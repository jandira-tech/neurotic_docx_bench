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A84" w14:textId="791A2A7D" w:rsidR="00E46DBD" w:rsidRDefault="00E46DBD" w:rsidP="00801E77">
      <w:pPr>
        <w:rPr>
          <w:ins w:id="16" w:author="Nick Bernal" w:date="2026-08-03T22:24:00Z" w16du:dateUtc="2026-08-04T02:24:00Z"/>
        </w:rPr>
      </w:pPr>
    </w:p>
    <w:p w14:paraId="50795848" w14:textId="2FE3A7A7" w:rsidR="00E46DBD" w:rsidRDefault="00E46DBD" w:rsidP="00E46DBD">
      <w:pPr>
        <w:jc w:val="both"/>
        <w:rPr>
          <w:ins w:id="17" w:author="Nick Bernal" w:date="2026-08-03T22:24:00Z" w16du:dateUtc="2026-08-04T02:24:00Z"/>
        </w:rPr>
      </w:pPr>
      <w:ins w:id="18" w:author="Nick Bernal" w:date="2026-08-03T22:24:00Z" w16du:dateUtc="2026-08-04T02:24:00Z">
        <w:r>
          <w:tab/>
          <w:t>14.9</w:t>
        </w:r>
        <w:r>
          <w:tab/>
        </w:r>
        <w:r>
          <w:rPr>
            <w:u w:val="single"/>
          </w:rPr>
          <w:t>Entire Agreement</w:t>
        </w:r>
        <w:r>
          <w:t xml:space="preserve"> – </w:t>
        </w:r>
        <w:r w:rsidR="00D11058">
          <w:t>p1</w:t>
        </w:r>
      </w:ins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ins w:id="19" w:author="Nick Bernal" w:date="2026-08-03T22:24:00Z" w16du:dateUtc="2026-08-04T02:24:00Z"/>
        </w:rPr>
      </w:pPr>
      <w:ins w:id="20" w:author="Nick Bernal" w:date="2026-08-03T22:24:00Z" w16du:dateUtc="2026-08-04T02:24:00Z">
        <w:r>
          <w:tab/>
          <w:t>14.10</w:t>
        </w:r>
        <w:r>
          <w:tab/>
        </w:r>
        <w:r>
          <w:rPr>
            <w:u w:val="single"/>
          </w:rPr>
          <w:t>Legal Fees</w:t>
        </w:r>
        <w:r>
          <w:t xml:space="preserve">.  </w:t>
        </w:r>
        <w:r w:rsidR="00D11058">
          <w:t>P2</w:t>
        </w:r>
      </w:ins>
    </w:p>
    <w:p w14:paraId="54A66C2B" w14:textId="49ACD6F7" w:rsidR="003333EF" w:rsidRPr="009521F7" w:rsidRDefault="00E46DBD" w:rsidP="003333EF">
      <w:pPr>
        <w:spacing w:line="276" w:lineRule="auto"/>
        <w:jc w:val="center"/>
        <w:rPr>
          <w:del w:id="21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  <w:ins w:id="22" w:author="Nick Bernal" w:date="2026-08-03T22:24:00Z" w16du:dateUtc="2026-08-04T02:24:00Z">
        <w:r>
          <w:tab/>
          <w:t>14.11</w:t>
        </w:r>
        <w:r>
          <w:tab/>
        </w:r>
        <w:r>
          <w:rPr>
            <w:u w:val="single"/>
          </w:rPr>
          <w:t>Survival of Terms</w:t>
        </w:r>
        <w:r w:rsidR="00D11058">
          <w:rPr>
            <w:u w:val="single"/>
          </w:rPr>
          <w:t xml:space="preserve"> </w:t>
        </w:r>
        <w:r w:rsidR="00D11058">
          <w:t>p3</w:t>
        </w:r>
      </w:ins>
      <w:del w:id="23" w:author="Nick Bernal" w:date="2026-08-03T22:24:00Z" w16du:dateUtc="2026-08-04T02:24:00Z">
        <w:r w:rsidR="003333EF"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[</w:delText>
        </w:r>
        <w:r w:rsidR="003333EF">
          <w:rPr>
            <w:rFonts w:ascii="Arial" w:hAnsi="Arial" w:cs="Arial"/>
            <w:b/>
            <w:bCs/>
            <w:sz w:val="32"/>
            <w:szCs w:val="32"/>
            <w:lang w:eastAsia="en-IN"/>
          </w:rPr>
          <w:delText>test company</w:delText>
        </w:r>
        <w:r w:rsidR="003333EF"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]</w:delText>
        </w:r>
      </w:del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4" w:author="Nick Bernal" w:date="2026-08-03T22:24:00Z" w16du:dateUtc="2026-08-04T02:24:00Z"/>
          <w:rFonts w:ascii="Arial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5" w:author="Nick Bernal" w:date="2026-08-03T22:24:00Z" w16du:dateUtc="2026-08-04T02:24:00Z"/>
          <w:rFonts w:ascii="Arial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6" w:author="Nick Bernal" w:date="2026-08-03T22:24:00Z" w16du:dateUtc="2026-08-04T02:24:00Z"/>
          <w:rFonts w:ascii="Arial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del w:id="27" w:author="Nick Bernal" w:date="2026-08-03T22:24:00Z" w16du:dateUtc="2026-08-04T02:24:00Z"/>
          <w:rFonts w:ascii="Arial" w:hAnsi="Arial" w:cs="Arial"/>
          <w:b/>
          <w:sz w:val="32"/>
          <w:szCs w:val="32"/>
        </w:rPr>
      </w:pPr>
      <w:del w:id="28" w:author="Nick Bernal" w:date="2026-08-03T22:24:00Z" w16du:dateUtc="2026-08-04T02:24:00Z">
        <w:r w:rsidRPr="009521F7">
          <w:rPr>
            <w:rFonts w:ascii="Arial" w:hAnsi="Arial" w:cs="Arial"/>
            <w:b/>
            <w:sz w:val="32"/>
            <w:szCs w:val="32"/>
          </w:rPr>
          <w:delText>LABOR APPRENTICESHIP</w:delText>
        </w:r>
      </w:del>
    </w:p>
    <w:p w14:paraId="6CCE13FE" w14:textId="77777777" w:rsidR="003333EF" w:rsidRPr="009521F7" w:rsidRDefault="003333EF" w:rsidP="003333EF">
      <w:pPr>
        <w:jc w:val="center"/>
        <w:rPr>
          <w:del w:id="29" w:author="Nick Bernal" w:date="2026-08-03T22:24:00Z" w16du:dateUtc="2026-08-04T02:24:00Z"/>
          <w:rFonts w:ascii="Arial" w:hAnsi="Arial" w:cs="Arial"/>
          <w:b/>
          <w:sz w:val="32"/>
          <w:szCs w:val="32"/>
        </w:rPr>
      </w:pPr>
      <w:del w:id="30" w:author="Nick Bernal" w:date="2026-08-03T22:24:00Z" w16du:dateUtc="2026-08-04T02:24:00Z">
        <w:r w:rsidRPr="009521F7">
          <w:rPr>
            <w:rFonts w:ascii="Arial" w:hAnsi="Arial" w:cs="Arial"/>
            <w:b/>
            <w:sz w:val="32"/>
            <w:szCs w:val="32"/>
          </w:rPr>
          <w:delText>AGREEMENT</w:delText>
        </w:r>
      </w:del>
    </w:p>
    <w:p w14:paraId="38E1E75E" w14:textId="77777777" w:rsidR="003333EF" w:rsidRPr="009521F7" w:rsidRDefault="003333EF" w:rsidP="003333EF">
      <w:pPr>
        <w:spacing w:line="276" w:lineRule="auto"/>
        <w:jc w:val="center"/>
        <w:rPr>
          <w:del w:id="31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line="276" w:lineRule="auto"/>
        <w:jc w:val="center"/>
        <w:rPr>
          <w:del w:id="32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line="276" w:lineRule="auto"/>
        <w:jc w:val="center"/>
        <w:rPr>
          <w:del w:id="33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line="276" w:lineRule="auto"/>
        <w:jc w:val="center"/>
        <w:rPr>
          <w:del w:id="34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  <w:del w:id="35" w:author="Nick Bernal" w:date="2026-08-03T22:24:00Z" w16du:dateUtc="2026-08-04T02:24:00Z">
        <w:r w:rsidRPr="009521F7">
          <w:rPr>
            <w:rFonts w:ascii="Arial" w:hAnsi="Arial" w:cs="Arial"/>
            <w:sz w:val="32"/>
            <w:szCs w:val="32"/>
            <w:lang w:eastAsia="en-IN"/>
          </w:rPr>
          <w:delText>Prepared by</w:delText>
        </w:r>
      </w:del>
    </w:p>
    <w:p w14:paraId="068C8EF8" w14:textId="6623A338" w:rsidR="003333EF" w:rsidRPr="009521F7" w:rsidRDefault="003333EF" w:rsidP="003333EF">
      <w:pPr>
        <w:spacing w:line="276" w:lineRule="auto"/>
        <w:jc w:val="center"/>
        <w:rPr>
          <w:del w:id="36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  <w:del w:id="37" w:author="Nick Bernal" w:date="2026-08-03T22:24:00Z" w16du:dateUtc="2026-08-04T02:24:00Z">
        <w:r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ascii="Arial" w:hAnsi="Arial" w:cs="Arial"/>
            <w:b/>
            <w:bCs/>
            <w:sz w:val="32"/>
            <w:szCs w:val="32"/>
            <w:lang w:eastAsia="en-IN"/>
          </w:rPr>
          <w:delText>Test Test</w:delText>
        </w:r>
        <w:r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]</w:delText>
        </w:r>
      </w:del>
    </w:p>
    <w:p w14:paraId="59557810" w14:textId="0E3005A4" w:rsidR="003333EF" w:rsidRPr="009521F7" w:rsidRDefault="003333EF" w:rsidP="003333EF">
      <w:pPr>
        <w:spacing w:line="276" w:lineRule="auto"/>
        <w:jc w:val="center"/>
        <w:rPr>
          <w:del w:id="38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  <w:del w:id="39" w:author="Nick Bernal" w:date="2026-08-03T22:24:00Z" w16du:dateUtc="2026-08-04T02:24:00Z">
        <w:r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ascii="Arial" w:hAnsi="Arial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@</w:delText>
        </w:r>
        <w:r>
          <w:rPr>
            <w:rFonts w:ascii="Arial" w:hAnsi="Arial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ascii="Arial" w:hAnsi="Arial" w:cs="Arial"/>
            <w:b/>
            <w:bCs/>
            <w:sz w:val="32"/>
            <w:szCs w:val="32"/>
            <w:lang w:eastAsia="en-IN"/>
          </w:rPr>
          <w:delText>.com]</w:delText>
        </w:r>
      </w:del>
    </w:p>
    <w:p w14:paraId="3EEBF1F4" w14:textId="77777777" w:rsidR="003333EF" w:rsidRPr="009521F7" w:rsidRDefault="003333EF" w:rsidP="003333EF">
      <w:pPr>
        <w:spacing w:line="276" w:lineRule="auto"/>
        <w:jc w:val="center"/>
        <w:rPr>
          <w:del w:id="40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line="276" w:lineRule="auto"/>
        <w:jc w:val="center"/>
        <w:rPr>
          <w:del w:id="41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line="276" w:lineRule="auto"/>
        <w:jc w:val="center"/>
        <w:rPr>
          <w:del w:id="42" w:author="Nick Bernal" w:date="2026-08-03T22:24:00Z" w16du:dateUtc="2026-08-04T02:24:00Z"/>
          <w:rFonts w:ascii="Arial" w:hAnsi="Arial" w:cs="Arial"/>
          <w:sz w:val="32"/>
          <w:szCs w:val="32"/>
          <w:lang w:eastAsia="en-IN"/>
        </w:rPr>
      </w:pPr>
      <w:del w:id="43" w:author="Nick Bernal" w:date="2026-08-03T22:24:00Z" w16du:dateUtc="2026-08-04T02:24:00Z">
        <w:r w:rsidRPr="009521F7">
          <w:rPr>
            <w:rFonts w:ascii="Arial" w:hAnsi="Arial" w:cs="Arial"/>
            <w:sz w:val="32"/>
            <w:szCs w:val="32"/>
            <w:lang w:eastAsia="en-IN"/>
          </w:rPr>
          <w:delText>March 10, 2040</w:delText>
        </w:r>
      </w:del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4" w:author="Nick Bernal" w:date="2026-08-03T22:24:00Z" w16du:dateUtc="2026-08-04T02:24:00Z"/>
          <w:rFonts w:ascii="Arial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5" w:author="Nick Bernal" w:date="2026-08-03T22:24:00Z" w16du:dateUtc="2026-08-04T02:24:00Z"/>
          <w:rFonts w:ascii="Arial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6" w:author="Nick Bernal" w:date="2026-08-03T22:24:00Z" w16du:dateUtc="2026-08-04T02:24:00Z"/>
          <w:rFonts w:ascii="Arial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7" w:author="Nick Bernal" w:date="2026-08-03T22:24:00Z" w16du:dateUtc="2026-08-04T02:24:00Z"/>
          <w:rFonts w:ascii="Arial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8" w:author="Nick Bernal" w:date="2026-08-03T22:24:00Z" w16du:dateUtc="2026-08-04T02:24:00Z"/>
          <w:rFonts w:ascii="Arial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9" w:author="Nick Bernal" w:date="2026-08-03T22:24:00Z" w16du:dateUtc="2026-08-04T02:24:00Z"/>
          <w:rFonts w:ascii="Arial" w:hAnsi="Arial" w:cs="Arial"/>
          <w:b/>
          <w:bCs/>
          <w:sz w:val="32"/>
          <w:szCs w:val="32"/>
          <w:lang w:eastAsia="en-IN"/>
        </w:rPr>
      </w:pPr>
    </w:p>
    <w:p w14:paraId="4A1C2416" w14:textId="77777777" w:rsidR="003333EF" w:rsidRDefault="003333EF" w:rsidP="00D11058">
      <w:pPr>
        <w:pStyle w:val="StandardL1"/>
        <w:numPr>
          <w:ilvl w:val="0"/>
          <w:numId w:val="0"/>
        </w:numPr>
        <w:rPr>
          <w:rPrChange w:id="50" w:author="Nick Bernal" w:date="2026-08-03T22:24:00Z" w16du:dateUtc="2026-08-04T02:24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pPrChange w:id="51" w:author="Nick Bernal" w:date="2026-08-03T22:24:00Z" w16du:dateUtc="2026-08-04T02:24:00Z">
          <w:pPr>
            <w:spacing w:before="100" w:beforeAutospacing="1" w:after="100" w:afterAutospacing="1" w:line="276" w:lineRule="auto"/>
            <w:jc w:val="both"/>
            <w:outlineLvl w:val="1"/>
          </w:pPr>
        </w:pPrChange>
      </w:pPr>
    </w:p>
    <w:sectPr w:rsidR="003333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0"/>
      <w:pgMar w:top="1440" w:right="1440" w:bottom="1440" w:left="1440" w:header="720" w:footer="720" w:gutter="0"/>
      <w:cols w:space="720"/>
      <w:docGrid w:linePitch="0"/>
      <w:sectPrChange w:id="52" w:author="Nick Bernal" w:date="2026-08-03T22:24:00Z" w16du:dateUtc="2026-08-04T02:24:00Z">
        <w:sectPr w:rsidR="003333EF">
          <w:pgSz w:code="1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FB75" w14:textId="77777777" w:rsidR="00FE57E4" w:rsidRDefault="00FE57E4">
      <w:pPr>
        <w:pPrChange w:id="14" w:author="Nick Bernal" w:date="2026-08-03T22:24:00Z" w16du:dateUtc="2026-08-04T02:2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BF2313A" w14:textId="77777777" w:rsidR="00FE57E4" w:rsidRDefault="00FE57E4">
      <w:pPr>
        <w:pPrChange w:id="15" w:author="Nick Bernal" w:date="2026-08-03T22:24:00Z" w16du:dateUtc="2026-08-04T02:2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99DB4" w14:textId="77777777" w:rsidR="00B94204" w:rsidRDefault="00B94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D672" w14:textId="77777777" w:rsidR="00B94204" w:rsidRDefault="00B94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36FC" w14:textId="77777777" w:rsidR="00B94204" w:rsidRDefault="00B94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A45B" w14:textId="77777777" w:rsidR="00FE57E4" w:rsidRDefault="00FE57E4">
      <w:pPr>
        <w:pPrChange w:id="12" w:author="Nick Bernal" w:date="2026-08-03T22:24:00Z" w16du:dateUtc="2026-08-04T02:2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52F4B30" w14:textId="77777777" w:rsidR="00FE57E4" w:rsidRDefault="00FE57E4">
      <w:pPr>
        <w:pPrChange w:id="13" w:author="Nick Bernal" w:date="2026-08-03T22:24:00Z" w16du:dateUtc="2026-08-04T02:2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2C1B" w14:textId="77777777" w:rsidR="00B94204" w:rsidRDefault="00B94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02B9" w14:textId="77777777" w:rsidR="00B94204" w:rsidRDefault="00B942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B118" w14:textId="77777777" w:rsidR="00B94204" w:rsidRDefault="00B94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021059"/>
    <w:rsid w:val="00063C82"/>
    <w:rsid w:val="00086DA1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4518"/>
    <w:rsid w:val="002765C0"/>
    <w:rsid w:val="002B1218"/>
    <w:rsid w:val="002C2E26"/>
    <w:rsid w:val="002D7DF1"/>
    <w:rsid w:val="002F17C5"/>
    <w:rsid w:val="002F3E0E"/>
    <w:rsid w:val="003139A7"/>
    <w:rsid w:val="00322A24"/>
    <w:rsid w:val="003333EF"/>
    <w:rsid w:val="00345358"/>
    <w:rsid w:val="003632C1"/>
    <w:rsid w:val="00363C48"/>
    <w:rsid w:val="003A1882"/>
    <w:rsid w:val="003A1EE0"/>
    <w:rsid w:val="003B15B4"/>
    <w:rsid w:val="003B189B"/>
    <w:rsid w:val="003B55EC"/>
    <w:rsid w:val="003B74D7"/>
    <w:rsid w:val="003D6D3A"/>
    <w:rsid w:val="003D6FBD"/>
    <w:rsid w:val="0045453D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35D55"/>
    <w:rsid w:val="00645967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6697F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713BA"/>
    <w:rsid w:val="009A757C"/>
    <w:rsid w:val="009E081F"/>
    <w:rsid w:val="009F58C9"/>
    <w:rsid w:val="00A10C42"/>
    <w:rsid w:val="00A14959"/>
    <w:rsid w:val="00A27CB8"/>
    <w:rsid w:val="00A52370"/>
    <w:rsid w:val="00A54FD7"/>
    <w:rsid w:val="00A62DDB"/>
    <w:rsid w:val="00A649FF"/>
    <w:rsid w:val="00B41974"/>
    <w:rsid w:val="00B54FAC"/>
    <w:rsid w:val="00B76A40"/>
    <w:rsid w:val="00B85450"/>
    <w:rsid w:val="00B94204"/>
    <w:rsid w:val="00BA714D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F46F0"/>
    <w:rsid w:val="00D01F66"/>
    <w:rsid w:val="00D02B15"/>
    <w:rsid w:val="00D07FBF"/>
    <w:rsid w:val="00D11058"/>
    <w:rsid w:val="00D24516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11A"/>
    <w:rsid w:val="00FD6E0E"/>
    <w:rsid w:val="00FE4797"/>
    <w:rsid w:val="00FE57E4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BD"/>
    <w:pPr>
      <w:pPrChange w:id="0" w:author="Nick Bernal" w:date="2026-08-03T22:24:00Z">
        <w:pPr>
          <w:spacing w:after="160" w:line="259" w:lineRule="auto"/>
        </w:pPr>
      </w:pPrChange>
    </w:pPr>
    <w:rPr>
      <w:rFonts w:ascii="Times New Roman" w:eastAsia="Times New Roman" w:hAnsi="Times New Roman" w:cs="Times New Roman"/>
      <w:kern w:val="0"/>
      <w:szCs w:val="20"/>
      <w:lang w:val="en-US"/>
      <w14:ligatures w14:val="none"/>
      <w:rPrChange w:id="0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3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F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3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3EF"/>
    <w:pPr>
      <w:spacing w:before="160"/>
      <w:jc w:val="center"/>
    </w:pPr>
    <w:rPr>
      <w:i/>
      <w:iCs/>
      <w:color w:val="404040" w:themeColor="text1" w:themeTint="BF"/>
      <w:kern w:val="2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3EF"/>
    <w:pPr>
      <w:ind w:left="720"/>
      <w:contextualSpacing/>
    </w:pPr>
    <w:rPr>
      <w:kern w:val="2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  <w:pPrChange w:id="1" w:author="Nick Bernal" w:date="2026-08-03T22:24:00Z">
        <w:pPr>
          <w:tabs>
            <w:tab w:val="center" w:pos="4320"/>
            <w:tab w:val="right" w:pos="8640"/>
          </w:tabs>
        </w:pPr>
      </w:pPrChange>
    </w:pPr>
    <w:rPr>
      <w:rPrChange w:id="1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B94204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Footer">
    <w:name w:val="footer"/>
    <w:basedOn w:val="Normal"/>
    <w:link w:val="FooterChar"/>
    <w:rsid w:val="00E46DBD"/>
    <w:pPr>
      <w:tabs>
        <w:tab w:val="center" w:pos="4320"/>
        <w:tab w:val="right" w:pos="8640"/>
      </w:tabs>
      <w:pPrChange w:id="2" w:author="Nick Bernal" w:date="2026-08-03T22:24:00Z">
        <w:pPr>
          <w:tabs>
            <w:tab w:val="center" w:pos="4320"/>
            <w:tab w:val="right" w:pos="8640"/>
          </w:tabs>
        </w:pPr>
      </w:pPrChange>
    </w:pPr>
    <w:rPr>
      <w:rPrChange w:id="2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B94204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  <w:pPrChange w:id="3" w:author="Nick Bernal" w:date="2026-08-03T22:24:00Z">
        <w:pPr>
          <w:numPr>
            <w:numId w:val="1"/>
          </w:numPr>
          <w:tabs>
            <w:tab w:val="num" w:pos="720"/>
          </w:tabs>
          <w:spacing w:after="240"/>
          <w:jc w:val="both"/>
          <w:outlineLvl w:val="0"/>
        </w:pPr>
      </w:pPrChange>
    </w:pPr>
    <w:rPr>
      <w:rPrChange w:id="3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  <w:pPrChange w:id="4" w:author="Nick Bernal" w:date="2026-08-03T22:24:00Z">
        <w:pPr>
          <w:numPr>
            <w:ilvl w:val="1"/>
            <w:numId w:val="1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  <w:pPrChange w:id="5" w:author="Nick Bernal" w:date="2026-08-03T22:24:00Z">
        <w:pPr>
          <w:numPr>
            <w:ilvl w:val="2"/>
            <w:numId w:val="1"/>
          </w:numPr>
          <w:tabs>
            <w:tab w:val="num" w:pos="2160"/>
          </w:tabs>
          <w:spacing w:after="240"/>
          <w:ind w:firstLine="1440"/>
          <w:jc w:val="both"/>
          <w:outlineLvl w:val="2"/>
        </w:pPr>
      </w:pPrChange>
    </w:pPr>
    <w:rPr>
      <w:rPrChange w:id="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  <w:pPrChange w:id="6" w:author="Nick Bernal" w:date="2026-08-03T22:24:00Z">
        <w:pPr>
          <w:numPr>
            <w:ilvl w:val="3"/>
            <w:numId w:val="1"/>
          </w:numPr>
          <w:tabs>
            <w:tab w:val="num" w:pos="2880"/>
          </w:tabs>
          <w:spacing w:after="240"/>
          <w:ind w:firstLine="2160"/>
          <w:jc w:val="both"/>
          <w:outlineLvl w:val="3"/>
        </w:pPr>
      </w:pPrChange>
    </w:pPr>
    <w:rPr>
      <w:rPrChange w:id="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  <w:pPrChange w:id="7" w:author="Nick Bernal" w:date="2026-08-03T22:24:00Z">
        <w:pPr>
          <w:numPr>
            <w:ilvl w:val="4"/>
            <w:numId w:val="1"/>
          </w:numPr>
          <w:tabs>
            <w:tab w:val="num" w:pos="3600"/>
          </w:tabs>
          <w:spacing w:after="240"/>
          <w:ind w:firstLine="2880"/>
          <w:jc w:val="both"/>
          <w:outlineLvl w:val="4"/>
        </w:pPr>
      </w:pPrChange>
    </w:pPr>
    <w:rPr>
      <w:rPrChange w:id="7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  <w:pPrChange w:id="8" w:author="Nick Bernal" w:date="2026-08-03T22:24:00Z">
        <w:pPr>
          <w:numPr>
            <w:ilvl w:val="5"/>
            <w:numId w:val="1"/>
          </w:numPr>
          <w:tabs>
            <w:tab w:val="num" w:pos="4320"/>
          </w:tabs>
          <w:spacing w:after="240"/>
          <w:ind w:firstLine="3600"/>
          <w:jc w:val="both"/>
          <w:outlineLvl w:val="5"/>
        </w:pPr>
      </w:pPrChange>
    </w:pPr>
    <w:rPr>
      <w:rPrChange w:id="8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  <w:pPrChange w:id="9" w:author="Nick Bernal" w:date="2026-08-03T22:24:00Z">
        <w:pPr>
          <w:numPr>
            <w:ilvl w:val="6"/>
            <w:numId w:val="1"/>
          </w:numPr>
          <w:tabs>
            <w:tab w:val="num" w:pos="5040"/>
          </w:tabs>
          <w:spacing w:after="240"/>
          <w:ind w:firstLine="4320"/>
          <w:jc w:val="both"/>
          <w:outlineLvl w:val="6"/>
        </w:pPr>
      </w:pPrChange>
    </w:pPr>
    <w:rPr>
      <w:rPrChange w:id="9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  <w:pPrChange w:id="10" w:author="Nick Bernal" w:date="2026-08-03T22:24:00Z">
        <w:pPr>
          <w:numPr>
            <w:ilvl w:val="7"/>
            <w:numId w:val="1"/>
          </w:numPr>
          <w:tabs>
            <w:tab w:val="num" w:pos="5760"/>
          </w:tabs>
          <w:spacing w:after="240"/>
          <w:ind w:firstLine="5040"/>
          <w:jc w:val="both"/>
          <w:outlineLvl w:val="7"/>
        </w:pPr>
      </w:pPrChange>
    </w:pPr>
    <w:rPr>
      <w:rPrChange w:id="1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  <w:pPrChange w:id="11" w:author="Nick Bernal" w:date="2026-08-03T22:24:00Z">
        <w:pPr>
          <w:numPr>
            <w:ilvl w:val="8"/>
            <w:numId w:val="1"/>
          </w:numPr>
          <w:tabs>
            <w:tab w:val="num" w:pos="6480"/>
          </w:tabs>
          <w:spacing w:after="240"/>
          <w:ind w:firstLine="5760"/>
          <w:jc w:val="both"/>
          <w:outlineLvl w:val="8"/>
        </w:pPr>
      </w:pPrChange>
    </w:pPr>
    <w:rPr>
      <w:rPrChange w:id="11" w:author="Nick Bernal" w:date="2026-08-03T22:24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2025-04-10T14:12:00Z</dcterms:created>
  <dcterms:modified xsi:type="dcterms:W3CDTF">2026-08-04T02:24:00Z</dcterms:modified>
</cp:coreProperties>
</file>