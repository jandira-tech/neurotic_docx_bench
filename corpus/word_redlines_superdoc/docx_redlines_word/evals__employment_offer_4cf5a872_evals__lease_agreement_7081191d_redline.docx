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F3001" w14:textId="77777777" w:rsidR="00ED6677" w:rsidRDefault="00CE6FC2">
      <w:pPr>
        <w:pStyle w:val="Heading1"/>
        <w:rPr>
          <w:ins w:id="0" w:author="Comparison" w:date="2026-08-03T22:17:00Z" w16du:dateUtc="2026-08-04T02:17:00Z"/>
        </w:rPr>
      </w:pPr>
      <w:ins w:id="1" w:author="Comparison" w:date="2026-08-03T22:17:00Z" w16du:dateUtc="2026-08-04T02:17:00Z">
        <w:r>
          <w:t>COMMERCIAL LEASE AGREEMENT</w:t>
        </w:r>
      </w:ins>
    </w:p>
    <w:p w14:paraId="3C517E37" w14:textId="77777777" w:rsidR="00ED6677" w:rsidRDefault="00CE6FC2">
      <w:pPr>
        <w:rPr>
          <w:ins w:id="2" w:author="Comparison" w:date="2026-08-03T22:17:00Z" w16du:dateUtc="2026-08-04T02:17:00Z"/>
        </w:rPr>
      </w:pPr>
      <w:ins w:id="3" w:author="Comparison" w:date="2026-08-03T22:17:00Z" w16du:dateUtc="2026-08-04T02:17:00Z">
        <w:r>
          <w:t>This Commercial Lease Agreement (the "Lease") is made and entered into as of February 1, 2025, by and between:</w:t>
        </w:r>
      </w:ins>
    </w:p>
    <w:p w14:paraId="1D63D462" w14:textId="77777777" w:rsidR="00ED6677" w:rsidRDefault="00CE6FC2">
      <w:pPr>
        <w:rPr>
          <w:ins w:id="4" w:author="Comparison" w:date="2026-08-03T22:17:00Z" w16du:dateUtc="2026-08-04T02:17:00Z"/>
        </w:rPr>
      </w:pPr>
      <w:ins w:id="5" w:author="Comparison" w:date="2026-08-03T22:17:00Z" w16du:dateUtc="2026-08-04T02:17:00Z">
        <w:r>
          <w:t>Greenfield Properties Inc., a corporation organized under the laws of the State of California, with its principal office at 789 Market Street, San Francisco, CA 94103 ("Landlord")</w:t>
        </w:r>
      </w:ins>
    </w:p>
    <w:p w14:paraId="19D76342" w14:textId="77777777" w:rsidR="00ED6677" w:rsidRDefault="00CE6FC2">
      <w:pPr>
        <w:rPr>
          <w:ins w:id="6" w:author="Comparison" w:date="2026-08-03T22:17:00Z" w16du:dateUtc="2026-08-04T02:17:00Z"/>
        </w:rPr>
      </w:pPr>
      <w:ins w:id="7" w:author="Comparison" w:date="2026-08-03T22:17:00Z" w16du:dateUtc="2026-08-04T02:17:00Z">
        <w:r>
          <w:t>and</w:t>
        </w:r>
      </w:ins>
    </w:p>
    <w:p w14:paraId="7707A288" w14:textId="77777777" w:rsidR="00ED6677" w:rsidRDefault="00CE6FC2">
      <w:pPr>
        <w:rPr>
          <w:ins w:id="8" w:author="Comparison" w:date="2026-08-03T22:17:00Z" w16du:dateUtc="2026-08-04T02:17:00Z"/>
        </w:rPr>
      </w:pPr>
      <w:ins w:id="9" w:author="Comparison" w:date="2026-08-03T22:17:00Z" w16du:dateUtc="2026-08-04T02:17:00Z">
        <w:r>
          <w:t>NovaTech Solutions, a corporation organized under the laws of the State of California, with its principal office at 321 Startup Lane, Palo Alto, CA 94301 ("Tenant").</w:t>
        </w:r>
      </w:ins>
    </w:p>
    <w:p w14:paraId="7AF32726" w14:textId="77777777" w:rsidR="00ED6677" w:rsidRDefault="00CE6FC2">
      <w:pPr>
        <w:pStyle w:val="Heading2"/>
        <w:rPr>
          <w:ins w:id="10" w:author="Comparison" w:date="2026-08-03T22:17:00Z" w16du:dateUtc="2026-08-04T02:17:00Z"/>
        </w:rPr>
      </w:pPr>
      <w:ins w:id="11" w:author="Comparison" w:date="2026-08-03T22:17:00Z" w16du:dateUtc="2026-08-04T02:17:00Z">
        <w:r>
          <w:t>1. Premises</w:t>
        </w:r>
      </w:ins>
    </w:p>
    <w:p w14:paraId="5D31E4A6" w14:textId="77777777" w:rsidR="00ED6677" w:rsidRDefault="00CE6FC2">
      <w:pPr>
        <w:rPr>
          <w:ins w:id="12" w:author="Comparison" w:date="2026-08-03T22:17:00Z" w16du:dateUtc="2026-08-04T02:17:00Z"/>
        </w:rPr>
      </w:pPr>
      <w:ins w:id="13" w:author="Comparison" w:date="2026-08-03T22:17:00Z" w16du:dateUtc="2026-08-04T02:17:00Z">
        <w:r>
          <w:t>Landlord hereby leases to Tenant the premises located at 500 Commerce Drive, Suite 200, San Francisco, CA 94107, consisting of approximately 3,500 square feet of office space (the "Premises").</w:t>
        </w:r>
      </w:ins>
    </w:p>
    <w:p w14:paraId="5E1D9A48" w14:textId="77777777" w:rsidR="00ED6677" w:rsidRDefault="00CE6FC2">
      <w:pPr>
        <w:pStyle w:val="Heading2"/>
        <w:rPr>
          <w:ins w:id="14" w:author="Comparison" w:date="2026-08-03T22:17:00Z" w16du:dateUtc="2026-08-04T02:17:00Z"/>
        </w:rPr>
      </w:pPr>
      <w:ins w:id="15" w:author="Comparison" w:date="2026-08-03T22:17:00Z" w16du:dateUtc="2026-08-04T02:17:00Z">
        <w:r>
          <w:t>2. Term</w:t>
        </w:r>
      </w:ins>
    </w:p>
    <w:p w14:paraId="30B49E2A" w14:textId="77777777" w:rsidR="00ED6677" w:rsidRDefault="00CE6FC2">
      <w:pPr>
        <w:rPr>
          <w:ins w:id="16" w:author="Comparison" w:date="2026-08-03T22:17:00Z" w16du:dateUtc="2026-08-04T02:17:00Z"/>
        </w:rPr>
      </w:pPr>
      <w:ins w:id="17" w:author="Comparison" w:date="2026-08-03T22:17:00Z" w16du:dateUtc="2026-08-04T02:17:00Z">
        <w:r>
          <w:t>The lease term shall be 36 months commencing March 1, 2025 and expiring on February 28, 2028 (the "Term").</w:t>
        </w:r>
      </w:ins>
    </w:p>
    <w:p w14:paraId="1C247B37" w14:textId="77777777" w:rsidR="00ED6677" w:rsidRDefault="00CE6FC2">
      <w:pPr>
        <w:pStyle w:val="Heading2"/>
        <w:rPr>
          <w:ins w:id="18" w:author="Comparison" w:date="2026-08-03T22:17:00Z" w16du:dateUtc="2026-08-04T02:17:00Z"/>
        </w:rPr>
      </w:pPr>
      <w:ins w:id="19" w:author="Comparison" w:date="2026-08-03T22:17:00Z" w16du:dateUtc="2026-08-04T02:17:00Z">
        <w:r>
          <w:t>3. Rent</w:t>
        </w:r>
      </w:ins>
    </w:p>
    <w:p w14:paraId="34FDDB1D" w14:textId="77777777" w:rsidR="00722719" w:rsidRDefault="00CE6FC2">
      <w:pPr>
        <w:rPr>
          <w:del w:id="20" w:author="Comparison" w:date="2026-08-03T22:17:00Z" w16du:dateUtc="2026-08-04T02:17:00Z"/>
        </w:rPr>
      </w:pPr>
      <w:ins w:id="21" w:author="Comparison" w:date="2026-08-03T22:17:00Z" w16du:dateUtc="2026-08-04T02:17:00Z">
        <w:r>
          <w:t xml:space="preserve">Tenant shall pay Landlord a </w:t>
        </w:r>
      </w:ins>
      <w:del w:id="22" w:author="Comparison" w:date="2026-08-03T22:17:00Z" w16du:dateUtc="2026-08-04T02:17:00Z">
        <w:r>
          <w:rPr>
            <w:b/>
            <w:sz w:val="28"/>
          </w:rPr>
          <w:delText>Acme Corporation</w:delText>
        </w:r>
      </w:del>
    </w:p>
    <w:p w14:paraId="09CBBF6E" w14:textId="77777777" w:rsidR="00722719" w:rsidRDefault="00CE6FC2">
      <w:pPr>
        <w:rPr>
          <w:del w:id="23" w:author="Comparison" w:date="2026-08-03T22:17:00Z" w16du:dateUtc="2026-08-04T02:17:00Z"/>
        </w:rPr>
      </w:pPr>
      <w:del w:id="24" w:author="Comparison" w:date="2026-08-03T22:17:00Z" w16du:dateUtc="2026-08-04T02:17:00Z">
        <w:r>
          <w:delText>123 Innovation Drive, San Francisco, CA 94105</w:delText>
        </w:r>
      </w:del>
    </w:p>
    <w:p w14:paraId="687B94E8" w14:textId="77777777" w:rsidR="00722719" w:rsidRDefault="00CE6FC2">
      <w:pPr>
        <w:rPr>
          <w:del w:id="25" w:author="Comparison" w:date="2026-08-03T22:17:00Z" w16du:dateUtc="2026-08-04T02:17:00Z"/>
        </w:rPr>
      </w:pPr>
      <w:del w:id="26" w:author="Comparison" w:date="2026-08-03T22:17:00Z" w16du:dateUtc="2026-08-04T02:17:00Z">
        <w:r>
          <w:delText>hr@acmecorp.com | (415) 555-0100</w:delText>
        </w:r>
      </w:del>
    </w:p>
    <w:p w14:paraId="680C8017" w14:textId="77777777" w:rsidR="00722719" w:rsidRDefault="00722719">
      <w:pPr>
        <w:rPr>
          <w:del w:id="27" w:author="Comparison" w:date="2026-08-03T22:17:00Z" w16du:dateUtc="2026-08-04T02:17:00Z"/>
        </w:rPr>
      </w:pPr>
    </w:p>
    <w:p w14:paraId="429ADD34" w14:textId="77777777" w:rsidR="00722719" w:rsidRDefault="00CE6FC2">
      <w:pPr>
        <w:rPr>
          <w:del w:id="28" w:author="Comparison" w:date="2026-08-03T22:17:00Z" w16du:dateUtc="2026-08-04T02:17:00Z"/>
        </w:rPr>
      </w:pPr>
      <w:del w:id="29" w:author="Comparison" w:date="2026-08-03T22:17:00Z" w16du:dateUtc="2026-08-04T02:17:00Z">
        <w:r>
          <w:delText>March 15, 2025</w:delText>
        </w:r>
      </w:del>
    </w:p>
    <w:p w14:paraId="4A24EE7B" w14:textId="77777777" w:rsidR="00722719" w:rsidRDefault="00722719">
      <w:pPr>
        <w:rPr>
          <w:del w:id="30" w:author="Comparison" w:date="2026-08-03T22:17:00Z" w16du:dateUtc="2026-08-04T02:17:00Z"/>
        </w:rPr>
      </w:pPr>
    </w:p>
    <w:p w14:paraId="05DDAF51" w14:textId="77777777" w:rsidR="00722719" w:rsidRDefault="00CE6FC2">
      <w:pPr>
        <w:rPr>
          <w:del w:id="31" w:author="Comparison" w:date="2026-08-03T22:17:00Z" w16du:dateUtc="2026-08-04T02:17:00Z"/>
        </w:rPr>
      </w:pPr>
      <w:del w:id="32" w:author="Comparison" w:date="2026-08-03T22:17:00Z" w16du:dateUtc="2026-08-04T02:17:00Z">
        <w:r>
          <w:delText>[Candidate Name]</w:delText>
        </w:r>
      </w:del>
    </w:p>
    <w:p w14:paraId="249B669B" w14:textId="77777777" w:rsidR="00722719" w:rsidRDefault="00CE6FC2">
      <w:pPr>
        <w:rPr>
          <w:del w:id="33" w:author="Comparison" w:date="2026-08-03T22:17:00Z" w16du:dateUtc="2026-08-04T02:17:00Z"/>
        </w:rPr>
      </w:pPr>
      <w:del w:id="34" w:author="Comparison" w:date="2026-08-03T22:17:00Z" w16du:dateUtc="2026-08-04T02:17:00Z">
        <w:r>
          <w:delText>[Candidate Address]</w:delText>
        </w:r>
      </w:del>
    </w:p>
    <w:p w14:paraId="78BC1A47" w14:textId="77777777" w:rsidR="00722719" w:rsidRDefault="00722719">
      <w:pPr>
        <w:rPr>
          <w:del w:id="35" w:author="Comparison" w:date="2026-08-03T22:17:00Z" w16du:dateUtc="2026-08-04T02:17:00Z"/>
        </w:rPr>
      </w:pPr>
    </w:p>
    <w:p w14:paraId="63490B0E" w14:textId="77777777" w:rsidR="00722719" w:rsidRDefault="00CE6FC2">
      <w:pPr>
        <w:rPr>
          <w:del w:id="36" w:author="Comparison" w:date="2026-08-03T22:17:00Z" w16du:dateUtc="2026-08-04T02:17:00Z"/>
        </w:rPr>
      </w:pPr>
      <w:del w:id="37" w:author="Comparison" w:date="2026-08-03T22:17:00Z" w16du:dateUtc="2026-08-04T02:17:00Z">
        <w:r>
          <w:delText>Dear [Candidate Name],</w:delText>
        </w:r>
      </w:del>
    </w:p>
    <w:p w14:paraId="0439FC45" w14:textId="77777777" w:rsidR="00722719" w:rsidRDefault="00722719">
      <w:pPr>
        <w:rPr>
          <w:del w:id="38" w:author="Comparison" w:date="2026-08-03T22:17:00Z" w16du:dateUtc="2026-08-04T02:17:00Z"/>
        </w:rPr>
      </w:pPr>
    </w:p>
    <w:p w14:paraId="3F8F90EC" w14:textId="77777777" w:rsidR="00722719" w:rsidRDefault="00CE6FC2">
      <w:pPr>
        <w:rPr>
          <w:del w:id="39" w:author="Comparison" w:date="2026-08-03T22:17:00Z" w16du:dateUtc="2026-08-04T02:17:00Z"/>
        </w:rPr>
      </w:pPr>
      <w:del w:id="40" w:author="Comparison" w:date="2026-08-03T22:17:00Z" w16du:dateUtc="2026-08-04T02:17:00Z">
        <w:r>
          <w:delText>We are pleased to offer you the position of Senior Software Engineer at Acme Corporation. Your anticipated start date is April 14, 2025, and you will report to the VP of Engineering. This offer is contingent upon satisfactory completion of a background check and professional references.</w:delText>
        </w:r>
      </w:del>
    </w:p>
    <w:p w14:paraId="01B78DDF" w14:textId="77777777" w:rsidR="00722719" w:rsidRDefault="00CE6FC2">
      <w:pPr>
        <w:pStyle w:val="Heading2"/>
        <w:rPr>
          <w:del w:id="41" w:author="Comparison" w:date="2026-08-03T22:17:00Z" w16du:dateUtc="2026-08-04T02:17:00Z"/>
        </w:rPr>
      </w:pPr>
      <w:del w:id="42" w:author="Comparison" w:date="2026-08-03T22:17:00Z" w16du:dateUtc="2026-08-04T02:17:00Z">
        <w:r>
          <w:delText>Compensation</w:delText>
        </w:r>
      </w:del>
    </w:p>
    <w:p w14:paraId="79CA5935" w14:textId="77777777" w:rsidR="00722719" w:rsidRDefault="00CE6FC2">
      <w:del w:id="43" w:author="Comparison" w:date="2026-08-03T22:17:00Z" w16du:dateUtc="2026-08-04T02:17:00Z">
        <w:r>
          <w:delText xml:space="preserve">Your </w:delText>
        </w:r>
      </w:del>
      <w:r>
        <w:t xml:space="preserve">base </w:t>
      </w:r>
      <w:ins w:id="44" w:author="Comparison" w:date="2026-08-03T22:17:00Z" w16du:dateUtc="2026-08-04T02:17:00Z">
        <w:r>
          <w:t>rent of $8,500</w:t>
        </w:r>
      </w:ins>
      <w:del w:id="45" w:author="Comparison" w:date="2026-08-03T22:17:00Z" w16du:dateUtc="2026-08-04T02:17:00Z">
        <w:r>
          <w:delText>salary will be $185,000</w:delText>
        </w:r>
      </w:del>
      <w:r>
        <w:t xml:space="preserve"> per </w:t>
      </w:r>
      <w:ins w:id="46" w:author="Comparison" w:date="2026-08-03T22:17:00Z" w16du:dateUtc="2026-08-04T02:17:00Z">
        <w:r>
          <w:t>month, payable on the first day</w:t>
        </w:r>
      </w:ins>
      <w:del w:id="47" w:author="Comparison" w:date="2026-08-03T22:17:00Z" w16du:dateUtc="2026-08-04T02:17:00Z">
        <w:r>
          <w:delText>year, paid on a semi-monthly basis (1st and 15th</w:delText>
        </w:r>
      </w:del>
      <w:r>
        <w:t xml:space="preserve"> of each </w:t>
      </w:r>
      <w:ins w:id="48" w:author="Comparison" w:date="2026-08-03T22:17:00Z" w16du:dateUtc="2026-08-04T02:17:00Z">
        <w:r>
          <w:t xml:space="preserve">calendar </w:t>
        </w:r>
      </w:ins>
      <w:r>
        <w:t>month</w:t>
      </w:r>
      <w:ins w:id="49" w:author="Comparison" w:date="2026-08-03T22:17:00Z" w16du:dateUtc="2026-08-04T02:17:00Z">
        <w:r>
          <w:t>. Rent shall</w:t>
        </w:r>
      </w:ins>
      <w:del w:id="50" w:author="Comparison" w:date="2026-08-03T22:17:00Z" w16du:dateUtc="2026-08-04T02:17:00Z">
        <w:r>
          <w:delText>). Your salary will</w:delText>
        </w:r>
      </w:del>
      <w:r>
        <w:t xml:space="preserve"> be subject to </w:t>
      </w:r>
      <w:ins w:id="51" w:author="Comparison" w:date="2026-08-03T22:17:00Z" w16du:dateUtc="2026-08-04T02:17:00Z">
        <w:r>
          <w:t xml:space="preserve">an </w:t>
        </w:r>
      </w:ins>
      <w:r>
        <w:t xml:space="preserve">annual </w:t>
      </w:r>
      <w:ins w:id="52" w:author="Comparison" w:date="2026-08-03T22:17:00Z" w16du:dateUtc="2026-08-04T02:17:00Z">
        <w:r>
          <w:t>escalation of 3% as detailed in Schedule A below</w:t>
        </w:r>
      </w:ins>
      <w:del w:id="53" w:author="Comparison" w:date="2026-08-03T22:17:00Z" w16du:dateUtc="2026-08-04T02:17:00Z">
        <w:r>
          <w:delText>review and adjustment based on performance</w:delText>
        </w:r>
      </w:del>
      <w:r>
        <w:t>.</w:t>
      </w:r>
    </w:p>
    <w:p w14:paraId="5B8E87AE" w14:textId="77777777" w:rsidR="00ED6677" w:rsidRDefault="00CE6FC2">
      <w:pPr>
        <w:pStyle w:val="Heading2"/>
        <w:rPr>
          <w:ins w:id="54" w:author="Comparison" w:date="2026-08-03T22:17:00Z" w16du:dateUtc="2026-08-04T02:17:00Z"/>
        </w:rPr>
      </w:pPr>
      <w:ins w:id="55" w:author="Comparison" w:date="2026-08-03T22:17:00Z" w16du:dateUtc="2026-08-04T02:17:00Z">
        <w:r>
          <w:t>4. Security Deposit</w:t>
        </w:r>
      </w:ins>
    </w:p>
    <w:p w14:paraId="05F8101B" w14:textId="77777777" w:rsidR="00ED6677" w:rsidRDefault="00CE6FC2">
      <w:pPr>
        <w:rPr>
          <w:ins w:id="56" w:author="Comparison" w:date="2026-08-03T22:17:00Z" w16du:dateUtc="2026-08-04T02:17:00Z"/>
        </w:rPr>
      </w:pPr>
      <w:ins w:id="57" w:author="Comparison" w:date="2026-08-03T22:17:00Z" w16du:dateUtc="2026-08-04T02:17:00Z">
        <w:r>
          <w:t>Upon execution of this Lease, Tenant shall deposit with Landlord a security deposit of $25,500, equivalent to three months' rent. The security deposit shall be returned to Tenant within 30 days of lease termination, less any deductions for damages or unpaid rent.</w:t>
        </w:r>
      </w:ins>
    </w:p>
    <w:p w14:paraId="188E92E2" w14:textId="77777777" w:rsidR="00ED6677" w:rsidRDefault="00CE6FC2">
      <w:pPr>
        <w:pStyle w:val="Heading2"/>
        <w:rPr>
          <w:ins w:id="58" w:author="Comparison" w:date="2026-08-03T22:17:00Z" w16du:dateUtc="2026-08-04T02:17:00Z"/>
        </w:rPr>
      </w:pPr>
      <w:ins w:id="59" w:author="Comparison" w:date="2026-08-03T22:17:00Z" w16du:dateUtc="2026-08-04T02:17:00Z">
        <w:r>
          <w:t>5. Use of Premises</w:t>
        </w:r>
      </w:ins>
    </w:p>
    <w:p w14:paraId="30A5AEFC" w14:textId="77777777" w:rsidR="00ED6677" w:rsidRDefault="00CE6FC2">
      <w:pPr>
        <w:rPr>
          <w:ins w:id="60" w:author="Comparison" w:date="2026-08-03T22:17:00Z" w16du:dateUtc="2026-08-04T02:17:00Z"/>
        </w:rPr>
      </w:pPr>
      <w:ins w:id="61" w:author="Comparison" w:date="2026-08-03T22:17:00Z" w16du:dateUtc="2026-08-04T02:17:00Z">
        <w:r>
          <w:t>The Premises shall be used for general office purposes only. Tenant shall not use the Premises for any unlawful purpose or in any manner that would increase the insurance premiums or void the insurance coverage on the building.</w:t>
        </w:r>
      </w:ins>
    </w:p>
    <w:p w14:paraId="5F36CCF1" w14:textId="77777777" w:rsidR="00ED6677" w:rsidRDefault="00CE6FC2">
      <w:pPr>
        <w:pStyle w:val="Heading2"/>
        <w:rPr>
          <w:ins w:id="62" w:author="Comparison" w:date="2026-08-03T22:17:00Z" w16du:dateUtc="2026-08-04T02:17:00Z"/>
        </w:rPr>
      </w:pPr>
      <w:ins w:id="63" w:author="Comparison" w:date="2026-08-03T22:17:00Z" w16du:dateUtc="2026-08-04T02:17:00Z">
        <w:r>
          <w:t>6. Assignment and Subletting</w:t>
        </w:r>
      </w:ins>
    </w:p>
    <w:p w14:paraId="546119C2" w14:textId="77777777" w:rsidR="00ED6677" w:rsidRDefault="00CE6FC2">
      <w:pPr>
        <w:rPr>
          <w:ins w:id="64" w:author="Comparison" w:date="2026-08-03T22:17:00Z" w16du:dateUtc="2026-08-04T02:17:00Z"/>
        </w:rPr>
      </w:pPr>
      <w:ins w:id="65" w:author="Comparison" w:date="2026-08-03T22:17:00Z" w16du:dateUtc="2026-08-04T02:17:00Z">
        <w:r>
          <w:t>Tenant shall not assign or sublet the whole or any part of the leased premises without prior written consent of the Landlord. Any attempted assignment or subletting without such consent shall be void and shall constitute a default under this Lease.</w:t>
        </w:r>
      </w:ins>
    </w:p>
    <w:p w14:paraId="2C260A02" w14:textId="77777777" w:rsidR="00ED6677" w:rsidRDefault="00CE6FC2">
      <w:pPr>
        <w:pStyle w:val="Heading2"/>
        <w:rPr>
          <w:ins w:id="66" w:author="Comparison" w:date="2026-08-03T22:17:00Z" w16du:dateUtc="2026-08-04T02:17:00Z"/>
        </w:rPr>
      </w:pPr>
      <w:ins w:id="67" w:author="Comparison" w:date="2026-08-03T22:17:00Z" w16du:dateUtc="2026-08-04T02:17:00Z">
        <w:r>
          <w:lastRenderedPageBreak/>
          <w:t>7. Maintenance and Repairs</w:t>
        </w:r>
      </w:ins>
    </w:p>
    <w:p w14:paraId="4A5AC318" w14:textId="77777777" w:rsidR="00ED6677" w:rsidRDefault="00CE6FC2">
      <w:pPr>
        <w:rPr>
          <w:ins w:id="68" w:author="Comparison" w:date="2026-08-03T22:17:00Z" w16du:dateUtc="2026-08-04T02:17:00Z"/>
        </w:rPr>
      </w:pPr>
      <w:ins w:id="69" w:author="Comparison" w:date="2026-08-03T22:17:00Z" w16du:dateUtc="2026-08-04T02:17:00Z">
        <w:r>
          <w: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t>
        </w:r>
      </w:ins>
    </w:p>
    <w:p w14:paraId="16FB5DCB" w14:textId="77777777" w:rsidR="00ED6677" w:rsidRDefault="00CE6FC2">
      <w:pPr>
        <w:pStyle w:val="Heading2"/>
        <w:rPr>
          <w:ins w:id="70" w:author="Comparison" w:date="2026-08-03T22:17:00Z" w16du:dateUtc="2026-08-04T02:17:00Z"/>
        </w:rPr>
      </w:pPr>
      <w:ins w:id="71" w:author="Comparison" w:date="2026-08-03T22:17:00Z" w16du:dateUtc="2026-08-04T02:17:00Z">
        <w:r>
          <w:t>8. Insurance Requirements</w:t>
        </w:r>
      </w:ins>
    </w:p>
    <w:p w14:paraId="4449E1B4" w14:textId="77777777" w:rsidR="00ED6677" w:rsidRDefault="00CE6FC2">
      <w:pPr>
        <w:rPr>
          <w:ins w:id="72" w:author="Comparison" w:date="2026-08-03T22:17:00Z" w16du:dateUtc="2026-08-04T02:17:00Z"/>
        </w:rPr>
      </w:pPr>
      <w:ins w:id="73" w:author="Comparison" w:date="2026-08-03T22:17:00Z" w16du:dateUtc="2026-08-04T02:17:00Z">
        <w:r>
          <w:t>Tenant shall maintain commercial general liability insurance with a minimum coverage of $1,000,000 per occurrence and $2,000,000 aggregate. Tenant shall name Landlord as an additional insured on all policies and provide certificates of insurance prior to occupancy.</w:t>
        </w:r>
      </w:ins>
    </w:p>
    <w:p w14:paraId="61648FA1" w14:textId="77777777" w:rsidR="00ED6677" w:rsidRDefault="00CE6FC2">
      <w:pPr>
        <w:pStyle w:val="Heading2"/>
        <w:rPr>
          <w:ins w:id="74" w:author="Comparison" w:date="2026-08-03T22:17:00Z" w16du:dateUtc="2026-08-04T02:17:00Z"/>
        </w:rPr>
      </w:pPr>
      <w:ins w:id="75" w:author="Comparison" w:date="2026-08-03T22:17:00Z" w16du:dateUtc="2026-08-04T02:17:00Z">
        <w:r>
          <w:t>9. Default and Remedies</w:t>
        </w:r>
      </w:ins>
    </w:p>
    <w:p w14:paraId="69E6FA23" w14:textId="77777777" w:rsidR="00ED6677" w:rsidRDefault="00CE6FC2">
      <w:pPr>
        <w:rPr>
          <w:ins w:id="76" w:author="Comparison" w:date="2026-08-03T22:17:00Z" w16du:dateUtc="2026-08-04T02:17:00Z"/>
        </w:rPr>
      </w:pPr>
      <w:ins w:id="77" w:author="Comparison" w:date="2026-08-03T22:17:00Z" w16du:dateUtc="2026-08-04T02:17:00Z">
        <w:r>
          <w:t>If Tenant fails to pay rent within 10 days of the due date or breaches any other term of this Lease and fails to cure within 30 days of written notice, Landlord may terminate this Lease and pursue all available legal remedies, including recovery of unpaid rent and damages.</w:t>
        </w:r>
      </w:ins>
    </w:p>
    <w:p w14:paraId="5D170B12" w14:textId="77777777" w:rsidR="00ED6677" w:rsidRDefault="00CE6FC2">
      <w:pPr>
        <w:pStyle w:val="Heading2"/>
        <w:rPr>
          <w:ins w:id="78" w:author="Comparison" w:date="2026-08-03T22:17:00Z" w16du:dateUtc="2026-08-04T02:17:00Z"/>
        </w:rPr>
      </w:pPr>
      <w:ins w:id="79" w:author="Comparison" w:date="2026-08-03T22:17:00Z" w16du:dateUtc="2026-08-04T02:17:00Z">
        <w:r>
          <w:t>10. Renewal Option</w:t>
        </w:r>
      </w:ins>
    </w:p>
    <w:p w14:paraId="5810A321" w14:textId="77777777" w:rsidR="00ED6677" w:rsidRDefault="00CE6FC2">
      <w:pPr>
        <w:rPr>
          <w:ins w:id="80" w:author="Comparison" w:date="2026-08-03T22:17:00Z" w16du:dateUtc="2026-08-04T02:17:00Z"/>
        </w:rPr>
      </w:pPr>
      <w:ins w:id="81" w:author="Comparison" w:date="2026-08-03T22:17:00Z" w16du:dateUtc="2026-08-04T02:17:00Z">
        <w:r>
          <w:t>Tenant may renew this Lease for an additional 24 months by providing 90 days' written notice prior to the expiration of the current Term. The renewal rent shall be subject to fair market adjustment but shall not exceed 5% above the then-current monthly rent.</w:t>
        </w:r>
      </w:ins>
    </w:p>
    <w:p w14:paraId="114F10EB" w14:textId="77777777" w:rsidR="00ED6677" w:rsidRDefault="00CE6FC2">
      <w:pPr>
        <w:pStyle w:val="Heading2"/>
        <w:rPr>
          <w:ins w:id="82" w:author="Comparison" w:date="2026-08-03T22:17:00Z" w16du:dateUtc="2026-08-04T02:17:00Z"/>
        </w:rPr>
      </w:pPr>
      <w:ins w:id="83" w:author="Comparison" w:date="2026-08-03T22:17:00Z" w16du:dateUtc="2026-08-04T02:17:00Z">
        <w:r>
          <w:t>Schedule A - Rent Escalation</w:t>
        </w:r>
      </w:ins>
    </w:p>
    <w:tbl>
      <w:tblPr>
        <w:tblStyle w:val="TableGrid"/>
        <w:tblW w:w="0" w:type="auto"/>
        <w:tblLook w:val="04A0" w:firstRow="1" w:lastRow="0" w:firstColumn="1" w:lastColumn="0" w:noHBand="0" w:noVBand="1"/>
      </w:tblPr>
      <w:tblGrid>
        <w:gridCol w:w="2880"/>
        <w:gridCol w:w="2880"/>
        <w:gridCol w:w="2880"/>
      </w:tblGrid>
      <w:tr w:rsidR="00ED6677" w14:paraId="0E971327" w14:textId="77777777">
        <w:trPr>
          <w:ins w:id="84" w:author="Comparison" w:date="2026-08-03T22:17:00Z" w16du:dateUtc="2026-08-04T02:17:00Z"/>
        </w:trPr>
        <w:tc>
          <w:tcPr>
            <w:tcW w:w="2880" w:type="dxa"/>
          </w:tcPr>
          <w:p w14:paraId="2148B860" w14:textId="77777777" w:rsidR="00ED6677" w:rsidRDefault="00CE6FC2">
            <w:pPr>
              <w:rPr>
                <w:ins w:id="85" w:author="Comparison" w:date="2026-08-03T22:17:00Z" w16du:dateUtc="2026-08-04T02:17:00Z"/>
              </w:rPr>
            </w:pPr>
            <w:ins w:id="86" w:author="Comparison" w:date="2026-08-03T22:17:00Z" w16du:dateUtc="2026-08-04T02:17:00Z">
              <w:r>
                <w:t>Year</w:t>
              </w:r>
            </w:ins>
          </w:p>
        </w:tc>
        <w:tc>
          <w:tcPr>
            <w:tcW w:w="2880" w:type="dxa"/>
          </w:tcPr>
          <w:p w14:paraId="7DD60CC5" w14:textId="77777777" w:rsidR="00ED6677" w:rsidRDefault="00CE6FC2">
            <w:pPr>
              <w:rPr>
                <w:ins w:id="87" w:author="Comparison" w:date="2026-08-03T22:17:00Z" w16du:dateUtc="2026-08-04T02:17:00Z"/>
              </w:rPr>
            </w:pPr>
            <w:ins w:id="88" w:author="Comparison" w:date="2026-08-03T22:17:00Z" w16du:dateUtc="2026-08-04T02:17:00Z">
              <w:r>
                <w:t>Monthly Rent</w:t>
              </w:r>
            </w:ins>
          </w:p>
        </w:tc>
        <w:tc>
          <w:tcPr>
            <w:tcW w:w="2880" w:type="dxa"/>
          </w:tcPr>
          <w:p w14:paraId="17B4CFDD" w14:textId="77777777" w:rsidR="00ED6677" w:rsidRDefault="00CE6FC2">
            <w:pPr>
              <w:rPr>
                <w:ins w:id="89" w:author="Comparison" w:date="2026-08-03T22:17:00Z" w16du:dateUtc="2026-08-04T02:17:00Z"/>
              </w:rPr>
            </w:pPr>
            <w:ins w:id="90" w:author="Comparison" w:date="2026-08-03T22:17:00Z" w16du:dateUtc="2026-08-04T02:17:00Z">
              <w:r>
                <w:t>Annual Total</w:t>
              </w:r>
            </w:ins>
          </w:p>
        </w:tc>
      </w:tr>
      <w:tr w:rsidR="00ED6677" w14:paraId="070B2DBF" w14:textId="77777777">
        <w:trPr>
          <w:ins w:id="91" w:author="Comparison" w:date="2026-08-03T22:17:00Z" w16du:dateUtc="2026-08-04T02:17:00Z"/>
        </w:trPr>
        <w:tc>
          <w:tcPr>
            <w:tcW w:w="2880" w:type="dxa"/>
          </w:tcPr>
          <w:p w14:paraId="54C665AE" w14:textId="77777777" w:rsidR="00ED6677" w:rsidRDefault="00CE6FC2">
            <w:pPr>
              <w:rPr>
                <w:ins w:id="92" w:author="Comparison" w:date="2026-08-03T22:17:00Z" w16du:dateUtc="2026-08-04T02:17:00Z"/>
              </w:rPr>
            </w:pPr>
            <w:ins w:id="93" w:author="Comparison" w:date="2026-08-03T22:17:00Z" w16du:dateUtc="2026-08-04T02:17:00Z">
              <w:r>
                <w:t>Year 1</w:t>
              </w:r>
            </w:ins>
          </w:p>
        </w:tc>
        <w:tc>
          <w:tcPr>
            <w:tcW w:w="2880" w:type="dxa"/>
          </w:tcPr>
          <w:p w14:paraId="5A37ABFC" w14:textId="77777777" w:rsidR="00ED6677" w:rsidRDefault="00CE6FC2">
            <w:pPr>
              <w:rPr>
                <w:ins w:id="94" w:author="Comparison" w:date="2026-08-03T22:17:00Z" w16du:dateUtc="2026-08-04T02:17:00Z"/>
              </w:rPr>
            </w:pPr>
            <w:ins w:id="95" w:author="Comparison" w:date="2026-08-03T22:17:00Z" w16du:dateUtc="2026-08-04T02:17:00Z">
              <w:r>
                <w:t>$8,500</w:t>
              </w:r>
            </w:ins>
          </w:p>
        </w:tc>
        <w:tc>
          <w:tcPr>
            <w:tcW w:w="2880" w:type="dxa"/>
          </w:tcPr>
          <w:p w14:paraId="24CDD258" w14:textId="77777777" w:rsidR="00ED6677" w:rsidRDefault="00CE6FC2">
            <w:pPr>
              <w:rPr>
                <w:ins w:id="96" w:author="Comparison" w:date="2026-08-03T22:17:00Z" w16du:dateUtc="2026-08-04T02:17:00Z"/>
              </w:rPr>
            </w:pPr>
            <w:ins w:id="97" w:author="Comparison" w:date="2026-08-03T22:17:00Z" w16du:dateUtc="2026-08-04T02:17:00Z">
              <w:r>
                <w:t>$102,000</w:t>
              </w:r>
            </w:ins>
          </w:p>
        </w:tc>
      </w:tr>
      <w:tr w:rsidR="00ED6677" w14:paraId="1180A43F" w14:textId="77777777">
        <w:trPr>
          <w:ins w:id="98" w:author="Comparison" w:date="2026-08-03T22:17:00Z" w16du:dateUtc="2026-08-04T02:17:00Z"/>
        </w:trPr>
        <w:tc>
          <w:tcPr>
            <w:tcW w:w="2880" w:type="dxa"/>
          </w:tcPr>
          <w:p w14:paraId="52E6BF91" w14:textId="77777777" w:rsidR="00ED6677" w:rsidRDefault="00CE6FC2">
            <w:pPr>
              <w:rPr>
                <w:ins w:id="99" w:author="Comparison" w:date="2026-08-03T22:17:00Z" w16du:dateUtc="2026-08-04T02:17:00Z"/>
              </w:rPr>
            </w:pPr>
            <w:ins w:id="100" w:author="Comparison" w:date="2026-08-03T22:17:00Z" w16du:dateUtc="2026-08-04T02:17:00Z">
              <w:r>
                <w:t>Year 2</w:t>
              </w:r>
            </w:ins>
          </w:p>
        </w:tc>
        <w:tc>
          <w:tcPr>
            <w:tcW w:w="2880" w:type="dxa"/>
          </w:tcPr>
          <w:p w14:paraId="79500CF1" w14:textId="77777777" w:rsidR="00ED6677" w:rsidRDefault="00CE6FC2">
            <w:pPr>
              <w:rPr>
                <w:ins w:id="101" w:author="Comparison" w:date="2026-08-03T22:17:00Z" w16du:dateUtc="2026-08-04T02:17:00Z"/>
              </w:rPr>
            </w:pPr>
            <w:ins w:id="102" w:author="Comparison" w:date="2026-08-03T22:17:00Z" w16du:dateUtc="2026-08-04T02:17:00Z">
              <w:r>
                <w:t>$8,755</w:t>
              </w:r>
            </w:ins>
          </w:p>
        </w:tc>
        <w:tc>
          <w:tcPr>
            <w:tcW w:w="2880" w:type="dxa"/>
          </w:tcPr>
          <w:p w14:paraId="0F0D6FA4" w14:textId="77777777" w:rsidR="00ED6677" w:rsidRDefault="00CE6FC2">
            <w:pPr>
              <w:rPr>
                <w:ins w:id="103" w:author="Comparison" w:date="2026-08-03T22:17:00Z" w16du:dateUtc="2026-08-04T02:17:00Z"/>
              </w:rPr>
            </w:pPr>
            <w:ins w:id="104" w:author="Comparison" w:date="2026-08-03T22:17:00Z" w16du:dateUtc="2026-08-04T02:17:00Z">
              <w:r>
                <w:t>$105,060</w:t>
              </w:r>
            </w:ins>
          </w:p>
        </w:tc>
      </w:tr>
      <w:tr w:rsidR="00ED6677" w14:paraId="46802050" w14:textId="77777777">
        <w:trPr>
          <w:ins w:id="105" w:author="Comparison" w:date="2026-08-03T22:17:00Z" w16du:dateUtc="2026-08-04T02:17:00Z"/>
        </w:trPr>
        <w:tc>
          <w:tcPr>
            <w:tcW w:w="2880" w:type="dxa"/>
          </w:tcPr>
          <w:p w14:paraId="0F29CB2C" w14:textId="77777777" w:rsidR="00ED6677" w:rsidRDefault="00CE6FC2">
            <w:pPr>
              <w:rPr>
                <w:ins w:id="106" w:author="Comparison" w:date="2026-08-03T22:17:00Z" w16du:dateUtc="2026-08-04T02:17:00Z"/>
              </w:rPr>
            </w:pPr>
            <w:ins w:id="107" w:author="Comparison" w:date="2026-08-03T22:17:00Z" w16du:dateUtc="2026-08-04T02:17:00Z">
              <w:r>
                <w:t>Year 3</w:t>
              </w:r>
            </w:ins>
          </w:p>
        </w:tc>
        <w:tc>
          <w:tcPr>
            <w:tcW w:w="2880" w:type="dxa"/>
          </w:tcPr>
          <w:p w14:paraId="516418FF" w14:textId="77777777" w:rsidR="00ED6677" w:rsidRDefault="00CE6FC2">
            <w:pPr>
              <w:rPr>
                <w:ins w:id="108" w:author="Comparison" w:date="2026-08-03T22:17:00Z" w16du:dateUtc="2026-08-04T02:17:00Z"/>
              </w:rPr>
            </w:pPr>
            <w:ins w:id="109" w:author="Comparison" w:date="2026-08-03T22:17:00Z" w16du:dateUtc="2026-08-04T02:17:00Z">
              <w:r>
                <w:t>$9,018</w:t>
              </w:r>
            </w:ins>
          </w:p>
        </w:tc>
        <w:tc>
          <w:tcPr>
            <w:tcW w:w="2880" w:type="dxa"/>
          </w:tcPr>
          <w:p w14:paraId="081FC974" w14:textId="77777777" w:rsidR="00ED6677" w:rsidRDefault="00CE6FC2">
            <w:pPr>
              <w:rPr>
                <w:ins w:id="110" w:author="Comparison" w:date="2026-08-03T22:17:00Z" w16du:dateUtc="2026-08-04T02:17:00Z"/>
              </w:rPr>
            </w:pPr>
            <w:ins w:id="111" w:author="Comparison" w:date="2026-08-03T22:17:00Z" w16du:dateUtc="2026-08-04T02:17:00Z">
              <w:r>
                <w:t>$108,216</w:t>
              </w:r>
            </w:ins>
          </w:p>
        </w:tc>
      </w:tr>
    </w:tbl>
    <w:p w14:paraId="3C64673E" w14:textId="77777777" w:rsidR="00ED6677" w:rsidRDefault="00ED6677">
      <w:pPr>
        <w:rPr>
          <w:ins w:id="112" w:author="Comparison" w:date="2026-08-03T22:17:00Z" w16du:dateUtc="2026-08-04T02:17:00Z"/>
        </w:rPr>
      </w:pPr>
    </w:p>
    <w:p w14:paraId="72D9889E" w14:textId="77777777" w:rsidR="00ED6677" w:rsidRDefault="00CE6FC2">
      <w:pPr>
        <w:rPr>
          <w:ins w:id="113" w:author="Comparison" w:date="2026-08-03T22:17:00Z" w16du:dateUtc="2026-08-04T02:17:00Z"/>
        </w:rPr>
      </w:pPr>
      <w:ins w:id="114" w:author="Comparison" w:date="2026-08-03T22:17:00Z" w16du:dateUtc="2026-08-04T02:17:00Z">
        <w:r>
          <w:t>IN WITNESS WHEREOF, the parties have executed this Lease Agreement as of the date first written above.</w:t>
        </w:r>
      </w:ins>
    </w:p>
    <w:p w14:paraId="1E5B0019" w14:textId="77777777" w:rsidR="00ED6677" w:rsidRDefault="00CE6FC2">
      <w:pPr>
        <w:rPr>
          <w:ins w:id="115" w:author="Comparison" w:date="2026-08-03T22:17:00Z" w16du:dateUtc="2026-08-04T02:17:00Z"/>
        </w:rPr>
      </w:pPr>
      <w:ins w:id="116" w:author="Comparison" w:date="2026-08-03T22:17:00Z" w16du:dateUtc="2026-08-04T02:17:00Z">
        <w:r>
          <w:t>Landlord: Greenfield Properties Inc.</w:t>
        </w:r>
      </w:ins>
    </w:p>
    <w:p w14:paraId="62CD451C" w14:textId="77777777" w:rsidR="00722719" w:rsidRDefault="00CE6FC2">
      <w:pPr>
        <w:pStyle w:val="Heading2"/>
        <w:rPr>
          <w:del w:id="117" w:author="Comparison" w:date="2026-08-03T22:17:00Z" w16du:dateUtc="2026-08-04T02:17:00Z"/>
        </w:rPr>
      </w:pPr>
      <w:ins w:id="118" w:author="Comparison" w:date="2026-08-03T22:17:00Z" w16du:dateUtc="2026-08-04T02:17:00Z">
        <w:r>
          <w:t>Tenant: NovaTech Solutions</w:t>
        </w:r>
      </w:ins>
      <w:del w:id="119" w:author="Comparison" w:date="2026-08-03T22:17:00Z" w16du:dateUtc="2026-08-04T02:17:00Z">
        <w:r>
          <w:delText>Equity</w:delText>
        </w:r>
      </w:del>
    </w:p>
    <w:p w14:paraId="77E12181" w14:textId="77777777" w:rsidR="00722719" w:rsidRDefault="00CE6FC2">
      <w:pPr>
        <w:rPr>
          <w:del w:id="120" w:author="Comparison" w:date="2026-08-03T22:17:00Z" w16du:dateUtc="2026-08-04T02:17:00Z"/>
        </w:rPr>
      </w:pPr>
      <w:del w:id="121" w:author="Comparison" w:date="2026-08-03T22:17:00Z" w16du:dateUtc="2026-08-04T02:17:00Z">
        <w:r>
          <w:delText>You will be granted a stock option grant of 10,000 shares of Acme Corporation common stock, subject to the terms of the company's Equity Incentive Plan. The options will vest over a 4-year period with a 1-year cliff, meaning 25% of the shares will vest after the first year of employment, and the remaining shares will vest monthly over the subsequent 36 months.</w:delText>
        </w:r>
      </w:del>
    </w:p>
    <w:p w14:paraId="12CF4601" w14:textId="77777777" w:rsidR="00722719" w:rsidRDefault="00CE6FC2">
      <w:pPr>
        <w:pStyle w:val="Heading2"/>
        <w:rPr>
          <w:del w:id="122" w:author="Comparison" w:date="2026-08-03T22:17:00Z" w16du:dateUtc="2026-08-04T02:17:00Z"/>
        </w:rPr>
      </w:pPr>
      <w:del w:id="123" w:author="Comparison" w:date="2026-08-03T22:17:00Z" w16du:dateUtc="2026-08-04T02:17:00Z">
        <w:r>
          <w:delText>Benefits</w:delText>
        </w:r>
      </w:del>
    </w:p>
    <w:p w14:paraId="34BD5CAC" w14:textId="77777777" w:rsidR="00722719" w:rsidRDefault="00CE6FC2">
      <w:pPr>
        <w:rPr>
          <w:del w:id="124" w:author="Comparison" w:date="2026-08-03T22:17:00Z" w16du:dateUtc="2026-08-04T02:17:00Z"/>
        </w:rPr>
      </w:pPr>
      <w:del w:id="125" w:author="Comparison" w:date="2026-08-03T22:17:00Z" w16du:dateUtc="2026-08-04T02:17:00Z">
        <w:r>
          <w:delText>As a full-time employee, you will be eligible for the following benefits:</w:delText>
        </w:r>
      </w:del>
    </w:p>
    <w:p w14:paraId="5F98F0D3" w14:textId="77777777" w:rsidR="00722719" w:rsidRDefault="00CE6FC2">
      <w:pPr>
        <w:pStyle w:val="ListBullet"/>
        <w:rPr>
          <w:del w:id="126" w:author="Comparison" w:date="2026-08-03T22:17:00Z" w16du:dateUtc="2026-08-04T02:17:00Z"/>
        </w:rPr>
      </w:pPr>
      <w:del w:id="127" w:author="Comparison" w:date="2026-08-03T22:17:00Z" w16du:dateUtc="2026-08-04T02:17:00Z">
        <w:r>
          <w:delText>Comprehensive health, dental, and vision insurance coverage</w:delText>
        </w:r>
      </w:del>
    </w:p>
    <w:p w14:paraId="095BAD4A" w14:textId="77777777" w:rsidR="00722719" w:rsidRDefault="00CE6FC2">
      <w:pPr>
        <w:pStyle w:val="ListBullet"/>
        <w:rPr>
          <w:del w:id="128" w:author="Comparison" w:date="2026-08-03T22:17:00Z" w16du:dateUtc="2026-08-04T02:17:00Z"/>
        </w:rPr>
      </w:pPr>
      <w:del w:id="129" w:author="Comparison" w:date="2026-08-03T22:17:00Z" w16du:dateUtc="2026-08-04T02:17:00Z">
        <w:r>
          <w:delText>401(k) retirement plan with 4% employer match</w:delText>
        </w:r>
      </w:del>
    </w:p>
    <w:p w14:paraId="1D13B32C" w14:textId="77777777" w:rsidR="00722719" w:rsidRDefault="00CE6FC2">
      <w:pPr>
        <w:pStyle w:val="ListBullet"/>
        <w:rPr>
          <w:del w:id="130" w:author="Comparison" w:date="2026-08-03T22:17:00Z" w16du:dateUtc="2026-08-04T02:17:00Z"/>
        </w:rPr>
      </w:pPr>
      <w:del w:id="131" w:author="Comparison" w:date="2026-08-03T22:17:00Z" w16du:dateUtc="2026-08-04T02:17:00Z">
        <w:r>
          <w:delText>20 days of paid time off (PTO) per year</w:delText>
        </w:r>
      </w:del>
    </w:p>
    <w:p w14:paraId="17CD56CF" w14:textId="77777777" w:rsidR="00722719" w:rsidRDefault="00CE6FC2">
      <w:pPr>
        <w:pStyle w:val="ListBullet"/>
        <w:rPr>
          <w:del w:id="132" w:author="Comparison" w:date="2026-08-03T22:17:00Z" w16du:dateUtc="2026-08-04T02:17:00Z"/>
        </w:rPr>
      </w:pPr>
      <w:del w:id="133" w:author="Comparison" w:date="2026-08-03T22:17:00Z" w16du:dateUtc="2026-08-04T02:17:00Z">
        <w:r>
          <w:delText>10 paid company holidays</w:delText>
        </w:r>
      </w:del>
    </w:p>
    <w:p w14:paraId="3B88030A" w14:textId="77777777" w:rsidR="00722719" w:rsidRDefault="00CE6FC2">
      <w:pPr>
        <w:pStyle w:val="ListBullet"/>
        <w:rPr>
          <w:del w:id="134" w:author="Comparison" w:date="2026-08-03T22:17:00Z" w16du:dateUtc="2026-08-04T02:17:00Z"/>
        </w:rPr>
      </w:pPr>
      <w:del w:id="135" w:author="Comparison" w:date="2026-08-03T22:17:00Z" w16du:dateUtc="2026-08-04T02:17:00Z">
        <w:r>
          <w:delText>Professional development stipend of $2,000 per year</w:delText>
        </w:r>
      </w:del>
    </w:p>
    <w:p w14:paraId="6BE9672E" w14:textId="77777777" w:rsidR="00722719" w:rsidRDefault="00CE6FC2">
      <w:pPr>
        <w:pStyle w:val="Heading2"/>
        <w:rPr>
          <w:del w:id="136" w:author="Comparison" w:date="2026-08-03T22:17:00Z" w16du:dateUtc="2026-08-04T02:17:00Z"/>
        </w:rPr>
      </w:pPr>
      <w:del w:id="137" w:author="Comparison" w:date="2026-08-03T22:17:00Z" w16du:dateUtc="2026-08-04T02:17:00Z">
        <w:r>
          <w:delText>Confidentiality</w:delText>
        </w:r>
      </w:del>
    </w:p>
    <w:p w14:paraId="742833AA" w14:textId="77777777" w:rsidR="00722719" w:rsidRDefault="00CE6FC2">
      <w:pPr>
        <w:rPr>
          <w:del w:id="138" w:author="Comparison" w:date="2026-08-03T22:17:00Z" w16du:dateUtc="2026-08-04T02:17:00Z"/>
        </w:rPr>
      </w:pPr>
      <w:del w:id="139" w:author="Comparison" w:date="2026-08-03T22:17:00Z" w16du:dateUtc="2026-08-04T02:17:00Z">
        <w:r>
          <w:delText>As a condition of employment, you will be required to sign the company's standard Confidentiality and Invention Assignment Agreement on or before your start date.</w:delText>
        </w:r>
      </w:del>
    </w:p>
    <w:p w14:paraId="4552E66F" w14:textId="77777777" w:rsidR="00722719" w:rsidRDefault="00CE6FC2">
      <w:pPr>
        <w:pStyle w:val="Heading2"/>
        <w:rPr>
          <w:del w:id="140" w:author="Comparison" w:date="2026-08-03T22:17:00Z" w16du:dateUtc="2026-08-04T02:17:00Z"/>
        </w:rPr>
      </w:pPr>
      <w:del w:id="141" w:author="Comparison" w:date="2026-08-03T22:17:00Z" w16du:dateUtc="2026-08-04T02:17:00Z">
        <w:r>
          <w:delText>At-Will Employment</w:delText>
        </w:r>
      </w:del>
    </w:p>
    <w:p w14:paraId="185F1CE6" w14:textId="77777777" w:rsidR="00722719" w:rsidRDefault="00CE6FC2">
      <w:pPr>
        <w:rPr>
          <w:del w:id="142" w:author="Comparison" w:date="2026-08-03T22:17:00Z" w16du:dateUtc="2026-08-04T02:17:00Z"/>
        </w:rPr>
      </w:pPr>
      <w:del w:id="143" w:author="Comparison" w:date="2026-08-03T22:17:00Z" w16du:dateUtc="2026-08-04T02:17:00Z">
        <w:r>
          <w:delText>Your employment with Acme Corporation is at-will, meaning that either you or the company may terminate the employment relationship at any time, with or without cause or notice.</w:delText>
        </w:r>
      </w:del>
    </w:p>
    <w:p w14:paraId="13E45E9A" w14:textId="77777777" w:rsidR="00722719" w:rsidRDefault="00722719">
      <w:pPr>
        <w:rPr>
          <w:del w:id="144" w:author="Comparison" w:date="2026-08-03T22:17:00Z" w16du:dateUtc="2026-08-04T02:17:00Z"/>
        </w:rPr>
      </w:pPr>
    </w:p>
    <w:p w14:paraId="3B0DF284" w14:textId="77777777" w:rsidR="00722719" w:rsidRDefault="00CE6FC2">
      <w:pPr>
        <w:rPr>
          <w:del w:id="145" w:author="Comparison" w:date="2026-08-03T22:17:00Z" w16du:dateUtc="2026-08-04T02:17:00Z"/>
        </w:rPr>
      </w:pPr>
      <w:del w:id="146" w:author="Comparison" w:date="2026-08-03T22:17:00Z" w16du:dateUtc="2026-08-04T02:17:00Z">
        <w:r>
          <w:delText>We are excited about the opportunity to have you join our team. Please confirm your acceptance of this offer by signing and returning this letter by [Response Deadline].</w:delText>
        </w:r>
      </w:del>
    </w:p>
    <w:p w14:paraId="211D911D" w14:textId="77777777" w:rsidR="00722719" w:rsidRDefault="00722719">
      <w:pPr>
        <w:rPr>
          <w:del w:id="147" w:author="Comparison" w:date="2026-08-03T22:17:00Z" w16du:dateUtc="2026-08-04T02:17:00Z"/>
        </w:rPr>
      </w:pPr>
    </w:p>
    <w:p w14:paraId="0654D33D" w14:textId="77777777" w:rsidR="00722719" w:rsidRDefault="00CE6FC2">
      <w:pPr>
        <w:rPr>
          <w:del w:id="148" w:author="Comparison" w:date="2026-08-03T22:17:00Z" w16du:dateUtc="2026-08-04T02:17:00Z"/>
        </w:rPr>
      </w:pPr>
      <w:del w:id="149" w:author="Comparison" w:date="2026-08-03T22:17:00Z" w16du:dateUtc="2026-08-04T02:17:00Z">
        <w:r>
          <w:delText>Sincerely,</w:delText>
        </w:r>
      </w:del>
    </w:p>
    <w:p w14:paraId="7F388C7E" w14:textId="77777777" w:rsidR="00722719" w:rsidRDefault="00722719">
      <w:pPr>
        <w:rPr>
          <w:del w:id="150" w:author="Comparison" w:date="2026-08-03T22:17:00Z" w16du:dateUtc="2026-08-04T02:17:00Z"/>
        </w:rPr>
      </w:pPr>
    </w:p>
    <w:p w14:paraId="3772CCF6" w14:textId="77777777" w:rsidR="00722719" w:rsidRDefault="00CE6FC2">
      <w:pPr>
        <w:rPr>
          <w:del w:id="151" w:author="Comparison" w:date="2026-08-03T22:17:00Z" w16du:dateUtc="2026-08-04T02:17:00Z"/>
        </w:rPr>
      </w:pPr>
      <w:del w:id="152" w:author="Comparison" w:date="2026-08-03T22:17:00Z" w16du:dateUtc="2026-08-04T02:17:00Z">
        <w:r>
          <w:delText>[Hiring Manager Name]</w:delText>
        </w:r>
      </w:del>
    </w:p>
    <w:p w14:paraId="4A2DD7B4" w14:textId="77777777" w:rsidR="00722719" w:rsidRDefault="00CE6FC2">
      <w:pPr>
        <w:rPr>
          <w:del w:id="153" w:author="Comparison" w:date="2026-08-03T22:17:00Z" w16du:dateUtc="2026-08-04T02:17:00Z"/>
        </w:rPr>
      </w:pPr>
      <w:del w:id="154" w:author="Comparison" w:date="2026-08-03T22:17:00Z" w16du:dateUtc="2026-08-04T02:17:00Z">
        <w:r>
          <w:delText>[Title]</w:delText>
        </w:r>
      </w:del>
    </w:p>
    <w:p w14:paraId="5BB8E22A" w14:textId="77777777" w:rsidR="00722719" w:rsidRDefault="00CE6FC2">
      <w:del w:id="155" w:author="Comparison" w:date="2026-08-03T22:17:00Z" w16du:dateUtc="2026-08-04T02:17:00Z">
        <w:r>
          <w:delText>Acme Corporation</w:delText>
        </w:r>
      </w:del>
    </w:p>
    <w:sectPr w:rsidR="007227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153639">
    <w:abstractNumId w:val="8"/>
  </w:num>
  <w:num w:numId="2" w16cid:durableId="725223404">
    <w:abstractNumId w:val="6"/>
  </w:num>
  <w:num w:numId="3" w16cid:durableId="1746873410">
    <w:abstractNumId w:val="5"/>
  </w:num>
  <w:num w:numId="4" w16cid:durableId="801852084">
    <w:abstractNumId w:val="4"/>
  </w:num>
  <w:num w:numId="5" w16cid:durableId="1547764823">
    <w:abstractNumId w:val="7"/>
  </w:num>
  <w:num w:numId="6" w16cid:durableId="1213879707">
    <w:abstractNumId w:val="3"/>
  </w:num>
  <w:num w:numId="7" w16cid:durableId="947394819">
    <w:abstractNumId w:val="2"/>
  </w:num>
  <w:num w:numId="8" w16cid:durableId="212347337">
    <w:abstractNumId w:val="1"/>
  </w:num>
  <w:num w:numId="9" w16cid:durableId="92938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C2A"/>
    <w:rsid w:val="00326F90"/>
    <w:rsid w:val="00722719"/>
    <w:rsid w:val="008C27C8"/>
    <w:rsid w:val="00AA1D8D"/>
    <w:rsid w:val="00B47730"/>
    <w:rsid w:val="00BE2B09"/>
    <w:rsid w:val="00CB0664"/>
    <w:rsid w:val="00CE6FC2"/>
    <w:rsid w:val="00ED66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2026-08-04T02:17:00Z</dcterms:modified>
  <cp:category/>
</cp:coreProperties>
</file>