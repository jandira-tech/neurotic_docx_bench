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8755B" w14:textId="525FE1C6" w:rsidR="00937D7C" w:rsidRDefault="00D3710A">
      <w:pPr>
        <w:rPr>
          <w:ins w:id="3" w:author="SuperDoc Legal Team" w:date="2026-08-03T22:18:00Z" w16du:dateUtc="2026-08-04T02:18:00Z"/>
        </w:rPr>
      </w:pPr>
      <w:ins w:id="4" w:author="SuperDoc Legal Team" w:date="2026-08-03T22:18:00Z" w16du:dateUtc="2026-08-04T02:18:00Z">
        <w:r>
          <w:t>Oftentimes you might want to suggest a little or sometimes you want to suggest a lot of things.</w:t>
        </w:r>
      </w:ins>
    </w:p>
    <w:p w14:paraId="097B035F" w14:textId="77777777" w:rsidR="00937D7C" w:rsidRDefault="00937D7C">
      <w:pPr>
        <w:rPr>
          <w:ins w:id="5" w:author="SuperDoc Legal Team" w:date="2026-08-03T22:18:00Z" w16du:dateUtc="2026-08-04T02:18:00Z"/>
        </w:rPr>
      </w:pPr>
    </w:p>
    <w:p w14:paraId="4F3D08C9" w14:textId="77777777" w:rsidR="00937D7C" w:rsidRDefault="00937D7C">
      <w:pPr>
        <w:rPr>
          <w:ins w:id="6" w:author="SuperDoc Legal Team" w:date="2026-08-03T22:18:00Z" w16du:dateUtc="2026-08-04T02:18:00Z"/>
        </w:rPr>
      </w:pPr>
    </w:p>
    <w:p w14:paraId="7386E67A" w14:textId="77777777" w:rsidR="00937D7C" w:rsidRDefault="00937D7C">
      <w:pPr>
        <w:rPr>
          <w:ins w:id="7" w:author="SuperDoc Legal Team" w:date="2026-08-03T22:18:00Z" w16du:dateUtc="2026-08-04T02:18:00Z"/>
        </w:rPr>
      </w:pPr>
    </w:p>
    <w:p w14:paraId="1944BFE6" w14:textId="77777777" w:rsidR="00937D7C" w:rsidRDefault="00D3710A">
      <w:pPr>
        <w:rPr>
          <w:ins w:id="8" w:author="SuperDoc Legal Team" w:date="2026-08-03T22:18:00Z" w16du:dateUtc="2026-08-04T02:18:00Z"/>
        </w:rPr>
      </w:pPr>
      <w:ins w:id="9" w:author="SuperDoc Legal Team" w:date="2026-08-03T22:18:00Z" w16du:dateUtc="2026-08-04T02:18:00Z">
        <w:r>
          <w:br/>
          <w:t>Or just leave a comment.</w:t>
        </w:r>
      </w:ins>
    </w:p>
    <w:p w14:paraId="7D828B7B" w14:textId="77777777" w:rsidR="00937D7C" w:rsidRDefault="00937D7C">
      <w:pPr>
        <w:rPr>
          <w:ins w:id="10" w:author="SuperDoc Legal Team" w:date="2026-08-03T22:18:00Z" w16du:dateUtc="2026-08-04T02:18:00Z"/>
        </w:rPr>
      </w:pPr>
    </w:p>
    <w:p w14:paraId="296294DE" w14:textId="77777777" w:rsidR="00B768D1" w:rsidRDefault="00D3710A">
      <w:pPr>
        <w:numPr>
          <w:ilvl w:val="0"/>
          <w:numId w:val="3"/>
        </w:numPr>
        <w:rPr>
          <w:del w:id="11" w:author="SuperDoc Legal Team" w:date="2026-08-03T22:18:00Z" w16du:dateUtc="2026-08-04T02:18:00Z"/>
        </w:rPr>
      </w:pPr>
      <w:ins w:id="12" w:author="SuperDoc Legal Team" w:date="2026-08-03T22:18:00Z" w16du:dateUtc="2026-08-04T02:18:00Z">
        <w:r>
          <w:t>Or an entirely new sentence.</w:t>
        </w:r>
      </w:ins>
      <w:del w:id="13" w:author="SuperDoc Legal Team" w:date="2026-08-03T22:18:00Z" w16du:dateUtc="2026-08-04T02:18:00Z">
        <w:r w:rsidR="003E674D">
          <w:delText>a</w:delText>
        </w:r>
      </w:del>
    </w:p>
    <w:p w14:paraId="45F5DFF1" w14:textId="77777777" w:rsidR="00B768D1" w:rsidRDefault="003E674D">
      <w:pPr>
        <w:rPr>
          <w:del w:id="14" w:author="SuperDoc Legal Team" w:date="2026-08-03T22:18:00Z" w16du:dateUtc="2026-08-04T02:18:00Z"/>
        </w:rPr>
      </w:pPr>
      <w:del w:id="15" w:author="SuperDoc Legal Team" w:date="2026-08-03T22:18:00Z" w16du:dateUtc="2026-08-04T02:18:00Z">
        <w:r>
          <w:delText>x</w:delText>
        </w:r>
      </w:del>
    </w:p>
    <w:p w14:paraId="049CEB7C" w14:textId="77777777" w:rsidR="00B768D1" w:rsidRDefault="00B768D1">
      <w:pPr>
        <w:rPr>
          <w:del w:id="16" w:author="SuperDoc Legal Team" w:date="2026-08-03T22:18:00Z" w16du:dateUtc="2026-08-04T02:18:00Z"/>
        </w:rPr>
      </w:pPr>
    </w:p>
    <w:p w14:paraId="130299BD" w14:textId="77777777" w:rsidR="00B768D1" w:rsidRDefault="003E674D">
      <w:pPr>
        <w:numPr>
          <w:ilvl w:val="0"/>
          <w:numId w:val="4"/>
        </w:numPr>
        <w:rPr>
          <w:del w:id="17" w:author="SuperDoc Legal Team" w:date="2026-08-03T22:18:00Z" w16du:dateUtc="2026-08-04T02:18:00Z"/>
        </w:rPr>
      </w:pPr>
      <w:del w:id="18" w:author="SuperDoc Legal Team" w:date="2026-08-03T22:18:00Z" w16du:dateUtc="2026-08-04T02:18:00Z">
        <w:r>
          <w:delText>x</w:delText>
        </w:r>
      </w:del>
    </w:p>
    <w:p w14:paraId="65D0A925" w14:textId="77777777" w:rsidR="00B768D1" w:rsidRDefault="00B768D1">
      <w:pPr>
        <w:rPr>
          <w:del w:id="19" w:author="SuperDoc Legal Team" w:date="2026-08-03T22:18:00Z" w16du:dateUtc="2026-08-04T02:18:00Z"/>
        </w:rPr>
      </w:pPr>
    </w:p>
    <w:p w14:paraId="10F5E735" w14:textId="77777777" w:rsidR="00B768D1" w:rsidRDefault="003E674D">
      <w:pPr>
        <w:pPrChange w:id="20" w:author="SuperDoc Legal Team" w:date="2026-08-03T22:18:00Z" w16du:dateUtc="2026-08-04T02:18:00Z">
          <w:pPr>
            <w:numPr>
              <w:numId w:val="3"/>
            </w:numPr>
            <w:ind w:left="720" w:hanging="360"/>
          </w:pPr>
        </w:pPrChange>
      </w:pPr>
      <w:del w:id="21" w:author="SuperDoc Legal Team" w:date="2026-08-03T22:18:00Z" w16du:dateUtc="2026-08-04T02:18:00Z">
        <w:r>
          <w:delText>b</w:delText>
        </w:r>
      </w:del>
    </w:p>
    <w:sectPr w:rsidR="00B768D1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857049" w14:textId="77777777" w:rsidR="003E674D" w:rsidRDefault="003E674D" w:rsidP="00477F9E">
      <w:r>
        <w:separator/>
      </w:r>
    </w:p>
  </w:endnote>
  <w:endnote w:type="continuationSeparator" w:id="0">
    <w:p w14:paraId="59A64A52" w14:textId="77777777" w:rsidR="003E674D" w:rsidRDefault="003E674D" w:rsidP="00477F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C9CB2B" w14:textId="77777777" w:rsidR="00477F9E" w:rsidRDefault="00477F9E">
    <w:pPr>
      <w:pPrChange w:id="23" w:author="SuperDoc Legal Team" w:date="2026-08-03T22:18:00Z" w16du:dateUtc="2026-08-04T02:18:00Z">
        <w:pPr>
          <w:pStyle w:val="Footer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351FB6" w14:textId="77777777" w:rsidR="003E674D" w:rsidRDefault="003E674D" w:rsidP="00477F9E">
      <w:r>
        <w:separator/>
      </w:r>
    </w:p>
  </w:footnote>
  <w:footnote w:type="continuationSeparator" w:id="0">
    <w:p w14:paraId="084E0CD7" w14:textId="77777777" w:rsidR="003E674D" w:rsidRDefault="003E674D" w:rsidP="00477F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5A036B" w14:textId="77777777" w:rsidR="00477F9E" w:rsidRDefault="00477F9E">
    <w:pPr>
      <w:pPrChange w:id="22" w:author="SuperDoc Legal Team" w:date="2026-08-03T22:18:00Z" w16du:dateUtc="2026-08-04T02:18:00Z">
        <w:pPr>
          <w:pStyle w:val="Header"/>
        </w:pPr>
      </w:pPrChange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26B07"/>
    <w:multiLevelType w:val="hybridMultilevel"/>
    <w:tmpl w:val="51EC4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C877A8"/>
    <w:multiLevelType w:val="hybridMultilevel"/>
    <w:tmpl w:val="EE641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BB5EBA20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7013BA"/>
    <w:multiLevelType w:val="hybridMultilevel"/>
    <w:tmpl w:val="EE641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BB94D07C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080004"/>
    <w:multiLevelType w:val="hybridMultilevel"/>
    <w:tmpl w:val="EE641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FCFE3AB8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1277518181">
    <w:abstractNumId w:val="2"/>
  </w:num>
  <w:num w:numId="3" w16cid:durableId="861018720">
    <w:abstractNumId w:val="3"/>
  </w:num>
  <w:num w:numId="4" w16cid:durableId="980693831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uperDoc Legal Team">
    <w15:presenceInfo w15:providerId="None" w15:userId="SuperDoc Legal Team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D7B"/>
    <w:rsid w:val="00233D7B"/>
    <w:rsid w:val="00274265"/>
    <w:rsid w:val="002B1C2A"/>
    <w:rsid w:val="003104CE"/>
    <w:rsid w:val="00360F1B"/>
    <w:rsid w:val="003A4303"/>
    <w:rsid w:val="003C1D14"/>
    <w:rsid w:val="003C58BC"/>
    <w:rsid w:val="003E674D"/>
    <w:rsid w:val="00477F9E"/>
    <w:rsid w:val="0049461A"/>
    <w:rsid w:val="005F37EB"/>
    <w:rsid w:val="00652E45"/>
    <w:rsid w:val="00937D7C"/>
    <w:rsid w:val="009C0D82"/>
    <w:rsid w:val="00AB2838"/>
    <w:rsid w:val="00B10F57"/>
    <w:rsid w:val="00B620AF"/>
    <w:rsid w:val="00B768D1"/>
    <w:rsid w:val="00BB1758"/>
    <w:rsid w:val="00CC3C3F"/>
    <w:rsid w:val="00CE0D03"/>
    <w:rsid w:val="00D3710A"/>
    <w:rsid w:val="00EC277A"/>
    <w:rsid w:val="00F365A5"/>
    <w:rsid w:val="00F61A4A"/>
    <w:rsid w:val="00F9209E"/>
    <w:rsid w:val="00FA5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660611C8-48E9-E744-81B9-770713F12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3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D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D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D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D7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D7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D7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D7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D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D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3D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D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D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D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D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D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D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3D7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3D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667"/>
    <w:pPr>
      <w:numPr>
        <w:ilvl w:val="1"/>
      </w:numPr>
      <w:spacing w:after="160"/>
      <w:pPrChange w:id="0" w:author="SuperDoc Legal Team" w:date="2026-08-03T22:18:00Z">
        <w:pPr>
          <w:numPr>
            <w:ilvl w:val="1"/>
          </w:numPr>
          <w:spacing w:after="160"/>
        </w:pPr>
      </w:pPrChange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rPrChange w:id="0" w:author="SuperDoc Legal Team" w:date="2026-08-03T22:18:00Z">
        <w:rPr>
          <w:rFonts w:ascii="Arial" w:eastAsiaTheme="majorEastAsia" w:hAnsi="Arial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233D7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D7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3D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D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D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D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D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D7B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D3710A"/>
    <w:pPr>
      <w:pPrChange w:id="1" w:author="SuperDoc Legal Team" w:date="2026-08-03T22:18:00Z">
        <w:pPr/>
      </w:pPrChange>
    </w:pPr>
    <w:rPr>
      <w:rFonts w:asciiTheme="minorHAnsi" w:hAnsiTheme="minorHAnsi" w:cstheme="minorBidi"/>
      <w:rPrChange w:id="1" w:author="SuperDoc Legal Team" w:date="2026-08-03T22:18:00Z">
        <w:rPr>
          <w:rFonts w:asciiTheme="minorHAnsi" w:eastAsiaTheme="minorHAnsi" w:hAnsiTheme="minorHAnsi" w:cstheme="minorBidi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styleId="CommentReference">
    <w:name w:val="annotation reference"/>
    <w:basedOn w:val="DefaultParagraphFont"/>
    <w:uiPriority w:val="99"/>
    <w:semiHidden/>
    <w:unhideWhenUsed/>
    <w:rsid w:val="00477F9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3710A"/>
    <w:pPr>
      <w:pPrChange w:id="2" w:author="SuperDoc Legal Team" w:date="2026-08-03T22:18:00Z">
        <w:pPr/>
      </w:pPrChange>
    </w:pPr>
    <w:rPr>
      <w:rFonts w:asciiTheme="minorHAnsi" w:hAnsiTheme="minorHAnsi" w:cstheme="minorBidi"/>
      <w:sz w:val="20"/>
      <w:szCs w:val="20"/>
      <w:rPrChange w:id="2" w:author="SuperDoc Legal Team" w:date="2026-08-03T22:18:00Z">
        <w:rPr>
          <w:rFonts w:asciiTheme="minorHAnsi" w:eastAsiaTheme="minorHAnsi" w:hAnsiTheme="minorHAnsi" w:cstheme="minorBidi"/>
          <w:kern w:val="2"/>
          <w:lang w:val="en-US" w:eastAsia="en-US" w:bidi="ar-SA"/>
          <w14:ligatures w14:val="standardContextual"/>
        </w:rPr>
      </w:rPrChange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77F9E"/>
    <w:rPr>
      <w:rFonts w:asciiTheme="minorHAnsi" w:hAnsiTheme="minorHAnsi" w:cstheme="minorBid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77F9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77F9E"/>
    <w:rPr>
      <w:rFonts w:asciiTheme="minorHAnsi" w:hAnsiTheme="minorHAnsi" w:cstheme="minorBidi"/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77F9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77F9E"/>
  </w:style>
  <w:style w:type="paragraph" w:styleId="Footer">
    <w:name w:val="footer"/>
    <w:basedOn w:val="Normal"/>
    <w:link w:val="FooterChar"/>
    <w:uiPriority w:val="99"/>
    <w:unhideWhenUsed/>
    <w:rsid w:val="00477F9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77F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140</Characters>
  <Application>Microsoft Office Word</Application>
  <DocSecurity>0</DocSecurity>
  <Lines>1</Lines>
  <Paragraphs>1</Paragraphs>
  <ScaleCrop>false</ScaleCrop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1</cp:revision>
  <dcterms:created xsi:type="dcterms:W3CDTF">2024-12-16T22:05:00Z</dcterms:created>
  <dcterms:modified xsi:type="dcterms:W3CDTF">2026-08-04T02:18:00Z</dcterms:modified>
</cp:coreProperties>
</file>