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AC41" w14:textId="5B12376F" w:rsidR="003C58BC" w:rsidRDefault="004862C1" w:rsidP="004862C1">
      <w:pPr>
        <w:pStyle w:val="ListParagraph"/>
        <w:numPr>
          <w:ilvl w:val="0"/>
          <w:numId w:val="10"/>
        </w:numPr>
        <w:spacing w:after="0" w:line="240" w:lineRule="auto"/>
        <w:rPr>
          <w:ins w:id="15" w:author="Nick Bernal" w:date="2026-08-04T06:08:00Z" w16du:dateUtc="2026-08-04T10:08:00Z"/>
        </w:rPr>
      </w:pPr>
      <w:ins w:id="16" w:author="Nick Bernal" w:date="2026-08-04T06:08:00Z" w16du:dateUtc="2026-08-04T10:08:00Z">
        <w:r>
          <w:t>One</w:t>
        </w:r>
      </w:ins>
    </w:p>
    <w:p w14:paraId="5504B64E" w14:textId="783739EC" w:rsidR="004862C1" w:rsidRDefault="004862C1" w:rsidP="004862C1">
      <w:pPr>
        <w:pStyle w:val="ListParagraph"/>
        <w:numPr>
          <w:ilvl w:val="0"/>
          <w:numId w:val="10"/>
        </w:numPr>
        <w:spacing w:after="0" w:line="240" w:lineRule="auto"/>
        <w:rPr>
          <w:ins w:id="17" w:author="Nick Bernal" w:date="2026-08-04T06:08:00Z" w16du:dateUtc="2026-08-04T10:08:00Z"/>
        </w:rPr>
      </w:pPr>
      <w:ins w:id="18" w:author="Nick Bernal" w:date="2026-08-04T06:08:00Z" w16du:dateUtc="2026-08-04T10:08:00Z">
        <w:r>
          <w:t>Two</w:t>
        </w:r>
      </w:ins>
    </w:p>
    <w:p w14:paraId="58F2F381" w14:textId="33E6F848" w:rsidR="004862C1" w:rsidRDefault="004862C1" w:rsidP="004862C1">
      <w:pPr>
        <w:pStyle w:val="ListParagraph"/>
        <w:numPr>
          <w:ilvl w:val="0"/>
          <w:numId w:val="10"/>
        </w:numPr>
        <w:spacing w:after="0" w:line="240" w:lineRule="auto"/>
        <w:rPr>
          <w:ins w:id="19" w:author="Nick Bernal" w:date="2026-08-04T06:08:00Z" w16du:dateUtc="2026-08-04T10:08:00Z"/>
        </w:rPr>
      </w:pPr>
      <w:ins w:id="20" w:author="Nick Bernal" w:date="2026-08-04T06:08:00Z" w16du:dateUtc="2026-08-04T10:08:00Z">
        <w:r>
          <w:t>Three</w:t>
        </w:r>
      </w:ins>
    </w:p>
    <w:p w14:paraId="3AF4C77C" w14:textId="77777777" w:rsidR="0087458D" w:rsidRDefault="0087458D" w:rsidP="0087458D">
      <w:pPr>
        <w:rPr>
          <w:ins w:id="21" w:author="Nick Bernal" w:date="2026-08-04T06:08:00Z" w16du:dateUtc="2026-08-04T10:08:00Z"/>
        </w:rPr>
      </w:pPr>
    </w:p>
    <w:p w14:paraId="469BB087" w14:textId="77777777" w:rsidR="0087458D" w:rsidRDefault="0087458D" w:rsidP="0087458D">
      <w:pPr>
        <w:rPr>
          <w:ins w:id="22" w:author="Nick Bernal" w:date="2026-08-04T06:08:00Z" w16du:dateUtc="2026-08-04T10:08:00Z"/>
        </w:rPr>
      </w:pPr>
    </w:p>
    <w:p w14:paraId="3A2EECA7" w14:textId="77777777" w:rsidR="0087458D" w:rsidRDefault="0087458D" w:rsidP="0087458D">
      <w:pPr>
        <w:pStyle w:val="ListParagraph"/>
        <w:numPr>
          <w:ilvl w:val="0"/>
          <w:numId w:val="11"/>
        </w:numPr>
        <w:spacing w:after="0" w:line="240" w:lineRule="auto"/>
        <w:rPr>
          <w:ins w:id="23" w:author="Nick Bernal" w:date="2026-08-04T06:08:00Z" w16du:dateUtc="2026-08-04T10:08:00Z"/>
        </w:rPr>
      </w:pPr>
      <w:ins w:id="24" w:author="Nick Bernal" w:date="2026-08-04T06:08:00Z" w16du:dateUtc="2026-08-04T10:08:00Z">
        <w:r>
          <w:t>One</w:t>
        </w:r>
      </w:ins>
    </w:p>
    <w:p w14:paraId="3539946A" w14:textId="77777777" w:rsidR="0087458D" w:rsidRDefault="0087458D" w:rsidP="0087458D">
      <w:pPr>
        <w:pStyle w:val="ListParagraph"/>
        <w:numPr>
          <w:ilvl w:val="0"/>
          <w:numId w:val="11"/>
        </w:numPr>
        <w:spacing w:after="0" w:line="240" w:lineRule="auto"/>
        <w:rPr>
          <w:ins w:id="25" w:author="Nick Bernal" w:date="2026-08-04T06:08:00Z" w16du:dateUtc="2026-08-04T10:08:00Z"/>
        </w:rPr>
      </w:pPr>
      <w:ins w:id="26" w:author="Nick Bernal" w:date="2026-08-04T06:08:00Z" w16du:dateUtc="2026-08-04T10:08:00Z">
        <w:r>
          <w:t>Two</w:t>
        </w:r>
      </w:ins>
    </w:p>
    <w:p w14:paraId="7CFF86DD" w14:textId="77777777" w:rsidR="0087458D" w:rsidRDefault="0087458D" w:rsidP="0087458D">
      <w:pPr>
        <w:pStyle w:val="ListParagraph"/>
        <w:numPr>
          <w:ilvl w:val="0"/>
          <w:numId w:val="11"/>
        </w:numPr>
        <w:spacing w:after="0" w:line="240" w:lineRule="auto"/>
        <w:rPr>
          <w:ins w:id="27" w:author="Nick Bernal" w:date="2026-08-04T06:08:00Z" w16du:dateUtc="2026-08-04T10:08:00Z"/>
        </w:rPr>
      </w:pPr>
      <w:ins w:id="28" w:author="Nick Bernal" w:date="2026-08-04T06:08:00Z" w16du:dateUtc="2026-08-04T10:08:00Z">
        <w:r>
          <w:t>Three</w:t>
        </w:r>
      </w:ins>
    </w:p>
    <w:p w14:paraId="147E71FB" w14:textId="77777777" w:rsidR="00F065B2" w:rsidRDefault="00ED5456">
      <w:pPr>
        <w:rPr>
          <w:del w:id="29" w:author="Nick Bernal" w:date="2026-08-04T06:08:00Z" w16du:dateUtc="2026-08-04T10:08:00Z"/>
        </w:rPr>
      </w:pPr>
      <w:del w:id="30" w:author="Nick Bernal" w:date="2026-08-04T06:08:00Z" w16du:dateUtc="2026-08-04T10:08:00Z">
        <w:r>
          <w:delText>OOXML w:i (italic) test: ST_OnOff variants and rStyle-based cases. Direct run properties (&lt;w:i&gt;) should override character styles (&lt;w:rStyle&gt;).</w:delText>
        </w:r>
      </w:del>
    </w:p>
    <w:p w14:paraId="51E7763C" w14:textId="77777777" w:rsidR="00F065B2" w:rsidRDefault="00ED5456">
      <w:pPr>
        <w:rPr>
          <w:del w:id="31" w:author="Nick Bernal" w:date="2026-08-04T06:08:00Z" w16du:dateUtc="2026-08-04T10:08:00Z"/>
        </w:rPr>
      </w:pPr>
      <w:del w:id="32" w:author="Nick Bernal" w:date="2026-08-04T06:08:00Z" w16du:dateUtc="2026-08-04T10:08:00Z">
        <w:r>
          <w:delText>A) ST_OnOff values for &lt;w:i&gt; on a run:</w:delText>
        </w:r>
      </w:del>
    </w:p>
    <w:p w14:paraId="37AFC3A6" w14:textId="77777777" w:rsidR="00F065B2" w:rsidRDefault="00ED5456">
      <w:pPr>
        <w:rPr>
          <w:del w:id="33" w:author="Nick Bernal" w:date="2026-08-04T06:08:00Z" w16du:dateUtc="2026-08-04T10:08:00Z"/>
        </w:rPr>
      </w:pPr>
      <w:del w:id="34" w:author="Nick Bernal" w:date="2026-08-04T06:08:00Z" w16du:dateUtc="2026-08-04T10:08:00Z">
        <w:r>
          <w:delText xml:space="preserve">  - w:i w:val=(w:val omitted): </w:delText>
        </w:r>
        <w:r>
          <w:rPr>
            <w:i/>
          </w:rPr>
          <w:delText>Sample text</w:delText>
        </w:r>
      </w:del>
    </w:p>
    <w:p w14:paraId="6CF187B3" w14:textId="77777777" w:rsidR="00F065B2" w:rsidRDefault="00ED5456">
      <w:pPr>
        <w:rPr>
          <w:del w:id="35" w:author="Nick Bernal" w:date="2026-08-04T06:08:00Z" w16du:dateUtc="2026-08-04T10:08:00Z"/>
        </w:rPr>
      </w:pPr>
      <w:del w:id="36" w:author="Nick Bernal" w:date="2026-08-04T06:08:00Z" w16du:dateUtc="2026-08-04T10:08:00Z">
        <w:r>
          <w:delText xml:space="preserve">  - w:i w:val=true: </w:delText>
        </w:r>
        <w:r>
          <w:rPr>
            <w:i/>
          </w:rPr>
          <w:delText>Sample text</w:delText>
        </w:r>
      </w:del>
    </w:p>
    <w:p w14:paraId="08EFDA69" w14:textId="77777777" w:rsidR="00F065B2" w:rsidRDefault="00ED5456">
      <w:pPr>
        <w:rPr>
          <w:del w:id="37" w:author="Nick Bernal" w:date="2026-08-04T06:08:00Z" w16du:dateUtc="2026-08-04T10:08:00Z"/>
        </w:rPr>
      </w:pPr>
      <w:del w:id="38" w:author="Nick Bernal" w:date="2026-08-04T06:08:00Z" w16du:dateUtc="2026-08-04T10:08:00Z">
        <w:r>
          <w:delText xml:space="preserve">  - w:i w:val=1: </w:delText>
        </w:r>
        <w:r>
          <w:rPr>
            <w:i/>
          </w:rPr>
          <w:delText>Sample text</w:delText>
        </w:r>
      </w:del>
    </w:p>
    <w:p w14:paraId="749AB5B3" w14:textId="77777777" w:rsidR="00F065B2" w:rsidRDefault="00ED5456">
      <w:pPr>
        <w:rPr>
          <w:del w:id="39" w:author="Nick Bernal" w:date="2026-08-04T06:08:00Z" w16du:dateUtc="2026-08-04T10:08:00Z"/>
        </w:rPr>
      </w:pPr>
      <w:del w:id="40" w:author="Nick Bernal" w:date="2026-08-04T06:08:00Z" w16du:dateUtc="2026-08-04T10:08:00Z">
        <w:r>
          <w:delText xml:space="preserve">  - w:i w:val=on: </w:delText>
        </w:r>
        <w:r>
          <w:rPr>
            <w:i/>
          </w:rPr>
          <w:delText>Sample text</w:delText>
        </w:r>
      </w:del>
    </w:p>
    <w:p w14:paraId="6E397FC6" w14:textId="77777777" w:rsidR="00F065B2" w:rsidRDefault="00ED5456">
      <w:pPr>
        <w:rPr>
          <w:del w:id="41" w:author="Nick Bernal" w:date="2026-08-04T06:08:00Z" w16du:dateUtc="2026-08-04T10:08:00Z"/>
        </w:rPr>
      </w:pPr>
      <w:del w:id="42" w:author="Nick Bernal" w:date="2026-08-04T06:08:00Z" w16du:dateUtc="2026-08-04T10:08:00Z">
        <w:r>
          <w:delText xml:space="preserve">  - w:i w:val=false: Sample text</w:delText>
        </w:r>
      </w:del>
    </w:p>
    <w:p w14:paraId="2EE7B06A" w14:textId="77777777" w:rsidR="00F065B2" w:rsidRDefault="00ED5456">
      <w:pPr>
        <w:rPr>
          <w:del w:id="43" w:author="Nick Bernal" w:date="2026-08-04T06:08:00Z" w16du:dateUtc="2026-08-04T10:08:00Z"/>
        </w:rPr>
      </w:pPr>
      <w:del w:id="44" w:author="Nick Bernal" w:date="2026-08-04T06:08:00Z" w16du:dateUtc="2026-08-04T10:08:00Z">
        <w:r>
          <w:delText xml:space="preserve">  - w:i w:val=0: Sample text</w:delText>
        </w:r>
      </w:del>
    </w:p>
    <w:p w14:paraId="09679220" w14:textId="77777777" w:rsidR="00F065B2" w:rsidRDefault="00ED5456">
      <w:pPr>
        <w:rPr>
          <w:del w:id="45" w:author="Nick Bernal" w:date="2026-08-04T06:08:00Z" w16du:dateUtc="2026-08-04T10:08:00Z"/>
        </w:rPr>
      </w:pPr>
      <w:del w:id="46" w:author="Nick Bernal" w:date="2026-08-04T06:08:00Z" w16du:dateUtc="2026-08-04T10:08:00Z">
        <w:r>
          <w:delText xml:space="preserve">  - w:i w:val=off: Sample text</w:delText>
        </w:r>
      </w:del>
    </w:p>
    <w:p w14:paraId="655D9144" w14:textId="77777777" w:rsidR="00F065B2" w:rsidRDefault="00F065B2">
      <w:pPr>
        <w:rPr>
          <w:del w:id="47" w:author="Nick Bernal" w:date="2026-08-04T06:08:00Z" w16du:dateUtc="2026-08-04T10:08:00Z"/>
        </w:rPr>
      </w:pPr>
    </w:p>
    <w:p w14:paraId="519ACE05" w14:textId="77777777" w:rsidR="00F065B2" w:rsidRDefault="00ED5456">
      <w:pPr>
        <w:rPr>
          <w:del w:id="48" w:author="Nick Bernal" w:date="2026-08-04T06:08:00Z" w16du:dateUtc="2026-08-04T10:08:00Z"/>
        </w:rPr>
      </w:pPr>
      <w:del w:id="49" w:author="Nick Bernal" w:date="2026-08-04T06:08:00Z" w16du:dateUtc="2026-08-04T10:08:00Z">
        <w:r>
          <w:delText>B) rStyle-only cases (no &lt;w:i&gt; direct formatting):</w:delText>
        </w:r>
      </w:del>
    </w:p>
    <w:p w14:paraId="3ADE7A5F" w14:textId="77777777" w:rsidR="00F065B2" w:rsidRDefault="00ED5456">
      <w:pPr>
        <w:rPr>
          <w:del w:id="50" w:author="Nick Bernal" w:date="2026-08-04T06:08:00Z" w16du:dateUtc="2026-08-04T10:08:00Z"/>
        </w:rPr>
      </w:pPr>
      <w:del w:id="51" w:author="Nick Bernal" w:date="2026-08-04T06:08:00Z" w16du:dateUtc="2026-08-04T10:08:00Z">
        <w:r>
          <w:delText xml:space="preserve">  - rStyle='SD_ItalicStyle' (should render italic): </w:delText>
        </w:r>
        <w:r>
          <w:rPr>
            <w:rStyle w:val="SDItalicStyle"/>
          </w:rPr>
          <w:delText>Sample via rStyle italic</w:delText>
        </w:r>
      </w:del>
    </w:p>
    <w:p w14:paraId="04095F37" w14:textId="77777777" w:rsidR="00F065B2" w:rsidRDefault="00ED5456">
      <w:pPr>
        <w:rPr>
          <w:del w:id="52" w:author="Nick Bernal" w:date="2026-08-04T06:08:00Z" w16du:dateUtc="2026-08-04T10:08:00Z"/>
        </w:rPr>
      </w:pPr>
      <w:del w:id="53" w:author="Nick Bernal" w:date="2026-08-04T06:08:00Z" w16du:dateUtc="2026-08-04T10:08:00Z">
        <w:r>
          <w:delText xml:space="preserve">  - rStyle='Strong' (bold, not italic): </w:delText>
        </w:r>
        <w:r>
          <w:rPr>
            <w:rStyle w:val="Strong"/>
          </w:rPr>
          <w:delText>Sample via rStyle Strong</w:delText>
        </w:r>
      </w:del>
    </w:p>
    <w:p w14:paraId="76966624" w14:textId="77777777" w:rsidR="00F065B2" w:rsidRDefault="00F065B2">
      <w:pPr>
        <w:rPr>
          <w:del w:id="54" w:author="Nick Bernal" w:date="2026-08-04T06:08:00Z" w16du:dateUtc="2026-08-04T10:08:00Z"/>
        </w:rPr>
      </w:pPr>
    </w:p>
    <w:p w14:paraId="02D976E2" w14:textId="77777777" w:rsidR="00F065B2" w:rsidRDefault="00ED5456">
      <w:pPr>
        <w:rPr>
          <w:del w:id="55" w:author="Nick Bernal" w:date="2026-08-04T06:08:00Z" w16du:dateUtc="2026-08-04T10:08:00Z"/>
        </w:rPr>
      </w:pPr>
      <w:del w:id="56" w:author="Nick Bernal" w:date="2026-08-04T06:08:00Z" w16du:dateUtc="2026-08-04T10:08:00Z">
        <w:r>
          <w:delText>C) rStyle + inline &lt;w:i&gt; combinations (inline wins):</w:delText>
        </w:r>
      </w:del>
    </w:p>
    <w:p w14:paraId="6BB25CB1" w14:textId="77777777" w:rsidR="00F065B2" w:rsidRDefault="00ED5456">
      <w:pPr>
        <w:rPr>
          <w:del w:id="57" w:author="Nick Bernal" w:date="2026-08-04T06:08:00Z" w16du:dateUtc="2026-08-04T10:08:00Z"/>
        </w:rPr>
      </w:pPr>
      <w:del w:id="58" w:author="Nick Bernal" w:date="2026-08-04T06:08:00Z" w16du:dateUtc="2026-08-04T10:08:00Z">
        <w:r>
          <w:delText xml:space="preserve">  - rStyle='SD_ItalicStyle' + &lt;w:i w:val='0'&gt; =&gt; expect NOT italic: </w:delText>
        </w:r>
        <w:r>
          <w:rPr>
            <w:rStyle w:val="SDItalicStyle"/>
            <w:i w:val="0"/>
          </w:rPr>
          <w:delText>Styled italic, overridden off</w:delText>
        </w:r>
      </w:del>
    </w:p>
    <w:p w14:paraId="349AF308" w14:textId="77777777" w:rsidR="00F065B2" w:rsidRDefault="00ED5456">
      <w:pPr>
        <w:rPr>
          <w:del w:id="59" w:author="Nick Bernal" w:date="2026-08-04T06:08:00Z" w16du:dateUtc="2026-08-04T10:08:00Z"/>
        </w:rPr>
      </w:pPr>
      <w:del w:id="60" w:author="Nick Bernal" w:date="2026-08-04T06:08:00Z" w16du:dateUtc="2026-08-04T10:08:00Z">
        <w:r>
          <w:delText xml:space="preserve">  - rStyle='SD_ItalicStyle' + &lt;w:i w:val='1'&gt; =&gt; expect italic: </w:delText>
        </w:r>
        <w:r>
          <w:rPr>
            <w:rStyle w:val="SDItalicStyle"/>
          </w:rPr>
          <w:delText>Styled italic, reinforced on</w:delText>
        </w:r>
      </w:del>
    </w:p>
    <w:p w14:paraId="376A468F" w14:textId="77777777" w:rsidR="00F065B2" w:rsidRDefault="00ED5456">
      <w:pPr>
        <w:rPr>
          <w:del w:id="61" w:author="Nick Bernal" w:date="2026-08-04T06:08:00Z" w16du:dateUtc="2026-08-04T10:08:00Z"/>
        </w:rPr>
      </w:pPr>
      <w:del w:id="62" w:author="Nick Bernal" w:date="2026-08-04T06:08:00Z" w16du:dateUtc="2026-08-04T10:08:00Z">
        <w:r>
          <w:delText xml:space="preserve">  - rStyle='SD_PlainStyle' + &lt;w:i w:val='on'&gt; =&gt; expect italic: </w:delText>
        </w:r>
        <w:r>
          <w:rPr>
            <w:rStyle w:val="SDPlainStyle"/>
            <w:i/>
          </w:rPr>
          <w:delText>Plain style, inline turns italic on</w:delText>
        </w:r>
      </w:del>
    </w:p>
    <w:p w14:paraId="0321AED3" w14:textId="77777777" w:rsidR="00F065B2" w:rsidRDefault="00ED5456">
      <w:pPr>
        <w:rPr>
          <w:del w:id="63" w:author="Nick Bernal" w:date="2026-08-04T06:08:00Z" w16du:dateUtc="2026-08-04T10:08:00Z"/>
        </w:rPr>
      </w:pPr>
      <w:del w:id="64" w:author="Nick Bernal" w:date="2026-08-04T06:08:00Z" w16du:dateUtc="2026-08-04T10:08:00Z">
        <w:r>
          <w:delText xml:space="preserve">  - rStyle='Strong' + &lt;w:i w:val='off'&gt; =&gt; expect NOT italic: </w:delText>
        </w:r>
        <w:r>
          <w:rPr>
            <w:rStyle w:val="Strong"/>
          </w:rPr>
          <w:delText>Strong style, explicit italic off</w:delText>
        </w:r>
      </w:del>
    </w:p>
    <w:p w14:paraId="3E3C8415" w14:textId="77777777" w:rsidR="00F065B2" w:rsidRDefault="00ED5456">
      <w:pPr>
        <w:rPr>
          <w:del w:id="65" w:author="Nick Bernal" w:date="2026-08-04T06:08:00Z" w16du:dateUtc="2026-08-04T10:08:00Z"/>
        </w:rPr>
      </w:pPr>
      <w:del w:id="66" w:author="Nick Bernal" w:date="2026-08-04T06:08:00Z" w16du:dateUtc="2026-08-04T10:08:00Z">
        <w:r>
          <w:delText xml:space="preserve">  - rStyle='Strong' + &lt;w:i w:val='true'&gt; =&gt; expect bold + italic: </w:delText>
        </w:r>
        <w:r>
          <w:rPr>
            <w:rStyle w:val="Strong"/>
            <w:i/>
          </w:rPr>
          <w:delText>Strong style, italic turned on inline</w:delText>
        </w:r>
      </w:del>
    </w:p>
    <w:p w14:paraId="32A3F2A6" w14:textId="77777777" w:rsidR="00F065B2" w:rsidRDefault="00F065B2">
      <w:pPr>
        <w:rPr>
          <w:del w:id="67" w:author="Nick Bernal" w:date="2026-08-04T06:08:00Z" w16du:dateUtc="2026-08-04T10:08:00Z"/>
        </w:rPr>
      </w:pPr>
    </w:p>
    <w:p w14:paraId="56A08CB1" w14:textId="77777777" w:rsidR="00F065B2" w:rsidRDefault="00ED5456">
      <w:pPr>
        <w:rPr>
          <w:del w:id="68" w:author="Nick Bernal" w:date="2026-08-04T06:08:00Z" w16du:dateUtc="2026-08-04T10:08:00Z"/>
        </w:rPr>
      </w:pPr>
      <w:del w:id="69" w:author="Nick Bernal" w:date="2026-08-04T06:08:00Z" w16du:dateUtc="2026-08-04T10:08:00Z">
        <w:r>
          <w:delText>Table examples (rStyle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065B2" w14:paraId="05BE48DC" w14:textId="77777777">
        <w:trPr>
          <w:del w:id="70" w:author="Nick Bernal" w:date="2026-08-04T06:08:00Z" w16du:dateUtc="2026-08-04T10:08:00Z"/>
        </w:trPr>
        <w:tc>
          <w:tcPr>
            <w:tcW w:w="4680" w:type="dxa"/>
          </w:tcPr>
          <w:p w14:paraId="68423997" w14:textId="77777777" w:rsidR="00F065B2" w:rsidRDefault="00ED5456">
            <w:pPr>
              <w:rPr>
                <w:del w:id="71" w:author="Nick Bernal" w:date="2026-08-04T06:08:00Z" w16du:dateUtc="2026-08-04T10:08:00Z"/>
              </w:rPr>
            </w:pPr>
            <w:del w:id="72" w:author="Nick Bernal" w:date="2026-08-04T06:08:00Z" w16du:dateUtc="2026-08-04T10:08:00Z">
              <w:r>
                <w:delText>rStyle='SD_ItalicStyle' (no inline)</w:delText>
              </w:r>
            </w:del>
          </w:p>
        </w:tc>
        <w:tc>
          <w:tcPr>
            <w:tcW w:w="4680" w:type="dxa"/>
          </w:tcPr>
          <w:p w14:paraId="4FA84725" w14:textId="77777777" w:rsidR="00F065B2" w:rsidRDefault="00ED5456">
            <w:pPr>
              <w:rPr>
                <w:del w:id="73" w:author="Nick Bernal" w:date="2026-08-04T06:08:00Z" w16du:dateUtc="2026-08-04T10:08:00Z"/>
              </w:rPr>
            </w:pPr>
            <w:del w:id="74" w:author="Nick Bernal" w:date="2026-08-04T06:08:00Z" w16du:dateUtc="2026-08-04T10:08:00Z">
              <w:r>
                <w:rPr>
                  <w:rStyle w:val="SDItalicStyle"/>
                </w:rPr>
                <w:delText>Should be italic</w:delText>
              </w:r>
            </w:del>
          </w:p>
        </w:tc>
      </w:tr>
      <w:tr w:rsidR="00F065B2" w14:paraId="6DBB2F96" w14:textId="77777777">
        <w:trPr>
          <w:del w:id="75" w:author="Nick Bernal" w:date="2026-08-04T06:08:00Z" w16du:dateUtc="2026-08-04T10:08:00Z"/>
        </w:trPr>
        <w:tc>
          <w:tcPr>
            <w:tcW w:w="4680" w:type="dxa"/>
          </w:tcPr>
          <w:p w14:paraId="6FFDE168" w14:textId="77777777" w:rsidR="00F065B2" w:rsidRDefault="00ED5456">
            <w:pPr>
              <w:rPr>
                <w:del w:id="76" w:author="Nick Bernal" w:date="2026-08-04T06:08:00Z" w16du:dateUtc="2026-08-04T10:08:00Z"/>
              </w:rPr>
            </w:pPr>
            <w:del w:id="77" w:author="Nick Bernal" w:date="2026-08-04T06:08:00Z" w16du:dateUtc="2026-08-04T10:08:00Z">
              <w:r>
                <w:delText>rStyle='SD_ItalicStyle' + w:i='0'</w:delText>
              </w:r>
            </w:del>
          </w:p>
        </w:tc>
        <w:tc>
          <w:tcPr>
            <w:tcW w:w="4680" w:type="dxa"/>
          </w:tcPr>
          <w:p w14:paraId="79BD498A" w14:textId="77777777" w:rsidR="00F065B2" w:rsidRDefault="00ED5456">
            <w:pPr>
              <w:rPr>
                <w:del w:id="78" w:author="Nick Bernal" w:date="2026-08-04T06:08:00Z" w16du:dateUtc="2026-08-04T10:08:00Z"/>
              </w:rPr>
            </w:pPr>
            <w:del w:id="79" w:author="Nick Bernal" w:date="2026-08-04T06:08:00Z" w16du:dateUtc="2026-08-04T10:08:00Z">
              <w:r>
                <w:rPr>
                  <w:rStyle w:val="SDItalicStyle"/>
                  <w:i w:val="0"/>
                </w:rPr>
                <w:delText>Should NOT be italic</w:delText>
              </w:r>
            </w:del>
          </w:p>
        </w:tc>
      </w:tr>
    </w:tbl>
    <w:p w14:paraId="411D8275" w14:textId="77777777" w:rsidR="00D71D26" w:rsidRDefault="00D71D26"/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  <w:num w:numId="10" w16cid:durableId="682783863">
    <w:abstractNumId w:val="10"/>
  </w:num>
  <w:num w:numId="11" w16cid:durableId="202166278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698"/>
    <w:rsid w:val="00134A48"/>
    <w:rsid w:val="0015074B"/>
    <w:rsid w:val="0029639D"/>
    <w:rsid w:val="00326F90"/>
    <w:rsid w:val="00360F1B"/>
    <w:rsid w:val="003C1D14"/>
    <w:rsid w:val="003C58BC"/>
    <w:rsid w:val="004862C1"/>
    <w:rsid w:val="005A0E86"/>
    <w:rsid w:val="0087458D"/>
    <w:rsid w:val="0091366C"/>
    <w:rsid w:val="00931F1A"/>
    <w:rsid w:val="00A16521"/>
    <w:rsid w:val="00AA1D8D"/>
    <w:rsid w:val="00B47730"/>
    <w:rsid w:val="00CB0664"/>
    <w:rsid w:val="00D71D26"/>
    <w:rsid w:val="00E20231"/>
    <w:rsid w:val="00F04058"/>
    <w:rsid w:val="00F06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134A48"/>
    <w:pPr>
      <w:keepNext/>
      <w:keepLines/>
      <w:spacing w:before="360" w:after="80" w:line="240" w:lineRule="auto"/>
      <w:outlineLvl w:val="0"/>
      <w:pPrChange w:id="0" w:author="Nick Bernal" w:date="2026-08-04T06:08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8-04T06:08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48"/>
    <w:pPr>
      <w:keepNext/>
      <w:keepLines/>
      <w:spacing w:before="160" w:after="80" w:line="240" w:lineRule="auto"/>
      <w:outlineLvl w:val="1"/>
      <w:pPrChange w:id="1" w:author="Nick Bernal" w:date="2026-08-04T06:08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8-04T06:08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48"/>
    <w:pPr>
      <w:keepNext/>
      <w:keepLines/>
      <w:spacing w:before="160" w:after="80" w:line="240" w:lineRule="auto"/>
      <w:outlineLvl w:val="2"/>
      <w:pPrChange w:id="2" w:author="Nick Bernal" w:date="2026-08-04T06:08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8-04T06:08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48"/>
    <w:pPr>
      <w:keepNext/>
      <w:keepLines/>
      <w:spacing w:before="80" w:after="40" w:line="240" w:lineRule="auto"/>
      <w:outlineLvl w:val="3"/>
      <w:pPrChange w:id="3" w:author="Nick Bernal" w:date="2026-08-04T06:08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8-04T06:08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48"/>
    <w:pPr>
      <w:keepNext/>
      <w:keepLines/>
      <w:spacing w:before="80" w:after="40" w:line="240" w:lineRule="auto"/>
      <w:outlineLvl w:val="4"/>
      <w:pPrChange w:id="4" w:author="Nick Bernal" w:date="2026-08-04T06:08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8-04T06:08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48"/>
    <w:pPr>
      <w:keepNext/>
      <w:keepLines/>
      <w:spacing w:before="40" w:after="0" w:line="240" w:lineRule="auto"/>
      <w:outlineLvl w:val="5"/>
      <w:pPrChange w:id="5" w:author="Nick Bernal" w:date="2026-08-04T06:08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4T06:08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48"/>
    <w:pPr>
      <w:keepNext/>
      <w:keepLines/>
      <w:spacing w:before="40" w:after="0" w:line="240" w:lineRule="auto"/>
      <w:outlineLvl w:val="6"/>
      <w:pPrChange w:id="6" w:author="Nick Bernal" w:date="2026-08-04T06:08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4T06:08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48"/>
    <w:pPr>
      <w:keepNext/>
      <w:keepLines/>
      <w:spacing w:after="0" w:line="240" w:lineRule="auto"/>
      <w:outlineLvl w:val="7"/>
      <w:pPrChange w:id="7" w:author="Nick Bernal" w:date="2026-08-04T06:08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4T06:08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48"/>
    <w:pPr>
      <w:keepNext/>
      <w:keepLines/>
      <w:spacing w:after="0" w:line="240" w:lineRule="auto"/>
      <w:outlineLvl w:val="8"/>
      <w:pPrChange w:id="8" w:author="Nick Bernal" w:date="2026-08-04T06:08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4T06:08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134A48"/>
    <w:pPr>
      <w:spacing w:after="80" w:line="240" w:lineRule="auto"/>
      <w:contextualSpacing/>
      <w:pPrChange w:id="9" w:author="Nick Bernal" w:date="2026-08-04T06:08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4T06:08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48"/>
    <w:pPr>
      <w:numPr>
        <w:ilvl w:val="1"/>
      </w:numPr>
      <w:spacing w:after="160" w:line="240" w:lineRule="auto"/>
      <w:pPrChange w:id="10" w:author="Nick Bernal" w:date="2026-08-04T06:08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4T06:08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34A48"/>
    <w:pPr>
      <w:spacing w:before="160" w:after="160" w:line="240" w:lineRule="auto"/>
      <w:jc w:val="center"/>
      <w:pPrChange w:id="11" w:author="Nick Bernal" w:date="2026-08-04T06:08:00Z">
        <w:pPr>
          <w:spacing w:after="200" w:line="276" w:lineRule="auto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8-04T06:08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8-04T06:08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8-04T06:08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34A48"/>
    <w:rPr>
      <w:i/>
      <w:iCs/>
      <w:color w:val="365F91" w:themeColor="accent1" w:themeShade="BF"/>
      <w:rPrChange w:id="13" w:author="Nick Bernal" w:date="2026-08-04T06:08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34A48"/>
    <w:rPr>
      <w:b/>
      <w:bCs/>
      <w:smallCaps/>
      <w:color w:val="365F91" w:themeColor="accent1" w:themeShade="BF"/>
      <w:spacing w:val="5"/>
      <w:rPrChange w:id="14" w:author="Nick Bernal" w:date="2026-08-04T06:08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2025-09-13T01:18:00Z</dcterms:created>
  <dcterms:modified xsi:type="dcterms:W3CDTF">2026-08-04T10:08:00Z</dcterms:modified>
  <cp:category/>
</cp:coreProperties>
</file>