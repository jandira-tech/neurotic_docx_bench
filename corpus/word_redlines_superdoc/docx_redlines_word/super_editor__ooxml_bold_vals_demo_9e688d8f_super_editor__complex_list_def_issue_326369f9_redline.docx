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6D72" w14:textId="3C75501A" w:rsidR="00560F0F" w:rsidRPr="00997209" w:rsidRDefault="007E699D" w:rsidP="00560F0F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ins w:id="5" w:author="Nick Bernal" w:date="2026-08-04T06:08:00Z" w16du:dateUtc="2026-08-04T10:08:00Z"/>
          <w:rFonts w:ascii="Aptos" w:hAnsi="Aptos" w:cs="Calibri"/>
          <w:sz w:val="20"/>
          <w:szCs w:val="20"/>
        </w:rPr>
      </w:pPr>
      <w:ins w:id="6" w:author="Nick Bernal" w:date="2026-08-04T06:08:00Z" w16du:dateUtc="2026-08-04T10:08:00Z">
        <w:r>
          <w:rPr>
            <w:rFonts w:ascii="Aptos" w:hAnsi="Aptos" w:cs="Calibri"/>
            <w:b/>
            <w:bCs/>
            <w:sz w:val="20"/>
            <w:szCs w:val="20"/>
            <w:u w:val="single"/>
          </w:rPr>
          <w:t>ONE</w:t>
        </w:r>
        <w:r w:rsidR="00560F0F" w:rsidRPr="00997209">
          <w:rPr>
            <w:rFonts w:ascii="Aptos" w:hAnsi="Aptos" w:cs="Calibri"/>
            <w:sz w:val="20"/>
            <w:szCs w:val="20"/>
          </w:rPr>
          <w:br/>
        </w:r>
      </w:ins>
    </w:p>
    <w:p w14:paraId="4D426A95" w14:textId="30C4346B" w:rsidR="00560F0F" w:rsidRPr="00997209" w:rsidRDefault="007E699D" w:rsidP="00560F0F">
      <w:pPr>
        <w:pStyle w:val="ListParagraph"/>
        <w:numPr>
          <w:ilvl w:val="1"/>
          <w:numId w:val="13"/>
        </w:numPr>
        <w:spacing w:after="0" w:line="240" w:lineRule="auto"/>
        <w:ind w:left="360" w:firstLine="0"/>
        <w:jc w:val="both"/>
        <w:rPr>
          <w:ins w:id="7" w:author="Nick Bernal" w:date="2026-08-04T06:08:00Z" w16du:dateUtc="2026-08-04T10:08:00Z"/>
          <w:rFonts w:ascii="Aptos" w:hAnsi="Aptos" w:cs="Calibri"/>
          <w:sz w:val="20"/>
          <w:szCs w:val="20"/>
        </w:rPr>
      </w:pPr>
      <w:ins w:id="8" w:author="Nick Bernal" w:date="2026-08-04T06:08:00Z" w16du:dateUtc="2026-08-04T10:08:00Z">
        <w:r>
          <w:rPr>
            <w:rFonts w:ascii="Aptos" w:hAnsi="Aptos" w:cs="Calibri"/>
            <w:sz w:val="20"/>
            <w:szCs w:val="20"/>
            <w:u w:val="single"/>
          </w:rPr>
          <w:t>a</w:t>
        </w:r>
      </w:ins>
    </w:p>
    <w:p w14:paraId="07FFAA80" w14:textId="77777777" w:rsidR="00560F0F" w:rsidRPr="00997209" w:rsidRDefault="00560F0F" w:rsidP="00560F0F">
      <w:pPr>
        <w:spacing w:after="0" w:line="240" w:lineRule="auto"/>
        <w:jc w:val="both"/>
        <w:rPr>
          <w:ins w:id="9" w:author="Nick Bernal" w:date="2026-08-04T06:08:00Z" w16du:dateUtc="2026-08-04T10:08:00Z"/>
          <w:rFonts w:ascii="Aptos" w:hAnsi="Aptos" w:cs="Calibri"/>
          <w:sz w:val="20"/>
          <w:szCs w:val="20"/>
        </w:rPr>
      </w:pPr>
    </w:p>
    <w:p w14:paraId="763CB834" w14:textId="2ADD313E" w:rsidR="00560F0F" w:rsidRPr="00997209" w:rsidRDefault="007E699D" w:rsidP="00560F0F">
      <w:pPr>
        <w:pStyle w:val="ListParagraph"/>
        <w:numPr>
          <w:ilvl w:val="1"/>
          <w:numId w:val="13"/>
        </w:numPr>
        <w:spacing w:after="0" w:line="240" w:lineRule="auto"/>
        <w:ind w:left="360" w:firstLine="0"/>
        <w:jc w:val="both"/>
        <w:rPr>
          <w:ins w:id="10" w:author="Nick Bernal" w:date="2026-08-04T06:08:00Z" w16du:dateUtc="2026-08-04T10:08:00Z"/>
          <w:rFonts w:ascii="Aptos" w:hAnsi="Aptos" w:cs="Calibri"/>
          <w:sz w:val="20"/>
          <w:szCs w:val="20"/>
        </w:rPr>
      </w:pPr>
      <w:ins w:id="11" w:author="Nick Bernal" w:date="2026-08-04T06:08:00Z" w16du:dateUtc="2026-08-04T10:08:00Z">
        <w:r>
          <w:rPr>
            <w:rFonts w:ascii="Aptos" w:hAnsi="Aptos" w:cs="Calibri"/>
            <w:sz w:val="20"/>
            <w:szCs w:val="20"/>
            <w:u w:val="single"/>
          </w:rPr>
          <w:t>b</w:t>
        </w:r>
      </w:ins>
    </w:p>
    <w:p w14:paraId="12739C94" w14:textId="77777777" w:rsidR="00560F0F" w:rsidRPr="00997209" w:rsidRDefault="00560F0F" w:rsidP="00560F0F">
      <w:pPr>
        <w:spacing w:after="0" w:line="240" w:lineRule="auto"/>
        <w:jc w:val="both"/>
        <w:rPr>
          <w:ins w:id="12" w:author="Nick Bernal" w:date="2026-08-04T06:08:00Z" w16du:dateUtc="2026-08-04T10:08:00Z"/>
          <w:rFonts w:ascii="Aptos" w:hAnsi="Aptos" w:cs="Calibri"/>
          <w:sz w:val="20"/>
          <w:szCs w:val="20"/>
        </w:rPr>
      </w:pPr>
    </w:p>
    <w:p w14:paraId="784A8CA4" w14:textId="3FCF0907" w:rsidR="00560F0F" w:rsidRPr="00997209" w:rsidRDefault="007E699D" w:rsidP="00560F0F">
      <w:pPr>
        <w:pStyle w:val="ListParagraph"/>
        <w:numPr>
          <w:ilvl w:val="1"/>
          <w:numId w:val="13"/>
        </w:numPr>
        <w:spacing w:after="0" w:line="240" w:lineRule="auto"/>
        <w:ind w:left="360" w:firstLine="0"/>
        <w:jc w:val="both"/>
        <w:rPr>
          <w:ins w:id="13" w:author="Nick Bernal" w:date="2026-08-04T06:08:00Z" w16du:dateUtc="2026-08-04T10:08:00Z"/>
          <w:rFonts w:ascii="Aptos" w:hAnsi="Aptos" w:cs="Calibri"/>
          <w:sz w:val="20"/>
          <w:szCs w:val="20"/>
        </w:rPr>
      </w:pPr>
      <w:ins w:id="14" w:author="Nick Bernal" w:date="2026-08-04T06:08:00Z" w16du:dateUtc="2026-08-04T10:08:00Z">
        <w:r>
          <w:rPr>
            <w:rFonts w:ascii="Aptos" w:hAnsi="Aptos" w:cs="Calibri"/>
            <w:sz w:val="20"/>
            <w:szCs w:val="20"/>
            <w:u w:val="single"/>
          </w:rPr>
          <w:t>c</w:t>
        </w:r>
      </w:ins>
    </w:p>
    <w:p w14:paraId="5F02563A" w14:textId="77777777" w:rsidR="00560F0F" w:rsidRPr="00997209" w:rsidRDefault="00560F0F" w:rsidP="00560F0F">
      <w:pPr>
        <w:pStyle w:val="ListParagraph"/>
        <w:rPr>
          <w:ins w:id="15" w:author="Nick Bernal" w:date="2026-08-04T06:08:00Z" w16du:dateUtc="2026-08-04T10:08:00Z"/>
          <w:rFonts w:ascii="Aptos" w:hAnsi="Aptos" w:cs="Calibri"/>
          <w:sz w:val="20"/>
          <w:szCs w:val="20"/>
        </w:rPr>
      </w:pPr>
    </w:p>
    <w:p w14:paraId="77B2E993" w14:textId="267CD9F0" w:rsidR="00560F0F" w:rsidRPr="00997209" w:rsidRDefault="007E699D" w:rsidP="00560F0F">
      <w:pPr>
        <w:pStyle w:val="ListParagraph"/>
        <w:numPr>
          <w:ilvl w:val="1"/>
          <w:numId w:val="13"/>
        </w:numPr>
        <w:spacing w:after="0" w:line="240" w:lineRule="auto"/>
        <w:ind w:left="360" w:firstLine="0"/>
        <w:jc w:val="both"/>
        <w:rPr>
          <w:ins w:id="16" w:author="Nick Bernal" w:date="2026-08-04T06:08:00Z" w16du:dateUtc="2026-08-04T10:08:00Z"/>
          <w:rFonts w:ascii="Aptos" w:hAnsi="Aptos" w:cs="Calibri"/>
          <w:sz w:val="20"/>
          <w:szCs w:val="20"/>
        </w:rPr>
      </w:pPr>
      <w:ins w:id="17" w:author="Nick Bernal" w:date="2026-08-04T06:08:00Z" w16du:dateUtc="2026-08-04T10:08:00Z">
        <w:r>
          <w:rPr>
            <w:rFonts w:ascii="Aptos" w:hAnsi="Aptos" w:cs="Calibri"/>
            <w:sz w:val="20"/>
            <w:szCs w:val="20"/>
            <w:u w:val="single"/>
          </w:rPr>
          <w:t>d</w:t>
        </w:r>
      </w:ins>
    </w:p>
    <w:p w14:paraId="2E103F32" w14:textId="77777777" w:rsidR="00892709" w:rsidRPr="00892709" w:rsidRDefault="00892709" w:rsidP="00892709">
      <w:pPr>
        <w:pStyle w:val="ListParagraph"/>
        <w:rPr>
          <w:ins w:id="18" w:author="Nick Bernal" w:date="2026-08-04T06:08:00Z" w16du:dateUtc="2026-08-04T10:08:00Z"/>
          <w:rFonts w:ascii="Aptos" w:hAnsi="Aptos" w:cs="Calibri"/>
          <w:sz w:val="20"/>
          <w:szCs w:val="20"/>
        </w:rPr>
      </w:pPr>
    </w:p>
    <w:p w14:paraId="761B0196" w14:textId="0557AFAE" w:rsidR="008375F1" w:rsidRPr="008375F1" w:rsidRDefault="007E699D" w:rsidP="008375F1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ins w:id="19" w:author="Nick Bernal" w:date="2026-08-04T06:08:00Z" w16du:dateUtc="2026-08-04T10:08:00Z"/>
          <w:rFonts w:ascii="Aptos" w:hAnsi="Aptos" w:cs="Calibri"/>
          <w:sz w:val="20"/>
          <w:szCs w:val="20"/>
        </w:rPr>
      </w:pPr>
      <w:ins w:id="20" w:author="Nick Bernal" w:date="2026-08-04T06:08:00Z" w16du:dateUtc="2026-08-04T10:08:00Z">
        <w:r>
          <w:rPr>
            <w:rFonts w:ascii="Aptos" w:hAnsi="Aptos" w:cs="Calibri"/>
            <w:b/>
            <w:bCs/>
            <w:sz w:val="20"/>
            <w:szCs w:val="20"/>
            <w:u w:val="single"/>
          </w:rPr>
          <w:t>TWO</w:t>
        </w:r>
      </w:ins>
    </w:p>
    <w:p w14:paraId="37AF91FE" w14:textId="77777777" w:rsidR="008375F1" w:rsidRPr="008375F1" w:rsidRDefault="008375F1" w:rsidP="008375F1">
      <w:pPr>
        <w:spacing w:after="0" w:line="240" w:lineRule="auto"/>
        <w:jc w:val="both"/>
        <w:rPr>
          <w:ins w:id="21" w:author="Nick Bernal" w:date="2026-08-04T06:08:00Z" w16du:dateUtc="2026-08-04T10:08:00Z"/>
          <w:rFonts w:ascii="Aptos" w:hAnsi="Aptos" w:cs="Calibri"/>
          <w:sz w:val="20"/>
          <w:szCs w:val="20"/>
        </w:rPr>
      </w:pPr>
    </w:p>
    <w:p w14:paraId="720B47D3" w14:textId="77777777" w:rsidR="008375F1" w:rsidRPr="00892709" w:rsidRDefault="008375F1" w:rsidP="008375F1">
      <w:pPr>
        <w:pStyle w:val="ListParagraph"/>
        <w:numPr>
          <w:ilvl w:val="1"/>
          <w:numId w:val="13"/>
        </w:numPr>
        <w:spacing w:after="0" w:line="240" w:lineRule="auto"/>
        <w:ind w:left="360" w:firstLine="0"/>
        <w:jc w:val="both"/>
        <w:rPr>
          <w:ins w:id="22" w:author="Nick Bernal" w:date="2026-08-04T06:08:00Z" w16du:dateUtc="2026-08-04T10:08:00Z"/>
          <w:rFonts w:ascii="Aptos" w:hAnsi="Aptos" w:cs="Calibri"/>
          <w:sz w:val="20"/>
          <w:szCs w:val="20"/>
        </w:rPr>
      </w:pPr>
      <w:ins w:id="23" w:author="Nick Bernal" w:date="2026-08-04T06:08:00Z" w16du:dateUtc="2026-08-04T10:08:00Z">
        <w:r>
          <w:rPr>
            <w:rFonts w:ascii="Aptos" w:hAnsi="Aptos" w:cs="Calibri"/>
            <w:sz w:val="20"/>
            <w:szCs w:val="20"/>
          </w:rPr>
          <w:t>a</w:t>
        </w:r>
      </w:ins>
    </w:p>
    <w:p w14:paraId="35CF60B7" w14:textId="77777777" w:rsidR="008375F1" w:rsidRPr="00892709" w:rsidRDefault="008375F1" w:rsidP="008375F1">
      <w:pPr>
        <w:spacing w:after="0" w:line="240" w:lineRule="auto"/>
        <w:jc w:val="both"/>
        <w:rPr>
          <w:ins w:id="24" w:author="Nick Bernal" w:date="2026-08-04T06:08:00Z" w16du:dateUtc="2026-08-04T10:08:00Z"/>
          <w:rFonts w:ascii="Aptos" w:hAnsi="Aptos" w:cs="Calibri"/>
          <w:sz w:val="20"/>
          <w:szCs w:val="20"/>
        </w:rPr>
      </w:pPr>
    </w:p>
    <w:p w14:paraId="6FBE1815" w14:textId="77777777" w:rsidR="008375F1" w:rsidRDefault="008375F1" w:rsidP="008375F1">
      <w:pPr>
        <w:pStyle w:val="ListParagraph"/>
        <w:numPr>
          <w:ilvl w:val="1"/>
          <w:numId w:val="13"/>
        </w:numPr>
        <w:spacing w:after="0" w:line="240" w:lineRule="auto"/>
        <w:ind w:left="360" w:firstLine="0"/>
        <w:jc w:val="both"/>
        <w:rPr>
          <w:ins w:id="25" w:author="Nick Bernal" w:date="2026-08-04T06:08:00Z" w16du:dateUtc="2026-08-04T10:08:00Z"/>
          <w:rFonts w:ascii="Aptos" w:hAnsi="Aptos" w:cs="Calibri"/>
          <w:sz w:val="20"/>
          <w:szCs w:val="20"/>
        </w:rPr>
      </w:pPr>
      <w:ins w:id="26" w:author="Nick Bernal" w:date="2026-08-04T06:08:00Z" w16du:dateUtc="2026-08-04T10:08:00Z">
        <w:r>
          <w:rPr>
            <w:rFonts w:ascii="Aptos" w:hAnsi="Aptos" w:cs="Calibri"/>
            <w:sz w:val="20"/>
            <w:szCs w:val="20"/>
          </w:rPr>
          <w:t>b</w:t>
        </w:r>
      </w:ins>
    </w:p>
    <w:p w14:paraId="4FAE6FFE" w14:textId="77777777" w:rsidR="008375F1" w:rsidRPr="008375F1" w:rsidRDefault="008375F1" w:rsidP="008375F1">
      <w:pPr>
        <w:pStyle w:val="ListParagraph"/>
        <w:spacing w:after="0" w:line="240" w:lineRule="auto"/>
        <w:ind w:left="360"/>
        <w:jc w:val="both"/>
        <w:rPr>
          <w:ins w:id="27" w:author="Nick Bernal" w:date="2026-08-04T06:08:00Z" w16du:dateUtc="2026-08-04T10:08:00Z"/>
          <w:rFonts w:ascii="Aptos" w:hAnsi="Aptos" w:cs="Calibri"/>
          <w:sz w:val="20"/>
          <w:szCs w:val="20"/>
        </w:rPr>
      </w:pPr>
    </w:p>
    <w:p w14:paraId="4B517D5A" w14:textId="7DE644CD" w:rsidR="005303AD" w:rsidRDefault="007D6815" w:rsidP="005303AD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ins w:id="28" w:author="Nick Bernal" w:date="2026-08-04T06:08:00Z" w16du:dateUtc="2026-08-04T10:08:00Z"/>
          <w:rFonts w:ascii="Aptos" w:hAnsi="Aptos" w:cs="Calibri"/>
          <w:b/>
          <w:bCs/>
          <w:sz w:val="20"/>
          <w:szCs w:val="20"/>
          <w:u w:val="single"/>
        </w:rPr>
      </w:pPr>
      <w:ins w:id="29" w:author="Nick Bernal" w:date="2026-08-04T06:08:00Z" w16du:dateUtc="2026-08-04T10:08:00Z">
        <w:r w:rsidRPr="007D6815">
          <w:rPr>
            <w:rFonts w:ascii="Aptos" w:hAnsi="Aptos" w:cs="Calibri"/>
            <w:b/>
            <w:bCs/>
            <w:sz w:val="20"/>
            <w:szCs w:val="20"/>
            <w:u w:val="single"/>
          </w:rPr>
          <w:t>THREE</w:t>
        </w:r>
      </w:ins>
    </w:p>
    <w:p w14:paraId="31F99547" w14:textId="77777777" w:rsidR="005303AD" w:rsidRPr="00892709" w:rsidRDefault="005303AD" w:rsidP="005303AD">
      <w:pPr>
        <w:spacing w:after="0" w:line="240" w:lineRule="auto"/>
        <w:jc w:val="both"/>
        <w:rPr>
          <w:ins w:id="30" w:author="Nick Bernal" w:date="2026-08-04T06:08:00Z" w16du:dateUtc="2026-08-04T10:08:00Z"/>
          <w:rFonts w:ascii="Aptos" w:hAnsi="Aptos" w:cs="Calibri"/>
          <w:sz w:val="20"/>
          <w:szCs w:val="20"/>
        </w:rPr>
      </w:pPr>
    </w:p>
    <w:p w14:paraId="4EE088FA" w14:textId="77777777" w:rsidR="005303AD" w:rsidRPr="00892709" w:rsidRDefault="005303AD" w:rsidP="005303AD">
      <w:pPr>
        <w:pStyle w:val="ListParagraph"/>
        <w:numPr>
          <w:ilvl w:val="1"/>
          <w:numId w:val="13"/>
        </w:numPr>
        <w:spacing w:after="0" w:line="240" w:lineRule="auto"/>
        <w:ind w:left="360" w:firstLine="0"/>
        <w:jc w:val="both"/>
        <w:rPr>
          <w:ins w:id="31" w:author="Nick Bernal" w:date="2026-08-04T06:08:00Z" w16du:dateUtc="2026-08-04T10:08:00Z"/>
          <w:rFonts w:ascii="Aptos" w:hAnsi="Aptos" w:cs="Calibri"/>
          <w:sz w:val="20"/>
          <w:szCs w:val="20"/>
        </w:rPr>
      </w:pPr>
      <w:ins w:id="32" w:author="Nick Bernal" w:date="2026-08-04T06:08:00Z" w16du:dateUtc="2026-08-04T10:08:00Z">
        <w:r>
          <w:rPr>
            <w:rFonts w:ascii="Aptos" w:hAnsi="Aptos" w:cs="Calibri"/>
            <w:sz w:val="20"/>
            <w:szCs w:val="20"/>
          </w:rPr>
          <w:t>a</w:t>
        </w:r>
      </w:ins>
    </w:p>
    <w:p w14:paraId="16F3C3E7" w14:textId="77777777" w:rsidR="005303AD" w:rsidRPr="00892709" w:rsidRDefault="005303AD" w:rsidP="005303AD">
      <w:pPr>
        <w:spacing w:after="0" w:line="240" w:lineRule="auto"/>
        <w:jc w:val="both"/>
        <w:rPr>
          <w:ins w:id="33" w:author="Nick Bernal" w:date="2026-08-04T06:08:00Z" w16du:dateUtc="2026-08-04T10:08:00Z"/>
          <w:rFonts w:ascii="Aptos" w:hAnsi="Aptos" w:cs="Calibri"/>
          <w:sz w:val="20"/>
          <w:szCs w:val="20"/>
        </w:rPr>
      </w:pPr>
    </w:p>
    <w:p w14:paraId="20AF29AB" w14:textId="77777777" w:rsidR="005303AD" w:rsidRPr="00892709" w:rsidRDefault="005303AD" w:rsidP="005303AD">
      <w:pPr>
        <w:pStyle w:val="ListParagraph"/>
        <w:spacing w:after="0" w:line="240" w:lineRule="auto"/>
        <w:ind w:left="360" w:firstLine="648"/>
        <w:jc w:val="both"/>
        <w:rPr>
          <w:ins w:id="34" w:author="Nick Bernal" w:date="2026-08-04T06:08:00Z" w16du:dateUtc="2026-08-04T10:08:00Z"/>
          <w:rFonts w:ascii="Aptos" w:hAnsi="Aptos" w:cs="Calibri"/>
          <w:sz w:val="20"/>
          <w:szCs w:val="20"/>
        </w:rPr>
      </w:pPr>
      <w:ins w:id="35" w:author="Nick Bernal" w:date="2026-08-04T06:08:00Z" w16du:dateUtc="2026-08-04T10:08:00Z">
        <w:r>
          <w:rPr>
            <w:rFonts w:ascii="Aptos" w:hAnsi="Aptos" w:cs="Calibri"/>
            <w:sz w:val="20"/>
            <w:szCs w:val="20"/>
          </w:rPr>
          <w:t>Indented break</w:t>
        </w:r>
      </w:ins>
    </w:p>
    <w:p w14:paraId="7ADE5A29" w14:textId="77777777" w:rsidR="005303AD" w:rsidRPr="00892709" w:rsidRDefault="005303AD" w:rsidP="005303AD">
      <w:pPr>
        <w:spacing w:after="0" w:line="240" w:lineRule="auto"/>
        <w:jc w:val="both"/>
        <w:rPr>
          <w:ins w:id="36" w:author="Nick Bernal" w:date="2026-08-04T06:08:00Z" w16du:dateUtc="2026-08-04T10:08:00Z"/>
          <w:rFonts w:ascii="Aptos" w:hAnsi="Aptos" w:cs="Calibri"/>
          <w:sz w:val="20"/>
          <w:szCs w:val="20"/>
        </w:rPr>
      </w:pPr>
    </w:p>
    <w:p w14:paraId="3F35DD51" w14:textId="77777777" w:rsidR="005303AD" w:rsidRPr="00812A68" w:rsidRDefault="005303AD" w:rsidP="005303AD">
      <w:pPr>
        <w:pStyle w:val="ListParagraph"/>
        <w:numPr>
          <w:ilvl w:val="1"/>
          <w:numId w:val="13"/>
        </w:numPr>
        <w:spacing w:after="0" w:line="240" w:lineRule="auto"/>
        <w:ind w:left="360" w:firstLine="0"/>
        <w:jc w:val="both"/>
        <w:rPr>
          <w:ins w:id="37" w:author="Nick Bernal" w:date="2026-08-04T06:08:00Z" w16du:dateUtc="2026-08-04T10:08:00Z"/>
          <w:rFonts w:ascii="Aptos" w:hAnsi="Aptos" w:cs="Calibri"/>
          <w:sz w:val="20"/>
          <w:szCs w:val="20"/>
        </w:rPr>
      </w:pPr>
      <w:ins w:id="38" w:author="Nick Bernal" w:date="2026-08-04T06:08:00Z" w16du:dateUtc="2026-08-04T10:08:00Z">
        <w:r>
          <w:rPr>
            <w:rFonts w:ascii="Aptos" w:hAnsi="Aptos" w:cs="Calibri"/>
            <w:sz w:val="20"/>
            <w:szCs w:val="20"/>
          </w:rPr>
          <w:t>b</w:t>
        </w:r>
      </w:ins>
    </w:p>
    <w:p w14:paraId="10784106" w14:textId="77777777" w:rsidR="005303AD" w:rsidRPr="00892709" w:rsidRDefault="005303AD" w:rsidP="005303AD">
      <w:pPr>
        <w:spacing w:after="0" w:line="240" w:lineRule="auto"/>
        <w:jc w:val="both"/>
        <w:rPr>
          <w:ins w:id="39" w:author="Nick Bernal" w:date="2026-08-04T06:08:00Z" w16du:dateUtc="2026-08-04T10:08:00Z"/>
          <w:rFonts w:ascii="Aptos" w:hAnsi="Aptos" w:cs="Calibri"/>
          <w:sz w:val="20"/>
          <w:szCs w:val="20"/>
          <w:highlight w:val="green"/>
        </w:rPr>
      </w:pPr>
    </w:p>
    <w:p w14:paraId="1DE301E6" w14:textId="4B2287FD" w:rsidR="005303AD" w:rsidRPr="00D96B7B" w:rsidRDefault="00D96B7B" w:rsidP="00AF0F7A">
      <w:pPr>
        <w:pStyle w:val="ListParagraph"/>
        <w:numPr>
          <w:ilvl w:val="1"/>
          <w:numId w:val="13"/>
        </w:numPr>
        <w:spacing w:after="0" w:line="240" w:lineRule="auto"/>
        <w:ind w:left="360" w:firstLine="0"/>
        <w:jc w:val="both"/>
        <w:rPr>
          <w:ins w:id="40" w:author="Nick Bernal" w:date="2026-08-04T06:08:00Z" w16du:dateUtc="2026-08-04T10:08:00Z"/>
          <w:rFonts w:ascii="Aptos" w:hAnsi="Aptos" w:cs="Calibri"/>
          <w:b/>
          <w:bCs/>
          <w:sz w:val="20"/>
          <w:szCs w:val="20"/>
          <w:u w:val="single"/>
        </w:rPr>
      </w:pPr>
      <w:ins w:id="41" w:author="Nick Bernal" w:date="2026-08-04T06:08:00Z" w16du:dateUtc="2026-08-04T10:08:00Z">
        <w:r>
          <w:rPr>
            <w:rFonts w:ascii="Aptos" w:hAnsi="Aptos" w:cs="Calibri"/>
            <w:sz w:val="20"/>
            <w:szCs w:val="20"/>
          </w:rPr>
          <w:t>c</w:t>
        </w:r>
      </w:ins>
    </w:p>
    <w:p w14:paraId="26344314" w14:textId="77777777" w:rsidR="00D96B7B" w:rsidRPr="00D96B7B" w:rsidRDefault="00D96B7B" w:rsidP="00D96B7B">
      <w:pPr>
        <w:spacing w:after="0" w:line="240" w:lineRule="auto"/>
        <w:jc w:val="both"/>
        <w:rPr>
          <w:ins w:id="42" w:author="Nick Bernal" w:date="2026-08-04T06:08:00Z" w16du:dateUtc="2026-08-04T10:08:00Z"/>
          <w:rFonts w:ascii="Aptos" w:hAnsi="Aptos" w:cs="Calibri"/>
          <w:b/>
          <w:bCs/>
          <w:sz w:val="20"/>
          <w:szCs w:val="20"/>
          <w:u w:val="single"/>
        </w:rPr>
      </w:pPr>
    </w:p>
    <w:p w14:paraId="58DA0A24" w14:textId="7C459707" w:rsidR="005303AD" w:rsidRPr="005303AD" w:rsidRDefault="005303AD" w:rsidP="005303AD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ins w:id="43" w:author="Nick Bernal" w:date="2026-08-04T06:08:00Z" w16du:dateUtc="2026-08-04T10:08:00Z"/>
          <w:rFonts w:ascii="Aptos" w:hAnsi="Aptos" w:cs="Calibri"/>
          <w:b/>
          <w:bCs/>
          <w:sz w:val="20"/>
          <w:szCs w:val="20"/>
          <w:u w:val="single"/>
        </w:rPr>
      </w:pPr>
      <w:ins w:id="44" w:author="Nick Bernal" w:date="2026-08-04T06:08:00Z" w16du:dateUtc="2026-08-04T10:08:00Z">
        <w:r>
          <w:rPr>
            <w:rFonts w:ascii="Aptos" w:hAnsi="Aptos" w:cs="Calibri"/>
            <w:sz w:val="20"/>
            <w:szCs w:val="20"/>
          </w:rPr>
          <w:t>FOUR</w:t>
        </w:r>
      </w:ins>
    </w:p>
    <w:p w14:paraId="2B4D793F" w14:textId="77777777" w:rsidR="005303AD" w:rsidRPr="003B55D2" w:rsidRDefault="005303AD" w:rsidP="005303AD">
      <w:pPr>
        <w:spacing w:after="0" w:line="240" w:lineRule="auto"/>
        <w:jc w:val="both"/>
        <w:rPr>
          <w:ins w:id="45" w:author="Nick Bernal" w:date="2026-08-04T06:08:00Z" w16du:dateUtc="2026-08-04T10:08:00Z"/>
          <w:rFonts w:ascii="Aptos" w:hAnsi="Aptos" w:cs="Calibri"/>
          <w:sz w:val="20"/>
          <w:szCs w:val="20"/>
        </w:rPr>
      </w:pPr>
    </w:p>
    <w:p w14:paraId="4DFC5D71" w14:textId="77777777" w:rsidR="00D33545" w:rsidRDefault="007D2E28">
      <w:pPr>
        <w:rPr>
          <w:del w:id="46" w:author="Nick Bernal" w:date="2026-08-04T06:08:00Z" w16du:dateUtc="2026-08-04T10:08:00Z"/>
        </w:rPr>
      </w:pPr>
      <w:del w:id="47" w:author="Nick Bernal" w:date="2026-08-04T06:08:00Z" w16du:dateUtc="2026-08-04T10:08:00Z">
        <w:r>
          <w:delText>This document demonstrates all valid ST_OnOff values for the w:b (bold) run property in OOXML. Each line shows the exact w:val used and the resulting rendering.</w:delText>
        </w:r>
      </w:del>
    </w:p>
    <w:p w14:paraId="6599994E" w14:textId="77777777" w:rsidR="00D33545" w:rsidRDefault="007D2E28">
      <w:pPr>
        <w:rPr>
          <w:del w:id="48" w:author="Nick Bernal" w:date="2026-08-04T06:08:00Z" w16du:dateUtc="2026-08-04T10:08:00Z"/>
        </w:rPr>
      </w:pPr>
      <w:del w:id="49" w:author="Nick Bernal" w:date="2026-08-04T06:08:00Z" w16du:dateUtc="2026-08-04T10:08:00Z">
        <w:r>
          <w:delText xml:space="preserve">w:b w:val=(omitted): </w:delText>
        </w:r>
        <w:r>
          <w:rPr>
            <w:b/>
          </w:rPr>
          <w:delText>Sample text</w:delText>
        </w:r>
      </w:del>
    </w:p>
    <w:p w14:paraId="509B3CB2" w14:textId="77777777" w:rsidR="00D33545" w:rsidRDefault="007D2E28">
      <w:pPr>
        <w:rPr>
          <w:del w:id="50" w:author="Nick Bernal" w:date="2026-08-04T06:08:00Z" w16du:dateUtc="2026-08-04T10:08:00Z"/>
        </w:rPr>
      </w:pPr>
      <w:del w:id="51" w:author="Nick Bernal" w:date="2026-08-04T06:08:00Z" w16du:dateUtc="2026-08-04T10:08:00Z">
        <w:r>
          <w:delText xml:space="preserve">w:b w:val=true: </w:delText>
        </w:r>
        <w:r>
          <w:rPr>
            <w:b/>
          </w:rPr>
          <w:delText>Sample text</w:delText>
        </w:r>
      </w:del>
    </w:p>
    <w:p w14:paraId="6E746010" w14:textId="77777777" w:rsidR="00D33545" w:rsidRDefault="007D2E28">
      <w:pPr>
        <w:rPr>
          <w:del w:id="52" w:author="Nick Bernal" w:date="2026-08-04T06:08:00Z" w16du:dateUtc="2026-08-04T10:08:00Z"/>
        </w:rPr>
      </w:pPr>
      <w:del w:id="53" w:author="Nick Bernal" w:date="2026-08-04T06:08:00Z" w16du:dateUtc="2026-08-04T10:08:00Z">
        <w:r>
          <w:delText xml:space="preserve">w:b w:val=1: </w:delText>
        </w:r>
        <w:r>
          <w:rPr>
            <w:b/>
          </w:rPr>
          <w:delText>Sample text</w:delText>
        </w:r>
      </w:del>
    </w:p>
    <w:p w14:paraId="01963922" w14:textId="77777777" w:rsidR="00D33545" w:rsidRDefault="007D2E28">
      <w:pPr>
        <w:rPr>
          <w:del w:id="54" w:author="Nick Bernal" w:date="2026-08-04T06:08:00Z" w16du:dateUtc="2026-08-04T10:08:00Z"/>
        </w:rPr>
      </w:pPr>
      <w:del w:id="55" w:author="Nick Bernal" w:date="2026-08-04T06:08:00Z" w16du:dateUtc="2026-08-04T10:08:00Z">
        <w:r>
          <w:delText xml:space="preserve">w:b w:val=on: </w:delText>
        </w:r>
        <w:r>
          <w:rPr>
            <w:b/>
          </w:rPr>
          <w:delText>Sample text</w:delText>
        </w:r>
      </w:del>
    </w:p>
    <w:p w14:paraId="7B1A6F71" w14:textId="77777777" w:rsidR="00D33545" w:rsidRDefault="007D2E28">
      <w:pPr>
        <w:rPr>
          <w:del w:id="56" w:author="Nick Bernal" w:date="2026-08-04T06:08:00Z" w16du:dateUtc="2026-08-04T10:08:00Z"/>
        </w:rPr>
      </w:pPr>
      <w:del w:id="57" w:author="Nick Bernal" w:date="2026-08-04T06:08:00Z" w16du:dateUtc="2026-08-04T10:08:00Z">
        <w:r>
          <w:delText>w:b w:val=false: Sample text</w:delText>
        </w:r>
      </w:del>
    </w:p>
    <w:p w14:paraId="403234B1" w14:textId="77777777" w:rsidR="00D33545" w:rsidRDefault="007D2E28">
      <w:pPr>
        <w:rPr>
          <w:del w:id="58" w:author="Nick Bernal" w:date="2026-08-04T06:08:00Z" w16du:dateUtc="2026-08-04T10:08:00Z"/>
        </w:rPr>
      </w:pPr>
      <w:del w:id="59" w:author="Nick Bernal" w:date="2026-08-04T06:08:00Z" w16du:dateUtc="2026-08-04T10:08:00Z">
        <w:r>
          <w:delText>w:b w:val=0: Sample text</w:delText>
        </w:r>
      </w:del>
    </w:p>
    <w:p w14:paraId="611C4C3B" w14:textId="77777777" w:rsidR="00D33545" w:rsidRDefault="007D2E28">
      <w:pPr>
        <w:rPr>
          <w:del w:id="60" w:author="Nick Bernal" w:date="2026-08-04T06:08:00Z" w16du:dateUtc="2026-08-04T10:08:00Z"/>
        </w:rPr>
      </w:pPr>
      <w:del w:id="61" w:author="Nick Bernal" w:date="2026-08-04T06:08:00Z" w16du:dateUtc="2026-08-04T10:08:00Z">
        <w:r>
          <w:delText>w:b w:val=off: Sample text</w:delText>
        </w:r>
      </w:del>
    </w:p>
    <w:p w14:paraId="15A55CC9" w14:textId="77777777" w:rsidR="00D33545" w:rsidRDefault="00D33545">
      <w:pPr>
        <w:rPr>
          <w:del w:id="62" w:author="Nick Bernal" w:date="2026-08-04T06:08:00Z" w16du:dateUtc="2026-08-04T10:08:00Z"/>
        </w:rPr>
      </w:pPr>
    </w:p>
    <w:p w14:paraId="03E54D56" w14:textId="77777777" w:rsidR="00D33545" w:rsidRDefault="007D2E28">
      <w:pPr>
        <w:rPr>
          <w:del w:id="63" w:author="Nick Bernal" w:date="2026-08-04T06:08:00Z" w16du:dateUtc="2026-08-04T10:08:00Z"/>
        </w:rPr>
      </w:pPr>
      <w:del w:id="64" w:author="Nick Bernal" w:date="2026-08-04T06:08:00Z" w16du:dateUtc="2026-08-04T10:08:00Z">
        <w:r>
          <w:delText>Table examples: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3545" w14:paraId="22680072" w14:textId="77777777">
        <w:trPr>
          <w:del w:id="65" w:author="Nick Bernal" w:date="2026-08-04T06:08:00Z" w16du:dateUtc="2026-08-04T10:08:00Z"/>
        </w:trPr>
        <w:tc>
          <w:tcPr>
            <w:tcW w:w="3120" w:type="dxa"/>
          </w:tcPr>
          <w:p w14:paraId="0ED48635" w14:textId="77777777" w:rsidR="00D33545" w:rsidRDefault="007D2E28">
            <w:pPr>
              <w:rPr>
                <w:del w:id="66" w:author="Nick Bernal" w:date="2026-08-04T06:08:00Z" w16du:dateUtc="2026-08-04T10:08:00Z"/>
              </w:rPr>
            </w:pPr>
            <w:del w:id="67" w:author="Nick Bernal" w:date="2026-08-04T06:08:00Z" w16du:dateUtc="2026-08-04T10:08:00Z">
              <w:r>
                <w:rPr>
                  <w:b/>
                </w:rPr>
                <w:delText>Omitted (bold)</w:delText>
              </w:r>
            </w:del>
          </w:p>
        </w:tc>
        <w:tc>
          <w:tcPr>
            <w:tcW w:w="3120" w:type="dxa"/>
          </w:tcPr>
          <w:p w14:paraId="0A2D47F2" w14:textId="77777777" w:rsidR="00D33545" w:rsidRDefault="007D2E28">
            <w:pPr>
              <w:rPr>
                <w:del w:id="68" w:author="Nick Bernal" w:date="2026-08-04T06:08:00Z" w16du:dateUtc="2026-08-04T10:08:00Z"/>
              </w:rPr>
            </w:pPr>
            <w:del w:id="69" w:author="Nick Bernal" w:date="2026-08-04T06:08:00Z" w16du:dateUtc="2026-08-04T10:08:00Z">
              <w:r>
                <w:delText>val='off' (not bold)</w:delText>
              </w:r>
            </w:del>
          </w:p>
        </w:tc>
        <w:tc>
          <w:tcPr>
            <w:tcW w:w="3120" w:type="dxa"/>
          </w:tcPr>
          <w:p w14:paraId="062DB43B" w14:textId="77777777" w:rsidR="00D33545" w:rsidRDefault="007D2E28">
            <w:pPr>
              <w:rPr>
                <w:del w:id="70" w:author="Nick Bernal" w:date="2026-08-04T06:08:00Z" w16du:dateUtc="2026-08-04T10:08:00Z"/>
              </w:rPr>
            </w:pPr>
            <w:del w:id="71" w:author="Nick Bernal" w:date="2026-08-04T06:08:00Z" w16du:dateUtc="2026-08-04T10:08:00Z">
              <w:r>
                <w:rPr>
                  <w:b/>
                </w:rPr>
                <w:delText>val='1' (bold)</w:delText>
              </w:r>
            </w:del>
          </w:p>
        </w:tc>
      </w:tr>
    </w:tbl>
    <w:p w14:paraId="0AE5D40F" w14:textId="77777777" w:rsidR="00310140" w:rsidRPr="005303AD" w:rsidRDefault="00310140" w:rsidP="005303AD">
      <w:pPr>
        <w:spacing w:after="0" w:line="240" w:lineRule="auto"/>
        <w:jc w:val="both"/>
        <w:rPr>
          <w:rFonts w:ascii="Aptos" w:hAnsi="Aptos"/>
          <w:sz w:val="20"/>
          <w:rPrChange w:id="72" w:author="Nick Bernal" w:date="2026-08-04T06:08:00Z" w16du:dateUtc="2026-08-04T10:08:00Z">
            <w:rPr/>
          </w:rPrChange>
        </w:rPr>
        <w:pPrChange w:id="73" w:author="Nick Bernal" w:date="2026-08-04T06:08:00Z" w16du:dateUtc="2026-08-04T10:08:00Z">
          <w:pPr/>
        </w:pPrChange>
      </w:pPr>
    </w:p>
    <w:sectPr w:rsidR="00310140" w:rsidRPr="005303AD" w:rsidSect="00E86D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584" w:right="1440" w:bottom="1440" w:left="1440" w:header="720" w:footer="562" w:gutter="0"/>
      <w:cols w:space="720"/>
      <w:docGrid w:linePitch="360"/>
      <w:sectPrChange w:id="89" w:author="Nick Bernal" w:date="2026-08-04T06:08:00Z" w16du:dateUtc="2026-08-04T10:08:00Z">
        <w:sectPr w:rsidR="00310140" w:rsidRPr="005303AD" w:rsidSect="00E86DCD">
          <w:type w:val="nextPage"/>
          <w:pgMar w:top="1440" w:right="1440" w:bottom="1440" w:left="1440" w:header="720" w:footer="72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07409" w14:textId="77777777" w:rsidR="007D2E28" w:rsidRDefault="007D2E28" w:rsidP="00436449">
      <w:pPr>
        <w:spacing w:after="0" w:line="240" w:lineRule="auto"/>
      </w:pPr>
      <w:r>
        <w:separator/>
      </w:r>
    </w:p>
  </w:endnote>
  <w:endnote w:type="continuationSeparator" w:id="0">
    <w:p w14:paraId="656399BA" w14:textId="77777777" w:rsidR="007D2E28" w:rsidRDefault="007D2E28" w:rsidP="00436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C99FA" w14:textId="77777777" w:rsidR="00436449" w:rsidRDefault="001B54A4">
    <w:pPr>
      <w:pStyle w:val="DocID"/>
      <w:pPrChange w:id="75" w:author="Nick Bernal" w:date="2026-08-04T06:08:00Z" w16du:dateUtc="2026-08-04T10:08:00Z">
        <w:pPr>
          <w:pStyle w:val="Footer"/>
        </w:pPr>
      </w:pPrChange>
    </w:pPr>
    <w:ins w:id="76" w:author="Nick Bernal" w:date="2026-08-04T06:08:00Z" w16du:dateUtc="2026-08-04T10:08:00Z">
      <w:r>
        <w:rPr>
          <w:noProof/>
        </w:rPr>
        <w:t>0243017\174107\13696000v1</w:t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6A941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ins w:id="77" w:author="Nick Bernal" w:date="2026-08-04T06:08:00Z" w16du:dateUtc="2026-08-04T10:08:00Z"/>
        <w:rFonts w:ascii="Calibri" w:eastAsia="Calibri" w:hAnsi="Calibri" w:cs="Arial"/>
        <w:color w:val="7F7F7F"/>
        <w:sz w:val="18"/>
        <w:szCs w:val="18"/>
      </w:rPr>
    </w:pPr>
    <w:ins w:id="78" w:author="Nick Bernal" w:date="2026-08-04T06:08:00Z" w16du:dateUtc="2026-08-04T10:08:00Z">
      <w:r w:rsidRPr="009B183E">
        <w:rPr>
          <w:rFonts w:ascii="Calibri" w:eastAsia="Calibri" w:hAnsi="Calibri" w:cs="Arial"/>
          <w:color w:val="7F7F7F"/>
          <w:sz w:val="18"/>
          <w:szCs w:val="18"/>
        </w:rPr>
        <w:t>906 Railroad Avenue | Winter Park, FL 32789 | Phone (407) 730-5965 | Fax (888) 722-4220</w:t>
      </w:r>
    </w:ins>
  </w:p>
  <w:p w14:paraId="2B77C3CF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ins w:id="79" w:author="Nick Bernal" w:date="2026-08-04T06:08:00Z" w16du:dateUtc="2026-08-04T10:08:00Z"/>
        <w:rFonts w:ascii="Calibri" w:eastAsia="Calibri" w:hAnsi="Calibri" w:cs="Times New Roman"/>
      </w:rPr>
    </w:pPr>
    <w:ins w:id="80" w:author="Nick Bernal" w:date="2026-08-04T06:08:00Z" w16du:dateUtc="2026-08-04T10:08:00Z">
      <w:r>
        <w:rPr>
          <w:rFonts w:ascii="Calibri" w:eastAsia="Calibri" w:hAnsi="Calibri" w:cs="Arial"/>
          <w:b/>
          <w:color w:val="7F7F7F"/>
          <w:sz w:val="18"/>
          <w:szCs w:val="18"/>
        </w:rPr>
        <w:t>insideAOA</w:t>
      </w:r>
      <w:r w:rsidRPr="009B183E">
        <w:rPr>
          <w:rFonts w:ascii="Calibri" w:eastAsia="Calibri" w:hAnsi="Calibri" w:cs="Arial"/>
          <w:color w:val="7F7F7F"/>
          <w:sz w:val="18"/>
          <w:szCs w:val="18"/>
        </w:rPr>
        <w:t>.com</w:t>
      </w:r>
    </w:ins>
  </w:p>
  <w:p w14:paraId="02D340CA" w14:textId="77777777" w:rsidR="00D76F5D" w:rsidRPr="00FB0824" w:rsidRDefault="001B54A4" w:rsidP="001923D6">
    <w:pPr>
      <w:pStyle w:val="Footer"/>
      <w:tabs>
        <w:tab w:val="clear" w:pos="4680"/>
        <w:tab w:val="clear" w:pos="9360"/>
      </w:tabs>
      <w:jc w:val="right"/>
      <w:rPr>
        <w:ins w:id="81" w:author="Nick Bernal" w:date="2026-08-04T06:08:00Z" w16du:dateUtc="2026-08-04T10:08:00Z"/>
        <w:rFonts w:ascii="Brandon Grotesque Black" w:hAnsi="Brandon Grotesque Black"/>
        <w:caps/>
        <w:noProof/>
        <w:sz w:val="20"/>
        <w:szCs w:val="20"/>
      </w:rPr>
    </w:pPr>
    <w:ins w:id="82" w:author="Nick Bernal" w:date="2026-08-04T06:08:00Z" w16du:dateUtc="2026-08-04T10:08:00Z">
      <w:r w:rsidRPr="00FB0824">
        <w:rPr>
          <w:rFonts w:ascii="Brandon Grotesque Black" w:hAnsi="Brandon Grotesque Black"/>
          <w:caps/>
          <w:sz w:val="20"/>
          <w:szCs w:val="20"/>
        </w:rPr>
        <w:fldChar w:fldCharType="begin"/>
      </w:r>
      <w:r w:rsidRPr="00FB0824">
        <w:rPr>
          <w:rFonts w:ascii="Brandon Grotesque Black" w:hAnsi="Brandon Grotesque Black"/>
          <w:caps/>
          <w:sz w:val="20"/>
          <w:szCs w:val="20"/>
        </w:rPr>
        <w:instrText xml:space="preserve"> PAGE   \* MERGEFORMAT </w:instrText>
      </w:r>
      <w:r w:rsidRPr="00FB0824">
        <w:rPr>
          <w:rFonts w:ascii="Brandon Grotesque Black" w:hAnsi="Brandon Grotesque Black"/>
          <w:caps/>
          <w:sz w:val="20"/>
          <w:szCs w:val="20"/>
        </w:rPr>
        <w:fldChar w:fldCharType="separate"/>
      </w:r>
      <w:r>
        <w:rPr>
          <w:rFonts w:ascii="Brandon Grotesque Black" w:hAnsi="Brandon Grotesque Black"/>
          <w:caps/>
          <w:sz w:val="20"/>
          <w:szCs w:val="20"/>
        </w:rPr>
        <w:t>1</w:t>
      </w:r>
      <w:r w:rsidRPr="00FB0824">
        <w:rPr>
          <w:rFonts w:ascii="Brandon Grotesque Black" w:hAnsi="Brandon Grotesque Black"/>
          <w:caps/>
          <w:noProof/>
          <w:sz w:val="20"/>
          <w:szCs w:val="20"/>
        </w:rPr>
        <w:fldChar w:fldCharType="end"/>
      </w:r>
    </w:ins>
  </w:p>
  <w:p w14:paraId="7D6931E3" w14:textId="77777777" w:rsidR="00D76F5D" w:rsidRDefault="001B54A4" w:rsidP="001923D6">
    <w:pPr>
      <w:pStyle w:val="Footer"/>
      <w:tabs>
        <w:tab w:val="clear" w:pos="4680"/>
        <w:tab w:val="clear" w:pos="9360"/>
        <w:tab w:val="left" w:pos="4822"/>
      </w:tabs>
      <w:rPr>
        <w:ins w:id="83" w:author="Nick Bernal" w:date="2026-08-04T06:08:00Z" w16du:dateUtc="2026-08-04T10:08:00Z"/>
      </w:rPr>
    </w:pPr>
    <w:ins w:id="84" w:author="Nick Bernal" w:date="2026-08-04T06:08:00Z" w16du:dateUtc="2026-08-04T10:08:00Z">
      <w:r>
        <w:tab/>
      </w:r>
    </w:ins>
  </w:p>
  <w:p w14:paraId="661E8962" w14:textId="77777777" w:rsidR="00436449" w:rsidRDefault="00436449">
    <w:pPr>
      <w:pStyle w:val="DocID"/>
      <w:pPrChange w:id="85" w:author="Nick Bernal" w:date="2026-08-04T06:08:00Z" w16du:dateUtc="2026-08-04T10:08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2D6B0" w14:textId="77777777" w:rsidR="00436449" w:rsidRDefault="001B54A4">
    <w:pPr>
      <w:pStyle w:val="DocID"/>
      <w:pPrChange w:id="87" w:author="Nick Bernal" w:date="2026-08-04T06:08:00Z" w16du:dateUtc="2026-08-04T10:08:00Z">
        <w:pPr>
          <w:pStyle w:val="Footer"/>
        </w:pPr>
      </w:pPrChange>
    </w:pPr>
    <w:ins w:id="88" w:author="Nick Bernal" w:date="2026-08-04T06:08:00Z" w16du:dateUtc="2026-08-04T10:08:00Z">
      <w:r>
        <w:rPr>
          <w:noProof/>
        </w:rPr>
        <w:t>0243017\174107\13696000v1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3791A" w14:textId="77777777" w:rsidR="007D2E28" w:rsidRDefault="007D2E28" w:rsidP="00436449">
      <w:pPr>
        <w:spacing w:after="0" w:line="240" w:lineRule="auto"/>
      </w:pPr>
      <w:r>
        <w:separator/>
      </w:r>
    </w:p>
  </w:footnote>
  <w:footnote w:type="continuationSeparator" w:id="0">
    <w:p w14:paraId="34464C86" w14:textId="77777777" w:rsidR="007D2E28" w:rsidRDefault="007D2E28" w:rsidP="00436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AB39B" w14:textId="77777777" w:rsidR="00436449" w:rsidRDefault="007D2E28">
    <w:pPr>
      <w:pStyle w:val="Header"/>
    </w:pPr>
    <w:ins w:id="74" w:author="Nick Bernal" w:date="2026-08-04T06:08:00Z" w16du:dateUtc="2026-08-04T10:08:00Z">
      <w:r>
        <w:rPr>
          <w:noProof/>
        </w:rPr>
        <w:pict w14:anchorId="411C6B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ins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D1D05" w14:textId="77777777" w:rsidR="00436449" w:rsidRDefault="0043644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84794" w14:textId="77777777" w:rsidR="00436449" w:rsidRDefault="007D2E28">
    <w:pPr>
      <w:pStyle w:val="Header"/>
    </w:pPr>
    <w:ins w:id="86" w:author="Nick Bernal" w:date="2026-08-04T06:08:00Z" w16du:dateUtc="2026-08-04T10:08:00Z">
      <w:r>
        <w:rPr>
          <w:noProof/>
        </w:rPr>
        <w:pict w14:anchorId="4ECC1B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2" o:spid="_x0000_s1025" type="#_x0000_t75" alt="" style="position:absolute;margin-left:0;margin-top:0;width:612pt;height:11in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727093">
    <w:abstractNumId w:val="8"/>
  </w:num>
  <w:num w:numId="2" w16cid:durableId="1302927224">
    <w:abstractNumId w:val="6"/>
  </w:num>
  <w:num w:numId="3" w16cid:durableId="507673581">
    <w:abstractNumId w:val="5"/>
  </w:num>
  <w:num w:numId="4" w16cid:durableId="48847512">
    <w:abstractNumId w:val="4"/>
  </w:num>
  <w:num w:numId="5" w16cid:durableId="17128574">
    <w:abstractNumId w:val="7"/>
  </w:num>
  <w:num w:numId="6" w16cid:durableId="1347976572">
    <w:abstractNumId w:val="3"/>
  </w:num>
  <w:num w:numId="7" w16cid:durableId="1128889791">
    <w:abstractNumId w:val="2"/>
  </w:num>
  <w:num w:numId="8" w16cid:durableId="2085254847">
    <w:abstractNumId w:val="1"/>
  </w:num>
  <w:num w:numId="9" w16cid:durableId="1836607091">
    <w:abstractNumId w:val="0"/>
  </w:num>
  <w:num w:numId="10" w16cid:durableId="1217087456">
    <w:abstractNumId w:val="19"/>
  </w:num>
  <w:num w:numId="11" w16cid:durableId="1608851627">
    <w:abstractNumId w:val="10"/>
  </w:num>
  <w:num w:numId="12" w16cid:durableId="1362126119">
    <w:abstractNumId w:val="20"/>
  </w:num>
  <w:num w:numId="13" w16cid:durableId="848762291">
    <w:abstractNumId w:val="24"/>
  </w:num>
  <w:num w:numId="14" w16cid:durableId="1140999659">
    <w:abstractNumId w:val="13"/>
  </w:num>
  <w:num w:numId="15" w16cid:durableId="961962539">
    <w:abstractNumId w:val="16"/>
  </w:num>
  <w:num w:numId="16" w16cid:durableId="1196187685">
    <w:abstractNumId w:val="12"/>
  </w:num>
  <w:num w:numId="17" w16cid:durableId="1430466139">
    <w:abstractNumId w:val="23"/>
  </w:num>
  <w:num w:numId="18" w16cid:durableId="2038964581">
    <w:abstractNumId w:val="18"/>
  </w:num>
  <w:num w:numId="19" w16cid:durableId="1468863022">
    <w:abstractNumId w:val="22"/>
  </w:num>
  <w:num w:numId="20" w16cid:durableId="1076517445">
    <w:abstractNumId w:val="15"/>
  </w:num>
  <w:num w:numId="21" w16cid:durableId="1599941806">
    <w:abstractNumId w:val="25"/>
  </w:num>
  <w:num w:numId="22" w16cid:durableId="2118207971">
    <w:abstractNumId w:val="17"/>
  </w:num>
  <w:num w:numId="23" w16cid:durableId="835804716">
    <w:abstractNumId w:val="11"/>
  </w:num>
  <w:num w:numId="24" w16cid:durableId="634068571">
    <w:abstractNumId w:val="21"/>
  </w:num>
  <w:num w:numId="25" w16cid:durableId="1590849697">
    <w:abstractNumId w:val="9"/>
  </w:num>
  <w:num w:numId="26" w16cid:durableId="1538423146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45FC"/>
    <w:rsid w:val="000263AF"/>
    <w:rsid w:val="00031426"/>
    <w:rsid w:val="00031539"/>
    <w:rsid w:val="0003263A"/>
    <w:rsid w:val="00032829"/>
    <w:rsid w:val="000345D6"/>
    <w:rsid w:val="0003461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3C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074B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B14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39D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5702"/>
    <w:rsid w:val="003062D5"/>
    <w:rsid w:val="0030725D"/>
    <w:rsid w:val="00310140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6F90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2A9B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6449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695E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958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E2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06D7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6521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D8D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47730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0664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545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058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693F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DE66D2"/>
  <w14:defaultImageDpi w14:val="300"/>
  <w15:docId w15:val="{56176B47-2B90-4C47-8BF5-3D928D07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  <w:pPrChange w:id="0" w:author="Nick Bernal" w:date="2026-08-04T06:08:00Z">
        <w:pPr>
          <w:keepNext/>
          <w:keepLines/>
          <w:spacing w:before="480" w:line="276" w:lineRule="auto"/>
          <w:outlineLvl w:val="0"/>
        </w:pPr>
      </w:pPrChange>
    </w:pPr>
    <w:rPr>
      <w:rFonts w:ascii="Arial" w:eastAsia="Times New Roman" w:hAnsi="Arial" w:cs="Arial"/>
      <w:b/>
      <w:bCs/>
      <w:sz w:val="32"/>
      <w:szCs w:val="32"/>
      <w:rPrChange w:id="0" w:author="Nick Bernal" w:date="2026-08-04T06:08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eastAsia="Times New Roman" w:hAnsi="Arial" w:cs="Arial"/>
      <w:b/>
      <w:bCs/>
      <w:sz w:val="32"/>
      <w:szCs w:val="32"/>
      <w:shd w:val="clear" w:color="auto" w:fill="FFFFFF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  <w:pPrChange w:id="1" w:author="Nick Bernal" w:date="2026-08-04T06:08:00Z">
        <w:pPr>
          <w:spacing w:after="120" w:line="276" w:lineRule="auto"/>
        </w:pPr>
      </w:pPrChange>
    </w:pPr>
    <w:rPr>
      <w:rFonts w:ascii="Times New Roman" w:eastAsia="Times New Roman" w:hAnsi="Times New Roman" w:cs="Times New Roman"/>
      <w:sz w:val="24"/>
      <w:szCs w:val="24"/>
      <w:rPrChange w:id="1" w:author="Nick Bernal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36449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449"/>
    <w:rPr>
      <w:rFonts w:ascii="Tahoma" w:eastAsiaTheme="minorHAnsi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436449"/>
  </w:style>
  <w:style w:type="character" w:styleId="Hyperlink">
    <w:name w:val="Hyperlink"/>
    <w:basedOn w:val="DefaultParagraphFont"/>
    <w:uiPriority w:val="99"/>
    <w:unhideWhenUsed/>
    <w:rsid w:val="00436449"/>
    <w:rPr>
      <w:color w:val="0000FF"/>
      <w:u w:val="single"/>
    </w:rPr>
  </w:style>
  <w:style w:type="paragraph" w:customStyle="1" w:styleId="Body">
    <w:name w:val="Body"/>
    <w:rsid w:val="00436449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436449"/>
    <w:pPr>
      <w:numPr>
        <w:numId w:val="10"/>
      </w:numPr>
    </w:pPr>
  </w:style>
  <w:style w:type="numbering" w:customStyle="1" w:styleId="ImportedStyle7">
    <w:name w:val="Imported Style 7"/>
    <w:rsid w:val="00436449"/>
    <w:pPr>
      <w:numPr>
        <w:numId w:val="11"/>
      </w:numPr>
    </w:pPr>
  </w:style>
  <w:style w:type="paragraph" w:customStyle="1" w:styleId="SenderAddress">
    <w:name w:val="Sender Address"/>
    <w:basedOn w:val="Normal"/>
    <w:rsid w:val="00436449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436449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436449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436449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436449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436449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436449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436449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436449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436449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436449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436449"/>
  </w:style>
  <w:style w:type="paragraph" w:customStyle="1" w:styleId="InsideAddress">
    <w:name w:val="Inside Address"/>
    <w:basedOn w:val="Normal"/>
    <w:rsid w:val="00436449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4"/>
      </w:numPr>
      <w:shd w:val="clear" w:color="auto" w:fill="FFFFFF"/>
      <w:tabs>
        <w:tab w:val="left" w:pos="1440"/>
      </w:tabs>
      <w:autoSpaceDE w:val="0"/>
      <w:autoSpaceDN w:val="0"/>
      <w:adjustRightInd w:val="0"/>
      <w:spacing w:after="240" w:line="240" w:lineRule="auto"/>
      <w:ind w:left="1800"/>
      <w:pPrChange w:id="2" w:author="Nick Bernal" w:date="2026-08-04T06:08:00Z">
        <w:pPr>
          <w:widowControl w:val="0"/>
          <w:shd w:val="clear" w:color="auto" w:fill="FFFFFF"/>
          <w:autoSpaceDE w:val="0"/>
          <w:autoSpaceDN w:val="0"/>
          <w:adjustRightInd w:val="0"/>
          <w:spacing w:after="240"/>
        </w:pPr>
      </w:pPrChange>
    </w:pPr>
    <w:rPr>
      <w:rFonts w:ascii="Times New Roman" w:eastAsia="Times New Roman" w:hAnsi="Times New Roman" w:cs="Times New Roman"/>
      <w:sz w:val="24"/>
      <w:szCs w:val="24"/>
      <w:rPrChange w:id="2" w:author="Nick Bernal" w:date="2026-08-04T06:08:00Z">
        <w:rPr>
          <w:sz w:val="24"/>
          <w:szCs w:val="24"/>
          <w:lang w:val="en-US" w:eastAsia="en-US" w:bidi="ar-SA"/>
        </w:rPr>
      </w:rPrChange>
    </w:rPr>
  </w:style>
  <w:style w:type="character" w:customStyle="1" w:styleId="yshortcuts">
    <w:name w:val="yshortcuts"/>
    <w:rsid w:val="00436449"/>
  </w:style>
  <w:style w:type="paragraph" w:styleId="PlainText">
    <w:name w:val="Plain Text"/>
    <w:basedOn w:val="Normal"/>
    <w:link w:val="PlainTextChar"/>
    <w:uiPriority w:val="99"/>
    <w:rsid w:val="00436449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36449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436449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436449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436449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436449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436449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436449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436449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436449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  <w:pPrChange w:id="3" w:author="Nick Bernal" w:date="2026-08-04T06:08:00Z">
        <w:pPr/>
      </w:pPrChange>
    </w:pPr>
    <w:rPr>
      <w:rFonts w:eastAsiaTheme="minorHAnsi"/>
      <w:rPrChange w:id="3" w:author="Nick Bernal" w:date="2026-08-04T06:08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4364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  <w:pPrChange w:id="4" w:author="Nick Bernal" w:date="2026-08-04T06:08:00Z">
        <w:pPr>
          <w:spacing w:after="160"/>
        </w:pPr>
      </w:pPrChange>
    </w:pPr>
    <w:rPr>
      <w:rFonts w:eastAsiaTheme="minorHAnsi"/>
      <w:kern w:val="2"/>
      <w:sz w:val="20"/>
      <w:szCs w:val="20"/>
      <w14:ligatures w14:val="standardContextual"/>
      <w:rPrChange w:id="4" w:author="Nick Bernal" w:date="2026-08-04T06:08:00Z">
        <w:rPr>
          <w:rFonts w:asciiTheme="minorHAnsi" w:eastAsiaTheme="minorHAnsi" w:hAnsiTheme="minorHAnsi" w:cstheme="minorBidi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rsid w:val="00436449"/>
    <w:rPr>
      <w:rFonts w:eastAsiaTheme="minorHAnsi"/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449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449"/>
    <w:rPr>
      <w:rFonts w:eastAsiaTheme="minorHAnsi"/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4364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2025-09-12T22:54:00Z</dcterms:created>
  <dcterms:modified xsi:type="dcterms:W3CDTF">2026-08-04T10:08:00Z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>520192</vt:lpwstr>
  </property>
  <property fmtid="{D5CDD505-2E9C-101B-9397-08002B2CF9AE}" pid="3" name="CUS_DocIDChunk0">
    <vt:lpwstr>0243017\174107\13696000v1</vt:lpwstr>
  </property>
  <property fmtid="{D5CDD505-2E9C-101B-9397-08002B2CF9AE}" pid="4" name="CUS_DocIDLocation">
    <vt:lpwstr>EVERY_PAGE</vt:lpwstr>
  </property>
  <property fmtid="{D5CDD505-2E9C-101B-9397-08002B2CF9AE}" pid="5" name="CUS_DocIDString">
    <vt:lpwstr>0243017\174107\13696000v1</vt:lpwstr>
  </property>
</Properties>
</file>