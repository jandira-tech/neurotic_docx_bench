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D0FCC" w14:textId="77777777" w:rsidR="000C78E7" w:rsidRDefault="00FB6F6F">
      <w:pPr>
        <w:pStyle w:val="Heading1"/>
        <w:rPr>
          <w:ins w:id="14" w:author="Caio Pizzol" w:date="2026-08-03T22:25:00Z" w16du:dateUtc="2026-08-04T02:25:00Z"/>
        </w:rPr>
      </w:pPr>
      <w:ins w:id="15" w:author="Caio Pizzol" w:date="2026-08-03T22:25:00Z" w16du:dateUtc="2026-08-04T02:25:00Z">
        <w:r>
          <w:t>m:func Test Cases</w:t>
        </w:r>
      </w:ins>
    </w:p>
    <w:p w14:paraId="670B0FD4" w14:textId="02E56ABC" w:rsidR="00C80F43" w:rsidRDefault="00FB6F6F">
      <w:pPr>
        <w:pStyle w:val="Heading2"/>
        <w:pPrChange w:id="16" w:author="Caio Pizzol" w:date="2026-08-03T22:25:00Z" w16du:dateUtc="2026-08-04T02:25:00Z">
          <w:pPr/>
        </w:pPrChange>
      </w:pPr>
      <w:ins w:id="17" w:author="Caio Pizzol" w:date="2026-08-03T22:25:00Z" w16du:dateUtc="2026-08-04T02:25:00Z">
        <w:r>
          <w:t>Test</w:t>
        </w:r>
      </w:ins>
      <w:del w:id="18" w:author="Caio Pizzol" w:date="2026-08-03T22:25:00Z" w16du:dateUtc="2026-08-04T02:25:00Z">
        <w:r w:rsidR="00C80F43">
          <w:delText>Page</w:delText>
        </w:r>
      </w:del>
      <w:r w:rsidR="00C80F43">
        <w:t xml:space="preserve"> 1</w:t>
      </w:r>
      <w:ins w:id="19" w:author="Caio Pizzol" w:date="2026-08-03T22:25:00Z" w16du:dateUtc="2026-08-04T02:25:00Z">
        <w:r>
          <w:t>: sin x</w:t>
        </w:r>
      </w:ins>
    </w:p>
    <w:p w14:paraId="76F73F10" w14:textId="77777777" w:rsidR="000C78E7" w:rsidRDefault="00FB6F6F">
      <w:pPr>
        <w:rPr>
          <w:ins w:id="20" w:author="Caio Pizzol" w:date="2026-08-03T22:25:00Z" w16du:dateUtc="2026-08-04T02:25:00Z"/>
        </w:rPr>
      </w:pPr>
      <m:oMathPara>
        <m:oMath>
          <m:func>
            <m:funcPr>
              <m:ctrlPr>
                <w:ins w:id="21" w:author="Caio Pizzol" w:date="2026-08-03T22:25:00Z" w16du:dateUtc="2026-08-04T02:25:00Z">
                  <w:rPr>
                    <w:rFonts w:ascii="Cambria Math" w:hAnsi="Cambria Math"/>
                    <w:i/>
                  </w:rPr>
                </w:ins>
              </m:ctrlPr>
            </m:funcPr>
            <m:fName>
              <m:r>
                <w:ins w:id="22" w:author="Caio Pizzol" w:date="2026-08-03T22:25:00Z" w16du:dateUtc="2026-08-04T02:25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ins>
              </m:r>
            </m:fName>
            <m:e>
              <m:r>
                <w:ins w:id="23" w:author="Caio Pizzol" w:date="2026-08-03T22:25:00Z" w16du:dateUtc="2026-08-04T02:25:00Z">
                  <w:rPr>
                    <w:rFonts w:ascii="Cambria Math" w:hAnsi="Cambria Math"/>
                  </w:rPr>
                  <m:t>x</m:t>
                </w:ins>
              </m:r>
            </m:e>
          </m:func>
        </m:oMath>
      </m:oMathPara>
    </w:p>
    <w:p w14:paraId="363C6EBC" w14:textId="77777777" w:rsidR="00C80F43" w:rsidRDefault="00FB6F6F">
      <w:pPr>
        <w:rPr>
          <w:del w:id="24" w:author="Caio Pizzol" w:date="2026-08-03T22:25:00Z" w16du:dateUtc="2026-08-04T02:25:00Z"/>
        </w:rPr>
      </w:pPr>
      <w:ins w:id="25" w:author="Caio Pizzol" w:date="2026-08-03T22:25:00Z" w16du:dateUtc="2026-08-04T02:25:00Z">
        <w:r>
          <w:t>Test</w:t>
        </w:r>
      </w:ins>
      <w:del w:id="26" w:author="Caio Pizzol" w:date="2026-08-03T22:25:00Z" w16du:dateUtc="2026-08-04T02:25:00Z">
        <w:r w:rsidR="00C80F43">
          <w:br w:type="page"/>
        </w:r>
      </w:del>
    </w:p>
    <w:p w14:paraId="063B2F65" w14:textId="77777777" w:rsidR="000C78E7" w:rsidRDefault="00C80F43">
      <w:pPr>
        <w:pStyle w:val="Heading2"/>
        <w:rPr>
          <w:ins w:id="27" w:author="Caio Pizzol" w:date="2026-08-03T22:25:00Z" w16du:dateUtc="2026-08-04T02:25:00Z"/>
        </w:rPr>
      </w:pPr>
      <w:del w:id="28" w:author="Caio Pizzol" w:date="2026-08-03T22:25:00Z" w16du:dateUtc="2026-08-04T02:25:00Z">
        <w:r>
          <w:delText>Page</w:delText>
        </w:r>
      </w:del>
      <w:r>
        <w:t xml:space="preserve"> 2</w:t>
      </w:r>
      <w:ins w:id="29" w:author="Caio Pizzol" w:date="2026-08-03T22:25:00Z" w16du:dateUtc="2026-08-04T02:25:00Z">
        <w:r w:rsidR="00FB6F6F">
          <w:t>: cos θ</w:t>
        </w:r>
      </w:ins>
    </w:p>
    <w:p w14:paraId="2795DC6E" w14:textId="77777777" w:rsidR="000C78E7" w:rsidRDefault="00FB6F6F">
      <w:pPr>
        <w:rPr>
          <w:ins w:id="30" w:author="Caio Pizzol" w:date="2026-08-03T22:25:00Z" w16du:dateUtc="2026-08-04T02:25:00Z"/>
        </w:rPr>
      </w:pPr>
      <m:oMathPara>
        <m:oMath>
          <m:func>
            <m:funcPr>
              <m:ctrlPr>
                <w:ins w:id="31" w:author="Caio Pizzol" w:date="2026-08-03T22:25:00Z" w16du:dateUtc="2026-08-04T02:25:00Z">
                  <w:rPr>
                    <w:rFonts w:ascii="Cambria Math" w:hAnsi="Cambria Math"/>
                    <w:i/>
                  </w:rPr>
                </w:ins>
              </m:ctrlPr>
            </m:funcPr>
            <m:fName>
              <m:r>
                <w:ins w:id="32" w:author="Caio Pizzol" w:date="2026-08-03T22:25:00Z" w16du:dateUtc="2026-08-04T02:25:00Z">
                  <m:rPr>
                    <m:sty m:val="p"/>
                  </m:rPr>
                  <w:rPr>
                    <w:rFonts w:ascii="Cambria Math" w:hAnsi="Cambria Math"/>
                  </w:rPr>
                  <m:t>cos</m:t>
                </w:ins>
              </m:r>
            </m:fName>
            <m:e>
              <m:r>
                <w:ins w:id="33" w:author="Caio Pizzol" w:date="2026-08-03T22:25:00Z" w16du:dateUtc="2026-08-04T02:25:00Z">
                  <w:rPr>
                    <w:rFonts w:ascii="Cambria Math" w:hAnsi="Cambria Math"/>
                  </w:rPr>
                  <m:t>θ</m:t>
                </w:ins>
              </m:r>
            </m:e>
          </m:func>
        </m:oMath>
      </m:oMathPara>
    </w:p>
    <w:p w14:paraId="3B363E47" w14:textId="77777777" w:rsidR="000C78E7" w:rsidRDefault="00FB6F6F">
      <w:pPr>
        <w:pStyle w:val="Heading2"/>
        <w:rPr>
          <w:ins w:id="34" w:author="Caio Pizzol" w:date="2026-08-03T22:25:00Z" w16du:dateUtc="2026-08-04T02:25:00Z"/>
        </w:rPr>
      </w:pPr>
      <w:ins w:id="35" w:author="Caio Pizzol" w:date="2026-08-03T22:25:00Z" w16du:dateUtc="2026-08-04T02:25:00Z">
        <w:r>
          <w:t>Test 3: tan x (no funcPr)</w:t>
        </w:r>
      </w:ins>
    </w:p>
    <w:p w14:paraId="2B000D39" w14:textId="77777777" w:rsidR="000C78E7" w:rsidRDefault="00FB6F6F">
      <w:pPr>
        <w:rPr>
          <w:ins w:id="36" w:author="Caio Pizzol" w:date="2026-08-03T22:25:00Z" w16du:dateUtc="2026-08-04T02:25:00Z"/>
        </w:rPr>
      </w:pPr>
      <m:oMathPara>
        <m:oMath>
          <m:func>
            <m:funcPr>
              <m:ctrlPr>
                <w:ins w:id="37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38" w:author="Caio Pizzol" w:date="2026-08-03T22:25:00Z" w16du:dateUtc="2026-08-04T02:25:00Z">
                  <m:rPr>
                    <m:sty m:val="p"/>
                  </m:rPr>
                  <w:rPr>
                    <w:rFonts w:ascii="Cambria Math" w:hAnsi="Cambria Math"/>
                  </w:rPr>
                  <m:t>tan</m:t>
                </w:ins>
              </m:r>
            </m:fName>
            <m:e>
              <m:r>
                <w:ins w:id="39" w:author="Caio Pizzol" w:date="2026-08-03T22:25:00Z" w16du:dateUtc="2026-08-04T02:25:00Z">
                  <w:rPr>
                    <w:rFonts w:ascii="Cambria Math" w:hAnsi="Cambria Math"/>
                  </w:rPr>
                  <m:t>x</m:t>
                </w:ins>
              </m:r>
            </m:e>
          </m:func>
        </m:oMath>
      </m:oMathPara>
    </w:p>
    <w:p w14:paraId="3C081EF8" w14:textId="77777777" w:rsidR="000C78E7" w:rsidRDefault="00FB6F6F">
      <w:pPr>
        <w:pStyle w:val="Heading2"/>
        <w:rPr>
          <w:ins w:id="40" w:author="Caio Pizzol" w:date="2026-08-03T22:25:00Z" w16du:dateUtc="2026-08-04T02:25:00Z"/>
        </w:rPr>
      </w:pPr>
      <w:ins w:id="41" w:author="Caio Pizzol" w:date="2026-08-03T22:25:00Z" w16du:dateUtc="2026-08-04T02:25:00Z">
        <w:r>
          <w:t>Test 4: log 10</w:t>
        </w:r>
      </w:ins>
    </w:p>
    <w:p w14:paraId="1E98F314" w14:textId="77777777" w:rsidR="000C78E7" w:rsidRDefault="00FB6F6F">
      <w:pPr>
        <w:rPr>
          <w:ins w:id="42" w:author="Caio Pizzol" w:date="2026-08-03T22:25:00Z" w16du:dateUtc="2026-08-04T02:25:00Z"/>
        </w:rPr>
      </w:pPr>
      <m:oMathPara>
        <m:oMath>
          <m:func>
            <m:funcPr>
              <m:ctrlPr>
                <w:ins w:id="43" w:author="Caio Pizzol" w:date="2026-08-03T22:25:00Z" w16du:dateUtc="2026-08-04T02:25:00Z">
                  <w:rPr>
                    <w:rFonts w:ascii="Cambria Math" w:hAnsi="Cambria Math"/>
                    <w:i/>
                  </w:rPr>
                </w:ins>
              </m:ctrlPr>
            </m:funcPr>
            <m:fName>
              <m:r>
                <w:ins w:id="44" w:author="Caio Pizzol" w:date="2026-08-03T22:25:00Z" w16du:dateUtc="2026-08-04T02:25:00Z">
                  <m:rPr>
                    <m:sty m:val="p"/>
                  </m:rPr>
                  <w:rPr>
                    <w:rFonts w:ascii="Cambria Math" w:hAnsi="Cambria Math"/>
                  </w:rPr>
                  <m:t>log</m:t>
                </w:ins>
              </m:r>
            </m:fName>
            <m:e>
              <m:r>
                <w:ins w:id="45" w:author="Caio Pizzol" w:date="2026-08-03T22:25:00Z" w16du:dateUtc="2026-08-04T02:25:00Z">
                  <w:rPr>
                    <w:rFonts w:ascii="Cambria Math" w:hAnsi="Cambria Math"/>
                  </w:rPr>
                  <m:t>10</m:t>
                </w:ins>
              </m:r>
            </m:e>
          </m:func>
        </m:oMath>
      </m:oMathPara>
    </w:p>
    <w:p w14:paraId="6CB1F7B7" w14:textId="77777777" w:rsidR="000C78E7" w:rsidRDefault="00FB6F6F">
      <w:pPr>
        <w:pStyle w:val="Heading2"/>
        <w:rPr>
          <w:ins w:id="46" w:author="Caio Pizzol" w:date="2026-08-03T22:25:00Z" w16du:dateUtc="2026-08-04T02:25:00Z"/>
        </w:rPr>
      </w:pPr>
      <w:ins w:id="47" w:author="Caio Pizzol" w:date="2026-08-03T22:25:00Z" w16du:dateUtc="2026-08-04T02:25:00Z">
        <w:r>
          <w:t>Test 5: ln x</w:t>
        </w:r>
      </w:ins>
    </w:p>
    <w:p w14:paraId="02792331" w14:textId="77777777" w:rsidR="000C78E7" w:rsidRDefault="00FB6F6F">
      <w:pPr>
        <w:rPr>
          <w:ins w:id="48" w:author="Caio Pizzol" w:date="2026-08-03T22:25:00Z" w16du:dateUtc="2026-08-04T02:25:00Z"/>
        </w:rPr>
      </w:pPr>
      <m:oMathPara>
        <m:oMath>
          <m:func>
            <m:funcPr>
              <m:ctrlPr>
                <w:ins w:id="49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50" w:author="Caio Pizzol" w:date="2026-08-03T22:25:00Z" w16du:dateUtc="2026-08-04T02:25:00Z">
                  <m:rPr>
                    <m:sty m:val="p"/>
                  </m:rPr>
                  <w:rPr>
                    <w:rFonts w:ascii="Cambria Math" w:hAnsi="Cambria Math"/>
                  </w:rPr>
                  <m:t>ln</m:t>
                </w:ins>
              </m:r>
            </m:fName>
            <m:e>
              <m:r>
                <w:ins w:id="51" w:author="Caio Pizzol" w:date="2026-08-03T22:25:00Z" w16du:dateUtc="2026-08-04T02:25:00Z">
                  <w:rPr>
                    <w:rFonts w:ascii="Cambria Math" w:hAnsi="Cambria Math"/>
                  </w:rPr>
                  <m:t>x</m:t>
                </w:ins>
              </m:r>
            </m:e>
          </m:func>
        </m:oMath>
      </m:oMathPara>
    </w:p>
    <w:p w14:paraId="7C47BE14" w14:textId="77777777" w:rsidR="000C78E7" w:rsidRDefault="00FB6F6F">
      <w:pPr>
        <w:pStyle w:val="Heading2"/>
        <w:rPr>
          <w:ins w:id="52" w:author="Caio Pizzol" w:date="2026-08-03T22:25:00Z" w16du:dateUtc="2026-08-04T02:25:00Z"/>
        </w:rPr>
      </w:pPr>
      <w:ins w:id="53" w:author="Caio Pizzol" w:date="2026-08-03T22:25:00Z" w16du:dateUtc="2026-08-04T02:25:00Z">
        <w:r>
          <w:t>Test 6: f x (single-char)</w:t>
        </w:r>
      </w:ins>
    </w:p>
    <w:p w14:paraId="6753F6B5" w14:textId="77777777" w:rsidR="000C78E7" w:rsidRDefault="00FB6F6F">
      <w:pPr>
        <w:rPr>
          <w:ins w:id="54" w:author="Caio Pizzol" w:date="2026-08-03T22:25:00Z" w16du:dateUtc="2026-08-04T02:25:00Z"/>
        </w:rPr>
      </w:pPr>
      <m:oMathPara>
        <m:oMath>
          <m:func>
            <m:funcPr>
              <m:ctrlPr>
                <w:ins w:id="55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56" w:author="Caio Pizzol" w:date="2026-08-03T22:25:00Z" w16du:dateUtc="2026-08-04T02:25:00Z">
                  <m:rPr>
                    <m:sty m:val="p"/>
                  </m:rPr>
                  <w:rPr>
                    <w:rFonts w:ascii="Cambria Math" w:hAnsi="Cambria Math"/>
                  </w:rPr>
                  <m:t>f</m:t>
                </w:ins>
              </m:r>
            </m:fName>
            <m:e>
              <m:r>
                <w:ins w:id="57" w:author="Caio Pizzol" w:date="2026-08-03T22:25:00Z" w16du:dateUtc="2026-08-04T02:25:00Z">
                  <w:rPr>
                    <w:rFonts w:ascii="Cambria Math" w:hAnsi="Cambria Math"/>
                  </w:rPr>
                  <m:t>x</m:t>
                </w:ins>
              </m:r>
            </m:e>
          </m:func>
        </m:oMath>
      </m:oMathPara>
    </w:p>
    <w:p w14:paraId="1B2C6EAC" w14:textId="77777777" w:rsidR="000C78E7" w:rsidRDefault="00FB6F6F">
      <w:pPr>
        <w:pStyle w:val="Heading2"/>
        <w:rPr>
          <w:ins w:id="58" w:author="Caio Pizzol" w:date="2026-08-03T22:25:00Z" w16du:dateUtc="2026-08-04T02:25:00Z"/>
        </w:rPr>
      </w:pPr>
      <w:ins w:id="59" w:author="Caio Pizzol" w:date="2026-08-03T22:25:00Z" w16du:dateUtc="2026-08-04T02:25:00Z">
        <w:r>
          <w:t>Test 7: sin(x+1) multi-part</w:t>
        </w:r>
      </w:ins>
    </w:p>
    <w:p w14:paraId="129E8C10" w14:textId="77777777" w:rsidR="000C78E7" w:rsidRDefault="00FB6F6F">
      <w:pPr>
        <w:rPr>
          <w:ins w:id="60" w:author="Caio Pizzol" w:date="2026-08-03T22:25:00Z" w16du:dateUtc="2026-08-04T02:25:00Z"/>
        </w:rPr>
      </w:pPr>
      <m:oMathPara>
        <m:oMath>
          <m:func>
            <m:funcPr>
              <m:ctrlPr>
                <w:ins w:id="61" w:author="Caio Pizzol" w:date="2026-08-03T22:25:00Z" w16du:dateUtc="2026-08-04T02:25:00Z">
                  <w:rPr>
                    <w:rFonts w:ascii="Cambria Math" w:hAnsi="Cambria Math"/>
                    <w:i/>
                  </w:rPr>
                </w:ins>
              </m:ctrlPr>
            </m:funcPr>
            <m:fName>
              <m:r>
                <w:ins w:id="62" w:author="Caio Pizzol" w:date="2026-08-03T22:25:00Z" w16du:dateUtc="2026-08-04T02:25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ins>
              </m:r>
            </m:fName>
            <m:e>
              <m:r>
                <w:ins w:id="63" w:author="Caio Pizzol" w:date="2026-08-03T22:25:00Z" w16du:dateUtc="2026-08-04T02:25:00Z">
                  <w:rPr>
                    <w:rFonts w:ascii="Cambria Math" w:hAnsi="Cambria Math"/>
                  </w:rPr>
                  <m:t>x</m:t>
                </w:ins>
              </m:r>
              <m:r>
                <w:ins w:id="64" w:author="Caio Pizzol" w:date="2026-08-03T22:25:00Z" w16du:dateUtc="2026-08-04T02:25:00Z">
                  <w:rPr>
                    <w:rFonts w:ascii="Cambria Math" w:hAnsi="Cambria Math"/>
                  </w:rPr>
                  <m:t>+1</m:t>
                </w:ins>
              </m:r>
            </m:e>
          </m:func>
        </m:oMath>
      </m:oMathPara>
    </w:p>
    <w:p w14:paraId="676FF18A" w14:textId="77777777" w:rsidR="000C78E7" w:rsidRDefault="00FB6F6F">
      <w:pPr>
        <w:pStyle w:val="Heading2"/>
        <w:rPr>
          <w:ins w:id="65" w:author="Caio Pizzol" w:date="2026-08-03T22:25:00Z" w16du:dateUtc="2026-08-04T02:25:00Z"/>
        </w:rPr>
      </w:pPr>
      <w:ins w:id="66" w:author="Caio Pizzol" w:date="2026-08-03T22:25:00Z" w16du:dateUtc="2026-08-04T02:25:00Z">
        <w:r>
          <w:t>Test 8: Nested sin(cos x)</w:t>
        </w:r>
      </w:ins>
    </w:p>
    <w:p w14:paraId="4C923005" w14:textId="77777777" w:rsidR="000C78E7" w:rsidRDefault="00FB6F6F">
      <w:pPr>
        <w:rPr>
          <w:ins w:id="67" w:author="Caio Pizzol" w:date="2026-08-03T22:25:00Z" w16du:dateUtc="2026-08-04T02:25:00Z"/>
        </w:rPr>
      </w:pPr>
      <m:oMathPara>
        <m:oMath>
          <m:func>
            <m:funcPr>
              <m:ctrlPr>
                <w:ins w:id="68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69" w:author="Caio Pizzol" w:date="2026-08-03T22:25:00Z" w16du:dateUtc="2026-08-04T02:25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ins>
              </m:r>
            </m:fName>
            <m:e>
              <m:func>
                <m:funcPr>
                  <m:ctrlPr>
                    <w:ins w:id="70" w:author="Caio Pizzol" w:date="2026-08-03T22:25:00Z" w16du:dateUtc="2026-08-04T02:25:00Z">
                      <w:rPr>
                        <w:rFonts w:ascii="Cambria Math" w:hAnsi="Cambria Math"/>
                      </w:rPr>
                    </w:ins>
                  </m:ctrlPr>
                </m:funcPr>
                <m:fName>
                  <m:r>
                    <w:ins w:id="71" w:author="Caio Pizzol" w:date="2026-08-03T22:25:00Z" w16du:dateUtc="2026-08-04T02:25:00Z"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w:ins>
                  </m:r>
                </m:fName>
                <m:e>
                  <m:r>
                    <w:ins w:id="72" w:author="Caio Pizzol" w:date="2026-08-03T22:25:00Z" w16du:dateUtc="2026-08-04T02:25:00Z">
                      <w:rPr>
                        <w:rFonts w:ascii="Cambria Math" w:hAnsi="Cambria Math"/>
                      </w:rPr>
                      <m:t>x</m:t>
                    </w:ins>
                  </m:r>
                </m:e>
              </m:func>
            </m:e>
          </m:func>
        </m:oMath>
      </m:oMathPara>
    </w:p>
    <w:p w14:paraId="1F491772" w14:textId="77777777" w:rsidR="000C78E7" w:rsidRDefault="00FB6F6F">
      <w:pPr>
        <w:pStyle w:val="Heading2"/>
        <w:rPr>
          <w:ins w:id="73" w:author="Caio Pizzol" w:date="2026-08-03T22:25:00Z" w16du:dateUtc="2026-08-04T02:25:00Z"/>
        </w:rPr>
      </w:pPr>
      <w:ins w:id="74" w:author="Caio Pizzol" w:date="2026-08-03T22:25:00Z" w16du:dateUtc="2026-08-04T02:25:00Z">
        <w:r>
          <w:t>Test 9: sin x / x (in fraction)</w:t>
        </w:r>
      </w:ins>
    </w:p>
    <w:p w14:paraId="52152BE8" w14:textId="77777777" w:rsidR="000C78E7" w:rsidRDefault="00FB6F6F">
      <w:pPr>
        <w:rPr>
          <w:ins w:id="75" w:author="Caio Pizzol" w:date="2026-08-03T22:25:00Z" w16du:dateUtc="2026-08-04T02:25:00Z"/>
        </w:rPr>
      </w:pPr>
      <m:oMathPara>
        <m:oMath>
          <m:f>
            <m:fPr>
              <m:ctrlPr>
                <w:ins w:id="76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fPr>
            <m:num>
              <m:func>
                <m:funcPr>
                  <m:ctrlPr>
                    <w:ins w:id="77" w:author="Caio Pizzol" w:date="2026-08-03T22:25:00Z" w16du:dateUtc="2026-08-04T02:25:00Z">
                      <w:rPr>
                        <w:rFonts w:ascii="Cambria Math" w:hAnsi="Cambria Math"/>
                      </w:rPr>
                    </w:ins>
                  </m:ctrlPr>
                </m:funcPr>
                <m:fName>
                  <m:r>
                    <w:ins w:id="78" w:author="Caio Pizzol" w:date="2026-08-03T22:25:00Z" w16du:dateUtc="2026-08-04T02:25:00Z"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w:ins>
                  </m:r>
                </m:fName>
                <m:e>
                  <m:r>
                    <w:ins w:id="79" w:author="Caio Pizzol" w:date="2026-08-03T22:25:00Z" w16du:dateUtc="2026-08-04T02:25:00Z">
                      <w:rPr>
                        <w:rFonts w:ascii="Cambria Math" w:hAnsi="Cambria Math"/>
                      </w:rPr>
                      <m:t>x</m:t>
                    </w:ins>
                  </m:r>
                </m:e>
              </m:func>
            </m:num>
            <m:den>
              <m:r>
                <w:ins w:id="80" w:author="Caio Pizzol" w:date="2026-08-03T22:25:00Z" w16du:dateUtc="2026-08-04T02:25:00Z">
                  <w:rPr>
                    <w:rFonts w:ascii="Cambria Math" w:hAnsi="Cambria Math"/>
                  </w:rPr>
                  <m:t>x</m:t>
                </w:ins>
              </m:r>
            </m:den>
          </m:f>
        </m:oMath>
      </m:oMathPara>
    </w:p>
    <w:p w14:paraId="114245AA" w14:textId="77777777" w:rsidR="000C78E7" w:rsidRDefault="00FB6F6F">
      <w:pPr>
        <w:pStyle w:val="Heading2"/>
        <w:rPr>
          <w:ins w:id="81" w:author="Caio Pizzol" w:date="2026-08-03T22:25:00Z" w16du:dateUtc="2026-08-04T02:25:00Z"/>
        </w:rPr>
      </w:pPr>
      <w:ins w:id="82" w:author="Caio Pizzol" w:date="2026-08-03T22:25:00Z" w16du:dateUtc="2026-08-04T02:25:00Z">
        <w:r>
          <w:t>Test 10: sin x + cos x</w:t>
        </w:r>
      </w:ins>
    </w:p>
    <w:p w14:paraId="36775131" w14:textId="77777777" w:rsidR="000C78E7" w:rsidRDefault="00FB6F6F">
      <w:pPr>
        <w:rPr>
          <w:ins w:id="83" w:author="Caio Pizzol" w:date="2026-08-03T22:25:00Z" w16du:dateUtc="2026-08-04T02:25:00Z"/>
        </w:rPr>
      </w:pPr>
      <m:oMathPara>
        <m:oMath>
          <m:func>
            <m:funcPr>
              <m:ctrlPr>
                <w:ins w:id="84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85" w:author="Caio Pizzol" w:date="2026-08-03T22:25:00Z" w16du:dateUtc="2026-08-04T02:25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ins>
              </m:r>
            </m:fName>
            <m:e>
              <m:r>
                <w:ins w:id="86" w:author="Caio Pizzol" w:date="2026-08-03T22:25:00Z" w16du:dateUtc="2026-08-04T02:25:00Z">
                  <w:rPr>
                    <w:rFonts w:ascii="Cambria Math" w:hAnsi="Cambria Math"/>
                  </w:rPr>
                  <m:t>x</m:t>
                </w:ins>
              </m:r>
            </m:e>
          </m:func>
          <m:r>
            <w:ins w:id="87" w:author="Caio Pizzol" w:date="2026-08-03T22:25:00Z" w16du:dateUtc="2026-08-04T02:25:00Z">
              <w:rPr>
                <w:rFonts w:ascii="Cambria Math" w:hAnsi="Cambria Math"/>
              </w:rPr>
              <m:t>+</m:t>
            </w:ins>
          </m:r>
          <m:func>
            <m:funcPr>
              <m:ctrlPr>
                <w:ins w:id="88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89" w:author="Caio Pizzol" w:date="2026-08-03T22:25:00Z" w16du:dateUtc="2026-08-04T02:25:00Z">
                  <m:rPr>
                    <m:sty m:val="p"/>
                  </m:rPr>
                  <w:rPr>
                    <w:rFonts w:ascii="Cambria Math" w:hAnsi="Cambria Math"/>
                  </w:rPr>
                  <m:t>cos</m:t>
                </w:ins>
              </m:r>
            </m:fName>
            <m:e>
              <m:r>
                <w:ins w:id="90" w:author="Caio Pizzol" w:date="2026-08-03T22:25:00Z" w16du:dateUtc="2026-08-04T02:25:00Z">
                  <w:rPr>
                    <w:rFonts w:ascii="Cambria Math" w:hAnsi="Cambria Math"/>
                  </w:rPr>
                  <m:t>x</m:t>
                </w:ins>
              </m:r>
            </m:e>
          </m:func>
        </m:oMath>
      </m:oMathPara>
    </w:p>
    <w:p w14:paraId="1A7294C0" w14:textId="77777777" w:rsidR="000C78E7" w:rsidRDefault="00FB6F6F">
      <w:pPr>
        <w:pStyle w:val="Heading2"/>
        <w:rPr>
          <w:ins w:id="91" w:author="Caio Pizzol" w:date="2026-08-03T22:25:00Z" w16du:dateUtc="2026-08-04T02:25:00Z"/>
        </w:rPr>
      </w:pPr>
      <w:ins w:id="92" w:author="Caio Pizzol" w:date="2026-08-03T22:25:00Z" w16du:dateUtc="2026-08-04T02:25:00Z">
        <w:r>
          <w:t>Test 11: sin with subscript arg</w:t>
        </w:r>
      </w:ins>
    </w:p>
    <w:p w14:paraId="38C15C52" w14:textId="77777777" w:rsidR="000C78E7" w:rsidRDefault="00FB6F6F">
      <w:pPr>
        <w:rPr>
          <w:ins w:id="93" w:author="Caio Pizzol" w:date="2026-08-03T22:25:00Z" w16du:dateUtc="2026-08-04T02:25:00Z"/>
        </w:rPr>
      </w:pPr>
      <m:oMathPara>
        <m:oMath>
          <m:func>
            <m:funcPr>
              <m:ctrlPr>
                <w:ins w:id="94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95" w:author="Caio Pizzol" w:date="2026-08-03T22:25:00Z" w16du:dateUtc="2026-08-04T02:25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ins>
              </m:r>
            </m:fName>
            <m:e>
              <m:sSub>
                <m:sSubPr>
                  <m:ctrlPr>
                    <w:ins w:id="96" w:author="Caio Pizzol" w:date="2026-08-03T22:25:00Z" w16du:dateUtc="2026-08-04T02:25:00Z">
                      <w:rPr>
                        <w:rFonts w:ascii="Cambria Math" w:hAnsi="Cambria Math"/>
                      </w:rPr>
                    </w:ins>
                  </m:ctrlPr>
                </m:sSubPr>
                <m:e>
                  <m:r>
                    <w:ins w:id="97" w:author="Caio Pizzol" w:date="2026-08-03T22:25:00Z" w16du:dateUtc="2026-08-04T02:25:00Z">
                      <w:rPr>
                        <w:rFonts w:ascii="Cambria Math" w:hAnsi="Cambria Math"/>
                      </w:rPr>
                      <m:t>x</m:t>
                    </w:ins>
                  </m:r>
                </m:e>
                <m:sub>
                  <m:r>
                    <w:ins w:id="98" w:author="Caio Pizzol" w:date="2026-08-03T22:25:00Z" w16du:dateUtc="2026-08-04T02:25:00Z">
                      <w:rPr>
                        <w:rFonts w:ascii="Cambria Math" w:hAnsi="Cambria Math"/>
                      </w:rPr>
                      <m:t>2</m:t>
                    </w:ins>
                  </m:r>
                </m:sub>
              </m:sSub>
            </m:e>
          </m:func>
        </m:oMath>
      </m:oMathPara>
    </w:p>
    <w:p w14:paraId="6CFF9612" w14:textId="77777777" w:rsidR="000C78E7" w:rsidRDefault="00FB6F6F">
      <w:pPr>
        <w:pStyle w:val="Heading2"/>
        <w:rPr>
          <w:ins w:id="99" w:author="Caio Pizzol" w:date="2026-08-03T22:25:00Z" w16du:dateUtc="2026-08-04T02:25:00Z"/>
        </w:rPr>
      </w:pPr>
      <w:ins w:id="100" w:author="Caio Pizzol" w:date="2026-08-03T22:25:00Z" w16du:dateUtc="2026-08-04T02:25:00Z">
        <w:r>
          <w:t>Test 12: No m:sty on fName</w:t>
        </w:r>
      </w:ins>
    </w:p>
    <w:p w14:paraId="57EEE574" w14:textId="05030C65" w:rsidR="003C58BC" w:rsidRDefault="00FB6F6F">
      <m:oMathPara>
        <m:oMath>
          <m:func>
            <m:funcPr>
              <m:ctrlPr>
                <w:ins w:id="101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102" w:author="Caio Pizzol" w:date="2026-08-03T22:25:00Z" w16du:dateUtc="2026-08-04T02:25:00Z">
                  <w:rPr>
                    <w:rFonts w:ascii="Cambria Math" w:hAnsi="Cambria Math"/>
                  </w:rPr>
                  <m:t>sin</m:t>
                </w:ins>
              </m:r>
            </m:fName>
            <m:e>
              <m:r>
                <w:ins w:id="103" w:author="Caio Pizzol" w:date="2026-08-03T22:25:00Z" w16du:dateUtc="2026-08-04T02:25:00Z">
                  <w:rPr>
                    <w:rFonts w:ascii="Cambria Math" w:hAnsi="Cambria Math"/>
                  </w:rPr>
                  <m:t>x</m:t>
                </w:ins>
              </m:r>
            </m:e>
          </m:func>
        </m:oMath>
      </m:oMathPara>
    </w:p>
    <w:sectPr w:rsidR="003C58BC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970F6" w14:textId="77777777" w:rsidR="00FB6F6F" w:rsidRDefault="00FB6F6F" w:rsidP="00B6066A">
      <w:pPr>
        <w:pPrChange w:id="12" w:author="Caio Pizzol" w:date="2026-08-03T22:25:00Z" w16du:dateUtc="2026-08-04T02:25:00Z">
          <w:pPr/>
        </w:pPrChange>
      </w:pPr>
      <w:r>
        <w:separator/>
      </w:r>
    </w:p>
  </w:endnote>
  <w:endnote w:type="continuationSeparator" w:id="0">
    <w:p w14:paraId="58486D26" w14:textId="77777777" w:rsidR="00FB6F6F" w:rsidRDefault="00FB6F6F" w:rsidP="00B6066A">
      <w:pPr>
        <w:pPrChange w:id="13" w:author="Caio Pizzol" w:date="2026-08-03T22:25:00Z" w16du:dateUtc="2026-08-04T02:25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0045908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D3E4DF3" w14:textId="76A9B8D9" w:rsidR="00C80F43" w:rsidRDefault="00C80F43" w:rsidP="00351B5C">
        <w:pPr>
          <w:pStyle w:val="Footer"/>
          <w:framePr w:wrap="none" w:vAnchor="text" w:hAnchor="margin" w:xAlign="right" w:y="1"/>
          <w:rPr>
            <w:rStyle w:val="PageNumber"/>
          </w:rPr>
        </w:pPr>
        <w:del w:id="104" w:author="Caio Pizzol" w:date="2026-08-03T22:25:00Z" w16du:dateUtc="2026-08-04T02:25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30F29ED1" w14:textId="77777777" w:rsidR="00C80F43" w:rsidRDefault="00C80F43">
    <w:pPr>
      <w:pStyle w:val="Footer"/>
      <w:pPrChange w:id="105" w:author="Caio Pizzol" w:date="2026-08-03T22:25:00Z" w16du:dateUtc="2026-08-04T02:25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5589803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EE31E8B" w14:textId="749260CE" w:rsidR="00C80F43" w:rsidRDefault="00C80F43" w:rsidP="00351B5C">
        <w:pPr>
          <w:pStyle w:val="Footer"/>
          <w:framePr w:wrap="none" w:vAnchor="text" w:hAnchor="margin" w:xAlign="right" w:y="1"/>
          <w:rPr>
            <w:del w:id="106" w:author="Caio Pizzol" w:date="2026-08-03T22:25:00Z" w16du:dateUtc="2026-08-04T02:25:00Z"/>
            <w:rStyle w:val="PageNumber"/>
          </w:rPr>
        </w:pPr>
        <w:del w:id="107" w:author="Caio Pizzol" w:date="2026-08-03T22:25:00Z" w16du:dateUtc="2026-08-04T02:25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1</w:delText>
          </w:r>
          <w:r>
            <w:rPr>
              <w:rStyle w:val="PageNumber"/>
            </w:rPr>
            <w:fldChar w:fldCharType="end"/>
          </w:r>
        </w:del>
      </w:p>
    </w:sdtContent>
  </w:sdt>
  <w:p w14:paraId="778B0012" w14:textId="33E7D95D" w:rsidR="00C80F43" w:rsidRDefault="00C80F43">
    <w:pPr>
      <w:pStyle w:val="Footer"/>
      <w:pPrChange w:id="108" w:author="Caio Pizzol" w:date="2026-08-03T22:25:00Z" w16du:dateUtc="2026-08-04T02:25:00Z">
        <w:pPr>
          <w:pStyle w:val="Footer"/>
          <w:ind w:right="360"/>
        </w:pPr>
      </w:pPrChange>
    </w:pPr>
    <w:del w:id="109" w:author="Caio Pizzol" w:date="2026-08-03T22:25:00Z" w16du:dateUtc="2026-08-04T02:25:00Z">
      <w:r>
        <w:delText>Footer – right side page num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C7E9D" w14:textId="77777777" w:rsidR="00FB6F6F" w:rsidRDefault="00FB6F6F" w:rsidP="00B6066A">
      <w:pPr>
        <w:pPrChange w:id="10" w:author="Caio Pizzol" w:date="2026-08-03T22:25:00Z" w16du:dateUtc="2026-08-04T02:25:00Z">
          <w:pPr/>
        </w:pPrChange>
      </w:pPr>
      <w:r>
        <w:separator/>
      </w:r>
    </w:p>
  </w:footnote>
  <w:footnote w:type="continuationSeparator" w:id="0">
    <w:p w14:paraId="42EC0DC2" w14:textId="77777777" w:rsidR="00FB6F6F" w:rsidRDefault="00FB6F6F" w:rsidP="00B6066A">
      <w:pPr>
        <w:pPrChange w:id="11" w:author="Caio Pizzol" w:date="2026-08-03T22:25:00Z" w16du:dateUtc="2026-08-04T02:25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A9C18" w14:textId="77777777" w:rsidR="00DE2F90" w:rsidRDefault="00DE2F90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43"/>
    <w:rsid w:val="00056D78"/>
    <w:rsid w:val="000C78E7"/>
    <w:rsid w:val="002031F9"/>
    <w:rsid w:val="002E569E"/>
    <w:rsid w:val="00360F1B"/>
    <w:rsid w:val="003C1D14"/>
    <w:rsid w:val="003C58BC"/>
    <w:rsid w:val="00744453"/>
    <w:rsid w:val="007E0713"/>
    <w:rsid w:val="00931F1A"/>
    <w:rsid w:val="00A16521"/>
    <w:rsid w:val="00B33473"/>
    <w:rsid w:val="00B6066A"/>
    <w:rsid w:val="00BB1FBE"/>
    <w:rsid w:val="00C80F43"/>
    <w:rsid w:val="00DE0A42"/>
    <w:rsid w:val="00DE2F90"/>
    <w:rsid w:val="00FB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F0E35"/>
  <w15:chartTrackingRefBased/>
  <w15:docId w15:val="{A6435A87-92AC-EB43-B747-CC59A32D8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69E"/>
    <w:pPr>
      <w:keepNext/>
      <w:keepLines/>
      <w:spacing w:before="160" w:after="80" w:line="278" w:lineRule="auto"/>
      <w:outlineLvl w:val="2"/>
      <w:pPrChange w:id="0" w:author="Caio Pizzol" w:date="2026-08-03T22:25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Caio Pizzol" w:date="2026-08-03T22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69E"/>
    <w:pPr>
      <w:keepNext/>
      <w:keepLines/>
      <w:spacing w:before="80" w:after="40" w:line="278" w:lineRule="auto"/>
      <w:outlineLvl w:val="3"/>
      <w:pPrChange w:id="1" w:author="Caio Pizzol" w:date="2026-08-03T22:25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1" w:author="Caio Pizzol" w:date="2026-08-03T22:25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69E"/>
    <w:pPr>
      <w:keepNext/>
      <w:keepLines/>
      <w:spacing w:before="80" w:after="40" w:line="278" w:lineRule="auto"/>
      <w:outlineLvl w:val="4"/>
      <w:pPrChange w:id="2" w:author="Caio Pizzol" w:date="2026-08-03T22:25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2" w:author="Caio Pizzol" w:date="2026-08-03T22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69E"/>
    <w:pPr>
      <w:keepNext/>
      <w:keepLines/>
      <w:spacing w:before="40" w:line="278" w:lineRule="auto"/>
      <w:outlineLvl w:val="5"/>
      <w:pPrChange w:id="3" w:author="Caio Pizzol" w:date="2026-08-03T22:25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3" w:author="Caio Pizzol" w:date="2026-08-03T22:2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69E"/>
    <w:pPr>
      <w:keepNext/>
      <w:keepLines/>
      <w:spacing w:before="40" w:line="278" w:lineRule="auto"/>
      <w:outlineLvl w:val="6"/>
      <w:pPrChange w:id="4" w:author="Caio Pizzol" w:date="2026-08-03T22:25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4" w:author="Caio Pizzol" w:date="2026-08-03T22:2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69E"/>
    <w:pPr>
      <w:keepNext/>
      <w:keepLines/>
      <w:spacing w:line="278" w:lineRule="auto"/>
      <w:outlineLvl w:val="7"/>
      <w:pPrChange w:id="5" w:author="Caio Pizzol" w:date="2026-08-03T22:25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5" w:author="Caio Pizzol" w:date="2026-08-03T22:2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69E"/>
    <w:pPr>
      <w:keepNext/>
      <w:keepLines/>
      <w:spacing w:line="278" w:lineRule="auto"/>
      <w:outlineLvl w:val="8"/>
      <w:pPrChange w:id="6" w:author="Caio Pizzol" w:date="2026-08-03T22:25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6" w:author="Caio Pizzol" w:date="2026-08-03T22:2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F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F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F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F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F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F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F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69E"/>
    <w:pPr>
      <w:spacing w:after="80"/>
      <w:contextualSpacing/>
      <w:pPrChange w:id="7" w:author="Caio Pizzol" w:date="2026-08-03T22:25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7" w:author="Caio Pizzol" w:date="2026-08-03T22:2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C80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69E"/>
    <w:pPr>
      <w:numPr>
        <w:ilvl w:val="1"/>
      </w:numPr>
      <w:spacing w:after="160" w:line="278" w:lineRule="auto"/>
      <w:pPrChange w:id="8" w:author="Caio Pizzol" w:date="2026-08-03T22:25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8" w:author="Caio Pizzol" w:date="2026-08-03T22:2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C80F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69E"/>
    <w:pPr>
      <w:spacing w:before="160" w:after="160" w:line="278" w:lineRule="auto"/>
      <w:jc w:val="center"/>
      <w:pPrChange w:id="9" w:author="Caio Pizzol" w:date="2026-08-03T22:25:00Z">
        <w:pPr>
          <w:spacing w:before="160" w:after="160"/>
          <w:jc w:val="center"/>
        </w:pPr>
      </w:pPrChange>
    </w:pPr>
    <w:rPr>
      <w:rFonts w:asciiTheme="minorHAnsi" w:hAnsiTheme="minorHAnsi" w:cstheme="minorBidi"/>
      <w:i/>
      <w:iCs/>
      <w:color w:val="404040" w:themeColor="text1" w:themeTint="BF"/>
      <w:rPrChange w:id="9" w:author="Caio Pizzol" w:date="2026-08-03T22:25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C80F43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F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F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0F43"/>
  </w:style>
  <w:style w:type="paragraph" w:styleId="Footer">
    <w:name w:val="footer"/>
    <w:basedOn w:val="Normal"/>
    <w:link w:val="FooterChar"/>
    <w:uiPriority w:val="99"/>
    <w:unhideWhenUsed/>
    <w:rsid w:val="00C80F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0F43"/>
  </w:style>
  <w:style w:type="character" w:styleId="PageNumber">
    <w:name w:val="page number"/>
    <w:basedOn w:val="DefaultParagraphFont"/>
    <w:uiPriority w:val="99"/>
    <w:semiHidden/>
    <w:unhideWhenUsed/>
    <w:rsid w:val="00C80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2025-11-13T22:54:00Z</dcterms:created>
  <dcterms:modified xsi:type="dcterms:W3CDTF">2026-08-04T02:25:00Z</dcterms:modified>
</cp:coreProperties>
</file>