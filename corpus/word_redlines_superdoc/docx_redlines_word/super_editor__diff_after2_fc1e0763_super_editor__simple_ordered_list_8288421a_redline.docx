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5230" w14:textId="295FFE2A" w:rsidR="003C58BC" w:rsidRDefault="005D7854">
      <w:pPr>
        <w:rPr>
          <w:ins w:id="10" w:author="Nick Bernal" w:date="2026-08-04T06:08:00Z" w16du:dateUtc="2026-08-04T10:08:00Z"/>
        </w:rPr>
      </w:pPr>
      <w:ins w:id="11" w:author="Nick Bernal" w:date="2026-08-04T06:08:00Z" w16du:dateUtc="2026-08-04T10:08:00Z">
        <w:r>
          <w:t>Simple ordered list:</w:t>
        </w:r>
      </w:ins>
    </w:p>
    <w:p w14:paraId="7E04E278" w14:textId="77777777" w:rsidR="005D7854" w:rsidRDefault="005D7854">
      <w:pPr>
        <w:rPr>
          <w:ins w:id="12" w:author="Nick Bernal" w:date="2026-08-04T06:08:00Z" w16du:dateUtc="2026-08-04T10:08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3" w:author="Nick Bernal" w:date="2026-08-04T06:08:00Z" w16du:dateUtc="2026-08-04T10:08:00Z"/>
        </w:rPr>
      </w:pPr>
      <w:ins w:id="14" w:author="Nick Bernal" w:date="2026-08-04T06:08:00Z" w16du:dateUtc="2026-08-04T10:08:00Z">
        <w:r>
          <w:t>Item 1</w:t>
        </w:r>
      </w:ins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5" w:author="Nick Bernal" w:date="2026-08-04T06:08:00Z" w16du:dateUtc="2026-08-04T10:08:00Z"/>
        </w:rPr>
      </w:pPr>
      <w:ins w:id="16" w:author="Nick Bernal" w:date="2026-08-04T06:08:00Z" w16du:dateUtc="2026-08-04T10:08:00Z">
        <w:r>
          <w:t>Item 2</w:t>
        </w:r>
      </w:ins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7" w:author="Nick Bernal" w:date="2026-08-04T06:08:00Z" w16du:dateUtc="2026-08-04T10:08:00Z"/>
        </w:rPr>
      </w:pPr>
      <w:ins w:id="18" w:author="Nick Bernal" w:date="2026-08-04T06:08:00Z" w16du:dateUtc="2026-08-04T10:08:00Z">
        <w:r>
          <w:t>Item 3</w:t>
        </w:r>
      </w:ins>
    </w:p>
    <w:p w14:paraId="18F36173" w14:textId="4F5A48BF" w:rsidR="005D7854" w:rsidRDefault="005D7854" w:rsidP="005D7854">
      <w:pPr>
        <w:rPr>
          <w:ins w:id="19" w:author="Nick Bernal" w:date="2026-08-04T06:08:00Z" w16du:dateUtc="2026-08-04T10:08:00Z"/>
        </w:rPr>
      </w:pPr>
    </w:p>
    <w:p w14:paraId="24143F04" w14:textId="4D0643AC" w:rsidR="005D7854" w:rsidRDefault="005D7854" w:rsidP="005D7854">
      <w:pPr>
        <w:rPr>
          <w:ins w:id="20" w:author="Nick Bernal" w:date="2026-08-04T06:08:00Z" w16du:dateUtc="2026-08-04T10:08:00Z"/>
        </w:rPr>
      </w:pPr>
      <w:ins w:id="21" w:author="Nick Bernal" w:date="2026-08-04T06:08:00Z" w16du:dateUtc="2026-08-04T10:08:00Z">
        <w:r>
          <w:t>Simple ordered list with sub lists:</w:t>
        </w:r>
      </w:ins>
    </w:p>
    <w:p w14:paraId="4A8DB976" w14:textId="77777777" w:rsidR="005D7854" w:rsidRDefault="005D7854" w:rsidP="005D7854">
      <w:pPr>
        <w:rPr>
          <w:ins w:id="22" w:author="Nick Bernal" w:date="2026-08-04T06:08:00Z" w16du:dateUtc="2026-08-04T10:08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3" w:author="Nick Bernal" w:date="2026-08-04T06:08:00Z" w16du:dateUtc="2026-08-04T10:08:00Z"/>
        </w:rPr>
      </w:pPr>
      <w:ins w:id="24" w:author="Nick Bernal" w:date="2026-08-04T06:08:00Z" w16du:dateUtc="2026-08-04T10:08:00Z">
        <w:r>
          <w:t>Item 1</w:t>
        </w:r>
      </w:ins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5" w:author="Nick Bernal" w:date="2026-08-04T06:08:00Z" w16du:dateUtc="2026-08-04T10:08:00Z"/>
        </w:rPr>
      </w:pPr>
      <w:ins w:id="26" w:author="Nick Bernal" w:date="2026-08-04T06:08:00Z" w16du:dateUtc="2026-08-04T10:08:00Z">
        <w:r>
          <w:t>Item 2</w:t>
        </w:r>
      </w:ins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7" w:author="Nick Bernal" w:date="2026-08-04T06:08:00Z" w16du:dateUtc="2026-08-04T10:08:00Z"/>
        </w:rPr>
      </w:pPr>
      <w:ins w:id="28" w:author="Nick Bernal" w:date="2026-08-04T06:08:00Z" w16du:dateUtc="2026-08-04T10:08:00Z">
        <w:r>
          <w:t>Item 3</w:t>
        </w:r>
      </w:ins>
    </w:p>
    <w:p w14:paraId="7AC5FBE5" w14:textId="22B2B61E" w:rsidR="006E4D75" w:rsidRDefault="005D7854" w:rsidP="005D7854">
      <w:pPr>
        <w:pStyle w:val="ListParagraph"/>
        <w:numPr>
          <w:ilvl w:val="1"/>
          <w:numId w:val="2"/>
        </w:numPr>
        <w:pPrChange w:id="29" w:author="Nick Bernal" w:date="2026-08-04T06:08:00Z" w16du:dateUtc="2026-08-04T10:08:00Z">
          <w:pPr/>
        </w:pPrChange>
      </w:pPr>
      <w:ins w:id="30" w:author="Nick Bernal" w:date="2026-08-04T06:08:00Z" w16du:dateUtc="2026-08-04T10:08:00Z">
        <w:r>
          <w:t>Lvl 1 –</w:t>
        </w:r>
      </w:ins>
      <w:del w:id="31" w:author="Nick Bernal" w:date="2026-08-04T06:08:00Z" w16du:dateUtc="2026-08-04T10:08:00Z">
        <w:r w:rsidR="006E4D75">
          <w:delText>This is</w:delText>
        </w:r>
      </w:del>
      <w:r w:rsidR="006E4D75">
        <w:t xml:space="preserve"> a</w:t>
      </w:r>
      <w:del w:id="32" w:author="Nick Bernal" w:date="2026-08-04T06:08:00Z" w16du:dateUtc="2026-08-04T10:08:00Z">
        <w:r w:rsidR="006E4D75">
          <w:delText xml:space="preserve"> test.</w:delText>
        </w:r>
      </w:del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spacing w:after="0" w:line="240" w:lineRule="auto"/>
        <w:rPr>
          <w:ins w:id="33" w:author="Nick Bernal" w:date="2026-08-04T06:08:00Z" w16du:dateUtc="2026-08-04T10:08:00Z"/>
        </w:rPr>
      </w:pPr>
      <w:ins w:id="34" w:author="Nick Bernal" w:date="2026-08-04T06:08:00Z" w16du:dateUtc="2026-08-04T10:08:00Z">
        <w:r>
          <w:t>Lvl 1 – b</w:t>
        </w:r>
      </w:ins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spacing w:after="0" w:line="240" w:lineRule="auto"/>
        <w:rPr>
          <w:ins w:id="35" w:author="Nick Bernal" w:date="2026-08-04T06:08:00Z" w16du:dateUtc="2026-08-04T10:08:00Z"/>
        </w:rPr>
      </w:pPr>
      <w:ins w:id="36" w:author="Nick Bernal" w:date="2026-08-04T06:08:00Z" w16du:dateUtc="2026-08-04T10:08:00Z">
        <w:r>
          <w:t>Lvl 2 – i</w:t>
        </w:r>
      </w:ins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spacing w:after="0" w:line="240" w:lineRule="auto"/>
        <w:rPr>
          <w:ins w:id="37" w:author="Nick Bernal" w:date="2026-08-04T06:08:00Z" w16du:dateUtc="2026-08-04T10:08:00Z"/>
        </w:rPr>
      </w:pPr>
      <w:ins w:id="38" w:author="Nick Bernal" w:date="2026-08-04T06:08:00Z" w16du:dateUtc="2026-08-04T10:08:00Z">
        <w:r>
          <w:t>Lvl 1 – c</w:t>
        </w:r>
      </w:ins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39" w:author="Nick Bernal" w:date="2026-08-04T06:08:00Z" w16du:dateUtc="2026-08-04T10:08:00Z"/>
        </w:rPr>
      </w:pPr>
      <w:ins w:id="40" w:author="Nick Bernal" w:date="2026-08-04T06:08:00Z" w16du:dateUtc="2026-08-04T10:08:00Z">
        <w:r>
          <w:t>Item 4</w:t>
        </w:r>
      </w:ins>
    </w:p>
    <w:p w14:paraId="1FDF58F1" w14:textId="77777777" w:rsidR="005D7854" w:rsidRDefault="005D7854" w:rsidP="005D7854">
      <w:pPr>
        <w:rPr>
          <w:ins w:id="41" w:author="Nick Bernal" w:date="2026-08-04T06:08:00Z" w16du:dateUtc="2026-08-04T10:08:00Z"/>
        </w:rPr>
      </w:pPr>
    </w:p>
    <w:p w14:paraId="50D584C9" w14:textId="3D981B91" w:rsidR="007078D9" w:rsidRDefault="007078D9">
      <w:pPr>
        <w:rPr>
          <w:del w:id="42" w:author="Nick Bernal" w:date="2026-08-04T06:08:00Z" w16du:dateUtc="2026-08-04T10:08:00Z"/>
        </w:rPr>
      </w:pPr>
      <w:del w:id="43" w:author="Nick Bernal" w:date="2026-08-04T06:08:00Z" w16du:dateUtc="2026-08-04T10:08:00Z">
        <w:r>
          <w:delText>I added this sentence.</w:delText>
        </w:r>
      </w:del>
    </w:p>
    <w:p w14:paraId="2353F1FE" w14:textId="78AE468D" w:rsidR="006E4D75" w:rsidRDefault="006E4D75">
      <w:pPr>
        <w:rPr>
          <w:del w:id="44" w:author="Nick Bernal" w:date="2026-08-04T06:08:00Z" w16du:dateUtc="2026-08-04T10:08:00Z"/>
        </w:rPr>
      </w:pPr>
      <w:del w:id="45" w:author="Nick Bernal" w:date="2026-08-04T06:08:00Z" w16du:dateUtc="2026-08-04T10:08:00Z">
        <w:r>
          <w:delText>Here’s some</w:delText>
        </w:r>
        <w:r w:rsidR="00150A31">
          <w:delText xml:space="preserve"> NEW</w:delText>
        </w:r>
        <w:r>
          <w:delText xml:space="preserve"> text.</w:delText>
        </w:r>
      </w:del>
    </w:p>
    <w:p w14:paraId="6498690F" w14:textId="7529EFA3" w:rsidR="006E4D75" w:rsidRDefault="006E4D75">
      <w:del w:id="46" w:author="Nick Bernal" w:date="2026-08-04T06:08:00Z" w16du:dateUtc="2026-08-04T10:08:00Z">
        <w:r>
          <w:delText xml:space="preserve">We are done </w:delText>
        </w:r>
        <w:r w:rsidR="00150A31">
          <w:delText>now</w:delText>
        </w:r>
        <w:r>
          <w:delText>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47" w:author="Nick Bernal" w:date="2026-08-04T06:08:00Z" w16du:dateUtc="2026-08-04T10:08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360F1B"/>
    <w:rsid w:val="003C1D14"/>
    <w:rsid w:val="003C58BC"/>
    <w:rsid w:val="00524058"/>
    <w:rsid w:val="005D7854"/>
    <w:rsid w:val="006E4D75"/>
    <w:rsid w:val="007078D9"/>
    <w:rsid w:val="007A075E"/>
    <w:rsid w:val="007D71B7"/>
    <w:rsid w:val="00931F1A"/>
    <w:rsid w:val="009E0E01"/>
    <w:rsid w:val="00A16521"/>
    <w:rsid w:val="00F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 w:line="240" w:lineRule="auto"/>
      <w:outlineLvl w:val="2"/>
      <w:pPrChange w:id="0" w:author="Nick Bernal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 w:line="240" w:lineRule="auto"/>
      <w:outlineLvl w:val="3"/>
      <w:pPrChange w:id="1" w:author="Nick Bernal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 w:line="240" w:lineRule="auto"/>
      <w:outlineLvl w:val="4"/>
      <w:pPrChange w:id="2" w:author="Nick Bernal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 w:after="0" w:line="240" w:lineRule="auto"/>
      <w:outlineLvl w:val="5"/>
      <w:pPrChange w:id="3" w:author="Nick Bernal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 w:after="0" w:line="240" w:lineRule="auto"/>
      <w:outlineLvl w:val="6"/>
      <w:pPrChange w:id="4" w:author="Nick Bernal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spacing w:after="0" w:line="240" w:lineRule="auto"/>
      <w:outlineLvl w:val="7"/>
      <w:pPrChange w:id="5" w:author="Nick Bernal" w:date="2026-08-04T06:08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spacing w:after="0" w:line="240" w:lineRule="auto"/>
      <w:outlineLvl w:val="8"/>
      <w:pPrChange w:id="6" w:author="Nick Bernal" w:date="2026-08-04T06:08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 w:line="240" w:lineRule="auto"/>
      <w:contextualSpacing/>
      <w:pPrChange w:id="7" w:author="Nick Bernal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line="240" w:lineRule="auto"/>
      <w:pPrChange w:id="8" w:author="Nick Bernal" w:date="2026-08-04T06:08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line="240" w:lineRule="auto"/>
      <w:jc w:val="center"/>
      <w:pPrChange w:id="9" w:author="Nick Bernal" w:date="2026-08-04T06:08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2026-08-04T10:08:00Z</dcterms:modified>
</cp:coreProperties>
</file>