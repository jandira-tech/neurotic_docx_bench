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75938" w14:paraId="246B9C0F" w14:textId="77777777" w:rsidTr="00475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5" w:author="Comparison" w:date="2026-08-03T22:25:00Z" w16du:dateUtc="2026-08-04T02:25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20" w:type="dxa"/>
          </w:tcPr>
          <w:p w14:paraId="11E5D217" w14:textId="77777777" w:rsidR="00475938" w:rsidRDefault="00BF79AD">
            <w:pPr>
              <w:rPr>
                <w:ins w:id="6" w:author="Comparison" w:date="2026-08-03T22:25:00Z" w16du:dateUtc="2026-08-04T02:25:00Z"/>
              </w:rPr>
            </w:pPr>
            <w:ins w:id="7" w:author="Comparison" w:date="2026-08-03T22:25:00Z" w16du:dateUtc="2026-08-04T02:25:00Z">
              <w:r>
                <w:t>R1C1</w:t>
              </w:r>
            </w:ins>
          </w:p>
        </w:tc>
        <w:tc>
          <w:tcPr>
            <w:tcW w:w="3120" w:type="dxa"/>
          </w:tcPr>
          <w:p w14:paraId="38B98051" w14:textId="77777777" w:rsidR="00475938" w:rsidRDefault="00BF79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8" w:author="Comparison" w:date="2026-08-03T22:25:00Z" w16du:dateUtc="2026-08-04T02:25:00Z"/>
              </w:rPr>
            </w:pPr>
            <w:ins w:id="9" w:author="Comparison" w:date="2026-08-03T22:25:00Z" w16du:dateUtc="2026-08-04T02:25:00Z">
              <w:r>
                <w:t>R1C2</w:t>
              </w:r>
            </w:ins>
          </w:p>
        </w:tc>
        <w:tc>
          <w:tcPr>
            <w:tcW w:w="3120" w:type="dxa"/>
          </w:tcPr>
          <w:p w14:paraId="3F7C7399" w14:textId="77777777" w:rsidR="00475938" w:rsidRDefault="00BF79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0" w:author="Comparison" w:date="2026-08-03T22:25:00Z" w16du:dateUtc="2026-08-04T02:25:00Z"/>
              </w:rPr>
            </w:pPr>
            <w:ins w:id="11" w:author="Comparison" w:date="2026-08-03T22:25:00Z" w16du:dateUtc="2026-08-04T02:25:00Z">
              <w:r>
                <w:t>R1C3</w:t>
              </w:r>
            </w:ins>
          </w:p>
        </w:tc>
      </w:tr>
      <w:tr w:rsidR="00475938" w14:paraId="7C4A2606" w14:textId="77777777" w:rsidTr="00475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ins w:id="12" w:author="Comparison" w:date="2026-08-03T22:25:00Z" w16du:dateUtc="2026-08-04T02:2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F4EBF5E" w14:textId="77777777" w:rsidR="00475938" w:rsidRDefault="00BF79AD">
            <w:pPr>
              <w:rPr>
                <w:ins w:id="13" w:author="Comparison" w:date="2026-08-03T22:25:00Z" w16du:dateUtc="2026-08-04T02:25:00Z"/>
              </w:rPr>
            </w:pPr>
            <w:ins w:id="14" w:author="Comparison" w:date="2026-08-03T22:25:00Z" w16du:dateUtc="2026-08-04T02:25:00Z">
              <w:r>
                <w:t>R2C1</w:t>
              </w:r>
            </w:ins>
          </w:p>
        </w:tc>
        <w:tc>
          <w:tcPr>
            <w:tcW w:w="3120" w:type="dxa"/>
          </w:tcPr>
          <w:p w14:paraId="1B1063C6" w14:textId="77777777" w:rsidR="00475938" w:rsidRDefault="00BF7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5" w:author="Comparison" w:date="2026-08-03T22:25:00Z" w16du:dateUtc="2026-08-04T02:25:00Z"/>
              </w:rPr>
            </w:pPr>
            <w:ins w:id="16" w:author="Comparison" w:date="2026-08-03T22:25:00Z" w16du:dateUtc="2026-08-04T02:25:00Z">
              <w:r>
                <w:t>R2C2</w:t>
              </w:r>
            </w:ins>
          </w:p>
        </w:tc>
        <w:tc>
          <w:tcPr>
            <w:tcW w:w="3120" w:type="dxa"/>
          </w:tcPr>
          <w:p w14:paraId="5ED0689D" w14:textId="77777777" w:rsidR="00475938" w:rsidRDefault="00BF7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7" w:author="Comparison" w:date="2026-08-03T22:25:00Z" w16du:dateUtc="2026-08-04T02:25:00Z"/>
              </w:rPr>
            </w:pPr>
            <w:ins w:id="18" w:author="Comparison" w:date="2026-08-03T22:25:00Z" w16du:dateUtc="2026-08-04T02:25:00Z">
              <w:r>
                <w:t>R2C3</w:t>
              </w:r>
            </w:ins>
          </w:p>
        </w:tc>
      </w:tr>
      <w:tr w:rsidR="00475938" w14:paraId="7F71D58C" w14:textId="77777777" w:rsidTr="00475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ins w:id="19" w:author="Comparison" w:date="2026-08-03T22:25:00Z" w16du:dateUtc="2026-08-04T02:2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3A1AFF6" w14:textId="77777777" w:rsidR="00475938" w:rsidRDefault="00BF79AD">
            <w:pPr>
              <w:rPr>
                <w:ins w:id="20" w:author="Comparison" w:date="2026-08-03T22:25:00Z" w16du:dateUtc="2026-08-04T02:25:00Z"/>
              </w:rPr>
            </w:pPr>
            <w:ins w:id="21" w:author="Comparison" w:date="2026-08-03T22:25:00Z" w16du:dateUtc="2026-08-04T02:25:00Z">
              <w:r>
                <w:t>R3C1</w:t>
              </w:r>
            </w:ins>
          </w:p>
        </w:tc>
        <w:tc>
          <w:tcPr>
            <w:tcW w:w="3120" w:type="dxa"/>
          </w:tcPr>
          <w:p w14:paraId="2CE84CE8" w14:textId="77777777" w:rsidR="00475938" w:rsidRDefault="00BF7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" w:author="Comparison" w:date="2026-08-03T22:25:00Z" w16du:dateUtc="2026-08-04T02:25:00Z"/>
              </w:rPr>
            </w:pPr>
            <w:ins w:id="23" w:author="Comparison" w:date="2026-08-03T22:25:00Z" w16du:dateUtc="2026-08-04T02:25:00Z">
              <w:r>
                <w:t>R3C2</w:t>
              </w:r>
            </w:ins>
          </w:p>
        </w:tc>
        <w:tc>
          <w:tcPr>
            <w:tcW w:w="3120" w:type="dxa"/>
          </w:tcPr>
          <w:p w14:paraId="66DB2045" w14:textId="77777777" w:rsidR="00475938" w:rsidRDefault="00BF79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" w:author="Comparison" w:date="2026-08-03T22:25:00Z" w16du:dateUtc="2026-08-04T02:25:00Z"/>
              </w:rPr>
            </w:pPr>
            <w:ins w:id="25" w:author="Comparison" w:date="2026-08-03T22:25:00Z" w16du:dateUtc="2026-08-04T02:25:00Z">
              <w:r>
                <w:t>R3C3</w:t>
              </w:r>
            </w:ins>
          </w:p>
        </w:tc>
      </w:tr>
    </w:tbl>
    <w:p w14:paraId="5903A8B7" w14:textId="3C8B1016" w:rsidR="000E6136" w:rsidRPr="00B55875" w:rsidRDefault="000E6136" w:rsidP="000E6136">
      <w:pPr>
        <w:jc w:val="center"/>
        <w:rPr>
          <w:del w:id="26" w:author="Comparison" w:date="2026-08-03T22:25:00Z" w16du:dateUtc="2026-08-04T02:25:00Z"/>
          <w:b/>
          <w:bCs/>
          <w:color w:val="A02B93" w:themeColor="accent5"/>
          <w:sz w:val="40"/>
          <w:szCs w:val="40"/>
        </w:rPr>
      </w:pPr>
      <w:bookmarkStart w:id="27" w:name="_Toc359077853"/>
      <w:del w:id="28" w:author="Comparison" w:date="2026-08-03T22:25:00Z" w16du:dateUtc="2026-08-04T02:25:00Z">
        <w:r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27"/>
    <w:p w14:paraId="71812FFF" w14:textId="1189A11C" w:rsidR="000E6136" w:rsidRPr="000E6136" w:rsidRDefault="000E6136" w:rsidP="000E6136">
      <w:pPr>
        <w:pStyle w:val="Heading2"/>
        <w:rPr>
          <w:del w:id="29" w:author="Comparison" w:date="2026-08-03T22:25:00Z" w16du:dateUtc="2026-08-04T02:25:00Z"/>
          <w:rFonts w:ascii="Arial" w:hAnsi="Arial" w:cs="Arial"/>
          <w:b/>
          <w:bCs/>
        </w:rPr>
      </w:pPr>
      <w:del w:id="30" w:author="Comparison" w:date="2026-08-03T22:25:00Z" w16du:dateUtc="2026-08-04T02:25:00Z">
        <w:r>
          <w:rPr>
            <w:rFonts w:ascii="Arial" w:hAnsi="Arial" w:cs="Arial"/>
            <w:b/>
            <w:bCs/>
          </w:rPr>
          <w:delText>Formatting (heading 2 + bold)</w:delText>
        </w:r>
        <w:r>
          <w:rPr>
            <w:rFonts w:ascii="Arial" w:hAnsi="Arial" w:cs="Arial"/>
            <w:b/>
            <w:bCs/>
          </w:rPr>
          <w:br/>
        </w:r>
      </w:del>
    </w:p>
    <w:p w14:paraId="041B498B" w14:textId="3D4FFB57" w:rsidR="000E6136" w:rsidRPr="000E6136" w:rsidRDefault="000E6136" w:rsidP="000E6136">
      <w:pPr>
        <w:rPr>
          <w:del w:id="31" w:author="Comparison" w:date="2026-08-03T22:25:00Z" w16du:dateUtc="2026-08-04T02:25:00Z"/>
          <w:rFonts w:ascii="Arial" w:hAnsi="Arial" w:cs="Arial"/>
        </w:rPr>
      </w:pPr>
      <w:del w:id="32" w:author="Comparison" w:date="2026-08-03T22:25:00Z" w16du:dateUtc="2026-08-04T02:25:00Z">
        <w:r>
          <w:rPr>
            <w:rFonts w:ascii="Arial" w:hAnsi="Arial" w:cs="Arial"/>
          </w:rPr>
          <w:delText>Let’s test out text formatting:</w:delText>
        </w:r>
        <w:r>
          <w:rPr>
            <w:rFonts w:ascii="Arial" w:hAnsi="Arial" w:cs="Arial"/>
          </w:rPr>
          <w:br/>
        </w:r>
      </w:del>
    </w:p>
    <w:p w14:paraId="205F445A" w14:textId="2F16261E" w:rsidR="000E6136" w:rsidRDefault="000E6136" w:rsidP="000E6136">
      <w:pPr>
        <w:rPr>
          <w:del w:id="33" w:author="Comparison" w:date="2026-08-03T22:25:00Z" w16du:dateUtc="2026-08-04T02:25:00Z"/>
          <w:rFonts w:ascii="Arial" w:hAnsi="Arial" w:cs="Arial"/>
        </w:rPr>
      </w:pPr>
      <w:del w:id="34" w:author="Comparison" w:date="2026-08-03T22:25:00Z" w16du:dateUtc="2026-08-04T02:25:00Z">
        <w:r>
          <w:rPr>
            <w:rFonts w:ascii="Arial" w:hAnsi="Arial" w:cs="Arial"/>
          </w:rPr>
          <w:delText>Fortune favors the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/>
          </w:rPr>
          <w:delText xml:space="preserve">bold, </w:delText>
        </w:r>
        <w:r w:rsidRPr="000E6136">
          <w:rPr>
            <w:rFonts w:ascii="Arial" w:hAnsi="Arial" w:cs="Arial"/>
            <w:i/>
          </w:rPr>
          <w:delText>italic</w:delText>
        </w:r>
        <w:r>
          <w:rPr>
            <w:rFonts w:ascii="Arial" w:hAnsi="Arial" w:cs="Arial"/>
            <w:i/>
          </w:rPr>
          <w:delText>s</w:delText>
        </w:r>
        <w:r w:rsidRPr="000E6136">
          <w:rPr>
            <w:rFonts w:ascii="Arial" w:hAnsi="Arial" w:cs="Arial"/>
            <w:i/>
          </w:rPr>
          <w:delText xml:space="preserve">, </w:delText>
        </w:r>
        <w:r w:rsidRPr="000E6136">
          <w:rPr>
            <w:rFonts w:ascii="Arial" w:hAnsi="Arial" w:cs="Arial"/>
            <w:b/>
            <w:i/>
          </w:rPr>
          <w:delText xml:space="preserve">bold-italic, </w:delText>
        </w:r>
        <w:r w:rsidRPr="000E6136">
          <w:rPr>
            <w:rFonts w:ascii="Arial" w:hAnsi="Arial" w:cs="Arial"/>
            <w:u w:val="single"/>
          </w:rPr>
          <w:delText xml:space="preserve">underlined </w:delText>
        </w:r>
        <w:r w:rsidRPr="000E6136">
          <w:rPr>
            <w:rFonts w:ascii="Arial" w:hAnsi="Arial" w:cs="Arial"/>
          </w:rPr>
          <w:delText xml:space="preserve">and </w:delText>
        </w:r>
        <w:r>
          <w:rPr>
            <w:rFonts w:ascii="Arial" w:hAnsi="Arial" w:cs="Arial"/>
            <w:strike/>
          </w:rPr>
          <w:delText>strikethrough</w:delText>
        </w:r>
        <w:r w:rsidRPr="000E6136">
          <w:rPr>
            <w:rFonts w:ascii="Arial" w:hAnsi="Arial" w:cs="Arial"/>
            <w:strike/>
          </w:rPr>
          <w:delText xml:space="preserve"> </w:delText>
        </w:r>
        <w:r w:rsidRPr="000E6136">
          <w:rPr>
            <w:rFonts w:ascii="Arial" w:hAnsi="Arial" w:cs="Arial"/>
          </w:rPr>
          <w:delText xml:space="preserve"> text.</w:delText>
        </w:r>
      </w:del>
    </w:p>
    <w:p w14:paraId="5757885F" w14:textId="77777777" w:rsidR="000E6136" w:rsidRDefault="000E6136" w:rsidP="000E6136">
      <w:pPr>
        <w:rPr>
          <w:del w:id="35" w:author="Comparison" w:date="2026-08-03T22:25:00Z" w16du:dateUtc="2026-08-04T02:25:00Z"/>
          <w:rFonts w:ascii="Arial" w:hAnsi="Arial" w:cs="Arial"/>
        </w:rPr>
      </w:pPr>
    </w:p>
    <w:p w14:paraId="288A3B01" w14:textId="22F86A63" w:rsidR="000E6136" w:rsidRDefault="000E6136" w:rsidP="000E6136">
      <w:pPr>
        <w:rPr>
          <w:del w:id="36" w:author="Comparison" w:date="2026-08-03T22:25:00Z" w16du:dateUtc="2026-08-04T02:25:00Z"/>
          <w:rFonts w:ascii="Arial" w:hAnsi="Arial" w:cs="Arial"/>
        </w:rPr>
      </w:pPr>
      <w:del w:id="37" w:author="Comparison" w:date="2026-08-03T22:25:00Z" w16du:dateUtc="2026-08-04T02:25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rPr>
            <w:rFonts w:ascii="Arial" w:hAnsi="Arial" w:cs="Arial"/>
          </w:rPr>
          <w:delText>‍♂️</w:delText>
        </w:r>
        <w:r>
          <w:rPr>
            <w:rFonts w:ascii="Arial" w:hAnsi="Arial" w:cs="Arial"/>
          </w:rPr>
          <w:delText xml:space="preserve"> Clark Kent uses</w:delText>
        </w:r>
        <w:r w:rsidRPr="000E6136">
          <w:rPr>
            <w:rFonts w:ascii="Arial" w:hAnsi="Arial" w:cs="Arial"/>
          </w:rPr>
          <w:delText xml:space="preserve"> super</w:delText>
        </w:r>
        <w:r w:rsidRPr="000E6136">
          <w:rPr>
            <w:rFonts w:ascii="Arial" w:hAnsi="Arial" w:cs="Arial"/>
            <w:vertAlign w:val="superscript"/>
          </w:rPr>
          <w:delText>script</w:delText>
        </w:r>
        <w:r w:rsidRPr="000E6136">
          <w:rPr>
            <w:rFonts w:ascii="Arial" w:hAnsi="Arial" w:cs="Arial"/>
          </w:rPr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rPr>
            <w:rFonts w:ascii="Arial" w:hAnsi="Arial" w:cs="Arial"/>
          </w:rPr>
          <w:delText xml:space="preserve"> Bi-Han</w:delText>
        </w:r>
        <w:r>
          <w:rPr>
            <w:rFonts w:ascii="Arial" w:hAnsi="Arial" w:cs="Arial"/>
          </w:rPr>
          <w:delText xml:space="preserve"> digs </w:delText>
        </w:r>
        <w:r w:rsidRPr="000E6136">
          <w:rPr>
            <w:rFonts w:ascii="Arial" w:hAnsi="Arial" w:cs="Arial"/>
          </w:rPr>
          <w:delText>sub</w:delText>
        </w:r>
        <w:r w:rsidRPr="000E6136">
          <w:rPr>
            <w:rFonts w:ascii="Arial" w:hAnsi="Arial" w:cs="Arial"/>
            <w:vertAlign w:val="subscript"/>
          </w:rPr>
          <w:delText>script</w:delText>
        </w:r>
        <w:r w:rsidRPr="000E6136">
          <w:rPr>
            <w:rFonts w:ascii="Arial" w:hAnsi="Arial" w:cs="Arial"/>
          </w:rPr>
          <w:delText>.</w:delText>
        </w:r>
      </w:del>
    </w:p>
    <w:p w14:paraId="41752BA0" w14:textId="77777777" w:rsidR="000E6136" w:rsidRDefault="000E6136" w:rsidP="000E6136">
      <w:pPr>
        <w:rPr>
          <w:del w:id="38" w:author="Comparison" w:date="2026-08-03T22:25:00Z" w16du:dateUtc="2026-08-04T02:25:00Z"/>
          <w:rFonts w:ascii="Arial" w:hAnsi="Arial" w:cs="Arial"/>
        </w:rPr>
      </w:pPr>
    </w:p>
    <w:p w14:paraId="25E10F5F" w14:textId="2670DDFF" w:rsidR="000E6136" w:rsidRDefault="000E6136" w:rsidP="000E6136">
      <w:pPr>
        <w:rPr>
          <w:del w:id="39" w:author="Comparison" w:date="2026-08-03T22:25:00Z" w16du:dateUtc="2026-08-04T02:25:00Z"/>
          <w:rFonts w:ascii="Arial" w:hAnsi="Arial" w:cs="Arial"/>
        </w:rPr>
      </w:pPr>
      <w:del w:id="40" w:author="Comparison" w:date="2026-08-03T22:25:00Z" w16du:dateUtc="2026-08-04T02:25:00Z">
        <w:r>
          <w:rPr>
            <w:rFonts w:ascii="Arial" w:hAnsi="Arial" w:cs="Arial"/>
          </w:rPr>
          <w:delText>The world is better in technicolor: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A02B93" w:themeColor="accent5"/>
          </w:rPr>
          <w:delText>purple</w:delText>
        </w:r>
        <w:r w:rsidRPr="000E6136">
          <w:rPr>
            <w:rFonts w:ascii="Arial" w:hAnsi="Arial" w:cs="Arial"/>
          </w:rPr>
          <w:delText xml:space="preserve">, </w:delText>
        </w:r>
        <w:r>
          <w:rPr>
            <w:rFonts w:ascii="Helvetica" w:hAnsi="Helvetica" w:cs="Arial"/>
            <w:b/>
            <w:bCs/>
            <w:color w:val="0070C0"/>
          </w:rPr>
          <w:delText>BLUE</w:delText>
        </w:r>
        <w:r w:rsidRPr="000E6136">
          <w:rPr>
            <w:rFonts w:ascii="Arial" w:hAnsi="Arial" w:cs="Arial"/>
            <w:color w:val="0070C0"/>
          </w:rPr>
          <w:delText xml:space="preserve">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rFonts w:ascii="Arial" w:hAnsi="Arial" w:cs="Arial"/>
            <w:highlight w:val="yellow"/>
          </w:rPr>
          <w:delText>text with highlight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delText>Now let’s get deep: we got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dr w:val="single" w:sz="4" w:space="0" w:color="auto"/>
          </w:rPr>
          <w:delText>Schrödinger's cat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delText>And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rPr>
            <w:rFonts w:ascii="Arial" w:hAnsi="Arial" w:cs="Arial"/>
          </w:rPr>
          <w:delText>.</w:delText>
        </w:r>
      </w:del>
    </w:p>
    <w:p w14:paraId="0CFB0F15" w14:textId="77777777" w:rsidR="000E6136" w:rsidRPr="000E6136" w:rsidRDefault="000E6136" w:rsidP="000E6136">
      <w:pPr>
        <w:rPr>
          <w:del w:id="41" w:author="Comparison" w:date="2026-08-03T22:25:00Z" w16du:dateUtc="2026-08-04T02:25:00Z"/>
          <w:rFonts w:ascii="Arial" w:hAnsi="Arial" w:cs="Arial"/>
        </w:rPr>
      </w:pPr>
    </w:p>
    <w:p w14:paraId="461779FE" w14:textId="530155E1" w:rsidR="000E6136" w:rsidRDefault="000E6136" w:rsidP="000E6136">
      <w:pPr>
        <w:rPr>
          <w:del w:id="42" w:author="Comparison" w:date="2026-08-03T22:25:00Z" w16du:dateUtc="2026-08-04T02:25:00Z"/>
          <w:rFonts w:ascii="Arial" w:hAnsi="Arial" w:cs="Arial"/>
        </w:rPr>
      </w:pPr>
      <w:del w:id="43" w:author="Comparison" w:date="2026-08-03T22:25:00Z" w16du:dateUtc="2026-08-04T02:25:00Z">
        <w:r w:rsidRPr="000E6136">
          <w:rPr>
            <w:rFonts w:ascii="Arial" w:hAnsi="Arial" w:cs="Arial"/>
          </w:rPr>
          <w:delText xml:space="preserve">A paragraph with styled text: </w:delText>
        </w:r>
        <w:r w:rsidRPr="000E6136">
          <w:rPr>
            <w:rStyle w:val="SubtleEmphasis"/>
            <w:rFonts w:ascii="Arial" w:hAnsi="Arial" w:cs="Arial"/>
          </w:rPr>
          <w:delText xml:space="preserve">subtle emphasis  </w:delText>
        </w:r>
        <w:r w:rsidRPr="000E6136">
          <w:rPr>
            <w:rFonts w:ascii="Arial" w:hAnsi="Arial" w:cs="Arial"/>
          </w:rPr>
          <w:delText xml:space="preserve">followed by </w:delText>
        </w:r>
        <w:r w:rsidRPr="000E6136">
          <w:rPr>
            <w:rStyle w:val="Strong"/>
            <w:rFonts w:ascii="Arial" w:hAnsi="Arial" w:cs="Arial"/>
          </w:rPr>
          <w:delText xml:space="preserve">strong text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Style w:val="IntenseEmphasis"/>
            <w:rFonts w:ascii="Arial" w:hAnsi="Arial" w:cs="Arial"/>
          </w:rPr>
          <w:delText>intense emphasis</w:delText>
        </w:r>
        <w:r w:rsidRPr="000E6136">
          <w:rPr>
            <w:rFonts w:ascii="Arial" w:hAnsi="Arial" w:cs="Arial"/>
          </w:rPr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44" w:author="Comparison" w:date="2026-08-03T22:25:00Z" w16du:dateUtc="2026-08-04T02:25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del w:id="45" w:author="Comparison" w:date="2026-08-03T22:25:00Z" w16du:dateUtc="2026-08-04T02:25:00Z"/>
          <w:rStyle w:val="IntenseEmphasis"/>
          <w:rFonts w:ascii="Arial" w:hAnsi="Arial" w:cs="Arial"/>
          <w:b/>
          <w:bCs/>
          <w:i w:val="0"/>
          <w:iCs w:val="0"/>
        </w:rPr>
      </w:pPr>
      <w:bookmarkStart w:id="46" w:name="_Paragraph_level_formatting"/>
      <w:bookmarkEnd w:id="46"/>
      <w:del w:id="47" w:author="Comparison" w:date="2026-08-03T22:25:00Z" w16du:dateUtc="2026-08-04T02:25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del w:id="48" w:author="Comparison" w:date="2026-08-03T22:25:00Z" w16du:dateUtc="2026-08-04T02:25:00Z"/>
          <w:rFonts w:ascii="Arial" w:hAnsi="Arial" w:cs="Arial"/>
        </w:rPr>
      </w:pPr>
      <w:del w:id="49" w:author="Comparison" w:date="2026-08-03T22:25:00Z" w16du:dateUtc="2026-08-04T02:25:00Z">
        <w:r>
          <w:rPr>
            <w:rFonts w:ascii="Arial" w:hAnsi="Arial" w:cs="Arial"/>
          </w:rPr>
          <w:delText>Paragraph formatting with right border:</w:delText>
        </w:r>
      </w:del>
    </w:p>
    <w:p w14:paraId="1A197C09" w14:textId="2222D5BE" w:rsidR="000E6136" w:rsidRPr="000E6136" w:rsidRDefault="000E6136" w:rsidP="000E6136">
      <w:pPr>
        <w:pStyle w:val="Heading2"/>
        <w:rPr>
          <w:del w:id="50" w:author="Comparison" w:date="2026-08-03T22:25:00Z" w16du:dateUtc="2026-08-04T02:25:00Z"/>
          <w:rStyle w:val="IntenseEmphasis"/>
          <w:rFonts w:ascii="Arial" w:hAnsi="Arial" w:cs="Arial"/>
          <w:b/>
          <w:bCs/>
          <w:i w:val="0"/>
          <w:iCs w:val="0"/>
        </w:rPr>
      </w:pPr>
      <w:del w:id="51" w:author="Comparison" w:date="2026-08-03T22:25:00Z" w16du:dateUtc="2026-08-04T02:25:00Z">
        <w:r>
          <w:rPr>
            <w:rFonts w:ascii="Arial" w:hAnsi="Arial" w:cs="Arial"/>
          </w:rPr>
          <w:br/>
          <w:delText>Indents and links</w:delText>
        </w:r>
      </w:del>
    </w:p>
    <w:p w14:paraId="04A4BFC8" w14:textId="33DBF07A" w:rsidR="000E6136" w:rsidRPr="00B8258C" w:rsidRDefault="000E6136" w:rsidP="00B8258C">
      <w:pPr>
        <w:spacing w:before="600"/>
        <w:ind w:left="720" w:hanging="720"/>
        <w:rPr>
          <w:del w:id="52" w:author="Comparison" w:date="2026-08-03T22:25:00Z" w16du:dateUtc="2026-08-04T02:25:00Z"/>
          <w:rFonts w:ascii="Arial" w:hAnsi="Arial" w:cs="Arial"/>
          <w:color w:val="202122"/>
          <w:shd w:val="clear" w:color="auto" w:fill="FFFFFF"/>
        </w:rPr>
      </w:pPr>
      <w:del w:id="53" w:author="Comparison" w:date="2026-08-03T22:25:00Z" w16du:dateUtc="2026-08-04T02:25:00Z">
        <w:r>
          <w:rPr>
            <w:rFonts w:ascii="Arial" w:hAnsi="Arial" w:cs="Arial"/>
          </w:rPr>
          <w:delText>Indents: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</w:rPr>
          <w:delText xml:space="preserve">I am just hanging here with Oscar Wilde. </w:delTex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(16 October 1854 – 30 November 1900) was an Irish author, poet, and playwright. After writing in different literary styles throughout the 1880s, he became one of 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Wilde is best remembered for 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for children.</w:delText>
        </w:r>
      </w:del>
    </w:p>
    <w:p w14:paraId="1796D018" w14:textId="46BF7B0A" w:rsidR="000E6136" w:rsidRDefault="00B8258C" w:rsidP="00B8258C">
      <w:pPr>
        <w:pStyle w:val="Heading3"/>
        <w:rPr>
          <w:del w:id="54" w:author="Comparison" w:date="2026-08-03T22:25:00Z" w16du:dateUtc="2026-08-04T02:25:00Z"/>
          <w:color w:val="202122"/>
        </w:rPr>
      </w:pPr>
      <w:del w:id="55" w:author="Comparison" w:date="2026-08-03T22:25:00Z" w16du:dateUtc="2026-08-04T02:25:00Z">
        <w:r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56" w:author="Comparison" w:date="2026-08-03T22:25:00Z" w16du:dateUtc="2026-08-04T02:25:00Z"/>
          <w:rFonts w:ascii="Arial" w:hAnsi="Arial" w:cs="Arial"/>
          <w:color w:val="202122"/>
        </w:rPr>
      </w:pPr>
      <w:del w:id="57" w:author="Comparison" w:date="2026-08-03T22:25:00Z" w16du:dateUtc="2026-08-04T02:25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58" w:author="Comparison" w:date="2026-08-03T22:25:00Z" w16du:dateUtc="2026-08-04T02:25:00Z"/>
          <w:rFonts w:ascii="Arial" w:hAnsi="Arial" w:cs="Arial"/>
          <w:color w:val="202122"/>
        </w:rPr>
      </w:pPr>
      <w:del w:id="59" w:author="Comparison" w:date="2026-08-03T22:25:00Z" w16du:dateUtc="2026-08-04T02:25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60" w:author="Comparison" w:date="2026-08-03T22:25:00Z" w16du:dateUtc="2026-08-04T02:25:00Z"/>
        </w:rPr>
      </w:pPr>
    </w:p>
    <w:p w14:paraId="5A8ED9B4" w14:textId="39C8819E" w:rsidR="000E6136" w:rsidRDefault="00B8258C" w:rsidP="000E6136">
      <w:pPr>
        <w:pStyle w:val="Heading3"/>
        <w:rPr>
          <w:del w:id="61" w:author="Comparison" w:date="2026-08-03T22:25:00Z" w16du:dateUtc="2026-08-04T02:25:00Z"/>
        </w:rPr>
      </w:pPr>
      <w:del w:id="62" w:author="Comparison" w:date="2026-08-03T22:25:00Z" w16du:dateUtc="2026-08-04T02:25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63" w:author="Comparison" w:date="2026-08-03T22:25:00Z" w16du:dateUtc="2026-08-04T02:25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64" w:author="Comparison" w:date="2026-08-03T22:25:00Z" w16du:dateUtc="2026-08-04T02:25:00Z"/>
          <w:rFonts w:ascii="Arial" w:hAnsi="Arial" w:cs="Arial"/>
          <w:color w:val="202122"/>
        </w:rPr>
      </w:pPr>
      <w:del w:id="65" w:author="Comparison" w:date="2026-08-03T22:25:00Z" w16du:dateUtc="2026-08-04T02:25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66" w:author="Comparison" w:date="2026-08-03T22:25:00Z" w16du:dateUtc="2026-08-04T02:25:00Z"/>
          <w:rFonts w:ascii="Arial" w:hAnsi="Arial" w:cs="Arial"/>
          <w:color w:val="202122"/>
        </w:rPr>
      </w:pPr>
      <w:del w:id="67" w:author="Comparison" w:date="2026-08-03T22:25:00Z" w16du:dateUtc="2026-08-04T02:25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68" w:author="Comparison" w:date="2026-08-03T22:25:00Z" w16du:dateUtc="2026-08-04T02:25:00Z"/>
        </w:rPr>
      </w:pPr>
      <w:del w:id="69" w:author="Comparison" w:date="2026-08-03T22:25:00Z" w16du:dateUtc="2026-08-04T02:25:00Z">
        <w:r>
          <w:rPr>
            <w:rFonts w:ascii="Arial" w:hAnsi="Arial" w:cs="Arial"/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70" w:author="Comparison" w:date="2026-08-03T22:25:00Z" w16du:dateUtc="2026-08-04T02:25:00Z"/>
        </w:rPr>
      </w:pPr>
      <w:bookmarkStart w:id="71" w:name="_Toc359077859"/>
      <w:del w:id="72" w:author="Comparison" w:date="2026-08-03T22:25:00Z" w16du:dateUtc="2026-08-04T02:25:00Z">
        <w:r>
          <w:delText>Dropcaps</w:delText>
        </w:r>
        <w:bookmarkEnd w:id="71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73" w:author="Comparison" w:date="2026-08-03T22:25:00Z" w16du:dateUtc="2026-08-04T02:25:00Z"/>
          <w:position w:val="-10"/>
          <w:sz w:val="117"/>
        </w:rPr>
      </w:pPr>
      <w:del w:id="74" w:author="Comparison" w:date="2026-08-03T22:25:00Z" w16du:dateUtc="2026-08-04T02:25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75" w:author="Comparison" w:date="2026-08-03T22:25:00Z" w16du:dateUtc="2026-08-04T02:25:00Z"/>
        </w:rPr>
      </w:pPr>
      <w:del w:id="76" w:author="Comparison" w:date="2026-08-03T22:25:00Z" w16du:dateUtc="2026-08-04T02:25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77" w:author="Comparison" w:date="2026-08-03T22:25:00Z" w16du:dateUtc="2026-08-04T02:25:00Z"/>
        </w:rPr>
      </w:pPr>
      <w:del w:id="78" w:author="Comparison" w:date="2026-08-03T22:25:00Z" w16du:dateUtc="2026-08-04T02:25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79" w:author="Comparison" w:date="2026-08-03T22:25:00Z" w16du:dateUtc="2026-08-04T02:25:00Z"/>
        </w:rPr>
      </w:pPr>
      <w:del w:id="80" w:author="Comparison" w:date="2026-08-03T22:25:00Z" w16du:dateUtc="2026-08-04T02:25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81" w:author="Comparison" w:date="2026-08-03T22:25:00Z" w16du:dateUtc="2026-08-04T02:25:00Z"/>
        </w:rPr>
      </w:pPr>
      <w:del w:id="82" w:author="Comparison" w:date="2026-08-03T22:25:00Z" w16du:dateUtc="2026-08-04T02:25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83" w:author="Comparison" w:date="2026-08-03T22:25:00Z" w16du:dateUtc="2026-08-04T02:25:00Z"/>
        </w:rPr>
      </w:pPr>
      <w:del w:id="84" w:author="Comparison" w:date="2026-08-03T22:25:00Z" w16du:dateUtc="2026-08-04T02:25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85" w:author="Comparison" w:date="2026-08-03T22:25:00Z" w16du:dateUtc="2026-08-04T02:25:00Z"/>
        </w:rPr>
      </w:pPr>
    </w:p>
    <w:p w14:paraId="2EEF9783" w14:textId="6C9815A2" w:rsidR="00B37BA3" w:rsidRDefault="0095460A" w:rsidP="00B8258C">
      <w:pPr>
        <w:spacing w:before="600"/>
        <w:rPr>
          <w:del w:id="86" w:author="Comparison" w:date="2026-08-03T22:25:00Z" w16du:dateUtc="2026-08-04T02:25:00Z"/>
        </w:rPr>
      </w:pPr>
      <w:del w:id="87" w:author="Comparison" w:date="2026-08-03T22:25:00Z" w16du:dateUtc="2026-08-04T02:25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88" w:author="Comparison" w:date="2026-08-03T22:25:00Z" w16du:dateUtc="2026-08-04T02:25:00Z"/>
        </w:rPr>
      </w:pPr>
      <w:del w:id="89" w:author="Comparison" w:date="2026-08-03T22:25:00Z" w16du:dateUtc="2026-08-04T02:25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90" w:author="Comparison" w:date="2026-08-03T22:25:00Z" w16du:dateUtc="2026-08-04T02:25:00Z"/>
          <w:rFonts w:ascii="Times New Roman" w:hAnsi="Times New Roman"/>
        </w:rPr>
      </w:pPr>
      <w:del w:id="91" w:author="Comparison" w:date="2026-08-03T22:25:00Z" w16du:dateUtc="2026-08-04T02:25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92" w:author="Comparison" w:date="2026-08-03T22:25:00Z" w16du:dateUtc="2026-08-04T02:25:00Z"/>
          <w:rFonts w:ascii="Times New Roman" w:hAnsi="Times New Roman"/>
        </w:rPr>
      </w:pPr>
      <w:del w:id="93" w:author="Comparison" w:date="2026-08-03T22:25:00Z" w16du:dateUtc="2026-08-04T02:25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94" w:author="Comparison" w:date="2026-08-03T22:25:00Z" w16du:dateUtc="2026-08-04T02:25:00Z"/>
          <w:rFonts w:ascii="Times New Roman" w:hAnsi="Times New Roman"/>
        </w:rPr>
      </w:pPr>
      <w:commentRangeStart w:id="95"/>
      <w:del w:id="96" w:author="Comparison" w:date="2026-08-03T22:25:00Z" w16du:dateUtc="2026-08-04T02:25:00Z">
        <w:r>
          <w:rPr>
            <w:rFonts w:ascii="Times New Roman" w:hAnsi="Times New Roman"/>
          </w:rPr>
          <w:delText>And we have comments~!</w:delText>
        </w:r>
        <w:commentRangeEnd w:id="95"/>
        <w:r>
          <w:rPr>
            <w:rStyle w:val="CommentReference"/>
            <w:rFonts w:ascii="Times New Roman" w:hAnsi="Times New Roman"/>
            <w:sz w:val="22"/>
            <w:szCs w:val="22"/>
          </w:rPr>
          <w:commentReference w:id="95"/>
        </w:r>
      </w:del>
    </w:p>
    <w:p w14:paraId="7855F71A" w14:textId="46890A01" w:rsidR="00B37BA3" w:rsidRDefault="00B37BA3" w:rsidP="00B8258C">
      <w:pPr>
        <w:spacing w:before="600"/>
        <w:rPr>
          <w:del w:id="97" w:author="Comparison" w:date="2026-08-03T22:25:00Z" w16du:dateUtc="2026-08-04T02:25:00Z"/>
          <w:rFonts w:ascii="Times New Roman" w:hAnsi="Times New Roman"/>
        </w:rPr>
      </w:pPr>
      <w:del w:id="98" w:author="Comparison" w:date="2026-08-03T22:25:00Z" w16du:dateUtc="2026-08-04T02:25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99" w:author="Comparison" w:date="2026-08-03T22:25:00Z" w16du:dateUtc="2026-08-04T02:25:00Z"/>
        </w:rPr>
      </w:pPr>
    </w:p>
    <w:p w14:paraId="0DA95969" w14:textId="77777777" w:rsidR="00B8258C" w:rsidRDefault="00B8258C" w:rsidP="00B8258C">
      <w:pPr>
        <w:spacing w:before="600"/>
        <w:rPr>
          <w:del w:id="100" w:author="Comparison" w:date="2026-08-03T22:25:00Z" w16du:dateUtc="2026-08-04T02:25:00Z"/>
        </w:rPr>
      </w:pPr>
    </w:p>
    <w:p w14:paraId="57FD32A2" w14:textId="77777777" w:rsidR="00B8258C" w:rsidRDefault="00B8258C" w:rsidP="00B8258C">
      <w:pPr>
        <w:spacing w:before="600"/>
        <w:rPr>
          <w:del w:id="101" w:author="Comparison" w:date="2026-08-03T22:25:00Z" w16du:dateUtc="2026-08-04T02:25:00Z"/>
        </w:rPr>
      </w:pPr>
    </w:p>
    <w:p w14:paraId="14121DEC" w14:textId="77777777" w:rsidR="000E6136" w:rsidRDefault="000E6136" w:rsidP="00A900CE">
      <w:pPr>
        <w:rPr>
          <w:del w:id="102" w:author="Comparison" w:date="2026-08-03T22:25:00Z" w16du:dateUtc="2026-08-04T02:25:00Z"/>
        </w:rPr>
      </w:pPr>
    </w:p>
    <w:p w14:paraId="1D400E32" w14:textId="2CBF510E" w:rsidR="00A900CE" w:rsidRDefault="00A900CE" w:rsidP="00A900CE">
      <w:pPr>
        <w:rPr>
          <w:del w:id="103" w:author="Comparison" w:date="2026-08-03T22:25:00Z" w16du:dateUtc="2026-08-04T02:25:00Z"/>
        </w:rPr>
      </w:pPr>
      <w:del w:id="104" w:author="Comparison" w:date="2026-08-03T22:25:00Z" w16du:dateUtc="2026-08-04T02:25:00Z">
        <w:r>
          <w:delText>And there can be empty pages:</w:delText>
        </w:r>
      </w:del>
    </w:p>
    <w:p w14:paraId="74381F2D" w14:textId="77777777" w:rsidR="00A900CE" w:rsidRDefault="00A900CE">
      <w:pPr>
        <w:pPrChange w:id="105" w:author="Comparison" w:date="2026-08-03T22:25:00Z" w16du:dateUtc="2026-08-04T02:25:00Z">
          <w:pPr>
            <w:ind w:firstLine="0"/>
          </w:pPr>
        </w:pPrChange>
      </w:pPr>
    </w:p>
    <w:sectPr w:rsidR="00A900C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0"/>
      <w:sectPrChange w:id="110" w:author="Comparison" w:date="2026-08-03T22:25:00Z" w16du:dateUtc="2026-08-04T02:25:00Z">
        <w:sectPr w:rsidR="00A900CE">
          <w:pgMar w:top="1440" w:right="1440" w:bottom="1440" w:left="1440" w:header="720" w:footer="720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5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B6D1F" w14:textId="77777777" w:rsidR="00BF79AD" w:rsidRDefault="00BF79AD" w:rsidP="000367B9">
      <w:pPr>
        <w:pPrChange w:id="3" w:author="Comparison" w:date="2026-08-03T22:25:00Z" w16du:dateUtc="2026-08-04T02:25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1DF8E001" w14:textId="77777777" w:rsidR="00BF79AD" w:rsidRDefault="00BF79AD" w:rsidP="000367B9">
      <w:pPr>
        <w:pPrChange w:id="4" w:author="Comparison" w:date="2026-08-03T22:25:00Z" w16du:dateUtc="2026-08-04T02:25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06" w:author="Comparison" w:date="2026-08-03T22:25:00Z" w16du:dateUtc="2026-08-04T02:25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eading4Char"/>
      <w:pPrChange w:id="107" w:author="Comparison" w:date="2026-08-03T22:25:00Z" w16du:dateUtc="2026-08-04T02:25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08" w:author="Comparison" w:date="2026-08-03T22:25:00Z" w16du:dateUtc="2026-08-04T02:25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eading4Char"/>
      <w:pPrChange w:id="109" w:author="Comparison" w:date="2026-08-03T22:25:00Z" w16du:dateUtc="2026-08-04T02:25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F3E91" w14:textId="77777777" w:rsidR="00BF79AD" w:rsidRDefault="00BF79AD" w:rsidP="000367B9">
      <w:pPr>
        <w:pPrChange w:id="1" w:author="Comparison" w:date="2026-08-03T22:25:00Z" w16du:dateUtc="2026-08-04T02:25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60D7D7C8" w14:textId="77777777" w:rsidR="00BF79AD" w:rsidRDefault="00BF79AD" w:rsidP="000367B9">
      <w:pPr>
        <w:pPrChange w:id="2" w:author="Comparison" w:date="2026-08-03T22:25:00Z" w16du:dateUtc="2026-08-04T02:25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F692" w14:textId="77777777" w:rsidR="002356E1" w:rsidRDefault="002356E1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367B9"/>
    <w:rsid w:val="000E6136"/>
    <w:rsid w:val="00103680"/>
    <w:rsid w:val="001321F7"/>
    <w:rsid w:val="002356E1"/>
    <w:rsid w:val="002D31B0"/>
    <w:rsid w:val="00475938"/>
    <w:rsid w:val="0049552C"/>
    <w:rsid w:val="004B02A2"/>
    <w:rsid w:val="007D64BB"/>
    <w:rsid w:val="00835ADC"/>
    <w:rsid w:val="008A1DF4"/>
    <w:rsid w:val="008B0B28"/>
    <w:rsid w:val="0095460A"/>
    <w:rsid w:val="00957044"/>
    <w:rsid w:val="00A16521"/>
    <w:rsid w:val="00A4510A"/>
    <w:rsid w:val="00A900CE"/>
    <w:rsid w:val="00B37BA3"/>
    <w:rsid w:val="00B8258C"/>
    <w:rsid w:val="00BF79AD"/>
    <w:rsid w:val="00C95FFA"/>
    <w:rsid w:val="00D128C0"/>
    <w:rsid w:val="00D46AC3"/>
    <w:rsid w:val="00E84113"/>
    <w:rsid w:val="00E9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Comparison" w:date="2026-08-03T22:25:00Z">
        <w:pPr>
          <w:spacing w:line="276" w:lineRule="auto"/>
          <w:ind w:firstLine="432"/>
        </w:pPr>
      </w:pPrChange>
    </w:pPr>
    <w:rPr>
      <w:rFonts w:ascii="Calibri" w:eastAsia="Calibri" w:hAnsi="Calibri" w:cs="Times New Roman"/>
      <w:kern w:val="0"/>
      <w:sz w:val="22"/>
      <w:szCs w:val="22"/>
      <w14:ligatures w14:val="none"/>
      <w:rPrChange w:id="0" w:author="Comparison" w:date="2026-08-03T22:25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table" w:styleId="TableGrid">
    <w:name w:val="Table Grid"/>
    <w:basedOn w:val="TableNormal"/>
    <w:rsid w:val="002356E1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472C4"/>
      </w:tcPr>
    </w:tblStylePr>
    <w:tblStylePr w:type="lastRow">
      <w:rPr>
        <w:b/>
      </w:rPr>
      <w:tblPr/>
      <w:tcPr>
        <w:shd w:val="clear" w:color="auto" w:fill="E74C3C"/>
      </w:tcPr>
    </w:tblStylePr>
    <w:tblStylePr w:type="firstCol">
      <w:rPr>
        <w:b/>
      </w:rPr>
      <w:tblPr/>
      <w:tcPr>
        <w:shd w:val="clear" w:color="auto" w:fill="27AE60"/>
      </w:tcPr>
    </w:tblStylePr>
    <w:tblStylePr w:type="lastCol">
      <w:rPr>
        <w:b/>
      </w:rPr>
      <w:tblPr/>
      <w:tcPr>
        <w:shd w:val="clear" w:color="auto" w:fill="F39C12"/>
      </w:tcPr>
    </w:tblStylePr>
    <w:tblStylePr w:type="neCell">
      <w:tblPr/>
      <w:tcPr>
        <w:shd w:val="clear" w:color="auto" w:fill="1ABC9C"/>
      </w:tcPr>
    </w:tblStylePr>
    <w:tblStylePr w:type="nwCell">
      <w:tblPr/>
      <w:tcPr>
        <w:shd w:val="clear" w:color="auto" w:fill="8E44AD"/>
      </w:tcPr>
    </w:tblStylePr>
    <w:tblStylePr w:type="seCell">
      <w:tblPr/>
      <w:tcPr>
        <w:shd w:val="clear" w:color="auto" w:fill="D35400"/>
      </w:tcPr>
    </w:tblStylePr>
    <w:tblStylePr w:type="swCell">
      <w:tblPr/>
      <w:tcPr>
        <w:shd w:val="clear" w:color="auto" w:fill="2C3E50"/>
      </w:tcPr>
    </w:tblStylePr>
  </w:style>
  <w:style w:type="paragraph" w:styleId="Header">
    <w:name w:val="header"/>
    <w:basedOn w:val="Normal"/>
    <w:link w:val="HeaderChar"/>
    <w:uiPriority w:val="99"/>
    <w:unhideWhenUsed/>
    <w:rsid w:val="002356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56E1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footnotes" Target="footnot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2025-09-19T16:33:00Z</dcterms:created>
  <dcterms:modified xsi:type="dcterms:W3CDTF">2026-08-04T02:25:00Z</dcterms:modified>
</cp:coreProperties>
</file>