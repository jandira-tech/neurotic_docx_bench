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CA77" w14:textId="77777777" w:rsidR="00A9083A" w:rsidRDefault="009430FA" w:rsidP="00A9083A">
      <w:pPr>
        <w:rPr>
          <w:ins w:id="23" w:author="Artem Nistuley" w:date="2026-08-03T22:25:00Z" w16du:dateUtc="2026-08-04T02:25:00Z"/>
        </w:rPr>
      </w:pPr>
      <w:ins w:id="24" w:author="Artem Nistuley" w:date="2026-08-03T22:25:00Z" w16du:dateUtc="2026-08-04T02:25:00Z">
        <w:r>
          <w:rPr>
            <w:noProof/>
          </w:rPr>
          <w:pict w14:anchorId="292320CD">
            <v:shape id="Picture 306541123" o:spid="_x0000_i1025" type="#_x0000_t75" alt="" style="width:9pt;height:9pt;visibility:visible;mso-wrap-style:square;mso-width-percent:0;mso-height-percent:0;mso-width-percent:0;mso-height-percent:0">
              <v:imagedata r:id="rId8" o:title=""/>
            </v:shape>
          </w:pict>
        </w:r>
        <w:r w:rsidR="00A9083A"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</w:p>
    <w:p w14:paraId="2C465451" w14:textId="001E2ED1" w:rsidR="00A9083A" w:rsidRDefault="00A9083A" w:rsidP="00A9083A">
      <w:pPr>
        <w:rPr>
          <w:ins w:id="25" w:author="Artem Nistuley" w:date="2026-08-03T22:25:00Z" w16du:dateUtc="2026-08-04T02:25:00Z"/>
        </w:rPr>
      </w:pPr>
      <w:ins w:id="26" w:author="Artem Nistuley" w:date="2026-08-03T22:25:00Z" w16du:dateUtc="2026-08-04T02:25:00Z">
        <w:r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</w:p>
    <w:p w14:paraId="1EB27D1B" w14:textId="7A4249D9" w:rsidR="003C58BC" w:rsidRDefault="00A9083A">
      <w:ins w:id="27" w:author="Artem Nistuley" w:date="2026-08-03T22:25:00Z" w16du:dateUtc="2026-08-04T02:25:00Z">
        <w:r w:rsidRPr="00A9083A">
          <w:t>Lorem Ipsum is simply dummy text of the printing and typesetting industry. Lorem Ipsum has been the industry's standard dummy text ever since the 1500s, when an unknown printer took a galley of type and scrambled it to make a type specimen book.</w:t>
        </w:r>
      </w:ins>
      <w:commentRangeStart w:id="28"/>
      <w:del w:id="29" w:author="Artem Nistuley" w:date="2026-08-03T22:25:00Z" w16du:dateUtc="2026-08-04T02:25:00Z">
        <w:r w:rsidR="0045155D">
          <w:delText>start</w:delText>
        </w:r>
        <w:commentRangeStart w:id="30"/>
        <w:r w:rsidR="0045155D">
          <w:delText>first</w:delText>
        </w:r>
        <w:commentRangeEnd w:id="30"/>
        <w:r w:rsidR="0045155D">
          <w:rPr>
            <w:rStyle w:val="CommentReference"/>
            <w:sz w:val="24"/>
            <w:szCs w:val="22"/>
          </w:rPr>
          <w:commentReference w:id="30"/>
        </w:r>
        <w:r w:rsidR="0045155D">
          <w:delText>middle</w:delText>
        </w:r>
        <w:commentRangeStart w:id="31"/>
        <w:r w:rsidR="0045155D">
          <w:delText>second</w:delText>
        </w:r>
        <w:commentRangeEnd w:id="31"/>
        <w:r w:rsidR="0045155D">
          <w:rPr>
            <w:rStyle w:val="CommentReference"/>
            <w:sz w:val="24"/>
            <w:szCs w:val="22"/>
          </w:rPr>
          <w:commentReference w:id="31"/>
        </w:r>
        <w:r w:rsidR="0045155D">
          <w:delText>end</w:delText>
        </w:r>
        <w:commentRangeEnd w:id="28"/>
        <w:r w:rsidR="0045155D">
          <w:rPr>
            <w:rStyle w:val="CommentReference"/>
            <w:sz w:val="24"/>
            <w:szCs w:val="22"/>
          </w:rPr>
          <w:commentReference w:id="28"/>
        </w:r>
      </w:del>
    </w:p>
    <w:sectPr w:rsidR="003C58B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0" w:author="Test Author" w:date="2025-01-15T10:01:00Z" w:initials="TA">
    <w:p w14:paraId="6D28FB00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First inner comment - covers "first"</w:t>
      </w:r>
    </w:p>
  </w:comment>
  <w:comment w:id="31" w:author="Test Author" w:date="2025-01-15T10:02:00Z" w:initials="TA">
    <w:p w14:paraId="7E39FC11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Second inner comment - covers "second"</w:t>
      </w:r>
    </w:p>
  </w:comment>
  <w:comment w:id="28" w:author="Test Author" w:date="2025-01-15T10:00:00Z" w:initials="TA">
    <w:p w14:paraId="5C17FA99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Outer comment - should cover entire 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28FB00" w15:done="0"/>
  <w15:commentEx w15:paraId="7E39FC11" w15:done="0"/>
  <w15:commentEx w15:paraId="5C17FA9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28FB00" w16cid:durableId="2D9F1A01"/>
  <w16cid:commentId w16cid:paraId="7E39FC11" w16cid:durableId="2D9F1A02"/>
  <w16cid:commentId w16cid:paraId="5C17FA99" w16cid:durableId="2D9F1A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37D2F" w14:textId="77777777" w:rsidR="009430FA" w:rsidRDefault="009430FA" w:rsidP="00E7307D">
      <w:pPr>
        <w:spacing w:line="240" w:lineRule="auto"/>
        <w:pPrChange w:id="21" w:author="Artem Nistuley" w:date="2026-08-03T22:25:00Z" w16du:dateUtc="2026-08-04T02:25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36900951" w14:textId="77777777" w:rsidR="009430FA" w:rsidRDefault="009430FA" w:rsidP="00E7307D">
      <w:pPr>
        <w:spacing w:line="240" w:lineRule="auto"/>
        <w:pPrChange w:id="22" w:author="Artem Nistuley" w:date="2026-08-03T22:25:00Z" w16du:dateUtc="2026-08-04T02:25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FA4DC" w14:textId="77777777" w:rsidR="001C3667" w:rsidRDefault="001C3667">
    <w:pPr>
      <w:pStyle w:val="TOCHeading"/>
      <w:pPrChange w:id="33" w:author="Artem Nistuley" w:date="2026-08-03T22:25:00Z" w16du:dateUtc="2026-08-04T02:2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6C017" w14:textId="77777777" w:rsidR="009430FA" w:rsidRDefault="009430FA" w:rsidP="00E7307D">
      <w:pPr>
        <w:spacing w:line="240" w:lineRule="auto"/>
        <w:pPrChange w:id="19" w:author="Artem Nistuley" w:date="2026-08-03T22:25:00Z" w16du:dateUtc="2026-08-04T02:25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9ED8783" w14:textId="77777777" w:rsidR="009430FA" w:rsidRDefault="009430FA" w:rsidP="00E7307D">
      <w:pPr>
        <w:spacing w:line="240" w:lineRule="auto"/>
        <w:pPrChange w:id="20" w:author="Artem Nistuley" w:date="2026-08-03T22:25:00Z" w16du:dateUtc="2026-08-04T02:25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9382B" w14:textId="77777777" w:rsidR="001C3667" w:rsidRDefault="001C3667">
    <w:pPr>
      <w:pStyle w:val="TOC8"/>
      <w:pPrChange w:id="32" w:author="Artem Nistuley" w:date="2026-08-03T22:25:00Z" w16du:dateUtc="2026-08-04T02:25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72B1C85"/>
    <w:multiLevelType w:val="hybridMultilevel"/>
    <w:tmpl w:val="C3D417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7001424"/>
    <w:multiLevelType w:val="hybridMultilevel"/>
    <w:tmpl w:val="A636EFE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22D92072"/>
    <w:multiLevelType w:val="hybridMultilevel"/>
    <w:tmpl w:val="C9F447C4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276B7FD7"/>
    <w:multiLevelType w:val="hybridMultilevel"/>
    <w:tmpl w:val="E104063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2AE41CC1"/>
    <w:multiLevelType w:val="hybridMultilevel"/>
    <w:tmpl w:val="87AE8F46"/>
    <w:lvl w:ilvl="0" w:tplc="0409001B">
      <w:start w:val="1"/>
      <w:numFmt w:val="lowerRoman"/>
      <w:lvlText w:val="%1."/>
      <w:lvlJc w:val="righ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5" w15:restartNumberingAfterBreak="0">
    <w:nsid w:val="3C4E47FE"/>
    <w:multiLevelType w:val="hybridMultilevel"/>
    <w:tmpl w:val="6100D7A6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6" w15:restartNumberingAfterBreak="0">
    <w:nsid w:val="4E316F5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66A05F89"/>
    <w:multiLevelType w:val="hybridMultilevel"/>
    <w:tmpl w:val="8B2C8E20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8" w15:restartNumberingAfterBreak="0">
    <w:nsid w:val="69E54082"/>
    <w:multiLevelType w:val="multilevel"/>
    <w:tmpl w:val="74D814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num w:numId="1" w16cid:durableId="473448317">
    <w:abstractNumId w:val="0"/>
  </w:num>
  <w:num w:numId="2" w16cid:durableId="871460068">
    <w:abstractNumId w:val="1"/>
  </w:num>
  <w:num w:numId="3" w16cid:durableId="2026201849">
    <w:abstractNumId w:val="6"/>
  </w:num>
  <w:num w:numId="4" w16cid:durableId="193930584">
    <w:abstractNumId w:val="8"/>
  </w:num>
  <w:num w:numId="5" w16cid:durableId="1928417093">
    <w:abstractNumId w:val="7"/>
  </w:num>
  <w:num w:numId="6" w16cid:durableId="1694305169">
    <w:abstractNumId w:val="2"/>
  </w:num>
  <w:num w:numId="7" w16cid:durableId="1197306524">
    <w:abstractNumId w:val="3"/>
  </w:num>
  <w:num w:numId="8" w16cid:durableId="543565478">
    <w:abstractNumId w:val="5"/>
  </w:num>
  <w:num w:numId="9" w16cid:durableId="1753090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BC"/>
    <w:rsid w:val="00025E62"/>
    <w:rsid w:val="00061A71"/>
    <w:rsid w:val="000822AA"/>
    <w:rsid w:val="00093DD4"/>
    <w:rsid w:val="00130322"/>
    <w:rsid w:val="00131248"/>
    <w:rsid w:val="00131BA8"/>
    <w:rsid w:val="00134D2B"/>
    <w:rsid w:val="00145654"/>
    <w:rsid w:val="00197BE5"/>
    <w:rsid w:val="001A2428"/>
    <w:rsid w:val="001B39A6"/>
    <w:rsid w:val="001C3667"/>
    <w:rsid w:val="001C7D17"/>
    <w:rsid w:val="001D582F"/>
    <w:rsid w:val="001E3BF2"/>
    <w:rsid w:val="00217028"/>
    <w:rsid w:val="00230C50"/>
    <w:rsid w:val="00257BE1"/>
    <w:rsid w:val="00272A32"/>
    <w:rsid w:val="00297ABF"/>
    <w:rsid w:val="002E7C7C"/>
    <w:rsid w:val="003304EF"/>
    <w:rsid w:val="00332BA2"/>
    <w:rsid w:val="003615B3"/>
    <w:rsid w:val="00370537"/>
    <w:rsid w:val="00386659"/>
    <w:rsid w:val="003C58BC"/>
    <w:rsid w:val="003D6012"/>
    <w:rsid w:val="0045047F"/>
    <w:rsid w:val="0045155D"/>
    <w:rsid w:val="004716C4"/>
    <w:rsid w:val="00485D80"/>
    <w:rsid w:val="004C7966"/>
    <w:rsid w:val="004E0FAE"/>
    <w:rsid w:val="0051430C"/>
    <w:rsid w:val="00517777"/>
    <w:rsid w:val="0052624D"/>
    <w:rsid w:val="00540DDA"/>
    <w:rsid w:val="00565820"/>
    <w:rsid w:val="005C493A"/>
    <w:rsid w:val="005E116B"/>
    <w:rsid w:val="006535FC"/>
    <w:rsid w:val="00661B96"/>
    <w:rsid w:val="00694FF1"/>
    <w:rsid w:val="006B6970"/>
    <w:rsid w:val="006E0607"/>
    <w:rsid w:val="00722492"/>
    <w:rsid w:val="00732EC4"/>
    <w:rsid w:val="00747584"/>
    <w:rsid w:val="00753CF0"/>
    <w:rsid w:val="007752F6"/>
    <w:rsid w:val="008232BC"/>
    <w:rsid w:val="008920B2"/>
    <w:rsid w:val="0089543C"/>
    <w:rsid w:val="00895B71"/>
    <w:rsid w:val="008A3920"/>
    <w:rsid w:val="00900C98"/>
    <w:rsid w:val="00936DB5"/>
    <w:rsid w:val="009430FA"/>
    <w:rsid w:val="009433A4"/>
    <w:rsid w:val="00973501"/>
    <w:rsid w:val="009A211E"/>
    <w:rsid w:val="009E5147"/>
    <w:rsid w:val="009F6841"/>
    <w:rsid w:val="00A16521"/>
    <w:rsid w:val="00A406DC"/>
    <w:rsid w:val="00A46055"/>
    <w:rsid w:val="00A50B49"/>
    <w:rsid w:val="00A52AAF"/>
    <w:rsid w:val="00A64110"/>
    <w:rsid w:val="00A65B8B"/>
    <w:rsid w:val="00A9083A"/>
    <w:rsid w:val="00A9500F"/>
    <w:rsid w:val="00AD2F70"/>
    <w:rsid w:val="00B26902"/>
    <w:rsid w:val="00B63EA6"/>
    <w:rsid w:val="00B727BF"/>
    <w:rsid w:val="00B830C2"/>
    <w:rsid w:val="00B86920"/>
    <w:rsid w:val="00BA67FD"/>
    <w:rsid w:val="00BA7C2B"/>
    <w:rsid w:val="00BD1E5D"/>
    <w:rsid w:val="00C526D6"/>
    <w:rsid w:val="00C55853"/>
    <w:rsid w:val="00C65C40"/>
    <w:rsid w:val="00C76AC0"/>
    <w:rsid w:val="00C96E0A"/>
    <w:rsid w:val="00CF24E5"/>
    <w:rsid w:val="00D036D8"/>
    <w:rsid w:val="00D17E3A"/>
    <w:rsid w:val="00D41AC9"/>
    <w:rsid w:val="00DD5C2C"/>
    <w:rsid w:val="00DE7024"/>
    <w:rsid w:val="00E24342"/>
    <w:rsid w:val="00E6081B"/>
    <w:rsid w:val="00E676D3"/>
    <w:rsid w:val="00E7307D"/>
    <w:rsid w:val="00EC53F3"/>
    <w:rsid w:val="00EC6052"/>
    <w:rsid w:val="00EE36B2"/>
    <w:rsid w:val="00EE394A"/>
    <w:rsid w:val="00F53871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5678"/>
  <w15:chartTrackingRefBased/>
  <w15:docId w15:val="{ABCD1234-EF56-7890-ABCD-EF12345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871"/>
    <w:pPr>
      <w:spacing w:after="0" w:line="276" w:lineRule="auto"/>
      <w:ind w:firstLine="432"/>
      <w:pPrChange w:id="0" w:author="Artem Nistuley" w:date="2026-08-03T22:25:00Z">
        <w:pPr>
          <w:spacing w:after="160" w:line="259" w:lineRule="auto"/>
        </w:pPr>
      </w:pPrChange>
    </w:pPr>
    <w:rPr>
      <w:rFonts w:ascii="Ubuntu" w:hAnsi="Ubuntu"/>
      <w:sz w:val="24"/>
      <w:rPrChange w:id="0" w:author="Artem Nistuley" w:date="2026-08-03T22:25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53871"/>
    <w:pPr>
      <w:keepNext/>
      <w:keepLines/>
      <w:pageBreakBefore/>
      <w:spacing w:before="480"/>
      <w:ind w:firstLine="0"/>
      <w:jc w:val="center"/>
      <w:outlineLvl w:val="0"/>
      <w:pPrChange w:id="1" w:author="Artem Nistuley" w:date="2026-08-03T22:25:00Z">
        <w:pPr>
          <w:keepNext/>
          <w:keepLines/>
          <w:pageBreakBefore/>
          <w:spacing w:before="480" w:line="276" w:lineRule="auto"/>
          <w:ind w:firstLine="432"/>
          <w:jc w:val="center"/>
          <w:outlineLvl w:val="0"/>
        </w:pPr>
      </w:pPrChange>
    </w:pPr>
    <w:rPr>
      <w:rFonts w:eastAsiaTheme="majorEastAsia" w:cstheme="majorBidi"/>
      <w:b/>
      <w:bCs/>
      <w:color w:val="2F5496" w:themeColor="accent1" w:themeShade="BF"/>
      <w:sz w:val="28"/>
      <w:szCs w:val="28"/>
      <w:rPrChange w:id="1" w:author="Artem Nistuley" w:date="2026-08-03T22:25:00Z">
        <w:rPr>
          <w:rFonts w:ascii="Ubuntu" w:eastAsiaTheme="majorEastAsia" w:hAnsi="Ubuntu" w:cstheme="majorBidi"/>
          <w:b/>
          <w:bCs/>
          <w:color w:val="2F5496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FD"/>
    <w:pPr>
      <w:keepNext/>
      <w:keepLines/>
      <w:spacing w:before="200"/>
      <w:ind w:firstLine="0"/>
      <w:outlineLvl w:val="1"/>
      <w:pPrChange w:id="2" w:author="Artem Nistuley" w:date="2026-08-03T22:25:00Z">
        <w:pPr>
          <w:keepNext/>
          <w:keepLines/>
          <w:spacing w:before="200" w:line="276" w:lineRule="auto"/>
          <w:ind w:firstLine="432"/>
          <w:outlineLvl w:val="1"/>
        </w:pPr>
      </w:pPrChange>
    </w:pPr>
    <w:rPr>
      <w:rFonts w:eastAsiaTheme="majorEastAsia" w:cstheme="majorBidi"/>
      <w:b/>
      <w:bCs/>
      <w:color w:val="4472C4" w:themeColor="accent1"/>
      <w:sz w:val="26"/>
      <w:szCs w:val="26"/>
      <w:rPrChange w:id="2" w:author="Artem Nistuley" w:date="2026-08-03T22:25:00Z">
        <w:rPr>
          <w:rFonts w:ascii="Ubuntu" w:eastAsiaTheme="majorEastAsia" w:hAnsi="Ubuntu" w:cstheme="majorBidi"/>
          <w:b/>
          <w:bCs/>
          <w:color w:val="4472C4" w:themeColor="accent1"/>
          <w:sz w:val="26"/>
          <w:szCs w:val="26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C3667"/>
    <w:rPr>
      <w:rFonts w:ascii="Ubuntu" w:eastAsiaTheme="majorEastAsia" w:hAnsi="Ubuntu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3667"/>
    <w:rPr>
      <w:rFonts w:ascii="Ubuntu" w:eastAsiaTheme="majorEastAsia" w:hAnsi="Ubuntu" w:cstheme="majorBidi"/>
      <w:b/>
      <w:bCs/>
      <w:color w:val="4472C4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53871"/>
    <w:pPr>
      <w:pBdr>
        <w:bottom w:val="single" w:sz="8" w:space="4" w:color="4472C4" w:themeColor="accent1"/>
      </w:pBdr>
      <w:spacing w:after="300" w:line="240" w:lineRule="auto"/>
      <w:ind w:firstLine="0"/>
      <w:contextualSpacing/>
      <w:pPrChange w:id="3" w:author="Artem Nistuley" w:date="2026-08-03T22:25:00Z">
        <w:pPr>
          <w:pBdr>
            <w:bottom w:val="single" w:sz="8" w:space="4" w:color="4472C4" w:themeColor="accent1"/>
          </w:pBdr>
          <w:spacing w:after="300"/>
          <w:ind w:firstLine="432"/>
          <w:contextualSpacing/>
        </w:pPr>
      </w:pPrChange>
    </w:pPr>
    <w:rPr>
      <w:rFonts w:eastAsiaTheme="majorEastAsia" w:cstheme="majorBidi"/>
      <w:color w:val="323E4F" w:themeColor="text2" w:themeShade="BF"/>
      <w:spacing w:val="5"/>
      <w:kern w:val="28"/>
      <w:sz w:val="52"/>
      <w:szCs w:val="52"/>
      <w:rPrChange w:id="3" w:author="Artem Nistuley" w:date="2026-08-03T22:25:00Z">
        <w:rPr>
          <w:rFonts w:ascii="Ubuntu" w:eastAsiaTheme="majorEastAsia" w:hAnsi="Ubuntu" w:cstheme="majorBidi"/>
          <w:color w:val="323E4F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1C3667"/>
    <w:rPr>
      <w:rFonts w:ascii="Ubuntu" w:eastAsiaTheme="majorEastAsia" w:hAnsi="Ubuntu" w:cstheme="majorBidi"/>
      <w:color w:val="323E4F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1C3667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1C3667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1C3667"/>
    <w:rPr>
      <w:b/>
      <w:bCs/>
      <w:i/>
      <w:iCs/>
      <w:color w:val="4472C4" w:themeColor="accent1"/>
    </w:rPr>
  </w:style>
  <w:style w:type="table" w:styleId="LightList-Accent3">
    <w:name w:val="Light List Accent 3"/>
    <w:basedOn w:val="TableNormal"/>
    <w:uiPriority w:val="61"/>
    <w:rsid w:val="001C366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MediumList2-Accent1">
    <w:name w:val="Medium List 2 Accent 1"/>
    <w:basedOn w:val="TableNormal"/>
    <w:uiPriority w:val="66"/>
    <w:rsid w:val="001C366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297ABF"/>
    <w:pPr>
      <w:tabs>
        <w:tab w:val="decimal" w:pos="360"/>
      </w:tabs>
      <w:spacing w:after="200"/>
      <w:ind w:firstLine="0"/>
      <w:pPrChange w:id="4" w:author="Artem Nistuley" w:date="2026-08-03T22:25:00Z">
        <w:pPr>
          <w:tabs>
            <w:tab w:val="decimal" w:pos="360"/>
          </w:tabs>
          <w:spacing w:after="200" w:line="276" w:lineRule="auto"/>
          <w:ind w:firstLine="432"/>
        </w:pPr>
      </w:pPrChange>
    </w:pPr>
    <w:rPr>
      <w:rFonts w:asciiTheme="minorHAnsi" w:eastAsiaTheme="minorEastAsia" w:hAnsiTheme="minorHAnsi"/>
      <w:sz w:val="22"/>
      <w:rPrChange w:id="4" w:author="Artem Nistuley" w:date="2026-08-03T22:25:00Z">
        <w:rPr>
          <w:rFonts w:ascii="Ubuntu" w:eastAsiaTheme="minorEastAsia" w:hAnsi="Ubuntu" w:cstheme="minorBidi"/>
          <w:sz w:val="24"/>
          <w:szCs w:val="22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uiPriority w:val="99"/>
    <w:unhideWhenUsed/>
    <w:rsid w:val="00297ABF"/>
    <w:pPr>
      <w:spacing w:line="240" w:lineRule="auto"/>
      <w:ind w:firstLine="0"/>
      <w:pPrChange w:id="5" w:author="Artem Nistuley" w:date="2026-08-03T22:25:00Z">
        <w:pPr>
          <w:ind w:firstLine="432"/>
        </w:pPr>
      </w:pPrChange>
    </w:pPr>
    <w:rPr>
      <w:rFonts w:asciiTheme="minorHAnsi" w:eastAsiaTheme="minorEastAsia" w:hAnsiTheme="minorHAnsi"/>
      <w:sz w:val="20"/>
      <w:szCs w:val="20"/>
      <w:rPrChange w:id="5" w:author="Artem Nistuley" w:date="2026-08-03T22:25:00Z">
        <w:rPr>
          <w:rFonts w:ascii="Ubuntu" w:eastAsiaTheme="minorEastAsia" w:hAnsi="Ubuntu" w:cstheme="minorBidi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C3667"/>
    <w:rPr>
      <w:rFonts w:eastAsiaTheme="minorEastAsia"/>
      <w:sz w:val="20"/>
      <w:szCs w:val="20"/>
    </w:rPr>
  </w:style>
  <w:style w:type="table" w:styleId="MediumShading2-Accent5">
    <w:name w:val="Medium Shading 2 Accent 5"/>
    <w:basedOn w:val="TableNormal"/>
    <w:uiPriority w:val="64"/>
    <w:rsid w:val="001C366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59"/>
    <w:rsid w:val="001C36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8A3920"/>
    <w:pPr>
      <w:spacing w:after="0" w:line="240" w:lineRule="auto"/>
      <w:pPrChange w:id="6" w:author="Artem Nistuley" w:date="2026-08-03T22:25:00Z">
        <w:pPr/>
      </w:pPrChange>
    </w:pPr>
    <w:rPr>
      <w:rFonts w:eastAsiaTheme="minorEastAsia"/>
      <w:rPrChange w:id="6" w:author="Artem Nistuley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NoSpacingChar">
    <w:name w:val="No Spacing Char"/>
    <w:basedOn w:val="DefaultParagraphFont"/>
    <w:link w:val="NoSpacing"/>
    <w:uiPriority w:val="1"/>
    <w:rsid w:val="001C366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20"/>
    <w:pPr>
      <w:spacing w:line="240" w:lineRule="auto"/>
      <w:pPrChange w:id="7" w:author="Artem Nistuley" w:date="2026-08-03T22:25:00Z">
        <w:pPr>
          <w:ind w:firstLine="432"/>
        </w:pPr>
      </w:pPrChange>
    </w:pPr>
    <w:rPr>
      <w:rFonts w:ascii="Tahoma" w:hAnsi="Tahoma" w:cs="Tahoma"/>
      <w:sz w:val="16"/>
      <w:szCs w:val="16"/>
      <w:rPrChange w:id="7" w:author="Artem Nistuley" w:date="2026-08-03T22:25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667"/>
    <w:rPr>
      <w:rFonts w:ascii="Tahoma" w:hAnsi="Tahoma" w:cs="Tahoma"/>
      <w:sz w:val="16"/>
      <w:szCs w:val="16"/>
    </w:rPr>
  </w:style>
  <w:style w:type="table" w:customStyle="1" w:styleId="Calendar2">
    <w:name w:val="Calendar 2"/>
    <w:basedOn w:val="TableNormal"/>
    <w:uiPriority w:val="99"/>
    <w:qFormat/>
    <w:rsid w:val="001C3667"/>
    <w:pPr>
      <w:spacing w:after="0" w:line="240" w:lineRule="auto"/>
      <w:jc w:val="center"/>
    </w:pPr>
    <w:rPr>
      <w:rFonts w:eastAsiaTheme="minorEastAsia"/>
      <w:sz w:val="28"/>
      <w:szCs w:val="28"/>
      <w:lang w:bidi="en-U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eastAsiaTheme="majorEastAsia" w:hAnsiTheme="majorHAnsi" w:cstheme="majorBidi"/>
        <w:caps/>
        <w:color w:val="4472C4" w:themeColor="accent1"/>
        <w:spacing w:val="20"/>
        <w:sz w:val="32"/>
        <w:szCs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lendar3">
    <w:name w:val="Calendar 3"/>
    <w:basedOn w:val="TableNormal"/>
    <w:uiPriority w:val="99"/>
    <w:qFormat/>
    <w:rsid w:val="001C3667"/>
    <w:pPr>
      <w:spacing w:after="0" w:line="240" w:lineRule="auto"/>
      <w:jc w:val="right"/>
    </w:pPr>
    <w:rPr>
      <w:rFonts w:asciiTheme="majorHAnsi" w:eastAsiaTheme="majorEastAsia" w:hAnsiTheme="majorHAnsi" w:cstheme="majorBidi"/>
      <w:color w:val="7F7F7F" w:themeColor="text1" w:themeTint="80"/>
      <w:lang w:bidi="en-US"/>
    </w:rPr>
    <w:tblPr/>
    <w:tblStylePr w:type="firstRow">
      <w:pPr>
        <w:wordWrap/>
        <w:jc w:val="right"/>
      </w:pPr>
      <w:rPr>
        <w:color w:val="2F5496" w:themeColor="accent1" w:themeShade="BF"/>
        <w:sz w:val="44"/>
        <w:szCs w:val="44"/>
      </w:rPr>
    </w:tblStylePr>
    <w:tblStylePr w:type="firstCol">
      <w:rPr>
        <w:color w:val="2F5496" w:themeColor="accent1" w:themeShade="BF"/>
      </w:rPr>
    </w:tblStylePr>
    <w:tblStylePr w:type="lastCol">
      <w:rPr>
        <w:color w:val="2F5496" w:themeColor="accent1" w:themeShade="BF"/>
      </w:r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1C366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7307D"/>
    <w:pPr>
      <w:spacing w:line="240" w:lineRule="auto"/>
      <w:pPrChange w:id="8" w:author="Artem Nistuley" w:date="2026-08-03T22:25:00Z">
        <w:pPr>
          <w:ind w:firstLine="432"/>
        </w:pPr>
      </w:pPrChange>
    </w:pPr>
    <w:rPr>
      <w:sz w:val="20"/>
      <w:szCs w:val="20"/>
      <w:rPrChange w:id="8" w:author="Artem Nistuley" w:date="2026-08-03T22:25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C3667"/>
    <w:rPr>
      <w:rFonts w:ascii="Ubuntu" w:hAnsi="Ubuntu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366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C366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20B2"/>
    <w:pPr>
      <w:ind w:left="720"/>
      <w:contextualSpacing/>
      <w:pPrChange w:id="9" w:author="Artem Nistuley" w:date="2026-08-03T22:25:00Z">
        <w:pPr>
          <w:spacing w:line="276" w:lineRule="auto"/>
          <w:ind w:left="720" w:firstLine="432"/>
          <w:contextualSpacing/>
        </w:pPr>
      </w:pPrChange>
    </w:pPr>
    <w:rPr>
      <w:rPrChange w:id="9" w:author="Artem Nistuley" w:date="2026-08-03T22:25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17E3A"/>
    <w:pPr>
      <w:spacing w:before="240" w:after="120"/>
      <w:pPrChange w:id="10" w:author="Artem Nistuley" w:date="2026-08-03T22:25:00Z">
        <w:pPr>
          <w:spacing w:before="240" w:after="120" w:line="276" w:lineRule="auto"/>
          <w:ind w:firstLine="432"/>
        </w:pPr>
      </w:pPrChange>
    </w:pPr>
    <w:rPr>
      <w:rFonts w:asciiTheme="minorHAnsi" w:hAnsiTheme="minorHAnsi"/>
      <w:b/>
      <w:bCs/>
      <w:sz w:val="20"/>
      <w:szCs w:val="20"/>
      <w:rPrChange w:id="10" w:author="Artem Nistuley" w:date="2026-08-03T22:25:00Z">
        <w:rPr>
          <w:rFonts w:ascii="Ubuntu" w:eastAsiaTheme="minorHAnsi" w:hAnsi="Ubuntu" w:cstheme="minorBidi"/>
          <w:b/>
          <w:bCs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17E3A"/>
    <w:pPr>
      <w:spacing w:before="120"/>
      <w:ind w:left="240"/>
      <w:pPrChange w:id="11" w:author="Artem Nistuley" w:date="2026-08-03T22:25:00Z">
        <w:pPr>
          <w:spacing w:before="120" w:line="276" w:lineRule="auto"/>
          <w:ind w:left="240" w:firstLine="432"/>
        </w:pPr>
      </w:pPrChange>
    </w:pPr>
    <w:rPr>
      <w:rFonts w:asciiTheme="minorHAnsi" w:hAnsiTheme="minorHAnsi"/>
      <w:i/>
      <w:iCs/>
      <w:sz w:val="20"/>
      <w:szCs w:val="20"/>
      <w:rPrChange w:id="11" w:author="Artem Nistuley" w:date="2026-08-03T22:25:00Z">
        <w:rPr>
          <w:rFonts w:ascii="Ubuntu" w:eastAsiaTheme="minorHAnsi" w:hAnsi="Ubuntu" w:cstheme="minorBidi"/>
          <w:i/>
          <w:iCs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A9500F"/>
    <w:pPr>
      <w:ind w:left="480"/>
      <w:pPrChange w:id="12" w:author="Artem Nistuley" w:date="2026-08-03T22:25:00Z">
        <w:pPr>
          <w:spacing w:line="276" w:lineRule="auto"/>
          <w:ind w:left="480" w:firstLine="432"/>
        </w:pPr>
      </w:pPrChange>
    </w:pPr>
    <w:rPr>
      <w:rFonts w:asciiTheme="minorHAnsi" w:hAnsiTheme="minorHAnsi"/>
      <w:sz w:val="20"/>
      <w:szCs w:val="20"/>
      <w:rPrChange w:id="12" w:author="Artem Nistuley" w:date="2026-08-03T22:25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uiPriority w:val="39"/>
    <w:unhideWhenUsed/>
    <w:rsid w:val="00A9500F"/>
    <w:pPr>
      <w:ind w:left="720"/>
      <w:pPrChange w:id="13" w:author="Artem Nistuley" w:date="2026-08-03T22:25:00Z">
        <w:pPr>
          <w:spacing w:line="276" w:lineRule="auto"/>
          <w:ind w:left="720" w:firstLine="432"/>
        </w:pPr>
      </w:pPrChange>
    </w:pPr>
    <w:rPr>
      <w:rFonts w:asciiTheme="minorHAnsi" w:hAnsiTheme="minorHAnsi"/>
      <w:sz w:val="20"/>
      <w:szCs w:val="20"/>
      <w:rPrChange w:id="13" w:author="Artem Nistuley" w:date="2026-08-03T22:25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uiPriority w:val="39"/>
    <w:unhideWhenUsed/>
    <w:rsid w:val="00A9500F"/>
    <w:pPr>
      <w:ind w:left="960"/>
      <w:pPrChange w:id="14" w:author="Artem Nistuley" w:date="2026-08-03T22:25:00Z">
        <w:pPr>
          <w:spacing w:line="276" w:lineRule="auto"/>
          <w:ind w:left="960" w:firstLine="432"/>
        </w:pPr>
      </w:pPrChange>
    </w:pPr>
    <w:rPr>
      <w:rFonts w:asciiTheme="minorHAnsi" w:hAnsiTheme="minorHAnsi"/>
      <w:sz w:val="20"/>
      <w:szCs w:val="20"/>
      <w:rPrChange w:id="14" w:author="Artem Nistuley" w:date="2026-08-03T22:25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uiPriority w:val="39"/>
    <w:unhideWhenUsed/>
    <w:rsid w:val="00A9500F"/>
    <w:pPr>
      <w:ind w:left="1200"/>
      <w:pPrChange w:id="15" w:author="Artem Nistuley" w:date="2026-08-03T22:25:00Z">
        <w:pPr>
          <w:spacing w:line="276" w:lineRule="auto"/>
          <w:ind w:left="1200" w:firstLine="432"/>
        </w:pPr>
      </w:pPrChange>
    </w:pPr>
    <w:rPr>
      <w:rFonts w:asciiTheme="minorHAnsi" w:hAnsiTheme="minorHAnsi"/>
      <w:sz w:val="20"/>
      <w:szCs w:val="20"/>
      <w:rPrChange w:id="15" w:author="Artem Nistuley" w:date="2026-08-03T22:25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uiPriority w:val="39"/>
    <w:unhideWhenUsed/>
    <w:rsid w:val="00A9500F"/>
    <w:pPr>
      <w:ind w:left="1440"/>
      <w:pPrChange w:id="16" w:author="Artem Nistuley" w:date="2026-08-03T22:25:00Z">
        <w:pPr>
          <w:spacing w:line="276" w:lineRule="auto"/>
          <w:ind w:left="1440" w:firstLine="432"/>
        </w:pPr>
      </w:pPrChange>
    </w:pPr>
    <w:rPr>
      <w:rFonts w:asciiTheme="minorHAnsi" w:hAnsiTheme="minorHAnsi"/>
      <w:sz w:val="20"/>
      <w:szCs w:val="20"/>
      <w:rPrChange w:id="16" w:author="Artem Nistuley" w:date="2026-08-03T22:25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uiPriority w:val="39"/>
    <w:unhideWhenUsed/>
    <w:rsid w:val="00A9500F"/>
    <w:pPr>
      <w:ind w:left="1680"/>
      <w:pPrChange w:id="17" w:author="Artem Nistuley" w:date="2026-08-03T22:25:00Z">
        <w:pPr>
          <w:spacing w:line="276" w:lineRule="auto"/>
          <w:ind w:left="1680" w:firstLine="432"/>
        </w:pPr>
      </w:pPrChange>
    </w:pPr>
    <w:rPr>
      <w:rFonts w:asciiTheme="minorHAnsi" w:hAnsiTheme="minorHAnsi"/>
      <w:sz w:val="20"/>
      <w:szCs w:val="20"/>
      <w:rPrChange w:id="17" w:author="Artem Nistuley" w:date="2026-08-03T22:25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uiPriority w:val="39"/>
    <w:unhideWhenUsed/>
    <w:rsid w:val="00A9500F"/>
    <w:pPr>
      <w:ind w:left="1920"/>
      <w:pPrChange w:id="18" w:author="Artem Nistuley" w:date="2026-08-03T22:25:00Z">
        <w:pPr>
          <w:spacing w:line="276" w:lineRule="auto"/>
          <w:ind w:left="1920" w:firstLine="432"/>
        </w:pPr>
      </w:pPrChange>
    </w:pPr>
    <w:rPr>
      <w:rFonts w:asciiTheme="minorHAnsi" w:hAnsiTheme="minorHAnsi"/>
      <w:sz w:val="20"/>
      <w:szCs w:val="20"/>
      <w:rPrChange w:id="18" w:author="Artem Nistuley" w:date="2026-08-03T22:25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3667"/>
    <w:pPr>
      <w:pageBreakBefore w:val="0"/>
      <w:jc w:val="left"/>
      <w:outlineLvl w:val="9"/>
    </w:pPr>
    <w:rPr>
      <w:rFonts w:asciiTheme="majorHAnsi" w:hAnsiTheme="majorHAnsi"/>
    </w:rPr>
  </w:style>
  <w:style w:type="paragraph" w:styleId="Header">
    <w:name w:val="header"/>
    <w:basedOn w:val="Normal"/>
    <w:link w:val="HeaderChar"/>
    <w:uiPriority w:val="99"/>
    <w:unhideWhenUsed/>
    <w:rsid w:val="001C366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667"/>
  </w:style>
  <w:style w:type="paragraph" w:styleId="Footer">
    <w:name w:val="footer"/>
    <w:basedOn w:val="Normal"/>
    <w:link w:val="FooterChar"/>
    <w:uiPriority w:val="99"/>
    <w:unhideWhenUsed/>
    <w:rsid w:val="001C366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D1DB2D-927D-DA4E-B32C-6F0F5E36C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Comments Test</dc:title>
  <dc:subject/>
  <dc:creator>Test Author</dc:creator>
  <cp:keywords/>
  <dc:description/>
  <cp:lastModifiedBy>Arthur Souza Rodrigues</cp:lastModifiedBy>
  <cp:revision>1</cp:revision>
  <dcterms:created xsi:type="dcterms:W3CDTF">2025-01-15T10:00:00Z</dcterms:created>
  <dcterms:modified xsi:type="dcterms:W3CDTF">2026-08-04T02:25:00Z</dcterms:modified>
</cp:coreProperties>
</file>