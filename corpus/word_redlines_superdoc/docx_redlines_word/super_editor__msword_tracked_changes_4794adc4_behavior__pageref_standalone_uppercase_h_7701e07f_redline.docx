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12" w:author="Caio Pizzol" w:date="2026-08-03T22:25:00Z" w16du:dateUtc="2026-08-04T02:25:00Z"/>
          <w:rFonts w:eastAsiaTheme="minorEastAsia"/>
          <w:noProof/>
        </w:rPr>
      </w:pPr>
      <w:ins w:id="13" w:author="Caio Pizzol" w:date="2026-08-03T22:25:00Z" w16du:dateUtc="2026-08-04T02:25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14" w:author="Caio Pizzol" w:date="2026-08-03T22:25:00Z" w16du:dateUtc="2026-08-04T02:25:00Z"/>
          <w:rFonts w:eastAsiaTheme="minorEastAsia"/>
          <w:noProof/>
        </w:rPr>
      </w:pPr>
      <w:ins w:id="15" w:author="Caio Pizzol" w:date="2026-08-03T22:25:00Z" w16du:dateUtc="2026-08-04T02:25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16" w:author="Caio Pizzol" w:date="2026-08-03T22:25:00Z" w16du:dateUtc="2026-08-04T02:25:00Z"/>
          <w:rFonts w:eastAsiaTheme="minorEastAsia"/>
          <w:noProof/>
        </w:rPr>
      </w:pPr>
      <w:ins w:id="17" w:author="Caio Pizzol" w:date="2026-08-03T22:25:00Z" w16du:dateUtc="2026-08-04T02:25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18" w:author="Caio Pizzol" w:date="2026-08-03T22:25:00Z" w16du:dateUtc="2026-08-04T02:25:00Z"/>
          <w:rFonts w:eastAsiaTheme="minorEastAsia"/>
          <w:noProof/>
        </w:rPr>
      </w:pPr>
      <w:ins w:id="19" w:author="Caio Pizzol" w:date="2026-08-03T22:25:00Z" w16du:dateUtc="2026-08-04T02:25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20" w:author="Caio Pizzol" w:date="2026-08-03T22:25:00Z" w16du:dateUtc="2026-08-04T02:25:00Z"/>
          <w:rFonts w:eastAsiaTheme="minorEastAsia"/>
          <w:noProof/>
        </w:rPr>
      </w:pPr>
      <w:ins w:id="21" w:author="Caio Pizzol" w:date="2026-08-03T22:25:00Z" w16du:dateUtc="2026-08-04T02:25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22" w:author="Caio Pizzol" w:date="2026-08-03T22:25:00Z" w16du:dateUtc="2026-08-04T02:25:00Z"/>
          <w:rFonts w:eastAsiaTheme="minorEastAsia"/>
          <w:noProof/>
        </w:rPr>
      </w:pPr>
      <w:ins w:id="23" w:author="Caio Pizzol" w:date="2026-08-03T22:25:00Z" w16du:dateUtc="2026-08-04T02:25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24" w:author="Caio Pizzol" w:date="2026-08-03T22:25:00Z" w16du:dateUtc="2026-08-04T02:25:00Z"/>
          <w:rFonts w:eastAsiaTheme="minorEastAsia"/>
          <w:noProof/>
        </w:rPr>
      </w:pPr>
      <w:ins w:id="25" w:author="Caio Pizzol" w:date="2026-08-03T22:25:00Z" w16du:dateUtc="2026-08-04T02:25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26" w:author="Caio Pizzol" w:date="2026-08-03T22:25:00Z" w16du:dateUtc="2026-08-04T02:25:00Z"/>
        </w:rPr>
      </w:pPr>
      <w:ins w:id="27" w:author="Caio Pizzol" w:date="2026-08-03T22:25:00Z" w16du:dateUtc="2026-08-04T02:25:00Z">
        <w:r>
          <w:fldChar w:fldCharType="end"/>
        </w:r>
      </w:ins>
    </w:p>
    <w:p w14:paraId="15B497F4" w14:textId="7CA978AA" w:rsidR="00DE0A42" w:rsidRDefault="004076D5" w:rsidP="004076D5">
      <w:pPr>
        <w:pStyle w:val="Heading1"/>
        <w:rPr>
          <w:ins w:id="28" w:author="Caio Pizzol" w:date="2026-08-03T22:25:00Z" w16du:dateUtc="2026-08-04T02:25:00Z"/>
        </w:rPr>
      </w:pPr>
      <w:bookmarkStart w:id="29" w:name="_Toc227765979"/>
      <w:ins w:id="30" w:author="Caio Pizzol" w:date="2026-08-03T22:25:00Z" w16du:dateUtc="2026-08-04T02:25:00Z">
        <w:r>
          <w:t>Introduction</w:t>
        </w:r>
        <w:bookmarkEnd w:id="29"/>
      </w:ins>
    </w:p>
    <w:p w14:paraId="49C7FCAC" w14:textId="183520DD" w:rsidR="004076D5" w:rsidRDefault="004076D5" w:rsidP="004076D5">
      <w:pPr>
        <w:rPr>
          <w:ins w:id="31" w:author="Caio Pizzol" w:date="2026-08-03T22:25:00Z" w16du:dateUtc="2026-08-04T02:25:00Z"/>
        </w:rPr>
      </w:pPr>
      <w:ins w:id="32" w:author="Caio Pizzol" w:date="2026-08-03T22:25:00Z" w16du:dateUtc="2026-08-04T02:25:00Z">
        <w:r>
          <w:t>This is the introduction section.</w:t>
        </w:r>
      </w:ins>
    </w:p>
    <w:p w14:paraId="622557C5" w14:textId="4DA50233" w:rsidR="004076D5" w:rsidRDefault="004076D5" w:rsidP="004076D5">
      <w:pPr>
        <w:pStyle w:val="Heading2"/>
        <w:rPr>
          <w:ins w:id="33" w:author="Caio Pizzol" w:date="2026-08-03T22:25:00Z" w16du:dateUtc="2026-08-04T02:25:00Z"/>
        </w:rPr>
      </w:pPr>
      <w:bookmarkStart w:id="34" w:name="_Toc227765980"/>
      <w:ins w:id="35" w:author="Caio Pizzol" w:date="2026-08-03T22:25:00Z" w16du:dateUtc="2026-08-04T02:25:00Z">
        <w:r>
          <w:t>Background</w:t>
        </w:r>
        <w:bookmarkEnd w:id="34"/>
      </w:ins>
    </w:p>
    <w:p w14:paraId="416EF529" w14:textId="44DA0C77" w:rsidR="004076D5" w:rsidRDefault="004076D5" w:rsidP="004076D5">
      <w:pPr>
        <w:rPr>
          <w:ins w:id="36" w:author="Caio Pizzol" w:date="2026-08-03T22:25:00Z" w16du:dateUtc="2026-08-04T02:25:00Z"/>
        </w:rPr>
      </w:pPr>
      <w:ins w:id="37" w:author="Caio Pizzol" w:date="2026-08-03T22:25:00Z" w16du:dateUtc="2026-08-04T02:25:00Z">
        <w:r>
          <w:t>Prior work focused on narrow aspects.</w:t>
        </w:r>
      </w:ins>
    </w:p>
    <w:p w14:paraId="7C1D1003" w14:textId="77777777" w:rsidR="004076D5" w:rsidRDefault="004076D5">
      <w:pPr>
        <w:rPr>
          <w:ins w:id="38" w:author="Caio Pizzol" w:date="2026-08-03T22:25:00Z" w16du:dateUtc="2026-08-04T02:25:00Z"/>
        </w:rPr>
      </w:pPr>
      <w:ins w:id="39" w:author="Caio Pizzol" w:date="2026-08-03T22:25:00Z" w16du:dateUtc="2026-08-04T02:25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40" w:author="Caio Pizzol" w:date="2026-08-03T22:25:00Z" w16du:dateUtc="2026-08-04T02:25:00Z"/>
        </w:rPr>
      </w:pPr>
      <w:bookmarkStart w:id="41" w:name="_Toc227765981"/>
      <w:ins w:id="42" w:author="Caio Pizzol" w:date="2026-08-03T22:25:00Z" w16du:dateUtc="2026-08-04T02:25:00Z">
        <w:r>
          <w:lastRenderedPageBreak/>
          <w:t>Methodology</w:t>
        </w:r>
        <w:bookmarkEnd w:id="41"/>
      </w:ins>
    </w:p>
    <w:p w14:paraId="44E73056" w14:textId="743633BF" w:rsidR="004076D5" w:rsidRDefault="004076D5" w:rsidP="004076D5">
      <w:pPr>
        <w:rPr>
          <w:ins w:id="43" w:author="Caio Pizzol" w:date="2026-08-03T22:25:00Z" w16du:dateUtc="2026-08-04T02:25:00Z"/>
        </w:rPr>
      </w:pPr>
      <w:ins w:id="44" w:author="Caio Pizzol" w:date="2026-08-03T22:25:00Z" w16du:dateUtc="2026-08-04T02:25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45" w:author="Caio Pizzol" w:date="2026-08-03T22:25:00Z" w16du:dateUtc="2026-08-04T02:25:00Z"/>
        </w:rPr>
      </w:pPr>
      <w:bookmarkStart w:id="46" w:name="_Toc227765982"/>
      <w:ins w:id="47" w:author="Caio Pizzol" w:date="2026-08-03T22:25:00Z" w16du:dateUtc="2026-08-04T02:25:00Z">
        <w:r>
          <w:t>Data Collection</w:t>
        </w:r>
        <w:bookmarkEnd w:id="46"/>
      </w:ins>
    </w:p>
    <w:p w14:paraId="64C47010" w14:textId="5F0BF831" w:rsidR="004076D5" w:rsidRDefault="004076D5" w:rsidP="004076D5">
      <w:pPr>
        <w:rPr>
          <w:ins w:id="48" w:author="Caio Pizzol" w:date="2026-08-03T22:25:00Z" w16du:dateUtc="2026-08-04T02:25:00Z"/>
        </w:rPr>
      </w:pPr>
      <w:ins w:id="49" w:author="Caio Pizzol" w:date="2026-08-03T22:25:00Z" w16du:dateUtc="2026-08-04T02:25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50" w:author="Caio Pizzol" w:date="2026-08-03T22:25:00Z" w16du:dateUtc="2026-08-04T02:25:00Z"/>
        </w:rPr>
      </w:pPr>
      <w:bookmarkStart w:id="51" w:name="_Toc227765983"/>
      <w:ins w:id="52" w:author="Caio Pizzol" w:date="2026-08-03T22:25:00Z" w16du:dateUtc="2026-08-04T02:25:00Z">
        <w:r>
          <w:t>Analysis</w:t>
        </w:r>
        <w:bookmarkEnd w:id="51"/>
      </w:ins>
    </w:p>
    <w:p w14:paraId="277901B0" w14:textId="6E58153A" w:rsidR="004076D5" w:rsidRDefault="004076D5" w:rsidP="004076D5">
      <w:pPr>
        <w:rPr>
          <w:ins w:id="53" w:author="Caio Pizzol" w:date="2026-08-03T22:25:00Z" w16du:dateUtc="2026-08-04T02:25:00Z"/>
        </w:rPr>
      </w:pPr>
      <w:ins w:id="54" w:author="Caio Pizzol" w:date="2026-08-03T22:25:00Z" w16du:dateUtc="2026-08-04T02:25:00Z">
        <w:r>
          <w:t>Two-phase analysis.</w:t>
        </w:r>
      </w:ins>
    </w:p>
    <w:p w14:paraId="44333E57" w14:textId="77777777" w:rsidR="004076D5" w:rsidRDefault="004076D5">
      <w:pPr>
        <w:rPr>
          <w:ins w:id="55" w:author="Caio Pizzol" w:date="2026-08-03T22:25:00Z" w16du:dateUtc="2026-08-04T02:25:00Z"/>
        </w:rPr>
      </w:pPr>
      <w:ins w:id="56" w:author="Caio Pizzol" w:date="2026-08-03T22:25:00Z" w16du:dateUtc="2026-08-04T02:25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57" w:author="Caio Pizzol" w:date="2026-08-03T22:25:00Z" w16du:dateUtc="2026-08-04T02:25:00Z"/>
        </w:rPr>
      </w:pPr>
      <w:bookmarkStart w:id="58" w:name="_Toc227765984"/>
      <w:ins w:id="59" w:author="Caio Pizzol" w:date="2026-08-03T22:25:00Z" w16du:dateUtc="2026-08-04T02:25:00Z">
        <w:r>
          <w:t>Results</w:t>
        </w:r>
        <w:bookmarkEnd w:id="58"/>
      </w:ins>
    </w:p>
    <w:p w14:paraId="5C219AEC" w14:textId="21A0E9F6" w:rsidR="004076D5" w:rsidRDefault="004076D5" w:rsidP="004076D5">
      <w:pPr>
        <w:rPr>
          <w:ins w:id="60" w:author="Caio Pizzol" w:date="2026-08-03T22:25:00Z" w16du:dateUtc="2026-08-04T02:25:00Z"/>
        </w:rPr>
      </w:pPr>
      <w:ins w:id="61" w:author="Caio Pizzol" w:date="2026-08-03T22:25:00Z" w16du:dateUtc="2026-08-04T02:25:00Z">
        <w:r>
          <w:t>Primary finding confirms the hypothesis.</w:t>
        </w:r>
      </w:ins>
    </w:p>
    <w:p w14:paraId="353C5085" w14:textId="77777777" w:rsidR="004076D5" w:rsidRDefault="004076D5">
      <w:pPr>
        <w:rPr>
          <w:ins w:id="62" w:author="Caio Pizzol" w:date="2026-08-03T22:25:00Z" w16du:dateUtc="2026-08-04T02:25:00Z"/>
        </w:rPr>
      </w:pPr>
      <w:ins w:id="63" w:author="Caio Pizzol" w:date="2026-08-03T22:25:00Z" w16du:dateUtc="2026-08-04T02:25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64" w:author="Caio Pizzol" w:date="2026-08-03T22:25:00Z" w16du:dateUtc="2026-08-04T02:25:00Z"/>
        </w:rPr>
      </w:pPr>
      <w:bookmarkStart w:id="65" w:name="_Toc227765985"/>
      <w:ins w:id="66" w:author="Caio Pizzol" w:date="2026-08-03T22:25:00Z" w16du:dateUtc="2026-08-04T02:25:00Z">
        <w:r>
          <w:t>Conclusion</w:t>
        </w:r>
        <w:bookmarkEnd w:id="65"/>
      </w:ins>
    </w:p>
    <w:p w14:paraId="03448948" w14:textId="0EBF3932" w:rsidR="003C58BC" w:rsidRDefault="004076D5">
      <w:pPr>
        <w:rPr>
          <w:del w:id="67" w:author="Caio Pizzol" w:date="2026-08-03T22:25:00Z" w16du:dateUtc="2026-08-04T02:25:00Z"/>
        </w:rPr>
      </w:pPr>
      <w:ins w:id="68" w:author="Caio Pizzol" w:date="2026-08-03T22:25:00Z" w16du:dateUtc="2026-08-04T02:25:00Z">
        <w:r>
          <w:t>Small fix preserves correctness.</w:t>
        </w:r>
      </w:ins>
      <w:del w:id="69" w:author="Caio Pizzol" w:date="2026-08-03T22:25:00Z" w16du:dateUtc="2026-08-04T02:25:00Z">
        <w:r w:rsidR="00BA0BBB">
          <w:delText>Here is a MS Word cool sentence</w:delText>
        </w:r>
      </w:del>
    </w:p>
    <w:p w14:paraId="79A585C6" w14:textId="77777777" w:rsidR="00BA0BBB" w:rsidRDefault="00BA0BBB">
      <w:pPr>
        <w:rPr>
          <w:del w:id="70" w:author="Caio Pizzol" w:date="2026-08-03T22:25:00Z" w16du:dateUtc="2026-08-04T02:25:00Z"/>
        </w:rPr>
      </w:pPr>
    </w:p>
    <w:p w14:paraId="58015C81" w14:textId="77777777" w:rsidR="00BA0BBB" w:rsidRDefault="00BA0BBB">
      <w:pPr>
        <w:rPr>
          <w:del w:id="71" w:author="Caio Pizzol" w:date="2026-08-03T22:25:00Z" w16du:dateUtc="2026-08-04T02:25:00Z"/>
        </w:rPr>
      </w:pPr>
    </w:p>
    <w:p w14:paraId="79C98726" w14:textId="43CC2ECC" w:rsidR="00BA0BBB" w:rsidRDefault="00BA0BBB">
      <w:del w:id="72" w:author="Caio Pizzol" w:date="2026-08-03T22:25:00Z" w16du:dateUtc="2026-08-04T02:25:00Z">
        <w:r>
          <w:delText>New text</w:delText>
        </w:r>
      </w:del>
    </w:p>
    <w:sectPr w:rsidR="00BA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0919B2"/>
    <w:rsid w:val="000C5781"/>
    <w:rsid w:val="002031F9"/>
    <w:rsid w:val="00246185"/>
    <w:rsid w:val="00360F1B"/>
    <w:rsid w:val="003C1D14"/>
    <w:rsid w:val="003C58BC"/>
    <w:rsid w:val="004076D5"/>
    <w:rsid w:val="00744453"/>
    <w:rsid w:val="00931F1A"/>
    <w:rsid w:val="00A16521"/>
    <w:rsid w:val="00BA0BBB"/>
    <w:rsid w:val="00DE0A42"/>
    <w:rsid w:val="00F4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 w:line="278" w:lineRule="auto"/>
      <w:outlineLvl w:val="2"/>
      <w:pPrChange w:id="0" w:author="Caio Pizzol" w:date="2026-08-03T22:25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3"/>
      <w:pPrChange w:id="1" w:author="Caio Pizzol" w:date="2026-08-03T22:25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4"/>
      <w:pPrChange w:id="2" w:author="Caio Pizzol" w:date="2026-08-03T22:25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line="278" w:lineRule="auto"/>
      <w:outlineLvl w:val="5"/>
      <w:pPrChange w:id="3" w:author="Caio Pizzol" w:date="2026-08-03T22:25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line="278" w:lineRule="auto"/>
      <w:outlineLvl w:val="6"/>
      <w:pPrChange w:id="4" w:author="Caio Pizzol" w:date="2026-08-03T22:25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line="278" w:lineRule="auto"/>
      <w:outlineLvl w:val="7"/>
      <w:pPrChange w:id="5" w:author="Caio Pizzol" w:date="2026-08-03T22:25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line="278" w:lineRule="auto"/>
      <w:outlineLvl w:val="8"/>
      <w:pPrChange w:id="6" w:author="Caio Pizzol" w:date="2026-08-03T22:25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/>
      <w:contextualSpacing/>
      <w:pPrChange w:id="7" w:author="Caio Pizzol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  <w:pPrChange w:id="8" w:author="Caio Pizzol" w:date="2026-08-03T22:25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  <w:pPrChange w:id="9" w:author="Caio Pizzol" w:date="2026-08-03T22:25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B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0BBB"/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  <w:pPrChange w:id="10" w:author="Caio Pizzol" w:date="2026-08-03T22:25:00Z">
        <w:pPr>
          <w:spacing w:after="100" w:line="278" w:lineRule="auto"/>
        </w:pPr>
      </w:pPrChange>
    </w:pPr>
    <w:rPr>
      <w:rFonts w:asciiTheme="minorHAnsi" w:hAnsiTheme="minorHAnsi" w:cstheme="minorBidi"/>
      <w:rPrChange w:id="10" w:author="Caio Pizzol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  <w:pPrChange w:id="11" w:author="Caio Pizzol" w:date="2026-08-03T22:25:00Z">
        <w:pPr>
          <w:spacing w:after="100" w:line="278" w:lineRule="auto"/>
          <w:ind w:left="240"/>
        </w:pPr>
      </w:pPrChange>
    </w:pPr>
    <w:rPr>
      <w:rFonts w:asciiTheme="minorHAnsi" w:hAnsiTheme="minorHAnsi" w:cstheme="minorBidi"/>
      <w:rPrChange w:id="11" w:author="Caio Pizzol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basedOn w:val="DefaultParagraphFont"/>
    <w:uiPriority w:val="99"/>
    <w:unhideWhenUsed/>
    <w:rsid w:val="002461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2025-09-30T16:22:00Z</dcterms:created>
  <dcterms:modified xsi:type="dcterms:W3CDTF">2026-08-04T02:25:00Z</dcterms:modified>
</cp:coreProperties>
</file>