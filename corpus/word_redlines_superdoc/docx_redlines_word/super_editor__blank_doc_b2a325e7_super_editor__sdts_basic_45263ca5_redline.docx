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E6418" w14:textId="5392DD9C" w:rsidR="00627681" w:rsidRDefault="00584EC1">
      <w:pPr>
        <w:rPr>
          <w:ins w:id="0" w:author="Nick Bernal" w:date="2026-08-04T06:07:00Z" w16du:dateUtc="2026-08-04T10:07:00Z"/>
        </w:rPr>
      </w:pPr>
      <w:ins w:id="1" w:author="Nick Bernal" w:date="2026-08-04T06:07:00Z" w16du:dateUtc="2026-08-04T10:07:00Z">
        <w:r>
          <w:t>Before block-level SDT</w:t>
        </w:r>
        <w:r w:rsidR="008D0F0C">
          <w:t xml:space="preserve"> </w:t>
        </w:r>
      </w:ins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</w:tblGrid>
      <w:customXmlInsRangeStart w:id="2" w:author="Nick Bernal" w:date="2026-08-04T06:07:00Z"/>
      <w:sdt>
        <w:sdtPr>
          <w:alias w:val="Block Table Control"/>
          <w:tag w:val="block_table_sdt"/>
          <w:id w:val="-22177123"/>
        </w:sdtPr>
        <w:sdtEndPr/>
        <w:sdtContent>
          <w:customXmlInsRangeEnd w:id="2"/>
          <w:tr w:rsidR="00627681" w14:paraId="220AD313" w14:textId="77777777">
            <w:trPr>
              <w:ins w:id="3" w:author="Nick Bernal" w:date="2026-08-04T06:07:00Z" w16du:dateUtc="2026-08-04T10:07:00Z"/>
            </w:trPr>
            <w:tc>
              <w:tcPr>
                <w:tcW w:w="2500" w:type="dxa"/>
              </w:tcPr>
              <w:p w14:paraId="63E2A24A" w14:textId="77777777" w:rsidR="00627681" w:rsidRDefault="00584EC1">
                <w:pPr>
                  <w:rPr>
                    <w:ins w:id="4" w:author="Nick Bernal" w:date="2026-08-04T06:07:00Z" w16du:dateUtc="2026-08-04T10:07:00Z"/>
                  </w:rPr>
                </w:pPr>
                <w:ins w:id="5" w:author="Nick Bernal" w:date="2026-08-04T06:07:00Z" w16du:dateUtc="2026-08-04T10:07:00Z">
                  <w:r>
                    <w:t>A1</w:t>
                  </w:r>
                </w:ins>
              </w:p>
            </w:tc>
            <w:tc>
              <w:tcPr>
                <w:tcW w:w="2500" w:type="dxa"/>
              </w:tcPr>
              <w:p w14:paraId="0878EC38" w14:textId="77777777" w:rsidR="00627681" w:rsidRDefault="00584EC1">
                <w:pPr>
                  <w:rPr>
                    <w:ins w:id="6" w:author="Nick Bernal" w:date="2026-08-04T06:07:00Z" w16du:dateUtc="2026-08-04T10:07:00Z"/>
                  </w:rPr>
                </w:pPr>
                <w:ins w:id="7" w:author="Nick Bernal" w:date="2026-08-04T06:07:00Z" w16du:dateUtc="2026-08-04T10:07:00Z">
                  <w:r>
                    <w:t>B1</w:t>
                  </w:r>
                </w:ins>
              </w:p>
            </w:tc>
          </w:tr>
          <w:customXmlInsRangeStart w:id="8" w:author="Nick Bernal" w:date="2026-08-04T06:07:00Z"/>
        </w:sdtContent>
      </w:sdt>
      <w:customXmlInsRangeEnd w:id="8"/>
    </w:tbl>
    <w:p w14:paraId="14503242" w14:textId="77777777" w:rsidR="00627681" w:rsidRDefault="00584EC1">
      <w:pPr>
        <w:rPr>
          <w:ins w:id="9" w:author="Nick Bernal" w:date="2026-08-04T06:07:00Z" w16du:dateUtc="2026-08-04T10:07:00Z"/>
        </w:rPr>
      </w:pPr>
      <w:ins w:id="10" w:author="Nick Bernal" w:date="2026-08-04T06:07:00Z" w16du:dateUtc="2026-08-04T10:07:00Z">
        <w:r>
          <w:t>Between SDTs</w:t>
        </w:r>
      </w:ins>
    </w:p>
    <w:p w14:paraId="63A4C3D9" w14:textId="77777777" w:rsidR="00627681" w:rsidRDefault="00584EC1">
      <w:pPr>
        <w:rPr>
          <w:ins w:id="11" w:author="Nick Bernal" w:date="2026-08-04T06:07:00Z" w16du:dateUtc="2026-08-04T10:07:00Z"/>
        </w:rPr>
      </w:pPr>
      <w:ins w:id="12" w:author="Nick Bernal" w:date="2026-08-04T06:07:00Z" w16du:dateUtc="2026-08-04T10:07:00Z">
        <w:r>
          <w:t>Inline beforecontrolled text</w:t>
        </w:r>
        <w:r>
          <w:t>inline after.</w:t>
        </w:r>
      </w:ins>
    </w:p>
    <w:p w14:paraId="1005EFF9" w14:textId="77777777" w:rsidR="003C58BC" w:rsidRDefault="00584EC1">
      <w:ins w:id="13" w:author="Nick Bernal" w:date="2026-08-04T06:07:00Z" w16du:dateUtc="2026-08-04T10:07:00Z">
        <w:r>
          <w:t>After inline-level SDT</w:t>
        </w:r>
      </w:ins>
    </w:p>
    <w:sectPr w:rsidR="003C58BC">
      <w:pgSz w:w="12240" w:h="15840"/>
      <w:pgMar w:top="1440" w:right="1440" w:bottom="1440" w:left="1440" w:header="708" w:footer="708" w:gutter="0"/>
      <w:cols w:space="708"/>
      <w:docGrid w:linePitch="360"/>
      <w:sectPrChange w:id="14" w:author="Nick Bernal" w:date="2026-08-04T06:07:00Z" w16du:dateUtc="2026-08-04T10:07:00Z">
        <w:sectPr w:rsidR="003C58BC">
          <w:pgMar w:top="1440" w:right="1440" w:bottom="1440" w:left="1440" w:header="720" w:footer="720" w:gutter="0"/>
          <w:cols w:space="72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F25"/>
    <w:rsid w:val="00287C96"/>
    <w:rsid w:val="00360F1B"/>
    <w:rsid w:val="003C1D14"/>
    <w:rsid w:val="003C58BC"/>
    <w:rsid w:val="0049513F"/>
    <w:rsid w:val="00584EC1"/>
    <w:rsid w:val="00627681"/>
    <w:rsid w:val="008D0F0C"/>
    <w:rsid w:val="00931F1A"/>
    <w:rsid w:val="00960ED7"/>
    <w:rsid w:val="00A16521"/>
    <w:rsid w:val="00C11E09"/>
    <w:rsid w:val="00E83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201D79"/>
  <w15:chartTrackingRefBased/>
  <w15:docId w15:val="{E4101795-1883-C84E-8FF5-4454BB7A0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F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F2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F2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F2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F2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F2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F2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F2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F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F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F2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F2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F2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F2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F2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F2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F2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F2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F2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F2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F2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F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F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F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F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F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F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2025-01-22T20:41:00Z</dcterms:created>
  <dcterms:modified xsi:type="dcterms:W3CDTF">2026-08-04T10:07:00Z</dcterms:modified>
</cp:coreProperties>
</file>