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F1831" w14:textId="1131E0A6" w:rsidR="00E46312" w:rsidRDefault="00E46312" w:rsidP="00E46312">
      <w:pPr>
        <w:rPr>
          <w:ins w:id="14" w:author="Nick Bernal" w:date="2026-08-03T22:21:00Z" w16du:dateUtc="2026-08-04T02:21:00Z"/>
        </w:rPr>
      </w:pPr>
      <w:ins w:id="15" w:author="Nick Bernal" w:date="2026-08-03T22:21:00Z" w16du:dateUtc="2026-08-04T02:21:00Z">
        <w:r>
          <w:t xml:space="preserve">Num words: </w:t>
        </w:r>
        <w:r w:rsidR="00991485">
          <w:fldChar w:fldCharType="begin"/>
        </w:r>
        <w:r w:rsidR="00991485">
          <w:instrText xml:space="preserve"> NUMWORDS </w:instrText>
        </w:r>
        <w:r w:rsidR="00991485">
          <w:fldChar w:fldCharType="separate"/>
        </w:r>
        <w:r w:rsidR="00991485">
          <w:rPr>
            <w:noProof/>
          </w:rPr>
          <w:t>12</w:t>
        </w:r>
        <w:r w:rsidR="00991485">
          <w:rPr>
            <w:noProof/>
          </w:rPr>
          <w:fldChar w:fldCharType="end"/>
        </w:r>
      </w:ins>
    </w:p>
    <w:p w14:paraId="105022F6" w14:textId="7E9F0C27" w:rsidR="00E46312" w:rsidRDefault="00E46312" w:rsidP="00E46312">
      <w:pPr>
        <w:rPr>
          <w:ins w:id="16" w:author="Nick Bernal" w:date="2026-08-03T22:21:00Z" w16du:dateUtc="2026-08-04T02:21:00Z"/>
        </w:rPr>
      </w:pPr>
      <w:ins w:id="17" w:author="Nick Bernal" w:date="2026-08-03T22:21:00Z" w16du:dateUtc="2026-08-04T02:21:00Z">
        <w:r>
          <w:t xml:space="preserve">Num chars: </w:t>
        </w:r>
        <w:r w:rsidR="00991485">
          <w:fldChar w:fldCharType="begin"/>
        </w:r>
        <w:r w:rsidR="00991485">
          <w:instrText xml:space="preserve"> NUMCHARS </w:instrText>
        </w:r>
        <w:r w:rsidR="00991485">
          <w:fldChar w:fldCharType="separate"/>
        </w:r>
        <w:r w:rsidR="00991485">
          <w:rPr>
            <w:noProof/>
          </w:rPr>
          <w:t>41</w:t>
        </w:r>
        <w:r w:rsidR="00991485">
          <w:rPr>
            <w:noProof/>
          </w:rPr>
          <w:fldChar w:fldCharType="end"/>
        </w:r>
      </w:ins>
    </w:p>
    <w:p w14:paraId="3B5C781E" w14:textId="05F9C6B2" w:rsidR="00F57268" w:rsidRDefault="00E46312" w:rsidP="00E46312">
      <w:pPr>
        <w:rPr>
          <w:ins w:id="18" w:author="Nick Bernal" w:date="2026-08-03T22:21:00Z" w16du:dateUtc="2026-08-04T02:21:00Z"/>
        </w:rPr>
      </w:pPr>
      <w:ins w:id="19" w:author="Nick Bernal" w:date="2026-08-03T22:21:00Z" w16du:dateUtc="2026-08-04T02:21:00Z">
        <w:r>
          <w:t xml:space="preserve">Num pages: </w:t>
        </w:r>
        <w:r w:rsidR="00991485">
          <w:fldChar w:fldCharType="begin"/>
        </w:r>
        <w:r w:rsidR="00991485">
          <w:instrText xml:space="preserve"> NUMPAGES </w:instrText>
        </w:r>
        <w:r w:rsidR="00991485">
          <w:fldChar w:fldCharType="separate"/>
        </w:r>
        <w:r w:rsidR="00991485">
          <w:rPr>
            <w:noProof/>
          </w:rPr>
          <w:t>3</w:t>
        </w:r>
        <w:r w:rsidR="00991485">
          <w:rPr>
            <w:noProof/>
          </w:rPr>
          <w:fldChar w:fldCharType="end"/>
        </w:r>
      </w:ins>
    </w:p>
    <w:p w14:paraId="6CCA4876" w14:textId="77777777" w:rsidR="00F57268" w:rsidRDefault="00F57268">
      <w:pPr>
        <w:rPr>
          <w:ins w:id="20" w:author="Nick Bernal" w:date="2026-08-03T22:21:00Z" w16du:dateUtc="2026-08-04T02:21:00Z"/>
        </w:rPr>
      </w:pPr>
      <w:ins w:id="21" w:author="Nick Bernal" w:date="2026-08-03T22:21:00Z" w16du:dateUtc="2026-08-04T02:21:00Z">
        <w:r>
          <w:br w:type="page"/>
        </w:r>
      </w:ins>
    </w:p>
    <w:p w14:paraId="1B1556DB" w14:textId="1EF8B6EF" w:rsidR="006245F8" w:rsidRDefault="00F57268" w:rsidP="00E46312">
      <w:pPr>
        <w:rPr>
          <w:ins w:id="22" w:author="Nick Bernal" w:date="2026-08-03T22:21:00Z" w16du:dateUtc="2026-08-04T02:21:00Z"/>
        </w:rPr>
      </w:pPr>
      <w:ins w:id="23" w:author="Nick Bernal" w:date="2026-08-03T22:21:00Z" w16du:dateUtc="2026-08-04T02:21:00Z">
        <w:r>
          <w:lastRenderedPageBreak/>
          <w:t>test</w:t>
        </w:r>
      </w:ins>
    </w:p>
    <w:p w14:paraId="468EC31E" w14:textId="77777777" w:rsidR="006245F8" w:rsidRDefault="006245F8">
      <w:pPr>
        <w:rPr>
          <w:ins w:id="24" w:author="Nick Bernal" w:date="2026-08-03T22:21:00Z" w16du:dateUtc="2026-08-04T02:21:00Z"/>
        </w:rPr>
      </w:pPr>
      <w:ins w:id="25" w:author="Nick Bernal" w:date="2026-08-03T22:21:00Z" w16du:dateUtc="2026-08-04T02:21:00Z">
        <w:r>
          <w:br w:type="page"/>
        </w:r>
      </w:ins>
    </w:p>
    <w:p w14:paraId="1EB27D1B" w14:textId="7A4249D9" w:rsidR="003C58BC" w:rsidRDefault="006245F8">
      <w:ins w:id="26" w:author="Nick Bernal" w:date="2026-08-03T22:21:00Z" w16du:dateUtc="2026-08-04T02:21:00Z">
        <w:r>
          <w:t>page 3</w:t>
        </w:r>
      </w:ins>
      <w:commentRangeStart w:id="27"/>
      <w:del w:id="28" w:author="Nick Bernal" w:date="2026-08-03T22:21:00Z" w16du:dateUtc="2026-08-04T02:21:00Z">
        <w:r w:rsidR="0045155D">
          <w:delText>start</w:delText>
        </w:r>
        <w:commentRangeStart w:id="29"/>
        <w:r w:rsidR="0045155D">
          <w:delText>first</w:delText>
        </w:r>
        <w:commentRangeEnd w:id="29"/>
        <w:r w:rsidR="0045155D">
          <w:rPr>
            <w:rStyle w:val="CommentReference"/>
            <w:sz w:val="22"/>
            <w:szCs w:val="22"/>
          </w:rPr>
          <w:commentReference w:id="29"/>
        </w:r>
        <w:r w:rsidR="0045155D">
          <w:delText>middle</w:delText>
        </w:r>
        <w:commentRangeStart w:id="30"/>
        <w:r w:rsidR="0045155D">
          <w:delText>second</w:delText>
        </w:r>
        <w:commentRangeEnd w:id="30"/>
        <w:r w:rsidR="0045155D">
          <w:rPr>
            <w:rStyle w:val="CommentReference"/>
            <w:sz w:val="22"/>
            <w:szCs w:val="22"/>
          </w:rPr>
          <w:commentReference w:id="30"/>
        </w:r>
        <w:r w:rsidR="0045155D">
          <w:delText>end</w:delText>
        </w:r>
        <w:commentRangeEnd w:id="27"/>
        <w:r w:rsidR="0045155D">
          <w:rPr>
            <w:rStyle w:val="CommentReference"/>
            <w:sz w:val="22"/>
            <w:szCs w:val="22"/>
          </w:rPr>
          <w:commentReference w:id="27"/>
        </w:r>
      </w:del>
    </w:p>
    <w:sectPr w:rsidR="003C58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9" w:author="Test Author" w:date="2025-01-15T10:01:00Z" w:initials="TA">
    <w:p w14:paraId="6D28FB00" w14:textId="77777777" w:rsidR="0045155D" w:rsidRDefault="0045155D">
      <w:pPr>
        <w:pStyle w:val="CommentText"/>
      </w:pPr>
      <w:r>
        <w:rPr>
          <w:rStyle w:val="CommentReference"/>
        </w:rPr>
        <w:annotationRef/>
      </w:r>
      <w:r>
        <w:t>First inner comment - covers "first"</w:t>
      </w:r>
    </w:p>
  </w:comment>
  <w:comment w:id="30" w:author="Test Author" w:date="2025-01-15T10:02:00Z" w:initials="TA">
    <w:p w14:paraId="7E39FC11" w14:textId="77777777" w:rsidR="0045155D" w:rsidRDefault="0045155D">
      <w:pPr>
        <w:pStyle w:val="CommentText"/>
      </w:pPr>
      <w:r>
        <w:rPr>
          <w:rStyle w:val="CommentReference"/>
        </w:rPr>
        <w:annotationRef/>
      </w:r>
      <w:r>
        <w:t>Second inner comment - covers "second"</w:t>
      </w:r>
    </w:p>
  </w:comment>
  <w:comment w:id="27" w:author="Test Author" w:date="2025-01-15T10:00:00Z" w:initials="TA">
    <w:p w14:paraId="5C17FA99" w14:textId="77777777" w:rsidR="0045155D" w:rsidRDefault="0045155D">
      <w:pPr>
        <w:pStyle w:val="CommentText"/>
      </w:pPr>
      <w:r>
        <w:rPr>
          <w:rStyle w:val="CommentReference"/>
        </w:rPr>
        <w:annotationRef/>
      </w:r>
      <w:r>
        <w:t>Outer comment - should cover entire text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D28FB00" w15:done="0"/>
  <w15:commentEx w15:paraId="7E39FC11" w15:done="0"/>
  <w15:commentEx w15:paraId="5C17FA99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D28FB00" w16cid:durableId="2D9F1A01"/>
  <w16cid:commentId w16cid:paraId="7E39FC11" w16cid:durableId="2D9F1A02"/>
  <w16cid:commentId w16cid:paraId="5C17FA99" w16cid:durableId="2D9F1A0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1456C"/>
    <w:multiLevelType w:val="hybridMultilevel"/>
    <w:tmpl w:val="ED7A1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874C18"/>
    <w:multiLevelType w:val="multilevel"/>
    <w:tmpl w:val="FF00329C"/>
    <w:styleLink w:val="CurrentList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A43272"/>
    <w:multiLevelType w:val="multilevel"/>
    <w:tmpl w:val="8CD2DDC4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7F4EA1"/>
    <w:multiLevelType w:val="hybridMultilevel"/>
    <w:tmpl w:val="FF0032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8060349">
    <w:abstractNumId w:val="0"/>
  </w:num>
  <w:num w:numId="2" w16cid:durableId="324207074">
    <w:abstractNumId w:val="3"/>
  </w:num>
  <w:num w:numId="3" w16cid:durableId="222183699">
    <w:abstractNumId w:val="2"/>
  </w:num>
  <w:num w:numId="4" w16cid:durableId="1776947461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AD" w15:userId="S::nick@superdoc.dev::4464350f-9f85-4a67-a601-d9205f9ec23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58BC"/>
    <w:rsid w:val="000139E2"/>
    <w:rsid w:val="00112874"/>
    <w:rsid w:val="00231324"/>
    <w:rsid w:val="003C58BC"/>
    <w:rsid w:val="0045155D"/>
    <w:rsid w:val="005B4417"/>
    <w:rsid w:val="006245F8"/>
    <w:rsid w:val="0068435E"/>
    <w:rsid w:val="00991485"/>
    <w:rsid w:val="009E3BBD"/>
    <w:rsid w:val="00C15CA2"/>
    <w:rsid w:val="00CA022A"/>
    <w:rsid w:val="00DE6D6B"/>
    <w:rsid w:val="00E249CD"/>
    <w:rsid w:val="00E46312"/>
    <w:rsid w:val="00F57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345678"/>
  <w15:chartTrackingRefBased/>
  <w15:docId w15:val="{ABCD1234-EF56-7890-ABCD-EF1234567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312"/>
    <w:pPr>
      <w:keepNext/>
      <w:keepLines/>
      <w:spacing w:before="360" w:after="80" w:line="278" w:lineRule="auto"/>
      <w:outlineLvl w:val="0"/>
      <w:pPrChange w:id="0" w:author="Nick Bernal" w:date="2026-08-03T22:21:00Z">
        <w:pPr>
          <w:keepNext/>
          <w:keepLines/>
          <w:spacing w:before="360" w:after="80" w:line="278" w:lineRule="auto"/>
          <w:outlineLvl w:val="0"/>
        </w:pPr>
      </w:pPrChange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  <w:rPrChange w:id="0" w:author="Nick Bernal" w:date="2026-08-03T22:21:00Z">
        <w:rPr>
          <w:rFonts w:asciiTheme="majorHAnsi" w:eastAsiaTheme="majorEastAsia" w:hAnsiTheme="majorHAnsi" w:cstheme="majorBidi"/>
          <w:color w:val="2F5496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312"/>
    <w:pPr>
      <w:keepNext/>
      <w:keepLines/>
      <w:spacing w:before="160" w:after="80" w:line="278" w:lineRule="auto"/>
      <w:outlineLvl w:val="1"/>
      <w:pPrChange w:id="1" w:author="Nick Bernal" w:date="2026-08-03T22:21:00Z">
        <w:pPr>
          <w:keepNext/>
          <w:keepLines/>
          <w:spacing w:before="160" w:after="80" w:line="278" w:lineRule="auto"/>
          <w:outlineLvl w:val="1"/>
        </w:pPr>
      </w:pPrChange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  <w:rPrChange w:id="1" w:author="Nick Bernal" w:date="2026-08-03T22:21:00Z">
        <w:rPr>
          <w:rFonts w:asciiTheme="majorHAnsi" w:eastAsiaTheme="majorEastAsia" w:hAnsiTheme="majorHAnsi" w:cstheme="majorBidi"/>
          <w:color w:val="2F5496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312"/>
    <w:pPr>
      <w:keepNext/>
      <w:keepLines/>
      <w:spacing w:before="160" w:after="80" w:line="278" w:lineRule="auto"/>
      <w:outlineLvl w:val="2"/>
      <w:pPrChange w:id="2" w:author="Nick Bernal" w:date="2026-08-03T22:21:00Z">
        <w:pPr>
          <w:keepNext/>
          <w:keepLines/>
          <w:spacing w:before="160" w:after="80" w:line="278" w:lineRule="auto"/>
          <w:outlineLvl w:val="2"/>
        </w:pPr>
      </w:pPrChange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  <w:rPrChange w:id="2" w:author="Nick Bernal" w:date="2026-08-03T22:21:00Z">
        <w:rPr>
          <w:rFonts w:asciiTheme="minorHAnsi" w:eastAsiaTheme="majorEastAsia" w:hAnsiTheme="minorHAnsi" w:cstheme="majorBidi"/>
          <w:color w:val="2F5496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312"/>
    <w:pPr>
      <w:keepNext/>
      <w:keepLines/>
      <w:spacing w:before="80" w:after="40" w:line="278" w:lineRule="auto"/>
      <w:outlineLvl w:val="3"/>
      <w:pPrChange w:id="3" w:author="Nick Bernal" w:date="2026-08-03T22:21:00Z">
        <w:pPr>
          <w:keepNext/>
          <w:keepLines/>
          <w:spacing w:before="80" w:after="40" w:line="278" w:lineRule="auto"/>
          <w:outlineLvl w:val="3"/>
        </w:pPr>
      </w:pPrChange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  <w:rPrChange w:id="3" w:author="Nick Bernal" w:date="2026-08-03T22:21:00Z">
        <w:rPr>
          <w:rFonts w:asciiTheme="minorHAnsi" w:eastAsiaTheme="majorEastAsia" w:hAnsiTheme="minorHAnsi" w:cstheme="majorBidi"/>
          <w:i/>
          <w:iCs/>
          <w:color w:val="2F5496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312"/>
    <w:pPr>
      <w:keepNext/>
      <w:keepLines/>
      <w:spacing w:before="80" w:after="40" w:line="278" w:lineRule="auto"/>
      <w:outlineLvl w:val="4"/>
      <w:pPrChange w:id="4" w:author="Nick Bernal" w:date="2026-08-03T22:21:00Z">
        <w:pPr>
          <w:keepNext/>
          <w:keepLines/>
          <w:spacing w:before="80" w:after="40" w:line="278" w:lineRule="auto"/>
          <w:outlineLvl w:val="4"/>
        </w:pPr>
      </w:pPrChange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  <w:rPrChange w:id="4" w:author="Nick Bernal" w:date="2026-08-03T22:21:00Z">
        <w:rPr>
          <w:rFonts w:asciiTheme="minorHAnsi" w:eastAsiaTheme="majorEastAsia" w:hAnsiTheme="minorHAnsi" w:cstheme="majorBidi"/>
          <w:color w:val="2F5496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312"/>
    <w:pPr>
      <w:keepNext/>
      <w:keepLines/>
      <w:spacing w:before="40" w:after="0" w:line="278" w:lineRule="auto"/>
      <w:outlineLvl w:val="5"/>
      <w:pPrChange w:id="5" w:author="Nick Bernal" w:date="2026-08-03T22:21:00Z">
        <w:pPr>
          <w:keepNext/>
          <w:keepLines/>
          <w:spacing w:before="40" w:line="278" w:lineRule="auto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  <w:rPrChange w:id="5" w:author="Nick Bernal" w:date="2026-08-03T22:21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312"/>
    <w:pPr>
      <w:keepNext/>
      <w:keepLines/>
      <w:spacing w:before="40" w:after="0" w:line="278" w:lineRule="auto"/>
      <w:outlineLvl w:val="6"/>
      <w:pPrChange w:id="6" w:author="Nick Bernal" w:date="2026-08-03T22:21:00Z">
        <w:pPr>
          <w:keepNext/>
          <w:keepLines/>
          <w:spacing w:before="40" w:line="278" w:lineRule="auto"/>
          <w:outlineLvl w:val="6"/>
        </w:pPr>
      </w:pPrChange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  <w:rPrChange w:id="6" w:author="Nick Bernal" w:date="2026-08-03T22:21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312"/>
    <w:pPr>
      <w:keepNext/>
      <w:keepLines/>
      <w:spacing w:after="0" w:line="278" w:lineRule="auto"/>
      <w:outlineLvl w:val="7"/>
      <w:pPrChange w:id="7" w:author="Nick Bernal" w:date="2026-08-03T22:21:00Z">
        <w:pPr>
          <w:keepNext/>
          <w:keepLines/>
          <w:spacing w:line="278" w:lineRule="auto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  <w:rPrChange w:id="7" w:author="Nick Bernal" w:date="2026-08-03T22:21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312"/>
    <w:pPr>
      <w:keepNext/>
      <w:keepLines/>
      <w:spacing w:after="0" w:line="278" w:lineRule="auto"/>
      <w:outlineLvl w:val="8"/>
      <w:pPrChange w:id="8" w:author="Nick Bernal" w:date="2026-08-03T22:21:00Z">
        <w:pPr>
          <w:keepNext/>
          <w:keepLines/>
          <w:spacing w:line="278" w:lineRule="auto"/>
          <w:outlineLvl w:val="8"/>
        </w:pPr>
      </w:pPrChange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  <w:rPrChange w:id="8" w:author="Nick Bernal" w:date="2026-08-03T22:21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C15CA2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CA2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CA2"/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CA2"/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CA2"/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CA2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CA2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CA2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CA2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E46312"/>
    <w:pPr>
      <w:spacing w:after="80" w:line="240" w:lineRule="auto"/>
      <w:contextualSpacing/>
      <w:pPrChange w:id="9" w:author="Nick Bernal" w:date="2026-08-03T22:21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  <w:rPrChange w:id="9" w:author="Nick Bernal" w:date="2026-08-03T22:21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C15CA2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312"/>
    <w:pPr>
      <w:numPr>
        <w:ilvl w:val="1"/>
      </w:numPr>
      <w:spacing w:line="278" w:lineRule="auto"/>
      <w:pPrChange w:id="10" w:author="Nick Bernal" w:date="2026-08-03T22:21:00Z">
        <w:pPr>
          <w:numPr>
            <w:ilvl w:val="1"/>
          </w:numPr>
          <w:spacing w:after="160" w:line="278" w:lineRule="auto"/>
        </w:pPr>
      </w:pPrChange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  <w:rPrChange w:id="10" w:author="Nick Bernal" w:date="2026-08-03T22:21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C15CA2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E46312"/>
    <w:pPr>
      <w:spacing w:before="160" w:line="278" w:lineRule="auto"/>
      <w:jc w:val="center"/>
      <w:pPrChange w:id="11" w:author="Nick Bernal" w:date="2026-08-03T22:21:00Z">
        <w:pPr>
          <w:spacing w:before="160" w:after="160" w:line="278" w:lineRule="auto"/>
          <w:jc w:val="center"/>
        </w:pPr>
      </w:pPrChange>
    </w:pPr>
    <w:rPr>
      <w:i/>
      <w:iCs/>
      <w:color w:val="404040" w:themeColor="text1" w:themeTint="BF"/>
      <w:kern w:val="2"/>
      <w:sz w:val="24"/>
      <w:szCs w:val="24"/>
      <w14:ligatures w14:val="standardContextual"/>
      <w:rPrChange w:id="11" w:author="Nick Bernal" w:date="2026-08-03T22:21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C15CA2"/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paragraph" w:styleId="ListParagraph">
    <w:name w:val="List Paragraph"/>
    <w:basedOn w:val="Normal"/>
    <w:uiPriority w:val="34"/>
    <w:qFormat/>
    <w:rsid w:val="00E46312"/>
    <w:pPr>
      <w:spacing w:line="278" w:lineRule="auto"/>
      <w:ind w:left="720"/>
      <w:contextualSpacing/>
      <w:pPrChange w:id="12" w:author="Nick Bernal" w:date="2026-08-03T22:21:00Z">
        <w:pPr>
          <w:spacing w:after="160" w:line="278" w:lineRule="auto"/>
          <w:ind w:left="720"/>
          <w:contextualSpacing/>
        </w:pPr>
      </w:pPrChange>
    </w:pPr>
    <w:rPr>
      <w:kern w:val="2"/>
      <w:sz w:val="24"/>
      <w:szCs w:val="24"/>
      <w14:ligatures w14:val="standardContextual"/>
      <w:rPrChange w:id="12" w:author="Nick Bernal" w:date="2026-08-03T22:21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C15C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3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  <w:pPrChange w:id="13" w:author="Nick Bernal" w:date="2026-08-03T22:21:00Z">
        <w:pPr>
          <w:pBdr>
            <w:top w:val="single" w:sz="4" w:space="10" w:color="2F5496" w:themeColor="accent1" w:themeShade="BF"/>
            <w:bottom w:val="single" w:sz="4" w:space="10" w:color="2F5496" w:themeColor="accent1" w:themeShade="BF"/>
          </w:pBdr>
          <w:spacing w:before="360" w:after="360" w:line="278" w:lineRule="auto"/>
          <w:ind w:left="864" w:right="864"/>
          <w:jc w:val="center"/>
        </w:pPr>
      </w:pPrChange>
    </w:pPr>
    <w:rPr>
      <w:i/>
      <w:iCs/>
      <w:color w:val="2F5496" w:themeColor="accent1" w:themeShade="BF"/>
      <w:kern w:val="2"/>
      <w:sz w:val="24"/>
      <w:szCs w:val="24"/>
      <w14:ligatures w14:val="standardContextual"/>
      <w:rPrChange w:id="13" w:author="Nick Bernal" w:date="2026-08-03T22:21:00Z">
        <w:rPr>
          <w:rFonts w:asciiTheme="minorHAnsi" w:eastAsiaTheme="minorHAnsi" w:hAnsiTheme="minorHAnsi" w:cstheme="minorBidi"/>
          <w:i/>
          <w:iCs/>
          <w:color w:val="2F5496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CA2"/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C15CA2"/>
    <w:rPr>
      <w:b/>
      <w:bCs/>
      <w:smallCaps/>
      <w:color w:val="2F5496" w:themeColor="accent1" w:themeShade="BF"/>
      <w:spacing w:val="5"/>
    </w:rPr>
  </w:style>
  <w:style w:type="numbering" w:customStyle="1" w:styleId="CurrentList1">
    <w:name w:val="Current List1"/>
    <w:uiPriority w:val="99"/>
    <w:rsid w:val="00C15CA2"/>
    <w:pPr>
      <w:numPr>
        <w:numId w:val="3"/>
      </w:numPr>
    </w:pPr>
  </w:style>
  <w:style w:type="numbering" w:customStyle="1" w:styleId="CurrentList2">
    <w:name w:val="Current List2"/>
    <w:uiPriority w:val="99"/>
    <w:rsid w:val="00C15CA2"/>
    <w:pPr>
      <w:numPr>
        <w:numId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Nested Comments Test</dc:title>
  <dc:subject/>
  <dc:creator>Test Author</dc:creator>
  <cp:keywords/>
  <dc:description/>
  <cp:lastModifiedBy>Arthur Souza Rodrigues</cp:lastModifiedBy>
  <cp:revision>1</cp:revision>
  <dcterms:created xsi:type="dcterms:W3CDTF">2025-01-15T10:00:00Z</dcterms:created>
  <dcterms:modified xsi:type="dcterms:W3CDTF">2026-08-04T02:21:00Z</dcterms:modified>
</cp:coreProperties>
</file>