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39F2" w14:textId="2CCAF7FB" w:rsidR="000A628F" w:rsidRDefault="00FC52E0" w:rsidP="00FC52E0">
      <w:pPr>
        <w:pStyle w:val="ListParagraph"/>
        <w:numPr>
          <w:ilvl w:val="0"/>
          <w:numId w:val="48"/>
        </w:numPr>
        <w:spacing w:before="240" w:after="240" w:line="288" w:lineRule="auto"/>
        <w:rPr>
          <w:ins w:id="14" w:author="Nick Bernal" w:date="2026-08-03T22:25:00Z" w16du:dateUtc="2026-08-04T02:25:00Z"/>
        </w:rPr>
      </w:pPr>
      <w:ins w:id="15" w:author="Nick Bernal" w:date="2026-08-03T22:25:00Z" w16du:dateUtc="2026-08-04T02:25:00Z">
        <w:r>
          <w:t>Num 1</w:t>
        </w:r>
      </w:ins>
    </w:p>
    <w:p w14:paraId="44E99731" w14:textId="084B2A3F" w:rsidR="00FC52E0" w:rsidRDefault="00FC52E0" w:rsidP="00FC52E0">
      <w:pPr>
        <w:pStyle w:val="ListParagraph"/>
        <w:numPr>
          <w:ilvl w:val="0"/>
          <w:numId w:val="48"/>
        </w:numPr>
        <w:spacing w:before="240" w:after="240" w:line="288" w:lineRule="auto"/>
        <w:rPr>
          <w:ins w:id="16" w:author="Nick Bernal" w:date="2026-08-03T22:25:00Z" w16du:dateUtc="2026-08-04T02:25:00Z"/>
        </w:rPr>
      </w:pPr>
      <w:ins w:id="17" w:author="Nick Bernal" w:date="2026-08-03T22:25:00Z" w16du:dateUtc="2026-08-04T02:25:00Z">
        <w:r>
          <w:t>Num 2</w:t>
        </w:r>
      </w:ins>
    </w:p>
    <w:p w14:paraId="5C8637F1" w14:textId="6C240629" w:rsidR="005F553B" w:rsidRPr="005F553B" w:rsidRDefault="00FC52E0" w:rsidP="005F553B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del w:id="18" w:author="Nick Bernal" w:date="2026-08-03T22:25:00Z" w16du:dateUtc="2026-08-04T02:25:00Z"/>
          <w:rFonts w:ascii="Aptos" w:hAnsi="Aptos" w:cs="Calibri"/>
          <w:sz w:val="20"/>
          <w:szCs w:val="20"/>
        </w:rPr>
      </w:pPr>
      <w:ins w:id="19" w:author="Nick Bernal" w:date="2026-08-03T22:25:00Z" w16du:dateUtc="2026-08-04T02:25:00Z">
        <w:r>
          <w:t xml:space="preserve">Letter </w:t>
        </w:r>
      </w:ins>
      <w:del w:id="20" w:author="Nick Bernal" w:date="2026-08-03T22:25:00Z" w16du:dateUtc="2026-08-04T02:25:00Z">
        <w:r w:rsidR="001029AD">
          <w:rPr>
            <w:rFonts w:ascii="Aptos" w:hAnsi="Aptos" w:cs="Calibri"/>
            <w:b/>
            <w:bCs/>
            <w:sz w:val="20"/>
            <w:szCs w:val="20"/>
            <w:u w:val="single"/>
          </w:rPr>
          <w:delText>ONE</w:delText>
        </w:r>
      </w:del>
    </w:p>
    <w:p w14:paraId="241CF6BD" w14:textId="77777777" w:rsidR="005F553B" w:rsidRPr="005F553B" w:rsidRDefault="005F553B" w:rsidP="005F553B">
      <w:pPr>
        <w:spacing w:after="0" w:line="240" w:lineRule="auto"/>
        <w:jc w:val="both"/>
        <w:rPr>
          <w:del w:id="21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06328782" w14:textId="5A53F946" w:rsidR="005F553B" w:rsidRDefault="00481DAC" w:rsidP="00FC52E0">
      <w:pPr>
        <w:pStyle w:val="ListParagraph"/>
        <w:numPr>
          <w:ilvl w:val="1"/>
          <w:numId w:val="48"/>
        </w:numPr>
        <w:rPr>
          <w:rPrChange w:id="22" w:author="Nick Bernal" w:date="2026-08-03T22:25:00Z" w16du:dateUtc="2026-08-04T02:25:00Z">
            <w:rPr>
              <w:rFonts w:ascii="Aptos" w:hAnsi="Aptos" w:cs="Calibri"/>
              <w:sz w:val="20"/>
              <w:szCs w:val="20"/>
            </w:rPr>
          </w:rPrChange>
        </w:rPr>
        <w:pPrChange w:id="23" w:author="Nick Bernal" w:date="2026-08-03T22:25:00Z" w16du:dateUtc="2026-08-04T02:25:00Z">
          <w:pPr>
            <w:pStyle w:val="ListParagraph"/>
            <w:numPr>
              <w:ilvl w:val="1"/>
              <w:numId w:val="5"/>
            </w:numPr>
            <w:spacing w:after="0" w:line="240" w:lineRule="auto"/>
            <w:ind w:left="360"/>
            <w:jc w:val="both"/>
          </w:pPr>
        </w:pPrChange>
      </w:pPr>
      <w:r>
        <w:rPr>
          <w:rPrChange w:id="24" w:author="Nick Bernal" w:date="2026-08-03T22:25:00Z" w16du:dateUtc="2026-08-04T02:25:00Z">
            <w:rPr>
              <w:rFonts w:ascii="Aptos" w:hAnsi="Aptos" w:cs="Calibri"/>
              <w:sz w:val="20"/>
              <w:szCs w:val="20"/>
            </w:rPr>
          </w:rPrChange>
        </w:rPr>
        <w:t>a</w:t>
      </w:r>
    </w:p>
    <w:p w14:paraId="6C24A2B2" w14:textId="62F6A389" w:rsidR="00FC52E0" w:rsidRDefault="00FC52E0" w:rsidP="00FC52E0">
      <w:pPr>
        <w:pStyle w:val="ListParagraph"/>
        <w:numPr>
          <w:ilvl w:val="2"/>
          <w:numId w:val="48"/>
        </w:numPr>
        <w:spacing w:before="240" w:after="240" w:line="288" w:lineRule="auto"/>
        <w:rPr>
          <w:ins w:id="25" w:author="Nick Bernal" w:date="2026-08-03T22:25:00Z" w16du:dateUtc="2026-08-04T02:25:00Z"/>
        </w:rPr>
      </w:pPr>
      <w:ins w:id="26" w:author="Nick Bernal" w:date="2026-08-03T22:25:00Z" w16du:dateUtc="2026-08-04T02:25:00Z">
        <w:r>
          <w:t>Letter i</w:t>
        </w:r>
      </w:ins>
    </w:p>
    <w:p w14:paraId="5B852758" w14:textId="77777777" w:rsidR="005F553B" w:rsidRPr="005F553B" w:rsidRDefault="00FC52E0" w:rsidP="005F553B">
      <w:pPr>
        <w:spacing w:after="0" w:line="240" w:lineRule="auto"/>
        <w:jc w:val="both"/>
        <w:rPr>
          <w:del w:id="27" w:author="Nick Bernal" w:date="2026-08-03T22:25:00Z" w16du:dateUtc="2026-08-04T02:25:00Z"/>
          <w:rFonts w:ascii="Aptos" w:hAnsi="Aptos" w:cs="Calibri"/>
          <w:sz w:val="20"/>
          <w:szCs w:val="20"/>
        </w:rPr>
      </w:pPr>
      <w:ins w:id="28" w:author="Nick Bernal" w:date="2026-08-03T22:25:00Z" w16du:dateUtc="2026-08-04T02:25:00Z">
        <w:r>
          <w:t xml:space="preserve">Letter </w:t>
        </w:r>
      </w:ins>
    </w:p>
    <w:p w14:paraId="1E433FC0" w14:textId="1FCB705D" w:rsidR="005F553B" w:rsidRDefault="00481DAC" w:rsidP="00FC52E0">
      <w:pPr>
        <w:pStyle w:val="ListParagraph"/>
        <w:numPr>
          <w:ilvl w:val="1"/>
          <w:numId w:val="48"/>
        </w:numPr>
        <w:rPr>
          <w:rPrChange w:id="29" w:author="Nick Bernal" w:date="2026-08-03T22:25:00Z" w16du:dateUtc="2026-08-04T02:25:00Z">
            <w:rPr>
              <w:rFonts w:ascii="Aptos" w:hAnsi="Aptos" w:cs="Calibri"/>
              <w:sz w:val="20"/>
              <w:szCs w:val="20"/>
            </w:rPr>
          </w:rPrChange>
        </w:rPr>
        <w:pPrChange w:id="30" w:author="Nick Bernal" w:date="2026-08-03T22:25:00Z" w16du:dateUtc="2026-08-04T02:25:00Z">
          <w:pPr>
            <w:pStyle w:val="ListParagraph"/>
            <w:numPr>
              <w:ilvl w:val="1"/>
              <w:numId w:val="5"/>
            </w:numPr>
            <w:spacing w:after="0" w:line="240" w:lineRule="auto"/>
            <w:ind w:left="360"/>
            <w:jc w:val="both"/>
          </w:pPr>
        </w:pPrChange>
      </w:pPr>
      <w:r>
        <w:rPr>
          <w:rPrChange w:id="31" w:author="Nick Bernal" w:date="2026-08-03T22:25:00Z" w16du:dateUtc="2026-08-04T02:25:00Z">
            <w:rPr>
              <w:rFonts w:ascii="Aptos" w:hAnsi="Aptos" w:cs="Calibri"/>
              <w:sz w:val="20"/>
              <w:szCs w:val="20"/>
            </w:rPr>
          </w:rPrChange>
        </w:rPr>
        <w:t>b</w:t>
      </w:r>
    </w:p>
    <w:p w14:paraId="4DF3AD9D" w14:textId="51713CC5" w:rsidR="00FC52E0" w:rsidRDefault="00FC52E0" w:rsidP="00FC52E0">
      <w:pPr>
        <w:rPr>
          <w:ins w:id="32" w:author="Nick Bernal" w:date="2026-08-03T22:25:00Z" w16du:dateUtc="2026-08-04T02:25:00Z"/>
        </w:rPr>
      </w:pPr>
      <w:ins w:id="33" w:author="Nick Bernal" w:date="2026-08-03T22:25:00Z" w16du:dateUtc="2026-08-04T02:25:00Z">
        <w:r>
          <w:t>Some text</w:t>
        </w:r>
      </w:ins>
    </w:p>
    <w:p w14:paraId="1D867995" w14:textId="172DF76C" w:rsidR="00FC52E0" w:rsidRDefault="00FC52E0" w:rsidP="00FC52E0">
      <w:pPr>
        <w:pStyle w:val="ListParagraph"/>
        <w:numPr>
          <w:ilvl w:val="0"/>
          <w:numId w:val="48"/>
        </w:numPr>
        <w:spacing w:before="240" w:after="240" w:line="288" w:lineRule="auto"/>
        <w:rPr>
          <w:ins w:id="34" w:author="Nick Bernal" w:date="2026-08-03T22:25:00Z" w16du:dateUtc="2026-08-04T02:25:00Z"/>
        </w:rPr>
      </w:pPr>
      <w:ins w:id="35" w:author="Nick Bernal" w:date="2026-08-03T22:25:00Z" w16du:dateUtc="2026-08-04T02:25:00Z">
        <w:r>
          <w:t>Num 3</w:t>
        </w:r>
      </w:ins>
    </w:p>
    <w:p w14:paraId="699C9E33" w14:textId="77777777" w:rsidR="00AA1906" w:rsidRPr="00AA1906" w:rsidRDefault="00FC52E0" w:rsidP="00AA1906">
      <w:pPr>
        <w:pStyle w:val="ListParagraph"/>
        <w:rPr>
          <w:del w:id="36" w:author="Nick Bernal" w:date="2026-08-03T22:25:00Z" w16du:dateUtc="2026-08-04T02:25:00Z"/>
          <w:rFonts w:ascii="Aptos" w:hAnsi="Aptos" w:cs="Calibri"/>
          <w:sz w:val="20"/>
          <w:szCs w:val="20"/>
        </w:rPr>
      </w:pPr>
      <w:ins w:id="37" w:author="Nick Bernal" w:date="2026-08-03T22:25:00Z" w16du:dateUtc="2026-08-04T02:25:00Z">
        <w:r>
          <w:t>Num 4</w:t>
        </w:r>
      </w:ins>
    </w:p>
    <w:p w14:paraId="5667DD2B" w14:textId="23270312" w:rsidR="00AA1906" w:rsidRPr="00AA1906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del w:id="38" w:author="Nick Bernal" w:date="2026-08-03T22:25:00Z" w16du:dateUtc="2026-08-04T02:25:00Z"/>
          <w:rFonts w:ascii="Aptos" w:hAnsi="Aptos" w:cs="Calibri"/>
          <w:sz w:val="20"/>
          <w:szCs w:val="20"/>
          <w:highlight w:val="green"/>
        </w:rPr>
      </w:pPr>
      <w:del w:id="39" w:author="Nick Bernal" w:date="2026-08-03T22:25:00Z" w16du:dateUtc="2026-08-04T02:25:00Z">
        <w:r>
          <w:rPr>
            <w:rFonts w:ascii="Aptos" w:hAnsi="Aptos" w:cstheme="minorHAnsi"/>
            <w:sz w:val="20"/>
            <w:szCs w:val="20"/>
            <w:highlight w:val="green"/>
          </w:rPr>
          <w:delText>c</w:delText>
        </w:r>
      </w:del>
    </w:p>
    <w:p w14:paraId="2E1A17E5" w14:textId="77777777" w:rsidR="00AA1906" w:rsidRDefault="00AA1906" w:rsidP="00AA1906">
      <w:pPr>
        <w:spacing w:after="0" w:line="240" w:lineRule="auto"/>
        <w:jc w:val="both"/>
        <w:rPr>
          <w:del w:id="40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0DA6ED0B" w14:textId="77777777" w:rsidR="00AA1906" w:rsidRPr="005F553B" w:rsidRDefault="00AA1906" w:rsidP="00AA1906">
      <w:pPr>
        <w:spacing w:after="0" w:line="240" w:lineRule="auto"/>
        <w:ind w:left="360"/>
        <w:jc w:val="both"/>
        <w:rPr>
          <w:del w:id="41" w:author="Nick Bernal" w:date="2026-08-03T22:25:00Z" w16du:dateUtc="2026-08-04T02:25:00Z"/>
          <w:rFonts w:ascii="Aptos" w:hAnsi="Aptos" w:cs="Calibri"/>
          <w:sz w:val="20"/>
          <w:szCs w:val="20"/>
        </w:rPr>
      </w:pPr>
      <w:del w:id="42" w:author="Nick Bernal" w:date="2026-08-03T22:25:00Z" w16du:dateUtc="2026-08-04T02:25:00Z">
        <w:r w:rsidRPr="005F553B">
          <w:rPr>
            <w:rFonts w:ascii="Aptos" w:hAnsi="Aptos" w:cs="Calibri"/>
            <w:sz w:val="20"/>
            <w:szCs w:val="20"/>
            <w:highlight w:val="yellow"/>
          </w:rPr>
          <w:delText>OR</w:delText>
        </w:r>
      </w:del>
    </w:p>
    <w:p w14:paraId="57E07697" w14:textId="77777777" w:rsidR="00AA1906" w:rsidRPr="005F553B" w:rsidRDefault="00AA1906" w:rsidP="00AA1906">
      <w:pPr>
        <w:spacing w:after="0" w:line="240" w:lineRule="auto"/>
        <w:ind w:left="360"/>
        <w:jc w:val="both"/>
        <w:rPr>
          <w:del w:id="43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1B4FA0E1" w14:textId="6FFCCBEC" w:rsidR="00AA1906" w:rsidRPr="00AA1906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 w:firstLine="0"/>
        <w:jc w:val="both"/>
        <w:rPr>
          <w:del w:id="44" w:author="Nick Bernal" w:date="2026-08-03T22:25:00Z" w16du:dateUtc="2026-08-04T02:25:00Z"/>
          <w:rFonts w:ascii="Aptos" w:hAnsi="Aptos" w:cs="Calibri"/>
          <w:sz w:val="20"/>
          <w:szCs w:val="20"/>
          <w:highlight w:val="cyan"/>
        </w:rPr>
      </w:pPr>
      <w:del w:id="45" w:author="Nick Bernal" w:date="2026-08-03T22:25:00Z" w16du:dateUtc="2026-08-04T02:25:00Z">
        <w:r>
          <w:rPr>
            <w:rFonts w:ascii="Aptos" w:hAnsi="Aptos" w:cstheme="minorHAnsi"/>
            <w:sz w:val="20"/>
            <w:szCs w:val="20"/>
            <w:highlight w:val="cyan"/>
          </w:rPr>
          <w:delText>c</w:delText>
        </w:r>
      </w:del>
    </w:p>
    <w:p w14:paraId="7030023B" w14:textId="77777777" w:rsidR="005F553B" w:rsidRPr="005F553B" w:rsidRDefault="005F553B" w:rsidP="005F553B">
      <w:pPr>
        <w:spacing w:after="0" w:line="240" w:lineRule="auto"/>
        <w:jc w:val="both"/>
        <w:rPr>
          <w:del w:id="46" w:author="Nick Bernal" w:date="2026-08-03T22:25:00Z" w16du:dateUtc="2026-08-04T02:25:00Z"/>
          <w:rFonts w:ascii="Aptos" w:hAnsi="Aptos" w:cstheme="minorHAnsi"/>
          <w:sz w:val="20"/>
          <w:szCs w:val="20"/>
        </w:rPr>
      </w:pPr>
    </w:p>
    <w:p w14:paraId="7CD290F5" w14:textId="299286E9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del w:id="47" w:author="Nick Bernal" w:date="2026-08-03T22:25:00Z" w16du:dateUtc="2026-08-04T02:25:00Z"/>
          <w:rFonts w:ascii="Aptos" w:hAnsi="Aptos" w:cstheme="minorHAnsi"/>
          <w:sz w:val="20"/>
          <w:szCs w:val="20"/>
        </w:rPr>
      </w:pPr>
      <w:del w:id="48" w:author="Nick Bernal" w:date="2026-08-03T22:25:00Z" w16du:dateUtc="2026-08-04T02:25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delText>d</w:delText>
        </w:r>
      </w:del>
    </w:p>
    <w:p w14:paraId="35100D34" w14:textId="77777777" w:rsidR="005F553B" w:rsidRPr="005F553B" w:rsidRDefault="005F553B" w:rsidP="005F553B">
      <w:pPr>
        <w:spacing w:after="0" w:line="240" w:lineRule="auto"/>
        <w:jc w:val="both"/>
        <w:rPr>
          <w:del w:id="49" w:author="Nick Bernal" w:date="2026-08-03T22:25:00Z" w16du:dateUtc="2026-08-04T02:25:00Z"/>
          <w:rFonts w:ascii="Aptos" w:hAnsi="Aptos" w:cstheme="minorHAnsi"/>
          <w:sz w:val="20"/>
          <w:szCs w:val="20"/>
        </w:rPr>
      </w:pPr>
    </w:p>
    <w:p w14:paraId="43D743A8" w14:textId="5B040DD1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del w:id="50" w:author="Nick Bernal" w:date="2026-08-03T22:25:00Z" w16du:dateUtc="2026-08-04T02:25:00Z"/>
          <w:rFonts w:ascii="Aptos" w:hAnsi="Aptos" w:cstheme="minorHAnsi"/>
          <w:sz w:val="20"/>
          <w:szCs w:val="20"/>
        </w:rPr>
      </w:pPr>
      <w:del w:id="51" w:author="Nick Bernal" w:date="2026-08-03T22:25:00Z" w16du:dateUtc="2026-08-04T02:25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delText>e</w:delText>
        </w:r>
      </w:del>
    </w:p>
    <w:p w14:paraId="344B4D9D" w14:textId="77777777" w:rsidR="005F553B" w:rsidRPr="005F553B" w:rsidRDefault="005F553B" w:rsidP="005F553B">
      <w:pPr>
        <w:pStyle w:val="ListParagraph"/>
        <w:spacing w:after="0" w:line="240" w:lineRule="auto"/>
        <w:ind w:left="360"/>
        <w:jc w:val="both"/>
        <w:rPr>
          <w:del w:id="52" w:author="Nick Bernal" w:date="2026-08-03T22:25:00Z" w16du:dateUtc="2026-08-04T02:25:00Z"/>
          <w:rFonts w:ascii="Aptos" w:hAnsi="Aptos" w:cstheme="minorHAnsi"/>
          <w:b/>
          <w:bCs/>
          <w:sz w:val="20"/>
          <w:szCs w:val="20"/>
          <w:u w:val="single"/>
        </w:rPr>
      </w:pPr>
    </w:p>
    <w:p w14:paraId="47ED41BF" w14:textId="304ABA46" w:rsidR="005F553B" w:rsidRPr="005F553B" w:rsidRDefault="00481DAC" w:rsidP="00AA190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jc w:val="both"/>
        <w:rPr>
          <w:del w:id="53" w:author="Nick Bernal" w:date="2026-08-03T22:25:00Z" w16du:dateUtc="2026-08-04T02:25:00Z"/>
          <w:rFonts w:ascii="Aptos" w:hAnsi="Aptos" w:cstheme="minorHAnsi"/>
          <w:sz w:val="20"/>
          <w:szCs w:val="20"/>
        </w:rPr>
      </w:pPr>
      <w:del w:id="54" w:author="Nick Bernal" w:date="2026-08-03T22:25:00Z" w16du:dateUtc="2026-08-04T02:25:00Z">
        <w:r>
          <w:rPr>
            <w:rFonts w:ascii="Aptos" w:hAnsi="Aptos" w:cstheme="minorHAnsi"/>
            <w:sz w:val="20"/>
            <w:szCs w:val="20"/>
          </w:rPr>
          <w:delText>a</w:delText>
        </w:r>
      </w:del>
    </w:p>
    <w:p w14:paraId="7536CA24" w14:textId="3D0D4636" w:rsidR="00560F0F" w:rsidRPr="00FC52E0" w:rsidRDefault="00560F0F" w:rsidP="00FC52E0">
      <w:pPr>
        <w:pStyle w:val="ListParagraph"/>
        <w:numPr>
          <w:ilvl w:val="0"/>
          <w:numId w:val="48"/>
        </w:numPr>
        <w:rPr>
          <w:rPrChange w:id="55" w:author="Nick Bernal" w:date="2026-08-03T22:25:00Z" w16du:dateUtc="2026-08-04T02:25:00Z">
            <w:rPr>
              <w:rFonts w:ascii="Aptos" w:hAnsi="Aptos" w:cs="Calibri"/>
              <w:sz w:val="20"/>
              <w:szCs w:val="20"/>
            </w:rPr>
          </w:rPrChange>
        </w:rPr>
        <w:pPrChange w:id="56" w:author="Nick Bernal" w:date="2026-08-03T22:25:00Z" w16du:dateUtc="2026-08-04T02:25:00Z">
          <w:pPr>
            <w:spacing w:after="0" w:line="240" w:lineRule="auto"/>
            <w:jc w:val="both"/>
          </w:pPr>
        </w:pPrChange>
      </w:pPr>
    </w:p>
    <w:sectPr w:rsidR="00560F0F" w:rsidRPr="00FC52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1906" w:h="16838"/>
      <w:pgMar w:top="1134" w:right="907" w:bottom="1134" w:left="907" w:header="720" w:footer="720" w:gutter="0"/>
      <w:cols w:space="720"/>
      <w:docGrid w:linePitch="0"/>
      <w:sectPrChange w:id="67" w:author="Nick Bernal" w:date="2026-08-03T22:25:00Z" w16du:dateUtc="2026-08-04T02:25:00Z">
        <w:sectPr w:rsidR="00560F0F" w:rsidRPr="00FC52E0">
          <w:type w:val="continuous"/>
          <w:pgSz w:w="12240" w:h="15840"/>
          <w:pgMar w:top="1584" w:right="1440" w:bottom="1440" w:left="1440" w:header="720" w:footer="562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B890" w14:textId="77777777" w:rsidR="00F43135" w:rsidRDefault="00F43135" w:rsidP="00A53F67">
      <w:pPr>
        <w:spacing w:after="0" w:line="240" w:lineRule="auto"/>
        <w:pPrChange w:id="12" w:author="Nick Bernal" w:date="2026-08-03T22:25:00Z" w16du:dateUtc="2026-08-04T02:25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18EBE96" w14:textId="77777777" w:rsidR="00F43135" w:rsidRDefault="00F43135" w:rsidP="00A53F67">
      <w:pPr>
        <w:spacing w:after="0" w:line="240" w:lineRule="auto"/>
        <w:pPrChange w:id="13" w:author="Nick Bernal" w:date="2026-08-03T22:25:00Z" w16du:dateUtc="2026-08-04T02:25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BodyTextChar"/>
      <w:pPrChange w:id="60" w:author="Nick Bernal" w:date="2026-08-03T22:25:00Z" w16du:dateUtc="2026-08-04T02:25:00Z">
        <w:pPr>
          <w:pStyle w:val="DocID"/>
        </w:pPr>
      </w:pPrChange>
    </w:pPr>
    <w:del w:id="61" w:author="Nick Bernal" w:date="2026-08-03T22:25:00Z" w16du:dateUtc="2026-08-04T02:25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9008C" w14:textId="77777777" w:rsidR="00F16AB4" w:rsidRDefault="00F16AB4">
    <w:pPr>
      <w:pStyle w:val="BodyTextChar"/>
      <w:pPrChange w:id="62" w:author="Nick Bernal" w:date="2026-08-03T22:25:00Z" w16du:dateUtc="2026-08-04T02:2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BodyTextChar"/>
      <w:pPrChange w:id="65" w:author="Nick Bernal" w:date="2026-08-03T22:25:00Z" w16du:dateUtc="2026-08-04T02:25:00Z">
        <w:pPr>
          <w:pStyle w:val="DocID"/>
        </w:pPr>
      </w:pPrChange>
    </w:pPr>
    <w:del w:id="66" w:author="Nick Bernal" w:date="2026-08-03T22:25:00Z" w16du:dateUtc="2026-08-04T02:25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80AFA" w14:textId="77777777" w:rsidR="00F43135" w:rsidRDefault="00F43135" w:rsidP="00A53F67">
      <w:pPr>
        <w:spacing w:after="0" w:line="240" w:lineRule="auto"/>
        <w:pPrChange w:id="10" w:author="Nick Bernal" w:date="2026-08-03T22:25:00Z" w16du:dateUtc="2026-08-04T02:25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7584924" w14:textId="77777777" w:rsidR="00F43135" w:rsidRDefault="00F43135" w:rsidP="00A53F67">
      <w:pPr>
        <w:spacing w:after="0" w:line="240" w:lineRule="auto"/>
        <w:pPrChange w:id="11" w:author="Nick Bernal" w:date="2026-08-03T22:25:00Z" w16du:dateUtc="2026-08-04T02:25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F43135">
    <w:pPr>
      <w:pStyle w:val="Hyperlink"/>
      <w:pPrChange w:id="57" w:author="Nick Bernal" w:date="2026-08-03T22:25:00Z" w16du:dateUtc="2026-08-04T02:25:00Z">
        <w:pPr>
          <w:pStyle w:val="Header"/>
        </w:pPr>
      </w:pPrChange>
    </w:pPr>
    <w:del w:id="58" w:author="Nick Bernal" w:date="2026-08-03T22:25:00Z" w16du:dateUtc="2026-08-04T02:25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26C7" w14:textId="68BC06EF" w:rsidR="00DF7ED1" w:rsidRPr="00345571" w:rsidRDefault="00DF7ED1">
    <w:pPr>
      <w:pStyle w:val="Hyperlink"/>
      <w:pPrChange w:id="59" w:author="Nick Bernal" w:date="2026-08-03T22:25:00Z" w16du:dateUtc="2026-08-04T02:25:00Z">
        <w:pPr>
          <w:pStyle w:val="Header"/>
          <w:tabs>
            <w:tab w:val="clear" w:pos="9360"/>
          </w:tabs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F43135">
    <w:pPr>
      <w:pStyle w:val="Hyperlink"/>
      <w:pPrChange w:id="63" w:author="Nick Bernal" w:date="2026-08-03T22:25:00Z" w16du:dateUtc="2026-08-04T02:25:00Z">
        <w:pPr>
          <w:pStyle w:val="Header"/>
        </w:pPr>
      </w:pPrChange>
    </w:pPr>
    <w:del w:id="64" w:author="Nick Bernal" w:date="2026-08-03T22:25:00Z" w16du:dateUtc="2026-08-04T02:25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01E2D4A"/>
    <w:multiLevelType w:val="hybridMultilevel"/>
    <w:tmpl w:val="60E6BF4C"/>
    <w:lvl w:ilvl="0" w:tplc="63C29B4A">
      <w:start w:val="16"/>
      <w:numFmt w:val="decimal"/>
      <w:suff w:val="space"/>
      <w:lvlText w:val="%1."/>
      <w:lvlJc w:val="right"/>
      <w:pPr>
        <w:ind w:left="600"/>
      </w:pPr>
    </w:lvl>
    <w:lvl w:ilvl="1" w:tplc="CF7EC72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D27A146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21E1B2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5300A5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68C8F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C5AA56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78E7B2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87A5A2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" w15:restartNumberingAfterBreak="0">
    <w:nsid w:val="005A34EC"/>
    <w:multiLevelType w:val="hybridMultilevel"/>
    <w:tmpl w:val="43708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724FA7"/>
    <w:multiLevelType w:val="hybridMultilevel"/>
    <w:tmpl w:val="10FE4B0E"/>
    <w:lvl w:ilvl="0" w:tplc="C9FEABBA">
      <w:start w:val="15"/>
      <w:numFmt w:val="decimal"/>
      <w:suff w:val="space"/>
      <w:lvlText w:val="%1."/>
      <w:lvlJc w:val="right"/>
      <w:pPr>
        <w:ind w:left="600"/>
      </w:pPr>
    </w:lvl>
    <w:lvl w:ilvl="1" w:tplc="A3FEF30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0E6413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80EE28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9529CC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AD088F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9548936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A8CE8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BE2D14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" w15:restartNumberingAfterBreak="0">
    <w:nsid w:val="01DC7BF5"/>
    <w:multiLevelType w:val="hybridMultilevel"/>
    <w:tmpl w:val="796A39C0"/>
    <w:lvl w:ilvl="0" w:tplc="E38402F2">
      <w:start w:val="2"/>
      <w:numFmt w:val="lowerLetter"/>
      <w:suff w:val="space"/>
      <w:lvlText w:val="%1."/>
      <w:lvlJc w:val="right"/>
      <w:pPr>
        <w:ind w:left="600"/>
      </w:pPr>
    </w:lvl>
    <w:lvl w:ilvl="1" w:tplc="449C81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49AD65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686B6B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8FA7D7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DECFBF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E6085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0EA8E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062B43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5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81797"/>
    <w:multiLevelType w:val="hybridMultilevel"/>
    <w:tmpl w:val="465CBB72"/>
    <w:lvl w:ilvl="0" w:tplc="B016D330">
      <w:start w:val="10"/>
      <w:numFmt w:val="decimal"/>
      <w:suff w:val="space"/>
      <w:lvlText w:val="%1."/>
      <w:lvlJc w:val="right"/>
      <w:pPr>
        <w:ind w:left="600"/>
      </w:pPr>
    </w:lvl>
    <w:lvl w:ilvl="1" w:tplc="7BDE587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576041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74C7A0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59896E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3487F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098D98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95BA7AC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BE8283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7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F6F50"/>
    <w:multiLevelType w:val="hybridMultilevel"/>
    <w:tmpl w:val="59349F42"/>
    <w:lvl w:ilvl="0" w:tplc="2BF4AEF4">
      <w:start w:val="6"/>
      <w:numFmt w:val="decimal"/>
      <w:suff w:val="space"/>
      <w:lvlText w:val="%1."/>
      <w:lvlJc w:val="right"/>
      <w:pPr>
        <w:ind w:left="600"/>
      </w:pPr>
    </w:lvl>
    <w:lvl w:ilvl="1" w:tplc="6B60CA3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E7CAA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A02F07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99CF3A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728B9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D688BA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174AB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5A093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1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AA438F"/>
    <w:multiLevelType w:val="hybridMultilevel"/>
    <w:tmpl w:val="F07C6706"/>
    <w:lvl w:ilvl="0" w:tplc="C3701FF0">
      <w:start w:val="21"/>
      <w:numFmt w:val="decimal"/>
      <w:suff w:val="space"/>
      <w:lvlText w:val="%1."/>
      <w:lvlJc w:val="right"/>
      <w:pPr>
        <w:ind w:left="600"/>
      </w:pPr>
    </w:lvl>
    <w:lvl w:ilvl="1" w:tplc="9904966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D02955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B98946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05CD64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53E2C02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9E8CE0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DD87D2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BFCA7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5" w15:restartNumberingAfterBreak="0">
    <w:nsid w:val="2853260C"/>
    <w:multiLevelType w:val="hybridMultilevel"/>
    <w:tmpl w:val="A2F8828E"/>
    <w:lvl w:ilvl="0" w:tplc="00201EAC">
      <w:start w:val="4"/>
      <w:numFmt w:val="decimal"/>
      <w:suff w:val="space"/>
      <w:lvlText w:val="%1."/>
      <w:lvlJc w:val="right"/>
      <w:pPr>
        <w:ind w:left="600"/>
      </w:pPr>
    </w:lvl>
    <w:lvl w:ilvl="1" w:tplc="28408D9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8F483D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7A9A6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DACE4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114CF5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F96AC2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CA6B6C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D86C05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6" w15:restartNumberingAfterBreak="0">
    <w:nsid w:val="30E46884"/>
    <w:multiLevelType w:val="hybridMultilevel"/>
    <w:tmpl w:val="AE4E9348"/>
    <w:lvl w:ilvl="0" w:tplc="CFFED2D2">
      <w:start w:val="17"/>
      <w:numFmt w:val="decimal"/>
      <w:suff w:val="space"/>
      <w:lvlText w:val="%1."/>
      <w:lvlJc w:val="right"/>
      <w:pPr>
        <w:ind w:left="600"/>
      </w:pPr>
    </w:lvl>
    <w:lvl w:ilvl="1" w:tplc="5AC6DF2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CE9CC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58877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E94C17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894CCE2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24559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733A0A0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D78C4D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7" w15:restartNumberingAfterBreak="0">
    <w:nsid w:val="323E41DF"/>
    <w:multiLevelType w:val="hybridMultilevel"/>
    <w:tmpl w:val="7FA44EBE"/>
    <w:lvl w:ilvl="0" w:tplc="3568300E">
      <w:start w:val="7"/>
      <w:numFmt w:val="decimal"/>
      <w:suff w:val="space"/>
      <w:lvlText w:val="%1."/>
      <w:lvlJc w:val="right"/>
      <w:pPr>
        <w:ind w:left="600"/>
      </w:pPr>
    </w:lvl>
    <w:lvl w:ilvl="1" w:tplc="05CE303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36EAF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2B1653D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362ACF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064174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C6AF4A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F142A3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1CC5C9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8" w15:restartNumberingAfterBreak="0">
    <w:nsid w:val="3527652D"/>
    <w:multiLevelType w:val="hybridMultilevel"/>
    <w:tmpl w:val="8F54F5DC"/>
    <w:lvl w:ilvl="0" w:tplc="8F74F36C">
      <w:start w:val="22"/>
      <w:numFmt w:val="decimal"/>
      <w:suff w:val="space"/>
      <w:lvlText w:val="%1."/>
      <w:lvlJc w:val="right"/>
      <w:pPr>
        <w:ind w:left="600"/>
      </w:pPr>
    </w:lvl>
    <w:lvl w:ilvl="1" w:tplc="1A64F05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B76AD60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F44ADE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50A43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1AC22BC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0522CB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EBEF2E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AC8BBB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9" w15:restartNumberingAfterBreak="0">
    <w:nsid w:val="392D4437"/>
    <w:multiLevelType w:val="hybridMultilevel"/>
    <w:tmpl w:val="7AB4C6A2"/>
    <w:lvl w:ilvl="0" w:tplc="E7425268">
      <w:start w:val="3"/>
      <w:numFmt w:val="lowerLetter"/>
      <w:suff w:val="space"/>
      <w:lvlText w:val="%1."/>
      <w:lvlJc w:val="right"/>
      <w:pPr>
        <w:ind w:left="600"/>
      </w:pPr>
    </w:lvl>
    <w:lvl w:ilvl="1" w:tplc="B764F6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3EC4347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8412A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4E40C2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04CC9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0CA7C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377E2FB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CF06E7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0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3D6307"/>
    <w:multiLevelType w:val="hybridMultilevel"/>
    <w:tmpl w:val="8CC4C14C"/>
    <w:lvl w:ilvl="0" w:tplc="25F455FE">
      <w:start w:val="14"/>
      <w:numFmt w:val="decimal"/>
      <w:suff w:val="space"/>
      <w:lvlText w:val="%1."/>
      <w:lvlJc w:val="right"/>
      <w:pPr>
        <w:ind w:left="600"/>
      </w:pPr>
    </w:lvl>
    <w:lvl w:ilvl="1" w:tplc="695A03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ED0ECD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941606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FCAE3B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C59C881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47A217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E086B9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74AE8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3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499228BB"/>
    <w:multiLevelType w:val="hybridMultilevel"/>
    <w:tmpl w:val="AD1E03E8"/>
    <w:lvl w:ilvl="0" w:tplc="2656112A">
      <w:start w:val="5"/>
      <w:numFmt w:val="decimal"/>
      <w:suff w:val="space"/>
      <w:lvlText w:val="%1."/>
      <w:lvlJc w:val="right"/>
      <w:pPr>
        <w:ind w:left="600"/>
      </w:pPr>
    </w:lvl>
    <w:lvl w:ilvl="1" w:tplc="EBEE87A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1BCAC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404261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7D0E155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6B8D0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2DC0A7B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7508A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E4BCA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6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E908F2"/>
    <w:multiLevelType w:val="hybridMultilevel"/>
    <w:tmpl w:val="93A8FE3C"/>
    <w:lvl w:ilvl="0" w:tplc="EFBEDC30">
      <w:start w:val="25"/>
      <w:numFmt w:val="decimal"/>
      <w:suff w:val="space"/>
      <w:lvlText w:val="%1."/>
      <w:lvlJc w:val="right"/>
      <w:pPr>
        <w:ind w:left="600"/>
      </w:pPr>
    </w:lvl>
    <w:lvl w:ilvl="1" w:tplc="D3F01D3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82880F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8A256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6F9ACC3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AE4098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BA8AE8C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ECEA701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ED8FE1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9" w15:restartNumberingAfterBreak="0">
    <w:nsid w:val="55F67AF2"/>
    <w:multiLevelType w:val="hybridMultilevel"/>
    <w:tmpl w:val="E2C66ED8"/>
    <w:lvl w:ilvl="0" w:tplc="B41048FC">
      <w:start w:val="9"/>
      <w:numFmt w:val="decimal"/>
      <w:suff w:val="space"/>
      <w:lvlText w:val="%1."/>
      <w:lvlJc w:val="right"/>
      <w:pPr>
        <w:ind w:left="600"/>
      </w:pPr>
    </w:lvl>
    <w:lvl w:ilvl="1" w:tplc="7E503FA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18D62D4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08D92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73E54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CF0CF2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54C6F8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292A34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3F855C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0" w15:restartNumberingAfterBreak="0">
    <w:nsid w:val="5FA63018"/>
    <w:multiLevelType w:val="hybridMultilevel"/>
    <w:tmpl w:val="70D28B54"/>
    <w:lvl w:ilvl="0" w:tplc="9D848172">
      <w:start w:val="19"/>
      <w:numFmt w:val="decimal"/>
      <w:suff w:val="space"/>
      <w:lvlText w:val="%1."/>
      <w:lvlJc w:val="right"/>
      <w:pPr>
        <w:ind w:left="600"/>
      </w:pPr>
    </w:lvl>
    <w:lvl w:ilvl="1" w:tplc="5884235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6A68F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9BA8FDB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3C5C18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020C0F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BC2C9F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2CCE20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65A6FA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1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A054D0"/>
    <w:multiLevelType w:val="hybridMultilevel"/>
    <w:tmpl w:val="0CDCA378"/>
    <w:lvl w:ilvl="0" w:tplc="D21AEF9E">
      <w:start w:val="23"/>
      <w:numFmt w:val="decimal"/>
      <w:suff w:val="space"/>
      <w:lvlText w:val="%1."/>
      <w:lvlJc w:val="right"/>
      <w:pPr>
        <w:ind w:left="600"/>
      </w:pPr>
    </w:lvl>
    <w:lvl w:ilvl="1" w:tplc="336412A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DF0D7C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E86419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B8CF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710E72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72AADC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B8433D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C621A8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3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D271B7"/>
    <w:multiLevelType w:val="hybridMultilevel"/>
    <w:tmpl w:val="A2FABD4A"/>
    <w:lvl w:ilvl="0" w:tplc="37D8B08C">
      <w:start w:val="24"/>
      <w:numFmt w:val="decimal"/>
      <w:suff w:val="space"/>
      <w:lvlText w:val="%1."/>
      <w:lvlJc w:val="right"/>
      <w:pPr>
        <w:ind w:left="600"/>
      </w:pPr>
    </w:lvl>
    <w:lvl w:ilvl="1" w:tplc="6296944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EDA6A6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BB0B41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77C822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9C8C3A7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0867F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FB48B7C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F1C38B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5" w15:restartNumberingAfterBreak="0">
    <w:nsid w:val="678E06B9"/>
    <w:multiLevelType w:val="hybridMultilevel"/>
    <w:tmpl w:val="3E1E6AAC"/>
    <w:lvl w:ilvl="0" w:tplc="EA229708">
      <w:start w:val="1"/>
      <w:numFmt w:val="lowerLetter"/>
      <w:suff w:val="space"/>
      <w:lvlText w:val="%1."/>
      <w:lvlJc w:val="right"/>
      <w:pPr>
        <w:ind w:left="600"/>
      </w:pPr>
    </w:lvl>
    <w:lvl w:ilvl="1" w:tplc="AB765B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B7AC58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E12CBE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DD830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80000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8B2603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312696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11645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6" w15:restartNumberingAfterBreak="0">
    <w:nsid w:val="689F667B"/>
    <w:multiLevelType w:val="hybridMultilevel"/>
    <w:tmpl w:val="8E9A386A"/>
    <w:lvl w:ilvl="0" w:tplc="AE5C94B2">
      <w:start w:val="8"/>
      <w:numFmt w:val="decimal"/>
      <w:suff w:val="space"/>
      <w:lvlText w:val="%1."/>
      <w:lvlJc w:val="right"/>
      <w:pPr>
        <w:ind w:left="600"/>
      </w:pPr>
    </w:lvl>
    <w:lvl w:ilvl="1" w:tplc="1FF8BB1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760688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DF4C53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CC876E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B66E257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2243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1EEDD6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62A63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7" w15:restartNumberingAfterBreak="0">
    <w:nsid w:val="69773F20"/>
    <w:multiLevelType w:val="hybridMultilevel"/>
    <w:tmpl w:val="FD60FDF0"/>
    <w:lvl w:ilvl="0" w:tplc="73A29BD6">
      <w:start w:val="3"/>
      <w:numFmt w:val="decimal"/>
      <w:suff w:val="space"/>
      <w:lvlText w:val="%1."/>
      <w:lvlJc w:val="right"/>
      <w:pPr>
        <w:ind w:left="600"/>
      </w:pPr>
    </w:lvl>
    <w:lvl w:ilvl="1" w:tplc="DF44CAA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EC0FDE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D847B5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8DDCB69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E062EB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40310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A42D9E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D12377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8" w15:restartNumberingAfterBreak="0">
    <w:nsid w:val="6A8E0523"/>
    <w:multiLevelType w:val="hybridMultilevel"/>
    <w:tmpl w:val="607AB1B2"/>
    <w:lvl w:ilvl="0" w:tplc="8F4832F0">
      <w:start w:val="2"/>
      <w:numFmt w:val="decimal"/>
      <w:suff w:val="space"/>
      <w:lvlText w:val="%1."/>
      <w:lvlJc w:val="right"/>
      <w:pPr>
        <w:ind w:left="600"/>
      </w:pPr>
    </w:lvl>
    <w:lvl w:ilvl="1" w:tplc="8074463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39E787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EB8AC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E461D0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5FE26B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AB0160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6A6164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08C0B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9" w15:restartNumberingAfterBreak="0">
    <w:nsid w:val="6B4D4141"/>
    <w:multiLevelType w:val="hybridMultilevel"/>
    <w:tmpl w:val="3E4EB11C"/>
    <w:lvl w:ilvl="0" w:tplc="16D66F98">
      <w:start w:val="13"/>
      <w:numFmt w:val="decimal"/>
      <w:suff w:val="space"/>
      <w:lvlText w:val="%1."/>
      <w:lvlJc w:val="right"/>
      <w:pPr>
        <w:ind w:left="600"/>
      </w:pPr>
    </w:lvl>
    <w:lvl w:ilvl="1" w:tplc="ABEC0F8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5FC5BB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476FCA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D298C95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44A4C96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6E02EE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71CE44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80C2C1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0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3B36CE"/>
    <w:multiLevelType w:val="hybridMultilevel"/>
    <w:tmpl w:val="5AAE2A18"/>
    <w:lvl w:ilvl="0" w:tplc="6898FF1C">
      <w:start w:val="20"/>
      <w:numFmt w:val="decimal"/>
      <w:suff w:val="space"/>
      <w:lvlText w:val="%1."/>
      <w:lvlJc w:val="right"/>
      <w:pPr>
        <w:ind w:left="600"/>
      </w:pPr>
    </w:lvl>
    <w:lvl w:ilvl="1" w:tplc="6B94AD0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574205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110147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AA54EA3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A2F26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796335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F2F59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F68CB5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2" w15:restartNumberingAfterBreak="0">
    <w:nsid w:val="6D8B2D6E"/>
    <w:multiLevelType w:val="hybridMultilevel"/>
    <w:tmpl w:val="3140C592"/>
    <w:lvl w:ilvl="0" w:tplc="F256923C">
      <w:start w:val="28"/>
      <w:numFmt w:val="decimal"/>
      <w:suff w:val="space"/>
      <w:lvlText w:val="%1."/>
      <w:lvlJc w:val="right"/>
      <w:pPr>
        <w:ind w:left="600"/>
      </w:pPr>
    </w:lvl>
    <w:lvl w:ilvl="1" w:tplc="80B624E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6B4BCF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0049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48256C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F6C76A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C705BA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30E791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ABE340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3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554E41"/>
    <w:multiLevelType w:val="hybridMultilevel"/>
    <w:tmpl w:val="B174620E"/>
    <w:lvl w:ilvl="0" w:tplc="259AFE5E">
      <w:start w:val="11"/>
      <w:numFmt w:val="decimal"/>
      <w:suff w:val="space"/>
      <w:lvlText w:val="%1."/>
      <w:lvlJc w:val="right"/>
      <w:pPr>
        <w:ind w:left="600"/>
      </w:pPr>
    </w:lvl>
    <w:lvl w:ilvl="1" w:tplc="F05806C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17A1F1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7B283AB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19009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D0441A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B0A803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B302B1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8F8228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5" w15:restartNumberingAfterBreak="0">
    <w:nsid w:val="730C688F"/>
    <w:multiLevelType w:val="hybridMultilevel"/>
    <w:tmpl w:val="04103F24"/>
    <w:lvl w:ilvl="0" w:tplc="99946A62">
      <w:start w:val="1"/>
      <w:numFmt w:val="decimal"/>
      <w:suff w:val="space"/>
      <w:lvlText w:val="%1."/>
      <w:lvlJc w:val="right"/>
      <w:pPr>
        <w:ind w:left="600"/>
      </w:pPr>
    </w:lvl>
    <w:lvl w:ilvl="1" w:tplc="CE0060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766A7E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C2B07C6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204A4D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FECEB4D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AEDB2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404EEE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A1426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6" w15:restartNumberingAfterBreak="0">
    <w:nsid w:val="79C253D0"/>
    <w:multiLevelType w:val="hybridMultilevel"/>
    <w:tmpl w:val="30664A5C"/>
    <w:lvl w:ilvl="0" w:tplc="42341186">
      <w:start w:val="18"/>
      <w:numFmt w:val="decimal"/>
      <w:suff w:val="space"/>
      <w:lvlText w:val="%1."/>
      <w:lvlJc w:val="right"/>
      <w:pPr>
        <w:ind w:left="600"/>
      </w:pPr>
    </w:lvl>
    <w:lvl w:ilvl="1" w:tplc="845A14D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61C8C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7964C6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1F83DA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FA65FE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7D2B1F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AC23BA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34EE4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7" w15:restartNumberingAfterBreak="0">
    <w:nsid w:val="7D3529D3"/>
    <w:multiLevelType w:val="hybridMultilevel"/>
    <w:tmpl w:val="5712AC34"/>
    <w:lvl w:ilvl="0" w:tplc="BACCCBBA">
      <w:start w:val="27"/>
      <w:numFmt w:val="decimal"/>
      <w:suff w:val="space"/>
      <w:lvlText w:val="%1."/>
      <w:lvlJc w:val="right"/>
      <w:pPr>
        <w:ind w:left="600"/>
      </w:pPr>
    </w:lvl>
    <w:lvl w:ilvl="1" w:tplc="44B2D0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C646F4D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18DA3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4BC5D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DB4FB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34E79B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16120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E44858F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num w:numId="1" w16cid:durableId="1217087456">
    <w:abstractNumId w:val="24"/>
  </w:num>
  <w:num w:numId="2" w16cid:durableId="1608851627">
    <w:abstractNumId w:val="7"/>
  </w:num>
  <w:num w:numId="3" w16cid:durableId="924462704">
    <w:abstractNumId w:val="0"/>
  </w:num>
  <w:num w:numId="4" w16cid:durableId="1362126119">
    <w:abstractNumId w:val="26"/>
  </w:num>
  <w:num w:numId="5" w16cid:durableId="848762291">
    <w:abstractNumId w:val="40"/>
  </w:num>
  <w:num w:numId="6" w16cid:durableId="1140999659">
    <w:abstractNumId w:val="11"/>
  </w:num>
  <w:num w:numId="7" w16cid:durableId="961962539">
    <w:abstractNumId w:val="20"/>
  </w:num>
  <w:num w:numId="8" w16cid:durableId="1196187685">
    <w:abstractNumId w:val="9"/>
  </w:num>
  <w:num w:numId="9" w16cid:durableId="1430466139">
    <w:abstractNumId w:val="33"/>
  </w:num>
  <w:num w:numId="10" w16cid:durableId="2038964581">
    <w:abstractNumId w:val="23"/>
  </w:num>
  <w:num w:numId="11" w16cid:durableId="1468863022">
    <w:abstractNumId w:val="31"/>
  </w:num>
  <w:num w:numId="12" w16cid:durableId="1076517445">
    <w:abstractNumId w:val="13"/>
  </w:num>
  <w:num w:numId="13" w16cid:durableId="1599941806">
    <w:abstractNumId w:val="43"/>
  </w:num>
  <w:num w:numId="14" w16cid:durableId="2118207971">
    <w:abstractNumId w:val="21"/>
  </w:num>
  <w:num w:numId="15" w16cid:durableId="835804716">
    <w:abstractNumId w:val="8"/>
  </w:num>
  <w:num w:numId="16" w16cid:durableId="634068571">
    <w:abstractNumId w:val="27"/>
  </w:num>
  <w:num w:numId="17" w16cid:durableId="1590849697">
    <w:abstractNumId w:val="5"/>
  </w:num>
  <w:num w:numId="18" w16cid:durableId="1538423146">
    <w:abstractNumId w:val="12"/>
  </w:num>
  <w:num w:numId="19" w16cid:durableId="366220694">
    <w:abstractNumId w:val="45"/>
  </w:num>
  <w:num w:numId="20" w16cid:durableId="325477093">
    <w:abstractNumId w:val="38"/>
  </w:num>
  <w:num w:numId="21" w16cid:durableId="1463691287">
    <w:abstractNumId w:val="37"/>
  </w:num>
  <w:num w:numId="22" w16cid:durableId="946471756">
    <w:abstractNumId w:val="35"/>
  </w:num>
  <w:num w:numId="23" w16cid:durableId="1281643216">
    <w:abstractNumId w:val="4"/>
  </w:num>
  <w:num w:numId="24" w16cid:durableId="702290448">
    <w:abstractNumId w:val="19"/>
  </w:num>
  <w:num w:numId="25" w16cid:durableId="747264098">
    <w:abstractNumId w:val="15"/>
  </w:num>
  <w:num w:numId="26" w16cid:durableId="1674917815">
    <w:abstractNumId w:val="25"/>
  </w:num>
  <w:num w:numId="27" w16cid:durableId="188567790">
    <w:abstractNumId w:val="10"/>
  </w:num>
  <w:num w:numId="28" w16cid:durableId="1249658761">
    <w:abstractNumId w:val="17"/>
  </w:num>
  <w:num w:numId="29" w16cid:durableId="1568876837">
    <w:abstractNumId w:val="36"/>
  </w:num>
  <w:num w:numId="30" w16cid:durableId="1136069990">
    <w:abstractNumId w:val="29"/>
  </w:num>
  <w:num w:numId="31" w16cid:durableId="2090155009">
    <w:abstractNumId w:val="6"/>
  </w:num>
  <w:num w:numId="32" w16cid:durableId="440608139">
    <w:abstractNumId w:val="44"/>
  </w:num>
  <w:num w:numId="33" w16cid:durableId="149487795">
    <w:abstractNumId w:val="39"/>
  </w:num>
  <w:num w:numId="34" w16cid:durableId="1640693888">
    <w:abstractNumId w:val="22"/>
  </w:num>
  <w:num w:numId="35" w16cid:durableId="1632393897">
    <w:abstractNumId w:val="3"/>
  </w:num>
  <w:num w:numId="36" w16cid:durableId="1904683245">
    <w:abstractNumId w:val="1"/>
  </w:num>
  <w:num w:numId="37" w16cid:durableId="1745251662">
    <w:abstractNumId w:val="16"/>
  </w:num>
  <w:num w:numId="38" w16cid:durableId="1650744178">
    <w:abstractNumId w:val="46"/>
  </w:num>
  <w:num w:numId="39" w16cid:durableId="529344524">
    <w:abstractNumId w:val="30"/>
  </w:num>
  <w:num w:numId="40" w16cid:durableId="1945069644">
    <w:abstractNumId w:val="41"/>
  </w:num>
  <w:num w:numId="41" w16cid:durableId="253828566">
    <w:abstractNumId w:val="14"/>
  </w:num>
  <w:num w:numId="42" w16cid:durableId="1495023024">
    <w:abstractNumId w:val="18"/>
  </w:num>
  <w:num w:numId="43" w16cid:durableId="1597784858">
    <w:abstractNumId w:val="32"/>
  </w:num>
  <w:num w:numId="44" w16cid:durableId="2101944737">
    <w:abstractNumId w:val="34"/>
  </w:num>
  <w:num w:numId="45" w16cid:durableId="731007088">
    <w:abstractNumId w:val="28"/>
  </w:num>
  <w:num w:numId="46" w16cid:durableId="787313391">
    <w:abstractNumId w:val="47"/>
  </w:num>
  <w:num w:numId="47" w16cid:durableId="558827680">
    <w:abstractNumId w:val="42"/>
  </w:num>
  <w:num w:numId="48" w16cid:durableId="129679161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28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DA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0010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C7EAA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3F67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2D6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6AB4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3135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29D3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52E0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3T22:25:00Z">
        <w:pPr>
          <w:keepNext/>
          <w:widowControl w:val="0"/>
          <w:shd w:val="clear" w:color="auto" w:fill="FFFFFF"/>
          <w:autoSpaceDE w:val="0"/>
          <w:autoSpaceDN w:val="0"/>
          <w:adjustRightInd w:val="0"/>
          <w:spacing w:before="240" w:after="60"/>
          <w:outlineLvl w:val="0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0" w:author="Nick Bernal" w:date="2026-08-03T22:25:00Z">
        <w:rPr>
          <w:rFonts w:ascii="Arial" w:hAnsi="Arial" w:cs="Arial"/>
          <w:b/>
          <w:bCs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3T22:25:00Z">
        <w:pPr>
          <w:spacing w:before="199" w:after="199" w:line="288" w:lineRule="auto"/>
          <w:outlineLvl w:val="1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1" w:author="Nick Bernal" w:date="2026-08-03T22:25:00Z">
        <w:rPr>
          <w:color w:val="000000"/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3T22:25:00Z">
        <w:pPr>
          <w:spacing w:before="240" w:after="240" w:line="288" w:lineRule="auto"/>
          <w:outlineLvl w:val="2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2" w:author="Nick Bernal" w:date="2026-08-03T22:25:00Z">
        <w:rPr>
          <w:color w:val="000000"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3T22:25:00Z">
        <w:pPr>
          <w:spacing w:before="319" w:after="319" w:line="288" w:lineRule="auto"/>
          <w:outlineLvl w:val="3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3" w:author="Nick Bernal" w:date="2026-08-03T22:25:00Z">
        <w:rPr>
          <w:color w:val="000000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3T22:25:00Z">
        <w:pPr>
          <w:spacing w:before="401" w:after="401" w:line="288" w:lineRule="auto"/>
          <w:outlineLvl w:val="4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4" w:author="Nick Bernal" w:date="2026-08-03T22:25:00Z">
        <w:rPr>
          <w:color w:val="000000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3T22:25:00Z">
        <w:pPr>
          <w:spacing w:before="559" w:after="559" w:line="288" w:lineRule="auto"/>
          <w:outlineLvl w:val="5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5" w:author="Nick Bernal" w:date="2026-08-03T22:25:00Z">
        <w:rPr>
          <w:color w:val="000000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uiPriority w:val="99"/>
    <w:unhideWhenUsed/>
    <w:rPr>
      <w:color w:val="0000EE"/>
      <w:u w:val="single" w:color="0000EE"/>
      <w:rPrChange w:id="6" w:author="Nick Bernal" w:date="2026-08-03T22:25:00Z">
        <w:rPr>
          <w:color w:val="0000FF"/>
          <w:u w:val="single"/>
        </w:rPr>
      </w:rPrChange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3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7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Courier New" w:eastAsia="Courier New" w:hAnsi="Courier New" w:cs="Courier New"/>
      <w:color w:val="000000"/>
      <w:sz w:val="20"/>
      <w:szCs w:val="20"/>
      <w:rPrChange w:id="7" w:author="Nick Bernal" w:date="2026-08-03T22:25:00Z">
        <w:rPr>
          <w:rFonts w:ascii="Consolas" w:hAnsi="Consolas" w:cs="Consolas"/>
          <w:sz w:val="21"/>
          <w:szCs w:val="21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urier New" w:eastAsia="Courier New" w:hAnsi="Courier New" w:cs="Courier New"/>
      <w:color w:val="000000"/>
      <w:sz w:val="20"/>
      <w:szCs w:val="20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AB4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AB4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B4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B4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B4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8" w:author="Nick Bernal" w:date="2026-08-03T22:25:00Z">
        <w:pPr>
          <w:pBdr>
            <w:left w:val="single" w:sz="30" w:space="18" w:color="CCCCCC"/>
          </w:pBdr>
          <w:spacing w:before="240" w:after="240" w:line="288" w:lineRule="auto"/>
          <w:ind w:left="600" w:right="600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8" w:author="Nick Bernal" w:date="2026-08-03T22:25:00Z">
        <w:rPr>
          <w:color w:val="000000"/>
          <w:sz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16AB4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Code">
    <w:name w:val="Code"/>
    <w:uiPriority w:val="99"/>
    <w:semiHidden/>
    <w:unhideWhenUsed/>
    <w:qFormat/>
    <w:rsid w:val="00F16AB4"/>
    <w:rPr>
      <w:rFonts w:ascii="Courier New" w:eastAsia="Courier New" w:hAnsi="Courier New" w:cs="Courier New"/>
      <w:sz w:val="20"/>
    </w:rPr>
  </w:style>
  <w:style w:type="table" w:customStyle="1" w:styleId="BasicTable">
    <w:name w:val="Basic Table"/>
    <w:basedOn w:val="TableNormal"/>
    <w:uiPriority w:val="99"/>
    <w:semiHidden/>
    <w:rsid w:val="00F16AB4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sz w:val="24"/>
      <w:szCs w:val="20"/>
    </w:rPr>
    <w:tblPr/>
  </w:style>
  <w:style w:type="paragraph" w:styleId="NoSpacing">
    <w:name w:val="No Spacing"/>
    <w:uiPriority w:val="1"/>
    <w:qFormat/>
    <w:pPr>
      <w:spacing w:after="0" w:line="240" w:lineRule="auto"/>
      <w:pPrChange w:id="9" w:author="Nick Bernal" w:date="2026-08-03T22:25:00Z">
        <w:pPr/>
      </w:pPrChange>
    </w:pPr>
    <w:rPr>
      <w:rFonts w:ascii="Times New Roman" w:eastAsia="Times New Roman" w:hAnsi="Times New Roman" w:cs="Times New Roman"/>
      <w:color w:val="000000"/>
      <w:sz w:val="24"/>
      <w:szCs w:val="20"/>
      <w:rPrChange w:id="9" w:author="Nick Bernal" w:date="2026-08-03T22:25:00Z">
        <w:rPr>
          <w:color w:val="000000"/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2025-04-21T20:45:00Z</dcterms:created>
  <dcterms:modified xsi:type="dcterms:W3CDTF">2026-08-04T02:25:00Z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