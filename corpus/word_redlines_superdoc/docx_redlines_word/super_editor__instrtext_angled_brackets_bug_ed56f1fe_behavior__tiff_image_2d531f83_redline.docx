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F37E" w14:textId="77777777" w:rsidR="00642110" w:rsidRDefault="00433283">
      <w:pPr>
        <w:rPr>
          <w:ins w:id="5" w:author="Comparison" w:date="2026-08-03T22:26:00Z" w16du:dateUtc="2026-08-04T02:26:00Z"/>
        </w:rPr>
      </w:pPr>
      <w:ins w:id="6" w:author="Comparison" w:date="2026-08-03T22:26:00Z" w16du:dateUtc="2026-08-04T02:26:00Z">
        <w:r>
          <w:t>TIFF test document</w:t>
        </w:r>
      </w:ins>
    </w:p>
    <w:p w14:paraId="6009A964" w14:textId="435FEC91" w:rsidR="00AB5213" w:rsidRPr="00B000E5" w:rsidRDefault="00433283" w:rsidP="00B000E5">
      <w:ins w:id="7" w:author="Comparison" w:date="2026-08-03T22:26:00Z" w16du:dateUtc="2026-08-04T02:26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AB5213" w:rsidRPr="00B000E5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19" w:author="Comparison" w:date="2026-08-03T22:26:00Z" w16du:dateUtc="2026-08-04T02:26:00Z">
        <w:sectPr w:rsidR="00AB5213" w:rsidRPr="00B000E5">
          <w:pgMar w:top="1440" w:right="1440" w:bottom="1080" w:left="1440" w:header="720" w:footer="720" w:gutter="0"/>
          <w:pgNumType w:start="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C59E7" w14:textId="77777777" w:rsidR="00433283" w:rsidRDefault="00433283" w:rsidP="00B42877">
      <w:pPr>
        <w:spacing w:after="0" w:line="240" w:lineRule="auto"/>
        <w:pPrChange w:id="3" w:author="Comparison" w:date="2026-08-03T22:26:00Z" w16du:dateUtc="2026-08-04T02:26:00Z">
          <w:pPr/>
        </w:pPrChange>
      </w:pPr>
      <w:r>
        <w:separator/>
      </w:r>
    </w:p>
  </w:endnote>
  <w:endnote w:type="continuationSeparator" w:id="0">
    <w:p w14:paraId="4EB17440" w14:textId="77777777" w:rsidR="00433283" w:rsidRDefault="00433283" w:rsidP="00B42877">
      <w:pPr>
        <w:spacing w:after="0" w:line="240" w:lineRule="auto"/>
        <w:pPrChange w:id="4" w:author="Comparison" w:date="2026-08-03T22:26:00Z" w16du:dateUtc="2026-08-04T02:2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6BF585" w14:textId="437FD974" w:rsidR="00354727" w:rsidRDefault="00433283" w:rsidP="001D0102">
        <w:pPr>
          <w:pStyle w:val="Footer"/>
          <w:framePr w:wrap="none" w:vAnchor="text" w:hAnchor="margin" w:xAlign="center" w:y="1"/>
          <w:rPr>
            <w:del w:id="9" w:author="Comparison" w:date="2026-08-03T22:26:00Z" w16du:dateUtc="2026-08-04T02:26:00Z"/>
            <w:rStyle w:val="PageNumber"/>
          </w:rPr>
        </w:pPr>
        <w:del w:id="10" w:author="Comparison" w:date="2026-08-03T22:26:00Z" w16du:dateUtc="2026-08-04T02:26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152AE30C" w14:textId="77777777" w:rsidR="00732950" w:rsidRDefault="00433283">
    <w:pPr>
      <w:pStyle w:val="BodyDbl"/>
      <w:pPrChange w:id="11" w:author="Comparison" w:date="2026-08-03T22:26:00Z" w16du:dateUtc="2026-08-04T02:26:00Z">
        <w:pPr>
          <w:pStyle w:val="DocID"/>
        </w:pPr>
      </w:pPrChange>
    </w:pPr>
    <w:del w:id="12" w:author="Comparison" w:date="2026-08-03T22:26:00Z" w16du:dateUtc="2026-08-04T02:26:00Z">
      <w:r>
        <w:fldChar w:fldCharType="begin"/>
      </w:r>
      <w:r w:rsidR="00551B40">
        <w:delInstrText xml:space="preserve"> DOCPROPERTY DOCXDOCID DMS=InterwovenIManage Format=&lt;&lt;NUM&gt;&gt;_&lt;&lt;VER&gt;&gt; PRESERVELOCATION \* MERGEFORMAT </w:delInstrText>
      </w:r>
      <w:r>
        <w:fldChar w:fldCharType="separate"/>
      </w:r>
      <w:r>
        <w:delText>62240622_2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C24CD4" w14:textId="31F76515" w:rsidR="00354727" w:rsidRDefault="00433283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13" w:author="Comparison" w:date="2026-08-03T22:26:00Z" w16du:dateUtc="2026-08-04T02:26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03D645DD" w14:textId="77777777" w:rsidR="00354727" w:rsidRDefault="00354727">
    <w:pPr>
      <w:pStyle w:val="BodyDbl"/>
      <w:pPrChange w:id="14" w:author="Comparison" w:date="2026-08-03T22:26:00Z" w16du:dateUtc="2026-08-04T02:2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4489E4" w14:textId="5BF67AC4" w:rsidR="00354727" w:rsidRDefault="00433283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17" w:author="Comparison" w:date="2026-08-03T22:26:00Z" w16du:dateUtc="2026-08-04T02:26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80D730F" w14:textId="7FDCDAB1" w:rsidR="00354727" w:rsidRPr="00354727" w:rsidRDefault="00354727">
    <w:pPr>
      <w:pStyle w:val="BodyDbl"/>
      <w:pPrChange w:id="18" w:author="Comparison" w:date="2026-08-03T22:26:00Z" w16du:dateUtc="2026-08-04T02:2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DE462" w14:textId="77777777" w:rsidR="00433283" w:rsidRDefault="00433283" w:rsidP="00B42877">
      <w:pPr>
        <w:spacing w:after="0" w:line="240" w:lineRule="auto"/>
        <w:pPrChange w:id="1" w:author="Comparison" w:date="2026-08-03T22:26:00Z" w16du:dateUtc="2026-08-04T02:26:00Z">
          <w:pPr/>
        </w:pPrChange>
      </w:pPr>
      <w:r>
        <w:separator/>
      </w:r>
    </w:p>
  </w:footnote>
  <w:footnote w:type="continuationSeparator" w:id="0">
    <w:p w14:paraId="2255D964" w14:textId="77777777" w:rsidR="00433283" w:rsidRDefault="00433283" w:rsidP="00B42877">
      <w:pPr>
        <w:spacing w:after="0" w:line="240" w:lineRule="auto"/>
        <w:pPrChange w:id="2" w:author="Comparison" w:date="2026-08-03T22:26:00Z" w16du:dateUtc="2026-08-04T02:2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5435" w14:textId="77777777" w:rsidR="001D41A3" w:rsidRDefault="001D41A3">
    <w:pPr>
      <w:pStyle w:val="Address"/>
      <w:pPrChange w:id="8" w:author="Comparison" w:date="2026-08-03T22:26:00Z" w16du:dateUtc="2026-08-04T02:26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707A" w14:textId="40B47DE3" w:rsidR="00354727" w:rsidRDefault="00433283">
    <w:pPr>
      <w:pStyle w:val="Address"/>
      <w:pPrChange w:id="15" w:author="Comparison" w:date="2026-08-03T22:26:00Z" w16du:dateUtc="2026-08-04T02:26:00Z">
        <w:pPr>
          <w:pStyle w:val="Header"/>
        </w:pPr>
      </w:pPrChange>
    </w:pPr>
    <w:del w:id="16" w:author="Comparison" w:date="2026-08-03T22:26:00Z" w16du:dateUtc="2026-08-04T02:26:00Z">
      <w:r>
        <w:delText>Project Alcott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784933914">
    <w:abstractNumId w:val="22"/>
  </w:num>
  <w:num w:numId="25" w16cid:durableId="1174496991">
    <w:abstractNumId w:val="21"/>
  </w:num>
  <w:num w:numId="26" w16cid:durableId="1736316455">
    <w:abstractNumId w:val="15"/>
  </w:num>
  <w:num w:numId="27" w16cid:durableId="7827685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D41A3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33283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2110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16521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877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A3351"/>
    <w:rsid w:val="00EB0E4B"/>
    <w:rsid w:val="00EC6C1E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8-03T22:26:00Z">
        <w:pPr>
          <w:jc w:val="both"/>
        </w:pPr>
      </w:pPrChange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  <w:rPrChange w:id="0" w:author="Comparison" w:date="2026-08-03T22:26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qFormat/>
    <w:locked/>
    <w:rsid w:val="00A3727F"/>
    <w:pPr>
      <w:spacing w:after="240"/>
      <w:outlineLvl w:val="0"/>
    </w:pPr>
    <w:rPr>
      <w:snapToGrid w:val="0"/>
    </w:rPr>
  </w:style>
  <w:style w:type="paragraph" w:styleId="Heading2">
    <w:name w:val="heading 2"/>
    <w:basedOn w:val="Normal"/>
    <w:qFormat/>
    <w:locked/>
    <w:rsid w:val="00A3727F"/>
    <w:pPr>
      <w:spacing w:after="240"/>
      <w:ind w:left="1440" w:hanging="720"/>
      <w:outlineLvl w:val="1"/>
    </w:pPr>
    <w:rPr>
      <w:snapToGrid w:val="0"/>
    </w:rPr>
  </w:style>
  <w:style w:type="paragraph" w:styleId="Heading3">
    <w:name w:val="heading 3"/>
    <w:basedOn w:val="Normal"/>
    <w:qFormat/>
    <w:locked/>
    <w:rsid w:val="00A3727F"/>
    <w:pPr>
      <w:spacing w:after="240"/>
      <w:ind w:left="2160" w:hanging="720"/>
      <w:outlineLvl w:val="2"/>
    </w:pPr>
    <w:rPr>
      <w:snapToGrid w:val="0"/>
    </w:rPr>
  </w:style>
  <w:style w:type="paragraph" w:styleId="Heading4">
    <w:name w:val="heading 4"/>
    <w:basedOn w:val="Normal"/>
    <w:qFormat/>
    <w:locked/>
    <w:rsid w:val="00A3727F"/>
    <w:pPr>
      <w:tabs>
        <w:tab w:val="num" w:pos="2520"/>
      </w:tabs>
      <w:spacing w:after="240"/>
      <w:ind w:left="2160"/>
      <w:outlineLvl w:val="3"/>
    </w:pPr>
    <w:rPr>
      <w:snapToGrid w:val="0"/>
    </w:rPr>
  </w:style>
  <w:style w:type="paragraph" w:styleId="Heading5">
    <w:name w:val="heading 5"/>
    <w:basedOn w:val="Normal"/>
    <w:qFormat/>
    <w:locked/>
    <w:rsid w:val="00A3727F"/>
    <w:pPr>
      <w:tabs>
        <w:tab w:val="num" w:pos="3240"/>
      </w:tabs>
      <w:spacing w:after="240"/>
      <w:ind w:left="2880"/>
      <w:outlineLvl w:val="4"/>
    </w:pPr>
    <w:rPr>
      <w:snapToGrid w:val="0"/>
    </w:rPr>
  </w:style>
  <w:style w:type="paragraph" w:styleId="Heading6">
    <w:name w:val="heading 6"/>
    <w:basedOn w:val="Normal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paragraph" w:customStyle="1" w:styleId="DraftStamp">
    <w:name w:val="Draft Stamp"/>
    <w:basedOn w:val="Header"/>
    <w:next w:val="Header"/>
    <w:locked/>
    <w:rsid w:val="00A3727F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BodyText"/>
    <w:qFormat/>
    <w:locked/>
    <w:rsid w:val="00A3727F"/>
    <w:pPr>
      <w:keepNext/>
      <w:keepLines/>
      <w:spacing w:after="240"/>
      <w:jc w:val="center"/>
    </w:p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next w:val="BodyText"/>
    <w:qFormat/>
    <w:locked/>
    <w:rsid w:val="00A3727F"/>
    <w:pPr>
      <w:keepNext/>
      <w:keepLines/>
      <w:spacing w:before="240" w:after="240"/>
      <w:jc w:val="center"/>
      <w:outlineLvl w:val="0"/>
    </w:pPr>
    <w:rPr>
      <w:b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character" w:customStyle="1" w:styleId="HeaderChar">
    <w:name w:val="Header Char"/>
    <w:basedOn w:val="DefaultParagraphFont"/>
    <w:link w:val="Header"/>
    <w:uiPriority w:val="99"/>
    <w:rsid w:val="00843C43"/>
    <w:rPr>
      <w:sz w:val="24"/>
    </w:rPr>
  </w:style>
  <w:style w:type="character" w:customStyle="1" w:styleId="FooterChar">
    <w:name w:val="Footer Char"/>
    <w:basedOn w:val="DefaultParagraphFont"/>
    <w:link w:val="Footer"/>
    <w:uiPriority w:val="9"/>
    <w:rsid w:val="00843C43"/>
    <w:rPr>
      <w:sz w:val="24"/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</w:pPr>
    <w:rPr>
      <w:rFonts w:ascii="Garamond" w:hAnsi="Garamond"/>
      <w:sz w:val="22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</w:rPr>
  </w:style>
  <w:style w:type="paragraph" w:customStyle="1" w:styleId="TextLevel1GS">
    <w:name w:val="Text Level 1 GS"/>
    <w:basedOn w:val="TextGS"/>
    <w:uiPriority w:val="1"/>
    <w:locked/>
    <w:rsid w:val="002422E6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rPr>
      <w:sz w:val="16"/>
      <w:szCs w:val="22"/>
      <w:lang w:eastAsia="zh-CN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42B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</w:rPr>
  </w:style>
  <w:style w:type="paragraph" w:styleId="Revision">
    <w:name w:val="Revision"/>
    <w:hidden/>
    <w:uiPriority w:val="99"/>
    <w:semiHidden/>
    <w:rsid w:val="002C6F8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2025-09-30T23:54:00Z</dcterms:created>
  <dcterms:modified xsi:type="dcterms:W3CDTF">2026-08-04T02:26:00Z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