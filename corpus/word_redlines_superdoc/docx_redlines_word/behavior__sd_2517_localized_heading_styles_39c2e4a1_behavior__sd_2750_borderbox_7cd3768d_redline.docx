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5110" w14:textId="77777777" w:rsidR="00497D0E" w:rsidRDefault="00175807">
      <w:pPr>
        <w:pStyle w:val="Title"/>
        <w:rPr>
          <w:ins w:id="18" w:author="Caio Pizzol" w:date="2026-08-03T22:24:00Z" w16du:dateUtc="2026-08-04T02:24:00Z"/>
        </w:rPr>
      </w:pPr>
      <w:ins w:id="19" w:author="Caio Pizzol" w:date="2026-08-03T22:24:00Z" w16du:dateUtc="2026-08-04T02:24:00Z">
        <w:r>
          <w:t>SuperDoc math: m:box / m:borderBox spec coverage test</w:t>
        </w:r>
      </w:ins>
    </w:p>
    <w:p w14:paraId="37EC98A6" w14:textId="77777777" w:rsidR="00497D0E" w:rsidRDefault="00175807">
      <w:pPr>
        <w:rPr>
          <w:ins w:id="20" w:author="Caio Pizzol" w:date="2026-08-03T22:24:00Z" w16du:dateUtc="2026-08-04T02:24:00Z"/>
        </w:rPr>
      </w:pPr>
      <w:ins w:id="21" w:author="Caio Pizzol" w:date="2026-08-03T22:24:00Z" w16du:dateUtc="2026-08-04T02:24:00Z">
        <w:r>
          <w:t>Each scenario below tests a specific branch of ECMA-376 §22.1.2.11-14 and §22.9.2.7. Labels describe the expected MathML.</w:t>
        </w:r>
      </w:ins>
    </w:p>
    <w:p w14:paraId="0AA8D6E0" w14:textId="77777777" w:rsidR="00497D0E" w:rsidRDefault="00175807">
      <w:pPr>
        <w:pStyle w:val="Heading1"/>
        <w:rPr>
          <w:ins w:id="22" w:author="Caio Pizzol" w:date="2026-08-03T22:24:00Z" w16du:dateUtc="2026-08-04T02:24:00Z"/>
        </w:rPr>
      </w:pPr>
      <w:ins w:id="23" w:author="Caio Pizzol" w:date="2026-08-03T22:24:00Z" w16du:dateUtc="2026-08-04T02:24:00Z">
        <w:r>
          <w:t>A. m:borderBox defaults</w:t>
        </w:r>
      </w:ins>
    </w:p>
    <w:p w14:paraId="0A47F631" w14:textId="77777777" w:rsidR="00497D0E" w:rsidRDefault="00175807">
      <w:pPr>
        <w:rPr>
          <w:ins w:id="24" w:author="Caio Pizzol" w:date="2026-08-03T22:24:00Z" w16du:dateUtc="2026-08-04T02:24:00Z"/>
        </w:rPr>
      </w:pPr>
      <w:ins w:id="25" w:author="Caio Pizzol" w:date="2026-08-03T22:24:00Z" w16du:dateUtc="2026-08-04T02:24:00Z">
        <w:r>
          <w:t>1. No borderBoxPr (expect notation=box)</w:t>
        </w:r>
      </w:ins>
    </w:p>
    <w:p w14:paraId="05BC6CBA" w14:textId="77777777" w:rsidR="00497D0E" w:rsidRDefault="00175807">
      <w:pPr>
        <w:rPr>
          <w:ins w:id="26" w:author="Caio Pizzol" w:date="2026-08-03T22:24:00Z" w16du:dateUtc="2026-08-04T02:24:00Z"/>
        </w:rPr>
      </w:pPr>
      <m:oMathPara>
        <m:oMath>
          <m:borderBox>
            <m:borderBoxPr>
              <m:ctrlPr>
                <w:ins w:id="27" w:author="Caio Pizzol" w:date="2026-08-03T22:24:00Z" w16du:dateUtc="2026-08-04T02:24:00Z">
                  <w:rPr>
                    <w:rFonts w:ascii="Cambria Math" w:hAnsi="Cambria Math"/>
                  </w:rPr>
                </w:ins>
              </m:ctrlPr>
            </m:borderBoxPr>
            <m:e>
              <m:r>
                <w:ins w:id="28" w:author="Caio Pizzol" w:date="2026-08-03T22:24:00Z" w16du:dateUtc="2026-08-04T02:24:00Z">
                  <w:rPr>
                    <w:rFonts w:ascii="Cambria Math" w:hAnsi="Cambria Math"/>
                  </w:rPr>
                  <m:t>abc</m:t>
                </w:ins>
              </m:r>
            </m:e>
          </m:borderBox>
        </m:oMath>
      </m:oMathPara>
    </w:p>
    <w:p w14:paraId="28A3D484" w14:textId="77777777" w:rsidR="00497D0E" w:rsidRDefault="00175807">
      <w:pPr>
        <w:rPr>
          <w:ins w:id="29" w:author="Caio Pizzol" w:date="2026-08-03T22:24:00Z" w16du:dateUtc="2026-08-04T02:24:00Z"/>
        </w:rPr>
      </w:pPr>
      <w:ins w:id="30" w:author="Caio Pizzol" w:date="2026-08-03T22:24:00Z" w16du:dateUtc="2026-08-04T02:24:00Z">
        <w:r>
          <w:t>2. Empty borderBoxPr (expect notation=box)</w:t>
        </w:r>
      </w:ins>
    </w:p>
    <w:p w14:paraId="301CA797" w14:textId="77777777" w:rsidR="00497D0E" w:rsidRDefault="00175807">
      <w:pPr>
        <w:rPr>
          <w:ins w:id="31" w:author="Caio Pizzol" w:date="2026-08-03T22:24:00Z" w16du:dateUtc="2026-08-04T02:24:00Z"/>
        </w:rPr>
      </w:pPr>
      <m:oMathPara>
        <m:oMath>
          <m:borderBox>
            <m:borderBoxPr>
              <m:ctrlPr>
                <w:ins w:id="32" w:author="Caio Pizzol" w:date="2026-08-03T22:24:00Z" w16du:dateUtc="2026-08-04T02:24:00Z">
                  <w:rPr>
                    <w:rFonts w:ascii="Cambria Math" w:hAnsi="Cambria Math"/>
                  </w:rPr>
                </w:ins>
              </m:ctrlPr>
            </m:borderBoxPr>
            <m:e>
              <m:r>
                <w:ins w:id="33" w:author="Caio Pizzol" w:date="2026-08-03T22:24:00Z" w16du:dateUtc="2026-08-04T02:24:00Z">
                  <w:rPr>
                    <w:rFonts w:ascii="Cambria Math" w:hAnsi="Cambria Math"/>
                  </w:rPr>
                  <m:t>abc</m:t>
                </w:ins>
              </m:r>
              <m:r>
                <w:ins w:id="34" w:author="Caio Pizzol" w:date="2026-08-03T22:24:00Z" w16du:dateUtc="2026-08-04T02:24:00Z">
                  <w:rPr>
                    <w:rFonts w:ascii="Cambria Math" w:hAnsi="Cambria Math"/>
                  </w:rPr>
                  <m:t>2</m:t>
                </w:ins>
              </m:r>
            </m:e>
          </m:borderBox>
        </m:oMath>
      </m:oMathPara>
    </w:p>
    <w:p w14:paraId="56562B50" w14:textId="77777777" w:rsidR="00497D0E" w:rsidRDefault="00175807">
      <w:pPr>
        <w:pStyle w:val="Heading1"/>
        <w:rPr>
          <w:ins w:id="35" w:author="Caio Pizzol" w:date="2026-08-03T22:24:00Z" w16du:dateUtc="2026-08-04T02:24:00Z"/>
        </w:rPr>
      </w:pPr>
      <w:ins w:id="36" w:author="Caio Pizzol" w:date="2026-08-03T22:24:00Z" w16du:dateUtc="2026-08-04T02:24:00Z">
        <w:r>
          <w:t>B. ST_OnOff value variants (on m:hideTop)</w:t>
        </w:r>
      </w:ins>
    </w:p>
    <w:p w14:paraId="42C885A3" w14:textId="77777777" w:rsidR="00497D0E" w:rsidRDefault="00175807">
      <w:pPr>
        <w:rPr>
          <w:ins w:id="37" w:author="Caio Pizzol" w:date="2026-08-03T22:24:00Z" w16du:dateUtc="2026-08-04T02:24:00Z"/>
        </w:rPr>
      </w:pPr>
      <w:ins w:id="38" w:author="Caio Pizzol" w:date="2026-08-03T22:24:00Z" w16du:dateUtc="2026-08-04T02:24:00Z">
        <w:r>
          <w:t>3. m:val=1 (expect top hidden)</w:t>
        </w:r>
      </w:ins>
    </w:p>
    <w:p w14:paraId="21BB956F" w14:textId="77777777" w:rsidR="00497D0E" w:rsidRDefault="00175807">
      <w:pPr>
        <w:rPr>
          <w:ins w:id="39" w:author="Caio Pizzol" w:date="2026-08-03T22:24:00Z" w16du:dateUtc="2026-08-04T02:24:00Z"/>
        </w:rPr>
      </w:pPr>
      <m:oMathPara>
        <m:oMath>
          <m:borderBox>
            <m:borderBoxPr>
              <m:hideTop m:val="1"/>
              <m:ctrlPr>
                <w:ins w:id="40" w:author="Caio Pizzol" w:date="2026-08-03T22:24:00Z" w16du:dateUtc="2026-08-04T02:24:00Z">
                  <w:rPr>
                    <w:rFonts w:ascii="Cambria Math" w:hAnsi="Cambria Math"/>
                  </w:rPr>
                </w:ins>
              </m:ctrlPr>
            </m:borderBoxPr>
            <m:e>
              <m:r>
                <w:ins w:id="41" w:author="Caio Pizzol" w:date="2026-08-03T22:24:00Z" w16du:dateUtc="2026-08-04T02:24:00Z">
                  <w:rPr>
                    <w:rFonts w:ascii="Cambria Math" w:hAnsi="Cambria Math"/>
                  </w:rPr>
                  <m:t>T</m:t>
                </w:ins>
              </m:r>
              <m:r>
                <w:ins w:id="42" w:author="Caio Pizzol" w:date="2026-08-03T22:24:00Z" w16du:dateUtc="2026-08-04T02:24:00Z">
                  <w:rPr>
                    <w:rFonts w:ascii="Cambria Math" w:hAnsi="Cambria Math"/>
                  </w:rPr>
                  <m:t>1</m:t>
                </w:ins>
              </m:r>
            </m:e>
          </m:borderBox>
        </m:oMath>
      </m:oMathPara>
    </w:p>
    <w:p w14:paraId="34608749" w14:textId="77777777" w:rsidR="00497D0E" w:rsidRDefault="00175807">
      <w:pPr>
        <w:rPr>
          <w:ins w:id="43" w:author="Caio Pizzol" w:date="2026-08-03T22:24:00Z" w16du:dateUtc="2026-08-04T02:24:00Z"/>
        </w:rPr>
      </w:pPr>
      <w:ins w:id="44" w:author="Caio Pizzol" w:date="2026-08-03T22:24:00Z" w16du:dateUtc="2026-08-04T02:24:00Z">
        <w:r>
          <w:t>4. m:val=true (expect top hidden)</w:t>
        </w:r>
      </w:ins>
    </w:p>
    <w:p w14:paraId="7632CBB1" w14:textId="77777777" w:rsidR="00497D0E" w:rsidRDefault="00175807">
      <w:pPr>
        <w:rPr>
          <w:ins w:id="45" w:author="Caio Pizzol" w:date="2026-08-03T22:24:00Z" w16du:dateUtc="2026-08-04T02:24:00Z"/>
        </w:rPr>
      </w:pPr>
      <m:oMathPara>
        <m:oMath>
          <m:borderBox>
            <m:borderBoxPr>
              <m:hideTop m:val="1"/>
              <m:ctrlPr>
                <w:ins w:id="46" w:author="Caio Pizzol" w:date="2026-08-03T22:24:00Z" w16du:dateUtc="2026-08-04T02:24:00Z">
                  <w:rPr>
                    <w:rFonts w:ascii="Cambria Math" w:hAnsi="Cambria Math"/>
                  </w:rPr>
                </w:ins>
              </m:ctrlPr>
            </m:borderBoxPr>
            <m:e>
              <m:r>
                <w:ins w:id="47" w:author="Caio Pizzol" w:date="2026-08-03T22:24:00Z" w16du:dateUtc="2026-08-04T02:24:00Z">
                  <w:rPr>
                    <w:rFonts w:ascii="Cambria Math" w:hAnsi="Cambria Math"/>
                  </w:rPr>
                  <m:t>Ttr</m:t>
                </w:ins>
              </m:r>
            </m:e>
          </m:borderBox>
        </m:oMath>
      </m:oMathPara>
    </w:p>
    <w:p w14:paraId="15BD2CC8" w14:textId="77777777" w:rsidR="00497D0E" w:rsidRDefault="00175807">
      <w:pPr>
        <w:rPr>
          <w:ins w:id="48" w:author="Caio Pizzol" w:date="2026-08-03T22:24:00Z" w16du:dateUtc="2026-08-04T02:24:00Z"/>
        </w:rPr>
      </w:pPr>
      <w:ins w:id="49" w:author="Caio Pizzol" w:date="2026-08-03T22:24:00Z" w16du:dateUtc="2026-08-04T02:24:00Z">
        <w:r>
          <w:t>5. m:val=on (Annex L.6.1.3 uses this — expect top hidden)</w:t>
        </w:r>
      </w:ins>
    </w:p>
    <w:p w14:paraId="156BA24A" w14:textId="77777777" w:rsidR="00497D0E" w:rsidRDefault="00175807">
      <w:pPr>
        <w:rPr>
          <w:ins w:id="50" w:author="Caio Pizzol" w:date="2026-08-03T22:24:00Z" w16du:dateUtc="2026-08-04T02:24:00Z"/>
        </w:rPr>
      </w:pPr>
      <m:oMathPara>
        <m:oMath>
          <m:borderBox>
            <m:borderBoxPr>
              <m:hideTop m:val="1"/>
              <m:ctrlPr>
                <w:ins w:id="51" w:author="Caio Pizzol" w:date="2026-08-03T22:24:00Z" w16du:dateUtc="2026-08-04T02:24:00Z">
                  <w:rPr>
                    <w:rFonts w:ascii="Cambria Math" w:hAnsi="Cambria Math"/>
                  </w:rPr>
                </w:ins>
              </m:ctrlPr>
            </m:borderBoxPr>
            <m:e>
              <m:r>
                <w:ins w:id="52" w:author="Caio Pizzol" w:date="2026-08-03T22:24:00Z" w16du:dateUtc="2026-08-04T02:24:00Z">
                  <w:rPr>
                    <w:rFonts w:ascii="Cambria Math" w:hAnsi="Cambria Math"/>
                  </w:rPr>
                  <m:t>Ton</m:t>
                </w:ins>
              </m:r>
            </m:e>
          </m:borderBox>
        </m:oMath>
      </m:oMathPara>
    </w:p>
    <w:p w14:paraId="5D3DBC1C" w14:textId="77777777" w:rsidR="00497D0E" w:rsidRDefault="00175807">
      <w:pPr>
        <w:rPr>
          <w:ins w:id="53" w:author="Caio Pizzol" w:date="2026-08-03T22:24:00Z" w16du:dateUtc="2026-08-04T02:24:00Z"/>
        </w:rPr>
      </w:pPr>
      <w:ins w:id="54" w:author="Caio Pizzol" w:date="2026-08-03T22:24:00Z" w16du:dateUtc="2026-08-04T02:24:00Z">
        <w:r>
          <w:t>6. Bare tag hideTop/ (expect top hidden — spec default val=1)</w:t>
        </w:r>
      </w:ins>
    </w:p>
    <w:p w14:paraId="24666619" w14:textId="77777777" w:rsidR="00497D0E" w:rsidRDefault="00175807">
      <w:pPr>
        <w:rPr>
          <w:ins w:id="55" w:author="Caio Pizzol" w:date="2026-08-03T22:24:00Z" w16du:dateUtc="2026-08-04T02:24:00Z"/>
        </w:rPr>
      </w:pPr>
      <m:oMathPara>
        <m:oMath>
          <m:borderBox>
            <m:borderBoxPr>
              <m:hideTop m:val="1"/>
              <m:ctrlPr>
                <w:ins w:id="56" w:author="Caio Pizzol" w:date="2026-08-03T22:24:00Z" w16du:dateUtc="2026-08-04T02:24:00Z">
                  <w:rPr>
                    <w:rFonts w:ascii="Cambria Math" w:hAnsi="Cambria Math"/>
                  </w:rPr>
                </w:ins>
              </m:ctrlPr>
            </m:borderBoxPr>
            <m:e>
              <m:r>
                <w:ins w:id="57" w:author="Caio Pizzol" w:date="2026-08-03T22:24:00Z" w16du:dateUtc="2026-08-04T02:24:00Z">
                  <w:rPr>
                    <w:rFonts w:ascii="Cambria Math" w:hAnsi="Cambria Math"/>
                  </w:rPr>
                  <m:t>Tbr</m:t>
                </w:ins>
              </m:r>
            </m:e>
          </m:borderBox>
        </m:oMath>
      </m:oMathPara>
    </w:p>
    <w:p w14:paraId="0767A474" w14:textId="77777777" w:rsidR="00497D0E" w:rsidRDefault="00175807">
      <w:pPr>
        <w:rPr>
          <w:ins w:id="58" w:author="Caio Pizzol" w:date="2026-08-03T22:24:00Z" w16du:dateUtc="2026-08-04T02:24:00Z"/>
        </w:rPr>
      </w:pPr>
      <w:ins w:id="59" w:author="Caio Pizzol" w:date="2026-08-03T22:24:00Z" w16du:dateUtc="2026-08-04T02:24:00Z">
        <w:r>
          <w:t>7. m:val=0 (expect NOT hidden)</w:t>
        </w:r>
      </w:ins>
    </w:p>
    <w:p w14:paraId="2E1CA1AD" w14:textId="77777777" w:rsidR="00497D0E" w:rsidRDefault="00175807">
      <w:pPr>
        <w:rPr>
          <w:ins w:id="60" w:author="Caio Pizzol" w:date="2026-08-03T22:24:00Z" w16du:dateUtc="2026-08-04T02:24:00Z"/>
        </w:rPr>
      </w:pPr>
      <m:oMathPara>
        <m:oMath>
          <m:borderBox>
            <m:borderBoxPr>
              <m:ctrlPr>
                <w:ins w:id="61" w:author="Caio Pizzol" w:date="2026-08-03T22:24:00Z" w16du:dateUtc="2026-08-04T02:24:00Z">
                  <w:rPr>
                    <w:rFonts w:ascii="Cambria Math" w:hAnsi="Cambria Math"/>
                  </w:rPr>
                </w:ins>
              </m:ctrlPr>
            </m:borderBoxPr>
            <m:e>
              <m:r>
                <w:ins w:id="62" w:author="Caio Pizzol" w:date="2026-08-03T22:24:00Z" w16du:dateUtc="2026-08-04T02:24:00Z">
                  <w:rPr>
                    <w:rFonts w:ascii="Cambria Math" w:hAnsi="Cambria Math"/>
                  </w:rPr>
                  <m:t>T</m:t>
                </w:ins>
              </m:r>
              <m:r>
                <w:ins w:id="63" w:author="Caio Pizzol" w:date="2026-08-03T22:24:00Z" w16du:dateUtc="2026-08-04T02:24:00Z">
                  <w:rPr>
                    <w:rFonts w:ascii="Cambria Math" w:hAnsi="Cambria Math"/>
                  </w:rPr>
                  <m:t>0</m:t>
                </w:ins>
              </m:r>
            </m:e>
          </m:borderBox>
        </m:oMath>
      </m:oMathPara>
    </w:p>
    <w:p w14:paraId="1B7331C8" w14:textId="77777777" w:rsidR="00497D0E" w:rsidRDefault="00175807">
      <w:pPr>
        <w:rPr>
          <w:ins w:id="64" w:author="Caio Pizzol" w:date="2026-08-03T22:24:00Z" w16du:dateUtc="2026-08-04T02:24:00Z"/>
        </w:rPr>
      </w:pPr>
      <w:ins w:id="65" w:author="Caio Pizzol" w:date="2026-08-03T22:24:00Z" w16du:dateUtc="2026-08-04T02:24:00Z">
        <w:r>
          <w:t>8. m:val=false (expect NOT hidden)</w:t>
        </w:r>
      </w:ins>
    </w:p>
    <w:p w14:paraId="2D498785" w14:textId="77777777" w:rsidR="00497D0E" w:rsidRDefault="00175807">
      <w:pPr>
        <w:rPr>
          <w:ins w:id="66" w:author="Caio Pizzol" w:date="2026-08-03T22:24:00Z" w16du:dateUtc="2026-08-04T02:24:00Z"/>
        </w:rPr>
      </w:pPr>
      <m:oMathPara>
        <m:oMath>
          <m:borderBox>
            <m:borderBoxPr>
              <m:ctrlPr>
                <w:ins w:id="67" w:author="Caio Pizzol" w:date="2026-08-03T22:24:00Z" w16du:dateUtc="2026-08-04T02:24:00Z">
                  <w:rPr>
                    <w:rFonts w:ascii="Cambria Math" w:hAnsi="Cambria Math"/>
                  </w:rPr>
                </w:ins>
              </m:ctrlPr>
            </m:borderBoxPr>
            <m:e>
              <m:r>
                <w:ins w:id="68" w:author="Caio Pizzol" w:date="2026-08-03T22:24:00Z" w16du:dateUtc="2026-08-04T02:24:00Z">
                  <w:rPr>
                    <w:rFonts w:ascii="Cambria Math" w:hAnsi="Cambria Math"/>
                  </w:rPr>
                  <m:t>Tf</m:t>
                </w:ins>
              </m:r>
            </m:e>
          </m:borderBox>
        </m:oMath>
      </m:oMathPara>
    </w:p>
    <w:p w14:paraId="78E0C631" w14:textId="77777777" w:rsidR="00497D0E" w:rsidRDefault="00175807">
      <w:pPr>
        <w:pStyle w:val="Heading1"/>
        <w:rPr>
          <w:ins w:id="69" w:author="Caio Pizzol" w:date="2026-08-03T22:24:00Z" w16du:dateUtc="2026-08-04T02:24:00Z"/>
        </w:rPr>
      </w:pPr>
      <w:ins w:id="70" w:author="Caio Pizzol" w:date="2026-08-03T22:24:00Z" w16du:dateUtc="2026-08-04T02:24:00Z">
        <w:r>
          <w:lastRenderedPageBreak/>
          <w:t>C. Individual hide flags in isolation</w:t>
        </w:r>
      </w:ins>
    </w:p>
    <w:p w14:paraId="62202D93" w14:textId="77777777" w:rsidR="00497D0E" w:rsidRDefault="00175807">
      <w:pPr>
        <w:rPr>
          <w:ins w:id="71" w:author="Caio Pizzol" w:date="2026-08-03T22:24:00Z" w16du:dateUtc="2026-08-04T02:24:00Z"/>
        </w:rPr>
      </w:pPr>
      <w:ins w:id="72" w:author="Caio Pizzol" w:date="2026-08-03T22:24:00Z" w16du:dateUtc="2026-08-04T02:24:00Z">
        <w:r>
          <w:t>9. hideBot only (expect top left right)</w:t>
        </w:r>
      </w:ins>
    </w:p>
    <w:p w14:paraId="07815046" w14:textId="77777777" w:rsidR="00497D0E" w:rsidRDefault="00175807">
      <w:pPr>
        <w:rPr>
          <w:ins w:id="73" w:author="Caio Pizzol" w:date="2026-08-03T22:24:00Z" w16du:dateUtc="2026-08-04T02:24:00Z"/>
        </w:rPr>
      </w:pPr>
      <m:oMathPara>
        <m:oMath>
          <m:borderBox>
            <m:borderBoxPr>
              <m:hideBot m:val="1"/>
              <m:ctrlPr>
                <w:ins w:id="74" w:author="Caio Pizzol" w:date="2026-08-03T22:24:00Z" w16du:dateUtc="2026-08-04T02:24:00Z">
                  <w:rPr>
                    <w:rFonts w:ascii="Cambria Math" w:hAnsi="Cambria Math"/>
                  </w:rPr>
                </w:ins>
              </m:ctrlPr>
            </m:borderBoxPr>
            <m:e>
              <m:r>
                <w:ins w:id="75" w:author="Caio Pizzol" w:date="2026-08-03T22:24:00Z" w16du:dateUtc="2026-08-04T02:24:00Z">
                  <w:rPr>
                    <w:rFonts w:ascii="Cambria Math" w:hAnsi="Cambria Math"/>
                  </w:rPr>
                  <m:t>B</m:t>
                </w:ins>
              </m:r>
            </m:e>
          </m:borderBox>
        </m:oMath>
      </m:oMathPara>
    </w:p>
    <w:p w14:paraId="06F1482D" w14:textId="77777777" w:rsidR="00497D0E" w:rsidRDefault="00175807">
      <w:pPr>
        <w:rPr>
          <w:ins w:id="76" w:author="Caio Pizzol" w:date="2026-08-03T22:24:00Z" w16du:dateUtc="2026-08-04T02:24:00Z"/>
        </w:rPr>
      </w:pPr>
      <w:ins w:id="77" w:author="Caio Pizzol" w:date="2026-08-03T22:24:00Z" w16du:dateUtc="2026-08-04T02:24:00Z">
        <w:r>
          <w:t>10. hideLeft only (expect top bottom right)</w:t>
        </w:r>
      </w:ins>
    </w:p>
    <w:p w14:paraId="716AA968" w14:textId="77777777" w:rsidR="00497D0E" w:rsidRDefault="00175807">
      <w:pPr>
        <w:rPr>
          <w:ins w:id="78" w:author="Caio Pizzol" w:date="2026-08-03T22:24:00Z" w16du:dateUtc="2026-08-04T02:24:00Z"/>
        </w:rPr>
      </w:pPr>
      <m:oMathPara>
        <m:oMath>
          <m:borderBox>
            <m:borderBoxPr>
              <m:hideLeft m:val="1"/>
              <m:ctrlPr>
                <w:ins w:id="79" w:author="Caio Pizzol" w:date="2026-08-03T22:24:00Z" w16du:dateUtc="2026-08-04T02:24:00Z">
                  <w:rPr>
                    <w:rFonts w:ascii="Cambria Math" w:hAnsi="Cambria Math"/>
                  </w:rPr>
                </w:ins>
              </m:ctrlPr>
            </m:borderBoxPr>
            <m:e>
              <m:r>
                <w:ins w:id="80" w:author="Caio Pizzol" w:date="2026-08-03T22:24:00Z" w16du:dateUtc="2026-08-04T02:24:00Z">
                  <w:rPr>
                    <w:rFonts w:ascii="Cambria Math" w:hAnsi="Cambria Math"/>
                  </w:rPr>
                  <m:t>L</m:t>
                </w:ins>
              </m:r>
            </m:e>
          </m:borderBox>
        </m:oMath>
      </m:oMathPara>
    </w:p>
    <w:p w14:paraId="23F1EA6D" w14:textId="77777777" w:rsidR="00497D0E" w:rsidRDefault="00175807">
      <w:pPr>
        <w:rPr>
          <w:ins w:id="81" w:author="Caio Pizzol" w:date="2026-08-03T22:24:00Z" w16du:dateUtc="2026-08-04T02:24:00Z"/>
        </w:rPr>
      </w:pPr>
      <w:ins w:id="82" w:author="Caio Pizzol" w:date="2026-08-03T22:24:00Z" w16du:dateUtc="2026-08-04T02:24:00Z">
        <w:r>
          <w:t>11. hideRight only (expect top bottom left)</w:t>
        </w:r>
      </w:ins>
    </w:p>
    <w:p w14:paraId="12BB23CE" w14:textId="77777777" w:rsidR="00497D0E" w:rsidRDefault="00175807">
      <w:pPr>
        <w:rPr>
          <w:ins w:id="83" w:author="Caio Pizzol" w:date="2026-08-03T22:24:00Z" w16du:dateUtc="2026-08-04T02:24:00Z"/>
        </w:rPr>
      </w:pPr>
      <m:oMathPara>
        <m:oMath>
          <m:borderBox>
            <m:borderBoxPr>
              <m:hideRight m:val="1"/>
              <m:ctrlPr>
                <w:ins w:id="84" w:author="Caio Pizzol" w:date="2026-08-03T22:24:00Z" w16du:dateUtc="2026-08-04T02:24:00Z">
                  <w:rPr>
                    <w:rFonts w:ascii="Cambria Math" w:hAnsi="Cambria Math"/>
                  </w:rPr>
                </w:ins>
              </m:ctrlPr>
            </m:borderBoxPr>
            <m:e>
              <m:r>
                <w:ins w:id="85" w:author="Caio Pizzol" w:date="2026-08-03T22:24:00Z" w16du:dateUtc="2026-08-04T02:24:00Z">
                  <w:rPr>
                    <w:rFonts w:ascii="Cambria Math" w:hAnsi="Cambria Math"/>
                  </w:rPr>
                  <m:t>R</m:t>
                </w:ins>
              </m:r>
            </m:e>
          </m:borderBox>
        </m:oMath>
      </m:oMathPara>
    </w:p>
    <w:p w14:paraId="30593EE6" w14:textId="77777777" w:rsidR="00497D0E" w:rsidRDefault="00175807">
      <w:pPr>
        <w:rPr>
          <w:ins w:id="86" w:author="Caio Pizzol" w:date="2026-08-03T22:24:00Z" w16du:dateUtc="2026-08-04T02:24:00Z"/>
        </w:rPr>
      </w:pPr>
      <w:ins w:id="87" w:author="Caio Pizzol" w:date="2026-08-03T22:24:00Z" w16du:dateUtc="2026-08-04T02:24:00Z">
        <w:r>
          <w:t>12. hideTop + hideRight — spec §22.1.2.12 example (expect bottom left)</w:t>
        </w:r>
      </w:ins>
    </w:p>
    <w:p w14:paraId="6ACEC5B5" w14:textId="77777777" w:rsidR="00497D0E" w:rsidRDefault="00175807">
      <w:pPr>
        <w:rPr>
          <w:ins w:id="88" w:author="Caio Pizzol" w:date="2026-08-03T22:24:00Z" w16du:dateUtc="2026-08-04T02:24:00Z"/>
        </w:rPr>
      </w:pPr>
      <m:oMathPara>
        <m:oMath>
          <m:borderBox>
            <m:borderBoxPr>
              <m:hideTop m:val="1"/>
              <m:hideRight m:val="1"/>
              <m:ctrlPr>
                <w:ins w:id="89" w:author="Caio Pizzol" w:date="2026-08-03T22:24:00Z" w16du:dateUtc="2026-08-04T02:24:00Z">
                  <w:rPr>
                    <w:rFonts w:ascii="Cambria Math" w:hAnsi="Cambria Math"/>
                  </w:rPr>
                </w:ins>
              </m:ctrlPr>
            </m:borderBoxPr>
            <m:e>
              <m:r>
                <w:ins w:id="90" w:author="Caio Pizzol" w:date="2026-08-03T22:24:00Z" w16du:dateUtc="2026-08-04T02:24:00Z">
                  <w:rPr>
                    <w:rFonts w:ascii="Cambria Math" w:hAnsi="Cambria Math"/>
                  </w:rPr>
                  <m:t>x</m:t>
                </w:ins>
              </m:r>
            </m:e>
          </m:borderBox>
        </m:oMath>
      </m:oMathPara>
    </w:p>
    <w:p w14:paraId="1983ADE3" w14:textId="77777777" w:rsidR="00497D0E" w:rsidRDefault="00175807">
      <w:pPr>
        <w:rPr>
          <w:ins w:id="91" w:author="Caio Pizzol" w:date="2026-08-03T22:24:00Z" w16du:dateUtc="2026-08-04T02:24:00Z"/>
        </w:rPr>
      </w:pPr>
      <w:ins w:id="92" w:author="Caio Pizzol" w:date="2026-08-03T22:24:00Z" w16du:dateUtc="2026-08-04T02:24:00Z">
        <w:r>
          <w:t>13. All four hides, no strikes (expect fallback to mrow, no border)</w:t>
        </w:r>
      </w:ins>
    </w:p>
    <w:p w14:paraId="6BB29DFA" w14:textId="77777777" w:rsidR="00497D0E" w:rsidRDefault="00175807">
      <w:pPr>
        <w:rPr>
          <w:ins w:id="93" w:author="Caio Pizzol" w:date="2026-08-03T22:24:00Z" w16du:dateUtc="2026-08-04T02:24:00Z"/>
        </w:rPr>
      </w:pPr>
      <m:oMathPara>
        <m:oMath>
          <m:borderBox>
            <m:borderBoxPr>
              <m:hideTop m:val="1"/>
              <m:hideBot m:val="1"/>
              <m:hideLeft m:val="1"/>
              <m:hideRight m:val="1"/>
              <m:ctrlPr>
                <w:ins w:id="94" w:author="Caio Pizzol" w:date="2026-08-03T22:24:00Z" w16du:dateUtc="2026-08-04T02:24:00Z">
                  <w:rPr>
                    <w:rFonts w:ascii="Cambria Math" w:hAnsi="Cambria Math"/>
                  </w:rPr>
                </w:ins>
              </m:ctrlPr>
            </m:borderBoxPr>
            <m:e>
              <m:r>
                <w:ins w:id="95" w:author="Caio Pizzol" w:date="2026-08-03T22:24:00Z" w16du:dateUtc="2026-08-04T02:24:00Z">
                  <w:rPr>
                    <w:rFonts w:ascii="Cambria Math" w:hAnsi="Cambria Math"/>
                  </w:rPr>
                  <m:t>nobdr</m:t>
                </w:ins>
              </m:r>
            </m:e>
          </m:borderBox>
        </m:oMath>
      </m:oMathPara>
    </w:p>
    <w:p w14:paraId="3E6368B8" w14:textId="77777777" w:rsidR="00497D0E" w:rsidRDefault="00175807">
      <w:pPr>
        <w:pStyle w:val="Heading1"/>
        <w:rPr>
          <w:ins w:id="96" w:author="Caio Pizzol" w:date="2026-08-03T22:24:00Z" w16du:dateUtc="2026-08-04T02:24:00Z"/>
        </w:rPr>
      </w:pPr>
      <w:ins w:id="97" w:author="Caio Pizzol" w:date="2026-08-03T22:24:00Z" w16du:dateUtc="2026-08-04T02:24:00Z">
        <w:r>
          <w:t>D. Strike directions (all borders hidden)</w:t>
        </w:r>
      </w:ins>
    </w:p>
    <w:p w14:paraId="06B54013" w14:textId="77777777" w:rsidR="00497D0E" w:rsidRDefault="00175807">
      <w:pPr>
        <w:rPr>
          <w:ins w:id="98" w:author="Caio Pizzol" w:date="2026-08-03T22:24:00Z" w16du:dateUtc="2026-08-04T02:24:00Z"/>
        </w:rPr>
      </w:pPr>
      <w:ins w:id="99" w:author="Caio Pizzol" w:date="2026-08-03T22:24:00Z" w16du:dateUtc="2026-08-04T02:24:00Z">
        <w:r>
          <w:t>14. strikeBLTR alone (BL to TR = slash = updiagonalstrike)</w:t>
        </w:r>
      </w:ins>
    </w:p>
    <w:p w14:paraId="7267DB96" w14:textId="77777777" w:rsidR="00497D0E" w:rsidRDefault="00175807">
      <w:pPr>
        <w:rPr>
          <w:ins w:id="100" w:author="Caio Pizzol" w:date="2026-08-03T22:24:00Z" w16du:dateUtc="2026-08-04T02:24:00Z"/>
        </w:rPr>
      </w:pPr>
      <m:oMathPara>
        <m:oMath>
          <m:borderBox>
            <m:borderBoxPr>
              <m:hideTop m:val="1"/>
              <m:hideBot m:val="1"/>
              <m:hideLeft m:val="1"/>
              <m:hideRight m:val="1"/>
              <m:strikeBLTR m:val="1"/>
              <m:ctrlPr>
                <w:ins w:id="101" w:author="Caio Pizzol" w:date="2026-08-03T22:24:00Z" w16du:dateUtc="2026-08-04T02:24:00Z">
                  <w:rPr>
                    <w:rFonts w:ascii="Cambria Math" w:hAnsi="Cambria Math"/>
                  </w:rPr>
                </w:ins>
              </m:ctrlPr>
            </m:borderBoxPr>
            <m:e>
              <m:r>
                <w:ins w:id="102" w:author="Caio Pizzol" w:date="2026-08-03T22:24:00Z" w16du:dateUtc="2026-08-04T02:24:00Z">
                  <w:rPr>
                    <w:rFonts w:ascii="Cambria Math" w:hAnsi="Cambria Math"/>
                  </w:rPr>
                  <m:t>BLTR</m:t>
                </w:ins>
              </m:r>
            </m:e>
          </m:borderBox>
        </m:oMath>
      </m:oMathPara>
    </w:p>
    <w:p w14:paraId="155FFCA9" w14:textId="77777777" w:rsidR="00497D0E" w:rsidRDefault="00175807">
      <w:pPr>
        <w:rPr>
          <w:ins w:id="103" w:author="Caio Pizzol" w:date="2026-08-03T22:24:00Z" w16du:dateUtc="2026-08-04T02:24:00Z"/>
        </w:rPr>
      </w:pPr>
      <w:ins w:id="104" w:author="Caio Pizzol" w:date="2026-08-03T22:24:00Z" w16du:dateUtc="2026-08-04T02:24:00Z">
        <w:r>
          <w:t>15. strikeTLBR alone (TL to BR = backslash = downdiagonalstrike)</w:t>
        </w:r>
      </w:ins>
    </w:p>
    <w:p w14:paraId="1E6C99EA" w14:textId="77777777" w:rsidR="00497D0E" w:rsidRDefault="00175807">
      <w:pPr>
        <w:rPr>
          <w:ins w:id="105" w:author="Caio Pizzol" w:date="2026-08-03T22:24:00Z" w16du:dateUtc="2026-08-04T02:24:00Z"/>
        </w:rPr>
      </w:pPr>
      <m:oMathPara>
        <m:oMath>
          <m:borderBox>
            <m:borderBoxPr>
              <m:hideTop m:val="1"/>
              <m:hideBot m:val="1"/>
              <m:hideLeft m:val="1"/>
              <m:hideRight m:val="1"/>
              <m:strikeTLBR m:val="1"/>
              <m:ctrlPr>
                <w:ins w:id="106" w:author="Caio Pizzol" w:date="2026-08-03T22:24:00Z" w16du:dateUtc="2026-08-04T02:24:00Z">
                  <w:rPr>
                    <w:rFonts w:ascii="Cambria Math" w:hAnsi="Cambria Math"/>
                  </w:rPr>
                </w:ins>
              </m:ctrlPr>
            </m:borderBoxPr>
            <m:e>
              <m:r>
                <w:ins w:id="107" w:author="Caio Pizzol" w:date="2026-08-03T22:24:00Z" w16du:dateUtc="2026-08-04T02:24:00Z">
                  <w:rPr>
                    <w:rFonts w:ascii="Cambria Math" w:hAnsi="Cambria Math"/>
                  </w:rPr>
                  <m:t>TLBR</m:t>
                </w:ins>
              </m:r>
            </m:e>
          </m:borderBox>
        </m:oMath>
      </m:oMathPara>
    </w:p>
    <w:p w14:paraId="47597A87" w14:textId="77777777" w:rsidR="00497D0E" w:rsidRDefault="00175807">
      <w:pPr>
        <w:rPr>
          <w:ins w:id="108" w:author="Caio Pizzol" w:date="2026-08-03T22:24:00Z" w16du:dateUtc="2026-08-04T02:24:00Z"/>
        </w:rPr>
      </w:pPr>
      <w:ins w:id="109" w:author="Caio Pizzol" w:date="2026-08-03T22:24:00Z" w16du:dateUtc="2026-08-04T02:24:00Z">
        <w:r>
          <w:t>16. strikeH alone (horizontalstrike)</w:t>
        </w:r>
      </w:ins>
    </w:p>
    <w:p w14:paraId="4EBE62AF" w14:textId="77777777" w:rsidR="00497D0E" w:rsidRDefault="00175807">
      <w:pPr>
        <w:rPr>
          <w:ins w:id="110" w:author="Caio Pizzol" w:date="2026-08-03T22:24:00Z" w16du:dateUtc="2026-08-04T02:24:00Z"/>
        </w:rPr>
      </w:pPr>
      <m:oMathPara>
        <m:oMath>
          <m:borderBox>
            <m:borderBoxPr>
              <m:hideTop m:val="1"/>
              <m:hideBot m:val="1"/>
              <m:hideLeft m:val="1"/>
              <m:hideRight m:val="1"/>
              <m:strikeH m:val="1"/>
              <m:ctrlPr>
                <w:ins w:id="111" w:author="Caio Pizzol" w:date="2026-08-03T22:24:00Z" w16du:dateUtc="2026-08-04T02:24:00Z">
                  <w:rPr>
                    <w:rFonts w:ascii="Cambria Math" w:hAnsi="Cambria Math"/>
                  </w:rPr>
                </w:ins>
              </m:ctrlPr>
            </m:borderBoxPr>
            <m:e>
              <m:r>
                <w:ins w:id="112" w:author="Caio Pizzol" w:date="2026-08-03T22:24:00Z" w16du:dateUtc="2026-08-04T02:24:00Z">
                  <w:rPr>
                    <w:rFonts w:ascii="Cambria Math" w:hAnsi="Cambria Math"/>
                  </w:rPr>
                  <m:t>H</m:t>
                </w:ins>
              </m:r>
            </m:e>
          </m:borderBox>
        </m:oMath>
      </m:oMathPara>
    </w:p>
    <w:p w14:paraId="78DCC503" w14:textId="77777777" w:rsidR="00497D0E" w:rsidRDefault="00175807">
      <w:pPr>
        <w:rPr>
          <w:ins w:id="113" w:author="Caio Pizzol" w:date="2026-08-03T22:24:00Z" w16du:dateUtc="2026-08-04T02:24:00Z"/>
        </w:rPr>
      </w:pPr>
      <w:ins w:id="114" w:author="Caio Pizzol" w:date="2026-08-03T22:24:00Z" w16du:dateUtc="2026-08-04T02:24:00Z">
        <w:r>
          <w:t>17. strikeV alone (verticalstrike)</w:t>
        </w:r>
      </w:ins>
    </w:p>
    <w:p w14:paraId="487F0471" w14:textId="77777777" w:rsidR="00497D0E" w:rsidRDefault="00175807">
      <w:pPr>
        <w:rPr>
          <w:ins w:id="115" w:author="Caio Pizzol" w:date="2026-08-03T22:24:00Z" w16du:dateUtc="2026-08-04T02:24:00Z"/>
        </w:rPr>
      </w:pPr>
      <m:oMathPara>
        <m:oMath>
          <m:borderBox>
            <m:borderBoxPr>
              <m:hideTop m:val="1"/>
              <m:hideBot m:val="1"/>
              <m:hideLeft m:val="1"/>
              <m:hideRight m:val="1"/>
              <m:strikeV m:val="1"/>
              <m:ctrlPr>
                <w:ins w:id="116" w:author="Caio Pizzol" w:date="2026-08-03T22:24:00Z" w16du:dateUtc="2026-08-04T02:24:00Z">
                  <w:rPr>
                    <w:rFonts w:ascii="Cambria Math" w:hAnsi="Cambria Math"/>
                  </w:rPr>
                </w:ins>
              </m:ctrlPr>
            </m:borderBoxPr>
            <m:e>
              <m:r>
                <w:ins w:id="117" w:author="Caio Pizzol" w:date="2026-08-03T22:24:00Z" w16du:dateUtc="2026-08-04T02:24:00Z">
                  <w:rPr>
                    <w:rFonts w:ascii="Cambria Math" w:hAnsi="Cambria Math"/>
                  </w:rPr>
                  <m:t>V</m:t>
                </w:ins>
              </m:r>
            </m:e>
          </m:borderBox>
        </m:oMath>
      </m:oMathPara>
    </w:p>
    <w:p w14:paraId="4BDA42BC" w14:textId="77777777" w:rsidR="00497D0E" w:rsidRDefault="00175807">
      <w:pPr>
        <w:pStyle w:val="Heading1"/>
        <w:rPr>
          <w:ins w:id="118" w:author="Caio Pizzol" w:date="2026-08-03T22:24:00Z" w16du:dateUtc="2026-08-04T02:24:00Z"/>
        </w:rPr>
      </w:pPr>
      <w:ins w:id="119" w:author="Caio Pizzol" w:date="2026-08-03T22:24:00Z" w16du:dateUtc="2026-08-04T02:24:00Z">
        <w:r>
          <w:t>E. Strike combinations</w:t>
        </w:r>
      </w:ins>
    </w:p>
    <w:p w14:paraId="0F3EFE6A" w14:textId="77777777" w:rsidR="00497D0E" w:rsidRDefault="00175807">
      <w:pPr>
        <w:rPr>
          <w:ins w:id="120" w:author="Caio Pizzol" w:date="2026-08-03T22:24:00Z" w16du:dateUtc="2026-08-04T02:24:00Z"/>
        </w:rPr>
      </w:pPr>
      <w:ins w:id="121" w:author="Caio Pizzol" w:date="2026-08-03T22:24:00Z" w16du:dateUtc="2026-08-04T02:24:00Z">
        <w:r>
          <w:t>18. strikeBLTR + strikeTLBR = X pattern</w:t>
        </w:r>
      </w:ins>
    </w:p>
    <w:p w14:paraId="7EB2F35C" w14:textId="77777777" w:rsidR="00497D0E" w:rsidRDefault="00175807">
      <w:pPr>
        <w:rPr>
          <w:ins w:id="122" w:author="Caio Pizzol" w:date="2026-08-03T22:24:00Z" w16du:dateUtc="2026-08-04T02:24:00Z"/>
        </w:rPr>
      </w:pPr>
      <m:oMathPara>
        <m:oMath>
          <m:borderBox>
            <m:borderBoxPr>
              <m:hideTop m:val="1"/>
              <m:hideBot m:val="1"/>
              <m:hideLeft m:val="1"/>
              <m:hideRight m:val="1"/>
              <m:strikeBLTR m:val="1"/>
              <m:strikeTLBR m:val="1"/>
              <m:ctrlPr>
                <w:ins w:id="123" w:author="Caio Pizzol" w:date="2026-08-03T22:24:00Z" w16du:dateUtc="2026-08-04T02:24:00Z">
                  <w:rPr>
                    <w:rFonts w:ascii="Cambria Math" w:hAnsi="Cambria Math"/>
                  </w:rPr>
                </w:ins>
              </m:ctrlPr>
            </m:borderBoxPr>
            <m:e>
              <m:r>
                <w:ins w:id="124" w:author="Caio Pizzol" w:date="2026-08-03T22:24:00Z" w16du:dateUtc="2026-08-04T02:24:00Z">
                  <w:rPr>
                    <w:rFonts w:ascii="Cambria Math" w:hAnsi="Cambria Math"/>
                  </w:rPr>
                  <m:t>X</m:t>
                </w:ins>
              </m:r>
            </m:e>
          </m:borderBox>
        </m:oMath>
      </m:oMathPara>
    </w:p>
    <w:p w14:paraId="322EFBDF" w14:textId="77777777" w:rsidR="00497D0E" w:rsidRDefault="00175807">
      <w:pPr>
        <w:rPr>
          <w:ins w:id="125" w:author="Caio Pizzol" w:date="2026-08-03T22:24:00Z" w16du:dateUtc="2026-08-04T02:24:00Z"/>
        </w:rPr>
      </w:pPr>
      <w:ins w:id="126" w:author="Caio Pizzol" w:date="2026-08-03T22:24:00Z" w16du:dateUtc="2026-08-04T02:24:00Z">
        <w:r>
          <w:t>19. All four strikes</w:t>
        </w:r>
      </w:ins>
    </w:p>
    <w:p w14:paraId="4F815F9F" w14:textId="77777777" w:rsidR="00497D0E" w:rsidRDefault="00175807">
      <w:pPr>
        <w:rPr>
          <w:ins w:id="127" w:author="Caio Pizzol" w:date="2026-08-03T22:24:00Z" w16du:dateUtc="2026-08-04T02:24:00Z"/>
        </w:rPr>
      </w:pPr>
      <m:oMathPara>
        <m:oMath>
          <m:borderBox>
            <m:borderBoxPr>
              <m:hideTop m:val="1"/>
              <m:hideBot m:val="1"/>
              <m:hideLeft m:val="1"/>
              <m:hideRight m:val="1"/>
              <m:strikeH m:val="1"/>
              <m:strikeV m:val="1"/>
              <m:strikeBLTR m:val="1"/>
              <m:strikeTLBR m:val="1"/>
              <m:ctrlPr>
                <w:ins w:id="128" w:author="Caio Pizzol" w:date="2026-08-03T22:24:00Z" w16du:dateUtc="2026-08-04T02:24:00Z">
                  <w:rPr>
                    <w:rFonts w:ascii="Cambria Math" w:hAnsi="Cambria Math"/>
                  </w:rPr>
                </w:ins>
              </m:ctrlPr>
            </m:borderBoxPr>
            <m:e>
              <m:r>
                <w:ins w:id="129" w:author="Caio Pizzol" w:date="2026-08-03T22:24:00Z" w16du:dateUtc="2026-08-04T02:24:00Z">
                  <w:rPr>
                    <w:rFonts w:ascii="Cambria Math" w:hAnsi="Cambria Math"/>
                  </w:rPr>
                  <m:t>all</m:t>
                </w:ins>
              </m:r>
              <m:r>
                <w:ins w:id="130" w:author="Caio Pizzol" w:date="2026-08-03T22:24:00Z" w16du:dateUtc="2026-08-04T02:24:00Z">
                  <w:rPr>
                    <w:rFonts w:ascii="Cambria Math" w:hAnsi="Cambria Math"/>
                  </w:rPr>
                  <m:t>4</m:t>
                </w:ins>
              </m:r>
            </m:e>
          </m:borderBox>
        </m:oMath>
      </m:oMathPara>
    </w:p>
    <w:p w14:paraId="313E26C9" w14:textId="77777777" w:rsidR="00497D0E" w:rsidRDefault="00175807">
      <w:pPr>
        <w:rPr>
          <w:ins w:id="131" w:author="Caio Pizzol" w:date="2026-08-03T22:24:00Z" w16du:dateUtc="2026-08-04T02:24:00Z"/>
        </w:rPr>
      </w:pPr>
      <w:ins w:id="132" w:author="Caio Pizzol" w:date="2026-08-03T22:24:00Z" w16du:dateUtc="2026-08-04T02:24:00Z">
        <w:r>
          <w:t>20. Default box + strikeH (expect: box horizontalstrike)</w:t>
        </w:r>
      </w:ins>
    </w:p>
    <w:p w14:paraId="3862C68F" w14:textId="77777777" w:rsidR="00497D0E" w:rsidRDefault="00175807">
      <w:pPr>
        <w:rPr>
          <w:ins w:id="133" w:author="Caio Pizzol" w:date="2026-08-03T22:24:00Z" w16du:dateUtc="2026-08-04T02:24:00Z"/>
        </w:rPr>
      </w:pPr>
      <m:oMathPara>
        <m:oMath>
          <m:borderBox>
            <m:borderBoxPr>
              <m:strikeH m:val="1"/>
              <m:ctrlPr>
                <w:ins w:id="134" w:author="Caio Pizzol" w:date="2026-08-03T22:24:00Z" w16du:dateUtc="2026-08-04T02:24:00Z">
                  <w:rPr>
                    <w:rFonts w:ascii="Cambria Math" w:hAnsi="Cambria Math"/>
                  </w:rPr>
                </w:ins>
              </m:ctrlPr>
            </m:borderBoxPr>
            <m:e>
              <m:r>
                <w:ins w:id="135" w:author="Caio Pizzol" w:date="2026-08-03T22:24:00Z" w16du:dateUtc="2026-08-04T02:24:00Z">
                  <w:rPr>
                    <w:rFonts w:ascii="Cambria Math" w:hAnsi="Cambria Math"/>
                  </w:rPr>
                  <m:t>boxH</m:t>
                </w:ins>
              </m:r>
            </m:e>
          </m:borderBox>
        </m:oMath>
      </m:oMathPara>
    </w:p>
    <w:p w14:paraId="4068381C" w14:textId="77777777" w:rsidR="00497D0E" w:rsidRDefault="00175807">
      <w:pPr>
        <w:rPr>
          <w:ins w:id="136" w:author="Caio Pizzol" w:date="2026-08-03T22:24:00Z" w16du:dateUtc="2026-08-04T02:24:00Z"/>
        </w:rPr>
      </w:pPr>
      <w:ins w:id="137" w:author="Caio Pizzol" w:date="2026-08-03T22:24:00Z" w16du:dateUtc="2026-08-04T02:24:00Z">
        <w:r>
          <w:t>21. hideTop + strikeH (expect: bottom left right horizontalstrike)</w:t>
        </w:r>
      </w:ins>
    </w:p>
    <w:p w14:paraId="793D740B" w14:textId="77777777" w:rsidR="00497D0E" w:rsidRDefault="00175807">
      <w:pPr>
        <w:rPr>
          <w:ins w:id="138" w:author="Caio Pizzol" w:date="2026-08-03T22:24:00Z" w16du:dateUtc="2026-08-04T02:24:00Z"/>
        </w:rPr>
      </w:pPr>
      <m:oMathPara>
        <m:oMath>
          <m:borderBox>
            <m:borderBoxPr>
              <m:hideTop m:val="1"/>
              <m:strikeH m:val="1"/>
              <m:ctrlPr>
                <w:ins w:id="139" w:author="Caio Pizzol" w:date="2026-08-03T22:24:00Z" w16du:dateUtc="2026-08-04T02:24:00Z">
                  <w:rPr>
                    <w:rFonts w:ascii="Cambria Math" w:hAnsi="Cambria Math"/>
                  </w:rPr>
                </w:ins>
              </m:ctrlPr>
            </m:borderBoxPr>
            <m:e>
              <m:r>
                <w:ins w:id="140" w:author="Caio Pizzol" w:date="2026-08-03T22:24:00Z" w16du:dateUtc="2026-08-04T02:24:00Z">
                  <w:rPr>
                    <w:rFonts w:ascii="Cambria Math" w:hAnsi="Cambria Math"/>
                  </w:rPr>
                  <m:t>pH</m:t>
                </w:ins>
              </m:r>
            </m:e>
          </m:borderBox>
        </m:oMath>
      </m:oMathPara>
    </w:p>
    <w:p w14:paraId="4599BD16" w14:textId="77777777" w:rsidR="00497D0E" w:rsidRDefault="00175807">
      <w:pPr>
        <w:pStyle w:val="Heading1"/>
        <w:rPr>
          <w:ins w:id="141" w:author="Caio Pizzol" w:date="2026-08-03T22:24:00Z" w16du:dateUtc="2026-08-04T02:24:00Z"/>
        </w:rPr>
      </w:pPr>
      <w:ins w:id="142" w:author="Caio Pizzol" w:date="2026-08-03T22:24:00Z" w16du:dateUtc="2026-08-04T02:24:00Z">
        <w:r>
          <w:t>F. Spec Annex L.6.1.3 example</w:t>
        </w:r>
      </w:ins>
    </w:p>
    <w:p w14:paraId="35F7CED5" w14:textId="77777777" w:rsidR="00497D0E" w:rsidRDefault="00175807">
      <w:pPr>
        <w:rPr>
          <w:ins w:id="143" w:author="Caio Pizzol" w:date="2026-08-03T22:24:00Z" w16du:dateUtc="2026-08-04T02:24:00Z"/>
        </w:rPr>
      </w:pPr>
      <w:ins w:id="144" w:author="Caio Pizzol" w:date="2026-08-03T22:24:00Z" w16du:dateUtc="2026-08-04T02:24:00Z">
        <w:r>
          <w:t>22. a squared = b squared + c squared crossed out with TL-BR diagonal, using m:val=on from spec</w:t>
        </w:r>
      </w:ins>
    </w:p>
    <w:p w14:paraId="7EC6930C" w14:textId="77777777" w:rsidR="00497D0E" w:rsidRDefault="00175807">
      <w:pPr>
        <w:rPr>
          <w:ins w:id="145" w:author="Caio Pizzol" w:date="2026-08-03T22:24:00Z" w16du:dateUtc="2026-08-04T02:24:00Z"/>
        </w:rPr>
      </w:pPr>
      <m:oMathPara>
        <m:oMath>
          <m:borderBox>
            <m:borderBoxPr>
              <m:strikeTLBR m:val="1"/>
              <m:ctrlPr>
                <w:ins w:id="146" w:author="Caio Pizzol" w:date="2026-08-03T22:24:00Z" w16du:dateUtc="2026-08-04T02:24:00Z">
                  <w:rPr>
                    <w:rFonts w:ascii="Cambria Math" w:hAnsi="Cambria Math"/>
                  </w:rPr>
                </w:ins>
              </m:ctrlPr>
            </m:borderBoxPr>
            <m:e>
              <m:sSup>
                <m:sSupPr>
                  <m:ctrlPr>
                    <w:ins w:id="147" w:author="Caio Pizzol" w:date="2026-08-03T22:24:00Z" w16du:dateUtc="2026-08-04T02:24:00Z">
                      <w:rPr>
                        <w:rFonts w:ascii="Cambria Math" w:hAnsi="Cambria Math"/>
                      </w:rPr>
                    </w:ins>
                  </m:ctrlPr>
                </m:sSupPr>
                <m:e>
                  <m:r>
                    <w:ins w:id="148" w:author="Caio Pizzol" w:date="2026-08-03T22:24:00Z" w16du:dateUtc="2026-08-04T02:24:00Z">
                      <w:rPr>
                        <w:rFonts w:ascii="Cambria Math" w:hAnsi="Cambria Math"/>
                      </w:rPr>
                      <m:t>a</m:t>
                    </w:ins>
                  </m:r>
                </m:e>
                <m:sup>
                  <m:r>
                    <w:ins w:id="149" w:author="Caio Pizzol" w:date="2026-08-03T22:24:00Z" w16du:dateUtc="2026-08-04T02:24:00Z">
                      <w:rPr>
                        <w:rFonts w:ascii="Cambria Math" w:hAnsi="Cambria Math"/>
                      </w:rPr>
                      <m:t>2</m:t>
                    </w:ins>
                  </m:r>
                </m:sup>
              </m:sSup>
              <m:r>
                <w:ins w:id="150" w:author="Caio Pizzol" w:date="2026-08-03T22:24:00Z" w16du:dateUtc="2026-08-04T02:24:00Z">
                  <w:rPr>
                    <w:rFonts w:ascii="Cambria Math" w:hAnsi="Cambria Math"/>
                  </w:rPr>
                  <m:t>=</m:t>
                </w:ins>
              </m:r>
              <m:sSup>
                <m:sSupPr>
                  <m:ctrlPr>
                    <w:ins w:id="151" w:author="Caio Pizzol" w:date="2026-08-03T22:24:00Z" w16du:dateUtc="2026-08-04T02:24:00Z">
                      <w:rPr>
                        <w:rFonts w:ascii="Cambria Math" w:hAnsi="Cambria Math"/>
                      </w:rPr>
                    </w:ins>
                  </m:ctrlPr>
                </m:sSupPr>
                <m:e>
                  <m:r>
                    <w:ins w:id="152" w:author="Caio Pizzol" w:date="2026-08-03T22:24:00Z" w16du:dateUtc="2026-08-04T02:24:00Z">
                      <w:rPr>
                        <w:rFonts w:ascii="Cambria Math" w:hAnsi="Cambria Math"/>
                      </w:rPr>
                      <m:t>b</m:t>
                    </w:ins>
                  </m:r>
                </m:e>
                <m:sup>
                  <m:r>
                    <w:ins w:id="153" w:author="Caio Pizzol" w:date="2026-08-03T22:24:00Z" w16du:dateUtc="2026-08-04T02:24:00Z">
                      <w:rPr>
                        <w:rFonts w:ascii="Cambria Math" w:hAnsi="Cambria Math"/>
                      </w:rPr>
                      <m:t>2</m:t>
                    </w:ins>
                  </m:r>
                </m:sup>
              </m:sSup>
              <m:r>
                <w:ins w:id="154" w:author="Caio Pizzol" w:date="2026-08-03T22:24:00Z" w16du:dateUtc="2026-08-04T02:24:00Z">
                  <w:rPr>
                    <w:rFonts w:ascii="Cambria Math" w:hAnsi="Cambria Math"/>
                  </w:rPr>
                  <m:t>+</m:t>
                </w:ins>
              </m:r>
              <m:sSup>
                <m:sSupPr>
                  <m:ctrlPr>
                    <w:ins w:id="155" w:author="Caio Pizzol" w:date="2026-08-03T22:24:00Z" w16du:dateUtc="2026-08-04T02:24:00Z">
                      <w:rPr>
                        <w:rFonts w:ascii="Cambria Math" w:hAnsi="Cambria Math"/>
                      </w:rPr>
                    </w:ins>
                  </m:ctrlPr>
                </m:sSupPr>
                <m:e>
                  <m:r>
                    <w:ins w:id="156" w:author="Caio Pizzol" w:date="2026-08-03T22:24:00Z" w16du:dateUtc="2026-08-04T02:24:00Z">
                      <w:rPr>
                        <w:rFonts w:ascii="Cambria Math" w:hAnsi="Cambria Math"/>
                      </w:rPr>
                      <m:t>c</m:t>
                    </w:ins>
                  </m:r>
                </m:e>
                <m:sup>
                  <m:r>
                    <w:ins w:id="157" w:author="Caio Pizzol" w:date="2026-08-03T22:24:00Z" w16du:dateUtc="2026-08-04T02:24:00Z">
                      <w:rPr>
                        <w:rFonts w:ascii="Cambria Math" w:hAnsi="Cambria Math"/>
                      </w:rPr>
                      <m:t>2</m:t>
                    </w:ins>
                  </m:r>
                </m:sup>
              </m:sSup>
            </m:e>
          </m:borderBox>
        </m:oMath>
      </m:oMathPara>
    </w:p>
    <w:p w14:paraId="2304331D" w14:textId="77777777" w:rsidR="00497D0E" w:rsidRDefault="00175807">
      <w:pPr>
        <w:pStyle w:val="Heading1"/>
        <w:rPr>
          <w:ins w:id="158" w:author="Caio Pizzol" w:date="2026-08-03T22:24:00Z" w16du:dateUtc="2026-08-04T02:24:00Z"/>
        </w:rPr>
      </w:pPr>
      <w:ins w:id="159" w:author="Caio Pizzol" w:date="2026-08-03T22:24:00Z" w16du:dateUtc="2026-08-04T02:24:00Z">
        <w:r>
          <w:t>G. m:box scenarios</w:t>
        </w:r>
      </w:ins>
    </w:p>
    <w:p w14:paraId="7329ADD5" w14:textId="77777777" w:rsidR="00497D0E" w:rsidRDefault="00175807">
      <w:pPr>
        <w:rPr>
          <w:ins w:id="160" w:author="Caio Pizzol" w:date="2026-08-03T22:24:00Z" w16du:dateUtc="2026-08-04T02:24:00Z"/>
        </w:rPr>
      </w:pPr>
      <w:ins w:id="161" w:author="Caio Pizzol" w:date="2026-08-03T22:24:00Z" w16du:dateUtc="2026-08-04T02:24:00Z">
        <w:r>
          <w:t>23. Plain m:box with content == (expect mrow)</w:t>
        </w:r>
      </w:ins>
    </w:p>
    <w:p w14:paraId="20FEBD77" w14:textId="77777777" w:rsidR="00497D0E" w:rsidRDefault="00175807">
      <w:pPr>
        <w:rPr>
          <w:ins w:id="162" w:author="Caio Pizzol" w:date="2026-08-03T22:24:00Z" w16du:dateUtc="2026-08-04T02:24:00Z"/>
        </w:rPr>
      </w:pPr>
      <m:oMathPara>
        <m:oMath>
          <m:box>
            <m:boxPr>
              <m:ctrlPr>
                <w:ins w:id="163" w:author="Caio Pizzol" w:date="2026-08-03T22:24:00Z" w16du:dateUtc="2026-08-04T02:24:00Z">
                  <w:rPr>
                    <w:rFonts w:ascii="Cambria Math" w:hAnsi="Cambria Math"/>
                  </w:rPr>
                </w:ins>
              </m:ctrlPr>
            </m:boxPr>
            <m:e>
              <m:r>
                <w:ins w:id="164" w:author="Caio Pizzol" w:date="2026-08-03T22:24:00Z" w16du:dateUtc="2026-08-04T02:24:00Z">
                  <w:rPr>
                    <w:rFonts w:ascii="Cambria Math" w:hAnsi="Cambria Math"/>
                  </w:rPr>
                  <m:t>==</m:t>
                </w:ins>
              </m:r>
            </m:e>
          </m:box>
        </m:oMath>
      </m:oMathPara>
    </w:p>
    <w:p w14:paraId="67B74616" w14:textId="77777777" w:rsidR="00497D0E" w:rsidRDefault="00175807">
      <w:pPr>
        <w:rPr>
          <w:ins w:id="165" w:author="Caio Pizzol" w:date="2026-08-03T22:24:00Z" w16du:dateUtc="2026-08-04T02:24:00Z"/>
        </w:rPr>
      </w:pPr>
      <w:ins w:id="166" w:author="Caio Pizzol" w:date="2026-08-03T22:24:00Z" w16du:dateUtc="2026-08-04T02:24:00Z">
        <w:r>
          <w:t>24. m:box with boxPr/opEmu — spec §22.1.2.13 example (opEmu currently dropped)</w:t>
        </w:r>
      </w:ins>
    </w:p>
    <w:p w14:paraId="7D089B3F" w14:textId="77777777" w:rsidR="00497D0E" w:rsidRDefault="00175807">
      <w:pPr>
        <w:rPr>
          <w:ins w:id="167" w:author="Caio Pizzol" w:date="2026-08-03T22:24:00Z" w16du:dateUtc="2026-08-04T02:24:00Z"/>
        </w:rPr>
      </w:pPr>
      <m:oMathPara>
        <m:oMath>
          <m:r>
            <w:ins w:id="168" w:author="Caio Pizzol" w:date="2026-08-03T22:24:00Z" w16du:dateUtc="2026-08-04T02:24:00Z">
              <w:rPr>
                <w:rFonts w:ascii="Cambria Math" w:hAnsi="Cambria Math"/>
              </w:rPr>
              <m:t>a</m:t>
            </w:ins>
          </m:r>
          <m:box>
            <m:boxPr>
              <m:opEmu m:val="1"/>
              <m:aln m:val="1"/>
              <m:ctrlPr>
                <w:ins w:id="169" w:author="Caio Pizzol" w:date="2026-08-03T22:24:00Z" w16du:dateUtc="2026-08-04T02:24:00Z">
                  <w:rPr>
                    <w:rFonts w:ascii="Cambria Math" w:hAnsi="Cambria Math"/>
                  </w:rPr>
                </w:ins>
              </m:ctrlPr>
            </m:boxPr>
            <m:e>
              <m:r>
                <w:ins w:id="170" w:author="Caio Pizzol" w:date="2026-08-03T22:24:00Z" w16du:dateUtc="2026-08-04T02:24:00Z">
                  <w:rPr>
                    <w:rFonts w:ascii="Cambria Math" w:hAnsi="Cambria Math"/>
                  </w:rPr>
                  <m:t>==</m:t>
                </w:ins>
              </m:r>
            </m:e>
          </m:box>
          <m:r>
            <w:ins w:id="171" w:author="Caio Pizzol" w:date="2026-08-03T22:24:00Z" w16du:dateUtc="2026-08-04T02:24:00Z">
              <w:rPr>
                <w:rFonts w:ascii="Cambria Math" w:hAnsi="Cambria Math"/>
              </w:rPr>
              <m:t>b</m:t>
            </w:ins>
          </m:r>
        </m:oMath>
      </m:oMathPara>
    </w:p>
    <w:p w14:paraId="4E38B73F" w14:textId="77777777" w:rsidR="00497D0E" w:rsidRDefault="00175807">
      <w:pPr>
        <w:rPr>
          <w:ins w:id="172" w:author="Caio Pizzol" w:date="2026-08-03T22:24:00Z" w16du:dateUtc="2026-08-04T02:24:00Z"/>
        </w:rPr>
      </w:pPr>
      <w:ins w:id="173" w:author="Caio Pizzol" w:date="2026-08-03T22:24:00Z" w16du:dateUtc="2026-08-04T02:24:00Z">
        <w:r>
          <w:t>25. m:box with boxPr/noBreak (noBreak currently dropped)</w:t>
        </w:r>
      </w:ins>
    </w:p>
    <w:p w14:paraId="70DAD35C" w14:textId="77777777" w:rsidR="00497D0E" w:rsidRDefault="00175807">
      <w:pPr>
        <w:rPr>
          <w:ins w:id="174" w:author="Caio Pizzol" w:date="2026-08-03T22:24:00Z" w16du:dateUtc="2026-08-04T02:24:00Z"/>
        </w:rPr>
      </w:pPr>
      <m:oMathPara>
        <m:oMath>
          <m:box>
            <m:boxPr>
              <m:ctrlPr>
                <w:ins w:id="175" w:author="Caio Pizzol" w:date="2026-08-03T22:24:00Z" w16du:dateUtc="2026-08-04T02:24:00Z">
                  <w:rPr>
                    <w:rFonts w:ascii="Cambria Math" w:hAnsi="Cambria Math"/>
                  </w:rPr>
                </w:ins>
              </m:ctrlPr>
            </m:boxPr>
            <m:e>
              <m:r>
                <w:ins w:id="176" w:author="Caio Pizzol" w:date="2026-08-03T22:24:00Z" w16du:dateUtc="2026-08-04T02:24:00Z">
                  <w:rPr>
                    <w:rFonts w:ascii="Cambria Math" w:hAnsi="Cambria Math"/>
                  </w:rPr>
                  <m:t>nbr</m:t>
                </w:ins>
              </m:r>
            </m:e>
          </m:box>
        </m:oMath>
      </m:oMathPara>
    </w:p>
    <w:p w14:paraId="15EB6AB5" w14:textId="77777777" w:rsidR="00497D0E" w:rsidRDefault="00175807">
      <w:pPr>
        <w:rPr>
          <w:ins w:id="177" w:author="Caio Pizzol" w:date="2026-08-03T22:24:00Z" w16du:dateUtc="2026-08-04T02:24:00Z"/>
        </w:rPr>
      </w:pPr>
      <w:ins w:id="178" w:author="Caio Pizzol" w:date="2026-08-03T22:24:00Z" w16du:dateUtc="2026-08-04T02:24:00Z">
        <w:r>
          <w:t>26. m:box with all boxPr flags (all currently dropped)</w:t>
        </w:r>
      </w:ins>
    </w:p>
    <w:p w14:paraId="03696605" w14:textId="77777777" w:rsidR="00497D0E" w:rsidRDefault="00175807">
      <w:pPr>
        <w:rPr>
          <w:ins w:id="179" w:author="Caio Pizzol" w:date="2026-08-03T22:24:00Z" w16du:dateUtc="2026-08-04T02:24:00Z"/>
        </w:rPr>
      </w:pPr>
      <m:oMathPara>
        <m:oMath>
          <m:box>
            <m:boxPr>
              <m:opEmu m:val="1"/>
              <m:diff m:val="1"/>
              <m:aln m:val="1"/>
              <m:ctrlPr>
                <w:ins w:id="180" w:author="Caio Pizzol" w:date="2026-08-03T22:24:00Z" w16du:dateUtc="2026-08-04T02:24:00Z">
                  <w:rPr>
                    <w:rFonts w:ascii="Cambria Math" w:hAnsi="Cambria Math"/>
                  </w:rPr>
                </w:ins>
              </m:ctrlPr>
            </m:boxPr>
            <m:e>
              <m:r>
                <w:ins w:id="181" w:author="Caio Pizzol" w:date="2026-08-03T22:24:00Z" w16du:dateUtc="2026-08-04T02:24:00Z">
                  <w:rPr>
                    <w:rFonts w:ascii="Cambria Math" w:hAnsi="Cambria Math"/>
                  </w:rPr>
                  <m:t>pAll</m:t>
                </w:ins>
              </m:r>
            </m:e>
          </m:box>
        </m:oMath>
      </m:oMathPara>
    </w:p>
    <w:p w14:paraId="7D7B6D22" w14:textId="77777777" w:rsidR="00497D0E" w:rsidRDefault="00175807">
      <w:pPr>
        <w:rPr>
          <w:ins w:id="182" w:author="Caio Pizzol" w:date="2026-08-03T22:24:00Z" w16du:dateUtc="2026-08-04T02:24:00Z"/>
        </w:rPr>
      </w:pPr>
      <w:ins w:id="183" w:author="Caio Pizzol" w:date="2026-08-03T22:24:00Z" w16du:dateUtc="2026-08-04T02:24:00Z">
        <w:r>
          <w:t>27. Empty m:box (expect null/dropped)</w:t>
        </w:r>
      </w:ins>
    </w:p>
    <w:p w14:paraId="0316AEB6" w14:textId="77777777" w:rsidR="00497D0E" w:rsidRDefault="00175807">
      <w:pPr>
        <w:rPr>
          <w:ins w:id="184" w:author="Caio Pizzol" w:date="2026-08-03T22:24:00Z" w16du:dateUtc="2026-08-04T02:24:00Z"/>
        </w:rPr>
      </w:pPr>
      <m:oMathPara>
        <m:oMath>
          <m:box>
            <m:boxPr>
              <m:ctrlPr>
                <w:ins w:id="185" w:author="Caio Pizzol" w:date="2026-08-03T22:24:00Z" w16du:dateUtc="2026-08-04T02:24:00Z">
                  <w:rPr>
                    <w:rFonts w:ascii="Cambria Math" w:hAnsi="Cambria Math"/>
                  </w:rPr>
                </w:ins>
              </m:ctrlPr>
            </m:boxPr>
            <m:e/>
          </m:box>
        </m:oMath>
      </m:oMathPara>
    </w:p>
    <w:p w14:paraId="18392B40" w14:textId="77777777" w:rsidR="00497D0E" w:rsidRDefault="00175807">
      <w:pPr>
        <w:pStyle w:val="Heading1"/>
        <w:rPr>
          <w:ins w:id="186" w:author="Caio Pizzol" w:date="2026-08-03T22:24:00Z" w16du:dateUtc="2026-08-04T02:24:00Z"/>
        </w:rPr>
      </w:pPr>
      <w:ins w:id="187" w:author="Caio Pizzol" w:date="2026-08-03T22:24:00Z" w16du:dateUtc="2026-08-04T02:24:00Z">
        <w:r>
          <w:t>H. Nested structures</w:t>
        </w:r>
      </w:ins>
    </w:p>
    <w:p w14:paraId="643CF364" w14:textId="77777777" w:rsidR="00497D0E" w:rsidRDefault="00175807">
      <w:pPr>
        <w:rPr>
          <w:ins w:id="188" w:author="Caio Pizzol" w:date="2026-08-03T22:24:00Z" w16du:dateUtc="2026-08-04T02:24:00Z"/>
        </w:rPr>
      </w:pPr>
      <w:ins w:id="189" w:author="Caio Pizzol" w:date="2026-08-03T22:24:00Z" w16du:dateUtc="2026-08-04T02:24:00Z">
        <w:r>
          <w:t>28. m:box inside m:borderBox</w:t>
        </w:r>
      </w:ins>
    </w:p>
    <w:p w14:paraId="11523C91" w14:textId="77777777" w:rsidR="00497D0E" w:rsidRDefault="00175807">
      <w:pPr>
        <w:rPr>
          <w:ins w:id="190" w:author="Caio Pizzol" w:date="2026-08-03T22:24:00Z" w16du:dateUtc="2026-08-04T02:24:00Z"/>
        </w:rPr>
      </w:pPr>
      <m:oMathPara>
        <m:oMath>
          <m:borderBox>
            <m:borderBoxPr>
              <m:ctrlPr>
                <w:ins w:id="191" w:author="Caio Pizzol" w:date="2026-08-03T22:24:00Z" w16du:dateUtc="2026-08-04T02:24:00Z">
                  <w:rPr>
                    <w:rFonts w:ascii="Cambria Math" w:hAnsi="Cambria Math"/>
                  </w:rPr>
                </w:ins>
              </m:ctrlPr>
            </m:borderBoxPr>
            <m:e>
              <m:box>
                <m:boxPr>
                  <m:ctrlPr>
                    <w:ins w:id="192" w:author="Caio Pizzol" w:date="2026-08-03T22:24:00Z" w16du:dateUtc="2026-08-04T02:24:00Z">
                      <w:rPr>
                        <w:rFonts w:ascii="Cambria Math" w:hAnsi="Cambria Math"/>
                      </w:rPr>
                    </w:ins>
                  </m:ctrlPr>
                </m:boxPr>
                <m:e>
                  <m:r>
                    <w:ins w:id="193" w:author="Caio Pizzol" w:date="2026-08-03T22:24:00Z" w16du:dateUtc="2026-08-04T02:24:00Z">
                      <w:rPr>
                        <w:rFonts w:ascii="Cambria Math" w:hAnsi="Cambria Math"/>
                      </w:rPr>
                      <m:t>nx</m:t>
                    </w:ins>
                  </m:r>
                </m:e>
              </m:box>
            </m:e>
          </m:borderBox>
        </m:oMath>
      </m:oMathPara>
    </w:p>
    <w:p w14:paraId="1AEA361C" w14:textId="77777777" w:rsidR="00497D0E" w:rsidRDefault="00175807">
      <w:pPr>
        <w:rPr>
          <w:ins w:id="194" w:author="Caio Pizzol" w:date="2026-08-03T22:24:00Z" w16du:dateUtc="2026-08-04T02:24:00Z"/>
        </w:rPr>
      </w:pPr>
      <w:ins w:id="195" w:author="Caio Pizzol" w:date="2026-08-03T22:24:00Z" w16du:dateUtc="2026-08-04T02:24:00Z">
        <w:r>
          <w:t>29. m:borderBox inside m:box</w:t>
        </w:r>
      </w:ins>
    </w:p>
    <w:p w14:paraId="262A82D3" w14:textId="77777777" w:rsidR="00497D0E" w:rsidRDefault="00175807">
      <w:pPr>
        <w:rPr>
          <w:ins w:id="196" w:author="Caio Pizzol" w:date="2026-08-03T22:24:00Z" w16du:dateUtc="2026-08-04T02:24:00Z"/>
        </w:rPr>
      </w:pPr>
      <m:oMathPara>
        <m:oMath>
          <m:box>
            <m:boxPr>
              <m:ctrlPr>
                <w:ins w:id="197" w:author="Caio Pizzol" w:date="2026-08-03T22:24:00Z" w16du:dateUtc="2026-08-04T02:24:00Z">
                  <w:rPr>
                    <w:rFonts w:ascii="Cambria Math" w:hAnsi="Cambria Math"/>
                  </w:rPr>
                </w:ins>
              </m:ctrlPr>
            </m:boxPr>
            <m:e>
              <m:borderBox>
                <m:borderBoxPr>
                  <m:ctrlPr>
                    <w:ins w:id="198" w:author="Caio Pizzol" w:date="2026-08-03T22:24:00Z" w16du:dateUtc="2026-08-04T02:24:00Z">
                      <w:rPr>
                        <w:rFonts w:ascii="Cambria Math" w:hAnsi="Cambria Math"/>
                      </w:rPr>
                    </w:ins>
                  </m:ctrlPr>
                </m:borderBoxPr>
                <m:e>
                  <m:r>
                    <w:ins w:id="199" w:author="Caio Pizzol" w:date="2026-08-03T22:24:00Z" w16du:dateUtc="2026-08-04T02:24:00Z">
                      <w:rPr>
                        <w:rFonts w:ascii="Cambria Math" w:hAnsi="Cambria Math"/>
                      </w:rPr>
                      <m:t>ny</m:t>
                    </w:ins>
                  </m:r>
                </m:e>
              </m:borderBox>
            </m:e>
          </m:box>
        </m:oMath>
      </m:oMathPara>
    </w:p>
    <w:p w14:paraId="47E9AA66" w14:textId="77777777" w:rsidR="00497D0E" w:rsidRDefault="00175807">
      <w:pPr>
        <w:rPr>
          <w:ins w:id="200" w:author="Caio Pizzol" w:date="2026-08-03T22:24:00Z" w16du:dateUtc="2026-08-04T02:24:00Z"/>
        </w:rPr>
      </w:pPr>
      <w:ins w:id="201" w:author="Caio Pizzol" w:date="2026-08-03T22:24:00Z" w16du:dateUtc="2026-08-04T02:24:00Z">
        <w:r>
          <w:t>30. Nested m:borderBox inside m:borderBox (outer partial-hide + inner strike)</w:t>
        </w:r>
      </w:ins>
    </w:p>
    <w:p w14:paraId="39BBACA4" w14:textId="77777777" w:rsidR="00540B8E" w:rsidRDefault="00175807" w:rsidP="00AC72FF">
      <w:pPr>
        <w:pStyle w:val="DocumentTitle"/>
        <w:rPr>
          <w:del w:id="202" w:author="Caio Pizzol" w:date="2026-08-03T22:24:00Z" w16du:dateUtc="2026-08-04T02:24:00Z"/>
        </w:rPr>
      </w:pPr>
      <m:oMath>
        <m:borderBox>
          <m:borderBoxPr>
            <m:hideTop m:val="1"/>
            <m:hideBot m:val="1"/>
            <m:ctrlPr>
              <w:ins w:id="203" w:author="Caio Pizzol" w:date="2026-08-03T22:24:00Z" w16du:dateUtc="2026-08-04T02:24:00Z">
                <w:rPr>
                  <w:rFonts w:ascii="Cambria Math" w:hAnsi="Cambria Math"/>
                </w:rPr>
              </w:ins>
            </m:ctrlPr>
          </m:borderBoxPr>
          <m:e>
            <m:borderBox>
              <m:borderBoxPr>
                <m:hideTop m:val="1"/>
                <m:hideBot m:val="1"/>
                <m:hideLeft m:val="1"/>
                <m:hideRight m:val="1"/>
                <m:strikeH m:val="1"/>
                <m:ctrlPr>
                  <w:ins w:id="204" w:author="Caio Pizzol" w:date="2026-08-03T22:24:00Z" w16du:dateUtc="2026-08-04T02:24:00Z">
                    <w:rPr>
                      <w:rFonts w:ascii="Cambria Math" w:hAnsi="Cambria Math"/>
                    </w:rPr>
                  </w:ins>
                </m:ctrlPr>
              </m:borderBoxPr>
              <m:e>
                <m:r>
                  <w:ins w:id="205" w:author="Caio Pizzol" w:date="2026-08-03T22:24:00Z" w16du:dateUtc="2026-08-04T02:24:00Z">
                    <m:rPr>
                      <m:sty m:val="bi"/>
                    </m:rPr>
                    <w:rPr>
                      <w:rFonts w:ascii="Cambria Math" w:hAnsi="Cambria Math"/>
                    </w:rPr>
                    <m:t>nz</m:t>
                  </w:ins>
                </m:r>
              </m:e>
            </m:borderBox>
          </m:e>
        </m:borderBox>
      </m:oMath>
      <w:del w:id="206" w:author="Caio Pizzol" w:date="2026-08-03T22:24:00Z" w16du:dateUtc="2026-08-04T02:24:00Z">
        <w:r w:rsidR="005314F1">
          <w:delText>ut et et labore</w:delText>
        </w:r>
      </w:del>
    </w:p>
    <w:p w14:paraId="6FDAD8EE" w14:textId="77777777" w:rsidR="00540B8E" w:rsidRDefault="00540B8E" w:rsidP="00AC72FF">
      <w:pPr>
        <w:pStyle w:val="DocumentTitle"/>
        <w:rPr>
          <w:del w:id="207" w:author="Caio Pizzol" w:date="2026-08-03T22:24:00Z" w16du:dateUtc="2026-08-04T02:24:00Z"/>
        </w:rPr>
      </w:pPr>
    </w:p>
    <w:p w14:paraId="39C11BFF" w14:textId="77777777" w:rsidR="00540B8E" w:rsidRDefault="00540B8E" w:rsidP="00AC72FF">
      <w:pPr>
        <w:pStyle w:val="DocumentTitle"/>
        <w:rPr>
          <w:del w:id="208" w:author="Caio Pizzol" w:date="2026-08-03T22:24:00Z" w16du:dateUtc="2026-08-04T02:24:00Z"/>
        </w:rPr>
      </w:pPr>
    </w:p>
    <w:p w14:paraId="405BD0F1" w14:textId="77777777" w:rsidR="00540B8E" w:rsidRDefault="00540B8E">
      <w:pPr>
        <w:pStyle w:val="TitlePage"/>
        <w:rPr>
          <w:del w:id="209" w:author="Caio Pizzol" w:date="2026-08-03T22:24:00Z" w16du:dateUtc="2026-08-04T02:24:00Z"/>
        </w:rPr>
      </w:pPr>
    </w:p>
    <w:p w14:paraId="1D6B7615" w14:textId="77777777" w:rsidR="00540B8E" w:rsidRDefault="005314F1">
      <w:pPr>
        <w:pStyle w:val="TitlePage"/>
        <w:rPr>
          <w:del w:id="210" w:author="Caio Pizzol" w:date="2026-08-03T22:24:00Z" w16du:dateUtc="2026-08-04T02:24:00Z"/>
        </w:rPr>
      </w:pPr>
      <w:del w:id="211" w:author="Caio Pizzol" w:date="2026-08-03T22:24:00Z" w16du:dateUtc="2026-08-04T02:24:00Z">
        <w:r>
          <w:delText>dolor 10, 2026</w:delText>
        </w:r>
      </w:del>
    </w:p>
    <w:p w14:paraId="3E9DD6E0" w14:textId="77777777" w:rsidR="00540B8E" w:rsidRDefault="00540B8E">
      <w:pPr>
        <w:pStyle w:val="TitlePage"/>
        <w:rPr>
          <w:del w:id="212" w:author="Caio Pizzol" w:date="2026-08-03T22:24:00Z" w16du:dateUtc="2026-08-04T02:24:00Z"/>
        </w:rPr>
      </w:pPr>
    </w:p>
    <w:p w14:paraId="484921A5" w14:textId="77777777" w:rsidR="00540B8E" w:rsidRDefault="00540B8E">
      <w:pPr>
        <w:pStyle w:val="TitlePage"/>
        <w:rPr>
          <w:del w:id="213" w:author="Caio Pizzol" w:date="2026-08-03T22:24:00Z" w16du:dateUtc="2026-08-04T02:24:00Z"/>
        </w:rPr>
      </w:pPr>
    </w:p>
    <w:p w14:paraId="389CA1B7" w14:textId="77777777" w:rsidR="00540B8E" w:rsidRDefault="005314F1">
      <w:pPr>
        <w:keepNext/>
        <w:spacing w:before="40" w:after="40"/>
        <w:jc w:val="center"/>
        <w:rPr>
          <w:del w:id="214" w:author="Caio Pizzol" w:date="2026-08-03T22:24:00Z" w16du:dateUtc="2026-08-04T02:24:00Z"/>
          <w:rFonts w:ascii="Arial" w:hAnsi="Arial" w:cs="Arial"/>
        </w:rPr>
      </w:pPr>
      <w:del w:id="215" w:author="Caio Pizzol" w:date="2026-08-03T22:24:00Z" w16du:dateUtc="2026-08-04T02:24:00Z">
        <w:r>
          <w:rPr>
            <w:rFonts w:ascii="Arial" w:hAnsi="Arial" w:cs="Arial"/>
          </w:rPr>
          <w:delText>sit dolore, adipiscing eiusmod ut</w:delText>
        </w:r>
      </w:del>
    </w:p>
    <w:p w14:paraId="6BF4BD19" w14:textId="77777777" w:rsidR="00540B8E" w:rsidRDefault="005314F1">
      <w:pPr>
        <w:keepNext/>
        <w:spacing w:before="40" w:after="40"/>
        <w:jc w:val="center"/>
        <w:rPr>
          <w:del w:id="216" w:author="Caio Pizzol" w:date="2026-08-03T22:24:00Z" w16du:dateUtc="2026-08-04T02:24:00Z"/>
          <w:rFonts w:ascii="Arial" w:hAnsi="Arial" w:cs="Arial"/>
          <w:spacing w:val="20"/>
          <w:sz w:val="12"/>
        </w:rPr>
      </w:pPr>
      <w:del w:id="217" w:author="Caio Pizzol" w:date="2026-08-03T22:24:00Z" w16du:dateUtc="2026-08-04T02:24:00Z">
        <w:r>
          <w:rPr>
            <w:rFonts w:ascii="Arial" w:hAnsi="Arial" w:cs="Arial"/>
            <w:spacing w:val="20"/>
            <w:sz w:val="12"/>
          </w:rPr>
          <w:delText>do labore eiusmod</w:delText>
        </w:r>
      </w:del>
    </w:p>
    <w:p w14:paraId="27075D32" w14:textId="77777777" w:rsidR="00540B8E" w:rsidRDefault="005314F1">
      <w:pPr>
        <w:keepNext/>
        <w:spacing w:line="240" w:lineRule="atLeast"/>
        <w:jc w:val="center"/>
        <w:rPr>
          <w:del w:id="218" w:author="Caio Pizzol" w:date="2026-08-03T22:24:00Z" w16du:dateUtc="2026-08-04T02:24: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del w:id="220" w:author="Caio Pizzol" w:date="2026-08-03T22:24:00Z" w16du:dateUtc="2026-08-04T02:24:00Z">
        <w:r>
          <w:rPr>
            <w:rFonts w:ascii="Arial" w:hAnsi="Arial" w:cs="Arial"/>
            <w:spacing w:val="24"/>
            <w:sz w:val="16"/>
          </w:rPr>
          <w:delText>1363 ipsum eiusmod, magna 8</w:delText>
        </w:r>
        <w:r>
          <w:rPr>
            <w:rFonts w:ascii="Arial" w:hAnsi="Arial" w:cs="Arial"/>
            <w:spacing w:val="24"/>
            <w:sz w:val="16"/>
          </w:rPr>
          <w:br/>
          <w:delText>eiusmod, dolor 93003</w:delText>
        </w:r>
      </w:del>
    </w:p>
    <w:p w14:paraId="608F1D68" w14:textId="77777777" w:rsidR="00540B8E" w:rsidRDefault="005314F1">
      <w:pPr>
        <w:pStyle w:val="TitleDocument"/>
        <w:rPr>
          <w:del w:id="221" w:author="Caio Pizzol" w:date="2026-08-03T22:24:00Z" w16du:dateUtc="2026-08-04T02:24:00Z"/>
        </w:rPr>
      </w:pPr>
      <w:bookmarkStart w:id="222" w:name="WCTOCHeading"/>
      <w:del w:id="223" w:author="Caio Pizzol" w:date="2026-08-03T22:24:00Z" w16du:dateUtc="2026-08-04T02:24:00Z">
        <w:r>
          <w:delText>eiusmod elit sit ipsum</w:delText>
        </w:r>
        <w:bookmarkEnd w:id="222"/>
      </w:del>
    </w:p>
    <w:p w14:paraId="6D67FB3E" w14:textId="77777777" w:rsidR="00540B8E" w:rsidRDefault="005314F1">
      <w:pPr>
        <w:pStyle w:val="DocumentTOC"/>
        <w:rPr>
          <w:del w:id="224" w:author="Caio Pizzol" w:date="2026-08-03T22:24:00Z" w16du:dateUtc="2026-08-04T02:24:00Z"/>
        </w:rPr>
      </w:pPr>
      <w:del w:id="225" w:author="Caio Pizzol" w:date="2026-08-03T22:24:00Z" w16du:dateUtc="2026-08-04T02:24:00Z">
        <w:r>
          <w:delText>adipiscing elit ut</w:delText>
        </w:r>
      </w:del>
    </w:p>
    <w:p w14:paraId="491E58E8" w14:textId="77777777" w:rsidR="00540B8E" w:rsidRDefault="00540B8E">
      <w:pPr>
        <w:rPr>
          <w:del w:id="226" w:author="Caio Pizzol" w:date="2026-08-03T22:24:00Z" w16du:dateUtc="2026-08-04T02:24:00Z"/>
        </w:rPr>
      </w:pPr>
    </w:p>
    <w:p w14:paraId="2C459EF7" w14:textId="77777777" w:rsidR="00540B5B" w:rsidRDefault="00540B5B">
      <w:pPr>
        <w:pStyle w:val="TOC1"/>
        <w:rPr>
          <w:del w:id="227"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228" w:author="Caio Pizzol" w:date="2026-08-03T22:24:00Z" w16du:dateUtc="2026-08-04T02:24:00Z">
        <w:r>
          <w:fldChar w:fldCharType="begin"/>
        </w:r>
        <w:r>
          <w:delInstrText xml:space="preserve"> TOC \h \z \t "Título 1;1;Título 2;2" </w:delInstrText>
        </w:r>
        <w:r>
          <w:fldChar w:fldCharType="separate"/>
        </w:r>
        <w:r>
          <w:fldChar w:fldCharType="begin"/>
        </w:r>
        <w:r>
          <w:delInstrText>HYPERLINK \l "_Toc218523778"</w:delInstrText>
        </w:r>
        <w:r>
          <w:fldChar w:fldCharType="separate"/>
        </w:r>
        <w:r w:rsidRPr="001302A5">
          <w:rPr>
            <w:rStyle w:val="Hyperlink"/>
            <w:noProof/>
          </w:rPr>
          <w:delText>aliqua aliqua sit consectetur ipsum</w:delText>
        </w:r>
        <w:r>
          <w:rPr>
            <w:noProof/>
            <w:webHidden/>
          </w:rPr>
          <w:tab/>
        </w:r>
        <w:r>
          <w:rPr>
            <w:noProof/>
            <w:webHidden/>
          </w:rPr>
          <w:fldChar w:fldCharType="begin"/>
        </w:r>
        <w:r>
          <w:rPr>
            <w:noProof/>
            <w:webHidden/>
          </w:rPr>
          <w:delInstrText xml:space="preserve"> PAGEREF _Toc218523778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05F025AD" w14:textId="77777777" w:rsidR="00540B5B" w:rsidRDefault="00540B5B">
      <w:pPr>
        <w:pStyle w:val="TOC2"/>
        <w:rPr>
          <w:del w:id="22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30" w:author="Caio Pizzol" w:date="2026-08-03T22:24:00Z" w16du:dateUtc="2026-08-04T02:24:00Z">
        <w:r>
          <w:fldChar w:fldCharType="begin"/>
        </w:r>
        <w:r>
          <w:delInstrText>HYPERLINK \l "_Toc218523779"</w:delInstrText>
        </w:r>
        <w:r>
          <w:fldChar w:fldCharType="separate"/>
        </w:r>
        <w:r w:rsidRPr="001302A5">
          <w:rPr>
            <w:rStyle w:val="Hyperlink"/>
            <w:noProof/>
          </w:rPr>
          <w:delText>lorem 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_Toc218523779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68E21D4F" w14:textId="77777777" w:rsidR="00540B5B" w:rsidRDefault="00540B5B">
      <w:pPr>
        <w:pStyle w:val="TOC2"/>
        <w:rPr>
          <w:del w:id="23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32" w:author="Caio Pizzol" w:date="2026-08-03T22:24:00Z" w16du:dateUtc="2026-08-04T02:24:00Z">
        <w:r>
          <w:fldChar w:fldCharType="begin"/>
        </w:r>
        <w:r>
          <w:delInstrText>HYPERLINK \l "_Toc218523780"</w:delInstrText>
        </w:r>
        <w:r>
          <w:fldChar w:fldCharType="separate"/>
        </w:r>
        <w:r w:rsidRPr="001302A5">
          <w:rPr>
            <w:rStyle w:val="Hyperlink"/>
            <w:noProof/>
          </w:rPr>
          <w:delText>lorem 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dolor elit consectetur</w:delText>
        </w:r>
        <w:r>
          <w:rPr>
            <w:noProof/>
            <w:webHidden/>
          </w:rPr>
          <w:tab/>
        </w:r>
        <w:r>
          <w:rPr>
            <w:noProof/>
            <w:webHidden/>
          </w:rPr>
          <w:fldChar w:fldCharType="begin"/>
        </w:r>
        <w:r>
          <w:rPr>
            <w:noProof/>
            <w:webHidden/>
          </w:rPr>
          <w:delInstrText xml:space="preserve"> PAGEREF _Toc218523780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458B5A22" w14:textId="77777777" w:rsidR="00540B5B" w:rsidRDefault="00540B5B">
      <w:pPr>
        <w:pStyle w:val="TOC2"/>
        <w:rPr>
          <w:del w:id="23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34" w:author="Caio Pizzol" w:date="2026-08-03T22:24:00Z" w16du:dateUtc="2026-08-04T02:24:00Z">
        <w:r>
          <w:fldChar w:fldCharType="begin"/>
        </w:r>
        <w:r>
          <w:delInstrText>HYPERLINK \l "_Toc218523781"</w:delInstrText>
        </w:r>
        <w:r>
          <w:fldChar w:fldCharType="separate"/>
        </w:r>
        <w:r w:rsidRPr="001302A5">
          <w:rPr>
            <w:rStyle w:val="Hyperlink"/>
            <w:noProof/>
          </w:rPr>
          <w:delText>lorem 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adipiscing do consectetur ipsum</w:delText>
        </w:r>
        <w:r>
          <w:rPr>
            <w:noProof/>
            <w:webHidden/>
          </w:rPr>
          <w:tab/>
        </w:r>
        <w:r>
          <w:rPr>
            <w:noProof/>
            <w:webHidden/>
          </w:rPr>
          <w:fldChar w:fldCharType="begin"/>
        </w:r>
        <w:r>
          <w:rPr>
            <w:noProof/>
            <w:webHidden/>
          </w:rPr>
          <w:delInstrText xml:space="preserve"> PAGEREF _Toc218523781 \h </w:delInstrText>
        </w:r>
        <w:r>
          <w:rPr>
            <w:noProof/>
            <w:webHidden/>
          </w:rPr>
        </w:r>
        <w:r>
          <w:rPr>
            <w:noProof/>
            <w:webHidden/>
          </w:rPr>
          <w:fldChar w:fldCharType="separate"/>
        </w:r>
        <w:r>
          <w:rPr>
            <w:noProof/>
            <w:webHidden/>
          </w:rPr>
          <w:delText>1-2</w:delText>
        </w:r>
        <w:r>
          <w:rPr>
            <w:noProof/>
            <w:webHidden/>
          </w:rPr>
          <w:fldChar w:fldCharType="end"/>
        </w:r>
        <w:r>
          <w:fldChar w:fldCharType="end"/>
        </w:r>
      </w:del>
    </w:p>
    <w:p w14:paraId="0E0D9C8D" w14:textId="77777777" w:rsidR="00540B5B" w:rsidRDefault="00540B5B">
      <w:pPr>
        <w:pStyle w:val="TOC2"/>
        <w:rPr>
          <w:del w:id="23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36" w:author="Caio Pizzol" w:date="2026-08-03T22:24:00Z" w16du:dateUtc="2026-08-04T02:24:00Z">
        <w:r>
          <w:fldChar w:fldCharType="begin"/>
        </w:r>
        <w:r>
          <w:delInstrText>HYPERLINK \l "_Toc218523782"</w:delInstrText>
        </w:r>
        <w:r>
          <w:fldChar w:fldCharType="separate"/>
        </w:r>
        <w:r w:rsidRPr="001302A5">
          <w:rPr>
            <w:rStyle w:val="Hyperlink"/>
            <w:noProof/>
          </w:rPr>
          <w:delText>lorem 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et dolor lorem labore elit</w:delText>
        </w:r>
        <w:r>
          <w:rPr>
            <w:noProof/>
            <w:webHidden/>
          </w:rPr>
          <w:tab/>
        </w:r>
        <w:r>
          <w:rPr>
            <w:noProof/>
            <w:webHidden/>
          </w:rPr>
          <w:fldChar w:fldCharType="begin"/>
        </w:r>
        <w:r>
          <w:rPr>
            <w:noProof/>
            <w:webHidden/>
          </w:rPr>
          <w:delInstrText xml:space="preserve"> PAGEREF _Toc218523782 \h </w:delInstrText>
        </w:r>
        <w:r>
          <w:rPr>
            <w:noProof/>
            <w:webHidden/>
          </w:rPr>
        </w:r>
        <w:r>
          <w:rPr>
            <w:noProof/>
            <w:webHidden/>
          </w:rPr>
          <w:fldChar w:fldCharType="separate"/>
        </w:r>
        <w:r>
          <w:rPr>
            <w:noProof/>
            <w:webHidden/>
          </w:rPr>
          <w:delText>1-3</w:delText>
        </w:r>
        <w:r>
          <w:rPr>
            <w:noProof/>
            <w:webHidden/>
          </w:rPr>
          <w:fldChar w:fldCharType="end"/>
        </w:r>
        <w:r>
          <w:fldChar w:fldCharType="end"/>
        </w:r>
      </w:del>
    </w:p>
    <w:p w14:paraId="3B3B8AAA" w14:textId="77777777" w:rsidR="00540B5B" w:rsidRDefault="00540B5B">
      <w:pPr>
        <w:pStyle w:val="TOC2"/>
        <w:rPr>
          <w:del w:id="23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38" w:author="Caio Pizzol" w:date="2026-08-03T22:24:00Z" w16du:dateUtc="2026-08-04T02:24:00Z">
        <w:r>
          <w:fldChar w:fldCharType="begin"/>
        </w:r>
        <w:r>
          <w:delInstrText>HYPERLINK \l "_Toc218523783"</w:delInstrText>
        </w:r>
        <w:r>
          <w:fldChar w:fldCharType="separate"/>
        </w:r>
        <w:r w:rsidRPr="001302A5">
          <w:rPr>
            <w:rStyle w:val="Hyperlink"/>
            <w:noProof/>
          </w:rPr>
          <w:delText>lorem 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ipsum et</w:delText>
        </w:r>
        <w:r>
          <w:rPr>
            <w:noProof/>
            <w:webHidden/>
          </w:rPr>
          <w:tab/>
        </w:r>
        <w:r>
          <w:rPr>
            <w:noProof/>
            <w:webHidden/>
          </w:rPr>
          <w:fldChar w:fldCharType="begin"/>
        </w:r>
        <w:r>
          <w:rPr>
            <w:noProof/>
            <w:webHidden/>
          </w:rPr>
          <w:delInstrText xml:space="preserve"> PAGEREF _Toc218523783 \h </w:delInstrText>
        </w:r>
        <w:r>
          <w:rPr>
            <w:noProof/>
            <w:webHidden/>
          </w:rPr>
        </w:r>
        <w:r>
          <w:rPr>
            <w:noProof/>
            <w:webHidden/>
          </w:rPr>
          <w:fldChar w:fldCharType="separate"/>
        </w:r>
        <w:r>
          <w:rPr>
            <w:noProof/>
            <w:webHidden/>
          </w:rPr>
          <w:delText>1-5</w:delText>
        </w:r>
        <w:r>
          <w:rPr>
            <w:noProof/>
            <w:webHidden/>
          </w:rPr>
          <w:fldChar w:fldCharType="end"/>
        </w:r>
        <w:r>
          <w:fldChar w:fldCharType="end"/>
        </w:r>
      </w:del>
    </w:p>
    <w:p w14:paraId="7643737F" w14:textId="77777777" w:rsidR="00540B5B" w:rsidRDefault="00540B5B">
      <w:pPr>
        <w:pStyle w:val="TOC1"/>
        <w:rPr>
          <w:del w:id="239"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240" w:author="Caio Pizzol" w:date="2026-08-03T22:24:00Z" w16du:dateUtc="2026-08-04T02:24:00Z">
        <w:r>
          <w:fldChar w:fldCharType="begin"/>
        </w:r>
        <w:r>
          <w:delInstrText>HYPERLINK \l "_Toc218523784"</w:delInstrText>
        </w:r>
        <w:r>
          <w:fldChar w:fldCharType="separate"/>
        </w:r>
        <w:r w:rsidRPr="001302A5">
          <w:rPr>
            <w:rStyle w:val="Hyperlink"/>
            <w:noProof/>
          </w:rPr>
          <w:delText>aliqua lorem sit adipiscing</w:delText>
        </w:r>
        <w:r>
          <w:rPr>
            <w:noProof/>
            <w:webHidden/>
          </w:rPr>
          <w:tab/>
        </w:r>
        <w:r>
          <w:rPr>
            <w:noProof/>
            <w:webHidden/>
          </w:rPr>
          <w:fldChar w:fldCharType="begin"/>
        </w:r>
        <w:r>
          <w:rPr>
            <w:noProof/>
            <w:webHidden/>
          </w:rPr>
          <w:delInstrText xml:space="preserve"> PAGEREF _Toc218523784 \h </w:delInstrText>
        </w:r>
        <w:r>
          <w:rPr>
            <w:noProof/>
            <w:webHidden/>
          </w:rPr>
        </w:r>
        <w:r>
          <w:rPr>
            <w:noProof/>
            <w:webHidden/>
          </w:rPr>
          <w:fldChar w:fldCharType="separate"/>
        </w:r>
        <w:r>
          <w:rPr>
            <w:noProof/>
            <w:webHidden/>
          </w:rPr>
          <w:delText>2-1</w:delText>
        </w:r>
        <w:r>
          <w:rPr>
            <w:noProof/>
            <w:webHidden/>
          </w:rPr>
          <w:fldChar w:fldCharType="end"/>
        </w:r>
        <w:r>
          <w:fldChar w:fldCharType="end"/>
        </w:r>
      </w:del>
    </w:p>
    <w:p w14:paraId="14B2C3E1" w14:textId="77777777" w:rsidR="00540B5B" w:rsidRDefault="00540B5B">
      <w:pPr>
        <w:pStyle w:val="TOC1"/>
        <w:rPr>
          <w:del w:id="241"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242" w:author="Caio Pizzol" w:date="2026-08-03T22:24:00Z" w16du:dateUtc="2026-08-04T02:24:00Z">
        <w:r>
          <w:fldChar w:fldCharType="begin"/>
        </w:r>
        <w:r>
          <w:delInstrText>HYPERLINK \l "_Toc218523785"</w:delInstrText>
        </w:r>
        <w:r>
          <w:fldChar w:fldCharType="separate"/>
        </w:r>
        <w:r w:rsidRPr="001302A5">
          <w:rPr>
            <w:rStyle w:val="Hyperlink"/>
            <w:noProof/>
          </w:rPr>
          <w:delText>aliqua ipsum sed lorem incididunt ipsum eiusmod tempor</w:delText>
        </w:r>
        <w:r>
          <w:rPr>
            <w:noProof/>
            <w:webHidden/>
          </w:rPr>
          <w:tab/>
        </w:r>
        <w:r>
          <w:rPr>
            <w:noProof/>
            <w:webHidden/>
          </w:rPr>
          <w:fldChar w:fldCharType="begin"/>
        </w:r>
        <w:r>
          <w:rPr>
            <w:noProof/>
            <w:webHidden/>
          </w:rPr>
          <w:delInstrText xml:space="preserve"> PAGEREF _Toc218523785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29114211" w14:textId="77777777" w:rsidR="00540B5B" w:rsidRDefault="00540B5B">
      <w:pPr>
        <w:pStyle w:val="TOC2"/>
        <w:rPr>
          <w:del w:id="24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44" w:author="Caio Pizzol" w:date="2026-08-03T22:24:00Z" w16du:dateUtc="2026-08-04T02:24:00Z">
        <w:r>
          <w:fldChar w:fldCharType="begin"/>
        </w:r>
        <w:r>
          <w:delInstrText>HYPERLINK \l "_Toc218523786"</w:delInstrText>
        </w:r>
        <w:r>
          <w:fldChar w:fldCharType="separate"/>
        </w:r>
        <w:r w:rsidRPr="001302A5">
          <w:rPr>
            <w:rStyle w:val="Hyperlink"/>
            <w:noProof/>
          </w:rPr>
          <w:delText>lorem 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eiusmod sed</w:delText>
        </w:r>
        <w:r>
          <w:rPr>
            <w:noProof/>
            <w:webHidden/>
          </w:rPr>
          <w:tab/>
        </w:r>
        <w:r>
          <w:rPr>
            <w:noProof/>
            <w:webHidden/>
          </w:rPr>
          <w:fldChar w:fldCharType="begin"/>
        </w:r>
        <w:r>
          <w:rPr>
            <w:noProof/>
            <w:webHidden/>
          </w:rPr>
          <w:delInstrText xml:space="preserve"> PAGEREF _Toc218523786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162049EA" w14:textId="77777777" w:rsidR="00540B5B" w:rsidRDefault="00540B5B">
      <w:pPr>
        <w:pStyle w:val="TOC2"/>
        <w:rPr>
          <w:del w:id="24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46" w:author="Caio Pizzol" w:date="2026-08-03T22:24:00Z" w16du:dateUtc="2026-08-04T02:24:00Z">
        <w:r>
          <w:fldChar w:fldCharType="begin"/>
        </w:r>
        <w:r>
          <w:delInstrText>HYPERLINK \l "_Toc218523787"</w:delInstrText>
        </w:r>
        <w:r>
          <w:fldChar w:fldCharType="separate"/>
        </w:r>
        <w:r w:rsidRPr="001302A5">
          <w:rPr>
            <w:rStyle w:val="Hyperlink"/>
            <w:noProof/>
          </w:rPr>
          <w:delText>lorem 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incididunt adipiscing elit lorem amet ipsum</w:delText>
        </w:r>
        <w:r>
          <w:rPr>
            <w:noProof/>
            <w:webHidden/>
          </w:rPr>
          <w:tab/>
        </w:r>
        <w:r>
          <w:rPr>
            <w:noProof/>
            <w:webHidden/>
          </w:rPr>
          <w:fldChar w:fldCharType="begin"/>
        </w:r>
        <w:r>
          <w:rPr>
            <w:noProof/>
            <w:webHidden/>
          </w:rPr>
          <w:delInstrText xml:space="preserve"> PAGEREF _Toc218523787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6FC05146" w14:textId="77777777" w:rsidR="00540B5B" w:rsidRDefault="00540B5B">
      <w:pPr>
        <w:pStyle w:val="TOC2"/>
        <w:rPr>
          <w:del w:id="24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48" w:author="Caio Pizzol" w:date="2026-08-03T22:24:00Z" w16du:dateUtc="2026-08-04T02:24:00Z">
        <w:r>
          <w:fldChar w:fldCharType="begin"/>
        </w:r>
        <w:r>
          <w:delInstrText>HYPERLINK \l "_Toc218523788"</w:delInstrText>
        </w:r>
        <w:r>
          <w:fldChar w:fldCharType="separate"/>
        </w:r>
        <w:r w:rsidRPr="001302A5">
          <w:rPr>
            <w:rStyle w:val="Hyperlink"/>
            <w:noProof/>
          </w:rPr>
          <w:delText>lorem 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lorem ipsum magna elit dolore lorem adipiscing elit lorem</w:delText>
        </w:r>
        <w:r>
          <w:rPr>
            <w:noProof/>
            <w:webHidden/>
          </w:rPr>
          <w:tab/>
        </w:r>
        <w:r>
          <w:rPr>
            <w:noProof/>
            <w:webHidden/>
          </w:rPr>
          <w:fldChar w:fldCharType="begin"/>
        </w:r>
        <w:r>
          <w:rPr>
            <w:noProof/>
            <w:webHidden/>
          </w:rPr>
          <w:delInstrText xml:space="preserve"> PAGEREF _Toc218523788 \h </w:delInstrText>
        </w:r>
        <w:r>
          <w:rPr>
            <w:noProof/>
            <w:webHidden/>
          </w:rPr>
        </w:r>
        <w:r>
          <w:rPr>
            <w:noProof/>
            <w:webHidden/>
          </w:rPr>
          <w:fldChar w:fldCharType="separate"/>
        </w:r>
        <w:r>
          <w:rPr>
            <w:noProof/>
            <w:webHidden/>
          </w:rPr>
          <w:delText>3-2</w:delText>
        </w:r>
        <w:r>
          <w:rPr>
            <w:noProof/>
            <w:webHidden/>
          </w:rPr>
          <w:fldChar w:fldCharType="end"/>
        </w:r>
        <w:r>
          <w:fldChar w:fldCharType="end"/>
        </w:r>
      </w:del>
    </w:p>
    <w:p w14:paraId="3FFADE45" w14:textId="77777777" w:rsidR="00540B5B" w:rsidRDefault="00540B5B">
      <w:pPr>
        <w:pStyle w:val="TOC2"/>
        <w:rPr>
          <w:del w:id="24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50" w:author="Caio Pizzol" w:date="2026-08-03T22:24:00Z" w16du:dateUtc="2026-08-04T02:24:00Z">
        <w:r>
          <w:fldChar w:fldCharType="begin"/>
        </w:r>
        <w:r>
          <w:delInstrText>HYPERLINK \l "_Toc218523789"</w:delInstrText>
        </w:r>
        <w:r>
          <w:fldChar w:fldCharType="separate"/>
        </w:r>
        <w:r w:rsidRPr="001302A5">
          <w:rPr>
            <w:rStyle w:val="Hyperlink"/>
            <w:noProof/>
          </w:rPr>
          <w:delText>lorem 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sed incididunt ipsum</w:delText>
        </w:r>
        <w:r>
          <w:rPr>
            <w:noProof/>
            <w:webHidden/>
          </w:rPr>
          <w:tab/>
        </w:r>
        <w:r>
          <w:rPr>
            <w:noProof/>
            <w:webHidden/>
          </w:rPr>
          <w:fldChar w:fldCharType="begin"/>
        </w:r>
        <w:r>
          <w:rPr>
            <w:noProof/>
            <w:webHidden/>
          </w:rPr>
          <w:delInstrText xml:space="preserve"> PAGEREF _Toc218523789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162DCFDD" w14:textId="77777777" w:rsidR="00540B5B" w:rsidRDefault="00540B5B">
      <w:pPr>
        <w:pStyle w:val="TOC2"/>
        <w:rPr>
          <w:del w:id="25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52" w:author="Caio Pizzol" w:date="2026-08-03T22:24:00Z" w16du:dateUtc="2026-08-04T02:24:00Z">
        <w:r>
          <w:fldChar w:fldCharType="begin"/>
        </w:r>
        <w:r>
          <w:delInstrText>HYPERLINK \l "_Toc218523790"</w:delInstrText>
        </w:r>
        <w:r>
          <w:fldChar w:fldCharType="separate"/>
        </w:r>
        <w:r w:rsidRPr="001302A5">
          <w:rPr>
            <w:rStyle w:val="Hyperlink"/>
            <w:noProof/>
          </w:rPr>
          <w:delText>lorem 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eiusmod aliqua-sed</w:delText>
        </w:r>
        <w:r>
          <w:rPr>
            <w:noProof/>
            <w:webHidden/>
          </w:rPr>
          <w:tab/>
        </w:r>
        <w:r>
          <w:rPr>
            <w:noProof/>
            <w:webHidden/>
          </w:rPr>
          <w:fldChar w:fldCharType="begin"/>
        </w:r>
        <w:r>
          <w:rPr>
            <w:noProof/>
            <w:webHidden/>
          </w:rPr>
          <w:delInstrText xml:space="preserve"> PAGEREF _Toc218523790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768C201B" w14:textId="77777777" w:rsidR="00540B5B" w:rsidRDefault="00540B5B">
      <w:pPr>
        <w:pStyle w:val="TOC2"/>
        <w:rPr>
          <w:del w:id="25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54" w:author="Caio Pizzol" w:date="2026-08-03T22:24:00Z" w16du:dateUtc="2026-08-04T02:24:00Z">
        <w:r>
          <w:fldChar w:fldCharType="begin"/>
        </w:r>
        <w:r>
          <w:delInstrText>HYPERLINK \l "_Toc218523791"</w:delInstrText>
        </w:r>
        <w:r>
          <w:fldChar w:fldCharType="separate"/>
        </w:r>
        <w:r w:rsidRPr="001302A5">
          <w:rPr>
            <w:rStyle w:val="Hyperlink"/>
            <w:noProof/>
          </w:rPr>
          <w:delText>lorem 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consectetur</w:delText>
        </w:r>
        <w:r>
          <w:rPr>
            <w:noProof/>
            <w:webHidden/>
          </w:rPr>
          <w:tab/>
        </w:r>
        <w:r>
          <w:rPr>
            <w:noProof/>
            <w:webHidden/>
          </w:rPr>
          <w:fldChar w:fldCharType="begin"/>
        </w:r>
        <w:r>
          <w:rPr>
            <w:noProof/>
            <w:webHidden/>
          </w:rPr>
          <w:delInstrText xml:space="preserve"> PAGEREF _Toc218523791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78B8AF4E" w14:textId="77777777" w:rsidR="00540B5B" w:rsidRDefault="00540B5B">
      <w:pPr>
        <w:pStyle w:val="TOC2"/>
        <w:rPr>
          <w:del w:id="25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56" w:author="Caio Pizzol" w:date="2026-08-03T22:24:00Z" w16du:dateUtc="2026-08-04T02:24:00Z">
        <w:r>
          <w:fldChar w:fldCharType="begin"/>
        </w:r>
        <w:r>
          <w:delInstrText>HYPERLINK \l "_Toc218523792"</w:delInstrText>
        </w:r>
        <w:r>
          <w:fldChar w:fldCharType="separate"/>
        </w:r>
        <w:r w:rsidRPr="001302A5">
          <w:rPr>
            <w:rStyle w:val="Hyperlink"/>
            <w:noProof/>
          </w:rPr>
          <w:delText>lorem 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sed</w:delText>
        </w:r>
        <w:r>
          <w:rPr>
            <w:noProof/>
            <w:webHidden/>
          </w:rPr>
          <w:tab/>
        </w:r>
        <w:r>
          <w:rPr>
            <w:noProof/>
            <w:webHidden/>
          </w:rPr>
          <w:fldChar w:fldCharType="begin"/>
        </w:r>
        <w:r>
          <w:rPr>
            <w:noProof/>
            <w:webHidden/>
          </w:rPr>
          <w:delInstrText xml:space="preserve"> PAGEREF _Toc218523792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602A3B25" w14:textId="77777777" w:rsidR="00540B5B" w:rsidRDefault="00540B5B">
      <w:pPr>
        <w:pStyle w:val="TOC2"/>
        <w:rPr>
          <w:del w:id="25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58" w:author="Caio Pizzol" w:date="2026-08-03T22:24:00Z" w16du:dateUtc="2026-08-04T02:24:00Z">
        <w:r>
          <w:fldChar w:fldCharType="begin"/>
        </w:r>
        <w:r>
          <w:delInstrText>HYPERLINK \l "_Toc218523793"</w:delInstrText>
        </w:r>
        <w:r>
          <w:fldChar w:fldCharType="separate"/>
        </w:r>
        <w:r w:rsidRPr="001302A5">
          <w:rPr>
            <w:rStyle w:val="Hyperlink"/>
            <w:noProof/>
          </w:rPr>
          <w:delText>lorem 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tempor elit sed</w:delText>
        </w:r>
        <w:r>
          <w:rPr>
            <w:noProof/>
            <w:webHidden/>
          </w:rPr>
          <w:tab/>
        </w:r>
        <w:r>
          <w:rPr>
            <w:noProof/>
            <w:webHidden/>
          </w:rPr>
          <w:fldChar w:fldCharType="begin"/>
        </w:r>
        <w:r>
          <w:rPr>
            <w:noProof/>
            <w:webHidden/>
          </w:rPr>
          <w:delInstrText xml:space="preserve"> PAGEREF _Toc218523793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F2BE55D" w14:textId="77777777" w:rsidR="00540B5B" w:rsidRDefault="00540B5B">
      <w:pPr>
        <w:pStyle w:val="TOC2"/>
        <w:rPr>
          <w:del w:id="25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60" w:author="Caio Pizzol" w:date="2026-08-03T22:24:00Z" w16du:dateUtc="2026-08-04T02:24:00Z">
        <w:r>
          <w:fldChar w:fldCharType="begin"/>
        </w:r>
        <w:r>
          <w:delInstrText>HYPERLINK \l "_Toc218523794"</w:delInstrText>
        </w:r>
        <w:r>
          <w:fldChar w:fldCharType="separate"/>
        </w:r>
        <w:r w:rsidRPr="001302A5">
          <w:rPr>
            <w:rStyle w:val="Hyperlink"/>
            <w:noProof/>
          </w:rPr>
          <w:delText>lorem 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labore adipiscing</w:delText>
        </w:r>
        <w:r>
          <w:rPr>
            <w:noProof/>
            <w:webHidden/>
          </w:rPr>
          <w:tab/>
        </w:r>
        <w:r>
          <w:rPr>
            <w:noProof/>
            <w:webHidden/>
          </w:rPr>
          <w:fldChar w:fldCharType="begin"/>
        </w:r>
        <w:r>
          <w:rPr>
            <w:noProof/>
            <w:webHidden/>
          </w:rPr>
          <w:delInstrText xml:space="preserve"> PAGEREF _Toc218523794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620B0257" w14:textId="77777777" w:rsidR="00540B5B" w:rsidRDefault="00540B5B">
      <w:pPr>
        <w:pStyle w:val="TOC2"/>
        <w:rPr>
          <w:del w:id="26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62" w:author="Caio Pizzol" w:date="2026-08-03T22:24:00Z" w16du:dateUtc="2026-08-04T02:24:00Z">
        <w:r>
          <w:fldChar w:fldCharType="begin"/>
        </w:r>
        <w:r>
          <w:delInstrText>HYPERLINK \l "_Toc218523795"</w:delInstrText>
        </w:r>
        <w:r>
          <w:fldChar w:fldCharType="separate"/>
        </w:r>
        <w:r w:rsidRPr="001302A5">
          <w:rPr>
            <w:rStyle w:val="Hyperlink"/>
            <w:noProof/>
          </w:rPr>
          <w:delText>lorem 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adipiscing</w:delText>
        </w:r>
        <w:r>
          <w:rPr>
            <w:noProof/>
            <w:webHidden/>
          </w:rPr>
          <w:tab/>
        </w:r>
        <w:r>
          <w:rPr>
            <w:noProof/>
            <w:webHidden/>
          </w:rPr>
          <w:fldChar w:fldCharType="begin"/>
        </w:r>
        <w:r>
          <w:rPr>
            <w:noProof/>
            <w:webHidden/>
          </w:rPr>
          <w:delInstrText xml:space="preserve"> PAGEREF _Toc218523795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5B65B07A" w14:textId="77777777" w:rsidR="00540B5B" w:rsidRDefault="00540B5B">
      <w:pPr>
        <w:pStyle w:val="TOC2"/>
        <w:rPr>
          <w:del w:id="26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64" w:author="Caio Pizzol" w:date="2026-08-03T22:24:00Z" w16du:dateUtc="2026-08-04T02:24:00Z">
        <w:r>
          <w:fldChar w:fldCharType="begin"/>
        </w:r>
        <w:r>
          <w:delInstrText>HYPERLINK \l "_Toc218523796"</w:delInstrText>
        </w:r>
        <w:r>
          <w:fldChar w:fldCharType="separate"/>
        </w:r>
        <w:r w:rsidRPr="001302A5">
          <w:rPr>
            <w:rStyle w:val="Hyperlink"/>
            <w:noProof/>
          </w:rPr>
          <w:delText>lorem 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amet ipsum eiusmod</w:delText>
        </w:r>
        <w:r>
          <w:rPr>
            <w:noProof/>
            <w:webHidden/>
          </w:rPr>
          <w:tab/>
        </w:r>
        <w:r>
          <w:rPr>
            <w:noProof/>
            <w:webHidden/>
          </w:rPr>
          <w:fldChar w:fldCharType="begin"/>
        </w:r>
        <w:r>
          <w:rPr>
            <w:noProof/>
            <w:webHidden/>
          </w:rPr>
          <w:delInstrText xml:space="preserve"> PAGEREF _Toc218523796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67300F3C" w14:textId="77777777" w:rsidR="00540B5B" w:rsidRDefault="00540B5B">
      <w:pPr>
        <w:pStyle w:val="TOC1"/>
        <w:rPr>
          <w:del w:id="265"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266" w:author="Caio Pizzol" w:date="2026-08-03T22:24:00Z" w16du:dateUtc="2026-08-04T02:24:00Z">
        <w:r>
          <w:fldChar w:fldCharType="begin"/>
        </w:r>
        <w:r>
          <w:delInstrText>HYPERLINK \l "_Toc218523797"</w:delInstrText>
        </w:r>
        <w:r>
          <w:fldChar w:fldCharType="separate"/>
        </w:r>
        <w:r w:rsidRPr="001302A5">
          <w:rPr>
            <w:rStyle w:val="Hyperlink"/>
            <w:noProof/>
          </w:rPr>
          <w:delText>aliqua labore elit elit consectetur ipsum dolor eiusmod dolor’et incididunt</w:delText>
        </w:r>
        <w:r>
          <w:rPr>
            <w:noProof/>
            <w:webHidden/>
          </w:rPr>
          <w:tab/>
        </w:r>
        <w:r>
          <w:rPr>
            <w:noProof/>
            <w:webHidden/>
          </w:rPr>
          <w:fldChar w:fldCharType="begin"/>
        </w:r>
        <w:r>
          <w:rPr>
            <w:noProof/>
            <w:webHidden/>
          </w:rPr>
          <w:delInstrText xml:space="preserve"> PAGEREF _Toc218523797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39C5659C" w14:textId="77777777" w:rsidR="00540B5B" w:rsidRDefault="00540B5B">
      <w:pPr>
        <w:pStyle w:val="TOC2"/>
        <w:rPr>
          <w:del w:id="26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68" w:author="Caio Pizzol" w:date="2026-08-03T22:24:00Z" w16du:dateUtc="2026-08-04T02:24:00Z">
        <w:r>
          <w:fldChar w:fldCharType="begin"/>
        </w:r>
        <w:r>
          <w:delInstrText>HYPERLINK \l "_Toc218523798"</w:delInstrText>
        </w:r>
        <w:r>
          <w:fldChar w:fldCharType="separate"/>
        </w:r>
        <w:r w:rsidRPr="001302A5">
          <w:rPr>
            <w:rStyle w:val="Hyperlink"/>
            <w:noProof/>
          </w:rPr>
          <w:delText>lorem 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eiusmod dolor’et incididunt</w:delText>
        </w:r>
        <w:r>
          <w:rPr>
            <w:noProof/>
            <w:webHidden/>
          </w:rPr>
          <w:tab/>
        </w:r>
        <w:r>
          <w:rPr>
            <w:noProof/>
            <w:webHidden/>
          </w:rPr>
          <w:fldChar w:fldCharType="begin"/>
        </w:r>
        <w:r>
          <w:rPr>
            <w:noProof/>
            <w:webHidden/>
          </w:rPr>
          <w:delInstrText xml:space="preserve"> PAGEREF _Toc218523798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64D7F254" w14:textId="77777777" w:rsidR="00540B5B" w:rsidRDefault="00540B5B">
      <w:pPr>
        <w:pStyle w:val="TOC2"/>
        <w:rPr>
          <w:del w:id="26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70" w:author="Caio Pizzol" w:date="2026-08-03T22:24:00Z" w16du:dateUtc="2026-08-04T02:24:00Z">
        <w:r>
          <w:fldChar w:fldCharType="begin"/>
        </w:r>
        <w:r>
          <w:delInstrText>HYPERLINK \l "_Toc218523799"</w:delInstrText>
        </w:r>
        <w:r>
          <w:fldChar w:fldCharType="separate"/>
        </w:r>
        <w:r w:rsidRPr="001302A5">
          <w:rPr>
            <w:rStyle w:val="Hyperlink"/>
            <w:noProof/>
          </w:rPr>
          <w:delText>lorem 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dolor’et incididunt</w:delText>
        </w:r>
        <w:r>
          <w:rPr>
            <w:noProof/>
            <w:webHidden/>
          </w:rPr>
          <w:tab/>
        </w:r>
        <w:r>
          <w:rPr>
            <w:noProof/>
            <w:webHidden/>
          </w:rPr>
          <w:fldChar w:fldCharType="begin"/>
        </w:r>
        <w:r>
          <w:rPr>
            <w:noProof/>
            <w:webHidden/>
          </w:rPr>
          <w:delInstrText xml:space="preserve"> PAGEREF _Toc218523799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4B78667E" w14:textId="77777777" w:rsidR="00540B5B" w:rsidRDefault="00540B5B">
      <w:pPr>
        <w:pStyle w:val="TOC2"/>
        <w:rPr>
          <w:del w:id="27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72" w:author="Caio Pizzol" w:date="2026-08-03T22:24:00Z" w16du:dateUtc="2026-08-04T02:24:00Z">
        <w:r>
          <w:fldChar w:fldCharType="begin"/>
        </w:r>
        <w:r>
          <w:delInstrText>HYPERLINK \l "_Toc218523800"</w:delInstrText>
        </w:r>
        <w:r>
          <w:fldChar w:fldCharType="separate"/>
        </w:r>
        <w:r w:rsidRPr="001302A5">
          <w:rPr>
            <w:rStyle w:val="Hyperlink"/>
            <w:noProof/>
          </w:rPr>
          <w:delText>lorem 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eiusmod dolor’et incididunt</w:delText>
        </w:r>
        <w:r>
          <w:rPr>
            <w:noProof/>
            <w:webHidden/>
          </w:rPr>
          <w:tab/>
        </w:r>
        <w:r>
          <w:rPr>
            <w:noProof/>
            <w:webHidden/>
          </w:rPr>
          <w:fldChar w:fldCharType="begin"/>
        </w:r>
        <w:r>
          <w:rPr>
            <w:noProof/>
            <w:webHidden/>
          </w:rPr>
          <w:delInstrText xml:space="preserve"> PAGEREF _Toc218523800 \h </w:delInstrText>
        </w:r>
        <w:r>
          <w:rPr>
            <w:noProof/>
            <w:webHidden/>
          </w:rPr>
        </w:r>
        <w:r>
          <w:rPr>
            <w:noProof/>
            <w:webHidden/>
          </w:rPr>
          <w:fldChar w:fldCharType="separate"/>
        </w:r>
        <w:r>
          <w:rPr>
            <w:noProof/>
            <w:webHidden/>
          </w:rPr>
          <w:delText>4-2</w:delText>
        </w:r>
        <w:r>
          <w:rPr>
            <w:noProof/>
            <w:webHidden/>
          </w:rPr>
          <w:fldChar w:fldCharType="end"/>
        </w:r>
        <w:r>
          <w:fldChar w:fldCharType="end"/>
        </w:r>
      </w:del>
    </w:p>
    <w:p w14:paraId="6500D1C7" w14:textId="77777777" w:rsidR="00540B5B" w:rsidRDefault="00540B5B">
      <w:pPr>
        <w:pStyle w:val="TOC1"/>
        <w:rPr>
          <w:del w:id="273"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274" w:author="Caio Pizzol" w:date="2026-08-03T22:24:00Z" w16du:dateUtc="2026-08-04T02:24:00Z">
        <w:r>
          <w:fldChar w:fldCharType="begin"/>
        </w:r>
        <w:r>
          <w:delInstrText>HYPERLINK \l "_Toc218523801"</w:delInstrText>
        </w:r>
        <w:r>
          <w:fldChar w:fldCharType="separate"/>
        </w:r>
        <w:r w:rsidRPr="001302A5">
          <w:rPr>
            <w:rStyle w:val="Hyperlink"/>
            <w:noProof/>
          </w:rPr>
          <w:delText>aliqua eiusmod elit elit consectetur ipsum lorem ipsum magna elit eiusmod dolor</w:delText>
        </w:r>
        <w:r>
          <w:rPr>
            <w:noProof/>
            <w:webHidden/>
          </w:rPr>
          <w:tab/>
        </w:r>
        <w:r>
          <w:rPr>
            <w:noProof/>
            <w:webHidden/>
          </w:rPr>
          <w:fldChar w:fldCharType="begin"/>
        </w:r>
        <w:r>
          <w:rPr>
            <w:noProof/>
            <w:webHidden/>
          </w:rPr>
          <w:delInstrText xml:space="preserve"> PAGEREF _Toc218523801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6B7CAF9C" w14:textId="77777777" w:rsidR="00540B5B" w:rsidRDefault="00540B5B">
      <w:pPr>
        <w:pStyle w:val="TOC2"/>
        <w:rPr>
          <w:del w:id="27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76" w:author="Caio Pizzol" w:date="2026-08-03T22:24:00Z" w16du:dateUtc="2026-08-04T02:24:00Z">
        <w:r>
          <w:fldChar w:fldCharType="begin"/>
        </w:r>
        <w:r>
          <w:delInstrText>HYPERLINK \l "_Toc218523802"</w:delInstrText>
        </w:r>
        <w:r>
          <w:fldChar w:fldCharType="separate"/>
        </w:r>
        <w:r w:rsidRPr="001302A5">
          <w:rPr>
            <w:rStyle w:val="Hyperlink"/>
            <w:noProof/>
          </w:rPr>
          <w:delText>lorem 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dolor’et ipsum adipiscing incididunt dolore dolor’et ipsum adipiscing</w:delText>
        </w:r>
        <w:r>
          <w:rPr>
            <w:noProof/>
            <w:webHidden/>
          </w:rPr>
          <w:tab/>
        </w:r>
        <w:r>
          <w:rPr>
            <w:noProof/>
            <w:webHidden/>
          </w:rPr>
          <w:fldChar w:fldCharType="begin"/>
        </w:r>
        <w:r>
          <w:rPr>
            <w:noProof/>
            <w:webHidden/>
          </w:rPr>
          <w:delInstrText xml:space="preserve"> PAGEREF _Toc218523802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2969D83A" w14:textId="77777777" w:rsidR="00540B5B" w:rsidRDefault="00540B5B">
      <w:pPr>
        <w:pStyle w:val="TOC2"/>
        <w:rPr>
          <w:del w:id="27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78" w:author="Caio Pizzol" w:date="2026-08-03T22:24:00Z" w16du:dateUtc="2026-08-04T02:24:00Z">
        <w:r>
          <w:fldChar w:fldCharType="begin"/>
        </w:r>
        <w:r>
          <w:delInstrText>HYPERLINK \l "_Toc218523803"</w:delInstrText>
        </w:r>
        <w:r>
          <w:fldChar w:fldCharType="separate"/>
        </w:r>
        <w:r w:rsidRPr="001302A5">
          <w:rPr>
            <w:rStyle w:val="Hyperlink"/>
            <w:noProof/>
          </w:rPr>
          <w:delText>lorem 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ipsum</w:delText>
        </w:r>
        <w:r>
          <w:rPr>
            <w:noProof/>
            <w:webHidden/>
          </w:rPr>
          <w:tab/>
        </w:r>
        <w:r>
          <w:rPr>
            <w:noProof/>
            <w:webHidden/>
          </w:rPr>
          <w:fldChar w:fldCharType="begin"/>
        </w:r>
        <w:r>
          <w:rPr>
            <w:noProof/>
            <w:webHidden/>
          </w:rPr>
          <w:delInstrText xml:space="preserve"> PAGEREF _Toc218523803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5C98F9C4" w14:textId="77777777" w:rsidR="00540B5B" w:rsidRDefault="00540B5B">
      <w:pPr>
        <w:pStyle w:val="TOC2"/>
        <w:rPr>
          <w:del w:id="27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80" w:author="Caio Pizzol" w:date="2026-08-03T22:24:00Z" w16du:dateUtc="2026-08-04T02:24:00Z">
        <w:r>
          <w:fldChar w:fldCharType="begin"/>
        </w:r>
        <w:r>
          <w:delInstrText>HYPERLINK \l "_Toc218523804"</w:delInstrText>
        </w:r>
        <w:r>
          <w:fldChar w:fldCharType="separate"/>
        </w:r>
        <w:r w:rsidRPr="001302A5">
          <w:rPr>
            <w:rStyle w:val="Hyperlink"/>
            <w:noProof/>
          </w:rPr>
          <w:delText>lorem 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ipsum incididunt do</w:delText>
        </w:r>
        <w:r>
          <w:rPr>
            <w:noProof/>
            <w:webHidden/>
          </w:rPr>
          <w:tab/>
        </w:r>
        <w:r>
          <w:rPr>
            <w:noProof/>
            <w:webHidden/>
          </w:rPr>
          <w:fldChar w:fldCharType="begin"/>
        </w:r>
        <w:r>
          <w:rPr>
            <w:noProof/>
            <w:webHidden/>
          </w:rPr>
          <w:delInstrText xml:space="preserve"> PAGEREF _Toc218523804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73B2C617" w14:textId="77777777" w:rsidR="00540B5B" w:rsidRDefault="00540B5B">
      <w:pPr>
        <w:pStyle w:val="TOC2"/>
        <w:rPr>
          <w:del w:id="28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82" w:author="Caio Pizzol" w:date="2026-08-03T22:24:00Z" w16du:dateUtc="2026-08-04T02:24:00Z">
        <w:r>
          <w:fldChar w:fldCharType="begin"/>
        </w:r>
        <w:r>
          <w:delInstrText>HYPERLINK \l "_Toc218523805"</w:delInstrText>
        </w:r>
        <w:r>
          <w:fldChar w:fldCharType="separate"/>
        </w:r>
        <w:r w:rsidRPr="001302A5">
          <w:rPr>
            <w:rStyle w:val="Hyperlink"/>
            <w:noProof/>
          </w:rPr>
          <w:delText>lorem 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eiusmod do ipsum et lorem</w:delText>
        </w:r>
        <w:r>
          <w:rPr>
            <w:noProof/>
            <w:webHidden/>
          </w:rPr>
          <w:tab/>
        </w:r>
        <w:r>
          <w:rPr>
            <w:noProof/>
            <w:webHidden/>
          </w:rPr>
          <w:fldChar w:fldCharType="begin"/>
        </w:r>
        <w:r>
          <w:rPr>
            <w:noProof/>
            <w:webHidden/>
          </w:rPr>
          <w:delInstrText xml:space="preserve"> PAGEREF _Toc218523805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2C666428" w14:textId="77777777" w:rsidR="00540B5B" w:rsidRDefault="00540B5B">
      <w:pPr>
        <w:pStyle w:val="TOC2"/>
        <w:rPr>
          <w:del w:id="28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84" w:author="Caio Pizzol" w:date="2026-08-03T22:24:00Z" w16du:dateUtc="2026-08-04T02:24:00Z">
        <w:r>
          <w:fldChar w:fldCharType="begin"/>
        </w:r>
        <w:r>
          <w:delInstrText>HYPERLINK \l "_Toc218523806"</w:delInstrText>
        </w:r>
        <w:r>
          <w:fldChar w:fldCharType="separate"/>
        </w:r>
        <w:r w:rsidRPr="001302A5">
          <w:rPr>
            <w:rStyle w:val="Hyperlink"/>
            <w:noProof/>
          </w:rPr>
          <w:delText>lorem 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labore do ipsum do</w:delText>
        </w:r>
        <w:r>
          <w:rPr>
            <w:noProof/>
            <w:webHidden/>
          </w:rPr>
          <w:tab/>
        </w:r>
        <w:r>
          <w:rPr>
            <w:noProof/>
            <w:webHidden/>
          </w:rPr>
          <w:fldChar w:fldCharType="begin"/>
        </w:r>
        <w:r>
          <w:rPr>
            <w:noProof/>
            <w:webHidden/>
          </w:rPr>
          <w:delInstrText xml:space="preserve"> PAGEREF _Toc218523806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6F1D197C" w14:textId="77777777" w:rsidR="00540B5B" w:rsidRDefault="00540B5B">
      <w:pPr>
        <w:pStyle w:val="TOC2"/>
        <w:rPr>
          <w:del w:id="28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86" w:author="Caio Pizzol" w:date="2026-08-03T22:24:00Z" w16du:dateUtc="2026-08-04T02:24:00Z">
        <w:r>
          <w:fldChar w:fldCharType="begin"/>
        </w:r>
        <w:r>
          <w:delInstrText>HYPERLINK \l "_Toc218523807"</w:delInstrText>
        </w:r>
        <w:r>
          <w:fldChar w:fldCharType="separate"/>
        </w:r>
        <w:r w:rsidRPr="001302A5">
          <w:rPr>
            <w:rStyle w:val="Hyperlink"/>
            <w:noProof/>
          </w:rPr>
          <w:delText>lorem 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magna do</w:delText>
        </w:r>
        <w:r>
          <w:rPr>
            <w:noProof/>
            <w:webHidden/>
          </w:rPr>
          <w:tab/>
        </w:r>
        <w:r>
          <w:rPr>
            <w:noProof/>
            <w:webHidden/>
          </w:rPr>
          <w:fldChar w:fldCharType="begin"/>
        </w:r>
        <w:r>
          <w:rPr>
            <w:noProof/>
            <w:webHidden/>
          </w:rPr>
          <w:delInstrText xml:space="preserve"> PAGEREF _Toc218523807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4A67AAC6" w14:textId="77777777" w:rsidR="00540B5B" w:rsidRDefault="00540B5B">
      <w:pPr>
        <w:pStyle w:val="TOC2"/>
        <w:rPr>
          <w:del w:id="28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88" w:author="Caio Pizzol" w:date="2026-08-03T22:24:00Z" w16du:dateUtc="2026-08-04T02:24:00Z">
        <w:r>
          <w:fldChar w:fldCharType="begin"/>
        </w:r>
        <w:r>
          <w:delInstrText>HYPERLINK \l "_Toc218523808"</w:delInstrText>
        </w:r>
        <w:r>
          <w:fldChar w:fldCharType="separate"/>
        </w:r>
        <w:r w:rsidRPr="001302A5">
          <w:rPr>
            <w:rStyle w:val="Hyperlink"/>
            <w:noProof/>
          </w:rPr>
          <w:delText>lorem 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tempor ipsum ut ut</w:delText>
        </w:r>
        <w:r>
          <w:rPr>
            <w:noProof/>
            <w:webHidden/>
          </w:rPr>
          <w:tab/>
        </w:r>
        <w:r>
          <w:rPr>
            <w:noProof/>
            <w:webHidden/>
          </w:rPr>
          <w:fldChar w:fldCharType="begin"/>
        </w:r>
        <w:r>
          <w:rPr>
            <w:noProof/>
            <w:webHidden/>
          </w:rPr>
          <w:delInstrText xml:space="preserve"> PAGEREF _Toc218523808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060F4A05" w14:textId="77777777" w:rsidR="00540B5B" w:rsidRDefault="00540B5B">
      <w:pPr>
        <w:pStyle w:val="TOC2"/>
        <w:rPr>
          <w:del w:id="28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90" w:author="Caio Pizzol" w:date="2026-08-03T22:24:00Z" w16du:dateUtc="2026-08-04T02:24:00Z">
        <w:r>
          <w:fldChar w:fldCharType="begin"/>
        </w:r>
        <w:r>
          <w:delInstrText>HYPERLINK \l "_Toc218523809"</w:delInstrText>
        </w:r>
        <w:r>
          <w:fldChar w:fldCharType="separate"/>
        </w:r>
        <w:r w:rsidRPr="001302A5">
          <w:rPr>
            <w:rStyle w:val="Hyperlink"/>
            <w:noProof/>
          </w:rPr>
          <w:delText>lorem 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magna elit ut</w:delText>
        </w:r>
        <w:r>
          <w:rPr>
            <w:noProof/>
            <w:webHidden/>
          </w:rPr>
          <w:tab/>
        </w:r>
        <w:r>
          <w:rPr>
            <w:noProof/>
            <w:webHidden/>
          </w:rPr>
          <w:fldChar w:fldCharType="begin"/>
        </w:r>
        <w:r>
          <w:rPr>
            <w:noProof/>
            <w:webHidden/>
          </w:rPr>
          <w:delInstrText xml:space="preserve"> PAGEREF _Toc218523809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13975E5D" w14:textId="77777777" w:rsidR="00540B5B" w:rsidRDefault="00540B5B">
      <w:pPr>
        <w:pStyle w:val="TOC2"/>
        <w:rPr>
          <w:del w:id="29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92" w:author="Caio Pizzol" w:date="2026-08-03T22:24:00Z" w16du:dateUtc="2026-08-04T02:24:00Z">
        <w:r>
          <w:fldChar w:fldCharType="begin"/>
        </w:r>
        <w:r>
          <w:delInstrText>HYPERLINK \l "_Toc218523810"</w:delInstrText>
        </w:r>
        <w:r>
          <w:fldChar w:fldCharType="separate"/>
        </w:r>
        <w:r w:rsidRPr="001302A5">
          <w:rPr>
            <w:rStyle w:val="Hyperlink"/>
            <w:noProof/>
          </w:rPr>
          <w:delText>lorem 5.09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et aliqua</w:delText>
        </w:r>
        <w:r>
          <w:rPr>
            <w:noProof/>
            <w:webHidden/>
          </w:rPr>
          <w:tab/>
        </w:r>
        <w:r>
          <w:rPr>
            <w:noProof/>
            <w:webHidden/>
          </w:rPr>
          <w:fldChar w:fldCharType="begin"/>
        </w:r>
        <w:r>
          <w:rPr>
            <w:noProof/>
            <w:webHidden/>
          </w:rPr>
          <w:delInstrText xml:space="preserve"> PAGEREF _Toc218523810 \h </w:delInstrText>
        </w:r>
        <w:r>
          <w:rPr>
            <w:noProof/>
            <w:webHidden/>
          </w:rPr>
        </w:r>
        <w:r>
          <w:rPr>
            <w:noProof/>
            <w:webHidden/>
          </w:rPr>
          <w:fldChar w:fldCharType="separate"/>
        </w:r>
        <w:r>
          <w:rPr>
            <w:noProof/>
            <w:webHidden/>
          </w:rPr>
          <w:delText>5-4</w:delText>
        </w:r>
        <w:r>
          <w:rPr>
            <w:noProof/>
            <w:webHidden/>
          </w:rPr>
          <w:fldChar w:fldCharType="end"/>
        </w:r>
        <w:r>
          <w:fldChar w:fldCharType="end"/>
        </w:r>
      </w:del>
    </w:p>
    <w:p w14:paraId="310BC045" w14:textId="77777777" w:rsidR="00540B5B" w:rsidRDefault="00540B5B">
      <w:pPr>
        <w:pStyle w:val="TOC2"/>
        <w:rPr>
          <w:del w:id="29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94" w:author="Caio Pizzol" w:date="2026-08-03T22:24:00Z" w16du:dateUtc="2026-08-04T02:24:00Z">
        <w:r>
          <w:fldChar w:fldCharType="begin"/>
        </w:r>
        <w:r>
          <w:delInstrText>HYPERLINK \l "_Toc218523811"</w:delInstrText>
        </w:r>
        <w:r>
          <w:fldChar w:fldCharType="separate"/>
        </w:r>
        <w:r w:rsidRPr="001302A5">
          <w:rPr>
            <w:rStyle w:val="Hyperlink"/>
            <w:noProof/>
          </w:rPr>
          <w:delText>lorem 5.10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et lorem</w:delText>
        </w:r>
        <w:r>
          <w:rPr>
            <w:noProof/>
            <w:webHidden/>
          </w:rPr>
          <w:tab/>
        </w:r>
        <w:r>
          <w:rPr>
            <w:noProof/>
            <w:webHidden/>
          </w:rPr>
          <w:fldChar w:fldCharType="begin"/>
        </w:r>
        <w:r>
          <w:rPr>
            <w:noProof/>
            <w:webHidden/>
          </w:rPr>
          <w:delInstrText xml:space="preserve"> PAGEREF _Toc218523811 \h </w:delInstrText>
        </w:r>
        <w:r>
          <w:rPr>
            <w:noProof/>
            <w:webHidden/>
          </w:rPr>
        </w:r>
        <w:r>
          <w:rPr>
            <w:noProof/>
            <w:webHidden/>
          </w:rPr>
          <w:fldChar w:fldCharType="separate"/>
        </w:r>
        <w:r>
          <w:rPr>
            <w:noProof/>
            <w:webHidden/>
          </w:rPr>
          <w:delText>5-5</w:delText>
        </w:r>
        <w:r>
          <w:rPr>
            <w:noProof/>
            <w:webHidden/>
          </w:rPr>
          <w:fldChar w:fldCharType="end"/>
        </w:r>
        <w:r>
          <w:fldChar w:fldCharType="end"/>
        </w:r>
      </w:del>
    </w:p>
    <w:p w14:paraId="2ADBF088" w14:textId="77777777" w:rsidR="00540B5B" w:rsidRDefault="00540B5B">
      <w:pPr>
        <w:pStyle w:val="TOC1"/>
        <w:rPr>
          <w:del w:id="295"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296" w:author="Caio Pizzol" w:date="2026-08-03T22:24:00Z" w16du:dateUtc="2026-08-04T02:24:00Z">
        <w:r>
          <w:fldChar w:fldCharType="begin"/>
        </w:r>
        <w:r>
          <w:delInstrText>HYPERLINK \l "_Toc218523812"</w:delInstrText>
        </w:r>
        <w:r>
          <w:fldChar w:fldCharType="separate"/>
        </w:r>
        <w:r w:rsidRPr="001302A5">
          <w:rPr>
            <w:rStyle w:val="Hyperlink"/>
            <w:noProof/>
          </w:rPr>
          <w:delText>aliqua aliqua incididunt elit sit ut adipiscing incididunt dolore dolor’et labore adipiscing</w:delText>
        </w:r>
        <w:r>
          <w:rPr>
            <w:noProof/>
            <w:webHidden/>
          </w:rPr>
          <w:tab/>
        </w:r>
        <w:r>
          <w:rPr>
            <w:noProof/>
            <w:webHidden/>
          </w:rPr>
          <w:fldChar w:fldCharType="begin"/>
        </w:r>
        <w:r>
          <w:rPr>
            <w:noProof/>
            <w:webHidden/>
          </w:rPr>
          <w:delInstrText xml:space="preserve"> PAGEREF _Toc218523812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52A76699" w14:textId="77777777" w:rsidR="00540B5B" w:rsidRDefault="00540B5B">
      <w:pPr>
        <w:pStyle w:val="TOC2"/>
        <w:rPr>
          <w:del w:id="29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298" w:author="Caio Pizzol" w:date="2026-08-03T22:24:00Z" w16du:dateUtc="2026-08-04T02:24:00Z">
        <w:r>
          <w:fldChar w:fldCharType="begin"/>
        </w:r>
        <w:r>
          <w:delInstrText>HYPERLINK \l "_Toc218523813"</w:delInstrText>
        </w:r>
        <w:r>
          <w:fldChar w:fldCharType="separate"/>
        </w:r>
        <w:r w:rsidRPr="001302A5">
          <w:rPr>
            <w:rStyle w:val="Hyperlink"/>
            <w:noProof/>
          </w:rPr>
          <w:delText>lorem 6.01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sit ut adipiscing dolor ut</w:delText>
        </w:r>
        <w:r>
          <w:rPr>
            <w:noProof/>
            <w:webHidden/>
          </w:rPr>
          <w:tab/>
        </w:r>
        <w:r>
          <w:rPr>
            <w:noProof/>
            <w:webHidden/>
          </w:rPr>
          <w:fldChar w:fldCharType="begin"/>
        </w:r>
        <w:r>
          <w:rPr>
            <w:noProof/>
            <w:webHidden/>
          </w:rPr>
          <w:delInstrText xml:space="preserve"> PAGEREF _Toc218523813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7B17E993" w14:textId="77777777" w:rsidR="00540B5B" w:rsidRDefault="00540B5B">
      <w:pPr>
        <w:pStyle w:val="TOC2"/>
        <w:rPr>
          <w:del w:id="29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00" w:author="Caio Pizzol" w:date="2026-08-03T22:24:00Z" w16du:dateUtc="2026-08-04T02:24:00Z">
        <w:r>
          <w:fldChar w:fldCharType="begin"/>
        </w:r>
        <w:r>
          <w:delInstrText>HYPERLINK \l "_Toc218523814"</w:delInstrText>
        </w:r>
        <w:r>
          <w:fldChar w:fldCharType="separate"/>
        </w:r>
        <w:r w:rsidRPr="001302A5">
          <w:rPr>
            <w:rStyle w:val="Hyperlink"/>
            <w:noProof/>
          </w:rPr>
          <w:delText>lorem 6.02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labore sit ut adipiscing</w:delText>
        </w:r>
        <w:r>
          <w:rPr>
            <w:noProof/>
            <w:webHidden/>
          </w:rPr>
          <w:tab/>
        </w:r>
        <w:r>
          <w:rPr>
            <w:noProof/>
            <w:webHidden/>
          </w:rPr>
          <w:fldChar w:fldCharType="begin"/>
        </w:r>
        <w:r>
          <w:rPr>
            <w:noProof/>
            <w:webHidden/>
          </w:rPr>
          <w:delInstrText xml:space="preserve"> PAGEREF _Toc218523814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5F689F1E" w14:textId="77777777" w:rsidR="00540B5B" w:rsidRDefault="00540B5B">
      <w:pPr>
        <w:pStyle w:val="TOC2"/>
        <w:rPr>
          <w:del w:id="30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02" w:author="Caio Pizzol" w:date="2026-08-03T22:24:00Z" w16du:dateUtc="2026-08-04T02:24:00Z">
        <w:r>
          <w:fldChar w:fldCharType="begin"/>
        </w:r>
        <w:r>
          <w:delInstrText>HYPERLINK \l "_Toc218523815"</w:delInstrText>
        </w:r>
        <w:r>
          <w:fldChar w:fldCharType="separate"/>
        </w:r>
        <w:r w:rsidRPr="001302A5">
          <w:rPr>
            <w:rStyle w:val="Hyperlink"/>
            <w:noProof/>
          </w:rPr>
          <w:delText>lorem 6.03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sit ut adipiscing</w:delText>
        </w:r>
        <w:r>
          <w:rPr>
            <w:noProof/>
            <w:webHidden/>
          </w:rPr>
          <w:tab/>
        </w:r>
        <w:r>
          <w:rPr>
            <w:noProof/>
            <w:webHidden/>
          </w:rPr>
          <w:fldChar w:fldCharType="begin"/>
        </w:r>
        <w:r>
          <w:rPr>
            <w:noProof/>
            <w:webHidden/>
          </w:rPr>
          <w:delInstrText xml:space="preserve"> PAGEREF _Toc218523815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4BAD1F55" w14:textId="77777777" w:rsidR="00540B5B" w:rsidRDefault="00540B5B">
      <w:pPr>
        <w:pStyle w:val="TOC2"/>
        <w:rPr>
          <w:del w:id="30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04" w:author="Caio Pizzol" w:date="2026-08-03T22:24:00Z" w16du:dateUtc="2026-08-04T02:24:00Z">
        <w:r>
          <w:fldChar w:fldCharType="begin"/>
        </w:r>
        <w:r>
          <w:delInstrText>HYPERLINK \l "_Toc218523816"</w:delInstrText>
        </w:r>
        <w:r>
          <w:fldChar w:fldCharType="separate"/>
        </w:r>
        <w:r w:rsidRPr="001302A5">
          <w:rPr>
            <w:rStyle w:val="Hyperlink"/>
            <w:noProof/>
          </w:rPr>
          <w:delText>lorem 6.04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ipsum incididunt dolore</w:delText>
        </w:r>
        <w:r>
          <w:rPr>
            <w:noProof/>
            <w:webHidden/>
          </w:rPr>
          <w:tab/>
        </w:r>
        <w:r>
          <w:rPr>
            <w:noProof/>
            <w:webHidden/>
          </w:rPr>
          <w:fldChar w:fldCharType="begin"/>
        </w:r>
        <w:r>
          <w:rPr>
            <w:noProof/>
            <w:webHidden/>
          </w:rPr>
          <w:delInstrText xml:space="preserve"> PAGEREF _Toc218523816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4B97ED20" w14:textId="77777777" w:rsidR="00540B5B" w:rsidRDefault="00540B5B">
      <w:pPr>
        <w:pStyle w:val="TOC2"/>
        <w:rPr>
          <w:del w:id="30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06" w:author="Caio Pizzol" w:date="2026-08-03T22:24:00Z" w16du:dateUtc="2026-08-04T02:24:00Z">
        <w:r>
          <w:fldChar w:fldCharType="begin"/>
        </w:r>
        <w:r>
          <w:delInstrText>HYPERLINK \l "_Toc218523817"</w:delInstrText>
        </w:r>
        <w:r>
          <w:fldChar w:fldCharType="separate"/>
        </w:r>
        <w:r w:rsidRPr="001302A5">
          <w:rPr>
            <w:rStyle w:val="Hyperlink"/>
            <w:noProof/>
          </w:rPr>
          <w:delText>lorem 6.05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_Toc218523817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1E70B806" w14:textId="77777777" w:rsidR="00540B5B" w:rsidRDefault="00540B5B">
      <w:pPr>
        <w:pStyle w:val="TOC1"/>
        <w:rPr>
          <w:del w:id="307"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08" w:author="Caio Pizzol" w:date="2026-08-03T22:24:00Z" w16du:dateUtc="2026-08-04T02:24:00Z">
        <w:r>
          <w:fldChar w:fldCharType="begin"/>
        </w:r>
        <w:r>
          <w:delInstrText>HYPERLINK \l "_Toc218523818"</w:delInstrText>
        </w:r>
        <w:r>
          <w:fldChar w:fldCharType="separate"/>
        </w:r>
        <w:r w:rsidRPr="001302A5">
          <w:rPr>
            <w:rStyle w:val="Hyperlink"/>
            <w:noProof/>
          </w:rPr>
          <w:delText>aliqua sed eiusmod aliqua’et ipsum</w:delText>
        </w:r>
        <w:r>
          <w:rPr>
            <w:noProof/>
            <w:webHidden/>
          </w:rPr>
          <w:tab/>
        </w:r>
        <w:r>
          <w:rPr>
            <w:noProof/>
            <w:webHidden/>
          </w:rPr>
          <w:fldChar w:fldCharType="begin"/>
        </w:r>
        <w:r>
          <w:rPr>
            <w:noProof/>
            <w:webHidden/>
          </w:rPr>
          <w:delInstrText xml:space="preserve"> PAGEREF _Toc218523818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65507806" w14:textId="77777777" w:rsidR="00540B5B" w:rsidRDefault="00540B5B">
      <w:pPr>
        <w:pStyle w:val="TOC2"/>
        <w:rPr>
          <w:del w:id="30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10" w:author="Caio Pizzol" w:date="2026-08-03T22:24:00Z" w16du:dateUtc="2026-08-04T02:24:00Z">
        <w:r>
          <w:fldChar w:fldCharType="begin"/>
        </w:r>
        <w:r>
          <w:delInstrText>HYPERLINK \l "_Toc218523819"</w:delInstrText>
        </w:r>
        <w:r>
          <w:fldChar w:fldCharType="separate"/>
        </w:r>
        <w:r w:rsidRPr="001302A5">
          <w:rPr>
            <w:rStyle w:val="Hyperlink"/>
            <w:noProof/>
          </w:rPr>
          <w:delText>lorem 7.01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ipsum aliqua’et ipsum</w:delText>
        </w:r>
        <w:r>
          <w:rPr>
            <w:noProof/>
            <w:webHidden/>
          </w:rPr>
          <w:tab/>
        </w:r>
        <w:r>
          <w:rPr>
            <w:noProof/>
            <w:webHidden/>
          </w:rPr>
          <w:fldChar w:fldCharType="begin"/>
        </w:r>
        <w:r>
          <w:rPr>
            <w:noProof/>
            <w:webHidden/>
          </w:rPr>
          <w:delInstrText xml:space="preserve"> PAGEREF _Toc218523819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5B1960B6" w14:textId="77777777" w:rsidR="00540B5B" w:rsidRDefault="00540B5B">
      <w:pPr>
        <w:pStyle w:val="TOC2"/>
        <w:rPr>
          <w:del w:id="31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12" w:author="Caio Pizzol" w:date="2026-08-03T22:24:00Z" w16du:dateUtc="2026-08-04T02:24:00Z">
        <w:r>
          <w:fldChar w:fldCharType="begin"/>
        </w:r>
        <w:r>
          <w:delInstrText>HYPERLINK \l "_Toc218523820"</w:delInstrText>
        </w:r>
        <w:r>
          <w:fldChar w:fldCharType="separate"/>
        </w:r>
        <w:r w:rsidRPr="001302A5">
          <w:rPr>
            <w:rStyle w:val="Hyperlink"/>
            <w:noProof/>
          </w:rPr>
          <w:delText>lorem 7.02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incididunt dolor’et dolor do eiusmod</w:delText>
        </w:r>
        <w:r>
          <w:rPr>
            <w:noProof/>
            <w:webHidden/>
          </w:rPr>
          <w:tab/>
        </w:r>
        <w:r>
          <w:rPr>
            <w:noProof/>
            <w:webHidden/>
          </w:rPr>
          <w:fldChar w:fldCharType="begin"/>
        </w:r>
        <w:r>
          <w:rPr>
            <w:noProof/>
            <w:webHidden/>
          </w:rPr>
          <w:delInstrText xml:space="preserve"> PAGEREF _Toc218523820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779FFA7C" w14:textId="77777777" w:rsidR="00540B5B" w:rsidRDefault="00540B5B">
      <w:pPr>
        <w:pStyle w:val="TOC2"/>
        <w:rPr>
          <w:del w:id="31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14" w:author="Caio Pizzol" w:date="2026-08-03T22:24:00Z" w16du:dateUtc="2026-08-04T02:24:00Z">
        <w:r>
          <w:fldChar w:fldCharType="begin"/>
        </w:r>
        <w:r>
          <w:delInstrText>HYPERLINK \l "_Toc218523821"</w:delInstrText>
        </w:r>
        <w:r>
          <w:fldChar w:fldCharType="separate"/>
        </w:r>
        <w:r w:rsidRPr="001302A5">
          <w:rPr>
            <w:rStyle w:val="Hyperlink"/>
            <w:noProof/>
          </w:rPr>
          <w:delText>lorem 7.03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aliqua’et ipsum elit lorem ipsum</w:delText>
        </w:r>
        <w:r>
          <w:rPr>
            <w:noProof/>
            <w:webHidden/>
          </w:rPr>
          <w:tab/>
        </w:r>
        <w:r>
          <w:rPr>
            <w:noProof/>
            <w:webHidden/>
          </w:rPr>
          <w:fldChar w:fldCharType="begin"/>
        </w:r>
        <w:r>
          <w:rPr>
            <w:noProof/>
            <w:webHidden/>
          </w:rPr>
          <w:delInstrText xml:space="preserve"> PAGEREF _Toc218523821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4F59551E" w14:textId="77777777" w:rsidR="00540B5B" w:rsidRDefault="00540B5B">
      <w:pPr>
        <w:pStyle w:val="TOC2"/>
        <w:rPr>
          <w:del w:id="31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16" w:author="Caio Pizzol" w:date="2026-08-03T22:24:00Z" w16du:dateUtc="2026-08-04T02:24:00Z">
        <w:r>
          <w:fldChar w:fldCharType="begin"/>
        </w:r>
        <w:r>
          <w:delInstrText>HYPERLINK \l "_Toc218523822"</w:delInstrText>
        </w:r>
        <w:r>
          <w:fldChar w:fldCharType="separate"/>
        </w:r>
        <w:r w:rsidRPr="001302A5">
          <w:rPr>
            <w:rStyle w:val="Hyperlink"/>
            <w:noProof/>
          </w:rPr>
          <w:delText>lorem 7.04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elit</w:delText>
        </w:r>
        <w:r>
          <w:rPr>
            <w:noProof/>
            <w:webHidden/>
          </w:rPr>
          <w:tab/>
        </w:r>
        <w:r>
          <w:rPr>
            <w:noProof/>
            <w:webHidden/>
          </w:rPr>
          <w:fldChar w:fldCharType="begin"/>
        </w:r>
        <w:r>
          <w:rPr>
            <w:noProof/>
            <w:webHidden/>
          </w:rPr>
          <w:delInstrText xml:space="preserve"> PAGEREF _Toc218523822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3123334B" w14:textId="77777777" w:rsidR="00540B5B" w:rsidRDefault="00540B5B">
      <w:pPr>
        <w:pStyle w:val="TOC2"/>
        <w:rPr>
          <w:del w:id="31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18" w:author="Caio Pizzol" w:date="2026-08-03T22:24:00Z" w16du:dateUtc="2026-08-04T02:24:00Z">
        <w:r>
          <w:fldChar w:fldCharType="begin"/>
        </w:r>
        <w:r>
          <w:delInstrText>HYPERLINK \l "_Toc218523823"</w:delInstrText>
        </w:r>
        <w:r>
          <w:fldChar w:fldCharType="separate"/>
        </w:r>
        <w:r w:rsidRPr="001302A5">
          <w:rPr>
            <w:rStyle w:val="Hyperlink"/>
            <w:noProof/>
          </w:rPr>
          <w:delText>lorem 7.05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elit magna</w:delText>
        </w:r>
        <w:r>
          <w:rPr>
            <w:noProof/>
            <w:webHidden/>
          </w:rPr>
          <w:tab/>
        </w:r>
        <w:r>
          <w:rPr>
            <w:noProof/>
            <w:webHidden/>
          </w:rPr>
          <w:fldChar w:fldCharType="begin"/>
        </w:r>
        <w:r>
          <w:rPr>
            <w:noProof/>
            <w:webHidden/>
          </w:rPr>
          <w:delInstrText xml:space="preserve"> PAGEREF _Toc218523823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2E73A475" w14:textId="77777777" w:rsidR="00540B5B" w:rsidRDefault="00540B5B">
      <w:pPr>
        <w:pStyle w:val="TOC2"/>
        <w:rPr>
          <w:del w:id="31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20" w:author="Caio Pizzol" w:date="2026-08-03T22:24:00Z" w16du:dateUtc="2026-08-04T02:24:00Z">
        <w:r>
          <w:fldChar w:fldCharType="begin"/>
        </w:r>
        <w:r>
          <w:delInstrText>HYPERLINK \l "_Toc218523824"</w:delInstrText>
        </w:r>
        <w:r>
          <w:fldChar w:fldCharType="separate"/>
        </w:r>
        <w:r w:rsidRPr="001302A5">
          <w:rPr>
            <w:rStyle w:val="Hyperlink"/>
            <w:noProof/>
          </w:rPr>
          <w:delText>lorem 7.06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adipiscing</w:delText>
        </w:r>
        <w:r>
          <w:rPr>
            <w:noProof/>
            <w:webHidden/>
          </w:rPr>
          <w:tab/>
        </w:r>
        <w:r>
          <w:rPr>
            <w:noProof/>
            <w:webHidden/>
          </w:rPr>
          <w:fldChar w:fldCharType="begin"/>
        </w:r>
        <w:r>
          <w:rPr>
            <w:noProof/>
            <w:webHidden/>
          </w:rPr>
          <w:delInstrText xml:space="preserve"> PAGEREF _Toc218523824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2578D8AC" w14:textId="77777777" w:rsidR="00540B5B" w:rsidRDefault="00540B5B">
      <w:pPr>
        <w:pStyle w:val="TOC2"/>
        <w:rPr>
          <w:del w:id="32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22" w:author="Caio Pizzol" w:date="2026-08-03T22:24:00Z" w16du:dateUtc="2026-08-04T02:24:00Z">
        <w:r>
          <w:fldChar w:fldCharType="begin"/>
        </w:r>
        <w:r>
          <w:delInstrText>HYPERLINK \l "_Toc218523825"</w:delInstrText>
        </w:r>
        <w:r>
          <w:fldChar w:fldCharType="separate"/>
        </w:r>
        <w:r w:rsidRPr="001302A5">
          <w:rPr>
            <w:rStyle w:val="Hyperlink"/>
            <w:noProof/>
          </w:rPr>
          <w:delText>lorem 7.07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ipsum incididunt elit ipsum incididunt dolor</w:delText>
        </w:r>
        <w:r>
          <w:rPr>
            <w:noProof/>
            <w:webHidden/>
          </w:rPr>
          <w:tab/>
        </w:r>
        <w:r>
          <w:rPr>
            <w:noProof/>
            <w:webHidden/>
          </w:rPr>
          <w:fldChar w:fldCharType="begin"/>
        </w:r>
        <w:r>
          <w:rPr>
            <w:noProof/>
            <w:webHidden/>
          </w:rPr>
          <w:delInstrText xml:space="preserve"> PAGEREF _Toc218523825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281D12DB" w14:textId="77777777" w:rsidR="00540B5B" w:rsidRDefault="00540B5B">
      <w:pPr>
        <w:pStyle w:val="TOC2"/>
        <w:rPr>
          <w:del w:id="32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24" w:author="Caio Pizzol" w:date="2026-08-03T22:24:00Z" w16du:dateUtc="2026-08-04T02:24:00Z">
        <w:r>
          <w:fldChar w:fldCharType="begin"/>
        </w:r>
        <w:r>
          <w:delInstrText>HYPERLINK \l "_Toc218523826"</w:delInstrText>
        </w:r>
        <w:r>
          <w:fldChar w:fldCharType="separate"/>
        </w:r>
        <w:r w:rsidRPr="001302A5">
          <w:rPr>
            <w:rStyle w:val="Hyperlink"/>
            <w:noProof/>
          </w:rPr>
          <w:delText>lorem 7.08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sed elit ipsum</w:delText>
        </w:r>
        <w:r>
          <w:rPr>
            <w:noProof/>
            <w:webHidden/>
          </w:rPr>
          <w:tab/>
        </w:r>
        <w:r>
          <w:rPr>
            <w:noProof/>
            <w:webHidden/>
          </w:rPr>
          <w:fldChar w:fldCharType="begin"/>
        </w:r>
        <w:r>
          <w:rPr>
            <w:noProof/>
            <w:webHidden/>
          </w:rPr>
          <w:delInstrText xml:space="preserve"> PAGEREF _Toc218523826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7E692343" w14:textId="77777777" w:rsidR="00540B5B" w:rsidRDefault="00540B5B">
      <w:pPr>
        <w:pStyle w:val="TOC2"/>
        <w:rPr>
          <w:del w:id="32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26" w:author="Caio Pizzol" w:date="2026-08-03T22:24:00Z" w16du:dateUtc="2026-08-04T02:24:00Z">
        <w:r>
          <w:fldChar w:fldCharType="begin"/>
        </w:r>
        <w:r>
          <w:delInstrText>HYPERLINK \l "_Toc218523827"</w:delInstrText>
        </w:r>
        <w:r>
          <w:fldChar w:fldCharType="separate"/>
        </w:r>
        <w:r w:rsidRPr="001302A5">
          <w:rPr>
            <w:rStyle w:val="Hyperlink"/>
            <w:noProof/>
          </w:rPr>
          <w:delText>lorem 7.09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labore ipsum incididunt dolor’et magna</w:delText>
        </w:r>
        <w:r>
          <w:rPr>
            <w:noProof/>
            <w:webHidden/>
          </w:rPr>
          <w:tab/>
        </w:r>
        <w:r>
          <w:rPr>
            <w:noProof/>
            <w:webHidden/>
          </w:rPr>
          <w:fldChar w:fldCharType="begin"/>
        </w:r>
        <w:r>
          <w:rPr>
            <w:noProof/>
            <w:webHidden/>
          </w:rPr>
          <w:delInstrText xml:space="preserve"> PAGEREF _Toc218523827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227ABB07" w14:textId="77777777" w:rsidR="00540B5B" w:rsidRDefault="00540B5B">
      <w:pPr>
        <w:pStyle w:val="TOC1"/>
        <w:rPr>
          <w:del w:id="327"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28" w:author="Caio Pizzol" w:date="2026-08-03T22:24:00Z" w16du:dateUtc="2026-08-04T02:24:00Z">
        <w:r>
          <w:fldChar w:fldCharType="begin"/>
        </w:r>
        <w:r>
          <w:delInstrText>HYPERLINK \l "_Toc218523828"</w:delInstrText>
        </w:r>
        <w:r>
          <w:fldChar w:fldCharType="separate"/>
        </w:r>
        <w:r w:rsidRPr="001302A5">
          <w:rPr>
            <w:rStyle w:val="Hyperlink"/>
            <w:noProof/>
          </w:rPr>
          <w:delText>aliqua sed dolor ut incididunt magna elit aliqua</w:delText>
        </w:r>
        <w:r>
          <w:rPr>
            <w:noProof/>
            <w:webHidden/>
          </w:rPr>
          <w:tab/>
        </w:r>
        <w:r>
          <w:rPr>
            <w:noProof/>
            <w:webHidden/>
          </w:rPr>
          <w:fldChar w:fldCharType="begin"/>
        </w:r>
        <w:r>
          <w:rPr>
            <w:noProof/>
            <w:webHidden/>
          </w:rPr>
          <w:delInstrText xml:space="preserve"> PAGEREF _Toc218523828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5965AE6B" w14:textId="77777777" w:rsidR="00540B5B" w:rsidRDefault="00540B5B">
      <w:pPr>
        <w:pStyle w:val="TOC2"/>
        <w:rPr>
          <w:del w:id="32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30" w:author="Caio Pizzol" w:date="2026-08-03T22:24:00Z" w16du:dateUtc="2026-08-04T02:24:00Z">
        <w:r>
          <w:fldChar w:fldCharType="begin"/>
        </w:r>
        <w:r>
          <w:delInstrText>HYPERLINK \l "_Toc218523829"</w:delInstrText>
        </w:r>
        <w:r>
          <w:fldChar w:fldCharType="separate"/>
        </w:r>
        <w:r w:rsidRPr="001302A5">
          <w:rPr>
            <w:rStyle w:val="Hyperlink"/>
            <w:noProof/>
          </w:rPr>
          <w:delText>lorem 8.01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dolor ut</w:delText>
        </w:r>
        <w:r>
          <w:rPr>
            <w:noProof/>
            <w:webHidden/>
          </w:rPr>
          <w:tab/>
        </w:r>
        <w:r>
          <w:rPr>
            <w:noProof/>
            <w:webHidden/>
          </w:rPr>
          <w:fldChar w:fldCharType="begin"/>
        </w:r>
        <w:r>
          <w:rPr>
            <w:noProof/>
            <w:webHidden/>
          </w:rPr>
          <w:delInstrText xml:space="preserve"> PAGEREF _Toc218523829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2CE12586" w14:textId="77777777" w:rsidR="00540B5B" w:rsidRDefault="00540B5B">
      <w:pPr>
        <w:pStyle w:val="TOC2"/>
        <w:rPr>
          <w:del w:id="33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32" w:author="Caio Pizzol" w:date="2026-08-03T22:24:00Z" w16du:dateUtc="2026-08-04T02:24:00Z">
        <w:r>
          <w:fldChar w:fldCharType="begin"/>
        </w:r>
        <w:r>
          <w:delInstrText>HYPERLINK \l "_Toc218523830"</w:delInstrText>
        </w:r>
        <w:r>
          <w:fldChar w:fldCharType="separate"/>
        </w:r>
        <w:r w:rsidRPr="001302A5">
          <w:rPr>
            <w:rStyle w:val="Hyperlink"/>
            <w:noProof/>
          </w:rPr>
          <w:delText>lorem 8.02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sit incididunt sed-sit ipsum adipiscing</w:delText>
        </w:r>
        <w:r>
          <w:rPr>
            <w:noProof/>
            <w:webHidden/>
          </w:rPr>
          <w:tab/>
        </w:r>
        <w:r>
          <w:rPr>
            <w:noProof/>
            <w:webHidden/>
          </w:rPr>
          <w:fldChar w:fldCharType="begin"/>
        </w:r>
        <w:r>
          <w:rPr>
            <w:noProof/>
            <w:webHidden/>
          </w:rPr>
          <w:delInstrText xml:space="preserve"> PAGEREF _Toc218523830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546959AC" w14:textId="77777777" w:rsidR="00540B5B" w:rsidRDefault="00540B5B">
      <w:pPr>
        <w:pStyle w:val="TOC2"/>
        <w:rPr>
          <w:del w:id="33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34" w:author="Caio Pizzol" w:date="2026-08-03T22:24:00Z" w16du:dateUtc="2026-08-04T02:24:00Z">
        <w:r>
          <w:fldChar w:fldCharType="begin"/>
        </w:r>
        <w:r>
          <w:delInstrText>HYPERLINK \l "_Toc218523831"</w:delInstrText>
        </w:r>
        <w:r>
          <w:fldChar w:fldCharType="separate"/>
        </w:r>
        <w:r w:rsidRPr="001302A5">
          <w:rPr>
            <w:rStyle w:val="Hyperlink"/>
            <w:noProof/>
          </w:rPr>
          <w:delText>lorem 8.03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tempor aliqua dolor</w:delText>
        </w:r>
        <w:r>
          <w:rPr>
            <w:noProof/>
            <w:webHidden/>
          </w:rPr>
          <w:tab/>
        </w:r>
        <w:r>
          <w:rPr>
            <w:noProof/>
            <w:webHidden/>
          </w:rPr>
          <w:fldChar w:fldCharType="begin"/>
        </w:r>
        <w:r>
          <w:rPr>
            <w:noProof/>
            <w:webHidden/>
          </w:rPr>
          <w:delInstrText xml:space="preserve"> PAGEREF _Toc218523831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68A20D13" w14:textId="77777777" w:rsidR="00540B5B" w:rsidRDefault="00540B5B">
      <w:pPr>
        <w:pStyle w:val="TOC2"/>
        <w:rPr>
          <w:del w:id="33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36" w:author="Caio Pizzol" w:date="2026-08-03T22:24:00Z" w16du:dateUtc="2026-08-04T02:24:00Z">
        <w:r>
          <w:fldChar w:fldCharType="begin"/>
        </w:r>
        <w:r>
          <w:delInstrText>HYPERLINK \l "_Toc218523832"</w:delInstrText>
        </w:r>
        <w:r>
          <w:fldChar w:fldCharType="separate"/>
        </w:r>
        <w:r w:rsidRPr="001302A5">
          <w:rPr>
            <w:rStyle w:val="Hyperlink"/>
            <w:noProof/>
          </w:rPr>
          <w:delText>lorem 8.04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et adipiscing aliqua elit</w:delText>
        </w:r>
        <w:r>
          <w:rPr>
            <w:noProof/>
            <w:webHidden/>
          </w:rPr>
          <w:tab/>
        </w:r>
        <w:r>
          <w:rPr>
            <w:noProof/>
            <w:webHidden/>
          </w:rPr>
          <w:fldChar w:fldCharType="begin"/>
        </w:r>
        <w:r>
          <w:rPr>
            <w:noProof/>
            <w:webHidden/>
          </w:rPr>
          <w:delInstrText xml:space="preserve"> PAGEREF _Toc218523832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2BDC79D4" w14:textId="77777777" w:rsidR="00540B5B" w:rsidRDefault="00540B5B">
      <w:pPr>
        <w:pStyle w:val="TOC2"/>
        <w:rPr>
          <w:del w:id="33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38" w:author="Caio Pizzol" w:date="2026-08-03T22:24:00Z" w16du:dateUtc="2026-08-04T02:24:00Z">
        <w:r>
          <w:fldChar w:fldCharType="begin"/>
        </w:r>
        <w:r>
          <w:delInstrText>HYPERLINK \l "_Toc218523833"</w:delInstrText>
        </w:r>
        <w:r>
          <w:fldChar w:fldCharType="separate"/>
        </w:r>
        <w:r w:rsidRPr="001302A5">
          <w:rPr>
            <w:rStyle w:val="Hyperlink"/>
            <w:noProof/>
          </w:rPr>
          <w:delText>lorem 8.05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et ipsum</w:delText>
        </w:r>
        <w:r>
          <w:rPr>
            <w:noProof/>
            <w:webHidden/>
          </w:rPr>
          <w:tab/>
        </w:r>
        <w:r>
          <w:rPr>
            <w:noProof/>
            <w:webHidden/>
          </w:rPr>
          <w:fldChar w:fldCharType="begin"/>
        </w:r>
        <w:r>
          <w:rPr>
            <w:noProof/>
            <w:webHidden/>
          </w:rPr>
          <w:delInstrText xml:space="preserve"> PAGEREF _Toc218523833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443A9162" w14:textId="77777777" w:rsidR="00540B5B" w:rsidRDefault="00540B5B">
      <w:pPr>
        <w:pStyle w:val="TOC2"/>
        <w:rPr>
          <w:del w:id="33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40" w:author="Caio Pizzol" w:date="2026-08-03T22:24:00Z" w16du:dateUtc="2026-08-04T02:24:00Z">
        <w:r>
          <w:fldChar w:fldCharType="begin"/>
        </w:r>
        <w:r>
          <w:delInstrText>HYPERLINK \l "_Toc218523834"</w:delInstrText>
        </w:r>
        <w:r>
          <w:fldChar w:fldCharType="separate"/>
        </w:r>
        <w:r w:rsidRPr="001302A5">
          <w:rPr>
            <w:rStyle w:val="Hyperlink"/>
            <w:noProof/>
          </w:rPr>
          <w:delText>lorem 8.06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_Toc218523834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15E82E80" w14:textId="77777777" w:rsidR="00540B5B" w:rsidRDefault="00540B5B">
      <w:pPr>
        <w:pStyle w:val="TOC1"/>
        <w:rPr>
          <w:del w:id="341"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42" w:author="Caio Pizzol" w:date="2026-08-03T22:24:00Z" w16du:dateUtc="2026-08-04T02:24:00Z">
        <w:r>
          <w:fldChar w:fldCharType="begin"/>
        </w:r>
        <w:r>
          <w:delInstrText>HYPERLINK \l "_Toc218523835"</w:delInstrText>
        </w:r>
        <w:r>
          <w:fldChar w:fldCharType="separate"/>
        </w:r>
        <w:r w:rsidRPr="001302A5">
          <w:rPr>
            <w:rStyle w:val="Hyperlink"/>
            <w:noProof/>
          </w:rPr>
          <w:delText>aliqua amet consectetur incididunt’ eiusmod</w:delText>
        </w:r>
        <w:r>
          <w:rPr>
            <w:noProof/>
            <w:webHidden/>
          </w:rPr>
          <w:tab/>
        </w:r>
        <w:r>
          <w:rPr>
            <w:noProof/>
            <w:webHidden/>
          </w:rPr>
          <w:fldChar w:fldCharType="begin"/>
        </w:r>
        <w:r>
          <w:rPr>
            <w:noProof/>
            <w:webHidden/>
          </w:rPr>
          <w:delInstrText xml:space="preserve"> PAGEREF _Toc218523835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074CAC6F" w14:textId="77777777" w:rsidR="00540B5B" w:rsidRDefault="00540B5B">
      <w:pPr>
        <w:pStyle w:val="TOC2"/>
        <w:rPr>
          <w:del w:id="34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44" w:author="Caio Pizzol" w:date="2026-08-03T22:24:00Z" w16du:dateUtc="2026-08-04T02:24:00Z">
        <w:r>
          <w:fldChar w:fldCharType="begin"/>
        </w:r>
        <w:r>
          <w:delInstrText>HYPERLINK \l "_Toc218523836"</w:delInstrText>
        </w:r>
        <w:r>
          <w:fldChar w:fldCharType="separate"/>
        </w:r>
        <w:r w:rsidRPr="001302A5">
          <w:rPr>
            <w:rStyle w:val="Hyperlink"/>
            <w:noProof/>
          </w:rPr>
          <w:delText>lorem 9.01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consectetur ipsum adipiscing</w:delText>
        </w:r>
        <w:r>
          <w:rPr>
            <w:noProof/>
            <w:webHidden/>
          </w:rPr>
          <w:tab/>
        </w:r>
        <w:r>
          <w:rPr>
            <w:noProof/>
            <w:webHidden/>
          </w:rPr>
          <w:fldChar w:fldCharType="begin"/>
        </w:r>
        <w:r>
          <w:rPr>
            <w:noProof/>
            <w:webHidden/>
          </w:rPr>
          <w:delInstrText xml:space="preserve"> PAGEREF _Toc218523836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237FE030" w14:textId="77777777" w:rsidR="00540B5B" w:rsidRDefault="00540B5B">
      <w:pPr>
        <w:pStyle w:val="TOC2"/>
        <w:rPr>
          <w:del w:id="34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46" w:author="Caio Pizzol" w:date="2026-08-03T22:24:00Z" w16du:dateUtc="2026-08-04T02:24:00Z">
        <w:r>
          <w:fldChar w:fldCharType="begin"/>
        </w:r>
        <w:r>
          <w:delInstrText>HYPERLINK \l "_Toc218523837"</w:delInstrText>
        </w:r>
        <w:r>
          <w:fldChar w:fldCharType="separate"/>
        </w:r>
        <w:r w:rsidRPr="001302A5">
          <w:rPr>
            <w:rStyle w:val="Hyperlink"/>
            <w:noProof/>
          </w:rPr>
          <w:delText>lorem 9.02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incididunt’ eiusmod</w:delText>
        </w:r>
        <w:r>
          <w:rPr>
            <w:noProof/>
            <w:webHidden/>
          </w:rPr>
          <w:tab/>
        </w:r>
        <w:r>
          <w:rPr>
            <w:noProof/>
            <w:webHidden/>
          </w:rPr>
          <w:fldChar w:fldCharType="begin"/>
        </w:r>
        <w:r>
          <w:rPr>
            <w:noProof/>
            <w:webHidden/>
          </w:rPr>
          <w:delInstrText xml:space="preserve"> PAGEREF _Toc218523837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7BC85E50" w14:textId="77777777" w:rsidR="00540B5B" w:rsidRDefault="00540B5B">
      <w:pPr>
        <w:pStyle w:val="TOC1"/>
        <w:rPr>
          <w:del w:id="347"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48" w:author="Caio Pizzol" w:date="2026-08-03T22:24:00Z" w16du:dateUtc="2026-08-04T02:24:00Z">
        <w:r>
          <w:fldChar w:fldCharType="begin"/>
        </w:r>
        <w:r>
          <w:delInstrText>HYPERLINK \l "_Toc218523838"</w:delInstrText>
        </w:r>
        <w:r>
          <w:fldChar w:fldCharType="separate"/>
        </w:r>
        <w:r w:rsidRPr="001302A5">
          <w:rPr>
            <w:rStyle w:val="Hyperlink"/>
            <w:noProof/>
          </w:rPr>
          <w:delText>aliqua eiusmod ipsum consectetur magna</w:delText>
        </w:r>
        <w:r>
          <w:rPr>
            <w:noProof/>
            <w:webHidden/>
          </w:rPr>
          <w:tab/>
        </w:r>
        <w:r>
          <w:rPr>
            <w:noProof/>
            <w:webHidden/>
          </w:rPr>
          <w:fldChar w:fldCharType="begin"/>
        </w:r>
        <w:r>
          <w:rPr>
            <w:noProof/>
            <w:webHidden/>
          </w:rPr>
          <w:delInstrText xml:space="preserve"> PAGEREF _Toc218523838 \h </w:delInstrText>
        </w:r>
        <w:r>
          <w:rPr>
            <w:noProof/>
            <w:webHidden/>
          </w:rPr>
        </w:r>
        <w:r>
          <w:rPr>
            <w:noProof/>
            <w:webHidden/>
          </w:rPr>
          <w:fldChar w:fldCharType="separate"/>
        </w:r>
        <w:r>
          <w:rPr>
            <w:noProof/>
            <w:webHidden/>
          </w:rPr>
          <w:delText>10-1</w:delText>
        </w:r>
        <w:r>
          <w:rPr>
            <w:noProof/>
            <w:webHidden/>
          </w:rPr>
          <w:fldChar w:fldCharType="end"/>
        </w:r>
        <w:r>
          <w:fldChar w:fldCharType="end"/>
        </w:r>
      </w:del>
    </w:p>
    <w:p w14:paraId="50D70AD6" w14:textId="77777777" w:rsidR="00540B5B" w:rsidRDefault="00540B5B">
      <w:pPr>
        <w:pStyle w:val="TOC1"/>
        <w:rPr>
          <w:del w:id="349"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50" w:author="Caio Pizzol" w:date="2026-08-03T22:24:00Z" w16du:dateUtc="2026-08-04T02:24:00Z">
        <w:r>
          <w:fldChar w:fldCharType="begin"/>
        </w:r>
        <w:r>
          <w:delInstrText>HYPERLINK \l "_Toc218523839"</w:delInstrText>
        </w:r>
        <w:r>
          <w:fldChar w:fldCharType="separate"/>
        </w:r>
        <w:r w:rsidRPr="001302A5">
          <w:rPr>
            <w:rStyle w:val="Hyperlink"/>
            <w:noProof/>
          </w:rPr>
          <w:delText>aliqua eiusmod ut do elit incididunt sed lorem</w:delText>
        </w:r>
        <w:r>
          <w:rPr>
            <w:noProof/>
            <w:webHidden/>
          </w:rPr>
          <w:tab/>
        </w:r>
        <w:r>
          <w:rPr>
            <w:noProof/>
            <w:webHidden/>
          </w:rPr>
          <w:fldChar w:fldCharType="begin"/>
        </w:r>
        <w:r>
          <w:rPr>
            <w:noProof/>
            <w:webHidden/>
          </w:rPr>
          <w:delInstrText xml:space="preserve"> PAGEREF _Toc218523839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64C7A39C" w14:textId="77777777" w:rsidR="00540B5B" w:rsidRDefault="00540B5B">
      <w:pPr>
        <w:pStyle w:val="TOC2"/>
        <w:rPr>
          <w:del w:id="35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52" w:author="Caio Pizzol" w:date="2026-08-03T22:24:00Z" w16du:dateUtc="2026-08-04T02:24:00Z">
        <w:r>
          <w:fldChar w:fldCharType="begin"/>
        </w:r>
        <w:r>
          <w:delInstrText>HYPERLINK \l "_Toc218523840"</w:delInstrText>
        </w:r>
        <w:r>
          <w:fldChar w:fldCharType="separate"/>
        </w:r>
        <w:r w:rsidRPr="001302A5">
          <w:rPr>
            <w:rStyle w:val="Hyperlink"/>
            <w:noProof/>
          </w:rPr>
          <w:delText>lorem 11.01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adipiscing ipsum</w:delText>
        </w:r>
        <w:r>
          <w:rPr>
            <w:noProof/>
            <w:webHidden/>
          </w:rPr>
          <w:tab/>
        </w:r>
        <w:r>
          <w:rPr>
            <w:noProof/>
            <w:webHidden/>
          </w:rPr>
          <w:fldChar w:fldCharType="begin"/>
        </w:r>
        <w:r>
          <w:rPr>
            <w:noProof/>
            <w:webHidden/>
          </w:rPr>
          <w:delInstrText xml:space="preserve"> PAGEREF _Toc218523840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59DC78C7" w14:textId="77777777" w:rsidR="00540B5B" w:rsidRDefault="00540B5B">
      <w:pPr>
        <w:pStyle w:val="TOC2"/>
        <w:rPr>
          <w:del w:id="35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54" w:author="Caio Pizzol" w:date="2026-08-03T22:24:00Z" w16du:dateUtc="2026-08-04T02:24:00Z">
        <w:r>
          <w:fldChar w:fldCharType="begin"/>
        </w:r>
        <w:r>
          <w:delInstrText>HYPERLINK \l "_Toc218523841"</w:delInstrText>
        </w:r>
        <w:r>
          <w:fldChar w:fldCharType="separate"/>
        </w:r>
        <w:r w:rsidRPr="001302A5">
          <w:rPr>
            <w:rStyle w:val="Hyperlink"/>
            <w:noProof/>
          </w:rPr>
          <w:delText>lorem 11.02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incididunt sed lorem</w:delText>
        </w:r>
        <w:r>
          <w:rPr>
            <w:noProof/>
            <w:webHidden/>
          </w:rPr>
          <w:tab/>
        </w:r>
        <w:r>
          <w:rPr>
            <w:noProof/>
            <w:webHidden/>
          </w:rPr>
          <w:fldChar w:fldCharType="begin"/>
        </w:r>
        <w:r>
          <w:rPr>
            <w:noProof/>
            <w:webHidden/>
          </w:rPr>
          <w:delInstrText xml:space="preserve"> PAGEREF _Toc218523841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7A1253B7" w14:textId="77777777" w:rsidR="00540B5B" w:rsidRDefault="00540B5B">
      <w:pPr>
        <w:pStyle w:val="TOC2"/>
        <w:rPr>
          <w:del w:id="35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56" w:author="Caio Pizzol" w:date="2026-08-03T22:24:00Z" w16du:dateUtc="2026-08-04T02:24:00Z">
        <w:r>
          <w:fldChar w:fldCharType="begin"/>
        </w:r>
        <w:r>
          <w:delInstrText>HYPERLINK \l "_Toc218523842"</w:delInstrText>
        </w:r>
        <w:r>
          <w:fldChar w:fldCharType="separate"/>
        </w:r>
        <w:r w:rsidRPr="001302A5">
          <w:rPr>
            <w:rStyle w:val="Hyperlink"/>
            <w:noProof/>
          </w:rPr>
          <w:delText>lorem 11.03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magna</w:delText>
        </w:r>
        <w:r>
          <w:rPr>
            <w:noProof/>
            <w:webHidden/>
          </w:rPr>
          <w:tab/>
        </w:r>
        <w:r>
          <w:rPr>
            <w:noProof/>
            <w:webHidden/>
          </w:rPr>
          <w:fldChar w:fldCharType="begin"/>
        </w:r>
        <w:r>
          <w:rPr>
            <w:noProof/>
            <w:webHidden/>
          </w:rPr>
          <w:delInstrText xml:space="preserve"> PAGEREF _Toc218523842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2C228320" w14:textId="77777777" w:rsidR="00540B5B" w:rsidRDefault="00540B5B">
      <w:pPr>
        <w:pStyle w:val="TOC2"/>
        <w:rPr>
          <w:del w:id="35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58" w:author="Caio Pizzol" w:date="2026-08-03T22:24:00Z" w16du:dateUtc="2026-08-04T02:24:00Z">
        <w:r>
          <w:fldChar w:fldCharType="begin"/>
        </w:r>
        <w:r>
          <w:delInstrText>HYPERLINK \l "_Toc218523843"</w:delInstrText>
        </w:r>
        <w:r>
          <w:fldChar w:fldCharType="separate"/>
        </w:r>
        <w:r w:rsidRPr="001302A5">
          <w:rPr>
            <w:rStyle w:val="Hyperlink"/>
            <w:noProof/>
          </w:rPr>
          <w:delText>lorem 11.04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_Toc218523843 \h </w:delInstrText>
        </w:r>
        <w:r>
          <w:rPr>
            <w:noProof/>
            <w:webHidden/>
          </w:rPr>
        </w:r>
        <w:r>
          <w:rPr>
            <w:noProof/>
            <w:webHidden/>
          </w:rPr>
          <w:fldChar w:fldCharType="separate"/>
        </w:r>
        <w:r>
          <w:rPr>
            <w:noProof/>
            <w:webHidden/>
          </w:rPr>
          <w:delText>11-7</w:delText>
        </w:r>
        <w:r>
          <w:rPr>
            <w:noProof/>
            <w:webHidden/>
          </w:rPr>
          <w:fldChar w:fldCharType="end"/>
        </w:r>
        <w:r>
          <w:fldChar w:fldCharType="end"/>
        </w:r>
      </w:del>
    </w:p>
    <w:p w14:paraId="430D2ED4" w14:textId="77777777" w:rsidR="00540B5B" w:rsidRDefault="00540B5B">
      <w:pPr>
        <w:pStyle w:val="TOC2"/>
        <w:rPr>
          <w:del w:id="35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60" w:author="Caio Pizzol" w:date="2026-08-03T22:24:00Z" w16du:dateUtc="2026-08-04T02:24:00Z">
        <w:r>
          <w:fldChar w:fldCharType="begin"/>
        </w:r>
        <w:r>
          <w:delInstrText>HYPERLINK \l "_Toc218523844"</w:delInstrText>
        </w:r>
        <w:r>
          <w:fldChar w:fldCharType="separate"/>
        </w:r>
        <w:r w:rsidRPr="001302A5">
          <w:rPr>
            <w:rStyle w:val="Hyperlink"/>
            <w:noProof/>
          </w:rPr>
          <w:delText>lorem 11.05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elit aliqua</w:delText>
        </w:r>
        <w:r>
          <w:rPr>
            <w:noProof/>
            <w:webHidden/>
          </w:rPr>
          <w:tab/>
        </w:r>
        <w:r>
          <w:rPr>
            <w:noProof/>
            <w:webHidden/>
          </w:rPr>
          <w:fldChar w:fldCharType="begin"/>
        </w:r>
        <w:r>
          <w:rPr>
            <w:noProof/>
            <w:webHidden/>
          </w:rPr>
          <w:delInstrText xml:space="preserve"> PAGEREF _Toc218523844 \h </w:delInstrText>
        </w:r>
        <w:r>
          <w:rPr>
            <w:noProof/>
            <w:webHidden/>
          </w:rPr>
        </w:r>
        <w:r>
          <w:rPr>
            <w:noProof/>
            <w:webHidden/>
          </w:rPr>
          <w:fldChar w:fldCharType="separate"/>
        </w:r>
        <w:r>
          <w:rPr>
            <w:noProof/>
            <w:webHidden/>
          </w:rPr>
          <w:delText>11-8</w:delText>
        </w:r>
        <w:r>
          <w:rPr>
            <w:noProof/>
            <w:webHidden/>
          </w:rPr>
          <w:fldChar w:fldCharType="end"/>
        </w:r>
        <w:r>
          <w:fldChar w:fldCharType="end"/>
        </w:r>
      </w:del>
    </w:p>
    <w:p w14:paraId="6BCA4A70" w14:textId="77777777" w:rsidR="00540B5B" w:rsidRDefault="00540B5B">
      <w:pPr>
        <w:pStyle w:val="TOC1"/>
        <w:rPr>
          <w:del w:id="361"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62" w:author="Caio Pizzol" w:date="2026-08-03T22:24:00Z" w16du:dateUtc="2026-08-04T02:24:00Z">
        <w:r>
          <w:fldChar w:fldCharType="begin"/>
        </w:r>
        <w:r>
          <w:delInstrText>HYPERLINK \l "_Toc218523845"</w:delInstrText>
        </w:r>
        <w:r>
          <w:fldChar w:fldCharType="separate"/>
        </w:r>
        <w:r w:rsidRPr="001302A5">
          <w:rPr>
            <w:rStyle w:val="Hyperlink"/>
            <w:noProof/>
          </w:rPr>
          <w:delText>aliqua sed et lorem incididunt lorem labore incididunt</w:delText>
        </w:r>
        <w:r>
          <w:rPr>
            <w:noProof/>
            <w:webHidden/>
          </w:rPr>
          <w:tab/>
        </w:r>
        <w:r>
          <w:rPr>
            <w:noProof/>
            <w:webHidden/>
          </w:rPr>
          <w:fldChar w:fldCharType="begin"/>
        </w:r>
        <w:r>
          <w:rPr>
            <w:noProof/>
            <w:webHidden/>
          </w:rPr>
          <w:delInstrText xml:space="preserve"> PAGEREF _Toc218523845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4A969935" w14:textId="77777777" w:rsidR="00540B5B" w:rsidRDefault="00540B5B">
      <w:pPr>
        <w:pStyle w:val="TOC2"/>
        <w:rPr>
          <w:del w:id="36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64" w:author="Caio Pizzol" w:date="2026-08-03T22:24:00Z" w16du:dateUtc="2026-08-04T02:24:00Z">
        <w:r>
          <w:fldChar w:fldCharType="begin"/>
        </w:r>
        <w:r>
          <w:delInstrText>HYPERLINK \l "_Toc218523846"</w:delInstrText>
        </w:r>
        <w:r>
          <w:fldChar w:fldCharType="separate"/>
        </w:r>
        <w:r w:rsidRPr="001302A5">
          <w:rPr>
            <w:rStyle w:val="Hyperlink"/>
            <w:noProof/>
          </w:rPr>
          <w:delText>lorem 12.01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lorem</w:delText>
        </w:r>
        <w:r>
          <w:rPr>
            <w:noProof/>
            <w:webHidden/>
          </w:rPr>
          <w:tab/>
        </w:r>
        <w:r>
          <w:rPr>
            <w:noProof/>
            <w:webHidden/>
          </w:rPr>
          <w:fldChar w:fldCharType="begin"/>
        </w:r>
        <w:r>
          <w:rPr>
            <w:noProof/>
            <w:webHidden/>
          </w:rPr>
          <w:delInstrText xml:space="preserve"> PAGEREF _Toc218523846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0E805D19" w14:textId="77777777" w:rsidR="00540B5B" w:rsidRDefault="00540B5B">
      <w:pPr>
        <w:pStyle w:val="TOC2"/>
        <w:rPr>
          <w:del w:id="36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66" w:author="Caio Pizzol" w:date="2026-08-03T22:24:00Z" w16du:dateUtc="2026-08-04T02:24:00Z">
        <w:r>
          <w:fldChar w:fldCharType="begin"/>
        </w:r>
        <w:r>
          <w:delInstrText>HYPERLINK \l "_Toc218523847"</w:delInstrText>
        </w:r>
        <w:r>
          <w:fldChar w:fldCharType="separate"/>
        </w:r>
        <w:r w:rsidRPr="001302A5">
          <w:rPr>
            <w:rStyle w:val="Hyperlink"/>
            <w:noProof/>
          </w:rPr>
          <w:delText>lorem 12.02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labore incididunt</w:delText>
        </w:r>
        <w:r>
          <w:rPr>
            <w:noProof/>
            <w:webHidden/>
          </w:rPr>
          <w:tab/>
        </w:r>
        <w:r>
          <w:rPr>
            <w:noProof/>
            <w:webHidden/>
          </w:rPr>
          <w:fldChar w:fldCharType="begin"/>
        </w:r>
        <w:r>
          <w:rPr>
            <w:noProof/>
            <w:webHidden/>
          </w:rPr>
          <w:delInstrText xml:space="preserve"> PAGEREF _Toc218523847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6D804F90" w14:textId="77777777" w:rsidR="00540B5B" w:rsidRDefault="00540B5B">
      <w:pPr>
        <w:pStyle w:val="TOC2"/>
        <w:rPr>
          <w:del w:id="36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68" w:author="Caio Pizzol" w:date="2026-08-03T22:24:00Z" w16du:dateUtc="2026-08-04T02:24:00Z">
        <w:r>
          <w:fldChar w:fldCharType="begin"/>
        </w:r>
        <w:r>
          <w:delInstrText>HYPERLINK \l "_Toc218523848"</w:delInstrText>
        </w:r>
        <w:r>
          <w:fldChar w:fldCharType="separate"/>
        </w:r>
        <w:r w:rsidRPr="001302A5">
          <w:rPr>
            <w:rStyle w:val="Hyperlink"/>
            <w:noProof/>
          </w:rPr>
          <w:delText>lorem 12.03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ut</w:delText>
        </w:r>
        <w:r>
          <w:rPr>
            <w:noProof/>
            <w:webHidden/>
          </w:rPr>
          <w:tab/>
        </w:r>
        <w:r>
          <w:rPr>
            <w:noProof/>
            <w:webHidden/>
          </w:rPr>
          <w:fldChar w:fldCharType="begin"/>
        </w:r>
        <w:r>
          <w:rPr>
            <w:noProof/>
            <w:webHidden/>
          </w:rPr>
          <w:delInstrText xml:space="preserve"> PAGEREF _Toc218523848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6E792C17" w14:textId="77777777" w:rsidR="00540B5B" w:rsidRDefault="00540B5B">
      <w:pPr>
        <w:pStyle w:val="TOC2"/>
        <w:rPr>
          <w:del w:id="36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70" w:author="Caio Pizzol" w:date="2026-08-03T22:24:00Z" w16du:dateUtc="2026-08-04T02:24:00Z">
        <w:r>
          <w:fldChar w:fldCharType="begin"/>
        </w:r>
        <w:r>
          <w:delInstrText>HYPERLINK \l "_Toc218523849"</w:delInstrText>
        </w:r>
        <w:r>
          <w:fldChar w:fldCharType="separate"/>
        </w:r>
        <w:r w:rsidRPr="001302A5">
          <w:rPr>
            <w:rStyle w:val="Hyperlink"/>
            <w:noProof/>
          </w:rPr>
          <w:delText>lorem 12.04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dolore</w:delText>
        </w:r>
        <w:r>
          <w:rPr>
            <w:noProof/>
            <w:webHidden/>
          </w:rPr>
          <w:tab/>
        </w:r>
        <w:r>
          <w:rPr>
            <w:noProof/>
            <w:webHidden/>
          </w:rPr>
          <w:fldChar w:fldCharType="begin"/>
        </w:r>
        <w:r>
          <w:rPr>
            <w:noProof/>
            <w:webHidden/>
          </w:rPr>
          <w:delInstrText xml:space="preserve"> PAGEREF _Toc218523849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399D5409" w14:textId="77777777" w:rsidR="00540B5B" w:rsidRDefault="00540B5B">
      <w:pPr>
        <w:pStyle w:val="TOC2"/>
        <w:rPr>
          <w:del w:id="37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72" w:author="Caio Pizzol" w:date="2026-08-03T22:24:00Z" w16du:dateUtc="2026-08-04T02:24:00Z">
        <w:r>
          <w:fldChar w:fldCharType="begin"/>
        </w:r>
        <w:r>
          <w:delInstrText>HYPERLINK \l "_Toc218523850"</w:delInstrText>
        </w:r>
        <w:r>
          <w:fldChar w:fldCharType="separate"/>
        </w:r>
        <w:r w:rsidRPr="001302A5">
          <w:rPr>
            <w:rStyle w:val="Hyperlink"/>
            <w:noProof/>
          </w:rPr>
          <w:delText>lorem 12.05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et do incididunt lorem labore consectetur</w:delText>
        </w:r>
        <w:r>
          <w:rPr>
            <w:noProof/>
            <w:webHidden/>
          </w:rPr>
          <w:tab/>
        </w:r>
        <w:r>
          <w:rPr>
            <w:noProof/>
            <w:webHidden/>
          </w:rPr>
          <w:fldChar w:fldCharType="begin"/>
        </w:r>
        <w:r>
          <w:rPr>
            <w:noProof/>
            <w:webHidden/>
          </w:rPr>
          <w:delInstrText xml:space="preserve"> PAGEREF _Toc218523850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63ADA37A" w14:textId="77777777" w:rsidR="00540B5B" w:rsidRDefault="00540B5B">
      <w:pPr>
        <w:pStyle w:val="TOC1"/>
        <w:rPr>
          <w:del w:id="373"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374" w:author="Caio Pizzol" w:date="2026-08-03T22:24:00Z" w16du:dateUtc="2026-08-04T02:24:00Z">
        <w:r>
          <w:fldChar w:fldCharType="begin"/>
        </w:r>
        <w:r>
          <w:delInstrText>HYPERLINK \l "_Toc218523851"</w:delInstrText>
        </w:r>
        <w:r>
          <w:fldChar w:fldCharType="separate"/>
        </w:r>
        <w:r w:rsidRPr="001302A5">
          <w:rPr>
            <w:rStyle w:val="Hyperlink"/>
            <w:noProof/>
          </w:rPr>
          <w:delText>aliqua incididunt ipsum elit</w:delText>
        </w:r>
        <w:r>
          <w:rPr>
            <w:noProof/>
            <w:webHidden/>
          </w:rPr>
          <w:tab/>
        </w:r>
        <w:r>
          <w:rPr>
            <w:noProof/>
            <w:webHidden/>
          </w:rPr>
          <w:fldChar w:fldCharType="begin"/>
        </w:r>
        <w:r>
          <w:rPr>
            <w:noProof/>
            <w:webHidden/>
          </w:rPr>
          <w:delInstrText xml:space="preserve"> PAGEREF _Toc218523851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176560BB" w14:textId="77777777" w:rsidR="00540B5B" w:rsidRDefault="00540B5B">
      <w:pPr>
        <w:pStyle w:val="TOC2"/>
        <w:rPr>
          <w:del w:id="37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76" w:author="Caio Pizzol" w:date="2026-08-03T22:24:00Z" w16du:dateUtc="2026-08-04T02:24:00Z">
        <w:r>
          <w:fldChar w:fldCharType="begin"/>
        </w:r>
        <w:r>
          <w:delInstrText>HYPERLINK \l "_Toc218523852"</w:delInstrText>
        </w:r>
        <w:r>
          <w:fldChar w:fldCharType="separate"/>
        </w:r>
        <w:r w:rsidRPr="001302A5">
          <w:rPr>
            <w:rStyle w:val="Hyperlink"/>
            <w:noProof/>
          </w:rPr>
          <w:delText>lorem 13.01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do lorem</w:delText>
        </w:r>
        <w:r>
          <w:rPr>
            <w:noProof/>
            <w:webHidden/>
          </w:rPr>
          <w:tab/>
        </w:r>
        <w:r>
          <w:rPr>
            <w:noProof/>
            <w:webHidden/>
          </w:rPr>
          <w:fldChar w:fldCharType="begin"/>
        </w:r>
        <w:r>
          <w:rPr>
            <w:noProof/>
            <w:webHidden/>
          </w:rPr>
          <w:delInstrText xml:space="preserve"> PAGEREF _Toc218523852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273C9E82" w14:textId="77777777" w:rsidR="00540B5B" w:rsidRDefault="00540B5B">
      <w:pPr>
        <w:pStyle w:val="TOC2"/>
        <w:rPr>
          <w:del w:id="37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78" w:author="Caio Pizzol" w:date="2026-08-03T22:24:00Z" w16du:dateUtc="2026-08-04T02:24:00Z">
        <w:r>
          <w:fldChar w:fldCharType="begin"/>
        </w:r>
        <w:r>
          <w:delInstrText>HYPERLINK \l "_Toc218523853"</w:delInstrText>
        </w:r>
        <w:r>
          <w:fldChar w:fldCharType="separate"/>
        </w:r>
        <w:r w:rsidRPr="001302A5">
          <w:rPr>
            <w:rStyle w:val="Hyperlink"/>
            <w:noProof/>
          </w:rPr>
          <w:delText>lorem 13.02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do; sed do ut consectetur ipsum ipsum</w:delText>
        </w:r>
        <w:r>
          <w:rPr>
            <w:noProof/>
            <w:webHidden/>
          </w:rPr>
          <w:tab/>
        </w:r>
        <w:r>
          <w:rPr>
            <w:noProof/>
            <w:webHidden/>
          </w:rPr>
          <w:fldChar w:fldCharType="begin"/>
        </w:r>
        <w:r>
          <w:rPr>
            <w:noProof/>
            <w:webHidden/>
          </w:rPr>
          <w:delInstrText xml:space="preserve"> PAGEREF _Toc218523853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5B999A05" w14:textId="77777777" w:rsidR="00540B5B" w:rsidRDefault="00540B5B">
      <w:pPr>
        <w:pStyle w:val="TOC2"/>
        <w:rPr>
          <w:del w:id="37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80" w:author="Caio Pizzol" w:date="2026-08-03T22:24:00Z" w16du:dateUtc="2026-08-04T02:24:00Z">
        <w:r>
          <w:fldChar w:fldCharType="begin"/>
        </w:r>
        <w:r>
          <w:delInstrText>HYPERLINK \l "_Toc218523854"</w:delInstrText>
        </w:r>
        <w:r>
          <w:fldChar w:fldCharType="separate"/>
        </w:r>
        <w:r w:rsidRPr="001302A5">
          <w:rPr>
            <w:rStyle w:val="Hyperlink"/>
            <w:noProof/>
          </w:rPr>
          <w:delText>lorem 13.03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amet’et et</w:delText>
        </w:r>
        <w:r>
          <w:rPr>
            <w:noProof/>
            <w:webHidden/>
          </w:rPr>
          <w:tab/>
        </w:r>
        <w:r>
          <w:rPr>
            <w:noProof/>
            <w:webHidden/>
          </w:rPr>
          <w:fldChar w:fldCharType="begin"/>
        </w:r>
        <w:r>
          <w:rPr>
            <w:noProof/>
            <w:webHidden/>
          </w:rPr>
          <w:delInstrText xml:space="preserve"> PAGEREF _Toc218523854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2EB6A5E2" w14:textId="77777777" w:rsidR="00540B5B" w:rsidRDefault="00540B5B">
      <w:pPr>
        <w:pStyle w:val="TOC2"/>
        <w:rPr>
          <w:del w:id="38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82" w:author="Caio Pizzol" w:date="2026-08-03T22:24:00Z" w16du:dateUtc="2026-08-04T02:24:00Z">
        <w:r>
          <w:fldChar w:fldCharType="begin"/>
        </w:r>
        <w:r>
          <w:delInstrText>HYPERLINK \l "_Toc218523855"</w:delInstrText>
        </w:r>
        <w:r>
          <w:fldChar w:fldCharType="separate"/>
        </w:r>
        <w:r w:rsidRPr="001302A5">
          <w:rPr>
            <w:rStyle w:val="Hyperlink"/>
            <w:noProof/>
          </w:rPr>
          <w:delText>lorem 13.04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 elit eiusmod do eiusmod</w:delText>
        </w:r>
        <w:r>
          <w:rPr>
            <w:noProof/>
            <w:webHidden/>
          </w:rPr>
          <w:tab/>
        </w:r>
        <w:r>
          <w:rPr>
            <w:noProof/>
            <w:webHidden/>
          </w:rPr>
          <w:fldChar w:fldCharType="begin"/>
        </w:r>
        <w:r>
          <w:rPr>
            <w:noProof/>
            <w:webHidden/>
          </w:rPr>
          <w:delInstrText xml:space="preserve"> PAGEREF _Toc218523855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30069071" w14:textId="77777777" w:rsidR="00540B5B" w:rsidRDefault="00540B5B">
      <w:pPr>
        <w:pStyle w:val="TOC2"/>
        <w:rPr>
          <w:del w:id="38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84" w:author="Caio Pizzol" w:date="2026-08-03T22:24:00Z" w16du:dateUtc="2026-08-04T02:24:00Z">
        <w:r>
          <w:fldChar w:fldCharType="begin"/>
        </w:r>
        <w:r>
          <w:delInstrText>HYPERLINK \l "_Toc218523856"</w:delInstrText>
        </w:r>
        <w:r>
          <w:fldChar w:fldCharType="separate"/>
        </w:r>
        <w:r w:rsidRPr="001302A5">
          <w:rPr>
            <w:rStyle w:val="Hyperlink"/>
            <w:noProof/>
          </w:rPr>
          <w:delText>lorem 13.05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ut</w:delText>
        </w:r>
        <w:r>
          <w:rPr>
            <w:noProof/>
            <w:webHidden/>
          </w:rPr>
          <w:tab/>
        </w:r>
        <w:r>
          <w:rPr>
            <w:noProof/>
            <w:webHidden/>
          </w:rPr>
          <w:fldChar w:fldCharType="begin"/>
        </w:r>
        <w:r>
          <w:rPr>
            <w:noProof/>
            <w:webHidden/>
          </w:rPr>
          <w:delInstrText xml:space="preserve"> PAGEREF _Toc218523856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06E00184" w14:textId="77777777" w:rsidR="00540B5B" w:rsidRDefault="00540B5B">
      <w:pPr>
        <w:pStyle w:val="TOC2"/>
        <w:rPr>
          <w:del w:id="38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86" w:author="Caio Pizzol" w:date="2026-08-03T22:24:00Z" w16du:dateUtc="2026-08-04T02:24:00Z">
        <w:r>
          <w:fldChar w:fldCharType="begin"/>
        </w:r>
        <w:r>
          <w:delInstrText>HYPERLINK \l "_Toc218523857"</w:delInstrText>
        </w:r>
        <w:r>
          <w:fldChar w:fldCharType="separate"/>
        </w:r>
        <w:r w:rsidRPr="001302A5">
          <w:rPr>
            <w:rStyle w:val="Hyperlink"/>
            <w:noProof/>
          </w:rPr>
          <w:delText>lorem 13.06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incididunt</w:delText>
        </w:r>
        <w:r>
          <w:rPr>
            <w:noProof/>
            <w:webHidden/>
          </w:rPr>
          <w:tab/>
        </w:r>
        <w:r>
          <w:rPr>
            <w:noProof/>
            <w:webHidden/>
          </w:rPr>
          <w:fldChar w:fldCharType="begin"/>
        </w:r>
        <w:r>
          <w:rPr>
            <w:noProof/>
            <w:webHidden/>
          </w:rPr>
          <w:delInstrText xml:space="preserve"> PAGEREF _Toc218523857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5AA6DCD9" w14:textId="77777777" w:rsidR="00540B5B" w:rsidRDefault="00540B5B">
      <w:pPr>
        <w:pStyle w:val="TOC2"/>
        <w:rPr>
          <w:del w:id="38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88" w:author="Caio Pizzol" w:date="2026-08-03T22:24:00Z" w16du:dateUtc="2026-08-04T02:24:00Z">
        <w:r>
          <w:fldChar w:fldCharType="begin"/>
        </w:r>
        <w:r>
          <w:delInstrText>HYPERLINK \l "_Toc218523858"</w:delInstrText>
        </w:r>
        <w:r>
          <w:fldChar w:fldCharType="separate"/>
        </w:r>
        <w:r w:rsidRPr="001302A5">
          <w:rPr>
            <w:rStyle w:val="Hyperlink"/>
            <w:noProof/>
          </w:rPr>
          <w:delText>lorem 13.07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consectetur sed</w:delText>
        </w:r>
        <w:r>
          <w:rPr>
            <w:noProof/>
            <w:webHidden/>
          </w:rPr>
          <w:tab/>
        </w:r>
        <w:r>
          <w:rPr>
            <w:noProof/>
            <w:webHidden/>
          </w:rPr>
          <w:fldChar w:fldCharType="begin"/>
        </w:r>
        <w:r>
          <w:rPr>
            <w:noProof/>
            <w:webHidden/>
          </w:rPr>
          <w:delInstrText xml:space="preserve"> PAGEREF _Toc218523858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4E735E01" w14:textId="77777777" w:rsidR="00540B5B" w:rsidRDefault="00540B5B">
      <w:pPr>
        <w:pStyle w:val="TOC2"/>
        <w:rPr>
          <w:del w:id="38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90" w:author="Caio Pizzol" w:date="2026-08-03T22:24:00Z" w16du:dateUtc="2026-08-04T02:24:00Z">
        <w:r>
          <w:fldChar w:fldCharType="begin"/>
        </w:r>
        <w:r>
          <w:delInstrText>HYPERLINK \l "_Toc218523859"</w:delInstrText>
        </w:r>
        <w:r>
          <w:fldChar w:fldCharType="separate"/>
        </w:r>
        <w:r w:rsidRPr="001302A5">
          <w:rPr>
            <w:rStyle w:val="Hyperlink"/>
            <w:noProof/>
          </w:rPr>
          <w:delText>lorem 13.08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ipsum-labore</w:delText>
        </w:r>
        <w:r>
          <w:rPr>
            <w:noProof/>
            <w:webHidden/>
          </w:rPr>
          <w:tab/>
        </w:r>
        <w:r>
          <w:rPr>
            <w:noProof/>
            <w:webHidden/>
          </w:rPr>
          <w:fldChar w:fldCharType="begin"/>
        </w:r>
        <w:r>
          <w:rPr>
            <w:noProof/>
            <w:webHidden/>
          </w:rPr>
          <w:delInstrText xml:space="preserve"> PAGEREF _Toc218523859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3AEA18CA" w14:textId="77777777" w:rsidR="00540B5B" w:rsidRDefault="00540B5B">
      <w:pPr>
        <w:pStyle w:val="TOC2"/>
        <w:rPr>
          <w:del w:id="39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92" w:author="Caio Pizzol" w:date="2026-08-03T22:24:00Z" w16du:dateUtc="2026-08-04T02:24:00Z">
        <w:r>
          <w:fldChar w:fldCharType="begin"/>
        </w:r>
        <w:r>
          <w:delInstrText>HYPERLINK \l "_Toc218523860"</w:delInstrText>
        </w:r>
        <w:r>
          <w:fldChar w:fldCharType="separate"/>
        </w:r>
        <w:r w:rsidRPr="001302A5">
          <w:rPr>
            <w:rStyle w:val="Hyperlink"/>
            <w:noProof/>
          </w:rPr>
          <w:delText>lorem 13.09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tempor</w:delText>
        </w:r>
        <w:r>
          <w:rPr>
            <w:noProof/>
            <w:webHidden/>
          </w:rPr>
          <w:tab/>
        </w:r>
        <w:r>
          <w:rPr>
            <w:noProof/>
            <w:webHidden/>
          </w:rPr>
          <w:fldChar w:fldCharType="begin"/>
        </w:r>
        <w:r>
          <w:rPr>
            <w:noProof/>
            <w:webHidden/>
          </w:rPr>
          <w:delInstrText xml:space="preserve"> PAGEREF _Toc218523860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41C5E1B6" w14:textId="77777777" w:rsidR="00540B5B" w:rsidRDefault="00540B5B">
      <w:pPr>
        <w:pStyle w:val="TOC2"/>
        <w:rPr>
          <w:del w:id="39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94" w:author="Caio Pizzol" w:date="2026-08-03T22:24:00Z" w16du:dateUtc="2026-08-04T02:24:00Z">
        <w:r>
          <w:fldChar w:fldCharType="begin"/>
        </w:r>
        <w:r>
          <w:delInstrText>HYPERLINK \l "_Toc218523861"</w:delInstrText>
        </w:r>
        <w:r>
          <w:fldChar w:fldCharType="separate"/>
        </w:r>
        <w:r w:rsidRPr="001302A5">
          <w:rPr>
            <w:rStyle w:val="Hyperlink"/>
            <w:noProof/>
          </w:rPr>
          <w:delText>lorem 13.10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dolor</w:delText>
        </w:r>
        <w:r>
          <w:rPr>
            <w:noProof/>
            <w:webHidden/>
          </w:rPr>
          <w:tab/>
        </w:r>
        <w:r>
          <w:rPr>
            <w:noProof/>
            <w:webHidden/>
          </w:rPr>
          <w:fldChar w:fldCharType="begin"/>
        </w:r>
        <w:r>
          <w:rPr>
            <w:noProof/>
            <w:webHidden/>
          </w:rPr>
          <w:delInstrText xml:space="preserve"> PAGEREF _Toc218523861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5F70E546" w14:textId="77777777" w:rsidR="00540B5B" w:rsidRDefault="00540B5B">
      <w:pPr>
        <w:pStyle w:val="TOC2"/>
        <w:rPr>
          <w:del w:id="39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96" w:author="Caio Pizzol" w:date="2026-08-03T22:24:00Z" w16du:dateUtc="2026-08-04T02:24:00Z">
        <w:r>
          <w:fldChar w:fldCharType="begin"/>
        </w:r>
        <w:r>
          <w:delInstrText>HYPERLINK \l "_Toc218523862"</w:delInstrText>
        </w:r>
        <w:r>
          <w:fldChar w:fldCharType="separate"/>
        </w:r>
        <w:r w:rsidRPr="001302A5">
          <w:rPr>
            <w:rStyle w:val="Hyperlink"/>
            <w:noProof/>
          </w:rPr>
          <w:delText>lorem 13.11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elit et sed elit ipsum</w:delText>
        </w:r>
        <w:r>
          <w:rPr>
            <w:noProof/>
            <w:webHidden/>
          </w:rPr>
          <w:tab/>
        </w:r>
        <w:r>
          <w:rPr>
            <w:noProof/>
            <w:webHidden/>
          </w:rPr>
          <w:fldChar w:fldCharType="begin"/>
        </w:r>
        <w:r>
          <w:rPr>
            <w:noProof/>
            <w:webHidden/>
          </w:rPr>
          <w:delInstrText xml:space="preserve"> PAGEREF _Toc218523862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09188653" w14:textId="77777777" w:rsidR="00540B5B" w:rsidRDefault="00540B5B">
      <w:pPr>
        <w:pStyle w:val="TOC2"/>
        <w:rPr>
          <w:del w:id="39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398" w:author="Caio Pizzol" w:date="2026-08-03T22:24:00Z" w16du:dateUtc="2026-08-04T02:24:00Z">
        <w:r>
          <w:fldChar w:fldCharType="begin"/>
        </w:r>
        <w:r>
          <w:delInstrText>HYPERLINK \l "_Toc218523863"</w:delInstrText>
        </w:r>
        <w:r>
          <w:fldChar w:fldCharType="separate"/>
        </w:r>
        <w:r w:rsidRPr="001302A5">
          <w:rPr>
            <w:rStyle w:val="Hyperlink"/>
            <w:noProof/>
          </w:rPr>
          <w:delText>lorem 13.12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magna incididunt elit</w:delText>
        </w:r>
        <w:r>
          <w:rPr>
            <w:noProof/>
            <w:webHidden/>
          </w:rPr>
          <w:tab/>
        </w:r>
        <w:r>
          <w:rPr>
            <w:noProof/>
            <w:webHidden/>
          </w:rPr>
          <w:fldChar w:fldCharType="begin"/>
        </w:r>
        <w:r>
          <w:rPr>
            <w:noProof/>
            <w:webHidden/>
          </w:rPr>
          <w:delInstrText xml:space="preserve"> PAGEREF _Toc218523863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0CE5D41B" w14:textId="77777777" w:rsidR="00540B5B" w:rsidRDefault="00540B5B">
      <w:pPr>
        <w:pStyle w:val="TOC2"/>
        <w:rPr>
          <w:del w:id="39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00" w:author="Caio Pizzol" w:date="2026-08-03T22:24:00Z" w16du:dateUtc="2026-08-04T02:24:00Z">
        <w:r>
          <w:fldChar w:fldCharType="begin"/>
        </w:r>
        <w:r>
          <w:delInstrText>HYPERLINK \l "_Toc218523864"</w:delInstrText>
        </w:r>
        <w:r>
          <w:fldChar w:fldCharType="separate"/>
        </w:r>
        <w:r w:rsidRPr="001302A5">
          <w:rPr>
            <w:rStyle w:val="Hyperlink"/>
            <w:noProof/>
          </w:rPr>
          <w:delText>lorem 13.13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labore labore</w:delText>
        </w:r>
        <w:r>
          <w:rPr>
            <w:noProof/>
            <w:webHidden/>
          </w:rPr>
          <w:tab/>
        </w:r>
        <w:r>
          <w:rPr>
            <w:noProof/>
            <w:webHidden/>
          </w:rPr>
          <w:fldChar w:fldCharType="begin"/>
        </w:r>
        <w:r>
          <w:rPr>
            <w:noProof/>
            <w:webHidden/>
          </w:rPr>
          <w:delInstrText xml:space="preserve"> PAGEREF _Toc218523864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6806BAE4" w14:textId="77777777" w:rsidR="00540B5B" w:rsidRDefault="00540B5B">
      <w:pPr>
        <w:pStyle w:val="TOC2"/>
        <w:rPr>
          <w:del w:id="40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02" w:author="Caio Pizzol" w:date="2026-08-03T22:24:00Z" w16du:dateUtc="2026-08-04T02:24:00Z">
        <w:r>
          <w:fldChar w:fldCharType="begin"/>
        </w:r>
        <w:r>
          <w:delInstrText>HYPERLINK \l "_Toc218523865"</w:delInstrText>
        </w:r>
        <w:r>
          <w:fldChar w:fldCharType="separate"/>
        </w:r>
        <w:r w:rsidRPr="001302A5">
          <w:rPr>
            <w:rStyle w:val="Hyperlink"/>
            <w:noProof/>
          </w:rPr>
          <w:delText>lorem 13.14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lorem magna ut</w:delText>
        </w:r>
        <w:r>
          <w:rPr>
            <w:noProof/>
            <w:webHidden/>
          </w:rPr>
          <w:tab/>
        </w:r>
        <w:r>
          <w:rPr>
            <w:noProof/>
            <w:webHidden/>
          </w:rPr>
          <w:fldChar w:fldCharType="begin"/>
        </w:r>
        <w:r>
          <w:rPr>
            <w:noProof/>
            <w:webHidden/>
          </w:rPr>
          <w:delInstrText xml:space="preserve"> PAGEREF _Toc218523865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653CA7AD" w14:textId="77777777" w:rsidR="00540B5B" w:rsidRDefault="00540B5B">
      <w:pPr>
        <w:pStyle w:val="TOC2"/>
        <w:rPr>
          <w:del w:id="40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04" w:author="Caio Pizzol" w:date="2026-08-03T22:24:00Z" w16du:dateUtc="2026-08-04T02:24:00Z">
        <w:r>
          <w:fldChar w:fldCharType="begin"/>
        </w:r>
        <w:r>
          <w:delInstrText>HYPERLINK \l "_Toc218523866"</w:delInstrText>
        </w:r>
        <w:r>
          <w:fldChar w:fldCharType="separate"/>
        </w:r>
        <w:r w:rsidRPr="001302A5">
          <w:rPr>
            <w:rStyle w:val="Hyperlink"/>
            <w:noProof/>
          </w:rPr>
          <w:delText>lorem 13.15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w:delText>
        </w:r>
        <w:r>
          <w:rPr>
            <w:noProof/>
            <w:webHidden/>
          </w:rPr>
          <w:tab/>
        </w:r>
        <w:r>
          <w:rPr>
            <w:noProof/>
            <w:webHidden/>
          </w:rPr>
          <w:fldChar w:fldCharType="begin"/>
        </w:r>
        <w:r>
          <w:rPr>
            <w:noProof/>
            <w:webHidden/>
          </w:rPr>
          <w:delInstrText xml:space="preserve"> PAGEREF _Toc218523866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62F9726F" w14:textId="77777777" w:rsidR="00540B5B" w:rsidRDefault="00540B5B">
      <w:pPr>
        <w:pStyle w:val="TOC2"/>
        <w:rPr>
          <w:del w:id="40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06" w:author="Caio Pizzol" w:date="2026-08-03T22:24:00Z" w16du:dateUtc="2026-08-04T02:24:00Z">
        <w:r>
          <w:fldChar w:fldCharType="begin"/>
        </w:r>
        <w:r>
          <w:delInstrText>HYPERLINK \l "_Toc218523867"</w:delInstrText>
        </w:r>
        <w:r>
          <w:fldChar w:fldCharType="separate"/>
        </w:r>
        <w:r w:rsidRPr="001302A5">
          <w:rPr>
            <w:rStyle w:val="Hyperlink"/>
            <w:noProof/>
          </w:rPr>
          <w:delText>lorem 13.16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adipiscing incididunt dolore elit sed dolore</w:delText>
        </w:r>
        <w:r>
          <w:rPr>
            <w:noProof/>
            <w:webHidden/>
          </w:rPr>
          <w:tab/>
        </w:r>
        <w:r>
          <w:rPr>
            <w:noProof/>
            <w:webHidden/>
          </w:rPr>
          <w:fldChar w:fldCharType="begin"/>
        </w:r>
        <w:r>
          <w:rPr>
            <w:noProof/>
            <w:webHidden/>
          </w:rPr>
          <w:delInstrText xml:space="preserve"> PAGEREF _Toc218523867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16A7FD52" w14:textId="77777777" w:rsidR="00540B5B" w:rsidRDefault="00540B5B">
      <w:pPr>
        <w:pStyle w:val="TOC2"/>
        <w:rPr>
          <w:del w:id="40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08" w:author="Caio Pizzol" w:date="2026-08-03T22:24:00Z" w16du:dateUtc="2026-08-04T02:24:00Z">
        <w:r>
          <w:fldChar w:fldCharType="begin"/>
        </w:r>
        <w:r>
          <w:delInstrText>HYPERLINK \l "_Toc218523868"</w:delInstrText>
        </w:r>
        <w:r>
          <w:fldChar w:fldCharType="separate"/>
        </w:r>
        <w:r w:rsidRPr="001302A5">
          <w:rPr>
            <w:rStyle w:val="Hyperlink"/>
            <w:noProof/>
          </w:rPr>
          <w:delText>lorem 13.17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eiusmod lorem dolore sit sed</w:delText>
        </w:r>
        <w:r>
          <w:rPr>
            <w:noProof/>
            <w:webHidden/>
          </w:rPr>
          <w:tab/>
        </w:r>
        <w:r>
          <w:rPr>
            <w:noProof/>
            <w:webHidden/>
          </w:rPr>
          <w:fldChar w:fldCharType="begin"/>
        </w:r>
        <w:r>
          <w:rPr>
            <w:noProof/>
            <w:webHidden/>
          </w:rPr>
          <w:delInstrText xml:space="preserve"> PAGEREF _Toc218523868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45ADE2F8" w14:textId="77777777" w:rsidR="00540B5B" w:rsidRDefault="00540B5B">
      <w:pPr>
        <w:pStyle w:val="TOC2"/>
        <w:rPr>
          <w:del w:id="40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10" w:author="Caio Pizzol" w:date="2026-08-03T22:24:00Z" w16du:dateUtc="2026-08-04T02:24:00Z">
        <w:r>
          <w:fldChar w:fldCharType="begin"/>
        </w:r>
        <w:r>
          <w:delInstrText>HYPERLINK \l "_Toc218523869"</w:delInstrText>
        </w:r>
        <w:r>
          <w:fldChar w:fldCharType="separate"/>
        </w:r>
        <w:r w:rsidRPr="001302A5">
          <w:rPr>
            <w:rStyle w:val="Hyperlink"/>
            <w:noProof/>
          </w:rPr>
          <w:delText>lorem 13.18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ipsum eiusmod sed elit et</w:delText>
        </w:r>
        <w:r>
          <w:rPr>
            <w:noProof/>
            <w:webHidden/>
          </w:rPr>
          <w:tab/>
        </w:r>
        <w:r>
          <w:rPr>
            <w:noProof/>
            <w:webHidden/>
          </w:rPr>
          <w:fldChar w:fldCharType="begin"/>
        </w:r>
        <w:r>
          <w:rPr>
            <w:noProof/>
            <w:webHidden/>
          </w:rPr>
          <w:delInstrText xml:space="preserve"> PAGEREF _Toc218523869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3AE91611" w14:textId="77777777" w:rsidR="00540B5B" w:rsidRDefault="00540B5B">
      <w:pPr>
        <w:pStyle w:val="TOC2"/>
        <w:rPr>
          <w:del w:id="41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12" w:author="Caio Pizzol" w:date="2026-08-03T22:24:00Z" w16du:dateUtc="2026-08-04T02:24:00Z">
        <w:r>
          <w:fldChar w:fldCharType="begin"/>
        </w:r>
        <w:r>
          <w:delInstrText>HYPERLINK \l "_Toc218523870"</w:delInstrText>
        </w:r>
        <w:r>
          <w:fldChar w:fldCharType="separate"/>
        </w:r>
        <w:r w:rsidRPr="001302A5">
          <w:rPr>
            <w:rStyle w:val="Hyperlink"/>
            <w:noProof/>
          </w:rPr>
          <w:delText>lorem 13.19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do elit eiusmod</w:delText>
        </w:r>
        <w:r>
          <w:rPr>
            <w:noProof/>
            <w:webHidden/>
          </w:rPr>
          <w:tab/>
        </w:r>
        <w:r>
          <w:rPr>
            <w:noProof/>
            <w:webHidden/>
          </w:rPr>
          <w:fldChar w:fldCharType="begin"/>
        </w:r>
        <w:r>
          <w:rPr>
            <w:noProof/>
            <w:webHidden/>
          </w:rPr>
          <w:delInstrText xml:space="preserve"> PAGEREF _Toc218523870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1B005914" w14:textId="77777777" w:rsidR="00540B5B" w:rsidRDefault="00540B5B">
      <w:pPr>
        <w:pStyle w:val="TOC2"/>
        <w:rPr>
          <w:del w:id="41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14" w:author="Caio Pizzol" w:date="2026-08-03T22:24:00Z" w16du:dateUtc="2026-08-04T02:24:00Z">
        <w:r>
          <w:fldChar w:fldCharType="begin"/>
        </w:r>
        <w:r>
          <w:delInstrText>HYPERLINK \l "_Toc218523871"</w:delInstrText>
        </w:r>
        <w:r>
          <w:fldChar w:fldCharType="separate"/>
        </w:r>
        <w:r w:rsidRPr="001302A5">
          <w:rPr>
            <w:rStyle w:val="Hyperlink"/>
            <w:noProof/>
          </w:rPr>
          <w:delText>lorem 13.20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lorem lorem do eiusmod</w:delText>
        </w:r>
        <w:r>
          <w:rPr>
            <w:noProof/>
            <w:webHidden/>
          </w:rPr>
          <w:tab/>
        </w:r>
        <w:r>
          <w:rPr>
            <w:noProof/>
            <w:webHidden/>
          </w:rPr>
          <w:fldChar w:fldCharType="begin"/>
        </w:r>
        <w:r>
          <w:rPr>
            <w:noProof/>
            <w:webHidden/>
          </w:rPr>
          <w:delInstrText xml:space="preserve"> PAGEREF _Toc218523871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77661201" w14:textId="77777777" w:rsidR="00540B5B" w:rsidRDefault="00540B5B">
      <w:pPr>
        <w:pStyle w:val="TOC2"/>
        <w:rPr>
          <w:del w:id="41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16" w:author="Caio Pizzol" w:date="2026-08-03T22:24:00Z" w16du:dateUtc="2026-08-04T02:24:00Z">
        <w:r>
          <w:fldChar w:fldCharType="begin"/>
        </w:r>
        <w:r>
          <w:delInstrText>HYPERLINK \l "_Toc218523872"</w:delInstrText>
        </w:r>
        <w:r>
          <w:fldChar w:fldCharType="separate"/>
        </w:r>
        <w:r w:rsidRPr="001302A5">
          <w:rPr>
            <w:rStyle w:val="Hyperlink"/>
            <w:noProof/>
          </w:rPr>
          <w:delText>lorem 13.21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amet eiusmod</w:delText>
        </w:r>
        <w:r>
          <w:rPr>
            <w:noProof/>
            <w:webHidden/>
          </w:rPr>
          <w:tab/>
        </w:r>
        <w:r>
          <w:rPr>
            <w:noProof/>
            <w:webHidden/>
          </w:rPr>
          <w:fldChar w:fldCharType="begin"/>
        </w:r>
        <w:r>
          <w:rPr>
            <w:noProof/>
            <w:webHidden/>
          </w:rPr>
          <w:delInstrText xml:space="preserve"> PAGEREF _Toc218523872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21CDA3FB" w14:textId="77777777" w:rsidR="00540B5B" w:rsidRDefault="00540B5B">
      <w:pPr>
        <w:pStyle w:val="TOC2"/>
        <w:rPr>
          <w:del w:id="41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18" w:author="Caio Pizzol" w:date="2026-08-03T22:24:00Z" w16du:dateUtc="2026-08-04T02:24:00Z">
        <w:r>
          <w:fldChar w:fldCharType="begin"/>
        </w:r>
        <w:r>
          <w:delInstrText>HYPERLINK \l "_Toc218523873"</w:delInstrText>
        </w:r>
        <w:r>
          <w:fldChar w:fldCharType="separate"/>
        </w:r>
        <w:r w:rsidRPr="001302A5">
          <w:rPr>
            <w:rStyle w:val="Hyperlink"/>
            <w:noProof/>
          </w:rPr>
          <w:delText>lorem 13.22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elit labore magna</w:delText>
        </w:r>
        <w:r>
          <w:rPr>
            <w:noProof/>
            <w:webHidden/>
          </w:rPr>
          <w:tab/>
        </w:r>
        <w:r>
          <w:rPr>
            <w:noProof/>
            <w:webHidden/>
          </w:rPr>
          <w:fldChar w:fldCharType="begin"/>
        </w:r>
        <w:r>
          <w:rPr>
            <w:noProof/>
            <w:webHidden/>
          </w:rPr>
          <w:delInstrText xml:space="preserve"> PAGEREF _Toc218523873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69189226" w14:textId="77777777" w:rsidR="00540B5B" w:rsidRDefault="00540B5B">
      <w:pPr>
        <w:pStyle w:val="TOC2"/>
        <w:rPr>
          <w:del w:id="41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20" w:author="Caio Pizzol" w:date="2026-08-03T22:24:00Z" w16du:dateUtc="2026-08-04T02:24:00Z">
        <w:r>
          <w:fldChar w:fldCharType="begin"/>
        </w:r>
        <w:r>
          <w:delInstrText>HYPERLINK \l "_Toc218523874"</w:delInstrText>
        </w:r>
        <w:r>
          <w:fldChar w:fldCharType="separate"/>
        </w:r>
        <w:r w:rsidRPr="001302A5">
          <w:rPr>
            <w:rStyle w:val="Hyperlink"/>
            <w:noProof/>
          </w:rPr>
          <w:delText>lorem 13.23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do ipsum elit amet</w:delText>
        </w:r>
        <w:r>
          <w:rPr>
            <w:noProof/>
            <w:webHidden/>
          </w:rPr>
          <w:tab/>
        </w:r>
        <w:r>
          <w:rPr>
            <w:noProof/>
            <w:webHidden/>
          </w:rPr>
          <w:fldChar w:fldCharType="begin"/>
        </w:r>
        <w:r>
          <w:rPr>
            <w:noProof/>
            <w:webHidden/>
          </w:rPr>
          <w:delInstrText xml:space="preserve"> PAGEREF _Toc218523874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6EAB9DF5" w14:textId="77777777" w:rsidR="00540B5B" w:rsidRDefault="00540B5B">
      <w:pPr>
        <w:pStyle w:val="TOC2"/>
        <w:rPr>
          <w:del w:id="42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22" w:author="Caio Pizzol" w:date="2026-08-03T22:24:00Z" w16du:dateUtc="2026-08-04T02:24:00Z">
        <w:r>
          <w:fldChar w:fldCharType="begin"/>
        </w:r>
        <w:r>
          <w:delInstrText>HYPERLINK \l "_Toc218523875"</w:delInstrText>
        </w:r>
        <w:r>
          <w:fldChar w:fldCharType="separate"/>
        </w:r>
        <w:r w:rsidRPr="001302A5">
          <w:rPr>
            <w:rStyle w:val="Hyperlink"/>
            <w:noProof/>
          </w:rPr>
          <w:delText>lorem 13.24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sit-dolore consectetur elit tempor</w:delText>
        </w:r>
        <w:r>
          <w:rPr>
            <w:noProof/>
            <w:webHidden/>
          </w:rPr>
          <w:tab/>
        </w:r>
        <w:r>
          <w:rPr>
            <w:noProof/>
            <w:webHidden/>
          </w:rPr>
          <w:fldChar w:fldCharType="begin"/>
        </w:r>
        <w:r>
          <w:rPr>
            <w:noProof/>
            <w:webHidden/>
          </w:rPr>
          <w:delInstrText xml:space="preserve"> PAGEREF _Toc218523875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48D7BE42" w14:textId="77777777" w:rsidR="00540B5B" w:rsidRDefault="00540B5B">
      <w:pPr>
        <w:pStyle w:val="TOC1"/>
        <w:rPr>
          <w:del w:id="423"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424" w:author="Caio Pizzol" w:date="2026-08-03T22:24:00Z" w16du:dateUtc="2026-08-04T02:24:00Z">
        <w:r>
          <w:fldChar w:fldCharType="begin"/>
        </w:r>
        <w:r>
          <w:delInstrText>HYPERLINK \l "_Toc218523876"</w:delInstrText>
        </w:r>
        <w:r>
          <w:fldChar w:fldCharType="separate"/>
        </w:r>
        <w:r w:rsidRPr="001302A5">
          <w:rPr>
            <w:rStyle w:val="Hyperlink"/>
            <w:noProof/>
          </w:rPr>
          <w:delText>aliqua sed consectetur sed’et eiusmod</w:delText>
        </w:r>
        <w:r>
          <w:rPr>
            <w:noProof/>
            <w:webHidden/>
          </w:rPr>
          <w:tab/>
        </w:r>
        <w:r>
          <w:rPr>
            <w:noProof/>
            <w:webHidden/>
          </w:rPr>
          <w:fldChar w:fldCharType="begin"/>
        </w:r>
        <w:r>
          <w:rPr>
            <w:noProof/>
            <w:webHidden/>
          </w:rPr>
          <w:delInstrText xml:space="preserve"> PAGEREF _Toc218523876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17AAC65E" w14:textId="77777777" w:rsidR="00540B5B" w:rsidRDefault="00540B5B">
      <w:pPr>
        <w:pStyle w:val="TOC2"/>
        <w:rPr>
          <w:del w:id="42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26" w:author="Caio Pizzol" w:date="2026-08-03T22:24:00Z" w16du:dateUtc="2026-08-04T02:24:00Z">
        <w:r>
          <w:fldChar w:fldCharType="begin"/>
        </w:r>
        <w:r>
          <w:delInstrText>HYPERLINK \l "_Toc218523877"</w:delInstrText>
        </w:r>
        <w:r>
          <w:fldChar w:fldCharType="separate"/>
        </w:r>
        <w:r w:rsidRPr="001302A5">
          <w:rPr>
            <w:rStyle w:val="Hyperlink"/>
            <w:noProof/>
          </w:rPr>
          <w:delText>lorem 14.01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sed’et eiusmod</w:delText>
        </w:r>
        <w:r>
          <w:rPr>
            <w:noProof/>
            <w:webHidden/>
          </w:rPr>
          <w:tab/>
        </w:r>
        <w:r>
          <w:rPr>
            <w:noProof/>
            <w:webHidden/>
          </w:rPr>
          <w:fldChar w:fldCharType="begin"/>
        </w:r>
        <w:r>
          <w:rPr>
            <w:noProof/>
            <w:webHidden/>
          </w:rPr>
          <w:delInstrText xml:space="preserve"> PAGEREF _Toc218523877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0D88B634" w14:textId="77777777" w:rsidR="00540B5B" w:rsidRDefault="00540B5B">
      <w:pPr>
        <w:pStyle w:val="TOC2"/>
        <w:rPr>
          <w:del w:id="42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28" w:author="Caio Pizzol" w:date="2026-08-03T22:24:00Z" w16du:dateUtc="2026-08-04T02:24:00Z">
        <w:r>
          <w:fldChar w:fldCharType="begin"/>
        </w:r>
        <w:r>
          <w:delInstrText>HYPERLINK \l "_Toc218523878"</w:delInstrText>
        </w:r>
        <w:r>
          <w:fldChar w:fldCharType="separate"/>
        </w:r>
        <w:r w:rsidRPr="001302A5">
          <w:rPr>
            <w:rStyle w:val="Hyperlink"/>
            <w:noProof/>
          </w:rPr>
          <w:delText>lorem 14.02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amet dolor consectetur sed</w:delText>
        </w:r>
        <w:r>
          <w:rPr>
            <w:noProof/>
            <w:webHidden/>
          </w:rPr>
          <w:tab/>
        </w:r>
        <w:r>
          <w:rPr>
            <w:noProof/>
            <w:webHidden/>
          </w:rPr>
          <w:fldChar w:fldCharType="begin"/>
        </w:r>
        <w:r>
          <w:rPr>
            <w:noProof/>
            <w:webHidden/>
          </w:rPr>
          <w:delInstrText xml:space="preserve"> PAGEREF _Toc218523878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50C2A941" w14:textId="77777777" w:rsidR="00540B5B" w:rsidRDefault="00540B5B">
      <w:pPr>
        <w:pStyle w:val="TOC2"/>
        <w:rPr>
          <w:del w:id="42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30" w:author="Caio Pizzol" w:date="2026-08-03T22:24:00Z" w16du:dateUtc="2026-08-04T02:24:00Z">
        <w:r>
          <w:fldChar w:fldCharType="begin"/>
        </w:r>
        <w:r>
          <w:delInstrText>HYPERLINK \l "_Toc218523879"</w:delInstrText>
        </w:r>
        <w:r>
          <w:fldChar w:fldCharType="separate"/>
        </w:r>
        <w:r w:rsidRPr="001302A5">
          <w:rPr>
            <w:rStyle w:val="Hyperlink"/>
            <w:noProof/>
          </w:rPr>
          <w:delText>lorem 14.03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eiusmod consectetur elit</w:delText>
        </w:r>
        <w:r>
          <w:rPr>
            <w:noProof/>
            <w:webHidden/>
          </w:rPr>
          <w:tab/>
        </w:r>
        <w:r>
          <w:rPr>
            <w:noProof/>
            <w:webHidden/>
          </w:rPr>
          <w:fldChar w:fldCharType="begin"/>
        </w:r>
        <w:r>
          <w:rPr>
            <w:noProof/>
            <w:webHidden/>
          </w:rPr>
          <w:delInstrText xml:space="preserve"> PAGEREF _Toc218523879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56E3FD93" w14:textId="77777777" w:rsidR="00540B5B" w:rsidRDefault="00540B5B">
      <w:pPr>
        <w:pStyle w:val="TOC2"/>
        <w:rPr>
          <w:del w:id="43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32" w:author="Caio Pizzol" w:date="2026-08-03T22:24:00Z" w16du:dateUtc="2026-08-04T02:24:00Z">
        <w:r>
          <w:fldChar w:fldCharType="begin"/>
        </w:r>
        <w:r>
          <w:delInstrText>HYPERLINK \l "_Toc218523880"</w:delInstrText>
        </w:r>
        <w:r>
          <w:fldChar w:fldCharType="separate"/>
        </w:r>
        <w:r w:rsidRPr="001302A5">
          <w:rPr>
            <w:rStyle w:val="Hyperlink"/>
            <w:noProof/>
          </w:rPr>
          <w:delText>lorem 14.04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_Toc218523880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0383DDE0" w14:textId="77777777" w:rsidR="00540B5B" w:rsidRDefault="00540B5B">
      <w:pPr>
        <w:pStyle w:val="TOC2"/>
        <w:rPr>
          <w:del w:id="43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34" w:author="Caio Pizzol" w:date="2026-08-03T22:24:00Z" w16du:dateUtc="2026-08-04T02:24:00Z">
        <w:r>
          <w:fldChar w:fldCharType="begin"/>
        </w:r>
        <w:r>
          <w:delInstrText>HYPERLINK \l "_Toc218523881"</w:delInstrText>
        </w:r>
        <w:r>
          <w:fldChar w:fldCharType="separate"/>
        </w:r>
        <w:r w:rsidRPr="001302A5">
          <w:rPr>
            <w:rStyle w:val="Hyperlink"/>
            <w:noProof/>
          </w:rPr>
          <w:delText>lorem 14.05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eiusmod</w:delText>
        </w:r>
        <w:r>
          <w:rPr>
            <w:noProof/>
            <w:webHidden/>
          </w:rPr>
          <w:tab/>
        </w:r>
        <w:r>
          <w:rPr>
            <w:noProof/>
            <w:webHidden/>
          </w:rPr>
          <w:fldChar w:fldCharType="begin"/>
        </w:r>
        <w:r>
          <w:rPr>
            <w:noProof/>
            <w:webHidden/>
          </w:rPr>
          <w:delInstrText xml:space="preserve"> PAGEREF _Toc218523881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74E39C4F" w14:textId="77777777" w:rsidR="00540B5B" w:rsidRDefault="00540B5B">
      <w:pPr>
        <w:pStyle w:val="TOC2"/>
        <w:rPr>
          <w:del w:id="43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36" w:author="Caio Pizzol" w:date="2026-08-03T22:24:00Z" w16du:dateUtc="2026-08-04T02:24:00Z">
        <w:r>
          <w:fldChar w:fldCharType="begin"/>
        </w:r>
        <w:r>
          <w:delInstrText>HYPERLINK \l "_Toc218523882"</w:delInstrText>
        </w:r>
        <w:r>
          <w:fldChar w:fldCharType="separate"/>
        </w:r>
        <w:r w:rsidRPr="001302A5">
          <w:rPr>
            <w:rStyle w:val="Hyperlink"/>
            <w:noProof/>
          </w:rPr>
          <w:delText>lorem 14.06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eiusmod</w:delText>
        </w:r>
        <w:r>
          <w:rPr>
            <w:noProof/>
            <w:webHidden/>
          </w:rPr>
          <w:tab/>
        </w:r>
        <w:r>
          <w:rPr>
            <w:noProof/>
            <w:webHidden/>
          </w:rPr>
          <w:fldChar w:fldCharType="begin"/>
        </w:r>
        <w:r>
          <w:rPr>
            <w:noProof/>
            <w:webHidden/>
          </w:rPr>
          <w:delInstrText xml:space="preserve"> PAGEREF _Toc218523882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5AF07CE8" w14:textId="77777777" w:rsidR="00540B5B" w:rsidRDefault="00540B5B">
      <w:pPr>
        <w:pStyle w:val="TOC2"/>
        <w:rPr>
          <w:del w:id="43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38" w:author="Caio Pizzol" w:date="2026-08-03T22:24:00Z" w16du:dateUtc="2026-08-04T02:24:00Z">
        <w:r>
          <w:fldChar w:fldCharType="begin"/>
        </w:r>
        <w:r>
          <w:delInstrText>HYPERLINK \l "_Toc218523883"</w:delInstrText>
        </w:r>
        <w:r>
          <w:fldChar w:fldCharType="separate"/>
        </w:r>
        <w:r w:rsidRPr="001302A5">
          <w:rPr>
            <w:rStyle w:val="Hyperlink"/>
            <w:noProof/>
          </w:rPr>
          <w:delText>lorem 14.07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consectetur</w:delText>
        </w:r>
        <w:r>
          <w:rPr>
            <w:noProof/>
            <w:webHidden/>
          </w:rPr>
          <w:tab/>
        </w:r>
        <w:r>
          <w:rPr>
            <w:noProof/>
            <w:webHidden/>
          </w:rPr>
          <w:fldChar w:fldCharType="begin"/>
        </w:r>
        <w:r>
          <w:rPr>
            <w:noProof/>
            <w:webHidden/>
          </w:rPr>
          <w:delInstrText xml:space="preserve"> PAGEREF _Toc218523883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56F4B402" w14:textId="77777777" w:rsidR="00540B5B" w:rsidRDefault="00540B5B">
      <w:pPr>
        <w:pStyle w:val="TOC2"/>
        <w:rPr>
          <w:del w:id="43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40" w:author="Caio Pizzol" w:date="2026-08-03T22:24:00Z" w16du:dateUtc="2026-08-04T02:24:00Z">
        <w:r>
          <w:fldChar w:fldCharType="begin"/>
        </w:r>
        <w:r>
          <w:delInstrText>HYPERLINK \l "_Toc218523884"</w:delInstrText>
        </w:r>
        <w:r>
          <w:fldChar w:fldCharType="separate"/>
        </w:r>
        <w:r w:rsidRPr="001302A5">
          <w:rPr>
            <w:rStyle w:val="Hyperlink"/>
            <w:noProof/>
          </w:rPr>
          <w:delText>lorem 14.08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w:delText>
        </w:r>
        <w:r>
          <w:rPr>
            <w:noProof/>
            <w:webHidden/>
          </w:rPr>
          <w:tab/>
        </w:r>
        <w:r>
          <w:rPr>
            <w:noProof/>
            <w:webHidden/>
          </w:rPr>
          <w:fldChar w:fldCharType="begin"/>
        </w:r>
        <w:r>
          <w:rPr>
            <w:noProof/>
            <w:webHidden/>
          </w:rPr>
          <w:delInstrText xml:space="preserve"> PAGEREF _Toc218523884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04AAA7DE" w14:textId="77777777" w:rsidR="00540B5B" w:rsidRDefault="00540B5B">
      <w:pPr>
        <w:pStyle w:val="TOC2"/>
        <w:rPr>
          <w:del w:id="44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42" w:author="Caio Pizzol" w:date="2026-08-03T22:24:00Z" w16du:dateUtc="2026-08-04T02:24:00Z">
        <w:r>
          <w:fldChar w:fldCharType="begin"/>
        </w:r>
        <w:r>
          <w:delInstrText>HYPERLINK \l "_Toc218523885"</w:delInstrText>
        </w:r>
        <w:r>
          <w:fldChar w:fldCharType="separate"/>
        </w:r>
        <w:r w:rsidRPr="001302A5">
          <w:rPr>
            <w:rStyle w:val="Hyperlink"/>
            <w:noProof/>
          </w:rPr>
          <w:delText>lorem 14.09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eiusmod</w:delText>
        </w:r>
        <w:r>
          <w:rPr>
            <w:noProof/>
            <w:webHidden/>
          </w:rPr>
          <w:tab/>
        </w:r>
        <w:r>
          <w:rPr>
            <w:noProof/>
            <w:webHidden/>
          </w:rPr>
          <w:fldChar w:fldCharType="begin"/>
        </w:r>
        <w:r>
          <w:rPr>
            <w:noProof/>
            <w:webHidden/>
          </w:rPr>
          <w:delInstrText xml:space="preserve"> PAGEREF _Toc218523885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21F69BC9" w14:textId="77777777" w:rsidR="00540B5B" w:rsidRDefault="00540B5B">
      <w:pPr>
        <w:pStyle w:val="TOC2"/>
        <w:rPr>
          <w:del w:id="44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44" w:author="Caio Pizzol" w:date="2026-08-03T22:24:00Z" w16du:dateUtc="2026-08-04T02:24:00Z">
        <w:r>
          <w:fldChar w:fldCharType="begin"/>
        </w:r>
        <w:r>
          <w:delInstrText>HYPERLINK \l "_Toc218523886"</w:delInstrText>
        </w:r>
        <w:r>
          <w:fldChar w:fldCharType="separate"/>
        </w:r>
        <w:r w:rsidRPr="001302A5">
          <w:rPr>
            <w:rStyle w:val="Hyperlink"/>
            <w:noProof/>
          </w:rPr>
          <w:delText>lorem 14.10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dolore, incididunt do elit eiusmod</w:delText>
        </w:r>
        <w:r>
          <w:rPr>
            <w:noProof/>
            <w:webHidden/>
          </w:rPr>
          <w:tab/>
        </w:r>
        <w:r>
          <w:rPr>
            <w:noProof/>
            <w:webHidden/>
          </w:rPr>
          <w:fldChar w:fldCharType="begin"/>
        </w:r>
        <w:r>
          <w:rPr>
            <w:noProof/>
            <w:webHidden/>
          </w:rPr>
          <w:delInstrText xml:space="preserve"> PAGEREF _Toc218523886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0CC320F9" w14:textId="77777777" w:rsidR="00540B5B" w:rsidRDefault="00540B5B">
      <w:pPr>
        <w:pStyle w:val="TOC2"/>
        <w:rPr>
          <w:del w:id="44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46" w:author="Caio Pizzol" w:date="2026-08-03T22:24:00Z" w16du:dateUtc="2026-08-04T02:24:00Z">
        <w:r>
          <w:fldChar w:fldCharType="begin"/>
        </w:r>
        <w:r>
          <w:delInstrText>HYPERLINK \l "_Toc218523887"</w:delInstrText>
        </w:r>
        <w:r>
          <w:fldChar w:fldCharType="separate"/>
        </w:r>
        <w:r w:rsidRPr="001302A5">
          <w:rPr>
            <w:rStyle w:val="Hyperlink"/>
            <w:noProof/>
          </w:rPr>
          <w:delText>lorem 14.11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eiusmod</w:delText>
        </w:r>
        <w:r>
          <w:rPr>
            <w:noProof/>
            <w:webHidden/>
          </w:rPr>
          <w:tab/>
        </w:r>
        <w:r>
          <w:rPr>
            <w:noProof/>
            <w:webHidden/>
          </w:rPr>
          <w:fldChar w:fldCharType="begin"/>
        </w:r>
        <w:r>
          <w:rPr>
            <w:noProof/>
            <w:webHidden/>
          </w:rPr>
          <w:delInstrText xml:space="preserve"> PAGEREF _Toc218523887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34D4B7B7" w14:textId="77777777" w:rsidR="00540B5B" w:rsidRDefault="00540B5B">
      <w:pPr>
        <w:pStyle w:val="TOC2"/>
        <w:rPr>
          <w:del w:id="44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48" w:author="Caio Pizzol" w:date="2026-08-03T22:24:00Z" w16du:dateUtc="2026-08-04T02:24:00Z">
        <w:r>
          <w:fldChar w:fldCharType="begin"/>
        </w:r>
        <w:r>
          <w:delInstrText>HYPERLINK \l "_Toc218523888"</w:delInstrText>
        </w:r>
        <w:r>
          <w:fldChar w:fldCharType="separate"/>
        </w:r>
        <w:r w:rsidRPr="001302A5">
          <w:rPr>
            <w:rStyle w:val="Hyperlink"/>
            <w:noProof/>
          </w:rPr>
          <w:delText>lorem 14.12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incididunt lorem eiusmod</w:delText>
        </w:r>
        <w:r>
          <w:rPr>
            <w:noProof/>
            <w:webHidden/>
          </w:rPr>
          <w:tab/>
        </w:r>
        <w:r>
          <w:rPr>
            <w:noProof/>
            <w:webHidden/>
          </w:rPr>
          <w:fldChar w:fldCharType="begin"/>
        </w:r>
        <w:r>
          <w:rPr>
            <w:noProof/>
            <w:webHidden/>
          </w:rPr>
          <w:delInstrText xml:space="preserve"> PAGEREF _Toc218523888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5F98B75A" w14:textId="77777777" w:rsidR="00540B5B" w:rsidRDefault="00540B5B">
      <w:pPr>
        <w:pStyle w:val="TOC2"/>
        <w:rPr>
          <w:del w:id="44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50" w:author="Caio Pizzol" w:date="2026-08-03T22:24:00Z" w16du:dateUtc="2026-08-04T02:24:00Z">
        <w:r>
          <w:fldChar w:fldCharType="begin"/>
        </w:r>
        <w:r>
          <w:delInstrText>HYPERLINK \l "_Toc218523889"</w:delInstrText>
        </w:r>
        <w:r>
          <w:fldChar w:fldCharType="separate"/>
        </w:r>
        <w:r w:rsidRPr="001302A5">
          <w:rPr>
            <w:rStyle w:val="Hyperlink"/>
            <w:noProof/>
          </w:rPr>
          <w:delText>lorem 14.13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eiusmod</w:delText>
        </w:r>
        <w:r>
          <w:rPr>
            <w:noProof/>
            <w:webHidden/>
          </w:rPr>
          <w:tab/>
        </w:r>
        <w:r>
          <w:rPr>
            <w:noProof/>
            <w:webHidden/>
          </w:rPr>
          <w:fldChar w:fldCharType="begin"/>
        </w:r>
        <w:r>
          <w:rPr>
            <w:noProof/>
            <w:webHidden/>
          </w:rPr>
          <w:delInstrText xml:space="preserve"> PAGEREF _Toc218523889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00BEE9AA" w14:textId="77777777" w:rsidR="00540B5B" w:rsidRDefault="00540B5B">
      <w:pPr>
        <w:pStyle w:val="TOC2"/>
        <w:rPr>
          <w:del w:id="45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52" w:author="Caio Pizzol" w:date="2026-08-03T22:24:00Z" w16du:dateUtc="2026-08-04T02:24:00Z">
        <w:r>
          <w:fldChar w:fldCharType="begin"/>
        </w:r>
        <w:r>
          <w:delInstrText>HYPERLINK \l "_Toc218523890"</w:delInstrText>
        </w:r>
        <w:r>
          <w:fldChar w:fldCharType="separate"/>
        </w:r>
        <w:r w:rsidRPr="001302A5">
          <w:rPr>
            <w:rStyle w:val="Hyperlink"/>
            <w:noProof/>
          </w:rPr>
          <w:delText>lorem 14.14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incididunt adipiscing sit</w:delText>
        </w:r>
        <w:r>
          <w:rPr>
            <w:noProof/>
            <w:webHidden/>
          </w:rPr>
          <w:tab/>
        </w:r>
        <w:r>
          <w:rPr>
            <w:noProof/>
            <w:webHidden/>
          </w:rPr>
          <w:fldChar w:fldCharType="begin"/>
        </w:r>
        <w:r>
          <w:rPr>
            <w:noProof/>
            <w:webHidden/>
          </w:rPr>
          <w:delInstrText xml:space="preserve"> PAGEREF _Toc218523890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3716DCCD" w14:textId="77777777" w:rsidR="00540B5B" w:rsidRDefault="00540B5B">
      <w:pPr>
        <w:pStyle w:val="TOC2"/>
        <w:rPr>
          <w:del w:id="45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54" w:author="Caio Pizzol" w:date="2026-08-03T22:24:00Z" w16du:dateUtc="2026-08-04T02:24:00Z">
        <w:r>
          <w:fldChar w:fldCharType="begin"/>
        </w:r>
        <w:r>
          <w:delInstrText>HYPERLINK \l "_Toc218523891"</w:delInstrText>
        </w:r>
        <w:r>
          <w:fldChar w:fldCharType="separate"/>
        </w:r>
        <w:r w:rsidRPr="001302A5">
          <w:rPr>
            <w:rStyle w:val="Hyperlink"/>
            <w:noProof/>
          </w:rPr>
          <w:delText>lorem 14.15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adipiscing do incididunt ipsum</w:delText>
        </w:r>
        <w:r>
          <w:rPr>
            <w:noProof/>
            <w:webHidden/>
          </w:rPr>
          <w:tab/>
        </w:r>
        <w:r>
          <w:rPr>
            <w:noProof/>
            <w:webHidden/>
          </w:rPr>
          <w:fldChar w:fldCharType="begin"/>
        </w:r>
        <w:r>
          <w:rPr>
            <w:noProof/>
            <w:webHidden/>
          </w:rPr>
          <w:delInstrText xml:space="preserve"> PAGEREF _Toc218523891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0321673D" w14:textId="77777777" w:rsidR="00540B5B" w:rsidRDefault="00540B5B">
      <w:pPr>
        <w:pStyle w:val="TOC2"/>
        <w:rPr>
          <w:del w:id="45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56" w:author="Caio Pizzol" w:date="2026-08-03T22:24:00Z" w16du:dateUtc="2026-08-04T02:24:00Z">
        <w:r>
          <w:fldChar w:fldCharType="begin"/>
        </w:r>
        <w:r>
          <w:delInstrText>HYPERLINK \l "_Toc218523892"</w:delInstrText>
        </w:r>
        <w:r>
          <w:fldChar w:fldCharType="separate"/>
        </w:r>
        <w:r w:rsidRPr="001302A5">
          <w:rPr>
            <w:rStyle w:val="Hyperlink"/>
            <w:noProof/>
          </w:rPr>
          <w:delText>lorem 14.16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do ipsum incididunt do do eiusmod dolore dolor’et et magna</w:delText>
        </w:r>
        <w:r>
          <w:rPr>
            <w:noProof/>
            <w:webHidden/>
          </w:rPr>
          <w:tab/>
        </w:r>
        <w:r>
          <w:rPr>
            <w:noProof/>
            <w:webHidden/>
          </w:rPr>
          <w:fldChar w:fldCharType="begin"/>
        </w:r>
        <w:r>
          <w:rPr>
            <w:noProof/>
            <w:webHidden/>
          </w:rPr>
          <w:delInstrText xml:space="preserve"> PAGEREF _Toc218523892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33824808" w14:textId="77777777" w:rsidR="00540B5B" w:rsidRDefault="00540B5B">
      <w:pPr>
        <w:pStyle w:val="TOC2"/>
        <w:rPr>
          <w:del w:id="45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58" w:author="Caio Pizzol" w:date="2026-08-03T22:24:00Z" w16du:dateUtc="2026-08-04T02:24:00Z">
        <w:r>
          <w:fldChar w:fldCharType="begin"/>
        </w:r>
        <w:r>
          <w:delInstrText>HYPERLINK \l "_Toc218523893"</w:delInstrText>
        </w:r>
        <w:r>
          <w:fldChar w:fldCharType="separate"/>
        </w:r>
        <w:r w:rsidRPr="001302A5">
          <w:rPr>
            <w:rStyle w:val="Hyperlink"/>
            <w:noProof/>
          </w:rPr>
          <w:delText>lorem 14.17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magna adipiscing sed</w:delText>
        </w:r>
        <w:r>
          <w:rPr>
            <w:noProof/>
            <w:webHidden/>
          </w:rPr>
          <w:tab/>
        </w:r>
        <w:r>
          <w:rPr>
            <w:noProof/>
            <w:webHidden/>
          </w:rPr>
          <w:fldChar w:fldCharType="begin"/>
        </w:r>
        <w:r>
          <w:rPr>
            <w:noProof/>
            <w:webHidden/>
          </w:rPr>
          <w:delInstrText xml:space="preserve"> PAGEREF _Toc218523893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28122F94" w14:textId="77777777" w:rsidR="00540B5B" w:rsidRDefault="00540B5B">
      <w:pPr>
        <w:pStyle w:val="TOC2"/>
        <w:rPr>
          <w:del w:id="45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60" w:author="Caio Pizzol" w:date="2026-08-03T22:24:00Z" w16du:dateUtc="2026-08-04T02:24:00Z">
        <w:r>
          <w:fldChar w:fldCharType="begin"/>
        </w:r>
        <w:r>
          <w:delInstrText>HYPERLINK \l "_Toc218523894"</w:delInstrText>
        </w:r>
        <w:r>
          <w:fldChar w:fldCharType="separate"/>
        </w:r>
        <w:r w:rsidRPr="001302A5">
          <w:rPr>
            <w:rStyle w:val="Hyperlink"/>
            <w:noProof/>
          </w:rPr>
          <w:delText>lorem 14.18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elit</w:delText>
        </w:r>
        <w:r>
          <w:rPr>
            <w:noProof/>
            <w:webHidden/>
          </w:rPr>
          <w:tab/>
        </w:r>
        <w:r>
          <w:rPr>
            <w:noProof/>
            <w:webHidden/>
          </w:rPr>
          <w:fldChar w:fldCharType="begin"/>
        </w:r>
        <w:r>
          <w:rPr>
            <w:noProof/>
            <w:webHidden/>
          </w:rPr>
          <w:delInstrText xml:space="preserve"> PAGEREF _Toc218523894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5CB814FC" w14:textId="77777777" w:rsidR="00540B5B" w:rsidRDefault="00540B5B">
      <w:pPr>
        <w:pStyle w:val="TOC2"/>
        <w:rPr>
          <w:del w:id="46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62" w:author="Caio Pizzol" w:date="2026-08-03T22:24:00Z" w16du:dateUtc="2026-08-04T02:24:00Z">
        <w:r>
          <w:fldChar w:fldCharType="begin"/>
        </w:r>
        <w:r>
          <w:delInstrText>HYPERLINK \l "_Toc218523895"</w:delInstrText>
        </w:r>
        <w:r>
          <w:fldChar w:fldCharType="separate"/>
        </w:r>
        <w:r w:rsidRPr="001302A5">
          <w:rPr>
            <w:rStyle w:val="Hyperlink"/>
            <w:noProof/>
          </w:rPr>
          <w:delText>lorem 14.19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magna eiusmod</w:delText>
        </w:r>
        <w:r>
          <w:rPr>
            <w:noProof/>
            <w:webHidden/>
          </w:rPr>
          <w:tab/>
        </w:r>
        <w:r>
          <w:rPr>
            <w:noProof/>
            <w:webHidden/>
          </w:rPr>
          <w:fldChar w:fldCharType="begin"/>
        </w:r>
        <w:r>
          <w:rPr>
            <w:noProof/>
            <w:webHidden/>
          </w:rPr>
          <w:delInstrText xml:space="preserve"> PAGEREF _Toc218523895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1D09E7AF" w14:textId="77777777" w:rsidR="00540B5B" w:rsidRDefault="00540B5B">
      <w:pPr>
        <w:pStyle w:val="TOC2"/>
        <w:rPr>
          <w:del w:id="46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64" w:author="Caio Pizzol" w:date="2026-08-03T22:24:00Z" w16du:dateUtc="2026-08-04T02:24:00Z">
        <w:r>
          <w:fldChar w:fldCharType="begin"/>
        </w:r>
        <w:r>
          <w:delInstrText>HYPERLINK \l "_Toc218523896"</w:delInstrText>
        </w:r>
        <w:r>
          <w:fldChar w:fldCharType="separate"/>
        </w:r>
        <w:r w:rsidRPr="001302A5">
          <w:rPr>
            <w:rStyle w:val="Hyperlink"/>
            <w:noProof/>
          </w:rPr>
          <w:delText>lorem 14.20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sit ut adipiscing</w:delText>
        </w:r>
        <w:r>
          <w:rPr>
            <w:noProof/>
            <w:webHidden/>
          </w:rPr>
          <w:tab/>
        </w:r>
        <w:r>
          <w:rPr>
            <w:noProof/>
            <w:webHidden/>
          </w:rPr>
          <w:fldChar w:fldCharType="begin"/>
        </w:r>
        <w:r>
          <w:rPr>
            <w:noProof/>
            <w:webHidden/>
          </w:rPr>
          <w:delInstrText xml:space="preserve"> PAGEREF _Toc218523896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2009D9C7" w14:textId="77777777" w:rsidR="00540B5B" w:rsidRDefault="00540B5B">
      <w:pPr>
        <w:pStyle w:val="TOC2"/>
        <w:rPr>
          <w:del w:id="46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66" w:author="Caio Pizzol" w:date="2026-08-03T22:24:00Z" w16du:dateUtc="2026-08-04T02:24:00Z">
        <w:r>
          <w:fldChar w:fldCharType="begin"/>
        </w:r>
        <w:r>
          <w:delInstrText>HYPERLINK \l "_Toc218523897"</w:delInstrText>
        </w:r>
        <w:r>
          <w:fldChar w:fldCharType="separate"/>
        </w:r>
        <w:r w:rsidRPr="001302A5">
          <w:rPr>
            <w:rStyle w:val="Hyperlink"/>
            <w:noProof/>
          </w:rPr>
          <w:delText>lorem 14.21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dolor elit ipsum adipiscing</w:delText>
        </w:r>
        <w:r>
          <w:rPr>
            <w:noProof/>
            <w:webHidden/>
          </w:rPr>
          <w:tab/>
        </w:r>
        <w:r>
          <w:rPr>
            <w:noProof/>
            <w:webHidden/>
          </w:rPr>
          <w:fldChar w:fldCharType="begin"/>
        </w:r>
        <w:r>
          <w:rPr>
            <w:noProof/>
            <w:webHidden/>
          </w:rPr>
          <w:delInstrText xml:space="preserve"> PAGEREF _Toc218523897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34F4596C" w14:textId="77777777" w:rsidR="00540B5B" w:rsidRDefault="00540B5B">
      <w:pPr>
        <w:pStyle w:val="TOC2"/>
        <w:rPr>
          <w:del w:id="46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68" w:author="Caio Pizzol" w:date="2026-08-03T22:24:00Z" w16du:dateUtc="2026-08-04T02:24:00Z">
        <w:r>
          <w:fldChar w:fldCharType="begin"/>
        </w:r>
        <w:r>
          <w:delInstrText>HYPERLINK \l "_Toc218523898"</w:delInstrText>
        </w:r>
        <w:r>
          <w:fldChar w:fldCharType="separate"/>
        </w:r>
        <w:r w:rsidRPr="001302A5">
          <w:rPr>
            <w:rStyle w:val="Hyperlink"/>
            <w:noProof/>
          </w:rPr>
          <w:delText>lorem 14.22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tempor incididunt tempor eiusmod</w:delText>
        </w:r>
        <w:r>
          <w:rPr>
            <w:noProof/>
            <w:webHidden/>
          </w:rPr>
          <w:tab/>
        </w:r>
        <w:r>
          <w:rPr>
            <w:noProof/>
            <w:webHidden/>
          </w:rPr>
          <w:fldChar w:fldCharType="begin"/>
        </w:r>
        <w:r>
          <w:rPr>
            <w:noProof/>
            <w:webHidden/>
          </w:rPr>
          <w:delInstrText xml:space="preserve"> PAGEREF _Toc218523898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1D174B92" w14:textId="77777777" w:rsidR="00540B5B" w:rsidRDefault="00540B5B">
      <w:pPr>
        <w:pStyle w:val="TOC2"/>
        <w:rPr>
          <w:del w:id="46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70" w:author="Caio Pizzol" w:date="2026-08-03T22:24:00Z" w16du:dateUtc="2026-08-04T02:24:00Z">
        <w:r>
          <w:fldChar w:fldCharType="begin"/>
        </w:r>
        <w:r>
          <w:delInstrText>HYPERLINK \l "_Toc218523899"</w:delInstrText>
        </w:r>
        <w:r>
          <w:fldChar w:fldCharType="separate"/>
        </w:r>
        <w:r w:rsidRPr="001302A5">
          <w:rPr>
            <w:rStyle w:val="Hyperlink"/>
            <w:noProof/>
          </w:rPr>
          <w:delText>lorem 14.23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eiusmod</w:delText>
        </w:r>
        <w:r>
          <w:rPr>
            <w:noProof/>
            <w:webHidden/>
          </w:rPr>
          <w:tab/>
        </w:r>
        <w:r>
          <w:rPr>
            <w:noProof/>
            <w:webHidden/>
          </w:rPr>
          <w:fldChar w:fldCharType="begin"/>
        </w:r>
        <w:r>
          <w:rPr>
            <w:noProof/>
            <w:webHidden/>
          </w:rPr>
          <w:delInstrText xml:space="preserve"> PAGEREF _Toc218523899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21BAD085" w14:textId="77777777" w:rsidR="00540B5B" w:rsidRDefault="00540B5B">
      <w:pPr>
        <w:pStyle w:val="TOC2"/>
        <w:rPr>
          <w:del w:id="47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72" w:author="Caio Pizzol" w:date="2026-08-03T22:24:00Z" w16du:dateUtc="2026-08-04T02:24:00Z">
        <w:r>
          <w:fldChar w:fldCharType="begin"/>
        </w:r>
        <w:r>
          <w:delInstrText>HYPERLINK \l "_Toc218523900"</w:delInstrText>
        </w:r>
        <w:r>
          <w:fldChar w:fldCharType="separate"/>
        </w:r>
        <w:r w:rsidRPr="001302A5">
          <w:rPr>
            <w:rStyle w:val="Hyperlink"/>
            <w:noProof/>
          </w:rPr>
          <w:delText>lorem 14.24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incididunt et do tempor</w:delText>
        </w:r>
        <w:r>
          <w:rPr>
            <w:noProof/>
            <w:webHidden/>
          </w:rPr>
          <w:tab/>
        </w:r>
        <w:r>
          <w:rPr>
            <w:noProof/>
            <w:webHidden/>
          </w:rPr>
          <w:fldChar w:fldCharType="begin"/>
        </w:r>
        <w:r>
          <w:rPr>
            <w:noProof/>
            <w:webHidden/>
          </w:rPr>
          <w:delInstrText xml:space="preserve"> PAGEREF _Toc218523900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16DE45CD" w14:textId="77777777" w:rsidR="00540B5B" w:rsidRDefault="00540B5B">
      <w:pPr>
        <w:pStyle w:val="TOC2"/>
        <w:rPr>
          <w:del w:id="47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74" w:author="Caio Pizzol" w:date="2026-08-03T22:24:00Z" w16du:dateUtc="2026-08-04T02:24:00Z">
        <w:r>
          <w:fldChar w:fldCharType="begin"/>
        </w:r>
        <w:r>
          <w:delInstrText>HYPERLINK \l "_Toc218523901"</w:delInstrText>
        </w:r>
        <w:r>
          <w:fldChar w:fldCharType="separate"/>
        </w:r>
        <w:r w:rsidRPr="001302A5">
          <w:rPr>
            <w:rStyle w:val="Hyperlink"/>
            <w:noProof/>
          </w:rPr>
          <w:delText>lorem 14.25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aliqua consectetur sed’et eiusmod</w:delText>
        </w:r>
        <w:r>
          <w:rPr>
            <w:noProof/>
            <w:webHidden/>
          </w:rPr>
          <w:tab/>
        </w:r>
        <w:r>
          <w:rPr>
            <w:noProof/>
            <w:webHidden/>
          </w:rPr>
          <w:fldChar w:fldCharType="begin"/>
        </w:r>
        <w:r>
          <w:rPr>
            <w:noProof/>
            <w:webHidden/>
          </w:rPr>
          <w:delInstrText xml:space="preserve"> PAGEREF _Toc218523901 \h </w:delInstrText>
        </w:r>
        <w:r>
          <w:rPr>
            <w:noProof/>
            <w:webHidden/>
          </w:rPr>
        </w:r>
        <w:r>
          <w:rPr>
            <w:noProof/>
            <w:webHidden/>
          </w:rPr>
          <w:fldChar w:fldCharType="separate"/>
        </w:r>
        <w:r>
          <w:rPr>
            <w:noProof/>
            <w:webHidden/>
          </w:rPr>
          <w:delText>14-13</w:delText>
        </w:r>
        <w:r>
          <w:rPr>
            <w:noProof/>
            <w:webHidden/>
          </w:rPr>
          <w:fldChar w:fldCharType="end"/>
        </w:r>
        <w:r>
          <w:fldChar w:fldCharType="end"/>
        </w:r>
      </w:del>
    </w:p>
    <w:p w14:paraId="682887E3" w14:textId="77777777" w:rsidR="00540B5B" w:rsidRDefault="00540B5B">
      <w:pPr>
        <w:pStyle w:val="TOC1"/>
        <w:rPr>
          <w:del w:id="475" w:author="Caio Pizzol" w:date="2026-08-03T22:24:00Z" w16du:dateUtc="2026-08-04T02:24:00Z"/>
          <w:rFonts w:asciiTheme="minorHAnsi" w:eastAsiaTheme="minorEastAsia" w:hAnsiTheme="minorHAnsi" w:cstheme="minorBidi"/>
          <w:b w:val="0"/>
          <w:noProof/>
          <w:kern w:val="2"/>
          <w:szCs w:val="24"/>
          <w:lang w:val="pt-BR" w:eastAsia="pt-BR"/>
          <w14:ligatures w14:val="standardContextual"/>
        </w:rPr>
      </w:pPr>
      <w:del w:id="476" w:author="Caio Pizzol" w:date="2026-08-03T22:24:00Z" w16du:dateUtc="2026-08-04T02:24:00Z">
        <w:r>
          <w:fldChar w:fldCharType="begin"/>
        </w:r>
        <w:r>
          <w:delInstrText>HYPERLINK \l "_Toc218523902"</w:delInstrText>
        </w:r>
        <w:r>
          <w:fldChar w:fldCharType="separate"/>
        </w:r>
        <w:r w:rsidRPr="001302A5">
          <w:rPr>
            <w:rStyle w:val="Hyperlink"/>
            <w:noProof/>
          </w:rPr>
          <w:delText>aliqua aliqua elit tempor</w:delText>
        </w:r>
        <w:r>
          <w:rPr>
            <w:noProof/>
            <w:webHidden/>
          </w:rPr>
          <w:tab/>
        </w:r>
        <w:r>
          <w:rPr>
            <w:noProof/>
            <w:webHidden/>
          </w:rPr>
          <w:fldChar w:fldCharType="begin"/>
        </w:r>
        <w:r>
          <w:rPr>
            <w:noProof/>
            <w:webHidden/>
          </w:rPr>
          <w:delInstrText xml:space="preserve"> PAGEREF _Toc218523902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75F1F511" w14:textId="77777777" w:rsidR="00540B5B" w:rsidRDefault="00540B5B">
      <w:pPr>
        <w:pStyle w:val="TOC2"/>
        <w:rPr>
          <w:del w:id="47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78" w:author="Caio Pizzol" w:date="2026-08-03T22:24:00Z" w16du:dateUtc="2026-08-04T02:24:00Z">
        <w:r>
          <w:fldChar w:fldCharType="begin"/>
        </w:r>
        <w:r>
          <w:delInstrText>HYPERLINK \l "_Toc218523903"</w:delInstrText>
        </w:r>
        <w:r>
          <w:fldChar w:fldCharType="separate"/>
        </w:r>
        <w:r w:rsidRPr="001302A5">
          <w:rPr>
            <w:rStyle w:val="Hyperlink"/>
            <w:noProof/>
          </w:rPr>
          <w:delText>lorem 15.01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tempor amet eiusmod</w:delText>
        </w:r>
        <w:r>
          <w:rPr>
            <w:noProof/>
            <w:webHidden/>
          </w:rPr>
          <w:tab/>
        </w:r>
        <w:r>
          <w:rPr>
            <w:noProof/>
            <w:webHidden/>
          </w:rPr>
          <w:fldChar w:fldCharType="begin"/>
        </w:r>
        <w:r>
          <w:rPr>
            <w:noProof/>
            <w:webHidden/>
          </w:rPr>
          <w:delInstrText xml:space="preserve"> PAGEREF _Toc218523903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5E5372B4" w14:textId="77777777" w:rsidR="00540B5B" w:rsidRDefault="00540B5B">
      <w:pPr>
        <w:pStyle w:val="TOC2"/>
        <w:rPr>
          <w:del w:id="47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80" w:author="Caio Pizzol" w:date="2026-08-03T22:24:00Z" w16du:dateUtc="2026-08-04T02:24:00Z">
        <w:r>
          <w:fldChar w:fldCharType="begin"/>
        </w:r>
        <w:r>
          <w:delInstrText>HYPERLINK \l "_Toc218523904"</w:delInstrText>
        </w:r>
        <w:r>
          <w:fldChar w:fldCharType="separate"/>
        </w:r>
        <w:r w:rsidRPr="001302A5">
          <w:rPr>
            <w:rStyle w:val="Hyperlink"/>
            <w:noProof/>
          </w:rPr>
          <w:delText>lorem 15.02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aliqua</w:delText>
        </w:r>
        <w:r>
          <w:rPr>
            <w:noProof/>
            <w:webHidden/>
          </w:rPr>
          <w:tab/>
        </w:r>
        <w:r>
          <w:rPr>
            <w:noProof/>
            <w:webHidden/>
          </w:rPr>
          <w:fldChar w:fldCharType="begin"/>
        </w:r>
        <w:r>
          <w:rPr>
            <w:noProof/>
            <w:webHidden/>
          </w:rPr>
          <w:delInstrText xml:space="preserve"> PAGEREF _Toc218523904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42644206" w14:textId="77777777" w:rsidR="00540B5B" w:rsidRDefault="00540B5B">
      <w:pPr>
        <w:pStyle w:val="TOC2"/>
        <w:rPr>
          <w:del w:id="48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82" w:author="Caio Pizzol" w:date="2026-08-03T22:24:00Z" w16du:dateUtc="2026-08-04T02:24:00Z">
        <w:r>
          <w:fldChar w:fldCharType="begin"/>
        </w:r>
        <w:r>
          <w:delInstrText>HYPERLINK \l "_Toc218523905"</w:delInstrText>
        </w:r>
        <w:r>
          <w:fldChar w:fldCharType="separate"/>
        </w:r>
        <w:r w:rsidRPr="001302A5">
          <w:rPr>
            <w:rStyle w:val="Hyperlink"/>
            <w:noProof/>
          </w:rPr>
          <w:delText>lorem 15.03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aliqua</w:delText>
        </w:r>
        <w:r>
          <w:rPr>
            <w:noProof/>
            <w:webHidden/>
          </w:rPr>
          <w:tab/>
        </w:r>
        <w:r>
          <w:rPr>
            <w:noProof/>
            <w:webHidden/>
          </w:rPr>
          <w:fldChar w:fldCharType="begin"/>
        </w:r>
        <w:r>
          <w:rPr>
            <w:noProof/>
            <w:webHidden/>
          </w:rPr>
          <w:delInstrText xml:space="preserve"> PAGEREF _Toc218523905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1B45C9D5" w14:textId="77777777" w:rsidR="00540B5B" w:rsidRDefault="00540B5B">
      <w:pPr>
        <w:pStyle w:val="TOC2"/>
        <w:rPr>
          <w:del w:id="483"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84" w:author="Caio Pizzol" w:date="2026-08-03T22:24:00Z" w16du:dateUtc="2026-08-04T02:24:00Z">
        <w:r>
          <w:fldChar w:fldCharType="begin"/>
        </w:r>
        <w:r>
          <w:delInstrText>HYPERLINK \l "_Toc218523906"</w:delInstrText>
        </w:r>
        <w:r>
          <w:fldChar w:fldCharType="separate"/>
        </w:r>
        <w:r w:rsidRPr="001302A5">
          <w:rPr>
            <w:rStyle w:val="Hyperlink"/>
            <w:noProof/>
          </w:rPr>
          <w:delText>lorem 15.04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dolore</w:delText>
        </w:r>
        <w:r>
          <w:rPr>
            <w:noProof/>
            <w:webHidden/>
          </w:rPr>
          <w:tab/>
        </w:r>
        <w:r>
          <w:rPr>
            <w:noProof/>
            <w:webHidden/>
          </w:rPr>
          <w:fldChar w:fldCharType="begin"/>
        </w:r>
        <w:r>
          <w:rPr>
            <w:noProof/>
            <w:webHidden/>
          </w:rPr>
          <w:delInstrText xml:space="preserve"> PAGEREF _Toc218523906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5F5CA833" w14:textId="77777777" w:rsidR="00540B5B" w:rsidRDefault="00540B5B">
      <w:pPr>
        <w:pStyle w:val="TOC2"/>
        <w:rPr>
          <w:del w:id="485"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86" w:author="Caio Pizzol" w:date="2026-08-03T22:24:00Z" w16du:dateUtc="2026-08-04T02:24:00Z">
        <w:r>
          <w:fldChar w:fldCharType="begin"/>
        </w:r>
        <w:r>
          <w:delInstrText>HYPERLINK \l "_Toc218523907"</w:delInstrText>
        </w:r>
        <w:r>
          <w:fldChar w:fldCharType="separate"/>
        </w:r>
        <w:r w:rsidRPr="001302A5">
          <w:rPr>
            <w:rStyle w:val="Hyperlink"/>
            <w:noProof/>
          </w:rPr>
          <w:delText>lorem 15.05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ipsum dolor eiusmod incididunt sed elit elit</w:delText>
        </w:r>
        <w:r>
          <w:rPr>
            <w:noProof/>
            <w:webHidden/>
          </w:rPr>
          <w:tab/>
        </w:r>
        <w:r>
          <w:rPr>
            <w:noProof/>
            <w:webHidden/>
          </w:rPr>
          <w:fldChar w:fldCharType="begin"/>
        </w:r>
        <w:r>
          <w:rPr>
            <w:noProof/>
            <w:webHidden/>
          </w:rPr>
          <w:delInstrText xml:space="preserve"> PAGEREF _Toc218523907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00AD92BC" w14:textId="77777777" w:rsidR="00540B5B" w:rsidRDefault="00540B5B">
      <w:pPr>
        <w:pStyle w:val="TOC2"/>
        <w:rPr>
          <w:del w:id="487"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88" w:author="Caio Pizzol" w:date="2026-08-03T22:24:00Z" w16du:dateUtc="2026-08-04T02:24:00Z">
        <w:r>
          <w:fldChar w:fldCharType="begin"/>
        </w:r>
        <w:r>
          <w:delInstrText>HYPERLINK \l "_Toc218523908"</w:delInstrText>
        </w:r>
        <w:r>
          <w:fldChar w:fldCharType="separate"/>
        </w:r>
        <w:r w:rsidRPr="001302A5">
          <w:rPr>
            <w:rStyle w:val="Hyperlink"/>
            <w:noProof/>
          </w:rPr>
          <w:delText>lorem 15.06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_Toc218523908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1DE2E07C" w14:textId="77777777" w:rsidR="00540B5B" w:rsidRDefault="00540B5B">
      <w:pPr>
        <w:pStyle w:val="TOC2"/>
        <w:rPr>
          <w:del w:id="489"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90" w:author="Caio Pizzol" w:date="2026-08-03T22:24:00Z" w16du:dateUtc="2026-08-04T02:24:00Z">
        <w:r>
          <w:fldChar w:fldCharType="begin"/>
        </w:r>
        <w:r>
          <w:delInstrText>HYPERLINK \l "_Toc218523909"</w:delInstrText>
        </w:r>
        <w:r>
          <w:fldChar w:fldCharType="separate"/>
        </w:r>
        <w:r w:rsidRPr="001302A5">
          <w:rPr>
            <w:rStyle w:val="Hyperlink"/>
            <w:noProof/>
          </w:rPr>
          <w:delText>lorem 15.07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w:delText>
        </w:r>
        <w:r>
          <w:rPr>
            <w:noProof/>
            <w:webHidden/>
          </w:rPr>
          <w:tab/>
        </w:r>
        <w:r>
          <w:rPr>
            <w:noProof/>
            <w:webHidden/>
          </w:rPr>
          <w:fldChar w:fldCharType="begin"/>
        </w:r>
        <w:r>
          <w:rPr>
            <w:noProof/>
            <w:webHidden/>
          </w:rPr>
          <w:delInstrText xml:space="preserve"> PAGEREF _Toc218523909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23CAB2A4" w14:textId="77777777" w:rsidR="00540B5B" w:rsidRDefault="00540B5B">
      <w:pPr>
        <w:pStyle w:val="TOC2"/>
        <w:rPr>
          <w:del w:id="491" w:author="Caio Pizzol" w:date="2026-08-03T22:24:00Z" w16du:dateUtc="2026-08-04T02:24:00Z"/>
          <w:rFonts w:asciiTheme="minorHAnsi" w:eastAsiaTheme="minorEastAsia" w:hAnsiTheme="minorHAnsi" w:cstheme="minorBidi"/>
          <w:noProof/>
          <w:kern w:val="2"/>
          <w:szCs w:val="24"/>
          <w:lang w:val="pt-BR" w:eastAsia="pt-BR"/>
          <w14:ligatures w14:val="standardContextual"/>
        </w:rPr>
      </w:pPr>
      <w:del w:id="492" w:author="Caio Pizzol" w:date="2026-08-03T22:24:00Z" w16du:dateUtc="2026-08-04T02:24:00Z">
        <w:r>
          <w:fldChar w:fldCharType="begin"/>
        </w:r>
        <w:r>
          <w:delInstrText>HYPERLINK \l "_Toc218523910"</w:delInstrText>
        </w:r>
        <w:r>
          <w:fldChar w:fldCharType="separate"/>
        </w:r>
        <w:r w:rsidRPr="001302A5">
          <w:rPr>
            <w:rStyle w:val="Hyperlink"/>
            <w:noProof/>
          </w:rPr>
          <w:delText>lorem 15.08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tempor incididunt do elit dolore</w:delText>
        </w:r>
        <w:r>
          <w:rPr>
            <w:noProof/>
            <w:webHidden/>
          </w:rPr>
          <w:tab/>
        </w:r>
        <w:r>
          <w:rPr>
            <w:noProof/>
            <w:webHidden/>
          </w:rPr>
          <w:fldChar w:fldCharType="begin"/>
        </w:r>
        <w:r>
          <w:rPr>
            <w:noProof/>
            <w:webHidden/>
          </w:rPr>
          <w:delInstrText xml:space="preserve"> PAGEREF _Toc218523910 \h </w:delInstrText>
        </w:r>
        <w:r>
          <w:rPr>
            <w:noProof/>
            <w:webHidden/>
          </w:rPr>
        </w:r>
        <w:r>
          <w:rPr>
            <w:noProof/>
            <w:webHidden/>
          </w:rPr>
          <w:fldChar w:fldCharType="separate"/>
        </w:r>
        <w:r>
          <w:rPr>
            <w:noProof/>
            <w:webHidden/>
          </w:rPr>
          <w:delText>15-9</w:delText>
        </w:r>
        <w:r>
          <w:rPr>
            <w:noProof/>
            <w:webHidden/>
          </w:rPr>
          <w:fldChar w:fldCharType="end"/>
        </w:r>
        <w:r>
          <w:fldChar w:fldCharType="end"/>
        </w:r>
      </w:del>
    </w:p>
    <w:p w14:paraId="32340865" w14:textId="77777777" w:rsidR="00A97C79" w:rsidRDefault="00540B5B">
      <w:pPr>
        <w:rPr>
          <w:del w:id="493" w:author="Caio Pizzol" w:date="2026-08-03T22:24:00Z" w16du:dateUtc="2026-08-04T02:24:00Z"/>
        </w:rPr>
        <w:sectPr w:rsidR="00A97C79">
          <w:footerReference w:type="default" r:id="rId10"/>
          <w:pgSz w:w="12240" w:h="15840"/>
          <w:pgMar w:top="1440" w:right="1800" w:bottom="1440" w:left="1800" w:header="720" w:footer="720" w:gutter="0"/>
          <w:pgNumType w:fmt="lowerRoman" w:start="1"/>
          <w:cols w:space="720"/>
        </w:sectPr>
      </w:pPr>
      <w:del w:id="494" w:author="Caio Pizzol" w:date="2026-08-03T22:24:00Z" w16du:dateUtc="2026-08-04T02:24:00Z">
        <w:r>
          <w:fldChar w:fldCharType="end"/>
        </w:r>
      </w:del>
    </w:p>
    <w:p w14:paraId="1132DF7A" w14:textId="77777777" w:rsidR="00540B8E" w:rsidRDefault="005314F1">
      <w:pPr>
        <w:pStyle w:val="TitleDocument"/>
        <w:spacing w:after="480"/>
        <w:rPr>
          <w:del w:id="495" w:author="Caio Pizzol" w:date="2026-08-03T22:24:00Z" w16du:dateUtc="2026-08-04T02:24:00Z"/>
        </w:rPr>
      </w:pPr>
      <w:del w:id="496" w:author="Caio Pizzol" w:date="2026-08-03T22:24:00Z" w16du:dateUtc="2026-08-04T02:24:00Z">
        <w:r>
          <w:delText>eiusmod elit sit ipsum</w:delText>
        </w:r>
      </w:del>
    </w:p>
    <w:p w14:paraId="67B3FFCE" w14:textId="77777777" w:rsidR="00540B8E" w:rsidRDefault="005314F1">
      <w:pPr>
        <w:pStyle w:val="Heading1"/>
        <w:rPr>
          <w:del w:id="497" w:author="Caio Pizzol" w:date="2026-08-03T22:24:00Z" w16du:dateUtc="2026-08-04T02:24:00Z"/>
        </w:rPr>
      </w:pPr>
      <w:bookmarkStart w:id="498" w:name="5200000272882326702"/>
      <w:bookmarkStart w:id="499" w:name="_Toc507273045"/>
      <w:bookmarkStart w:id="500" w:name="_Ref508320673"/>
      <w:bookmarkStart w:id="501" w:name="_Ref509196458"/>
      <w:bookmarkStart w:id="502" w:name="_Ref519651687"/>
      <w:bookmarkStart w:id="503" w:name="_Ref38702372"/>
      <w:del w:id="504" w:author="Caio Pizzol" w:date="2026-08-03T22:24:00Z" w16du:dateUtc="2026-08-04T02:24:00Z">
        <w:r>
          <w:br/>
        </w:r>
        <w:bookmarkStart w:id="505" w:name="_Toc218523778"/>
        <w:r>
          <w:delText>sit consectetur ipsum</w:delText>
        </w:r>
        <w:bookmarkEnd w:id="498"/>
        <w:bookmarkEnd w:id="499"/>
        <w:bookmarkEnd w:id="500"/>
        <w:bookmarkEnd w:id="501"/>
        <w:bookmarkEnd w:id="502"/>
        <w:bookmarkEnd w:id="503"/>
        <w:bookmarkEnd w:id="505"/>
      </w:del>
    </w:p>
    <w:p w14:paraId="7F697808" w14:textId="77777777" w:rsidR="00540B8E" w:rsidRDefault="005314F1">
      <w:pPr>
        <w:pStyle w:val="TextHeading2"/>
        <w:rPr>
          <w:del w:id="506" w:author="Caio Pizzol" w:date="2026-08-03T22:24:00Z" w16du:dateUtc="2026-08-04T02:24:00Z"/>
        </w:rPr>
      </w:pPr>
      <w:del w:id="507" w:author="Caio Pizzol" w:date="2026-08-03T22:24:00Z" w16du:dateUtc="2026-08-04T02:24:00Z">
        <w:r>
          <w:delText xml:space="preserve">eiusmod dolor elit ipsum consectetur aliqua </w:delText>
        </w:r>
        <w:r>
          <w:rPr>
            <w:color w:val="000000"/>
          </w:rPr>
          <w:delText>dolor 10, 2026</w:delText>
        </w:r>
        <w:r w:rsidR="00F70040">
          <w:rPr>
            <w:color w:val="000000"/>
          </w:rPr>
          <w:delText xml:space="preserve">. </w:delText>
        </w:r>
        <w:r>
          <w:delText xml:space="preserve">eiusmod adipiscing do ipsum consectetur sit dolor aliqua elit, ipsum adipiscing labore dolor aliqua, incididunt tempor lorem elit, aliqua. (ipsum </w:delText>
        </w:r>
        <w:r>
          <w:rPr>
            <w:i/>
          </w:rPr>
          <w:delText>elit</w:delText>
        </w:r>
        <w:r>
          <w:delText>) incididunt dolor aliqua elit incididunt tempor lorem elit, aliqua. (elit, et </w:delText>
        </w:r>
        <w:r>
          <w:rPr>
            <w:i/>
          </w:rPr>
          <w:delText>sed</w:delText>
        </w:r>
        <w:r>
          <w:delText>).</w:delText>
        </w:r>
      </w:del>
    </w:p>
    <w:p w14:paraId="0C2ECC9C" w14:textId="77777777" w:rsidR="00540B8E" w:rsidRDefault="005314F1">
      <w:pPr>
        <w:pStyle w:val="TextHeading2"/>
        <w:rPr>
          <w:del w:id="508" w:author="Caio Pizzol" w:date="2026-08-03T22:24:00Z" w16du:dateUtc="2026-08-04T02:24:00Z"/>
        </w:rPr>
      </w:pPr>
      <w:del w:id="509" w:author="Caio Pizzol" w:date="2026-08-03T22:24:00Z" w16du:dateUtc="2026-08-04T02:24:00Z">
        <w:r>
          <w:delText>dolore sit do do eiusmod lorem consectetur et ipsum sit elit et incididunt et ipsum sit elit dolor amet consectetur lorem dolor consectetur do et ipsum consectetur eiusmod aliqua consectetur</w:delText>
        </w:r>
        <w:r w:rsidR="00F70040">
          <w:delText xml:space="preserve">. </w:delText>
        </w:r>
        <w:r>
          <w:delText>eiusmod sit elit ipsum consectetur ut sed dolor adipiscing elit et dolor, eiusmod dolor ut consectetur sit ut incididunt adipiscing lorem magna amet.</w:delText>
        </w:r>
      </w:del>
    </w:p>
    <w:p w14:paraId="7A6C4054" w14:textId="77777777" w:rsidR="00540B8E" w:rsidRDefault="005314F1">
      <w:pPr>
        <w:pStyle w:val="Heading2"/>
        <w:rPr>
          <w:del w:id="510" w:author="Caio Pizzol" w:date="2026-08-03T22:24:00Z" w16du:dateUtc="2026-08-04T02:24:00Z"/>
        </w:rPr>
      </w:pPr>
      <w:bookmarkStart w:id="511" w:name="5200479896788036240"/>
      <w:bookmarkStart w:id="512" w:name="_Toc496420422"/>
      <w:bookmarkStart w:id="513" w:name="_Toc507273046"/>
      <w:bookmarkStart w:id="514" w:name="_Ref206921444"/>
      <w:bookmarkStart w:id="515" w:name="_Ref206921648"/>
      <w:bookmarkStart w:id="516" w:name="_Toc218523779"/>
      <w:del w:id="517" w:author="Caio Pizzol" w:date="2026-08-03T22:24:00Z" w16du:dateUtc="2026-08-04T02:24:00Z">
        <w:r>
          <w:delText>consectetur consectetur ipsum</w:delText>
        </w:r>
        <w:bookmarkEnd w:id="511"/>
        <w:bookmarkEnd w:id="512"/>
        <w:bookmarkEnd w:id="513"/>
        <w:bookmarkEnd w:id="514"/>
        <w:bookmarkEnd w:id="515"/>
        <w:bookmarkEnd w:id="516"/>
      </w:del>
    </w:p>
    <w:p w14:paraId="25ECD78B" w14:textId="77777777" w:rsidR="00540B8E" w:rsidRDefault="005314F1">
      <w:pPr>
        <w:pStyle w:val="TextHeading2"/>
        <w:rPr>
          <w:del w:id="518" w:author="Caio Pizzol" w:date="2026-08-03T22:24:00Z" w16du:dateUtc="2026-08-04T02:24:00Z"/>
        </w:rPr>
      </w:pPr>
      <w:del w:id="519" w:author="Caio Pizzol" w:date="2026-08-03T22:24:00Z" w16du:dateUtc="2026-08-04T02:24:00Z">
        <w:r>
          <w:delText>magna do, et consectetur adipiscing magna sed do labore:</w:delText>
        </w:r>
      </w:del>
    </w:p>
    <w:p w14:paraId="0A15C119" w14:textId="77777777" w:rsidR="00540B8E" w:rsidRDefault="005314F1">
      <w:pPr>
        <w:pStyle w:val="TextHeading3"/>
        <w:rPr>
          <w:del w:id="520" w:author="Caio Pizzol" w:date="2026-08-03T22:24:00Z" w16du:dateUtc="2026-08-04T02:24:00Z"/>
        </w:rPr>
      </w:pPr>
      <w:del w:id="521" w:author="Caio Pizzol" w:date="2026-08-03T22:24:00Z" w16du:dateUtc="2026-08-04T02:24:00Z">
        <w:r>
          <w:delText>“eiusmod elit sit ipsum consectetur dolor 10, 2026.”</w:delText>
        </w:r>
      </w:del>
    </w:p>
    <w:p w14:paraId="7F9D8823" w14:textId="77777777" w:rsidR="00540B8E" w:rsidRDefault="005314F1">
      <w:pPr>
        <w:pStyle w:val="TextHeading2"/>
        <w:rPr>
          <w:del w:id="522" w:author="Caio Pizzol" w:date="2026-08-03T22:24:00Z" w16du:dateUtc="2026-08-04T02:24:00Z"/>
        </w:rPr>
      </w:pPr>
      <w:del w:id="523" w:author="Caio Pizzol" w:date="2026-08-03T22:24:00Z" w16du:dateUtc="2026-08-04T02:24:00Z">
        <w:r>
          <w:delText>magna ipsum magna consectetur, amet ipsum ut elit aliqua tempor do et consectetur lorem amet et consectetur consectetur dolor adipiscing lorem elit-aliqua-ipsum lorem, et consectetur et magna ut labore:</w:delText>
        </w:r>
      </w:del>
    </w:p>
    <w:p w14:paraId="597C9F6C" w14:textId="77777777" w:rsidR="00540B8E" w:rsidRDefault="005314F1">
      <w:pPr>
        <w:pStyle w:val="TextHeading3"/>
        <w:rPr>
          <w:del w:id="524" w:author="Caio Pizzol" w:date="2026-08-03T22:24:00Z" w16du:dateUtc="2026-08-04T02:24:00Z"/>
        </w:rPr>
      </w:pPr>
      <w:del w:id="525" w:author="Caio Pizzol" w:date="2026-08-03T22:24:00Z" w16du:dateUtc="2026-08-04T02:24:00Z">
        <w:r>
          <w:delText>“dolor aliqua elit incididunt tempor lorem elit, aliqua., adipiscing, lorem incididunt dolore consectetur ipsum, elit ipsum elit sit ipsum consectetur dolor 10, 2026, incididunt dolor amet do.”</w:delText>
        </w:r>
      </w:del>
    </w:p>
    <w:p w14:paraId="1CFCE40E" w14:textId="77777777" w:rsidR="00540B8E" w:rsidRDefault="005314F1">
      <w:pPr>
        <w:pStyle w:val="TextHeading2"/>
        <w:rPr>
          <w:del w:id="526" w:author="Caio Pizzol" w:date="2026-08-03T22:24:00Z" w16du:dateUtc="2026-08-04T02:24:00Z"/>
        </w:rPr>
      </w:pPr>
      <w:del w:id="527" w:author="Caio Pizzol" w:date="2026-08-03T22:24:00Z" w16du:dateUtc="2026-08-04T02:24:00Z">
        <w:r>
          <w:delTex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delText>
        </w:r>
      </w:del>
    </w:p>
    <w:p w14:paraId="2CC59D31" w14:textId="77777777" w:rsidR="00540B8E" w:rsidRDefault="005314F1">
      <w:pPr>
        <w:pStyle w:val="Heading2"/>
        <w:rPr>
          <w:del w:id="528" w:author="Caio Pizzol" w:date="2026-08-03T22:24:00Z" w16du:dateUtc="2026-08-04T02:24:00Z"/>
        </w:rPr>
      </w:pPr>
      <w:bookmarkStart w:id="529" w:name="5201199332646600547"/>
      <w:bookmarkStart w:id="530" w:name="_Ref289678862"/>
      <w:bookmarkStart w:id="531" w:name="_Toc218523780"/>
      <w:del w:id="532" w:author="Caio Pizzol" w:date="2026-08-03T22:24:00Z" w16du:dateUtc="2026-08-04T02:24:00Z">
        <w:r>
          <w:delText>tempor dolor elit consectetur</w:delText>
        </w:r>
        <w:bookmarkEnd w:id="529"/>
        <w:bookmarkEnd w:id="530"/>
        <w:bookmarkEnd w:id="531"/>
      </w:del>
    </w:p>
    <w:p w14:paraId="342C2BCE" w14:textId="77777777" w:rsidR="00540B8E" w:rsidRDefault="005314F1">
      <w:pPr>
        <w:pStyle w:val="TextHeading2"/>
        <w:rPr>
          <w:del w:id="533" w:author="Caio Pizzol" w:date="2026-08-03T22:24:00Z" w16du:dateUtc="2026-08-04T02:24:00Z"/>
        </w:rPr>
      </w:pPr>
      <w:bookmarkStart w:id="534" w:name="14c3cf06e3ea4c3f_HDNDE1f"/>
      <w:bookmarkStart w:id="535" w:name="14c3cf06e3ea4c3f_HDSTE20"/>
      <w:bookmarkStart w:id="536" w:name="14c3cf06e3ea4c3f_HDNDE20"/>
      <w:bookmarkStart w:id="537" w:name="14c3cf06e3ea4c3f_HDSTE21"/>
      <w:bookmarkStart w:id="538" w:name="14c3cf06e3ea4c3f_HDNDE21"/>
      <w:bookmarkStart w:id="539" w:name="14c3cf06e3ea4c3f_HDSTE22"/>
      <w:bookmarkStart w:id="540" w:name="14c3cf06e3ea4c3f_HDNDE22"/>
      <w:bookmarkStart w:id="541" w:name="14c3cf06e3ea4c3f_HDSTE23"/>
      <w:bookmarkStart w:id="542" w:name="14c3cf06e3ea4c3f_HDNDE23"/>
      <w:bookmarkStart w:id="543" w:name="14c3cf06e3ea4c3f_HDNDE1e"/>
      <w:del w:id="544" w:author="Caio Pizzol" w:date="2026-08-03T22:24:00Z" w16du:dateUtc="2026-08-04T02:24:00Z">
        <w:r>
          <w:delText>elit adipiscing adipiscing adipiscing adipiscing do incididunt ipsum consectetur elit ipsum consectetur, lorem sit ut elit tempor, do ipsum lorem elit et sed lorem ipsum magna adipiscing dolor et sed</w:delText>
        </w:r>
        <w:r w:rsidR="00F70040">
          <w:delText xml:space="preserve">. </w:delText>
        </w:r>
        <w:r>
          <w:delTex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delText>
        </w:r>
        <w:r w:rsidR="00F70040">
          <w:delText xml:space="preserve">. </w:delText>
        </w:r>
        <w:r>
          <w:delText>eiusmod dolore adipiscing amet magna amet ipsum ipsum sed, do ut lorem dolor amet.</w:delText>
        </w:r>
        <w:bookmarkEnd w:id="534"/>
        <w:bookmarkEnd w:id="535"/>
        <w:bookmarkEnd w:id="536"/>
        <w:bookmarkEnd w:id="537"/>
        <w:bookmarkEnd w:id="538"/>
        <w:bookmarkEnd w:id="539"/>
        <w:bookmarkEnd w:id="540"/>
        <w:bookmarkEnd w:id="541"/>
        <w:bookmarkEnd w:id="542"/>
        <w:bookmarkEnd w:id="543"/>
      </w:del>
    </w:p>
    <w:p w14:paraId="1D9950DC" w14:textId="77777777" w:rsidR="00DD6938" w:rsidRDefault="005314F1">
      <w:pPr>
        <w:pStyle w:val="TextHeading2"/>
        <w:rPr>
          <w:del w:id="545" w:author="Caio Pizzol" w:date="2026-08-03T22:24:00Z" w16du:dateUtc="2026-08-04T02:24:00Z"/>
        </w:rPr>
      </w:pPr>
      <w:del w:id="546" w:author="Caio Pizzol" w:date="2026-08-03T22:24:00Z" w16du:dateUtc="2026-08-04T02:24:00Z">
        <w:r>
          <w:delText>adipiscing et consectetur adipiscing tempor incididunt eiusmod dolore elit consectetur consectetur aliqua elit dolor et sed tempor eiusmod do ipsum sit sit consectetur tempor</w:delText>
        </w:r>
        <w:r w:rsidR="00F70040">
          <w:delText xml:space="preserve">. </w:delText>
        </w:r>
        <w:r>
          <w:delTex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delText>
        </w:r>
      </w:del>
    </w:p>
    <w:p w14:paraId="1DBFC54A" w14:textId="77777777" w:rsidR="00540B8E" w:rsidRPr="00DD6938" w:rsidRDefault="00DD6938" w:rsidP="00DD6938">
      <w:pPr>
        <w:spacing w:after="200" w:line="276" w:lineRule="auto"/>
        <w:rPr>
          <w:del w:id="547" w:author="Caio Pizzol" w:date="2026-08-03T22:24:00Z" w16du:dateUtc="2026-08-04T02:24:00Z"/>
          <w:szCs w:val="20"/>
        </w:rPr>
      </w:pPr>
      <w:del w:id="548" w:author="Caio Pizzol" w:date="2026-08-03T22:24:00Z" w16du:dateUtc="2026-08-04T02:24:00Z">
        <w:r>
          <w:br w:type="page"/>
        </w:r>
      </w:del>
    </w:p>
    <w:p w14:paraId="610078A7" w14:textId="77777777" w:rsidR="00540B8E" w:rsidRDefault="005314F1">
      <w:pPr>
        <w:pStyle w:val="TextHeading2"/>
        <w:rPr>
          <w:del w:id="549" w:author="Caio Pizzol" w:date="2026-08-03T22:24:00Z" w16du:dateUtc="2026-08-04T02:24:00Z"/>
        </w:rPr>
      </w:pPr>
      <w:del w:id="550" w:author="Caio Pizzol" w:date="2026-08-03T22:24:00Z" w16du:dateUtc="2026-08-04T02:24:00Z">
        <w:r>
          <w:delText>adipiscing et consectetur magna tempor et sed incididunt lorem magna tempor do incididunt lorem ipsum consectetur’et sit lorem ipsum labore elit et sed, lorem do sit do ipsum adipiscing elit do lorem ipsum tempor lorem dolor et sed</w:delText>
        </w:r>
        <w:r w:rsidR="00F70040">
          <w:delText xml:space="preserve">. </w:delText>
        </w:r>
        <w:r>
          <w:delText>consectetur sed’et incididunt elit dolor do lorem tempor eiusmod, aliqua, lorem do do et sed incididunt magna eiusmod labore consectetur do ipsum et consectetur ipsum do amet consectetur dolor tempor magna adipiscing</w:delText>
        </w:r>
        <w:r w:rsidR="00F70040">
          <w:delText xml:space="preserve">. </w:delText>
        </w:r>
        <w:r>
          <w:delText>adipiscing tempor incididunt dolor et sed aliqua et amet elit et sed’et labore</w:delText>
        </w:r>
        <w:r w:rsidR="00F70040">
          <w:delText xml:space="preserve">. </w:delText>
        </w:r>
        <w:r>
          <w:delText>elit adipiscing sit lorem sed amet dolor aliqua adipiscing ipsum incididunt lorem aliqua eiusmod tempor incididunt dolor et sed labore et sed’et labore lorem ut do lorem eiusmod dolor elit tempor do lorem ipsum ipsum consectetur.</w:delText>
        </w:r>
      </w:del>
    </w:p>
    <w:p w14:paraId="6A219786" w14:textId="77777777" w:rsidR="00540B8E" w:rsidRDefault="005314F1">
      <w:pPr>
        <w:pStyle w:val="TextHeading2"/>
        <w:rPr>
          <w:del w:id="551" w:author="Caio Pizzol" w:date="2026-08-03T22:24:00Z" w16du:dateUtc="2026-08-04T02:24:00Z"/>
          <w:b/>
        </w:rPr>
      </w:pPr>
      <w:del w:id="552" w:author="Caio Pizzol" w:date="2026-08-03T22:24:00Z" w16du:dateUtc="2026-08-04T02:24:00Z">
        <w:r>
          <w:rPr>
            <w:b/>
          </w:rPr>
          <w:delTex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delText>
        </w:r>
      </w:del>
    </w:p>
    <w:p w14:paraId="25BEEF5C" w14:textId="77777777" w:rsidR="00540B8E" w:rsidRDefault="005314F1">
      <w:pPr>
        <w:pStyle w:val="Heading2"/>
        <w:rPr>
          <w:del w:id="553" w:author="Caio Pizzol" w:date="2026-08-03T22:24:00Z" w16du:dateUtc="2026-08-04T02:24:00Z"/>
        </w:rPr>
      </w:pPr>
      <w:bookmarkStart w:id="554" w:name="5201439144599455316"/>
      <w:bookmarkStart w:id="555" w:name="_Toc218523781"/>
      <w:del w:id="556" w:author="Caio Pizzol" w:date="2026-08-03T22:24:00Z" w16du:dateUtc="2026-08-04T02:24:00Z">
        <w:r>
          <w:delText>sed adipiscing do consectetur ipsum</w:delText>
        </w:r>
        <w:bookmarkEnd w:id="554"/>
        <w:bookmarkEnd w:id="555"/>
      </w:del>
    </w:p>
    <w:p w14:paraId="28F163AE" w14:textId="77777777" w:rsidR="00540B8E" w:rsidRDefault="005314F1">
      <w:pPr>
        <w:pStyle w:val="TextHeading2"/>
        <w:rPr>
          <w:del w:id="557" w:author="Caio Pizzol" w:date="2026-08-03T22:24:00Z" w16du:dateUtc="2026-08-04T02:24:00Z"/>
        </w:rPr>
      </w:pPr>
      <w:bookmarkStart w:id="558" w:name="_Toc496420426"/>
      <w:bookmarkStart w:id="559" w:name="_Ref58049603"/>
      <w:bookmarkStart w:id="560" w:name="_Toc496420425"/>
      <w:del w:id="561" w:author="Caio Pizzol" w:date="2026-08-03T22:24:00Z" w16du:dateUtc="2026-08-04T02:24:00Z">
        <w:r>
          <w:delText>sit elit lorem elit adipiscing dolor dolor tempor do et consectetur consectetur dolor aliqua magna dolor dolor.</w:delText>
        </w:r>
        <w:bookmarkEnd w:id="558"/>
        <w:bookmarkEnd w:id="559"/>
        <w:bookmarkEnd w:id="560"/>
      </w:del>
    </w:p>
    <w:p w14:paraId="4F89DA15" w14:textId="77777777" w:rsidR="00540B8E" w:rsidRDefault="005314F1">
      <w:pPr>
        <w:pStyle w:val="Heading3"/>
        <w:rPr>
          <w:del w:id="562" w:author="Caio Pizzol" w:date="2026-08-03T22:24:00Z" w16du:dateUtc="2026-08-04T02:24:00Z"/>
        </w:rPr>
      </w:pPr>
      <w:bookmarkStart w:id="563" w:name="7510666417888321422"/>
      <w:bookmarkStart w:id="564" w:name="_Ref206922540"/>
      <w:del w:id="565" w:author="Caio Pizzol" w:date="2026-08-03T22:24:00Z" w16du:dateUtc="2026-08-04T02:24:00Z">
        <w:r>
          <w:delText>sit elit consectetur ipsum</w:delText>
        </w:r>
        <w:bookmarkEnd w:id="563"/>
        <w:bookmarkEnd w:id="564"/>
      </w:del>
    </w:p>
    <w:p w14:paraId="76804998" w14:textId="77777777" w:rsidR="00540B8E" w:rsidRDefault="005314F1">
      <w:pPr>
        <w:pStyle w:val="TextHeading3"/>
        <w:rPr>
          <w:del w:id="566" w:author="Caio Pizzol" w:date="2026-08-03T22:24:00Z" w16du:dateUtc="2026-08-04T02:24:00Z"/>
        </w:rPr>
      </w:pPr>
      <w:del w:id="567" w:author="Caio Pizzol" w:date="2026-08-03T22:24:00Z" w16du:dateUtc="2026-08-04T02:24:00Z">
        <w:r>
          <w:delText>consectetur lorem ipsum sed, sit dolor, eiusmod, incididunt magna ipsum tempor do consectetur ipsum tempor ipsum do et sed</w:delText>
        </w:r>
        <w:r w:rsidR="00F70040">
          <w:delText xml:space="preserve">. </w:delText>
        </w:r>
        <w:r>
          <w:delText>dolore ipsum dolor do et incididunt, ut, incididunt ipsum consectetur incididunt do do elit et tempor consectetur adipiscing amet magna adipiscing consectetur consectetur incididunt consectetur adipiscing magna aliqua do et consectetur dolor ipsum eiusmod</w:delText>
        </w:r>
        <w:r w:rsidR="00F70040">
          <w:delText xml:space="preserve">. </w:delText>
        </w:r>
        <w:r>
          <w:delTex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delText>
        </w:r>
      </w:del>
    </w:p>
    <w:p w14:paraId="329430A0" w14:textId="77777777" w:rsidR="00540B8E" w:rsidRDefault="005314F1">
      <w:pPr>
        <w:pStyle w:val="TextHeading4"/>
        <w:rPr>
          <w:del w:id="568" w:author="Caio Pizzol" w:date="2026-08-03T22:24:00Z" w16du:dateUtc="2026-08-04T02:24:00Z"/>
        </w:rPr>
      </w:pPr>
      <w:del w:id="569" w:author="Caio Pizzol" w:date="2026-08-03T22:24:00Z" w16du:dateUtc="2026-08-04T02:24:00Z">
        <w:r>
          <w:delText>adipiscing lorem et, et ipsum labore elit eiusmod do aliqua aliqua do et consectetur dolor eiusmod aliqua sed consectetur adipiscing et do ipsum do;</w:delText>
        </w:r>
      </w:del>
    </w:p>
    <w:p w14:paraId="7A1A2CE2" w14:textId="77777777" w:rsidR="00540B8E" w:rsidRDefault="005314F1">
      <w:pPr>
        <w:pStyle w:val="TextHeading4"/>
        <w:rPr>
          <w:del w:id="570" w:author="Caio Pizzol" w:date="2026-08-03T22:24:00Z" w16du:dateUtc="2026-08-04T02:24:00Z"/>
        </w:rPr>
      </w:pPr>
      <w:del w:id="571" w:author="Caio Pizzol" w:date="2026-08-03T22:24:00Z" w16du:dateUtc="2026-08-04T02:24:00Z">
        <w:r>
          <w:delText>do incididunt consectetur-ipsum (</w:delText>
        </w:r>
        <w:r>
          <w:rPr>
            <w:i/>
          </w:rPr>
          <w:delText>do</w:delText>
        </w:r>
        <w:r>
          <w:delText>) tempor, labore-aliqua, incididunt do incididunt incididunt;</w:delText>
        </w:r>
      </w:del>
    </w:p>
    <w:p w14:paraId="5938D43C" w14:textId="77777777" w:rsidR="00540B8E" w:rsidRDefault="005314F1">
      <w:pPr>
        <w:pStyle w:val="TextHeading4"/>
        <w:rPr>
          <w:del w:id="572" w:author="Caio Pizzol" w:date="2026-08-03T22:24:00Z" w16du:dateUtc="2026-08-04T02:24:00Z"/>
        </w:rPr>
      </w:pPr>
      <w:del w:id="573" w:author="Caio Pizzol" w:date="2026-08-03T22:24:00Z" w16du:dateUtc="2026-08-04T02:24:00Z">
        <w:r>
          <w:delText>sed elit incididunt;</w:delText>
        </w:r>
      </w:del>
    </w:p>
    <w:p w14:paraId="7432DE7B" w14:textId="77777777" w:rsidR="00540B8E" w:rsidRDefault="005314F1">
      <w:pPr>
        <w:pStyle w:val="TextHeading4"/>
        <w:rPr>
          <w:del w:id="574" w:author="Caio Pizzol" w:date="2026-08-03T22:24:00Z" w16du:dateUtc="2026-08-04T02:24:00Z"/>
        </w:rPr>
      </w:pPr>
      <w:del w:id="575" w:author="Caio Pizzol" w:date="2026-08-03T22:24:00Z" w16du:dateUtc="2026-08-04T02:24:00Z">
        <w:r>
          <w:delText>sit ut;</w:delText>
        </w:r>
      </w:del>
    </w:p>
    <w:p w14:paraId="5E8E08F9" w14:textId="77777777" w:rsidR="00540B8E" w:rsidRDefault="005314F1">
      <w:pPr>
        <w:pStyle w:val="TextHeading4"/>
        <w:rPr>
          <w:del w:id="576" w:author="Caio Pizzol" w:date="2026-08-03T22:24:00Z" w16du:dateUtc="2026-08-04T02:24:00Z"/>
        </w:rPr>
      </w:pPr>
      <w:del w:id="577" w:author="Caio Pizzol" w:date="2026-08-03T22:24:00Z" w16du:dateUtc="2026-08-04T02:24:00Z">
        <w:r>
          <w:delText>lorem 1244 (eiusmod do) do; incididunt</w:delText>
        </w:r>
      </w:del>
    </w:p>
    <w:p w14:paraId="09FB0EB4" w14:textId="77777777" w:rsidR="00DD6938" w:rsidRDefault="005314F1">
      <w:pPr>
        <w:pStyle w:val="TextHeading4"/>
        <w:rPr>
          <w:del w:id="578" w:author="Caio Pizzol" w:date="2026-08-03T22:24:00Z" w16du:dateUtc="2026-08-04T02:24:00Z"/>
        </w:rPr>
      </w:pPr>
      <w:del w:id="579" w:author="Caio Pizzol" w:date="2026-08-03T22:24:00Z" w16du:dateUtc="2026-08-04T02:24:00Z">
        <w:r>
          <w:delText>dolor tempor, ipsum dolor elit lorem adipiscing tempor consectetur ipsum lorem amet elit amet consectetur do amet lorem ipsum elit, adipiscing tempor consectetur ipsum aliqua elit eiusmod lorem lorem, lorem adipiscing elit eiusmod elit aliqua dolor ut.</w:delText>
        </w:r>
      </w:del>
    </w:p>
    <w:p w14:paraId="7F6FC57C" w14:textId="77777777" w:rsidR="00540B8E" w:rsidRPr="00DD6938" w:rsidRDefault="00DD6938" w:rsidP="00DD6938">
      <w:pPr>
        <w:spacing w:after="200" w:line="276" w:lineRule="auto"/>
        <w:rPr>
          <w:del w:id="580" w:author="Caio Pizzol" w:date="2026-08-03T22:24:00Z" w16du:dateUtc="2026-08-04T02:24:00Z"/>
          <w:szCs w:val="20"/>
        </w:rPr>
      </w:pPr>
      <w:del w:id="581" w:author="Caio Pizzol" w:date="2026-08-03T22:24:00Z" w16du:dateUtc="2026-08-04T02:24:00Z">
        <w:r>
          <w:br w:type="page"/>
        </w:r>
      </w:del>
    </w:p>
    <w:p w14:paraId="7DF82BCA" w14:textId="77777777" w:rsidR="00540B8E" w:rsidRDefault="005314F1">
      <w:pPr>
        <w:pStyle w:val="Heading3"/>
        <w:rPr>
          <w:del w:id="582" w:author="Caio Pizzol" w:date="2026-08-03T22:24:00Z" w16du:dateUtc="2026-08-04T02:24:00Z"/>
        </w:rPr>
      </w:pPr>
      <w:bookmarkStart w:id="583" w:name="7510906229841176191"/>
      <w:del w:id="584" w:author="Caio Pizzol" w:date="2026-08-03T22:24:00Z" w16du:dateUtc="2026-08-04T02:24:00Z">
        <w:r>
          <w:delText>ipsum dolor consectetur sed</w:delText>
        </w:r>
        <w:bookmarkEnd w:id="583"/>
      </w:del>
    </w:p>
    <w:p w14:paraId="34B4ED6D" w14:textId="77777777" w:rsidR="00540B8E" w:rsidRDefault="005314F1">
      <w:pPr>
        <w:pStyle w:val="TextHeading3"/>
        <w:rPr>
          <w:del w:id="585" w:author="Caio Pizzol" w:date="2026-08-03T22:24:00Z" w16du:dateUtc="2026-08-04T02:24:00Z"/>
        </w:rPr>
      </w:pPr>
      <w:del w:id="586" w:author="Caio Pizzol" w:date="2026-08-03T22:24:00Z" w16du:dateUtc="2026-08-04T02:24:00Z">
        <w:r>
          <w:delText>consectetur lorem ipsum sed, et sed incididunt incididunt labore do dolore ipsum tempor aliqua do ipsum consectetur labore consectetur tempor</w:delText>
        </w:r>
        <w:r w:rsidR="00F70040">
          <w:delText xml:space="preserve">. </w:delText>
        </w:r>
        <w:r>
          <w:delText>tempor tempor aliqua do et consectetur lorem ipsum dolor elit ipsum consectetur amet magna ut do et sed</w:delText>
        </w:r>
        <w:r w:rsidR="00F70040">
          <w:delText xml:space="preserve">. </w:delText>
        </w:r>
        <w:r>
          <w:delText>consectetur sed adipiscing et do sit dolor tempor</w:delText>
        </w:r>
        <w:r w:rsidR="00F70040">
          <w:delText xml:space="preserve">. </w:delText>
        </w:r>
        <w:r>
          <w:delText>consectetur sed sed dolore, magna, incididunt dolore elit do do consectetur tempor amet et ipsum incididunt amet ipsum ipsum elit et ipsum, consectetur ut tempor ipsum sit elit ipsum consectetur.</w:delText>
        </w:r>
      </w:del>
    </w:p>
    <w:p w14:paraId="1C0550FB" w14:textId="77777777" w:rsidR="00540B8E" w:rsidRDefault="005314F1">
      <w:pPr>
        <w:pStyle w:val="Heading3"/>
        <w:rPr>
          <w:del w:id="587" w:author="Caio Pizzol" w:date="2026-08-03T22:24:00Z" w16du:dateUtc="2026-08-04T02:24:00Z"/>
        </w:rPr>
      </w:pPr>
      <w:bookmarkStart w:id="588" w:name="14338993956583689674"/>
      <w:del w:id="589" w:author="Caio Pizzol" w:date="2026-08-03T22:24:00Z" w16du:dateUtc="2026-08-04T02:24:00Z">
        <w:r>
          <w:delText>tempor adipiscing</w:delText>
        </w:r>
        <w:bookmarkEnd w:id="588"/>
      </w:del>
    </w:p>
    <w:p w14:paraId="1300739F" w14:textId="77777777" w:rsidR="00540B8E" w:rsidRDefault="005314F1">
      <w:pPr>
        <w:pStyle w:val="TextHeading3"/>
        <w:rPr>
          <w:del w:id="590" w:author="Caio Pizzol" w:date="2026-08-03T22:24:00Z" w16du:dateUtc="2026-08-04T02:24:00Z"/>
        </w:rPr>
      </w:pPr>
      <w:del w:id="591" w:author="Caio Pizzol" w:date="2026-08-03T22:24:00Z" w16du:dateUtc="2026-08-04T02:24:00Z">
        <w:r>
          <w:delText>sit lorem tempor aliqua do et consectetur, do ipsum et ipsum ipsum tempor’et consectetur lorem adipiscing, incididunt sed magna eiusmod labore lorem tempor ipsum et adipiscing, do ipsum consectetur magna labore do tempor sit lorem adipiscing aliqua do et consectetur.</w:delText>
        </w:r>
      </w:del>
    </w:p>
    <w:p w14:paraId="1360445A" w14:textId="77777777" w:rsidR="00540B8E" w:rsidRDefault="005314F1">
      <w:pPr>
        <w:pStyle w:val="Heading3"/>
        <w:rPr>
          <w:del w:id="592" w:author="Caio Pizzol" w:date="2026-08-03T22:24:00Z" w16du:dateUtc="2026-08-04T02:24:00Z"/>
        </w:rPr>
      </w:pPr>
      <w:bookmarkStart w:id="593" w:name="15550961259466567735"/>
      <w:del w:id="594" w:author="Caio Pizzol" w:date="2026-08-03T22:24:00Z" w16du:dateUtc="2026-08-04T02:24:00Z">
        <w:r>
          <w:delText>elit adipiscing</w:delText>
        </w:r>
        <w:bookmarkEnd w:id="593"/>
      </w:del>
    </w:p>
    <w:p w14:paraId="6F2ADCE7" w14:textId="77777777" w:rsidR="00540B8E" w:rsidRDefault="005314F1">
      <w:pPr>
        <w:pStyle w:val="TextHeading3"/>
        <w:rPr>
          <w:del w:id="595" w:author="Caio Pizzol" w:date="2026-08-03T22:24:00Z" w16du:dateUtc="2026-08-04T02:24:00Z"/>
        </w:rPr>
      </w:pPr>
      <w:del w:id="596" w:author="Caio Pizzol" w:date="2026-08-03T22:24:00Z" w16du:dateUtc="2026-08-04T02:24:00Z">
        <w:r>
          <w:delText>elit tempor aliqua do et consectetur incididunt sed magna eiusmod labore aliqua tempor</w:delText>
        </w:r>
        <w:r w:rsidR="00F70040">
          <w:delText xml:space="preserve">. </w:delText>
        </w:r>
        <w:r>
          <w:delText>consectetur aliqua tempor adipiscing magna ut labore ipsum aliqua tempor elit ut elit elit aliqua ipsum tempor ipsum</w:delText>
        </w:r>
        <w:r w:rsidR="00F70040">
          <w:delText xml:space="preserve">. </w:delText>
        </w:r>
        <w:r>
          <w:delText>eiusmod aliqua tempor elit ut elit elit, do et ipsum ipsum tempor’et consectetur lorem adipiscing, incididunt et aliqua tempor</w:delText>
        </w:r>
        <w:r w:rsidR="00F70040">
          <w:delText xml:space="preserve">. </w:delText>
        </w:r>
        <w:r>
          <w:delText>aliqua elit elit dolore ipsum sit incididunt do adipiscing do lorem dolor magna elit et aliqua tempor do dolor sed.</w:delText>
        </w:r>
      </w:del>
    </w:p>
    <w:p w14:paraId="5A696A33" w14:textId="77777777" w:rsidR="00540B8E" w:rsidRDefault="005314F1">
      <w:pPr>
        <w:pStyle w:val="TextHeading3"/>
        <w:rPr>
          <w:del w:id="597" w:author="Caio Pizzol" w:date="2026-08-03T22:24:00Z" w16du:dateUtc="2026-08-04T02:24:00Z"/>
        </w:rPr>
      </w:pPr>
      <w:del w:id="598" w:author="Caio Pizzol" w:date="2026-08-03T22:24:00Z" w16du:dateUtc="2026-08-04T02:24:00Z">
        <w:r>
          <w:delText>sed incididunt consectetur aliqua et do et consectetur aliqua eiusmod adipiscing lorem do consectetur aliqua ipsum aliqua tempor elit ut elit elit incididunt sed magna eiusmod labore aliqua tempor.</w:delText>
        </w:r>
      </w:del>
    </w:p>
    <w:p w14:paraId="191C101B" w14:textId="77777777" w:rsidR="00540B8E" w:rsidRDefault="005314F1">
      <w:pPr>
        <w:pStyle w:val="Heading3"/>
        <w:rPr>
          <w:del w:id="599" w:author="Caio Pizzol" w:date="2026-08-03T22:24:00Z" w16du:dateUtc="2026-08-04T02:24:00Z"/>
        </w:rPr>
      </w:pPr>
      <w:bookmarkStart w:id="600" w:name="15551440883372277273"/>
      <w:del w:id="601" w:author="Caio Pizzol" w:date="2026-08-03T22:24:00Z" w16du:dateUtc="2026-08-04T02:24:00Z">
        <w:r>
          <w:delText>lorem adipiscing</w:delText>
        </w:r>
        <w:bookmarkEnd w:id="600"/>
      </w:del>
    </w:p>
    <w:p w14:paraId="64A28CA9" w14:textId="77777777" w:rsidR="00540B8E" w:rsidRDefault="005314F1">
      <w:pPr>
        <w:pStyle w:val="TextHeading3"/>
        <w:rPr>
          <w:del w:id="602" w:author="Caio Pizzol" w:date="2026-08-03T22:24:00Z" w16du:dateUtc="2026-08-04T02:24:00Z"/>
        </w:rPr>
      </w:pPr>
      <w:del w:id="603" w:author="Caio Pizzol" w:date="2026-08-03T22:24:00Z" w16du:dateUtc="2026-08-04T02:24:00Z">
        <w:r>
          <w:delTex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delText>
        </w:r>
      </w:del>
    </w:p>
    <w:p w14:paraId="4AFB19B8" w14:textId="77777777" w:rsidR="00540B8E" w:rsidRDefault="005314F1">
      <w:pPr>
        <w:pStyle w:val="Heading3"/>
        <w:rPr>
          <w:del w:id="604" w:author="Caio Pizzol" w:date="2026-08-03T22:24:00Z" w16du:dateUtc="2026-08-04T02:24:00Z"/>
        </w:rPr>
      </w:pPr>
      <w:bookmarkStart w:id="605" w:name="3481476721472270746"/>
      <w:del w:id="606" w:author="Caio Pizzol" w:date="2026-08-03T22:24:00Z" w16du:dateUtc="2026-08-04T02:24:00Z">
        <w:r>
          <w:delText>magna adipiscing et ut</w:delText>
        </w:r>
        <w:bookmarkEnd w:id="605"/>
      </w:del>
    </w:p>
    <w:p w14:paraId="1E167805" w14:textId="77777777" w:rsidR="00540B8E" w:rsidRDefault="005314F1">
      <w:pPr>
        <w:pStyle w:val="TextHeading3"/>
        <w:rPr>
          <w:del w:id="607" w:author="Caio Pizzol" w:date="2026-08-03T22:24:00Z" w16du:dateUtc="2026-08-04T02:24:00Z"/>
        </w:rPr>
      </w:pPr>
      <w:del w:id="608" w:author="Caio Pizzol" w:date="2026-08-03T22:24:00Z" w16du:dateUtc="2026-08-04T02:24:00Z">
        <w:r>
          <w:delText>sed sit labore sed lorem lorem consectetur ipsum eiusmod et lorem eiusmod ut tempor ut, ipsum sit elit consectetur ut incididunt adipiscing ipsum aliqua elit tempor adipiscing consectetur ipsum lorem elit et consectetur</w:delText>
        </w:r>
        <w:r w:rsidR="00F70040">
          <w:delText xml:space="preserve">. </w:delText>
        </w:r>
        <w:r>
          <w:delText>sed ipsum adipiscing elit eiusmod ut tempor ut, tempor adipiscing consectetur ipsum lorem elit et consectetur incididunt magna dolore dolor ipsum sit elit ipsum consectetur.</w:delText>
        </w:r>
      </w:del>
    </w:p>
    <w:p w14:paraId="5F0718ED" w14:textId="77777777" w:rsidR="00540B8E" w:rsidRDefault="005314F1" w:rsidP="00DD6938">
      <w:pPr>
        <w:pStyle w:val="Heading2"/>
        <w:spacing w:line="276" w:lineRule="auto"/>
        <w:rPr>
          <w:del w:id="609" w:author="Caio Pizzol" w:date="2026-08-03T22:24:00Z" w16du:dateUtc="2026-08-04T02:24:00Z"/>
        </w:rPr>
      </w:pPr>
      <w:bookmarkStart w:id="610" w:name="5201678956552310085"/>
      <w:bookmarkStart w:id="611" w:name="_Toc507273050"/>
      <w:bookmarkStart w:id="612" w:name="_Ref510140519"/>
      <w:bookmarkStart w:id="613" w:name="_Ref289678877"/>
      <w:bookmarkStart w:id="614" w:name="_Toc218523782"/>
      <w:del w:id="615" w:author="Caio Pizzol" w:date="2026-08-03T22:24:00Z" w16du:dateUtc="2026-08-04T02:24:00Z">
        <w:r>
          <w:delText>eiusmod et dolor lorem labore elit</w:delText>
        </w:r>
        <w:bookmarkEnd w:id="610"/>
        <w:bookmarkEnd w:id="611"/>
        <w:bookmarkEnd w:id="612"/>
        <w:bookmarkEnd w:id="613"/>
        <w:bookmarkEnd w:id="614"/>
      </w:del>
    </w:p>
    <w:p w14:paraId="2E543662" w14:textId="77777777" w:rsidR="00DD6938" w:rsidRDefault="005314F1" w:rsidP="00DD6938">
      <w:pPr>
        <w:pStyle w:val="TextHeading2"/>
        <w:spacing w:line="276" w:lineRule="auto"/>
        <w:rPr>
          <w:del w:id="616" w:author="Caio Pizzol" w:date="2026-08-03T22:24:00Z" w16du:dateUtc="2026-08-04T02:24:00Z"/>
        </w:rPr>
      </w:pPr>
      <w:bookmarkStart w:id="617" w:name="_Toc496420429"/>
      <w:del w:id="618" w:author="Caio Pizzol" w:date="2026-08-03T22:24:00Z" w16du:dateUtc="2026-08-04T02:24:00Z">
        <w:r>
          <w:delText xml:space="preserve">elit elit, sit sed ipsum magna consectetur lorem consectetur ipsum lorem consectetur ut do dolor magna consectetur sit magna consectetur ipsum ut elit ipsum sed. </w:delText>
        </w:r>
        <w:bookmarkEnd w:id="617"/>
      </w:del>
    </w:p>
    <w:p w14:paraId="6FB711DC" w14:textId="77777777" w:rsidR="00540B8E" w:rsidRPr="00DD6938" w:rsidRDefault="00DD6938" w:rsidP="00DD6938">
      <w:pPr>
        <w:spacing w:after="200" w:line="276" w:lineRule="auto"/>
        <w:rPr>
          <w:del w:id="619" w:author="Caio Pizzol" w:date="2026-08-03T22:24:00Z" w16du:dateUtc="2026-08-04T02:24:00Z"/>
          <w:szCs w:val="20"/>
        </w:rPr>
      </w:pPr>
      <w:del w:id="620" w:author="Caio Pizzol" w:date="2026-08-03T22:24:00Z" w16du:dateUtc="2026-08-04T02:24:00Z">
        <w:r>
          <w:br w:type="page"/>
        </w:r>
      </w:del>
    </w:p>
    <w:p w14:paraId="5D3510F8" w14:textId="77777777" w:rsidR="00540B8E" w:rsidRDefault="005314F1">
      <w:pPr>
        <w:pStyle w:val="Heading3"/>
        <w:rPr>
          <w:del w:id="621" w:author="Caio Pizzol" w:date="2026-08-03T22:24:00Z" w16du:dateUtc="2026-08-04T02:24:00Z"/>
        </w:rPr>
      </w:pPr>
      <w:bookmarkStart w:id="622" w:name="16019602872552780496"/>
      <w:del w:id="623" w:author="Caio Pizzol" w:date="2026-08-03T22:24:00Z" w16du:dateUtc="2026-08-04T02:24:00Z">
        <w:r>
          <w:delText>do aliqua adipiscing elit consectetur ipsum</w:delText>
        </w:r>
        <w:bookmarkEnd w:id="622"/>
      </w:del>
    </w:p>
    <w:p w14:paraId="57D8D116" w14:textId="77777777" w:rsidR="00540B8E" w:rsidRDefault="005314F1">
      <w:pPr>
        <w:pStyle w:val="TextHeading3"/>
        <w:rPr>
          <w:del w:id="624" w:author="Caio Pizzol" w:date="2026-08-03T22:24:00Z" w16du:dateUtc="2026-08-04T02:24:00Z"/>
        </w:rPr>
      </w:pPr>
      <w:del w:id="625" w:author="Caio Pizzol" w:date="2026-08-03T22:24:00Z" w16du:dateUtc="2026-08-04T02:24:00Z">
        <w:r>
          <w:delText>lorem incididunt elit elit sit elit labore sed, ut lorem incididunt elit elit adipiscing adipiscing amet incididunt adipiscing do aliqua incididunt elit et consectetur consectetur ipsum lorem elit dolor ipsum sed.</w:delText>
        </w:r>
      </w:del>
    </w:p>
    <w:p w14:paraId="33DA0E69" w14:textId="77777777" w:rsidR="00540B8E" w:rsidRDefault="005314F1">
      <w:pPr>
        <w:pStyle w:val="TextHeading3"/>
        <w:rPr>
          <w:del w:id="626" w:author="Caio Pizzol" w:date="2026-08-03T22:24:00Z" w16du:dateUtc="2026-08-04T02:24:00Z"/>
        </w:rPr>
      </w:pPr>
      <w:del w:id="627" w:author="Caio Pizzol" w:date="2026-08-03T22:24:00Z" w16du:dateUtc="2026-08-04T02:24:00Z">
        <w:r>
          <w:delTex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delText>
        </w:r>
      </w:del>
    </w:p>
    <w:p w14:paraId="4F67AEAE" w14:textId="77777777" w:rsidR="00540B8E" w:rsidRDefault="005314F1">
      <w:pPr>
        <w:pStyle w:val="TextHeading3"/>
        <w:rPr>
          <w:del w:id="628" w:author="Caio Pizzol" w:date="2026-08-03T22:24:00Z" w16du:dateUtc="2026-08-04T02:24:00Z"/>
        </w:rPr>
      </w:pPr>
      <w:del w:id="629" w:author="Caio Pizzol" w:date="2026-08-03T22:24:00Z" w16du:dateUtc="2026-08-04T02:24:00Z">
        <w:r>
          <w:delText>do tempor elit elit elit, ipsum sed elit ipsum tempor elit elit, ut elit labore sed, do adipiscing do aliqua incididunt elit elit consectetur ipsum lorem elit dolor ipsum sed aliqua consectetur do ipsum sit incididunt consectetur elit et consectetur.</w:delText>
        </w:r>
      </w:del>
    </w:p>
    <w:p w14:paraId="57A52F90" w14:textId="77777777" w:rsidR="00540B8E" w:rsidRDefault="005314F1">
      <w:pPr>
        <w:pStyle w:val="Heading3"/>
        <w:rPr>
          <w:del w:id="630" w:author="Caio Pizzol" w:date="2026-08-03T22:24:00Z" w16du:dateUtc="2026-08-04T02:24:00Z"/>
        </w:rPr>
      </w:pPr>
      <w:bookmarkStart w:id="631" w:name="16020082496458490034"/>
      <w:del w:id="632" w:author="Caio Pizzol" w:date="2026-08-03T22:24:00Z" w16du:dateUtc="2026-08-04T02:24:00Z">
        <w:r>
          <w:delText>adipiscing, labore, lorem amet</w:delText>
        </w:r>
        <w:bookmarkEnd w:id="631"/>
      </w:del>
    </w:p>
    <w:p w14:paraId="771E85CB" w14:textId="77777777" w:rsidR="00540B8E" w:rsidRDefault="005314F1">
      <w:pPr>
        <w:pStyle w:val="TextHeading3"/>
        <w:rPr>
          <w:del w:id="633" w:author="Caio Pizzol" w:date="2026-08-03T22:24:00Z" w16du:dateUtc="2026-08-04T02:24:00Z"/>
        </w:rPr>
      </w:pPr>
      <w:del w:id="634" w:author="Caio Pizzol" w:date="2026-08-03T22:24:00Z" w16du:dateUtc="2026-08-04T02:24:00Z">
        <w:r>
          <w:delText>labore consectetur, sit adipiscing dolore, elit, lorem ut ipsum sed, consectetur dolore lorem consectetur magna, amet dolor ut.</w:delText>
        </w:r>
      </w:del>
    </w:p>
    <w:p w14:paraId="68FFBED2" w14:textId="77777777" w:rsidR="00540B8E" w:rsidRDefault="005314F1">
      <w:pPr>
        <w:pStyle w:val="TextHeading3"/>
        <w:rPr>
          <w:del w:id="635" w:author="Caio Pizzol" w:date="2026-08-03T22:24:00Z" w16du:dateUtc="2026-08-04T02:24:00Z"/>
        </w:rPr>
      </w:pPr>
      <w:del w:id="636" w:author="Caio Pizzol" w:date="2026-08-03T22:24:00Z" w16du:dateUtc="2026-08-04T02:24:00Z">
        <w:r>
          <w:delText>aliqua elit elit incididunt magna ipsum incididunt do ut dolor adipiscing lorem adipiscing elit ipsum consectetur consectetur dolore lorem consectetur magna labore do dolor elit et aliqua tempor.</w:delText>
        </w:r>
      </w:del>
    </w:p>
    <w:p w14:paraId="364864B8" w14:textId="77777777" w:rsidR="00540B8E" w:rsidRDefault="005314F1">
      <w:pPr>
        <w:pStyle w:val="TextHeading3"/>
        <w:rPr>
          <w:del w:id="637" w:author="Caio Pizzol" w:date="2026-08-03T22:24:00Z" w16du:dateUtc="2026-08-04T02:24:00Z"/>
        </w:rPr>
      </w:pPr>
      <w:del w:id="638" w:author="Caio Pizzol" w:date="2026-08-03T22:24:00Z" w16du:dateUtc="2026-08-04T02:24:00Z">
        <w:r>
          <w:delText>sit et, incididunt, lorem et amet magna sit consectetur labore incididunt do do et ut-elit sed.</w:delText>
        </w:r>
      </w:del>
    </w:p>
    <w:p w14:paraId="124CA5F0" w14:textId="77777777" w:rsidR="00540B8E" w:rsidRDefault="005314F1">
      <w:pPr>
        <w:pStyle w:val="Heading3"/>
        <w:rPr>
          <w:del w:id="639" w:author="Caio Pizzol" w:date="2026-08-03T22:24:00Z" w16du:dateUtc="2026-08-04T02:24:00Z"/>
        </w:rPr>
      </w:pPr>
      <w:bookmarkStart w:id="640" w:name="16020322308411344803"/>
      <w:bookmarkStart w:id="641" w:name="_Toc496420430"/>
      <w:del w:id="642" w:author="Caio Pizzol" w:date="2026-08-03T22:24:00Z" w16du:dateUtc="2026-08-04T02:24:00Z">
        <w:r>
          <w:delText>sed lorem sed elit ipsum adipiscing</w:delText>
        </w:r>
        <w:bookmarkEnd w:id="640"/>
        <w:bookmarkEnd w:id="641"/>
      </w:del>
    </w:p>
    <w:p w14:paraId="2186996B" w14:textId="77777777" w:rsidR="00540B8E" w:rsidRDefault="005314F1">
      <w:pPr>
        <w:pStyle w:val="TextHeading3"/>
        <w:rPr>
          <w:del w:id="643" w:author="Caio Pizzol" w:date="2026-08-03T22:24:00Z" w16du:dateUtc="2026-08-04T02:24:00Z"/>
        </w:rPr>
      </w:pPr>
      <w:del w:id="644" w:author="Caio Pizzol" w:date="2026-08-03T22:24:00Z" w16du:dateUtc="2026-08-04T02:24:00Z">
        <w:r>
          <w:delText>dolore elit elit adipiscing adipiscing tempor do et consectetur</w:delText>
        </w:r>
        <w:r w:rsidR="00F70040">
          <w:delText xml:space="preserve">. </w:delText>
        </w:r>
        <w:r>
          <w:delText>labore consectetur, incididunt elit elit adipiscing adipiscing dolor tempor ipsum et consectetur</w:delText>
        </w:r>
        <w:r w:rsidR="00F70040">
          <w:delText xml:space="preserve">. </w:delText>
        </w:r>
        <w:r>
          <w:delText>labore dolor, dolor elit elit adipiscing adipiscing et aliqua aliqua tempor ipsum et consectetur</w:delText>
        </w:r>
        <w:r w:rsidR="00F70040">
          <w:delText xml:space="preserve">. </w:delText>
        </w:r>
        <w:r>
          <w:delText>tempor tempor dolore ipsum et consectetur incididunt sed magna eiusmod labore lorem tempor.</w:delText>
        </w:r>
      </w:del>
    </w:p>
    <w:p w14:paraId="43B85E4F" w14:textId="77777777" w:rsidR="00540B8E" w:rsidRDefault="005314F1">
      <w:pPr>
        <w:pStyle w:val="Heading3"/>
        <w:rPr>
          <w:del w:id="645" w:author="Caio Pizzol" w:date="2026-08-03T22:24:00Z" w16du:dateUtc="2026-08-04T02:24:00Z"/>
        </w:rPr>
      </w:pPr>
      <w:bookmarkStart w:id="646" w:name="16020801932317054341"/>
      <w:bookmarkStart w:id="647" w:name="_Toc496420431"/>
      <w:del w:id="648" w:author="Caio Pizzol" w:date="2026-08-03T22:24:00Z" w16du:dateUtc="2026-08-04T02:24:00Z">
        <w:r>
          <w:delText>adipiscing elit elit incididunt magna ut</w:delText>
        </w:r>
        <w:bookmarkEnd w:id="646"/>
        <w:bookmarkEnd w:id="647"/>
      </w:del>
    </w:p>
    <w:p w14:paraId="1306DEA2" w14:textId="77777777" w:rsidR="00540B8E" w:rsidRDefault="005314F1">
      <w:pPr>
        <w:pStyle w:val="TextHeading3"/>
        <w:rPr>
          <w:del w:id="649" w:author="Caio Pizzol" w:date="2026-08-03T22:24:00Z" w16du:dateUtc="2026-08-04T02:24:00Z"/>
        </w:rPr>
      </w:pPr>
      <w:del w:id="650" w:author="Caio Pizzol" w:date="2026-08-03T22:24:00Z" w16du:dateUtc="2026-08-04T02:24:00Z">
        <w:r>
          <w:delText>dolore sed ipsum incididunt do adipiscing ipsum dolor elit amet incididunt do ipsum et consectetur</w:delText>
        </w:r>
        <w:r w:rsidR="00F70040">
          <w:delText xml:space="preserve">. </w:delText>
        </w:r>
        <w:r>
          <w:delText>dolore adipiscing ut et sed do sed labore sed elit ipsum magna amet incididunt do elit ipsum consectetur tempor labore sit do tempor do elit lorem do ipsum aliqua lorem sed</w:delText>
        </w:r>
        <w:r w:rsidR="00F70040">
          <w:delText xml:space="preserve">. </w:delText>
        </w:r>
        <w:r>
          <w:delText>consectetur sed adipiscing sed ipsum magna amet incididunt do do elit lorem amet et sit aliqua incididunt ipsum, consectetur do ipsum dolore elit do consectetur tempor</w:delText>
        </w:r>
        <w:r w:rsidR="00F70040">
          <w:delText xml:space="preserve">. </w:delText>
        </w:r>
        <w:r>
          <w:delText>sit eiusmod magna amet aliqua do magna dolor do ipsum do elit et consectetur.</w:delText>
        </w:r>
      </w:del>
    </w:p>
    <w:p w14:paraId="0997AFD7" w14:textId="77777777" w:rsidR="00540B8E" w:rsidRDefault="005314F1">
      <w:pPr>
        <w:pStyle w:val="TextHeading3"/>
        <w:rPr>
          <w:del w:id="651" w:author="Caio Pizzol" w:date="2026-08-03T22:24:00Z" w16du:dateUtc="2026-08-04T02:24:00Z"/>
          <w:color w:val="000000"/>
        </w:rPr>
      </w:pPr>
      <w:del w:id="652" w:author="Caio Pizzol" w:date="2026-08-03T22:24:00Z" w16du:dateUtc="2026-08-04T02:24:00Z">
        <w:r>
          <w:rPr>
            <w:color w:val="000000"/>
          </w:rPr>
          <w:delText>sed ipsum dolore, et sed sed sed ipsum magna amet ipsum ipsum lorem tempor do elit do consectetur eiusmod</w:delText>
        </w:r>
        <w:r>
          <w:delText> </w:delText>
        </w:r>
        <w:r>
          <w:rPr>
            <w:color w:val="000000"/>
          </w:rPr>
          <w:delText>incididunt sed sed ipsum magna amet ipsum eiusmod dolor’et aliqua tempor do consectetur dolor do consectetur eiusmod.</w:delText>
        </w:r>
      </w:del>
    </w:p>
    <w:p w14:paraId="1B418D6B" w14:textId="77777777" w:rsidR="00540B8E" w:rsidRDefault="005314F1">
      <w:pPr>
        <w:pStyle w:val="TextHeading3"/>
        <w:rPr>
          <w:del w:id="653" w:author="Caio Pizzol" w:date="2026-08-03T22:24:00Z" w16du:dateUtc="2026-08-04T02:24:00Z"/>
        </w:rPr>
      </w:pPr>
      <w:del w:id="654" w:author="Caio Pizzol" w:date="2026-08-03T22:24:00Z" w16du:dateUtc="2026-08-04T02:24:00Z">
        <w:r>
          <w:delText>consectetur</w:delText>
        </w:r>
        <w:r>
          <w:rPr>
            <w:color w:val="000000"/>
          </w:rPr>
          <w:delText xml:space="preserve"> sed adipiscing ipsum sed</w:delText>
        </w:r>
        <w:r>
          <w:delText> </w:delText>
        </w:r>
        <w:r>
          <w:rPr>
            <w:color w:val="000000"/>
          </w:rPr>
          <w:delText>do elit ipsum lorem tempor amet ipsum sit aliqua elit ut lorem incididunt elit elit</w:delText>
        </w:r>
        <w:r>
          <w:delText> </w:delText>
        </w:r>
        <w:r>
          <w:rPr>
            <w:color w:val="000000"/>
          </w:rPr>
          <w:delText>incididunt ipsum do elit eiusmod dolor’et aliqua tempor amet ipsum sit aliqua incididunt ipsum elit consectetur dolor, consectetur do ipsum dolore elit do consectetur tempor</w:delText>
        </w:r>
        <w:r w:rsidR="00F70040">
          <w:rPr>
            <w:color w:val="000000"/>
          </w:rPr>
          <w:delText xml:space="preserve">. </w:delText>
        </w:r>
        <w:r>
          <w:delText>sit eiusmod magna amet aliqua do magna dolor do ipsum do elit et consectetur.</w:delText>
        </w:r>
      </w:del>
    </w:p>
    <w:p w14:paraId="3CDB1232" w14:textId="77777777" w:rsidR="00540B8E" w:rsidRDefault="005314F1">
      <w:pPr>
        <w:pStyle w:val="Heading3"/>
        <w:rPr>
          <w:del w:id="655" w:author="Caio Pizzol" w:date="2026-08-03T22:24:00Z" w16du:dateUtc="2026-08-04T02:24:00Z"/>
        </w:rPr>
      </w:pPr>
      <w:bookmarkStart w:id="656" w:name="16021041744269909110"/>
      <w:bookmarkStart w:id="657" w:name="_Toc496420432"/>
      <w:del w:id="658" w:author="Caio Pizzol" w:date="2026-08-03T22:24:00Z" w16du:dateUtc="2026-08-04T02:24:00Z">
        <w:r>
          <w:delText>incididunt elit amet et</w:delText>
        </w:r>
        <w:bookmarkEnd w:id="656"/>
        <w:bookmarkEnd w:id="657"/>
      </w:del>
    </w:p>
    <w:p w14:paraId="3B55D737" w14:textId="77777777" w:rsidR="00540B8E" w:rsidRDefault="005314F1">
      <w:pPr>
        <w:pStyle w:val="TextHeading3"/>
        <w:rPr>
          <w:del w:id="659" w:author="Caio Pizzol" w:date="2026-08-03T22:24:00Z" w16du:dateUtc="2026-08-04T02:24:00Z"/>
        </w:rPr>
      </w:pPr>
      <w:del w:id="660" w:author="Caio Pizzol" w:date="2026-08-03T22:24:00Z" w16du:dateUtc="2026-08-04T02:24:00Z">
        <w:r>
          <w:delText>dolore magna ipsum amet incididunt do adipiscing incididunt eiusmod et sed’et elit adipiscing labore do ipsum lorem tempor</w:delText>
        </w:r>
        <w:r w:rsidR="00F70040">
          <w:delText xml:space="preserve">. </w:delText>
        </w:r>
        <w:r>
          <w:delText>aliqua elit elit eiusmod ipsum amet incididunt do adipiscing incididunt eiusmod et sed’et elit adipiscing labore do et et aliqua tempor</w:delText>
        </w:r>
        <w:r w:rsidR="00F70040">
          <w:delText xml:space="preserve">. </w:delText>
        </w:r>
        <w:r>
          <w:delText>sit et sed aliqua lorem tempor do labore et ut sed dolor elit adipiscing.</w:delText>
        </w:r>
      </w:del>
    </w:p>
    <w:p w14:paraId="672E24A8" w14:textId="77777777" w:rsidR="00540B8E" w:rsidRDefault="005314F1">
      <w:pPr>
        <w:pStyle w:val="Heading2"/>
        <w:rPr>
          <w:del w:id="661" w:author="Caio Pizzol" w:date="2026-08-03T22:24:00Z" w16du:dateUtc="2026-08-04T02:24:00Z"/>
        </w:rPr>
      </w:pPr>
      <w:bookmarkStart w:id="662" w:name="1881122316143328299"/>
      <w:bookmarkStart w:id="663" w:name="_Toc507273051"/>
      <w:bookmarkStart w:id="664" w:name="_Toc218523783"/>
      <w:del w:id="665" w:author="Caio Pizzol" w:date="2026-08-03T22:24:00Z" w16du:dateUtc="2026-08-04T02:24:00Z">
        <w:r>
          <w:delText>dolor ipsum et</w:delText>
        </w:r>
        <w:bookmarkEnd w:id="662"/>
        <w:bookmarkEnd w:id="663"/>
        <w:bookmarkEnd w:id="664"/>
      </w:del>
    </w:p>
    <w:p w14:paraId="70412C67" w14:textId="77777777" w:rsidR="00540B8E" w:rsidRDefault="005314F1">
      <w:pPr>
        <w:pStyle w:val="TextHeading2"/>
        <w:rPr>
          <w:del w:id="666" w:author="Caio Pizzol" w:date="2026-08-03T22:24:00Z" w16du:dateUtc="2026-08-04T02:24:00Z"/>
        </w:rPr>
      </w:pPr>
      <w:del w:id="667" w:author="Caio Pizzol" w:date="2026-08-03T22:24:00Z" w16du:dateUtc="2026-08-04T02:24:00Z">
        <w:r>
          <w:delText xml:space="preserve">consectetur ut ipsum dolor ipsum incididunt magna consectetur lorem consectetur </w:delText>
        </w:r>
        <w:r>
          <w:fldChar w:fldCharType="begin"/>
        </w:r>
        <w:r>
          <w:delInstrText xml:space="preserve"> REF 5201678956552310085 \r \h \* MERGEFORMAT </w:delInstrText>
        </w:r>
        <w:r>
          <w:fldChar w:fldCharType="separate"/>
        </w:r>
        <w:r w:rsidR="00AC72FF">
          <w:delText>lorem 1.04</w:delText>
        </w:r>
        <w:r>
          <w:fldChar w:fldCharType="end"/>
        </w:r>
        <w:r>
          <w:delText xml:space="preserve"> elit ipsum aliqua, sit sit do dolor et consectetur labore eiusmod </w:delText>
        </w:r>
        <w:r>
          <w:rPr>
            <w:i/>
          </w:rPr>
          <w:delText>dolor ipsum</w:delText>
        </w:r>
        <w:r>
          <w:delTex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delText>
        </w:r>
      </w:del>
    </w:p>
    <w:p w14:paraId="0F51506D" w14:textId="77777777" w:rsidR="00540B8E" w:rsidRDefault="005314F1">
      <w:pPr>
        <w:pStyle w:val="TextHeading2"/>
        <w:rPr>
          <w:del w:id="668" w:author="Caio Pizzol" w:date="2026-08-03T22:24:00Z" w16du:dateUtc="2026-08-04T02:24:00Z"/>
        </w:rPr>
        <w:sectPr w:rsidR="00540B8E">
          <w:footerReference w:type="default" r:id="rId11"/>
          <w:pgSz w:w="12240" w:h="15840"/>
          <w:pgMar w:top="1440" w:right="1800" w:bottom="1440" w:left="1800" w:header="720" w:footer="720" w:gutter="0"/>
          <w:pgNumType w:start="1" w:chapStyle="1"/>
          <w:cols w:space="720"/>
        </w:sectPr>
      </w:pPr>
      <w:del w:id="669" w:author="Caio Pizzol" w:date="2026-08-03T22:24:00Z" w16du:dateUtc="2026-08-04T02:24:00Z">
        <w:r>
          <w:delText>dolor dolor sit consectetur et consectetur aliqua eiusmod dolor ipsum, ipsum adipiscing eiusmod amet elit et consectetur incididunt magna ut elit et et adipiscing lorem, consectetur ut tempor sit magna lorem 301.6109-1(eiusmod)(2).</w:delText>
        </w:r>
      </w:del>
    </w:p>
    <w:p w14:paraId="3D871361" w14:textId="77777777" w:rsidR="00540B8E" w:rsidRDefault="005314F1">
      <w:pPr>
        <w:pStyle w:val="Heading1"/>
        <w:rPr>
          <w:del w:id="670" w:author="Caio Pizzol" w:date="2026-08-03T22:24:00Z" w16du:dateUtc="2026-08-04T02:24:00Z"/>
        </w:rPr>
      </w:pPr>
      <w:del w:id="671" w:author="Caio Pizzol" w:date="2026-08-03T22:24:00Z" w16du:dateUtc="2026-08-04T02:24:00Z">
        <w:r>
          <w:br/>
        </w:r>
        <w:bookmarkStart w:id="672" w:name="9834564168030170974"/>
        <w:bookmarkStart w:id="673" w:name="_Ref521059269"/>
        <w:bookmarkStart w:id="674" w:name="_Toc218523784"/>
        <w:r>
          <w:delText>sit adipiscing</w:delText>
        </w:r>
        <w:bookmarkEnd w:id="672"/>
        <w:bookmarkEnd w:id="673"/>
        <w:bookmarkEnd w:id="674"/>
      </w:del>
    </w:p>
    <w:p w14:paraId="01FF4968" w14:textId="77777777" w:rsidR="00540B8E" w:rsidRDefault="005314F1">
      <w:pPr>
        <w:pStyle w:val="TextHeading2"/>
        <w:rPr>
          <w:del w:id="675" w:author="Caio Pizzol" w:date="2026-08-03T22:24:00Z" w16du:dateUtc="2026-08-04T02:24:00Z"/>
        </w:rPr>
      </w:pPr>
      <w:del w:id="676" w:author="Caio Pizzol" w:date="2026-08-03T22:24:00Z" w16du:dateUtc="2026-08-04T02:24:00Z">
        <w:r>
          <w:delText>dolore labore lorem aliqua incididunt 11, 2017</w:delText>
        </w:r>
        <w:r w:rsidR="00F70040">
          <w:delText xml:space="preserve">. </w:delText>
        </w:r>
        <w:r>
          <w:delText xml:space="preserve">dolor aliqua elit aliqua sed do consectetur ipsum consectetur labore </w:delText>
        </w:r>
        <w:r>
          <w:rPr>
            <w:i/>
          </w:rPr>
          <w:delText>labore</w:delText>
        </w:r>
        <w:r>
          <w:delText xml:space="preserve">, incididunt tempor lorem elit, aliqua. aliqua sed do consectetur ipsum consectetur labore </w:delText>
        </w:r>
        <w:r>
          <w:rPr>
            <w:i/>
          </w:rPr>
          <w:delText>magna</w:delText>
        </w:r>
        <w:r>
          <w:delText>.</w:delText>
        </w:r>
      </w:del>
    </w:p>
    <w:p w14:paraId="39AFD41A" w14:textId="77777777" w:rsidR="00540B8E" w:rsidRDefault="005314F1">
      <w:pPr>
        <w:pStyle w:val="TextHeading2"/>
        <w:rPr>
          <w:del w:id="677" w:author="Caio Pizzol" w:date="2026-08-03T22:24:00Z" w16du:dateUtc="2026-08-04T02:24:00Z"/>
        </w:rPr>
      </w:pPr>
      <w:del w:id="678" w:author="Caio Pizzol" w:date="2026-08-03T22:24:00Z" w16du:dateUtc="2026-08-04T02:24:00Z">
        <w:r>
          <w:delText>dolore labore ipsum amet</w:delText>
        </w:r>
        <w:r w:rsidR="00F70040">
          <w:delText xml:space="preserve">. </w:delText>
        </w:r>
        <w:r>
          <w:delText>do sit:</w:delText>
        </w:r>
      </w:del>
    </w:p>
    <w:p w14:paraId="2968C191" w14:textId="77777777" w:rsidR="00540B8E" w:rsidRDefault="005314F1">
      <w:pPr>
        <w:pStyle w:val="TextHeading3"/>
        <w:rPr>
          <w:del w:id="679" w:author="Caio Pizzol" w:date="2026-08-03T22:24:00Z" w16du:dateUtc="2026-08-04T02:24:00Z"/>
        </w:rPr>
      </w:pPr>
      <w:del w:id="680" w:author="Caio Pizzol" w:date="2026-08-03T22:24:00Z" w16du:dateUtc="2026-08-04T02:24:00Z">
        <w:r>
          <w:delText>et adipiscing aliqua elit, incididunt aliqua ipsum 12, 2021</w:delText>
        </w:r>
        <w:r w:rsidR="006E7E61">
          <w:delText>,</w:delText>
        </w:r>
        <w:r>
          <w:delText xml:space="preserve"> incididunt </w:delText>
        </w:r>
      </w:del>
    </w:p>
    <w:p w14:paraId="32D6932C" w14:textId="77777777" w:rsidR="00540B8E" w:rsidRDefault="005314F1">
      <w:pPr>
        <w:pStyle w:val="TextHeading3"/>
        <w:rPr>
          <w:del w:id="681" w:author="Caio Pizzol" w:date="2026-08-03T22:24:00Z" w16du:dateUtc="2026-08-04T02:24:00Z"/>
        </w:rPr>
      </w:pPr>
      <w:del w:id="682" w:author="Caio Pizzol" w:date="2026-08-03T22:24:00Z" w16du:dateUtc="2026-08-04T02:24:00Z">
        <w:r>
          <w:delText>tempor aliqua dolor, incididunt aliqua magna 24, 1996.</w:delText>
        </w:r>
      </w:del>
    </w:p>
    <w:p w14:paraId="6CD8BB00" w14:textId="77777777" w:rsidR="00540B8E" w:rsidRDefault="005314F1">
      <w:pPr>
        <w:pStyle w:val="TextHeading2"/>
        <w:rPr>
          <w:del w:id="683" w:author="Caio Pizzol" w:date="2026-08-03T22:24:00Z" w16du:dateUtc="2026-08-04T02:24:00Z"/>
        </w:rPr>
      </w:pPr>
      <w:del w:id="684" w:author="Caio Pizzol" w:date="2026-08-03T22:24:00Z" w16du:dateUtc="2026-08-04T02:24:00Z">
        <w:r>
          <w:delText xml:space="preserve">tempor adipiscing consectetur ipsum eiusmod do </w:delText>
        </w:r>
        <w:r>
          <w:rPr>
            <w:i/>
          </w:rPr>
          <w:delText>et amet</w:delText>
        </w:r>
        <w:r>
          <w:delText xml:space="preserve"> sit adipiscing do adipiscing amet, incididunt dolor amet ut incididunt do elit lorem amet dolor elit dolor sed elit.</w:delText>
        </w:r>
      </w:del>
    </w:p>
    <w:p w14:paraId="518ADBCC" w14:textId="77777777" w:rsidR="00540B8E" w:rsidRDefault="005314F1">
      <w:pPr>
        <w:pStyle w:val="TextHeading2"/>
        <w:rPr>
          <w:del w:id="685" w:author="Caio Pizzol" w:date="2026-08-03T22:24:00Z" w16du:dateUtc="2026-08-04T02:24:00Z"/>
        </w:rPr>
      </w:pPr>
      <w:del w:id="686" w:author="Caio Pizzol" w:date="2026-08-03T22:24:00Z" w16du:dateUtc="2026-08-04T02:24:00Z">
        <w:r>
          <w:delText>tempor aliqua dolor aliqua dolor aliqua elit’et lorem incididunt lorem ipsum eiusmod lorem amet lorem elit tempor lorem elit, aliqua</w:delText>
        </w:r>
        <w:r w:rsidR="00F70040">
          <w:delText xml:space="preserve">. </w:delText>
        </w:r>
        <w:r>
          <w:delText>sit amet ipsum ut elit ipsum consectetur, tempor aliqua dolor incididunt magna tempor do magna ipsum lorem elit tempor lorem elit, aliqua. incididunt dolor consectetur adipiscing do et amet.</w:delText>
        </w:r>
      </w:del>
    </w:p>
    <w:p w14:paraId="571EF10F" w14:textId="77777777" w:rsidR="00540B8E" w:rsidRDefault="005314F1">
      <w:pPr>
        <w:pStyle w:val="TextHeading2"/>
        <w:rPr>
          <w:del w:id="687" w:author="Caio Pizzol" w:date="2026-08-03T22:24:00Z" w16du:dateUtc="2026-08-04T02:24:00Z"/>
        </w:rPr>
      </w:pPr>
      <w:del w:id="688" w:author="Caio Pizzol" w:date="2026-08-03T22:24:00Z" w16du:dateUtc="2026-08-04T02:24:00Z">
        <w:r>
          <w:delText>et adipiscing aliqua elit aliqua tempor lorem elit, aliqua.’et lorem incididunt lorem ipsum eiusmod lorem amet lorem elit dolor aliqua elit</w:delText>
        </w:r>
        <w:r w:rsidR="00F70040">
          <w:delText xml:space="preserve">. </w:delText>
        </w:r>
        <w:r>
          <w:delText>sit amet ipsum ut elit ipsum consectetur, et adipiscing aliqua elit incididunt magna tempor do magna ipsum lorem elit dolor aliqua elit incididunt dolor consectetur adipiscing do et amet.</w:delText>
        </w:r>
      </w:del>
    </w:p>
    <w:p w14:paraId="59129F05" w14:textId="77777777" w:rsidR="00540B8E" w:rsidRDefault="005314F1">
      <w:pPr>
        <w:pStyle w:val="TextHeading2"/>
        <w:rPr>
          <w:del w:id="689" w:author="Caio Pizzol" w:date="2026-08-03T22:24:00Z" w16du:dateUtc="2026-08-04T02:24:00Z"/>
        </w:rPr>
        <w:sectPr w:rsidR="00540B8E">
          <w:footerReference w:type="default" r:id="rId12"/>
          <w:pgSz w:w="12240" w:h="15840"/>
          <w:pgMar w:top="1440" w:right="1800" w:bottom="1440" w:left="1800" w:header="720" w:footer="720" w:gutter="0"/>
          <w:pgNumType w:start="1" w:chapStyle="1"/>
          <w:cols w:space="720"/>
        </w:sectPr>
      </w:pPr>
      <w:del w:id="690" w:author="Caio Pizzol" w:date="2026-08-03T22:24:00Z" w16du:dateUtc="2026-08-04T02:24:00Z">
        <w:r>
          <w:delText xml:space="preserve">ipsum do </w:delText>
        </w:r>
        <w:r>
          <w:rPr>
            <w:i/>
          </w:rPr>
          <w:delText>et ut</w:delText>
        </w:r>
        <w:r>
          <w:delText xml:space="preserve"> sit do et amet incididunt incididunt ut, do dolor lorem lorem’et ut.</w:delText>
        </w:r>
      </w:del>
    </w:p>
    <w:p w14:paraId="3A6B631A" w14:textId="77777777" w:rsidR="00540B8E" w:rsidRDefault="005314F1">
      <w:pPr>
        <w:pStyle w:val="Heading1"/>
        <w:rPr>
          <w:del w:id="691" w:author="Caio Pizzol" w:date="2026-08-03T22:24:00Z" w16du:dateUtc="2026-08-04T02:24:00Z"/>
        </w:rPr>
      </w:pPr>
      <w:bookmarkStart w:id="692" w:name="5294527329244959310"/>
      <w:bookmarkStart w:id="693" w:name="_Ref3707009"/>
      <w:bookmarkStart w:id="694" w:name="_Ref38695193"/>
      <w:del w:id="695" w:author="Caio Pizzol" w:date="2026-08-03T22:24:00Z" w16du:dateUtc="2026-08-04T02:24:00Z">
        <w:r>
          <w:br/>
        </w:r>
        <w:bookmarkStart w:id="696" w:name="_Toc218523785"/>
        <w:r>
          <w:delText>sed lorem incididunt ipsum eiusmod tempor</w:delText>
        </w:r>
        <w:bookmarkEnd w:id="692"/>
        <w:bookmarkEnd w:id="693"/>
        <w:bookmarkEnd w:id="694"/>
        <w:bookmarkEnd w:id="696"/>
      </w:del>
    </w:p>
    <w:p w14:paraId="44C59F95" w14:textId="77777777" w:rsidR="00540B8E" w:rsidRDefault="005314F1">
      <w:pPr>
        <w:pStyle w:val="Heading2"/>
        <w:rPr>
          <w:del w:id="697" w:author="Caio Pizzol" w:date="2026-08-03T22:24:00Z" w16du:dateUtc="2026-08-04T02:24:00Z"/>
        </w:rPr>
      </w:pPr>
      <w:bookmarkStart w:id="698" w:name="16396585617824718885"/>
      <w:bookmarkStart w:id="699" w:name="_Ref297127286"/>
      <w:bookmarkStart w:id="700" w:name="_Toc218523786"/>
      <w:del w:id="701" w:author="Caio Pizzol" w:date="2026-08-03T22:24:00Z" w16du:dateUtc="2026-08-04T02:24:00Z">
        <w:r>
          <w:delText>eiusmod elit eiusmod sed</w:delText>
        </w:r>
        <w:bookmarkEnd w:id="698"/>
        <w:bookmarkEnd w:id="699"/>
        <w:bookmarkEnd w:id="700"/>
      </w:del>
    </w:p>
    <w:p w14:paraId="6C87E760" w14:textId="77777777" w:rsidR="00540B8E" w:rsidRDefault="005314F1">
      <w:pPr>
        <w:pStyle w:val="TextHeading2"/>
        <w:rPr>
          <w:del w:id="702" w:author="Caio Pizzol" w:date="2026-08-03T22:24:00Z" w16du:dateUtc="2026-08-04T02:24:00Z"/>
        </w:rPr>
      </w:pPr>
      <w:del w:id="703" w:author="Caio Pizzol" w:date="2026-08-03T22:24:00Z" w16du:dateUtc="2026-08-04T02:24:00Z">
        <w:r>
          <w:delText>adipiscing sed adipiscing magna dolor lorem tempor lorem do ut elit elit</w:delText>
        </w:r>
        <w:r w:rsidR="00F70040">
          <w:delText xml:space="preserve">. </w:delText>
        </w:r>
        <w:r>
          <w:delText>sed sit sit incididunt elit lorem lorem, eiusmod dolor sed sed incididunt tempor lorem do ipsum consectetur’et elit lorem incididunt dolor ipsum ut-elit sed.</w:delText>
        </w:r>
      </w:del>
    </w:p>
    <w:p w14:paraId="34C43C52" w14:textId="77777777" w:rsidR="00540B8E" w:rsidRDefault="005314F1">
      <w:pPr>
        <w:pStyle w:val="Heading2"/>
        <w:rPr>
          <w:del w:id="704" w:author="Caio Pizzol" w:date="2026-08-03T22:24:00Z" w16du:dateUtc="2026-08-04T02:24:00Z"/>
        </w:rPr>
      </w:pPr>
      <w:bookmarkStart w:id="705" w:name="16397065241730428423"/>
      <w:bookmarkStart w:id="706" w:name="_Ref289679039"/>
      <w:bookmarkStart w:id="707" w:name="_Toc218523787"/>
      <w:del w:id="708" w:author="Caio Pizzol" w:date="2026-08-03T22:24:00Z" w16du:dateUtc="2026-08-04T02:24:00Z">
        <w:r>
          <w:delText>sed lorem incididunt adipiscing elit lorem amet ipsum</w:delText>
        </w:r>
        <w:bookmarkEnd w:id="705"/>
        <w:bookmarkEnd w:id="706"/>
        <w:bookmarkEnd w:id="707"/>
      </w:del>
    </w:p>
    <w:p w14:paraId="674AE596" w14:textId="77777777" w:rsidR="00540B8E" w:rsidRDefault="005314F1">
      <w:pPr>
        <w:pStyle w:val="TextHeading2"/>
        <w:rPr>
          <w:del w:id="709" w:author="Caio Pizzol" w:date="2026-08-03T22:24:00Z" w16du:dateUtc="2026-08-04T02:24:00Z"/>
        </w:rPr>
      </w:pPr>
      <w:del w:id="710" w:author="Caio Pizzol" w:date="2026-08-03T22:24:00Z" w16du:dateUtc="2026-08-04T02:24:00Z">
        <w:r>
          <w:delText>sit sit sit incididunt et, ipsum lorem elit ipsum aliqua incididunt eiusmod elit et adipiscing.</w:delText>
        </w:r>
      </w:del>
    </w:p>
    <w:p w14:paraId="3F56967D" w14:textId="77777777" w:rsidR="00540B8E" w:rsidRDefault="005314F1">
      <w:pPr>
        <w:pStyle w:val="Heading3"/>
        <w:rPr>
          <w:del w:id="711" w:author="Caio Pizzol" w:date="2026-08-03T22:24:00Z" w16du:dateUtc="2026-08-04T02:24:00Z"/>
        </w:rPr>
      </w:pPr>
      <w:bookmarkStart w:id="712" w:name="16397544865636137961"/>
      <w:del w:id="713" w:author="Caio Pizzol" w:date="2026-08-03T22:24:00Z" w16du:dateUtc="2026-08-04T02:24:00Z">
        <w:r>
          <w:delText>sed incididunt aliqua dolor adipiscing elit lorem</w:delText>
        </w:r>
        <w:bookmarkEnd w:id="712"/>
      </w:del>
    </w:p>
    <w:p w14:paraId="77D821EF" w14:textId="77777777" w:rsidR="00540B8E" w:rsidRDefault="005314F1">
      <w:pPr>
        <w:pStyle w:val="TextHeading3"/>
        <w:rPr>
          <w:del w:id="714" w:author="Caio Pizzol" w:date="2026-08-03T22:24:00Z" w16du:dateUtc="2026-08-04T02:24:00Z"/>
        </w:rPr>
      </w:pPr>
      <w:del w:id="715" w:author="Caio Pizzol" w:date="2026-08-03T22:24:00Z" w16du:dateUtc="2026-08-04T02:24:00Z">
        <w:r>
          <w:delText>consectetur adipiscing ut, sit adipiscing adipiscing dolor sed do dolor sed, tempor lorem consectetur ut</w:delText>
        </w:r>
        <w:r w:rsidR="00F70040">
          <w:delText xml:space="preserve">. </w:delText>
        </w:r>
        <w:r>
          <w:delText>sed eiusmod sed aliqua dolore, adipiscing, lorem do dolore do eiusmod amet dolor ut, ut lorem incididunt elit elit adipiscing eiusmod labore sed, sit adipiscing tempor eiusmod sed do eiusmod tempor ut lorem incididunt elit elit, lorem sit adipiscing tempor eiusmod lorem sed.</w:delText>
        </w:r>
      </w:del>
    </w:p>
    <w:p w14:paraId="399AB693" w14:textId="77777777" w:rsidR="00540B8E" w:rsidRDefault="005314F1">
      <w:pPr>
        <w:pStyle w:val="Heading3"/>
        <w:rPr>
          <w:del w:id="716" w:author="Caio Pizzol" w:date="2026-08-03T22:24:00Z" w16du:dateUtc="2026-08-04T02:24:00Z"/>
        </w:rPr>
      </w:pPr>
      <w:bookmarkStart w:id="717" w:name="17142647934644479981"/>
      <w:del w:id="718" w:author="Caio Pizzol" w:date="2026-08-03T22:24:00Z" w16du:dateUtc="2026-08-04T02:24:00Z">
        <w:r>
          <w:delText>sed incididunt aliqua dolor aliqua elit lorem</w:delText>
        </w:r>
        <w:bookmarkEnd w:id="717"/>
      </w:del>
    </w:p>
    <w:p w14:paraId="7F5AFCB1" w14:textId="77777777" w:rsidR="00540B8E" w:rsidRDefault="005314F1">
      <w:pPr>
        <w:pStyle w:val="TextHeading3"/>
        <w:rPr>
          <w:del w:id="719" w:author="Caio Pizzol" w:date="2026-08-03T22:24:00Z" w16du:dateUtc="2026-08-04T02:24:00Z"/>
        </w:rPr>
      </w:pPr>
      <w:del w:id="720" w:author="Caio Pizzol" w:date="2026-08-03T22:24:00Z" w16du:dateUtc="2026-08-04T02:24:00Z">
        <w:r>
          <w:delText>sed tempor elit elit aliqua elit, ipsum dolore-elit dolor adipiscing adipiscing dolor sed do dolor sed, tempor lorem consectetur ut</w:delText>
        </w:r>
        <w:r w:rsidR="00F70040">
          <w:delText xml:space="preserve">. </w:delText>
        </w:r>
        <w:r>
          <w:delText>sed eiusmod sed aliqua dolore, adipiscing, lorem do dolore do eiusmod amet dolor ut, ipsum dolore-elit dolor adipiscing eiusmod labore dolor sed, tempor eiusmod sed do eiusmod tempor ipsum dolore-elit dolor, lorem tempor eiusmod lorem sed.</w:delText>
        </w:r>
      </w:del>
    </w:p>
    <w:p w14:paraId="609D0397" w14:textId="77777777" w:rsidR="00540B8E" w:rsidRDefault="005314F1">
      <w:pPr>
        <w:pStyle w:val="Heading3"/>
        <w:rPr>
          <w:del w:id="721" w:author="Caio Pizzol" w:date="2026-08-03T22:24:00Z" w16du:dateUtc="2026-08-04T02:24:00Z"/>
        </w:rPr>
      </w:pPr>
      <w:bookmarkStart w:id="722" w:name="9947893381725646467"/>
      <w:del w:id="723" w:author="Caio Pizzol" w:date="2026-08-03T22:24:00Z" w16du:dateUtc="2026-08-04T02:24:00Z">
        <w:r>
          <w:delText>labore sed ipsum incididunt elit eiusmod dolor</w:delText>
        </w:r>
        <w:bookmarkEnd w:id="722"/>
      </w:del>
    </w:p>
    <w:p w14:paraId="029FAA46" w14:textId="77777777" w:rsidR="00540B8E" w:rsidRDefault="005314F1">
      <w:pPr>
        <w:pStyle w:val="TextHeading3"/>
        <w:rPr>
          <w:del w:id="724" w:author="Caio Pizzol" w:date="2026-08-03T22:24:00Z" w16du:dateUtc="2026-08-04T02:24:00Z"/>
        </w:rPr>
      </w:pPr>
      <w:del w:id="725" w:author="Caio Pizzol" w:date="2026-08-03T22:24:00Z" w16du:dateUtc="2026-08-04T02:24:00Z">
        <w:r>
          <w:delText>dolor ipsum tempor elit eiusmod dolor, ipsum ipsum dolor adipiscing eiusmod labore dolor sed.</w:delText>
        </w:r>
      </w:del>
    </w:p>
    <w:p w14:paraId="425400EB" w14:textId="77777777" w:rsidR="00540B8E" w:rsidRDefault="005314F1">
      <w:pPr>
        <w:pStyle w:val="TextHeading3"/>
        <w:keepNext/>
        <w:rPr>
          <w:del w:id="726" w:author="Caio Pizzol" w:date="2026-08-03T22:24:00Z" w16du:dateUtc="2026-08-04T02:24:00Z"/>
        </w:rPr>
      </w:pPr>
      <w:del w:id="727" w:author="Caio Pizzol" w:date="2026-08-03T22:24:00Z" w16du:dateUtc="2026-08-04T02:24:00Z">
        <w:r>
          <w:delText>sed ipsum ipsum dolor aliqua sit lorem magna do eiusmod amet dolor ut, ut sit lorem ipsum labore do eiusmod labore lorem sed consectetur ipsum lorem:</w:delText>
        </w:r>
      </w:del>
    </w:p>
    <w:p w14:paraId="2BB407C6" w14:textId="77777777" w:rsidR="00540B8E" w:rsidRPr="00967AE9" w:rsidRDefault="005314F1">
      <w:pPr>
        <w:pStyle w:val="TextHeading4"/>
        <w:rPr>
          <w:del w:id="728" w:author="Caio Pizzol" w:date="2026-08-03T22:24:00Z" w16du:dateUtc="2026-08-04T02:24:00Z"/>
          <w:b/>
          <w:bCs/>
        </w:rPr>
      </w:pPr>
      <w:del w:id="729" w:author="Caio Pizzol" w:date="2026-08-03T22:24:00Z" w16du:dateUtc="2026-08-04T02:24:00Z">
        <w:r w:rsidRPr="00967AE9">
          <w:rPr>
            <w:b/>
            <w:bCs/>
          </w:rPr>
          <w:delText>eiusmod consectetur aliqua;</w:delText>
        </w:r>
      </w:del>
    </w:p>
    <w:p w14:paraId="349AFD97" w14:textId="77777777" w:rsidR="00540B8E" w:rsidRPr="00967AE9" w:rsidRDefault="005314F1">
      <w:pPr>
        <w:pStyle w:val="TextHeading4"/>
        <w:rPr>
          <w:del w:id="730" w:author="Caio Pizzol" w:date="2026-08-03T22:24:00Z" w16du:dateUtc="2026-08-04T02:24:00Z"/>
          <w:b/>
          <w:bCs/>
        </w:rPr>
      </w:pPr>
      <w:del w:id="731" w:author="Caio Pizzol" w:date="2026-08-03T22:24:00Z" w16du:dateUtc="2026-08-04T02:24:00Z">
        <w:r w:rsidRPr="00967AE9">
          <w:rPr>
            <w:b/>
            <w:bCs/>
          </w:rPr>
          <w:delText xml:space="preserve">magna elit; </w:delText>
        </w:r>
        <w:r w:rsidR="00890B34" w:rsidRPr="00967AE9">
          <w:rPr>
            <w:b/>
            <w:bCs/>
          </w:rPr>
          <w:delText xml:space="preserve">incididunt </w:delText>
        </w:r>
        <w:r w:rsidRPr="00967AE9">
          <w:rPr>
            <w:b/>
            <w:bCs/>
          </w:rPr>
          <w:delText xml:space="preserve">ut </w:delText>
        </w:r>
      </w:del>
    </w:p>
    <w:p w14:paraId="38FF4859" w14:textId="77777777" w:rsidR="00540B8E" w:rsidRPr="00967AE9" w:rsidRDefault="005314F1">
      <w:pPr>
        <w:pStyle w:val="TextHeading4"/>
        <w:rPr>
          <w:del w:id="732" w:author="Caio Pizzol" w:date="2026-08-03T22:24:00Z" w16du:dateUtc="2026-08-04T02:24:00Z"/>
          <w:b/>
          <w:bCs/>
        </w:rPr>
      </w:pPr>
      <w:del w:id="733" w:author="Caio Pizzol" w:date="2026-08-03T22:24:00Z" w16du:dateUtc="2026-08-04T02:24:00Z">
        <w:r w:rsidRPr="00967AE9">
          <w:rPr>
            <w:b/>
            <w:bCs/>
          </w:rPr>
          <w:delText>tempor aliqua dolor.</w:delText>
        </w:r>
      </w:del>
    </w:p>
    <w:p w14:paraId="3487448A" w14:textId="77777777" w:rsidR="00540B8E" w:rsidRDefault="005314F1">
      <w:pPr>
        <w:pStyle w:val="Heading3"/>
        <w:rPr>
          <w:del w:id="734" w:author="Caio Pizzol" w:date="2026-08-03T22:24:00Z" w16du:dateUtc="2026-08-04T02:24:00Z"/>
        </w:rPr>
      </w:pPr>
      <w:bookmarkStart w:id="735" w:name="16398024489541847499"/>
      <w:del w:id="736" w:author="Caio Pizzol" w:date="2026-08-03T22:24:00Z" w16du:dateUtc="2026-08-04T02:24:00Z">
        <w:r>
          <w:delText>sed elit sed ipsum incididunt elit adipiscing elit lorem </w:delText>
        </w:r>
        <w:bookmarkEnd w:id="735"/>
      </w:del>
    </w:p>
    <w:p w14:paraId="445D438A" w14:textId="77777777" w:rsidR="00540B8E" w:rsidRDefault="005314F1">
      <w:pPr>
        <w:pStyle w:val="TextHeading3"/>
        <w:rPr>
          <w:del w:id="737" w:author="Caio Pizzol" w:date="2026-08-03T22:24:00Z" w16du:dateUtc="2026-08-04T02:24:00Z"/>
        </w:rPr>
      </w:pPr>
      <w:del w:id="738" w:author="Caio Pizzol" w:date="2026-08-03T22:24:00Z" w16du:dateUtc="2026-08-04T02:24:00Z">
        <w:r>
          <w:delText>dolor dolor sed incididunt elit elit sit elit, eiusmod sed adipiscing magna dolore amet amet ut; sit consectetur consectetur amet dolore eiusmod adipiscing elit eiusmod adipiscing incididunt elit ut ipsum ipsum adipiscing amet ipsum sed aliqua do magna magna.</w:delText>
        </w:r>
      </w:del>
    </w:p>
    <w:p w14:paraId="48F4E411" w14:textId="77777777" w:rsidR="00540B8E" w:rsidRDefault="005314F1">
      <w:pPr>
        <w:pStyle w:val="TextHeading3"/>
        <w:rPr>
          <w:del w:id="739" w:author="Caio Pizzol" w:date="2026-08-03T22:24:00Z" w16du:dateUtc="2026-08-04T02:24:00Z"/>
        </w:rPr>
      </w:pPr>
      <w:del w:id="740" w:author="Caio Pizzol" w:date="2026-08-03T22:24:00Z" w16du:dateUtc="2026-08-04T02:24: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75DE3F55" w14:textId="77777777" w:rsidR="00540B8E" w:rsidRDefault="005314F1">
      <w:pPr>
        <w:pStyle w:val="Heading3"/>
        <w:rPr>
          <w:del w:id="741" w:author="Caio Pizzol" w:date="2026-08-03T22:24:00Z" w16du:dateUtc="2026-08-04T02:24:00Z"/>
        </w:rPr>
      </w:pPr>
      <w:bookmarkStart w:id="742" w:name="16398504113447557037"/>
      <w:del w:id="743" w:author="Caio Pizzol" w:date="2026-08-03T22:24:00Z" w16du:dateUtc="2026-08-04T02:24:00Z">
        <w:r>
          <w:delText>do elit sed</w:delText>
        </w:r>
        <w:bookmarkEnd w:id="742"/>
      </w:del>
    </w:p>
    <w:p w14:paraId="6A3093F1" w14:textId="77777777" w:rsidR="00540B8E" w:rsidRDefault="005314F1">
      <w:pPr>
        <w:pStyle w:val="TextHeading3"/>
        <w:rPr>
          <w:del w:id="744" w:author="Caio Pizzol" w:date="2026-08-03T22:24:00Z" w16du:dateUtc="2026-08-04T02:24:00Z"/>
        </w:rPr>
      </w:pPr>
      <w:del w:id="745" w:author="Caio Pizzol" w:date="2026-08-03T22:24:00Z" w16du:dateUtc="2026-08-04T02:24:00Z">
        <w:r>
          <w:delText>sed ipsum amet elit sed elit eiusmod consectetur do et ipsum sed aliqua adipiscing incididunt ipsum eiusmod sed aliqua sit incididunt labore do adipiscing ipsum dolor sed consectetur tempor elit elit aliqua elit, ipsum ipsum dolor adipiscing tempor eiusmod lorem sed.</w:delText>
        </w:r>
      </w:del>
    </w:p>
    <w:p w14:paraId="64A86C53" w14:textId="77777777" w:rsidR="00540B8E" w:rsidRDefault="005314F1">
      <w:pPr>
        <w:pStyle w:val="TextHeading3"/>
        <w:rPr>
          <w:del w:id="746" w:author="Caio Pizzol" w:date="2026-08-03T22:24:00Z" w16du:dateUtc="2026-08-04T02:24:00Z"/>
        </w:rPr>
      </w:pPr>
      <w:del w:id="747" w:author="Caio Pizzol" w:date="2026-08-03T22:24:00Z" w16du:dateUtc="2026-08-04T02:24:00Z">
        <w:r>
          <w:delText>sed ipsum ipsum dolor aliqua sit lorem magna do tempor eiusmod lorem sed, et ipsum eiusmod adipiscing tempor sit lorem lorem eiusmod do consectetur do eiusmod labore lorem sed.</w:delText>
        </w:r>
      </w:del>
    </w:p>
    <w:p w14:paraId="2C509BF2" w14:textId="77777777" w:rsidR="00540B8E" w:rsidRDefault="005314F1">
      <w:pPr>
        <w:pStyle w:val="TextHeading3"/>
        <w:rPr>
          <w:del w:id="748" w:author="Caio Pizzol" w:date="2026-08-03T22:24:00Z" w16du:dateUtc="2026-08-04T02:24:00Z"/>
        </w:rPr>
      </w:pPr>
      <w:del w:id="749" w:author="Caio Pizzol" w:date="2026-08-03T22:24:00Z" w16du:dateUtc="2026-08-04T02:24:00Z">
        <w:r>
          <w:delText>eiusmod dolor ut elit ut elit elit adipiscing dolore eiusmod adipiscing elit eiusmod adipiscing do tempor eiusmod lorem sed do amet dolor ipsum ut eiusmod ipsum 30 tempor</w:delText>
        </w:r>
        <w:r w:rsidR="00F70040">
          <w:delText xml:space="preserve">. </w:delText>
        </w:r>
        <w:r>
          <w:delText>eiusmod eiusmod adipiscing elit adipiscing sed ipsum consectetur amet do ipsum magna ipsum do adipiscing ipsum amet</w:delText>
        </w:r>
        <w:r w:rsidR="00F70040">
          <w:delText xml:space="preserve">. </w:delText>
        </w:r>
        <w:r>
          <w:delText>eiusmod consectetur aliqua lorem consectetur do ipsum adipiscing’et labore adipiscing</w:delText>
        </w:r>
        <w:r w:rsidR="00F70040">
          <w:delText xml:space="preserve">. </w:delText>
        </w:r>
      </w:del>
    </w:p>
    <w:p w14:paraId="2B7B6D0E" w14:textId="77777777" w:rsidR="00540B8E" w:rsidRDefault="005314F1">
      <w:pPr>
        <w:pStyle w:val="TextHeading2"/>
        <w:rPr>
          <w:del w:id="750" w:author="Caio Pizzol" w:date="2026-08-03T22:24:00Z" w16du:dateUtc="2026-08-04T02:24:00Z"/>
        </w:rPr>
      </w:pPr>
      <w:del w:id="751" w:author="Caio Pizzol" w:date="2026-08-03T22:24:00Z" w16du:dateUtc="2026-08-04T02:24:00Z">
        <w:r>
          <w:delText>tempor ipsum, lorem, incididunt eiusmod amet magna dolor elit tempor sed.</w:delText>
        </w:r>
      </w:del>
    </w:p>
    <w:p w14:paraId="39137945" w14:textId="77777777" w:rsidR="00540B8E" w:rsidRDefault="005314F1">
      <w:pPr>
        <w:pStyle w:val="Heading2"/>
        <w:rPr>
          <w:del w:id="752" w:author="Caio Pizzol" w:date="2026-08-03T22:24:00Z" w16du:dateUtc="2026-08-04T02:24:00Z"/>
        </w:rPr>
      </w:pPr>
      <w:bookmarkStart w:id="753" w:name="15324640722498478163"/>
      <w:bookmarkStart w:id="754" w:name="_Ref289679053"/>
      <w:bookmarkStart w:id="755" w:name="_Toc218523788"/>
      <w:del w:id="756" w:author="Caio Pizzol" w:date="2026-08-03T22:24:00Z" w16du:dateUtc="2026-08-04T02:24:00Z">
        <w:r>
          <w:delText>sed lorem lorem ipsum magna elit dolore lorem adipiscing elit lorem</w:delText>
        </w:r>
        <w:bookmarkEnd w:id="753"/>
        <w:bookmarkEnd w:id="754"/>
        <w:bookmarkEnd w:id="755"/>
      </w:del>
    </w:p>
    <w:p w14:paraId="3B2014F9" w14:textId="77777777" w:rsidR="00540B8E" w:rsidRDefault="005314F1">
      <w:pPr>
        <w:pStyle w:val="TextHeading2"/>
        <w:rPr>
          <w:del w:id="757" w:author="Caio Pizzol" w:date="2026-08-03T22:24:00Z" w16du:dateUtc="2026-08-04T02:24:00Z"/>
        </w:rPr>
      </w:pPr>
      <w:del w:id="758" w:author="Caio Pizzol" w:date="2026-08-03T22:24:00Z" w16du:dateUtc="2026-08-04T02:24:00Z">
        <w:r>
          <w:delText>do ipsum ipsum elit ut lorem incididunt elit elit, ipsum lorem elit ipsum aliqua incididunt eiusmod elit et adipiscing.</w:delText>
        </w:r>
      </w:del>
    </w:p>
    <w:p w14:paraId="58D1642E" w14:textId="77777777" w:rsidR="00540B8E" w:rsidRDefault="005314F1">
      <w:pPr>
        <w:pStyle w:val="Heading3"/>
        <w:rPr>
          <w:del w:id="759" w:author="Caio Pizzol" w:date="2026-08-03T22:24:00Z" w16du:dateUtc="2026-08-04T02:24:00Z"/>
        </w:rPr>
      </w:pPr>
      <w:bookmarkStart w:id="760" w:name="11934607328833369748"/>
      <w:del w:id="761" w:author="Caio Pizzol" w:date="2026-08-03T22:24:00Z" w16du:dateUtc="2026-08-04T02:24:00Z">
        <w:r>
          <w:delText>lorem ipsum magna elit eiusmod dolor</w:delText>
        </w:r>
        <w:bookmarkEnd w:id="760"/>
      </w:del>
    </w:p>
    <w:p w14:paraId="73FD1CBD" w14:textId="77777777" w:rsidR="00540B8E" w:rsidRDefault="005314F1">
      <w:pPr>
        <w:pStyle w:val="TextHeading3"/>
        <w:rPr>
          <w:del w:id="762" w:author="Caio Pizzol" w:date="2026-08-03T22:24:00Z" w16du:dateUtc="2026-08-04T02:24:00Z"/>
        </w:rPr>
      </w:pPr>
      <w:del w:id="763" w:author="Caio Pizzol" w:date="2026-08-03T22:24:00Z" w16du:dateUtc="2026-08-04T02:24:00Z">
        <w:r>
          <w:delText>lorem ipsum ipsum elit eiusmod dolor, ipsum ipsum dolor adipiscing eiusmod labore dolor sed elit do dolore do et ipsum sed.</w:delText>
        </w:r>
      </w:del>
    </w:p>
    <w:p w14:paraId="50446B4E" w14:textId="77777777" w:rsidR="00540B8E" w:rsidRDefault="005314F1">
      <w:pPr>
        <w:pStyle w:val="TextHeading3"/>
        <w:keepNext/>
        <w:rPr>
          <w:del w:id="764" w:author="Caio Pizzol" w:date="2026-08-03T22:24:00Z" w16du:dateUtc="2026-08-04T02:24:00Z"/>
        </w:rPr>
      </w:pPr>
      <w:del w:id="765" w:author="Caio Pizzol" w:date="2026-08-03T22:24:00Z" w16du:dateUtc="2026-08-04T02:24:00Z">
        <w:r>
          <w:delText>sed ipsum ipsum dolor aliqua sit lorem magna do eiusmod amet dolor ut, sit lorem ipsum labore do eiusmod labore lorem sed consectetur ipsum lorem:</w:delText>
        </w:r>
      </w:del>
    </w:p>
    <w:p w14:paraId="6BD577B5" w14:textId="77777777" w:rsidR="00540B8E" w:rsidRPr="00967AE9" w:rsidRDefault="005314F1">
      <w:pPr>
        <w:pStyle w:val="TextHeading4"/>
        <w:rPr>
          <w:del w:id="766" w:author="Caio Pizzol" w:date="2026-08-03T22:24:00Z" w16du:dateUtc="2026-08-04T02:24:00Z"/>
          <w:b/>
          <w:bCs/>
        </w:rPr>
      </w:pPr>
      <w:del w:id="767" w:author="Caio Pizzol" w:date="2026-08-03T22:24:00Z" w16du:dateUtc="2026-08-04T02:24:00Z">
        <w:r w:rsidRPr="00967AE9">
          <w:rPr>
            <w:b/>
            <w:bCs/>
          </w:rPr>
          <w:delText xml:space="preserve">eiusmod consectetur aliqua; </w:delText>
        </w:r>
      </w:del>
    </w:p>
    <w:p w14:paraId="775E5BED" w14:textId="77777777" w:rsidR="00540B8E" w:rsidRPr="00967AE9" w:rsidRDefault="005314F1">
      <w:pPr>
        <w:pStyle w:val="TextHeading4"/>
        <w:rPr>
          <w:del w:id="768" w:author="Caio Pizzol" w:date="2026-08-03T22:24:00Z" w16du:dateUtc="2026-08-04T02:24:00Z"/>
          <w:b/>
          <w:bCs/>
        </w:rPr>
      </w:pPr>
      <w:del w:id="769" w:author="Caio Pizzol" w:date="2026-08-03T22:24:00Z" w16du:dateUtc="2026-08-04T02:24:00Z">
        <w:r w:rsidRPr="00967AE9">
          <w:rPr>
            <w:b/>
            <w:bCs/>
          </w:rPr>
          <w:delText>magna elit;</w:delText>
        </w:r>
        <w:r w:rsidR="00967AE9" w:rsidRPr="00967AE9">
          <w:rPr>
            <w:b/>
            <w:bCs/>
          </w:rPr>
          <w:delText xml:space="preserve"> incididunt</w:delText>
        </w:r>
        <w:r w:rsidRPr="00967AE9">
          <w:rPr>
            <w:b/>
            <w:bCs/>
          </w:rPr>
          <w:delText xml:space="preserve"> ut </w:delText>
        </w:r>
      </w:del>
    </w:p>
    <w:p w14:paraId="79F998FE" w14:textId="77777777" w:rsidR="00540B8E" w:rsidRPr="00967AE9" w:rsidRDefault="005314F1">
      <w:pPr>
        <w:pStyle w:val="TextHeading4"/>
        <w:rPr>
          <w:del w:id="770" w:author="Caio Pizzol" w:date="2026-08-03T22:24:00Z" w16du:dateUtc="2026-08-04T02:24:00Z"/>
          <w:b/>
          <w:bCs/>
        </w:rPr>
      </w:pPr>
      <w:del w:id="771" w:author="Caio Pizzol" w:date="2026-08-03T22:24:00Z" w16du:dateUtc="2026-08-04T02:24:00Z">
        <w:r w:rsidRPr="00967AE9">
          <w:rPr>
            <w:b/>
            <w:bCs/>
          </w:rPr>
          <w:delText>tempor aliqua dolor.</w:delText>
        </w:r>
      </w:del>
    </w:p>
    <w:p w14:paraId="776F38E3" w14:textId="77777777" w:rsidR="00540B8E" w:rsidRDefault="005314F1">
      <w:pPr>
        <w:pStyle w:val="Heading3"/>
        <w:rPr>
          <w:del w:id="772" w:author="Caio Pizzol" w:date="2026-08-03T22:24:00Z" w16du:dateUtc="2026-08-04T02:24:00Z"/>
        </w:rPr>
      </w:pPr>
      <w:bookmarkStart w:id="773" w:name="3596703405531650454"/>
      <w:del w:id="774" w:author="Caio Pizzol" w:date="2026-08-03T22:24:00Z" w16du:dateUtc="2026-08-04T02:24:00Z">
        <w:r>
          <w:delText>ipsum elit labore adipiscing dolor ipsum incididunt dolor</w:delText>
        </w:r>
        <w:bookmarkEnd w:id="773"/>
      </w:del>
    </w:p>
    <w:p w14:paraId="00E65CF9" w14:textId="77777777" w:rsidR="004407C2" w:rsidRDefault="005314F1">
      <w:pPr>
        <w:pStyle w:val="TextHeading3"/>
        <w:rPr>
          <w:del w:id="775" w:author="Caio Pizzol" w:date="2026-08-03T22:24:00Z" w16du:dateUtc="2026-08-04T02:24:00Z"/>
        </w:rPr>
      </w:pPr>
      <w:del w:id="776" w:author="Caio Pizzol" w:date="2026-08-03T22:24:00Z" w16du:dateUtc="2026-08-04T02:24:00Z">
        <w:r>
          <w:delText>do ipsum ipsum elit tempor elit elit, ipsum sed dolor adipiscing tempor ipsum sit lorem lorem adipiscing amet dolor consectetur do et ipsum sed</w:delText>
        </w:r>
        <w:r w:rsidR="00F70040">
          <w:delText xml:space="preserve">. </w:delText>
        </w:r>
        <w:r>
          <w:delText>eiusmod sed dolor adipiscing dolore lorem ut ipsum amet</w:delText>
        </w:r>
        <w:r w:rsidR="00F70040">
          <w:delText xml:space="preserve">. </w:delText>
        </w:r>
        <w:r>
          <w:delTex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delText>
        </w:r>
      </w:del>
    </w:p>
    <w:p w14:paraId="20895D5A" w14:textId="77777777" w:rsidR="00540B8E" w:rsidRPr="004407C2" w:rsidRDefault="004407C2" w:rsidP="004407C2">
      <w:pPr>
        <w:spacing w:after="200" w:line="276" w:lineRule="auto"/>
        <w:rPr>
          <w:del w:id="777" w:author="Caio Pizzol" w:date="2026-08-03T22:24:00Z" w16du:dateUtc="2026-08-04T02:24:00Z"/>
          <w:szCs w:val="20"/>
        </w:rPr>
      </w:pPr>
      <w:del w:id="778" w:author="Caio Pizzol" w:date="2026-08-03T22:24:00Z" w16du:dateUtc="2026-08-04T02:24:00Z">
        <w:r>
          <w:br w:type="page"/>
        </w:r>
      </w:del>
    </w:p>
    <w:p w14:paraId="50CF1592" w14:textId="77777777" w:rsidR="00540B8E" w:rsidRDefault="005314F1">
      <w:pPr>
        <w:pStyle w:val="Heading3"/>
        <w:rPr>
          <w:del w:id="779" w:author="Caio Pizzol" w:date="2026-08-03T22:24:00Z" w16du:dateUtc="2026-08-04T02:24:00Z"/>
        </w:rPr>
      </w:pPr>
      <w:bookmarkStart w:id="780" w:name="15325120346404187701"/>
      <w:del w:id="781" w:author="Caio Pizzol" w:date="2026-08-03T22:24:00Z" w16du:dateUtc="2026-08-04T02:24:00Z">
        <w:r>
          <w:delText>sed elit eiusmod sed</w:delText>
        </w:r>
        <w:bookmarkEnd w:id="780"/>
      </w:del>
    </w:p>
    <w:p w14:paraId="337B5925" w14:textId="77777777" w:rsidR="00540B8E" w:rsidRDefault="005314F1">
      <w:pPr>
        <w:pStyle w:val="TextHeading3"/>
        <w:rPr>
          <w:del w:id="782" w:author="Caio Pizzol" w:date="2026-08-03T22:24:00Z" w16du:dateUtc="2026-08-04T02:24:00Z"/>
        </w:rPr>
      </w:pPr>
      <w:del w:id="783" w:author="Caio Pizzol" w:date="2026-08-03T22:24:00Z" w16du:dateUtc="2026-08-04T02:24:00Z">
        <w:r>
          <w:delText>do ipsum ipsum elit tempor elit elit, ipsum sed dolor adipiscing adipiscing dolor sed, tempor lorem consectetur ut</w:delText>
        </w:r>
        <w:r w:rsidR="00F70040">
          <w:delText xml:space="preserve">. </w:delText>
        </w:r>
        <w:r>
          <w:delText>sed ipsum sed dolor aliqua elit, eiusmod sed adipiscing magna dolore amet amet ut, incididunt amet do eiusmod adipiscing elit eiusmod adipiscing aliqua ipsum aliqua incididunt ipsum dolore elit sit consectetur consectetur.</w:delText>
        </w:r>
      </w:del>
    </w:p>
    <w:p w14:paraId="1E17AD2C" w14:textId="77777777" w:rsidR="00540B8E" w:rsidRDefault="005314F1">
      <w:pPr>
        <w:pStyle w:val="TextHeading3"/>
        <w:rPr>
          <w:del w:id="784" w:author="Caio Pizzol" w:date="2026-08-03T22:24:00Z" w16du:dateUtc="2026-08-04T02:24:00Z"/>
        </w:rPr>
      </w:pPr>
      <w:del w:id="785" w:author="Caio Pizzol" w:date="2026-08-03T22:24:00Z" w16du:dateUtc="2026-08-04T02:24:00Z">
        <w:r>
          <w:delText>adipiscing sed adipiscing magna dolore dolor ipsum sed dolor amet do ipsum sed dolor eiusmod sit lorem lorem do consectetur dolor ipsum magna aliqua dolor incididunt ipsum consectetur sed tempor dolore labore sed</w:delText>
        </w:r>
        <w:r w:rsidR="00F70040">
          <w:delText xml:space="preserve">. </w:delText>
        </w:r>
        <w:r>
          <w:delText>eiusmod sed consectetur do eiusmod labore lorem sed adipiscing lorem magna do lorem ipsum do ipsum sed dolor eiusmod ipsum aliqua elit labore ipsum ut lorem 672(elit).</w:delText>
        </w:r>
      </w:del>
    </w:p>
    <w:p w14:paraId="0D5B2477" w14:textId="77777777" w:rsidR="00540B8E" w:rsidRDefault="005314F1">
      <w:pPr>
        <w:pStyle w:val="TextHeading3"/>
        <w:rPr>
          <w:del w:id="786" w:author="Caio Pizzol" w:date="2026-08-03T22:24:00Z" w16du:dateUtc="2026-08-04T02:24:00Z"/>
        </w:rPr>
      </w:pPr>
      <w:del w:id="787" w:author="Caio Pizzol" w:date="2026-08-03T22:24:00Z" w16du:dateUtc="2026-08-04T02:24:00Z">
        <w:r>
          <w:delText>do ipsum ipsum elit incididunt elit elit, dolor adipiscing adipiscing adipiscing eiusmod sed amet amet ut, incididunt tempor ut ipsum eiusmod adipiscing elit eiusmod adipiscing</w:delText>
        </w:r>
        <w:r w:rsidR="00F70040">
          <w:delText xml:space="preserve">. </w:delText>
        </w:r>
        <w:r>
          <w:delText>eiusmod dolore adipiscing consectetur ipsum consectetur do ipsum adipiscing elit ipsum adipiscing amet do ipsum magna ipsum do adipiscing ipsum amet.</w:delText>
        </w:r>
      </w:del>
    </w:p>
    <w:p w14:paraId="7C929489" w14:textId="77777777" w:rsidR="00540B8E" w:rsidRDefault="005314F1">
      <w:pPr>
        <w:pStyle w:val="TextHeading3"/>
        <w:rPr>
          <w:del w:id="788" w:author="Caio Pizzol" w:date="2026-08-03T22:24:00Z" w16du:dateUtc="2026-08-04T02:24:00Z"/>
        </w:rPr>
      </w:pPr>
      <w:del w:id="789" w:author="Caio Pizzol" w:date="2026-08-03T22:24:00Z" w16du:dateUtc="2026-08-04T02:24:00Z">
        <w:r>
          <w:delText>eiusmod incididunt do adipiscing eiusmod sed et ipsum do aliqua lorem do magna dolore do eiusmod ipsum elit eiusmod consectetur incididunt dolor elit ipsum magna elit consectetur sed.</w:delText>
        </w:r>
      </w:del>
    </w:p>
    <w:p w14:paraId="1E594B86" w14:textId="77777777" w:rsidR="00540B8E" w:rsidRDefault="005314F1">
      <w:pPr>
        <w:pStyle w:val="TextHeading3"/>
        <w:rPr>
          <w:del w:id="790" w:author="Caio Pizzol" w:date="2026-08-03T22:24:00Z" w16du:dateUtc="2026-08-04T02:24:00Z"/>
        </w:rPr>
      </w:pPr>
      <w:del w:id="791" w:author="Caio Pizzol" w:date="2026-08-03T22:24:00Z" w16du:dateUtc="2026-08-04T02:24:00Z">
        <w:r>
          <w:delText>adipiscing amet lorem elit adipiscing’et eiusmod lorem dolor ut adipiscing adipiscing aliqua incididunt lorem sed incididunt.</w:delText>
        </w:r>
      </w:del>
    </w:p>
    <w:p w14:paraId="62B321FA" w14:textId="77777777" w:rsidR="00540B8E" w:rsidRDefault="005314F1">
      <w:pPr>
        <w:pStyle w:val="TextHeading3"/>
        <w:rPr>
          <w:del w:id="792" w:author="Caio Pizzol" w:date="2026-08-03T22:24:00Z" w16du:dateUtc="2026-08-04T02:24:00Z"/>
        </w:rPr>
      </w:pPr>
      <w:del w:id="793" w:author="Caio Pizzol" w:date="2026-08-03T22:24:00Z" w16du:dateUtc="2026-08-04T02:24: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0D2B6CE8" w14:textId="77777777" w:rsidR="00540B8E" w:rsidRDefault="005314F1">
      <w:pPr>
        <w:pStyle w:val="Heading3"/>
        <w:rPr>
          <w:del w:id="794" w:author="Caio Pizzol" w:date="2026-08-03T22:24:00Z" w16du:dateUtc="2026-08-04T02:24:00Z"/>
        </w:rPr>
      </w:pPr>
      <w:bookmarkStart w:id="795" w:name="15325839782262752008"/>
      <w:bookmarkStart w:id="796" w:name="_Ref231397700"/>
      <w:del w:id="797" w:author="Caio Pizzol" w:date="2026-08-03T22:24:00Z" w16du:dateUtc="2026-08-04T02:24:00Z">
        <w:r>
          <w:delText>do elit sed</w:delText>
        </w:r>
        <w:bookmarkEnd w:id="795"/>
        <w:bookmarkEnd w:id="796"/>
      </w:del>
    </w:p>
    <w:p w14:paraId="55FDC823" w14:textId="77777777" w:rsidR="00540B8E" w:rsidRDefault="005314F1">
      <w:pPr>
        <w:pStyle w:val="TextHeading3"/>
        <w:rPr>
          <w:del w:id="798" w:author="Caio Pizzol" w:date="2026-08-03T22:24:00Z" w16du:dateUtc="2026-08-04T02:24:00Z"/>
        </w:rPr>
      </w:pPr>
      <w:del w:id="799" w:author="Caio Pizzol" w:date="2026-08-03T22:24:00Z" w16du:dateUtc="2026-08-04T02:24:00Z">
        <w:r>
          <w:delTex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delText>
        </w:r>
      </w:del>
    </w:p>
    <w:p w14:paraId="03F3C7FA" w14:textId="77777777" w:rsidR="00540B8E" w:rsidRDefault="005314F1">
      <w:pPr>
        <w:pStyle w:val="TextHeading3"/>
        <w:rPr>
          <w:del w:id="800" w:author="Caio Pizzol" w:date="2026-08-03T22:24:00Z" w16du:dateUtc="2026-08-04T02:24:00Z"/>
        </w:rPr>
      </w:pPr>
      <w:del w:id="801" w:author="Caio Pizzol" w:date="2026-08-03T22:24:00Z" w16du:dateUtc="2026-08-04T02:24:00Z">
        <w:r>
          <w:delText>sed ipsum sed dolor aliqua sit lorem magna do lorem eiusmod lorem sed lorem do incididunt elit elit sit lorem, et ipsum eiusmod adipiscing tempor ipsum lorem sed.</w:delText>
        </w:r>
      </w:del>
    </w:p>
    <w:p w14:paraId="3A4B6C75" w14:textId="77777777" w:rsidR="00540B8E" w:rsidRDefault="005314F1">
      <w:pPr>
        <w:pStyle w:val="TextHeading3"/>
        <w:rPr>
          <w:del w:id="802" w:author="Caio Pizzol" w:date="2026-08-03T22:24:00Z" w16du:dateUtc="2026-08-04T02:24:00Z"/>
        </w:rPr>
      </w:pPr>
      <w:del w:id="803" w:author="Caio Pizzol" w:date="2026-08-03T22:24:00Z" w16du:dateUtc="2026-08-04T02:24:00Z">
        <w:r>
          <w:delTex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delText>
        </w:r>
      </w:del>
    </w:p>
    <w:p w14:paraId="7A8C858A" w14:textId="77777777" w:rsidR="00540B8E" w:rsidRDefault="005314F1">
      <w:pPr>
        <w:pStyle w:val="TextHeading3"/>
        <w:rPr>
          <w:del w:id="804" w:author="Caio Pizzol" w:date="2026-08-03T22:24:00Z" w16du:dateUtc="2026-08-04T02:24:00Z"/>
        </w:rPr>
      </w:pPr>
      <w:del w:id="805" w:author="Caio Pizzol" w:date="2026-08-03T22:24:00Z" w16du:dateUtc="2026-08-04T02:24:00Z">
        <w:r>
          <w:delText>sit adipiscing adipiscing dolore eiusmod adipiscing elit eiusmod adipiscing do tempor eiusmod lorem sed do amet dolor ipsum ut eiusmod ipsum 30 tempor</w:delText>
        </w:r>
        <w:r w:rsidR="00F70040">
          <w:delText xml:space="preserve">. </w:delText>
        </w:r>
        <w:r>
          <w:delText>eiusmod dolore adipiscing consectetur ipsum consectetur do ipsum adipiscing elit ipsum adipiscing amet do ipsum magna ipsum do adipiscing ipsum amet incididunt adipiscing lorem consectetur ipsum consectetur do ipsum labore adipiscing elit ipsum adipiscing.</w:delText>
        </w:r>
      </w:del>
    </w:p>
    <w:p w14:paraId="7BEBF272" w14:textId="77777777" w:rsidR="00540B8E" w:rsidRDefault="005314F1">
      <w:pPr>
        <w:pStyle w:val="TextHeading3"/>
        <w:rPr>
          <w:del w:id="806" w:author="Caio Pizzol" w:date="2026-08-03T22:24:00Z" w16du:dateUtc="2026-08-04T02:24:00Z"/>
        </w:rPr>
      </w:pPr>
      <w:del w:id="807" w:author="Caio Pizzol" w:date="2026-08-03T22:24:00Z" w16du:dateUtc="2026-08-04T02:24:00Z">
        <w:r>
          <w:delText>adipiscing amet lorem elit adipiscing’et eiusmod lorem dolor ut adipiscing adipiscing aliqua incididunt lorem sed incididunt.</w:delText>
        </w:r>
      </w:del>
    </w:p>
    <w:p w14:paraId="25C0EE3C" w14:textId="77777777" w:rsidR="00540B8E" w:rsidRDefault="005314F1">
      <w:pPr>
        <w:pStyle w:val="Heading2"/>
        <w:rPr>
          <w:del w:id="808" w:author="Caio Pizzol" w:date="2026-08-03T22:24:00Z" w16du:dateUtc="2026-08-04T02:24:00Z"/>
        </w:rPr>
      </w:pPr>
      <w:bookmarkStart w:id="809" w:name="2776905880674972840"/>
      <w:bookmarkStart w:id="810" w:name="_Ref297127327"/>
      <w:bookmarkStart w:id="811" w:name="_Toc218523789"/>
      <w:del w:id="812" w:author="Caio Pizzol" w:date="2026-08-03T22:24:00Z" w16du:dateUtc="2026-08-04T02:24:00Z">
        <w:r>
          <w:delText>do elit sed incididunt ipsum</w:delText>
        </w:r>
        <w:bookmarkEnd w:id="809"/>
        <w:bookmarkEnd w:id="810"/>
        <w:bookmarkEnd w:id="811"/>
      </w:del>
    </w:p>
    <w:p w14:paraId="75804025" w14:textId="77777777" w:rsidR="00540B8E" w:rsidRDefault="005314F1">
      <w:pPr>
        <w:pStyle w:val="TextHeading2"/>
        <w:rPr>
          <w:del w:id="813" w:author="Caio Pizzol" w:date="2026-08-03T22:24:00Z" w16du:dateUtc="2026-08-04T02:24:00Z"/>
        </w:rPr>
      </w:pPr>
      <w:del w:id="814" w:author="Caio Pizzol" w:date="2026-08-03T22:24:00Z" w16du:dateUtc="2026-08-04T02:24:00Z">
        <w:r>
          <w:delText>do elit aliqua amet magna consectetur labore incididunt do do ipsum sed lorem dolore, dolor tempor dolor ipsum ut-elit adipiscing</w:delText>
        </w:r>
        <w:r w:rsidR="00F70040">
          <w:delText xml:space="preserve">. </w:delText>
        </w:r>
        <w:r>
          <w:delText>eiusmod aliqua lorem incididunt sed magna consectetur ut tempor magna ut.</w:delText>
        </w:r>
      </w:del>
    </w:p>
    <w:p w14:paraId="5429CF2A" w14:textId="77777777" w:rsidR="00540B8E" w:rsidRDefault="005314F1">
      <w:pPr>
        <w:pStyle w:val="TextHeading2"/>
        <w:rPr>
          <w:del w:id="815" w:author="Caio Pizzol" w:date="2026-08-03T22:24:00Z" w16du:dateUtc="2026-08-04T02:24:00Z"/>
        </w:rPr>
      </w:pPr>
      <w:del w:id="816" w:author="Caio Pizzol" w:date="2026-08-03T22:24:00Z" w16du:dateUtc="2026-08-04T02:24:00Z">
        <w:r>
          <w:delText>do elit amet amet magna consectetur labore incididunt do do ipsum lorem sed incididunt dolor ipsum ut-elit adipiscing</w:delText>
        </w:r>
        <w:r w:rsidR="00F70040">
          <w:delText xml:space="preserve">. </w:delText>
        </w:r>
        <w:r>
          <w:delText>eiusmod amet incididunt sed magna do ipsum sed elit magna dolor ipsum lorem sed</w:delText>
        </w:r>
        <w:r w:rsidR="00F70040">
          <w:delText xml:space="preserve">. </w:delText>
        </w:r>
        <w:r>
          <w:delText>adipiscing tempor elit ipsum lorem adipiscing magna tempor do ipsum sed.</w:delText>
        </w:r>
      </w:del>
    </w:p>
    <w:p w14:paraId="62FD6488" w14:textId="77777777" w:rsidR="00540B8E" w:rsidRDefault="005314F1">
      <w:pPr>
        <w:pStyle w:val="Heading2"/>
        <w:rPr>
          <w:del w:id="817" w:author="Caio Pizzol" w:date="2026-08-03T22:24:00Z" w16du:dateUtc="2026-08-04T02:24:00Z"/>
        </w:rPr>
      </w:pPr>
      <w:bookmarkStart w:id="818" w:name="11794177181479530831"/>
      <w:bookmarkStart w:id="819" w:name="_Toc218523790"/>
      <w:del w:id="820" w:author="Caio Pizzol" w:date="2026-08-03T22:24:00Z" w16du:dateUtc="2026-08-04T02:24:00Z">
        <w:r>
          <w:delText>ipsum elit eiusmod aliqua-sed</w:delText>
        </w:r>
        <w:bookmarkEnd w:id="818"/>
        <w:bookmarkEnd w:id="819"/>
      </w:del>
    </w:p>
    <w:p w14:paraId="2E06B34A" w14:textId="77777777" w:rsidR="00540B8E" w:rsidRDefault="005314F1">
      <w:pPr>
        <w:pStyle w:val="TextHeading2"/>
        <w:rPr>
          <w:del w:id="821" w:author="Caio Pizzol" w:date="2026-08-03T22:24:00Z" w16du:dateUtc="2026-08-04T02:24:00Z"/>
        </w:rPr>
      </w:pPr>
      <w:del w:id="822" w:author="Caio Pizzol" w:date="2026-08-03T22:24:00Z" w16du:dateUtc="2026-08-04T02:24:00Z">
        <w:r>
          <w:delText>sit lorem sed adipiscing tempor sit lorem lorem eiusmod do consectetur labore eiusmod aliqua-sed</w:delText>
        </w:r>
        <w:r w:rsidR="00F70040">
          <w:delText xml:space="preserve">. </w:delText>
        </w:r>
        <w:r>
          <w:delText>do aliqua-sed incididunt eiusmod amet labore adipiscing labore ipsum ut sed tempor, lorem labore adipiscing labore ipsum tempor do eiusmod do ipsum ipsum tempor sed consectetur ipsum aliqua-sed</w:delText>
        </w:r>
        <w:r w:rsidR="00F70040">
          <w:delText xml:space="preserve">. </w:delText>
        </w:r>
        <w:r>
          <w:delText>do aliqua-sed incididunt lorem sed eiusmod lorem sed incididunt ipsum ipsum, sed, lorem tempor elit ipsum ut sed, et consectetur et ipsum sit elit ipsum sed</w:delText>
        </w:r>
        <w:r w:rsidR="00F70040">
          <w:delText xml:space="preserve">. </w:delText>
        </w:r>
        <w:r>
          <w:delText>elit ipsum aliqua-sed adipiscing aliqua do ipsum magna elit ipsum ut sed, ipsum amet magna elit ipsum aliqua-sed incididunt ipsum ut sed adipiscing lorem ut ipsum magna elit ipsum ut sed dolor</w:delText>
        </w:r>
        <w:r w:rsidR="00F70040">
          <w:delText xml:space="preserve">. </w:delText>
        </w:r>
        <w:r>
          <w:delText>eiusmod sed ut eiusmod aliqua-sed adipiscing ut ipsum amet do dolor sed, tempor lorem consectetur ut.</w:delText>
        </w:r>
      </w:del>
    </w:p>
    <w:p w14:paraId="5218D75A" w14:textId="77777777" w:rsidR="00540B8E" w:rsidRDefault="005314F1">
      <w:pPr>
        <w:pStyle w:val="Heading2"/>
        <w:rPr>
          <w:del w:id="823" w:author="Caio Pizzol" w:date="2026-08-03T22:24:00Z" w16du:dateUtc="2026-08-04T02:24:00Z"/>
        </w:rPr>
      </w:pPr>
      <w:bookmarkStart w:id="824" w:name="2777625316533537147"/>
      <w:bookmarkStart w:id="825" w:name="_Toc218523791"/>
      <w:del w:id="826" w:author="Caio Pizzol" w:date="2026-08-03T22:24:00Z" w16du:dateUtc="2026-08-04T02:24:00Z">
        <w:r>
          <w:delText>labore consectetur</w:delText>
        </w:r>
        <w:bookmarkEnd w:id="824"/>
        <w:bookmarkEnd w:id="825"/>
      </w:del>
    </w:p>
    <w:p w14:paraId="1E0A7DC0" w14:textId="77777777" w:rsidR="00540B8E" w:rsidRDefault="005314F1">
      <w:pPr>
        <w:pStyle w:val="TextHeading2"/>
        <w:rPr>
          <w:del w:id="827" w:author="Caio Pizzol" w:date="2026-08-03T22:24:00Z" w16du:dateUtc="2026-08-04T02:24:00Z"/>
        </w:rPr>
      </w:pPr>
      <w:del w:id="828" w:author="Caio Pizzol" w:date="2026-08-03T22:24:00Z" w16du:dateUtc="2026-08-04T02:24:00Z">
        <w:r>
          <w:delTex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delText>
        </w:r>
      </w:del>
    </w:p>
    <w:p w14:paraId="1386F15D" w14:textId="77777777" w:rsidR="00540B8E" w:rsidRDefault="005314F1">
      <w:pPr>
        <w:pStyle w:val="Heading2"/>
        <w:rPr>
          <w:del w:id="829" w:author="Caio Pizzol" w:date="2026-08-03T22:24:00Z" w16du:dateUtc="2026-08-04T02:24:00Z"/>
        </w:rPr>
      </w:pPr>
      <w:bookmarkStart w:id="830" w:name="2778104940439246685"/>
      <w:bookmarkStart w:id="831" w:name="_Toc218523792"/>
      <w:del w:id="832" w:author="Caio Pizzol" w:date="2026-08-03T22:24:00Z" w16du:dateUtc="2026-08-04T02:24:00Z">
        <w:r>
          <w:delText>incididunt elit eiusmod sed</w:delText>
        </w:r>
        <w:bookmarkEnd w:id="830"/>
        <w:bookmarkEnd w:id="831"/>
      </w:del>
    </w:p>
    <w:p w14:paraId="3AE6429E" w14:textId="77777777" w:rsidR="004407C2" w:rsidRDefault="005314F1">
      <w:pPr>
        <w:pStyle w:val="TextHeading2"/>
        <w:rPr>
          <w:del w:id="833" w:author="Caio Pizzol" w:date="2026-08-03T22:24:00Z" w16du:dateUtc="2026-08-04T02:24:00Z"/>
        </w:rPr>
      </w:pPr>
      <w:del w:id="834" w:author="Caio Pizzol" w:date="2026-08-03T22:24:00Z" w16du:dateUtc="2026-08-04T02:24:00Z">
        <w:r>
          <w:delText>sed dolor lorem sed elit elit, ipsum elit sed dolore lorem magna labore sed</w:delText>
        </w:r>
        <w:r w:rsidR="00F70040">
          <w:delText xml:space="preserve">. </w:delText>
        </w:r>
        <w:r>
          <w:delText>magna adipiscing ipsum ipsum tempor elit elit, eiusmod tempor dolore elit tempor dolor ipsum aliqua-sed lorem, do aliqua, dolor ipsum consectetur eiusmod do sed ipsum elit sed do sit consectetur ut ipsum incididunt tempor ipsum magna</w:delText>
        </w:r>
        <w:r w:rsidR="00F70040">
          <w:delText xml:space="preserve">. </w:delText>
        </w:r>
        <w:r>
          <w:delTex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delText>
        </w:r>
        <w:r w:rsidR="00F70040">
          <w:delText xml:space="preserve">. </w:delText>
        </w:r>
        <w:r>
          <w:delText>eiusmod sed incididunt do tempor elit magna amet do ipsum ipsum eiusmod ipsum amet do ipsum ipsum incididunt’et tempor consectetur, lorem ipsum magna incididunt magna lorem consectetur tempor.</w:delText>
        </w:r>
      </w:del>
    </w:p>
    <w:p w14:paraId="2E968C54" w14:textId="77777777" w:rsidR="00540B8E" w:rsidRPr="004407C2" w:rsidRDefault="004407C2" w:rsidP="004407C2">
      <w:pPr>
        <w:spacing w:after="200" w:line="276" w:lineRule="auto"/>
        <w:rPr>
          <w:del w:id="835" w:author="Caio Pizzol" w:date="2026-08-03T22:24:00Z" w16du:dateUtc="2026-08-04T02:24:00Z"/>
          <w:szCs w:val="20"/>
        </w:rPr>
      </w:pPr>
      <w:del w:id="836" w:author="Caio Pizzol" w:date="2026-08-03T22:24:00Z" w16du:dateUtc="2026-08-04T02:24:00Z">
        <w:r>
          <w:br w:type="page"/>
        </w:r>
      </w:del>
    </w:p>
    <w:p w14:paraId="60923FB1" w14:textId="77777777" w:rsidR="00540B8E" w:rsidRDefault="005314F1">
      <w:pPr>
        <w:pStyle w:val="Heading2"/>
        <w:rPr>
          <w:del w:id="837" w:author="Caio Pizzol" w:date="2026-08-03T22:24:00Z" w16du:dateUtc="2026-08-04T02:24:00Z"/>
        </w:rPr>
      </w:pPr>
      <w:bookmarkStart w:id="838" w:name="18398976245043878527"/>
      <w:bookmarkStart w:id="839" w:name="_Ref521104654"/>
      <w:bookmarkStart w:id="840" w:name="_Toc218523793"/>
      <w:del w:id="841" w:author="Caio Pizzol" w:date="2026-08-03T22:24:00Z" w16du:dateUtc="2026-08-04T02:24:00Z">
        <w:r>
          <w:delText>ipsum elit tempor elit sed</w:delText>
        </w:r>
        <w:bookmarkEnd w:id="838"/>
        <w:bookmarkEnd w:id="839"/>
        <w:bookmarkEnd w:id="840"/>
      </w:del>
    </w:p>
    <w:p w14:paraId="65A24696" w14:textId="77777777" w:rsidR="00540B8E" w:rsidRDefault="005314F1">
      <w:pPr>
        <w:pStyle w:val="TextHeading2"/>
        <w:rPr>
          <w:del w:id="842" w:author="Caio Pizzol" w:date="2026-08-03T22:24:00Z" w16du:dateUtc="2026-08-04T02:24:00Z"/>
        </w:rPr>
      </w:pPr>
      <w:del w:id="843" w:author="Caio Pizzol" w:date="2026-08-03T22:24:00Z" w16du:dateUtc="2026-08-04T02:24:00Z">
        <w:r>
          <w:delTex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delText>
        </w:r>
        <w:r w:rsidR="00F70040">
          <w:delText xml:space="preserve">. </w:delText>
        </w:r>
        <w:r>
          <w:delText>eiusmod tempor elit sed consectetur adipiscing lorem magna do lorem ipsum do dolor consectetur adipiscing eiusmod ipsum aliqua elit labore ipsum ut lorem 672(elit)</w:delText>
        </w:r>
        <w:r w:rsidR="00F70040">
          <w:delText xml:space="preserve">. </w:delText>
        </w:r>
        <w:r>
          <w:delText>consectetur ipsum eiusmod adipiscing ut dolor amet elit ipsum lorem do dolor sed</w:delText>
        </w:r>
        <w:r w:rsidR="00F70040">
          <w:delText xml:space="preserve">. </w:delText>
        </w:r>
      </w:del>
    </w:p>
    <w:p w14:paraId="1D7AC7CE" w14:textId="77777777" w:rsidR="00540B8E" w:rsidRDefault="005314F1">
      <w:pPr>
        <w:pStyle w:val="TextHeading2"/>
        <w:rPr>
          <w:del w:id="844" w:author="Caio Pizzol" w:date="2026-08-03T22:24:00Z" w16du:dateUtc="2026-08-04T02:24:00Z"/>
        </w:rPr>
      </w:pPr>
      <w:del w:id="845" w:author="Caio Pizzol" w:date="2026-08-03T22:24:00Z" w16du:dateUtc="2026-08-04T02:24:00Z">
        <w:r>
          <w:delText>sed tempor elit sed incididunt aliqua do consectetur magna aliqua dolor ipsum consectetur et et dolore et consectetur ipsum sed lorem dolor et ipsum eiusmod consectetur ipsum sed ut ipsum tempor elit sed</w:delText>
        </w:r>
        <w:r w:rsidR="00F70040">
          <w:delText xml:space="preserve">. </w:delText>
        </w:r>
        <w:r>
          <w:delText>sed tempor elit sed adipiscing magna do dolor sed dolor magna tempor lorem elit sed do et ipsum eiusmod</w:delText>
        </w:r>
        <w:r w:rsidR="00F70040">
          <w:delText xml:space="preserve">. </w:delText>
        </w:r>
        <w:r>
          <w:delText>do elit sed incididunt magna magna consectetur ut tempor ipsum sit elit ipsum lorem.</w:delText>
        </w:r>
      </w:del>
    </w:p>
    <w:p w14:paraId="0A4FDF1D" w14:textId="77777777" w:rsidR="00540B8E" w:rsidRDefault="005314F1">
      <w:pPr>
        <w:pStyle w:val="Heading2"/>
        <w:rPr>
          <w:del w:id="846" w:author="Caio Pizzol" w:date="2026-08-03T22:24:00Z" w16du:dateUtc="2026-08-04T02:24:00Z"/>
        </w:rPr>
      </w:pPr>
      <w:bookmarkStart w:id="847" w:name="2778584564344956223"/>
      <w:bookmarkStart w:id="848" w:name="_Toc218523794"/>
      <w:del w:id="849" w:author="Caio Pizzol" w:date="2026-08-03T22:24:00Z" w16du:dateUtc="2026-08-04T02:24:00Z">
        <w:r>
          <w:delText>elit elit labore adipiscing</w:delText>
        </w:r>
        <w:bookmarkEnd w:id="847"/>
        <w:bookmarkEnd w:id="848"/>
      </w:del>
    </w:p>
    <w:p w14:paraId="352F14A2" w14:textId="77777777" w:rsidR="00540B8E" w:rsidRDefault="005314F1">
      <w:pPr>
        <w:pStyle w:val="TextHeading2"/>
        <w:rPr>
          <w:del w:id="850" w:author="Caio Pizzol" w:date="2026-08-03T22:24:00Z" w16du:dateUtc="2026-08-04T02:24:00Z"/>
        </w:rPr>
      </w:pPr>
      <w:del w:id="851" w:author="Caio Pizzol" w:date="2026-08-03T22:24:00Z" w16du:dateUtc="2026-08-04T02:24:00Z">
        <w:r>
          <w:delText>aliqua lorem sed elit et ipsum sed, dolor lorem lorem do, incididunt labore do elit ipsum ut, ipsum, magna incididunt do aliqua do et incididunt adipiscing do et ipsum sed labore do ipsum consectetur elit lorem dolore lorem aliqua aliqua do sed</w:delText>
        </w:r>
        <w:r w:rsidR="00F70040">
          <w:delText xml:space="preserve">. </w:delText>
        </w:r>
        <w:r>
          <w:delText>sed ut, dolor lorem sed incididunt magna consectetur do do elit ipsum lorem eiusmod incididunt, labore adipiscing labore do dolor incididunt tempor, incididunt incididunt incididunt labore, amet do ipsum aliqua adipiscing</w:delText>
        </w:r>
        <w:r w:rsidR="00F70040">
          <w:delText xml:space="preserve">. </w:delText>
        </w:r>
      </w:del>
    </w:p>
    <w:p w14:paraId="6A374E0F" w14:textId="77777777" w:rsidR="00540B8E" w:rsidRDefault="005314F1">
      <w:pPr>
        <w:pStyle w:val="Heading2"/>
        <w:rPr>
          <w:del w:id="852" w:author="Caio Pizzol" w:date="2026-08-03T22:24:00Z" w16du:dateUtc="2026-08-04T02:24:00Z"/>
        </w:rPr>
      </w:pPr>
      <w:bookmarkStart w:id="853" w:name="15265822485943667041"/>
      <w:bookmarkStart w:id="854" w:name="_Toc218523795"/>
      <w:del w:id="855" w:author="Caio Pizzol" w:date="2026-08-03T22:24:00Z" w16du:dateUtc="2026-08-04T02:24:00Z">
        <w:r>
          <w:delText>incididunt adipiscing</w:delText>
        </w:r>
        <w:bookmarkEnd w:id="853"/>
        <w:bookmarkEnd w:id="854"/>
      </w:del>
    </w:p>
    <w:p w14:paraId="66BA9307" w14:textId="77777777" w:rsidR="00540B8E" w:rsidRDefault="005314F1">
      <w:pPr>
        <w:pStyle w:val="TextHeading2"/>
        <w:rPr>
          <w:del w:id="856" w:author="Caio Pizzol" w:date="2026-08-03T22:24:00Z" w16du:dateUtc="2026-08-04T02:24:00Z"/>
        </w:rPr>
      </w:pPr>
      <w:del w:id="857" w:author="Caio Pizzol" w:date="2026-08-03T22:24:00Z" w16du:dateUtc="2026-08-04T02:24:00Z">
        <w:r>
          <w:delText>aliqua magna consectetur ipsum sed do ipsum aliqua, eiusmod adipiscing elit eiusmod eiusmod consectetur consectetur sed et ipsum sed adipiscing lorem, do dolor sed, eiusmod labore sed elit ipsum eiusmod consectetur consectetur</w:delText>
        </w:r>
        <w:r w:rsidR="00F70040">
          <w:delText xml:space="preserve">. </w:delText>
        </w:r>
        <w:r>
          <w:delText>sed eiusmod adipiscing dolore adipiscing sed do eiusmod labore eiusmod sed elit ipsum eiusmod consectetur consectetur, consectetur do incididunt magna lorem incididunt elit incididunt ipsum incididunt ut elit ipsum sed tempor eiusmod do sed sit incididunt amet.</w:delText>
        </w:r>
      </w:del>
    </w:p>
    <w:p w14:paraId="1EA75DDE" w14:textId="77777777" w:rsidR="00540B8E" w:rsidRDefault="005314F1">
      <w:pPr>
        <w:pStyle w:val="Heading2"/>
        <w:rPr>
          <w:del w:id="858" w:author="Caio Pizzol" w:date="2026-08-03T22:24:00Z" w16du:dateUtc="2026-08-04T02:24:00Z"/>
        </w:rPr>
      </w:pPr>
      <w:bookmarkStart w:id="859" w:name="14566156786261250562"/>
      <w:bookmarkStart w:id="860" w:name="_Ref261016182"/>
      <w:bookmarkStart w:id="861" w:name="_Toc218523796"/>
      <w:del w:id="862" w:author="Caio Pizzol" w:date="2026-08-03T22:24:00Z" w16du:dateUtc="2026-08-04T02:24:00Z">
        <w:r>
          <w:delText>tempor amet ipsum eiusmod</w:delText>
        </w:r>
        <w:bookmarkEnd w:id="859"/>
        <w:bookmarkEnd w:id="860"/>
        <w:bookmarkEnd w:id="861"/>
      </w:del>
    </w:p>
    <w:p w14:paraId="15C8DDD3" w14:textId="77777777" w:rsidR="00540B8E" w:rsidRDefault="005314F1">
      <w:pPr>
        <w:pStyle w:val="TextHeading2"/>
        <w:rPr>
          <w:del w:id="863" w:author="Caio Pizzol" w:date="2026-08-03T22:24:00Z" w16du:dateUtc="2026-08-04T02:24:00Z"/>
        </w:rPr>
      </w:pPr>
      <w:del w:id="864" w:author="Caio Pizzol" w:date="2026-08-03T22:24:00Z" w16du:dateUtc="2026-08-04T02:24:00Z">
        <w:r>
          <w:delText xml:space="preserve">eiusmod ipsum elit ipsum ipsum eiusmod aliqua do ut et sed consectetur ut adipiscing ipsum consectetur, incididunt do magna, do amet, consectetur dolore et sit labore tempor dolor ipsum ipsum ut elit et amet incididunt. </w:delText>
        </w:r>
      </w:del>
    </w:p>
    <w:p w14:paraId="55F2A8C4" w14:textId="77777777" w:rsidR="004407C2" w:rsidRDefault="005314F1">
      <w:pPr>
        <w:pStyle w:val="TextHeading2"/>
        <w:rPr>
          <w:del w:id="865" w:author="Caio Pizzol" w:date="2026-08-03T22:24:00Z" w16du:dateUtc="2026-08-04T02:24:00Z"/>
        </w:rPr>
      </w:pPr>
      <w:del w:id="866" w:author="Caio Pizzol" w:date="2026-08-03T22:24:00Z" w16du:dateUtc="2026-08-04T02:24:00Z">
        <w:r>
          <w:delText>sit ipsum eiusmod do lorem consectetur et ipsum lorem amet magna eiusmod do consectetur lorem sit lorem elit aliqua lorem do lorem ipsum do ut elit elit incididunt sit sit adipiscing eiusmod, lorem do dolor adipiscing eiusmod ipsum aliqua elit labore ipsum ut lorem 672(elit)</w:delText>
        </w:r>
        <w:r w:rsidR="00F70040">
          <w:delText xml:space="preserve">. </w:delText>
        </w:r>
        <w:r>
          <w:delText>aliqua dolor adipiscing consectetur adipiscing eiusmod do ipsum aliqua, eiusmod ipsum eiusmod sed amet adipiscing ipsum ipsum sit elit ipsum tempor elit lorem lorem ipsum ipsum elit tempor lorem incididunt elit elit</w:delText>
        </w:r>
        <w:r w:rsidR="00F70040">
          <w:delText xml:space="preserve">. </w:delText>
        </w:r>
        <w:r>
          <w:delText>sit ipsum ipsum eiusmod’et labore do adipiscing incididunt lorem eiusmod do dolor labore elit ipsum consectetur sed lorem ipsum tempor lorem dolore-elit consectetur dolore ipsum ut do ut lorem dolore ipsum consectetur ut.</w:delText>
        </w:r>
      </w:del>
    </w:p>
    <w:p w14:paraId="59413B1F" w14:textId="77777777" w:rsidR="00540B8E" w:rsidRPr="004407C2" w:rsidRDefault="004407C2" w:rsidP="004407C2">
      <w:pPr>
        <w:spacing w:after="200" w:line="276" w:lineRule="auto"/>
        <w:rPr>
          <w:del w:id="867" w:author="Caio Pizzol" w:date="2026-08-03T22:24:00Z" w16du:dateUtc="2026-08-04T02:24:00Z"/>
          <w:szCs w:val="20"/>
        </w:rPr>
      </w:pPr>
      <w:del w:id="868" w:author="Caio Pizzol" w:date="2026-08-03T22:24:00Z" w16du:dateUtc="2026-08-04T02:24:00Z">
        <w:r>
          <w:br w:type="page"/>
        </w:r>
      </w:del>
    </w:p>
    <w:p w14:paraId="3685FEE3" w14:textId="77777777" w:rsidR="00540B8E" w:rsidRDefault="005314F1">
      <w:pPr>
        <w:pStyle w:val="Heading3"/>
        <w:rPr>
          <w:del w:id="869" w:author="Caio Pizzol" w:date="2026-08-03T22:24:00Z" w16du:dateUtc="2026-08-04T02:24:00Z"/>
        </w:rPr>
      </w:pPr>
      <w:bookmarkStart w:id="870" w:name="14566876222119814869"/>
      <w:del w:id="871" w:author="Caio Pizzol" w:date="2026-08-03T22:24:00Z" w16du:dateUtc="2026-08-04T02:24:00Z">
        <w:r>
          <w:delText>sed elit ipsum eiusmod</w:delText>
        </w:r>
        <w:bookmarkEnd w:id="870"/>
      </w:del>
    </w:p>
    <w:p w14:paraId="4D901026" w14:textId="77777777" w:rsidR="00540B8E" w:rsidRDefault="005314F1">
      <w:pPr>
        <w:pStyle w:val="TextHeading3"/>
        <w:rPr>
          <w:del w:id="872" w:author="Caio Pizzol" w:date="2026-08-03T22:24:00Z" w16du:dateUtc="2026-08-04T02:24:00Z"/>
        </w:rPr>
      </w:pPr>
      <w:del w:id="873" w:author="Caio Pizzol" w:date="2026-08-03T22:24:00Z" w16du:dateUtc="2026-08-04T02:24:00Z">
        <w:r>
          <w:delText xml:space="preserve">dolor dolor sit consectetur lorem ipsum sed lorem lorem ut eiusmod ipsum eiusmod do adipiscing, dolor dolor do lorem eiusmod, eiusmod sed et adipiscing tempor eiusmod do consectetur lorem lorem elit eiusmod dolor do consectetur </w:delText>
        </w:r>
        <w:r>
          <w:fldChar w:fldCharType="begin"/>
        </w:r>
        <w:r>
          <w:delInstrText xml:space="preserve"> REF 14566156786261250562 \r \h </w:delInstrText>
        </w:r>
        <w:r>
          <w:fldChar w:fldCharType="separate"/>
        </w:r>
        <w:r w:rsidR="00AC72FF">
          <w:delText>lorem 3.11</w:delText>
        </w:r>
        <w:r>
          <w:fldChar w:fldCharType="end"/>
        </w:r>
        <w:r>
          <w:delText xml:space="preserve"> labore ipsum eiusmod</w:delText>
        </w:r>
        <w:r w:rsidR="00F70040">
          <w:delText xml:space="preserve">. </w:delText>
        </w:r>
      </w:del>
    </w:p>
    <w:p w14:paraId="2AC858CC" w14:textId="77777777" w:rsidR="00540B8E" w:rsidRDefault="005314F1">
      <w:pPr>
        <w:pStyle w:val="TextHeading3"/>
        <w:rPr>
          <w:del w:id="874" w:author="Caio Pizzol" w:date="2026-08-03T22:24:00Z" w16du:dateUtc="2026-08-04T02:24:00Z"/>
        </w:rPr>
      </w:pPr>
      <w:del w:id="875" w:author="Caio Pizzol" w:date="2026-08-03T22:24:00Z" w16du:dateUtc="2026-08-04T02:24:00Z">
        <w:r>
          <w:delTex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delText>
        </w:r>
      </w:del>
    </w:p>
    <w:p w14:paraId="63035F87" w14:textId="77777777" w:rsidR="00540B8E" w:rsidRDefault="005314F1">
      <w:pPr>
        <w:pStyle w:val="TextHeading3"/>
        <w:rPr>
          <w:del w:id="876" w:author="Caio Pizzol" w:date="2026-08-03T22:24:00Z" w16du:dateUtc="2026-08-04T02:24:00Z"/>
        </w:rPr>
      </w:pPr>
      <w:del w:id="877" w:author="Caio Pizzol" w:date="2026-08-03T22:24:00Z" w16du:dateUtc="2026-08-04T02:24:00Z">
        <w:r>
          <w:delText>eiusmod adipiscing elit do tempor eiusmod ipsum eiusmod incididunt labore adipiscing lorem labore sed ipsum consectetur amet do ipsum magna ipsum do adipiscing ipsum amet incididunt adipiscing lorem consectetur ipsum consectetur do ipsum labore adipiscing elit ipsum adipiscing.</w:delText>
        </w:r>
      </w:del>
    </w:p>
    <w:p w14:paraId="13749A95" w14:textId="77777777" w:rsidR="00540B8E" w:rsidRDefault="005314F1">
      <w:pPr>
        <w:pStyle w:val="TextHeading3"/>
        <w:rPr>
          <w:del w:id="878" w:author="Caio Pizzol" w:date="2026-08-03T22:24:00Z" w16du:dateUtc="2026-08-04T02:24:00Z"/>
        </w:rPr>
      </w:pPr>
      <w:del w:id="879" w:author="Caio Pizzol" w:date="2026-08-03T22:24:00Z" w16du:dateUtc="2026-08-04T02:24:00Z">
        <w:r>
          <w:delText>adipiscing amet lorem elit adipiscing’et eiusmod lorem dolor ut adipiscing adipiscing aliqua incididunt lorem sed incididunt.</w:delText>
        </w:r>
      </w:del>
    </w:p>
    <w:p w14:paraId="7B5B061D" w14:textId="77777777" w:rsidR="00540B8E" w:rsidRDefault="005314F1">
      <w:pPr>
        <w:pStyle w:val="Heading3"/>
        <w:rPr>
          <w:del w:id="880" w:author="Caio Pizzol" w:date="2026-08-03T22:24:00Z" w16du:dateUtc="2026-08-04T02:24:00Z"/>
        </w:rPr>
      </w:pPr>
      <w:bookmarkStart w:id="881" w:name="14567116034072669638"/>
      <w:del w:id="882" w:author="Caio Pizzol" w:date="2026-08-03T22:24:00Z" w16du:dateUtc="2026-08-04T02:24:00Z">
        <w:r>
          <w:delText>eiusmod elit ipsum eiusmod</w:delText>
        </w:r>
        <w:bookmarkEnd w:id="881"/>
      </w:del>
    </w:p>
    <w:p w14:paraId="6E068B61" w14:textId="77777777" w:rsidR="00540B8E" w:rsidRDefault="005314F1">
      <w:pPr>
        <w:pStyle w:val="TextHeading3"/>
        <w:rPr>
          <w:del w:id="883" w:author="Caio Pizzol" w:date="2026-08-03T22:24:00Z" w16du:dateUtc="2026-08-04T02:24:00Z"/>
        </w:rPr>
      </w:pPr>
      <w:del w:id="884" w:author="Caio Pizzol" w:date="2026-08-03T22:24:00Z" w16du:dateUtc="2026-08-04T02:24:00Z">
        <w:r>
          <w:delText>adipiscing ipsum eiusmod adipiscing magna dolor lorem lorem do ipsum consectetur’et elit lorem incididunt ipsum ut-elit sed</w:delText>
        </w:r>
        <w:r w:rsidR="00F70040">
          <w:delText xml:space="preserve">. </w:delText>
        </w:r>
      </w:del>
    </w:p>
    <w:p w14:paraId="0C1E0A64" w14:textId="77777777" w:rsidR="00540B8E" w:rsidRDefault="005314F1">
      <w:pPr>
        <w:pStyle w:val="TextHeading3"/>
        <w:rPr>
          <w:del w:id="885" w:author="Caio Pizzol" w:date="2026-08-03T22:24:00Z" w16du:dateUtc="2026-08-04T02:24:00Z"/>
        </w:rPr>
      </w:pPr>
      <w:del w:id="886" w:author="Caio Pizzol" w:date="2026-08-03T22:24:00Z" w16du:dateUtc="2026-08-04T02:24:00Z">
        <w:r>
          <w:delTex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delText>
        </w:r>
        <w:r w:rsidR="00F70040">
          <w:delText xml:space="preserve">. </w:delText>
        </w:r>
        <w:r>
          <w:delText>adipiscing dolor ipsum eiusmod incididunt lorem magna sed lorem incididunt amet ipsum adipiscing elit dolor lorem ipsum eiusmod.</w:delText>
        </w:r>
      </w:del>
    </w:p>
    <w:p w14:paraId="7781656F" w14:textId="77777777" w:rsidR="00540B8E" w:rsidRDefault="005314F1">
      <w:pPr>
        <w:pStyle w:val="Heading3"/>
        <w:rPr>
          <w:del w:id="887" w:author="Caio Pizzol" w:date="2026-08-03T22:24:00Z" w16du:dateUtc="2026-08-04T02:24:00Z"/>
        </w:rPr>
      </w:pPr>
      <w:bookmarkStart w:id="888" w:name="14567835469931233945"/>
      <w:del w:id="889" w:author="Caio Pizzol" w:date="2026-08-03T22:24:00Z" w16du:dateUtc="2026-08-04T02:24:00Z">
        <w:r>
          <w:delText>sed incididunt aliqua dolor ipsum elit</w:delText>
        </w:r>
        <w:bookmarkEnd w:id="888"/>
      </w:del>
    </w:p>
    <w:p w14:paraId="3A1D3BA0" w14:textId="77777777" w:rsidR="00540B8E" w:rsidRDefault="005314F1">
      <w:pPr>
        <w:pStyle w:val="TextHeading3"/>
        <w:rPr>
          <w:del w:id="890" w:author="Caio Pizzol" w:date="2026-08-03T22:24:00Z" w16du:dateUtc="2026-08-04T02:24:00Z"/>
        </w:rPr>
      </w:pPr>
      <w:del w:id="891" w:author="Caio Pizzol" w:date="2026-08-03T22:24:00Z" w16du:dateUtc="2026-08-04T02:24:00Z">
        <w:r>
          <w:delText>sed ut elit elit aliqua elit lorem lorem, ipsum eiusmod, dolore-elit dolor adipiscing adipiscing dolor ipsum eiusmod do dolor sed, tempor lorem consectetur ut, sit amet do ipsum dolor eiusmod eiusmod lorem ipsum eiusmod consectetur tempor dolore sed.</w:delText>
        </w:r>
      </w:del>
    </w:p>
    <w:p w14:paraId="0E853CF9" w14:textId="77777777" w:rsidR="00540B8E" w:rsidRDefault="005314F1">
      <w:pPr>
        <w:pStyle w:val="TextHeading3"/>
        <w:rPr>
          <w:del w:id="892" w:author="Caio Pizzol" w:date="2026-08-03T22:24:00Z" w16du:dateUtc="2026-08-04T02:24:00Z"/>
        </w:rPr>
      </w:pPr>
      <w:del w:id="893" w:author="Caio Pizzol" w:date="2026-08-03T22:24:00Z" w16du:dateUtc="2026-08-04T02:24:00Z">
        <w:r>
          <w:delText>sed eiusmod ipsum eiusmod aliqua dolore, adipiscing, lorem do dolore do eiusmod amet dolor ut incididunt ut elit elit aliqua elit lorem lorem, ipsum eiusmod, dolore-elit dolor adipiscing tempor eiusmod lorem ipsum eiusmod.</w:delText>
        </w:r>
      </w:del>
    </w:p>
    <w:p w14:paraId="2880D9C0" w14:textId="77777777" w:rsidR="00540B8E" w:rsidRDefault="005314F1">
      <w:pPr>
        <w:pStyle w:val="Heading3"/>
        <w:rPr>
          <w:del w:id="894" w:author="Caio Pizzol" w:date="2026-08-03T22:24:00Z" w16du:dateUtc="2026-08-04T02:24:00Z"/>
        </w:rPr>
      </w:pPr>
      <w:bookmarkStart w:id="895" w:name="10213311051461844877"/>
      <w:del w:id="896" w:author="Caio Pizzol" w:date="2026-08-03T22:24:00Z" w16du:dateUtc="2026-08-04T02:24:00Z">
        <w:r>
          <w:delText>dolore elit consectetur ipsum eiusmod do ut eiusmod labore ipsum eiusmod</w:delText>
        </w:r>
        <w:bookmarkEnd w:id="895"/>
      </w:del>
    </w:p>
    <w:p w14:paraId="722E648D" w14:textId="77777777" w:rsidR="00540B8E" w:rsidRDefault="005314F1">
      <w:pPr>
        <w:pStyle w:val="TextHeading3"/>
        <w:rPr>
          <w:del w:id="897" w:author="Caio Pizzol" w:date="2026-08-03T22:24:00Z" w16du:dateUtc="2026-08-04T02:24:00Z"/>
        </w:rPr>
      </w:pPr>
      <w:del w:id="898" w:author="Caio Pizzol" w:date="2026-08-03T22:24:00Z" w16du:dateUtc="2026-08-04T02:24:00Z">
        <w:r>
          <w:delText>sit ipsum eiusmod, do lorem ipsum sit, adipiscing tempor eiusmod lorem ipsum eiusmod consectetur labore</w:delText>
        </w:r>
        <w:r w:rsidR="00F70040">
          <w:delText xml:space="preserve">. </w:delText>
        </w:r>
        <w:r>
          <w:delText>eiusmod amet elit eiusmod lorem incididunt dolore lorem incididunt ipsum ipsum, sed, lorem tempor elit ipsum ut ipsum eiusmod.</w:delText>
        </w:r>
      </w:del>
    </w:p>
    <w:p w14:paraId="78D47233" w14:textId="77777777" w:rsidR="00540B8E" w:rsidRDefault="005314F1" w:rsidP="004407C2">
      <w:pPr>
        <w:pStyle w:val="Heading3"/>
        <w:spacing w:line="276" w:lineRule="auto"/>
        <w:rPr>
          <w:del w:id="899" w:author="Caio Pizzol" w:date="2026-08-03T22:24:00Z" w16du:dateUtc="2026-08-04T02:24:00Z"/>
        </w:rPr>
      </w:pPr>
      <w:bookmarkStart w:id="900" w:name="997262807558781463"/>
      <w:del w:id="901" w:author="Caio Pizzol" w:date="2026-08-03T22:24:00Z" w16du:dateUtc="2026-08-04T02:24:00Z">
        <w:r>
          <w:delText>sed elit eiusmod ipsum eiusmod</w:delText>
        </w:r>
        <w:bookmarkEnd w:id="900"/>
      </w:del>
    </w:p>
    <w:p w14:paraId="092E0DD6" w14:textId="77777777" w:rsidR="00540B8E" w:rsidRDefault="005314F1" w:rsidP="004407C2">
      <w:pPr>
        <w:pStyle w:val="TextHeading3"/>
        <w:spacing w:line="276" w:lineRule="auto"/>
        <w:rPr>
          <w:del w:id="902" w:author="Caio Pizzol" w:date="2026-08-03T22:24:00Z" w16du:dateUtc="2026-08-04T02:24:00Z"/>
        </w:rPr>
      </w:pPr>
      <w:del w:id="903" w:author="Caio Pizzol" w:date="2026-08-03T22:24:00Z" w16du:dateUtc="2026-08-04T02:24:00Z">
        <w:r>
          <w:delText>do ipsum ipsum elit incididunt elit elit, dolor dolor do lorem eiusmod, eiusmod sed et adipiscing adipiscing eiusmod ipsum eiusmod elit dolor consectetur do dolor sed, tempor lorem consectetur ut.</w:delText>
        </w:r>
      </w:del>
    </w:p>
    <w:p w14:paraId="46D56F3B" w14:textId="77777777" w:rsidR="00540B8E" w:rsidRDefault="005314F1" w:rsidP="004407C2">
      <w:pPr>
        <w:pStyle w:val="Heading3"/>
        <w:spacing w:line="276" w:lineRule="auto"/>
        <w:rPr>
          <w:del w:id="904" w:author="Caio Pizzol" w:date="2026-08-03T22:24:00Z" w16du:dateUtc="2026-08-04T02:24:00Z"/>
        </w:rPr>
      </w:pPr>
      <w:bookmarkStart w:id="905" w:name="10213790675367554415"/>
      <w:del w:id="906" w:author="Caio Pizzol" w:date="2026-08-03T22:24:00Z" w16du:dateUtc="2026-08-04T02:24:00Z">
        <w:r>
          <w:delText>elit elit labore ipsum sit</w:delText>
        </w:r>
        <w:bookmarkEnd w:id="905"/>
      </w:del>
    </w:p>
    <w:p w14:paraId="051915E2" w14:textId="77777777" w:rsidR="00540B8E" w:rsidRDefault="005314F1" w:rsidP="004407C2">
      <w:pPr>
        <w:pStyle w:val="TextHeading3"/>
        <w:spacing w:line="276" w:lineRule="auto"/>
        <w:rPr>
          <w:del w:id="907" w:author="Caio Pizzol" w:date="2026-08-03T22:24:00Z" w16du:dateUtc="2026-08-04T02:24:00Z"/>
        </w:rPr>
      </w:pPr>
      <w:del w:id="908" w:author="Caio Pizzol" w:date="2026-08-03T22:24:00Z" w16du:dateUtc="2026-08-04T02:24:00Z">
        <w:r>
          <w:delText>adipiscing lorem ipsum eiusmod dolore do elit ipsum labore elit dolor sit ipsum eiusmod, sit incididunt lorem magna incididunt amet magna sit’et eiusmod, consectetur, lorem sed.</w:delText>
        </w:r>
      </w:del>
    </w:p>
    <w:p w14:paraId="2E6944B6" w14:textId="77777777" w:rsidR="00540B8E" w:rsidRDefault="005314F1" w:rsidP="004407C2">
      <w:pPr>
        <w:pStyle w:val="Heading3"/>
        <w:spacing w:line="276" w:lineRule="auto"/>
        <w:rPr>
          <w:del w:id="909" w:author="Caio Pizzol" w:date="2026-08-03T22:24:00Z" w16du:dateUtc="2026-08-04T02:24:00Z"/>
        </w:rPr>
      </w:pPr>
      <w:bookmarkStart w:id="910" w:name="10214270299273263953"/>
      <w:bookmarkStart w:id="911" w:name="_Ref231397831"/>
      <w:del w:id="912" w:author="Caio Pizzol" w:date="2026-08-03T22:24:00Z" w16du:dateUtc="2026-08-04T02:24:00Z">
        <w:r>
          <w:delText>sed do elit incididunt ut adipiscing</w:delText>
        </w:r>
        <w:bookmarkEnd w:id="910"/>
        <w:bookmarkEnd w:id="911"/>
      </w:del>
    </w:p>
    <w:p w14:paraId="177DCA25" w14:textId="77777777" w:rsidR="00540B8E" w:rsidRDefault="005314F1" w:rsidP="004407C2">
      <w:pPr>
        <w:pStyle w:val="TextHeading3"/>
        <w:spacing w:line="276" w:lineRule="auto"/>
        <w:rPr>
          <w:del w:id="913" w:author="Caio Pizzol" w:date="2026-08-03T22:24:00Z" w16du:dateUtc="2026-08-04T02:24:00Z"/>
        </w:rPr>
      </w:pPr>
      <w:del w:id="914" w:author="Caio Pizzol" w:date="2026-08-03T22:24:00Z" w16du:dateUtc="2026-08-04T02:24:00Z">
        <w:r>
          <w:delText>consectetur ipsum eiusmod adipiscing adipiscing dolor sed elit eiusmod consectetur et ipsum sed ipsum ipsum tempor elit elit.</w:delText>
        </w:r>
      </w:del>
    </w:p>
    <w:p w14:paraId="4FC0A09E" w14:textId="77777777" w:rsidR="00540B8E" w:rsidRDefault="005314F1" w:rsidP="004407C2">
      <w:pPr>
        <w:pStyle w:val="TextHeading3"/>
        <w:spacing w:line="276" w:lineRule="auto"/>
        <w:rPr>
          <w:del w:id="915" w:author="Caio Pizzol" w:date="2026-08-03T22:24:00Z" w16du:dateUtc="2026-08-04T02:24:00Z"/>
        </w:rPr>
      </w:pPr>
      <w:del w:id="916" w:author="Caio Pizzol" w:date="2026-08-03T22:24:00Z" w16du:dateUtc="2026-08-04T02:24:00Z">
        <w:r>
          <w:delText>sed ipsum amet elit sed elit eiusmod consectetur aliqua adipiscing incididunt ipsum lorem sed aliqua eiusmod, et ipsum eiusmod adipiscing tempor sit lorem lorem eiusmod do consectetur do eiusmod labore sed.</w:delText>
        </w:r>
      </w:del>
    </w:p>
    <w:p w14:paraId="2BDEA990" w14:textId="77777777" w:rsidR="00540B8E" w:rsidRDefault="005314F1" w:rsidP="004407C2">
      <w:pPr>
        <w:pStyle w:val="TextHeading3"/>
        <w:spacing w:line="276" w:lineRule="auto"/>
        <w:rPr>
          <w:del w:id="917" w:author="Caio Pizzol" w:date="2026-08-03T22:24:00Z" w16du:dateUtc="2026-08-04T02:24:00Z"/>
        </w:rPr>
      </w:pPr>
      <w:del w:id="918" w:author="Caio Pizzol" w:date="2026-08-03T22:24:00Z" w16du:dateUtc="2026-08-04T02:24:00Z">
        <w:r>
          <w:delText>adipiscing ipsum eiusmod adipiscing lorem tempor sed labore eiusmod sed, incididunt adipiscing lorem sed eiusmod labore incididunt ipsum eiusmod incididunt sed</w:delText>
        </w:r>
        <w:r w:rsidR="00F70040">
          <w:delText xml:space="preserve">. </w:delText>
        </w:r>
      </w:del>
    </w:p>
    <w:p w14:paraId="181BBCD3" w14:textId="77777777" w:rsidR="00540B8E" w:rsidRDefault="005314F1" w:rsidP="004407C2">
      <w:pPr>
        <w:pStyle w:val="Heading3"/>
        <w:spacing w:line="276" w:lineRule="auto"/>
        <w:rPr>
          <w:del w:id="919" w:author="Caio Pizzol" w:date="2026-08-03T22:24:00Z" w16du:dateUtc="2026-08-04T02:24:00Z"/>
        </w:rPr>
      </w:pPr>
      <w:bookmarkStart w:id="920" w:name="10215229547084683029"/>
      <w:del w:id="921" w:author="Caio Pizzol" w:date="2026-08-03T22:24:00Z" w16du:dateUtc="2026-08-04T02:24:00Z">
        <w:r>
          <w:delText>sed magna adipiscing incididunt</w:delText>
        </w:r>
        <w:bookmarkEnd w:id="920"/>
      </w:del>
    </w:p>
    <w:p w14:paraId="7B27B760" w14:textId="77777777" w:rsidR="00540B8E" w:rsidRDefault="005314F1" w:rsidP="004407C2">
      <w:pPr>
        <w:pStyle w:val="TextHeading3"/>
        <w:spacing w:line="276" w:lineRule="auto"/>
        <w:rPr>
          <w:del w:id="922" w:author="Caio Pizzol" w:date="2026-08-03T22:24:00Z" w16du:dateUtc="2026-08-04T02:24:00Z"/>
        </w:rPr>
      </w:pPr>
      <w:del w:id="923" w:author="Caio Pizzol" w:date="2026-08-03T22:24:00Z" w16du:dateUtc="2026-08-04T02:24:00Z">
        <w:r>
          <w:delText>eiusmod labore elit et ipsum eiusmod aliqua et consectetur eiusmod consectetur do, eiusmod, et ipsum eiusmod aliqua lorem sed amet dolor elit magna consectetur ut ipsum</w:delText>
        </w:r>
        <w:r w:rsidR="00F70040">
          <w:delText xml:space="preserve">. </w:delText>
        </w:r>
        <w:r>
          <w:delText>consectetur ipsum eiusmod aliqua lorem sed amet dolor adipiscing, labore, lorem tempor</w:delText>
        </w:r>
        <w:r w:rsidR="00F70040">
          <w:delText xml:space="preserve">. </w:delText>
        </w:r>
        <w:r>
          <w:delTex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delText>
        </w:r>
      </w:del>
    </w:p>
    <w:p w14:paraId="3DB2DE14" w14:textId="77777777" w:rsidR="00540B8E" w:rsidRDefault="005314F1" w:rsidP="004407C2">
      <w:pPr>
        <w:pStyle w:val="Heading3"/>
        <w:spacing w:line="276" w:lineRule="auto"/>
        <w:rPr>
          <w:del w:id="924" w:author="Caio Pizzol" w:date="2026-08-03T22:24:00Z" w16du:dateUtc="2026-08-04T02:24:00Z"/>
        </w:rPr>
      </w:pPr>
      <w:bookmarkStart w:id="925" w:name="16112799907253600708"/>
      <w:del w:id="926" w:author="Caio Pizzol" w:date="2026-08-03T22:24:00Z" w16du:dateUtc="2026-08-04T02:24:00Z">
        <w:r>
          <w:delText>sed do eiusmod ipsum tempor</w:delText>
        </w:r>
        <w:bookmarkEnd w:id="925"/>
      </w:del>
    </w:p>
    <w:p w14:paraId="11FE7704" w14:textId="77777777" w:rsidR="004407C2" w:rsidRDefault="005314F1" w:rsidP="004407C2">
      <w:pPr>
        <w:pStyle w:val="TextHeading3"/>
        <w:spacing w:line="276" w:lineRule="auto"/>
        <w:rPr>
          <w:del w:id="927" w:author="Caio Pizzol" w:date="2026-08-03T22:24:00Z" w16du:dateUtc="2026-08-04T02:24:00Z"/>
        </w:rPr>
      </w:pPr>
      <w:del w:id="928" w:author="Caio Pizzol" w:date="2026-08-03T22:24:00Z" w16du:dateUtc="2026-08-04T02:24:00Z">
        <w:r>
          <w:delText>consectetur ipsum eiusmod adipiscing dolore dolor adipiscing elit ipsum sed labore tempor magna do dolor consectetur do lorem ipsum ipsum eiusmod aliqua elit labore ipsum eiusmod do:</w:delText>
        </w:r>
      </w:del>
    </w:p>
    <w:p w14:paraId="6A288E72" w14:textId="77777777" w:rsidR="00540B8E" w:rsidRPr="004407C2" w:rsidRDefault="004407C2" w:rsidP="004407C2">
      <w:pPr>
        <w:spacing w:after="200" w:line="276" w:lineRule="auto"/>
        <w:rPr>
          <w:del w:id="929" w:author="Caio Pizzol" w:date="2026-08-03T22:24:00Z" w16du:dateUtc="2026-08-04T02:24:00Z"/>
          <w:szCs w:val="20"/>
        </w:rPr>
      </w:pPr>
      <w:del w:id="930" w:author="Caio Pizzol" w:date="2026-08-03T22:24:00Z" w16du:dateUtc="2026-08-04T02:24:00Z">
        <w:r>
          <w:br w:type="page"/>
        </w:r>
      </w:del>
    </w:p>
    <w:p w14:paraId="30ED9BE2" w14:textId="77777777" w:rsidR="00540B8E" w:rsidRDefault="005314F1">
      <w:pPr>
        <w:pStyle w:val="TextHeading4"/>
        <w:rPr>
          <w:del w:id="931" w:author="Caio Pizzol" w:date="2026-08-03T22:24:00Z" w16du:dateUtc="2026-08-04T02:24:00Z"/>
        </w:rPr>
      </w:pPr>
      <w:del w:id="932" w:author="Caio Pizzol" w:date="2026-08-03T22:24:00Z" w16du:dateUtc="2026-08-04T02:24:00Z">
        <w:r>
          <w:delText>dolore ipsum do incididunt elit magna elit et sed;</w:delText>
        </w:r>
      </w:del>
    </w:p>
    <w:p w14:paraId="2681F93B" w14:textId="77777777" w:rsidR="00540B8E" w:rsidRDefault="005314F1">
      <w:pPr>
        <w:pStyle w:val="TextHeading4"/>
        <w:rPr>
          <w:del w:id="933" w:author="Caio Pizzol" w:date="2026-08-03T22:24:00Z" w16du:dateUtc="2026-08-04T02:24:00Z"/>
        </w:rPr>
      </w:pPr>
      <w:del w:id="934" w:author="Caio Pizzol" w:date="2026-08-03T22:24:00Z" w16du:dateUtc="2026-08-04T02:24:00Z">
        <w:r>
          <w:delText>dolor adipiscing lorem ipsum sed aliqua consectetur sed consectetur incididunt</w:delText>
        </w:r>
        <w:r w:rsidR="00F70040">
          <w:delText xml:space="preserve">. </w:delText>
        </w:r>
        <w:r>
          <w:delText>dolore elit consectetur ipsum amet, amet, magna-lorem dolor adipiscing, incididunt amet adipiscing ut elit ipsum labore ipsum ut incididunt sit et sit consectetur do eiusmod</w:delText>
        </w:r>
        <w:r w:rsidR="00F70040">
          <w:delText xml:space="preserve">. </w:delText>
        </w:r>
        <w:r>
          <w:delTex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delText>
        </w:r>
        <w:r w:rsidR="00F70040">
          <w:delText xml:space="preserve">. </w:delText>
        </w:r>
        <w:r>
          <w:delText>do aliqua consectetur consectetur tempor lorem aliqua ipsum lorem do;</w:delText>
        </w:r>
      </w:del>
    </w:p>
    <w:p w14:paraId="634314E3" w14:textId="77777777" w:rsidR="00540B8E" w:rsidRDefault="005314F1">
      <w:pPr>
        <w:pStyle w:val="TextHeading4"/>
        <w:rPr>
          <w:del w:id="935" w:author="Caio Pizzol" w:date="2026-08-03T22:24:00Z" w16du:dateUtc="2026-08-04T02:24:00Z"/>
        </w:rPr>
      </w:pPr>
      <w:del w:id="936" w:author="Caio Pizzol" w:date="2026-08-03T22:24:00Z" w16du:dateUtc="2026-08-04T02:24:00Z">
        <w:r>
          <w:delText>amet amet, do aliqua ut, consectetur tempor ipsum adipiscing adipiscing lorem lorem elit; incididunt</w:delText>
        </w:r>
      </w:del>
    </w:p>
    <w:p w14:paraId="1F853B1C" w14:textId="77777777" w:rsidR="00540B8E" w:rsidRDefault="005314F1">
      <w:pPr>
        <w:pStyle w:val="TextHeading4"/>
        <w:rPr>
          <w:del w:id="937" w:author="Caio Pizzol" w:date="2026-08-03T22:24:00Z" w16du:dateUtc="2026-08-04T02:24:00Z"/>
        </w:rPr>
      </w:pPr>
      <w:del w:id="938" w:author="Caio Pizzol" w:date="2026-08-03T22:24:00Z" w16du:dateUtc="2026-08-04T02:24:00Z">
        <w:r>
          <w:delText>eiusmod eiusmod adipiscing elit dolor consectetur do et ipsum sed ipsum ipsum ut do tempor do lorem magna elit ipsum adipiscing’et consectetur lorem consectetur elit do ipsum sed elit ipsum adipiscing’et amet</w:delText>
        </w:r>
        <w:r w:rsidR="00F70040">
          <w:delText xml:space="preserve">. </w:delText>
        </w:r>
        <w:r>
          <w:delText>elit eiusmod dolor amet ipsum adipiscing’et aliqua elit ipsum ut, et ipsum eiusmod adipiscing adipiscing consectetur ipsum adipiscing ut ipsum ipsum lorem elit et ipsum eiusmod</w:delText>
        </w:r>
        <w:r w:rsidR="00F70040">
          <w:delText xml:space="preserve">. </w:delText>
        </w:r>
        <w:r>
          <w:delText>sit ipsum ut elit amet aliqua dolor et ipsum eiusmod adipiscing amet magna consectetur eiusmod dolor ipsum adipiscing, amet magna consectetur consectetur labore incididunt adipiscing magna sed dolor et ipsum eiusmod do consectetur adipiscing’et elit</w:delText>
        </w:r>
        <w:r w:rsidR="00F70040">
          <w:delText xml:space="preserve">. </w:delText>
        </w:r>
        <w:r>
          <w:delText>dolore aliqua consectetur et ipsum eiusmod aliqua ipsum labore do consectetur consectetur tempor do amet adipiscing dolore elit ipsum magna-lorem dolor adipiscing lorem ut tempor tempor consectetur tempor adipiscing dolor consectetur elit.</w:delText>
        </w:r>
      </w:del>
    </w:p>
    <w:p w14:paraId="55395133" w14:textId="77777777" w:rsidR="00540B8E" w:rsidRDefault="005314F1">
      <w:pPr>
        <w:pStyle w:val="TextHeading3"/>
        <w:rPr>
          <w:del w:id="939" w:author="Caio Pizzol" w:date="2026-08-03T22:24:00Z" w16du:dateUtc="2026-08-04T02:24:00Z"/>
          <w:color w:val="000000"/>
        </w:rPr>
      </w:pPr>
      <w:del w:id="940" w:author="Caio Pizzol" w:date="2026-08-03T22:24:00Z" w16du:dateUtc="2026-08-04T02:24:00Z">
        <w:r>
          <w:delTex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delText>
        </w:r>
        <w:r w:rsidR="00F70040">
          <w:delText xml:space="preserve">. </w:delText>
        </w:r>
        <w:r>
          <w:delText xml:space="preserve">ipsum, et ipsum eiusmod adipiscing lorem </w:delText>
        </w:r>
        <w:r>
          <w:rPr>
            <w:color w:val="000000"/>
          </w:rPr>
          <w:delText>dolore lorem dolore ipsum ipsum elit eiusmod adipiscing consectetur dolor consectetur aliqua adipiscing dolor ipsum</w:delText>
        </w:r>
        <w:r>
          <w:delText xml:space="preserve"> consectetur </w:delText>
        </w:r>
        <w:r>
          <w:rPr>
            <w:color w:val="000000"/>
          </w:rPr>
          <w:delText xml:space="preserve">sed ipsum et. </w:delText>
        </w:r>
      </w:del>
    </w:p>
    <w:p w14:paraId="12ECFBEE" w14:textId="77777777" w:rsidR="00540B8E" w:rsidRDefault="005314F1">
      <w:pPr>
        <w:pStyle w:val="TextHeading3"/>
        <w:rPr>
          <w:del w:id="941" w:author="Caio Pizzol" w:date="2026-08-03T22:24:00Z" w16du:dateUtc="2026-08-04T02:24:00Z"/>
        </w:rPr>
      </w:pPr>
      <w:del w:id="942" w:author="Caio Pizzol" w:date="2026-08-03T22:24:00Z" w16du:dateUtc="2026-08-04T02:24:00Z">
        <w:r>
          <w:rPr>
            <w:color w:val="000000"/>
          </w:rPr>
          <w:delText xml:space="preserve">sit et sit dolor </w:delText>
        </w:r>
        <w:r>
          <w:delText>et</w:delText>
        </w:r>
        <w:r>
          <w:rPr>
            <w:color w:val="000000"/>
          </w:rPr>
          <w:delText> ipsum eiusmod</w:delText>
        </w:r>
        <w:r>
          <w:delText> </w:delText>
        </w:r>
        <w:r>
          <w:rPr>
            <w:color w:val="000000"/>
          </w:rPr>
          <w:delText xml:space="preserve">consectetur ut ipsum aliqua et aliqua do aliqua consectetur consectetur ipsum consectetur, incididunt </w:delText>
        </w:r>
        <w:r>
          <w:delText>et</w:delText>
        </w:r>
        <w:r>
          <w:rPr>
            <w:color w:val="000000"/>
          </w:rPr>
          <w:delText> ipsum eiusmod</w:delText>
        </w:r>
        <w:r>
          <w:delText> </w:delText>
        </w:r>
        <w:r>
          <w:rPr>
            <w:color w:val="000000"/>
          </w:rPr>
          <w:delText>aliqua lorem sed amet ipsum dolore elit dolor lorem lorem dolor dolor et</w:delText>
        </w:r>
        <w:r w:rsidR="00F70040">
          <w:rPr>
            <w:color w:val="000000"/>
          </w:rPr>
          <w:delText xml:space="preserve">. </w:delText>
        </w:r>
        <w:r>
          <w:delText>sit et do ipsum sed sit dolor et ipsum eiusmod amet magna sit consectetur eiusmod tempor sed elit dolor et ipsum eiusmod</w:delText>
        </w:r>
        <w:r w:rsidR="00F70040">
          <w:delText xml:space="preserve">. </w:delText>
        </w:r>
        <w:r>
          <w:delText>consectetur </w:delText>
        </w:r>
        <w:r>
          <w:rPr>
            <w:color w:val="000000"/>
          </w:rPr>
          <w:delText>ipsum eiusmod</w:delText>
        </w:r>
        <w:r>
          <w:delText xml:space="preserve"> amet eiusmod eiusmod tempor elit ipsum et do ipsum elit lorem incididunt et sed.</w:delText>
        </w:r>
      </w:del>
    </w:p>
    <w:p w14:paraId="28898A3E" w14:textId="77777777" w:rsidR="00540B8E" w:rsidRDefault="005314F1">
      <w:pPr>
        <w:pStyle w:val="Heading3"/>
        <w:rPr>
          <w:del w:id="943" w:author="Caio Pizzol" w:date="2026-08-03T22:24:00Z" w16du:dateUtc="2026-08-04T02:24:00Z"/>
        </w:rPr>
      </w:pPr>
      <w:bookmarkStart w:id="944" w:name="16114718402876438860"/>
      <w:del w:id="945" w:author="Caio Pizzol" w:date="2026-08-03T22:24:00Z" w16du:dateUtc="2026-08-04T02:24:00Z">
        <w:r>
          <w:delText>amet eiusmod elit sed elit ipsum</w:delText>
        </w:r>
        <w:bookmarkEnd w:id="944"/>
      </w:del>
    </w:p>
    <w:p w14:paraId="3F892984" w14:textId="77777777" w:rsidR="00540B8E" w:rsidRDefault="005314F1">
      <w:pPr>
        <w:pStyle w:val="TextHeading3"/>
        <w:rPr>
          <w:del w:id="946" w:author="Caio Pizzol" w:date="2026-08-03T22:24:00Z" w16du:dateUtc="2026-08-04T02:24:00Z"/>
        </w:rPr>
      </w:pPr>
      <w:del w:id="947" w:author="Caio Pizzol" w:date="2026-08-03T22:24:00Z" w16du:dateUtc="2026-08-04T02:24:00Z">
        <w:r>
          <w:delText>consectetur ipsum eiusmod adipiscing lorem ut consectetur ipsum aliqua elit eiusmod ut lorem eiusmod amet et et ipsum sed consectetur adipiscing ut et ipsum eiusmod do sed eiusmod aliqua ut elit amet eiusmod ipsum aliqua elit labore ipsum ut amet 2041 incididunt 2514</w:delText>
        </w:r>
        <w:r w:rsidR="00F70040">
          <w:delText xml:space="preserve">. </w:delText>
        </w:r>
        <w:r>
          <w:delText>amet, et ipsum eiusmod adipiscing lorem aliqua adipiscing magna amet incididunt lorem sed magna ipsum, labore amet ipsum consectetur elit incididunt lorem sed adipiscing dolor.</w:delText>
        </w:r>
      </w:del>
    </w:p>
    <w:p w14:paraId="0C0A8140" w14:textId="77777777" w:rsidR="00540B8E" w:rsidRDefault="005314F1">
      <w:pPr>
        <w:pStyle w:val="Heading3"/>
        <w:rPr>
          <w:del w:id="948" w:author="Caio Pizzol" w:date="2026-08-03T22:24:00Z" w16du:dateUtc="2026-08-04T02:24:00Z"/>
        </w:rPr>
      </w:pPr>
      <w:bookmarkStart w:id="949" w:name="3565544689335804923"/>
      <w:del w:id="950" w:author="Caio Pizzol" w:date="2026-08-03T22:24:00Z" w16du:dateUtc="2026-08-04T02:24:00Z">
        <w:r>
          <w:delText>dolore elit eiusmod</w:delText>
        </w:r>
        <w:bookmarkEnd w:id="949"/>
      </w:del>
    </w:p>
    <w:p w14:paraId="0A0D34FE" w14:textId="77777777" w:rsidR="00540B8E" w:rsidRDefault="005314F1">
      <w:pPr>
        <w:pStyle w:val="TextHeading3"/>
        <w:rPr>
          <w:del w:id="951" w:author="Caio Pizzol" w:date="2026-08-03T22:24:00Z" w16du:dateUtc="2026-08-04T02:24:00Z"/>
        </w:rPr>
      </w:pPr>
      <w:del w:id="952" w:author="Caio Pizzol" w:date="2026-08-03T22:24:00Z" w16du:dateUtc="2026-08-04T02:24:00Z">
        <w:r>
          <w:delText>labore aliqua incididunt elit tempor incididunt do lorem ipsum sit, et ipsum eiusmod adipiscing do lorem, labore, consectetur, lorem dolor dolor lorem do magna incididunt aliqua et aliqua et ipsum eiusmod dolor ipsum sed dolor eiusmod tempor sed do do et sed.</w:delText>
        </w:r>
      </w:del>
    </w:p>
    <w:p w14:paraId="37B6A55A" w14:textId="77777777" w:rsidR="00540B8E" w:rsidRDefault="005314F1">
      <w:pPr>
        <w:pStyle w:val="Heading3"/>
        <w:rPr>
          <w:del w:id="953" w:author="Caio Pizzol" w:date="2026-08-03T22:24:00Z" w16du:dateUtc="2026-08-04T02:24:00Z"/>
        </w:rPr>
      </w:pPr>
      <w:bookmarkStart w:id="954" w:name="3566024313241514461"/>
      <w:del w:id="955" w:author="Caio Pizzol" w:date="2026-08-03T22:24:00Z" w16du:dateUtc="2026-08-04T02:24:00Z">
        <w:r>
          <w:delText>tempor</w:delText>
        </w:r>
        <w:bookmarkEnd w:id="954"/>
      </w:del>
    </w:p>
    <w:p w14:paraId="74F2468F" w14:textId="77777777" w:rsidR="00540B8E" w:rsidRDefault="005314F1">
      <w:pPr>
        <w:pStyle w:val="TextHeading3"/>
        <w:rPr>
          <w:del w:id="956" w:author="Caio Pizzol" w:date="2026-08-03T22:24:00Z" w16du:dateUtc="2026-08-04T02:24:00Z"/>
        </w:rPr>
      </w:pPr>
      <w:del w:id="957" w:author="Caio Pizzol" w:date="2026-08-03T22:24:00Z" w16du:dateUtc="2026-08-04T02:24:00Z">
        <w:r>
          <w:delText>ipsum lorem tempor do sit, dolor ipsum eiusmod elit et ipsum sed aliqua labore do elit adipiscing sit amet magna labore sed dolor et sed</w:delText>
        </w:r>
        <w:r w:rsidR="00F70040">
          <w:delText xml:space="preserve">. </w:delText>
        </w:r>
        <w:r>
          <w:delText>consectetur ipsum eiusmod aliqua labore do eiusmod amet do labore amet consectetur ipsum labore elit magna tempor labore ipsum eiusmod, do labore labore.</w:delText>
        </w:r>
      </w:del>
    </w:p>
    <w:p w14:paraId="0D89C620" w14:textId="77777777" w:rsidR="00540B8E" w:rsidRDefault="005314F1">
      <w:pPr>
        <w:pStyle w:val="TextHeading3"/>
        <w:rPr>
          <w:del w:id="958" w:author="Caio Pizzol" w:date="2026-08-03T22:24:00Z" w16du:dateUtc="2026-08-04T02:24:00Z"/>
        </w:rPr>
      </w:pPr>
      <w:del w:id="959" w:author="Caio Pizzol" w:date="2026-08-03T22:24:00Z" w16du:dateUtc="2026-08-04T02:24:00Z">
        <w:r>
          <w:delText>magna consectetur ipsum do elit ipsum eiusmod et lorem aliqua et ipsum eiusmod ipsum ipsum eiusmod sed, elit, lorem adipiscing magna aliqua incididunt elit ipsum consectetur lorem ipsum consectetur ipsum</w:delText>
        </w:r>
        <w:r w:rsidR="00F70040">
          <w:delText xml:space="preserve">. </w:delText>
        </w:r>
        <w:r>
          <w:delText>sed et ipsum eiusmod aliqua eiusmod elit magna, et ipsum eiusmod adipiscing elit magna tempor magna amet elit magna incididunt adipiscing ipsum magna incididunt amet magna magna labore ipsum eiusmod.</w:delText>
        </w:r>
      </w:del>
    </w:p>
    <w:p w14:paraId="79827BEF" w14:textId="77777777" w:rsidR="00540B8E" w:rsidRDefault="005314F1">
      <w:pPr>
        <w:pStyle w:val="Heading3"/>
        <w:rPr>
          <w:del w:id="960" w:author="Caio Pizzol" w:date="2026-08-03T22:24:00Z" w16du:dateUtc="2026-08-04T02:24:00Z"/>
        </w:rPr>
      </w:pPr>
      <w:bookmarkStart w:id="961" w:name="3566743749100078768"/>
      <w:del w:id="962" w:author="Caio Pizzol" w:date="2026-08-03T22:24:00Z" w16du:dateUtc="2026-08-04T02:24:00Z">
        <w:r>
          <w:delText>dolor do sit</w:delText>
        </w:r>
        <w:bookmarkEnd w:id="961"/>
      </w:del>
    </w:p>
    <w:p w14:paraId="1DD97683" w14:textId="77777777" w:rsidR="00540B8E" w:rsidRDefault="005314F1">
      <w:pPr>
        <w:pStyle w:val="TextHeading3"/>
        <w:rPr>
          <w:del w:id="963" w:author="Caio Pizzol" w:date="2026-08-03T22:24:00Z" w16du:dateUtc="2026-08-04T02:24:00Z"/>
        </w:rPr>
        <w:sectPr w:rsidR="00540B8E">
          <w:footerReference w:type="default" r:id="rId13"/>
          <w:pgSz w:w="12240" w:h="15840"/>
          <w:pgMar w:top="1440" w:right="1800" w:bottom="1440" w:left="1800" w:header="720" w:footer="720" w:gutter="0"/>
          <w:pgNumType w:start="1" w:chapStyle="1"/>
          <w:cols w:space="720"/>
        </w:sectPr>
      </w:pPr>
      <w:del w:id="964" w:author="Caio Pizzol" w:date="2026-08-03T22:24:00Z" w16du:dateUtc="2026-08-04T02:24:00Z">
        <w:r>
          <w:delText>eiusmod tempor incididunt lorem elit dolor consectetur do et ipsum sed, do do adipiscing, dolore, incididunt dolor, amet magna sit incididunt eiusmod amet do dolor et ipsum eiusmod do do adipiscing ut.</w:delText>
        </w:r>
      </w:del>
    </w:p>
    <w:p w14:paraId="3AA44EA4" w14:textId="77777777" w:rsidR="00540B8E" w:rsidRDefault="005314F1">
      <w:pPr>
        <w:pStyle w:val="Heading1"/>
        <w:rPr>
          <w:del w:id="965" w:author="Caio Pizzol" w:date="2026-08-03T22:24:00Z" w16du:dateUtc="2026-08-04T02:24:00Z"/>
        </w:rPr>
      </w:pPr>
      <w:del w:id="966" w:author="Caio Pizzol" w:date="2026-08-03T22:24:00Z" w16du:dateUtc="2026-08-04T02:24:00Z">
        <w:r>
          <w:br/>
        </w:r>
        <w:bookmarkStart w:id="967" w:name="8231429303394145906"/>
        <w:bookmarkStart w:id="968" w:name="_Toc226855026"/>
        <w:bookmarkStart w:id="969" w:name="_Toc519541199"/>
        <w:bookmarkStart w:id="970" w:name="_Toc520529437"/>
        <w:bookmarkStart w:id="971" w:name="_Toc528548713"/>
        <w:bookmarkStart w:id="972" w:name="_Toc533030240"/>
        <w:bookmarkStart w:id="973" w:name="_Toc218523797"/>
        <w:r>
          <w:delText>elit elit consectetur ipsum dolor eiusmod dolor’et incididunt</w:delText>
        </w:r>
        <w:bookmarkEnd w:id="967"/>
        <w:bookmarkEnd w:id="968"/>
        <w:bookmarkEnd w:id="969"/>
        <w:bookmarkEnd w:id="970"/>
        <w:bookmarkEnd w:id="971"/>
        <w:bookmarkEnd w:id="972"/>
        <w:bookmarkEnd w:id="973"/>
      </w:del>
    </w:p>
    <w:p w14:paraId="4C69B541" w14:textId="77777777" w:rsidR="00540B8E" w:rsidRDefault="005314F1">
      <w:pPr>
        <w:pStyle w:val="Heading2"/>
        <w:rPr>
          <w:del w:id="974" w:author="Caio Pizzol" w:date="2026-08-03T22:24:00Z" w16du:dateUtc="2026-08-04T02:24:00Z"/>
        </w:rPr>
      </w:pPr>
      <w:bookmarkStart w:id="975" w:name="2463982305709068726"/>
      <w:bookmarkStart w:id="976" w:name="_Ref4469927"/>
      <w:bookmarkStart w:id="977" w:name="_Toc218523798"/>
      <w:del w:id="978" w:author="Caio Pizzol" w:date="2026-08-03T22:24:00Z" w16du:dateUtc="2026-08-04T02:24:00Z">
        <w:r>
          <w:delText>sed elit eiusmod dolor’et incididunt</w:delText>
        </w:r>
        <w:bookmarkEnd w:id="975"/>
        <w:bookmarkEnd w:id="976"/>
        <w:bookmarkEnd w:id="977"/>
      </w:del>
    </w:p>
    <w:p w14:paraId="0E5B69FD" w14:textId="77777777" w:rsidR="00540B8E" w:rsidRDefault="005314F1">
      <w:pPr>
        <w:pStyle w:val="TextHeading2"/>
        <w:rPr>
          <w:del w:id="979" w:author="Caio Pizzol" w:date="2026-08-03T22:24:00Z" w16du:dateUtc="2026-08-04T02:24:00Z"/>
        </w:rPr>
      </w:pPr>
      <w:del w:id="980" w:author="Caio Pizzol" w:date="2026-08-03T22:24:00Z" w16du:dateUtc="2026-08-04T02:24:00Z">
        <w:r>
          <w:delText>adipiscing dolor incididunt magna tempor elit ipsum dolor sed ut ipsum dolor aliqua sit do magna dolor ipsum dolor’et tempor lorem adipiscing magna dolor elit consectetur, consectetur, dolore lorem, et aliqua sed magna lorem ipsum amet, lorem dolor ipsum ut.</w:delText>
        </w:r>
      </w:del>
    </w:p>
    <w:p w14:paraId="63FDCD8C" w14:textId="77777777" w:rsidR="00540B8E" w:rsidRDefault="005314F1">
      <w:pPr>
        <w:pStyle w:val="Heading2"/>
        <w:rPr>
          <w:del w:id="981" w:author="Caio Pizzol" w:date="2026-08-03T22:24:00Z" w16du:dateUtc="2026-08-04T02:24:00Z"/>
        </w:rPr>
      </w:pPr>
      <w:bookmarkStart w:id="982" w:name="2464461929614778264"/>
      <w:bookmarkStart w:id="983" w:name="_Toc519541200"/>
      <w:bookmarkStart w:id="984" w:name="_Toc520529438"/>
      <w:bookmarkStart w:id="985" w:name="_Toc528548714"/>
      <w:bookmarkStart w:id="986" w:name="_Toc533030241"/>
      <w:bookmarkStart w:id="987" w:name="DeterminationOfIncapacity"/>
      <w:bookmarkStart w:id="988" w:name="_Toc218523799"/>
      <w:del w:id="989" w:author="Caio Pizzol" w:date="2026-08-03T22:24:00Z" w16du:dateUtc="2026-08-04T02:24:00Z">
        <w:r>
          <w:delText>incididunt elit eiusmod dolor’et incididunt</w:delText>
        </w:r>
        <w:bookmarkEnd w:id="982"/>
        <w:bookmarkEnd w:id="983"/>
        <w:bookmarkEnd w:id="984"/>
        <w:bookmarkEnd w:id="985"/>
        <w:bookmarkEnd w:id="986"/>
        <w:bookmarkEnd w:id="987"/>
        <w:bookmarkEnd w:id="988"/>
      </w:del>
    </w:p>
    <w:p w14:paraId="1AC36E5F" w14:textId="77777777" w:rsidR="00540B8E" w:rsidRDefault="005314F1">
      <w:pPr>
        <w:pStyle w:val="TextHeading2"/>
        <w:rPr>
          <w:del w:id="990" w:author="Caio Pizzol" w:date="2026-08-03T22:24:00Z" w16du:dateUtc="2026-08-04T02:24:00Z"/>
        </w:rPr>
      </w:pPr>
      <w:del w:id="991" w:author="Caio Pizzol" w:date="2026-08-03T22:24:00Z" w16du:dateUtc="2026-08-04T02:24:00Z">
        <w:r>
          <w:delText>magna ut elit ipsum sed, eiusmod dolor aliqua elit do sed do magna dolore et dolor tempor elit ipsum labore et.</w:delText>
        </w:r>
      </w:del>
    </w:p>
    <w:p w14:paraId="566DE550" w14:textId="77777777" w:rsidR="00540B8E" w:rsidRDefault="005314F1">
      <w:pPr>
        <w:pStyle w:val="Heading3"/>
        <w:rPr>
          <w:del w:id="992" w:author="Caio Pizzol" w:date="2026-08-03T22:24:00Z" w16du:dateUtc="2026-08-04T02:24:00Z"/>
        </w:rPr>
      </w:pPr>
      <w:bookmarkStart w:id="993" w:name="7342864883185520013"/>
      <w:del w:id="994" w:author="Caio Pizzol" w:date="2026-08-03T22:24:00Z" w16du:dateUtc="2026-08-04T02:24:00Z">
        <w:r>
          <w:delText>incididunt dolor sed</w:delText>
        </w:r>
        <w:bookmarkEnd w:id="993"/>
      </w:del>
    </w:p>
    <w:p w14:paraId="51030DBF" w14:textId="77777777" w:rsidR="00540B8E" w:rsidRDefault="005314F1">
      <w:pPr>
        <w:pStyle w:val="TextHeading3"/>
        <w:rPr>
          <w:del w:id="995" w:author="Caio Pizzol" w:date="2026-08-03T22:24:00Z" w16du:dateUtc="2026-08-04T02:24:00Z"/>
        </w:rPr>
      </w:pPr>
      <w:del w:id="996" w:author="Caio Pizzol" w:date="2026-08-03T22:24:00Z" w16du:dateUtc="2026-08-04T02:24:00Z">
        <w:r>
          <w:delText xml:space="preserve">adipiscing dolor incididunt magna tempor elit do ipsum tempor amet labore sed ipsum dolor’et ut-sed et sed eiusmod ipsum tempor elit tempor labore aliqua consectetur </w:delText>
        </w:r>
        <w:r>
          <w:fldChar w:fldCharType="begin"/>
        </w:r>
        <w:r>
          <w:delInstrText xml:space="preserve"> REF 2463982305709068726 \r \h \* MERGEFORMAT </w:delInstrText>
        </w:r>
        <w:r>
          <w:fldChar w:fldCharType="separate"/>
        </w:r>
        <w:r w:rsidR="00AC72FF">
          <w:delText>lorem 4.01</w:delText>
        </w:r>
        <w:r>
          <w:fldChar w:fldCharType="end"/>
        </w:r>
        <w:r>
          <w:delText>.</w:delText>
        </w:r>
      </w:del>
    </w:p>
    <w:p w14:paraId="7D333080" w14:textId="77777777" w:rsidR="00540B8E" w:rsidRDefault="005314F1">
      <w:pPr>
        <w:pStyle w:val="TextHeading3"/>
        <w:rPr>
          <w:del w:id="997" w:author="Caio Pizzol" w:date="2026-08-03T22:24:00Z" w16du:dateUtc="2026-08-04T02:24:00Z"/>
        </w:rPr>
      </w:pPr>
      <w:del w:id="998" w:author="Caio Pizzol" w:date="2026-08-03T22:24:00Z" w16du:dateUtc="2026-08-04T02:24:00Z">
        <w:r>
          <w:delText>adipiscing dolor incididunt magna tempor dolore do do do ipsum dolor’et magna lorem dolore incididunt sit eiusmod tempor consectetur consectetur ipsum dolor labore magna dolor ipsum dolor’et tempor incididunt adipiscing magna.</w:delText>
        </w:r>
      </w:del>
    </w:p>
    <w:p w14:paraId="2FD88FB8" w14:textId="77777777" w:rsidR="00540B8E" w:rsidRDefault="005314F1">
      <w:pPr>
        <w:pStyle w:val="Heading3"/>
        <w:rPr>
          <w:del w:id="999" w:author="Caio Pizzol" w:date="2026-08-03T22:24:00Z" w16du:dateUtc="2026-08-04T02:24:00Z"/>
        </w:rPr>
      </w:pPr>
      <w:bookmarkStart w:id="1000" w:name="2464941553520487802"/>
      <w:del w:id="1001" w:author="Caio Pizzol" w:date="2026-08-03T22:24:00Z" w16du:dateUtc="2026-08-04T02:24:00Z">
        <w:r>
          <w:delText>elit incididunt</w:delText>
        </w:r>
        <w:bookmarkEnd w:id="1000"/>
      </w:del>
    </w:p>
    <w:p w14:paraId="220E4B01" w14:textId="77777777" w:rsidR="00540B8E" w:rsidRDefault="005314F1">
      <w:pPr>
        <w:pStyle w:val="TextHeading3"/>
        <w:rPr>
          <w:del w:id="1002" w:author="Caio Pizzol" w:date="2026-08-03T22:24:00Z" w16du:dateUtc="2026-08-04T02:24:00Z"/>
        </w:rPr>
      </w:pPr>
      <w:del w:id="1003" w:author="Caio Pizzol" w:date="2026-08-03T22:24:00Z" w16du:dateUtc="2026-08-04T02:24:00Z">
        <w:r>
          <w:delText>adipiscing dolor incididunt magna tempor elit do eiusmod adipiscing elit eiusmod adipiscing incididunt consectetur ipsum dolor aliqua amet elit, consectetur, lorem ipsum sit do magna dolor ipsum dolor’et tempor lorem adipiscing magna.</w:delText>
        </w:r>
      </w:del>
    </w:p>
    <w:p w14:paraId="196031F1" w14:textId="77777777" w:rsidR="00540B8E" w:rsidRDefault="005314F1">
      <w:pPr>
        <w:pStyle w:val="Heading3"/>
        <w:rPr>
          <w:del w:id="1004" w:author="Caio Pizzol" w:date="2026-08-03T22:24:00Z" w16du:dateUtc="2026-08-04T02:24:00Z"/>
        </w:rPr>
      </w:pPr>
      <w:bookmarkStart w:id="1005" w:name="2465421177426197340"/>
      <w:del w:id="1006" w:author="Caio Pizzol" w:date="2026-08-03T22:24:00Z" w16du:dateUtc="2026-08-04T02:24:00Z">
        <w:r>
          <w:delText>aliqua, lorem, lorem consectetur</w:delText>
        </w:r>
        <w:bookmarkEnd w:id="1005"/>
      </w:del>
    </w:p>
    <w:p w14:paraId="1A68B675" w14:textId="77777777" w:rsidR="00540B8E" w:rsidRDefault="005314F1">
      <w:pPr>
        <w:pStyle w:val="TextHeading3"/>
        <w:rPr>
          <w:del w:id="1007" w:author="Caio Pizzol" w:date="2026-08-03T22:24:00Z" w16du:dateUtc="2026-08-04T02:24:00Z"/>
        </w:rPr>
      </w:pPr>
      <w:del w:id="1008" w:author="Caio Pizzol" w:date="2026-08-03T22:24:00Z" w16du:dateUtc="2026-08-04T02:24:00Z">
        <w:r>
          <w:delText>adipiscing dolor incididunt magna tempor elit do ipsum dolor dolore sit consectetur magna lorem adipiscing amet ipsum ipsum 30 tempor, lorem aliqua dolor et magna</w:delText>
        </w:r>
        <w:r w:rsidR="00F70040">
          <w:delText xml:space="preserve">. </w:delText>
        </w:r>
        <w:r>
          <w:delText>adipiscing dolor’et magna, adipiscing, lorem sed et magna adipiscing magna sed dolor sit ipsum elit et sed, lorem, do ipsum sed aliqua ut elit et ipsum consectetur, dolor ipsum ipsum elit dolor adipiscing elit dolor consectetur do et ipsum sed</w:delText>
        </w:r>
        <w:r w:rsidR="00F70040">
          <w:delText xml:space="preserve">. </w:delText>
        </w:r>
        <w:r>
          <w:delText>eiusmod ipsum amet sed ipsum et elit ipsum dolor’et magna, adipiscing, lorem sed et magna</w:delText>
        </w:r>
        <w:r w:rsidR="00F70040">
          <w:delText xml:space="preserve">. </w:delText>
        </w:r>
        <w:r>
          <w:delText>adipiscing et consectetur magna tempor et sed consectetur ut ipsum adipiscing elit tempor aliqua ipsum sit sit consectetur ipsum ipsum.</w:delText>
        </w:r>
      </w:del>
    </w:p>
    <w:p w14:paraId="3E2C5A0E" w14:textId="77777777" w:rsidR="00540B8E" w:rsidRDefault="005314F1">
      <w:pPr>
        <w:pStyle w:val="TextHeading3"/>
        <w:rPr>
          <w:del w:id="1009" w:author="Caio Pizzol" w:date="2026-08-03T22:24:00Z" w16du:dateUtc="2026-08-04T02:24:00Z"/>
        </w:rPr>
      </w:pPr>
      <w:del w:id="1010" w:author="Caio Pizzol" w:date="2026-08-03T22:24:00Z" w16du:dateUtc="2026-08-04T02:24:00Z">
        <w:r>
          <w:delTex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delText>
        </w:r>
      </w:del>
    </w:p>
    <w:p w14:paraId="4687A3BA" w14:textId="77777777" w:rsidR="00540B8E" w:rsidRDefault="005314F1">
      <w:pPr>
        <w:pStyle w:val="Heading2"/>
        <w:rPr>
          <w:del w:id="1011" w:author="Caio Pizzol" w:date="2026-08-03T22:24:00Z" w16du:dateUtc="2026-08-04T02:24:00Z"/>
        </w:rPr>
      </w:pPr>
      <w:bookmarkStart w:id="1012" w:name="9811021952290499721"/>
      <w:bookmarkStart w:id="1013" w:name="_Ref231394000"/>
      <w:bookmarkStart w:id="1014" w:name="_Toc218523800"/>
      <w:del w:id="1015" w:author="Caio Pizzol" w:date="2026-08-03T22:24:00Z" w16du:dateUtc="2026-08-04T02:24:00Z">
        <w:r>
          <w:delText>ipsum ut ipsum eiusmod dolor’et incididunt</w:delText>
        </w:r>
        <w:bookmarkEnd w:id="1012"/>
        <w:bookmarkEnd w:id="1013"/>
        <w:bookmarkEnd w:id="1014"/>
      </w:del>
    </w:p>
    <w:p w14:paraId="5CA0EBD6" w14:textId="77777777" w:rsidR="00540B8E" w:rsidRDefault="005314F1">
      <w:pPr>
        <w:pStyle w:val="TextHeading2"/>
        <w:rPr>
          <w:del w:id="1016" w:author="Caio Pizzol" w:date="2026-08-03T22:24:00Z" w16du:dateUtc="2026-08-04T02:24:00Z"/>
        </w:rPr>
      </w:pPr>
      <w:del w:id="1017" w:author="Caio Pizzol" w:date="2026-08-03T22:24:00Z" w16du:dateUtc="2026-08-04T02:24:00Z">
        <w:r>
          <w:delText xml:space="preserve">magna ut elit ipsum aliqua, </w:delText>
        </w:r>
        <w:r>
          <w:rPr>
            <w:i/>
          </w:rPr>
          <w:delText>elit dolor’et consectetur tempor</w:delText>
        </w:r>
        <w:r>
          <w:delText xml:space="preserve"> et do ipsum magna amet incididunt do elit ipsum elit dolor’et aliqua tempor incididunt ipsum magna amet incididunt do elit ipsum elit dolor’et elit elit ipsum lorem tempor, ipsum dolor sit ut eiusmod dolor aliqua elit. </w:delText>
        </w:r>
      </w:del>
    </w:p>
    <w:p w14:paraId="248465B5" w14:textId="77777777" w:rsidR="00540B8E" w:rsidRDefault="005314F1">
      <w:pPr>
        <w:pStyle w:val="TextHeading2"/>
        <w:rPr>
          <w:del w:id="1018" w:author="Caio Pizzol" w:date="2026-08-03T22:24:00Z" w16du:dateUtc="2026-08-04T02:24:00Z"/>
        </w:rPr>
      </w:pPr>
      <w:del w:id="1019" w:author="Caio Pizzol" w:date="2026-08-03T22:24:00Z" w16du:dateUtc="2026-08-04T02:24:00Z">
        <w:r>
          <w:delText xml:space="preserve">consectetur sed sed magna ipsum elit dolor’et consectetur tempor labore adipiscing. </w:delText>
        </w:r>
      </w:del>
    </w:p>
    <w:p w14:paraId="063E98FD" w14:textId="77777777" w:rsidR="00540B8E" w:rsidRDefault="005314F1">
      <w:pPr>
        <w:pStyle w:val="Heading3"/>
        <w:rPr>
          <w:del w:id="1020" w:author="Caio Pizzol" w:date="2026-08-03T22:24:00Z" w16du:dateUtc="2026-08-04T02:24:00Z"/>
        </w:rPr>
      </w:pPr>
      <w:bookmarkStart w:id="1021" w:name="9811261764243354490"/>
      <w:bookmarkStart w:id="1022" w:name="_Ref24240269"/>
      <w:del w:id="1023" w:author="Caio Pizzol" w:date="2026-08-03T22:24:00Z" w16du:dateUtc="2026-08-04T02:24:00Z">
        <w:r>
          <w:delText>ut amet ipsum sed dolor’et eiusmod</w:delText>
        </w:r>
        <w:bookmarkEnd w:id="1021"/>
        <w:bookmarkEnd w:id="1022"/>
      </w:del>
    </w:p>
    <w:p w14:paraId="2A7FD949" w14:textId="77777777" w:rsidR="00540B8E" w:rsidRDefault="005314F1">
      <w:pPr>
        <w:pStyle w:val="TextHeading3"/>
        <w:rPr>
          <w:del w:id="1024" w:author="Caio Pizzol" w:date="2026-08-03T22:24:00Z" w16du:dateUtc="2026-08-04T02:24:00Z"/>
        </w:rPr>
      </w:pPr>
      <w:del w:id="1025" w:author="Caio Pizzol" w:date="2026-08-03T22:24:00Z" w16du:dateUtc="2026-08-04T02:24:00Z">
        <w:r>
          <w:delText xml:space="preserve">consectetur sed sed dolore incididunt labore adipiscing aliqua labore elit amet incididunt do amet ipsum ipsum elit ipsum elit dolor et ipsum et sed do ipsum sed dolor dolor aliqua sit. </w:delText>
        </w:r>
      </w:del>
    </w:p>
    <w:p w14:paraId="05BF81EA" w14:textId="77777777" w:rsidR="00540B8E" w:rsidRDefault="005314F1">
      <w:pPr>
        <w:pStyle w:val="TextHeading3"/>
        <w:rPr>
          <w:del w:id="1026" w:author="Caio Pizzol" w:date="2026-08-03T22:24:00Z" w16du:dateUtc="2026-08-04T02:24:00Z"/>
        </w:rPr>
      </w:pPr>
      <w:del w:id="1027" w:author="Caio Pizzol" w:date="2026-08-03T22:24:00Z" w16du:dateUtc="2026-08-04T02:24:00Z">
        <w:r>
          <w:delTex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delText>
        </w:r>
      </w:del>
    </w:p>
    <w:p w14:paraId="1EE7B0EC" w14:textId="77777777" w:rsidR="00540B8E" w:rsidRDefault="005314F1">
      <w:pPr>
        <w:pStyle w:val="TextHeading3"/>
        <w:rPr>
          <w:del w:id="1028" w:author="Caio Pizzol" w:date="2026-08-03T22:24:00Z" w16du:dateUtc="2026-08-04T02:24:00Z"/>
        </w:rPr>
      </w:pPr>
      <w:del w:id="1029" w:author="Caio Pizzol" w:date="2026-08-03T22:24:00Z" w16du:dateUtc="2026-08-04T02:24:00Z">
        <w:r>
          <w:delText>consectetur sed aliqua magna do sed eiusmod incididunt dolore do adipiscing lorem do consectetur ut consectetur ipsum elit dolor dolore dolore magna consectetur ipsum adipiscing amet amet.</w:delText>
        </w:r>
      </w:del>
    </w:p>
    <w:p w14:paraId="397B0914" w14:textId="77777777" w:rsidR="00540B8E" w:rsidRDefault="005314F1">
      <w:pPr>
        <w:pStyle w:val="TextHeading3"/>
        <w:rPr>
          <w:del w:id="1030" w:author="Caio Pizzol" w:date="2026-08-03T22:24:00Z" w16du:dateUtc="2026-08-04T02:24:00Z"/>
        </w:rPr>
      </w:pPr>
      <w:del w:id="1031" w:author="Caio Pizzol" w:date="2026-08-03T22:24:00Z" w16du:dateUtc="2026-08-04T02:24:00Z">
        <w:r>
          <w:delText>eiusmod dolor dolor consectetur ipsum do sit amet ut elit elit amet incididunt sit lorem magna do dolore ipsum labore elit et sed do adipiscing dolor dolor amet ipsum elit dolor’et ipsum consectetur et sed incididunt aliqua.</w:delText>
        </w:r>
      </w:del>
    </w:p>
    <w:p w14:paraId="401818B6" w14:textId="77777777" w:rsidR="00540B8E" w:rsidRDefault="005314F1">
      <w:pPr>
        <w:pStyle w:val="Heading3"/>
        <w:rPr>
          <w:del w:id="1032" w:author="Caio Pizzol" w:date="2026-08-03T22:24:00Z" w16du:dateUtc="2026-08-04T02:24:00Z"/>
        </w:rPr>
      </w:pPr>
      <w:bookmarkStart w:id="1033" w:name="9812221012054773566"/>
      <w:del w:id="1034" w:author="Caio Pizzol" w:date="2026-08-03T22:24:00Z" w16du:dateUtc="2026-08-04T02:24:00Z">
        <w:r>
          <w:delText>ipsum elit eiusmod ut</w:delText>
        </w:r>
        <w:bookmarkEnd w:id="1033"/>
      </w:del>
    </w:p>
    <w:p w14:paraId="7778CCCA" w14:textId="77777777" w:rsidR="00540B8E" w:rsidRDefault="005314F1">
      <w:pPr>
        <w:pStyle w:val="TextHeading3"/>
        <w:rPr>
          <w:del w:id="1035" w:author="Caio Pizzol" w:date="2026-08-03T22:24:00Z" w16du:dateUtc="2026-08-04T02:24:00Z"/>
        </w:rPr>
      </w:pPr>
      <w:del w:id="1036" w:author="Caio Pizzol" w:date="2026-08-03T22:24:00Z" w16du:dateUtc="2026-08-04T02:24:00Z">
        <w:r>
          <w:delText>consectetur sed adipiscing adipiscing labore amet ipsum elit dolor’et ipsum consectetur dolor tempor lorem ipsum elit ipsum labore sit:</w:delText>
        </w:r>
      </w:del>
    </w:p>
    <w:p w14:paraId="705556F1" w14:textId="77777777" w:rsidR="00540B8E" w:rsidRDefault="005314F1">
      <w:pPr>
        <w:pStyle w:val="TextHeading4"/>
        <w:rPr>
          <w:del w:id="1037" w:author="Caio Pizzol" w:date="2026-08-03T22:24:00Z" w16du:dateUtc="2026-08-04T02:24:00Z"/>
        </w:rPr>
      </w:pPr>
      <w:del w:id="1038" w:author="Caio Pizzol" w:date="2026-08-03T22:24:00Z" w16du:dateUtc="2026-08-04T02:24:00Z">
        <w:r>
          <w:delText>do ipsum elit dolor, sit amet do ipsum magna ipsum elit dolor aliqua sit do dolor adipiscing labore;</w:delText>
        </w:r>
      </w:del>
    </w:p>
    <w:p w14:paraId="14F55B9B" w14:textId="77777777" w:rsidR="00540B8E" w:rsidRDefault="005314F1">
      <w:pPr>
        <w:pStyle w:val="TextHeading4"/>
        <w:rPr>
          <w:del w:id="1039" w:author="Caio Pizzol" w:date="2026-08-03T22:24:00Z" w16du:dateUtc="2026-08-04T02:24:00Z"/>
        </w:rPr>
      </w:pPr>
      <w:del w:id="1040" w:author="Caio Pizzol" w:date="2026-08-03T22:24:00Z" w16du:dateUtc="2026-08-04T02:24:00Z">
        <w:r>
          <w:delText>do ipsum aliqua incididunt sed amet ipsum elit dolor’et aliqua incididunt ipsum;</w:delText>
        </w:r>
      </w:del>
    </w:p>
    <w:p w14:paraId="23C80D1F" w14:textId="77777777" w:rsidR="00540B8E" w:rsidRDefault="005314F1">
      <w:pPr>
        <w:pStyle w:val="TextHeading4"/>
        <w:rPr>
          <w:del w:id="1041" w:author="Caio Pizzol" w:date="2026-08-03T22:24:00Z" w16du:dateUtc="2026-08-04T02:24:00Z"/>
        </w:rPr>
      </w:pPr>
      <w:del w:id="1042" w:author="Caio Pizzol" w:date="2026-08-03T22:24:00Z" w16du:dateUtc="2026-08-04T02:24:00Z">
        <w:r>
          <w:delText>do sit aliqua lorem dolor consectetur elit magna do adipiscing amet ipsum elit dolor et eiusmod amet lorem ut ut elit dolor labore dolor ipsum elit dolor sed ipsum dolor’et tempor; incididunt</w:delText>
        </w:r>
      </w:del>
    </w:p>
    <w:p w14:paraId="4CAC207F" w14:textId="77777777" w:rsidR="00540B8E" w:rsidRDefault="005314F1">
      <w:pPr>
        <w:pStyle w:val="TextHeading4"/>
        <w:rPr>
          <w:del w:id="1043" w:author="Caio Pizzol" w:date="2026-08-03T22:24:00Z" w16du:dateUtc="2026-08-04T02:24:00Z"/>
        </w:rPr>
      </w:pPr>
      <w:del w:id="1044" w:author="Caio Pizzol" w:date="2026-08-03T22:24:00Z" w16du:dateUtc="2026-08-04T02:24:00Z">
        <w:r>
          <w:delText xml:space="preserve">do ipsum elit dolor’et dolor lorem do elit dolore ipsum lorem amet ipsum elit dolor et dolor adipiscing lorem, incididunt, lorem eiusmod lorem dolor eiusmod adipiscing elit eiusmod adipiscing. </w:delText>
        </w:r>
      </w:del>
    </w:p>
    <w:p w14:paraId="026797DC" w14:textId="77777777" w:rsidR="00540B8E" w:rsidRDefault="005314F1">
      <w:pPr>
        <w:pStyle w:val="Heading3"/>
        <w:rPr>
          <w:del w:id="1045" w:author="Caio Pizzol" w:date="2026-08-03T22:24:00Z" w16du:dateUtc="2026-08-04T02:24:00Z"/>
        </w:rPr>
      </w:pPr>
      <w:bookmarkStart w:id="1046" w:name="5722843337834013866"/>
      <w:bookmarkStart w:id="1047" w:name="_Ref24240293"/>
      <w:del w:id="1048" w:author="Caio Pizzol" w:date="2026-08-03T22:24:00Z" w16du:dateUtc="2026-08-04T02:24:00Z">
        <w:r>
          <w:delText xml:space="preserve">ut amet ipsum do dolor’et eiusmod incididunt amet ipsum eiusmod elit consectetur lorem </w:delText>
        </w:r>
        <w:bookmarkEnd w:id="1046"/>
        <w:bookmarkEnd w:id="1047"/>
      </w:del>
    </w:p>
    <w:p w14:paraId="5B397FBA" w14:textId="77777777" w:rsidR="00540B8E" w:rsidRDefault="005314F1">
      <w:pPr>
        <w:pStyle w:val="TextHeading3"/>
        <w:rPr>
          <w:del w:id="1049" w:author="Caio Pizzol" w:date="2026-08-03T22:24:00Z" w16du:dateUtc="2026-08-04T02:24:00Z"/>
        </w:rPr>
      </w:pPr>
      <w:del w:id="1050" w:author="Caio Pizzol" w:date="2026-08-03T22:24:00Z" w16du:dateUtc="2026-08-04T02:24:00Z">
        <w:r>
          <w:delText>consectetur sed adipiscing sed labore sed elit ipsum magna amet incididunt do elit ipsum elit dolor’et consectetur labore et sed lorem ipsum amet ipsum incididunt, aliqua, et, incididunt et elit ipsum ipsum dolor</w:delText>
        </w:r>
        <w:r w:rsidR="00F70040">
          <w:delText xml:space="preserve">. </w:delText>
        </w:r>
      </w:del>
    </w:p>
    <w:p w14:paraId="47E5F43D" w14:textId="77777777" w:rsidR="00540B8E" w:rsidRDefault="005314F1">
      <w:pPr>
        <w:pStyle w:val="TextHeading3"/>
        <w:rPr>
          <w:del w:id="1051" w:author="Caio Pizzol" w:date="2026-08-03T22:24:00Z" w16du:dateUtc="2026-08-04T02:24:00Z"/>
        </w:rPr>
      </w:pPr>
      <w:bookmarkStart w:id="1052" w:name="_Hlk512328886"/>
      <w:del w:id="1053" w:author="Caio Pizzol" w:date="2026-08-03T22:24:00Z" w16du:dateUtc="2026-08-04T02:24:00Z">
        <w:r>
          <w:delTex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delText>
        </w:r>
        <w:r w:rsidR="00F70040">
          <w:delText xml:space="preserve">. </w:delText>
        </w:r>
        <w:bookmarkEnd w:id="1052"/>
      </w:del>
    </w:p>
    <w:p w14:paraId="5BD7A7B1" w14:textId="77777777" w:rsidR="00540B8E" w:rsidRDefault="005314F1">
      <w:pPr>
        <w:pStyle w:val="Heading3"/>
        <w:rPr>
          <w:del w:id="1054" w:author="Caio Pizzol" w:date="2026-08-03T22:24:00Z" w16du:dateUtc="2026-08-04T02:24:00Z"/>
        </w:rPr>
      </w:pPr>
      <w:bookmarkStart w:id="1055" w:name="11313918777463458910"/>
      <w:del w:id="1056" w:author="Caio Pizzol" w:date="2026-08-03T22:24:00Z" w16du:dateUtc="2026-08-04T02:24:00Z">
        <w:r>
          <w:delText>sed amet consectetur sed dolore ut</w:delText>
        </w:r>
        <w:bookmarkEnd w:id="1055"/>
      </w:del>
    </w:p>
    <w:p w14:paraId="7B4921D7" w14:textId="77777777" w:rsidR="00540B8E" w:rsidRDefault="005314F1">
      <w:pPr>
        <w:pStyle w:val="TextHeading3"/>
        <w:rPr>
          <w:del w:id="1057" w:author="Caio Pizzol" w:date="2026-08-03T22:24:00Z" w16du:dateUtc="2026-08-04T02:24:00Z"/>
        </w:rPr>
      </w:pPr>
      <w:del w:id="1058" w:author="Caio Pizzol" w:date="2026-08-03T22:24:00Z" w16du:dateUtc="2026-08-04T02:24:00Z">
        <w:r>
          <w:delText xml:space="preserve">et dolor labore et et </w:delText>
        </w:r>
        <w:r>
          <w:fldChar w:fldCharType="begin"/>
        </w:r>
        <w:r>
          <w:delInstrText xml:space="preserve"> REF 9811261764243354490 \r \h \* MERGEFORMAT </w:delInstrText>
        </w:r>
        <w:r>
          <w:fldChar w:fldCharType="separate"/>
        </w:r>
        <w:r w:rsidR="00AC72FF">
          <w:delText>(eiusmod)</w:delText>
        </w:r>
        <w:r>
          <w:fldChar w:fldCharType="end"/>
        </w:r>
        <w:r>
          <w:delText xml:space="preserve"> incididunt </w:delText>
        </w:r>
        <w:r>
          <w:fldChar w:fldCharType="begin"/>
        </w:r>
        <w:r>
          <w:delInstrText xml:space="preserve"> REF 5722843337834013866 \r \h \* MERGEFORMAT </w:delInstrText>
        </w:r>
        <w:r>
          <w:fldChar w:fldCharType="separate"/>
        </w:r>
        <w:r w:rsidR="00AC72FF">
          <w:delText>(elit)</w:delText>
        </w:r>
        <w:r>
          <w:fldChar w:fldCharType="end"/>
        </w:r>
        <w:r>
          <w:delText xml:space="preserve">, et sed sed incididunt ipsum ut do ipsum elit dolor’et consectetur, incididunt ut do ipsum consectetur elit ipsum ipsum dolor incididunt dolor aliqua consectetur aliqua ipsum elit dolor. </w:delText>
        </w:r>
      </w:del>
    </w:p>
    <w:p w14:paraId="3FA42E91" w14:textId="77777777" w:rsidR="00540B8E" w:rsidRDefault="005314F1">
      <w:pPr>
        <w:pStyle w:val="TextHeading3"/>
        <w:rPr>
          <w:del w:id="1059" w:author="Caio Pizzol" w:date="2026-08-03T22:24:00Z" w16du:dateUtc="2026-08-04T02:24:00Z"/>
        </w:rPr>
      </w:pPr>
      <w:del w:id="1060" w:author="Caio Pizzol" w:date="2026-08-03T22:24:00Z" w16du:dateUtc="2026-08-04T02:24:00Z">
        <w:r>
          <w:delText xml:space="preserve">et dolor labore et do </w:delText>
        </w:r>
        <w:r>
          <w:fldChar w:fldCharType="begin"/>
        </w:r>
        <w:r>
          <w:delInstrText xml:space="preserve"> REF 5722843337834013866 \r \h \* MERGEFORMAT </w:delInstrText>
        </w:r>
        <w:r>
          <w:fldChar w:fldCharType="separate"/>
        </w:r>
        <w:r w:rsidR="00AC72FF">
          <w:delText>(elit)</w:delText>
        </w:r>
        <w:r>
          <w:fldChar w:fldCharType="end"/>
        </w:r>
        <w:r>
          <w:delText>, sit ut consectetur et sed, consectetur magna dolor incididunt amet amet, do ipsum amet incididunt et eiusmod do ipsum eiusmod</w:delText>
        </w:r>
        <w:r w:rsidR="00F70040">
          <w:delText xml:space="preserve">. </w:delText>
        </w:r>
        <w:r>
          <w:delText>consectetur sed adipiscing adipiscing do labore, labore do amet sit lorem do eiusmod, lorem ipsum labore.</w:delText>
        </w:r>
      </w:del>
    </w:p>
    <w:p w14:paraId="189B3517" w14:textId="77777777" w:rsidR="00540B8E" w:rsidRDefault="005314F1">
      <w:pPr>
        <w:pStyle w:val="TextHeading3"/>
        <w:rPr>
          <w:del w:id="1061" w:author="Caio Pizzol" w:date="2026-08-03T22:24:00Z" w16du:dateUtc="2026-08-04T02:24:00Z"/>
        </w:rPr>
        <w:sectPr w:rsidR="00540B8E">
          <w:footerReference w:type="default" r:id="rId14"/>
          <w:pgSz w:w="12240" w:h="15840"/>
          <w:pgMar w:top="1440" w:right="1800" w:bottom="1440" w:left="1800" w:header="720" w:footer="720" w:gutter="0"/>
          <w:pgNumType w:start="1" w:chapStyle="1"/>
          <w:cols w:space="720"/>
        </w:sectPr>
      </w:pPr>
      <w:del w:id="1062" w:author="Caio Pizzol" w:date="2026-08-03T22:24:00Z" w16du:dateUtc="2026-08-04T02:24:00Z">
        <w:r>
          <w:delText>adipiscing dolor sit do eiusmod adipiscing et ipsum lorem incididunt lorem magna tempor sit do, incididunt incididunt lorem magna sed dolor ipsum elit elit ipsum adipiscing consectetur adipiscing magna labore et dolor ipsum adipiscing elit ipsum consectetur</w:delText>
        </w:r>
        <w:r w:rsidR="00F70040">
          <w:delText xml:space="preserve">. </w:delText>
        </w:r>
      </w:del>
    </w:p>
    <w:p w14:paraId="1550609D" w14:textId="77777777" w:rsidR="00540B8E" w:rsidRDefault="005314F1">
      <w:pPr>
        <w:pStyle w:val="Heading1"/>
        <w:rPr>
          <w:del w:id="1063" w:author="Caio Pizzol" w:date="2026-08-03T22:24:00Z" w16du:dateUtc="2026-08-04T02:24:00Z"/>
        </w:rPr>
      </w:pPr>
      <w:del w:id="1064" w:author="Caio Pizzol" w:date="2026-08-03T22:24:00Z" w16du:dateUtc="2026-08-04T02:24:00Z">
        <w:r>
          <w:br/>
        </w:r>
        <w:bookmarkStart w:id="1065" w:name="17859547900309837828"/>
        <w:bookmarkStart w:id="1066" w:name="_Toc507273071"/>
        <w:bookmarkStart w:id="1067" w:name="_Ref508594095"/>
        <w:bookmarkStart w:id="1068" w:name="_Ref511636535"/>
        <w:bookmarkStart w:id="1069" w:name="_Ref38626382"/>
        <w:bookmarkStart w:id="1070" w:name="_Ref38723494"/>
        <w:bookmarkStart w:id="1071" w:name="_Ref231392722"/>
        <w:bookmarkStart w:id="1072" w:name="_Toc218523801"/>
        <w:r>
          <w:delText>elit elit consectetur ipsum lorem ipsum magna elit eiusmod dolor</w:delText>
        </w:r>
        <w:bookmarkEnd w:id="1065"/>
        <w:bookmarkEnd w:id="1066"/>
        <w:bookmarkEnd w:id="1067"/>
        <w:bookmarkEnd w:id="1068"/>
        <w:bookmarkEnd w:id="1069"/>
        <w:bookmarkEnd w:id="1070"/>
        <w:bookmarkEnd w:id="1071"/>
        <w:bookmarkEnd w:id="1072"/>
      </w:del>
    </w:p>
    <w:p w14:paraId="479735C9" w14:textId="77777777" w:rsidR="00540B8E" w:rsidRDefault="005314F1">
      <w:pPr>
        <w:pStyle w:val="Heading2"/>
        <w:rPr>
          <w:del w:id="1073" w:author="Caio Pizzol" w:date="2026-08-03T22:24:00Z" w16du:dateUtc="2026-08-04T02:24:00Z"/>
        </w:rPr>
      </w:pPr>
      <w:bookmarkStart w:id="1074" w:name="6442114970643599187"/>
      <w:bookmarkStart w:id="1075" w:name="_Toc226855285"/>
      <w:bookmarkStart w:id="1076" w:name="_Toc218523802"/>
      <w:del w:id="1077" w:author="Caio Pizzol" w:date="2026-08-03T22:24:00Z" w16du:dateUtc="2026-08-04T02:24:00Z">
        <w:r>
          <w:delText>incididunt dolor’et ipsum adipiscing incididunt dolore dolor’et ipsum adipiscing</w:delText>
        </w:r>
        <w:bookmarkEnd w:id="1074"/>
        <w:bookmarkEnd w:id="1075"/>
        <w:bookmarkEnd w:id="1076"/>
      </w:del>
    </w:p>
    <w:p w14:paraId="0EF73631" w14:textId="77777777" w:rsidR="00540B8E" w:rsidRDefault="005314F1">
      <w:pPr>
        <w:pStyle w:val="TextHeading2"/>
        <w:rPr>
          <w:del w:id="1078" w:author="Caio Pizzol" w:date="2026-08-03T22:24:00Z" w16du:dateUtc="2026-08-04T02:24:00Z"/>
        </w:rPr>
      </w:pPr>
      <w:del w:id="1079" w:author="Caio Pizzol" w:date="2026-08-03T22:24:00Z" w16du:dateUtc="2026-08-04T02:24:00Z">
        <w:r>
          <w:delText xml:space="preserve">do ipsum ut elit elit elit, ipsum sed dolor’et ipsum consectetur dolor lorem tempor elit et consectetur incididunt ipsum sed dolor’et aliqua consectetur tempor incididunt magna sed do labore ipsum </w:delText>
        </w:r>
        <w:r>
          <w:rPr>
            <w:i/>
          </w:rPr>
          <w:delText>sed dolor’et consectetur tempor</w:delText>
        </w:r>
        <w:r w:rsidR="00F70040">
          <w:delText xml:space="preserve">. </w:delText>
        </w:r>
        <w:r>
          <w:delText xml:space="preserve">eiusmod sed dolor’et consectetur tempor incididunt magna sed do labore ipsum aliqua’et ipsum, incididunt et adipiscing sed magna ipsum aliqua’et ipsum labore aliqua consectetur </w:delText>
        </w:r>
        <w:r>
          <w:fldChar w:fldCharType="begin"/>
        </w:r>
        <w:r>
          <w:delInstrText xml:space="preserve"> REF 2155636343876565618 \r \h </w:delInstrText>
        </w:r>
        <w:r>
          <w:fldChar w:fldCharType="separate"/>
        </w:r>
        <w:r w:rsidR="00AC72FF">
          <w:delText>aliqua sed</w:delText>
        </w:r>
        <w:r>
          <w:fldChar w:fldCharType="end"/>
        </w:r>
        <w:r>
          <w:delText xml:space="preserve">. </w:delText>
        </w:r>
      </w:del>
    </w:p>
    <w:p w14:paraId="3CE6A4EE" w14:textId="77777777" w:rsidR="00540B8E" w:rsidRDefault="005314F1">
      <w:pPr>
        <w:pStyle w:val="TextHeading2"/>
        <w:rPr>
          <w:del w:id="1080" w:author="Caio Pizzol" w:date="2026-08-03T22:24:00Z" w16du:dateUtc="2026-08-04T02:24:00Z"/>
        </w:rPr>
      </w:pPr>
      <w:del w:id="1081" w:author="Caio Pizzol" w:date="2026-08-03T22:24:00Z" w16du:dateUtc="2026-08-04T02:24:00Z">
        <w:r>
          <w:delText xml:space="preserve">eiusmod lorem dolor’et ipsum consectetur dolor lorem tempor elit et consectetur incididunt ipsum lorem dolor’et aliqua consectetur tempor incididunt magna sed do labore ipsum </w:delText>
        </w:r>
        <w:r>
          <w:rPr>
            <w:i/>
          </w:rPr>
          <w:delText>lorem dolor’et consectetur tempor</w:delText>
        </w:r>
        <w:r w:rsidR="00F70040">
          <w:delText xml:space="preserve">. </w:delText>
        </w:r>
      </w:del>
    </w:p>
    <w:p w14:paraId="775221F6" w14:textId="77777777" w:rsidR="00540B8E" w:rsidRDefault="005314F1">
      <w:pPr>
        <w:pStyle w:val="Heading2"/>
        <w:rPr>
          <w:del w:id="1082" w:author="Caio Pizzol" w:date="2026-08-03T22:24:00Z" w16du:dateUtc="2026-08-04T02:24:00Z"/>
        </w:rPr>
      </w:pPr>
      <w:bookmarkStart w:id="1083" w:name="4385616509897695870"/>
      <w:bookmarkStart w:id="1084" w:name="_Toc218523803"/>
      <w:del w:id="1085" w:author="Caio Pizzol" w:date="2026-08-03T22:24:00Z" w16du:dateUtc="2026-08-04T02:24:00Z">
        <w:r>
          <w:delText>ipsum ipsum</w:delText>
        </w:r>
        <w:bookmarkEnd w:id="1083"/>
        <w:bookmarkEnd w:id="1084"/>
      </w:del>
    </w:p>
    <w:p w14:paraId="24EDE2F7" w14:textId="77777777" w:rsidR="00540B8E" w:rsidRDefault="005314F1">
      <w:pPr>
        <w:pStyle w:val="TextHeading2"/>
        <w:rPr>
          <w:del w:id="1086" w:author="Caio Pizzol" w:date="2026-08-03T22:24:00Z" w16du:dateUtc="2026-08-04T02:24:00Z"/>
        </w:rPr>
      </w:pPr>
      <w:del w:id="1087" w:author="Caio Pizzol" w:date="2026-08-03T22:24:00Z" w16du:dateUtc="2026-08-04T02:24:00Z">
        <w:r>
          <w:delText>lorem eiusmod dolor’et ipsum, et consectetur incididunt sed tempor labore tempor sed do ipsum incididunt incididunt dolor elit ipsum lorem dolor’et consectetur tempor</w:delText>
        </w:r>
        <w:r w:rsidR="00F70040">
          <w:delText xml:space="preserve">. </w:delText>
        </w:r>
        <w:r>
          <w:delText>consectetur sed adipiscing dolore do amet amet eiusmod aliqua adipiscing eiusmod amet amet ipsum lorem dolor’et consectetur tempor.</w:delText>
        </w:r>
      </w:del>
    </w:p>
    <w:p w14:paraId="5528D64D" w14:textId="77777777" w:rsidR="00540B8E" w:rsidRDefault="005314F1">
      <w:pPr>
        <w:pStyle w:val="TextHeading2"/>
        <w:rPr>
          <w:del w:id="1088" w:author="Caio Pizzol" w:date="2026-08-03T22:24:00Z" w16du:dateUtc="2026-08-04T02:24:00Z"/>
        </w:rPr>
      </w:pPr>
      <w:del w:id="1089" w:author="Caio Pizzol" w:date="2026-08-03T22:24:00Z" w16du:dateUtc="2026-08-04T02:24:00Z">
        <w:r>
          <w:delText xml:space="preserve">do ipsum dolor elit ipsum lorem dolor’et consectetur tempor labore aliqua consectetur ipsum consectetur, ipsum lorem dolor’et consectetur tempor incididunt magna sed do labore ipsum </w:delText>
        </w:r>
        <w:r>
          <w:rPr>
            <w:i/>
          </w:rPr>
          <w:delText>do consectetur</w:delText>
        </w:r>
        <w:r>
          <w:delText>, sit adipiscing dolore do magna adipiscing labore ipsum elit sit ipsum ipsum ipsum incididunt sit</w:delText>
        </w:r>
        <w:r w:rsidR="00F70040">
          <w:delText xml:space="preserve">. </w:delText>
        </w:r>
        <w:r>
          <w:delText>eiusmod do consectetur incididunt magna amet ipsum sit eiusmod ipsum do sit ipsum do ipsum consectetur lorem consectetur ipsum aliqua.</w:delText>
        </w:r>
      </w:del>
    </w:p>
    <w:p w14:paraId="1AB22722" w14:textId="77777777" w:rsidR="00540B8E" w:rsidRDefault="005314F1">
      <w:pPr>
        <w:pStyle w:val="Heading2"/>
        <w:rPr>
          <w:del w:id="1090" w:author="Caio Pizzol" w:date="2026-08-03T22:24:00Z" w16du:dateUtc="2026-08-04T02:24:00Z"/>
        </w:rPr>
      </w:pPr>
      <w:bookmarkStart w:id="1091" w:name="14969302453579297102"/>
      <w:bookmarkStart w:id="1092" w:name="_Toc218523804"/>
      <w:del w:id="1093" w:author="Caio Pizzol" w:date="2026-08-03T22:24:00Z" w16du:dateUtc="2026-08-04T02:24:00Z">
        <w:r>
          <w:delText>aliqua elit ipsum incididunt do</w:delText>
        </w:r>
        <w:bookmarkEnd w:id="1091"/>
        <w:bookmarkEnd w:id="1092"/>
      </w:del>
    </w:p>
    <w:p w14:paraId="3F94110D" w14:textId="77777777" w:rsidR="00540B8E" w:rsidRDefault="005314F1">
      <w:pPr>
        <w:pStyle w:val="TextHeading2"/>
        <w:rPr>
          <w:del w:id="1094" w:author="Caio Pizzol" w:date="2026-08-03T22:24:00Z" w16du:dateUtc="2026-08-04T02:24:00Z"/>
        </w:rPr>
      </w:pPr>
      <w:del w:id="1095" w:author="Caio Pizzol" w:date="2026-08-03T22:24:00Z" w16du:dateUtc="2026-08-04T02:24:00Z">
        <w:r>
          <w:delText>consectetur sed adipiscing elit ipsum ipsum lorem dolor’et consectetur tempor:</w:delText>
        </w:r>
      </w:del>
    </w:p>
    <w:p w14:paraId="2E5F076D" w14:textId="77777777" w:rsidR="00540B8E" w:rsidRDefault="005314F1">
      <w:pPr>
        <w:pStyle w:val="TextHeading3"/>
        <w:rPr>
          <w:del w:id="1096" w:author="Caio Pizzol" w:date="2026-08-03T22:24:00Z" w16du:dateUtc="2026-08-04T02:24:00Z"/>
        </w:rPr>
      </w:pPr>
      <w:del w:id="1097" w:author="Caio Pizzol" w:date="2026-08-03T22:24:00Z" w16du:dateUtc="2026-08-04T02:24:00Z">
        <w:r>
          <w:delText>labore elit ipsum lorem dolor’et tempor consectetur, magna, incididunt et lorem adipiscing, do labore elit adipiscing incididunt sit magna;</w:delText>
        </w:r>
      </w:del>
    </w:p>
    <w:p w14:paraId="0EACA310" w14:textId="77777777" w:rsidR="00540B8E" w:rsidRDefault="005314F1">
      <w:pPr>
        <w:pStyle w:val="TextHeading3"/>
        <w:rPr>
          <w:del w:id="1098" w:author="Caio Pizzol" w:date="2026-08-03T22:24:00Z" w16du:dateUtc="2026-08-04T02:24:00Z"/>
        </w:rPr>
      </w:pPr>
      <w:del w:id="1099" w:author="Caio Pizzol" w:date="2026-08-03T22:24:00Z" w16du:dateUtc="2026-08-04T02:24:00Z">
        <w:r>
          <w:delText>amet et magna dolor ipsum lorem dolor lorem ipsum lorem dolor’et amet;</w:delText>
        </w:r>
      </w:del>
    </w:p>
    <w:p w14:paraId="0FF854B6" w14:textId="77777777" w:rsidR="00540B8E" w:rsidRDefault="005314F1">
      <w:pPr>
        <w:pStyle w:val="TextHeading3"/>
        <w:rPr>
          <w:del w:id="1100" w:author="Caio Pizzol" w:date="2026-08-03T22:24:00Z" w16du:dateUtc="2026-08-04T02:24:00Z"/>
        </w:rPr>
      </w:pPr>
      <w:del w:id="1101" w:author="Caio Pizzol" w:date="2026-08-03T22:24:00Z" w16du:dateUtc="2026-08-04T02:24:00Z">
        <w:r>
          <w:delText>labore elit ipsum ipsum consectetur incididunt ipsum lorem dolor’et amet; incididunt</w:delText>
        </w:r>
      </w:del>
    </w:p>
    <w:p w14:paraId="44D690ED" w14:textId="77777777" w:rsidR="00540B8E" w:rsidRDefault="005314F1">
      <w:pPr>
        <w:pStyle w:val="TextHeading3"/>
        <w:rPr>
          <w:del w:id="1102" w:author="Caio Pizzol" w:date="2026-08-03T22:24:00Z" w16du:dateUtc="2026-08-04T02:24:00Z"/>
        </w:rPr>
      </w:pPr>
      <w:del w:id="1103" w:author="Caio Pizzol" w:date="2026-08-03T22:24:00Z" w16du:dateUtc="2026-08-04T02:24:00Z">
        <w:r>
          <w:delText>adipiscing-labore adipiscing amet dolor consectetur incididunt ipsum lorem dolor.</w:delText>
        </w:r>
      </w:del>
    </w:p>
    <w:p w14:paraId="7682A086" w14:textId="77777777" w:rsidR="004407C2" w:rsidRDefault="005314F1">
      <w:pPr>
        <w:pStyle w:val="TextHeading2"/>
        <w:rPr>
          <w:del w:id="1104" w:author="Caio Pizzol" w:date="2026-08-03T22:24:00Z" w16du:dateUtc="2026-08-04T02:24:00Z"/>
        </w:rPr>
      </w:pPr>
      <w:del w:id="1105" w:author="Caio Pizzol" w:date="2026-08-03T22:24:00Z" w16du:dateUtc="2026-08-04T02:24:00Z">
        <w:r>
          <w:delText>et aliqua sit incididunt tempor et sed</w:delText>
        </w:r>
        <w:r w:rsidR="00F70040">
          <w:delText xml:space="preserve">. </w:delText>
        </w:r>
        <w:r>
          <w:delText>consectetur sed adipiscing adipiscing adipiscing aliqua adipiscing aliqua consectetur do do dolor sit aliqua amet elit ipsum labore incididunt adipiscing adipiscing aliqua consectetur dolor adipiscing’et ut</w:delText>
        </w:r>
        <w:r w:rsidR="00F70040">
          <w:delText xml:space="preserve">. </w:delText>
        </w:r>
        <w:r>
          <w:delText>sed et consectetur adipiscing ut dolor sit lorem incididunt do amet dolor ipsum consectetur dolor sed elit ipsum incididunt labore.</w:delText>
        </w:r>
      </w:del>
    </w:p>
    <w:p w14:paraId="0C551903" w14:textId="77777777" w:rsidR="00540B8E" w:rsidRPr="004407C2" w:rsidRDefault="004407C2" w:rsidP="004407C2">
      <w:pPr>
        <w:spacing w:after="200" w:line="276" w:lineRule="auto"/>
        <w:rPr>
          <w:del w:id="1106" w:author="Caio Pizzol" w:date="2026-08-03T22:24:00Z" w16du:dateUtc="2026-08-04T02:24:00Z"/>
          <w:szCs w:val="20"/>
        </w:rPr>
      </w:pPr>
      <w:del w:id="1107" w:author="Caio Pizzol" w:date="2026-08-03T22:24:00Z" w16du:dateUtc="2026-08-04T02:24:00Z">
        <w:r>
          <w:br w:type="page"/>
        </w:r>
      </w:del>
    </w:p>
    <w:p w14:paraId="37AD43F5" w14:textId="77777777" w:rsidR="00540B8E" w:rsidRDefault="005314F1">
      <w:pPr>
        <w:pStyle w:val="TextHeading2"/>
        <w:rPr>
          <w:del w:id="1108" w:author="Caio Pizzol" w:date="2026-08-03T22:24:00Z" w16du:dateUtc="2026-08-04T02:24:00Z"/>
        </w:rPr>
      </w:pPr>
      <w:del w:id="1109" w:author="Caio Pizzol" w:date="2026-08-03T22:24:00Z" w16du:dateUtc="2026-08-04T02:24:00Z">
        <w:r>
          <w:delText>sed amet adipiscing dolore ipsum labore amet adipiscing consectetur aliqua eiusmod do ipsum lorem dolor’et amet, et sed adipiscing lorem elit dolor do labore ipsum aliqua elit do sit amet consectetur aliqua amet ipsum labore amet adipiscing consectetur aliqua.</w:delText>
        </w:r>
      </w:del>
    </w:p>
    <w:p w14:paraId="0D14ECDE" w14:textId="77777777" w:rsidR="00540B8E" w:rsidRDefault="005314F1">
      <w:pPr>
        <w:pStyle w:val="TextHeading2"/>
        <w:rPr>
          <w:del w:id="1110" w:author="Caio Pizzol" w:date="2026-08-03T22:24:00Z" w16du:dateUtc="2026-08-04T02:24:00Z"/>
        </w:rPr>
      </w:pPr>
      <w:del w:id="1111" w:author="Caio Pizzol" w:date="2026-08-03T22:24:00Z" w16du:dateUtc="2026-08-04T02:24:00Z">
        <w:r>
          <w:delTex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delText>
        </w:r>
      </w:del>
    </w:p>
    <w:p w14:paraId="76CFB279" w14:textId="77777777" w:rsidR="00540B8E" w:rsidRDefault="005314F1">
      <w:pPr>
        <w:pStyle w:val="TextHeading2"/>
        <w:rPr>
          <w:del w:id="1112" w:author="Caio Pizzol" w:date="2026-08-03T22:24:00Z" w16du:dateUtc="2026-08-04T02:24:00Z"/>
        </w:rPr>
      </w:pPr>
      <w:del w:id="1113" w:author="Caio Pizzol" w:date="2026-08-03T22:24:00Z" w16du:dateUtc="2026-08-04T02:24:00Z">
        <w:r>
          <w:delText xml:space="preserve">consectetur sed sed elit ipsum elit dolor elit ipsum consectetur tempor’et do, labore aliqua consectetur </w:delText>
        </w:r>
        <w:r>
          <w:fldChar w:fldCharType="begin"/>
        </w:r>
        <w:r>
          <w:delInstrText xml:space="preserve"> REF 12059162026549520960 \r \h </w:delInstrText>
        </w:r>
        <w:r>
          <w:fldChar w:fldCharType="separate"/>
        </w:r>
        <w:r w:rsidR="00AC72FF">
          <w:delText>lorem 5.06</w:delText>
        </w:r>
        <w:r>
          <w:fldChar w:fldCharType="end"/>
        </w:r>
        <w:r w:rsidR="00F70040">
          <w:delText xml:space="preserve">. </w:delText>
        </w:r>
        <w:r>
          <w:delTex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delText>
        </w:r>
      </w:del>
    </w:p>
    <w:p w14:paraId="18FEC425" w14:textId="77777777" w:rsidR="00540B8E" w:rsidRDefault="005314F1">
      <w:pPr>
        <w:pStyle w:val="Heading2"/>
        <w:rPr>
          <w:del w:id="1114" w:author="Caio Pizzol" w:date="2026-08-03T22:24:00Z" w16du:dateUtc="2026-08-04T02:24:00Z"/>
        </w:rPr>
      </w:pPr>
      <w:bookmarkStart w:id="1115" w:name="10211175623361707806"/>
      <w:bookmarkStart w:id="1116" w:name="_Toc218523805"/>
      <w:del w:id="1117" w:author="Caio Pizzol" w:date="2026-08-03T22:24:00Z" w16du:dateUtc="2026-08-04T02:24:00Z">
        <w:r>
          <w:delText>et aliqua eiusmod do ipsum et lorem</w:delText>
        </w:r>
        <w:bookmarkEnd w:id="1115"/>
        <w:bookmarkEnd w:id="1116"/>
      </w:del>
    </w:p>
    <w:p w14:paraId="00B78069" w14:textId="77777777" w:rsidR="00540B8E" w:rsidRDefault="005314F1" w:rsidP="004407C2">
      <w:pPr>
        <w:pStyle w:val="TextHeading2"/>
        <w:spacing w:line="276" w:lineRule="auto"/>
        <w:rPr>
          <w:del w:id="1118" w:author="Caio Pizzol" w:date="2026-08-03T22:24:00Z" w16du:dateUtc="2026-08-04T02:24:00Z"/>
        </w:rPr>
      </w:pPr>
      <w:del w:id="1119" w:author="Caio Pizzol" w:date="2026-08-03T22:24:00Z" w16du:dateUtc="2026-08-04T02:24:00Z">
        <w:r>
          <w:delTex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delText>
        </w:r>
        <w:r w:rsidR="00F70040">
          <w:delText xml:space="preserve">. </w:delText>
        </w:r>
        <w:r>
          <w:delText>do lorem et lorem amet do dolor amet lorem incididunt consectetur aliqua adipiscing dolore do magna adipiscing tempor sed elit eiusmod.</w:delText>
        </w:r>
      </w:del>
    </w:p>
    <w:p w14:paraId="1AC5DBC4" w14:textId="77777777" w:rsidR="00540B8E" w:rsidRDefault="005314F1" w:rsidP="004407C2">
      <w:pPr>
        <w:pStyle w:val="Heading2"/>
        <w:spacing w:line="276" w:lineRule="auto"/>
        <w:rPr>
          <w:del w:id="1120" w:author="Caio Pizzol" w:date="2026-08-03T22:24:00Z" w16du:dateUtc="2026-08-04T02:24:00Z"/>
        </w:rPr>
      </w:pPr>
      <w:bookmarkStart w:id="1121" w:name="14971220949202135254"/>
      <w:bookmarkStart w:id="1122" w:name="_Toc218523806"/>
      <w:del w:id="1123" w:author="Caio Pizzol" w:date="2026-08-03T22:24:00Z" w16du:dateUtc="2026-08-04T02:24:00Z">
        <w:r>
          <w:delText>sed lorem labore do ipsum do</w:delText>
        </w:r>
        <w:bookmarkEnd w:id="1121"/>
        <w:bookmarkEnd w:id="1122"/>
      </w:del>
    </w:p>
    <w:p w14:paraId="338CBAB5" w14:textId="77777777" w:rsidR="00540B8E" w:rsidRDefault="005314F1" w:rsidP="004407C2">
      <w:pPr>
        <w:pStyle w:val="TextHeading2"/>
        <w:spacing w:line="276" w:lineRule="auto"/>
        <w:rPr>
          <w:del w:id="1124" w:author="Caio Pizzol" w:date="2026-08-03T22:24:00Z" w16du:dateUtc="2026-08-04T02:24:00Z"/>
        </w:rPr>
      </w:pPr>
      <w:del w:id="1125" w:author="Caio Pizzol" w:date="2026-08-03T22:24:00Z" w16du:dateUtc="2026-08-04T02:24:00Z">
        <w:r>
          <w:delText>eiusmod magna do ipsum aliqua consectetur ipsum sed, dolor adipiscing lorem et et do ipsum sed et ipsum sed amet et magna lorem sed magna elit et consectetur lorem ipsum amet</w:delText>
        </w:r>
        <w:r w:rsidR="00F70040">
          <w:delText xml:space="preserve">. </w:delText>
        </w:r>
        <w:r>
          <w:delText>aliqua consectetur ipsum sed aliqua consectetur adipiscing adipiscing lorem et magna et do elit et lorem lorem labore.</w:delText>
        </w:r>
      </w:del>
    </w:p>
    <w:p w14:paraId="38E38231" w14:textId="77777777" w:rsidR="00540B8E" w:rsidRDefault="005314F1" w:rsidP="004407C2">
      <w:pPr>
        <w:pStyle w:val="Heading2"/>
        <w:spacing w:line="276" w:lineRule="auto"/>
        <w:rPr>
          <w:del w:id="1126" w:author="Caio Pizzol" w:date="2026-08-03T22:24:00Z" w16du:dateUtc="2026-08-04T02:24:00Z"/>
        </w:rPr>
      </w:pPr>
      <w:bookmarkStart w:id="1127" w:name="12059162026549520960"/>
      <w:bookmarkStart w:id="1128" w:name="_Ref508590762"/>
      <w:bookmarkStart w:id="1129" w:name="_Toc218523807"/>
      <w:del w:id="1130" w:author="Caio Pizzol" w:date="2026-08-03T22:24:00Z" w16du:dateUtc="2026-08-04T02:24:00Z">
        <w:r>
          <w:delText>aliqua elit magna do</w:delText>
        </w:r>
        <w:bookmarkEnd w:id="1127"/>
        <w:bookmarkEnd w:id="1128"/>
        <w:bookmarkEnd w:id="1129"/>
      </w:del>
    </w:p>
    <w:p w14:paraId="0B065820" w14:textId="77777777" w:rsidR="004407C2" w:rsidRDefault="005314F1" w:rsidP="004407C2">
      <w:pPr>
        <w:pStyle w:val="TextHeading2"/>
        <w:spacing w:line="276" w:lineRule="auto"/>
        <w:rPr>
          <w:del w:id="1131" w:author="Caio Pizzol" w:date="2026-08-03T22:24:00Z" w16du:dateUtc="2026-08-04T02:24:00Z"/>
        </w:rPr>
      </w:pPr>
      <w:del w:id="1132" w:author="Caio Pizzol" w:date="2026-08-03T22:24:00Z" w16du:dateUtc="2026-08-04T02:24:00Z">
        <w:r>
          <w:delText xml:space="preserve">magna ipsum ut elit ipsum aliqua, ipsum adipiscing </w:delText>
        </w:r>
        <w:r>
          <w:rPr>
            <w:i/>
          </w:rPr>
          <w:delText>ipsum elit</w:delText>
        </w:r>
        <w:r>
          <w:delText xml:space="preserve"> et do dolor elit eiusmod dolor ut elit ipsum lorem dolor’et ipsum dolor labore, amet, lorem amet lorem, do amet, ipsum, amet, incididunt ut-do magna-lorem dolor elit</w:delText>
        </w:r>
        <w:r w:rsidR="00F70040">
          <w:delText xml:space="preserve">. </w:delText>
        </w:r>
        <w:r>
          <w:delText xml:space="preserve">magna ut elit ipsum lorem, </w:delText>
        </w:r>
        <w:r>
          <w:rPr>
            <w:i/>
          </w:rPr>
          <w:delText>ipsum elit</w:delText>
        </w:r>
        <w:r>
          <w:delText xml:space="preserve"> et lorem amet dolor aliqua amet adipiscing eiusmod dolor labore ipsum ut lorem 2031(elit)(5)(dolore) lorem lorem 2032adipiscing(elit), lorem dolor ipsum sit ipsum adipiscing eiusmod dolor dolor elit labore</w:delText>
        </w:r>
        <w:r w:rsidR="00F70040">
          <w:delText xml:space="preserve">. </w:delText>
        </w:r>
        <w:r>
          <w:delText>sit et ipsum adipiscing amet dolor magna-lorem dolor adipiscing, ipsum ipsum eiusmod ut-do magna-lorem dolor adipiscing.</w:delText>
        </w:r>
      </w:del>
    </w:p>
    <w:p w14:paraId="0D6F75FB" w14:textId="77777777" w:rsidR="00540B8E" w:rsidRPr="004407C2" w:rsidRDefault="004407C2" w:rsidP="004407C2">
      <w:pPr>
        <w:spacing w:after="200" w:line="276" w:lineRule="auto"/>
        <w:rPr>
          <w:del w:id="1133" w:author="Caio Pizzol" w:date="2026-08-03T22:24:00Z" w16du:dateUtc="2026-08-04T02:24:00Z"/>
          <w:szCs w:val="20"/>
        </w:rPr>
      </w:pPr>
      <w:del w:id="1134" w:author="Caio Pizzol" w:date="2026-08-03T22:24:00Z" w16du:dateUtc="2026-08-04T02:24:00Z">
        <w:r>
          <w:br w:type="page"/>
        </w:r>
      </w:del>
    </w:p>
    <w:p w14:paraId="080DD410" w14:textId="77777777" w:rsidR="00540B8E" w:rsidRDefault="005314F1">
      <w:pPr>
        <w:pStyle w:val="TextHeading2"/>
        <w:rPr>
          <w:del w:id="1135" w:author="Caio Pizzol" w:date="2026-08-03T22:24:00Z" w16du:dateUtc="2026-08-04T02:24:00Z"/>
        </w:rPr>
      </w:pPr>
      <w:del w:id="1136" w:author="Caio Pizzol" w:date="2026-08-03T22:24:00Z" w16du:dateUtc="2026-08-04T02:24:00Z">
        <w:r>
          <w:delText>sed labore do sed elit eiusmod incididunt labore ipsum labore consectetur ipsum aliqua lorem et consectetur ipsum consectetur, et sed sed labore ipsum elit tempor ipsum ipsum labore dolor ipsum sit sed amet ipsum ut elit ipsum adipiscing</w:delText>
        </w:r>
        <w:r w:rsidR="00F70040">
          <w:delText xml:space="preserve">. </w:delText>
        </w:r>
        <w:r>
          <w:delText>sed labore ipsum, et sed sed elit ipsum ipsum elit amet dolor ipsum tempor dolor ipsum adipiscing, sed lorem ipsum ipsum adipiscing ut elit ipsum labore ipsum ut, ipsum adipiscing sit incididunt ipsum ipsum elit, incididunt ipsum ut elit dolor sed adipiscing ipsum tempor</w:delText>
        </w:r>
        <w:r w:rsidR="00F70040">
          <w:delText xml:space="preserve">. </w:delText>
        </w:r>
        <w:r>
          <w:delText xml:space="preserve">eiusmod magna et consectetur dolore ipsum adipiscing sit do magna et amet adipiscing aliqua ut. </w:delText>
        </w:r>
      </w:del>
    </w:p>
    <w:p w14:paraId="158D0DEE" w14:textId="77777777" w:rsidR="00540B8E" w:rsidRDefault="005314F1">
      <w:pPr>
        <w:pStyle w:val="TextHeading2"/>
        <w:rPr>
          <w:del w:id="1137" w:author="Caio Pizzol" w:date="2026-08-03T22:24:00Z" w16du:dateUtc="2026-08-04T02:24:00Z"/>
        </w:rPr>
      </w:pPr>
      <w:del w:id="1138" w:author="Caio Pizzol" w:date="2026-08-03T22:24:00Z" w16du:dateUtc="2026-08-04T02:24:00Z">
        <w:r>
          <w:delTex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delText>
        </w:r>
        <w:r w:rsidR="00F70040">
          <w:delText xml:space="preserve">. </w:delText>
        </w:r>
        <w:r>
          <w:delText>sed ipsum elit sit lorem dolore ipsum ipsum ipsum elit tempor elit ipsum ipsum et ipsum consectetur, ipsum sed sed labore ipsum do incididunt aliqua tempor ipsum ipsum elit sit consectetur do aliqua.</w:delText>
        </w:r>
      </w:del>
    </w:p>
    <w:p w14:paraId="5F5C2C11" w14:textId="77777777" w:rsidR="00540B8E" w:rsidRDefault="005314F1">
      <w:pPr>
        <w:pStyle w:val="TextHeading2"/>
        <w:rPr>
          <w:del w:id="1139" w:author="Caio Pizzol" w:date="2026-08-03T22:24:00Z" w16du:dateUtc="2026-08-04T02:24:00Z"/>
        </w:rPr>
      </w:pPr>
      <w:bookmarkStart w:id="1140" w:name="_Hlk493779504"/>
      <w:del w:id="1141" w:author="Caio Pizzol" w:date="2026-08-03T22:24:00Z" w16du:dateUtc="2026-08-04T02:24:00Z">
        <w:r>
          <w:delTex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delText>
        </w:r>
        <w:bookmarkEnd w:id="1140"/>
      </w:del>
    </w:p>
    <w:p w14:paraId="6E136263" w14:textId="77777777" w:rsidR="00540B8E" w:rsidRDefault="005314F1">
      <w:pPr>
        <w:pStyle w:val="Heading2"/>
        <w:rPr>
          <w:del w:id="1142" w:author="Caio Pizzol" w:date="2026-08-03T22:24:00Z" w16du:dateUtc="2026-08-04T02:24:00Z"/>
        </w:rPr>
      </w:pPr>
      <w:bookmarkStart w:id="1143" w:name="12059641650455230498"/>
      <w:bookmarkStart w:id="1144" w:name="_Hlk505438526"/>
      <w:bookmarkStart w:id="1145" w:name="_Toc218523808"/>
      <w:del w:id="1146" w:author="Caio Pizzol" w:date="2026-08-03T22:24:00Z" w16du:dateUtc="2026-08-04T02:24:00Z">
        <w:r>
          <w:delText>dolore tempor ipsum ut ut</w:delText>
        </w:r>
        <w:bookmarkEnd w:id="1143"/>
        <w:bookmarkEnd w:id="1144"/>
        <w:bookmarkEnd w:id="1145"/>
      </w:del>
    </w:p>
    <w:p w14:paraId="78B2647A" w14:textId="77777777" w:rsidR="00540B8E" w:rsidRDefault="005314F1">
      <w:pPr>
        <w:pStyle w:val="TextHeading2"/>
        <w:tabs>
          <w:tab w:val="left" w:pos="3510"/>
        </w:tabs>
        <w:rPr>
          <w:del w:id="1147" w:author="Caio Pizzol" w:date="2026-08-03T22:24:00Z" w16du:dateUtc="2026-08-04T02:24:00Z"/>
        </w:rPr>
      </w:pPr>
      <w:del w:id="1148" w:author="Caio Pizzol" w:date="2026-08-03T22:24:00Z" w16du:dateUtc="2026-08-04T02:24:00Z">
        <w:r>
          <w:delText>eiusmod labore ut sit magna do ipsum elit ipsum magna eiusmod ipsum lorem dolor’et ut ut incididunt et sed</w:delText>
        </w:r>
        <w:r w:rsidR="00F70040">
          <w:delText xml:space="preserve">. </w:delText>
        </w:r>
        <w:r>
          <w:delText>et ut amet consectetur do ipsum ut ut incididunt ipsum sed sit ipsum consectetur elit lorem elit.</w:delText>
        </w:r>
      </w:del>
    </w:p>
    <w:p w14:paraId="6EC5878A" w14:textId="77777777" w:rsidR="00540B8E" w:rsidRDefault="005314F1">
      <w:pPr>
        <w:pStyle w:val="Heading3"/>
        <w:rPr>
          <w:del w:id="1149" w:author="Caio Pizzol" w:date="2026-08-03T22:24:00Z" w16du:dateUtc="2026-08-04T02:24:00Z"/>
        </w:rPr>
      </w:pPr>
      <w:bookmarkStart w:id="1150" w:name="12060121274360940036"/>
      <w:del w:id="1151" w:author="Caio Pizzol" w:date="2026-08-03T22:24:00Z" w16du:dateUtc="2026-08-04T02:24:00Z">
        <w:r>
          <w:delText>tempor aliqua adipiscing ipsum ipsum ut ut</w:delText>
        </w:r>
        <w:bookmarkEnd w:id="1150"/>
      </w:del>
    </w:p>
    <w:p w14:paraId="2AEDB6A4" w14:textId="77777777" w:rsidR="00540B8E" w:rsidRDefault="005314F1">
      <w:pPr>
        <w:pStyle w:val="TextHeading3"/>
        <w:rPr>
          <w:del w:id="1152" w:author="Caio Pizzol" w:date="2026-08-03T22:24:00Z" w16du:dateUtc="2026-08-04T02:24:00Z"/>
        </w:rPr>
      </w:pPr>
      <w:del w:id="1153" w:author="Caio Pizzol" w:date="2026-08-03T22:24:00Z" w16du:dateUtc="2026-08-04T02:24:00Z">
        <w:r>
          <w:delText>consectetur sed adipiscing tempor incididunt ipsum tempor ut elit ipsum lorem dolor’et ut ut amet aliqua magna et ipsum aliqua incididunt ipsum amet dolor consectetur dolor aliqua consectetur ut ipsum lorem adipiscing</w:delText>
        </w:r>
        <w:r w:rsidR="00F70040">
          <w:delText xml:space="preserve">. </w:delText>
        </w:r>
        <w:r>
          <w:delText>sed eiusmod amet aliqua sit et ipsum aliqua do ipsum lorem dolor’et ut ut, et sed incididunt labore ipsum adipiscing do incididunt lorem ipsum adipiscing elit ipsum amet.</w:delText>
        </w:r>
      </w:del>
    </w:p>
    <w:p w14:paraId="7C846EA4" w14:textId="77777777" w:rsidR="00540B8E" w:rsidRDefault="005314F1">
      <w:pPr>
        <w:pStyle w:val="Heading3"/>
        <w:rPr>
          <w:del w:id="1154" w:author="Caio Pizzol" w:date="2026-08-03T22:24:00Z" w16du:dateUtc="2026-08-04T02:24:00Z"/>
        </w:rPr>
      </w:pPr>
      <w:bookmarkStart w:id="1155" w:name="12060600898266649574"/>
      <w:del w:id="1156" w:author="Caio Pizzol" w:date="2026-08-03T22:24:00Z" w16du:dateUtc="2026-08-04T02:24:00Z">
        <w:r>
          <w:delText>consectetur elit et adipiscing</w:delText>
        </w:r>
        <w:bookmarkEnd w:id="1155"/>
      </w:del>
    </w:p>
    <w:p w14:paraId="7F958B33" w14:textId="77777777" w:rsidR="004407C2" w:rsidRDefault="005314F1">
      <w:pPr>
        <w:pStyle w:val="TextHeading3"/>
        <w:rPr>
          <w:del w:id="1157" w:author="Caio Pizzol" w:date="2026-08-03T22:24:00Z" w16du:dateUtc="2026-08-04T02:24:00Z"/>
        </w:rPr>
      </w:pPr>
      <w:del w:id="1158" w:author="Caio Pizzol" w:date="2026-08-03T22:24:00Z" w16du:dateUtc="2026-08-04T02:24:00Z">
        <w:r>
          <w:delText>consectetur sed adipiscing sit lorem aliqua dolor labore elit tempor lorem do et sed dolor ipsum lorem dolor’et ut ut</w:delText>
        </w:r>
        <w:r w:rsidR="00F70040">
          <w:delText xml:space="preserve">. </w:delText>
        </w:r>
        <w:r>
          <w:delText>sed et sed incididunt ipsum tempor, et sed adipiscing lorem dolore consectetur elit, incididunt incididunt lorem magna tempor do adipiscing ipsum ut ut’et lorem.</w:delText>
        </w:r>
      </w:del>
    </w:p>
    <w:p w14:paraId="270A2CDF" w14:textId="77777777" w:rsidR="00540B8E" w:rsidRPr="004407C2" w:rsidRDefault="004407C2" w:rsidP="004407C2">
      <w:pPr>
        <w:spacing w:after="200" w:line="276" w:lineRule="auto"/>
        <w:rPr>
          <w:del w:id="1159" w:author="Caio Pizzol" w:date="2026-08-03T22:24:00Z" w16du:dateUtc="2026-08-04T02:24:00Z"/>
          <w:szCs w:val="20"/>
        </w:rPr>
      </w:pPr>
      <w:del w:id="1160" w:author="Caio Pizzol" w:date="2026-08-03T22:24:00Z" w16du:dateUtc="2026-08-04T02:24:00Z">
        <w:r>
          <w:br w:type="page"/>
        </w:r>
      </w:del>
    </w:p>
    <w:p w14:paraId="4C683EE7" w14:textId="77777777" w:rsidR="00540B8E" w:rsidRDefault="005314F1">
      <w:pPr>
        <w:pStyle w:val="Heading3"/>
        <w:rPr>
          <w:del w:id="1161" w:author="Caio Pizzol" w:date="2026-08-03T22:24:00Z" w16du:dateUtc="2026-08-04T02:24:00Z"/>
        </w:rPr>
      </w:pPr>
      <w:bookmarkStart w:id="1162" w:name="12061080522172359112"/>
      <w:del w:id="1163" w:author="Caio Pizzol" w:date="2026-08-03T22:24:00Z" w16du:dateUtc="2026-08-04T02:24:00Z">
        <w:r>
          <w:delText>sit ut do ipsum dolore dolor’et ut ut</w:delText>
        </w:r>
        <w:bookmarkEnd w:id="1162"/>
      </w:del>
    </w:p>
    <w:p w14:paraId="5642003B" w14:textId="77777777" w:rsidR="00540B8E" w:rsidRDefault="005314F1">
      <w:pPr>
        <w:pStyle w:val="TextHeading3"/>
        <w:tabs>
          <w:tab w:val="left" w:pos="3510"/>
        </w:tabs>
        <w:rPr>
          <w:del w:id="1164" w:author="Caio Pizzol" w:date="2026-08-03T22:24:00Z" w16du:dateUtc="2026-08-04T02:24:00Z"/>
        </w:rPr>
      </w:pPr>
      <w:del w:id="1165" w:author="Caio Pizzol" w:date="2026-08-03T22:24:00Z" w16du:dateUtc="2026-08-04T02:24:00Z">
        <w:r>
          <w:delTex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delText>
        </w:r>
      </w:del>
    </w:p>
    <w:p w14:paraId="3D0FA8E2" w14:textId="77777777" w:rsidR="00540B8E" w:rsidRDefault="005314F1">
      <w:pPr>
        <w:pStyle w:val="Heading2"/>
        <w:rPr>
          <w:del w:id="1166" w:author="Caio Pizzol" w:date="2026-08-03T22:24:00Z" w16du:dateUtc="2026-08-04T02:24:00Z"/>
        </w:rPr>
      </w:pPr>
      <w:bookmarkStart w:id="1167" w:name="8749372362949139356"/>
      <w:bookmarkStart w:id="1168" w:name="_Toc218523809"/>
      <w:del w:id="1169" w:author="Caio Pizzol" w:date="2026-08-03T22:24:00Z" w16du:dateUtc="2026-08-04T02:24:00Z">
        <w:r>
          <w:delText>dolore do magna elit ut</w:delText>
        </w:r>
        <w:bookmarkEnd w:id="1167"/>
        <w:bookmarkEnd w:id="1168"/>
      </w:del>
    </w:p>
    <w:p w14:paraId="1CCEAA97" w14:textId="77777777" w:rsidR="00540B8E" w:rsidRDefault="005314F1">
      <w:pPr>
        <w:pStyle w:val="TextHeading2"/>
        <w:rPr>
          <w:del w:id="1170" w:author="Caio Pizzol" w:date="2026-08-03T22:24:00Z" w16du:dateUtc="2026-08-04T02:24:00Z"/>
          <w:i/>
        </w:rPr>
      </w:pPr>
      <w:del w:id="1171" w:author="Caio Pizzol" w:date="2026-08-03T22:24:00Z" w16du:dateUtc="2026-08-04T02:24:00Z">
        <w:r>
          <w:delText>do eiusmod dolor’et ipsum, et sed adipiscing adipiscing adipiscing amet labore aliqua consectetur ipsum lorem</w:delText>
        </w:r>
        <w:r w:rsidR="00F70040">
          <w:delText xml:space="preserve">. </w:delText>
        </w:r>
        <w:r>
          <w:delText>sit do eiusmod ut ut aliqua consectetur amet ipsum lorem dolor’et consectetur amet, ipsum incididunt labore aliqua do et sed labore do dolor adipiscing sed incididunt magna ipsum do ipsum ut ut’et sit eiusmod labore.</w:delText>
        </w:r>
      </w:del>
    </w:p>
    <w:p w14:paraId="3F731715" w14:textId="77777777" w:rsidR="00540B8E" w:rsidRDefault="005314F1">
      <w:pPr>
        <w:pStyle w:val="Heading3"/>
        <w:rPr>
          <w:del w:id="1172" w:author="Caio Pizzol" w:date="2026-08-03T22:24:00Z" w16du:dateUtc="2026-08-04T02:24:00Z"/>
        </w:rPr>
      </w:pPr>
      <w:bookmarkStart w:id="1173" w:name="8749851986854848894"/>
      <w:del w:id="1174" w:author="Caio Pizzol" w:date="2026-08-03T22:24:00Z" w16du:dateUtc="2026-08-04T02:24:00Z">
        <w:r>
          <w:delText>elit ut</w:delText>
        </w:r>
        <w:bookmarkEnd w:id="1173"/>
      </w:del>
    </w:p>
    <w:p w14:paraId="3D494B42" w14:textId="77777777" w:rsidR="00540B8E" w:rsidRDefault="005314F1">
      <w:pPr>
        <w:pStyle w:val="TextHeading3"/>
        <w:rPr>
          <w:del w:id="1175" w:author="Caio Pizzol" w:date="2026-08-03T22:24:00Z" w16du:dateUtc="2026-08-04T02:24:00Z"/>
        </w:rPr>
      </w:pPr>
      <w:del w:id="1176" w:author="Caio Pizzol" w:date="2026-08-03T22:24:00Z" w16du:dateUtc="2026-08-04T02:24:00Z">
        <w:r>
          <w:delText>consectetur sed adipiscing adipiscing dolor adipiscing amet ipsum amet ipsum aliqua incididunt elit ipsum lorem dolor’et amet, do:</w:delText>
        </w:r>
      </w:del>
    </w:p>
    <w:p w14:paraId="3FD8F985" w14:textId="77777777" w:rsidR="00540B8E" w:rsidRDefault="005314F1">
      <w:pPr>
        <w:pStyle w:val="TextHeading4"/>
        <w:rPr>
          <w:del w:id="1177" w:author="Caio Pizzol" w:date="2026-08-03T22:24:00Z" w16du:dateUtc="2026-08-04T02:24:00Z"/>
        </w:rPr>
      </w:pPr>
      <w:del w:id="1178" w:author="Caio Pizzol" w:date="2026-08-03T22:24:00Z" w16du:dateUtc="2026-08-04T02:24:00Z">
        <w:r>
          <w:delText xml:space="preserve">adipiscing aliqua et do sit labore sit dolor; </w:delText>
        </w:r>
      </w:del>
    </w:p>
    <w:p w14:paraId="01E9354B" w14:textId="77777777" w:rsidR="00540B8E" w:rsidRDefault="005314F1">
      <w:pPr>
        <w:pStyle w:val="TextHeading4"/>
        <w:rPr>
          <w:del w:id="1179" w:author="Caio Pizzol" w:date="2026-08-03T22:24:00Z" w16du:dateUtc="2026-08-04T02:24:00Z"/>
        </w:rPr>
      </w:pPr>
      <w:del w:id="1180" w:author="Caio Pizzol" w:date="2026-08-03T22:24:00Z" w16du:dateUtc="2026-08-04T02:24:00Z">
        <w:r>
          <w:delText xml:space="preserve">et dolor do dolore incididunt labore labore amet adipiscing lorem lorem amet adipiscing lorem; </w:delText>
        </w:r>
      </w:del>
    </w:p>
    <w:p w14:paraId="6AAE26C8" w14:textId="77777777" w:rsidR="00540B8E" w:rsidRDefault="005314F1">
      <w:pPr>
        <w:pStyle w:val="TextHeading4"/>
        <w:rPr>
          <w:del w:id="1181" w:author="Caio Pizzol" w:date="2026-08-03T22:24:00Z" w16du:dateUtc="2026-08-04T02:24:00Z"/>
        </w:rPr>
      </w:pPr>
      <w:del w:id="1182" w:author="Caio Pizzol" w:date="2026-08-03T22:24:00Z" w16du:dateUtc="2026-08-04T02:24:00Z">
        <w:r>
          <w:delText xml:space="preserve">labore eiusmod dolor’et sit magna-lorem lorem do dolor labore elit ipsum consectetur tempor; </w:delText>
        </w:r>
      </w:del>
    </w:p>
    <w:p w14:paraId="3612AAC4" w14:textId="77777777" w:rsidR="00540B8E" w:rsidRDefault="005314F1">
      <w:pPr>
        <w:pStyle w:val="TextHeading4"/>
        <w:rPr>
          <w:del w:id="1183" w:author="Caio Pizzol" w:date="2026-08-03T22:24:00Z" w16du:dateUtc="2026-08-04T02:24:00Z"/>
        </w:rPr>
      </w:pPr>
      <w:del w:id="1184" w:author="Caio Pizzol" w:date="2026-08-03T22:24:00Z" w16du:dateUtc="2026-08-04T02:24:00Z">
        <w:r>
          <w:delText xml:space="preserve">et ipsum-aliqua sit; </w:delText>
        </w:r>
      </w:del>
    </w:p>
    <w:p w14:paraId="052DDF19" w14:textId="77777777" w:rsidR="00540B8E" w:rsidRDefault="005314F1">
      <w:pPr>
        <w:pStyle w:val="TextHeading4"/>
        <w:rPr>
          <w:del w:id="1185" w:author="Caio Pizzol" w:date="2026-08-03T22:24:00Z" w16du:dateUtc="2026-08-04T02:24:00Z"/>
        </w:rPr>
      </w:pPr>
      <w:del w:id="1186" w:author="Caio Pizzol" w:date="2026-08-03T22:24:00Z" w16du:dateUtc="2026-08-04T02:24:00Z">
        <w:r>
          <w:delText xml:space="preserve">dolore amet elit do lorem dolor labore elit dolor elit; incididunt </w:delText>
        </w:r>
      </w:del>
    </w:p>
    <w:p w14:paraId="4BD476E8" w14:textId="77777777" w:rsidR="00540B8E" w:rsidRDefault="005314F1">
      <w:pPr>
        <w:pStyle w:val="TextHeading4"/>
        <w:rPr>
          <w:del w:id="1187" w:author="Caio Pizzol" w:date="2026-08-03T22:24:00Z" w16du:dateUtc="2026-08-04T02:24:00Z"/>
        </w:rPr>
      </w:pPr>
      <w:del w:id="1188" w:author="Caio Pizzol" w:date="2026-08-03T22:24:00Z" w16du:dateUtc="2026-08-04T02:24:00Z">
        <w:r>
          <w:delText>consectetur dolor labore elit ipsum lorem dolor’et do consectetur labore magna elit ipsum lorem dolor’et amet amet labore lorem amet amet adipiscing ut, lorem incididunt.</w:delText>
        </w:r>
      </w:del>
    </w:p>
    <w:p w14:paraId="30E27E4B" w14:textId="77777777" w:rsidR="00540B8E" w:rsidRDefault="005314F1">
      <w:pPr>
        <w:pStyle w:val="TextHeading3"/>
        <w:rPr>
          <w:del w:id="1189" w:author="Caio Pizzol" w:date="2026-08-03T22:24:00Z" w16du:dateUtc="2026-08-04T02:24:00Z"/>
        </w:rPr>
      </w:pPr>
      <w:del w:id="1190" w:author="Caio Pizzol" w:date="2026-08-03T22:24:00Z" w16du:dateUtc="2026-08-04T02:24:00Z">
        <w:r>
          <w:delTex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delText>
        </w:r>
      </w:del>
    </w:p>
    <w:p w14:paraId="7C13DF2E" w14:textId="77777777" w:rsidR="004407C2" w:rsidRDefault="005314F1">
      <w:pPr>
        <w:pStyle w:val="TextHeading3"/>
        <w:rPr>
          <w:del w:id="1191" w:author="Caio Pizzol" w:date="2026-08-03T22:24:00Z" w16du:dateUtc="2026-08-04T02:24:00Z"/>
        </w:rPr>
      </w:pPr>
      <w:del w:id="1192" w:author="Caio Pizzol" w:date="2026-08-03T22:24:00Z" w16du:dateUtc="2026-08-04T02:24:00Z">
        <w:r>
          <w:delText>consectetur sed adipiscing adipiscing amet lorem eiusmod amet incididunt do dolor elit dolor adipiscing amet sit dolor et sed.</w:delText>
        </w:r>
      </w:del>
    </w:p>
    <w:p w14:paraId="2165E30C" w14:textId="77777777" w:rsidR="00540B8E" w:rsidRPr="004407C2" w:rsidRDefault="004407C2" w:rsidP="004407C2">
      <w:pPr>
        <w:spacing w:after="200" w:line="276" w:lineRule="auto"/>
        <w:rPr>
          <w:del w:id="1193" w:author="Caio Pizzol" w:date="2026-08-03T22:24:00Z" w16du:dateUtc="2026-08-04T02:24:00Z"/>
          <w:szCs w:val="20"/>
        </w:rPr>
      </w:pPr>
      <w:del w:id="1194" w:author="Caio Pizzol" w:date="2026-08-03T22:24:00Z" w16du:dateUtc="2026-08-04T02:24:00Z">
        <w:r>
          <w:br w:type="page"/>
        </w:r>
      </w:del>
    </w:p>
    <w:p w14:paraId="5CC3F616" w14:textId="77777777" w:rsidR="00540B8E" w:rsidRDefault="005314F1">
      <w:pPr>
        <w:pStyle w:val="Heading3"/>
        <w:rPr>
          <w:del w:id="1195" w:author="Caio Pizzol" w:date="2026-08-03T22:24:00Z" w16du:dateUtc="2026-08-04T02:24:00Z"/>
        </w:rPr>
      </w:pPr>
      <w:bookmarkStart w:id="1196" w:name="8750571422713413201"/>
      <w:del w:id="1197" w:author="Caio Pizzol" w:date="2026-08-03T22:24:00Z" w16du:dateUtc="2026-08-04T02:24:00Z">
        <w:r>
          <w:delText>sed elit dolore consectetur</w:delText>
        </w:r>
        <w:bookmarkEnd w:id="1196"/>
      </w:del>
    </w:p>
    <w:p w14:paraId="64C482B5" w14:textId="77777777" w:rsidR="00540B8E" w:rsidRDefault="005314F1">
      <w:pPr>
        <w:pStyle w:val="TextHeading3"/>
        <w:rPr>
          <w:del w:id="1198" w:author="Caio Pizzol" w:date="2026-08-03T22:24:00Z" w16du:dateUtc="2026-08-04T02:24:00Z"/>
        </w:rPr>
      </w:pPr>
      <w:del w:id="1199" w:author="Caio Pizzol" w:date="2026-08-03T22:24:00Z" w16du:dateUtc="2026-08-04T02:24:00Z">
        <w:r>
          <w:delTex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delText>
        </w:r>
        <w:r w:rsidR="00F70040">
          <w:delText xml:space="preserve">. </w:delText>
        </w:r>
        <w:r>
          <w:delText>do aliqua dolor tempor aliqua dolor eiusmod dolor ipsum ipsum dolor’et adipiscing amet lorem ipsum dolor dolore lorem adipiscing sit aliqua dolore do ipsum</w:delText>
        </w:r>
        <w:r w:rsidR="00F70040">
          <w:delText xml:space="preserve">. </w:delText>
        </w:r>
        <w:r>
          <w:delText xml:space="preserve">eiusmod aliqua elit et sed’et amet et magna ut aliqua ipsum ut, amet adipiscing eiusmod, incididunt ipsum sit adipiscing do et sed, tempor ipsum magna consectetur eiusmod ipsum ipsum ipsum dolore lorem ipsum consectetur dolor sit aliqua. </w:delText>
        </w:r>
      </w:del>
    </w:p>
    <w:p w14:paraId="61D735FD" w14:textId="77777777" w:rsidR="00540B8E" w:rsidRDefault="005314F1">
      <w:pPr>
        <w:pStyle w:val="Heading2"/>
        <w:rPr>
          <w:del w:id="1200" w:author="Caio Pizzol" w:date="2026-08-03T22:24:00Z" w16du:dateUtc="2026-08-04T02:24:00Z"/>
        </w:rPr>
      </w:pPr>
      <w:bookmarkStart w:id="1201" w:name="13265350700636468417"/>
      <w:bookmarkStart w:id="1202" w:name="_Toc218523810"/>
      <w:del w:id="1203" w:author="Caio Pizzol" w:date="2026-08-03T22:24:00Z" w16du:dateUtc="2026-08-04T02:24:00Z">
        <w:r>
          <w:delText>dolore do et aliqua</w:delText>
        </w:r>
        <w:bookmarkEnd w:id="1201"/>
        <w:bookmarkEnd w:id="1202"/>
      </w:del>
    </w:p>
    <w:p w14:paraId="183F1BC1" w14:textId="77777777" w:rsidR="00540B8E" w:rsidRDefault="005314F1">
      <w:pPr>
        <w:pStyle w:val="TextHeading2"/>
        <w:rPr>
          <w:del w:id="1204" w:author="Caio Pizzol" w:date="2026-08-03T22:24:00Z" w16du:dateUtc="2026-08-04T02:24:00Z"/>
        </w:rPr>
      </w:pPr>
      <w:del w:id="1205" w:author="Caio Pizzol" w:date="2026-08-03T22:24:00Z" w16du:dateUtc="2026-08-04T02:24:00Z">
        <w:r>
          <w:rPr>
            <w:color w:val="000000"/>
          </w:rPr>
          <w:delText xml:space="preserve">eiusmod </w:delText>
        </w:r>
        <w:r>
          <w:delText>adipiscing lorem incididunt aliqua sed consectetur labore ipsum ut lorem 2010(elit)(2)</w:delText>
        </w:r>
        <w:r w:rsidR="00F70040">
          <w:delText xml:space="preserve">. </w:delText>
        </w:r>
        <w:r>
          <w:delTex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delText>
        </w:r>
      </w:del>
    </w:p>
    <w:p w14:paraId="481883B8" w14:textId="77777777" w:rsidR="00540B8E" w:rsidRDefault="005314F1">
      <w:pPr>
        <w:pStyle w:val="TextHeading2"/>
        <w:rPr>
          <w:del w:id="1206" w:author="Caio Pizzol" w:date="2026-08-03T22:24:00Z" w16du:dateUtc="2026-08-04T02:24:00Z"/>
        </w:rPr>
      </w:pPr>
      <w:del w:id="1207" w:author="Caio Pizzol" w:date="2026-08-03T22:24:00Z" w16du:dateUtc="2026-08-04T02:24:00Z">
        <w:r>
          <w:delTex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delText>
        </w:r>
        <w:r>
          <w:rPr>
            <w:i/>
          </w:rPr>
          <w:delText>do</w:delText>
        </w:r>
        <w:r>
          <w:delText>) labore sed consectetur labore ipsum ut lorem 2010(elit)(4), do dolor, lorem ipsum consectetur lorem ipsum sed dolor’et adipiscing lorem incididunt.</w:delText>
        </w:r>
      </w:del>
    </w:p>
    <w:p w14:paraId="6F82040E" w14:textId="77777777" w:rsidR="00540B8E" w:rsidRDefault="005314F1">
      <w:pPr>
        <w:pStyle w:val="TextHeading2"/>
        <w:rPr>
          <w:del w:id="1208" w:author="Caio Pizzol" w:date="2026-08-03T22:24:00Z" w16du:dateUtc="2026-08-04T02:24:00Z"/>
        </w:rPr>
      </w:pPr>
      <w:del w:id="1209" w:author="Caio Pizzol" w:date="2026-08-03T22:24:00Z" w16du:dateUtc="2026-08-04T02:24:00Z">
        <w:r>
          <w:delTex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delText>
        </w:r>
      </w:del>
    </w:p>
    <w:p w14:paraId="69E28199" w14:textId="77777777" w:rsidR="00540B8E" w:rsidRDefault="005314F1">
      <w:pPr>
        <w:pStyle w:val="TextHeading2"/>
        <w:rPr>
          <w:del w:id="1210" w:author="Caio Pizzol" w:date="2026-08-03T22:24:00Z" w16du:dateUtc="2026-08-04T02:24:00Z"/>
        </w:rPr>
      </w:pPr>
      <w:del w:id="1211" w:author="Caio Pizzol" w:date="2026-08-03T22:24:00Z" w16du:dateUtc="2026-08-04T02:24:00Z">
        <w:r>
          <w:delText xml:space="preserve">consectetur sed, elit labore elit lorem lorem amet ut elit labore ipsum ut lorem 2203, incididunt lorem magna sed do ipsum ipsum elit et ipsum lorem ipsum ipsum elit ipsum sed dolor’et amet amet ipsum dolore do adipiscing eiusmod </w:delText>
        </w:r>
        <w:r>
          <w:rPr>
            <w:color w:val="000000"/>
          </w:rPr>
          <w:delText xml:space="preserve">do </w:delText>
        </w:r>
        <w:r>
          <w:delText>sed et labore ipsum ut lorem 2010(elit)(5)(adipiscing).</w:delText>
        </w:r>
      </w:del>
    </w:p>
    <w:p w14:paraId="3192B5CE" w14:textId="77777777" w:rsidR="00540B8E" w:rsidRDefault="005314F1">
      <w:pPr>
        <w:pStyle w:val="Heading2"/>
        <w:rPr>
          <w:del w:id="1212" w:author="Caio Pizzol" w:date="2026-08-03T22:24:00Z" w16du:dateUtc="2026-08-04T02:24:00Z"/>
        </w:rPr>
      </w:pPr>
      <w:bookmarkStart w:id="1213" w:name="13070693942350281867"/>
      <w:bookmarkStart w:id="1214" w:name="_Toc218523811"/>
      <w:del w:id="1215" w:author="Caio Pizzol" w:date="2026-08-03T22:24:00Z" w16du:dateUtc="2026-08-04T02:24:00Z">
        <w:r>
          <w:delText>aliqua elit et lorem</w:delText>
        </w:r>
        <w:bookmarkEnd w:id="1213"/>
        <w:bookmarkEnd w:id="1214"/>
      </w:del>
    </w:p>
    <w:p w14:paraId="645576E7" w14:textId="77777777" w:rsidR="00540B8E" w:rsidRDefault="005314F1">
      <w:pPr>
        <w:pStyle w:val="TextHeading2"/>
        <w:rPr>
          <w:del w:id="1216" w:author="Caio Pizzol" w:date="2026-08-03T22:24:00Z" w16du:dateUtc="2026-08-04T02:24:00Z"/>
        </w:rPr>
        <w:sectPr w:rsidR="00540B8E">
          <w:footerReference w:type="default" r:id="rId15"/>
          <w:pgSz w:w="12240" w:h="15840"/>
          <w:pgMar w:top="1440" w:right="1800" w:bottom="1440" w:left="1800" w:header="720" w:footer="720" w:gutter="0"/>
          <w:pgNumType w:start="1" w:chapStyle="1"/>
          <w:cols w:space="720"/>
        </w:sectPr>
      </w:pPr>
      <w:del w:id="1217" w:author="Caio Pizzol" w:date="2026-08-03T22:24:00Z" w16du:dateUtc="2026-08-04T02:24:00Z">
        <w:r>
          <w:delText xml:space="preserve">magna ipsum magna elit, et sed amet adipiscing do consectetur labore ipsum tempor consectetur incididunt </w:delText>
        </w:r>
        <w:r>
          <w:rPr>
            <w:i/>
          </w:rPr>
          <w:delText>amet consectetur eiusmod elit eiusmod et</w:delText>
        </w:r>
        <w:r>
          <w:delText xml:space="preserve"> (incididunt) labore consectetur adipiscing aliqua sed et ipsum et.incididunt. amet adipiscing sit</w:delText>
        </w:r>
        <w:r w:rsidR="00F70040">
          <w:delText xml:space="preserve">. </w:delText>
        </w:r>
        <w:r>
          <w:delText>eiusmod dolor incididunt dolor amet ipsum amet adipiscing consectetur aliqua et labore ipsum ut lorem 642(elit)(1), (2), labore tempor.</w:delText>
        </w:r>
      </w:del>
    </w:p>
    <w:p w14:paraId="3DBF584E" w14:textId="77777777" w:rsidR="00540B8E" w:rsidRDefault="005314F1">
      <w:pPr>
        <w:pStyle w:val="Heading1"/>
        <w:rPr>
          <w:del w:id="1218" w:author="Caio Pizzol" w:date="2026-08-03T22:24:00Z" w16du:dateUtc="2026-08-04T02:24:00Z"/>
        </w:rPr>
      </w:pPr>
      <w:del w:id="1219" w:author="Caio Pizzol" w:date="2026-08-03T22:24:00Z" w16du:dateUtc="2026-08-04T02:24:00Z">
        <w:r>
          <w:br/>
        </w:r>
        <w:bookmarkStart w:id="1220" w:name="13264031231065834860"/>
        <w:bookmarkStart w:id="1221" w:name="_Ref5900190"/>
        <w:bookmarkStart w:id="1222" w:name="_Toc218523812"/>
        <w:r>
          <w:delText>incididunt elit sit ut adipiscing incididunt dolore dolor’et labore adipiscing</w:delText>
        </w:r>
        <w:bookmarkEnd w:id="1220"/>
        <w:bookmarkEnd w:id="1221"/>
        <w:bookmarkEnd w:id="1222"/>
      </w:del>
    </w:p>
    <w:p w14:paraId="70AB80C0" w14:textId="77777777" w:rsidR="00540B8E" w:rsidRDefault="005314F1">
      <w:pPr>
        <w:pStyle w:val="Heading2"/>
        <w:rPr>
          <w:del w:id="1223" w:author="Caio Pizzol" w:date="2026-08-03T22:24:00Z" w16du:dateUtc="2026-08-04T02:24:00Z"/>
        </w:rPr>
      </w:pPr>
      <w:bookmarkStart w:id="1224" w:name="14877824951548979694"/>
      <w:bookmarkStart w:id="1225" w:name="_Toc507273084"/>
      <w:bookmarkStart w:id="1226" w:name="_Ref507264699"/>
      <w:bookmarkStart w:id="1227" w:name="_Toc218523813"/>
      <w:del w:id="1228" w:author="Caio Pizzol" w:date="2026-08-03T22:24:00Z" w16du:dateUtc="2026-08-04T02:24:00Z">
        <w:r>
          <w:delText>magna elit sit ut adipiscing dolor ut</w:delText>
        </w:r>
        <w:bookmarkEnd w:id="1224"/>
        <w:bookmarkEnd w:id="1225"/>
        <w:bookmarkEnd w:id="1226"/>
        <w:bookmarkEnd w:id="1227"/>
      </w:del>
    </w:p>
    <w:p w14:paraId="7E772C79" w14:textId="77777777" w:rsidR="00540B8E" w:rsidRDefault="005314F1">
      <w:pPr>
        <w:pStyle w:val="TextHeading2"/>
        <w:rPr>
          <w:del w:id="1229" w:author="Caio Pizzol" w:date="2026-08-03T22:24:00Z" w16du:dateUtc="2026-08-04T02:24:00Z"/>
        </w:rPr>
      </w:pPr>
      <w:del w:id="1230" w:author="Caio Pizzol" w:date="2026-08-03T22:24:00Z" w16du:dateUtc="2026-08-04T02:24:00Z">
        <w:r>
          <w:delText>aliqua elit elit adipiscing dolore elit sit elit dolor magna tempor dolor eiusmod elit tempor lorem labore lorem sit do ipsum sed</w:delText>
        </w:r>
        <w:r w:rsidR="00F70040">
          <w:delText xml:space="preserve">. </w:delText>
        </w:r>
        <w:r>
          <w:delText>eiusmod lorem amet elit do et consectetur incididunt amet eiusmod ipsum ipsum sit incididunt ipsum adipiscing eiusmod do elit dolor incididunt</w:delText>
        </w:r>
        <w:r w:rsidR="00F70040">
          <w:delText xml:space="preserve">. </w:delText>
        </w:r>
        <w:r>
          <w:delText>sed ut lorem incididunt elit elit ut eiusmod lorem, et sed sed incididunt ipsum lorem dolor lorem lorem ipsum sed do ipsum magna adipiscing dolor dolor.</w:delText>
        </w:r>
      </w:del>
    </w:p>
    <w:p w14:paraId="3CF21F5C" w14:textId="77777777" w:rsidR="00540B8E" w:rsidRDefault="005314F1">
      <w:pPr>
        <w:pStyle w:val="TextHeading2"/>
        <w:rPr>
          <w:del w:id="1231" w:author="Caio Pizzol" w:date="2026-08-03T22:24:00Z" w16du:dateUtc="2026-08-04T02:24:00Z"/>
        </w:rPr>
      </w:pPr>
      <w:del w:id="1232" w:author="Caio Pizzol" w:date="2026-08-03T22:24:00Z" w16du:dateUtc="2026-08-04T02:24:00Z">
        <w:r>
          <w:delTex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delText>
        </w:r>
        <w:r w:rsidR="00F70040">
          <w:delText xml:space="preserve">. </w:delText>
        </w:r>
        <w:r>
          <w:delText>sed ut lorem incididunt elit elit dolore ut tempor ipsum consectetur amet labore do ipsum magna elit dolor incididunt elit dolor magna tempor, ipsum lorem tempor ipsum adipiscing lorem dolor incididunt adipiscing labore do consectetur incididunt.</w:delText>
        </w:r>
      </w:del>
    </w:p>
    <w:p w14:paraId="2FA9DA93" w14:textId="77777777" w:rsidR="00540B8E" w:rsidRDefault="005314F1">
      <w:pPr>
        <w:pStyle w:val="TextHeading2"/>
        <w:rPr>
          <w:del w:id="1233" w:author="Caio Pizzol" w:date="2026-08-03T22:24:00Z" w16du:dateUtc="2026-08-04T02:24:00Z"/>
        </w:rPr>
      </w:pPr>
      <w:del w:id="1234" w:author="Caio Pizzol" w:date="2026-08-03T22:24:00Z" w16du:dateUtc="2026-08-04T02:24:00Z">
        <w:r>
          <w:delText>sed ipsum lorem tempor ipsum adipiscing lorem dolor tempor tempor eiusmod adipiscing elit ipsum sed labore do ipsum lorem dolor elit dolor incididunt elit dolor magna tempor, ipsum ut elit ipsum sed incididunt adipiscing labore do dolor sit consectetur sit consectetur amet.</w:delText>
        </w:r>
      </w:del>
    </w:p>
    <w:p w14:paraId="2232FE30" w14:textId="77777777" w:rsidR="00540B8E" w:rsidRDefault="005314F1">
      <w:pPr>
        <w:pStyle w:val="TextHeading2"/>
        <w:rPr>
          <w:del w:id="1235" w:author="Caio Pizzol" w:date="2026-08-03T22:24:00Z" w16du:dateUtc="2026-08-04T02:24:00Z"/>
        </w:rPr>
      </w:pPr>
      <w:del w:id="1236" w:author="Caio Pizzol" w:date="2026-08-03T22:24:00Z" w16du:dateUtc="2026-08-04T02:24:00Z">
        <w:r>
          <w:delText>sed ipsum dolor et lorem amet consectetur elit ipsum lorem dolor lorem, ipsum lorem incididunt ut eiusmod labore sit et do et consectetur, sit amet do ipsum magna ipsum et dolor magna elit dolor magna tempor</w:delText>
        </w:r>
        <w:r w:rsidR="00F70040">
          <w:delText xml:space="preserve">. </w:delText>
        </w:r>
        <w:r>
          <w:delTex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delText>
        </w:r>
      </w:del>
    </w:p>
    <w:p w14:paraId="194E478A" w14:textId="77777777" w:rsidR="00540B8E" w:rsidRDefault="005314F1">
      <w:pPr>
        <w:pStyle w:val="Heading2"/>
        <w:rPr>
          <w:del w:id="1237" w:author="Caio Pizzol" w:date="2026-08-03T22:24:00Z" w16du:dateUtc="2026-08-04T02:24:00Z"/>
        </w:rPr>
      </w:pPr>
      <w:bookmarkStart w:id="1238" w:name="3595094889033379850"/>
      <w:bookmarkStart w:id="1239" w:name="_Toc507273085"/>
      <w:bookmarkStart w:id="1240" w:name="_Toc218523814"/>
      <w:del w:id="1241" w:author="Caio Pizzol" w:date="2026-08-03T22:24:00Z" w16du:dateUtc="2026-08-04T02:24:00Z">
        <w:r>
          <w:delText>magna elit labore sit ut adipiscing</w:delText>
        </w:r>
        <w:bookmarkEnd w:id="1238"/>
        <w:bookmarkEnd w:id="1239"/>
        <w:bookmarkEnd w:id="1240"/>
      </w:del>
    </w:p>
    <w:p w14:paraId="6B1B3346" w14:textId="77777777" w:rsidR="00540B8E" w:rsidRDefault="0028181C">
      <w:pPr>
        <w:pStyle w:val="TextHeading2"/>
        <w:rPr>
          <w:del w:id="1242" w:author="Caio Pizzol" w:date="2026-08-03T22:24:00Z" w16du:dateUtc="2026-08-04T02:24:00Z"/>
        </w:rPr>
      </w:pPr>
      <w:del w:id="1243" w:author="Caio Pizzol" w:date="2026-08-03T22:24:00Z" w16du:dateUtc="2026-08-04T02:24:00Z">
        <w:r w:rsidRPr="0028181C">
          <w:delText>consectetur sed sed sed ipsum lorem dolor’et incididunt dolor magna tempor lorem dolor elit dolor eiusmod tempor lorem do ipsum sed dolor</w:delText>
        </w:r>
        <w:r w:rsidR="00F70040">
          <w:delText xml:space="preserve">. </w:delText>
        </w:r>
        <w:r w:rsidRPr="0028181C">
          <w:delText>sed sit sit incididunt lorem, et sed sed sed dolor incididunt dolor magna tempor lorem dolor elit dolor eiusmod tempor lorem labore aliqua consectetur ipsum labore lorem</w:delText>
        </w:r>
        <w:r w:rsidR="005314F1">
          <w:delText>.</w:delText>
        </w:r>
      </w:del>
    </w:p>
    <w:p w14:paraId="0D8B02D6" w14:textId="77777777" w:rsidR="00540B8E" w:rsidRDefault="005314F1">
      <w:pPr>
        <w:pStyle w:val="Heading2"/>
        <w:rPr>
          <w:del w:id="1244" w:author="Caio Pizzol" w:date="2026-08-03T22:24:00Z" w16du:dateUtc="2026-08-04T02:24:00Z"/>
        </w:rPr>
      </w:pPr>
      <w:bookmarkStart w:id="1245" w:name="17649804556330699425"/>
      <w:bookmarkStart w:id="1246" w:name="_Toc218523815"/>
      <w:del w:id="1247" w:author="Caio Pizzol" w:date="2026-08-03T22:24:00Z" w16du:dateUtc="2026-08-04T02:24:00Z">
        <w:r>
          <w:delText>sed elit sit ut adipiscing</w:delText>
        </w:r>
        <w:bookmarkEnd w:id="1245"/>
        <w:bookmarkEnd w:id="1246"/>
      </w:del>
    </w:p>
    <w:p w14:paraId="28F88FB4" w14:textId="77777777" w:rsidR="004407C2" w:rsidRDefault="005314F1">
      <w:pPr>
        <w:pStyle w:val="TextHeading2"/>
        <w:rPr>
          <w:del w:id="1248" w:author="Caio Pizzol" w:date="2026-08-03T22:24:00Z" w16du:dateUtc="2026-08-04T02:24:00Z"/>
        </w:rPr>
      </w:pPr>
      <w:del w:id="1249" w:author="Caio Pizzol" w:date="2026-08-03T22:24:00Z" w16du:dateUtc="2026-08-04T02:24:00Z">
        <w:r>
          <w:delText xml:space="preserve">magna ut elit ipsum aliqua, ipsum adipiscing </w:delText>
        </w:r>
        <w:r>
          <w:rPr>
            <w:i/>
          </w:rPr>
          <w:delText>dolor magna tempor</w:delText>
        </w:r>
        <w:r>
          <w:delText xml:space="preserve"> aliqua labore dolore, incididunt incididunt et, incididunt elit tempor, ut ut, et, incididunt, consectetur incididunt amet, tempor, ipsum sit, incididunt dolore consectetur</w:delText>
        </w:r>
        <w:r w:rsidR="00F70040">
          <w:delText xml:space="preserve">. </w:delText>
        </w:r>
        <w:r>
          <w:delText>eiusmod adipiscing et lorem amet dolor tempor consectetur et sed, consectetur magna dolor incididunt amet amet, incididunt do magna magna elit dolor do lorem do ipsum incididunt dolor ipsum lorem dolor lorem et consectetur.</w:delText>
        </w:r>
      </w:del>
    </w:p>
    <w:p w14:paraId="62ADBC90" w14:textId="77777777" w:rsidR="00540B8E" w:rsidRPr="004407C2" w:rsidRDefault="004407C2" w:rsidP="004407C2">
      <w:pPr>
        <w:spacing w:after="200" w:line="276" w:lineRule="auto"/>
        <w:rPr>
          <w:del w:id="1250" w:author="Caio Pizzol" w:date="2026-08-03T22:24:00Z" w16du:dateUtc="2026-08-04T02:24:00Z"/>
          <w:szCs w:val="20"/>
        </w:rPr>
      </w:pPr>
      <w:del w:id="1251" w:author="Caio Pizzol" w:date="2026-08-03T22:24:00Z" w16du:dateUtc="2026-08-04T02:24:00Z">
        <w:r>
          <w:br w:type="page"/>
        </w:r>
      </w:del>
    </w:p>
    <w:p w14:paraId="3E27C7CA" w14:textId="77777777" w:rsidR="00540B8E" w:rsidRDefault="005314F1">
      <w:pPr>
        <w:pStyle w:val="TextHeading2"/>
        <w:rPr>
          <w:del w:id="1252" w:author="Caio Pizzol" w:date="2026-08-03T22:24:00Z" w16du:dateUtc="2026-08-04T02:24:00Z"/>
        </w:rPr>
      </w:pPr>
      <w:del w:id="1253" w:author="Caio Pizzol" w:date="2026-08-03T22:24:00Z" w16du:dateUtc="2026-08-04T02:24:00Z">
        <w:r>
          <w:delText>do ipsum ipsum elit eiusmod dolor, do et sed elit tempor do magna tempor et ipsum aliqua ipsum ipsum lorem dolor’et consectetur amet lorem consectetur dolor ipsum aliqua, et sed sed sed ipsum tempor consectetur ut tempor ipsum aliqua’et sit</w:delText>
        </w:r>
        <w:r w:rsidR="00F70040">
          <w:delText xml:space="preserve">. </w:delText>
        </w:r>
        <w:r>
          <w:delText>eiusmod elit consectetur sit incididunt elit dolor magna tempor magna lorem lorem dolor et consectetur tempor lorem ipsum ipsum elit eiusmod dolor et lorem consectetur ipsum ut elit ipsum amet</w:delText>
        </w:r>
        <w:r w:rsidR="00F70040">
          <w:delText xml:space="preserve">. </w:delText>
        </w:r>
        <w:r>
          <w:delTex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delText>
        </w:r>
      </w:del>
    </w:p>
    <w:p w14:paraId="1728644E" w14:textId="77777777" w:rsidR="00540B8E" w:rsidRDefault="005314F1">
      <w:pPr>
        <w:pStyle w:val="Heading2"/>
        <w:rPr>
          <w:del w:id="1254" w:author="Caio Pizzol" w:date="2026-08-03T22:24:00Z" w16du:dateUtc="2026-08-04T02:24:00Z"/>
        </w:rPr>
      </w:pPr>
      <w:bookmarkStart w:id="1255" w:name="17650523992189263732"/>
      <w:bookmarkStart w:id="1256" w:name="_Ref175574873"/>
      <w:bookmarkStart w:id="1257" w:name="_Ref506741941"/>
      <w:bookmarkStart w:id="1258" w:name="_Toc218523816"/>
      <w:del w:id="1259" w:author="Caio Pizzol" w:date="2026-08-03T22:24:00Z" w16du:dateUtc="2026-08-04T02:24:00Z">
        <w:r>
          <w:delText>et ipsum incididunt dolore</w:delText>
        </w:r>
        <w:bookmarkEnd w:id="1255"/>
        <w:bookmarkEnd w:id="1256"/>
        <w:bookmarkEnd w:id="1257"/>
        <w:bookmarkEnd w:id="1258"/>
      </w:del>
    </w:p>
    <w:p w14:paraId="039CC89A" w14:textId="77777777" w:rsidR="00540B8E" w:rsidRDefault="005314F1">
      <w:pPr>
        <w:pStyle w:val="TextHeading2"/>
        <w:rPr>
          <w:del w:id="1260" w:author="Caio Pizzol" w:date="2026-08-03T22:24:00Z" w16du:dateUtc="2026-08-04T02:24:00Z"/>
        </w:rPr>
      </w:pPr>
      <w:del w:id="1261" w:author="Caio Pizzol" w:date="2026-08-03T22:24:00Z" w16du:dateUtc="2026-08-04T02:24:00Z">
        <w:r>
          <w:delText>eiusmod tempor tempor consectetur ut tempor ipsum aliqua aliqua do do ipsum aliqua adipiscing lorem incididunt lorem sed dolor ut, et sed sed elit ipsum adipiscing labore elit aliqua, dolore, et, dolor, ut, incididunt ipsum sit amet ipsum tempor labore sit incididunt incididunt</w:delText>
        </w:r>
        <w:r w:rsidR="00F70040">
          <w:delText xml:space="preserve">. </w:delText>
        </w:r>
        <w:r>
          <w:delText>sed labore ipsum aliqua consectetur et consectetur, et sed sed sed tempor et ipsum aliqua consectetur do do lorem, eiusmod incididunt, incididunt ipsum elit aliqua ipsum tempor.</w:delText>
        </w:r>
      </w:del>
    </w:p>
    <w:p w14:paraId="30C85B44" w14:textId="77777777" w:rsidR="00540B8E" w:rsidRDefault="005314F1">
      <w:pPr>
        <w:pStyle w:val="Heading2"/>
        <w:rPr>
          <w:del w:id="1262" w:author="Caio Pizzol" w:date="2026-08-03T22:24:00Z" w16du:dateUtc="2026-08-04T02:24:00Z"/>
        </w:rPr>
      </w:pPr>
      <w:bookmarkStart w:id="1263" w:name="16598353161686914927"/>
      <w:bookmarkStart w:id="1264" w:name="_Toc218523817"/>
      <w:del w:id="1265" w:author="Caio Pizzol" w:date="2026-08-03T22:24:00Z" w16du:dateUtc="2026-08-04T02:24:00Z">
        <w:r>
          <w:delText>dolore magna</w:delText>
        </w:r>
        <w:bookmarkEnd w:id="1263"/>
        <w:bookmarkEnd w:id="1264"/>
      </w:del>
    </w:p>
    <w:p w14:paraId="116216B3" w14:textId="77777777" w:rsidR="00540B8E" w:rsidRDefault="005314F1">
      <w:pPr>
        <w:pStyle w:val="TextHeading2"/>
        <w:rPr>
          <w:del w:id="1266" w:author="Caio Pizzol" w:date="2026-08-03T22:24:00Z" w16du:dateUtc="2026-08-04T02:24:00Z"/>
        </w:rPr>
        <w:sectPr w:rsidR="00540B8E">
          <w:footerReference w:type="default" r:id="rId16"/>
          <w:pgSz w:w="12240" w:h="15840"/>
          <w:pgMar w:top="1440" w:right="1800" w:bottom="1440" w:left="1800" w:header="720" w:footer="720" w:gutter="0"/>
          <w:pgNumType w:start="1" w:chapStyle="1"/>
          <w:cols w:space="720"/>
        </w:sectPr>
      </w:pPr>
      <w:del w:id="1267" w:author="Caio Pizzol" w:date="2026-08-03T22:24:00Z" w16du:dateUtc="2026-08-04T02:24:00Z">
        <w:r>
          <w:delText>eiusmod lorem dolor’et incididunt tempor incididunt magna consectetur labore aliqua consectetur ipsum labore lorem.</w:delText>
        </w:r>
      </w:del>
    </w:p>
    <w:p w14:paraId="7B0D8014" w14:textId="77777777" w:rsidR="00540B8E" w:rsidRDefault="005314F1">
      <w:pPr>
        <w:pStyle w:val="Heading1"/>
        <w:rPr>
          <w:del w:id="1268" w:author="Caio Pizzol" w:date="2026-08-03T22:24:00Z" w16du:dateUtc="2026-08-04T02:24:00Z"/>
        </w:rPr>
      </w:pPr>
      <w:del w:id="1269" w:author="Caio Pizzol" w:date="2026-08-03T22:24:00Z" w16du:dateUtc="2026-08-04T02:24:00Z">
        <w:r>
          <w:br/>
        </w:r>
        <w:bookmarkStart w:id="1270" w:name="2155636343876565618"/>
        <w:bookmarkStart w:id="1271" w:name="_Ref511288031"/>
        <w:bookmarkStart w:id="1272" w:name="_Toc218523818"/>
        <w:r>
          <w:delText>eiusmod aliqua’et ipsum</w:delText>
        </w:r>
        <w:bookmarkEnd w:id="1270"/>
        <w:bookmarkEnd w:id="1271"/>
        <w:bookmarkEnd w:id="1272"/>
      </w:del>
    </w:p>
    <w:p w14:paraId="4FF7822A" w14:textId="77777777" w:rsidR="00540B8E" w:rsidRDefault="005314F1">
      <w:pPr>
        <w:pStyle w:val="TextHeading2"/>
        <w:rPr>
          <w:del w:id="1273" w:author="Caio Pizzol" w:date="2026-08-03T22:24:00Z" w16du:dateUtc="2026-08-04T02:24:00Z"/>
        </w:rPr>
      </w:pPr>
      <w:del w:id="1274" w:author="Caio Pizzol" w:date="2026-08-03T22:24:00Z" w16du:dateUtc="2026-08-04T02:24:00Z">
        <w:r>
          <w:delText>consectetur sed sed dolore ipsum incididunt lorem dolor’et consectetur tempor do ipsum aliqua’et ipsum.</w:delText>
        </w:r>
      </w:del>
    </w:p>
    <w:p w14:paraId="65496BAF" w14:textId="77777777" w:rsidR="00540B8E" w:rsidRDefault="005314F1">
      <w:pPr>
        <w:pStyle w:val="TextHeading2"/>
        <w:rPr>
          <w:del w:id="1275" w:author="Caio Pizzol" w:date="2026-08-03T22:24:00Z" w16du:dateUtc="2026-08-04T02:24:00Z"/>
        </w:rPr>
      </w:pPr>
      <w:del w:id="1276" w:author="Caio Pizzol" w:date="2026-08-03T22:24:00Z" w16du:dateUtc="2026-08-04T02:24:00Z">
        <w:r>
          <w:delText>consectetur sed sed magna ipsum aliqua’et ipsum labore aliqua consectetur ipsum aliqua</w:delText>
        </w:r>
        <w:r w:rsidR="00F70040">
          <w:delText xml:space="preserve">. </w:delText>
        </w:r>
      </w:del>
    </w:p>
    <w:p w14:paraId="4CB4FE07" w14:textId="77777777" w:rsidR="00540B8E" w:rsidRDefault="005314F1">
      <w:pPr>
        <w:pStyle w:val="Heading2"/>
        <w:rPr>
          <w:del w:id="1277" w:author="Caio Pizzol" w:date="2026-08-03T22:24:00Z" w16du:dateUtc="2026-08-04T02:24:00Z"/>
        </w:rPr>
      </w:pPr>
      <w:bookmarkStart w:id="1278" w:name="2156115967782275156"/>
      <w:bookmarkStart w:id="1279" w:name="_Toc218523819"/>
      <w:del w:id="1280" w:author="Caio Pizzol" w:date="2026-08-03T22:24:00Z" w16du:dateUtc="2026-08-04T02:24:00Z">
        <w:r>
          <w:delText>sed elit ipsum aliqua’et ipsum</w:delText>
        </w:r>
        <w:bookmarkEnd w:id="1278"/>
        <w:bookmarkEnd w:id="1279"/>
      </w:del>
    </w:p>
    <w:p w14:paraId="56822A22" w14:textId="77777777" w:rsidR="00540B8E" w:rsidRDefault="005314F1">
      <w:pPr>
        <w:pStyle w:val="TextHeading2"/>
        <w:rPr>
          <w:del w:id="1281" w:author="Caio Pizzol" w:date="2026-08-03T22:24:00Z" w16du:dateUtc="2026-08-04T02:24:00Z"/>
        </w:rPr>
      </w:pPr>
      <w:bookmarkStart w:id="1282" w:name="_Ref470486216"/>
      <w:del w:id="1283" w:author="Caio Pizzol" w:date="2026-08-03T22:24:00Z" w16du:dateUtc="2026-08-04T02:24:00Z">
        <w:r>
          <w:delText>eiusmod sed dolor adipiscing eiusmod labore dolor sed elit ipsum aliqua’et ipsum</w:delText>
        </w:r>
        <w:r w:rsidR="00F70040">
          <w:delText xml:space="preserve">. </w:delText>
        </w:r>
        <w:r>
          <w:delText>eiusmod sed dolor adipiscing adipiscing incididunt dolore ipsum sed elit ipsum aliqua’et ipsum do dolor sed, tempor lorem consectetur ut</w:delText>
        </w:r>
        <w:r w:rsidR="00F70040">
          <w:delText xml:space="preserve">. </w:delText>
        </w:r>
        <w:r>
          <w:delText>aliqua dolor ipsum adipiscing consectetur ipsum sed, ipsum sed dolor adipiscing tempor dolor lorem lorem do consectetur do eiusmod labore sed elit ipsum aliqua’et ipsum.</w:delText>
        </w:r>
        <w:bookmarkEnd w:id="1282"/>
      </w:del>
    </w:p>
    <w:p w14:paraId="5A974127" w14:textId="77777777" w:rsidR="00540B8E" w:rsidRDefault="005314F1">
      <w:pPr>
        <w:pStyle w:val="Heading2"/>
        <w:rPr>
          <w:del w:id="1284" w:author="Caio Pizzol" w:date="2026-08-03T22:24:00Z" w16du:dateUtc="2026-08-04T02:24:00Z"/>
        </w:rPr>
      </w:pPr>
      <w:bookmarkStart w:id="1285" w:name="2551158164853213227"/>
      <w:bookmarkStart w:id="1286" w:name="_Ref516271694"/>
      <w:bookmarkStart w:id="1287" w:name="_Toc218523820"/>
      <w:del w:id="1288" w:author="Caio Pizzol" w:date="2026-08-03T22:24:00Z" w16du:dateUtc="2026-08-04T02:24:00Z">
        <w:r>
          <w:delText>eiusmod incididunt dolor’et dolor do eiusmod</w:delText>
        </w:r>
        <w:bookmarkEnd w:id="1285"/>
        <w:bookmarkEnd w:id="1286"/>
        <w:bookmarkEnd w:id="1287"/>
      </w:del>
    </w:p>
    <w:p w14:paraId="77AB5719" w14:textId="77777777" w:rsidR="00540B8E" w:rsidRDefault="005314F1">
      <w:pPr>
        <w:pStyle w:val="TextHeading2"/>
        <w:rPr>
          <w:del w:id="1289" w:author="Caio Pizzol" w:date="2026-08-03T22:24:00Z" w16du:dateUtc="2026-08-04T02:24:00Z"/>
        </w:rPr>
      </w:pPr>
      <w:del w:id="1290" w:author="Caio Pizzol" w:date="2026-08-03T22:24:00Z" w16du:dateUtc="2026-08-04T02:24:00Z">
        <w:r>
          <w:delText>eiusmod sed dolor ipsum dolore ipsum amet incididunt do dolore, elit, lorem ut ipsum aliqua’et ipsum’et sit, consectetur dolore lorem consectetur magna, amet dolor ut</w:delText>
        </w:r>
        <w:r w:rsidR="00F70040">
          <w:delText xml:space="preserve">. </w:delText>
        </w:r>
        <w:r>
          <w:delText>eiusmod et, incididunt, lorem et elit ipsum aliqua’et ipsum amet magna consectetur labore incididunt elit dolor ipsum sed dolor incididunt ipsum sed elit ipsum aliqua’et ipsum</w:delText>
        </w:r>
        <w:r w:rsidR="00F70040">
          <w:delText xml:space="preserve">. </w:delText>
        </w:r>
        <w:r>
          <w:delTex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delText>
        </w:r>
      </w:del>
    </w:p>
    <w:p w14:paraId="0339436F" w14:textId="77777777" w:rsidR="00540B8E" w:rsidRDefault="005314F1">
      <w:pPr>
        <w:pStyle w:val="TextHeading2"/>
        <w:rPr>
          <w:del w:id="1291" w:author="Caio Pizzol" w:date="2026-08-03T22:24:00Z" w16du:dateUtc="2026-08-04T02:24:00Z"/>
        </w:rPr>
      </w:pPr>
      <w:del w:id="1292" w:author="Caio Pizzol" w:date="2026-08-03T22:24:00Z" w16du:dateUtc="2026-08-04T02:24:00Z">
        <w:r>
          <w:delText>eiusmod incididunt do dolore, elit, lorem ut adipiscing magna consectetur amet dolor ipsum sed dolor.</w:delText>
        </w:r>
      </w:del>
    </w:p>
    <w:p w14:paraId="46DCBBA3" w14:textId="77777777" w:rsidR="00540B8E" w:rsidRDefault="005314F1">
      <w:pPr>
        <w:pStyle w:val="Heading2"/>
        <w:rPr>
          <w:del w:id="1293" w:author="Caio Pizzol" w:date="2026-08-03T22:24:00Z" w16du:dateUtc="2026-08-04T02:24:00Z"/>
        </w:rPr>
      </w:pPr>
      <w:bookmarkStart w:id="1294" w:name="172526112455517735"/>
      <w:bookmarkStart w:id="1295" w:name="_Toc218523821"/>
      <w:del w:id="1296" w:author="Caio Pizzol" w:date="2026-08-03T22:24:00Z" w16du:dateUtc="2026-08-04T02:24:00Z">
        <w:r>
          <w:delText>aliqua’et ipsum elit lorem ipsum</w:delText>
        </w:r>
        <w:bookmarkEnd w:id="1294"/>
        <w:bookmarkEnd w:id="1295"/>
      </w:del>
    </w:p>
    <w:p w14:paraId="1D172C8B" w14:textId="77777777" w:rsidR="00540B8E" w:rsidRDefault="005314F1">
      <w:pPr>
        <w:pStyle w:val="TextHeading2"/>
        <w:rPr>
          <w:del w:id="1297" w:author="Caio Pizzol" w:date="2026-08-03T22:24:00Z" w16du:dateUtc="2026-08-04T02:24:00Z"/>
          <w:color w:val="0000FF"/>
        </w:rPr>
      </w:pPr>
      <w:del w:id="1298" w:author="Caio Pizzol" w:date="2026-08-03T22:24:00Z" w16du:dateUtc="2026-08-04T02:24:00Z">
        <w:r>
          <w:delText>sed ipsum aliqua’et ipsum aliqua ipsum amet consectetur sed aliqua ipsum ipsum elit ipsum lorem dolor, eiusmod dolor do consectetur consectetur dolore lorem magna labore dolor eiusmod eiusmod elit ut.</w:delText>
        </w:r>
      </w:del>
    </w:p>
    <w:p w14:paraId="1D149030" w14:textId="77777777" w:rsidR="00540B8E" w:rsidRDefault="005314F1">
      <w:pPr>
        <w:pStyle w:val="Heading2"/>
        <w:rPr>
          <w:del w:id="1299" w:author="Caio Pizzol" w:date="2026-08-03T22:24:00Z" w16du:dateUtc="2026-08-04T02:24:00Z"/>
        </w:rPr>
      </w:pPr>
      <w:bookmarkStart w:id="1300" w:name="2020512515643330889"/>
      <w:bookmarkStart w:id="1301" w:name="_Toc218523822"/>
      <w:del w:id="1302" w:author="Caio Pizzol" w:date="2026-08-03T22:24:00Z" w16du:dateUtc="2026-08-04T02:24:00Z">
        <w:r>
          <w:delText>magna elit elit</w:delText>
        </w:r>
        <w:bookmarkEnd w:id="1300"/>
        <w:bookmarkEnd w:id="1301"/>
      </w:del>
    </w:p>
    <w:p w14:paraId="38EC440D" w14:textId="77777777" w:rsidR="00540B8E" w:rsidRDefault="005314F1">
      <w:pPr>
        <w:pStyle w:val="TextHeading2"/>
        <w:rPr>
          <w:del w:id="1303" w:author="Caio Pizzol" w:date="2026-08-03T22:24:00Z" w16du:dateUtc="2026-08-04T02:24:00Z"/>
        </w:rPr>
      </w:pPr>
      <w:del w:id="1304" w:author="Caio Pizzol" w:date="2026-08-03T22:24:00Z" w16du:dateUtc="2026-08-04T02:24:00Z">
        <w:r>
          <w:delText>aliqua dolor ipsum adipiscing consectetur ipsum sed, et sed sed sed do elit ipsum magna amet elit ipsum aliqua’et ipsum, do magna amet sit dolor tempor consectetur magna eiusmod ipsum lorem dolor’et tempor, do ipsum sed dolor do consectetur ut</w:delText>
        </w:r>
        <w:r w:rsidR="00F70040">
          <w:delText xml:space="preserve">. </w:delText>
        </w:r>
        <w:r>
          <w:delText>aliqua sit consectetur ipsum sed adipiscing dolore ipsum incididunt elit ipsum sed dolor do elit ipsum aliqua’et ipsum’et adipiscing magna amet.</w:delText>
        </w:r>
      </w:del>
    </w:p>
    <w:p w14:paraId="5AFB6C8E" w14:textId="77777777" w:rsidR="00540B8E" w:rsidRDefault="005314F1">
      <w:pPr>
        <w:pStyle w:val="Heading2"/>
        <w:rPr>
          <w:del w:id="1305" w:author="Caio Pizzol" w:date="2026-08-03T22:24:00Z" w16du:dateUtc="2026-08-04T02:24:00Z"/>
        </w:rPr>
      </w:pPr>
      <w:bookmarkStart w:id="1306" w:name="2020992139549040427"/>
      <w:bookmarkStart w:id="1307" w:name="_Ref417987062"/>
      <w:bookmarkStart w:id="1308" w:name="_Toc218523823"/>
      <w:del w:id="1309" w:author="Caio Pizzol" w:date="2026-08-03T22:24:00Z" w16du:dateUtc="2026-08-04T02:24:00Z">
        <w:r>
          <w:delText>ut elit magna</w:delText>
        </w:r>
        <w:bookmarkEnd w:id="1306"/>
        <w:bookmarkEnd w:id="1307"/>
        <w:bookmarkEnd w:id="1308"/>
      </w:del>
    </w:p>
    <w:p w14:paraId="7A806883" w14:textId="77777777" w:rsidR="00540B8E" w:rsidRDefault="005314F1">
      <w:pPr>
        <w:pStyle w:val="TextHeading2"/>
        <w:rPr>
          <w:del w:id="1310" w:author="Caio Pizzol" w:date="2026-08-03T22:24:00Z" w16du:dateUtc="2026-08-04T02:24:00Z"/>
        </w:rPr>
      </w:pPr>
      <w:del w:id="1311" w:author="Caio Pizzol" w:date="2026-08-03T22:24:00Z" w16du:dateUtc="2026-08-04T02:24:00Z">
        <w:r>
          <w:delText>aliqua dolor ipsum adipiscing consectetur ipsum sed, et sed sed sed labore sed elit ipsum do elit ipsum aliqua’et ipsum, do tempor consectetur magna eiusmod ipsum lorem dolor’et tempor, do ipsum sed dolor labore dolore lorem aliqua aliqua amet dolor ut.</w:delText>
        </w:r>
      </w:del>
    </w:p>
    <w:p w14:paraId="2B365D22" w14:textId="77777777" w:rsidR="00540B8E" w:rsidRDefault="005314F1">
      <w:pPr>
        <w:pStyle w:val="TextHeading2"/>
        <w:rPr>
          <w:del w:id="1312" w:author="Caio Pizzol" w:date="2026-08-03T22:24:00Z" w16du:dateUtc="2026-08-04T02:24:00Z"/>
        </w:rPr>
      </w:pPr>
      <w:del w:id="1313" w:author="Caio Pizzol" w:date="2026-08-03T22:24:00Z" w16du:dateUtc="2026-08-04T02:24:00Z">
        <w:r>
          <w:delText>consectetur sed adipiscing ipsum sed labore sed elit ipsum do elit ipsum aliqua’et ipsum do ipsum sed dolor labore et sed incididunt ipsum lorem tempor amet dolor ut</w:delText>
        </w:r>
        <w:r w:rsidR="00F70040">
          <w:delText xml:space="preserve">. </w:delText>
        </w:r>
      </w:del>
    </w:p>
    <w:p w14:paraId="5F9F9846" w14:textId="77777777" w:rsidR="00540B8E" w:rsidRDefault="005314F1">
      <w:pPr>
        <w:pStyle w:val="Heading2"/>
        <w:rPr>
          <w:del w:id="1314" w:author="Caio Pizzol" w:date="2026-08-03T22:24:00Z" w16du:dateUtc="2026-08-04T02:24:00Z"/>
        </w:rPr>
      </w:pPr>
      <w:bookmarkStart w:id="1315" w:name="3868498918831144043"/>
      <w:bookmarkStart w:id="1316" w:name="_Toc507273095"/>
      <w:bookmarkStart w:id="1317" w:name="_Toc218523824"/>
      <w:del w:id="1318" w:author="Caio Pizzol" w:date="2026-08-03T22:24:00Z" w16du:dateUtc="2026-08-04T02:24:00Z">
        <w:r>
          <w:delText>tempor adipiscing</w:delText>
        </w:r>
        <w:bookmarkEnd w:id="1315"/>
        <w:bookmarkEnd w:id="1316"/>
        <w:bookmarkEnd w:id="1317"/>
      </w:del>
    </w:p>
    <w:p w14:paraId="08A194BE" w14:textId="77777777" w:rsidR="00540B8E" w:rsidRDefault="005314F1">
      <w:pPr>
        <w:pStyle w:val="TextHeading2"/>
        <w:rPr>
          <w:del w:id="1319" w:author="Caio Pizzol" w:date="2026-08-03T22:24:00Z" w16du:dateUtc="2026-08-04T02:24:00Z"/>
        </w:rPr>
      </w:pPr>
      <w:del w:id="1320" w:author="Caio Pizzol" w:date="2026-08-03T22:24:00Z" w16du:dateUtc="2026-08-04T02:24:00Z">
        <w:r>
          <w:delText>sit ipsum ipsum elit ipsum sed dolor, et sed sed eiusmod dolor et tempor adipiscing consectetur ipsum aliqua’et ipsum do dolor tempor.</w:delText>
        </w:r>
      </w:del>
    </w:p>
    <w:p w14:paraId="39D3F24C" w14:textId="77777777" w:rsidR="00540B8E" w:rsidRDefault="005314F1">
      <w:pPr>
        <w:pStyle w:val="Heading2"/>
        <w:rPr>
          <w:del w:id="1321" w:author="Caio Pizzol" w:date="2026-08-03T22:24:00Z" w16du:dateUtc="2026-08-04T02:24:00Z"/>
        </w:rPr>
      </w:pPr>
      <w:bookmarkStart w:id="1322" w:name="3868978542736853581"/>
      <w:bookmarkStart w:id="1323" w:name="_Ref524307769"/>
      <w:bookmarkStart w:id="1324" w:name="_Toc218523825"/>
      <w:del w:id="1325" w:author="Caio Pizzol" w:date="2026-08-03T22:24:00Z" w16du:dateUtc="2026-08-04T02:24:00Z">
        <w:r>
          <w:delText>ipsum ut ipsum ipsum incididunt elit ipsum incididunt dolor</w:delText>
        </w:r>
        <w:bookmarkEnd w:id="1322"/>
        <w:bookmarkEnd w:id="1323"/>
        <w:bookmarkEnd w:id="1324"/>
      </w:del>
    </w:p>
    <w:p w14:paraId="13032D12" w14:textId="77777777" w:rsidR="00540B8E" w:rsidRDefault="005314F1">
      <w:pPr>
        <w:pStyle w:val="TextHeading2"/>
        <w:rPr>
          <w:del w:id="1326" w:author="Caio Pizzol" w:date="2026-08-03T22:24:00Z" w16du:dateUtc="2026-08-04T02:24:00Z"/>
        </w:rPr>
      </w:pPr>
      <w:del w:id="1327" w:author="Caio Pizzol" w:date="2026-08-03T22:24:00Z" w16du:dateUtc="2026-08-04T02:24:00Z">
        <w:r>
          <w:delText xml:space="preserve">dolor dolor sed ipsum sed dolor aliqua elit, et sed sed magna ipsum aliqua’et ipsum et do ipsum ut elit </w:delText>
        </w:r>
        <w:r>
          <w:fldChar w:fldCharType="begin"/>
        </w:r>
        <w:r>
          <w:delInstrText xml:space="preserve"> REF 9811021952290499721 \r \h </w:delInstrText>
        </w:r>
        <w:r>
          <w:fldChar w:fldCharType="separate"/>
        </w:r>
        <w:r w:rsidR="00AC72FF">
          <w:delText>lorem 4.03</w:delText>
        </w:r>
        <w:r>
          <w:fldChar w:fldCharType="end"/>
        </w:r>
        <w:r>
          <w:delText>.</w:delText>
        </w:r>
      </w:del>
    </w:p>
    <w:p w14:paraId="7BE4CEBF" w14:textId="77777777" w:rsidR="00540B8E" w:rsidRDefault="005314F1">
      <w:pPr>
        <w:pStyle w:val="Heading2"/>
        <w:rPr>
          <w:del w:id="1328" w:author="Caio Pizzol" w:date="2026-08-03T22:24:00Z" w16du:dateUtc="2026-08-04T02:24:00Z"/>
        </w:rPr>
      </w:pPr>
      <w:bookmarkStart w:id="1329" w:name="2156595591687984694"/>
      <w:bookmarkStart w:id="1330" w:name="_Toc218523826"/>
      <w:del w:id="1331" w:author="Caio Pizzol" w:date="2026-08-03T22:24:00Z" w16du:dateUtc="2026-08-04T02:24:00Z">
        <w:r>
          <w:delText>elit sed elit ipsum</w:delText>
        </w:r>
        <w:bookmarkEnd w:id="1329"/>
        <w:bookmarkEnd w:id="1330"/>
      </w:del>
    </w:p>
    <w:p w14:paraId="13DC72F8" w14:textId="77777777" w:rsidR="00540B8E" w:rsidRDefault="005314F1">
      <w:pPr>
        <w:pStyle w:val="TextHeading2"/>
        <w:rPr>
          <w:del w:id="1332" w:author="Caio Pizzol" w:date="2026-08-03T22:24:00Z" w16du:dateUtc="2026-08-04T02:24:00Z"/>
        </w:rPr>
      </w:pPr>
      <w:del w:id="1333" w:author="Caio Pizzol" w:date="2026-08-03T22:24:00Z" w16du:dateUtc="2026-08-04T02:24:00Z">
        <w:r>
          <w:delTex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delText>
        </w:r>
        <w:r w:rsidR="00F70040">
          <w:delText xml:space="preserve">. </w:delText>
        </w:r>
        <w:r>
          <w:delText>eiusmod sed dolor dolore ipsum tempor incididunt do aliqua ipsum aliqua ut elit amet.</w:delText>
        </w:r>
      </w:del>
    </w:p>
    <w:p w14:paraId="0B33580F" w14:textId="77777777" w:rsidR="00540B8E" w:rsidRDefault="005314F1">
      <w:pPr>
        <w:pStyle w:val="Heading2"/>
        <w:rPr>
          <w:del w:id="1334" w:author="Caio Pizzol" w:date="2026-08-03T22:24:00Z" w16du:dateUtc="2026-08-04T02:24:00Z"/>
        </w:rPr>
      </w:pPr>
      <w:bookmarkStart w:id="1335" w:name="2157075215593694232"/>
      <w:bookmarkStart w:id="1336" w:name="_Ref46047941"/>
      <w:bookmarkStart w:id="1337" w:name="_Toc218523827"/>
      <w:del w:id="1338" w:author="Caio Pizzol" w:date="2026-08-03T22:24:00Z" w16du:dateUtc="2026-08-04T02:24:00Z">
        <w:r>
          <w:delText>elit labore ipsum incididunt dolor’et magna</w:delText>
        </w:r>
        <w:bookmarkEnd w:id="1335"/>
        <w:bookmarkEnd w:id="1336"/>
        <w:bookmarkEnd w:id="1337"/>
      </w:del>
    </w:p>
    <w:p w14:paraId="4BC5E142" w14:textId="77777777" w:rsidR="00540B8E" w:rsidRDefault="005314F1">
      <w:pPr>
        <w:pStyle w:val="TextHeading2"/>
        <w:rPr>
          <w:del w:id="1339" w:author="Caio Pizzol" w:date="2026-08-03T22:24:00Z" w16du:dateUtc="2026-08-04T02:24:00Z"/>
        </w:rPr>
      </w:pPr>
      <w:bookmarkStart w:id="1340" w:name="_Hlk512955143"/>
      <w:del w:id="1341" w:author="Caio Pizzol" w:date="2026-08-03T22:24:00Z" w16du:dateUtc="2026-08-04T02:24:00Z">
        <w:r>
          <w:delText xml:space="preserve">eiusmod aliqua’et ipsum elit tempor incididunt ipsum ipsum elit ipsum sed dolor, incididunt et sed sed magna ipsum aliqua’et ipsum labore tempor ipsum ut elit </w:delText>
        </w:r>
        <w:r>
          <w:fldChar w:fldCharType="begin"/>
        </w:r>
        <w:r>
          <w:delInstrText xml:space="preserve"> REF 17859547900309837828 \r \h </w:delInstrText>
        </w:r>
        <w:r>
          <w:fldChar w:fldCharType="separate"/>
        </w:r>
        <w:r w:rsidR="00AC72FF">
          <w:delText>aliqua eiusmod</w:delText>
        </w:r>
        <w:r>
          <w:fldChar w:fldCharType="end"/>
        </w:r>
        <w:r>
          <w:delText xml:space="preserve"> amet incididunt labore ipsum ipsum elit ipsum ut elit elit do ut.</w:delText>
        </w:r>
        <w:bookmarkEnd w:id="1340"/>
      </w:del>
    </w:p>
    <w:p w14:paraId="015F8875" w14:textId="77777777" w:rsidR="00540B8E" w:rsidRDefault="005314F1">
      <w:pPr>
        <w:pStyle w:val="TextHeading2"/>
        <w:rPr>
          <w:del w:id="1342" w:author="Caio Pizzol" w:date="2026-08-03T22:24:00Z" w16du:dateUtc="2026-08-04T02:24:00Z"/>
        </w:rPr>
        <w:sectPr w:rsidR="00540B8E">
          <w:footerReference w:type="default" r:id="rId17"/>
          <w:pgSz w:w="12240" w:h="15840"/>
          <w:pgMar w:top="1440" w:right="1800" w:bottom="1440" w:left="1800" w:header="720" w:footer="720" w:gutter="0"/>
          <w:pgNumType w:start="1" w:chapStyle="1"/>
          <w:cols w:space="720"/>
        </w:sectPr>
      </w:pPr>
      <w:del w:id="1343" w:author="Caio Pizzol" w:date="2026-08-03T22:24:00Z" w16du:dateUtc="2026-08-04T02:24:00Z">
        <w:r>
          <w:delText xml:space="preserve">lorem sit elit ipsum do ipsum, et sed sed labore ipsum ut elit </w:delText>
        </w:r>
        <w:r>
          <w:fldChar w:fldCharType="begin"/>
        </w:r>
        <w:r>
          <w:delInstrText xml:space="preserve"> REF 904505909664802881 \r \h </w:delInstrText>
        </w:r>
        <w:r>
          <w:fldChar w:fldCharType="separate"/>
        </w:r>
        <w:r w:rsidR="00AC72FF">
          <w:delText>aliqua sed</w:delText>
        </w:r>
        <w:r>
          <w:fldChar w:fldCharType="end"/>
        </w:r>
        <w:r>
          <w:delText xml:space="preserve"> tempor eiusmod do dolor lorem labore do magna sit ipsum ipsum sed dolor’et incididunt consectetur tempor</w:delText>
        </w:r>
        <w:r w:rsidR="00F70040">
          <w:delText xml:space="preserve">. </w:delText>
        </w:r>
        <w:r>
          <w:delText xml:space="preserve">consectetur sed sed ut magna ipsum dolore sed lorem dolore elit ipsum aliqua’et ipsum labore aliqua consectetur </w:delText>
        </w:r>
        <w:r>
          <w:fldChar w:fldCharType="begin"/>
        </w:r>
        <w:r>
          <w:delInstrText xml:space="preserve"> REF 904505909664802881 \r \h </w:delInstrText>
        </w:r>
        <w:r>
          <w:fldChar w:fldCharType="separate"/>
        </w:r>
        <w:r w:rsidR="00AC72FF">
          <w:delText>aliqua sed</w:delText>
        </w:r>
        <w:r>
          <w:fldChar w:fldCharType="end"/>
        </w:r>
        <w:r>
          <w:delText>.</w:delText>
        </w:r>
      </w:del>
    </w:p>
    <w:p w14:paraId="49029E0F" w14:textId="77777777" w:rsidR="00540B8E" w:rsidRDefault="005314F1">
      <w:pPr>
        <w:pStyle w:val="Heading1"/>
        <w:rPr>
          <w:del w:id="1344" w:author="Caio Pizzol" w:date="2026-08-03T22:24:00Z" w16du:dateUtc="2026-08-04T02:24:00Z"/>
        </w:rPr>
      </w:pPr>
      <w:del w:id="1345" w:author="Caio Pizzol" w:date="2026-08-03T22:24:00Z" w16du:dateUtc="2026-08-04T02:24:00Z">
        <w:r>
          <w:br/>
        </w:r>
        <w:bookmarkStart w:id="1346" w:name="904505909664802881"/>
        <w:bookmarkStart w:id="1347" w:name="_Ref508176305"/>
        <w:bookmarkStart w:id="1348" w:name="_Ref123981894"/>
        <w:bookmarkStart w:id="1349" w:name="_Ref299976677"/>
        <w:bookmarkStart w:id="1350" w:name="_Toc218523828"/>
        <w:r>
          <w:delText>dolor ut incididunt magna elit aliqua</w:delText>
        </w:r>
        <w:bookmarkEnd w:id="1346"/>
        <w:bookmarkEnd w:id="1347"/>
        <w:bookmarkEnd w:id="1348"/>
        <w:bookmarkEnd w:id="1349"/>
        <w:bookmarkEnd w:id="1350"/>
      </w:del>
    </w:p>
    <w:p w14:paraId="04769014" w14:textId="77777777" w:rsidR="00540B8E" w:rsidRDefault="005314F1">
      <w:pPr>
        <w:pStyle w:val="Heading2"/>
        <w:rPr>
          <w:del w:id="1351" w:author="Caio Pizzol" w:date="2026-08-03T22:24:00Z" w16du:dateUtc="2026-08-04T02:24:00Z"/>
        </w:rPr>
      </w:pPr>
      <w:bookmarkStart w:id="1352" w:name="6301619336614558159"/>
      <w:bookmarkStart w:id="1353" w:name="_Toc218523829"/>
      <w:del w:id="1354" w:author="Caio Pizzol" w:date="2026-08-03T22:24:00Z" w16du:dateUtc="2026-08-04T02:24:00Z">
        <w:r>
          <w:delText>dolore dolor ut</w:delText>
        </w:r>
        <w:bookmarkEnd w:id="1352"/>
        <w:bookmarkEnd w:id="1353"/>
      </w:del>
    </w:p>
    <w:p w14:paraId="5381FA0C" w14:textId="77777777" w:rsidR="00540B8E" w:rsidRDefault="005314F1">
      <w:pPr>
        <w:pStyle w:val="TextHeading2"/>
        <w:rPr>
          <w:del w:id="1355" w:author="Caio Pizzol" w:date="2026-08-03T22:24:00Z" w16du:dateUtc="2026-08-04T02:24:00Z"/>
        </w:rPr>
      </w:pPr>
      <w:del w:id="1356" w:author="Caio Pizzol" w:date="2026-08-03T22:24:00Z" w16du:dateUtc="2026-08-04T02:24:00Z">
        <w:r>
          <w:delText xml:space="preserve">do ipsum ipsum elit ipsum tempor elit elit, et sed sed adipiscing ipsum lorem labore ut consectetur ipsum aliqua incididunt consectetur </w:delText>
        </w:r>
        <w:r>
          <w:fldChar w:fldCharType="begin"/>
        </w:r>
        <w:r>
          <w:delInstrText xml:space="preserve"> REF 13264031231065834860 \r \h </w:delInstrText>
        </w:r>
        <w:r>
          <w:fldChar w:fldCharType="separate"/>
        </w:r>
        <w:r w:rsidR="00AC72FF">
          <w:delText>aliqua aliqua</w:delText>
        </w:r>
        <w:r>
          <w:fldChar w:fldCharType="end"/>
        </w:r>
        <w:r>
          <w:delText xml:space="preserve"> ipsum et incididunt consectetur tempor lorem tempor et dolore lorem elit ipsum consectetur</w:delText>
        </w:r>
        <w:r w:rsidR="00F70040">
          <w:delText xml:space="preserve">. </w:delText>
        </w:r>
        <w:r>
          <w:delText xml:space="preserve">consectetur sed sed adipiscing do adipiscing labore consectetur ut tempor ipsum et elit </w:delText>
        </w:r>
        <w:r>
          <w:fldChar w:fldCharType="begin"/>
        </w:r>
        <w:r>
          <w:delInstrText xml:space="preserve"> REF 17791317020369043568 \r \h </w:delInstrText>
        </w:r>
        <w:r>
          <w:fldChar w:fldCharType="separate"/>
        </w:r>
        <w:r w:rsidR="00AC72FF">
          <w:delText>lorem 8.02</w:delText>
        </w:r>
        <w:r>
          <w:fldChar w:fldCharType="end"/>
        </w:r>
        <w:r>
          <w:delText>.</w:delText>
        </w:r>
      </w:del>
    </w:p>
    <w:p w14:paraId="3C6293B3" w14:textId="77777777" w:rsidR="00540B8E" w:rsidRDefault="005314F1">
      <w:pPr>
        <w:pStyle w:val="Heading2"/>
        <w:rPr>
          <w:del w:id="1357" w:author="Caio Pizzol" w:date="2026-08-03T22:24:00Z" w16du:dateUtc="2026-08-04T02:24:00Z"/>
        </w:rPr>
      </w:pPr>
      <w:bookmarkStart w:id="1358" w:name="17791317020369043568"/>
      <w:bookmarkStart w:id="1359" w:name="_Ref522872994"/>
      <w:bookmarkStart w:id="1360" w:name="_Toc218523830"/>
      <w:del w:id="1361" w:author="Caio Pizzol" w:date="2026-08-03T22:24:00Z" w16du:dateUtc="2026-08-04T02:24:00Z">
        <w:r>
          <w:delText>ut ipsum sit incididunt sed-sit ipsum adipiscing</w:delText>
        </w:r>
        <w:bookmarkEnd w:id="1358"/>
        <w:bookmarkEnd w:id="1359"/>
        <w:bookmarkEnd w:id="1360"/>
      </w:del>
    </w:p>
    <w:p w14:paraId="2CC8FEBD" w14:textId="77777777" w:rsidR="00540B8E" w:rsidRDefault="005314F1">
      <w:pPr>
        <w:pStyle w:val="TextHeading2"/>
        <w:rPr>
          <w:del w:id="1362" w:author="Caio Pizzol" w:date="2026-08-03T22:24:00Z" w16du:dateUtc="2026-08-04T02:24:00Z"/>
        </w:rPr>
      </w:pPr>
      <w:del w:id="1363" w:author="Caio Pizzol" w:date="2026-08-03T22:24:00Z" w16du:dateUtc="2026-08-04T02:24:00Z">
        <w:r>
          <w:delText xml:space="preserve">eiusmod ut elit ipsum lorem amet amet do et sed dolore do lorem incididunt ut dolore et ipsum labore elit </w:delText>
        </w:r>
        <w:r>
          <w:fldChar w:fldCharType="begin"/>
        </w:r>
        <w:r>
          <w:delInstrText xml:space="preserve"> REF 1249176948444042530 \r \h </w:delInstrText>
        </w:r>
        <w:r>
          <w:fldChar w:fldCharType="separate"/>
        </w:r>
        <w:r w:rsidR="00AC72FF">
          <w:delText>lorem 13.24</w:delText>
        </w:r>
        <w:r>
          <w:fldChar w:fldCharType="end"/>
        </w:r>
        <w:r>
          <w:delText>.</w:delText>
        </w:r>
      </w:del>
    </w:p>
    <w:p w14:paraId="35E161CB" w14:textId="77777777" w:rsidR="00540B8E" w:rsidRDefault="005314F1">
      <w:pPr>
        <w:pStyle w:val="TextHeading2"/>
        <w:rPr>
          <w:del w:id="1364" w:author="Caio Pizzol" w:date="2026-08-03T22:24:00Z" w16du:dateUtc="2026-08-04T02:24:00Z"/>
        </w:rPr>
      </w:pPr>
      <w:del w:id="1365" w:author="Caio Pizzol" w:date="2026-08-03T22:24:00Z" w16du:dateUtc="2026-08-04T02:24:00Z">
        <w:r>
          <w:delText>sed eiusmod adipiscing elit eiusmod lorem dolor aliqua eiusmod do elit labore sed consectetur labore ipsum ut lorem 2613, ut et sed et adipiscing ipsum lorem dolor ipsum lorem consectetur tempor do ipsum magna elit, ut ipsum ut consectetur tempor.</w:delText>
        </w:r>
      </w:del>
    </w:p>
    <w:p w14:paraId="22716703" w14:textId="77777777" w:rsidR="00540B8E" w:rsidRDefault="005314F1">
      <w:pPr>
        <w:pStyle w:val="TextHeading2"/>
        <w:rPr>
          <w:del w:id="1366" w:author="Caio Pizzol" w:date="2026-08-03T22:24:00Z" w16du:dateUtc="2026-08-04T02:24:00Z"/>
        </w:rPr>
      </w:pPr>
      <w:del w:id="1367" w:author="Caio Pizzol" w:date="2026-08-03T22:24:00Z" w16du:dateUtc="2026-08-04T02:24:00Z">
        <w:r>
          <w:delText>sed eiusmod adipiscing elit eiusmod lorem dolor aliqua eiusmod dolore-do elit labore sed consectetur labore ipsum ut lorem 2613, ut et sed et adipiscing ipsum lorem dolor ipsum ut consectetur tempor do ipsum magna elit, ut ipsum lorem consectetur tempor.</w:delText>
        </w:r>
      </w:del>
    </w:p>
    <w:p w14:paraId="7389B5C1" w14:textId="77777777" w:rsidR="00540B8E" w:rsidRDefault="005314F1">
      <w:pPr>
        <w:pStyle w:val="Heading2"/>
        <w:rPr>
          <w:del w:id="1368" w:author="Caio Pizzol" w:date="2026-08-03T22:24:00Z" w16du:dateUtc="2026-08-04T02:24:00Z"/>
        </w:rPr>
      </w:pPr>
      <w:bookmarkStart w:id="1369" w:name="_Toc218523831"/>
      <w:del w:id="1370" w:author="Caio Pizzol" w:date="2026-08-03T22:24:00Z" w16du:dateUtc="2026-08-04T02:24:00Z">
        <w:r>
          <w:delText>dolor magna do tempor aliqua dolor</w:delText>
        </w:r>
        <w:bookmarkEnd w:id="1369"/>
        <w:r>
          <w:delText xml:space="preserve"> </w:delText>
        </w:r>
      </w:del>
    </w:p>
    <w:p w14:paraId="050E9AE3" w14:textId="77777777" w:rsidR="00540B8E" w:rsidRDefault="005314F1">
      <w:pPr>
        <w:pStyle w:val="TextHeading2"/>
        <w:rPr>
          <w:del w:id="1371" w:author="Caio Pizzol" w:date="2026-08-03T22:24:00Z" w16du:dateUtc="2026-08-04T02:24:00Z"/>
        </w:rPr>
      </w:pPr>
      <w:del w:id="1372" w:author="Caio Pizzol" w:date="2026-08-03T22:24:00Z" w16du:dateUtc="2026-08-04T02:24:00Z">
        <w:r>
          <w:delText>adipiscing</w:delText>
        </w:r>
        <w:r>
          <w:rPr>
            <w:color w:val="000000"/>
          </w:rPr>
          <w:delText xml:space="preserve">sed ipsum ipsum </w:delText>
        </w:r>
        <w:r>
          <w:delText>elit ipsum tempor elit elit, et sed sed sed ipsum ipsum incididunt consectetur tempor</w:delText>
        </w:r>
        <w:r w:rsidR="00D22DB6">
          <w:delText>, ipsum ut tempor</w:delText>
        </w:r>
        <w:r>
          <w:delText xml:space="preserve"> dolor do 1807 incididunt ipsum, elit magna, dolore, et 91504 do tempor aliqua dolor.</w:delText>
        </w:r>
      </w:del>
    </w:p>
    <w:p w14:paraId="1C58ADFD" w14:textId="77777777" w:rsidR="00540B8E" w:rsidRDefault="005314F1">
      <w:pPr>
        <w:pStyle w:val="TextHeading2"/>
        <w:rPr>
          <w:del w:id="1373" w:author="Caio Pizzol" w:date="2026-08-03T22:24:00Z" w16du:dateUtc="2026-08-04T02:24:00Z"/>
        </w:rPr>
      </w:pPr>
      <w:del w:id="1374" w:author="Caio Pizzol" w:date="2026-08-03T22:24:00Z" w16du:dateUtc="2026-08-04T02:24:00Z">
        <w:r>
          <w:delText>sed tempor aliqua dolor aliqua lorem, et sed sed sed ipsum tempor do tempor aliqua dolor’et ut,</w:delText>
        </w:r>
        <w:r>
          <w:rPr>
            <w:i/>
          </w:rPr>
          <w:delText xml:space="preserve"> </w:delText>
        </w:r>
        <w:r>
          <w:delText>dolore incididunt. sed tempor aliqua dolor aliqua lorem incididunt dolore ipsum ut, ut ipsum dolor incididunt et, incididunt ipsum tempor dolore incididunt magna tempor et ipsum ipsum ut elit ipsum consectetur.</w:delText>
        </w:r>
      </w:del>
    </w:p>
    <w:p w14:paraId="11178D3E" w14:textId="77777777" w:rsidR="00540B8E" w:rsidRDefault="005314F1">
      <w:pPr>
        <w:pStyle w:val="TextHeading2"/>
        <w:rPr>
          <w:del w:id="1375" w:author="Caio Pizzol" w:date="2026-08-03T22:24:00Z" w16du:dateUtc="2026-08-04T02:24:00Z"/>
        </w:rPr>
      </w:pPr>
      <w:del w:id="1376" w:author="Caio Pizzol" w:date="2026-08-03T22:24:00Z" w16du:dateUtc="2026-08-04T02:24:00Z">
        <w:r>
          <w:delText>adipiscing elit et ipsum lorem elit adipiscing elit dolor do labore lorem ipsum elit. adipiscing elit et ipsum lorem elit adipiscing elit do lorem, eiusmod incididunt, incididunt ipsum elit.</w:delText>
        </w:r>
      </w:del>
    </w:p>
    <w:p w14:paraId="4F923E31" w14:textId="77777777" w:rsidR="00540B8E" w:rsidRDefault="005314F1">
      <w:pPr>
        <w:pStyle w:val="Heading2"/>
        <w:rPr>
          <w:del w:id="1377" w:author="Caio Pizzol" w:date="2026-08-03T22:24:00Z" w16du:dateUtc="2026-08-04T02:24:00Z"/>
        </w:rPr>
      </w:pPr>
      <w:bookmarkStart w:id="1378" w:name="_Toc218523832"/>
      <w:bookmarkStart w:id="1379" w:name="4022421534842898063"/>
      <w:del w:id="1380" w:author="Caio Pizzol" w:date="2026-08-03T22:24:00Z" w16du:dateUtc="2026-08-04T02:24:00Z">
        <w:r>
          <w:delText>dolor magna do et adipiscing aliqua elit</w:delText>
        </w:r>
        <w:bookmarkEnd w:id="1378"/>
        <w:r>
          <w:delText xml:space="preserve"> </w:delText>
        </w:r>
        <w:bookmarkEnd w:id="1379"/>
      </w:del>
    </w:p>
    <w:p w14:paraId="3868C042" w14:textId="77777777" w:rsidR="00540B8E" w:rsidRDefault="005314F1">
      <w:pPr>
        <w:pStyle w:val="TextHeading2"/>
        <w:rPr>
          <w:del w:id="1381" w:author="Caio Pizzol" w:date="2026-08-03T22:24:00Z" w16du:dateUtc="2026-08-04T02:24:00Z"/>
        </w:rPr>
      </w:pPr>
      <w:bookmarkStart w:id="1382" w:name="_Hlk505607599"/>
      <w:bookmarkStart w:id="1383" w:name="_Hlk496684919"/>
      <w:bookmarkStart w:id="1384" w:name="_Hlk496685039"/>
      <w:bookmarkStart w:id="1385" w:name="_Hlk505607937"/>
      <w:del w:id="1386" w:author="Caio Pizzol" w:date="2026-08-03T22:24:00Z" w16du:dateUtc="2026-08-04T02:24:00Z">
        <w:r>
          <w:delText>adipiscing</w:delText>
        </w:r>
        <w:r>
          <w:rPr>
            <w:color w:val="000000"/>
          </w:rPr>
          <w:delText xml:space="preserve">sed ipsum ipsum </w:delText>
        </w:r>
        <w:r>
          <w:delText>elit ipsum tempor elit elit, et sed sed sed ipsum ipsum incididunt consectetur tempor</w:delText>
        </w:r>
        <w:r w:rsidR="00E53EAD">
          <w:delText>, ipsum ut tempor</w:delText>
        </w:r>
        <w:r>
          <w:delText xml:space="preserve"> dolor do 144 magna eiusmod ut, elit, et 93001-2929 do et adipiscing aliqua elit.</w:delText>
        </w:r>
        <w:bookmarkEnd w:id="1382"/>
        <w:bookmarkEnd w:id="1383"/>
        <w:bookmarkEnd w:id="1384"/>
        <w:bookmarkEnd w:id="1385"/>
      </w:del>
    </w:p>
    <w:p w14:paraId="25A47161" w14:textId="77777777" w:rsidR="00540B8E" w:rsidRDefault="005314F1">
      <w:pPr>
        <w:pStyle w:val="TextHeading2"/>
        <w:rPr>
          <w:del w:id="1387" w:author="Caio Pizzol" w:date="2026-08-03T22:24:00Z" w16du:dateUtc="2026-08-04T02:24:00Z"/>
        </w:rPr>
      </w:pPr>
      <w:del w:id="1388" w:author="Caio Pizzol" w:date="2026-08-03T22:24:00Z" w16du:dateUtc="2026-08-04T02:24:00Z">
        <w:r>
          <w:delText>sed et adipiscing aliqua elit aliqua lorem, et sed sed sed ipsum tempor do et adipiscing aliqua elit’et ut,</w:delText>
        </w:r>
        <w:r>
          <w:rPr>
            <w:i/>
          </w:rPr>
          <w:delText xml:space="preserve"> </w:delText>
        </w:r>
        <w:r>
          <w:delText>dolore incididunt. sed et adipiscing aliqua elit aliqua lorem incididunt dolore ipsum ut, ut ipsum dolor incididunt et, incididunt ipsum tempor dolore incididunt magna tempor et ipsum ipsum ut elit ipsum consectetur.</w:delText>
        </w:r>
      </w:del>
    </w:p>
    <w:p w14:paraId="309E6211" w14:textId="77777777" w:rsidR="00540B8E" w:rsidRDefault="005314F1">
      <w:pPr>
        <w:pStyle w:val="TextHeading2"/>
        <w:rPr>
          <w:del w:id="1389" w:author="Caio Pizzol" w:date="2026-08-03T22:24:00Z" w16du:dateUtc="2026-08-04T02:24:00Z"/>
        </w:rPr>
      </w:pPr>
      <w:del w:id="1390" w:author="Caio Pizzol" w:date="2026-08-03T22:24:00Z" w16du:dateUtc="2026-08-04T02:24:00Z">
        <w:r>
          <w:delText>adipiscing elit et ipsum lorem elit adipiscing elit dolor do labore lorem ipsum elit. adipiscing elit et ipsum lorem elit adipiscing elit do lorem, eiusmod incididunt, incididunt ipsum elit.</w:delText>
        </w:r>
      </w:del>
    </w:p>
    <w:p w14:paraId="4724F91F" w14:textId="77777777" w:rsidR="00540B8E" w:rsidRDefault="005314F1">
      <w:pPr>
        <w:pStyle w:val="Heading2"/>
        <w:rPr>
          <w:del w:id="1391" w:author="Caio Pizzol" w:date="2026-08-03T22:24:00Z" w16du:dateUtc="2026-08-04T02:24:00Z"/>
        </w:rPr>
      </w:pPr>
      <w:bookmarkStart w:id="1392" w:name="15761174490880343761"/>
      <w:bookmarkStart w:id="1393" w:name="_Toc218523833"/>
      <w:del w:id="1394" w:author="Caio Pizzol" w:date="2026-08-03T22:24:00Z" w16du:dateUtc="2026-08-04T02:24:00Z">
        <w:r>
          <w:delText>dolore incididunt et ipsum</w:delText>
        </w:r>
        <w:bookmarkEnd w:id="1392"/>
        <w:bookmarkEnd w:id="1393"/>
      </w:del>
    </w:p>
    <w:p w14:paraId="7075F705" w14:textId="77777777" w:rsidR="00540B8E" w:rsidRDefault="005314F1">
      <w:pPr>
        <w:pStyle w:val="TextHeading2"/>
        <w:rPr>
          <w:del w:id="1395" w:author="Caio Pizzol" w:date="2026-08-03T22:24:00Z" w16du:dateUtc="2026-08-04T02:24:00Z"/>
        </w:rPr>
      </w:pPr>
      <w:del w:id="1396" w:author="Caio Pizzol" w:date="2026-08-03T22:24:00Z" w16du:dateUtc="2026-08-04T02:24:00Z">
        <w:r>
          <w:delText>sed ipsum adipiscing dolor, tempor elit et ipsum aliqua incididunt adipiscing consectetur do do lorem, eiusmod incididunt, lorem dolor ipsum elit aliqua ipsum tempor.</w:delText>
        </w:r>
      </w:del>
    </w:p>
    <w:p w14:paraId="78927612" w14:textId="77777777" w:rsidR="00540B8E" w:rsidRDefault="005314F1">
      <w:pPr>
        <w:pStyle w:val="TextHeading2"/>
        <w:rPr>
          <w:del w:id="1397" w:author="Caio Pizzol" w:date="2026-08-03T22:24:00Z" w16du:dateUtc="2026-08-04T02:24:00Z"/>
        </w:rPr>
      </w:pPr>
      <w:del w:id="1398" w:author="Caio Pizzol" w:date="2026-08-03T22:24:00Z" w16du:dateUtc="2026-08-04T02:24:00Z">
        <w:r>
          <w:delText>consectetur sed sed elit, labore sit incididunt incididunt, ipsum adipiscing labore elit dolore, et, dolor, ut, incididunt ipsum sit amet ipsum tempor tempor dolor incididunt elit tempor aliqua lorem do do ipsum aliqua adipiscing.</w:delText>
        </w:r>
      </w:del>
    </w:p>
    <w:p w14:paraId="25C8891A" w14:textId="77777777" w:rsidR="00540B8E" w:rsidRDefault="005314F1">
      <w:pPr>
        <w:pStyle w:val="Heading2"/>
        <w:rPr>
          <w:del w:id="1399" w:author="Caio Pizzol" w:date="2026-08-03T22:24:00Z" w16du:dateUtc="2026-08-04T02:24:00Z"/>
        </w:rPr>
      </w:pPr>
      <w:bookmarkStart w:id="1400" w:name="904745721617657650"/>
      <w:bookmarkStart w:id="1401" w:name="_Toc218523834"/>
      <w:del w:id="1402" w:author="Caio Pizzol" w:date="2026-08-03T22:24:00Z" w16du:dateUtc="2026-08-04T02:24:00Z">
        <w:r>
          <w:delText>dolore magna</w:delText>
        </w:r>
        <w:bookmarkEnd w:id="1400"/>
        <w:bookmarkEnd w:id="1401"/>
      </w:del>
    </w:p>
    <w:p w14:paraId="194067F7" w14:textId="77777777" w:rsidR="00540B8E" w:rsidRDefault="005314F1">
      <w:pPr>
        <w:pStyle w:val="TextHeading2"/>
        <w:rPr>
          <w:del w:id="1403" w:author="Caio Pizzol" w:date="2026-08-03T22:24:00Z" w16du:dateUtc="2026-08-04T02:24:00Z"/>
        </w:rPr>
        <w:sectPr w:rsidR="00540B8E">
          <w:footerReference w:type="default" r:id="rId18"/>
          <w:pgSz w:w="12240" w:h="15840"/>
          <w:pgMar w:top="1440" w:right="1800" w:bottom="1440" w:left="1800" w:header="720" w:footer="720" w:gutter="0"/>
          <w:pgNumType w:start="1" w:chapStyle="1"/>
          <w:cols w:space="720"/>
        </w:sectPr>
      </w:pPr>
      <w:del w:id="1404" w:author="Caio Pizzol" w:date="2026-08-03T22:24:00Z" w16du:dateUtc="2026-08-04T02:24:00Z">
        <w:r>
          <w:delText>consectetur sed sed sed do incididunt consectetur tempor lorem tempor et ipsum lorem dolore lorem elit ipsum consectetur labore aliqua consectetur ipsum lorem consectetur elit.</w:delText>
        </w:r>
      </w:del>
    </w:p>
    <w:p w14:paraId="56E12713" w14:textId="77777777" w:rsidR="00540B8E" w:rsidRDefault="005314F1">
      <w:pPr>
        <w:pStyle w:val="Heading1"/>
        <w:rPr>
          <w:del w:id="1405" w:author="Caio Pizzol" w:date="2026-08-03T22:24:00Z" w16du:dateUtc="2026-08-04T02:24:00Z"/>
        </w:rPr>
      </w:pPr>
      <w:bookmarkStart w:id="1406" w:name="8257584867261087568"/>
      <w:bookmarkStart w:id="1407" w:name="_Ref44544506"/>
      <w:del w:id="1408" w:author="Caio Pizzol" w:date="2026-08-03T22:24:00Z" w16du:dateUtc="2026-08-04T02:24:00Z">
        <w:r>
          <w:br/>
        </w:r>
        <w:bookmarkStart w:id="1409" w:name="_Toc218523835"/>
        <w:r>
          <w:delText>consectetur incididunt’ eiusmod</w:delText>
        </w:r>
        <w:bookmarkEnd w:id="1406"/>
        <w:bookmarkEnd w:id="1407"/>
        <w:bookmarkEnd w:id="1409"/>
      </w:del>
    </w:p>
    <w:p w14:paraId="16A4F486" w14:textId="77777777" w:rsidR="00540B8E" w:rsidRDefault="005314F1">
      <w:pPr>
        <w:pStyle w:val="TextHeading2"/>
        <w:rPr>
          <w:del w:id="1410" w:author="Caio Pizzol" w:date="2026-08-03T22:24:00Z" w16du:dateUtc="2026-08-04T02:24:00Z"/>
        </w:rPr>
      </w:pPr>
      <w:del w:id="1411" w:author="Caio Pizzol" w:date="2026-08-03T22:24:00Z" w16du:dateUtc="2026-08-04T02:24:00Z">
        <w:r>
          <w:delText xml:space="preserve">do dolor ipsum lorem labore labore consectetur </w:delText>
        </w:r>
        <w:r>
          <w:fldChar w:fldCharType="begin"/>
        </w:r>
        <w:r>
          <w:delInstrText xml:space="preserve"> REF 904505909664802881 \r \h \* MERGEFORMAT </w:delInstrText>
        </w:r>
        <w:r>
          <w:fldChar w:fldCharType="separate"/>
        </w:r>
        <w:r w:rsidR="00AC72FF">
          <w:delText>aliqua sed</w:delText>
        </w:r>
        <w:r>
          <w:fldChar w:fldCharType="end"/>
        </w:r>
        <w:r>
          <w:delText>, et sed sed magna incididunt sed et incididunt consectetur tempor et do ipsum ut elit ipsum aliqua.</w:delText>
        </w:r>
      </w:del>
    </w:p>
    <w:p w14:paraId="51456C61" w14:textId="77777777" w:rsidR="00540B8E" w:rsidRDefault="006C325D" w:rsidP="006C325D">
      <w:pPr>
        <w:pStyle w:val="TextHeading2"/>
        <w:rPr>
          <w:del w:id="1412" w:author="Caio Pizzol" w:date="2026-08-03T22:24:00Z" w16du:dateUtc="2026-08-04T02:24:00Z"/>
        </w:rPr>
        <w:sectPr w:rsidR="00540B8E">
          <w:footerReference w:type="default" r:id="rId19"/>
          <w:pgSz w:w="12240" w:h="15840"/>
          <w:pgMar w:top="1440" w:right="1800" w:bottom="1440" w:left="1800" w:header="720" w:footer="720" w:gutter="0"/>
          <w:pgNumType w:start="1" w:chapStyle="1"/>
          <w:cols w:space="720"/>
        </w:sectPr>
      </w:pPr>
      <w:del w:id="1413" w:author="Caio Pizzol" w:date="2026-08-03T22:24:00Z" w16du:dateUtc="2026-08-04T02:24:00Z">
        <w:r>
          <w:delText xml:space="preserve">consectetur sed sed sed et incididunt consectetur tempor (lorem tempor et dolore lorem elit ipsum sed), lorem ipsum tempor consectetur do ipsum aliqua, </w:delText>
        </w:r>
        <w:r w:rsidR="001E56B1">
          <w:delText xml:space="preserve">aliqua incididunt </w:delText>
        </w:r>
        <w:r>
          <w:delText>adipiscing elit consectetur, do et ut,</w:delText>
        </w:r>
        <w:r>
          <w:rPr>
            <w:i/>
          </w:rPr>
          <w:delText> dolore incididunt</w:delText>
        </w:r>
        <w:r w:rsidR="00F70040">
          <w:delText xml:space="preserve">. </w:delText>
        </w:r>
        <w:r>
          <w:delText xml:space="preserve">sed eiusmod elit aliqua do magna tempor do sit elit adipiscing lorem eiusmod adipiscing et ipsum consectetur elit 25, et sed sed dolore lorem sed ipsum elit et ipsum sit elit </w:delText>
        </w:r>
        <w:r>
          <w:fldChar w:fldCharType="begin"/>
        </w:r>
        <w:r>
          <w:delInstrText xml:space="preserve"> REF 14183750307631145427 \r \h </w:delInstrText>
        </w:r>
        <w:r>
          <w:fldChar w:fldCharType="separate"/>
        </w:r>
        <w:r>
          <w:delText>aliqua eiusmod</w:delText>
        </w:r>
        <w:r>
          <w:fldChar w:fldCharType="end"/>
        </w:r>
        <w:r>
          <w:delText>.</w:delText>
        </w:r>
      </w:del>
    </w:p>
    <w:p w14:paraId="6F5BABD0" w14:textId="77777777" w:rsidR="00540B8E" w:rsidRDefault="005314F1">
      <w:pPr>
        <w:pStyle w:val="Heading1"/>
        <w:rPr>
          <w:del w:id="1414" w:author="Caio Pizzol" w:date="2026-08-03T22:24:00Z" w16du:dateUtc="2026-08-04T02:24:00Z"/>
        </w:rPr>
      </w:pPr>
      <w:del w:id="1415" w:author="Caio Pizzol" w:date="2026-08-03T22:24:00Z" w16du:dateUtc="2026-08-04T02:24:00Z">
        <w:r>
          <w:br/>
        </w:r>
        <w:bookmarkStart w:id="1416" w:name="16122690445615825453"/>
        <w:bookmarkStart w:id="1417" w:name="_Ref508176600"/>
        <w:bookmarkStart w:id="1418" w:name="_Ref224224851"/>
        <w:bookmarkStart w:id="1419" w:name="_Toc218523838"/>
        <w:r>
          <w:delText>ipsum consectetur magna</w:delText>
        </w:r>
        <w:bookmarkEnd w:id="1416"/>
        <w:bookmarkEnd w:id="1417"/>
        <w:bookmarkEnd w:id="1418"/>
        <w:bookmarkEnd w:id="1419"/>
      </w:del>
    </w:p>
    <w:p w14:paraId="2ADB3DF4" w14:textId="77777777" w:rsidR="00540B8E" w:rsidRDefault="005314F1">
      <w:pPr>
        <w:pStyle w:val="TextHeading2"/>
        <w:rPr>
          <w:del w:id="1420" w:author="Caio Pizzol" w:date="2026-08-03T22:24:00Z" w16du:dateUtc="2026-08-04T02:24:00Z"/>
        </w:rPr>
        <w:sectPr w:rsidR="00540B8E">
          <w:footerReference w:type="default" r:id="rId20"/>
          <w:pgSz w:w="12240" w:h="15840"/>
          <w:pgMar w:top="1440" w:right="1800" w:bottom="1440" w:left="1800" w:header="720" w:footer="720" w:gutter="0"/>
          <w:pgNumType w:start="1" w:chapStyle="1"/>
          <w:cols w:space="720"/>
        </w:sectPr>
      </w:pPr>
      <w:del w:id="1421" w:author="Caio Pizzol" w:date="2026-08-03T22:24:00Z" w16du:dateUtc="2026-08-04T02:24:00Z">
        <w:r>
          <w:delTex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delText>
        </w:r>
      </w:del>
    </w:p>
    <w:p w14:paraId="37E488FE" w14:textId="77777777" w:rsidR="00540B8E" w:rsidRDefault="005314F1">
      <w:pPr>
        <w:pStyle w:val="Heading1"/>
        <w:rPr>
          <w:del w:id="1422" w:author="Caio Pizzol" w:date="2026-08-03T22:24:00Z" w16du:dateUtc="2026-08-04T02:24:00Z"/>
        </w:rPr>
      </w:pPr>
      <w:del w:id="1423" w:author="Caio Pizzol" w:date="2026-08-03T22:24:00Z" w16du:dateUtc="2026-08-04T02:24:00Z">
        <w:r>
          <w:br/>
        </w:r>
        <w:bookmarkStart w:id="1424" w:name="14183750307631145427"/>
        <w:bookmarkStart w:id="1425" w:name="_Ref508936149"/>
        <w:bookmarkStart w:id="1426" w:name="_Toc218523839"/>
        <w:r>
          <w:delText>ut do elit incididunt sed lorem</w:delText>
        </w:r>
        <w:bookmarkEnd w:id="1424"/>
        <w:bookmarkEnd w:id="1425"/>
        <w:bookmarkEnd w:id="1426"/>
      </w:del>
    </w:p>
    <w:p w14:paraId="55683976" w14:textId="77777777" w:rsidR="00540B8E" w:rsidRDefault="005314F1">
      <w:pPr>
        <w:pStyle w:val="Heading2"/>
        <w:rPr>
          <w:del w:id="1427" w:author="Caio Pizzol" w:date="2026-08-03T22:24:00Z" w16du:dateUtc="2026-08-04T02:24:00Z"/>
        </w:rPr>
      </w:pPr>
      <w:bookmarkStart w:id="1428" w:name="10607977917332868666"/>
      <w:bookmarkStart w:id="1429" w:name="_Ref119481278"/>
      <w:bookmarkStart w:id="1430" w:name="_Ref119492733"/>
      <w:bookmarkStart w:id="1431" w:name="_Ref301787239"/>
      <w:bookmarkStart w:id="1432" w:name="_Toc218523840"/>
      <w:del w:id="1433" w:author="Caio Pizzol" w:date="2026-08-03T22:24:00Z" w16du:dateUtc="2026-08-04T02:24:00Z">
        <w:r>
          <w:delText>do adipiscing ipsum</w:delText>
        </w:r>
        <w:bookmarkEnd w:id="1428"/>
        <w:bookmarkEnd w:id="1429"/>
        <w:bookmarkEnd w:id="1430"/>
        <w:bookmarkEnd w:id="1431"/>
        <w:bookmarkEnd w:id="1432"/>
      </w:del>
    </w:p>
    <w:p w14:paraId="1A713EC2" w14:textId="77777777" w:rsidR="00540B8E" w:rsidRDefault="005314F1">
      <w:pPr>
        <w:pStyle w:val="TextHeading2"/>
        <w:rPr>
          <w:del w:id="1434" w:author="Caio Pizzol" w:date="2026-08-03T22:24:00Z" w16du:dateUtc="2026-08-04T02:24:00Z"/>
        </w:rPr>
      </w:pPr>
      <w:del w:id="1435" w:author="Caio Pizzol" w:date="2026-08-03T22:24:00Z" w16du:dateUtc="2026-08-04T02:24:00Z">
        <w:r>
          <w:delText>sed et dolor adipiscing elit ipsum consectetur et sed aliqua dolore do sed do lorem amet ipsum ipsum elit dolor adipiscing ut consectetur elit aliqua aliqua lorem et amet consectetur-ut tempor eiusmod, et sed sed sed incididunt magna ipsum consectetur tempor labore adipiscing:</w:delText>
        </w:r>
      </w:del>
    </w:p>
    <w:p w14:paraId="0581589E" w14:textId="77777777" w:rsidR="00540B8E" w:rsidRDefault="005314F1">
      <w:pPr>
        <w:pStyle w:val="Heading3"/>
        <w:rPr>
          <w:del w:id="1436" w:author="Caio Pizzol" w:date="2026-08-03T22:24:00Z" w16du:dateUtc="2026-08-04T02:24:00Z"/>
        </w:rPr>
      </w:pPr>
      <w:bookmarkStart w:id="1437" w:name="13965535425297067217"/>
      <w:del w:id="1438" w:author="Caio Pizzol" w:date="2026-08-03T22:24:00Z" w16du:dateUtc="2026-08-04T02:24:00Z">
        <w:r>
          <w:delText>sit ipsum ut amet sit</w:delText>
        </w:r>
        <w:bookmarkEnd w:id="1437"/>
      </w:del>
    </w:p>
    <w:p w14:paraId="4E316B75" w14:textId="77777777" w:rsidR="00540B8E" w:rsidRDefault="005314F1">
      <w:pPr>
        <w:pStyle w:val="TextHeading3"/>
        <w:rPr>
          <w:del w:id="1439" w:author="Caio Pizzol" w:date="2026-08-03T22:24:00Z" w16du:dateUtc="2026-08-04T02:24:00Z"/>
        </w:rPr>
      </w:pPr>
      <w:del w:id="1440" w:author="Caio Pizzol" w:date="2026-08-03T22:24:00Z" w16du:dateUtc="2026-08-04T02:24:00Z">
        <w:r>
          <w:delText xml:space="preserve">ut ipsum sed elit incididunt consectetur do ipsum ipsum consectetur ut consectetur lorem consectetur </w:delText>
        </w:r>
        <w:r>
          <w:fldChar w:fldCharType="begin"/>
        </w:r>
        <w:r>
          <w:delInstrText xml:space="preserve"> REF 15152141074271571474 \r \h </w:delInstrText>
        </w:r>
        <w:r>
          <w:fldChar w:fldCharType="separate"/>
        </w:r>
        <w:r w:rsidR="00AC72FF">
          <w:delText>lorem 12.01</w:delText>
        </w:r>
        <w:r>
          <w:fldChar w:fldCharType="end"/>
        </w:r>
        <w:r>
          <w:delText xml:space="preserve"> sit eiusmod ipsum ipsum adipiscing elit ipsum </w:delText>
        </w:r>
        <w:r>
          <w:fldChar w:fldCharType="begin"/>
        </w:r>
        <w:r>
          <w:delInstrText xml:space="preserve"> REF 10607977917332868666 \r \h </w:delInstrText>
        </w:r>
        <w:r>
          <w:fldChar w:fldCharType="separate"/>
        </w:r>
        <w:r w:rsidR="00AC72FF">
          <w:delText>lorem 11.01</w:delText>
        </w:r>
        <w:r>
          <w:fldChar w:fldCharType="end"/>
        </w:r>
        <w:r>
          <w:delText>.</w:delText>
        </w:r>
      </w:del>
    </w:p>
    <w:p w14:paraId="58F43AF9" w14:textId="77777777" w:rsidR="00540B8E" w:rsidRDefault="005314F1">
      <w:pPr>
        <w:pStyle w:val="Heading3"/>
        <w:rPr>
          <w:del w:id="1441" w:author="Caio Pizzol" w:date="2026-08-03T22:24:00Z" w16du:dateUtc="2026-08-04T02:24:00Z"/>
        </w:rPr>
      </w:pPr>
      <w:bookmarkStart w:id="1442" w:name="14087018932731222136"/>
      <w:bookmarkStart w:id="1443" w:name="_Ref509490628"/>
      <w:del w:id="1444" w:author="Caio Pizzol" w:date="2026-08-03T22:24:00Z" w16du:dateUtc="2026-08-04T02:24:00Z">
        <w:r>
          <w:delText>ut amet do adipiscing</w:delText>
        </w:r>
        <w:bookmarkEnd w:id="1442"/>
        <w:bookmarkEnd w:id="1443"/>
      </w:del>
    </w:p>
    <w:p w14:paraId="2C8749A3" w14:textId="77777777" w:rsidR="00540B8E" w:rsidRDefault="005314F1">
      <w:pPr>
        <w:pStyle w:val="TextHeading3"/>
        <w:rPr>
          <w:del w:id="1445" w:author="Caio Pizzol" w:date="2026-08-03T22:24:00Z" w16du:dateUtc="2026-08-04T02:24:00Z"/>
        </w:rPr>
      </w:pPr>
      <w:del w:id="1446" w:author="Caio Pizzol" w:date="2026-08-03T22:24:00Z" w16du:dateUtc="2026-08-04T02:24:00Z">
        <w:r>
          <w:delText>sed magna dolor, amet, incididunt lorem amet, et sed adipiscing sed incididunt amet elit magna amet incididunt do amet eiusmod consectetur elit ipsum adipiscing lorem ipsum aliqua dolor dolore adipiscing dolor incididunt eiusmod, lorem dolor ipsum ipsum elit magna.</w:delText>
        </w:r>
      </w:del>
    </w:p>
    <w:p w14:paraId="5D20AA42" w14:textId="77777777" w:rsidR="00540B8E" w:rsidRDefault="005314F1">
      <w:pPr>
        <w:pStyle w:val="TextHeading3"/>
        <w:rPr>
          <w:del w:id="1447" w:author="Caio Pizzol" w:date="2026-08-03T22:24:00Z" w16du:dateUtc="2026-08-04T02:24:00Z"/>
        </w:rPr>
      </w:pPr>
      <w:del w:id="1448" w:author="Caio Pizzol" w:date="2026-08-03T22:24:00Z" w16du:dateUtc="2026-08-04T02:24:00Z">
        <w:r>
          <w:rPr>
            <w:i/>
          </w:rPr>
          <w:delText>do consectetur</w:delText>
        </w:r>
        <w:r>
          <w:delText xml:space="preserve"> et do ipsum ut adipiscing amet amet ipsum ut incididunt, dolore, incididunt consectetur ut, consectetur ipsum amet elit et sed, adipiscing ut adipiscing sit lorem lorem aliqua dolor dolor do dolore, amet, lorem sed elit dolor amet lorem elit ipsum sit ut.</w:delText>
        </w:r>
      </w:del>
    </w:p>
    <w:p w14:paraId="4930A115" w14:textId="77777777" w:rsidR="00540B8E" w:rsidRDefault="005314F1">
      <w:pPr>
        <w:pStyle w:val="TextHeading3"/>
        <w:rPr>
          <w:del w:id="1449" w:author="Caio Pizzol" w:date="2026-08-03T22:24:00Z" w16du:dateUtc="2026-08-04T02:24:00Z"/>
        </w:rPr>
      </w:pPr>
      <w:del w:id="1450" w:author="Caio Pizzol" w:date="2026-08-03T22:24:00Z" w16du:dateUtc="2026-08-04T02:24:00Z">
        <w:r>
          <w:rPr>
            <w:i/>
          </w:rPr>
          <w:delText>do consectetur</w:delText>
        </w:r>
        <w:r>
          <w:delText xml:space="preserve"> incididunt ipsum amet eiusmod incididunt elit labore; magna aliqua ipsum; dolor incididunt dolore; amet elit lorem, aliqua, aliqua, incididunt ut; do do ipsum; sit, do et magna; et; lorem; incididunt amet lorem consectetur</w:delText>
        </w:r>
        <w:r w:rsidR="00F70040">
          <w:delText xml:space="preserve">. </w:delText>
        </w:r>
        <w:r>
          <w:rPr>
            <w:i/>
          </w:rPr>
          <w:delText>do consectetur</w:delText>
        </w:r>
        <w:r>
          <w:delTex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delText>
        </w:r>
      </w:del>
    </w:p>
    <w:p w14:paraId="69A08D2D" w14:textId="77777777" w:rsidR="00540B8E" w:rsidRDefault="005314F1">
      <w:pPr>
        <w:pStyle w:val="TextHeading3"/>
        <w:rPr>
          <w:del w:id="1451" w:author="Caio Pizzol" w:date="2026-08-03T22:24:00Z" w16du:dateUtc="2026-08-04T02:24:00Z"/>
        </w:rPr>
      </w:pPr>
      <w:del w:id="1452" w:author="Caio Pizzol" w:date="2026-08-03T22:24:00Z" w16du:dateUtc="2026-08-04T02:24:00Z">
        <w:r>
          <w:delText>consectetur sed incididunt labore ipsum et do ut consectetur aliqua amet adipiscing consectetur</w:delText>
        </w:r>
        <w:r w:rsidR="00F70040">
          <w:delText xml:space="preserve">. </w:delText>
        </w:r>
        <w:r>
          <w:delTex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delText>
        </w:r>
      </w:del>
    </w:p>
    <w:p w14:paraId="4F54DC6D" w14:textId="77777777" w:rsidR="00540B8E" w:rsidRDefault="005314F1">
      <w:pPr>
        <w:pStyle w:val="Heading3"/>
        <w:rPr>
          <w:del w:id="1453" w:author="Caio Pizzol" w:date="2026-08-03T22:24:00Z" w16du:dateUtc="2026-08-04T02:24:00Z"/>
        </w:rPr>
      </w:pPr>
      <w:bookmarkStart w:id="1454" w:name="14088217992495495981"/>
      <w:del w:id="1455" w:author="Caio Pizzol" w:date="2026-08-03T22:24:00Z" w16du:dateUtc="2026-08-04T02:24:00Z">
        <w:r>
          <w:delText>lorem do ut sit elit ipsum amet</w:delText>
        </w:r>
        <w:bookmarkEnd w:id="1454"/>
      </w:del>
    </w:p>
    <w:p w14:paraId="05991CB7" w14:textId="77777777" w:rsidR="00540B8E" w:rsidRDefault="005314F1">
      <w:pPr>
        <w:pStyle w:val="TextHeading3"/>
        <w:rPr>
          <w:del w:id="1456" w:author="Caio Pizzol" w:date="2026-08-03T22:24:00Z" w16du:dateUtc="2026-08-04T02:24:00Z"/>
        </w:rPr>
      </w:pPr>
      <w:del w:id="1457" w:author="Caio Pizzol" w:date="2026-08-03T22:24:00Z" w16du:dateUtc="2026-08-04T02:24:00Z">
        <w:r>
          <w:delText>sit sed sit consectetur et sed’et dolor, amet, incididunt lorem amet, do adipiscing do ipsum consectetur et magna adipiscing consectetur et amet aliqua consectetur ipsum adipiscing do labore ipsum, tempor, incididunt et labore elit.</w:delText>
        </w:r>
      </w:del>
    </w:p>
    <w:p w14:paraId="5DEF4729" w14:textId="77777777" w:rsidR="00540B8E" w:rsidRDefault="005314F1">
      <w:pPr>
        <w:pStyle w:val="Heading3"/>
        <w:rPr>
          <w:del w:id="1458" w:author="Caio Pizzol" w:date="2026-08-03T22:24:00Z" w16du:dateUtc="2026-08-04T02:24:00Z"/>
        </w:rPr>
      </w:pPr>
      <w:bookmarkStart w:id="1459" w:name="14088697616401205519"/>
      <w:del w:id="1460" w:author="Caio Pizzol" w:date="2026-08-03T22:24:00Z" w16du:dateUtc="2026-08-04T02:24:00Z">
        <w:r>
          <w:delText>ipsum do amet do magna tempor incididunt et do ipsum amet</w:delText>
        </w:r>
        <w:bookmarkEnd w:id="1459"/>
      </w:del>
    </w:p>
    <w:p w14:paraId="3F89CFF4" w14:textId="77777777" w:rsidR="00540B8E" w:rsidRDefault="005314F1">
      <w:pPr>
        <w:pStyle w:val="TextHeading3"/>
        <w:rPr>
          <w:del w:id="1461" w:author="Caio Pizzol" w:date="2026-08-03T22:24:00Z" w16du:dateUtc="2026-08-04T02:24:00Z"/>
        </w:rPr>
      </w:pPr>
      <w:del w:id="1462" w:author="Caio Pizzol" w:date="2026-08-03T22:24:00Z" w16du:dateUtc="2026-08-04T02:24:00Z">
        <w:r>
          <w:delText xml:space="preserve">eiusmod ut elit ipsum ut elit ipsum </w:delText>
        </w:r>
        <w:r>
          <w:fldChar w:fldCharType="begin"/>
        </w:r>
        <w:r>
          <w:delInstrText xml:space="preserve"> REF 10607977917332868666 \r \h </w:delInstrText>
        </w:r>
        <w:r>
          <w:fldChar w:fldCharType="separate"/>
        </w:r>
        <w:r w:rsidR="00AC72FF">
          <w:delText>lorem 11.01</w:delText>
        </w:r>
        <w:r>
          <w:fldChar w:fldCharType="end"/>
        </w:r>
        <w:r>
          <w:delText xml:space="preserve"> aliqua do dolor dolor eiusmod lorem, lorem amet lorem ipsum adipiscing adipiscing magna dolor, ipsum ipsum dolore dolor amet, incididunt lorem do ipsum dolor eiusmod elit ipsum lorem</w:delText>
        </w:r>
        <w:r w:rsidR="00F70040">
          <w:delText xml:space="preserve">. </w:delText>
        </w:r>
        <w:r>
          <w:delText>tempor sed elit et sed sed magna dolore magna labore dolor ipsum ipsum, incididunt et sed’et amet aliqua et ipsum sed do magna dolor ipsum ipsum aliqua dolor, amet, incididunt lorem.</w:delText>
        </w:r>
      </w:del>
    </w:p>
    <w:p w14:paraId="24FB983D" w14:textId="77777777" w:rsidR="00540B8E" w:rsidRDefault="005314F1">
      <w:pPr>
        <w:pStyle w:val="TextHeading3"/>
        <w:rPr>
          <w:del w:id="1463" w:author="Caio Pizzol" w:date="2026-08-03T22:24:00Z" w16du:dateUtc="2026-08-04T02:24:00Z"/>
        </w:rPr>
      </w:pPr>
      <w:del w:id="1464" w:author="Caio Pizzol" w:date="2026-08-03T22:24:00Z" w16du:dateUtc="2026-08-04T02:24:00Z">
        <w:r>
          <w:delText>magna ut elit dolore ipsum adipiscing’et aliqua amet dolor elit adipiscing eiusmod, ipsum magna elit ipsum consectetur amet’et do lorem eiusmod amet incididunt magna tempor eiusmod do ipsum adipiscing amet do ipsum ut</w:delText>
        </w:r>
        <w:r w:rsidR="00F70040">
          <w:delText xml:space="preserve">. </w:delText>
        </w:r>
        <w:r>
          <w:delText xml:space="preserve">eiusmod adipiscing amet lorem magna tempor do labore adipiscing do ipsum consectetur’et do lorem amet, lorem do labore labore, incididunt, labore, lorem ut do eiusmod dolor elit lorem dolore amet incididunt lorem sed aliqua aliqua. </w:delText>
        </w:r>
      </w:del>
    </w:p>
    <w:p w14:paraId="630C1268" w14:textId="77777777" w:rsidR="00540B8E" w:rsidRDefault="005314F1">
      <w:pPr>
        <w:pStyle w:val="TextHeading3"/>
        <w:rPr>
          <w:del w:id="1465" w:author="Caio Pizzol" w:date="2026-08-03T22:24:00Z" w16du:dateUtc="2026-08-04T02:24:00Z"/>
        </w:rPr>
      </w:pPr>
      <w:del w:id="1466" w:author="Caio Pizzol" w:date="2026-08-03T22:24:00Z" w16du:dateUtc="2026-08-04T02:24:00Z">
        <w:r>
          <w:delText>consectetur sed sed dolore, magna, incididunt sed do tempor consectetur do ipsum consectetur amet ipsum tempor ipsum elit ipsum adipiscing ipsum incididunt lorem sed elit</w:delText>
        </w:r>
        <w:r w:rsidR="00F70040">
          <w:delText xml:space="preserve">. </w:delText>
        </w:r>
        <w:r>
          <w:delText>tempor labore ipsum ipsum consectetur elit sit consectetur ipsum dolor, amet, incididunt lorem amet elit et sed, incididunt ipsum adipiscing aliqua amet do ipsum consectetur consectetur aliqua amet incididunt lorem sed et incididunt et.</w:delText>
        </w:r>
      </w:del>
    </w:p>
    <w:p w14:paraId="612B0D1A" w14:textId="77777777" w:rsidR="00540B8E" w:rsidRDefault="005314F1">
      <w:pPr>
        <w:pStyle w:val="TextHeading3"/>
        <w:rPr>
          <w:del w:id="1467" w:author="Caio Pizzol" w:date="2026-08-03T22:24:00Z" w16du:dateUtc="2026-08-04T02:24:00Z"/>
        </w:rPr>
      </w:pPr>
      <w:del w:id="1468" w:author="Caio Pizzol" w:date="2026-08-03T22:24:00Z" w16du:dateUtc="2026-08-04T02:24:00Z">
        <w:r>
          <w:delTex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delText>
        </w:r>
        <w:r w:rsidR="00F70040">
          <w:delText xml:space="preserve">. </w:delText>
        </w:r>
        <w:r>
          <w:delTex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delText>
        </w:r>
        <w:r w:rsidR="00F70040">
          <w:delText xml:space="preserve">. </w:delText>
        </w:r>
        <w:r>
          <w:delText>sit labore amet dolor et sed consectetur ipsum do, do adipiscing dolor magna, incididunt magna eiusmod tempor elit do ipsum consectetur amet.</w:delText>
        </w:r>
      </w:del>
    </w:p>
    <w:p w14:paraId="4BA278CF" w14:textId="77777777" w:rsidR="00540B8E" w:rsidRDefault="005314F1">
      <w:pPr>
        <w:pStyle w:val="Heading3"/>
        <w:rPr>
          <w:del w:id="1469" w:author="Caio Pizzol" w:date="2026-08-03T22:24:00Z" w16du:dateUtc="2026-08-04T02:24:00Z"/>
        </w:rPr>
      </w:pPr>
      <w:bookmarkStart w:id="1470" w:name="17818166929142019689"/>
      <w:del w:id="1471" w:author="Caio Pizzol" w:date="2026-08-03T22:24:00Z" w16du:dateUtc="2026-08-04T02:24:00Z">
        <w:r>
          <w:delText>magna tempor</w:delText>
        </w:r>
        <w:bookmarkEnd w:id="1470"/>
      </w:del>
    </w:p>
    <w:p w14:paraId="3301794A" w14:textId="77777777" w:rsidR="00540B8E" w:rsidRDefault="005314F1">
      <w:pPr>
        <w:pStyle w:val="TextHeading3"/>
        <w:rPr>
          <w:del w:id="1472" w:author="Caio Pizzol" w:date="2026-08-03T22:24:00Z" w16du:dateUtc="2026-08-04T02:24:00Z"/>
        </w:rPr>
      </w:pPr>
      <w:del w:id="1473" w:author="Caio Pizzol" w:date="2026-08-03T22:24:00Z" w16du:dateUtc="2026-08-04T02:24:00Z">
        <w:r>
          <w:delText>consectetur sed sed magna incididunt amet dolore dolor incididunt labore incididunt magna sit ipsum ipsum consectetur, incididunt adipiscing aliqua eiusmod labore magna consectetur ut tempor ipsum ut elit ipsum lorem</w:delText>
        </w:r>
        <w:r w:rsidR="00F70040">
          <w:delText xml:space="preserve">. </w:delText>
        </w:r>
        <w:r>
          <w:delText>consectetur sed adipiscing sed incididunt amet elit amet incididunt do do lorem amet ipsum ipsum elit ipsum adipiscing amet dolor eiusmod consectetur lorem ipsum aliqua dolor dolore adipiscing dolor incididunt eiusmod, lorem dolor ipsum ipsum elit magna</w:delText>
        </w:r>
        <w:r w:rsidR="00F70040">
          <w:delText xml:space="preserve">. </w:delText>
        </w:r>
        <w:r>
          <w:delText>sit eiusmod amet incididunt magna dolor do do</w:delText>
        </w:r>
        <w:r w:rsidR="00F70040">
          <w:delText xml:space="preserve">. </w:delText>
        </w:r>
        <w:r>
          <w:delText>sed dolor labore, et sed amet:</w:delText>
        </w:r>
      </w:del>
    </w:p>
    <w:p w14:paraId="5A96C86C" w14:textId="77777777" w:rsidR="00540B8E" w:rsidRDefault="005314F1">
      <w:pPr>
        <w:pStyle w:val="TextHeading4"/>
        <w:rPr>
          <w:del w:id="1474" w:author="Caio Pizzol" w:date="2026-08-03T22:24:00Z" w16du:dateUtc="2026-08-04T02:24:00Z"/>
        </w:rPr>
      </w:pPr>
      <w:del w:id="1475" w:author="Caio Pizzol" w:date="2026-08-03T22:24:00Z" w16du:dateUtc="2026-08-04T02:24:00Z">
        <w:r>
          <w:delText>do dolor ipsum adipiscing amet lorem et elit ipsum adipiscing consectetur sit eiusmod eiusmod;</w:delText>
        </w:r>
      </w:del>
    </w:p>
    <w:p w14:paraId="6593CE71" w14:textId="77777777" w:rsidR="00540B8E" w:rsidRDefault="005314F1">
      <w:pPr>
        <w:pStyle w:val="TextHeading4"/>
        <w:rPr>
          <w:del w:id="1476" w:author="Caio Pizzol" w:date="2026-08-03T22:24:00Z" w16du:dateUtc="2026-08-04T02:24:00Z"/>
        </w:rPr>
      </w:pPr>
      <w:del w:id="1477" w:author="Caio Pizzol" w:date="2026-08-03T22:24:00Z" w16du:dateUtc="2026-08-04T02:24:00Z">
        <w:r>
          <w:delText>do do ipsum eiusmod ipsum dolor tempor dolore, do et adipiscing aliqua aliqua, do, do (lorem dolor amet do aliqua dolor), do adipiscing elit (aliqua), sed-incididunt dolor tempor (do), incididunt dolor ipsum eiusmod ut eiusmod amet lorem ipsum adipiscing aliqua dolor;</w:delText>
        </w:r>
      </w:del>
    </w:p>
    <w:p w14:paraId="7263C4E0" w14:textId="77777777" w:rsidR="00540B8E" w:rsidRDefault="005314F1">
      <w:pPr>
        <w:pStyle w:val="TextHeading4"/>
        <w:rPr>
          <w:del w:id="1478" w:author="Caio Pizzol" w:date="2026-08-03T22:24:00Z" w16du:dateUtc="2026-08-04T02:24:00Z"/>
        </w:rPr>
      </w:pPr>
      <w:del w:id="1479" w:author="Caio Pizzol" w:date="2026-08-03T22:24:00Z" w16du:dateUtc="2026-08-04T02:24:00Z">
        <w:r>
          <w:delText>do adipiscing incididunt amet sed elit dolor dolor aliqua;</w:delText>
        </w:r>
      </w:del>
    </w:p>
    <w:p w14:paraId="7884C0EE" w14:textId="77777777" w:rsidR="00540B8E" w:rsidRDefault="005314F1">
      <w:pPr>
        <w:pStyle w:val="TextHeading4"/>
        <w:rPr>
          <w:del w:id="1480" w:author="Caio Pizzol" w:date="2026-08-03T22:24:00Z" w16du:dateUtc="2026-08-04T02:24:00Z"/>
        </w:rPr>
      </w:pPr>
      <w:del w:id="1481" w:author="Caio Pizzol" w:date="2026-08-03T22:24:00Z" w16du:dateUtc="2026-08-04T02:24:00Z">
        <w:r>
          <w:delText xml:space="preserve">adipiscing amet dolore consectetur ipsum adipiscing’et elit elit eiusmod incididunt magna labore incididunt dolore; </w:delText>
        </w:r>
      </w:del>
    </w:p>
    <w:p w14:paraId="17EA5889" w14:textId="77777777" w:rsidR="00540B8E" w:rsidRDefault="005314F1">
      <w:pPr>
        <w:pStyle w:val="TextHeading4"/>
        <w:rPr>
          <w:del w:id="1482" w:author="Caio Pizzol" w:date="2026-08-03T22:24:00Z" w16du:dateUtc="2026-08-04T02:24:00Z"/>
        </w:rPr>
      </w:pPr>
      <w:del w:id="1483" w:author="Caio Pizzol" w:date="2026-08-03T22:24:00Z" w16du:dateUtc="2026-08-04T02:24:00Z">
        <w:r>
          <w:delText>lorem magna et lorem consectetur do adipiscing lorem aliqua;</w:delText>
        </w:r>
      </w:del>
    </w:p>
    <w:p w14:paraId="14532CCE" w14:textId="77777777" w:rsidR="00540B8E" w:rsidRDefault="005314F1">
      <w:pPr>
        <w:pStyle w:val="TextHeading4"/>
        <w:rPr>
          <w:del w:id="1484" w:author="Caio Pizzol" w:date="2026-08-03T22:24:00Z" w16du:dateUtc="2026-08-04T02:24:00Z"/>
        </w:rPr>
      </w:pPr>
      <w:del w:id="1485" w:author="Caio Pizzol" w:date="2026-08-03T22:24:00Z" w16du:dateUtc="2026-08-04T02:24:00Z">
        <w:r>
          <w:delText>lorem elit lorem et dolor amet do dolor dolore dolore lorem sed, et tempor consectetur aliqua sit dolor ipsum dolore dolore lorem eiusmod aliqua tempor dolor ipsum amet; incididunt</w:delText>
        </w:r>
      </w:del>
    </w:p>
    <w:p w14:paraId="55EA94AE" w14:textId="77777777" w:rsidR="00540B8E" w:rsidRDefault="005314F1">
      <w:pPr>
        <w:pStyle w:val="TextHeading4"/>
        <w:rPr>
          <w:del w:id="1486" w:author="Caio Pizzol" w:date="2026-08-03T22:24:00Z" w16du:dateUtc="2026-08-04T02:24:00Z"/>
        </w:rPr>
      </w:pPr>
      <w:del w:id="1487" w:author="Caio Pizzol" w:date="2026-08-03T22:24:00Z" w16du:dateUtc="2026-08-04T02:24:00Z">
        <w:r>
          <w:delText>lorem magna sed amet dolor aliqua elit eiusmod.</w:delText>
        </w:r>
      </w:del>
    </w:p>
    <w:p w14:paraId="2356B9BE" w14:textId="77777777" w:rsidR="00540B8E" w:rsidRDefault="005314F1">
      <w:pPr>
        <w:pStyle w:val="Heading3"/>
        <w:rPr>
          <w:del w:id="1488" w:author="Caio Pizzol" w:date="2026-08-03T22:24:00Z" w16du:dateUtc="2026-08-04T02:24:00Z"/>
        </w:rPr>
      </w:pPr>
      <w:bookmarkStart w:id="1489" w:name="6570033511105622368"/>
      <w:bookmarkStart w:id="1490" w:name="_Ref509490632"/>
      <w:del w:id="1491" w:author="Caio Pizzol" w:date="2026-08-03T22:24:00Z" w16du:dateUtc="2026-08-04T02:24:00Z">
        <w:r>
          <w:delText>et elit labore magna</w:delText>
        </w:r>
        <w:bookmarkEnd w:id="1489"/>
        <w:bookmarkEnd w:id="1490"/>
      </w:del>
    </w:p>
    <w:p w14:paraId="51208264" w14:textId="77777777" w:rsidR="00540B8E" w:rsidRDefault="005314F1">
      <w:pPr>
        <w:pStyle w:val="TextHeading3"/>
        <w:rPr>
          <w:del w:id="1492" w:author="Caio Pizzol" w:date="2026-08-03T22:24:00Z" w16du:dateUtc="2026-08-04T02:24:00Z"/>
        </w:rPr>
      </w:pPr>
      <w:del w:id="1493" w:author="Caio Pizzol" w:date="2026-08-03T22:24:00Z" w16du:dateUtc="2026-08-04T02:24:00Z">
        <w:r>
          <w:delText>consectetur sed sed labore ipsum dolor elit dolore ipsum magna elit eiusmod labore magna do ipsum aliqua dolore labore do eiusmod amet ipsum adipiscing’et consectetur</w:delText>
        </w:r>
        <w:r w:rsidR="00F70040">
          <w:delText xml:space="preserve">. </w:delText>
        </w:r>
        <w:r>
          <w:delTex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delText>
        </w:r>
      </w:del>
    </w:p>
    <w:p w14:paraId="67372465" w14:textId="77777777" w:rsidR="00540B8E" w:rsidRDefault="005314F1">
      <w:pPr>
        <w:pStyle w:val="TextHeading3"/>
        <w:rPr>
          <w:del w:id="1494" w:author="Caio Pizzol" w:date="2026-08-03T22:24:00Z" w16du:dateUtc="2026-08-04T02:24:00Z"/>
        </w:rPr>
      </w:pPr>
      <w:del w:id="1495" w:author="Caio Pizzol" w:date="2026-08-03T22:24:00Z" w16du:dateUtc="2026-08-04T02:24:00Z">
        <w:r>
          <w:delTex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delText>
        </w:r>
      </w:del>
    </w:p>
    <w:p w14:paraId="497C3060" w14:textId="77777777" w:rsidR="00540B8E" w:rsidRDefault="005314F1">
      <w:pPr>
        <w:pStyle w:val="Heading3"/>
        <w:rPr>
          <w:del w:id="1496" w:author="Caio Pizzol" w:date="2026-08-03T22:24:00Z" w16du:dateUtc="2026-08-04T02:24:00Z"/>
        </w:rPr>
      </w:pPr>
      <w:bookmarkStart w:id="1497" w:name="6570752946964186675"/>
      <w:del w:id="1498" w:author="Caio Pizzol" w:date="2026-08-03T22:24:00Z" w16du:dateUtc="2026-08-04T02:24:00Z">
        <w:r>
          <w:delText>magna adipiscing</w:delText>
        </w:r>
        <w:bookmarkEnd w:id="1497"/>
      </w:del>
    </w:p>
    <w:p w14:paraId="3C58AC1D" w14:textId="77777777" w:rsidR="00540B8E" w:rsidRDefault="005314F1">
      <w:pPr>
        <w:pStyle w:val="TextHeading3"/>
        <w:rPr>
          <w:del w:id="1499" w:author="Caio Pizzol" w:date="2026-08-03T22:24:00Z" w16du:dateUtc="2026-08-04T02:24:00Z"/>
        </w:rPr>
      </w:pPr>
      <w:del w:id="1500" w:author="Caio Pizzol" w:date="2026-08-03T22:24:00Z" w16du:dateUtc="2026-08-04T02:24:00Z">
        <w:r>
          <w:delText>sed et sed dolor eiusmod labore magna, ipsum labore magna incididunt ipsum et sed adipiscing incididunt labore do magna sit ipsum ipsum consectetur consectetur sit et incididunt aliqua amet ipsum adipiscing’et consectetur, do amet amet eiusmod ipsum, do magna, incididunt amet et.</w:delText>
        </w:r>
      </w:del>
    </w:p>
    <w:p w14:paraId="30CFBB30" w14:textId="77777777" w:rsidR="00540B8E" w:rsidRDefault="005314F1">
      <w:pPr>
        <w:pStyle w:val="Heading3"/>
        <w:rPr>
          <w:del w:id="1501" w:author="Caio Pizzol" w:date="2026-08-03T22:24:00Z" w16du:dateUtc="2026-08-04T02:24:00Z"/>
        </w:rPr>
      </w:pPr>
      <w:bookmarkStart w:id="1502" w:name="6571232570869896213"/>
      <w:del w:id="1503" w:author="Caio Pizzol" w:date="2026-08-03T22:24:00Z" w16du:dateUtc="2026-08-04T02:24:00Z">
        <w:r>
          <w:delText>labore magna consectetur amet dolore do</w:delText>
        </w:r>
        <w:bookmarkEnd w:id="1502"/>
      </w:del>
    </w:p>
    <w:p w14:paraId="2C4CF46F" w14:textId="77777777" w:rsidR="00540B8E" w:rsidRDefault="005314F1">
      <w:pPr>
        <w:pStyle w:val="TextHeading3"/>
        <w:rPr>
          <w:del w:id="1504" w:author="Caio Pizzol" w:date="2026-08-03T22:24:00Z" w16du:dateUtc="2026-08-04T02:24:00Z"/>
        </w:rPr>
      </w:pPr>
      <w:del w:id="1505" w:author="Caio Pizzol" w:date="2026-08-03T22:24:00Z" w16du:dateUtc="2026-08-04T02:24:00Z">
        <w:r>
          <w:delText>sed et sed dolor eiusmod labore magna, ipsum labore magna adipiscing et amet aliqua amet magna lorem do elit ipsum aliqua magna et ipsum consectetur incididunt ut eiusmod aliqua dolor ipsum amet adipiscing dolor ipsum labore magna</w:delText>
        </w:r>
        <w:r w:rsidR="00F70040">
          <w:delText xml:space="preserve">. </w:delText>
        </w:r>
        <w:r>
          <w:delText>sit ipsum amet magna ipsum consectetur ipsum consectetur’et lorem incididunt amet labore ipsum consectetur’et labore adipiscing incididunt et</w:delText>
        </w:r>
        <w:r w:rsidR="00F70040">
          <w:delText xml:space="preserve">. </w:delText>
        </w:r>
        <w:r>
          <w:delText>sit consectetur do, ipsum labore magna sed eiusmod sit aliqua aliqua incididunt incididunt ipsum ipsum ipsum do et sed</w:delText>
        </w:r>
        <w:r w:rsidR="00F70040">
          <w:delText xml:space="preserve">. </w:delText>
        </w:r>
        <w:r>
          <w:delText>do ipsum amet do ipsum ipsum ipsum sit incididunt eiusmod ipsum amet ipsum adipiscing’et consectetur amet eiusmod sit elit 60 tempor.</w:delText>
        </w:r>
      </w:del>
    </w:p>
    <w:p w14:paraId="1F4A118E" w14:textId="77777777" w:rsidR="00540B8E" w:rsidRDefault="005314F1">
      <w:pPr>
        <w:pStyle w:val="TextHeading3"/>
        <w:rPr>
          <w:del w:id="1506" w:author="Caio Pizzol" w:date="2026-08-03T22:24:00Z" w16du:dateUtc="2026-08-04T02:24:00Z"/>
        </w:rPr>
      </w:pPr>
      <w:del w:id="1507" w:author="Caio Pizzol" w:date="2026-08-03T22:24:00Z" w16du:dateUtc="2026-08-04T02:24:00Z">
        <w:r>
          <w:delText>consectetur sed incididunt lorem magna adipiscing sed amet dolor sed elit ipsum labore magna, et et sed dolore tempor labore elit incididunt elit do ipsum labore magna’et sed sed sed ipsum sed labore lorem magna</w:delText>
        </w:r>
        <w:r w:rsidR="00F70040">
          <w:delText xml:space="preserve">. </w:delText>
        </w:r>
        <w:r>
          <w:delText>eiusmod labore magna amet lorem adipiscing dolor labore consectetur adipiscing ut eiusmod sit elit do eiusmod et et sed dolore elit do ipsum dolor.</w:delText>
        </w:r>
      </w:del>
    </w:p>
    <w:p w14:paraId="77903625" w14:textId="77777777" w:rsidR="00540B8E" w:rsidRDefault="005314F1">
      <w:pPr>
        <w:pStyle w:val="Heading3"/>
        <w:rPr>
          <w:del w:id="1508" w:author="Caio Pizzol" w:date="2026-08-03T22:24:00Z" w16du:dateUtc="2026-08-04T02:24:00Z"/>
        </w:rPr>
      </w:pPr>
      <w:bookmarkStart w:id="1509" w:name="6571952006728460520"/>
      <w:del w:id="1510" w:author="Caio Pizzol" w:date="2026-08-03T22:24:00Z" w16du:dateUtc="2026-08-04T02:24:00Z">
        <w:r>
          <w:delText>eiusmod labore amet</w:delText>
        </w:r>
        <w:bookmarkEnd w:id="1509"/>
      </w:del>
    </w:p>
    <w:p w14:paraId="727A272B" w14:textId="77777777" w:rsidR="00540B8E" w:rsidRDefault="005314F1">
      <w:pPr>
        <w:pStyle w:val="TextHeading3"/>
        <w:rPr>
          <w:del w:id="1511" w:author="Caio Pizzol" w:date="2026-08-03T22:24:00Z" w16du:dateUtc="2026-08-04T02:24:00Z"/>
        </w:rPr>
      </w:pPr>
      <w:del w:id="1512" w:author="Caio Pizzol" w:date="2026-08-03T22:24:00Z" w16du:dateUtc="2026-08-04T02:24:00Z">
        <w:r>
          <w:delText>sed et sed dolor eiusmod labore magna, ipsum labore magna sed eiusmod eiusmod tempor ipsum incididunt amet ut elit dolore elit ipsum adipiscing’et eiusmod incididunt sed tempor do et sed do consectetur ut</w:delText>
        </w:r>
        <w:r w:rsidR="00F70040">
          <w:delText xml:space="preserve">. </w:delText>
        </w:r>
        <w:r>
          <w:delText>eiusmod ipsum incididunt amet amet dolor adipiscing et incididunt magna et do ipsum adipiscing.</w:delText>
        </w:r>
      </w:del>
    </w:p>
    <w:p w14:paraId="533D94E1" w14:textId="77777777" w:rsidR="00540B8E" w:rsidRDefault="005314F1">
      <w:pPr>
        <w:pStyle w:val="Heading3"/>
        <w:rPr>
          <w:del w:id="1513" w:author="Caio Pizzol" w:date="2026-08-03T22:24:00Z" w16du:dateUtc="2026-08-04T02:24:00Z"/>
        </w:rPr>
      </w:pPr>
      <w:bookmarkStart w:id="1514" w:name="9290919437997694943"/>
      <w:del w:id="1515" w:author="Caio Pizzol" w:date="2026-08-03T22:24:00Z" w16du:dateUtc="2026-08-04T02:24:00Z">
        <w:r>
          <w:delText xml:space="preserve">dolore dolor </w:delText>
        </w:r>
        <w:bookmarkEnd w:id="1514"/>
      </w:del>
    </w:p>
    <w:p w14:paraId="7C856A1B" w14:textId="77777777" w:rsidR="00540B8E" w:rsidRDefault="005314F1">
      <w:pPr>
        <w:pStyle w:val="TextHeading3"/>
        <w:rPr>
          <w:del w:id="1516" w:author="Caio Pizzol" w:date="2026-08-03T22:24:00Z" w16du:dateUtc="2026-08-04T02:24:00Z"/>
        </w:rPr>
      </w:pPr>
      <w:del w:id="1517" w:author="Caio Pizzol" w:date="2026-08-03T22:24:00Z" w16du:dateUtc="2026-08-04T02:24:00Z">
        <w:r>
          <w:delTex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delText>
        </w:r>
      </w:del>
    </w:p>
    <w:p w14:paraId="25447D01" w14:textId="77777777" w:rsidR="00540B8E" w:rsidRDefault="005314F1">
      <w:pPr>
        <w:pStyle w:val="Heading3"/>
        <w:rPr>
          <w:del w:id="1518" w:author="Caio Pizzol" w:date="2026-08-03T22:24:00Z" w16du:dateUtc="2026-08-04T02:24:00Z"/>
        </w:rPr>
      </w:pPr>
      <w:bookmarkStart w:id="1519" w:name="9291399061903404481"/>
      <w:del w:id="1520" w:author="Caio Pizzol" w:date="2026-08-03T22:24:00Z" w16du:dateUtc="2026-08-04T02:24:00Z">
        <w:r>
          <w:delText>tempor elit ipsum labore magna</w:delText>
        </w:r>
        <w:bookmarkEnd w:id="1519"/>
      </w:del>
    </w:p>
    <w:p w14:paraId="4F7C581E" w14:textId="77777777" w:rsidR="00540B8E" w:rsidRDefault="005314F1">
      <w:pPr>
        <w:pStyle w:val="TextHeading3"/>
        <w:rPr>
          <w:del w:id="1521" w:author="Caio Pizzol" w:date="2026-08-03T22:24:00Z" w16du:dateUtc="2026-08-04T02:24:00Z"/>
        </w:rPr>
      </w:pPr>
      <w:del w:id="1522" w:author="Caio Pizzol" w:date="2026-08-03T22:24:00Z" w16du:dateUtc="2026-08-04T02:24:00Z">
        <w:r>
          <w:delText>sed et sed dolor eiusmod labore magna, ipsum labore magna incididunt magna labore do et incididunt adipiscing sit amet ipsum magna dolore lorem aliqua elit</w:delText>
        </w:r>
        <w:r w:rsidR="00F70040">
          <w:delText xml:space="preserve">. </w:delText>
        </w:r>
        <w:r>
          <w:delText>eiusmod sit incididunt incididunt magna amet ipsum lorem incididunt magna ut amet magna elit eiusmod incididunt sit ipsum ipsum consectetur sed incididunt consectetur ipsum consectetur sed labore.</w:delText>
        </w:r>
      </w:del>
    </w:p>
    <w:p w14:paraId="704D5F0C" w14:textId="77777777" w:rsidR="00540B8E" w:rsidRDefault="005314F1">
      <w:pPr>
        <w:pStyle w:val="Heading3"/>
        <w:rPr>
          <w:del w:id="1523" w:author="Caio Pizzol" w:date="2026-08-03T22:24:00Z" w16du:dateUtc="2026-08-04T02:24:00Z"/>
        </w:rPr>
      </w:pPr>
      <w:bookmarkStart w:id="1524" w:name="9291878685809114019"/>
      <w:del w:id="1525" w:author="Caio Pizzol" w:date="2026-08-03T22:24:00Z" w16du:dateUtc="2026-08-04T02:24:00Z">
        <w:r>
          <w:delText>eiusmod eiusmod elit eiusmod labore magna</w:delText>
        </w:r>
        <w:bookmarkEnd w:id="1524"/>
      </w:del>
    </w:p>
    <w:p w14:paraId="63443BA1" w14:textId="77777777" w:rsidR="00540B8E" w:rsidRDefault="005314F1">
      <w:pPr>
        <w:pStyle w:val="TextHeading3"/>
        <w:rPr>
          <w:del w:id="1526" w:author="Caio Pizzol" w:date="2026-08-03T22:24:00Z" w16du:dateUtc="2026-08-04T02:24:00Z"/>
        </w:rPr>
      </w:pPr>
      <w:del w:id="1527" w:author="Caio Pizzol" w:date="2026-08-03T22:24:00Z" w16du:dateUtc="2026-08-04T02:24:00Z">
        <w:r>
          <w:delText>sit labore magna adipiscing magna dolor lorem 30 tempor tempor lorem do et sed.</w:delText>
        </w:r>
      </w:del>
    </w:p>
    <w:p w14:paraId="4BB07B76" w14:textId="77777777" w:rsidR="00540B8E" w:rsidRDefault="005314F1">
      <w:pPr>
        <w:pStyle w:val="Heading3"/>
        <w:rPr>
          <w:del w:id="1528" w:author="Caio Pizzol" w:date="2026-08-03T22:24:00Z" w16du:dateUtc="2026-08-04T02:24:00Z"/>
        </w:rPr>
      </w:pPr>
      <w:bookmarkStart w:id="1529" w:name="9292358309714823557"/>
      <w:del w:id="1530" w:author="Caio Pizzol" w:date="2026-08-03T22:24:00Z" w16du:dateUtc="2026-08-04T02:24:00Z">
        <w:r>
          <w:delText>aliqua elit labore magna</w:delText>
        </w:r>
        <w:bookmarkEnd w:id="1529"/>
      </w:del>
    </w:p>
    <w:p w14:paraId="4C7D2DE4" w14:textId="77777777" w:rsidR="00540B8E" w:rsidRDefault="005314F1">
      <w:pPr>
        <w:pStyle w:val="TextHeading3"/>
        <w:rPr>
          <w:del w:id="1531" w:author="Caio Pizzol" w:date="2026-08-03T22:24:00Z" w16du:dateUtc="2026-08-04T02:24:00Z"/>
        </w:rPr>
      </w:pPr>
      <w:del w:id="1532" w:author="Caio Pizzol" w:date="2026-08-03T22:24:00Z" w16du:dateUtc="2026-08-04T02:24:00Z">
        <w:r>
          <w:delText>consectetur sed adipiscing tempor ipsum labore magna consectetur ut incididunt lorem eiusmod eiusmod</w:delText>
        </w:r>
        <w:r w:rsidR="00F70040">
          <w:delText xml:space="preserve">. </w:delText>
        </w:r>
        <w:r>
          <w:delText>sed eiusmod labore magna do eiusmod amet dolor ut, et sed adipiscing lorem eiusmod eiusmod, elit adipiscing dolor do eiusmod lorem</w:delText>
        </w:r>
        <w:r w:rsidR="00F70040">
          <w:delText xml:space="preserve">. </w:delText>
        </w:r>
        <w:r>
          <w:delTex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delText>
        </w:r>
      </w:del>
    </w:p>
    <w:p w14:paraId="79565D5D" w14:textId="77777777" w:rsidR="00540B8E" w:rsidRDefault="005314F1">
      <w:pPr>
        <w:pStyle w:val="Heading3"/>
        <w:rPr>
          <w:del w:id="1533" w:author="Caio Pizzol" w:date="2026-08-03T22:24:00Z" w16du:dateUtc="2026-08-04T02:24:00Z"/>
        </w:rPr>
      </w:pPr>
      <w:bookmarkStart w:id="1534" w:name="5270671899271369135"/>
      <w:del w:id="1535" w:author="Caio Pizzol" w:date="2026-08-03T22:24:00Z" w16du:dateUtc="2026-08-04T02:24:00Z">
        <w:r>
          <w:delText xml:space="preserve">sed tempor elit ut do aliqua </w:delText>
        </w:r>
        <w:bookmarkEnd w:id="1534"/>
      </w:del>
    </w:p>
    <w:p w14:paraId="0148BB50" w14:textId="77777777" w:rsidR="00540B8E" w:rsidRDefault="005314F1">
      <w:pPr>
        <w:pStyle w:val="TextHeading3"/>
        <w:rPr>
          <w:del w:id="1536" w:author="Caio Pizzol" w:date="2026-08-03T22:24:00Z" w16du:dateUtc="2026-08-04T02:24:00Z"/>
        </w:rPr>
      </w:pPr>
      <w:del w:id="1537" w:author="Caio Pizzol" w:date="2026-08-03T22:24:00Z" w16du:dateUtc="2026-08-04T02:24:00Z">
        <w:r>
          <w:delText>magna ut elit dolore ipsum adipiscing’et amet do aliqua dolor aliqua, ipsum magna elit ipsum consectetur amet’et do lorem eiusmod amet adipiscing magna tempor eiusmod do ipsum adipiscing</w:delText>
        </w:r>
        <w:r w:rsidR="00F70040">
          <w:delText xml:space="preserve">. </w:delText>
        </w:r>
        <w:r>
          <w:delText xml:space="preserve">consectetur sed sed lorem dolor ut dolor ipsum adipiscing do: </w:delText>
        </w:r>
      </w:del>
    </w:p>
    <w:p w14:paraId="5E46AF92" w14:textId="77777777" w:rsidR="00540B8E" w:rsidRDefault="005314F1">
      <w:pPr>
        <w:pStyle w:val="TextHeading4"/>
        <w:rPr>
          <w:del w:id="1538" w:author="Caio Pizzol" w:date="2026-08-03T22:24:00Z" w16du:dateUtc="2026-08-04T02:24:00Z"/>
        </w:rPr>
      </w:pPr>
      <w:del w:id="1539" w:author="Caio Pizzol" w:date="2026-08-03T22:24:00Z" w16du:dateUtc="2026-08-04T02:24:00Z">
        <w:r>
          <w:delText xml:space="preserve">lorem consectetur do lorem amet do lorem aliqua incididunt elit ipsum adipiscing do elit amet dolore, magna, lorem magna consectetur ipsum amet do aliqua dolor adipiscing eiusmod do ipsum consectetur dolore lorem magna; lorem </w:delText>
        </w:r>
      </w:del>
    </w:p>
    <w:p w14:paraId="58CA6721" w14:textId="77777777" w:rsidR="00540B8E" w:rsidRDefault="005314F1">
      <w:pPr>
        <w:pStyle w:val="TextHeading4"/>
        <w:rPr>
          <w:del w:id="1540" w:author="Caio Pizzol" w:date="2026-08-03T22:24:00Z" w16du:dateUtc="2026-08-04T02:24:00Z"/>
        </w:rPr>
      </w:pPr>
      <w:del w:id="1541" w:author="Caio Pizzol" w:date="2026-08-03T22:24:00Z" w16du:dateUtc="2026-08-04T02:24:00Z">
        <w:r>
          <w:delText>dolore eiusmod adipiscing lorem dolor ipsum do dolore amet ipsum lorem elit consectetur do lorem amet amet ipsum ut</w:delText>
        </w:r>
        <w:r w:rsidR="00F70040">
          <w:delText xml:space="preserve">. </w:delText>
        </w:r>
      </w:del>
    </w:p>
    <w:p w14:paraId="67E3424A" w14:textId="77777777" w:rsidR="00540B8E" w:rsidRDefault="005314F1">
      <w:pPr>
        <w:pStyle w:val="TextHeading3"/>
        <w:rPr>
          <w:del w:id="1542" w:author="Caio Pizzol" w:date="2026-08-03T22:24:00Z" w16du:dateUtc="2026-08-04T02:24:00Z"/>
        </w:rPr>
      </w:pPr>
      <w:del w:id="1543" w:author="Caio Pizzol" w:date="2026-08-03T22:24:00Z" w16du:dateUtc="2026-08-04T02:24:00Z">
        <w:r>
          <w:delText>sed magna dolor, amet, incididunt lorem amet, et sed adipiscing dolore ipsum do lorem sed incididunt do amet ipsum adipiscing’et amet do aliqua dolor aliqua</w:delText>
        </w:r>
        <w:r w:rsidR="00F70040">
          <w:delText xml:space="preserve">. </w:delText>
        </w:r>
        <w:r>
          <w:delText>do aliqua incididunt eiusmod ut ipsum eiusmod adipiscing elit eiusmod adipiscing consectetur ipsum consectetur do aliqua lorem eiusmod do ipsum adipiscing amet ut elit dolore amet do aliqua dolor aliqua</w:delText>
        </w:r>
        <w:r w:rsidR="00F70040">
          <w:delText xml:space="preserve">. </w:delText>
        </w:r>
        <w:r>
          <w:delText>ipsum amet ipsum elit, do adipiscing dolor magna, incididunt magna eiusmod tempor elit do ipsum consectetur amet.</w:delText>
        </w:r>
      </w:del>
    </w:p>
    <w:p w14:paraId="147300E7" w14:textId="77777777" w:rsidR="00540B8E" w:rsidRDefault="005314F1">
      <w:pPr>
        <w:pStyle w:val="Heading3"/>
        <w:rPr>
          <w:del w:id="1544" w:author="Caio Pizzol" w:date="2026-08-03T22:24:00Z" w16du:dateUtc="2026-08-04T02:24:00Z"/>
        </w:rPr>
      </w:pPr>
      <w:bookmarkStart w:id="1545" w:name="5271870959035642980"/>
      <w:del w:id="1546" w:author="Caio Pizzol" w:date="2026-08-03T22:24:00Z" w16du:dateUtc="2026-08-04T02:24:00Z">
        <w:r>
          <w:delText>dolor elit sed et labore consectetur sed magna</w:delText>
        </w:r>
        <w:bookmarkEnd w:id="1545"/>
      </w:del>
    </w:p>
    <w:p w14:paraId="1AF6669A" w14:textId="77777777" w:rsidR="00540B8E" w:rsidRDefault="005314F1">
      <w:pPr>
        <w:pStyle w:val="TextHeading3"/>
        <w:rPr>
          <w:del w:id="1547" w:author="Caio Pizzol" w:date="2026-08-03T22:24:00Z" w16du:dateUtc="2026-08-04T02:24:00Z"/>
        </w:rPr>
      </w:pPr>
      <w:del w:id="1548" w:author="Caio Pizzol" w:date="2026-08-03T22:24:00Z" w16du:dateUtc="2026-08-04T02:24:00Z">
        <w:r>
          <w:delText>consectetur sed incididunt magna ut ipsum ipsum consectetur tempor amet dolor aliqua lorem sit elit do eiusmod sit dolor ipsum adipiscing labore eiusmod tempor elit et sed et ipsum labore aliqua do et sed et ipsum lorem consectetur ut ipsum.</w:delText>
        </w:r>
      </w:del>
    </w:p>
    <w:p w14:paraId="79CADCC3" w14:textId="77777777" w:rsidR="00540B8E" w:rsidRDefault="005314F1">
      <w:pPr>
        <w:pStyle w:val="Heading3"/>
        <w:rPr>
          <w:del w:id="1549" w:author="Caio Pizzol" w:date="2026-08-03T22:24:00Z" w16du:dateUtc="2026-08-04T02:24:00Z"/>
        </w:rPr>
      </w:pPr>
      <w:bookmarkStart w:id="1550" w:name="6919787709891577870"/>
      <w:del w:id="1551" w:author="Caio Pizzol" w:date="2026-08-03T22:24:00Z" w16du:dateUtc="2026-08-04T02:24:00Z">
        <w:r>
          <w:delText>et incididunt magna elit ipsum do adipiscing ipsum</w:delText>
        </w:r>
        <w:bookmarkEnd w:id="1550"/>
      </w:del>
    </w:p>
    <w:p w14:paraId="7684153B" w14:textId="77777777" w:rsidR="00540B8E" w:rsidRDefault="005314F1">
      <w:pPr>
        <w:pStyle w:val="TextHeading3"/>
        <w:rPr>
          <w:del w:id="1552" w:author="Caio Pizzol" w:date="2026-08-03T22:24:00Z" w16du:dateUtc="2026-08-04T02:24:00Z"/>
        </w:rPr>
      </w:pPr>
      <w:del w:id="1553" w:author="Caio Pizzol" w:date="2026-08-03T22:24:00Z" w16du:dateUtc="2026-08-04T02:24:00Z">
        <w:r>
          <w:delTex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del>
    </w:p>
    <w:p w14:paraId="442F63F5" w14:textId="77777777" w:rsidR="00540B8E" w:rsidRDefault="005314F1">
      <w:pPr>
        <w:pStyle w:val="TextHeading3"/>
        <w:rPr>
          <w:del w:id="1554" w:author="Caio Pizzol" w:date="2026-08-03T22:24:00Z" w16du:dateUtc="2026-08-04T02:24:00Z"/>
        </w:rPr>
      </w:pPr>
      <w:del w:id="1555" w:author="Caio Pizzol" w:date="2026-08-03T22:24:00Z" w16du:dateUtc="2026-08-04T02:24:00Z">
        <w:r>
          <w:delText>sed ipsum ipsum ut elit ipsum consectetur lorem lorem eiusmod amet ipsum incididunt tempor’et dolor lorem dolore, ut et sed sed sed ipsum incididunt tempor do ipsum adipiscing aliqua incididunt adipiscing elit consectetur.</w:delText>
        </w:r>
      </w:del>
    </w:p>
    <w:p w14:paraId="691A7AA7" w14:textId="77777777" w:rsidR="00540B8E" w:rsidRDefault="005314F1">
      <w:pPr>
        <w:pStyle w:val="TextHeading3"/>
        <w:rPr>
          <w:del w:id="1556" w:author="Caio Pizzol" w:date="2026-08-03T22:24:00Z" w16du:dateUtc="2026-08-04T02:24:00Z"/>
        </w:rPr>
      </w:pPr>
      <w:del w:id="1557" w:author="Caio Pizzol" w:date="2026-08-03T22:24:00Z" w16du:dateUtc="2026-08-04T02:24:00Z">
        <w:r>
          <w:rPr>
            <w:i/>
          </w:rPr>
          <w:delText>et et</w:delText>
        </w:r>
        <w:r>
          <w:delText xml:space="preserve"> aliqua lorem ut ipsum adipiscing dolore adipiscing amet ipsum amet 33 incididunt elit ipsum 36-eiusmod sit lorem adipiscing ipsum sed do tempor ipsum consectetur elit.</w:delText>
        </w:r>
      </w:del>
    </w:p>
    <w:p w14:paraId="37E051E7" w14:textId="77777777" w:rsidR="004407C2" w:rsidRDefault="005314F1">
      <w:pPr>
        <w:pStyle w:val="TextHeading3"/>
        <w:rPr>
          <w:del w:id="1558" w:author="Caio Pizzol" w:date="2026-08-03T22:24:00Z" w16du:dateUtc="2026-08-04T02:24:00Z"/>
        </w:rPr>
      </w:pPr>
      <w:del w:id="1559" w:author="Caio Pizzol" w:date="2026-08-03T22:24:00Z" w16du:dateUtc="2026-08-04T02:24:00Z">
        <w:r>
          <w:delText xml:space="preserve">eiusmod sit </w:delText>
        </w:r>
        <w:r>
          <w:rPr>
            <w:i/>
          </w:rPr>
          <w:delText>sed dolor</w:delText>
        </w:r>
        <w:r>
          <w:delText xml:space="preserve"> incididunt </w:delText>
        </w:r>
        <w:r>
          <w:rPr>
            <w:i/>
          </w:rPr>
          <w:delText>amet ipsum</w:delText>
        </w:r>
        <w:r>
          <w:delText xml:space="preserve"> do ipsum sit-sed dolor consectetur sed labore magna amet do sed ipsum adipiscing do eiusmod lorem magna ipsum 100% elit ipsum do (tempor elit ipsum dolore magna) consectetur sit ipsum do eiusmod amet ipsum adipiscing’et aliqua ipsum, et, et, incididunt aliqua</w:delText>
        </w:r>
        <w:r w:rsidR="00F70040">
          <w:delText xml:space="preserve">. </w:delText>
        </w:r>
        <w:r>
          <w:delText>sed magna dolor, amet, incididunt lorem amet, et sed sed do dolor lorem lorem ipsum adipiscing dolore lorem ipsum dolor elit sed dolor.</w:delText>
        </w:r>
      </w:del>
    </w:p>
    <w:p w14:paraId="33B2E0B6" w14:textId="77777777" w:rsidR="00540B8E" w:rsidRPr="004407C2" w:rsidRDefault="004407C2" w:rsidP="004407C2">
      <w:pPr>
        <w:spacing w:after="200" w:line="276" w:lineRule="auto"/>
        <w:rPr>
          <w:del w:id="1560" w:author="Caio Pizzol" w:date="2026-08-03T22:24:00Z" w16du:dateUtc="2026-08-04T02:24:00Z"/>
          <w:szCs w:val="20"/>
        </w:rPr>
      </w:pPr>
      <w:del w:id="1561" w:author="Caio Pizzol" w:date="2026-08-03T22:24:00Z" w16du:dateUtc="2026-08-04T02:24:00Z">
        <w:r>
          <w:br w:type="page"/>
        </w:r>
      </w:del>
    </w:p>
    <w:p w14:paraId="70637F21" w14:textId="77777777" w:rsidR="00540B8E" w:rsidRDefault="005314F1">
      <w:pPr>
        <w:pStyle w:val="Heading3"/>
        <w:rPr>
          <w:del w:id="1562" w:author="Caio Pizzol" w:date="2026-08-03T22:24:00Z" w16du:dateUtc="2026-08-04T02:24:00Z"/>
        </w:rPr>
      </w:pPr>
      <w:bookmarkStart w:id="1563" w:name="7494026712699528945"/>
      <w:del w:id="1564" w:author="Caio Pizzol" w:date="2026-08-03T22:24:00Z" w16du:dateUtc="2026-08-04T02:24:00Z">
        <w:r>
          <w:delText>magna incididunt ipsum magna elit ipsum amet</w:delText>
        </w:r>
        <w:bookmarkEnd w:id="1563"/>
      </w:del>
    </w:p>
    <w:p w14:paraId="34110D19" w14:textId="77777777" w:rsidR="00540B8E" w:rsidRDefault="005314F1">
      <w:pPr>
        <w:pStyle w:val="TextHeading3"/>
        <w:rPr>
          <w:del w:id="1565" w:author="Caio Pizzol" w:date="2026-08-03T22:24:00Z" w16du:dateUtc="2026-08-04T02:24:00Z"/>
        </w:rPr>
      </w:pPr>
      <w:del w:id="1566" w:author="Caio Pizzol" w:date="2026-08-03T22:24:00Z" w16du:dateUtc="2026-08-04T02:24:00Z">
        <w:r>
          <w:delText xml:space="preserve">lorem ipsum adipiscing’et ipsum,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r w:rsidR="00F70040">
          <w:delText xml:space="preserve">. </w:delText>
        </w:r>
        <w:r>
          <w:delText>sed ipsum ipsum ut elit ipsum consectetur eiusmod amet ipsum adipiscing’et elit do magna adipiscing consectetur consectetur, ut dolor ut incididunt magna dolore labore dolor ipsum adipiscing do lorem ipsum labore elit consectetur consectetur.</w:delText>
        </w:r>
      </w:del>
    </w:p>
    <w:p w14:paraId="0D305885" w14:textId="77777777" w:rsidR="00540B8E" w:rsidRDefault="005314F1">
      <w:pPr>
        <w:pStyle w:val="TextHeading3"/>
        <w:rPr>
          <w:del w:id="1567" w:author="Caio Pizzol" w:date="2026-08-03T22:24:00Z" w16du:dateUtc="2026-08-04T02:24:00Z"/>
        </w:rPr>
      </w:pPr>
      <w:del w:id="1568" w:author="Caio Pizzol" w:date="2026-08-03T22:24:00Z" w16du:dateUtc="2026-08-04T02:24:00Z">
        <w:r>
          <w:delTex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delText>
        </w:r>
        <w:r w:rsidR="00F70040">
          <w:delText xml:space="preserve">. </w:delText>
        </w:r>
        <w:r>
          <w:delText>sit ipsum adipiscing adipiscing lorem aliqua ipsum dolore ut elit amet do tempor do ut lorem magna, incididunt lorem sed amet, incididunt lorem sed sed lorem ipsum sed elit incididunt lorem sed amet.</w:delText>
        </w:r>
      </w:del>
    </w:p>
    <w:p w14:paraId="12C09107" w14:textId="77777777" w:rsidR="00540B8E" w:rsidRDefault="005314F1">
      <w:pPr>
        <w:pStyle w:val="TextHeading3"/>
        <w:rPr>
          <w:del w:id="1569" w:author="Caio Pizzol" w:date="2026-08-03T22:24:00Z" w16du:dateUtc="2026-08-04T02:24:00Z"/>
        </w:rPr>
      </w:pPr>
      <w:del w:id="1570" w:author="Caio Pizzol" w:date="2026-08-03T22:24:00Z" w16du:dateUtc="2026-08-04T02:24:00Z">
        <w:r>
          <w:delText>dolore sit do do eiusmod dolore ut elit amet incididunt lorem eiusmod aliqua ut elit amet labore sed consectetur labore ipsum ut lorem 2041.</w:delText>
        </w:r>
      </w:del>
    </w:p>
    <w:p w14:paraId="0088818E" w14:textId="77777777" w:rsidR="00540B8E" w:rsidRDefault="005314F1">
      <w:pPr>
        <w:pStyle w:val="TextHeading3"/>
        <w:rPr>
          <w:del w:id="1571" w:author="Caio Pizzol" w:date="2026-08-03T22:24:00Z" w16du:dateUtc="2026-08-04T02:24:00Z"/>
        </w:rPr>
      </w:pPr>
      <w:del w:id="1572" w:author="Caio Pizzol" w:date="2026-08-03T22:24:00Z" w16du:dateUtc="2026-08-04T02:24:00Z">
        <w:r>
          <w:delText xml:space="preserve">sed dolor magna elit ipsum adipiscing’et consectetur aliqua lorem magna consectetur, et sed sed sed ipsum incididunt dolore sed </w:delText>
        </w:r>
        <w:r>
          <w:rPr>
            <w:i/>
          </w:rPr>
          <w:delText xml:space="preserve">dolore incididunt </w:delText>
        </w:r>
        <w:r>
          <w:delText>do ipsum adipiscing’et ut</w:delText>
        </w:r>
        <w:r w:rsidR="00F70040">
          <w:delText xml:space="preserve">. </w:delText>
        </w:r>
        <w:r>
          <w:delText xml:space="preserve">sed ipsum adipiscing dolore ipsum ut-eiusmod ut, et sed sed sed ipsum dolore sed </w:delText>
        </w:r>
        <w:r>
          <w:rPr>
            <w:i/>
            <w:color w:val="000000"/>
          </w:rPr>
          <w:delText>dolore incididunt</w:delText>
        </w:r>
        <w:r>
          <w:rPr>
            <w:color w:val="000000"/>
          </w:rPr>
          <w:delText xml:space="preserve"> do ipsum ut elit ipsum adipiscing’et ipsum sit do elit magna eiusmod labore elit lorem lorem, do tempor aliqua ipsum ut-eiusmod labore, </w:delText>
        </w:r>
        <w:r>
          <w:rPr>
            <w:i/>
            <w:color w:val="000000"/>
          </w:rPr>
          <w:delText>dolore incididunt</w:delText>
        </w:r>
        <w:r>
          <w:rPr>
            <w:color w:val="000000"/>
          </w:rPr>
          <w:delText xml:space="preserve"> do et ut</w:delText>
        </w:r>
        <w:r>
          <w:delText>.</w:delText>
        </w:r>
      </w:del>
    </w:p>
    <w:p w14:paraId="0FDEC70E" w14:textId="77777777" w:rsidR="00540B8E" w:rsidRDefault="005314F1">
      <w:pPr>
        <w:pStyle w:val="TextHeading3"/>
        <w:rPr>
          <w:del w:id="1573" w:author="Caio Pizzol" w:date="2026-08-03T22:24:00Z" w16du:dateUtc="2026-08-04T02:24:00Z"/>
        </w:rPr>
      </w:pPr>
      <w:del w:id="1574" w:author="Caio Pizzol" w:date="2026-08-03T22:24:00Z" w16du:dateUtc="2026-08-04T02:24: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w:delText>
        </w:r>
      </w:del>
    </w:p>
    <w:p w14:paraId="70872CD7" w14:textId="77777777" w:rsidR="00540B8E" w:rsidRDefault="005314F1">
      <w:pPr>
        <w:pStyle w:val="Heading2"/>
        <w:rPr>
          <w:del w:id="1575" w:author="Caio Pizzol" w:date="2026-08-03T22:24:00Z" w16du:dateUtc="2026-08-04T02:24:00Z"/>
        </w:rPr>
      </w:pPr>
      <w:bookmarkStart w:id="1576" w:name="16146184161926789452"/>
      <w:bookmarkStart w:id="1577" w:name="_Ref220405287"/>
      <w:bookmarkStart w:id="1578" w:name="_Toc218523841"/>
      <w:del w:id="1579" w:author="Caio Pizzol" w:date="2026-08-03T22:24:00Z" w16du:dateUtc="2026-08-04T02:24:00Z">
        <w:r>
          <w:delText>elit incididunt sed lorem</w:delText>
        </w:r>
        <w:bookmarkEnd w:id="1576"/>
        <w:bookmarkEnd w:id="1577"/>
        <w:bookmarkEnd w:id="1578"/>
      </w:del>
    </w:p>
    <w:p w14:paraId="0CD027C3" w14:textId="77777777" w:rsidR="00540B8E" w:rsidRDefault="005314F1">
      <w:pPr>
        <w:pStyle w:val="TextHeading2"/>
        <w:rPr>
          <w:del w:id="1580" w:author="Caio Pizzol" w:date="2026-08-03T22:24:00Z" w16du:dateUtc="2026-08-04T02:24:00Z"/>
        </w:rPr>
      </w:pPr>
      <w:del w:id="1581" w:author="Caio Pizzol" w:date="2026-08-03T22:24:00Z" w16du:dateUtc="2026-08-04T02:24:00Z">
        <w:r>
          <w:delText xml:space="preserve">sed et sed aliqua magna lorem dolore et dolor adipiscing elit ipsum consectetur do sed magna amet lorem do do eiusmod elit elit dolore lorem et lorem 25 adipiscing elit consectetur lorem elit aliqua elit labore sed consectetur </w:delText>
        </w:r>
        <w:r>
          <w:fldChar w:fldCharType="begin"/>
        </w:r>
        <w:r>
          <w:delInstrText xml:space="preserve"> REF 2910059081454847979 \r \h </w:delInstrText>
        </w:r>
        <w:r>
          <w:fldChar w:fldCharType="separate"/>
        </w:r>
        <w:r w:rsidR="00AC72FF">
          <w:delText>lorem 15.07(et)</w:delText>
        </w:r>
        <w:r>
          <w:fldChar w:fldCharType="end"/>
        </w:r>
        <w:r>
          <w:delText xml:space="preserve">, et sed adipiscing adipiscing ipsum dolor dolor dolor tempor lorem ipsum elit ipsum incididunt do consectetur </w:delText>
        </w:r>
        <w:r>
          <w:fldChar w:fldCharType="begin"/>
        </w:r>
        <w:r>
          <w:delInstrText xml:space="preserve"> REF 14184469743489709734 \w \h </w:delInstrText>
        </w:r>
        <w:r>
          <w:fldChar w:fldCharType="separate"/>
        </w:r>
        <w:r w:rsidR="00AC72FF">
          <w:delText>lorem 11.03</w:delText>
        </w:r>
        <w:r>
          <w:fldChar w:fldCharType="end"/>
        </w:r>
        <w:r w:rsidR="00F70040">
          <w:delText xml:space="preserve">. </w:delText>
        </w:r>
        <w:r>
          <w:delText xml:space="preserve">magna, et sed adipiscing sed ipsum consectetur tempor consectetur eiusmod aliqua consectetur do magna consectetur dolor et sed et </w:delText>
        </w:r>
        <w:r>
          <w:fldChar w:fldCharType="begin"/>
        </w:r>
        <w:r>
          <w:delInstrText xml:space="preserve"> REF 11954226565216652239 \r \h </w:delInstrText>
        </w:r>
        <w:r>
          <w:fldChar w:fldCharType="separate"/>
        </w:r>
        <w:r w:rsidR="00AC72FF">
          <w:delText>lorem 11.04</w:delText>
        </w:r>
        <w:r>
          <w:fldChar w:fldCharType="end"/>
        </w:r>
        <w:r>
          <w:delText>.</w:delText>
        </w:r>
      </w:del>
    </w:p>
    <w:p w14:paraId="28921213" w14:textId="77777777" w:rsidR="00540B8E" w:rsidRDefault="005314F1">
      <w:pPr>
        <w:pStyle w:val="TextHeading2"/>
        <w:rPr>
          <w:del w:id="1582" w:author="Caio Pizzol" w:date="2026-08-03T22:24:00Z" w16du:dateUtc="2026-08-04T02:24:00Z"/>
        </w:rPr>
      </w:pPr>
      <w:del w:id="1583" w:author="Caio Pizzol" w:date="2026-08-03T22:24:00Z" w16du:dateUtc="2026-08-04T02:24:00Z">
        <w:r>
          <w:delText>dolore ut consectetur sed dolor eiusmod dolor do eiusmod adipiscing, et sed do, do ipsum magna adipiscing, ipsum sed ipsum adipiscing dolore tempor consectetur sit dolore labore elit consectetur tempor.</w:delText>
        </w:r>
      </w:del>
    </w:p>
    <w:p w14:paraId="06CC1927" w14:textId="77777777" w:rsidR="00540B8E" w:rsidRDefault="005314F1">
      <w:pPr>
        <w:pStyle w:val="Heading2"/>
        <w:rPr>
          <w:del w:id="1584" w:author="Caio Pizzol" w:date="2026-08-03T22:24:00Z" w16du:dateUtc="2026-08-04T02:24:00Z"/>
        </w:rPr>
      </w:pPr>
      <w:bookmarkStart w:id="1585" w:name="14184469743489709734"/>
      <w:bookmarkStart w:id="1586" w:name="_Toc507273116"/>
      <w:bookmarkStart w:id="1587" w:name="_Ref119479877"/>
      <w:bookmarkStart w:id="1588" w:name="_Toc218523842"/>
      <w:del w:id="1589" w:author="Caio Pizzol" w:date="2026-08-03T22:24:00Z" w16du:dateUtc="2026-08-04T02:24:00Z">
        <w:r>
          <w:delText>adipiscing elit magna</w:delText>
        </w:r>
        <w:bookmarkEnd w:id="1585"/>
        <w:bookmarkEnd w:id="1586"/>
        <w:bookmarkEnd w:id="1587"/>
        <w:bookmarkEnd w:id="1588"/>
      </w:del>
    </w:p>
    <w:p w14:paraId="5EEDB420" w14:textId="77777777" w:rsidR="00540B8E" w:rsidRDefault="005314F1">
      <w:pPr>
        <w:pStyle w:val="TextHeading2"/>
        <w:rPr>
          <w:del w:id="1590" w:author="Caio Pizzol" w:date="2026-08-03T22:24:00Z" w16du:dateUtc="2026-08-04T02:24:00Z"/>
        </w:rPr>
      </w:pPr>
      <w:del w:id="1591" w:author="Caio Pizzol" w:date="2026-08-03T22:24:00Z" w16du:dateUtc="2026-08-04T02:24:00Z">
        <w:r>
          <w:delText xml:space="preserve">consectetur sed adipiscing sed consectetur tempor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consectetur dolor tempor lorem ipsum elit ipsum labore incididunt:</w:delText>
        </w:r>
      </w:del>
    </w:p>
    <w:p w14:paraId="602409FD" w14:textId="77777777" w:rsidR="00540B8E" w:rsidRDefault="005314F1">
      <w:pPr>
        <w:pStyle w:val="TextHeading3"/>
        <w:rPr>
          <w:del w:id="1592" w:author="Caio Pizzol" w:date="2026-08-03T22:24:00Z" w16du:dateUtc="2026-08-04T02:24:00Z"/>
        </w:rPr>
      </w:pPr>
      <w:del w:id="1593" w:author="Caio Pizzol" w:date="2026-08-03T22:24:00Z" w16du:dateUtc="2026-08-04T02:24:00Z">
        <w:r>
          <w:delText>consectetur sed adipiscing sed consectetur tempor magna do ipsum adipiscing.</w:delText>
        </w:r>
      </w:del>
    </w:p>
    <w:p w14:paraId="61A00AFF" w14:textId="77777777" w:rsidR="00540B8E" w:rsidRDefault="005314F1">
      <w:pPr>
        <w:pStyle w:val="TextHeading3"/>
        <w:rPr>
          <w:del w:id="1594" w:author="Caio Pizzol" w:date="2026-08-03T22:24:00Z" w16du:dateUtc="2026-08-04T02:24:00Z"/>
        </w:rPr>
      </w:pPr>
      <w:del w:id="1595" w:author="Caio Pizzol" w:date="2026-08-03T22:24:00Z" w16du:dateUtc="2026-08-04T02:24:00Z">
        <w:r>
          <w:delText>consectetur sed adipiscing sed consectetur tempor do ipsum adipiscing’et dolor, do, eiusmod, ipsum dolore et, lorem dolor elit elit dolore ipsum ipsum lorem elit sit amet ipsum adipiscing.</w:delText>
        </w:r>
      </w:del>
    </w:p>
    <w:p w14:paraId="53D2BB8B" w14:textId="77777777" w:rsidR="00540B8E" w:rsidRDefault="005314F1">
      <w:pPr>
        <w:pStyle w:val="TextHeading3"/>
        <w:rPr>
          <w:del w:id="1596" w:author="Caio Pizzol" w:date="2026-08-03T22:24:00Z" w16du:dateUtc="2026-08-04T02:24:00Z"/>
        </w:rPr>
      </w:pPr>
      <w:del w:id="1597" w:author="Caio Pizzol" w:date="2026-08-03T22:24:00Z" w16du:dateUtc="2026-08-04T02:24:00Z">
        <w:r>
          <w:delText>consectetur sed adipiscing sed consectetur tempor do dolor elit lorem elit, do et sed, labore adipiscing amet ipsum adipiscing et ipsum do magna do do elit lorem incididunt tempor.</w:delText>
        </w:r>
      </w:del>
    </w:p>
    <w:p w14:paraId="56719458" w14:textId="77777777" w:rsidR="00540B8E" w:rsidRDefault="005314F1">
      <w:pPr>
        <w:pStyle w:val="TextHeading3"/>
        <w:rPr>
          <w:del w:id="1598" w:author="Caio Pizzol" w:date="2026-08-03T22:24:00Z" w16du:dateUtc="2026-08-04T02:24:00Z"/>
        </w:rPr>
      </w:pPr>
      <w:del w:id="1599" w:author="Caio Pizzol" w:date="2026-08-03T22:24:00Z" w16du:dateUtc="2026-08-04T02:24:00Z">
        <w:r>
          <w:delText>consectetur sed adipiscing sed consectetur tempor do ipsum aliqua incididunt sed amet ipsum adipiscing’et aliqua incididunt ipsum.</w:delText>
        </w:r>
      </w:del>
    </w:p>
    <w:p w14:paraId="5E54CD6E" w14:textId="77777777" w:rsidR="00540B8E" w:rsidRDefault="005314F1">
      <w:pPr>
        <w:pStyle w:val="TextHeading3"/>
        <w:rPr>
          <w:del w:id="1600" w:author="Caio Pizzol" w:date="2026-08-03T22:24:00Z" w16du:dateUtc="2026-08-04T02:24:00Z"/>
        </w:rPr>
      </w:pPr>
      <w:del w:id="1601" w:author="Caio Pizzol" w:date="2026-08-03T22:24:00Z" w16du:dateUtc="2026-08-04T02:24:00Z">
        <w:r>
          <w:delText>consectetur sed adipiscing sed consectetur tempor do sit aliqua lorem dolor consectetur elit magna do adipiscing amet ipsum adipiscing et eiusmod lorem ut ut elit dolor labore dolor ipsum adipiscing sed amet elit.</w:delText>
        </w:r>
      </w:del>
    </w:p>
    <w:p w14:paraId="7659F084" w14:textId="77777777" w:rsidR="00540B8E" w:rsidRDefault="005314F1">
      <w:pPr>
        <w:pStyle w:val="Heading2"/>
        <w:rPr>
          <w:del w:id="1602" w:author="Caio Pizzol" w:date="2026-08-03T22:24:00Z" w16du:dateUtc="2026-08-04T02:24:00Z"/>
        </w:rPr>
      </w:pPr>
      <w:bookmarkStart w:id="1603" w:name="11954226565216652239"/>
      <w:bookmarkStart w:id="1604" w:name="_Ref220391720"/>
      <w:bookmarkStart w:id="1605" w:name="_Toc218523843"/>
      <w:del w:id="1606" w:author="Caio Pizzol" w:date="2026-08-03T22:24:00Z" w16du:dateUtc="2026-08-04T02:24:00Z">
        <w:r>
          <w:delText>consectetur consectetur ipsum</w:delText>
        </w:r>
        <w:bookmarkEnd w:id="1603"/>
        <w:bookmarkEnd w:id="1604"/>
        <w:bookmarkEnd w:id="1605"/>
      </w:del>
    </w:p>
    <w:p w14:paraId="736CE5F2" w14:textId="77777777" w:rsidR="00540B8E" w:rsidRDefault="005314F1">
      <w:pPr>
        <w:pStyle w:val="TextHeading2"/>
        <w:rPr>
          <w:del w:id="1607" w:author="Caio Pizzol" w:date="2026-08-03T22:24:00Z" w16du:dateUtc="2026-08-04T02:24:00Z"/>
        </w:rPr>
      </w:pPr>
      <w:del w:id="1608" w:author="Caio Pizzol" w:date="2026-08-03T22:24:00Z" w16du:dateUtc="2026-08-04T02:24:00Z">
        <w:r>
          <w:delText xml:space="preserve">consectetur sed adipiscing sed incididunt magna consectetur tempor consectetur eiusmod aliqua consectetur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labore adipiscing.</w:delText>
        </w:r>
      </w:del>
    </w:p>
    <w:p w14:paraId="33BE67A1" w14:textId="77777777" w:rsidR="00540B8E" w:rsidRDefault="005314F1">
      <w:pPr>
        <w:pStyle w:val="Heading3"/>
        <w:rPr>
          <w:del w:id="1609" w:author="Caio Pizzol" w:date="2026-08-03T22:24:00Z" w16du:dateUtc="2026-08-04T02:24:00Z"/>
        </w:rPr>
      </w:pPr>
      <w:bookmarkStart w:id="1610" w:name="11954706189122361777"/>
      <w:del w:id="1611" w:author="Caio Pizzol" w:date="2026-08-03T22:24:00Z" w16du:dateUtc="2026-08-04T02:24:00Z">
        <w:r>
          <w:delText>magna elit aliqua elit incididunt magna</w:delText>
        </w:r>
        <w:bookmarkEnd w:id="1610"/>
      </w:del>
    </w:p>
    <w:p w14:paraId="2A9A68ED" w14:textId="77777777" w:rsidR="00540B8E" w:rsidRDefault="005314F1">
      <w:pPr>
        <w:pStyle w:val="TextHeading3"/>
        <w:rPr>
          <w:del w:id="1612" w:author="Caio Pizzol" w:date="2026-08-03T22:24:00Z" w16du:dateUtc="2026-08-04T02:24:00Z"/>
        </w:rPr>
      </w:pPr>
      <w:del w:id="1613" w:author="Caio Pizzol" w:date="2026-08-03T22:24:00Z" w16du:dateUtc="2026-08-04T02:24:00Z">
        <w:r>
          <w:delText>consectetur tempor sed adipiscing sed do ipsum adipiscing labore sed elit ipsum magna amet incididunt do elit dolor consectetur do et ipsum lorem labore et tempor sed adipiscing do tempor amet dolor ut</w:delText>
        </w:r>
        <w:r w:rsidR="00F70040">
          <w:delText xml:space="preserve">. </w:delText>
        </w:r>
        <w:r>
          <w:delText>sed tempor aliqua ipsum ut-elit tempor sed, et sed sed sed do ipsum adipiscing labore sed elit ipsum magna amet incididunt do elit ipsum consectetur do et ipsum lorem labore et sed incididunt aliqua ipsum lorem tempor amet ipsum adipiscing’et incididunt, aliqua, et, incididunt et</w:delText>
        </w:r>
        <w:r w:rsidR="00F70040">
          <w:delText xml:space="preserve">. </w:delText>
        </w:r>
        <w:r>
          <w:delText>sit eiusmod magna amet incididunt magna labore incididunt dolor do do.</w:delText>
        </w:r>
      </w:del>
    </w:p>
    <w:p w14:paraId="00B812FC" w14:textId="77777777" w:rsidR="00540B8E" w:rsidRDefault="005314F1">
      <w:pPr>
        <w:pStyle w:val="Heading3"/>
        <w:rPr>
          <w:del w:id="1614" w:author="Caio Pizzol" w:date="2026-08-03T22:24:00Z" w16du:dateUtc="2026-08-04T02:24:00Z"/>
        </w:rPr>
      </w:pPr>
      <w:bookmarkStart w:id="1615" w:name="11954946001075216546"/>
      <w:del w:id="1616" w:author="Caio Pizzol" w:date="2026-08-03T22:24:00Z" w16du:dateUtc="2026-08-04T02:24:00Z">
        <w:r>
          <w:delText>dolor elit incididunt</w:delText>
        </w:r>
        <w:bookmarkEnd w:id="1615"/>
      </w:del>
    </w:p>
    <w:p w14:paraId="30BCFA94" w14:textId="77777777" w:rsidR="00540B8E" w:rsidRDefault="005314F1">
      <w:pPr>
        <w:pStyle w:val="TextHeading3"/>
        <w:rPr>
          <w:del w:id="1617" w:author="Caio Pizzol" w:date="2026-08-03T22:24:00Z" w16du:dateUtc="2026-08-04T02:24:00Z"/>
        </w:rPr>
      </w:pPr>
      <w:del w:id="1618" w:author="Caio Pizzol" w:date="2026-08-03T22:24:00Z" w16du:dateUtc="2026-08-04T02:24:00Z">
        <w:r>
          <w:delText>et ipsum adipiscing magna consectetur aliqua do et ipsum lorem ut ipsum 25 adipiscing elit consectetur lorem aliqua ipsum eiusmod elit, ipsum adipiscing adipiscing sed do lorem dolor labore elit ipsum labore magna amet incididunt do ipsum ipsum consectetur.</w:delText>
        </w:r>
      </w:del>
    </w:p>
    <w:p w14:paraId="5CE5DFF9" w14:textId="77777777" w:rsidR="00540B8E" w:rsidRDefault="005314F1">
      <w:pPr>
        <w:pStyle w:val="Heading3"/>
        <w:rPr>
          <w:del w:id="1619" w:author="Caio Pizzol" w:date="2026-08-03T22:24:00Z" w16du:dateUtc="2026-08-04T02:24:00Z"/>
        </w:rPr>
      </w:pPr>
      <w:bookmarkStart w:id="1620" w:name="11955425624980926084"/>
      <w:del w:id="1621" w:author="Caio Pizzol" w:date="2026-08-03T22:24:00Z" w16du:dateUtc="2026-08-04T02:24:00Z">
        <w:r>
          <w:delText>magna incididunt ipsum magna elit ipsum amet</w:delText>
        </w:r>
        <w:bookmarkEnd w:id="1620"/>
      </w:del>
    </w:p>
    <w:p w14:paraId="79CE417C" w14:textId="77777777" w:rsidR="004407C2" w:rsidRDefault="005314F1" w:rsidP="004407C2">
      <w:pPr>
        <w:pStyle w:val="TextHeading3"/>
        <w:spacing w:line="276" w:lineRule="auto"/>
        <w:rPr>
          <w:del w:id="1622" w:author="Caio Pizzol" w:date="2026-08-03T22:24:00Z" w16du:dateUtc="2026-08-04T02:24:00Z"/>
        </w:rPr>
      </w:pPr>
      <w:del w:id="1623" w:author="Caio Pizzol" w:date="2026-08-03T22:24:00Z" w16du:dateUtc="2026-08-04T02:24:00Z">
        <w:r>
          <w:delTex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delText>
        </w:r>
        <w:r w:rsidR="00F70040">
          <w:delText xml:space="preserve">. </w:delText>
        </w:r>
        <w:r>
          <w:delText>eiusmod adipiscing dolore ipsum tempor incididunt do aliqua ipsum aliqua ut elit amet.</w:delText>
        </w:r>
      </w:del>
    </w:p>
    <w:p w14:paraId="78B33B76" w14:textId="77777777" w:rsidR="00540B8E" w:rsidRPr="004407C2" w:rsidRDefault="004407C2" w:rsidP="004407C2">
      <w:pPr>
        <w:spacing w:after="200" w:line="276" w:lineRule="auto"/>
        <w:rPr>
          <w:del w:id="1624" w:author="Caio Pizzol" w:date="2026-08-03T22:24:00Z" w16du:dateUtc="2026-08-04T02:24:00Z"/>
          <w:szCs w:val="20"/>
        </w:rPr>
      </w:pPr>
      <w:del w:id="1625" w:author="Caio Pizzol" w:date="2026-08-03T22:24:00Z" w16du:dateUtc="2026-08-04T02:24:00Z">
        <w:r>
          <w:br w:type="page"/>
        </w:r>
      </w:del>
    </w:p>
    <w:p w14:paraId="0EFD2305" w14:textId="77777777" w:rsidR="00540B8E" w:rsidRDefault="005314F1">
      <w:pPr>
        <w:pStyle w:val="TextHeading3"/>
        <w:rPr>
          <w:del w:id="1626" w:author="Caio Pizzol" w:date="2026-08-03T22:24:00Z" w16du:dateUtc="2026-08-04T02:24:00Z"/>
        </w:rPr>
      </w:pPr>
      <w:del w:id="1627" w:author="Caio Pizzol" w:date="2026-08-03T22:24:00Z" w16du:dateUtc="2026-08-04T02:24:00Z">
        <w:r>
          <w:delText xml:space="preserve">eiusmod adipiscing adipiscing lorem aliqua ipsum ut elit amet do tempor do ipsum adipiscing, ipsum adipiscing’et amet, ipsum adipiscing’et sed, lorem sed elit ipsum adipiscing’et amet ipsum ipsum </w:delText>
        </w:r>
        <w:r>
          <w:rPr>
            <w:i/>
          </w:rPr>
          <w:delText>dolore elit</w:delText>
        </w:r>
        <w:r>
          <w:delText xml:space="preserve"> elit ipsum adipiscing’et consectetur</w:delText>
        </w:r>
        <w:r w:rsidR="00F70040">
          <w:delText xml:space="preserve">. </w:delText>
        </w:r>
        <w:r>
          <w:delText xml:space="preserve">magna ut elit ipsum ut elit amet, ipsum </w:delText>
        </w:r>
        <w:r>
          <w:rPr>
            <w:i/>
          </w:rPr>
          <w:delText>dolore elit</w:delText>
        </w:r>
        <w:r>
          <w:delTex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delText>
        </w:r>
        <w:r w:rsidR="00F70040">
          <w:delText xml:space="preserve">. </w:delText>
        </w:r>
        <w:r>
          <w:delText>sed ipsum magna-lorem adipiscing et lorem ut amet, ipsum dolore elit incididunt magna ipsum adipiscing’et adipiscing consectetur.</w:delText>
        </w:r>
      </w:del>
    </w:p>
    <w:p w14:paraId="203521C1" w14:textId="77777777" w:rsidR="00540B8E" w:rsidRDefault="005314F1">
      <w:pPr>
        <w:pStyle w:val="TextHeading3"/>
        <w:rPr>
          <w:del w:id="1628" w:author="Caio Pizzol" w:date="2026-08-03T22:24:00Z" w16du:dateUtc="2026-08-04T02:24:00Z"/>
        </w:rPr>
      </w:pPr>
      <w:del w:id="1629" w:author="Caio Pizzol" w:date="2026-08-03T22:24:00Z" w16du:dateUtc="2026-08-04T02:24:00Z">
        <w:r>
          <w:delText xml:space="preserve">sed dolor magna elit ipsum adipiscing’et consectetur aliqua lorem magna consectetur, et sed sed sed ipsum incididunt dolore sed </w:delText>
        </w:r>
        <w:r>
          <w:rPr>
            <w:i/>
          </w:rPr>
          <w:delText>dolore incididunt</w:delText>
        </w:r>
        <w:r>
          <w:delText xml:space="preserve"> do ipsum adipiscing’et ut</w:delText>
        </w:r>
        <w:r w:rsidR="00F70040">
          <w:delText xml:space="preserve">. </w:delText>
        </w:r>
        <w:r>
          <w:delText xml:space="preserve">sed ipsum adipiscing dolore ipsum ut-eiusmod ut, et sed sed sed ipsum dolore sed </w:delText>
        </w:r>
        <w:r>
          <w:rPr>
            <w:i/>
          </w:rPr>
          <w:delText>dolore incididunt</w:delText>
        </w:r>
        <w:r>
          <w:delText xml:space="preserve"> do ipsum ut elit ipsum adipiscing’et ipsum sit do elit magna eiusmod labore elit lorem lorem, do tempor aliqua ipsum ut-eiusmod labore, </w:delText>
        </w:r>
        <w:r>
          <w:rPr>
            <w:i/>
          </w:rPr>
          <w:delText>dolore incididunt</w:delText>
        </w:r>
        <w:r>
          <w:delText xml:space="preserve"> do et ut</w:delText>
        </w:r>
        <w:r w:rsidR="00F70040">
          <w:delText xml:space="preserve">. </w:delText>
        </w:r>
      </w:del>
    </w:p>
    <w:p w14:paraId="315C9FAA" w14:textId="77777777" w:rsidR="00540B8E" w:rsidRDefault="005314F1">
      <w:pPr>
        <w:pStyle w:val="TextHeading3"/>
        <w:rPr>
          <w:del w:id="1630" w:author="Caio Pizzol" w:date="2026-08-03T22:24:00Z" w16du:dateUtc="2026-08-04T02:24:00Z"/>
        </w:rPr>
      </w:pPr>
      <w:del w:id="1631" w:author="Caio Pizzol" w:date="2026-08-03T22:24:00Z" w16du:dateUtc="2026-08-04T02:24: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 xml:space="preserve">. </w:delText>
        </w:r>
      </w:del>
    </w:p>
    <w:p w14:paraId="4965F93A" w14:textId="77777777" w:rsidR="00540B8E" w:rsidRDefault="005314F1">
      <w:pPr>
        <w:pStyle w:val="Heading2"/>
        <w:rPr>
          <w:del w:id="1632" w:author="Caio Pizzol" w:date="2026-08-03T22:24:00Z" w16du:dateUtc="2026-08-04T02:24:00Z"/>
        </w:rPr>
      </w:pPr>
      <w:bookmarkStart w:id="1633" w:name="337939498182716388"/>
      <w:bookmarkStart w:id="1634" w:name="_Toc507273117"/>
      <w:bookmarkStart w:id="1635" w:name="_Toc218523844"/>
      <w:del w:id="1636" w:author="Caio Pizzol" w:date="2026-08-03T22:24:00Z" w16du:dateUtc="2026-08-04T02:24:00Z">
        <w:r>
          <w:delText>dolor elit aliqua</w:delText>
        </w:r>
        <w:bookmarkEnd w:id="1633"/>
        <w:bookmarkEnd w:id="1634"/>
        <w:bookmarkEnd w:id="1635"/>
      </w:del>
    </w:p>
    <w:p w14:paraId="6816EFF3" w14:textId="77777777" w:rsidR="00540B8E" w:rsidRDefault="005314F1">
      <w:pPr>
        <w:pStyle w:val="TextHeading2"/>
        <w:rPr>
          <w:del w:id="1637" w:author="Caio Pizzol" w:date="2026-08-03T22:24:00Z" w16du:dateUtc="2026-08-04T02:24:00Z"/>
        </w:rPr>
      </w:pPr>
      <w:del w:id="1638" w:author="Caio Pizzol" w:date="2026-08-03T22:24:00Z" w16du:dateUtc="2026-08-04T02:24:00Z">
        <w:r>
          <w:delText>sit sed sit dolor et sed et ipsum aliqua aliqua sit, ut, incididunt adipiscing incididunt do ipsum consectetur do ipsum ut elit ipsum aliqua.</w:delText>
        </w:r>
      </w:del>
    </w:p>
    <w:p w14:paraId="53001ADD" w14:textId="77777777" w:rsidR="00540B8E" w:rsidRDefault="005314F1">
      <w:pPr>
        <w:pStyle w:val="TextHeading2"/>
        <w:rPr>
          <w:del w:id="1639" w:author="Caio Pizzol" w:date="2026-08-03T22:24:00Z" w16du:dateUtc="2026-08-04T02:24:00Z"/>
        </w:rPr>
      </w:pPr>
      <w:del w:id="1640" w:author="Caio Pizzol" w:date="2026-08-03T22:24:00Z" w16du:dateUtc="2026-08-04T02:24:00Z">
        <w:r>
          <w:delText>eiusmod ut elit ipsum aliqua lorem lorem amet do labore do ut elit elit ipsum dolor consectetur sed et ipsum consectetur.</w:delText>
        </w:r>
      </w:del>
    </w:p>
    <w:p w14:paraId="4613651B" w14:textId="77777777" w:rsidR="00540B8E" w:rsidRDefault="005314F1">
      <w:pPr>
        <w:pStyle w:val="TextHeading2"/>
        <w:rPr>
          <w:del w:id="1641" w:author="Caio Pizzol" w:date="2026-08-03T22:24:00Z" w16du:dateUtc="2026-08-04T02:24:00Z"/>
        </w:rPr>
        <w:sectPr w:rsidR="00540B8E">
          <w:footerReference w:type="default" r:id="rId21"/>
          <w:pgSz w:w="12240" w:h="15840"/>
          <w:pgMar w:top="1440" w:right="1800" w:bottom="1440" w:left="1800" w:header="720" w:footer="720" w:gutter="0"/>
          <w:pgNumType w:start="1" w:chapStyle="1"/>
          <w:cols w:space="720"/>
        </w:sectPr>
      </w:pPr>
      <w:del w:id="1642" w:author="Caio Pizzol" w:date="2026-08-03T22:24:00Z" w16du:dateUtc="2026-08-04T02:24:00Z">
        <w:r>
          <w:delText xml:space="preserve">sed labore aliqua consectetur </w:delText>
        </w:r>
        <w:r>
          <w:fldChar w:fldCharType="begin"/>
        </w:r>
        <w:r>
          <w:delInstrText xml:space="preserve"> REF _Ref119492733 \r \h </w:delInstrText>
        </w:r>
        <w:r>
          <w:fldChar w:fldCharType="separate"/>
        </w:r>
        <w:r w:rsidR="00AC72FF">
          <w:delText>lorem 11.01</w:delText>
        </w:r>
        <w:r>
          <w:fldChar w:fldCharType="end"/>
        </w:r>
        <w:r>
          <w:delText xml:space="preserve">, ipsum ut elit ipsum aliqua lorem lorem amet do labore consectetur sit tempor do magna sit do eiusmod adipiscing et ipsum ut elit </w:delText>
        </w:r>
        <w:r>
          <w:fldChar w:fldCharType="begin"/>
        </w:r>
        <w:r>
          <w:delInstrText xml:space="preserve"> REF 15152141074271571474 \r \h </w:delInstrText>
        </w:r>
        <w:r>
          <w:fldChar w:fldCharType="separate"/>
        </w:r>
        <w:r w:rsidR="00AC72FF">
          <w:delText>lorem 12.01</w:delText>
        </w:r>
        <w:r>
          <w:fldChar w:fldCharType="end"/>
        </w:r>
        <w:r>
          <w:delText xml:space="preserve"> eiusmod do ipsum magna consectetur eiusmod adipiscing aliqua labore eiusmod et do lorem tempor dolor eiusmod adipiscing et labore ipsum ut lorem 401(eiusmod)(9).</w:delText>
        </w:r>
      </w:del>
    </w:p>
    <w:p w14:paraId="711A87F6" w14:textId="77777777" w:rsidR="00540B8E" w:rsidRDefault="005314F1">
      <w:pPr>
        <w:pStyle w:val="Heading1"/>
        <w:rPr>
          <w:del w:id="1643" w:author="Caio Pizzol" w:date="2026-08-03T22:24:00Z" w16du:dateUtc="2026-08-04T02:24:00Z"/>
        </w:rPr>
      </w:pPr>
      <w:del w:id="1644" w:author="Caio Pizzol" w:date="2026-08-03T22:24:00Z" w16du:dateUtc="2026-08-04T02:24:00Z">
        <w:r>
          <w:br/>
        </w:r>
        <w:bookmarkStart w:id="1645" w:name="14425310089551435072"/>
        <w:bookmarkStart w:id="1646" w:name="_Ref17190735"/>
        <w:bookmarkStart w:id="1647" w:name="_Toc218523845"/>
        <w:r>
          <w:delText>et lorem incididunt lorem labore incididunt</w:delText>
        </w:r>
        <w:bookmarkEnd w:id="1645"/>
        <w:bookmarkEnd w:id="1646"/>
        <w:bookmarkEnd w:id="1647"/>
      </w:del>
    </w:p>
    <w:p w14:paraId="21DEC954" w14:textId="77777777" w:rsidR="00540B8E" w:rsidRDefault="005314F1">
      <w:pPr>
        <w:pStyle w:val="TextHeading2"/>
        <w:rPr>
          <w:del w:id="1648" w:author="Caio Pizzol" w:date="2026-08-03T22:24:00Z" w16du:dateUtc="2026-08-04T02:24:00Z"/>
        </w:rPr>
      </w:pPr>
      <w:del w:id="1649" w:author="Caio Pizzol" w:date="2026-08-03T22:24:00Z" w16du:dateUtc="2026-08-04T02:24:00Z">
        <w:r>
          <w:delText>eiusmod ut elit ipsum aliqua amet do sed elit incididunt incididunt lorem et incididunt dolor lorem sit et do et consectetur.</w:delText>
        </w:r>
      </w:del>
    </w:p>
    <w:p w14:paraId="7ADE50A3" w14:textId="77777777" w:rsidR="00540B8E" w:rsidRDefault="005314F1">
      <w:pPr>
        <w:pStyle w:val="Heading2"/>
        <w:rPr>
          <w:del w:id="1650" w:author="Caio Pizzol" w:date="2026-08-03T22:24:00Z" w16du:dateUtc="2026-08-04T02:24:00Z"/>
        </w:rPr>
      </w:pPr>
      <w:bookmarkStart w:id="1651" w:name="_Toc218523846"/>
      <w:bookmarkStart w:id="1652" w:name="15152141074271571474"/>
      <w:bookmarkStart w:id="1653" w:name="_Ref224199639"/>
      <w:del w:id="1654" w:author="Caio Pizzol" w:date="2026-08-03T22:24:00Z" w16du:dateUtc="2026-08-04T02:24:00Z">
        <w:r>
          <w:delText>et lorem</w:delText>
        </w:r>
        <w:bookmarkEnd w:id="1651"/>
        <w:r>
          <w:delText> </w:delText>
        </w:r>
        <w:bookmarkEnd w:id="1652"/>
        <w:bookmarkEnd w:id="1653"/>
      </w:del>
    </w:p>
    <w:p w14:paraId="3DC8751A" w14:textId="77777777" w:rsidR="00540B8E" w:rsidRDefault="005314F1">
      <w:pPr>
        <w:pStyle w:val="TextHeading2"/>
        <w:rPr>
          <w:del w:id="1655" w:author="Caio Pizzol" w:date="2026-08-03T22:24:00Z" w16du:dateUtc="2026-08-04T02:24:00Z"/>
        </w:rPr>
      </w:pPr>
      <w:del w:id="1656" w:author="Caio Pizzol" w:date="2026-08-03T22:24:00Z" w16du:dateUtc="2026-08-04T02:24:00Z">
        <w:r>
          <w:delText>aliqua dolor aliqua adipiscing consectetur ipsum consectetur, ipsum lorem’et ut amet do sed elit incididunt.</w:delText>
        </w:r>
      </w:del>
    </w:p>
    <w:p w14:paraId="4E4131E6" w14:textId="77777777" w:rsidR="00540B8E" w:rsidRDefault="005314F1">
      <w:pPr>
        <w:pStyle w:val="Heading3"/>
        <w:rPr>
          <w:del w:id="1657" w:author="Caio Pizzol" w:date="2026-08-03T22:24:00Z" w16du:dateUtc="2026-08-04T02:24:00Z"/>
        </w:rPr>
      </w:pPr>
      <w:bookmarkStart w:id="1658" w:name="4954177668865028889"/>
      <w:del w:id="1659" w:author="Caio Pizzol" w:date="2026-08-03T22:24:00Z" w16du:dateUtc="2026-08-04T02:24:00Z">
        <w:r>
          <w:delText>elit elit consectetur sed</w:delText>
        </w:r>
        <w:bookmarkEnd w:id="1658"/>
      </w:del>
    </w:p>
    <w:p w14:paraId="36241B06" w14:textId="77777777" w:rsidR="00540B8E" w:rsidRDefault="005314F1">
      <w:pPr>
        <w:pStyle w:val="TextHeading3"/>
        <w:rPr>
          <w:del w:id="1660" w:author="Caio Pizzol" w:date="2026-08-03T22:24:00Z" w16du:dateUtc="2026-08-04T02:24:00Z"/>
        </w:rPr>
      </w:pPr>
      <w:del w:id="1661" w:author="Caio Pizzol" w:date="2026-08-03T22:24:00Z" w16du:dateUtc="2026-08-04T02:24:00Z">
        <w:r>
          <w:delTex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delText>
        </w:r>
      </w:del>
    </w:p>
    <w:p w14:paraId="222D802F" w14:textId="77777777" w:rsidR="00540B8E" w:rsidRDefault="005314F1">
      <w:pPr>
        <w:pStyle w:val="TextHeading3"/>
        <w:rPr>
          <w:del w:id="1662" w:author="Caio Pizzol" w:date="2026-08-03T22:24:00Z" w16du:dateUtc="2026-08-04T02:24:00Z"/>
        </w:rPr>
      </w:pPr>
      <w:del w:id="1663" w:author="Caio Pizzol" w:date="2026-08-03T22:24:00Z" w16du:dateUtc="2026-08-04T02:24:00Z">
        <w:r>
          <w:delText>consectetur sed adipiscing adipiscing eiusmod sed dolor elit dolor sed elit eiusmod lorem dolore-sed labore eiusmod et do et consectetur</w:delText>
        </w:r>
        <w:r w:rsidR="00F70040">
          <w:delText xml:space="preserve">. </w:delText>
        </w:r>
      </w:del>
    </w:p>
    <w:p w14:paraId="469B5E18" w14:textId="77777777" w:rsidR="00540B8E" w:rsidRDefault="005314F1">
      <w:pPr>
        <w:pStyle w:val="TextHeading3"/>
        <w:rPr>
          <w:del w:id="1664" w:author="Caio Pizzol" w:date="2026-08-03T22:24:00Z" w16du:dateUtc="2026-08-04T02:24:00Z"/>
        </w:rPr>
      </w:pPr>
      <w:del w:id="1665" w:author="Caio Pizzol" w:date="2026-08-03T22:24:00Z" w16du:dateUtc="2026-08-04T02:24:00Z">
        <w:r>
          <w:delText>sed adipiscing adipiscing dolore et sed sed amet dolor sed et ipsum lorem elit ipsum ipsum ipsum sed lorem ipsum dolor elit dolor sed elit eiusmod et do et consectetur.</w:delText>
        </w:r>
      </w:del>
    </w:p>
    <w:p w14:paraId="5175A273" w14:textId="77777777" w:rsidR="00540B8E" w:rsidRDefault="005314F1">
      <w:pPr>
        <w:pStyle w:val="TextHeading3"/>
        <w:rPr>
          <w:del w:id="1666" w:author="Caio Pizzol" w:date="2026-08-03T22:24:00Z" w16du:dateUtc="2026-08-04T02:24:00Z"/>
        </w:rPr>
      </w:pPr>
      <w:del w:id="1667" w:author="Caio Pizzol" w:date="2026-08-03T22:24:00Z" w16du:dateUtc="2026-08-04T02:24:00Z">
        <w:r>
          <w:delText>consectetur sed adipiscing lorem eiusmod lorem sit ipsum et dolor elit incididunt</w:delText>
        </w:r>
        <w:r w:rsidR="00F70040">
          <w:delText xml:space="preserve">. </w:delText>
        </w:r>
        <w:r>
          <w:delText xml:space="preserve">sit ut dolor do et sed et ipsum sit elit eiusmod elit incididunt consectetur adipiscing lorem tempor do incididunt et sed ipsum ut do eiusmod ipsum sit lorem ipsum elit dolor ipsum et ipsum incididunt aliqua elit </w:delText>
        </w:r>
        <w:r>
          <w:rPr>
            <w:i/>
          </w:rPr>
          <w:delText>aliqua ipsum</w:delText>
        </w:r>
        <w:r>
          <w:delText>.</w:delText>
        </w:r>
      </w:del>
    </w:p>
    <w:p w14:paraId="28E5E68D" w14:textId="77777777" w:rsidR="00540B8E" w:rsidRDefault="005314F1">
      <w:pPr>
        <w:pStyle w:val="Heading3"/>
        <w:rPr>
          <w:del w:id="1668" w:author="Caio Pizzol" w:date="2026-08-03T22:24:00Z" w16du:dateUtc="2026-08-04T02:24:00Z"/>
        </w:rPr>
      </w:pPr>
      <w:bookmarkStart w:id="1669" w:name="17773071729512515224"/>
      <w:del w:id="1670" w:author="Caio Pizzol" w:date="2026-08-03T22:24:00Z" w16du:dateUtc="2026-08-04T02:24:00Z">
        <w:r>
          <w:delText>ut ipsum et et lorem do eiusmod ipsum tempor sed amet ipsum dolor magna elit magna aliqua </w:delText>
        </w:r>
        <w:bookmarkEnd w:id="1669"/>
      </w:del>
    </w:p>
    <w:p w14:paraId="16CA81B9" w14:textId="77777777" w:rsidR="00540B8E" w:rsidRDefault="005314F1">
      <w:pPr>
        <w:pStyle w:val="TextHeading3"/>
        <w:rPr>
          <w:del w:id="1671" w:author="Caio Pizzol" w:date="2026-08-03T22:24:00Z" w16du:dateUtc="2026-08-04T02:24:00Z"/>
        </w:rPr>
      </w:pPr>
      <w:del w:id="1672" w:author="Caio Pizzol" w:date="2026-08-03T22:24:00Z" w16du:dateUtc="2026-08-04T02:24:00Z">
        <w:r>
          <w:delTex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delText>
        </w:r>
      </w:del>
    </w:p>
    <w:p w14:paraId="71DF4928" w14:textId="77777777" w:rsidR="00540B8E" w:rsidRDefault="005314F1">
      <w:pPr>
        <w:pStyle w:val="TextHeading3"/>
        <w:rPr>
          <w:del w:id="1673" w:author="Caio Pizzol" w:date="2026-08-03T22:24:00Z" w16du:dateUtc="2026-08-04T02:24:00Z"/>
        </w:rPr>
      </w:pPr>
      <w:del w:id="1674" w:author="Caio Pizzol" w:date="2026-08-03T22:24:00Z" w16du:dateUtc="2026-08-04T02:24:00Z">
        <w:r>
          <w:delText xml:space="preserve">sed dolor consectetur consectetur aliqua amet ipsum labore amet adipiscing ut aliqua (eiusmod </w:delText>
        </w:r>
        <w:r>
          <w:rPr>
            <w:i/>
          </w:rPr>
          <w:delText>magna aliqua ipsum</w:delText>
        </w:r>
        <w:r>
          <w:delText>) elit ipsum adipiscing elit ipsum eiusmod et dolor sed elit incididunt, dolor eiusmod, et tempor ipsum eiusmod elit ipsum lorem dolor’et ipsum, et sed amet sed do consectetur ipsum eiusmod elit</w:delText>
        </w:r>
      </w:del>
    </w:p>
    <w:p w14:paraId="1E067127" w14:textId="77777777" w:rsidR="00540B8E" w:rsidRDefault="005314F1">
      <w:pPr>
        <w:pStyle w:val="TextHeading4"/>
        <w:rPr>
          <w:del w:id="1675" w:author="Caio Pizzol" w:date="2026-08-03T22:24:00Z" w16du:dateUtc="2026-08-04T02:24:00Z"/>
        </w:rPr>
      </w:pPr>
      <w:del w:id="1676" w:author="Caio Pizzol" w:date="2026-08-03T22:24:00Z" w16du:dateUtc="2026-08-04T02:24:00Z">
        <w:r>
          <w:delText>ipsum magna amet elit aliqua adipiscing magna aliqua ipsum’et elit elit ipsum incididunt ipsum ipsum eiusmod, incididunt</w:delText>
        </w:r>
      </w:del>
    </w:p>
    <w:p w14:paraId="782FB51D" w14:textId="77777777" w:rsidR="00540B8E" w:rsidRDefault="005314F1">
      <w:pPr>
        <w:pStyle w:val="TextHeading4"/>
        <w:rPr>
          <w:del w:id="1677" w:author="Caio Pizzol" w:date="2026-08-03T22:24:00Z" w16du:dateUtc="2026-08-04T02:24:00Z"/>
        </w:rPr>
      </w:pPr>
      <w:del w:id="1678" w:author="Caio Pizzol" w:date="2026-08-03T22:24:00Z" w16du:dateUtc="2026-08-04T02:24:00Z">
        <w:r>
          <w:delText>ipsum tempor labore dolor do magna dolor ipsum adipiscing magna aliqua ipsum’et elit elit ipsum incididunt et labore ipsum ut lorem 401(eiusmod)(9).</w:delText>
        </w:r>
      </w:del>
    </w:p>
    <w:p w14:paraId="59441278" w14:textId="77777777" w:rsidR="00540B8E" w:rsidRDefault="005314F1" w:rsidP="004407C2">
      <w:pPr>
        <w:pStyle w:val="TextHeading3"/>
        <w:spacing w:line="276" w:lineRule="auto"/>
        <w:rPr>
          <w:del w:id="1679" w:author="Caio Pizzol" w:date="2026-08-03T22:24:00Z" w16du:dateUtc="2026-08-04T02:24:00Z"/>
        </w:rPr>
      </w:pPr>
      <w:del w:id="1680" w:author="Caio Pizzol" w:date="2026-08-03T22:24:00Z" w16du:dateUtc="2026-08-04T02:24:00Z">
        <w:r>
          <w:delText>consectetur sed adipiscing sed aliqua amet ipsum ipsum magna aliqua ipsum’et elit elit ipsum incididunt labore et tempor sed adipiscing do tempor amet dolor ut</w:delText>
        </w:r>
        <w:r w:rsidR="00F70040">
          <w:delText xml:space="preserve">. </w:delText>
        </w:r>
        <w:r>
          <w:delText>sed ipsum tempor sed aliqua ut elit, et sed adipiscing sed dolor aliqua amet ipsum ipsum magna aliqua ipsum’et elit elit ipsum incididunt consectetur et sed incididunt ipsum lorem tempor amet ipsum sed dolor’et incididunt, aliqua, et, incididunt et</w:delText>
        </w:r>
        <w:r w:rsidR="00F70040">
          <w:delText xml:space="preserve">. </w:delText>
        </w:r>
        <w:r>
          <w:delText>consectetur sed amet lorem sed do amet dolor do ipsum sed dolor</w:delText>
        </w:r>
        <w:r w:rsidR="00F70040">
          <w:delText xml:space="preserve">. </w:delText>
        </w:r>
      </w:del>
    </w:p>
    <w:p w14:paraId="238565E1" w14:textId="77777777" w:rsidR="00540B8E" w:rsidRDefault="005314F1" w:rsidP="004407C2">
      <w:pPr>
        <w:pStyle w:val="TextHeading3"/>
        <w:spacing w:line="276" w:lineRule="auto"/>
        <w:rPr>
          <w:del w:id="1681" w:author="Caio Pizzol" w:date="2026-08-03T22:24:00Z" w16du:dateUtc="2026-08-04T02:24:00Z"/>
        </w:rPr>
      </w:pPr>
      <w:del w:id="1682" w:author="Caio Pizzol" w:date="2026-08-03T22:24:00Z" w16du:dateUtc="2026-08-04T02:24:00Z">
        <w:r>
          <w:delText>sed ipsum eiusmod elit ipsum sed dolor’et ipsum, dolor incididunt consectetur adipiscing labore adipiscing tempor do magna tempor do ipsum sed dolor sit amet ipsum sed dolor’et ipsum amet magna tempor do ipsum dolore adipiscing</w:delText>
        </w:r>
        <w:r w:rsidR="00F70040">
          <w:delText xml:space="preserve">. </w:delText>
        </w:r>
        <w:r>
          <w:delText>consectetur, do incididunt aliqua amet magna dolor dolor adipiscing 31 elit ipsum eiusmod consectetur amet ipsum amet dolor elit ipsum sed dolor’et ipsum.</w:delText>
        </w:r>
      </w:del>
    </w:p>
    <w:p w14:paraId="4FA22BE0" w14:textId="77777777" w:rsidR="00540B8E" w:rsidRDefault="005314F1" w:rsidP="004407C2">
      <w:pPr>
        <w:pStyle w:val="TextHeading3"/>
        <w:spacing w:line="276" w:lineRule="auto"/>
        <w:rPr>
          <w:del w:id="1683" w:author="Caio Pizzol" w:date="2026-08-03T22:24:00Z" w16du:dateUtc="2026-08-04T02:24:00Z"/>
        </w:rPr>
      </w:pPr>
      <w:del w:id="1684" w:author="Caio Pizzol" w:date="2026-08-03T22:24:00Z" w16du:dateUtc="2026-08-04T02:24:00Z">
        <w:r>
          <w:delTex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delText>
        </w:r>
        <w:r w:rsidR="00F70040">
          <w:delText xml:space="preserve">. </w:delText>
        </w:r>
        <w:r>
          <w:delText>consectetur ipsum aliqua consectetur ipsum magna aliqua ipsum incididunt magna eiusmod ipsum consectetur incididunt consectetur ipsum sed dolor incididunt dolor labore sit dolor eiusmod adipiscing et labore ipsum ut lorem 401(eiusmod)(9)</w:delText>
        </w:r>
        <w:r w:rsidR="00F70040">
          <w:delText xml:space="preserve">. </w:delText>
        </w:r>
        <w:r>
          <w:delText>do consectetur aliqua do magna dolore labore tempor ipsum ipsum, labore dolor ipsum do ipsum aliqua consectetur ipsum consectetur.</w:delText>
        </w:r>
      </w:del>
    </w:p>
    <w:p w14:paraId="1B7A00A0" w14:textId="77777777" w:rsidR="004407C2" w:rsidRDefault="005314F1" w:rsidP="004407C2">
      <w:pPr>
        <w:pStyle w:val="TextHeading3"/>
        <w:spacing w:line="276" w:lineRule="auto"/>
        <w:rPr>
          <w:del w:id="1685" w:author="Caio Pizzol" w:date="2026-08-03T22:24:00Z" w16du:dateUtc="2026-08-04T02:24:00Z"/>
        </w:rPr>
      </w:pPr>
      <w:del w:id="1686" w:author="Caio Pizzol" w:date="2026-08-03T22:24:00Z" w16du:dateUtc="2026-08-04T02:24:00Z">
        <w:r>
          <w:delTex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delText>
        </w:r>
        <w:r w:rsidR="00F70040">
          <w:delText xml:space="preserve">. </w:delText>
        </w:r>
        <w:r>
          <w:delText xml:space="preserve">sed amet sit aliqua lorem eiusmod, ut et sed sed labore ipsum labore incididunt ipsum amet aliqua eiusmod do incididunt amet consectetur sit amet incididunt dolor aliqua et </w:delText>
        </w:r>
        <w:r>
          <w:fldChar w:fldCharType="begin"/>
        </w:r>
        <w:r>
          <w:delInstrText xml:space="preserve"> REF _Ref136304792 \r \h </w:delInstrText>
        </w:r>
        <w:r w:rsidR="004407C2">
          <w:delInstrText xml:space="preserve"> \* MERGEFORMAT </w:delInstrText>
        </w:r>
        <w:r>
          <w:fldChar w:fldCharType="separate"/>
        </w:r>
        <w:r w:rsidR="00AC72FF">
          <w:delText>lorem 13.12</w:delText>
        </w:r>
        <w:r>
          <w:fldChar w:fldCharType="end"/>
        </w:r>
        <w:r>
          <w:delText>.</w:delText>
        </w:r>
      </w:del>
    </w:p>
    <w:p w14:paraId="3276C235" w14:textId="77777777" w:rsidR="00540B8E" w:rsidRPr="004407C2" w:rsidRDefault="004407C2" w:rsidP="004407C2">
      <w:pPr>
        <w:spacing w:after="200" w:line="276" w:lineRule="auto"/>
        <w:rPr>
          <w:del w:id="1687" w:author="Caio Pizzol" w:date="2026-08-03T22:24:00Z" w16du:dateUtc="2026-08-04T02:24:00Z"/>
          <w:szCs w:val="20"/>
        </w:rPr>
      </w:pPr>
      <w:del w:id="1688" w:author="Caio Pizzol" w:date="2026-08-03T22:24:00Z" w16du:dateUtc="2026-08-04T02:24:00Z">
        <w:r>
          <w:br w:type="page"/>
        </w:r>
      </w:del>
    </w:p>
    <w:p w14:paraId="11053B0E" w14:textId="77777777" w:rsidR="00540B8E" w:rsidRDefault="005314F1">
      <w:pPr>
        <w:pStyle w:val="Heading3"/>
        <w:rPr>
          <w:del w:id="1689" w:author="Caio Pizzol" w:date="2026-08-03T22:24:00Z" w16du:dateUtc="2026-08-04T02:24:00Z"/>
        </w:rPr>
      </w:pPr>
      <w:bookmarkStart w:id="1690" w:name="6110520815585029040"/>
      <w:del w:id="1691" w:author="Caio Pizzol" w:date="2026-08-03T22:24:00Z" w16du:dateUtc="2026-08-04T02:24:00Z">
        <w:r>
          <w:delText>ut ipsum et et lorem do eiusmod do ipsum eiusmod tempor incididunt amet ipsum dolor magna elit magna aliqua </w:delText>
        </w:r>
        <w:bookmarkEnd w:id="1690"/>
      </w:del>
    </w:p>
    <w:p w14:paraId="10B74CB9" w14:textId="77777777" w:rsidR="00540B8E" w:rsidRDefault="005314F1">
      <w:pPr>
        <w:pStyle w:val="TextHeading3"/>
        <w:rPr>
          <w:del w:id="1692" w:author="Caio Pizzol" w:date="2026-08-03T22:24:00Z" w16du:dateUtc="2026-08-04T02:24:00Z"/>
        </w:rPr>
      </w:pPr>
      <w:del w:id="1693" w:author="Caio Pizzol" w:date="2026-08-03T22:24:00Z" w16du:dateUtc="2026-08-04T02:24:00Z">
        <w:r>
          <w:delTex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delText>
        </w:r>
        <w:r w:rsidR="00F70040">
          <w:delText xml:space="preserve">. </w:delText>
        </w:r>
        <w:r>
          <w:delText xml:space="preserve">do consectetur magna do dolor do consectetur do et </w:delText>
        </w:r>
        <w:r>
          <w:fldChar w:fldCharType="begin"/>
        </w:r>
        <w:r>
          <w:delInstrText xml:space="preserve"> REF 17859547900309837828 \r \h </w:delInstrText>
        </w:r>
        <w:r>
          <w:fldChar w:fldCharType="separate"/>
        </w:r>
        <w:r w:rsidR="00AC72FF">
          <w:delText>aliqua eiusmod</w:delText>
        </w:r>
        <w:r>
          <w:fldChar w:fldCharType="end"/>
        </w:r>
        <w:r w:rsidR="00F70040">
          <w:delText xml:space="preserve">. </w:delText>
        </w:r>
        <w:r>
          <w:delText>consectetur sed adipiscing sed aliqua amet ipsum ipsum consectetur’et elit elit ipsum incididunt labore et tempor sed adipiscing do tempor amet dolor ut</w:delText>
        </w:r>
        <w:r w:rsidR="00F70040">
          <w:delText xml:space="preserve">. </w:delText>
        </w:r>
        <w:r>
          <w:delText>sed ipsum tempor sed aliqua ut elit, et sed adipiscing sed dolor aliqua amet ipsum ipsum consectetur’et elit elit ipsum incididunt consectetur et sed incididunt ipsum lorem tempor amet ipsum adipiscing’et incididunt, aliqua, et, incididunt et</w:delText>
        </w:r>
        <w:r w:rsidR="00F70040">
          <w:delText xml:space="preserve">. </w:delText>
        </w:r>
      </w:del>
    </w:p>
    <w:p w14:paraId="6307175E" w14:textId="77777777" w:rsidR="00540B8E" w:rsidRDefault="005314F1">
      <w:pPr>
        <w:pStyle w:val="TextHeading3"/>
        <w:rPr>
          <w:del w:id="1694" w:author="Caio Pizzol" w:date="2026-08-03T22:24:00Z" w16du:dateUtc="2026-08-04T02:24:00Z"/>
        </w:rPr>
      </w:pPr>
      <w:del w:id="1695" w:author="Caio Pizzol" w:date="2026-08-03T22:24:00Z" w16du:dateUtc="2026-08-04T02:24:00Z">
        <w:r>
          <w:delText xml:space="preserve">consectetur sed sed lorem sed do amet dolor do: </w:delText>
        </w:r>
      </w:del>
    </w:p>
    <w:p w14:paraId="221859E6" w14:textId="77777777" w:rsidR="00540B8E" w:rsidRDefault="005314F1">
      <w:pPr>
        <w:pStyle w:val="TextHeading3"/>
        <w:ind w:left="1440"/>
        <w:rPr>
          <w:del w:id="1696" w:author="Caio Pizzol" w:date="2026-08-03T22:24:00Z" w16du:dateUtc="2026-08-04T02:24:00Z"/>
        </w:rPr>
      </w:pPr>
      <w:del w:id="1697" w:author="Caio Pizzol" w:date="2026-08-03T22:24:00Z" w16du:dateUtc="2026-08-04T02:24:00Z">
        <w:r>
          <w:delText xml:space="preserve">ipsum sed dolor, do eiusmod consectetur adipiscing;  </w:delText>
        </w:r>
      </w:del>
    </w:p>
    <w:p w14:paraId="1B3DA3D9" w14:textId="77777777" w:rsidR="00540B8E" w:rsidRDefault="005314F1">
      <w:pPr>
        <w:pStyle w:val="TextHeading3"/>
        <w:ind w:left="1440"/>
        <w:rPr>
          <w:del w:id="1698" w:author="Caio Pizzol" w:date="2026-08-03T22:24:00Z" w16du:dateUtc="2026-08-04T02:24:00Z"/>
        </w:rPr>
      </w:pPr>
      <w:del w:id="1699" w:author="Caio Pizzol" w:date="2026-08-03T22:24:00Z" w16du:dateUtc="2026-08-04T02:24:00Z">
        <w:r>
          <w:delText xml:space="preserve">do ipsum sed dolor aliqua lorem eiusmod consectetur adipiscing, do et ut, dolore incididunt, elit sit consectetur ipsum; incididunt </w:delText>
        </w:r>
      </w:del>
    </w:p>
    <w:p w14:paraId="26C386C3" w14:textId="77777777" w:rsidR="00540B8E" w:rsidRDefault="005314F1">
      <w:pPr>
        <w:pStyle w:val="TextHeading3"/>
        <w:ind w:left="1440"/>
        <w:rPr>
          <w:del w:id="1700" w:author="Caio Pizzol" w:date="2026-08-03T22:24:00Z" w16du:dateUtc="2026-08-04T02:24:00Z"/>
        </w:rPr>
      </w:pPr>
      <w:del w:id="1701" w:author="Caio Pizzol" w:date="2026-08-03T22:24:00Z" w16du:dateUtc="2026-08-04T02:24:00Z">
        <w:r>
          <w:delText>do ipsum sed dolor aliqua lorem eiusmod consectetur adipiscing incididunt ipsum labore elit lorem aliqua eiusmod consectetur adipiscing, ut consectetur do ipsum consectetur’et elit lorem.</w:delText>
        </w:r>
      </w:del>
    </w:p>
    <w:p w14:paraId="3615B2E5" w14:textId="77777777" w:rsidR="00540B8E" w:rsidRDefault="005314F1">
      <w:pPr>
        <w:pStyle w:val="TextHeading3"/>
        <w:rPr>
          <w:del w:id="1702" w:author="Caio Pizzol" w:date="2026-08-03T22:24:00Z" w16du:dateUtc="2026-08-04T02:24:00Z"/>
        </w:rPr>
      </w:pPr>
      <w:del w:id="1703" w:author="Caio Pizzol" w:date="2026-08-03T22:24:00Z" w16du:dateUtc="2026-08-04T02:24:00Z">
        <w:r>
          <w:delText>consectetur dolor incididunt tempor et ipsum consectetur incididunt dolor ut dolor amet et ipsum ut elit ipsum consectetur consectetur ipsum adipiscing dolor elit do ipsum consectetur’et amet.</w:delText>
        </w:r>
      </w:del>
    </w:p>
    <w:p w14:paraId="797CBCAD" w14:textId="77777777" w:rsidR="00540B8E" w:rsidRDefault="005314F1">
      <w:pPr>
        <w:pStyle w:val="TextHeading3"/>
        <w:rPr>
          <w:del w:id="1704" w:author="Caio Pizzol" w:date="2026-08-03T22:24:00Z" w16du:dateUtc="2026-08-04T02:24:00Z"/>
        </w:rPr>
      </w:pPr>
      <w:del w:id="1705" w:author="Caio Pizzol" w:date="2026-08-03T22:24:00Z" w16du:dateUtc="2026-08-04T02:24:00Z">
        <w:r>
          <w:delText>do consectetur’et ut aliqua do ut consectetur et sed adipiscing sed do tempor labore eiusmod ipsum labore sed sit eiusmod dolor labore ipsum ut lorem 401(eiusmod)(9)</w:delText>
        </w:r>
        <w:r w:rsidR="00F70040">
          <w:delText xml:space="preserve">. </w:delText>
        </w:r>
        <w:r>
          <w:delText>consectetur ipsum aliqua consectetur dolor adipiscing consectetur incididunt magna eiusmod ipsum consectetur, ipsum ipsum elit lorem dolor labore eiusmod ipsum et labore ipsum ut lorem 401(eiusmod)(9)</w:delText>
        </w:r>
        <w:r w:rsidR="00F70040">
          <w:delText xml:space="preserve">. </w:delText>
        </w:r>
        <w:r>
          <w:delText>do consectetur aliqua do magna dolore labore tempor et ipsum, labore dolor ipsum do ipsum aliqua consectetur ipsum consectetur.</w:delText>
        </w:r>
      </w:del>
    </w:p>
    <w:p w14:paraId="415F2F9C" w14:textId="77777777" w:rsidR="00540B8E" w:rsidRDefault="005314F1">
      <w:pPr>
        <w:pStyle w:val="Heading3"/>
        <w:rPr>
          <w:del w:id="1706" w:author="Caio Pizzol" w:date="2026-08-03T22:24:00Z" w16du:dateUtc="2026-08-04T02:24:00Z"/>
        </w:rPr>
      </w:pPr>
      <w:bookmarkStart w:id="1707" w:name="1174314058990776762"/>
      <w:del w:id="1708" w:author="Caio Pizzol" w:date="2026-08-03T22:24:00Z" w16du:dateUtc="2026-08-04T02:24:00Z">
        <w:r>
          <w:delText>lorem magna magna</w:delText>
        </w:r>
        <w:bookmarkEnd w:id="1707"/>
      </w:del>
    </w:p>
    <w:p w14:paraId="7BB249C3" w14:textId="77777777" w:rsidR="00540B8E" w:rsidRDefault="005314F1">
      <w:pPr>
        <w:pStyle w:val="TextHeading3"/>
        <w:rPr>
          <w:del w:id="1709" w:author="Caio Pizzol" w:date="2026-08-03T22:24:00Z" w16du:dateUtc="2026-08-04T02:24:00Z"/>
        </w:rPr>
      </w:pPr>
      <w:del w:id="1710" w:author="Caio Pizzol" w:date="2026-08-03T22:24:00Z" w16du:dateUtc="2026-08-04T02:24:00Z">
        <w:r>
          <w:delText>sed ipsum dolor consectetur do adipiscing labore adipiscing magna et do incididunt ipsum adipiscing dolor sit et labore ipsum ut lorem 401(eiusmod)(9), ipsum tempor labore dolor amet dolor sed elit incididunt amet dolor eiusmod aliqua ipsum eiusmod elit</w:delText>
        </w:r>
      </w:del>
    </w:p>
    <w:p w14:paraId="01C4B2BB" w14:textId="77777777" w:rsidR="00540B8E" w:rsidRDefault="005314F1">
      <w:pPr>
        <w:pStyle w:val="TextHeading4"/>
        <w:rPr>
          <w:del w:id="1711" w:author="Caio Pizzol" w:date="2026-08-03T22:24:00Z" w16du:dateUtc="2026-08-04T02:24:00Z"/>
        </w:rPr>
      </w:pPr>
      <w:del w:id="1712" w:author="Caio Pizzol" w:date="2026-08-03T22:24:00Z" w16du:dateUtc="2026-08-04T02:24:00Z">
        <w:r>
          <w:delText xml:space="preserve">ipsum labore elit ipsum sed elit incididunt sed labore elit ipsum adipiscing eiusmod et, et dolor ipsum adipiscing dolor sit, incididunt </w:delText>
        </w:r>
      </w:del>
    </w:p>
    <w:p w14:paraId="72097132" w14:textId="77777777" w:rsidR="00540B8E" w:rsidRDefault="005314F1">
      <w:pPr>
        <w:pStyle w:val="TextHeading4"/>
        <w:rPr>
          <w:del w:id="1713" w:author="Caio Pizzol" w:date="2026-08-03T22:24:00Z" w16du:dateUtc="2026-08-04T02:24:00Z"/>
        </w:rPr>
      </w:pPr>
      <w:del w:id="1714" w:author="Caio Pizzol" w:date="2026-08-03T22:24:00Z" w16du:dateUtc="2026-08-04T02:24:00Z">
        <w:r>
          <w:delText>ipsum incididunt consectetur et sed aliqua tempor do sed et ipsum sit ut adipiscing do ipsum consectetur do labore elit</w:delText>
        </w:r>
        <w:r w:rsidR="00F70040">
          <w:delText xml:space="preserve">. </w:delText>
        </w:r>
      </w:del>
    </w:p>
    <w:p w14:paraId="6F486D05" w14:textId="77777777" w:rsidR="00540B8E" w:rsidRDefault="005314F1">
      <w:pPr>
        <w:pStyle w:val="TextHeading3"/>
        <w:rPr>
          <w:del w:id="1715" w:author="Caio Pizzol" w:date="2026-08-03T22:24:00Z" w16du:dateUtc="2026-08-04T02:24:00Z"/>
        </w:rPr>
      </w:pPr>
      <w:del w:id="1716" w:author="Caio Pizzol" w:date="2026-08-03T22:24:00Z" w16du:dateUtc="2026-08-04T02:24:00Z">
        <w:r>
          <w:delText>magna ut elit dolore ipsum adipiscing dolor sit, ipsum eiusmod adipiscing magna adipiscing labore amet magna et sed magna sed labore aliqua consectetur lorem 401(eiusmod)(9) elit ipsum labore ipsum ut incididunt adipiscing sit ut sit et.</w:delText>
        </w:r>
      </w:del>
    </w:p>
    <w:p w14:paraId="488B5220" w14:textId="77777777" w:rsidR="00540B8E" w:rsidRDefault="005314F1">
      <w:pPr>
        <w:pStyle w:val="TextHeading3"/>
        <w:rPr>
          <w:del w:id="1717" w:author="Caio Pizzol" w:date="2026-08-03T22:24:00Z" w16du:dateUtc="2026-08-04T02:24:00Z"/>
        </w:rPr>
      </w:pPr>
      <w:del w:id="1718" w:author="Caio Pizzol" w:date="2026-08-03T22:24:00Z" w16du:dateUtc="2026-08-04T02:24:00Z">
        <w:r>
          <w:delTex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delText>
        </w:r>
      </w:del>
    </w:p>
    <w:p w14:paraId="23DA7277" w14:textId="77777777" w:rsidR="00540B8E" w:rsidRDefault="005314F1">
      <w:pPr>
        <w:pStyle w:val="TextHeading3"/>
        <w:rPr>
          <w:del w:id="1719" w:author="Caio Pizzol" w:date="2026-08-03T22:24:00Z" w16du:dateUtc="2026-08-04T02:24:00Z"/>
        </w:rPr>
      </w:pPr>
      <w:del w:id="1720" w:author="Caio Pizzol" w:date="2026-08-03T22:24:00Z" w16du:dateUtc="2026-08-04T02:24:00Z">
        <w:r>
          <w:rPr>
            <w:i/>
          </w:rPr>
          <w:delText>lorem labore</w:delText>
        </w:r>
        <w:r>
          <w:delText xml:space="preserve">, </w:delText>
        </w:r>
        <w:r>
          <w:rPr>
            <w:i/>
          </w:rPr>
          <w:delText>adipiscing dolor sit, tempor labore dolor,</w:delText>
        </w:r>
        <w:r>
          <w:delText xml:space="preserve"> incididunt ipsum incididunt sit et consectetur ipsum consectetur, sit do magna sed consectetur ut tempor labore ipsum ut lorem 401(eiusmod)(9) incididunt adipiscing sit ut sit et.</w:delText>
        </w:r>
      </w:del>
    </w:p>
    <w:p w14:paraId="0E65F4BC" w14:textId="77777777" w:rsidR="00540B8E" w:rsidRDefault="005314F1">
      <w:pPr>
        <w:pStyle w:val="Heading2"/>
        <w:rPr>
          <w:del w:id="1721" w:author="Caio Pizzol" w:date="2026-08-03T22:24:00Z" w16du:dateUtc="2026-08-04T02:24:00Z"/>
        </w:rPr>
      </w:pPr>
      <w:bookmarkStart w:id="1722" w:name="4955376728629302734"/>
      <w:bookmarkStart w:id="1723" w:name="_Toc511372196"/>
      <w:bookmarkStart w:id="1724" w:name="_Toc218523847"/>
      <w:del w:id="1725" w:author="Caio Pizzol" w:date="2026-08-03T22:24:00Z" w16du:dateUtc="2026-08-04T02:24:00Z">
        <w:r>
          <w:delText>lorem labore incididunt</w:delText>
        </w:r>
        <w:bookmarkEnd w:id="1722"/>
        <w:bookmarkEnd w:id="1723"/>
        <w:bookmarkEnd w:id="1724"/>
      </w:del>
    </w:p>
    <w:p w14:paraId="786A77EE" w14:textId="77777777" w:rsidR="00540B8E" w:rsidRDefault="005314F1">
      <w:pPr>
        <w:pStyle w:val="TextHeading2"/>
        <w:rPr>
          <w:del w:id="1726" w:author="Caio Pizzol" w:date="2026-08-03T22:24:00Z" w16du:dateUtc="2026-08-04T02:24:00Z"/>
        </w:rPr>
      </w:pPr>
      <w:del w:id="1727" w:author="Caio Pizzol" w:date="2026-08-03T22:24:00Z" w16du:dateUtc="2026-08-04T02:24:00Z">
        <w:r>
          <w:delText>eiusmod labore ut amet do adipiscing lorem et incididunt dolor lorem sit et do et consectetur.</w:delText>
        </w:r>
      </w:del>
    </w:p>
    <w:p w14:paraId="2787E909" w14:textId="77777777" w:rsidR="00540B8E" w:rsidRDefault="005314F1">
      <w:pPr>
        <w:pStyle w:val="Heading3"/>
        <w:rPr>
          <w:del w:id="1728" w:author="Caio Pizzol" w:date="2026-08-03T22:24:00Z" w16du:dateUtc="2026-08-04T02:24:00Z"/>
        </w:rPr>
      </w:pPr>
      <w:bookmarkStart w:id="1729" w:name="9840025182735738671"/>
      <w:del w:id="1730" w:author="Caio Pizzol" w:date="2026-08-03T22:24:00Z" w16du:dateUtc="2026-08-04T02:24:00Z">
        <w:r>
          <w:delText>tempor ipsum consectetur amet</w:delText>
        </w:r>
        <w:bookmarkEnd w:id="1729"/>
      </w:del>
    </w:p>
    <w:p w14:paraId="2403D69D" w14:textId="77777777" w:rsidR="00540B8E" w:rsidRDefault="005314F1">
      <w:pPr>
        <w:pStyle w:val="TextHeading3"/>
        <w:rPr>
          <w:del w:id="1731" w:author="Caio Pizzol" w:date="2026-08-03T22:24:00Z" w16du:dateUtc="2026-08-04T02:24:00Z"/>
        </w:rPr>
      </w:pPr>
      <w:del w:id="1732" w:author="Caio Pizzol" w:date="2026-08-03T22:24:00Z" w16du:dateUtc="2026-08-04T02:24:00Z">
        <w:r>
          <w:delText>dolor et adipiscing, dolor elit elit incididunt eiusmod do elit ipsum ipsum, magna, do, incididunt labore, tempor eiusmod do dolor lorem do, labore, lorem dolor ipsum et-consectetur adipiscing dolor incididunt dolor lorem sit et do et consectetur</w:delText>
        </w:r>
        <w:r w:rsidR="00F70040">
          <w:delText xml:space="preserve">. </w:delText>
        </w:r>
        <w:r>
          <w:delText>do aliqua ipsum ipsum do sit incididunt eiusmod ipsum, do amet do, do consectetur ipsum do, do elit dolor aliqua labore amet, incididunt do adipiscing dolor eiusmod amet.</w:delText>
        </w:r>
      </w:del>
    </w:p>
    <w:p w14:paraId="424CFE6E" w14:textId="77777777" w:rsidR="00540B8E" w:rsidRDefault="005314F1">
      <w:pPr>
        <w:pStyle w:val="TextHeading3"/>
        <w:rPr>
          <w:del w:id="1733" w:author="Caio Pizzol" w:date="2026-08-03T22:24:00Z" w16du:dateUtc="2026-08-04T02:24:00Z"/>
        </w:rPr>
      </w:pPr>
      <w:del w:id="1734" w:author="Caio Pizzol" w:date="2026-08-03T22:24:00Z" w16du:dateUtc="2026-08-04T02:24:00Z">
        <w:r>
          <w:delText>consectetur sed et lorem labore eiusmod adipiscing do aliqua lorem do lorem aliqua dolor ipsum, magna, do, lorem labore tempor eiusmod do dolor lorem do, labore dolor, lorem ipsum et-consectetur adipiscing dolor</w:delText>
        </w:r>
        <w:r w:rsidR="00F70040">
          <w:delText xml:space="preserve">. </w:delText>
        </w:r>
        <w:r>
          <w:delText>consectetur sed et lorem labore sit et do elit dolor lorem ipsum incididunt amet consectetur adipiscing magna et et dolor do.</w:delText>
        </w:r>
      </w:del>
    </w:p>
    <w:p w14:paraId="1EC9A10C" w14:textId="77777777" w:rsidR="00540B8E" w:rsidRDefault="005314F1">
      <w:pPr>
        <w:pStyle w:val="Heading3"/>
        <w:rPr>
          <w:del w:id="1735" w:author="Caio Pizzol" w:date="2026-08-03T22:24:00Z" w16du:dateUtc="2026-08-04T02:24:00Z"/>
        </w:rPr>
      </w:pPr>
      <w:bookmarkStart w:id="1736" w:name="9840744618594302978"/>
      <w:del w:id="1737" w:author="Caio Pizzol" w:date="2026-08-03T22:24:00Z" w16du:dateUtc="2026-08-04T02:24:00Z">
        <w:r>
          <w:delText>tempor lorem consectetur magna</w:delText>
        </w:r>
        <w:bookmarkEnd w:id="1736"/>
      </w:del>
    </w:p>
    <w:p w14:paraId="38341018" w14:textId="77777777" w:rsidR="00540B8E" w:rsidRDefault="005314F1">
      <w:pPr>
        <w:pStyle w:val="TextHeading3"/>
        <w:rPr>
          <w:del w:id="1738" w:author="Caio Pizzol" w:date="2026-08-03T22:24:00Z" w16du:dateUtc="2026-08-04T02:24:00Z"/>
        </w:rPr>
      </w:pPr>
      <w:del w:id="1739" w:author="Caio Pizzol" w:date="2026-08-03T22:24:00Z" w16du:dateUtc="2026-08-04T02:24:00Z">
        <w:r>
          <w:delText>do ipsum ipsum elit eiusmod dolor, et sed adipiscing adipiscing do aliqua amet tempor eiusmod do adipiscing et incididunt adipiscing ipsum do lorem sit et do et consectetur lorem do et sed et do adipiscing et lorem dolor.</w:delText>
        </w:r>
      </w:del>
    </w:p>
    <w:p w14:paraId="405A2E2D" w14:textId="77777777" w:rsidR="00540B8E" w:rsidRDefault="005314F1">
      <w:pPr>
        <w:pStyle w:val="TextHeading3"/>
        <w:rPr>
          <w:del w:id="1740" w:author="Caio Pizzol" w:date="2026-08-03T22:24:00Z" w16du:dateUtc="2026-08-04T02:24:00Z"/>
        </w:rPr>
      </w:pPr>
      <w:del w:id="1741" w:author="Caio Pizzol" w:date="2026-08-03T22:24:00Z" w16du:dateUtc="2026-08-04T02:24:00Z">
        <w:r>
          <w:delText>consectetur sed adipiscing aliqua dolor ipsum labore lorem ipsum labore lorem ipsum consectetur adipiscing magna eiusmod et ipsum sit elit dolor do lorem dolor</w:delText>
        </w:r>
        <w:r w:rsidR="00F70040">
          <w:delText xml:space="preserve">. </w:delText>
        </w:r>
        <w:r>
          <w:delText>sed adipiscing adipiscing dolore et sed sed dolor elit dolor sed et sed dolore sit tempor eiusmod do dolor do lorem dolor.</w:delText>
        </w:r>
      </w:del>
    </w:p>
    <w:p w14:paraId="5EAA5CCC" w14:textId="77777777" w:rsidR="00540B8E" w:rsidRDefault="005314F1">
      <w:pPr>
        <w:pStyle w:val="Heading2"/>
        <w:rPr>
          <w:del w:id="1742" w:author="Caio Pizzol" w:date="2026-08-03T22:24:00Z" w16du:dateUtc="2026-08-04T02:24:00Z"/>
        </w:rPr>
      </w:pPr>
      <w:bookmarkStart w:id="1743" w:name="9841464054452867285"/>
      <w:bookmarkStart w:id="1744" w:name="_Toc511372197"/>
      <w:bookmarkStart w:id="1745" w:name="_Toc218523848"/>
      <w:del w:id="1746" w:author="Caio Pizzol" w:date="2026-08-03T22:24:00Z" w16du:dateUtc="2026-08-04T02:24:00Z">
        <w:r>
          <w:delText>adipiscing elit ut</w:delText>
        </w:r>
        <w:bookmarkEnd w:id="1743"/>
        <w:bookmarkEnd w:id="1744"/>
        <w:bookmarkEnd w:id="1745"/>
      </w:del>
    </w:p>
    <w:p w14:paraId="48B6DFE4" w14:textId="77777777" w:rsidR="00540B8E" w:rsidRDefault="005314F1">
      <w:pPr>
        <w:pStyle w:val="TextHeading2"/>
        <w:rPr>
          <w:del w:id="1747" w:author="Caio Pizzol" w:date="2026-08-03T22:24:00Z" w16du:dateUtc="2026-08-04T02:24:00Z"/>
        </w:rPr>
      </w:pPr>
      <w:del w:id="1748" w:author="Caio Pizzol" w:date="2026-08-03T22:24:00Z" w16du:dateUtc="2026-08-04T02:24:00Z">
        <w:r>
          <w:delText>eiusmod lorem sed magna consectetur ut ipsum tempor et sed sit lorem tempor do sit do ipsum tempor adipiscing elit et do do et sed, lorem do incididunt lorem dolor adipiscing elit ipsum consectetur.</w:delText>
        </w:r>
      </w:del>
    </w:p>
    <w:p w14:paraId="2AB8093E" w14:textId="77777777" w:rsidR="00540B8E" w:rsidRDefault="005314F1">
      <w:pPr>
        <w:pStyle w:val="TextHeading2"/>
        <w:rPr>
          <w:del w:id="1749" w:author="Caio Pizzol" w:date="2026-08-03T22:24:00Z" w16du:dateUtc="2026-08-04T02:24:00Z"/>
        </w:rPr>
      </w:pPr>
      <w:del w:id="1750" w:author="Caio Pizzol" w:date="2026-08-03T22:24:00Z" w16du:dateUtc="2026-08-04T02:24:00Z">
        <w:r>
          <w:delText>adipiscing incididunt elit dolor et sed amet dolor et lorem eiusmod eiusmod incididunt magna eiusmod labore consectetur do ipsum elit lorem elit dolor ipsum amet.</w:delText>
        </w:r>
      </w:del>
    </w:p>
    <w:p w14:paraId="71475A13" w14:textId="77777777" w:rsidR="00540B8E" w:rsidRDefault="005314F1">
      <w:pPr>
        <w:pStyle w:val="Heading2"/>
        <w:rPr>
          <w:del w:id="1751" w:author="Caio Pizzol" w:date="2026-08-03T22:24:00Z" w16du:dateUtc="2026-08-04T02:24:00Z"/>
        </w:rPr>
      </w:pPr>
      <w:bookmarkStart w:id="1752" w:name="9842183490311431592"/>
      <w:bookmarkStart w:id="1753" w:name="_Toc511372198"/>
      <w:bookmarkStart w:id="1754" w:name="_Toc218523849"/>
      <w:del w:id="1755" w:author="Caio Pizzol" w:date="2026-08-03T22:24:00Z" w16du:dateUtc="2026-08-04T02:24:00Z">
        <w:r>
          <w:delText>lorem dolore</w:delText>
        </w:r>
        <w:bookmarkEnd w:id="1752"/>
        <w:bookmarkEnd w:id="1753"/>
        <w:bookmarkEnd w:id="1754"/>
      </w:del>
    </w:p>
    <w:p w14:paraId="595780D7" w14:textId="77777777" w:rsidR="00540B8E" w:rsidRDefault="005314F1">
      <w:pPr>
        <w:pStyle w:val="TextHeading2"/>
        <w:rPr>
          <w:del w:id="1756" w:author="Caio Pizzol" w:date="2026-08-03T22:24:00Z" w16du:dateUtc="2026-08-04T02:24:00Z"/>
        </w:rPr>
      </w:pPr>
      <w:del w:id="1757" w:author="Caio Pizzol" w:date="2026-08-03T22:24:00Z" w16du:dateUtc="2026-08-04T02:24:00Z">
        <w:r>
          <w:delText>consectetur sed sed adipiscing adipiscing aliqua do ipsum do adipiscing lorem do et incididunt sed elit eiusmod et do et consectetur.</w:delText>
        </w:r>
      </w:del>
    </w:p>
    <w:p w14:paraId="0CF68E34" w14:textId="77777777" w:rsidR="00540B8E" w:rsidRDefault="005314F1">
      <w:pPr>
        <w:pStyle w:val="TextHeading2"/>
        <w:rPr>
          <w:del w:id="1758" w:author="Caio Pizzol" w:date="2026-08-03T22:24:00Z" w16du:dateUtc="2026-08-04T02:24:00Z"/>
        </w:rPr>
      </w:pPr>
      <w:del w:id="1759" w:author="Caio Pizzol" w:date="2026-08-03T22:24:00Z" w16du:dateUtc="2026-08-04T02:24:00Z">
        <w:r>
          <w:delText>consectetur sed adipiscing lorem sed lorem do et do ipsum dolor adipiscing lorem do et lorem sed elit eiusmod do lorem ipsum consectetur aliqua labore</w:delText>
        </w:r>
        <w:r w:rsidR="00F70040">
          <w:delText xml:space="preserve">. </w:delText>
        </w:r>
        <w:r>
          <w:delText>consectetur sed dolore lorem dolor adipiscing et tempor et sed aliqua amet ut amet dolor labore incididunt labore et sed adipiscing incididunt consectetur dolor tempor ipsum elit.</w:delText>
        </w:r>
      </w:del>
    </w:p>
    <w:p w14:paraId="69BA090D" w14:textId="77777777" w:rsidR="00540B8E" w:rsidRDefault="005314F1">
      <w:pPr>
        <w:pStyle w:val="TextHeading2"/>
        <w:rPr>
          <w:del w:id="1760" w:author="Caio Pizzol" w:date="2026-08-03T22:24:00Z" w16du:dateUtc="2026-08-04T02:24:00Z"/>
        </w:rPr>
      </w:pPr>
      <w:del w:id="1761" w:author="Caio Pizzol" w:date="2026-08-03T22:24:00Z" w16du:dateUtc="2026-08-04T02:24:00Z">
        <w:r>
          <w:delText>consectetur sed adipiscing adipiscing dolor magna tempor eiusmod do ipsum eiusmod elit dolor adipiscing lorem et lorem sed elit eiusmod do lorem et consectetur adipiscing magna labore</w:delText>
        </w:r>
        <w:r w:rsidR="00F70040">
          <w:delText xml:space="preserve">. </w:delText>
        </w:r>
        <w:r>
          <w:delText>adipiscing ipsum sit dolor et sed aliqua adipiscing aliqua do ipsum.</w:delText>
        </w:r>
      </w:del>
    </w:p>
    <w:p w14:paraId="20FA1F5A" w14:textId="77777777" w:rsidR="00540B8E" w:rsidRDefault="005314F1">
      <w:pPr>
        <w:pStyle w:val="Heading2"/>
        <w:rPr>
          <w:del w:id="1762" w:author="Caio Pizzol" w:date="2026-08-03T22:24:00Z" w16du:dateUtc="2026-08-04T02:24:00Z"/>
        </w:rPr>
      </w:pPr>
      <w:bookmarkStart w:id="1763" w:name="15740233474386058809"/>
      <w:bookmarkStart w:id="1764" w:name="_Toc511372199"/>
      <w:bookmarkStart w:id="1765" w:name="_Toc218523850"/>
      <w:del w:id="1766" w:author="Caio Pizzol" w:date="2026-08-03T22:24:00Z" w16du:dateUtc="2026-08-04T02:24:00Z">
        <w:r>
          <w:delText>sed et do incididunt lorem labore consectetur</w:delText>
        </w:r>
        <w:bookmarkEnd w:id="1763"/>
        <w:bookmarkEnd w:id="1764"/>
        <w:bookmarkEnd w:id="1765"/>
      </w:del>
    </w:p>
    <w:p w14:paraId="36917B30" w14:textId="77777777" w:rsidR="00540B8E" w:rsidRDefault="005314F1">
      <w:pPr>
        <w:pStyle w:val="TextHeading2"/>
        <w:rPr>
          <w:del w:id="1767" w:author="Caio Pizzol" w:date="2026-08-03T22:24:00Z" w16du:dateUtc="2026-08-04T02:24:00Z"/>
        </w:rPr>
        <w:sectPr w:rsidR="00540B8E">
          <w:footerReference w:type="default" r:id="rId22"/>
          <w:pgSz w:w="12240" w:h="15840"/>
          <w:pgMar w:top="1440" w:right="1800" w:bottom="1440" w:left="1800" w:header="720" w:footer="720" w:gutter="0"/>
          <w:pgNumType w:start="1" w:chapStyle="1"/>
          <w:cols w:space="720"/>
        </w:sectPr>
      </w:pPr>
      <w:del w:id="1768" w:author="Caio Pizzol" w:date="2026-08-03T22:24:00Z" w16du:dateUtc="2026-08-04T02:24:00Z">
        <w:r>
          <w:delText>aliqua consectetur ipsum consectetur ipsum dolor et aliqua ut elit elit lorem aliqua et sed do elit, incididunt, lorem ut dolor sed elit incididunt lorem adipiscing lorem do.</w:delText>
        </w:r>
      </w:del>
    </w:p>
    <w:p w14:paraId="062FC2D2" w14:textId="77777777" w:rsidR="00540B8E" w:rsidRDefault="005314F1">
      <w:pPr>
        <w:pStyle w:val="Heading1"/>
        <w:rPr>
          <w:del w:id="1769" w:author="Caio Pizzol" w:date="2026-08-03T22:24:00Z" w16du:dateUtc="2026-08-04T02:24:00Z"/>
        </w:rPr>
      </w:pPr>
      <w:del w:id="1770" w:author="Caio Pizzol" w:date="2026-08-03T22:24:00Z" w16du:dateUtc="2026-08-04T02:24:00Z">
        <w:r>
          <w:br/>
        </w:r>
        <w:bookmarkStart w:id="1771" w:name="_Toc218523851"/>
        <w:bookmarkStart w:id="1772" w:name="17410792371765237316"/>
        <w:bookmarkStart w:id="1773" w:name="_Ref289678256"/>
        <w:bookmarkStart w:id="1774" w:name="_Toc507273125"/>
        <w:r>
          <w:delText>ipsum elit</w:delText>
        </w:r>
        <w:bookmarkEnd w:id="1771"/>
        <w:r>
          <w:delText xml:space="preserve"> </w:delText>
        </w:r>
        <w:bookmarkEnd w:id="1772"/>
        <w:bookmarkEnd w:id="1773"/>
        <w:bookmarkEnd w:id="1774"/>
      </w:del>
    </w:p>
    <w:p w14:paraId="7151B8B8" w14:textId="77777777" w:rsidR="00540B8E" w:rsidRDefault="005314F1">
      <w:pPr>
        <w:pStyle w:val="Heading2"/>
        <w:rPr>
          <w:del w:id="1775" w:author="Caio Pizzol" w:date="2026-08-03T22:24:00Z" w16du:dateUtc="2026-08-04T02:24:00Z"/>
        </w:rPr>
      </w:pPr>
      <w:bookmarkStart w:id="1776" w:name="17411271995670946854"/>
      <w:bookmarkStart w:id="1777" w:name="_Ref221413631"/>
      <w:bookmarkStart w:id="1778" w:name="_Toc218523852"/>
      <w:del w:id="1779" w:author="Caio Pizzol" w:date="2026-08-03T22:24:00Z" w16du:dateUtc="2026-08-04T02:24:00Z">
        <w:r>
          <w:delText>ut do lorem</w:delText>
        </w:r>
        <w:bookmarkEnd w:id="1776"/>
        <w:bookmarkEnd w:id="1777"/>
        <w:bookmarkEnd w:id="1778"/>
      </w:del>
    </w:p>
    <w:p w14:paraId="67286127" w14:textId="77777777" w:rsidR="00540B8E" w:rsidRDefault="005314F1">
      <w:pPr>
        <w:pStyle w:val="TextHeading2"/>
        <w:rPr>
          <w:del w:id="1780" w:author="Caio Pizzol" w:date="2026-08-03T22:24:00Z" w16du:dateUtc="2026-08-04T02:24:00Z"/>
        </w:rPr>
      </w:pPr>
      <w:del w:id="1781" w:author="Caio Pizzol" w:date="2026-08-03T22:24:00Z" w16du:dateUtc="2026-08-04T02:24:00Z">
        <w:r>
          <w:delText>lorem ipsum consectetur lorem lorem aliqua et sed do adipiscing eiusmod magna amet lorem do dolor do eiusmod adipiscing, et sed adipiscing amet dolor tempor consectetur ipsum elit magna tempor magna do ipsum adipiscing amet incididunt lorem sed ipsum</w:delText>
        </w:r>
        <w:r w:rsidR="00F70040">
          <w:delText xml:space="preserve">. </w:delText>
        </w:r>
        <w:r>
          <w:delText>consectetur sed aliqua lorem tempor do incididunt lorem ipsum adipiscing’et consectetur magna elit ipsum tempor tempor et adipiscing dolore ipsum dolor ipsum consectetur.</w:delText>
        </w:r>
      </w:del>
    </w:p>
    <w:p w14:paraId="13240E2E" w14:textId="77777777" w:rsidR="00540B8E" w:rsidRDefault="005314F1">
      <w:pPr>
        <w:pStyle w:val="TextHeading2"/>
        <w:rPr>
          <w:del w:id="1782" w:author="Caio Pizzol" w:date="2026-08-03T22:24:00Z" w16du:dateUtc="2026-08-04T02:24:00Z"/>
        </w:rPr>
      </w:pPr>
      <w:del w:id="1783" w:author="Caio Pizzol" w:date="2026-08-03T22:24:00Z" w16du:dateUtc="2026-08-04T02:24:00Z">
        <w:r>
          <w:delText>consectetur sed adipiscing adipiscing dolore labore, consectetur-lorem labore, lorem labore do consectetur dolor, consectetur incididunt incididunt do magna sed dolor et sed</w:delText>
        </w:r>
        <w:r w:rsidR="00F70040">
          <w:delText xml:space="preserve">. </w:delText>
        </w:r>
        <w:r>
          <w:delTex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delText>
        </w:r>
      </w:del>
    </w:p>
    <w:p w14:paraId="6940BB99" w14:textId="77777777" w:rsidR="00540B8E" w:rsidRDefault="005314F1">
      <w:pPr>
        <w:pStyle w:val="TextHeading2"/>
        <w:rPr>
          <w:del w:id="1784" w:author="Caio Pizzol" w:date="2026-08-03T22:24:00Z" w16du:dateUtc="2026-08-04T02:24:00Z"/>
        </w:rPr>
      </w:pPr>
      <w:del w:id="1785" w:author="Caio Pizzol" w:date="2026-08-03T22:24:00Z" w16du:dateUtc="2026-08-04T02:24:00Z">
        <w:r>
          <w:delText>consectetur sed adipiscing adipiscing adipiscing tempor consectetur do do ipsum amet adipiscing dolor elit ipsum tempor incididunt consectetur ipsum lorem elit dolor adipiscing.</w:delText>
        </w:r>
      </w:del>
    </w:p>
    <w:p w14:paraId="7369C1F5" w14:textId="77777777" w:rsidR="00540B8E" w:rsidRDefault="005314F1">
      <w:pPr>
        <w:pStyle w:val="Heading2"/>
        <w:rPr>
          <w:del w:id="1786" w:author="Caio Pizzol" w:date="2026-08-03T22:24:00Z" w16du:dateUtc="2026-08-04T02:24:00Z"/>
        </w:rPr>
      </w:pPr>
      <w:bookmarkStart w:id="1787" w:name="_Toc218523853"/>
      <w:bookmarkStart w:id="1788" w:name="7091160190180425974"/>
      <w:bookmarkStart w:id="1789" w:name="_Ref190054216"/>
      <w:del w:id="1790" w:author="Caio Pizzol" w:date="2026-08-03T22:24:00Z" w16du:dateUtc="2026-08-04T02:24:00Z">
        <w:r>
          <w:delText>ipsum do; sed do ut consectetur ipsum ipsum</w:delText>
        </w:r>
        <w:bookmarkEnd w:id="1787"/>
        <w:r>
          <w:delText xml:space="preserve"> </w:delText>
        </w:r>
        <w:bookmarkEnd w:id="1788"/>
        <w:bookmarkEnd w:id="1789"/>
      </w:del>
    </w:p>
    <w:p w14:paraId="3B42CAFE" w14:textId="77777777" w:rsidR="00540B8E" w:rsidRDefault="005314F1">
      <w:pPr>
        <w:pStyle w:val="TextHeading2"/>
        <w:rPr>
          <w:del w:id="1791" w:author="Caio Pizzol" w:date="2026-08-03T22:24:00Z" w16du:dateUtc="2026-08-04T02:24:00Z"/>
        </w:rPr>
      </w:pPr>
      <w:del w:id="1792" w:author="Caio Pizzol" w:date="2026-08-03T22:24:00Z" w16du:dateUtc="2026-08-04T02:24:00Z">
        <w:r>
          <w:delTex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delText>
        </w:r>
        <w:r w:rsidR="00F70040">
          <w:delText xml:space="preserve">. </w:delText>
        </w:r>
        <w:r>
          <w:delText>sit consectetur sed dolor ipsum tempor sed incididunt adipiscing dolor ipsum aliqua elit ipsum ut aliqua et ipsum lorem amet magna adipiscing adipiscing:</w:delText>
        </w:r>
      </w:del>
    </w:p>
    <w:p w14:paraId="0C7236D6" w14:textId="77777777" w:rsidR="00540B8E" w:rsidRDefault="005314F1">
      <w:pPr>
        <w:pStyle w:val="TextHeading2"/>
        <w:ind w:left="720"/>
        <w:rPr>
          <w:del w:id="1793" w:author="Caio Pizzol" w:date="2026-08-03T22:24:00Z" w16du:dateUtc="2026-08-04T02:24:00Z"/>
        </w:rPr>
      </w:pPr>
      <w:del w:id="1794" w:author="Caio Pizzol" w:date="2026-08-03T22:24:00Z" w16du:dateUtc="2026-08-04T02:24:00Z">
        <w:r>
          <w:delText>ipsum consectetur amet lorem dolor dolor adipiscing amet, labore, lorem magna incididunt aliqua dolor ipsum consectetur sed do dolor adipiscing;</w:delText>
        </w:r>
      </w:del>
    </w:p>
    <w:p w14:paraId="14AE6AF0" w14:textId="77777777" w:rsidR="00540B8E" w:rsidRDefault="005314F1">
      <w:pPr>
        <w:pStyle w:val="TextHeading2"/>
        <w:ind w:left="720"/>
        <w:rPr>
          <w:del w:id="1795" w:author="Caio Pizzol" w:date="2026-08-03T22:24:00Z" w16du:dateUtc="2026-08-04T02:24:00Z"/>
        </w:rPr>
      </w:pPr>
      <w:del w:id="1796" w:author="Caio Pizzol" w:date="2026-08-03T22:24:00Z" w16du:dateUtc="2026-08-04T02:24:00Z">
        <w:r>
          <w:delText xml:space="preserve">ipsum consectetur amet eiusmod amet tempor lorem ipsum elit ipsum ipsum elit eiusmod consectetur do et ipsum sed; incididunt </w:delText>
        </w:r>
      </w:del>
    </w:p>
    <w:p w14:paraId="02493FB3" w14:textId="77777777" w:rsidR="00540B8E" w:rsidRDefault="005314F1">
      <w:pPr>
        <w:pStyle w:val="TextHeading2"/>
        <w:ind w:left="720"/>
        <w:rPr>
          <w:del w:id="1797" w:author="Caio Pizzol" w:date="2026-08-03T22:24:00Z" w16du:dateUtc="2026-08-04T02:24:00Z"/>
        </w:rPr>
      </w:pPr>
      <w:del w:id="1798" w:author="Caio Pizzol" w:date="2026-08-03T22:24:00Z" w16du:dateUtc="2026-08-04T02:24:00Z">
        <w:r>
          <w:delText>ipsum incididunt elit dolore ipsum elit ipsum consectetur do et ipsum sed amet lorem magna incididunt et ipsum sit elit ipsum dolor consectetur.</w:delText>
        </w:r>
      </w:del>
    </w:p>
    <w:p w14:paraId="4F1D6695" w14:textId="77777777" w:rsidR="00540B8E" w:rsidRDefault="005314F1">
      <w:pPr>
        <w:pStyle w:val="TextHeading2"/>
        <w:rPr>
          <w:del w:id="1799" w:author="Caio Pizzol" w:date="2026-08-03T22:24:00Z" w16du:dateUtc="2026-08-04T02:24:00Z"/>
        </w:rPr>
      </w:pPr>
      <w:del w:id="1800" w:author="Caio Pizzol" w:date="2026-08-03T22:24:00Z" w16du:dateUtc="2026-08-04T02:24:00Z">
        <w:r>
          <w:delTex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delText>
        </w:r>
      </w:del>
    </w:p>
    <w:p w14:paraId="35F53095" w14:textId="77777777" w:rsidR="00540B8E" w:rsidRDefault="005314F1">
      <w:pPr>
        <w:pStyle w:val="TextHeading2"/>
        <w:rPr>
          <w:del w:id="1801" w:author="Caio Pizzol" w:date="2026-08-03T22:24:00Z" w16du:dateUtc="2026-08-04T02:24:00Z"/>
        </w:rPr>
      </w:pPr>
      <w:del w:id="1802" w:author="Caio Pizzol" w:date="2026-08-03T22:24:00Z" w16du:dateUtc="2026-08-04T02:24:00Z">
        <w:r>
          <w:delText>sed dolor adipiscing aliqua eiusmod ipsum aliqua incididunt do sed tempor ipsum ipsum consectetur, consectetur incididunt adipiscing lorem magna labore dolor ipsum aliqua elit ipsum tempor sed’et magna aliqua et ipsum lorem.</w:delText>
        </w:r>
      </w:del>
    </w:p>
    <w:p w14:paraId="1A55956E" w14:textId="77777777" w:rsidR="00540B8E" w:rsidRDefault="005314F1">
      <w:pPr>
        <w:pStyle w:val="TextHeading2"/>
        <w:rPr>
          <w:del w:id="1803" w:author="Caio Pizzol" w:date="2026-08-03T22:24:00Z" w16du:dateUtc="2026-08-04T02:24:00Z"/>
        </w:rPr>
      </w:pPr>
      <w:del w:id="1804" w:author="Caio Pizzol" w:date="2026-08-03T22:24:00Z" w16du:dateUtc="2026-08-04T02:24:00Z">
        <w:r>
          <w:delText>eiusmod tempor sed’et magna aliqua et ipsum lorem sit lorem elit dolor ipsum incididunt lorem elit magna elit ipsum consectetur do et ipsum consectetur.</w:delText>
        </w:r>
      </w:del>
    </w:p>
    <w:p w14:paraId="60525382" w14:textId="77777777" w:rsidR="00540B8E" w:rsidRDefault="005314F1">
      <w:pPr>
        <w:pStyle w:val="Heading2"/>
        <w:rPr>
          <w:del w:id="1805" w:author="Caio Pizzol" w:date="2026-08-03T22:24:00Z" w16du:dateUtc="2026-08-04T02:24:00Z"/>
        </w:rPr>
      </w:pPr>
      <w:bookmarkStart w:id="1806" w:name="17412231243482365930"/>
      <w:bookmarkStart w:id="1807" w:name="_Toc507273137"/>
      <w:bookmarkStart w:id="1808" w:name="_Toc218523854"/>
      <w:del w:id="1809" w:author="Caio Pizzol" w:date="2026-08-03T22:24:00Z" w16du:dateUtc="2026-08-04T02:24:00Z">
        <w:r>
          <w:delText>amet’et et</w:delText>
        </w:r>
        <w:bookmarkEnd w:id="1806"/>
        <w:bookmarkEnd w:id="1807"/>
        <w:bookmarkEnd w:id="1808"/>
      </w:del>
    </w:p>
    <w:p w14:paraId="515A850E" w14:textId="77777777" w:rsidR="00540B8E" w:rsidRDefault="005314F1">
      <w:pPr>
        <w:pStyle w:val="TextHeading2"/>
        <w:rPr>
          <w:del w:id="1810" w:author="Caio Pizzol" w:date="2026-08-03T22:24:00Z" w16du:dateUtc="2026-08-04T02:24:00Z"/>
        </w:rPr>
      </w:pPr>
      <w:del w:id="1811" w:author="Caio Pizzol" w:date="2026-08-03T22:24:00Z" w16du:dateUtc="2026-08-04T02:24:00Z">
        <w:r>
          <w:delTex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delText>
        </w:r>
        <w:r w:rsidR="00F70040">
          <w:delText xml:space="preserve">. </w:delText>
        </w:r>
        <w:r>
          <w:delText>sed ipsum aliqua consectetur ipsum consectetur, eiusmod eiusmod lorem dolor ut adipiscing adipiscing aliqua incididunt elit eiusmod amet lorem elit adipiscing.</w:delText>
        </w:r>
      </w:del>
    </w:p>
    <w:p w14:paraId="18AF5A55" w14:textId="77777777" w:rsidR="00540B8E" w:rsidRDefault="005314F1">
      <w:pPr>
        <w:pStyle w:val="TextHeading2"/>
        <w:rPr>
          <w:del w:id="1812" w:author="Caio Pizzol" w:date="2026-08-03T22:24:00Z" w16du:dateUtc="2026-08-04T02:24:00Z"/>
        </w:rPr>
      </w:pPr>
      <w:del w:id="1813" w:author="Caio Pizzol" w:date="2026-08-03T22:24:00Z" w16du:dateUtc="2026-08-04T02:24:00Z">
        <w:r>
          <w:delText>consectetur sed adipiscing tempor aliqua dolor sit aliqua dolor eiusmod adipiscing tempor eiusmod do ipsum adipiscing’et aliqua incididunt amet</w:delText>
        </w:r>
        <w:r w:rsidR="00F70040">
          <w:delText xml:space="preserve">. </w:delText>
        </w:r>
        <w:r>
          <w:delText>consectetur sed incididunt labore ipsum aliqua adipiscing do dolor ipsum tempor elit dolor adipiscing incididunt incididunt lorem incididunt dolor amet amet lorem labore dolore.</w:delText>
        </w:r>
      </w:del>
    </w:p>
    <w:p w14:paraId="1A29261B" w14:textId="77777777" w:rsidR="00540B8E" w:rsidRDefault="005314F1">
      <w:pPr>
        <w:pStyle w:val="Heading2"/>
        <w:rPr>
          <w:del w:id="1814" w:author="Caio Pizzol" w:date="2026-08-03T22:24:00Z" w16du:dateUtc="2026-08-04T02:24:00Z"/>
        </w:rPr>
      </w:pPr>
      <w:bookmarkStart w:id="1815" w:name="6650414037595172438"/>
      <w:bookmarkStart w:id="1816" w:name="_Toc218523855"/>
      <w:del w:id="1817" w:author="Caio Pizzol" w:date="2026-08-03T22:24:00Z" w16du:dateUtc="2026-08-04T02:24:00Z">
        <w:r>
          <w:delText>incididunt do elit eiusmod do eiusmod</w:delText>
        </w:r>
        <w:bookmarkEnd w:id="1815"/>
        <w:bookmarkEnd w:id="1816"/>
      </w:del>
    </w:p>
    <w:p w14:paraId="37A78844" w14:textId="77777777" w:rsidR="00540B8E" w:rsidRDefault="005314F1">
      <w:pPr>
        <w:pStyle w:val="TextHeading2"/>
        <w:rPr>
          <w:del w:id="1818" w:author="Caio Pizzol" w:date="2026-08-03T22:24:00Z" w16du:dateUtc="2026-08-04T02:24:00Z"/>
        </w:rPr>
      </w:pPr>
      <w:del w:id="1819" w:author="Caio Pizzol" w:date="2026-08-03T22:24:00Z" w16du:dateUtc="2026-08-04T02:24:00Z">
        <w:r>
          <w:delText>sed dolor elit aliqua ipsum incididunt do elit eiusmod lorem incididunt ipsum et consectetur incididunt et ipsum, et sed amet ut:</w:delText>
        </w:r>
      </w:del>
    </w:p>
    <w:p w14:paraId="312363DC" w14:textId="77777777" w:rsidR="00540B8E" w:rsidRDefault="005314F1">
      <w:pPr>
        <w:pStyle w:val="TextHeading3"/>
        <w:rPr>
          <w:del w:id="1820" w:author="Caio Pizzol" w:date="2026-08-03T22:24:00Z" w16du:dateUtc="2026-08-04T02:24:00Z"/>
        </w:rPr>
      </w:pPr>
      <w:del w:id="1821" w:author="Caio Pizzol" w:date="2026-08-03T22:24:00Z" w16du:dateUtc="2026-08-04T02:24:00Z">
        <w:r>
          <w:delText>labore ipsum adipiscing lorem incididunt lorem do consectetur ut tempor do labore ipsum adipiscing lorem incididunt eiusmod 15 incididunt elit et ipsum; lorem</w:delText>
        </w:r>
      </w:del>
    </w:p>
    <w:p w14:paraId="35BAA984" w14:textId="77777777" w:rsidR="00540B8E" w:rsidRDefault="005314F1">
      <w:pPr>
        <w:pStyle w:val="TextHeading3"/>
        <w:rPr>
          <w:del w:id="1822" w:author="Caio Pizzol" w:date="2026-08-03T22:24:00Z" w16du:dateUtc="2026-08-04T02:24:00Z"/>
        </w:rPr>
      </w:pPr>
      <w:del w:id="1823" w:author="Caio Pizzol" w:date="2026-08-03T22:24:00Z" w16du:dateUtc="2026-08-04T02:24:00Z">
        <w:r>
          <w:delText>elit aliqua ipsum, labore sed consectetur sit et lorem 26.2642-2(sed)(4)(adipiscing)(aliqua), do ipsum elit.</w:delText>
        </w:r>
      </w:del>
    </w:p>
    <w:p w14:paraId="55060871" w14:textId="77777777" w:rsidR="00540B8E" w:rsidRDefault="005314F1">
      <w:pPr>
        <w:pStyle w:val="TextHeading2"/>
        <w:rPr>
          <w:del w:id="1824" w:author="Caio Pizzol" w:date="2026-08-03T22:24:00Z" w16du:dateUtc="2026-08-04T02:24:00Z"/>
        </w:rPr>
      </w:pPr>
      <w:del w:id="1825" w:author="Caio Pizzol" w:date="2026-08-03T22:24:00Z" w16du:dateUtc="2026-08-04T02:24:00Z">
        <w:r>
          <w:delTex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delText>
        </w:r>
      </w:del>
    </w:p>
    <w:p w14:paraId="637EA892" w14:textId="77777777" w:rsidR="00540B8E" w:rsidRDefault="005314F1">
      <w:pPr>
        <w:pStyle w:val="Heading2"/>
        <w:rPr>
          <w:del w:id="1826" w:author="Caio Pizzol" w:date="2026-08-03T22:24:00Z" w16du:dateUtc="2026-08-04T02:24:00Z"/>
        </w:rPr>
      </w:pPr>
      <w:bookmarkStart w:id="1827" w:name="10670353111855969706"/>
      <w:bookmarkStart w:id="1828" w:name="_Toc520041439"/>
      <w:bookmarkStart w:id="1829" w:name="_Toc218523856"/>
      <w:del w:id="1830" w:author="Caio Pizzol" w:date="2026-08-03T22:24:00Z" w16du:dateUtc="2026-08-04T02:24:00Z">
        <w:r>
          <w:delText>sed elit ut</w:delText>
        </w:r>
        <w:bookmarkEnd w:id="1827"/>
        <w:bookmarkEnd w:id="1828"/>
        <w:bookmarkEnd w:id="1829"/>
      </w:del>
    </w:p>
    <w:p w14:paraId="0D15DADC" w14:textId="77777777" w:rsidR="00540B8E" w:rsidRDefault="005314F1">
      <w:pPr>
        <w:pStyle w:val="TextHeading2"/>
        <w:rPr>
          <w:del w:id="1831" w:author="Caio Pizzol" w:date="2026-08-03T22:24:00Z" w16du:dateUtc="2026-08-04T02:24:00Z"/>
        </w:rPr>
      </w:pPr>
      <w:del w:id="1832" w:author="Caio Pizzol" w:date="2026-08-03T22:24:00Z" w16du:dateUtc="2026-08-04T02:24:00Z">
        <w:r>
          <w:delText>consectetur sed sed magna ipsum consectetur tempor sit, tempor ut do ipsum ut elit ipsum consectetur, incididunt tempor ut ipsum ut ipsum</w:delText>
        </w:r>
        <w:r w:rsidR="00F70040">
          <w:delText xml:space="preserve">. </w:delText>
        </w:r>
        <w:r>
          <w:delText>sed et sed lorem eiusmod consectetur consectetur ipsum eiusmod sed elit, ipsum adipiscing incididunt labore adipiscing amet do ipsum magna ipsum amet consectetur elit</w:delText>
        </w:r>
        <w:r w:rsidR="00F70040">
          <w:delText xml:space="preserve">. </w:delText>
        </w:r>
        <w:r>
          <w:delText>sit elit do labore sed lorem eiusmod adipiscing do adipiscing amet magna ipsum consectetur ipsum adipiscing tempor aliqua adipiscing sed ut aliqua do ipsum lorem incididunt incididunt elit dolore</w:delText>
        </w:r>
        <w:r w:rsidR="00F70040">
          <w:delText xml:space="preserve">. </w:delText>
        </w:r>
        <w:r>
          <w:delText>tempor sed lorem eiusmod adipiscing do aliqua lorem do magna sit labore amet ipsum consectetur do ipsum adipiscing’et labore adipiscing.</w:delText>
        </w:r>
      </w:del>
    </w:p>
    <w:p w14:paraId="1A79DA07" w14:textId="77777777" w:rsidR="00D62A0F" w:rsidRDefault="005314F1">
      <w:pPr>
        <w:pStyle w:val="TextHeading2"/>
        <w:rPr>
          <w:del w:id="1833" w:author="Caio Pizzol" w:date="2026-08-03T22:24:00Z" w16du:dateUtc="2026-08-04T02:24:00Z"/>
        </w:rPr>
      </w:pPr>
      <w:del w:id="1834" w:author="Caio Pizzol" w:date="2026-08-03T22:24:00Z" w16du:dateUtc="2026-08-04T02:24:00Z">
        <w:r>
          <w:delText>dolore aliqua, sit lorem lorem adipiscing, consectetur dolor dolor lorem aliqua consectetur ut ipsum ipsum incididunt elit ipsum consectetur magna tempor dolor amet incididunt, do ipsum, dolor consectetur ut tempor ipsum do et elit</w:delText>
        </w:r>
        <w:r w:rsidR="00F70040">
          <w:delText xml:space="preserve">. </w:delText>
        </w:r>
        <w:r>
          <w:delText>aliqua consectetur consectetur adipiscing consectetur ipsum consectetur, do dolor sed adipiscing, adipiscing sit sit magna incididunt, do ipsum do et eiusmod aliqua sed, adipiscing eiusmod adipiscing sit sit aliqua magna</w:delText>
        </w:r>
        <w:r w:rsidR="00F70040">
          <w:delText xml:space="preserve">. </w:delText>
        </w:r>
        <w:r>
          <w:delText>eiusmod sed elit eiusmod aliqua elit ipsum eiusmod incididunt incididunt adipiscing tempor eiusmod do ipsum dolor.</w:delText>
        </w:r>
      </w:del>
    </w:p>
    <w:p w14:paraId="4FAE098C" w14:textId="77777777" w:rsidR="00540B8E" w:rsidRPr="00D62A0F" w:rsidRDefault="00D62A0F" w:rsidP="00D62A0F">
      <w:pPr>
        <w:spacing w:after="200" w:line="276" w:lineRule="auto"/>
        <w:rPr>
          <w:del w:id="1835" w:author="Caio Pizzol" w:date="2026-08-03T22:24:00Z" w16du:dateUtc="2026-08-04T02:24:00Z"/>
          <w:szCs w:val="20"/>
        </w:rPr>
      </w:pPr>
      <w:del w:id="1836" w:author="Caio Pizzol" w:date="2026-08-03T22:24:00Z" w16du:dateUtc="2026-08-04T02:24:00Z">
        <w:r>
          <w:br w:type="page"/>
        </w:r>
      </w:del>
    </w:p>
    <w:p w14:paraId="62B112E1" w14:textId="77777777" w:rsidR="00540B8E" w:rsidRDefault="005314F1">
      <w:pPr>
        <w:pStyle w:val="Heading2"/>
        <w:rPr>
          <w:del w:id="1837" w:author="Caio Pizzol" w:date="2026-08-03T22:24:00Z" w16du:dateUtc="2026-08-04T02:24:00Z"/>
        </w:rPr>
      </w:pPr>
      <w:bookmarkStart w:id="1838" w:name="10670832735761679244"/>
      <w:bookmarkStart w:id="1839" w:name="_Toc471116054"/>
      <w:bookmarkStart w:id="1840" w:name="_Toc520041440"/>
      <w:bookmarkStart w:id="1841" w:name="_Toc218523857"/>
      <w:del w:id="1842" w:author="Caio Pizzol" w:date="2026-08-03T22:24:00Z" w16du:dateUtc="2026-08-04T02:24:00Z">
        <w:r>
          <w:delText>sed incididunt</w:delText>
        </w:r>
        <w:bookmarkEnd w:id="1838"/>
        <w:bookmarkEnd w:id="1839"/>
        <w:bookmarkEnd w:id="1840"/>
        <w:bookmarkEnd w:id="1841"/>
      </w:del>
    </w:p>
    <w:p w14:paraId="3E2E2578" w14:textId="77777777" w:rsidR="00540B8E" w:rsidRDefault="005314F1">
      <w:pPr>
        <w:pStyle w:val="TextHeading2"/>
        <w:rPr>
          <w:del w:id="1843" w:author="Caio Pizzol" w:date="2026-08-03T22:24:00Z" w16du:dateUtc="2026-08-04T02:24:00Z"/>
        </w:rPr>
      </w:pPr>
      <w:del w:id="1844" w:author="Caio Pizzol" w:date="2026-08-03T22:24:00Z" w16du:dateUtc="2026-08-04T02:24:00Z">
        <w:r>
          <w:delText>consectetur sed aliqua lorem tempor do dolor dolor et amet ipsum ipsum labore elit ipsum sed’et tempor et tempor dolor eiusmod adipiscing elit eiusmod adipiscing, incididunt amet do ipsum adipiscing dolor consectetur eiusmod et aliqua amet do amet ipsum ipsum’ incididunt</w:delText>
        </w:r>
        <w:r w:rsidR="00F70040">
          <w:delText xml:space="preserve">. </w:delText>
        </w:r>
        <w:r>
          <w:delText>sed sit incididunt magna tempor aliqua dolor et tempor dolor dolor dolor lorem adipiscing labore, et ipsum adipiscing elit magna ut.</w:delText>
        </w:r>
      </w:del>
    </w:p>
    <w:p w14:paraId="0B603D5F" w14:textId="77777777" w:rsidR="00540B8E" w:rsidRDefault="005314F1">
      <w:pPr>
        <w:pStyle w:val="Heading2"/>
        <w:rPr>
          <w:del w:id="1845" w:author="Caio Pizzol" w:date="2026-08-03T22:24:00Z" w16du:dateUtc="2026-08-04T02:24:00Z"/>
        </w:rPr>
      </w:pPr>
      <w:bookmarkStart w:id="1846" w:name="10671312359667388782"/>
      <w:bookmarkStart w:id="1847" w:name="_Toc507273128"/>
      <w:bookmarkStart w:id="1848" w:name="_Toc507273127"/>
      <w:bookmarkStart w:id="1849" w:name="_Ref509705132"/>
      <w:bookmarkStart w:id="1850" w:name="_Ref510338362"/>
      <w:bookmarkStart w:id="1851" w:name="_Ref510338632"/>
      <w:bookmarkStart w:id="1852" w:name="_Ref510338864"/>
      <w:bookmarkStart w:id="1853" w:name="_Ref510339135"/>
      <w:bookmarkStart w:id="1854" w:name="_Toc218523858"/>
      <w:del w:id="1855" w:author="Caio Pizzol" w:date="2026-08-03T22:24:00Z" w16du:dateUtc="2026-08-04T02:24:00Z">
        <w:r>
          <w:delText>eiusmod elit consectetur sed</w:delText>
        </w:r>
        <w:bookmarkEnd w:id="1846"/>
        <w:bookmarkEnd w:id="1847"/>
        <w:bookmarkEnd w:id="1848"/>
        <w:bookmarkEnd w:id="1849"/>
        <w:bookmarkEnd w:id="1850"/>
        <w:bookmarkEnd w:id="1851"/>
        <w:bookmarkEnd w:id="1852"/>
        <w:bookmarkEnd w:id="1853"/>
        <w:bookmarkEnd w:id="1854"/>
      </w:del>
    </w:p>
    <w:p w14:paraId="061F11A6" w14:textId="77777777" w:rsidR="00540B8E" w:rsidRDefault="005314F1">
      <w:pPr>
        <w:pStyle w:val="TextHeading2"/>
        <w:rPr>
          <w:del w:id="1856" w:author="Caio Pizzol" w:date="2026-08-03T22:24:00Z" w16du:dateUtc="2026-08-04T02:24:00Z"/>
        </w:rPr>
      </w:pPr>
      <w:del w:id="1857" w:author="Caio Pizzol" w:date="2026-08-03T22:24:00Z" w16du:dateUtc="2026-08-04T02:24:00Z">
        <w:r>
          <w:delText>sed lorem sed aliqua et do sed ipsum ipsum, lorem, lorem sed elit dolor ipsum sed lorem ipsum ut ut elit eiusmod lorem dolor</w:delText>
        </w:r>
        <w:r w:rsidR="00F70040">
          <w:delText xml:space="preserve">. </w:delText>
        </w:r>
        <w:r>
          <w:delText>sed lorem sed adipiscing magna adipiscing incididunt amet dolor adipiscing, labore, lorem tempor dolor dolor ipsum sed lorem elit ipsum ut ut elit eiusmod lorem dolor</w:delText>
        </w:r>
        <w:r w:rsidR="00F70040">
          <w:delText xml:space="preserve">. </w:delText>
        </w:r>
        <w:r>
          <w:delTex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delText>
        </w:r>
      </w:del>
    </w:p>
    <w:p w14:paraId="70F4C041" w14:textId="77777777" w:rsidR="00540B8E" w:rsidRDefault="005314F1">
      <w:pPr>
        <w:pStyle w:val="TextHeading2"/>
        <w:rPr>
          <w:del w:id="1858" w:author="Caio Pizzol" w:date="2026-08-03T22:24:00Z" w16du:dateUtc="2026-08-04T02:24:00Z"/>
        </w:rPr>
      </w:pPr>
      <w:del w:id="1859" w:author="Caio Pizzol" w:date="2026-08-03T22:24:00Z" w16du:dateUtc="2026-08-04T02:24:00Z">
        <w:r>
          <w:delText>sit sed adipiscing ipsum tempor et ipsum ipsum ipsum lorem incididunt dolor dolor dolor incididunt dolore ipsum sed ipsum dolor amet consectetur adipiscing labore labore ipsum ipsum sed’et eiusmod, consectetur, lorem sed</w:delText>
        </w:r>
        <w:r w:rsidR="00F70040">
          <w:delText xml:space="preserve">. </w:delText>
        </w:r>
        <w:r>
          <w:delText>sed amet ipsum do ipsum consectetur’et eiusmod ipsum lorem incididunt dolor dolor, dolor ut aliqua et incididunt adipiscing aliqua do adipiscing, incididunt lorem et, elit adipiscing labore lorem elit adipiscing lorem labore sit ipsum consectetur ipsum consectetur.</w:delText>
        </w:r>
      </w:del>
    </w:p>
    <w:p w14:paraId="78806B3B" w14:textId="77777777" w:rsidR="00540B8E" w:rsidRDefault="005314F1">
      <w:pPr>
        <w:pStyle w:val="TextHeading2"/>
        <w:rPr>
          <w:del w:id="1860" w:author="Caio Pizzol" w:date="2026-08-03T22:24:00Z" w16du:dateUtc="2026-08-04T02:24:00Z"/>
        </w:rPr>
      </w:pPr>
      <w:del w:id="1861" w:author="Caio Pizzol" w:date="2026-08-03T22:24:00Z" w16du:dateUtc="2026-08-04T02:24:00Z">
        <w:r>
          <w:delText>consectetur sed adipiscing adipiscing eiusmod consectetur ut sed dolor dolor dolor lorem aliqua elit consectetur amet lorem do, incididunt adipiscing eiusmod dolor lorem aliqua dolore do lorem lorem elit eiusmod adipiscing lorem ipsum elit</w:delText>
        </w:r>
        <w:r w:rsidR="00F70040">
          <w:delText xml:space="preserve">. </w:delText>
        </w:r>
        <w:r>
          <w:delText>do consectetur ut adipiscing incididunt lorem amet do dolor dolor consectetur aliqua amet ipsum labore amet adipiscing dolor ut aliqua lorem ipsum labore amet adipiscing consectetur aliqua.</w:delText>
        </w:r>
      </w:del>
    </w:p>
    <w:p w14:paraId="719EACBE" w14:textId="77777777" w:rsidR="00540B8E" w:rsidRDefault="005314F1">
      <w:pPr>
        <w:pStyle w:val="Heading2"/>
        <w:rPr>
          <w:del w:id="1862" w:author="Caio Pizzol" w:date="2026-08-03T22:24:00Z" w16du:dateUtc="2026-08-04T02:24:00Z"/>
        </w:rPr>
      </w:pPr>
      <w:bookmarkStart w:id="1863" w:name="10346386843970798746"/>
      <w:bookmarkStart w:id="1864" w:name="_Toc218523859"/>
      <w:del w:id="1865" w:author="Caio Pizzol" w:date="2026-08-03T22:24:00Z" w16du:dateUtc="2026-08-04T02:24:00Z">
        <w:r>
          <w:delText>ipsum-labore</w:delText>
        </w:r>
        <w:bookmarkEnd w:id="1863"/>
        <w:bookmarkEnd w:id="1864"/>
      </w:del>
    </w:p>
    <w:p w14:paraId="6F55EE08" w14:textId="77777777" w:rsidR="00540B8E" w:rsidRDefault="005314F1">
      <w:pPr>
        <w:pStyle w:val="TextHeading2"/>
        <w:rPr>
          <w:del w:id="1866" w:author="Caio Pizzol" w:date="2026-08-03T22:24:00Z" w16du:dateUtc="2026-08-04T02:24:00Z"/>
        </w:rPr>
      </w:pPr>
      <w:del w:id="1867" w:author="Caio Pizzol" w:date="2026-08-03T22:24:00Z" w16du:dateUtc="2026-08-04T02:24:00Z">
        <w:r>
          <w:delText>sed eiusmod dolor lorem eiusmod labore elit lorem aliqua elit labore et sed, dolore lorem aliqua adipiscing et consectetur eiusmod elit consectetur-magna, consectetur dolor amet dolor do eiusmod elit consectetur-magna</w:delText>
        </w:r>
        <w:r w:rsidR="00F70040">
          <w:delText xml:space="preserve">. </w:delText>
        </w:r>
        <w:r>
          <w:delTex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delText>
        </w:r>
        <w:r w:rsidR="00F70040">
          <w:delText xml:space="preserve">. </w:delText>
        </w:r>
        <w:r>
          <w:delText>magna dolore, eiusmod dolor lorem eiusmod labore elit lorem elit aliqua elit labore et sed adipiscing elit tempor ipsum et consectetur do magna et labore labore consectetur adipiscing ut.</w:delText>
        </w:r>
      </w:del>
    </w:p>
    <w:p w14:paraId="4E99903B" w14:textId="77777777" w:rsidR="00540B8E" w:rsidRDefault="005314F1">
      <w:pPr>
        <w:pStyle w:val="Heading2"/>
        <w:rPr>
          <w:del w:id="1868" w:author="Caio Pizzol" w:date="2026-08-03T22:24:00Z" w16du:dateUtc="2026-08-04T02:24:00Z"/>
        </w:rPr>
      </w:pPr>
      <w:bookmarkStart w:id="1869" w:name="10672271607478807858"/>
      <w:bookmarkStart w:id="1870" w:name="_Ref22678238"/>
      <w:bookmarkStart w:id="1871" w:name="_Toc218523860"/>
      <w:del w:id="1872" w:author="Caio Pizzol" w:date="2026-08-03T22:24:00Z" w16du:dateUtc="2026-08-04T02:24:00Z">
        <w:r>
          <w:delText>sed tempor</w:delText>
        </w:r>
        <w:bookmarkEnd w:id="1869"/>
        <w:bookmarkEnd w:id="1870"/>
        <w:bookmarkEnd w:id="1871"/>
      </w:del>
    </w:p>
    <w:p w14:paraId="743F13DA" w14:textId="77777777" w:rsidR="00540B8E" w:rsidRDefault="005314F1">
      <w:pPr>
        <w:pStyle w:val="TextHeading2"/>
        <w:rPr>
          <w:del w:id="1873" w:author="Caio Pizzol" w:date="2026-08-03T22:24:00Z" w16du:dateUtc="2026-08-04T02:24:00Z"/>
        </w:rPr>
      </w:pPr>
      <w:del w:id="1874" w:author="Caio Pizzol" w:date="2026-08-03T22:24:00Z" w16du:dateUtc="2026-08-04T02:24:00Z">
        <w:r>
          <w:delText>sed lorem elit labore sed aliqua labore do et incididunt adipiscing sit amet ipsum magna aliqua labore eiusmod consectetur</w:delText>
        </w:r>
        <w:r w:rsidR="00F70040">
          <w:delText xml:space="preserve">. </w:delText>
        </w:r>
        <w:r>
          <w:delText>adipiscing do consectetur elit labore sed incididunt magna incididunt dolor ut eiusmod sit lorem elit labore sed incididunt ipsum do consectetur</w:delText>
        </w:r>
        <w:r w:rsidR="00F70040">
          <w:delText xml:space="preserve">. </w:delText>
        </w:r>
        <w:r>
          <w:delText>sed ipsum adipiscing elit sit lorem sed lorem sit ut, eiusmod do consectetur incididunt magna incididunt consectetur ut tempor ipsum do consectetur’et sit consectetur adipiscing tempor.</w:delText>
        </w:r>
      </w:del>
    </w:p>
    <w:p w14:paraId="32E98C08" w14:textId="77777777" w:rsidR="00540B8E" w:rsidRDefault="005314F1">
      <w:pPr>
        <w:pStyle w:val="TextHeading2"/>
        <w:rPr>
          <w:del w:id="1875" w:author="Caio Pizzol" w:date="2026-08-03T22:24:00Z" w16du:dateUtc="2026-08-04T02:24:00Z"/>
        </w:rPr>
      </w:pPr>
      <w:del w:id="1876" w:author="Caio Pizzol" w:date="2026-08-03T22:24:00Z" w16du:dateUtc="2026-08-04T02:24:00Z">
        <w:r>
          <w:delText xml:space="preserve">adipiscing sed adipiscing elit aliqua magna amet magna aliqua consectetur sit do ipsum ut ut elit tempor, adipiscing labore magna amet sed magna, adipiscing magna do, incididunt do consectetur lorem elit consectetur magna. </w:delText>
        </w:r>
      </w:del>
    </w:p>
    <w:p w14:paraId="44ADCFB8" w14:textId="77777777" w:rsidR="00540B8E" w:rsidRDefault="005314F1">
      <w:pPr>
        <w:pStyle w:val="TextHeading2"/>
        <w:rPr>
          <w:del w:id="1877" w:author="Caio Pizzol" w:date="2026-08-03T22:24:00Z" w16du:dateUtc="2026-08-04T02:24:00Z"/>
        </w:rPr>
      </w:pPr>
      <w:del w:id="1878" w:author="Caio Pizzol" w:date="2026-08-03T22:24:00Z" w16du:dateUtc="2026-08-04T02:24:00Z">
        <w:r>
          <w:delText>sed ut do aliqua sit, eiusmod sed adipiscing magna adipiscing amet adipiscing aliqua incididunt labore amet consectetur labore dolor ipsum sed’et tempor et ipsum consectetur.</w:delText>
        </w:r>
      </w:del>
    </w:p>
    <w:p w14:paraId="5B06A441" w14:textId="77777777" w:rsidR="00540B8E" w:rsidRDefault="005314F1">
      <w:pPr>
        <w:pStyle w:val="Heading2"/>
        <w:rPr>
          <w:del w:id="1879" w:author="Caio Pizzol" w:date="2026-08-03T22:24:00Z" w16du:dateUtc="2026-08-04T02:24:00Z"/>
        </w:rPr>
      </w:pPr>
      <w:bookmarkStart w:id="1880" w:name="16570321591553435075"/>
      <w:bookmarkStart w:id="1881" w:name="_Toc507273129"/>
      <w:bookmarkStart w:id="1882" w:name="_Toc218523861"/>
      <w:del w:id="1883" w:author="Caio Pizzol" w:date="2026-08-03T22:24:00Z" w16du:dateUtc="2026-08-04T02:24:00Z">
        <w:r>
          <w:delText>eiusmod elit dolor</w:delText>
        </w:r>
        <w:bookmarkEnd w:id="1880"/>
        <w:bookmarkEnd w:id="1881"/>
        <w:bookmarkEnd w:id="1882"/>
      </w:del>
    </w:p>
    <w:p w14:paraId="28D8265C" w14:textId="77777777" w:rsidR="00540B8E" w:rsidRDefault="005314F1">
      <w:pPr>
        <w:pStyle w:val="TextHeading2"/>
        <w:rPr>
          <w:del w:id="1884" w:author="Caio Pizzol" w:date="2026-08-03T22:24:00Z" w16du:dateUtc="2026-08-04T02:24:00Z"/>
        </w:rPr>
      </w:pPr>
      <w:bookmarkStart w:id="1885" w:name="_Toc507273130"/>
      <w:del w:id="1886" w:author="Caio Pizzol" w:date="2026-08-03T22:24:00Z" w16du:dateUtc="2026-08-04T02:24:00Z">
        <w:r>
          <w:rPr>
            <w:color w:val="000000"/>
          </w:rPr>
          <w:delText xml:space="preserve">consectetur sed </w:delText>
        </w:r>
        <w:r>
          <w:delText>adipiscing tempor, adipiscing, incididunt adipiscing elit sed, incididunt, adipiscing, magna, eiusmod, magna, eiusmod, labore, sed, dolore, incididunt magna do ipsum lorem magna consectetur ipsum labore elit et sed’et tempor</w:delText>
        </w:r>
        <w:r w:rsidR="00F70040">
          <w:delText xml:space="preserve">. </w:delText>
        </w:r>
        <w:r>
          <w:delText>consectetur sed adipiscing adipiscing aliqua ipsum dolor elit ipsum aliqua lorem sed ipsum, tempor lorem consectetur aliqua elit.</w:delText>
        </w:r>
        <w:bookmarkEnd w:id="1885"/>
      </w:del>
    </w:p>
    <w:p w14:paraId="07445B9C" w14:textId="77777777" w:rsidR="00540B8E" w:rsidRDefault="005314F1">
      <w:pPr>
        <w:pStyle w:val="TextHeading2"/>
        <w:rPr>
          <w:del w:id="1887" w:author="Caio Pizzol" w:date="2026-08-03T22:24:00Z" w16du:dateUtc="2026-08-04T02:24:00Z"/>
        </w:rPr>
      </w:pPr>
      <w:del w:id="1888" w:author="Caio Pizzol" w:date="2026-08-03T22:24:00Z" w16du:dateUtc="2026-08-04T02:24:00Z">
        <w:r>
          <w:delText>consectetur sed adipiscing eiusmod ipsum sit lorem lorem elit ipsum do magna lorem ipsum et sed, do elit dolor ipsum consectetur sed eiusmod ipsum lorem lorem elit incididunt et sed.</w:delText>
        </w:r>
      </w:del>
    </w:p>
    <w:p w14:paraId="647B2E63" w14:textId="77777777" w:rsidR="00540B8E" w:rsidRDefault="005314F1">
      <w:pPr>
        <w:pStyle w:val="TextHeading2"/>
        <w:rPr>
          <w:del w:id="1889" w:author="Caio Pizzol" w:date="2026-08-03T22:24:00Z" w16du:dateUtc="2026-08-04T02:24:00Z"/>
        </w:rPr>
      </w:pPr>
      <w:del w:id="1890" w:author="Caio Pizzol" w:date="2026-08-03T22:24:00Z" w16du:dateUtc="2026-08-04T02:24:00Z">
        <w:r>
          <w:delText>consectetur sed adipiscing ipsum ipsum elit ipsum magna do ipsum elit lorem dolor elit ipsum consectetur’et amet lorem do, labore et sed et tempor</w:delText>
        </w:r>
        <w:r w:rsidR="00F70040">
          <w:delText xml:space="preserve">. </w:delText>
        </w:r>
        <w:r>
          <w:delText>consectetur sed adipiscing ipsum sit lorem lorem elit ipsum do magna lorem ipsum et sed consectetur elit ipsum sit ipsum sed aliqua labore do et ipsum consectetur</w:delText>
        </w:r>
        <w:r w:rsidR="00F70040">
          <w:delText xml:space="preserve">. </w:delText>
        </w:r>
        <w:r>
          <w:delText>adipiscing sed elit aliqua eiusmod et, tempor, ut, dolor, lorem do ipsum consectetur dolor elit ipsum do magna lorem ipsum et sed adipiscing adipiscing elit ipsum sed’et elit elit ipsum sit eiusmod do ipsum elit.</w:delText>
        </w:r>
      </w:del>
    </w:p>
    <w:p w14:paraId="64AF6713" w14:textId="77777777" w:rsidR="00540B8E" w:rsidRDefault="005314F1">
      <w:pPr>
        <w:pStyle w:val="Heading2"/>
        <w:rPr>
          <w:del w:id="1891" w:author="Caio Pizzol" w:date="2026-08-03T22:24:00Z" w16du:dateUtc="2026-08-04T02:24:00Z"/>
        </w:rPr>
      </w:pPr>
      <w:bookmarkStart w:id="1892" w:name="6486274560653959155"/>
      <w:bookmarkStart w:id="1893" w:name="_Toc218523862"/>
      <w:del w:id="1894" w:author="Caio Pizzol" w:date="2026-08-03T22:24:00Z" w16du:dateUtc="2026-08-04T02:24:00Z">
        <w:r>
          <w:delText>sit elit et sed elit ipsum</w:delText>
        </w:r>
        <w:bookmarkEnd w:id="1892"/>
        <w:bookmarkEnd w:id="1893"/>
      </w:del>
    </w:p>
    <w:p w14:paraId="38123F4F" w14:textId="77777777" w:rsidR="00540B8E" w:rsidRDefault="005314F1">
      <w:pPr>
        <w:pStyle w:val="TextHeading2"/>
        <w:rPr>
          <w:del w:id="1895" w:author="Caio Pizzol" w:date="2026-08-03T22:24:00Z" w16du:dateUtc="2026-08-04T02:24:00Z"/>
        </w:rPr>
      </w:pPr>
      <w:del w:id="1896" w:author="Caio Pizzol" w:date="2026-08-03T22:24:00Z" w16du:dateUtc="2026-08-04T02:24:00Z">
        <w:r>
          <w:delText>adipiscing ipsum ut elit amet aliqua et ipsum consectetur adipiscing magna consectetur dolor eiusmod incididunt, eiusmod consectetur lorem ipsum tempor sed adipiscing labore do ipsum ut elit amet</w:delText>
        </w:r>
        <w:r w:rsidR="00F70040">
          <w:delText xml:space="preserve">. </w:delText>
        </w:r>
        <w:r>
          <w:delText>eiusmod sed elit eiusmod ipsum ut elit amet adipiscing aliqua ipsum ut do tempor tempor tempor ipsum incididunt amet consectetur et lorem do incididunt, incididunt adipiscing sit ipsum sit incididunt consectetur, dolor aliqua lorem consectetur consectetur</w:delText>
        </w:r>
        <w:r w:rsidR="00F70040">
          <w:delText xml:space="preserve">. </w:delText>
        </w:r>
        <w:r>
          <w:delText>eiusmod sed elit eiusmod ipsum ut elit amet adipiscing eiusmod aliqua magna elit amet do dolor elit do labore do adipiscing magna consectetur, do eiusmod ipsum aliqua dolore lorem aliqua ut elit amet</w:delText>
        </w:r>
        <w:r w:rsidR="00F70040">
          <w:delText xml:space="preserve">. </w:delText>
        </w:r>
      </w:del>
    </w:p>
    <w:p w14:paraId="2F1399C2" w14:textId="77777777" w:rsidR="00D62A0F" w:rsidRDefault="005314F1">
      <w:pPr>
        <w:pStyle w:val="TextHeading2"/>
        <w:rPr>
          <w:del w:id="1897" w:author="Caio Pizzol" w:date="2026-08-03T22:24:00Z" w16du:dateUtc="2026-08-04T02:24:00Z"/>
        </w:rPr>
      </w:pPr>
      <w:del w:id="1898" w:author="Caio Pizzol" w:date="2026-08-03T22:24:00Z" w16du:dateUtc="2026-08-04T02:24:00Z">
        <w:r>
          <w:delTex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delText>
        </w:r>
      </w:del>
    </w:p>
    <w:p w14:paraId="1DFE7C13" w14:textId="77777777" w:rsidR="00540B8E" w:rsidRPr="00D62A0F" w:rsidRDefault="00D62A0F" w:rsidP="00D62A0F">
      <w:pPr>
        <w:spacing w:after="200" w:line="276" w:lineRule="auto"/>
        <w:rPr>
          <w:del w:id="1899" w:author="Caio Pizzol" w:date="2026-08-03T22:24:00Z" w16du:dateUtc="2026-08-04T02:24:00Z"/>
          <w:szCs w:val="20"/>
        </w:rPr>
      </w:pPr>
      <w:del w:id="1900" w:author="Caio Pizzol" w:date="2026-08-03T22:24:00Z" w16du:dateUtc="2026-08-04T02:24:00Z">
        <w:r>
          <w:br w:type="page"/>
        </w:r>
      </w:del>
    </w:p>
    <w:p w14:paraId="46EA9B26" w14:textId="77777777" w:rsidR="00540B8E" w:rsidRDefault="005314F1">
      <w:pPr>
        <w:pStyle w:val="Heading2"/>
        <w:rPr>
          <w:del w:id="1901" w:author="Caio Pizzol" w:date="2026-08-03T22:24:00Z" w16du:dateUtc="2026-08-04T02:24:00Z"/>
        </w:rPr>
      </w:pPr>
      <w:bookmarkStart w:id="1902" w:name="16571280839364854151"/>
      <w:bookmarkStart w:id="1903" w:name="_Ref136304792"/>
      <w:bookmarkStart w:id="1904" w:name="_Toc218523863"/>
      <w:del w:id="1905" w:author="Caio Pizzol" w:date="2026-08-03T22:24:00Z" w16du:dateUtc="2026-08-04T02:24:00Z">
        <w:r>
          <w:delText>incididunt elit magna incididunt elit</w:delText>
        </w:r>
        <w:bookmarkEnd w:id="1902"/>
        <w:bookmarkEnd w:id="1903"/>
        <w:bookmarkEnd w:id="1904"/>
      </w:del>
    </w:p>
    <w:p w14:paraId="314EEE20" w14:textId="77777777" w:rsidR="00540B8E" w:rsidRDefault="005314F1">
      <w:pPr>
        <w:pStyle w:val="TextHeading2"/>
        <w:rPr>
          <w:del w:id="1906" w:author="Caio Pizzol" w:date="2026-08-03T22:24:00Z" w16du:dateUtc="2026-08-04T02:24:00Z"/>
        </w:rPr>
      </w:pPr>
      <w:del w:id="1907" w:author="Caio Pizzol" w:date="2026-08-03T22:24:00Z" w16du:dateUtc="2026-08-04T02:24:00Z">
        <w:r>
          <w:delText>eiusmod ipsum tempor ipsum consectetur ut adipiscing do incididunt amet sit do magna sed consectetur ut tempor ipsum et do magna incididunt elit elit, et ut §§ 16320adipiscing ipsum</w:delText>
        </w:r>
        <w:r w:rsidR="00F70040">
          <w:delText xml:space="preserve">. </w:delText>
        </w:r>
        <w:r>
          <w:delTex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delText>
        </w:r>
      </w:del>
    </w:p>
    <w:p w14:paraId="3C121BFD" w14:textId="77777777" w:rsidR="00540B8E" w:rsidRDefault="005314F1">
      <w:pPr>
        <w:pStyle w:val="TextHeading2"/>
        <w:rPr>
          <w:del w:id="1908" w:author="Caio Pizzol" w:date="2026-08-03T22:24:00Z" w16du:dateUtc="2026-08-04T02:24:00Z"/>
        </w:rPr>
      </w:pPr>
      <w:del w:id="1909" w:author="Caio Pizzol" w:date="2026-08-03T22:24:00Z" w16du:dateUtc="2026-08-04T02:24:00Z">
        <w:r>
          <w:delTex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delText>
        </w:r>
        <w:r w:rsidR="00F70040">
          <w:delText xml:space="preserve">. </w:delText>
        </w:r>
      </w:del>
    </w:p>
    <w:p w14:paraId="1DC89500" w14:textId="77777777" w:rsidR="00540B8E" w:rsidRDefault="005314F1">
      <w:pPr>
        <w:pStyle w:val="Heading3"/>
        <w:rPr>
          <w:del w:id="1910" w:author="Caio Pizzol" w:date="2026-08-03T22:24:00Z" w16du:dateUtc="2026-08-04T02:24:00Z"/>
        </w:rPr>
      </w:pPr>
      <w:bookmarkStart w:id="1911" w:name="9258493977388533655"/>
      <w:bookmarkStart w:id="1912" w:name="_Ref224726485"/>
      <w:del w:id="1913" w:author="Caio Pizzol" w:date="2026-08-03T22:24:00Z" w16du:dateUtc="2026-08-04T02:24:00Z">
        <w:r>
          <w:delText>do incididunt do dolore do</w:delText>
        </w:r>
        <w:bookmarkEnd w:id="1911"/>
        <w:bookmarkEnd w:id="1912"/>
      </w:del>
    </w:p>
    <w:p w14:paraId="3308DD8B" w14:textId="77777777" w:rsidR="00540B8E" w:rsidRDefault="005314F1">
      <w:pPr>
        <w:pStyle w:val="TextHeading3"/>
        <w:rPr>
          <w:del w:id="1914" w:author="Caio Pizzol" w:date="2026-08-03T22:24:00Z" w16du:dateUtc="2026-08-04T02:24:00Z"/>
        </w:rPr>
      </w:pPr>
      <w:del w:id="1915" w:author="Caio Pizzol" w:date="2026-08-03T22:24:00Z" w16du:dateUtc="2026-08-04T02:24:00Z">
        <w:r>
          <w:rPr>
            <w:i/>
          </w:rPr>
          <w:delText>do incididunt ipsum amet aliqua</w:delText>
        </w:r>
        <w:r>
          <w:delText xml:space="preserve"> et do labore sit do et sed sed eiusmod adipiscing et elit adipiscing lorem ipsum ipsum adipiscing elit tempor lorem ipsum amet dolor elit magna aliqua lorem tempor aliqua do ipsum sed consectetur adipiscing amet eiusmod aliqua</w:delText>
        </w:r>
        <w:r w:rsidR="00F70040">
          <w:delText xml:space="preserve">. </w:delText>
        </w:r>
        <w:r>
          <w:delTex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delText>
        </w:r>
        <w:r w:rsidR="00F70040">
          <w:delText xml:space="preserve">. </w:delText>
        </w:r>
        <w:r>
          <w:delTex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delText>
        </w:r>
        <w:r w:rsidR="00F70040">
          <w:delText xml:space="preserve">. </w:delText>
        </w:r>
        <w:r>
          <w:delText>sed amet sit aliqua lorem eiusmod, ut et sed sed labore ipsum labore incididunt ipsum amet aliqua eiusmod do incididunt amet consectetur eiusmod et, amet incididunt dolor aliqua et ipsum et consectetur lorem consectetur ipsum lorem</w:delText>
        </w:r>
        <w:r w:rsidR="00F70040">
          <w:delText xml:space="preserve">. </w:delText>
        </w:r>
      </w:del>
    </w:p>
    <w:p w14:paraId="7627EE57" w14:textId="77777777" w:rsidR="00540B8E" w:rsidRDefault="005314F1">
      <w:pPr>
        <w:pStyle w:val="TextHeading3"/>
        <w:rPr>
          <w:del w:id="1916" w:author="Caio Pizzol" w:date="2026-08-03T22:24:00Z" w16du:dateUtc="2026-08-04T02:24:00Z"/>
        </w:rPr>
      </w:pPr>
      <w:del w:id="1917" w:author="Caio Pizzol" w:date="2026-08-03T22:24:00Z" w16du:dateUtc="2026-08-04T02:24:00Z">
        <w:r>
          <w:delText>magna ipsum magna sit labore lorem ipsum amet amet aliqua consectetur labore ipsum, dolor, lorem ipsum incididunt elit amet, lorem sit labore lorem ipsum amet amet aliqua sit dolore elit ipsum, dolor, lorem ipsum incididunt elit amet, et sed sed dolore ipsum amet do amet</w:delText>
        </w:r>
        <w:r w:rsidR="00F70040">
          <w:delText xml:space="preserve">. </w:delText>
        </w:r>
        <w:r>
          <w:delText>consectetur sed sed dolore do do ipsum sed elit ipsum labore lorem ipsum amet amet labore adipiscing labore dolor ipsum amet lorem consectetur ipsum consectetur adipiscing sit consectetur aliqua lorem consectetur labore ipsum, dolor, lorem ipsum incididunt elit amet.</w:delText>
        </w:r>
      </w:del>
    </w:p>
    <w:p w14:paraId="74EF7F6E" w14:textId="77777777" w:rsidR="00D62A0F" w:rsidRDefault="005314F1">
      <w:pPr>
        <w:pStyle w:val="TextHeading3"/>
        <w:rPr>
          <w:del w:id="1918" w:author="Caio Pizzol" w:date="2026-08-03T22:24:00Z" w16du:dateUtc="2026-08-04T02:24:00Z"/>
        </w:rPr>
      </w:pPr>
      <w:del w:id="1919" w:author="Caio Pizzol" w:date="2026-08-03T22:24:00Z" w16du:dateUtc="2026-08-04T02:24:00Z">
        <w:r>
          <w:delTex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delText>
        </w:r>
      </w:del>
    </w:p>
    <w:p w14:paraId="22F89A85" w14:textId="77777777" w:rsidR="00540B8E" w:rsidRPr="00D62A0F" w:rsidRDefault="00D62A0F" w:rsidP="00D62A0F">
      <w:pPr>
        <w:spacing w:after="200" w:line="276" w:lineRule="auto"/>
        <w:rPr>
          <w:del w:id="1920" w:author="Caio Pizzol" w:date="2026-08-03T22:24:00Z" w16du:dateUtc="2026-08-04T02:24:00Z"/>
          <w:szCs w:val="20"/>
        </w:rPr>
      </w:pPr>
      <w:del w:id="1921" w:author="Caio Pizzol" w:date="2026-08-03T22:24:00Z" w16du:dateUtc="2026-08-04T02:24:00Z">
        <w:r>
          <w:br w:type="page"/>
        </w:r>
      </w:del>
    </w:p>
    <w:p w14:paraId="364CA806" w14:textId="77777777" w:rsidR="00540B8E" w:rsidRDefault="005314F1">
      <w:pPr>
        <w:pStyle w:val="TextHeading3"/>
        <w:rPr>
          <w:del w:id="1922" w:author="Caio Pizzol" w:date="2026-08-03T22:24:00Z" w16du:dateUtc="2026-08-04T02:24:00Z"/>
        </w:rPr>
      </w:pPr>
      <w:del w:id="1923" w:author="Caio Pizzol" w:date="2026-08-03T22:24:00Z" w16du:dateUtc="2026-08-04T02:24:00Z">
        <w:r>
          <w:delTex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delText>
        </w:r>
      </w:del>
    </w:p>
    <w:p w14:paraId="35D6C180" w14:textId="77777777" w:rsidR="00540B8E" w:rsidRDefault="005314F1">
      <w:pPr>
        <w:pStyle w:val="Heading3"/>
        <w:rPr>
          <w:del w:id="1924" w:author="Caio Pizzol" w:date="2026-08-03T22:24:00Z" w16du:dateUtc="2026-08-04T02:24:00Z"/>
        </w:rPr>
      </w:pPr>
      <w:bookmarkStart w:id="1925" w:name="9259693037152807500"/>
      <w:del w:id="1926" w:author="Caio Pizzol" w:date="2026-08-03T22:24:00Z" w16du:dateUtc="2026-08-04T02:24:00Z">
        <w:r>
          <w:delText>magna elit magna elit magna aliqua</w:delText>
        </w:r>
        <w:bookmarkEnd w:id="1925"/>
      </w:del>
    </w:p>
    <w:p w14:paraId="0ACA24BE" w14:textId="77777777" w:rsidR="00540B8E" w:rsidRDefault="005314F1">
      <w:pPr>
        <w:pStyle w:val="TextHeading3"/>
        <w:rPr>
          <w:del w:id="1927" w:author="Caio Pizzol" w:date="2026-08-03T22:24:00Z" w16du:dateUtc="2026-08-04T02:24:00Z"/>
        </w:rPr>
      </w:pPr>
      <w:del w:id="1928" w:author="Caio Pizzol" w:date="2026-08-03T22:24:00Z" w16du:dateUtc="2026-08-04T02:24:00Z">
        <w:r>
          <w:delText>sed, do ipsum sit amet adipiscing ut aliqua amet eiusmod consectetur sed et ipsum consectetur, et sed amet dolore ipsum elit eiusmod amet do amet ipsum aliqua amet dolor ipsum lorem, ut et sed sed dolore do amet ipsum aliqua incididunt ipsum do ipsum ipsum ut aliqua.</w:delText>
        </w:r>
      </w:del>
    </w:p>
    <w:p w14:paraId="07F04D51" w14:textId="77777777" w:rsidR="00540B8E" w:rsidRDefault="005314F1">
      <w:pPr>
        <w:pStyle w:val="Heading2"/>
        <w:rPr>
          <w:del w:id="1929" w:author="Caio Pizzol" w:date="2026-08-03T22:24:00Z" w16du:dateUtc="2026-08-04T02:24:00Z"/>
        </w:rPr>
      </w:pPr>
      <w:bookmarkStart w:id="1930" w:name="10182247367029585463"/>
      <w:bookmarkStart w:id="1931" w:name="_Toc218523864"/>
      <w:del w:id="1932" w:author="Caio Pizzol" w:date="2026-08-03T22:24:00Z" w16du:dateUtc="2026-08-04T02:24:00Z">
        <w:r>
          <w:delText>ut ipsum labore labore</w:delText>
        </w:r>
        <w:bookmarkEnd w:id="1930"/>
        <w:bookmarkEnd w:id="1931"/>
      </w:del>
    </w:p>
    <w:p w14:paraId="28D2CA0F" w14:textId="77777777" w:rsidR="00540B8E" w:rsidRDefault="005314F1">
      <w:pPr>
        <w:pStyle w:val="TextHeading2"/>
        <w:rPr>
          <w:del w:id="1933" w:author="Caio Pizzol" w:date="2026-08-03T22:24:00Z" w16du:dateUtc="2026-08-04T02:24:00Z"/>
        </w:rPr>
      </w:pPr>
      <w:del w:id="1934" w:author="Caio Pizzol" w:date="2026-08-03T22:24:00Z" w16du:dateUtc="2026-08-04T02:24:00Z">
        <w:r>
          <w:delTex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delText>
        </w:r>
        <w:r w:rsidR="00F70040">
          <w:delText xml:space="preserve">. </w:delText>
        </w:r>
        <w:r>
          <w:delText>consectetur sed sed dolore do adipiscing et do ut consectetur eiusmod dolor ipsum dolor labore adipiscing aliqua eiusmod labore eiusmod sed dolor incididunt dolor lorem labore adipiscing elit amet lorem labore elit elit do ipsum dolor.</w:delText>
        </w:r>
      </w:del>
    </w:p>
    <w:p w14:paraId="399E6CAE" w14:textId="77777777" w:rsidR="00540B8E" w:rsidRDefault="005314F1">
      <w:pPr>
        <w:pStyle w:val="Heading2"/>
        <w:rPr>
          <w:del w:id="1935" w:author="Caio Pizzol" w:date="2026-08-03T22:24:00Z" w16du:dateUtc="2026-08-04T02:24:00Z"/>
        </w:rPr>
      </w:pPr>
      <w:bookmarkStart w:id="1936" w:name="10182726990935295001"/>
      <w:bookmarkStart w:id="1937" w:name="_Toc218523865"/>
      <w:del w:id="1938" w:author="Caio Pizzol" w:date="2026-08-03T22:24:00Z" w16du:dateUtc="2026-08-04T02:24:00Z">
        <w:r>
          <w:delText>incididunt elit lorem magna ut</w:delText>
        </w:r>
        <w:bookmarkEnd w:id="1936"/>
        <w:bookmarkEnd w:id="1937"/>
      </w:del>
    </w:p>
    <w:p w14:paraId="0DBC10C7" w14:textId="77777777" w:rsidR="00540B8E" w:rsidRDefault="005314F1">
      <w:pPr>
        <w:pStyle w:val="TextHeading2"/>
        <w:rPr>
          <w:del w:id="1939" w:author="Caio Pizzol" w:date="2026-08-03T22:24:00Z" w16du:dateUtc="2026-08-04T02:24:00Z"/>
        </w:rPr>
      </w:pPr>
      <w:del w:id="1940" w:author="Caio Pizzol" w:date="2026-08-03T22:24:00Z" w16du:dateUtc="2026-08-04T02:24:00Z">
        <w:r>
          <w:delTex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delText>
        </w:r>
      </w:del>
    </w:p>
    <w:p w14:paraId="02DC534D" w14:textId="77777777" w:rsidR="00540B8E" w:rsidRDefault="005314F1">
      <w:pPr>
        <w:pStyle w:val="Heading2"/>
        <w:rPr>
          <w:del w:id="1941" w:author="Caio Pizzol" w:date="2026-08-03T22:24:00Z" w16du:dateUtc="2026-08-04T02:24:00Z"/>
        </w:rPr>
      </w:pPr>
      <w:bookmarkStart w:id="1942" w:name="16571520651317708920"/>
      <w:bookmarkStart w:id="1943" w:name="_Ref66106808"/>
      <w:bookmarkStart w:id="1944" w:name="_Toc218523866"/>
      <w:del w:id="1945" w:author="Caio Pizzol" w:date="2026-08-03T22:24:00Z" w16du:dateUtc="2026-08-04T02:24:00Z">
        <w:r>
          <w:delText>ipsum elit</w:delText>
        </w:r>
        <w:bookmarkEnd w:id="1942"/>
        <w:bookmarkEnd w:id="1943"/>
        <w:bookmarkEnd w:id="1944"/>
      </w:del>
    </w:p>
    <w:p w14:paraId="59745C81" w14:textId="77777777" w:rsidR="00540B8E" w:rsidRDefault="005314F1">
      <w:pPr>
        <w:pStyle w:val="TextHeading2"/>
        <w:rPr>
          <w:del w:id="1946" w:author="Caio Pizzol" w:date="2026-08-03T22:24:00Z" w16du:dateUtc="2026-08-04T02:24:00Z"/>
        </w:rPr>
      </w:pPr>
      <w:del w:id="1947" w:author="Caio Pizzol" w:date="2026-08-03T22:24:00Z" w16du:dateUtc="2026-08-04T02:24:00Z">
        <w:r>
          <w:delText>sed do ipsum magna tempor dolor dolor, et sed aliqua lorem tempor do aliqua dolor consectetur dolor adipiscing</w:delText>
        </w:r>
        <w:r w:rsidR="00F70040">
          <w:delText xml:space="preserve">. </w:delText>
        </w:r>
        <w:r>
          <w:delText>do ipsum ipsum elit ipsum ut elit elit do ut, et sed amet eiusmod sit magna adipiscing do ipsum elit lorem elit dolor consectetur do et ipsum consectetur et amet dolor ipsum elit lorem.</w:delText>
        </w:r>
      </w:del>
    </w:p>
    <w:p w14:paraId="600DAF29" w14:textId="77777777" w:rsidR="00540B8E" w:rsidRDefault="005314F1">
      <w:pPr>
        <w:pStyle w:val="TextHeading2"/>
        <w:rPr>
          <w:del w:id="1948" w:author="Caio Pizzol" w:date="2026-08-03T22:24:00Z" w16du:dateUtc="2026-08-04T02:24:00Z"/>
        </w:rPr>
      </w:pPr>
      <w:del w:id="1949" w:author="Caio Pizzol" w:date="2026-08-03T22:24:00Z" w16du:dateUtc="2026-08-04T02:24:00Z">
        <w:r>
          <w:delText>eiusmod magna adipiscing amet amet ipsum aliqua, amet, incididunt labore elit amet incididunt do incididunt ipsum aliqua aliqua incididunt amet ipsum adipiscing sit</w:delText>
        </w:r>
        <w:r w:rsidR="00F70040">
          <w:delText xml:space="preserve">. </w:delText>
        </w:r>
        <w:r>
          <w:delText>adipiscing tempor elit ipsum labore consectetur adipiscing magna aliqua amet eiusmod consectetur ipsum ipsum adipiscing incididunt labore ipsum dolore magna.</w:delText>
        </w:r>
      </w:del>
    </w:p>
    <w:p w14:paraId="080590C3" w14:textId="77777777" w:rsidR="00D62A0F" w:rsidRDefault="005314F1">
      <w:pPr>
        <w:pStyle w:val="TextHeading2"/>
        <w:rPr>
          <w:del w:id="1950" w:author="Caio Pizzol" w:date="2026-08-03T22:24:00Z" w16du:dateUtc="2026-08-04T02:24:00Z"/>
        </w:rPr>
      </w:pPr>
      <w:del w:id="1951" w:author="Caio Pizzol" w:date="2026-08-03T22:24:00Z" w16du:dateUtc="2026-08-04T02:24:00Z">
        <w:r>
          <w:delTex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delText>
        </w:r>
        <w:r w:rsidR="00F70040">
          <w:delText xml:space="preserve">. </w:delText>
        </w:r>
        <w:r>
          <w:delText>sed ipsum elit elit sit elit amet elit aliqua eiusmod amet lorem elit, ipsum adipiscing’et sed dolor lorem dolor ut adipiscing incididunt ipsum dolor tempor et ipsum lorem.</w:delText>
        </w:r>
      </w:del>
    </w:p>
    <w:p w14:paraId="588F4CA6" w14:textId="77777777" w:rsidR="00540B8E" w:rsidRPr="00D62A0F" w:rsidRDefault="00D62A0F" w:rsidP="00D62A0F">
      <w:pPr>
        <w:spacing w:after="200" w:line="276" w:lineRule="auto"/>
        <w:rPr>
          <w:del w:id="1952" w:author="Caio Pizzol" w:date="2026-08-03T22:24:00Z" w16du:dateUtc="2026-08-04T02:24:00Z"/>
          <w:szCs w:val="20"/>
        </w:rPr>
      </w:pPr>
      <w:del w:id="1953" w:author="Caio Pizzol" w:date="2026-08-03T22:24:00Z" w16du:dateUtc="2026-08-04T02:24:00Z">
        <w:r>
          <w:br w:type="page"/>
        </w:r>
      </w:del>
    </w:p>
    <w:p w14:paraId="0C7C64E8" w14:textId="77777777" w:rsidR="00540B8E" w:rsidRDefault="005314F1">
      <w:pPr>
        <w:pStyle w:val="TextHeading2"/>
        <w:rPr>
          <w:del w:id="1954" w:author="Caio Pizzol" w:date="2026-08-03T22:24:00Z" w16du:dateUtc="2026-08-04T02:24:00Z"/>
        </w:rPr>
      </w:pPr>
      <w:del w:id="1955" w:author="Caio Pizzol" w:date="2026-08-03T22:24:00Z" w16du:dateUtc="2026-08-04T02:24:00Z">
        <w:r>
          <w:delText>adipiscing adipiscing adipiscing amet do sit adipiscing aliqua dolor et sed amet dolor lorem tempor lorem do et sed eiusmod 180 tempor lorem et sed elit ipsum adipiscing</w:delText>
        </w:r>
        <w:r w:rsidR="00F70040">
          <w:delText xml:space="preserve">. </w:delText>
        </w:r>
        <w:r>
          <w:delText>sit adipiscing elit et lorem labore eiusmod tempor tempor incididunt aliqua tempor do dolor do ipsum adipiscing.</w:delText>
        </w:r>
      </w:del>
    </w:p>
    <w:p w14:paraId="1B37E1A3" w14:textId="77777777" w:rsidR="00540B8E" w:rsidRDefault="005314F1">
      <w:pPr>
        <w:pStyle w:val="TextHeading2"/>
        <w:rPr>
          <w:del w:id="1956" w:author="Caio Pizzol" w:date="2026-08-03T22:24:00Z" w16du:dateUtc="2026-08-04T02:24:00Z"/>
        </w:rPr>
      </w:pPr>
      <w:del w:id="1957" w:author="Caio Pizzol" w:date="2026-08-03T22:24:00Z" w16du:dateUtc="2026-08-04T02:24:00Z">
        <w:r>
          <w:delText>consectetur sed amet adipiscing ipsum consectetur’et adipiscing lorem incididunt dolore eiusmod do ipsum do adipiscing ut incididunt incididunt adipiscing lorem amet do</w:delText>
        </w:r>
        <w:r w:rsidR="00F70040">
          <w:delText xml:space="preserve">. </w:delText>
        </w:r>
        <w:r>
          <w:delText>consectetur sed aliqua lorem tempor do dolor dolor sit et et consectetur do consectetur ipsum ipsum eiusmod adipiscing</w:delText>
        </w:r>
        <w:r w:rsidR="00F70040">
          <w:delText xml:space="preserve">. </w:delText>
        </w:r>
        <w:r>
          <w:delText>consectetur sed adipiscing consectetur dolor sit et sed incididunt aliqua lorem magna adipiscing do ipsum adipiscing aliqua ipsum sit</w:delText>
        </w:r>
        <w:r w:rsidR="00F70040">
          <w:delText xml:space="preserve">. </w:delText>
        </w:r>
      </w:del>
    </w:p>
    <w:p w14:paraId="49D7FD63" w14:textId="77777777" w:rsidR="00540B8E" w:rsidRDefault="005314F1">
      <w:pPr>
        <w:pStyle w:val="TextHeading2"/>
        <w:rPr>
          <w:del w:id="1958" w:author="Caio Pizzol" w:date="2026-08-03T22:24:00Z" w16du:dateUtc="2026-08-04T02:24:00Z"/>
        </w:rPr>
      </w:pPr>
      <w:del w:id="1959" w:author="Caio Pizzol" w:date="2026-08-03T22:24:00Z" w16du:dateUtc="2026-08-04T02:24:00Z">
        <w:r>
          <w:delText>sed do incididunt, eiusmod adipiscing’et dolor ut adipiscing elit dolor sit incididunt dolore dolor elit aliqua incididunt elit ipsum adipiscing labore do sit adipiscing</w:delText>
        </w:r>
        <w:r w:rsidR="00F70040">
          <w:delText xml:space="preserve">. </w:delText>
        </w:r>
        <w:r>
          <w:delText>sed dolor adipiscing’et dolor ut labore do amet do dolor adipiscing consectetur labore eiusmod 180 tempor lorem et sed elit ipsum adipiscing, ipsum adipiscing’et dolor ut incididunt magna tempor do dolor do ipsum adipiscing.</w:delText>
        </w:r>
      </w:del>
    </w:p>
    <w:p w14:paraId="7E208A44" w14:textId="77777777" w:rsidR="00540B8E" w:rsidRDefault="005314F1">
      <w:pPr>
        <w:pStyle w:val="Heading2"/>
        <w:rPr>
          <w:del w:id="1960" w:author="Caio Pizzol" w:date="2026-08-03T22:24:00Z" w16du:dateUtc="2026-08-04T02:24:00Z"/>
        </w:rPr>
      </w:pPr>
      <w:bookmarkStart w:id="1961" w:name="16571760463270563689"/>
      <w:bookmarkStart w:id="1962" w:name="_Toc507273131"/>
      <w:bookmarkStart w:id="1963" w:name="_Ref289678300"/>
      <w:bookmarkStart w:id="1964" w:name="_Toc218523867"/>
      <w:del w:id="1965" w:author="Caio Pizzol" w:date="2026-08-03T22:24:00Z" w16du:dateUtc="2026-08-04T02:24:00Z">
        <w:r>
          <w:delText>do elit adipiscing incididunt dolore elit sed dolore</w:delText>
        </w:r>
        <w:bookmarkEnd w:id="1961"/>
        <w:bookmarkEnd w:id="1962"/>
        <w:bookmarkEnd w:id="1963"/>
        <w:bookmarkEnd w:id="1964"/>
      </w:del>
    </w:p>
    <w:p w14:paraId="41654199" w14:textId="77777777" w:rsidR="00540B8E" w:rsidRDefault="005314F1">
      <w:pPr>
        <w:pStyle w:val="TextHeading2"/>
        <w:rPr>
          <w:del w:id="1966" w:author="Caio Pizzol" w:date="2026-08-03T22:24:00Z" w16du:dateUtc="2026-08-04T02:24:00Z"/>
        </w:rPr>
      </w:pPr>
      <w:del w:id="1967" w:author="Caio Pizzol" w:date="2026-08-03T22:24:00Z" w16du:dateUtc="2026-08-04T02:24:00Z">
        <w:r>
          <w:delText>et labore elit elit aliqua elit labore eiusmod sed, do ipsum adipiscing sit dolor do adipiscing tempor eiusmod do eiusmod amet dolor, do amet dolor adipiscing amet elit do magna magna et ipsum labore sit elit ipsum adipiscing’ amet eiusmod ipsum</w:delText>
        </w:r>
        <w:r w:rsidR="00F70040">
          <w:delText xml:space="preserve">. </w:delText>
        </w:r>
        <w:r>
          <w:delText>sed ipsum ipsum ipsum adipiscing sit dolor do adipiscing tempor eiusmod do eiusmod amet dolor, ipsum adipiscing amet dolor dolor aliqua amet elit do magna magna.</w:delText>
        </w:r>
      </w:del>
    </w:p>
    <w:p w14:paraId="64925DD3" w14:textId="77777777" w:rsidR="00540B8E" w:rsidRDefault="005314F1">
      <w:pPr>
        <w:pStyle w:val="TextHeading2"/>
        <w:rPr>
          <w:del w:id="1968" w:author="Caio Pizzol" w:date="2026-08-03T22:24:00Z" w16du:dateUtc="2026-08-04T02:24:00Z"/>
        </w:rPr>
      </w:pPr>
      <w:del w:id="1969" w:author="Caio Pizzol" w:date="2026-08-03T22:24:00Z" w16du:dateUtc="2026-08-04T02:24:00Z">
        <w:r>
          <w:delText>sed et adipiscing sit sit do dolor aliqua eiusmod dolor amet lorem do labore adipiscing magna, sit ut consectetur ipsum dolor magna dolor dolor amet incididunt ut dolor dolor, do ipsum, consectetur ut tempor ipsum do et elit</w:delText>
        </w:r>
        <w:r w:rsidR="00F70040">
          <w:delText xml:space="preserve">. </w:delText>
        </w:r>
        <w:r>
          <w:delText>aliqua elit et adipiscing adipiscing sit sit magna, incididunt adipiscing eiusmod adipiscing sit sit aliqua magna do ipsum do et eiusmod aliqua sed</w:delText>
        </w:r>
        <w:r w:rsidR="00F70040">
          <w:delText xml:space="preserve">. </w:delText>
        </w:r>
        <w:r>
          <w:delText>eiusmod sed elit eiusmod aliqua elit ipsum eiusmod incididunt adipiscing tempor eiusmod do ipsum dolor.</w:delText>
        </w:r>
      </w:del>
    </w:p>
    <w:p w14:paraId="5E266049" w14:textId="77777777" w:rsidR="00540B8E" w:rsidRDefault="005314F1">
      <w:pPr>
        <w:pStyle w:val="TextHeading2"/>
        <w:rPr>
          <w:del w:id="1970" w:author="Caio Pizzol" w:date="2026-08-03T22:24:00Z" w16du:dateUtc="2026-08-04T02:24:00Z"/>
        </w:rPr>
      </w:pPr>
      <w:del w:id="1971" w:author="Caio Pizzol" w:date="2026-08-03T22:24:00Z" w16du:dateUtc="2026-08-04T02:24:00Z">
        <w:r>
          <w:delText>adipiscing ipsum sed adipiscing magna lorem elit ipsum eiusmod sed elit ipsum aliqua</w:delText>
        </w:r>
        <w:r w:rsidR="00F70040">
          <w:delText xml:space="preserve">. </w:delText>
        </w:r>
        <w:r>
          <w:delText>adipiscing sed incididunt magna ipsum ipsum magna amet dolor et ipsum magna lorem labore consectetur ipsum consectetur lorem</w:delText>
        </w:r>
        <w:r w:rsidR="00F70040">
          <w:delText xml:space="preserve">. </w:delText>
        </w:r>
        <w:r>
          <w:delText>do labore dolore, ipsum sit sed amet ut adipiscing tempor et ipsum adipiscing consectetur dolor adipiscing ipsum lorem aliqua do lorem ipsum aliqua sed.</w:delText>
        </w:r>
      </w:del>
    </w:p>
    <w:p w14:paraId="0148BB4C" w14:textId="77777777" w:rsidR="00540B8E" w:rsidRDefault="005314F1">
      <w:pPr>
        <w:pStyle w:val="TextHeading2"/>
        <w:rPr>
          <w:del w:id="1972" w:author="Caio Pizzol" w:date="2026-08-03T22:24:00Z" w16du:dateUtc="2026-08-04T02:24:00Z"/>
        </w:rPr>
      </w:pPr>
      <w:del w:id="1973" w:author="Caio Pizzol" w:date="2026-08-03T22:24:00Z" w16du:dateUtc="2026-08-04T02:24:00Z">
        <w:r>
          <w:delTex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delText>
        </w:r>
        <w:r w:rsidR="00F70040">
          <w:delText xml:space="preserve">. </w:delText>
        </w:r>
        <w:r>
          <w:delText>eiusmod magna tempor ipsum et sed consectetur ut ipsum adipiscing tempor incididunt ipsum et sed’et labore do adipiscing aliqua incididunt elit ipsum consectetur consectetur dolore labore do ipsum ipsum adipiscing’ ut.</w:delText>
        </w:r>
      </w:del>
    </w:p>
    <w:p w14:paraId="5E45FFDD" w14:textId="77777777" w:rsidR="00540B8E" w:rsidRDefault="005314F1">
      <w:pPr>
        <w:pStyle w:val="TextHeading2"/>
        <w:rPr>
          <w:del w:id="1974" w:author="Caio Pizzol" w:date="2026-08-03T22:24:00Z" w16du:dateUtc="2026-08-04T02:24:00Z"/>
        </w:rPr>
      </w:pPr>
      <w:del w:id="1975" w:author="Caio Pizzol" w:date="2026-08-03T22:24:00Z" w16du:dateUtc="2026-08-04T02:24:00Z">
        <w:r>
          <w:delText xml:space="preserve">eiusmod do ipsum sed consectetur lorem consectetur </w:delText>
        </w:r>
        <w:r>
          <w:fldChar w:fldCharType="begin"/>
        </w:r>
        <w:r>
          <w:delInstrText xml:space="preserve"> REF 15678763705006793907 \r \h </w:delInstrText>
        </w:r>
        <w:r>
          <w:fldChar w:fldCharType="separate"/>
        </w:r>
        <w:r w:rsidR="00AC72FF">
          <w:delText>lorem 14.25</w:delText>
        </w:r>
        <w:r>
          <w:fldChar w:fldCharType="end"/>
        </w:r>
        <w:r>
          <w:delText>, dolor sed adipiscing, dolor tempor sed, adipiscing do dolor ipsum sed ipsum incididunt do aliqua dolor ut, do eiusmod incididunt ut, aliqua do et sed consectetur ipsum consectetur</w:delText>
        </w:r>
        <w:r w:rsidR="00F70040">
          <w:delText xml:space="preserve">. </w:delText>
        </w:r>
        <w:r>
          <w:delText>dolor ipsum sed eiusmod aliqua et ipsum lorem aliqua consectetur lorem, ipsum sed do labore ipsum aliqua aliqua sit adipiscing aliqua ipsum ut do ipsum consectetur magna labore do ipsum aliqua sed dolore eiusmod aliqua consectetur ipsum aliqua elit ipsum ut</w:delText>
        </w:r>
        <w:r w:rsidR="00F70040">
          <w:delText xml:space="preserve">. </w:delText>
        </w:r>
        <w:r>
          <w:delText>eiusmod aliqua sed adipiscing ut ipsum aliqua do dolor sed dolor lorem tempor lorem do ipsum sed do labore ipsum ut magna eiusmod.</w:delText>
        </w:r>
      </w:del>
    </w:p>
    <w:p w14:paraId="3E75B666" w14:textId="77777777" w:rsidR="00540B8E" w:rsidRDefault="005314F1">
      <w:pPr>
        <w:pStyle w:val="Heading2"/>
        <w:rPr>
          <w:del w:id="1976" w:author="Caio Pizzol" w:date="2026-08-03T22:24:00Z" w16du:dateUtc="2026-08-04T02:24:00Z"/>
        </w:rPr>
      </w:pPr>
      <w:bookmarkStart w:id="1977" w:name="4023066373635639290"/>
      <w:bookmarkStart w:id="1978" w:name="_Toc218523868"/>
      <w:del w:id="1979" w:author="Caio Pizzol" w:date="2026-08-03T22:24:00Z" w16du:dateUtc="2026-08-04T02:24:00Z">
        <w:r>
          <w:delText>sed aliqua eiusmod lorem dolore sit sed</w:delText>
        </w:r>
        <w:bookmarkEnd w:id="1977"/>
        <w:bookmarkEnd w:id="1978"/>
      </w:del>
    </w:p>
    <w:p w14:paraId="44E348B0" w14:textId="77777777" w:rsidR="00540B8E" w:rsidRDefault="005314F1">
      <w:pPr>
        <w:pStyle w:val="TextHeading2"/>
        <w:rPr>
          <w:del w:id="1980" w:author="Caio Pizzol" w:date="2026-08-03T22:24:00Z" w16du:dateUtc="2026-08-04T02:24:00Z"/>
        </w:rPr>
      </w:pPr>
      <w:del w:id="1981" w:author="Caio Pizzol" w:date="2026-08-03T22:24:00Z" w16du:dateUtc="2026-08-04T02:24:00Z">
        <w:r>
          <w:delText>aliqua dolor adipiscing elit ipsum consectetur do ipsum aliqua, dolor sed adipiscing ut dolor sed ut consectetur dolore lorem consectetur magna, do lorem amet dolor labore sit elit sed, dolor eiusmod tempor sed</w:delText>
        </w:r>
        <w:r w:rsidR="00F70040">
          <w:delText xml:space="preserve">. </w:delText>
        </w:r>
        <w:r>
          <w:delText>eiusmod sed adipiscing ut eiusmod ut eiusmod lorem adipiscing ut ipsum ut amet do elit adipiscing.</w:delText>
        </w:r>
      </w:del>
    </w:p>
    <w:p w14:paraId="5E685569" w14:textId="77777777" w:rsidR="00540B8E" w:rsidRDefault="005314F1">
      <w:pPr>
        <w:pStyle w:val="Heading2"/>
        <w:rPr>
          <w:del w:id="1982" w:author="Caio Pizzol" w:date="2026-08-03T22:24:00Z" w16du:dateUtc="2026-08-04T02:24:00Z"/>
        </w:rPr>
      </w:pPr>
      <w:bookmarkStart w:id="1983" w:name="4023545997541348828"/>
      <w:bookmarkStart w:id="1984" w:name="_Toc218523869"/>
      <w:del w:id="1985" w:author="Caio Pizzol" w:date="2026-08-03T22:24:00Z" w16du:dateUtc="2026-08-04T02:24:00Z">
        <w:r>
          <w:delText>sed aliqua ipsum eiusmod sed elit et</w:delText>
        </w:r>
        <w:bookmarkEnd w:id="1983"/>
        <w:bookmarkEnd w:id="1984"/>
      </w:del>
    </w:p>
    <w:p w14:paraId="63A1964D" w14:textId="77777777" w:rsidR="00540B8E" w:rsidRDefault="005314F1">
      <w:pPr>
        <w:pStyle w:val="TextHeading2"/>
        <w:rPr>
          <w:del w:id="1986" w:author="Caio Pizzol" w:date="2026-08-03T22:24:00Z" w16du:dateUtc="2026-08-04T02:24:00Z"/>
        </w:rPr>
      </w:pPr>
      <w:bookmarkStart w:id="1987" w:name="_Hlk207376294"/>
      <w:del w:id="1988" w:author="Caio Pizzol" w:date="2026-08-03T22:24:00Z" w16du:dateUtc="2026-08-04T02:24:00Z">
        <w:r>
          <w:delText>magna ipsum magna adipiscing dolor dolor, et sed adipiscing tempor dolor lorem lorem elit do eiusmod labore et sed’et aliqua et eiusmod ut elit dolor do dolor dolor do aliqua incididunt elit et consectetur lorem dolor ipsum consectetur do et ipsum consectetur.</w:delText>
        </w:r>
        <w:bookmarkEnd w:id="1987"/>
      </w:del>
    </w:p>
    <w:p w14:paraId="490FFD29" w14:textId="77777777" w:rsidR="00540B8E" w:rsidRDefault="005314F1">
      <w:pPr>
        <w:pStyle w:val="Heading2"/>
        <w:rPr>
          <w:del w:id="1989" w:author="Caio Pizzol" w:date="2026-08-03T22:24:00Z" w16du:dateUtc="2026-08-04T02:24:00Z"/>
        </w:rPr>
      </w:pPr>
      <w:bookmarkStart w:id="1990" w:name="12835761933414026378"/>
      <w:bookmarkStart w:id="1991" w:name="_Toc218523870"/>
      <w:del w:id="1992" w:author="Caio Pizzol" w:date="2026-08-03T22:24:00Z" w16du:dateUtc="2026-08-04T02:24:00Z">
        <w:r>
          <w:delText>elit do elit eiusmod</w:delText>
        </w:r>
        <w:bookmarkEnd w:id="1990"/>
        <w:bookmarkEnd w:id="1991"/>
      </w:del>
    </w:p>
    <w:p w14:paraId="056FEB09" w14:textId="77777777" w:rsidR="00540B8E" w:rsidRDefault="005314F1">
      <w:pPr>
        <w:pStyle w:val="TextHeading2"/>
        <w:rPr>
          <w:del w:id="1993" w:author="Caio Pizzol" w:date="2026-08-03T22:24:00Z" w16du:dateUtc="2026-08-04T02:24:00Z"/>
        </w:rPr>
      </w:pPr>
      <w:del w:id="1994" w:author="Caio Pizzol" w:date="2026-08-03T22:24:00Z" w16du:dateUtc="2026-08-04T02:24:00Z">
        <w:r>
          <w:delTex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delText>
        </w:r>
        <w:r w:rsidR="00F70040">
          <w:delText xml:space="preserve">. </w:delText>
        </w:r>
        <w:r>
          <w:delText>magna ut elit incididunt, ipsum dolor incididunt magna eiusmod labore dolor tempor sit adipiscing sit aliqua magna elit ipsum lorem consectetur.</w:delText>
        </w:r>
      </w:del>
    </w:p>
    <w:p w14:paraId="31986348" w14:textId="77777777" w:rsidR="00540B8E" w:rsidRDefault="005314F1">
      <w:pPr>
        <w:pStyle w:val="Heading2"/>
        <w:rPr>
          <w:del w:id="1995" w:author="Caio Pizzol" w:date="2026-08-03T22:24:00Z" w16du:dateUtc="2026-08-04T02:24:00Z"/>
        </w:rPr>
      </w:pPr>
      <w:bookmarkStart w:id="1996" w:name="13759755135007932955"/>
      <w:bookmarkStart w:id="1997" w:name="_Ref413068831"/>
      <w:bookmarkStart w:id="1998" w:name="_Toc218523871"/>
      <w:del w:id="1999" w:author="Caio Pizzol" w:date="2026-08-03T22:24:00Z" w16du:dateUtc="2026-08-04T02:24:00Z">
        <w:r>
          <w:delText>dolore do lorem lorem do eiusmod</w:delText>
        </w:r>
        <w:bookmarkEnd w:id="1996"/>
        <w:bookmarkEnd w:id="1997"/>
        <w:bookmarkEnd w:id="1998"/>
      </w:del>
    </w:p>
    <w:p w14:paraId="3E257EAC" w14:textId="77777777" w:rsidR="00540B8E" w:rsidRDefault="005314F1">
      <w:pPr>
        <w:pStyle w:val="TextHeading2"/>
        <w:rPr>
          <w:del w:id="2000" w:author="Caio Pizzol" w:date="2026-08-03T22:24:00Z" w16du:dateUtc="2026-08-04T02:24:00Z"/>
        </w:rPr>
      </w:pPr>
      <w:del w:id="2001" w:author="Caio Pizzol" w:date="2026-08-03T22:24:00Z" w16du:dateUtc="2026-08-04T02:24:00Z">
        <w:r>
          <w:delText>consectetur sed adipiscing lorem eiusmod consectetur do et ipsum consectetur tempor dolor ipsum consectetur, do ipsum ipsum dolore do do ipsum consectetur sit amet ipsum consectetur ipsum incididunt labore do consectetur tempor sed consectetur labore</w:delText>
        </w:r>
        <w:r w:rsidR="00F70040">
          <w:delText xml:space="preserve">. </w:delText>
        </w:r>
        <w:r>
          <w:delText>consectetur sed adipiscing magna ipsum elit consectetur et ipsum ut elit ipsum sed adipiscing ipsum ipsum consectetur, incididunt ipsum consectetur incididunt ipsum eiusmod magna do tempor dolor lorem eiusmod consectetur</w:delText>
        </w:r>
        <w:r w:rsidR="00F70040">
          <w:delText xml:space="preserve">. </w:delText>
        </w:r>
        <w:r>
          <w:delText xml:space="preserve">aliqua, consectetur ipsum eiusmod eiusmod consectetur aliqua elit lorem ipsum consectetur lorem eiusmod consectetur do et ipsum ut elit ipsum consectetur eiusmod, et sed adipiscing labore ipsum sit ipsum lorem ipsum consectetur dolore do dolore tempor </w:delText>
        </w:r>
        <w:r>
          <w:fldChar w:fldCharType="begin"/>
        </w:r>
        <w:r>
          <w:delInstrText xml:space="preserve"> REF 8409673738367728109 \r \h </w:delInstrText>
        </w:r>
        <w:r>
          <w:fldChar w:fldCharType="separate"/>
        </w:r>
        <w:r w:rsidR="00AC72FF">
          <w:delText>lorem 15.01</w:delText>
        </w:r>
        <w:r>
          <w:fldChar w:fldCharType="end"/>
        </w:r>
        <w:r>
          <w:delText>, do ipsum, do lorem ipsum ipsum</w:delText>
        </w:r>
        <w:r w:rsidR="00F70040">
          <w:delText xml:space="preserve">. </w:delText>
        </w:r>
        <w:r>
          <w:delText>sit do eiusmod ipsum et lorem adipiscing do, et sed adipiscing elit ipsum dolore’ aliqua amet ut elit elit incididunt consectetur incididunt incididunt amet aliqua lorem incididunt ipsum amet dolor et consectetur.</w:delText>
        </w:r>
      </w:del>
    </w:p>
    <w:p w14:paraId="3F796B32" w14:textId="77777777" w:rsidR="00540B8E" w:rsidRDefault="005314F1">
      <w:pPr>
        <w:pStyle w:val="TextHeading2"/>
        <w:rPr>
          <w:del w:id="2002" w:author="Caio Pizzol" w:date="2026-08-03T22:24:00Z" w16du:dateUtc="2026-08-04T02:24:00Z"/>
        </w:rPr>
      </w:pPr>
      <w:del w:id="2003" w:author="Caio Pizzol" w:date="2026-08-03T22:24:00Z" w16du:dateUtc="2026-08-04T02:24:00Z">
        <w:r>
          <w:delTex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delText>
        </w:r>
        <w:r w:rsidR="00F70040">
          <w:delText xml:space="preserve">. </w:delText>
        </w:r>
        <w:r>
          <w:delText xml:space="preserve">eiusmod aliqua dolore adipiscing magna adipiscing aliqua eiusmod </w:delText>
        </w:r>
        <w:r>
          <w:rPr>
            <w:i/>
          </w:rPr>
          <w:delText>dolore elit adipiscing</w:delText>
        </w:r>
        <w:r>
          <w:delText xml:space="preserve"> sed, sit ipsum et amet magna ut aliqua ipsum aliqua’ et et labore labore aliqua ipsum et dolor</w:delText>
        </w:r>
        <w:r w:rsidR="00F70040">
          <w:delText xml:space="preserve">. </w:delText>
        </w:r>
        <w:r>
          <w:delText>do ipsum tempor, amet elit aliqua eiusmod labore incididunt lorem lorem elit elit tempor ipsum incididunt lorem elit labore</w:delText>
        </w:r>
        <w:r w:rsidR="00F70040">
          <w:delText xml:space="preserve">. </w:delText>
        </w:r>
        <w:r>
          <w:delText>consectetur sed sed dolore incididunt magna dolor adipiscing consectetur incididunt sit incididunt consectetur incididunt do dolor elit ipsum aliqua consectetur</w:delText>
        </w:r>
        <w:r w:rsidR="00F70040">
          <w:delText xml:space="preserve">. </w:delText>
        </w:r>
      </w:del>
    </w:p>
    <w:p w14:paraId="3012276B" w14:textId="77777777" w:rsidR="00540B8E" w:rsidRDefault="005314F1">
      <w:pPr>
        <w:pStyle w:val="TextHeading2"/>
        <w:rPr>
          <w:del w:id="2004" w:author="Caio Pizzol" w:date="2026-08-03T22:24:00Z" w16du:dateUtc="2026-08-04T02:24:00Z"/>
          <w:color w:val="000000"/>
        </w:rPr>
      </w:pPr>
      <w:del w:id="2005" w:author="Caio Pizzol" w:date="2026-08-03T22:24:00Z" w16du:dateUtc="2026-08-04T02:24:00Z">
        <w:r>
          <w:rPr>
            <w:color w:val="000000"/>
          </w:rPr>
          <w:delTex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delText>
        </w:r>
        <w:r w:rsidR="00F70040">
          <w:rPr>
            <w:color w:val="000000"/>
          </w:rPr>
          <w:delText xml:space="preserve">. </w:delText>
        </w:r>
        <w:r>
          <w:rPr>
            <w:color w:val="000000"/>
          </w:rPr>
          <w:delText>adipiscing aliqua consectetur do dolor magna amet magna eiusmod labore eiusmod aliqua consectetur amet do ut ipsum ipsum magna magna dolor; eiusmod, ipsum magna magna dolor adipiscing magna tempor do eiusmod dolor sed et sed labore ipsum ut.</w:delText>
        </w:r>
      </w:del>
    </w:p>
    <w:p w14:paraId="437F0DEF" w14:textId="77777777" w:rsidR="00540B8E" w:rsidRDefault="005314F1">
      <w:pPr>
        <w:pStyle w:val="Heading2"/>
        <w:rPr>
          <w:del w:id="2006" w:author="Caio Pizzol" w:date="2026-08-03T22:24:00Z" w16du:dateUtc="2026-08-04T02:24:00Z"/>
        </w:rPr>
      </w:pPr>
      <w:bookmarkStart w:id="2007" w:name="14683748336601839532"/>
      <w:bookmarkStart w:id="2008" w:name="_Toc507273135"/>
      <w:bookmarkStart w:id="2009" w:name="_Ref416249978"/>
      <w:bookmarkStart w:id="2010" w:name="_Toc218523872"/>
      <w:del w:id="2011" w:author="Caio Pizzol" w:date="2026-08-03T22:24:00Z" w16du:dateUtc="2026-08-04T02:24:00Z">
        <w:r>
          <w:delText>dolore do amet eiusmod</w:delText>
        </w:r>
        <w:bookmarkEnd w:id="2007"/>
        <w:bookmarkEnd w:id="2008"/>
        <w:bookmarkEnd w:id="2009"/>
        <w:bookmarkEnd w:id="2010"/>
      </w:del>
    </w:p>
    <w:p w14:paraId="7C467066" w14:textId="77777777" w:rsidR="00540B8E" w:rsidRDefault="005314F1">
      <w:pPr>
        <w:pStyle w:val="TextHeading2"/>
        <w:rPr>
          <w:del w:id="2012" w:author="Caio Pizzol" w:date="2026-08-03T22:24:00Z" w16du:dateUtc="2026-08-04T02:24:00Z"/>
        </w:rPr>
      </w:pPr>
      <w:del w:id="2013" w:author="Caio Pizzol" w:date="2026-08-03T22:24:00Z" w16du:dateUtc="2026-08-04T02:24:00Z">
        <w:r>
          <w:delText>consectetur tempor sed adipiscing tempor dolor consectetur do et ipsum consectetur do dolor sed, do et tempor sed, consectetur magna dolor incididunt amet amet, incididunt consectetur ipsum eiusmod consectetur do et ipsum consectetur aliqua ipsum eiusmod incididunt</w:delText>
        </w:r>
        <w:r w:rsidR="00F70040">
          <w:delText xml:space="preserve">. </w:delText>
        </w:r>
        <w:r>
          <w:delText>eiusmod tempor, et sed incididunt labore ipsum aliqua lorem tempor eiusmod do consectetur consectetur tempor</w:delText>
        </w:r>
        <w:r w:rsidR="00F70040">
          <w:delText xml:space="preserve">. </w:delText>
        </w:r>
        <w:r>
          <w:delText xml:space="preserve">consectetur sed incididunt sed ipsum consectetur tempor ipsum eiusmod lorem consectetur consectetur ipsum lorem: </w:delText>
        </w:r>
      </w:del>
    </w:p>
    <w:p w14:paraId="3552EC72" w14:textId="77777777" w:rsidR="00540B8E" w:rsidRDefault="005314F1">
      <w:pPr>
        <w:pStyle w:val="TextHeading3"/>
        <w:rPr>
          <w:del w:id="2014" w:author="Caio Pizzol" w:date="2026-08-03T22:24:00Z" w16du:dateUtc="2026-08-04T02:24:00Z"/>
        </w:rPr>
      </w:pPr>
      <w:del w:id="2015" w:author="Caio Pizzol" w:date="2026-08-03T22:24:00Z" w16du:dateUtc="2026-08-04T02:24:00Z">
        <w:r>
          <w:delText>do elit, do sit sit incididunt ut eiusmod;</w:delText>
        </w:r>
      </w:del>
    </w:p>
    <w:p w14:paraId="4945A0C3" w14:textId="77777777" w:rsidR="00540B8E" w:rsidRDefault="005314F1">
      <w:pPr>
        <w:pStyle w:val="TextHeading3"/>
        <w:rPr>
          <w:del w:id="2016" w:author="Caio Pizzol" w:date="2026-08-03T22:24:00Z" w16du:dateUtc="2026-08-04T02:24:00Z"/>
        </w:rPr>
      </w:pPr>
      <w:del w:id="2017" w:author="Caio Pizzol" w:date="2026-08-03T22:24:00Z" w16du:dateUtc="2026-08-04T02:24:00Z">
        <w:r>
          <w:delText>do tempor elit elit aliqua lorem, do ipsum sed dolor, do ipsum sed dolor aliqua ut eiusmod consectetur adipiscing;</w:delText>
        </w:r>
      </w:del>
    </w:p>
    <w:p w14:paraId="0F354065" w14:textId="77777777" w:rsidR="00540B8E" w:rsidRDefault="005314F1">
      <w:pPr>
        <w:pStyle w:val="TextHeading3"/>
        <w:rPr>
          <w:del w:id="2018" w:author="Caio Pizzol" w:date="2026-08-03T22:24:00Z" w16du:dateUtc="2026-08-04T02:24:00Z"/>
        </w:rPr>
      </w:pPr>
      <w:del w:id="2019" w:author="Caio Pizzol" w:date="2026-08-03T22:24:00Z" w16du:dateUtc="2026-08-04T02:24:00Z">
        <w:r>
          <w:delText>do sit sit incididunt lorem lorem ipsum sed dolor aliqua lorem eiusmod consectetur adipiscing, do ipsum ipsum ut labore do ut labore elit ipsum consectetur’et magna amet, consectetur ipsum consectetur incididunt; incididunt ut</w:delText>
        </w:r>
      </w:del>
    </w:p>
    <w:p w14:paraId="08F41738" w14:textId="77777777" w:rsidR="00540B8E" w:rsidRDefault="005314F1">
      <w:pPr>
        <w:pStyle w:val="TextHeading3"/>
        <w:rPr>
          <w:del w:id="2020" w:author="Caio Pizzol" w:date="2026-08-03T22:24:00Z" w16du:dateUtc="2026-08-04T02:24:00Z"/>
        </w:rPr>
      </w:pPr>
      <w:del w:id="2021" w:author="Caio Pizzol" w:date="2026-08-03T22:24:00Z" w16du:dateUtc="2026-08-04T02:24:00Z">
        <w:r>
          <w:delText>do aliqua elit ipsum ipsum sit labore do ut labore elit magna amet, do ipsum ipsum ut dolor do elit incididunt labore elit ipsum consectetur’et magna amet, consectetur ipsum amet incididunt ipsum et tempor sed incididunt.</w:delText>
        </w:r>
      </w:del>
    </w:p>
    <w:p w14:paraId="172B7F7C" w14:textId="77777777" w:rsidR="00540B8E" w:rsidRDefault="005314F1">
      <w:pPr>
        <w:pStyle w:val="Heading2"/>
        <w:rPr>
          <w:del w:id="2022" w:author="Caio Pizzol" w:date="2026-08-03T22:24:00Z" w16du:dateUtc="2026-08-04T02:24:00Z"/>
        </w:rPr>
      </w:pPr>
      <w:bookmarkStart w:id="2023" w:name="4024025621447058366"/>
      <w:bookmarkStart w:id="2024" w:name="_Toc218523873"/>
      <w:del w:id="2025" w:author="Caio Pizzol" w:date="2026-08-03T22:24:00Z" w16du:dateUtc="2026-08-04T02:24:00Z">
        <w:r>
          <w:delText>amet elit labore magna</w:delText>
        </w:r>
        <w:bookmarkEnd w:id="2023"/>
        <w:bookmarkEnd w:id="2024"/>
      </w:del>
    </w:p>
    <w:p w14:paraId="7AC67E1A" w14:textId="77777777" w:rsidR="00540B8E" w:rsidRDefault="005314F1" w:rsidP="00D62A0F">
      <w:pPr>
        <w:pStyle w:val="TextHeading2"/>
        <w:spacing w:line="276" w:lineRule="auto"/>
        <w:rPr>
          <w:del w:id="2026" w:author="Caio Pizzol" w:date="2026-08-03T22:24:00Z" w16du:dateUtc="2026-08-04T02:24:00Z"/>
        </w:rPr>
      </w:pPr>
      <w:del w:id="2027" w:author="Caio Pizzol" w:date="2026-08-03T22:24:00Z" w16du:dateUtc="2026-08-04T02:24:00Z">
        <w:r>
          <w:delTex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delText>
        </w:r>
        <w:r w:rsidR="00F70040">
          <w:delText xml:space="preserve">. </w:delText>
        </w:r>
        <w:r>
          <w:delText>sed eiusmod elit magna elit magna incididunt magna tempor.</w:delText>
        </w:r>
      </w:del>
    </w:p>
    <w:p w14:paraId="2BE0A548" w14:textId="77777777" w:rsidR="00540B8E" w:rsidRDefault="005314F1" w:rsidP="00D62A0F">
      <w:pPr>
        <w:pStyle w:val="Heading2"/>
        <w:spacing w:line="276" w:lineRule="auto"/>
        <w:rPr>
          <w:del w:id="2028" w:author="Caio Pizzol" w:date="2026-08-03T22:24:00Z" w16du:dateUtc="2026-08-04T02:24:00Z"/>
        </w:rPr>
      </w:pPr>
      <w:bookmarkStart w:id="2029" w:name="856970270861820801"/>
      <w:bookmarkStart w:id="2030" w:name="_Toc507273140"/>
      <w:bookmarkStart w:id="2031" w:name="_Toc218523874"/>
      <w:del w:id="2032" w:author="Caio Pizzol" w:date="2026-08-03T22:24:00Z" w16du:dateUtc="2026-08-04T02:24:00Z">
        <w:r>
          <w:delText>dolore incididunt do ipsum elit amet</w:delText>
        </w:r>
        <w:bookmarkEnd w:id="2029"/>
        <w:bookmarkEnd w:id="2030"/>
        <w:bookmarkEnd w:id="2031"/>
      </w:del>
    </w:p>
    <w:p w14:paraId="64317BF8" w14:textId="77777777" w:rsidR="00540B8E" w:rsidRDefault="005314F1" w:rsidP="00D62A0F">
      <w:pPr>
        <w:pStyle w:val="TextHeading2"/>
        <w:spacing w:line="276" w:lineRule="auto"/>
        <w:rPr>
          <w:del w:id="2033" w:author="Caio Pizzol" w:date="2026-08-03T22:24:00Z" w16du:dateUtc="2026-08-04T02:24:00Z"/>
        </w:rPr>
      </w:pPr>
      <w:del w:id="2034" w:author="Caio Pizzol" w:date="2026-08-03T22:24:00Z" w16du:dateUtc="2026-08-04T02:24:00Z">
        <w:r>
          <w:delText>lorem ipsum ipsum elit sit elit amet, et sed adipiscing elit ipsum magna labore, et lorem adipiscing labore, et lorem, lorem ipsum labore amet ipsum do ipsum ipsum elit ipsum adipiscing ipsum consectetur tempor</w:delText>
        </w:r>
        <w:r w:rsidR="00F70040">
          <w:delText xml:space="preserve">. </w:delText>
        </w:r>
        <w:r>
          <w:delText>do lorem amet magna do ipsum magna ipsum elit amet dolore lorem consectetur dolor ipsum ut elit amet aliqua do ipsum adipiscing et ipsum consectetur</w:delText>
        </w:r>
        <w:r w:rsidR="00F70040">
          <w:delText xml:space="preserve">. </w:delText>
        </w:r>
      </w:del>
    </w:p>
    <w:p w14:paraId="596DB781" w14:textId="77777777" w:rsidR="00D62A0F" w:rsidRDefault="005314F1" w:rsidP="00D62A0F">
      <w:pPr>
        <w:pStyle w:val="TextHeading2"/>
        <w:spacing w:line="276" w:lineRule="auto"/>
        <w:rPr>
          <w:del w:id="2035" w:author="Caio Pizzol" w:date="2026-08-03T22:24:00Z" w16du:dateUtc="2026-08-04T02:24:00Z"/>
        </w:rPr>
      </w:pPr>
      <w:del w:id="2036" w:author="Caio Pizzol" w:date="2026-08-03T22:24:00Z" w16du:dateUtc="2026-08-04T02:24:00Z">
        <w:r>
          <w:delText>consectetur sed adipiscing tempor incididunt dolor ut dolor ipsum lorem adipiscing’et dolor ut lorem dolore dolor amet amet consectetur magna ipsum ut lorem ipsum amet incididunt consectetur lorem tempor do sit do ipsum adipiscing elit ipsum amet</w:delText>
        </w:r>
        <w:r w:rsidR="00F70040">
          <w:delText xml:space="preserve">. </w:delText>
        </w:r>
        <w:r>
          <w:delTex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delText>
        </w:r>
      </w:del>
    </w:p>
    <w:p w14:paraId="6125A49B" w14:textId="77777777" w:rsidR="00540B8E" w:rsidRPr="00D62A0F" w:rsidRDefault="00D62A0F" w:rsidP="00D62A0F">
      <w:pPr>
        <w:spacing w:after="200" w:line="276" w:lineRule="auto"/>
        <w:rPr>
          <w:del w:id="2037" w:author="Caio Pizzol" w:date="2026-08-03T22:24:00Z" w16du:dateUtc="2026-08-04T02:24:00Z"/>
          <w:szCs w:val="20"/>
        </w:rPr>
      </w:pPr>
      <w:del w:id="2038" w:author="Caio Pizzol" w:date="2026-08-03T22:24:00Z" w16du:dateUtc="2026-08-04T02:24:00Z">
        <w:r>
          <w:br w:type="page"/>
        </w:r>
      </w:del>
    </w:p>
    <w:p w14:paraId="7C28B8DA" w14:textId="77777777" w:rsidR="00540B8E" w:rsidRDefault="005314F1">
      <w:pPr>
        <w:pStyle w:val="Heading2"/>
        <w:rPr>
          <w:del w:id="2039" w:author="Caio Pizzol" w:date="2026-08-03T22:24:00Z" w16du:dateUtc="2026-08-04T02:24:00Z"/>
        </w:rPr>
      </w:pPr>
      <w:bookmarkStart w:id="2040" w:name="1249176948444042530"/>
      <w:bookmarkStart w:id="2041" w:name="_Ref224198443"/>
      <w:bookmarkStart w:id="2042" w:name="GSTTaxProvisionsHeading"/>
      <w:bookmarkStart w:id="2043" w:name="_Toc218523875"/>
      <w:del w:id="2044" w:author="Caio Pizzol" w:date="2026-08-03T22:24:00Z" w16du:dateUtc="2026-08-04T02:24:00Z">
        <w:r>
          <w:delText>sit-dolore consectetur elit tempor</w:delText>
        </w:r>
        <w:bookmarkEnd w:id="2040"/>
        <w:bookmarkEnd w:id="2041"/>
        <w:bookmarkEnd w:id="2042"/>
        <w:bookmarkEnd w:id="2043"/>
      </w:del>
    </w:p>
    <w:p w14:paraId="41488EA3" w14:textId="77777777" w:rsidR="00540B8E" w:rsidRDefault="005314F1">
      <w:pPr>
        <w:pStyle w:val="TextHeading2"/>
        <w:rPr>
          <w:del w:id="2045" w:author="Caio Pizzol" w:date="2026-08-03T22:24:00Z" w16du:dateUtc="2026-08-04T02:24:00Z"/>
        </w:rPr>
      </w:pPr>
      <w:del w:id="2046" w:author="Caio Pizzol" w:date="2026-08-03T22:24:00Z" w16du:dateUtc="2026-08-04T02:24:00Z">
        <w:r>
          <w:delTex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delText>
        </w:r>
        <w:r w:rsidR="00F70040">
          <w:delText xml:space="preserve">. </w:delText>
        </w:r>
        <w:r>
          <w:delText>sed et sed elit do incididunt eiusmod consectetur consectetur adipiscing ipsum magna eiusmod amet lorem consectetur, et sed amet do incididunt magna ipsum aliqua dolore labore aliqua consectetur ipsum lorem.</w:delText>
        </w:r>
      </w:del>
    </w:p>
    <w:p w14:paraId="1794DE68" w14:textId="77777777" w:rsidR="00540B8E" w:rsidRDefault="005314F1">
      <w:pPr>
        <w:pStyle w:val="Heading3"/>
        <w:rPr>
          <w:del w:id="2047" w:author="Caio Pizzol" w:date="2026-08-03T22:24:00Z" w16du:dateUtc="2026-08-04T02:24:00Z"/>
        </w:rPr>
      </w:pPr>
      <w:bookmarkStart w:id="2048" w:name="738745044417396754"/>
      <w:del w:id="2049" w:author="Caio Pizzol" w:date="2026-08-03T22:24:00Z" w16du:dateUtc="2026-08-04T02:24:00Z">
        <w:r>
          <w:delText>adipiscing lorem sit incididunt sed-sit eiusmod</w:delText>
        </w:r>
        <w:bookmarkEnd w:id="2048"/>
      </w:del>
    </w:p>
    <w:p w14:paraId="4524F16E" w14:textId="77777777" w:rsidR="00540B8E" w:rsidRDefault="005314F1">
      <w:pPr>
        <w:pStyle w:val="TextHeading3"/>
        <w:rPr>
          <w:del w:id="2050" w:author="Caio Pizzol" w:date="2026-08-03T22:24:00Z" w16du:dateUtc="2026-08-04T02:24:00Z"/>
        </w:rPr>
      </w:pPr>
      <w:del w:id="2051" w:author="Caio Pizzol" w:date="2026-08-03T22:24:00Z" w16du:dateUtc="2026-08-04T02:24:00Z">
        <w:r>
          <w:delText xml:space="preserve">consectetur sed sed incididunt ipsum tempor elit ipsum ipsum amet-lorem consectetur lorem ipsum aliqua dolore, ipsum </w:delText>
        </w:r>
        <w:r>
          <w:rPr>
            <w:i/>
          </w:rPr>
          <w:delText>lorem consectetur</w:delText>
        </w:r>
        <w:r>
          <w:delText xml:space="preserve"> incididunt ipsum </w:delText>
        </w:r>
        <w:r>
          <w:rPr>
            <w:i/>
          </w:rPr>
          <w:delText>ut consectetur</w:delText>
        </w:r>
        <w:r w:rsidR="00F70040">
          <w:delText xml:space="preserve">. </w:delText>
        </w:r>
        <w:r>
          <w:delText>eiusmod lorem consectetur incididunt incididunt elit ipsum labore sed elit elit ipsum ipsum amet lorem consectetur’et et aliqua consectetur incididunt amet ipsum lorem consectetur do magna aliqua lorem ipsum magna-lorem dolor adipiscing</w:delText>
        </w:r>
        <w:r w:rsidR="00F70040">
          <w:delText xml:space="preserve">. </w:delText>
        </w:r>
        <w:r>
          <w:delText xml:space="preserve">eiusmod </w:delText>
        </w:r>
        <w:r>
          <w:rPr>
            <w:i/>
          </w:rPr>
          <w:delText>ut consectetur</w:delText>
        </w:r>
        <w:r>
          <w:delText xml:space="preserve"> incididunt incididunt elit ipsum sed elit ipsum ipsum amet lorem consectetur’et et aliqua</w:delText>
        </w:r>
        <w:r w:rsidR="00F70040">
          <w:delText xml:space="preserve">. </w:delText>
        </w:r>
      </w:del>
    </w:p>
    <w:p w14:paraId="354EE4E6" w14:textId="77777777" w:rsidR="00540B8E" w:rsidRDefault="005314F1">
      <w:pPr>
        <w:pStyle w:val="TextHeading3"/>
        <w:rPr>
          <w:del w:id="2052" w:author="Caio Pizzol" w:date="2026-08-03T22:24:00Z" w16du:dateUtc="2026-08-04T02:24:00Z"/>
        </w:rPr>
      </w:pPr>
      <w:del w:id="2053" w:author="Caio Pizzol" w:date="2026-08-03T22:24:00Z" w16du:dateUtc="2026-08-04T02:24:00Z">
        <w:r>
          <w:delText>magna adipiscing ipsum sed elit, et sed incididunt aliqua elit magna labore sed sed amet dolor adipiscing ut</w:delText>
        </w:r>
        <w:r w:rsidR="00F70040">
          <w:delText xml:space="preserve">. </w:delText>
        </w:r>
        <w:r>
          <w:delTex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delText>
        </w:r>
        <w:r w:rsidR="00F70040">
          <w:delText xml:space="preserve">. </w:delText>
        </w:r>
        <w:r>
          <w:delText>dolore ut consectetur et sed dolore ipsum labore elit dolor labore labore et do et consectetur do ipsum lorem consectetur do ipsum magna elit.</w:delText>
        </w:r>
      </w:del>
    </w:p>
    <w:p w14:paraId="2EB02086" w14:textId="77777777" w:rsidR="00540B8E" w:rsidRDefault="005314F1">
      <w:pPr>
        <w:pStyle w:val="Heading3"/>
        <w:rPr>
          <w:del w:id="2054" w:author="Caio Pizzol" w:date="2026-08-03T22:24:00Z" w16du:dateUtc="2026-08-04T02:24:00Z"/>
        </w:rPr>
      </w:pPr>
      <w:bookmarkStart w:id="2055" w:name="739464480275961061"/>
      <w:del w:id="2056" w:author="Caio Pizzol" w:date="2026-08-03T22:24:00Z" w16du:dateUtc="2026-08-04T02:24:00Z">
        <w:r>
          <w:delText>elit elit ipsum eiusmod</w:delText>
        </w:r>
        <w:bookmarkEnd w:id="2055"/>
      </w:del>
    </w:p>
    <w:p w14:paraId="35DC8DC5" w14:textId="77777777" w:rsidR="00540B8E" w:rsidRDefault="005314F1">
      <w:pPr>
        <w:pStyle w:val="TextHeading3"/>
        <w:rPr>
          <w:del w:id="2057" w:author="Caio Pizzol" w:date="2026-08-03T22:24:00Z" w16du:dateUtc="2026-08-04T02:24:00Z"/>
        </w:rPr>
      </w:pPr>
      <w:del w:id="2058" w:author="Caio Pizzol" w:date="2026-08-03T22:24:00Z" w16du:dateUtc="2026-08-04T02:24:00Z">
        <w:r>
          <w:delText>consectetur sed sed magna ipsum lorem incididunt ut dolore do et ipsum lorem labore aliqua incididunt aliqua dolore, sit et ipsum consectetur sit labore ipsum aliqua consectetur</w:delText>
        </w:r>
        <w:r w:rsidR="00F70040">
          <w:delText xml:space="preserve">. </w:delText>
        </w:r>
        <w:r>
          <w:delText>magna ipsum magna elit, et sed et adipiscing labore do eiusmod dolore-do elit labore sed dolor labore ipsum ut lorem 2613 ipsum ipsum ut consectetur incididunt labore do eiusmod do elit labore sed dolor lorem 2613 ipsum sit lorem consectetur</w:delText>
        </w:r>
        <w:r w:rsidR="00F70040">
          <w:delText xml:space="preserve">. </w:delText>
        </w:r>
        <w:r>
          <w:delText>consectetur sed adipiscing sit ut amet ipsum lorem incididunt ut dolore.</w:delText>
        </w:r>
      </w:del>
    </w:p>
    <w:p w14:paraId="69379748" w14:textId="77777777" w:rsidR="00540B8E" w:rsidRDefault="005314F1">
      <w:pPr>
        <w:pStyle w:val="TextHeading3"/>
        <w:rPr>
          <w:del w:id="2059" w:author="Caio Pizzol" w:date="2026-08-03T22:24:00Z" w16du:dateUtc="2026-08-04T02:24:00Z"/>
        </w:rPr>
      </w:pPr>
      <w:del w:id="2060" w:author="Caio Pizzol" w:date="2026-08-03T22:24:00Z" w16du:dateUtc="2026-08-04T02:24:00Z">
        <w:r>
          <w:delText>sed sit lorem consectetur incididunt eiusmod ut consectetur sit aliqua et et ipsum sit elit ipsum consectetur, et sed adipiscing dolore tempor ipsum ipsum lorem consectetur ut do ipsum consectetur ipsum lorem eiusmod magna-lorem dolor aliqua ipsum magna do eiusmod.</w:delText>
        </w:r>
      </w:del>
    </w:p>
    <w:p w14:paraId="14B38165" w14:textId="77777777" w:rsidR="00540B8E" w:rsidRDefault="005314F1">
      <w:pPr>
        <w:pStyle w:val="Heading3"/>
        <w:rPr>
          <w:del w:id="2061" w:author="Caio Pizzol" w:date="2026-08-03T22:24:00Z" w16du:dateUtc="2026-08-04T02:24:00Z"/>
        </w:rPr>
      </w:pPr>
      <w:bookmarkStart w:id="2062" w:name="740183916134525368"/>
      <w:del w:id="2063" w:author="Caio Pizzol" w:date="2026-08-03T22:24:00Z" w16du:dateUtc="2026-08-04T02:24:00Z">
        <w:r>
          <w:delText>incididunt elit consectetur amet</w:delText>
        </w:r>
        <w:bookmarkEnd w:id="2062"/>
      </w:del>
    </w:p>
    <w:p w14:paraId="4577CA2C" w14:textId="77777777" w:rsidR="00540B8E" w:rsidRDefault="005314F1">
      <w:pPr>
        <w:pStyle w:val="TextHeading3"/>
        <w:rPr>
          <w:del w:id="2064" w:author="Caio Pizzol" w:date="2026-08-03T22:24:00Z" w16du:dateUtc="2026-08-04T02:24:00Z"/>
        </w:rPr>
      </w:pPr>
      <w:del w:id="2065" w:author="Caio Pizzol" w:date="2026-08-03T22:24:00Z" w16du:dateUtc="2026-08-04T02:24:00Z">
        <w:r>
          <w:delText>consectetur ipsum aliqua do eiusmod ipsum adipiscing elit ipsum magna-lorem dolor adipiscing do ipsum consectetur tempor, sit lorem do sed ipsum et incididunt elit consectetur tempor do lorem dolor adipiscing adipiscing magna labore et ipsum consectetur</w:delText>
        </w:r>
        <w:r w:rsidR="00F70040">
          <w:delText xml:space="preserve">. </w:delText>
        </w:r>
        <w:r>
          <w:delText>do consectetur amet magna sit incididunt dolore do incididunt lorem do ipsum ipsum.</w:delText>
        </w:r>
      </w:del>
    </w:p>
    <w:p w14:paraId="1F93C298" w14:textId="77777777" w:rsidR="00540B8E" w:rsidRDefault="005314F1">
      <w:pPr>
        <w:pStyle w:val="Heading3"/>
        <w:rPr>
          <w:del w:id="2066" w:author="Caio Pizzol" w:date="2026-08-03T22:24:00Z" w16du:dateUtc="2026-08-04T02:24:00Z"/>
        </w:rPr>
      </w:pPr>
      <w:bookmarkStart w:id="2067" w:name="18260792023512462037"/>
      <w:del w:id="2068" w:author="Caio Pizzol" w:date="2026-08-03T22:24:00Z" w16du:dateUtc="2026-08-04T02:24:00Z">
        <w:r>
          <w:delText>elit elit adipiscing do sit incididunt sed-sit eiusmod</w:delText>
        </w:r>
        <w:bookmarkEnd w:id="2067"/>
      </w:del>
    </w:p>
    <w:p w14:paraId="029CF513" w14:textId="77777777" w:rsidR="00540B8E" w:rsidRDefault="005314F1">
      <w:pPr>
        <w:pStyle w:val="TextHeading3"/>
        <w:rPr>
          <w:del w:id="2069" w:author="Caio Pizzol" w:date="2026-08-03T22:24:00Z" w16du:dateUtc="2026-08-04T02:24:00Z"/>
        </w:rPr>
      </w:pPr>
      <w:del w:id="2070" w:author="Caio Pizzol" w:date="2026-08-03T22:24:00Z" w16du:dateUtc="2026-08-04T02:24:00Z">
        <w:r>
          <w:delTex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delText>
        </w:r>
      </w:del>
    </w:p>
    <w:p w14:paraId="5A7281B0" w14:textId="77777777" w:rsidR="00540B8E" w:rsidRDefault="005314F1">
      <w:pPr>
        <w:pStyle w:val="Heading3"/>
        <w:rPr>
          <w:del w:id="2071" w:author="Caio Pizzol" w:date="2026-08-03T22:24:00Z" w16du:dateUtc="2026-08-04T02:24:00Z"/>
        </w:rPr>
      </w:pPr>
      <w:bookmarkStart w:id="2072" w:name="18261271647418171575"/>
      <w:del w:id="2073" w:author="Caio Pizzol" w:date="2026-08-03T22:24:00Z" w16du:dateUtc="2026-08-04T02:24:00Z">
        <w:r>
          <w:delText>elit-sed</w:delText>
        </w:r>
        <w:bookmarkEnd w:id="2072"/>
      </w:del>
    </w:p>
    <w:p w14:paraId="75E62816" w14:textId="77777777" w:rsidR="00540B8E" w:rsidRDefault="005314F1">
      <w:pPr>
        <w:pStyle w:val="TextHeading3"/>
        <w:rPr>
          <w:del w:id="2074" w:author="Caio Pizzol" w:date="2026-08-03T22:24:00Z" w16du:dateUtc="2026-08-04T02:24:00Z"/>
        </w:rPr>
        <w:sectPr w:rsidR="00540B8E">
          <w:footerReference w:type="default" r:id="rId23"/>
          <w:pgSz w:w="12240" w:h="15840"/>
          <w:pgMar w:top="1440" w:right="1800" w:bottom="1440" w:left="1800" w:header="720" w:footer="720" w:gutter="0"/>
          <w:pgNumType w:start="1" w:chapStyle="1"/>
          <w:cols w:space="720"/>
        </w:sectPr>
      </w:pPr>
      <w:del w:id="2075" w:author="Caio Pizzol" w:date="2026-08-03T22:24:00Z" w16du:dateUtc="2026-08-04T02:24:00Z">
        <w:r>
          <w:delTex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delText>
        </w:r>
      </w:del>
    </w:p>
    <w:p w14:paraId="199CBB19" w14:textId="77777777" w:rsidR="00540B8E" w:rsidRDefault="005314F1">
      <w:pPr>
        <w:pStyle w:val="Heading1"/>
        <w:rPr>
          <w:del w:id="2076" w:author="Caio Pizzol" w:date="2026-08-03T22:24:00Z" w16du:dateUtc="2026-08-04T02:24:00Z"/>
        </w:rPr>
      </w:pPr>
      <w:del w:id="2077" w:author="Caio Pizzol" w:date="2026-08-03T22:24:00Z" w16du:dateUtc="2026-08-04T02:24:00Z">
        <w:r>
          <w:br/>
        </w:r>
        <w:bookmarkStart w:id="2078" w:name="4139344061236261748"/>
        <w:bookmarkStart w:id="2079" w:name="_Ref289678579"/>
        <w:bookmarkStart w:id="2080" w:name="_Toc516995835"/>
        <w:bookmarkStart w:id="2081" w:name="_Toc218523876"/>
        <w:r>
          <w:delText>consectetur sed’et eiusmod</w:delText>
        </w:r>
        <w:bookmarkEnd w:id="2078"/>
        <w:bookmarkEnd w:id="2079"/>
        <w:bookmarkEnd w:id="2080"/>
        <w:bookmarkEnd w:id="2081"/>
      </w:del>
    </w:p>
    <w:p w14:paraId="2CC25F29" w14:textId="77777777" w:rsidR="00540B8E" w:rsidRDefault="005314F1">
      <w:pPr>
        <w:pStyle w:val="Heading2"/>
        <w:rPr>
          <w:del w:id="2082" w:author="Caio Pizzol" w:date="2026-08-03T22:24:00Z" w16du:dateUtc="2026-08-04T02:24:00Z"/>
        </w:rPr>
      </w:pPr>
      <w:bookmarkStart w:id="2083" w:name="4139583873189116517"/>
      <w:bookmarkStart w:id="2084" w:name="_Toc218523877"/>
      <w:del w:id="2085" w:author="Caio Pizzol" w:date="2026-08-03T22:24:00Z" w16du:dateUtc="2026-08-04T02:24:00Z">
        <w:r>
          <w:delText>eiusmod do sed’et eiusmod</w:delText>
        </w:r>
        <w:bookmarkEnd w:id="2083"/>
        <w:bookmarkEnd w:id="2084"/>
      </w:del>
    </w:p>
    <w:p w14:paraId="37C980C3" w14:textId="77777777" w:rsidR="00540B8E" w:rsidRDefault="005314F1">
      <w:pPr>
        <w:pStyle w:val="TextHeading2"/>
        <w:rPr>
          <w:del w:id="2086" w:author="Caio Pizzol" w:date="2026-08-03T22:24:00Z" w16du:dateUtc="2026-08-04T02:24:00Z"/>
        </w:rPr>
      </w:pPr>
      <w:del w:id="2087" w:author="Caio Pizzol" w:date="2026-08-03T22:24:00Z" w16du:dateUtc="2026-08-04T02:24:00Z">
        <w:r>
          <w:delTex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delText>
        </w:r>
        <w:r w:rsidR="00F70040">
          <w:delText xml:space="preserve">. </w:delText>
        </w:r>
        <w:r>
          <w:delText>eiusmod magna consectetur lorem consectetur ipsum et et ut §§ 16200-16249 sit adipiscing do lorem ipsum consectetur</w:delText>
        </w:r>
        <w:r w:rsidR="00F70040">
          <w:delText xml:space="preserve">. </w:delText>
        </w:r>
      </w:del>
    </w:p>
    <w:p w14:paraId="485D7CA6" w14:textId="77777777" w:rsidR="00540B8E" w:rsidRDefault="005314F1">
      <w:pPr>
        <w:pStyle w:val="TextHeading2"/>
        <w:rPr>
          <w:del w:id="2088" w:author="Caio Pizzol" w:date="2026-08-03T22:24:00Z" w16du:dateUtc="2026-08-04T02:24:00Z"/>
        </w:rPr>
      </w:pPr>
      <w:del w:id="2089" w:author="Caio Pizzol" w:date="2026-08-03T22:24:00Z" w16du:dateUtc="2026-08-04T02:24:00Z">
        <w:r>
          <w:delText>consectetur sed sed aliqua ipsum sed magna consectetur ipsum aliqua et sed incididunt do magna consectetur ipsum ipsum’ labore incididunt</w:delText>
        </w:r>
        <w:r w:rsidR="00F70040">
          <w:delText xml:space="preserve">. </w:delText>
        </w:r>
        <w:r>
          <w:delText>consectetur sed amet lorem aliqua dolor ut dolor tempor ipsum ipsum’ incididunt do ipsum amet elit ipsum consectetur tempor consectetur ut tempor ipsum aliqua ipsum elit consectetur dolor.</w:delText>
        </w:r>
      </w:del>
    </w:p>
    <w:p w14:paraId="4583D4E8" w14:textId="77777777" w:rsidR="00540B8E" w:rsidRDefault="005314F1">
      <w:pPr>
        <w:pStyle w:val="TextHeading2"/>
        <w:rPr>
          <w:del w:id="2090" w:author="Caio Pizzol" w:date="2026-08-03T22:24:00Z" w16du:dateUtc="2026-08-04T02:24:00Z"/>
        </w:rPr>
      </w:pPr>
      <w:del w:id="2091" w:author="Caio Pizzol" w:date="2026-08-03T22:24:00Z" w16du:dateUtc="2026-08-04T02:24:00Z">
        <w:r>
          <w:delText>consectetur sed adipiscing labore tempor incididunt amet consectetur ut do dolor do consectetur ipsum consectetur</w:delText>
        </w:r>
        <w:r w:rsidR="00F70040">
          <w:delText xml:space="preserve">. </w:delText>
        </w:r>
        <w:r>
          <w:delText>dolore dolore dolor lorem lorem do consectetur elit labore sed do ipsum aliqua sed sed do et sed dolore dolor dolor adipiscing ipsum tempor incididunt amet labore sed.</w:delText>
        </w:r>
      </w:del>
    </w:p>
    <w:p w14:paraId="6D8B91A2" w14:textId="77777777" w:rsidR="00540B8E" w:rsidRDefault="005314F1">
      <w:pPr>
        <w:pStyle w:val="Heading2"/>
        <w:rPr>
          <w:del w:id="2092" w:author="Caio Pizzol" w:date="2026-08-03T22:24:00Z" w16du:dateUtc="2026-08-04T02:24:00Z"/>
        </w:rPr>
      </w:pPr>
      <w:bookmarkStart w:id="2093" w:name="4139823685141971286"/>
      <w:bookmarkStart w:id="2094" w:name="_Ref215995160"/>
      <w:bookmarkStart w:id="2095" w:name="_Toc498602101"/>
      <w:bookmarkStart w:id="2096" w:name="_Toc516995837"/>
      <w:bookmarkStart w:id="2097" w:name="_Toc218523878"/>
      <w:del w:id="2098" w:author="Caio Pizzol" w:date="2026-08-03T22:24:00Z" w16du:dateUtc="2026-08-04T02:24:00Z">
        <w:r>
          <w:delText>incididunt elit amet dolor consectetur sed</w:delText>
        </w:r>
        <w:bookmarkEnd w:id="2093"/>
        <w:bookmarkEnd w:id="2094"/>
        <w:bookmarkEnd w:id="2095"/>
        <w:bookmarkEnd w:id="2096"/>
        <w:bookmarkEnd w:id="2097"/>
      </w:del>
    </w:p>
    <w:p w14:paraId="1E5EED63" w14:textId="77777777" w:rsidR="00540B8E" w:rsidRDefault="005314F1">
      <w:pPr>
        <w:pStyle w:val="TextHeading2"/>
        <w:rPr>
          <w:del w:id="2099" w:author="Caio Pizzol" w:date="2026-08-03T22:24:00Z" w16du:dateUtc="2026-08-04T02:24:00Z"/>
        </w:rPr>
      </w:pPr>
      <w:del w:id="2100" w:author="Caio Pizzol" w:date="2026-08-03T22:24:00Z" w16du:dateUtc="2026-08-04T02:24:00Z">
        <w:r>
          <w:delText>consectetur sed adipiscing elit incididunt eiusmod dolor tempor ipsum consectetur et sed lorem ipsum do magna dolor dolor magna aliqua consectetur ipsum consectetur</w:delText>
        </w:r>
        <w:r w:rsidR="00F70040">
          <w:delText xml:space="preserve">. </w:delText>
        </w:r>
      </w:del>
    </w:p>
    <w:p w14:paraId="3AC5BA45" w14:textId="77777777" w:rsidR="00540B8E" w:rsidRDefault="005314F1">
      <w:pPr>
        <w:pStyle w:val="Heading2"/>
        <w:rPr>
          <w:del w:id="2101" w:author="Caio Pizzol" w:date="2026-08-03T22:24:00Z" w16du:dateUtc="2026-08-04T02:24:00Z"/>
        </w:rPr>
      </w:pPr>
      <w:bookmarkStart w:id="2102" w:name="4140303309047680824"/>
      <w:bookmarkStart w:id="2103" w:name="_Ref236885274"/>
      <w:bookmarkStart w:id="2104" w:name="_Toc509399690"/>
      <w:bookmarkStart w:id="2105" w:name="_Toc218523879"/>
      <w:del w:id="2106" w:author="Caio Pizzol" w:date="2026-08-03T22:24:00Z" w16du:dateUtc="2026-08-04T02:24:00Z">
        <w:r>
          <w:delText>amet eiusmod consectetur elit</w:delText>
        </w:r>
        <w:bookmarkEnd w:id="2102"/>
        <w:bookmarkEnd w:id="2103"/>
        <w:bookmarkEnd w:id="2104"/>
        <w:bookmarkEnd w:id="2105"/>
      </w:del>
    </w:p>
    <w:p w14:paraId="4E87B199" w14:textId="77777777" w:rsidR="00540B8E" w:rsidRDefault="005314F1">
      <w:pPr>
        <w:pStyle w:val="TextHeading2"/>
        <w:rPr>
          <w:del w:id="2107" w:author="Caio Pizzol" w:date="2026-08-03T22:24:00Z" w16du:dateUtc="2026-08-04T02:24:00Z"/>
        </w:rPr>
      </w:pPr>
      <w:del w:id="2108" w:author="Caio Pizzol" w:date="2026-08-03T22:24:00Z" w16du:dateUtc="2026-08-04T02:24:00Z">
        <w:r>
          <w:delTex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delText>
        </w:r>
      </w:del>
    </w:p>
    <w:p w14:paraId="46B50DD4" w14:textId="77777777" w:rsidR="00540B8E" w:rsidRDefault="005314F1">
      <w:pPr>
        <w:pStyle w:val="TextHeading2"/>
        <w:rPr>
          <w:del w:id="2109" w:author="Caio Pizzol" w:date="2026-08-03T22:24:00Z" w16du:dateUtc="2026-08-04T02:24:00Z"/>
        </w:rPr>
      </w:pPr>
      <w:del w:id="2110" w:author="Caio Pizzol" w:date="2026-08-03T22:24:00Z" w16du:dateUtc="2026-08-04T02:24:00Z">
        <w:r>
          <w:delText>magna adipiscing et sed’et elit labore consectetur dolor adipiscing, sit ut consectetur et sed aliqua adipiscing ipsum incididunt lorem consectetur do incididunt amet consectetur sit</w:delText>
        </w:r>
        <w:r w:rsidR="00F70040">
          <w:delText xml:space="preserve">. </w:delText>
        </w:r>
        <w:r>
          <w:delText>dolore ipsum ut consectetur et sed dolore lorem ipsum ipsum labore elit consectetur tempor sit:</w:delText>
        </w:r>
      </w:del>
    </w:p>
    <w:p w14:paraId="2AE0504A" w14:textId="77777777" w:rsidR="00540B8E" w:rsidRDefault="005314F1">
      <w:pPr>
        <w:pStyle w:val="TextHeading3"/>
        <w:rPr>
          <w:del w:id="2111" w:author="Caio Pizzol" w:date="2026-08-03T22:24:00Z" w16du:dateUtc="2026-08-04T02:24:00Z"/>
        </w:rPr>
      </w:pPr>
      <w:del w:id="2112" w:author="Caio Pizzol" w:date="2026-08-03T22:24:00Z" w16du:dateUtc="2026-08-04T02:24:00Z">
        <w:r>
          <w:delText>ipsum incididunt magna ipsum ipsum elit, incididunt consectetur amet incididunt ipsum;</w:delText>
        </w:r>
      </w:del>
    </w:p>
    <w:p w14:paraId="7A74EB4A" w14:textId="77777777" w:rsidR="00540B8E" w:rsidRDefault="005314F1">
      <w:pPr>
        <w:pStyle w:val="TextHeading3"/>
        <w:rPr>
          <w:del w:id="2113" w:author="Caio Pizzol" w:date="2026-08-03T22:24:00Z" w16du:dateUtc="2026-08-04T02:24:00Z"/>
        </w:rPr>
      </w:pPr>
      <w:del w:id="2114" w:author="Caio Pizzol" w:date="2026-08-03T22:24:00Z" w16du:dateUtc="2026-08-04T02:24:00Z">
        <w:r>
          <w:delText>ipsum incididunt amet adipiscing dolore elit ipsum elit;</w:delText>
        </w:r>
      </w:del>
    </w:p>
    <w:p w14:paraId="72736FDD" w14:textId="77777777" w:rsidR="00540B8E" w:rsidRDefault="005314F1">
      <w:pPr>
        <w:pStyle w:val="TextHeading3"/>
        <w:rPr>
          <w:del w:id="2115" w:author="Caio Pizzol" w:date="2026-08-03T22:24:00Z" w16du:dateUtc="2026-08-04T02:24:00Z"/>
        </w:rPr>
      </w:pPr>
      <w:del w:id="2116" w:author="Caio Pizzol" w:date="2026-08-03T22:24:00Z" w16du:dateUtc="2026-08-04T02:24:00Z">
        <w:r>
          <w:delText>ipsum elit’et incididunt amet incididunt; incididunt</w:delText>
        </w:r>
      </w:del>
    </w:p>
    <w:p w14:paraId="51976666" w14:textId="77777777" w:rsidR="00540B8E" w:rsidRDefault="005314F1">
      <w:pPr>
        <w:pStyle w:val="TextHeading3"/>
        <w:rPr>
          <w:del w:id="2117" w:author="Caio Pizzol" w:date="2026-08-03T22:24:00Z" w16du:dateUtc="2026-08-04T02:24:00Z"/>
        </w:rPr>
      </w:pPr>
      <w:del w:id="2118" w:author="Caio Pizzol" w:date="2026-08-03T22:24:00Z" w16du:dateUtc="2026-08-04T02:24:00Z">
        <w:r>
          <w:delText>ipsum eiusmod ipsum elit incididunt elit consectetur ipsum consectetur’et dolor.</w:delText>
        </w:r>
      </w:del>
    </w:p>
    <w:p w14:paraId="38402D4C" w14:textId="77777777" w:rsidR="00540B8E" w:rsidRDefault="005314F1">
      <w:pPr>
        <w:pStyle w:val="TextHeading2"/>
        <w:rPr>
          <w:del w:id="2119" w:author="Caio Pizzol" w:date="2026-08-03T22:24:00Z" w16du:dateUtc="2026-08-04T02:24:00Z"/>
        </w:rPr>
      </w:pPr>
      <w:del w:id="2120" w:author="Caio Pizzol" w:date="2026-08-03T22:24:00Z" w16du:dateUtc="2026-08-04T02:24:00Z">
        <w:r>
          <w:delText>dolore ut consectetur et sed ipsum do ipsum elit dolore elit magna lorem lorem, aliqua consectetur ut incididunt labore tempor consectetur, tempor labore, incididunt ipsum consectetur’et dolore amet dolore incididunt magna ipsum consectetur’et elit dolor</w:delText>
        </w:r>
        <w:r w:rsidR="00F70040">
          <w:delText xml:space="preserve">. </w:delText>
        </w:r>
      </w:del>
    </w:p>
    <w:p w14:paraId="11169913" w14:textId="77777777" w:rsidR="00540B8E" w:rsidRDefault="005314F1">
      <w:pPr>
        <w:pStyle w:val="TextHeading2"/>
        <w:rPr>
          <w:del w:id="2121" w:author="Caio Pizzol" w:date="2026-08-03T22:24:00Z" w16du:dateUtc="2026-08-04T02:24:00Z"/>
        </w:rPr>
      </w:pPr>
      <w:del w:id="2122" w:author="Caio Pizzol" w:date="2026-08-03T22:24:00Z" w16du:dateUtc="2026-08-04T02:24:00Z">
        <w:r>
          <w:delText>consectetur sed adipiscing adipiscing incididunt lorem sed amet do dolor consectetur sit do dolor consectetur elit do lorem do consectetur.</w:delText>
        </w:r>
      </w:del>
    </w:p>
    <w:p w14:paraId="2AFB26ED" w14:textId="77777777" w:rsidR="00540B8E" w:rsidRDefault="005314F1">
      <w:pPr>
        <w:pStyle w:val="Heading2"/>
        <w:rPr>
          <w:del w:id="2123" w:author="Caio Pizzol" w:date="2026-08-03T22:24:00Z" w16du:dateUtc="2026-08-04T02:24:00Z"/>
        </w:rPr>
      </w:pPr>
      <w:bookmarkStart w:id="2124" w:name="4140782932953390362"/>
      <w:bookmarkStart w:id="2125" w:name="_Ref289678592"/>
      <w:bookmarkStart w:id="2126" w:name="_Toc218523880"/>
      <w:del w:id="2127" w:author="Caio Pizzol" w:date="2026-08-03T22:24:00Z" w16du:dateUtc="2026-08-04T02:24:00Z">
        <w:r>
          <w:delText>et eiusmod</w:delText>
        </w:r>
        <w:bookmarkEnd w:id="2124"/>
        <w:bookmarkEnd w:id="2125"/>
        <w:bookmarkEnd w:id="2126"/>
      </w:del>
    </w:p>
    <w:p w14:paraId="00110E58" w14:textId="77777777" w:rsidR="00540B8E" w:rsidRDefault="005314F1">
      <w:pPr>
        <w:pStyle w:val="TextHeading2"/>
        <w:rPr>
          <w:del w:id="2128" w:author="Caio Pizzol" w:date="2026-08-03T22:24:00Z" w16du:dateUtc="2026-08-04T02:24:00Z"/>
        </w:rPr>
      </w:pPr>
      <w:del w:id="2129" w:author="Caio Pizzol" w:date="2026-08-03T22:24:00Z" w16du:dateUtc="2026-08-04T02:24:00Z">
        <w:r>
          <w:delText>consectetur sed adipiscing et dolor dolor elit dolor ipsum consectetur dolor consectetur sit consectetur et sed elit</w:delText>
        </w:r>
        <w:r w:rsidR="00F70040">
          <w:delText xml:space="preserve">. </w:delText>
        </w:r>
        <w:r>
          <w:delText>sed et sed incididunt ipsum incididunt ipsum sit ipsum, ipsum ipsum et lorem dolore do magna ipsum sed</w:delText>
        </w:r>
        <w:r w:rsidR="00F70040">
          <w:delText xml:space="preserve">. </w:delText>
        </w:r>
        <w:r>
          <w:delText>consectetur sed adipiscing consectetur sit ipsum sit ipsum consectetur dolor aliqua.</w:delText>
        </w:r>
      </w:del>
    </w:p>
    <w:p w14:paraId="295FFAF2" w14:textId="77777777" w:rsidR="00540B8E" w:rsidRDefault="005314F1">
      <w:pPr>
        <w:pStyle w:val="TextHeading2"/>
        <w:rPr>
          <w:del w:id="2130" w:author="Caio Pizzol" w:date="2026-08-03T22:24:00Z" w16du:dateUtc="2026-08-04T02:24:00Z"/>
        </w:rPr>
      </w:pPr>
      <w:del w:id="2131" w:author="Caio Pizzol" w:date="2026-08-03T22:24:00Z" w16du:dateUtc="2026-08-04T02:24:00Z">
        <w:r>
          <w:delText>consectetur sed adipiscing sit ipsum consectetur ipsum lorem elit et sed, tempor lorem consectetur aliqua consectetur do, incididunt adipiscing sit ipsum consectetur ipsum lorem elit ipsum consectetur</w:delText>
        </w:r>
        <w:r w:rsidR="00F70040">
          <w:delText xml:space="preserve">. </w:delText>
        </w:r>
        <w:r>
          <w:delText>et sit ipsum aliqua consectetur ipsum lorem elit ipsum consectetur, et aliqua consectetur ipsum incididunt magna sit dolore lorem sit ipsum ipsum’et consectetur sit lorem elit do dolor consectetur lorem sed.</w:delText>
        </w:r>
      </w:del>
    </w:p>
    <w:p w14:paraId="622AD980" w14:textId="77777777" w:rsidR="00540B8E" w:rsidRDefault="005314F1">
      <w:pPr>
        <w:pStyle w:val="Heading2"/>
        <w:rPr>
          <w:del w:id="2132" w:author="Caio Pizzol" w:date="2026-08-03T22:24:00Z" w16du:dateUtc="2026-08-04T02:24:00Z"/>
        </w:rPr>
      </w:pPr>
      <w:bookmarkStart w:id="2133" w:name="4626624628040437754"/>
      <w:bookmarkStart w:id="2134" w:name="_Toc218523881"/>
      <w:del w:id="2135" w:author="Caio Pizzol" w:date="2026-08-03T22:24:00Z" w16du:dateUtc="2026-08-04T02:24:00Z">
        <w:r>
          <w:delText>adipiscing eiusmod</w:delText>
        </w:r>
        <w:bookmarkEnd w:id="2133"/>
        <w:bookmarkEnd w:id="2134"/>
      </w:del>
    </w:p>
    <w:p w14:paraId="20E6E4D6" w14:textId="77777777" w:rsidR="00540B8E" w:rsidRDefault="005314F1">
      <w:pPr>
        <w:pStyle w:val="TextHeading2"/>
        <w:rPr>
          <w:del w:id="2136" w:author="Caio Pizzol" w:date="2026-08-03T22:24:00Z" w16du:dateUtc="2026-08-04T02:24:00Z"/>
        </w:rPr>
      </w:pPr>
      <w:del w:id="2137" w:author="Caio Pizzol" w:date="2026-08-03T22:24:00Z" w16du:dateUtc="2026-08-04T02:24:00Z">
        <w:r>
          <w:delTex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delText>
        </w:r>
        <w:r w:rsidR="00F70040">
          <w:delText xml:space="preserve">. </w:delText>
        </w:r>
        <w:r>
          <w:delText>eiusmod magna aliqua consectetur ipsum lorem sit consectetur ut do do ipsum magna aliqua do et sed consectetur ipsum consectetur</w:delText>
        </w:r>
        <w:r w:rsidR="00F70040">
          <w:delText xml:space="preserve">. </w:delText>
        </w:r>
      </w:del>
    </w:p>
    <w:p w14:paraId="54E59758" w14:textId="77777777" w:rsidR="00540B8E" w:rsidRDefault="005314F1">
      <w:pPr>
        <w:pStyle w:val="Heading3"/>
        <w:rPr>
          <w:del w:id="2138" w:author="Caio Pizzol" w:date="2026-08-03T22:24:00Z" w16du:dateUtc="2026-08-04T02:24:00Z"/>
        </w:rPr>
      </w:pPr>
      <w:bookmarkStart w:id="2139" w:name="17124718609841074356"/>
      <w:del w:id="2140" w:author="Caio Pizzol" w:date="2026-08-03T22:24:00Z" w16du:dateUtc="2026-08-04T02:24:00Z">
        <w:r>
          <w:delText>sed amet do magna</w:delText>
        </w:r>
        <w:bookmarkEnd w:id="2139"/>
      </w:del>
    </w:p>
    <w:p w14:paraId="06EBEE41" w14:textId="77777777" w:rsidR="00540B8E" w:rsidRDefault="005314F1">
      <w:pPr>
        <w:pStyle w:val="TextHeading3"/>
        <w:rPr>
          <w:del w:id="2141" w:author="Caio Pizzol" w:date="2026-08-03T22:24:00Z" w16du:dateUtc="2026-08-04T02:24:00Z"/>
        </w:rPr>
      </w:pPr>
      <w:del w:id="2142" w:author="Caio Pizzol" w:date="2026-08-03T22:24:00Z" w16du:dateUtc="2026-08-04T02:24:00Z">
        <w:r>
          <w:delTex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delText>
        </w:r>
        <w:r>
          <w:rPr>
            <w:i/>
          </w:rPr>
          <w:delText>do incididunt</w:delText>
        </w:r>
        <w:r>
          <w:delText>), incididunt consectetur dolor dolor do ipsum adipiscing ut do lorem eiusmod labore labore elit ipsum consectetur tempor</w:delText>
        </w:r>
        <w:r w:rsidR="00F70040">
          <w:delText xml:space="preserve">. </w:delText>
        </w:r>
        <w:r>
          <w:delText>dolore adipiscing consectetur et sed do incididunt lorem labore sed do lorem dolor magna elit ipsum consectetur tempor consectetur adipiscing do incididunt, do elit dolor adipiscing consectetur, aliqua elit amet, lorem, lorem adipiscing</w:delText>
        </w:r>
        <w:r w:rsidR="00F70040">
          <w:delText xml:space="preserve">. </w:delText>
        </w:r>
        <w:r>
          <w:delText>dolore lorem dolor adipiscing lorem sed labore, labore adipiscing labore ipsum sed’et elit elit ipsum incididunt adipiscing do dolor tempor eiusmod do ipsum dolor lorem dolore elit adipiscing do incididunt.</w:delText>
        </w:r>
      </w:del>
    </w:p>
    <w:p w14:paraId="241FDA94" w14:textId="77777777" w:rsidR="00540B8E" w:rsidRDefault="005314F1">
      <w:pPr>
        <w:pStyle w:val="TextHeading3"/>
        <w:rPr>
          <w:del w:id="2143" w:author="Caio Pizzol" w:date="2026-08-03T22:24:00Z" w16du:dateUtc="2026-08-04T02:24:00Z"/>
        </w:rPr>
      </w:pPr>
      <w:del w:id="2144" w:author="Caio Pizzol" w:date="2026-08-03T22:24:00Z" w16du:dateUtc="2026-08-04T02:24:00Z">
        <w:r>
          <w:delText>dolore elit consectetur ipsum labore elit eiusmod do ipsum consectetur eiusmod do elit adipiscing magna magna ipsum ipsum elit labore elit ipsum elit’et magna aliqua</w:delText>
        </w:r>
        <w:r w:rsidR="00F70040">
          <w:delText xml:space="preserve">. </w:delText>
        </w:r>
        <w:r>
          <w:delText>adipiscing, sit consectetur et sed do labore lorem sed dolor do do incididunt</w:delText>
        </w:r>
        <w:r w:rsidR="00F70040">
          <w:delText xml:space="preserve">. </w:delText>
        </w:r>
      </w:del>
    </w:p>
    <w:p w14:paraId="7511249F" w14:textId="77777777" w:rsidR="00540B8E" w:rsidRDefault="005314F1">
      <w:pPr>
        <w:pStyle w:val="Heading3"/>
        <w:rPr>
          <w:del w:id="2145" w:author="Caio Pizzol" w:date="2026-08-03T22:24:00Z" w16du:dateUtc="2026-08-04T02:24:00Z"/>
        </w:rPr>
      </w:pPr>
      <w:bookmarkStart w:id="2146" w:name="17125438045699638663"/>
      <w:del w:id="2147" w:author="Caio Pizzol" w:date="2026-08-03T22:24:00Z" w16du:dateUtc="2026-08-04T02:24:00Z">
        <w:r>
          <w:delText>dolor do eiusmod</w:delText>
        </w:r>
        <w:bookmarkEnd w:id="2146"/>
      </w:del>
    </w:p>
    <w:p w14:paraId="2DB6E531" w14:textId="77777777" w:rsidR="00540B8E" w:rsidRDefault="005314F1">
      <w:pPr>
        <w:pStyle w:val="TextHeading3"/>
        <w:rPr>
          <w:del w:id="2148" w:author="Caio Pizzol" w:date="2026-08-03T22:24:00Z" w16du:dateUtc="2026-08-04T02:24:00Z"/>
        </w:rPr>
      </w:pPr>
      <w:del w:id="2149" w:author="Caio Pizzol" w:date="2026-08-03T22:24:00Z" w16du:dateUtc="2026-08-04T02:24:00Z">
        <w:r>
          <w:delText>consectetur sed dolore do ut incididunt labore ipsum do dolor incididunt sit dolor do incididunt dolor ipsum consectetur, dolor magna lorem labore, do ipsum labore magna consectetur lorem consectetur ipsum do</w:delText>
        </w:r>
        <w:r w:rsidR="00F70040">
          <w:delText xml:space="preserve">. </w:delText>
        </w:r>
        <w:r>
          <w:delTex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delText>
        </w:r>
      </w:del>
    </w:p>
    <w:p w14:paraId="5C836530" w14:textId="77777777" w:rsidR="00540B8E" w:rsidRDefault="005314F1">
      <w:pPr>
        <w:pStyle w:val="TextHeading3"/>
        <w:rPr>
          <w:del w:id="2150" w:author="Caio Pizzol" w:date="2026-08-03T22:24:00Z" w16du:dateUtc="2026-08-04T02:24:00Z"/>
        </w:rPr>
      </w:pPr>
      <w:del w:id="2151" w:author="Caio Pizzol" w:date="2026-08-03T22:24:00Z" w16du:dateUtc="2026-08-04T02:24:00Z">
        <w:r>
          <w:delText>consectetur sed adipiscing ut consectetur ipsum do elit ipsum do incididunt adipiscing do tempor incididunt magna do dolor aliqua, tempor, et, lorem tempor elit ipsum do, consectetur labore dolor amet amet ipsum aliqua</w:delText>
        </w:r>
        <w:r w:rsidR="00F70040">
          <w:delText xml:space="preserve">. </w:delText>
        </w:r>
        <w:r>
          <w:delTex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delText>
        </w:r>
      </w:del>
    </w:p>
    <w:p w14:paraId="37CDBADB" w14:textId="77777777" w:rsidR="00540B8E" w:rsidRDefault="005314F1">
      <w:pPr>
        <w:pStyle w:val="TextHeading3"/>
        <w:rPr>
          <w:del w:id="2152" w:author="Caio Pizzol" w:date="2026-08-03T22:24:00Z" w16du:dateUtc="2026-08-04T02:24:00Z"/>
        </w:rPr>
      </w:pPr>
      <w:del w:id="2153" w:author="Caio Pizzol" w:date="2026-08-03T22:24:00Z" w16du:dateUtc="2026-08-04T02:24:00Z">
        <w:r>
          <w:delTex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delText>
        </w:r>
      </w:del>
    </w:p>
    <w:p w14:paraId="6A8623EB" w14:textId="77777777" w:rsidR="00540B8E" w:rsidRDefault="005314F1">
      <w:pPr>
        <w:pStyle w:val="TextHeading3"/>
        <w:rPr>
          <w:del w:id="2154" w:author="Caio Pizzol" w:date="2026-08-03T22:24:00Z" w16du:dateUtc="2026-08-04T02:24:00Z"/>
        </w:rPr>
      </w:pPr>
      <w:del w:id="2155" w:author="Caio Pizzol" w:date="2026-08-03T22:24:00Z" w16du:dateUtc="2026-08-04T02:24:00Z">
        <w:r>
          <w:delText xml:space="preserve">consectetur sed, incididunt, lorem do et sed aliqua eiusmod do consectetur, ut sit aliqua elit et sed, adipiscing adipiscing labore eiusmod dolor, aliqua lorem dolore et, tempor, lorem ut elit ipsum do. </w:delText>
        </w:r>
      </w:del>
    </w:p>
    <w:p w14:paraId="371CEFB3" w14:textId="77777777" w:rsidR="00540B8E" w:rsidRDefault="005314F1">
      <w:pPr>
        <w:pStyle w:val="TextHeading3"/>
        <w:rPr>
          <w:del w:id="2156" w:author="Caio Pizzol" w:date="2026-08-03T22:24:00Z" w16du:dateUtc="2026-08-04T02:24:00Z"/>
        </w:rPr>
      </w:pPr>
      <w:del w:id="2157" w:author="Caio Pizzol" w:date="2026-08-03T22:24:00Z" w16du:dateUtc="2026-08-04T02:24:00Z">
        <w:r>
          <w:delText>consectetur sed adipiscing ut tempor dolor ipsum elit lorem elit consectetur ipsum dolore lorem ut elit eiusmod eiusmod ut labore eiusmod aliqua lorem dolore et, lorem consectetur dolor adipiscing dolor</w:delText>
        </w:r>
        <w:r w:rsidR="00F70040">
          <w:delText xml:space="preserve">. </w:delText>
        </w:r>
        <w:r>
          <w:delText xml:space="preserve">consectetur sed adipiscing aliqua do ipsum magna elit do ipsum incididunt ut do eiusmod adipiscing consectetur ipsum eiusmod, dolore eiusmod, lorem adipiscing dolor, do dolor consectetur aliqua. </w:delText>
        </w:r>
      </w:del>
    </w:p>
    <w:p w14:paraId="6C246D22" w14:textId="77777777" w:rsidR="00540B8E" w:rsidRDefault="005314F1">
      <w:pPr>
        <w:pStyle w:val="TextHeading3"/>
        <w:rPr>
          <w:del w:id="2158" w:author="Caio Pizzol" w:date="2026-08-03T22:24:00Z" w16du:dateUtc="2026-08-04T02:24:00Z"/>
        </w:rPr>
      </w:pPr>
      <w:del w:id="2159" w:author="Caio Pizzol" w:date="2026-08-03T22:24:00Z" w16du:dateUtc="2026-08-04T02:24:00Z">
        <w:r>
          <w:delText>consectetur sed adipiscing dolor, elit, dolore, lorem ipsum lorem ipsum do lorem do elit ipsum do</w:delText>
        </w:r>
        <w:r w:rsidR="00F70040">
          <w:delText xml:space="preserve">. </w:delText>
        </w:r>
        <w:r>
          <w:delText>consectetur sed adipiscing consectetur ipsum consectetur’et do incididunt amet do ipsum et elit ipsum do amet dolor adipiscing lorem sit, labore et sed incididunt.</w:delText>
        </w:r>
      </w:del>
    </w:p>
    <w:p w14:paraId="4C7B99A7" w14:textId="77777777" w:rsidR="00540B8E" w:rsidRDefault="005314F1">
      <w:pPr>
        <w:pStyle w:val="TextHeading3"/>
        <w:rPr>
          <w:del w:id="2160" w:author="Caio Pizzol" w:date="2026-08-03T22:24:00Z" w16du:dateUtc="2026-08-04T02:24:00Z"/>
        </w:rPr>
      </w:pPr>
      <w:del w:id="2161" w:author="Caio Pizzol" w:date="2026-08-03T22:24:00Z" w16du:dateUtc="2026-08-04T02:24:00Z">
        <w:r>
          <w:delText>magna dolor do consectetur lorem ipsum consectetur dolore sit ipsum, et sed adipiscing magna do lorem ipsum tempor, adipiscing dolor (ipsum lorem ipsum) elit dolore lorem lorem, incididunt ipsum ipsum dolor elit do sit do ipsum do</w:delText>
        </w:r>
        <w:r w:rsidR="00F70040">
          <w:delText xml:space="preserve">. </w:delText>
        </w:r>
        <w:r>
          <w:delText>consectetur sed adipiscing amet do amet ipsum do, ut dolor lorem tempor ipsum aliqua consectetur consectetur ipsum do, incididunt adipiscing amet ipsum dolor lorem dolor dolor eiusmod lorem lorem ipsum elit dolor magna elit dolor consectetur tempor.</w:delText>
        </w:r>
      </w:del>
    </w:p>
    <w:p w14:paraId="3CC26F83" w14:textId="77777777" w:rsidR="00540B8E" w:rsidRDefault="005314F1">
      <w:pPr>
        <w:pStyle w:val="TextHeading3"/>
        <w:rPr>
          <w:del w:id="2162" w:author="Caio Pizzol" w:date="2026-08-03T22:24:00Z" w16du:dateUtc="2026-08-04T02:24:00Z"/>
        </w:rPr>
      </w:pPr>
      <w:del w:id="2163" w:author="Caio Pizzol" w:date="2026-08-03T22:24:00Z" w16du:dateUtc="2026-08-04T02:24:00Z">
        <w:r>
          <w:delText>consectetur sed adipiscing sit incididunt do amet tempor, dolor, eiusmod, incididunt consectetur elit ipsum do</w:delText>
        </w:r>
        <w:r w:rsidR="00F70040">
          <w:delText xml:space="preserve">. </w:delText>
        </w:r>
        <w:r>
          <w:delText xml:space="preserve">consectetur sed adipiscing et lorem amet’ et tempor eiusmod do consectetur lorem ipsum consectetur dolore sit ipsum lorem tempor ipsum ipsum amet elit ipsum do. </w:delText>
        </w:r>
      </w:del>
    </w:p>
    <w:p w14:paraId="0A3CD840" w14:textId="77777777" w:rsidR="00540B8E" w:rsidRDefault="005314F1">
      <w:pPr>
        <w:pStyle w:val="TextHeading3"/>
        <w:rPr>
          <w:del w:id="2164" w:author="Caio Pizzol" w:date="2026-08-03T22:24:00Z" w16du:dateUtc="2026-08-04T02:24:00Z"/>
        </w:rPr>
      </w:pPr>
      <w:del w:id="2165" w:author="Caio Pizzol" w:date="2026-08-03T22:24:00Z" w16du:dateUtc="2026-08-04T02:24:00Z">
        <w:r>
          <w:delText xml:space="preserve">consectetur sed adipiscing elit et incididunt amet do et labore adipiscing magna ipsum do ipsum do elit ipsum do, do tempor et, eiusmod et, incididunt-amet et, incididunt ut et amet dolore amet sed. </w:delText>
        </w:r>
      </w:del>
    </w:p>
    <w:p w14:paraId="5B40B2B1" w14:textId="77777777" w:rsidR="00540B8E" w:rsidRDefault="005314F1">
      <w:pPr>
        <w:pStyle w:val="TextHeading3"/>
        <w:rPr>
          <w:del w:id="2166" w:author="Caio Pizzol" w:date="2026-08-03T22:24:00Z" w16du:dateUtc="2026-08-04T02:24:00Z"/>
        </w:rPr>
      </w:pPr>
      <w:del w:id="2167" w:author="Caio Pizzol" w:date="2026-08-03T22:24:00Z" w16du:dateUtc="2026-08-04T02:24:00Z">
        <w:r>
          <w:delText xml:space="preserve">consectetur sed adipiscing magna aliqua dolor magna ipsum amet ipsum ut, do, consectetur, lorem do elit ipsum do. </w:delText>
        </w:r>
      </w:del>
    </w:p>
    <w:p w14:paraId="5C1406EB" w14:textId="77777777" w:rsidR="00540B8E" w:rsidRDefault="005314F1">
      <w:pPr>
        <w:pStyle w:val="TextHeading3"/>
        <w:rPr>
          <w:del w:id="2168" w:author="Caio Pizzol" w:date="2026-08-03T22:24:00Z" w16du:dateUtc="2026-08-04T02:24:00Z"/>
        </w:rPr>
      </w:pPr>
      <w:del w:id="2169" w:author="Caio Pizzol" w:date="2026-08-03T22:24:00Z" w16du:dateUtc="2026-08-04T02:24:00Z">
        <w:r>
          <w:delText>consectetur sed adipiscing ut consectetur ipsum consectetur, dolor, ipsum, amet, dolore, lorem sit elit ipsum do</w:delText>
        </w:r>
        <w:r w:rsidR="00F70040">
          <w:delText xml:space="preserve">. </w:delText>
        </w:r>
        <w:r>
          <w:delText>consectetur sed adipiscing amet lorem labore ipsum do lorem do ipsum aliqua sit et sed et tempor incididunt consectetur ipsum labore incididunt elit ipsum consectetur incididunt ipsum ipsum</w:delText>
        </w:r>
        <w:r w:rsidR="00F70040">
          <w:delText xml:space="preserve">. </w:delText>
        </w:r>
        <w:r>
          <w:delText>consectetur sed adipiscing amet dolor do ipsum adipiscing dolor ipsum consectetur do tempor lorem ipsum elit ipsum ipsum elit ipsum consectetur lorem do dolor consectetur consectetur lorem eiusmod aliqua elit ipsum ipsum sit ipsum elit ipsum consectetur</w:delText>
        </w:r>
        <w:r w:rsidR="00F70040">
          <w:delText xml:space="preserve">. </w:delText>
        </w:r>
        <w:r>
          <w:delText>consectetur sed adipiscing adipiscing ipsum consectetur consectetur adipiscing amet dolore, eiusmod do labore, sit adipiscing do, lorem dolor incididunt elit dolor.</w:delText>
        </w:r>
      </w:del>
    </w:p>
    <w:p w14:paraId="075A3E51" w14:textId="77777777" w:rsidR="00540B8E" w:rsidRDefault="005314F1">
      <w:pPr>
        <w:pStyle w:val="TextHeading3"/>
        <w:rPr>
          <w:del w:id="2170" w:author="Caio Pizzol" w:date="2026-08-03T22:24:00Z" w16du:dateUtc="2026-08-04T02:24:00Z"/>
        </w:rPr>
      </w:pPr>
      <w:del w:id="2171" w:author="Caio Pizzol" w:date="2026-08-03T22:24:00Z" w16du:dateUtc="2026-08-04T02:24:00Z">
        <w:r>
          <w:delText>consectetur sed adipiscing aliqua do elit ipsum do magna aliqua consectetur ipsum consectetur consectetur dolor et sed adipiscing magna eiusmod dolor consectetur lorem ipsum adipiscing tempor ipsum do.</w:delText>
        </w:r>
      </w:del>
    </w:p>
    <w:p w14:paraId="2C154DD8" w14:textId="77777777" w:rsidR="00540B8E" w:rsidRDefault="005314F1">
      <w:pPr>
        <w:pStyle w:val="Heading3"/>
        <w:rPr>
          <w:del w:id="2172" w:author="Caio Pizzol" w:date="2026-08-03T22:24:00Z" w16du:dateUtc="2026-08-04T02:24:00Z"/>
        </w:rPr>
      </w:pPr>
      <w:bookmarkStart w:id="2173" w:name="7856745382615610705"/>
      <w:del w:id="2174" w:author="Caio Pizzol" w:date="2026-08-03T22:24:00Z" w16du:dateUtc="2026-08-04T02:24:00Z">
        <w:r>
          <w:delText>adipiscing sit</w:delText>
        </w:r>
        <w:bookmarkEnd w:id="2173"/>
      </w:del>
    </w:p>
    <w:p w14:paraId="48581596" w14:textId="77777777" w:rsidR="00540B8E" w:rsidRDefault="005314F1">
      <w:pPr>
        <w:pStyle w:val="TextHeading3"/>
        <w:rPr>
          <w:del w:id="2175" w:author="Caio Pizzol" w:date="2026-08-03T22:24:00Z" w16du:dateUtc="2026-08-04T02:24:00Z"/>
        </w:rPr>
      </w:pPr>
      <w:del w:id="2176" w:author="Caio Pizzol" w:date="2026-08-03T22:24:00Z" w16du:dateUtc="2026-08-04T02:24:00Z">
        <w:r>
          <w:delText>sed dolor do lorem dolor amet dolor consectetur dolor tempor ipsum do, incididunt do ipsum consectetur aliqua sed, et sed incididunt ut labore ipsum amet ipsum ipsum aliqua elit ipsum do, incididunt amet ut ipsum ipsum consectetur tempor labore sed dolor et sed.</w:delText>
        </w:r>
      </w:del>
    </w:p>
    <w:p w14:paraId="7640E538" w14:textId="77777777" w:rsidR="00540B8E" w:rsidRDefault="005314F1">
      <w:pPr>
        <w:pStyle w:val="Heading3"/>
        <w:rPr>
          <w:del w:id="2177" w:author="Caio Pizzol" w:date="2026-08-03T22:24:00Z" w16du:dateUtc="2026-08-04T02:24:00Z"/>
        </w:rPr>
      </w:pPr>
      <w:bookmarkStart w:id="2178" w:name="7857225006521320243"/>
      <w:del w:id="2179" w:author="Caio Pizzol" w:date="2026-08-03T22:24:00Z" w16du:dateUtc="2026-08-04T02:24:00Z">
        <w:r>
          <w:delText>sed tempor</w:delText>
        </w:r>
        <w:bookmarkEnd w:id="2178"/>
      </w:del>
    </w:p>
    <w:p w14:paraId="32A68B5B" w14:textId="77777777" w:rsidR="00540B8E" w:rsidRDefault="005314F1">
      <w:pPr>
        <w:pStyle w:val="TextHeading3"/>
        <w:rPr>
          <w:del w:id="2180" w:author="Caio Pizzol" w:date="2026-08-03T22:24:00Z" w16du:dateUtc="2026-08-04T02:24:00Z"/>
        </w:rPr>
      </w:pPr>
      <w:del w:id="2181" w:author="Caio Pizzol" w:date="2026-08-03T22:24:00Z" w16du:dateUtc="2026-08-04T02:24:00Z">
        <w:r>
          <w:delText xml:space="preserve">sed ut do ipsum sit consectetur lorem consectetur </w:delText>
        </w:r>
        <w:r>
          <w:fldChar w:fldCharType="begin"/>
        </w:r>
        <w:r>
          <w:delInstrText xml:space="preserve"> REF _Ref22678238 \r \h </w:delInstrText>
        </w:r>
        <w:r>
          <w:fldChar w:fldCharType="separate"/>
        </w:r>
        <w:r w:rsidR="00AC72FF">
          <w:delText>lorem 13.09</w:delText>
        </w:r>
        <w:r>
          <w:fldChar w:fldCharType="end"/>
        </w:r>
        <w:r>
          <w:delText>, et sed adipiscing elit aliqua adipiscing sit amet magna consectetur dolor tempor ipsum do elit ipsum do</w:delText>
        </w:r>
        <w:r w:rsidR="00F70040">
          <w:delText xml:space="preserve">. </w:delText>
        </w:r>
        <w:r>
          <w:delText>consectetur sed adipiscing elit ipsum sit magna ipsum ipsum do, ipsum consectetur lorem incididunt.</w:delText>
        </w:r>
      </w:del>
    </w:p>
    <w:p w14:paraId="3A3CFF32" w14:textId="77777777" w:rsidR="00540B8E" w:rsidRDefault="005314F1">
      <w:pPr>
        <w:pStyle w:val="Heading3"/>
        <w:rPr>
          <w:del w:id="2182" w:author="Caio Pizzol" w:date="2026-08-03T22:24:00Z" w16du:dateUtc="2026-08-04T02:24:00Z"/>
        </w:rPr>
      </w:pPr>
      <w:bookmarkStart w:id="2183" w:name="13754795366690237922"/>
      <w:del w:id="2184" w:author="Caio Pizzol" w:date="2026-08-03T22:24:00Z" w16du:dateUtc="2026-08-04T02:24:00Z">
        <w:r>
          <w:delText>incididunt elit sed</w:delText>
        </w:r>
        <w:bookmarkEnd w:id="2183"/>
      </w:del>
    </w:p>
    <w:p w14:paraId="5116F289" w14:textId="77777777" w:rsidR="00540B8E" w:rsidRDefault="005314F1">
      <w:pPr>
        <w:pStyle w:val="TextHeading3"/>
        <w:rPr>
          <w:del w:id="2185" w:author="Caio Pizzol" w:date="2026-08-03T22:24:00Z" w16du:dateUtc="2026-08-04T02:24:00Z"/>
        </w:rPr>
      </w:pPr>
      <w:del w:id="2186" w:author="Caio Pizzol" w:date="2026-08-03T22:24:00Z" w16du:dateUtc="2026-08-04T02:24:00Z">
        <w:r>
          <w:delText>consectetur sed adipiscing aliqua do elit ipsum magna aliqua consectetur ipsum consectetur consectetur dolor et sed adipiscing magna adipiscing tempor lorem labore eiusmod magna ipsum consectetur ipsum do.</w:delText>
        </w:r>
      </w:del>
    </w:p>
    <w:p w14:paraId="786355A5" w14:textId="77777777" w:rsidR="00540B8E" w:rsidRDefault="005314F1">
      <w:pPr>
        <w:pStyle w:val="Heading2"/>
        <w:rPr>
          <w:del w:id="2187" w:author="Caio Pizzol" w:date="2026-08-03T22:24:00Z" w16du:dateUtc="2026-08-04T02:24:00Z"/>
        </w:rPr>
      </w:pPr>
      <w:bookmarkStart w:id="2188" w:name="4627104251946147292"/>
      <w:bookmarkStart w:id="2189" w:name="_Toc218523882"/>
      <w:del w:id="2190" w:author="Caio Pizzol" w:date="2026-08-03T22:24:00Z" w16du:dateUtc="2026-08-04T02:24:00Z">
        <w:r>
          <w:delText>dolore eiusmod</w:delText>
        </w:r>
        <w:bookmarkEnd w:id="2188"/>
        <w:bookmarkEnd w:id="2189"/>
      </w:del>
    </w:p>
    <w:p w14:paraId="15D9A004" w14:textId="77777777" w:rsidR="00540B8E" w:rsidRDefault="005314F1">
      <w:pPr>
        <w:pStyle w:val="TextHeading2"/>
        <w:rPr>
          <w:del w:id="2191" w:author="Caio Pizzol" w:date="2026-08-03T22:24:00Z" w16du:dateUtc="2026-08-04T02:24:00Z"/>
        </w:rPr>
      </w:pPr>
      <w:del w:id="2192" w:author="Caio Pizzol" w:date="2026-08-03T22:24:00Z" w16du:dateUtc="2026-08-04T02:24:00Z">
        <w:r>
          <w:delText>consectetur sed adipiscing amet do do lorem do consectetur, dolor, adipiscing amet ipsum tempor, incididunt ipsum dolore elit consectetur tempor amet ipsum incididunt incididunt sit incididunt consectetur consectetur et sed et tempor</w:delText>
        </w:r>
        <w:r w:rsidR="00F70040">
          <w:delText xml:space="preserve">. </w:delText>
        </w:r>
        <w:r>
          <w:delText>consectetur sed adipiscing eiusmod labore elit dolor dolor amet dolor adipiscing, sed, lorem ut elit consectetur tempor.</w:delText>
        </w:r>
      </w:del>
    </w:p>
    <w:p w14:paraId="58DC83B5" w14:textId="77777777" w:rsidR="00540B8E" w:rsidRDefault="005314F1">
      <w:pPr>
        <w:pStyle w:val="TextHeading2"/>
        <w:rPr>
          <w:del w:id="2193" w:author="Caio Pizzol" w:date="2026-08-03T22:24:00Z" w16du:dateUtc="2026-08-04T02:24:00Z"/>
        </w:rPr>
      </w:pPr>
      <w:del w:id="2194" w:author="Caio Pizzol" w:date="2026-08-03T22:24:00Z" w16du:dateUtc="2026-08-04T02:24:00Z">
        <w:r>
          <w:delText>consectetur sed adipiscing et lorem dolor, incididunt adipiscing eiusmod aliqua lorem ipsum ipsum, consectetur et sed lorem aliqua.</w:delText>
        </w:r>
      </w:del>
    </w:p>
    <w:p w14:paraId="1EB590D2" w14:textId="77777777" w:rsidR="00540B8E" w:rsidRDefault="005314F1">
      <w:pPr>
        <w:pStyle w:val="Heading2"/>
        <w:rPr>
          <w:del w:id="2195" w:author="Caio Pizzol" w:date="2026-08-03T22:24:00Z" w16du:dateUtc="2026-08-04T02:24:00Z"/>
        </w:rPr>
      </w:pPr>
      <w:bookmarkStart w:id="2196" w:name="4627823687804711599"/>
      <w:bookmarkStart w:id="2197" w:name="_Toc218523883"/>
      <w:del w:id="2198" w:author="Caio Pizzol" w:date="2026-08-03T22:24:00Z" w16du:dateUtc="2026-08-04T02:24:00Z">
        <w:r>
          <w:delText>do consectetur</w:delText>
        </w:r>
        <w:bookmarkEnd w:id="2196"/>
        <w:bookmarkEnd w:id="2197"/>
      </w:del>
    </w:p>
    <w:p w14:paraId="36818881" w14:textId="77777777" w:rsidR="00540B8E" w:rsidRDefault="005314F1">
      <w:pPr>
        <w:pStyle w:val="TextHeading2"/>
        <w:rPr>
          <w:del w:id="2199" w:author="Caio Pizzol" w:date="2026-08-03T22:24:00Z" w16du:dateUtc="2026-08-04T02:24:00Z"/>
        </w:rPr>
      </w:pPr>
      <w:del w:id="2200" w:author="Caio Pizzol" w:date="2026-08-03T22:24:00Z" w16du:dateUtc="2026-08-04T02:24:00Z">
        <w:r>
          <w:delText>magna ut elit do tempor do do ipsum consectetur tempor’et incididunt incididunt elit, et sed adipiscing incididunt magna lorem do elit ipsum consectetur tempor consectetur tempor tempor elit ipsum dolore amet lorem et sed aliqua ipsum elit labore eiusmod sed</w:delText>
        </w:r>
        <w:r w:rsidR="00F70040">
          <w:delText xml:space="preserve">. </w:delText>
        </w:r>
        <w:r>
          <w:delText>adipiscing do consectetur elit labore et sed adipiscing aliqua labore do amet elit</w:delText>
        </w:r>
        <w:r w:rsidR="00F70040">
          <w:delText xml:space="preserve">. </w:delText>
        </w:r>
        <w:r>
          <w:delText>et consectetur tempor aliqua adipiscing incididunt dolor consectetur ipsum aliqua, et sed incididunt ut lorem consectetur tempor ipsum ipsum consectetur’et labore elit ipsum consectetur dolor aliqua.</w:delText>
        </w:r>
      </w:del>
    </w:p>
    <w:p w14:paraId="225E89E4" w14:textId="77777777" w:rsidR="00540B8E" w:rsidRDefault="005314F1">
      <w:pPr>
        <w:pStyle w:val="Heading2"/>
        <w:rPr>
          <w:del w:id="2201" w:author="Caio Pizzol" w:date="2026-08-03T22:24:00Z" w16du:dateUtc="2026-08-04T02:24:00Z"/>
        </w:rPr>
      </w:pPr>
      <w:bookmarkStart w:id="2202" w:name="3822955922436669913"/>
      <w:bookmarkStart w:id="2203" w:name="_Toc218523884"/>
      <w:del w:id="2204" w:author="Caio Pizzol" w:date="2026-08-03T22:24:00Z" w16du:dateUtc="2026-08-04T02:24:00Z">
        <w:r>
          <w:delText>et do</w:delText>
        </w:r>
        <w:bookmarkEnd w:id="2202"/>
        <w:bookmarkEnd w:id="2203"/>
      </w:del>
    </w:p>
    <w:p w14:paraId="1FDCBF2E" w14:textId="77777777" w:rsidR="00540B8E" w:rsidRDefault="005314F1">
      <w:pPr>
        <w:pStyle w:val="TextHeading2"/>
        <w:rPr>
          <w:del w:id="2205" w:author="Caio Pizzol" w:date="2026-08-03T22:24:00Z" w16du:dateUtc="2026-08-04T02:24:00Z"/>
        </w:rPr>
      </w:pPr>
      <w:del w:id="2206" w:author="Caio Pizzol" w:date="2026-08-03T22:24:00Z" w16du:dateUtc="2026-08-04T02:24:00Z">
        <w:r>
          <w:delText>consectetur sed dolore ipsum labore do adipiscing, lorem, adipiscing, dolore, dolor, incididunt et et labore aliqua.</w:delText>
        </w:r>
      </w:del>
    </w:p>
    <w:p w14:paraId="729F08E5" w14:textId="77777777" w:rsidR="00540B8E" w:rsidRDefault="005314F1">
      <w:pPr>
        <w:pStyle w:val="TextHeading2"/>
        <w:rPr>
          <w:del w:id="2207" w:author="Caio Pizzol" w:date="2026-08-03T22:24:00Z" w16du:dateUtc="2026-08-04T02:24:00Z"/>
        </w:rPr>
      </w:pPr>
      <w:del w:id="2208" w:author="Caio Pizzol" w:date="2026-08-03T22:24:00Z" w16du:dateUtc="2026-08-04T02:24:00Z">
        <w:r>
          <w:delTex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delText>
        </w:r>
      </w:del>
    </w:p>
    <w:p w14:paraId="5A253A71" w14:textId="77777777" w:rsidR="00540B8E" w:rsidRDefault="005314F1">
      <w:pPr>
        <w:pStyle w:val="TextHeading2"/>
        <w:rPr>
          <w:del w:id="2209" w:author="Caio Pizzol" w:date="2026-08-03T22:24:00Z" w16du:dateUtc="2026-08-04T02:24:00Z"/>
        </w:rPr>
      </w:pPr>
      <w:del w:id="2210" w:author="Caio Pizzol" w:date="2026-08-03T22:24:00Z" w16du:dateUtc="2026-08-04T02:24:00Z">
        <w:r>
          <w:delText>consectetur labore aliqua adipiscing magna do consectetur ipsum dolore lorem aliqua et aliqua labore amet</w:delText>
        </w:r>
        <w:r w:rsidR="00F70040">
          <w:delText xml:space="preserve">. </w:delText>
        </w:r>
        <w:r>
          <w:delTex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delText>
        </w:r>
        <w:r w:rsidR="00F70040">
          <w:delText xml:space="preserve">. </w:delText>
        </w:r>
        <w:r>
          <w:delText>et amet amet sit, adipiscing, labore, ipsum, ipsum amet, incididunt elit, sed, incididunt dolor incididunt adipiscing consectetur dolor do lorem adipiscing magna ipsum labore lorem sed.</w:delText>
        </w:r>
      </w:del>
    </w:p>
    <w:p w14:paraId="613FE7A0" w14:textId="77777777" w:rsidR="00540B8E" w:rsidRDefault="005314F1">
      <w:pPr>
        <w:pStyle w:val="Heading2"/>
        <w:rPr>
          <w:del w:id="2211" w:author="Caio Pizzol" w:date="2026-08-03T22:24:00Z" w16du:dateUtc="2026-08-04T02:24:00Z"/>
        </w:rPr>
      </w:pPr>
      <w:bookmarkStart w:id="2212" w:name="4628303311710421137"/>
      <w:bookmarkStart w:id="2213" w:name="_Toc218523885"/>
      <w:del w:id="2214" w:author="Caio Pizzol" w:date="2026-08-03T22:24:00Z" w16du:dateUtc="2026-08-04T02:24:00Z">
        <w:r>
          <w:delText>magna eiusmod</w:delText>
        </w:r>
        <w:bookmarkEnd w:id="2212"/>
        <w:bookmarkEnd w:id="2213"/>
      </w:del>
    </w:p>
    <w:p w14:paraId="6BA5D883" w14:textId="77777777" w:rsidR="00540B8E" w:rsidRDefault="005314F1">
      <w:pPr>
        <w:pStyle w:val="TextHeading2"/>
        <w:rPr>
          <w:del w:id="2215" w:author="Caio Pizzol" w:date="2026-08-03T22:24:00Z" w16du:dateUtc="2026-08-04T02:24:00Z"/>
        </w:rPr>
      </w:pPr>
      <w:del w:id="2216" w:author="Caio Pizzol" w:date="2026-08-03T22:24:00Z" w16du:dateUtc="2026-08-04T02:24:00Z">
        <w:r>
          <w:delText>consectetur sed adipiscing sit consectetur tempor do do tempor tempor lorem do sit do dolor amet dolor sed ipsum tempor</w:delText>
        </w:r>
        <w:r w:rsidR="00F70040">
          <w:delText xml:space="preserve">. </w:delText>
        </w:r>
        <w:r>
          <w:delText xml:space="preserve">magna ut elit ipsum consectetur, </w:delText>
        </w:r>
        <w:r>
          <w:rPr>
            <w:i/>
          </w:rPr>
          <w:delText>amet dolor</w:delText>
        </w:r>
        <w:r>
          <w:delText xml:space="preserve"> magna dolor labore, amet, lorem amet dolor, labore, aliqua, lorem elit et ipsum consectetur lorem lorem incididunt.</w:delText>
        </w:r>
      </w:del>
    </w:p>
    <w:p w14:paraId="54700F4D" w14:textId="77777777" w:rsidR="00540B8E" w:rsidRDefault="005314F1">
      <w:pPr>
        <w:pStyle w:val="TextHeading2"/>
        <w:rPr>
          <w:del w:id="2217" w:author="Caio Pizzol" w:date="2026-08-03T22:24:00Z" w16du:dateUtc="2026-08-04T02:24:00Z"/>
        </w:rPr>
      </w:pPr>
      <w:del w:id="2218" w:author="Caio Pizzol" w:date="2026-08-03T22:24:00Z" w16du:dateUtc="2026-08-04T02:24:00Z">
        <w:r>
          <w:delText>consectetur sed adipiscing et do sit tempor do et sed incididunt consectetur ipsum tempor aliqua lorem adipiscing magna tempor dolor dolor lorem eiusmod lorem aliqua lorem magna et amet dolor ut ut lorem amet consectetur elit do amet do ipsum consectetur lorem do dolor sed.</w:delText>
        </w:r>
      </w:del>
    </w:p>
    <w:p w14:paraId="6A07E499" w14:textId="77777777" w:rsidR="00540B8E" w:rsidRDefault="005314F1">
      <w:pPr>
        <w:pStyle w:val="TextHeading2"/>
        <w:rPr>
          <w:del w:id="2219" w:author="Caio Pizzol" w:date="2026-08-03T22:24:00Z" w16du:dateUtc="2026-08-04T02:24:00Z"/>
        </w:rPr>
      </w:pPr>
      <w:del w:id="2220" w:author="Caio Pizzol" w:date="2026-08-03T22:24:00Z" w16du:dateUtc="2026-08-04T02:24:00Z">
        <w:r>
          <w:delText>consectetur sed adipiscing aliqua consectetur tempor do:</w:delText>
        </w:r>
      </w:del>
    </w:p>
    <w:p w14:paraId="4BD9A370" w14:textId="77777777" w:rsidR="00540B8E" w:rsidRDefault="005314F1">
      <w:pPr>
        <w:pStyle w:val="TextHeading3"/>
        <w:rPr>
          <w:del w:id="2221" w:author="Caio Pizzol" w:date="2026-08-03T22:24:00Z" w16du:dateUtc="2026-08-04T02:24:00Z"/>
        </w:rPr>
      </w:pPr>
      <w:del w:id="2222" w:author="Caio Pizzol" w:date="2026-08-03T22:24:00Z" w16du:dateUtc="2026-08-04T02:24:00Z">
        <w:r>
          <w:delText>adipiscing amet eiusmod, aliqua, lorem consectetur consectetur;</w:delText>
        </w:r>
      </w:del>
    </w:p>
    <w:p w14:paraId="775FE211" w14:textId="77777777" w:rsidR="00540B8E" w:rsidRDefault="005314F1">
      <w:pPr>
        <w:pStyle w:val="TextHeading3"/>
        <w:rPr>
          <w:del w:id="2223" w:author="Caio Pizzol" w:date="2026-08-03T22:24:00Z" w16du:dateUtc="2026-08-04T02:24:00Z"/>
        </w:rPr>
      </w:pPr>
      <w:del w:id="2224" w:author="Caio Pizzol" w:date="2026-08-03T22:24:00Z" w16du:dateUtc="2026-08-04T02:24:00Z">
        <w:r>
          <w:delText xml:space="preserve">dolore et elit do do, consectetur aliqua, lorem adipiscing dolor lorem eiusmod do eiusmod ipsum, consectetur, lorem ut; </w:delText>
        </w:r>
      </w:del>
    </w:p>
    <w:p w14:paraId="347092F9" w14:textId="77777777" w:rsidR="00540B8E" w:rsidRDefault="005314F1">
      <w:pPr>
        <w:pStyle w:val="TextHeading3"/>
        <w:rPr>
          <w:del w:id="2225" w:author="Caio Pizzol" w:date="2026-08-03T22:24:00Z" w16du:dateUtc="2026-08-04T02:24:00Z"/>
        </w:rPr>
      </w:pPr>
      <w:del w:id="2226" w:author="Caio Pizzol" w:date="2026-08-03T22:24:00Z" w16du:dateUtc="2026-08-04T02:24:00Z">
        <w:r>
          <w:delText xml:space="preserve">adipiscing, labore, lorem adipiscing sed et sed dolor eiusmod do aliqua lorem dolor amet, amet, lorem labore dolore sit tempor amet tempor; </w:delText>
        </w:r>
      </w:del>
    </w:p>
    <w:p w14:paraId="5DC32A67" w14:textId="77777777" w:rsidR="00540B8E" w:rsidRDefault="005314F1">
      <w:pPr>
        <w:pStyle w:val="TextHeading3"/>
        <w:rPr>
          <w:del w:id="2227" w:author="Caio Pizzol" w:date="2026-08-03T22:24:00Z" w16du:dateUtc="2026-08-04T02:24:00Z"/>
        </w:rPr>
      </w:pPr>
      <w:del w:id="2228" w:author="Caio Pizzol" w:date="2026-08-03T22:24:00Z" w16du:dateUtc="2026-08-04T02:24:00Z">
        <w:r>
          <w:delText>dolore tempor dolor lorem lorem dolor dolor adipiscing lorem dolor dolor amet, amet, lorem labore dolore aliqua sit tempor, labore, lorem ipsum elit dolor lorem eiusmod; incididunt</w:delText>
        </w:r>
      </w:del>
    </w:p>
    <w:p w14:paraId="233EAA5B" w14:textId="77777777" w:rsidR="00540B8E" w:rsidRDefault="005314F1">
      <w:pPr>
        <w:pStyle w:val="TextHeading3"/>
        <w:rPr>
          <w:del w:id="2229" w:author="Caio Pizzol" w:date="2026-08-03T22:24:00Z" w16du:dateUtc="2026-08-04T02:24:00Z"/>
        </w:rPr>
      </w:pPr>
      <w:del w:id="2230" w:author="Caio Pizzol" w:date="2026-08-03T22:24:00Z" w16du:dateUtc="2026-08-04T02:24:00Z">
        <w:r>
          <w:delText>adipiscing dolore, eiusmod, incididunt sed dolore do magna et sed consectetur adipiscing sed.</w:delText>
        </w:r>
      </w:del>
    </w:p>
    <w:p w14:paraId="361A1EFB" w14:textId="77777777" w:rsidR="00540B8E" w:rsidRDefault="005314F1">
      <w:pPr>
        <w:pStyle w:val="TextHeading2"/>
        <w:rPr>
          <w:del w:id="2231" w:author="Caio Pizzol" w:date="2026-08-03T22:24:00Z" w16du:dateUtc="2026-08-04T02:24:00Z"/>
        </w:rPr>
      </w:pPr>
      <w:del w:id="2232" w:author="Caio Pizzol" w:date="2026-08-03T22:24:00Z" w16du:dateUtc="2026-08-04T02:24:00Z">
        <w:r>
          <w:delTex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delText>
        </w:r>
        <w:r w:rsidR="00F70040">
          <w:delText xml:space="preserve">. </w:delText>
        </w:r>
      </w:del>
    </w:p>
    <w:p w14:paraId="23234652" w14:textId="77777777" w:rsidR="00540B8E" w:rsidRDefault="005314F1">
      <w:pPr>
        <w:pStyle w:val="TextHeading2"/>
        <w:rPr>
          <w:del w:id="2233" w:author="Caio Pizzol" w:date="2026-08-03T22:24:00Z" w16du:dateUtc="2026-08-04T02:24:00Z"/>
        </w:rPr>
      </w:pPr>
      <w:del w:id="2234" w:author="Caio Pizzol" w:date="2026-08-03T22:24:00Z" w16du:dateUtc="2026-08-04T02:24:00Z">
        <w:r>
          <w:delText>consectetur sed aliqua lorem sed do dolor adipiscing lorem do dolor ipsum consectetur amet dolor dolore consectetur ipsum labore elit tempor labore eiusmod tempor elit et sed’et sed do dolore tempor dolor amet dolor, do dolor dolore magna.</w:delText>
        </w:r>
      </w:del>
    </w:p>
    <w:p w14:paraId="1B4D880A" w14:textId="77777777" w:rsidR="00540B8E" w:rsidRDefault="005314F1">
      <w:pPr>
        <w:pStyle w:val="TextHeading2"/>
        <w:rPr>
          <w:del w:id="2235" w:author="Caio Pizzol" w:date="2026-08-03T22:24:00Z" w16du:dateUtc="2026-08-04T02:24:00Z"/>
        </w:rPr>
      </w:pPr>
      <w:del w:id="2236" w:author="Caio Pizzol" w:date="2026-08-03T22:24:00Z" w16du:dateUtc="2026-08-04T02:24:00Z">
        <w:r>
          <w:delText>consectetur sed adipiscing lorem, ut, lorem adipiscing dolor ut adipiscing dolor et sed consectetur et sed incididunt adipiscing ut et sed do incididunt lorem amet et dolor amet dolor.</w:delText>
        </w:r>
      </w:del>
    </w:p>
    <w:p w14:paraId="0868AFB8" w14:textId="77777777" w:rsidR="00540B8E" w:rsidRDefault="005314F1">
      <w:pPr>
        <w:pStyle w:val="Heading2"/>
        <w:rPr>
          <w:del w:id="2237" w:author="Caio Pizzol" w:date="2026-08-03T22:24:00Z" w16du:dateUtc="2026-08-04T02:24:00Z"/>
        </w:rPr>
      </w:pPr>
      <w:bookmarkStart w:id="2238" w:name="525960939319335894"/>
      <w:bookmarkStart w:id="2239" w:name="_Toc218523886"/>
      <w:del w:id="2240" w:author="Caio Pizzol" w:date="2026-08-03T22:24:00Z" w16du:dateUtc="2026-08-04T02:24:00Z">
        <w:r>
          <w:delText>dolor, dolore, incididunt do elit eiusmod</w:delText>
        </w:r>
        <w:bookmarkEnd w:id="2238"/>
        <w:bookmarkEnd w:id="2239"/>
      </w:del>
    </w:p>
    <w:p w14:paraId="3329CF48" w14:textId="77777777" w:rsidR="00540B8E" w:rsidRDefault="005314F1">
      <w:pPr>
        <w:pStyle w:val="TextHeading2"/>
        <w:rPr>
          <w:del w:id="2241" w:author="Caio Pizzol" w:date="2026-08-03T22:24:00Z" w16du:dateUtc="2026-08-04T02:24:00Z"/>
        </w:rPr>
      </w:pPr>
      <w:del w:id="2242" w:author="Caio Pizzol" w:date="2026-08-03T22:24:00Z" w16du:dateUtc="2026-08-04T02:24:00Z">
        <w:r>
          <w:delText>consectetur sed adipiscing sed, labore, incididunt amet dolor consectetur lorem sed do, dolor labore eiusmod dolor eiusmod, eiusmod, lorem incididunt.</w:delText>
        </w:r>
      </w:del>
    </w:p>
    <w:p w14:paraId="6601C1CA" w14:textId="77777777" w:rsidR="00540B8E" w:rsidRDefault="005314F1">
      <w:pPr>
        <w:pStyle w:val="TextHeading2"/>
        <w:rPr>
          <w:del w:id="2243" w:author="Caio Pizzol" w:date="2026-08-03T22:24:00Z" w16du:dateUtc="2026-08-04T02:24:00Z"/>
        </w:rPr>
      </w:pPr>
      <w:del w:id="2244" w:author="Caio Pizzol" w:date="2026-08-03T22:24:00Z" w16du:dateUtc="2026-08-04T02:24:00Z">
        <w:r>
          <w:delText>consectetur sed adipiscing et consectetur ipsum sit, aliqua, incididunt labore elit consectetur incididunt dolor consectetur, ut dolor ut magna lorem labore tempor do labore, adipiscing aliqua, sit, lorem labore.</w:delText>
        </w:r>
      </w:del>
    </w:p>
    <w:p w14:paraId="6C744AE8" w14:textId="77777777" w:rsidR="00540B8E" w:rsidRDefault="005314F1">
      <w:pPr>
        <w:pStyle w:val="TextHeading2"/>
        <w:rPr>
          <w:del w:id="2245" w:author="Caio Pizzol" w:date="2026-08-03T22:24:00Z" w16du:dateUtc="2026-08-04T02:24:00Z"/>
        </w:rPr>
      </w:pPr>
      <w:del w:id="2246" w:author="Caio Pizzol" w:date="2026-08-03T22:24:00Z" w16du:dateUtc="2026-08-04T02:24:00Z">
        <w:r>
          <w:delText>consectetur sed adipiscing et incididunt ut consectetur dolor tempor consectetur aliqua, dolor amet lorem magna et.</w:delText>
        </w:r>
      </w:del>
    </w:p>
    <w:p w14:paraId="446A8F08" w14:textId="77777777" w:rsidR="00540B8E" w:rsidRDefault="005314F1">
      <w:pPr>
        <w:pStyle w:val="TextHeading2"/>
        <w:rPr>
          <w:del w:id="2247" w:author="Caio Pizzol" w:date="2026-08-03T22:24:00Z" w16du:dateUtc="2026-08-04T02:24:00Z"/>
        </w:rPr>
      </w:pPr>
      <w:del w:id="2248" w:author="Caio Pizzol" w:date="2026-08-03T22:24:00Z" w16du:dateUtc="2026-08-04T02:24:00Z">
        <w:r>
          <w:delText>consectetur sed adipiscing elit lorem aliqua sed, dolore, incididunt, aliqua, incididunt, incididunt labore.</w:delText>
        </w:r>
      </w:del>
    </w:p>
    <w:p w14:paraId="46FDFD33" w14:textId="77777777" w:rsidR="00540B8E" w:rsidRDefault="005314F1">
      <w:pPr>
        <w:pStyle w:val="TextHeading2"/>
        <w:rPr>
          <w:del w:id="2249" w:author="Caio Pizzol" w:date="2026-08-03T22:24:00Z" w16du:dateUtc="2026-08-04T02:24:00Z"/>
        </w:rPr>
      </w:pPr>
      <w:del w:id="2250" w:author="Caio Pizzol" w:date="2026-08-03T22:24:00Z" w16du:dateUtc="2026-08-04T02:24:00Z">
        <w:r>
          <w:delText>consectetur sed adipiscing adipiscing incididunt ipsum do consectetur incididunt dolor labore; et lorem, eiusmod, incididunt consectetur ipsum; incididunt labore, sed, adipiscing, incididunt dolore elit eiusmod, lorem ipsum, sed ipsum, incididunt consectetur elit dolor sit.</w:delText>
        </w:r>
      </w:del>
    </w:p>
    <w:p w14:paraId="18E75875" w14:textId="77777777" w:rsidR="00540B8E" w:rsidRDefault="005314F1">
      <w:pPr>
        <w:pStyle w:val="TextHeading2"/>
        <w:rPr>
          <w:del w:id="2251" w:author="Caio Pizzol" w:date="2026-08-03T22:24:00Z" w16du:dateUtc="2026-08-04T02:24:00Z"/>
        </w:rPr>
      </w:pPr>
      <w:del w:id="2252" w:author="Caio Pizzol" w:date="2026-08-03T22:24:00Z" w16du:dateUtc="2026-08-04T02:24:00Z">
        <w:r>
          <w:delText>consectetur sed adipiscing lorem do ut lorem lorem adipiscing do sit eiusmod consectetur lorem dolor do amet ipsum ipsum elit ipsum ipsum.</w:delText>
        </w:r>
      </w:del>
    </w:p>
    <w:p w14:paraId="7E394C8D" w14:textId="77777777" w:rsidR="00540B8E" w:rsidRDefault="005314F1">
      <w:pPr>
        <w:pStyle w:val="Heading2"/>
        <w:rPr>
          <w:del w:id="2253" w:author="Caio Pizzol" w:date="2026-08-03T22:24:00Z" w16du:dateUtc="2026-08-04T02:24:00Z"/>
        </w:rPr>
      </w:pPr>
      <w:bookmarkStart w:id="2254" w:name="10528271791407886506"/>
      <w:bookmarkStart w:id="2255" w:name="_Toc218523887"/>
      <w:del w:id="2256" w:author="Caio Pizzol" w:date="2026-08-03T22:24:00Z" w16du:dateUtc="2026-08-04T02:24:00Z">
        <w:r>
          <w:delText>labore eiusmod</w:delText>
        </w:r>
        <w:bookmarkEnd w:id="2254"/>
        <w:bookmarkEnd w:id="2255"/>
      </w:del>
    </w:p>
    <w:p w14:paraId="773ACB6F" w14:textId="77777777" w:rsidR="00540B8E" w:rsidRDefault="005314F1">
      <w:pPr>
        <w:pStyle w:val="TextHeading2"/>
        <w:rPr>
          <w:del w:id="2257" w:author="Caio Pizzol" w:date="2026-08-03T22:24:00Z" w16du:dateUtc="2026-08-04T02:24:00Z"/>
        </w:rPr>
      </w:pPr>
      <w:del w:id="2258" w:author="Caio Pizzol" w:date="2026-08-03T22:24:00Z" w16du:dateUtc="2026-08-04T02:24:00Z">
        <w:r>
          <w:delText>consectetur sed adipiscing elit, sit, dolore, incididunt sit tempor labore amet, lorem et aliqua ut lorem incididunt elit et adipiscing, dolor adipiscing’et adipiscing, lorem dolor elit’et adipiscing consectetur labore dolor adipiscing dolore sit elit ipsum.</w:delText>
        </w:r>
      </w:del>
    </w:p>
    <w:p w14:paraId="259B5816" w14:textId="77777777" w:rsidR="00540B8E" w:rsidRDefault="005314F1">
      <w:pPr>
        <w:pStyle w:val="TextHeading2"/>
        <w:rPr>
          <w:del w:id="2259" w:author="Caio Pizzol" w:date="2026-08-03T22:24:00Z" w16du:dateUtc="2026-08-04T02:24:00Z"/>
        </w:rPr>
      </w:pPr>
      <w:del w:id="2260" w:author="Caio Pizzol" w:date="2026-08-03T22:24:00Z" w16du:dateUtc="2026-08-04T02:24:00Z">
        <w:r>
          <w:delText>consectetur sed adipiscing elit aliqua, eiusmod, amet, tempor incididunt ipsum incididunt ipsum lorem aliqua incididunt elit incididunt amet ipsum ipsum elit dolor adipiscing</w:delText>
        </w:r>
        <w:r w:rsidR="00F70040">
          <w:delText xml:space="preserve">. </w:delText>
        </w:r>
        <w:r>
          <w:delText>consectetur sed adipiscing elit ut incididunt incididunt sit amet dolor adipiscing.</w:delText>
        </w:r>
      </w:del>
    </w:p>
    <w:p w14:paraId="538F1A15" w14:textId="77777777" w:rsidR="00540B8E" w:rsidRDefault="005314F1">
      <w:pPr>
        <w:pStyle w:val="TextHeading2"/>
        <w:rPr>
          <w:del w:id="2261" w:author="Caio Pizzol" w:date="2026-08-03T22:24:00Z" w16du:dateUtc="2026-08-04T02:24:00Z"/>
        </w:rPr>
      </w:pPr>
      <w:del w:id="2262" w:author="Caio Pizzol" w:date="2026-08-03T22:24:00Z" w16du:dateUtc="2026-08-04T02:24:00Z">
        <w:r>
          <w:delText>consectetur sed adipiscing elit lorem dolor dolor ut dolor dolor ut tempor eiusmod do dolor do, incididunt adipiscing et lorem dolor dolor ut dolor dolor adipiscing consectetur eiusmod adipiscing lorem do</w:delText>
        </w:r>
        <w:r w:rsidR="00F70040">
          <w:delText xml:space="preserve">. </w:delText>
        </w:r>
        <w:r>
          <w:delText>consectetur sed adipiscing amet do do elit dolor ipsum aliqua dolor do, ut dolor dolore ipsum ipsum labore dolore ipsum do lorem ipsum eiusmod tempor</w:delText>
        </w:r>
        <w:r w:rsidR="00F70040">
          <w:delText xml:space="preserve">. </w:delText>
        </w:r>
        <w:r>
          <w:delText>consectetur sed adipiscing magna ipsum do labore eiusmod amet ipsum dolor.</w:delText>
        </w:r>
      </w:del>
    </w:p>
    <w:p w14:paraId="33E88C85" w14:textId="77777777" w:rsidR="00540B8E" w:rsidRDefault="005314F1">
      <w:pPr>
        <w:pStyle w:val="TextHeading2"/>
        <w:rPr>
          <w:del w:id="2263" w:author="Caio Pizzol" w:date="2026-08-03T22:24:00Z" w16du:dateUtc="2026-08-04T02:24:00Z"/>
        </w:rPr>
      </w:pPr>
      <w:del w:id="2264" w:author="Caio Pizzol" w:date="2026-08-03T22:24:00Z" w16du:dateUtc="2026-08-04T02:24:00Z">
        <w:r>
          <w:delTex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delText>
        </w:r>
      </w:del>
    </w:p>
    <w:p w14:paraId="7B638B93" w14:textId="77777777" w:rsidR="00540B8E" w:rsidRDefault="005314F1">
      <w:pPr>
        <w:pStyle w:val="TextHeading2"/>
        <w:rPr>
          <w:del w:id="2265" w:author="Caio Pizzol" w:date="2026-08-03T22:24:00Z" w16du:dateUtc="2026-08-04T02:24:00Z"/>
        </w:rPr>
      </w:pPr>
      <w:del w:id="2266" w:author="Caio Pizzol" w:date="2026-08-03T22:24:00Z" w16du:dateUtc="2026-08-04T02:24:00Z">
        <w:r>
          <w:delText>consectetur sed adipiscing et dolor eiusmod-aliqua lorem lorem dolor-adipiscing lorem elit dolor sit consectetur eiusmod do.</w:delText>
        </w:r>
      </w:del>
    </w:p>
    <w:p w14:paraId="34EE8E9F" w14:textId="77777777" w:rsidR="00540B8E" w:rsidRDefault="005314F1">
      <w:pPr>
        <w:pStyle w:val="TextHeading2"/>
        <w:rPr>
          <w:del w:id="2267" w:author="Caio Pizzol" w:date="2026-08-03T22:24:00Z" w16du:dateUtc="2026-08-04T02:24:00Z"/>
        </w:rPr>
      </w:pPr>
      <w:del w:id="2268" w:author="Caio Pizzol" w:date="2026-08-03T22:24:00Z" w16du:dateUtc="2026-08-04T02:24:00Z">
        <w:r>
          <w:delText>consectetur sed adipiscing amet dolor do do magna et labore labore do consectetur elit sit elit ipsum consectetur ipsum do, do ipsum adipiscing.</w:delText>
        </w:r>
      </w:del>
    </w:p>
    <w:p w14:paraId="3EE24C25" w14:textId="77777777" w:rsidR="00540B8E" w:rsidRDefault="005314F1">
      <w:pPr>
        <w:pStyle w:val="TextHeading2"/>
        <w:rPr>
          <w:del w:id="2269" w:author="Caio Pizzol" w:date="2026-08-03T22:24:00Z" w16du:dateUtc="2026-08-04T02:24:00Z"/>
        </w:rPr>
      </w:pPr>
      <w:del w:id="2270" w:author="Caio Pizzol" w:date="2026-08-03T22:24:00Z" w16du:dateUtc="2026-08-04T02:24:00Z">
        <w:r>
          <w:delText>consectetur sed adipiscing aliqua dolor ipsum incididunt, dolor, lorem ipsum sit consectetur eiusmod do lorem adipiscing dolor ipsum dolore lorem labore.</w:delText>
        </w:r>
      </w:del>
    </w:p>
    <w:p w14:paraId="0A8FEDE1" w14:textId="77777777" w:rsidR="00540B8E" w:rsidRDefault="005314F1">
      <w:pPr>
        <w:pStyle w:val="TextHeading2"/>
        <w:rPr>
          <w:del w:id="2271" w:author="Caio Pizzol" w:date="2026-08-03T22:24:00Z" w16du:dateUtc="2026-08-04T02:24:00Z"/>
        </w:rPr>
      </w:pPr>
      <w:del w:id="2272" w:author="Caio Pizzol" w:date="2026-08-03T22:24:00Z" w16du:dateUtc="2026-08-04T02:24:00Z">
        <w:r>
          <w:delText>lorem tempor elit ipsum consectetur, et sed adipiscing dolor incididunt magna ipsum et adipiscing dolor ipsum consectetur labore eiusmod dolor elit consectetur tempor.</w:delText>
        </w:r>
      </w:del>
    </w:p>
    <w:p w14:paraId="4EA57A53" w14:textId="77777777" w:rsidR="00540B8E" w:rsidRDefault="005314F1">
      <w:pPr>
        <w:pStyle w:val="Heading2"/>
        <w:rPr>
          <w:del w:id="2273" w:author="Caio Pizzol" w:date="2026-08-03T22:24:00Z" w16du:dateUtc="2026-08-04T02:24:00Z"/>
        </w:rPr>
      </w:pPr>
      <w:bookmarkStart w:id="2274" w:name="16425602339623949416"/>
      <w:bookmarkStart w:id="2275" w:name="_Ref289678612"/>
      <w:bookmarkStart w:id="2276" w:name="_Toc218523888"/>
      <w:del w:id="2277" w:author="Caio Pizzol" w:date="2026-08-03T22:24:00Z" w16du:dateUtc="2026-08-04T02:24:00Z">
        <w:r>
          <w:delText>do incididunt lorem eiusmod</w:delText>
        </w:r>
        <w:bookmarkEnd w:id="2274"/>
        <w:bookmarkEnd w:id="2275"/>
        <w:bookmarkEnd w:id="2276"/>
      </w:del>
    </w:p>
    <w:p w14:paraId="3D5294B9" w14:textId="77777777" w:rsidR="00540B8E" w:rsidRDefault="005314F1">
      <w:pPr>
        <w:pStyle w:val="TextHeading2"/>
        <w:rPr>
          <w:del w:id="2278" w:author="Caio Pizzol" w:date="2026-08-03T22:24:00Z" w16du:dateUtc="2026-08-04T02:24:00Z"/>
        </w:rPr>
      </w:pPr>
      <w:del w:id="2279" w:author="Caio Pizzol" w:date="2026-08-03T22:24:00Z" w16du:dateUtc="2026-08-04T02:24:00Z">
        <w:r>
          <w:delText>consectetur sed adipiscing adipiscing dolor do, lorem ipsum ipsum dolore elit, dolor elit do eiusmod adipiscing, labore adipiscing labore sit elit, consectetur, lorem amet, amet dolor adipiscing lorem et aliqua consectetur, incididunt lorem lorem lorem</w:delText>
        </w:r>
        <w:r w:rsidR="00F70040">
          <w:delText xml:space="preserve">. </w:delText>
        </w:r>
      </w:del>
    </w:p>
    <w:p w14:paraId="24205D7E" w14:textId="77777777" w:rsidR="00540B8E" w:rsidRDefault="005314F1">
      <w:pPr>
        <w:pStyle w:val="TextHeading2"/>
        <w:rPr>
          <w:del w:id="2280" w:author="Caio Pizzol" w:date="2026-08-03T22:24:00Z" w16du:dateUtc="2026-08-04T02:24:00Z"/>
        </w:rPr>
      </w:pPr>
      <w:del w:id="2281" w:author="Caio Pizzol" w:date="2026-08-03T22:24:00Z" w16du:dateUtc="2026-08-04T02:24:00Z">
        <w:r>
          <w:delText>consectetur sed adipiscing elit dolor consectetur tempor dolor labore, eiusmod, lorem ipsum, incididunt adipiscing et, do, lorem et lorem dolor ipsum lorem ipsum lorem lorem lorem adipiscing adipiscing, dolor labore eiusmod sed lorem ut</w:delText>
        </w:r>
        <w:r w:rsidR="00F70040">
          <w:delText xml:space="preserve">. </w:delText>
        </w:r>
        <w:r>
          <w:delText>eiusmod adipiscing adipiscing eiusmod do ipsum consectetur’et tempor incididunt do ipsum sit tempor amet sit ipsum do et ipsum consectetur do aliqua consectetur lorem do magna lorem et ipsum labore dolor adipiscing.</w:delText>
        </w:r>
      </w:del>
    </w:p>
    <w:p w14:paraId="08AF6DEA" w14:textId="77777777" w:rsidR="00540B8E" w:rsidRDefault="005314F1">
      <w:pPr>
        <w:pStyle w:val="TextHeading2"/>
        <w:rPr>
          <w:del w:id="2282" w:author="Caio Pizzol" w:date="2026-08-03T22:24:00Z" w16du:dateUtc="2026-08-04T02:24:00Z"/>
        </w:rPr>
      </w:pPr>
      <w:del w:id="2283" w:author="Caio Pizzol" w:date="2026-08-03T22:24:00Z" w16du:dateUtc="2026-08-04T02:24:00Z">
        <w:r>
          <w:delTex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delText>
        </w:r>
      </w:del>
    </w:p>
    <w:p w14:paraId="4D1853E4" w14:textId="77777777" w:rsidR="00540B8E" w:rsidRDefault="005314F1">
      <w:pPr>
        <w:pStyle w:val="TextHeading2"/>
        <w:rPr>
          <w:del w:id="2284" w:author="Caio Pizzol" w:date="2026-08-03T22:24:00Z" w16du:dateUtc="2026-08-04T02:24:00Z"/>
        </w:rPr>
      </w:pPr>
      <w:del w:id="2285" w:author="Caio Pizzol" w:date="2026-08-03T22:24:00Z" w16du:dateUtc="2026-08-04T02:24:00Z">
        <w:r>
          <w:delText>consectetur sed adipiscing amet do do ipsum sed incididunt aliqua ipsum sit consectetur et sed et tempor ipsum dolor elit, do, lorem ipsum tempor do, consectetur ipsum elit elit eiusmod do consectetur, magna aliqua consectetur lorem sit eiusmod sed.</w:delText>
        </w:r>
      </w:del>
    </w:p>
    <w:p w14:paraId="39574046" w14:textId="77777777" w:rsidR="00540B8E" w:rsidRDefault="005314F1">
      <w:pPr>
        <w:pStyle w:val="TextHeading2"/>
        <w:rPr>
          <w:del w:id="2286" w:author="Caio Pizzol" w:date="2026-08-03T22:24:00Z" w16du:dateUtc="2026-08-04T02:24:00Z"/>
        </w:rPr>
      </w:pPr>
      <w:del w:id="2287" w:author="Caio Pizzol" w:date="2026-08-03T22:24:00Z" w16du:dateUtc="2026-08-04T02:24:00Z">
        <w:r>
          <w:delText>consectetur sed adipiscing elit, amet do do lorem do consectetur, adipiscing, eiusmod, lorem, incididunt eiusmod labore</w:delText>
        </w:r>
        <w:r w:rsidR="00F70040">
          <w:delText xml:space="preserve">. </w:delText>
        </w:r>
        <w:r>
          <w:delText>consectetur sed adipiscing sit aliqua dolore elit magna.</w:delText>
        </w:r>
      </w:del>
    </w:p>
    <w:p w14:paraId="63498D3A" w14:textId="77777777" w:rsidR="00540B8E" w:rsidRDefault="005314F1">
      <w:pPr>
        <w:pStyle w:val="Heading2"/>
        <w:rPr>
          <w:del w:id="2288" w:author="Caio Pizzol" w:date="2026-08-03T22:24:00Z" w16du:dateUtc="2026-08-04T02:24:00Z"/>
        </w:rPr>
      </w:pPr>
      <w:bookmarkStart w:id="2289" w:name="16426801399388223261"/>
      <w:bookmarkStart w:id="2290" w:name="_Toc218523889"/>
      <w:del w:id="2291" w:author="Caio Pizzol" w:date="2026-08-03T22:24:00Z" w16du:dateUtc="2026-08-04T02:24:00Z">
        <w:r>
          <w:delText>sit eiusmod</w:delText>
        </w:r>
        <w:bookmarkEnd w:id="2289"/>
        <w:bookmarkEnd w:id="2290"/>
      </w:del>
    </w:p>
    <w:p w14:paraId="17BBD512" w14:textId="77777777" w:rsidR="00540B8E" w:rsidRDefault="005314F1">
      <w:pPr>
        <w:pStyle w:val="TextHeading2"/>
        <w:rPr>
          <w:del w:id="2292" w:author="Caio Pizzol" w:date="2026-08-03T22:24:00Z" w16du:dateUtc="2026-08-04T02:24:00Z"/>
        </w:rPr>
      </w:pPr>
      <w:del w:id="2293" w:author="Caio Pizzol" w:date="2026-08-03T22:24:00Z" w16du:dateUtc="2026-08-04T02:24:00Z">
        <w:r>
          <w:delText>consectetur sed adipiscing dolore ut amet, lorem, incididunt dolor ipsum tempor consectetur ipsum lorem elit eiusmod sed lorem consectetur dolor ipsum tempor, consectetur aliqua ipsum consectetur elit dolor consectetur lorem consectetur do.</w:delText>
        </w:r>
      </w:del>
    </w:p>
    <w:p w14:paraId="1BE9D5B4" w14:textId="77777777" w:rsidR="00540B8E" w:rsidRDefault="005314F1">
      <w:pPr>
        <w:pStyle w:val="Heading2"/>
        <w:rPr>
          <w:del w:id="2294" w:author="Caio Pizzol" w:date="2026-08-03T22:24:00Z" w16du:dateUtc="2026-08-04T02:24:00Z"/>
        </w:rPr>
      </w:pPr>
      <w:bookmarkStart w:id="2295" w:name="16427281023293932799"/>
      <w:bookmarkStart w:id="2296" w:name="_Toc218523890"/>
      <w:del w:id="2297" w:author="Caio Pizzol" w:date="2026-08-03T22:24:00Z" w16du:dateUtc="2026-08-04T02:24:00Z">
        <w:r>
          <w:delText>eiusmod, do incididunt adipiscing sit</w:delText>
        </w:r>
        <w:bookmarkEnd w:id="2295"/>
        <w:bookmarkEnd w:id="2296"/>
      </w:del>
    </w:p>
    <w:p w14:paraId="74B81CC6" w14:textId="77777777" w:rsidR="00540B8E" w:rsidRDefault="005314F1">
      <w:pPr>
        <w:pStyle w:val="TextHeading2"/>
        <w:rPr>
          <w:del w:id="2298" w:author="Caio Pizzol" w:date="2026-08-03T22:24:00Z" w16du:dateUtc="2026-08-04T02:24:00Z"/>
        </w:rPr>
      </w:pPr>
      <w:del w:id="2299" w:author="Caio Pizzol" w:date="2026-08-03T22:24:00Z" w16du:dateUtc="2026-08-04T02:24:00Z">
        <w:r>
          <w:delText>consectetur sed adipiscing labore, ut, labore, incididunt lorem, ut dolor lorem consectetur tempor do, dolor labore, amet, ut, magna, lorem ipsum sed adipiscing ipsum lorem incididunt.</w:delText>
        </w:r>
      </w:del>
    </w:p>
    <w:p w14:paraId="5634D595" w14:textId="77777777" w:rsidR="00540B8E" w:rsidRDefault="005314F1">
      <w:pPr>
        <w:pStyle w:val="TextHeading2"/>
        <w:rPr>
          <w:del w:id="2300" w:author="Caio Pizzol" w:date="2026-08-03T22:24:00Z" w16du:dateUtc="2026-08-04T02:24:00Z"/>
        </w:rPr>
      </w:pPr>
      <w:del w:id="2301" w:author="Caio Pizzol" w:date="2026-08-03T22:24:00Z" w16du:dateUtc="2026-08-04T02:24:00Z">
        <w:r>
          <w:delText>consectetur sed adipiscing dolore, amet, sed, elit, labore, lorem, adipiscing, eiusmod, dolor, sed, dolore, amet, incididunt adipiscing dolor elit dolor ipsum incididunt incididunt aliqua sit incididunt amet eiusmod adipiscing consectetur et sed et tempor.</w:delText>
        </w:r>
      </w:del>
    </w:p>
    <w:p w14:paraId="43F2A67F" w14:textId="77777777" w:rsidR="00540B8E" w:rsidRDefault="005314F1">
      <w:pPr>
        <w:pStyle w:val="TextHeading2"/>
        <w:rPr>
          <w:del w:id="2302" w:author="Caio Pizzol" w:date="2026-08-03T22:24:00Z" w16du:dateUtc="2026-08-04T02:24:00Z"/>
        </w:rPr>
      </w:pPr>
      <w:del w:id="2303" w:author="Caio Pizzol" w:date="2026-08-03T22:24:00Z" w16du:dateUtc="2026-08-04T02:24:00Z">
        <w:r>
          <w:delText>consectetur sed adipiscing elit ipsum, dolore, sed, incididunt ipsum dolor elit et consectetur dolor tempor labore, amet, ut, magna, incididunt ipsum sed adipiscing ipsum incididunt incididunt, consectetur dolor ipsum sit elit dolor do adipiscing eiusmod do ipsum consectetur’et tempor.</w:delText>
        </w:r>
      </w:del>
    </w:p>
    <w:p w14:paraId="4EEA2928" w14:textId="77777777" w:rsidR="00540B8E" w:rsidRDefault="005314F1">
      <w:pPr>
        <w:pStyle w:val="TextHeading2"/>
        <w:rPr>
          <w:del w:id="2304" w:author="Caio Pizzol" w:date="2026-08-03T22:24:00Z" w16du:dateUtc="2026-08-04T02:24:00Z"/>
        </w:rPr>
      </w:pPr>
      <w:del w:id="2305" w:author="Caio Pizzol" w:date="2026-08-03T22:24:00Z" w16du:dateUtc="2026-08-04T02:24:00Z">
        <w:r>
          <w:delText>consectetur sed adipiscing elit sed do, dolor do, ipsum, consectetur, consectetur sit, incididunt dolor ipsum ipsum consectetur tempor lorem tempor.</w:delText>
        </w:r>
      </w:del>
    </w:p>
    <w:p w14:paraId="0839C744" w14:textId="77777777" w:rsidR="00540B8E" w:rsidRDefault="005314F1">
      <w:pPr>
        <w:pStyle w:val="TextHeading2"/>
        <w:rPr>
          <w:del w:id="2306" w:author="Caio Pizzol" w:date="2026-08-03T22:24:00Z" w16du:dateUtc="2026-08-04T02:24:00Z"/>
        </w:rPr>
      </w:pPr>
      <w:del w:id="2307" w:author="Caio Pizzol" w:date="2026-08-03T22:24:00Z" w16du:dateUtc="2026-08-04T02:24:00Z">
        <w:r>
          <w:delTex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delText>
        </w:r>
      </w:del>
    </w:p>
    <w:p w14:paraId="2B9E261D" w14:textId="77777777" w:rsidR="00540B8E" w:rsidRDefault="005314F1">
      <w:pPr>
        <w:pStyle w:val="Heading2"/>
        <w:rPr>
          <w:del w:id="2308" w:author="Caio Pizzol" w:date="2026-08-03T22:24:00Z" w16du:dateUtc="2026-08-04T02:24:00Z"/>
        </w:rPr>
      </w:pPr>
      <w:bookmarkStart w:id="2309" w:name="3879066557564717938"/>
      <w:bookmarkStart w:id="2310" w:name="_Toc498602103"/>
      <w:bookmarkStart w:id="2311" w:name="_Toc218523891"/>
      <w:del w:id="2312" w:author="Caio Pizzol" w:date="2026-08-03T22:24:00Z" w16du:dateUtc="2026-08-04T02:24:00Z">
        <w:r>
          <w:delText>aliqua elit adipiscing do incididunt ipsum</w:delText>
        </w:r>
        <w:bookmarkEnd w:id="2309"/>
        <w:bookmarkEnd w:id="2310"/>
        <w:bookmarkEnd w:id="2311"/>
      </w:del>
    </w:p>
    <w:p w14:paraId="6D28F907" w14:textId="77777777" w:rsidR="00540B8E" w:rsidRDefault="005314F1">
      <w:pPr>
        <w:pStyle w:val="TextHeading2"/>
        <w:rPr>
          <w:del w:id="2313" w:author="Caio Pizzol" w:date="2026-08-03T22:24:00Z" w16du:dateUtc="2026-08-04T02:24:00Z"/>
        </w:rPr>
      </w:pPr>
      <w:del w:id="2314" w:author="Caio Pizzol" w:date="2026-08-03T22:24:00Z" w16du:dateUtc="2026-08-04T02:24:00Z">
        <w:r>
          <w:delText>sed labore ipsum aliqua consectetur ipsum consectetur, et sed adipiscing elit dolor tempor elit, eiusmod, magna, ut, incididunt ipsum labore amet consectetur ipsum incididunt lorem elit elit ipsum consectetur</w:delText>
        </w:r>
        <w:r w:rsidR="00F70040">
          <w:delText xml:space="preserve">. </w:delText>
        </w:r>
        <w:r>
          <w:delText>tempor aliqua incididunt magna eiusmod elit dolor ipsum consectetur tempor incididunt incididunt magna eiusmod dolor et sed dolor elit amet</w:delText>
        </w:r>
        <w:r w:rsidR="00F70040">
          <w:delText xml:space="preserve">. </w:delText>
        </w:r>
        <w:r>
          <w:delText>sed ipsum amet aliqua dolor, ut et sed adipiscing adipiscing dolor aliqua elit tempor elit lorem labore dolor elit ipsum consectetur tempor’et do</w:delText>
        </w:r>
        <w:r w:rsidR="00F70040">
          <w:delText xml:space="preserve">. </w:delText>
        </w:r>
        <w:r>
          <w:delText>consectetur sed’et do tempor eiusmod do ipsum amet incididunt magna et aliqua ipsum ipsum.</w:delText>
        </w:r>
      </w:del>
    </w:p>
    <w:p w14:paraId="57E68138" w14:textId="77777777" w:rsidR="00540B8E" w:rsidRDefault="005314F1">
      <w:pPr>
        <w:pStyle w:val="Heading2"/>
        <w:rPr>
          <w:del w:id="2315" w:author="Caio Pizzol" w:date="2026-08-03T22:24:00Z" w16du:dateUtc="2026-08-04T02:24:00Z"/>
        </w:rPr>
      </w:pPr>
      <w:bookmarkStart w:id="2316" w:name="3879546181470427476"/>
      <w:bookmarkStart w:id="2317" w:name="_Toc218523892"/>
      <w:del w:id="2318" w:author="Caio Pizzol" w:date="2026-08-03T22:24:00Z" w16du:dateUtc="2026-08-04T02:24:00Z">
        <w:r>
          <w:delText>incididunt elit do ipsum incididunt do do eiusmod dolore dolor’et et magna</w:delText>
        </w:r>
        <w:bookmarkEnd w:id="2316"/>
        <w:bookmarkEnd w:id="2317"/>
      </w:del>
    </w:p>
    <w:p w14:paraId="40F82EF7" w14:textId="77777777" w:rsidR="00540B8E" w:rsidRDefault="005314F1">
      <w:pPr>
        <w:pStyle w:val="TextHeading2"/>
        <w:rPr>
          <w:del w:id="2319" w:author="Caio Pizzol" w:date="2026-08-03T22:24:00Z" w16du:dateUtc="2026-08-04T02:24:00Z"/>
        </w:rPr>
      </w:pPr>
      <w:del w:id="2320" w:author="Caio Pizzol" w:date="2026-08-03T22:24:00Z" w16du:dateUtc="2026-08-04T02:24:00Z">
        <w:r>
          <w:delText>lorem ipsum ipsum elit eiusmod dolor, et sed adipiscing elit do et labore labore incididunt sed consectetur ipsum tempor lorem dolor tempor consectetur aliqua eiusmod magna elit ipsum lorem dolor’et consectetur lorem consectetur amet labore sit ut do ipsum consectetur</w:delText>
        </w:r>
        <w:r w:rsidR="00F70040">
          <w:delText xml:space="preserve">. </w:delText>
        </w:r>
        <w:r>
          <w:delText>sed ut, et sed adipiscing adipiscing lorem incididunt lorem dolor do ipsum lorem dolor’et consectetur lorem consectetur amet</w:delText>
        </w:r>
        <w:r w:rsidR="00F70040">
          <w:delText xml:space="preserve">. </w:delText>
        </w:r>
        <w:r>
          <w:delText>consectetur sed adipiscing lorem magna adipiscing sed amet dolor aliqua dolor dolor ipsum consectetur dolor elit ipsum aliqua elit ipsum magna aliqua consectetur ipsum lorem.</w:delText>
        </w:r>
      </w:del>
    </w:p>
    <w:p w14:paraId="0C2E899C" w14:textId="77777777" w:rsidR="00540B8E" w:rsidRDefault="005314F1">
      <w:pPr>
        <w:pStyle w:val="TextHeading2"/>
        <w:rPr>
          <w:del w:id="2321" w:author="Caio Pizzol" w:date="2026-08-03T22:24:00Z" w16du:dateUtc="2026-08-04T02:24:00Z"/>
        </w:rPr>
      </w:pPr>
      <w:del w:id="2322" w:author="Caio Pizzol" w:date="2026-08-03T22:24:00Z" w16du:dateUtc="2026-08-04T02:24:00Z">
        <w:r>
          <w:delTex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delText>
        </w:r>
      </w:del>
    </w:p>
    <w:p w14:paraId="7061CAE9" w14:textId="77777777" w:rsidR="00540B8E" w:rsidRDefault="005314F1">
      <w:pPr>
        <w:pStyle w:val="Heading2"/>
        <w:rPr>
          <w:del w:id="2323" w:author="Caio Pizzol" w:date="2026-08-03T22:24:00Z" w16du:dateUtc="2026-08-04T02:24:00Z"/>
        </w:rPr>
      </w:pPr>
      <w:bookmarkStart w:id="2324" w:name="2255482304109870232"/>
      <w:bookmarkStart w:id="2325" w:name="_Toc218523893"/>
      <w:del w:id="2326" w:author="Caio Pizzol" w:date="2026-08-03T22:24:00Z" w16du:dateUtc="2026-08-04T02:24:00Z">
        <w:r>
          <w:delText>et magna adipiscing sed</w:delText>
        </w:r>
        <w:bookmarkEnd w:id="2324"/>
        <w:bookmarkEnd w:id="2325"/>
      </w:del>
    </w:p>
    <w:p w14:paraId="72B2310C" w14:textId="77777777" w:rsidR="00540B8E" w:rsidRDefault="005314F1">
      <w:pPr>
        <w:pStyle w:val="TextHeading2"/>
        <w:rPr>
          <w:del w:id="2327" w:author="Caio Pizzol" w:date="2026-08-03T22:24:00Z" w16du:dateUtc="2026-08-04T02:24:00Z"/>
        </w:rPr>
      </w:pPr>
      <w:del w:id="2328" w:author="Caio Pizzol" w:date="2026-08-03T22:24:00Z" w16du:dateUtc="2026-08-04T02:24:00Z">
        <w:r>
          <w:delText xml:space="preserve">consectetur tempor sed dolore ipsum ut do dolore ipsum sit elit eiusmod consectetur eiusmod </w:delText>
        </w:r>
        <w:r>
          <w:rPr>
            <w:i/>
          </w:rPr>
          <w:delText>sed ut tempor</w:delText>
        </w:r>
        <w:r>
          <w:delTex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delText>
        </w:r>
      </w:del>
    </w:p>
    <w:p w14:paraId="3910827C" w14:textId="77777777" w:rsidR="00540B8E" w:rsidRDefault="005314F1">
      <w:pPr>
        <w:pStyle w:val="Heading2"/>
        <w:rPr>
          <w:del w:id="2329" w:author="Caio Pizzol" w:date="2026-08-03T22:24:00Z" w16du:dateUtc="2026-08-04T02:24:00Z"/>
        </w:rPr>
      </w:pPr>
      <w:bookmarkStart w:id="2330" w:name="3179475505703776809"/>
      <w:bookmarkStart w:id="2331" w:name="_Toc218523894"/>
      <w:del w:id="2332" w:author="Caio Pizzol" w:date="2026-08-03T22:24:00Z" w16du:dateUtc="2026-08-04T02:24:00Z">
        <w:r>
          <w:delText>et aliqua elit</w:delText>
        </w:r>
        <w:bookmarkEnd w:id="2330"/>
        <w:bookmarkEnd w:id="2331"/>
      </w:del>
    </w:p>
    <w:p w14:paraId="496AA2E4" w14:textId="77777777" w:rsidR="00540B8E" w:rsidRDefault="005314F1">
      <w:pPr>
        <w:pStyle w:val="TextHeading2"/>
        <w:rPr>
          <w:del w:id="2333" w:author="Caio Pizzol" w:date="2026-08-03T22:24:00Z" w16du:dateUtc="2026-08-04T02:24:00Z"/>
        </w:rPr>
      </w:pPr>
      <w:del w:id="2334" w:author="Caio Pizzol" w:date="2026-08-03T22:24:00Z" w16du:dateUtc="2026-08-04T02:24:00Z">
        <w:r>
          <w:delTex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delText>
        </w:r>
        <w:r w:rsidR="00F70040">
          <w:delText xml:space="preserve">. </w:delText>
        </w:r>
        <w:r>
          <w:delText>lorem eiusmod do sit ipsum consectetur dolor sed dolor aliqua, et sed adipiscing adipiscing labore sit, ipsum ipsum ipsum dolor sed do:</w:delText>
        </w:r>
      </w:del>
    </w:p>
    <w:p w14:paraId="1AF7E87C" w14:textId="77777777" w:rsidR="00540B8E" w:rsidRDefault="005314F1">
      <w:pPr>
        <w:pStyle w:val="TextHeading3"/>
        <w:rPr>
          <w:del w:id="2335" w:author="Caio Pizzol" w:date="2026-08-03T22:24:00Z" w16du:dateUtc="2026-08-04T02:24:00Z"/>
        </w:rPr>
      </w:pPr>
      <w:del w:id="2336" w:author="Caio Pizzol" w:date="2026-08-03T22:24:00Z" w16du:dateUtc="2026-08-04T02:24:00Z">
        <w:r>
          <w:delText>amet incididunt dolore ipsum eiusmod adipiscing elit ipsum ipsum consectetur ipsum sed dolor aliqua;</w:delText>
        </w:r>
      </w:del>
    </w:p>
    <w:p w14:paraId="339EA6DA" w14:textId="77777777" w:rsidR="00540B8E" w:rsidRDefault="005314F1">
      <w:pPr>
        <w:pStyle w:val="TextHeading3"/>
        <w:rPr>
          <w:del w:id="2337" w:author="Caio Pizzol" w:date="2026-08-03T22:24:00Z" w16du:dateUtc="2026-08-04T02:24:00Z"/>
        </w:rPr>
      </w:pPr>
      <w:del w:id="2338" w:author="Caio Pizzol" w:date="2026-08-03T22:24:00Z" w16du:dateUtc="2026-08-04T02:24:00Z">
        <w:r>
          <w:delText>tempor incididunt sed incididunt magna sit;</w:delText>
        </w:r>
      </w:del>
    </w:p>
    <w:p w14:paraId="6873CFCF" w14:textId="77777777" w:rsidR="00540B8E" w:rsidRDefault="005314F1">
      <w:pPr>
        <w:pStyle w:val="TextHeading3"/>
        <w:rPr>
          <w:del w:id="2339" w:author="Caio Pizzol" w:date="2026-08-03T22:24:00Z" w16du:dateUtc="2026-08-04T02:24:00Z"/>
        </w:rPr>
      </w:pPr>
      <w:del w:id="2340" w:author="Caio Pizzol" w:date="2026-08-03T22:24:00Z" w16du:dateUtc="2026-08-04T02:24:00Z">
        <w:r>
          <w:delText>do tempor elit labore incididunt amet do tempor et elit labore;</w:delText>
        </w:r>
      </w:del>
    </w:p>
    <w:p w14:paraId="3DF83781" w14:textId="77777777" w:rsidR="00540B8E" w:rsidRDefault="005314F1">
      <w:pPr>
        <w:pStyle w:val="TextHeading3"/>
        <w:rPr>
          <w:del w:id="2341" w:author="Caio Pizzol" w:date="2026-08-03T22:24:00Z" w16du:dateUtc="2026-08-04T02:24:00Z"/>
        </w:rPr>
      </w:pPr>
      <w:del w:id="2342" w:author="Caio Pizzol" w:date="2026-08-03T22:24:00Z" w16du:dateUtc="2026-08-04T02:24:00Z">
        <w:r>
          <w:delText xml:space="preserve">dolor sit do eiusmod sed dolor aliqua; incididunt </w:delText>
        </w:r>
      </w:del>
    </w:p>
    <w:p w14:paraId="76761AA4" w14:textId="77777777" w:rsidR="00540B8E" w:rsidRDefault="005314F1">
      <w:pPr>
        <w:pStyle w:val="TextHeading3"/>
        <w:rPr>
          <w:del w:id="2343" w:author="Caio Pizzol" w:date="2026-08-03T22:24:00Z" w16du:dateUtc="2026-08-04T02:24:00Z"/>
        </w:rPr>
      </w:pPr>
      <w:del w:id="2344" w:author="Caio Pizzol" w:date="2026-08-03T22:24:00Z" w16du:dateUtc="2026-08-04T02:24:00Z">
        <w:r>
          <w:delText>labore dolor adipiscing eiusmod lorem amet do ipsum ipsum elit ipsum consectetur.</w:delText>
        </w:r>
      </w:del>
    </w:p>
    <w:p w14:paraId="2BE8EA0F" w14:textId="77777777" w:rsidR="00540B8E" w:rsidRDefault="005314F1">
      <w:pPr>
        <w:pStyle w:val="TextHeading2"/>
        <w:rPr>
          <w:del w:id="2345" w:author="Caio Pizzol" w:date="2026-08-03T22:24:00Z" w16du:dateUtc="2026-08-04T02:24:00Z"/>
        </w:rPr>
      </w:pPr>
      <w:del w:id="2346" w:author="Caio Pizzol" w:date="2026-08-03T22:24:00Z" w16du:dateUtc="2026-08-04T02:24:00Z">
        <w:r>
          <w:delText>aliqua magna consectetur ipsum adipiscing do ipsum aliqua, ipsum eiusmod adipiscing amet elit magna eiusmod adipiscing elit ipsum consectetur ipsum lorem ipsum do labore tempor do et ipsum ipsum consectetur ipsum sed dolor aliqua</w:delText>
        </w:r>
        <w:r w:rsidR="00F70040">
          <w:delText xml:space="preserve">. </w:delText>
        </w:r>
        <w:r>
          <w:delText>amet consectetur eiusmod sed dolor aliqua incididunt lorem magna tempor eiusmod aliqua elit elit lorem et dolor adipiscing tempor lorem ipsum dolor.</w:delText>
        </w:r>
      </w:del>
    </w:p>
    <w:p w14:paraId="21680B41" w14:textId="77777777" w:rsidR="00540B8E" w:rsidRDefault="005314F1">
      <w:pPr>
        <w:pStyle w:val="Heading2"/>
        <w:rPr>
          <w:del w:id="2347" w:author="Caio Pizzol" w:date="2026-08-03T22:24:00Z" w16du:dateUtc="2026-08-04T02:24:00Z"/>
        </w:rPr>
      </w:pPr>
      <w:bookmarkStart w:id="2348" w:name="3880265617328991783"/>
      <w:bookmarkStart w:id="2349" w:name="_Ref289678626"/>
      <w:bookmarkStart w:id="2350" w:name="_Toc218523895"/>
      <w:del w:id="2351" w:author="Caio Pizzol" w:date="2026-08-03T22:24:00Z" w16du:dateUtc="2026-08-04T02:24:00Z">
        <w:r>
          <w:delText>magna magna eiusmod</w:delText>
        </w:r>
        <w:bookmarkEnd w:id="2348"/>
        <w:bookmarkEnd w:id="2349"/>
        <w:bookmarkEnd w:id="2350"/>
      </w:del>
    </w:p>
    <w:p w14:paraId="2F84933B" w14:textId="77777777" w:rsidR="00540B8E" w:rsidRDefault="005314F1">
      <w:pPr>
        <w:pStyle w:val="TextHeading2"/>
        <w:rPr>
          <w:del w:id="2352" w:author="Caio Pizzol" w:date="2026-08-03T22:24:00Z" w16du:dateUtc="2026-08-04T02:24:00Z"/>
        </w:rPr>
      </w:pPr>
      <w:del w:id="2353" w:author="Caio Pizzol" w:date="2026-08-03T22:24:00Z" w16du:dateUtc="2026-08-04T02:24:00Z">
        <w:r>
          <w:delTex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delText>
        </w:r>
      </w:del>
    </w:p>
    <w:p w14:paraId="0C111761" w14:textId="77777777" w:rsidR="00540B8E" w:rsidRDefault="005314F1">
      <w:pPr>
        <w:pStyle w:val="TextHeading2"/>
        <w:rPr>
          <w:del w:id="2354" w:author="Caio Pizzol" w:date="2026-08-03T22:24:00Z" w16du:dateUtc="2026-08-04T02:24:00Z"/>
        </w:rPr>
      </w:pPr>
      <w:del w:id="2355" w:author="Caio Pizzol" w:date="2026-08-03T22:24:00Z" w16du:dateUtc="2026-08-04T02:24:00Z">
        <w:r>
          <w:delText>consectetur sed adipiscing eiusmod lorem lorem sit consectetur lorem sed, elit, eiusmod, labore, sit magna do, incididunt dolore dolor ut tempor.</w:delText>
        </w:r>
      </w:del>
    </w:p>
    <w:p w14:paraId="06BA88A8" w14:textId="77777777" w:rsidR="00540B8E" w:rsidRDefault="005314F1">
      <w:pPr>
        <w:pStyle w:val="TextHeading2"/>
        <w:rPr>
          <w:del w:id="2356" w:author="Caio Pizzol" w:date="2026-08-03T22:24:00Z" w16du:dateUtc="2026-08-04T02:24:00Z"/>
        </w:rPr>
      </w:pPr>
      <w:del w:id="2357" w:author="Caio Pizzol" w:date="2026-08-03T22:24:00Z" w16du:dateUtc="2026-08-04T02:24:00Z">
        <w:r>
          <w:delText>consectetur sed adipiscing dolor ut amet consectetur dolor aliqua tempor labore, incididunt adipiscing aliqua do ipsum ut amet magna ipsum do lorem ipsum ut.</w:delText>
        </w:r>
      </w:del>
    </w:p>
    <w:p w14:paraId="3D195326" w14:textId="77777777" w:rsidR="00540B8E" w:rsidRDefault="005314F1">
      <w:pPr>
        <w:pStyle w:val="TextHeading2"/>
        <w:rPr>
          <w:del w:id="2358" w:author="Caio Pizzol" w:date="2026-08-03T22:24:00Z" w16du:dateUtc="2026-08-04T02:24:00Z"/>
        </w:rPr>
      </w:pPr>
      <w:del w:id="2359" w:author="Caio Pizzol" w:date="2026-08-03T22:24:00Z" w16du:dateUtc="2026-08-04T02:24:00Z">
        <w:r>
          <w:delText>consectetur sed adipiscing et lorem dolor do amet ut amet</w:delText>
        </w:r>
        <w:r w:rsidR="00F70040">
          <w:delText xml:space="preserve">. </w:delText>
        </w:r>
        <w:r>
          <w:delTex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delText>
        </w:r>
        <w:r w:rsidR="00F70040">
          <w:delText xml:space="preserve">. </w:delText>
        </w:r>
        <w:r>
          <w:delText>consectetur sed adipiscing et lorem dolor dolor, labore, incididunt magna et consectetur et sed et aliqua.</w:delText>
        </w:r>
      </w:del>
    </w:p>
    <w:p w14:paraId="0F97A28A" w14:textId="77777777" w:rsidR="00540B8E" w:rsidRDefault="005314F1">
      <w:pPr>
        <w:pStyle w:val="Heading2"/>
        <w:rPr>
          <w:del w:id="2360" w:author="Caio Pizzol" w:date="2026-08-03T22:24:00Z" w16du:dateUtc="2026-08-04T02:24:00Z"/>
        </w:rPr>
      </w:pPr>
      <w:bookmarkStart w:id="2361" w:name="9778555413356473769"/>
      <w:bookmarkStart w:id="2362" w:name="_Toc218523896"/>
      <w:del w:id="2363" w:author="Caio Pizzol" w:date="2026-08-03T22:24:00Z" w16du:dateUtc="2026-08-04T02:24:00Z">
        <w:r>
          <w:delText>consectetur incididunt sit ut adipiscing</w:delText>
        </w:r>
        <w:bookmarkEnd w:id="2361"/>
        <w:bookmarkEnd w:id="2362"/>
      </w:del>
    </w:p>
    <w:p w14:paraId="4743316B" w14:textId="77777777" w:rsidR="00540B8E" w:rsidRDefault="005314F1">
      <w:pPr>
        <w:pStyle w:val="TextHeading2"/>
        <w:rPr>
          <w:del w:id="2364" w:author="Caio Pizzol" w:date="2026-08-03T22:24:00Z" w16du:dateUtc="2026-08-04T02:24:00Z"/>
        </w:rPr>
      </w:pPr>
      <w:del w:id="2365" w:author="Caio Pizzol" w:date="2026-08-03T22:24:00Z" w16du:dateUtc="2026-08-04T02:24:00Z">
        <w:r>
          <w:delTex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delText>
        </w:r>
        <w:r w:rsidR="00F70040">
          <w:delText xml:space="preserve">. </w:delText>
        </w:r>
        <w:r>
          <w:delText>consectetur sed adipiscing elit lorem adipiscing do amet do do elit do labore aliqua elit dolor dolore amet ipsum ipsum’ aliqua incididunt ipsum, do elit, eiusmod, lorem, et, incididunt ipsum do labore.</w:delText>
        </w:r>
      </w:del>
    </w:p>
    <w:p w14:paraId="77CBB2EE" w14:textId="77777777" w:rsidR="00540B8E" w:rsidRDefault="005314F1">
      <w:pPr>
        <w:pStyle w:val="TextHeading2"/>
        <w:rPr>
          <w:del w:id="2366" w:author="Caio Pizzol" w:date="2026-08-03T22:24:00Z" w16du:dateUtc="2026-08-04T02:24:00Z"/>
        </w:rPr>
      </w:pPr>
      <w:del w:id="2367" w:author="Caio Pizzol" w:date="2026-08-03T22:24:00Z" w16du:dateUtc="2026-08-04T02:24:00Z">
        <w:r>
          <w:delText>consectetur sed adipiscing labore, ut, incididunt incididunt consectetur sed elit dolor magna tempor, dolor lorem lorem ipsum tempor sed amet</w:delText>
        </w:r>
        <w:r w:rsidR="00F70040">
          <w:delText xml:space="preserve">. </w:delText>
        </w:r>
        <w:r>
          <w:delText>consectetur sed adipiscing elit amet ipsum ipsum incididunt et elit ipsum tempor.</w:delText>
        </w:r>
      </w:del>
    </w:p>
    <w:p w14:paraId="5C9C453A" w14:textId="77777777" w:rsidR="00D62A0F" w:rsidRDefault="005314F1">
      <w:pPr>
        <w:pStyle w:val="TextHeading2"/>
        <w:rPr>
          <w:del w:id="2368" w:author="Caio Pizzol" w:date="2026-08-03T22:24:00Z" w16du:dateUtc="2026-08-04T02:24:00Z"/>
        </w:rPr>
      </w:pPr>
      <w:del w:id="2369" w:author="Caio Pizzol" w:date="2026-08-03T22:24:00Z" w16du:dateUtc="2026-08-04T02:24:00Z">
        <w:r>
          <w:delText>consectetur sed aliqua lorem tempor do eiusmod ipsum tempor sed do consectetur ipsum lorem do amet-aliqua tempor, eiusmod labore tempor dolor ipsum ut elit ipsum consectetur.</w:delText>
        </w:r>
      </w:del>
    </w:p>
    <w:p w14:paraId="7218AA25" w14:textId="77777777" w:rsidR="00540B8E" w:rsidRPr="00D62A0F" w:rsidRDefault="00D62A0F" w:rsidP="00D62A0F">
      <w:pPr>
        <w:spacing w:after="200" w:line="276" w:lineRule="auto"/>
        <w:rPr>
          <w:del w:id="2370" w:author="Caio Pizzol" w:date="2026-08-03T22:24:00Z" w16du:dateUtc="2026-08-04T02:24:00Z"/>
          <w:szCs w:val="20"/>
        </w:rPr>
      </w:pPr>
      <w:del w:id="2371" w:author="Caio Pizzol" w:date="2026-08-03T22:24:00Z" w16du:dateUtc="2026-08-04T02:24:00Z">
        <w:r>
          <w:br w:type="page"/>
        </w:r>
      </w:del>
    </w:p>
    <w:p w14:paraId="374432BF" w14:textId="77777777" w:rsidR="00540B8E" w:rsidRDefault="005314F1">
      <w:pPr>
        <w:pStyle w:val="TextHeading2"/>
        <w:rPr>
          <w:del w:id="2372" w:author="Caio Pizzol" w:date="2026-08-03T22:24:00Z" w16du:dateUtc="2026-08-04T02:24:00Z"/>
        </w:rPr>
      </w:pPr>
      <w:del w:id="2373" w:author="Caio Pizzol" w:date="2026-08-03T22:24:00Z" w16du:dateUtc="2026-08-04T02:24:00Z">
        <w:r>
          <w:delTex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delText>
        </w:r>
      </w:del>
    </w:p>
    <w:p w14:paraId="4E5B930A" w14:textId="77777777" w:rsidR="00540B8E" w:rsidRDefault="005314F1">
      <w:pPr>
        <w:pStyle w:val="TextHeading2"/>
        <w:rPr>
          <w:del w:id="2374" w:author="Caio Pizzol" w:date="2026-08-03T22:24:00Z" w16du:dateUtc="2026-08-04T02:24:00Z"/>
        </w:rPr>
      </w:pPr>
      <w:del w:id="2375" w:author="Caio Pizzol" w:date="2026-08-03T22:24:00Z" w16du:dateUtc="2026-08-04T02:24:00Z">
        <w:r>
          <w:delText>consectetur sed aliqua lorem sed amet dolor ut lorem aliqua adipiscing ipsum dolor sed do sed lorem labore dolor tempor labore magna dolor ipsum lorem.</w:delText>
        </w:r>
      </w:del>
    </w:p>
    <w:p w14:paraId="2A24D5AE" w14:textId="77777777" w:rsidR="00540B8E" w:rsidRDefault="005314F1">
      <w:pPr>
        <w:pStyle w:val="Heading2"/>
        <w:rPr>
          <w:del w:id="2376" w:author="Caio Pizzol" w:date="2026-08-03T22:24:00Z" w16du:dateUtc="2026-08-04T02:24:00Z"/>
        </w:rPr>
      </w:pPr>
      <w:bookmarkStart w:id="2377" w:name="9779994285073602383"/>
      <w:bookmarkStart w:id="2378" w:name="_Toc218523897"/>
      <w:del w:id="2379" w:author="Caio Pizzol" w:date="2026-08-03T22:24:00Z" w16du:dateUtc="2026-08-04T02:24:00Z">
        <w:r>
          <w:delText>consectetur incididunt dolor elit ipsum adipiscing</w:delText>
        </w:r>
        <w:bookmarkEnd w:id="2377"/>
        <w:bookmarkEnd w:id="2378"/>
      </w:del>
    </w:p>
    <w:p w14:paraId="62262F07" w14:textId="77777777" w:rsidR="00540B8E" w:rsidRDefault="005314F1">
      <w:pPr>
        <w:pStyle w:val="TextHeading2"/>
        <w:rPr>
          <w:del w:id="2380" w:author="Caio Pizzol" w:date="2026-08-03T22:24:00Z" w16du:dateUtc="2026-08-04T02:24:00Z"/>
        </w:rPr>
      </w:pPr>
      <w:del w:id="2381" w:author="Caio Pizzol" w:date="2026-08-03T22:24:00Z" w16du:dateUtc="2026-08-04T02:24:00Z">
        <w:r>
          <w:delTex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delText>
        </w:r>
        <w:r w:rsidR="00F70040">
          <w:delText xml:space="preserve">. </w:delText>
        </w:r>
        <w:r>
          <w:delTex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delText>
        </w:r>
      </w:del>
    </w:p>
    <w:p w14:paraId="6DE70FEF" w14:textId="77777777" w:rsidR="00540B8E" w:rsidRDefault="005314F1">
      <w:pPr>
        <w:pStyle w:val="TextHeading2"/>
        <w:rPr>
          <w:del w:id="2382" w:author="Caio Pizzol" w:date="2026-08-03T22:24:00Z" w16du:dateUtc="2026-08-04T02:24:00Z"/>
        </w:rPr>
      </w:pPr>
      <w:del w:id="2383" w:author="Caio Pizzol" w:date="2026-08-03T22:24:00Z" w16du:dateUtc="2026-08-04T02:24:00Z">
        <w:r>
          <w:delText>consectetur sed adipiscing dolore tempor consectetur aliqua lorem amet aliqua lorem aliqua ipsum adipiscing do eiusmod ipsum tempor aliqua consectetur ipsum labore incididunt elit ipsum ipsum consectetur ipsum dolor incididunt amet amet elit et sed</w:delText>
        </w:r>
        <w:r w:rsidR="00F70040">
          <w:delText xml:space="preserve">. </w:delText>
        </w:r>
        <w:r>
          <w:delText>ipsum ipsum ipsum incididunt, et sed incididunt incididunt aliqua elit dolore incididunt dolore labore labore et labore eiusmod consectetur lorem ipsum aliqua labore adipiscing amet dolor ipsum consectetur</w:delText>
        </w:r>
        <w:r w:rsidR="00F70040">
          <w:delText xml:space="preserve">. </w:delText>
        </w:r>
      </w:del>
    </w:p>
    <w:p w14:paraId="545B2F58" w14:textId="77777777" w:rsidR="00540B8E" w:rsidRDefault="005314F1">
      <w:pPr>
        <w:pStyle w:val="TextHeading2"/>
        <w:rPr>
          <w:del w:id="2384" w:author="Caio Pizzol" w:date="2026-08-03T22:24:00Z" w16du:dateUtc="2026-08-04T02:24:00Z"/>
        </w:rPr>
      </w:pPr>
      <w:del w:id="2385" w:author="Caio Pizzol" w:date="2026-08-03T22:24:00Z" w16du:dateUtc="2026-08-04T02:24:00Z">
        <w:r>
          <w:delText>consectetur sed adipiscing sed eiusmod adipiscing incididunt consectetur dolore lorem do labore ipsum do elit ut labore incididunt ipsum aliqua, incididunt do eiusmod amet ut labore do lorem amet ipsum ipsum elit eiusmod adipiscing.</w:delText>
        </w:r>
      </w:del>
    </w:p>
    <w:p w14:paraId="493435FC" w14:textId="77777777" w:rsidR="00540B8E" w:rsidRDefault="005314F1">
      <w:pPr>
        <w:pStyle w:val="TextHeading2"/>
        <w:rPr>
          <w:del w:id="2386" w:author="Caio Pizzol" w:date="2026-08-03T22:24:00Z" w16du:dateUtc="2026-08-04T02:24:00Z"/>
        </w:rPr>
      </w:pPr>
      <w:del w:id="2387" w:author="Caio Pizzol" w:date="2026-08-03T22:24:00Z" w16du:dateUtc="2026-08-04T02:24:00Z">
        <w:r>
          <w:delText>consectetur sed adipiscing dolore dolor tempor consectetur et sed lorem elit sit labore.</w:delText>
        </w:r>
      </w:del>
    </w:p>
    <w:p w14:paraId="7307D76A" w14:textId="77777777" w:rsidR="00540B8E" w:rsidRDefault="005314F1">
      <w:pPr>
        <w:pStyle w:val="Heading2"/>
        <w:rPr>
          <w:del w:id="2388" w:author="Caio Pizzol" w:date="2026-08-03T22:24:00Z" w16du:dateUtc="2026-08-04T02:24:00Z"/>
        </w:rPr>
      </w:pPr>
      <w:bookmarkStart w:id="2389" w:name="4103468707297683386"/>
      <w:bookmarkStart w:id="2390" w:name="_Ref289678646"/>
      <w:bookmarkStart w:id="2391" w:name="_Toc218523898"/>
      <w:del w:id="2392" w:author="Caio Pizzol" w:date="2026-08-03T22:24:00Z" w16du:dateUtc="2026-08-04T02:24:00Z">
        <w:r>
          <w:delText>amet, tempor incididunt tempor eiusmod</w:delText>
        </w:r>
        <w:bookmarkEnd w:id="2389"/>
        <w:bookmarkEnd w:id="2390"/>
        <w:bookmarkEnd w:id="2391"/>
      </w:del>
    </w:p>
    <w:p w14:paraId="0EDFF9AB" w14:textId="77777777" w:rsidR="00540B8E" w:rsidRDefault="005314F1">
      <w:pPr>
        <w:pStyle w:val="TextHeading2"/>
        <w:rPr>
          <w:del w:id="2393" w:author="Caio Pizzol" w:date="2026-08-03T22:24:00Z" w16du:dateUtc="2026-08-04T02:24:00Z"/>
        </w:rPr>
      </w:pPr>
      <w:del w:id="2394" w:author="Caio Pizzol" w:date="2026-08-03T22:24:00Z" w16du:dateUtc="2026-08-04T02:24:00Z">
        <w:r>
          <w:delText>consectetur sed adipiscing incididunt, amet, adipiscing, incididunt ipsum sit consectetur tempor, eiusmod, elit sed, aliqua do, labore consectetur do, sit, incididunt ipsum lorem elit dolor lorem incididunt consectetur dolor incididunt, do ipsum adipiscing</w:delText>
        </w:r>
        <w:r w:rsidR="00F70040">
          <w:delText xml:space="preserve">. </w:delText>
        </w:r>
        <w:r>
          <w:delText>consectetur sed adipiscing incididunt incididunt elit amet lorem labore labore, incididunt ipsum magna lorem</w:delText>
        </w:r>
        <w:r w:rsidR="00F70040">
          <w:delText xml:space="preserve">. </w:delText>
        </w:r>
        <w:r>
          <w:delText>consectetur sed adipiscing ut adipiscing ipsum tempor labore magna, incididunt adipiscing lorem lorem do amet dolor incididunt sed sit do et sed lorem do lorem amet eiusmod adipiscing’et ipsum.</w:delText>
        </w:r>
      </w:del>
    </w:p>
    <w:p w14:paraId="4179C7D9" w14:textId="77777777" w:rsidR="00D62A0F" w:rsidRDefault="005314F1">
      <w:pPr>
        <w:pStyle w:val="TextHeading2"/>
        <w:rPr>
          <w:del w:id="2395" w:author="Caio Pizzol" w:date="2026-08-03T22:24:00Z" w16du:dateUtc="2026-08-04T02:24:00Z"/>
        </w:rPr>
      </w:pPr>
      <w:del w:id="2396" w:author="Caio Pizzol" w:date="2026-08-03T22:24:00Z" w16du:dateUtc="2026-08-04T02:24:00Z">
        <w:r>
          <w:delText>consectetur sed adipiscing eiusmod do lorem dolor magna elit ipsum lorem adipiscing dolor ipsum consectetur consectetur ipsum tempor elit eiusmod dolor lorem consectetur labore</w:delText>
        </w:r>
        <w:r w:rsidR="00F70040">
          <w:delText xml:space="preserve">. </w:delText>
        </w:r>
        <w:r>
          <w:delText>consectetur sed adipiscing labore do lorem consectetur consectetur ipsum lorem elit ipsum dolor lorem consectetur labore lorem consectetur ipsum lorem elit ipsum dolor’et sed lorem consectetur labore’et sed</w:delText>
        </w:r>
        <w:r w:rsidR="00F70040">
          <w:delText xml:space="preserve">. </w:delText>
        </w:r>
        <w:r>
          <w:delText>consectetur sed adipiscing tempor ipsum dolor lorem consectetur labore labore ipsum aliqua lorem dolor consectetur elit do ipsum, elit, incididunt amet, incididunt elit dolor amet, incididunt magna do sed ipsum tempor incididunt magna lorem do eiusmod adipiscing elit ipsum.</w:delText>
        </w:r>
      </w:del>
    </w:p>
    <w:p w14:paraId="77F4A88B" w14:textId="77777777" w:rsidR="00540B8E" w:rsidRPr="00D62A0F" w:rsidRDefault="00D62A0F" w:rsidP="00D62A0F">
      <w:pPr>
        <w:spacing w:after="200" w:line="276" w:lineRule="auto"/>
        <w:rPr>
          <w:del w:id="2397" w:author="Caio Pizzol" w:date="2026-08-03T22:24:00Z" w16du:dateUtc="2026-08-04T02:24:00Z"/>
          <w:szCs w:val="20"/>
        </w:rPr>
      </w:pPr>
      <w:del w:id="2398" w:author="Caio Pizzol" w:date="2026-08-03T22:24:00Z" w16du:dateUtc="2026-08-04T02:24:00Z">
        <w:r>
          <w:br w:type="page"/>
        </w:r>
      </w:del>
    </w:p>
    <w:p w14:paraId="7FF2DF18" w14:textId="77777777" w:rsidR="00540B8E" w:rsidRDefault="005314F1">
      <w:pPr>
        <w:pStyle w:val="TextHeading2"/>
        <w:rPr>
          <w:del w:id="2399" w:author="Caio Pizzol" w:date="2026-08-03T22:24:00Z" w16du:dateUtc="2026-08-04T02:24:00Z"/>
        </w:rPr>
      </w:pPr>
      <w:del w:id="2400" w:author="Caio Pizzol" w:date="2026-08-03T22:24:00Z" w16du:dateUtc="2026-08-04T02:24:00Z">
        <w:r>
          <w:delTex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delText>
        </w:r>
        <w:r w:rsidR="00F70040">
          <w:delText xml:space="preserve">. </w:delText>
        </w:r>
        <w:r>
          <w:delText>consectetur sed adipiscing dolore lorem consectetur tempor lorem adipiscing tempor, incididunt adipiscing aliqua eiusmod ipsum lorem, ut dolore, lorem tempor-eiusmod adipiscing, adipiscing labore eiusmod labore ipsum elit, lorem, lorem ipsum dolor sit lorem elit sed eiusmod.</w:delText>
        </w:r>
      </w:del>
    </w:p>
    <w:p w14:paraId="23658CA3" w14:textId="77777777" w:rsidR="00540B8E" w:rsidRDefault="005314F1">
      <w:pPr>
        <w:pStyle w:val="TextHeading2"/>
        <w:rPr>
          <w:del w:id="2401" w:author="Caio Pizzol" w:date="2026-08-03T22:24:00Z" w16du:dateUtc="2026-08-04T02:24:00Z"/>
        </w:rPr>
      </w:pPr>
      <w:del w:id="2402" w:author="Caio Pizzol" w:date="2026-08-03T22:24:00Z" w16du:dateUtc="2026-08-04T02:24:00Z">
        <w:r>
          <w:delText>consectetur sed adipiscing ut consectetur dolor dolor, dolore, ipsum, lorem incididunt tempor</w:delText>
        </w:r>
        <w:r w:rsidR="00F70040">
          <w:delText xml:space="preserve">. </w:delText>
        </w:r>
        <w:r>
          <w:delText>consectetur sed adipiscing aliqua lorem amet ut lorem ut ipsum amet lorem elit do ut incididunt do</w:delText>
        </w:r>
        <w:r w:rsidR="00F70040">
          <w:delText xml:space="preserve">. </w:delText>
        </w:r>
        <w:r>
          <w:delText>consectetur sed adipiscing incididunt dolore lorem magna elit dolor consectetur adipiscing magna incididunt incididunt tempor lorem consectetur magna elit amet, incididunt adipiscing do lorem eiusmod ipsum incididunt aliqua dolor dolor.</w:delText>
        </w:r>
      </w:del>
    </w:p>
    <w:p w14:paraId="09D118DE" w14:textId="77777777" w:rsidR="00540B8E" w:rsidRDefault="005314F1">
      <w:pPr>
        <w:pStyle w:val="Heading2"/>
        <w:rPr>
          <w:del w:id="2403" w:author="Caio Pizzol" w:date="2026-08-03T22:24:00Z" w16du:dateUtc="2026-08-04T02:24:00Z"/>
        </w:rPr>
      </w:pPr>
      <w:bookmarkStart w:id="2404" w:name="15678284081101084369"/>
      <w:bookmarkStart w:id="2405" w:name="_Toc218523899"/>
      <w:del w:id="2406" w:author="Caio Pizzol" w:date="2026-08-03T22:24:00Z" w16du:dateUtc="2026-08-04T02:24:00Z">
        <w:r>
          <w:delText>elit eiusmod</w:delText>
        </w:r>
        <w:bookmarkEnd w:id="2404"/>
        <w:bookmarkEnd w:id="2405"/>
      </w:del>
    </w:p>
    <w:p w14:paraId="35B3B359" w14:textId="77777777" w:rsidR="00540B8E" w:rsidRDefault="005314F1">
      <w:pPr>
        <w:pStyle w:val="TextHeading2"/>
        <w:rPr>
          <w:del w:id="2407" w:author="Caio Pizzol" w:date="2026-08-03T22:24:00Z" w16du:dateUtc="2026-08-04T02:24:00Z"/>
        </w:rPr>
      </w:pPr>
      <w:del w:id="2408" w:author="Caio Pizzol" w:date="2026-08-03T22:24:00Z" w16du:dateUtc="2026-08-04T02:24:00Z">
        <w:r>
          <w:delText>consectetur sed adipiscing adipiscing dolor magna incididunt do consectetur lorem elit lorem dolor ipsum consectetur dolor dolore, tempor, dolor, lorem ipsum magna</w:delText>
        </w:r>
        <w:r w:rsidR="00F70040">
          <w:delText xml:space="preserve">. </w:delText>
        </w:r>
        <w:r>
          <w:delText>consectetur sed adipiscing lorem lorem dolore dolor sit consectetur lorem elit ipsum consectetur.</w:delText>
        </w:r>
      </w:del>
    </w:p>
    <w:p w14:paraId="49F427BC" w14:textId="77777777" w:rsidR="00540B8E" w:rsidRDefault="005314F1">
      <w:pPr>
        <w:pStyle w:val="Heading2"/>
        <w:rPr>
          <w:del w:id="2409" w:author="Caio Pizzol" w:date="2026-08-03T22:24:00Z" w16du:dateUtc="2026-08-04T02:24:00Z"/>
        </w:rPr>
      </w:pPr>
      <w:bookmarkStart w:id="2410" w:name="5027461908891589963"/>
      <w:bookmarkStart w:id="2411" w:name="_Toc218523900"/>
      <w:del w:id="2412" w:author="Caio Pizzol" w:date="2026-08-03T22:24:00Z" w16du:dateUtc="2026-08-04T02:24:00Z">
        <w:r>
          <w:delText>lorem incididunt et do tempor</w:delText>
        </w:r>
        <w:bookmarkEnd w:id="2410"/>
        <w:bookmarkEnd w:id="2411"/>
      </w:del>
    </w:p>
    <w:p w14:paraId="36A53F4C" w14:textId="77777777" w:rsidR="00540B8E" w:rsidRDefault="005314F1">
      <w:pPr>
        <w:pStyle w:val="TextHeading2"/>
        <w:rPr>
          <w:del w:id="2413" w:author="Caio Pizzol" w:date="2026-08-03T22:24:00Z" w16du:dateUtc="2026-08-04T02:24:00Z"/>
        </w:rPr>
      </w:pPr>
      <w:del w:id="2414" w:author="Caio Pizzol" w:date="2026-08-03T22:24:00Z" w16du:dateUtc="2026-08-04T02:24:00Z">
        <w:r>
          <w:delTex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delText>
        </w:r>
        <w:r>
          <w:rPr>
            <w:i/>
          </w:rPr>
          <w:delText>aliqua dolore adipiscing ipsum</w:delText>
        </w:r>
        <w:r>
          <w:delText xml:space="preserve">, lorem labore eiusmod aliqua </w:delText>
        </w:r>
        <w:r>
          <w:rPr>
            <w:i/>
          </w:rPr>
          <w:delText>et lorem incididunt ipsum</w:delText>
        </w:r>
        <w:r>
          <w:delText>, labore aliqua consectetur ipsum lorem</w:delText>
        </w:r>
        <w:r w:rsidR="00F70040">
          <w:delText xml:space="preserve">. </w:delText>
        </w:r>
      </w:del>
    </w:p>
    <w:p w14:paraId="7C7A24F1" w14:textId="77777777" w:rsidR="00540B8E" w:rsidRDefault="005314F1">
      <w:pPr>
        <w:pStyle w:val="TextHeading2"/>
        <w:rPr>
          <w:del w:id="2415" w:author="Caio Pizzol" w:date="2026-08-03T22:24:00Z" w16du:dateUtc="2026-08-04T02:24:00Z"/>
        </w:rPr>
      </w:pPr>
      <w:del w:id="2416" w:author="Caio Pizzol" w:date="2026-08-03T22:24:00Z" w16du:dateUtc="2026-08-04T02:24:00Z">
        <w:r>
          <w:delText xml:space="preserve">magna ut elit ipsum lorem, </w:delText>
        </w:r>
        <w:r>
          <w:rPr>
            <w:i/>
          </w:rPr>
          <w:delText>incididunt incididunt do</w:delText>
        </w:r>
        <w:r>
          <w:delText xml:space="preserve"> magna do tempor do lorem dolor eiusmod incididunt (lorem ipsum elit eiusmod labore eiusmod incididunt amet labore amet adipiscing ut) consectetur aliqua eiusmod lorem aliqua magna do magna eiusmod et lorem 1361(eiusmod) labore sit </w:delText>
        </w:r>
        <w:r>
          <w:rPr>
            <w:i/>
          </w:rPr>
          <w:delText>incididunt incididunt</w:delText>
        </w:r>
        <w:r>
          <w:delText xml:space="preserve"> amet labore amet adipiscing ut.</w:delText>
        </w:r>
      </w:del>
    </w:p>
    <w:p w14:paraId="74E825B0" w14:textId="77777777" w:rsidR="00540B8E" w:rsidRDefault="005314F1">
      <w:pPr>
        <w:pStyle w:val="Heading3"/>
        <w:rPr>
          <w:del w:id="2417" w:author="Caio Pizzol" w:date="2026-08-03T22:24:00Z" w16du:dateUtc="2026-08-04T02:24:00Z"/>
        </w:rPr>
      </w:pPr>
      <w:bookmarkStart w:id="2418" w:name="5028181344750154270"/>
      <w:del w:id="2419" w:author="Caio Pizzol" w:date="2026-08-03T22:24:00Z" w16du:dateUtc="2026-08-04T02:24:00Z">
        <w:r>
          <w:delText>aliqua sit labore sit aliqua dolore adipiscing ipsum</w:delText>
        </w:r>
        <w:bookmarkEnd w:id="2418"/>
      </w:del>
    </w:p>
    <w:p w14:paraId="08FABF9C" w14:textId="77777777" w:rsidR="00540B8E" w:rsidRDefault="005314F1">
      <w:pPr>
        <w:pStyle w:val="TextHeading3"/>
        <w:rPr>
          <w:del w:id="2420" w:author="Caio Pizzol" w:date="2026-08-03T22:24:00Z" w16du:dateUtc="2026-08-04T02:24:00Z"/>
        </w:rPr>
      </w:pPr>
      <w:del w:id="2421" w:author="Caio Pizzol" w:date="2026-08-03T22:24:00Z" w16du:dateUtc="2026-08-04T02:24:00Z">
        <w:r>
          <w:delText xml:space="preserve">sed et sed incididunt et labore ipsum ut lorem 1361(labore)(3) do dolor dolor labore elit ipsum consectetur labore sit </w:delText>
        </w:r>
        <w:r>
          <w:rPr>
            <w:i/>
          </w:rPr>
          <w:delText>aliqua dolore adipiscing ipsum</w:delText>
        </w:r>
        <w:r>
          <w:delText>, et sed sed:</w:delText>
        </w:r>
      </w:del>
    </w:p>
    <w:p w14:paraId="16958217" w14:textId="77777777" w:rsidR="00540B8E" w:rsidRDefault="005314F1">
      <w:pPr>
        <w:pStyle w:val="TextHeading4"/>
        <w:rPr>
          <w:del w:id="2422" w:author="Caio Pizzol" w:date="2026-08-03T22:24:00Z" w16du:dateUtc="2026-08-04T02:24:00Z"/>
        </w:rPr>
      </w:pPr>
      <w:del w:id="2423" w:author="Caio Pizzol" w:date="2026-08-03T22:24:00Z" w16du:dateUtc="2026-08-04T02:24:00Z">
        <w:r>
          <w:delText>labore eiusmod adipiscing elit elit ipsum aliqua labore elit do dolore do et ipsum consectetur do ipsum aliqua dolore adipiscing ipsum et ipsum adipiscing ut elit ipsum labore ipsum ut incididunt sit et; incididunt</w:delText>
        </w:r>
      </w:del>
    </w:p>
    <w:p w14:paraId="00AC6B99" w14:textId="77777777" w:rsidR="00D62A0F" w:rsidRDefault="005314F1">
      <w:pPr>
        <w:pStyle w:val="TextHeading4"/>
        <w:rPr>
          <w:del w:id="2424" w:author="Caio Pizzol" w:date="2026-08-03T22:24:00Z" w16du:dateUtc="2026-08-04T02:24:00Z"/>
        </w:rPr>
      </w:pPr>
      <w:del w:id="2425" w:author="Caio Pizzol" w:date="2026-08-03T22:24:00Z" w16du:dateUtc="2026-08-04T02:24:00Z">
        <w:r>
          <w:delText>magna ipsum consectetur labore sit aliqua dolore adipiscing ipsum, et labore ipsum ut lorem 1361(labore).</w:delText>
        </w:r>
      </w:del>
    </w:p>
    <w:p w14:paraId="71A88BBE" w14:textId="77777777" w:rsidR="00540B8E" w:rsidRPr="00D62A0F" w:rsidRDefault="00D62A0F" w:rsidP="00D62A0F">
      <w:pPr>
        <w:spacing w:after="200" w:line="276" w:lineRule="auto"/>
        <w:rPr>
          <w:del w:id="2426" w:author="Caio Pizzol" w:date="2026-08-03T22:24:00Z" w16du:dateUtc="2026-08-04T02:24:00Z"/>
          <w:szCs w:val="20"/>
        </w:rPr>
      </w:pPr>
      <w:del w:id="2427" w:author="Caio Pizzol" w:date="2026-08-03T22:24:00Z" w16du:dateUtc="2026-08-04T02:24:00Z">
        <w:r>
          <w:br w:type="page"/>
        </w:r>
      </w:del>
    </w:p>
    <w:p w14:paraId="6A05FCF2" w14:textId="77777777" w:rsidR="00540B8E" w:rsidRDefault="005314F1">
      <w:pPr>
        <w:pStyle w:val="Heading3"/>
        <w:rPr>
          <w:del w:id="2428" w:author="Caio Pizzol" w:date="2026-08-03T22:24:00Z" w16du:dateUtc="2026-08-04T02:24:00Z"/>
        </w:rPr>
      </w:pPr>
      <w:bookmarkStart w:id="2429" w:name="5029140592561573346"/>
      <w:del w:id="2430" w:author="Caio Pizzol" w:date="2026-08-03T22:24:00Z" w16du:dateUtc="2026-08-04T02:24:00Z">
        <w:r>
          <w:delText>aliqua sit labore eiusmod et lorem incididunt ipsum</w:delText>
        </w:r>
        <w:bookmarkEnd w:id="2429"/>
      </w:del>
    </w:p>
    <w:p w14:paraId="02C5BE23" w14:textId="77777777" w:rsidR="00540B8E" w:rsidRDefault="005314F1">
      <w:pPr>
        <w:pStyle w:val="TextHeading3"/>
        <w:rPr>
          <w:del w:id="2431" w:author="Caio Pizzol" w:date="2026-08-03T22:24:00Z" w16du:dateUtc="2026-08-04T02:24:00Z"/>
        </w:rPr>
      </w:pPr>
      <w:del w:id="2432" w:author="Caio Pizzol" w:date="2026-08-03T22:24:00Z" w16du:dateUtc="2026-08-04T02:24:00Z">
        <w:r>
          <w:delText>sed ipsum sit elit amet elit ipsum consectetur incididunt sit sed et lorem 1361(sed)(2) do dolor ipsum consectetur labore eiusmod et lorem incididunt ipsum eiusmod ipsum aliqua elit lorem 1361(sed)(3), et sed sed:</w:delText>
        </w:r>
      </w:del>
    </w:p>
    <w:p w14:paraId="771BFF9B" w14:textId="77777777" w:rsidR="00540B8E" w:rsidRDefault="005314F1">
      <w:pPr>
        <w:pStyle w:val="TextHeading4"/>
        <w:rPr>
          <w:del w:id="2433" w:author="Caio Pizzol" w:date="2026-08-03T22:24:00Z" w16du:dateUtc="2026-08-04T02:24:00Z"/>
        </w:rPr>
      </w:pPr>
      <w:del w:id="2434" w:author="Caio Pizzol" w:date="2026-08-03T22:24:00Z" w16du:dateUtc="2026-08-04T02:24:00Z">
        <w:r>
          <w:delText xml:space="preserve">elit do ipsum et lorem incididunt ipsum dolor ipsum consectetur lorem labore ipsum consectetur do lorem ipsum do magna ut consectetur, ut ipsum lorem elit ipsum sit elit amet elit ipsum consectetur, elit dolor ipsum magna ut;   </w:delText>
        </w:r>
      </w:del>
    </w:p>
    <w:p w14:paraId="0829D4AD" w14:textId="77777777" w:rsidR="00540B8E" w:rsidRDefault="005314F1">
      <w:pPr>
        <w:pStyle w:val="TextHeading4"/>
        <w:rPr>
          <w:del w:id="2435" w:author="Caio Pizzol" w:date="2026-08-03T22:24:00Z" w16du:dateUtc="2026-08-04T02:24:00Z"/>
        </w:rPr>
      </w:pPr>
      <w:del w:id="2436" w:author="Caio Pizzol" w:date="2026-08-03T22:24:00Z" w16du:dateUtc="2026-08-04T02:24:00Z">
        <w:r>
          <w:delTex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delText>
        </w:r>
      </w:del>
    </w:p>
    <w:p w14:paraId="47D0A286" w14:textId="77777777" w:rsidR="00540B8E" w:rsidRDefault="005314F1">
      <w:pPr>
        <w:pStyle w:val="TextHeading4"/>
        <w:rPr>
          <w:del w:id="2437" w:author="Caio Pizzol" w:date="2026-08-03T22:24:00Z" w16du:dateUtc="2026-08-04T02:24:00Z"/>
        </w:rPr>
      </w:pPr>
      <w:del w:id="2438" w:author="Caio Pizzol" w:date="2026-08-03T22:24:00Z" w16du:dateUtc="2026-08-04T02:24:00Z">
        <w:r>
          <w:delText>ut ipsum et lorem incididunt ipsum labore eiusmod aliqua consectetur adipiscing amet ipsum ipsum elit amet tempor adipiscing labore tempor consectetur lorem 1361(sed)(3)</w:delText>
        </w:r>
        <w:r w:rsidR="00F70040">
          <w:delText xml:space="preserve">. </w:delText>
        </w:r>
      </w:del>
    </w:p>
    <w:p w14:paraId="29F7D8EE" w14:textId="77777777" w:rsidR="00540B8E" w:rsidRDefault="005314F1">
      <w:pPr>
        <w:pStyle w:val="TextHeading3"/>
        <w:rPr>
          <w:del w:id="2439" w:author="Caio Pizzol" w:date="2026-08-03T22:24:00Z" w16du:dateUtc="2026-08-04T02:24:00Z"/>
        </w:rPr>
      </w:pPr>
      <w:del w:id="2440" w:author="Caio Pizzol" w:date="2026-08-03T22:24:00Z" w16du:dateUtc="2026-08-04T02:24:00Z">
        <w:r>
          <w:delText>consectetur sed sed elit consectetur ipsum sit elit amet elit ipsum consectetur adipiscing eiusmod tempor sed do ut labore adipiscing aliqua elit ipsum consectetur labore eiusmod et lorem incididunt ipsum.</w:delText>
        </w:r>
      </w:del>
    </w:p>
    <w:p w14:paraId="2449EBAB" w14:textId="77777777" w:rsidR="00540B8E" w:rsidRDefault="005314F1">
      <w:pPr>
        <w:pStyle w:val="Heading4"/>
        <w:rPr>
          <w:del w:id="2441" w:author="Caio Pizzol" w:date="2026-08-03T22:24:00Z" w16du:dateUtc="2026-08-04T02:24:00Z"/>
        </w:rPr>
      </w:pPr>
      <w:bookmarkStart w:id="2442" w:name="10752169824249246719"/>
      <w:del w:id="2443" w:author="Caio Pizzol" w:date="2026-08-03T22:24:00Z" w16du:dateUtc="2026-08-04T02:24:00Z">
        <w:r>
          <w:delText>ut elit amet</w:delText>
        </w:r>
        <w:bookmarkEnd w:id="2442"/>
      </w:del>
    </w:p>
    <w:p w14:paraId="42E2C45B" w14:textId="77777777" w:rsidR="00540B8E" w:rsidRDefault="005314F1">
      <w:pPr>
        <w:pStyle w:val="TextHeading4"/>
        <w:rPr>
          <w:del w:id="2444" w:author="Caio Pizzol" w:date="2026-08-03T22:24:00Z" w16du:dateUtc="2026-08-04T02:24:00Z"/>
        </w:rPr>
      </w:pPr>
      <w:del w:id="2445" w:author="Caio Pizzol" w:date="2026-08-03T22:24:00Z" w16du:dateUtc="2026-08-04T02:24:00Z">
        <w:r>
          <w:delText xml:space="preserve">eiusmod </w:delText>
        </w:r>
        <w:r>
          <w:rPr>
            <w:i/>
          </w:rPr>
          <w:delText>sit elit amet</w:delText>
        </w:r>
        <w:r>
          <w:delText xml:space="preserve"> elit eiusmod et lorem incididunt ipsum aliqua ipsum elit elit dolore eiusmod dolor incididunt do elit amet labore ipsum ipsum consectetur do lorem ipsum sed dolore consectetur ipsum incididunt incididunt do</w:delText>
        </w:r>
        <w:r w:rsidR="00F70040">
          <w:delText xml:space="preserve">. </w:delText>
        </w:r>
        <w:r>
          <w:delText>adipiscing et lorem incididunt ipsum adipiscing labore amet tempor sit elit amet.</w:delText>
        </w:r>
      </w:del>
    </w:p>
    <w:p w14:paraId="1093AA9B" w14:textId="77777777" w:rsidR="00540B8E" w:rsidRDefault="005314F1">
      <w:pPr>
        <w:pStyle w:val="TextHeading4"/>
        <w:rPr>
          <w:del w:id="2446" w:author="Caio Pizzol" w:date="2026-08-03T22:24:00Z" w16du:dateUtc="2026-08-04T02:24:00Z"/>
        </w:rPr>
      </w:pPr>
      <w:del w:id="2447" w:author="Caio Pizzol" w:date="2026-08-03T22:24:00Z" w16du:dateUtc="2026-08-04T02:24:00Z">
        <w:r>
          <w:delTex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delText>
        </w:r>
      </w:del>
    </w:p>
    <w:p w14:paraId="0C04C418" w14:textId="77777777" w:rsidR="00540B8E" w:rsidRDefault="005314F1">
      <w:pPr>
        <w:pStyle w:val="Heading4"/>
        <w:rPr>
          <w:del w:id="2448" w:author="Caio Pizzol" w:date="2026-08-03T22:24:00Z" w16du:dateUtc="2026-08-04T02:24:00Z"/>
        </w:rPr>
      </w:pPr>
      <w:bookmarkStart w:id="2449" w:name="10752889260107811026"/>
      <w:del w:id="2450" w:author="Caio Pizzol" w:date="2026-08-03T22:24:00Z" w16du:dateUtc="2026-08-04T02:24:00Z">
        <w:r>
          <w:delText>ut</w:delText>
        </w:r>
        <w:bookmarkEnd w:id="2449"/>
      </w:del>
    </w:p>
    <w:p w14:paraId="2DE380A5" w14:textId="77777777" w:rsidR="00D62A0F" w:rsidRDefault="005314F1">
      <w:pPr>
        <w:pStyle w:val="TextHeading4"/>
        <w:rPr>
          <w:del w:id="2451" w:author="Caio Pizzol" w:date="2026-08-03T22:24:00Z" w16du:dateUtc="2026-08-04T02:24:00Z"/>
        </w:rPr>
      </w:pPr>
      <w:del w:id="2452" w:author="Caio Pizzol" w:date="2026-08-03T22:24:00Z" w16du:dateUtc="2026-08-04T02:24:00Z">
        <w:r>
          <w:delText xml:space="preserve">eiusmod ipsum adipiscing elit ipsum ipsum elit ipsum sit elit amet lorem ipsum dolor aliqua lorem ipsum consectetur ipsum eiusmod aliqua dolor incididunt incididunt do (ipsum </w:delText>
        </w:r>
        <w:r>
          <w:rPr>
            <w:i/>
          </w:rPr>
          <w:delText>ut tempor dolor</w:delText>
        </w:r>
        <w:r>
          <w:delText xml:space="preserve">), et sed sed sed do consectetur ut do elit ipsum consectetur’et </w:delText>
        </w:r>
        <w:r>
          <w:rPr>
            <w:i/>
          </w:rPr>
          <w:delText>magna amet</w:delText>
        </w:r>
        <w:r>
          <w:delText>, labore sed consectetur labore ipsum ut lorem 643(sed) do ipsum sit elit amet.</w:delText>
        </w:r>
      </w:del>
    </w:p>
    <w:p w14:paraId="0BCB0F10" w14:textId="77777777" w:rsidR="00540B8E" w:rsidRPr="00D62A0F" w:rsidRDefault="00D62A0F" w:rsidP="00D62A0F">
      <w:pPr>
        <w:spacing w:after="200" w:line="276" w:lineRule="auto"/>
        <w:rPr>
          <w:del w:id="2453" w:author="Caio Pizzol" w:date="2026-08-03T22:24:00Z" w16du:dateUtc="2026-08-04T02:24:00Z"/>
          <w:szCs w:val="20"/>
        </w:rPr>
      </w:pPr>
      <w:del w:id="2454" w:author="Caio Pizzol" w:date="2026-08-03T22:24:00Z" w16du:dateUtc="2026-08-04T02:24:00Z">
        <w:r>
          <w:br w:type="page"/>
        </w:r>
      </w:del>
    </w:p>
    <w:p w14:paraId="080D997B" w14:textId="77777777" w:rsidR="00540B8E" w:rsidRDefault="005314F1">
      <w:pPr>
        <w:pStyle w:val="TextHeading4"/>
        <w:rPr>
          <w:del w:id="2455" w:author="Caio Pizzol" w:date="2026-08-03T22:24:00Z" w16du:dateUtc="2026-08-04T02:24:00Z"/>
        </w:rPr>
      </w:pPr>
      <w:del w:id="2456" w:author="Caio Pizzol" w:date="2026-08-03T22:24:00Z" w16du:dateUtc="2026-08-04T02:24:00Z">
        <w:r>
          <w:delText>eiusmod sit elit ipsum consectetur do lorem ipsum incididunt incididunt do magna ut consectetur sed labore elit do ipsum ipsum et lorem incididunt ipsum</w:delText>
        </w:r>
        <w:r w:rsidR="00F70040">
          <w:delText xml:space="preserve">. </w:delText>
        </w:r>
        <w:r>
          <w:delText>sit tempor ipsum ut tempor dolor, et sed adipiscing sed do amet do ipsum sit elit amet elit ipsum et lorem incididunt ipsum incididunt lorem do dolor ipsum elit lorem elit.</w:delText>
        </w:r>
      </w:del>
    </w:p>
    <w:p w14:paraId="0CC5ADCC" w14:textId="77777777" w:rsidR="00540B8E" w:rsidRDefault="005314F1">
      <w:pPr>
        <w:pStyle w:val="TextHeading4"/>
        <w:rPr>
          <w:del w:id="2457" w:author="Caio Pizzol" w:date="2026-08-03T22:24:00Z" w16du:dateUtc="2026-08-04T02:24:00Z"/>
        </w:rPr>
      </w:pPr>
      <w:del w:id="2458" w:author="Caio Pizzol" w:date="2026-08-03T22:24:00Z" w16du:dateUtc="2026-08-04T02:24:00Z">
        <w:r>
          <w:delText>sed ipsum et lorem incididunt ipsum incididunt ipsum ipsum elit elit ipsum sit elit amet, et sed sed sed do aliqua elit ipsum et lorem incididunt ipsum do ipsum sit elit amet aliqua incididunt adipiscing elit ipsum consectetur.</w:delText>
        </w:r>
      </w:del>
    </w:p>
    <w:p w14:paraId="16A921BC" w14:textId="77777777" w:rsidR="00540B8E" w:rsidRDefault="005314F1">
      <w:pPr>
        <w:pStyle w:val="Heading4"/>
        <w:rPr>
          <w:del w:id="2459" w:author="Caio Pizzol" w:date="2026-08-03T22:24:00Z" w16du:dateUtc="2026-08-04T02:24:00Z"/>
        </w:rPr>
      </w:pPr>
      <w:bookmarkStart w:id="2460" w:name="16650939244182438243"/>
      <w:del w:id="2461" w:author="Caio Pizzol" w:date="2026-08-03T22:24:00Z" w16du:dateUtc="2026-08-04T02:24:00Z">
        <w:r>
          <w:delText>sed elit elit incididunt ipsum</w:delText>
        </w:r>
        <w:bookmarkEnd w:id="2460"/>
      </w:del>
    </w:p>
    <w:p w14:paraId="717FECBB" w14:textId="77777777" w:rsidR="00540B8E" w:rsidRDefault="005314F1">
      <w:pPr>
        <w:pStyle w:val="TextHeading4"/>
        <w:rPr>
          <w:del w:id="2462" w:author="Caio Pizzol" w:date="2026-08-03T22:24:00Z" w16du:dateUtc="2026-08-04T02:24:00Z"/>
        </w:rPr>
      </w:pPr>
      <w:del w:id="2463" w:author="Caio Pizzol" w:date="2026-08-03T22:24:00Z" w16du:dateUtc="2026-08-04T02:24:00Z">
        <w:r>
          <w:delText>consectetur sed sed amet aliqua incididunt labore elit dolor et lorem incididunt ipsum consectetur eiusmod aliqua labore tempor labore ipsum ut lorem 643(sed).</w:delText>
        </w:r>
      </w:del>
    </w:p>
    <w:p w14:paraId="53A9AE0E" w14:textId="77777777" w:rsidR="00540B8E" w:rsidRDefault="005314F1">
      <w:pPr>
        <w:pStyle w:val="Heading4"/>
        <w:rPr>
          <w:del w:id="2464" w:author="Caio Pizzol" w:date="2026-08-03T22:24:00Z" w16du:dateUtc="2026-08-04T02:24:00Z"/>
        </w:rPr>
      </w:pPr>
      <w:bookmarkStart w:id="2465" w:name="16651418868088147781"/>
      <w:del w:id="2466" w:author="Caio Pizzol" w:date="2026-08-03T22:24:00Z" w16du:dateUtc="2026-08-04T02:24:00Z">
        <w:r>
          <w:delText>ipsum amet lorem do</w:delText>
        </w:r>
        <w:bookmarkEnd w:id="2465"/>
      </w:del>
    </w:p>
    <w:p w14:paraId="2F872D1F" w14:textId="77777777" w:rsidR="00540B8E" w:rsidRDefault="005314F1">
      <w:pPr>
        <w:pStyle w:val="TextHeading4"/>
        <w:rPr>
          <w:del w:id="2467" w:author="Caio Pizzol" w:date="2026-08-03T22:24:00Z" w16du:dateUtc="2026-08-04T02:24:00Z"/>
        </w:rPr>
      </w:pPr>
      <w:del w:id="2468" w:author="Caio Pizzol" w:date="2026-08-03T22:24:00Z" w16du:dateUtc="2026-08-04T02:24:00Z">
        <w:r>
          <w:delTex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delText>
        </w:r>
      </w:del>
    </w:p>
    <w:p w14:paraId="6FDAD686" w14:textId="77777777" w:rsidR="00540B8E" w:rsidRDefault="005314F1">
      <w:pPr>
        <w:pStyle w:val="Heading3"/>
        <w:rPr>
          <w:del w:id="2469" w:author="Caio Pizzol" w:date="2026-08-03T22:24:00Z" w16du:dateUtc="2026-08-04T02:24:00Z"/>
        </w:rPr>
      </w:pPr>
      <w:bookmarkStart w:id="2470" w:name="16651898491993857319"/>
      <w:del w:id="2471" w:author="Caio Pizzol" w:date="2026-08-03T22:24:00Z" w16du:dateUtc="2026-08-04T02:24:00Z">
        <w:r>
          <w:delText>eiusmod elit ipsum eiusmod</w:delText>
        </w:r>
        <w:bookmarkEnd w:id="2470"/>
      </w:del>
    </w:p>
    <w:p w14:paraId="3964D1D5" w14:textId="77777777" w:rsidR="00540B8E" w:rsidRDefault="005314F1">
      <w:pPr>
        <w:pStyle w:val="TextHeading3"/>
        <w:rPr>
          <w:del w:id="2472" w:author="Caio Pizzol" w:date="2026-08-03T22:24:00Z" w16du:dateUtc="2026-08-04T02:24:00Z"/>
        </w:rPr>
      </w:pPr>
      <w:del w:id="2473" w:author="Caio Pizzol" w:date="2026-08-03T22:24:00Z" w16du:dateUtc="2026-08-04T02:24:00Z">
        <w:r>
          <w:delText>eiusmod labore aliqua ut amet do dolor aliqua consectetur do et ipsum lorem.</w:delText>
        </w:r>
      </w:del>
    </w:p>
    <w:p w14:paraId="6BD2BBA8" w14:textId="77777777" w:rsidR="00540B8E" w:rsidRDefault="005314F1">
      <w:pPr>
        <w:pStyle w:val="Heading4"/>
        <w:rPr>
          <w:del w:id="2474" w:author="Caio Pizzol" w:date="2026-08-03T22:24:00Z" w16du:dateUtc="2026-08-04T02:24:00Z"/>
        </w:rPr>
      </w:pPr>
      <w:bookmarkStart w:id="2475" w:name="16652378115899566857"/>
      <w:del w:id="2476" w:author="Caio Pizzol" w:date="2026-08-03T22:24:00Z" w16du:dateUtc="2026-08-04T02:24:00Z">
        <w:r>
          <w:delText>magna elit incididunt et et</w:delText>
        </w:r>
        <w:bookmarkEnd w:id="2475"/>
      </w:del>
    </w:p>
    <w:p w14:paraId="0E760FB9" w14:textId="77777777" w:rsidR="00540B8E" w:rsidRDefault="005314F1">
      <w:pPr>
        <w:pStyle w:val="TextHeading4"/>
        <w:rPr>
          <w:del w:id="2477" w:author="Caio Pizzol" w:date="2026-08-03T22:24:00Z" w16du:dateUtc="2026-08-04T02:24:00Z"/>
        </w:rPr>
      </w:pPr>
      <w:del w:id="2478" w:author="Caio Pizzol" w:date="2026-08-03T22:24:00Z" w16du:dateUtc="2026-08-04T02:24:00Z">
        <w:r>
          <w:delText>consectetur sed amet lorem magna eiusmod consectetur eiusmod incididunt incididunt do consectetur eiusmod aliqua consectetur adipiscing ut ipsum tempor elit ipsum incididunt incididunt tempor elit ipsum elit magna do aliqua adipiscing labore magna elit ipsum consectetur</w:delText>
        </w:r>
        <w:r w:rsidR="00F70040">
          <w:delText xml:space="preserve">. </w:delText>
        </w:r>
        <w:r>
          <w:delTex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delText>
        </w:r>
        <w:r w:rsidR="00F70040">
          <w:delText xml:space="preserve">. </w:delText>
        </w:r>
        <w:r>
          <w:delText>consectetur sed amet do dolor adipiscing elit ipsum consectetur consectetur do magna dolore sit lorem aliqua.</w:delText>
        </w:r>
      </w:del>
    </w:p>
    <w:p w14:paraId="6245F110" w14:textId="77777777" w:rsidR="00540B8E" w:rsidRDefault="005314F1">
      <w:pPr>
        <w:pStyle w:val="Heading4"/>
        <w:rPr>
          <w:del w:id="2479" w:author="Caio Pizzol" w:date="2026-08-03T22:24:00Z" w16du:dateUtc="2026-08-04T02:24:00Z"/>
        </w:rPr>
      </w:pPr>
      <w:bookmarkStart w:id="2480" w:name="16652857739805276395"/>
      <w:del w:id="2481" w:author="Caio Pizzol" w:date="2026-08-03T22:24:00Z" w16du:dateUtc="2026-08-04T02:24:00Z">
        <w:r>
          <w:delText>adipiscing elit magna</w:delText>
        </w:r>
        <w:bookmarkEnd w:id="2480"/>
      </w:del>
    </w:p>
    <w:p w14:paraId="303DF03E" w14:textId="77777777" w:rsidR="00540B8E" w:rsidRDefault="005314F1">
      <w:pPr>
        <w:pStyle w:val="TextHeading4"/>
        <w:rPr>
          <w:del w:id="2482" w:author="Caio Pizzol" w:date="2026-08-03T22:24:00Z" w16du:dateUtc="2026-08-04T02:24:00Z"/>
        </w:rPr>
      </w:pPr>
      <w:del w:id="2483" w:author="Caio Pizzol" w:date="2026-08-03T22:24:00Z" w16du:dateUtc="2026-08-04T02:24:00Z">
        <w:r>
          <w:delText>consectetur sed adipiscing lorem adipiscing labore consectetur eiusmod aliqua consectetur adipiscing lorem ipsum consectetur’et incididunt labore sit aliqua dolore adipiscing ipsum lorem labore eiusmod et lorem incididunt ipsum.</w:delText>
        </w:r>
      </w:del>
    </w:p>
    <w:p w14:paraId="533656E9" w14:textId="77777777" w:rsidR="00540B8E" w:rsidRDefault="005314F1">
      <w:pPr>
        <w:pStyle w:val="Heading4"/>
        <w:rPr>
          <w:del w:id="2484" w:author="Caio Pizzol" w:date="2026-08-03T22:24:00Z" w16du:dateUtc="2026-08-04T02:24:00Z"/>
        </w:rPr>
      </w:pPr>
      <w:bookmarkStart w:id="2485" w:name="4103684026264642458"/>
      <w:del w:id="2486" w:author="Caio Pizzol" w:date="2026-08-03T22:24:00Z" w16du:dateUtc="2026-08-04T02:24:00Z">
        <w:r>
          <w:delText>incididunt elit incididunt et do</w:delText>
        </w:r>
        <w:bookmarkEnd w:id="2485"/>
      </w:del>
    </w:p>
    <w:p w14:paraId="66B1010F" w14:textId="77777777" w:rsidR="00540B8E" w:rsidRDefault="005314F1">
      <w:pPr>
        <w:pStyle w:val="TextHeading4"/>
        <w:rPr>
          <w:del w:id="2487" w:author="Caio Pizzol" w:date="2026-08-03T22:24:00Z" w16du:dateUtc="2026-08-04T02:24:00Z"/>
        </w:rPr>
      </w:pPr>
      <w:del w:id="2488" w:author="Caio Pizzol" w:date="2026-08-03T22:24:00Z" w16du:dateUtc="2026-08-04T02:24:00Z">
        <w:r>
          <w:delTex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delText>
        </w:r>
      </w:del>
    </w:p>
    <w:p w14:paraId="2F82832D" w14:textId="77777777" w:rsidR="00540B8E" w:rsidRDefault="005314F1">
      <w:pPr>
        <w:pStyle w:val="Heading2"/>
        <w:rPr>
          <w:del w:id="2489" w:author="Caio Pizzol" w:date="2026-08-03T22:24:00Z" w16du:dateUtc="2026-08-04T02:24:00Z"/>
        </w:rPr>
      </w:pPr>
      <w:bookmarkStart w:id="2490" w:name="15678763705006793907"/>
      <w:bookmarkStart w:id="2491" w:name="_Toc509399691"/>
      <w:bookmarkStart w:id="2492" w:name="_Ref66932266"/>
      <w:bookmarkStart w:id="2493" w:name="_Ref221925266"/>
      <w:bookmarkStart w:id="2494" w:name="_Ref290475876"/>
      <w:bookmarkStart w:id="2495" w:name="_Toc509399693"/>
      <w:bookmarkStart w:id="2496" w:name="_Toc218523901"/>
      <w:del w:id="2497" w:author="Caio Pizzol" w:date="2026-08-03T22:24:00Z" w16du:dateUtc="2026-08-04T02:24:00Z">
        <w:r>
          <w:delText>tempor aliqua consectetur sed’et eiusmod</w:delText>
        </w:r>
        <w:bookmarkEnd w:id="2490"/>
        <w:bookmarkEnd w:id="2491"/>
        <w:bookmarkEnd w:id="2492"/>
        <w:bookmarkEnd w:id="2493"/>
        <w:bookmarkEnd w:id="2494"/>
        <w:bookmarkEnd w:id="2495"/>
        <w:bookmarkEnd w:id="2496"/>
      </w:del>
    </w:p>
    <w:p w14:paraId="3CEF3050" w14:textId="77777777" w:rsidR="00540B8E" w:rsidRDefault="005314F1">
      <w:pPr>
        <w:pStyle w:val="TextHeading2"/>
        <w:rPr>
          <w:del w:id="2498" w:author="Caio Pizzol" w:date="2026-08-03T22:24:00Z" w16du:dateUtc="2026-08-04T02:24:00Z"/>
        </w:rPr>
      </w:pPr>
      <w:del w:id="2499" w:author="Caio Pizzol" w:date="2026-08-03T22:24:00Z" w16du:dateUtc="2026-08-04T02:24:00Z">
        <w:r>
          <w:delText>tempor magna aliqua do adipiscing et ipsum consectetur lorem dolor adipiscing dolor sit dolore labore consectetur lorem consectetur ipsum lorem, et amet eiusmod dolor lorem do ipsum lorem</w:delText>
        </w:r>
        <w:r w:rsidR="00F70040">
          <w:delText xml:space="preserve">. </w:delText>
        </w:r>
        <w:r>
          <w:delText>eiusmod sed consectetur lorem consectetur ipsum lorem lorem lorem amet do ut elit elit incididunt sit sit incididunt et, incididunt lorem lorem amet do ut elit elit aliqua elit labore sed elit ipsum aliqua’et ipsum.</w:delText>
        </w:r>
      </w:del>
    </w:p>
    <w:p w14:paraId="3F1D342B" w14:textId="77777777" w:rsidR="00540B8E" w:rsidRDefault="005314F1">
      <w:pPr>
        <w:pStyle w:val="Heading3"/>
        <w:rPr>
          <w:del w:id="2500" w:author="Caio Pizzol" w:date="2026-08-03T22:24:00Z" w16du:dateUtc="2026-08-04T02:24:00Z"/>
        </w:rPr>
      </w:pPr>
      <w:bookmarkStart w:id="2501" w:name="15679243328912503445"/>
      <w:del w:id="2502" w:author="Caio Pizzol" w:date="2026-08-03T22:24:00Z" w16du:dateUtc="2026-08-04T02:24:00Z">
        <w:r>
          <w:delText>sed elit sed ut do labore elit</w:delText>
        </w:r>
        <w:bookmarkEnd w:id="2501"/>
      </w:del>
    </w:p>
    <w:p w14:paraId="5E673DEB" w14:textId="77777777" w:rsidR="00540B8E" w:rsidRDefault="005314F1">
      <w:pPr>
        <w:pStyle w:val="TextHeading3"/>
        <w:rPr>
          <w:del w:id="2503" w:author="Caio Pizzol" w:date="2026-08-03T22:24:00Z" w16du:dateUtc="2026-08-04T02:24:00Z"/>
        </w:rPr>
      </w:pPr>
      <w:del w:id="2504" w:author="Caio Pizzol" w:date="2026-08-03T22:24:00Z" w16du:dateUtc="2026-08-04T02:24:00Z">
        <w:r>
          <w:delText>sed elit sed adipiscing amet adipiscing incididunt adipiscing ut do magna do eiusmod adipiscing’et incididunt, aliqua, et, incididunt et labore do et labore ipsum ut amet 2041 incididunt 2514.</w:delText>
        </w:r>
      </w:del>
    </w:p>
    <w:p w14:paraId="39BF5A94" w14:textId="77777777" w:rsidR="00540B8E" w:rsidRDefault="005314F1">
      <w:pPr>
        <w:pStyle w:val="Heading3"/>
        <w:rPr>
          <w:del w:id="2505" w:author="Caio Pizzol" w:date="2026-08-03T22:24:00Z" w16du:dateUtc="2026-08-04T02:24:00Z"/>
        </w:rPr>
      </w:pPr>
      <w:bookmarkStart w:id="2506" w:name="3130069615371869508"/>
      <w:del w:id="2507" w:author="Caio Pizzol" w:date="2026-08-03T22:24:00Z" w16du:dateUtc="2026-08-04T02:24:00Z">
        <w:r>
          <w:delText>elit sed incididunt ipsum labore</w:delText>
        </w:r>
        <w:bookmarkEnd w:id="2506"/>
      </w:del>
    </w:p>
    <w:p w14:paraId="7D02C36B" w14:textId="77777777" w:rsidR="00540B8E" w:rsidRDefault="005314F1">
      <w:pPr>
        <w:pStyle w:val="TextHeading3"/>
        <w:rPr>
          <w:del w:id="2508" w:author="Caio Pizzol" w:date="2026-08-03T22:24:00Z" w16du:dateUtc="2026-08-04T02:24:00Z"/>
        </w:rPr>
      </w:pPr>
      <w:del w:id="2509" w:author="Caio Pizzol" w:date="2026-08-03T22:24:00Z" w16du:dateUtc="2026-08-04T02:24:00Z">
        <w:r>
          <w:delText>lorem ipsum consectetur adipiscing lorem lorem aliqua sit elit sed ipsum et amet lorem ipsum sit adipiscing, ut dolor elit sed elit labore et sed aliqua amet ipsum amet consectetur ipsum aliqua elit consectetur amet lorem labore elit consectetur adipiscing</w:delText>
        </w:r>
        <w:r w:rsidR="00F70040">
          <w:delText xml:space="preserve">. </w:delText>
        </w:r>
        <w:r>
          <w:delText xml:space="preserve">sed tempor aliqua ipsum sed elit elit aliqua lorem sit elit sed,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amet lorem sed ipsum adipiscing.</w:delText>
        </w:r>
      </w:del>
    </w:p>
    <w:p w14:paraId="6E0FD009" w14:textId="77777777" w:rsidR="00540B8E" w:rsidRDefault="005314F1">
      <w:pPr>
        <w:pStyle w:val="Heading3"/>
        <w:rPr>
          <w:del w:id="2510" w:author="Caio Pizzol" w:date="2026-08-03T22:24:00Z" w16du:dateUtc="2026-08-04T02:24:00Z"/>
        </w:rPr>
      </w:pPr>
      <w:bookmarkStart w:id="2511" w:name="3130549239277579046"/>
      <w:del w:id="2512" w:author="Caio Pizzol" w:date="2026-08-03T22:24:00Z" w16du:dateUtc="2026-08-04T02:24:00Z">
        <w:r>
          <w:delText>ut eiusmod elit consectetur tempor sed</w:delText>
        </w:r>
        <w:bookmarkEnd w:id="2511"/>
      </w:del>
    </w:p>
    <w:p w14:paraId="6FACE653" w14:textId="77777777" w:rsidR="00540B8E" w:rsidRDefault="005314F1">
      <w:pPr>
        <w:pStyle w:val="TextHeading3"/>
        <w:rPr>
          <w:del w:id="2513" w:author="Caio Pizzol" w:date="2026-08-03T22:24:00Z" w16du:dateUtc="2026-08-04T02:24:00Z"/>
        </w:rPr>
      </w:pPr>
      <w:del w:id="2514" w:author="Caio Pizzol" w:date="2026-08-03T22:24:00Z" w16du:dateUtc="2026-08-04T02:24:00Z">
        <w:r>
          <w:delText>lorem eiusmod ut lorem amet aliqua aliqua sed do et tempor sed, ut dolor elit sed elit aliqua ut elit labore et sed aliqua amet ipsum amet consectetur ipsum aliqua elit ipsum ut lorem amet</w:delText>
        </w:r>
        <w:r w:rsidR="00F70040">
          <w:delText xml:space="preserve">. </w:delText>
        </w:r>
        <w:r>
          <w:delText xml:space="preserve">sed tempor aliqua ipsum tempor sed ut elit,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ut lorem amet consectetur aliqua aliqua amet dolor et tempor sed.</w:delText>
        </w:r>
      </w:del>
    </w:p>
    <w:p w14:paraId="570CDE22" w14:textId="77777777" w:rsidR="00540B8E" w:rsidRDefault="005314F1">
      <w:pPr>
        <w:pStyle w:val="Heading3"/>
        <w:rPr>
          <w:del w:id="2515" w:author="Caio Pizzol" w:date="2026-08-03T22:24:00Z" w16du:dateUtc="2026-08-04T02:24:00Z"/>
        </w:rPr>
      </w:pPr>
      <w:bookmarkStart w:id="2516" w:name="3131028863183288584"/>
      <w:del w:id="2517" w:author="Caio Pizzol" w:date="2026-08-03T22:24:00Z" w16du:dateUtc="2026-08-04T02:24:00Z">
        <w:r>
          <w:delText>sed ut consectetur consectetur elit eiusmod dolor amet</w:delText>
        </w:r>
        <w:bookmarkEnd w:id="2516"/>
      </w:del>
    </w:p>
    <w:p w14:paraId="23B2B26B" w14:textId="77777777" w:rsidR="00540B8E" w:rsidRDefault="005314F1">
      <w:pPr>
        <w:pStyle w:val="TextHeading3"/>
        <w:rPr>
          <w:del w:id="2518" w:author="Caio Pizzol" w:date="2026-08-03T22:24:00Z" w16du:dateUtc="2026-08-04T02:24:00Z"/>
        </w:rPr>
      </w:pPr>
      <w:del w:id="2519" w:author="Caio Pizzol" w:date="2026-08-03T22:24:00Z" w16du:dateUtc="2026-08-04T02:24:00Z">
        <w:r>
          <w:delText>consectetur sed adipiscing lorem aliqua lorem ut consectetur ipsum aliqua elit amet tempor eiusmod do ipsum dolor elit amet lorem do consectetur adipiscing consectetur dolor aliqua consectetur eiusmod sed et elit et sed, do ipsum et elit et.</w:delText>
        </w:r>
      </w:del>
    </w:p>
    <w:p w14:paraId="19737436" w14:textId="77777777" w:rsidR="00540B8E" w:rsidRDefault="005314F1">
      <w:pPr>
        <w:pStyle w:val="TextHeading3"/>
        <w:rPr>
          <w:del w:id="2520" w:author="Caio Pizzol" w:date="2026-08-03T22:24:00Z" w16du:dateUtc="2026-08-04T02:24:00Z"/>
        </w:rPr>
      </w:pPr>
      <w:del w:id="2521" w:author="Caio Pizzol" w:date="2026-08-03T22:24:00Z" w16du:dateUtc="2026-08-04T02:24:00Z">
        <w:r>
          <w:delTex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delText>
        </w:r>
      </w:del>
    </w:p>
    <w:p w14:paraId="7D3DFE13" w14:textId="77777777" w:rsidR="00540B8E" w:rsidRDefault="005314F1">
      <w:pPr>
        <w:pStyle w:val="Heading3"/>
        <w:rPr>
          <w:del w:id="2522" w:author="Caio Pizzol" w:date="2026-08-03T22:24:00Z" w16du:dateUtc="2026-08-04T02:24:00Z"/>
        </w:rPr>
      </w:pPr>
      <w:bookmarkStart w:id="2523" w:name="3131748299041852891"/>
      <w:del w:id="2524" w:author="Caio Pizzol" w:date="2026-08-03T22:24:00Z" w16du:dateUtc="2026-08-04T02:24:00Z">
        <w:r>
          <w:delText>labore sed aliqua ipsum lorem elit consectetur sed</w:delText>
        </w:r>
        <w:bookmarkEnd w:id="2523"/>
      </w:del>
    </w:p>
    <w:p w14:paraId="4E492386" w14:textId="77777777" w:rsidR="00540B8E" w:rsidRDefault="005314F1">
      <w:pPr>
        <w:pStyle w:val="TextHeading3"/>
        <w:rPr>
          <w:del w:id="2525" w:author="Caio Pizzol" w:date="2026-08-03T22:24:00Z" w16du:dateUtc="2026-08-04T02:24:00Z"/>
        </w:rPr>
      </w:pPr>
      <w:del w:id="2526" w:author="Caio Pizzol" w:date="2026-08-03T22:24:00Z" w16du:dateUtc="2026-08-04T02:24:00Z">
        <w:r>
          <w:delText>sed ipsum consectetur aliqua eiusmod do consectetur lorem ipsum adipiscing elit eiusmod sed, consectetur sed adipiscing lorem aliqua dolor magna lorem ipsum tempor eiusmod do ipsum do</w:delText>
        </w:r>
        <w:r w:rsidR="00F70040">
          <w:delText xml:space="preserve">. </w:delText>
        </w:r>
        <w:r>
          <w:delText>dolore, eiusmod aliqua-sed lorem sit tempor elit sed amet aliqua ipsum magna incididunt ipsum tempor eiusmod do ipsum do</w:delText>
        </w:r>
        <w:r w:rsidR="00F70040">
          <w:delText xml:space="preserve">. </w:delText>
        </w:r>
      </w:del>
    </w:p>
    <w:p w14:paraId="66E4B8D9" w14:textId="77777777" w:rsidR="00540B8E" w:rsidRDefault="005314F1">
      <w:pPr>
        <w:pStyle w:val="TextHeading3"/>
        <w:rPr>
          <w:del w:id="2527" w:author="Caio Pizzol" w:date="2026-08-03T22:24:00Z" w16du:dateUtc="2026-08-04T02:24:00Z"/>
        </w:rPr>
      </w:pPr>
      <w:del w:id="2528" w:author="Caio Pizzol" w:date="2026-08-03T22:24:00Z" w16du:dateUtc="2026-08-04T02:24:00Z">
        <w:r>
          <w:delTex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delText>
        </w:r>
      </w:del>
    </w:p>
    <w:p w14:paraId="6F944F9F" w14:textId="77777777" w:rsidR="00540B8E" w:rsidRDefault="005314F1">
      <w:pPr>
        <w:pStyle w:val="Heading3"/>
        <w:rPr>
          <w:del w:id="2529" w:author="Caio Pizzol" w:date="2026-08-03T22:24:00Z" w16du:dateUtc="2026-08-04T02:24:00Z"/>
        </w:rPr>
      </w:pPr>
      <w:bookmarkStart w:id="2530" w:name="9029558471163625339"/>
      <w:del w:id="2531" w:author="Caio Pizzol" w:date="2026-08-03T22:24:00Z" w16du:dateUtc="2026-08-04T02:24:00Z">
        <w:r>
          <w:delText>labore sed aliqua eiusmod amet’et lorem</w:delText>
        </w:r>
        <w:bookmarkEnd w:id="2530"/>
      </w:del>
    </w:p>
    <w:p w14:paraId="27BF6B18" w14:textId="77777777" w:rsidR="00540B8E" w:rsidRDefault="005314F1">
      <w:pPr>
        <w:pStyle w:val="TextHeading3"/>
        <w:rPr>
          <w:del w:id="2532" w:author="Caio Pizzol" w:date="2026-08-03T22:24:00Z" w16du:dateUtc="2026-08-04T02:24:00Z"/>
        </w:rPr>
      </w:pPr>
      <w:del w:id="2533" w:author="Caio Pizzol" w:date="2026-08-03T22:24:00Z" w16du:dateUtc="2026-08-04T02:24:00Z">
        <w:r>
          <w:delText>sed ipsum consectetur aliqua eiusmod do consectetur lorem eiusmod adipiscing’et adipiscing, ipsum adipiscing, incididunt lorem labore sed, adipiscing lorem aliqua dolor ut sed ipsum do, magna dolore labore, lorem magna et</w:delText>
        </w:r>
        <w:r w:rsidR="00F70040">
          <w:delText xml:space="preserve">. </w:delText>
        </w:r>
        <w:r>
          <w:delText>do magna elit ut aliqua magna do aliqua sit adipiscing adipiscing ipsum eiusmod dolor ut consectetur adipiscing ut sit lorem elit labore elit ipsum do.</w:delText>
        </w:r>
      </w:del>
    </w:p>
    <w:p w14:paraId="757C3395" w14:textId="77777777" w:rsidR="00540B8E" w:rsidRDefault="005314F1">
      <w:pPr>
        <w:pStyle w:val="TextHeading3"/>
        <w:rPr>
          <w:del w:id="2534" w:author="Caio Pizzol" w:date="2026-08-03T22:24:00Z" w16du:dateUtc="2026-08-04T02:24:00Z"/>
        </w:rPr>
      </w:pPr>
      <w:del w:id="2535" w:author="Caio Pizzol" w:date="2026-08-03T22:24:00Z" w16du:dateUtc="2026-08-04T02:24:00Z">
        <w:r>
          <w:delText>sed ut, ipsum dolor elit amet lorem do do ipsum adipiscing adipiscing adipiscing magna lorem dolor elit ipsum do’et et, dolore labore, lorem ipsum tempor ipsum elit ipsum do.</w:delText>
        </w:r>
      </w:del>
    </w:p>
    <w:p w14:paraId="38D3E05A" w14:textId="77777777" w:rsidR="00540B8E" w:rsidRDefault="005314F1">
      <w:pPr>
        <w:pStyle w:val="TextHeading3"/>
        <w:rPr>
          <w:del w:id="2536" w:author="Caio Pizzol" w:date="2026-08-03T22:24:00Z" w16du:dateUtc="2026-08-04T02:24:00Z"/>
        </w:rPr>
        <w:sectPr w:rsidR="00540B8E">
          <w:footerReference w:type="default" r:id="rId24"/>
          <w:pgSz w:w="12240" w:h="15840"/>
          <w:pgMar w:top="1440" w:right="1800" w:bottom="1440" w:left="1800" w:header="720" w:footer="720" w:gutter="0"/>
          <w:pgNumType w:start="1" w:chapStyle="1"/>
          <w:cols w:space="720"/>
        </w:sectPr>
      </w:pPr>
      <w:del w:id="2537" w:author="Caio Pizzol" w:date="2026-08-03T22:24:00Z" w16du:dateUtc="2026-08-04T02:24:00Z">
        <w:r>
          <w:delText>eiusmod sed elit ipsum do lorem lorem amet do, incididunt ipsum adipiscing’et ipsum, ipsum do’et et adipiscing ipsum magna dolor consectetur ipsum adipiscing’et labore amet amet labore amet adipiscing ut.</w:delText>
        </w:r>
      </w:del>
    </w:p>
    <w:p w14:paraId="3352B4E3" w14:textId="77777777" w:rsidR="00540B8E" w:rsidRDefault="005314F1">
      <w:pPr>
        <w:pStyle w:val="Heading1"/>
        <w:rPr>
          <w:del w:id="2538" w:author="Caio Pizzol" w:date="2026-08-03T22:24:00Z" w16du:dateUtc="2026-08-04T02:24:00Z"/>
        </w:rPr>
      </w:pPr>
      <w:del w:id="2539" w:author="Caio Pizzol" w:date="2026-08-03T22:24:00Z" w16du:dateUtc="2026-08-04T02:24:00Z">
        <w:r>
          <w:br/>
        </w:r>
        <w:bookmarkStart w:id="2540" w:name="18045582993454939452"/>
        <w:bookmarkStart w:id="2541" w:name="_Ref38699220"/>
        <w:bookmarkStart w:id="2542" w:name="_Toc218523902"/>
        <w:r>
          <w:delText>elit tempor</w:delText>
        </w:r>
        <w:bookmarkEnd w:id="2540"/>
        <w:bookmarkEnd w:id="2541"/>
        <w:bookmarkEnd w:id="2542"/>
      </w:del>
    </w:p>
    <w:p w14:paraId="06F23A4A" w14:textId="77777777" w:rsidR="00540B8E" w:rsidRDefault="005314F1">
      <w:pPr>
        <w:pStyle w:val="Heading2"/>
        <w:rPr>
          <w:del w:id="2543" w:author="Caio Pizzol" w:date="2026-08-03T22:24:00Z" w16du:dateUtc="2026-08-04T02:24:00Z"/>
        </w:rPr>
      </w:pPr>
      <w:bookmarkStart w:id="2544" w:name="8409673738367728109"/>
      <w:bookmarkStart w:id="2545" w:name="_Ref224207089"/>
      <w:bookmarkStart w:id="2546" w:name="_Toc218523903"/>
      <w:del w:id="2547" w:author="Caio Pizzol" w:date="2026-08-03T22:24:00Z" w16du:dateUtc="2026-08-04T02:24:00Z">
        <w:r>
          <w:delText>lorem tempor amet eiusmod</w:delText>
        </w:r>
        <w:bookmarkEnd w:id="2544"/>
        <w:bookmarkEnd w:id="2545"/>
        <w:bookmarkEnd w:id="2546"/>
      </w:del>
    </w:p>
    <w:p w14:paraId="15B2E9D9" w14:textId="77777777" w:rsidR="00540B8E" w:rsidRDefault="005314F1">
      <w:pPr>
        <w:pStyle w:val="TextHeading2"/>
        <w:rPr>
          <w:del w:id="2548" w:author="Caio Pizzol" w:date="2026-08-03T22:24:00Z" w16du:dateUtc="2026-08-04T02:24:00Z"/>
        </w:rPr>
      </w:pPr>
      <w:del w:id="2549" w:author="Caio Pizzol" w:date="2026-08-03T22:24:00Z" w16du:dateUtc="2026-08-04T02:24:00Z">
        <w:r>
          <w:delTex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delText>
        </w:r>
      </w:del>
    </w:p>
    <w:p w14:paraId="0BC1EFD2" w14:textId="77777777" w:rsidR="00540B8E" w:rsidRDefault="005314F1">
      <w:pPr>
        <w:pStyle w:val="TextHeading2"/>
        <w:rPr>
          <w:del w:id="2550" w:author="Caio Pizzol" w:date="2026-08-03T22:24:00Z" w16du:dateUtc="2026-08-04T02:24:00Z"/>
        </w:rPr>
      </w:pPr>
      <w:del w:id="2551" w:author="Caio Pizzol" w:date="2026-08-03T22:24:00Z" w16du:dateUtc="2026-08-04T02:24:00Z">
        <w:r>
          <w:delText>sit consectetur sed, ipsum incididunt consectetur tempor incididunt aliqua consectetur incididunt magna tempor do ipsum aliqua labore do elit ut labore elit ipsum consectetur’et magna amet, consectetur ipsum consectetur incididunt</w:delText>
        </w:r>
        <w:r w:rsidR="00F70040">
          <w:delText xml:space="preserve">. </w:delText>
        </w:r>
        <w:r>
          <w:delText>sed ipsum adipiscing aliqua labore do ut labore elit magna amet, ipsum incididunt consectetur tempor incididunt aliqua consectetur incididunt magna tempor do ipsum ipsum labore do elit incididunt labore elit ipsum consectetur’et magna amet, consectetur et ipsum.</w:delText>
        </w:r>
      </w:del>
    </w:p>
    <w:p w14:paraId="2A19F16E" w14:textId="77777777" w:rsidR="00540B8E" w:rsidRDefault="005314F1">
      <w:pPr>
        <w:pStyle w:val="Heading2"/>
        <w:rPr>
          <w:del w:id="2552" w:author="Caio Pizzol" w:date="2026-08-03T22:24:00Z" w16du:dateUtc="2026-08-04T02:24:00Z"/>
        </w:rPr>
      </w:pPr>
      <w:bookmarkStart w:id="2553" w:name="12494780197587110398"/>
      <w:bookmarkStart w:id="2554" w:name="_Toc507273150"/>
      <w:bookmarkStart w:id="2555" w:name="_Toc516883695"/>
      <w:bookmarkStart w:id="2556" w:name="_Toc516995847"/>
      <w:bookmarkStart w:id="2557" w:name="_Ref215994518"/>
      <w:bookmarkStart w:id="2558" w:name="_Toc218523904"/>
      <w:del w:id="2559" w:author="Caio Pizzol" w:date="2026-08-03T22:24:00Z" w16du:dateUtc="2026-08-04T02:24:00Z">
        <w:r>
          <w:delText>elit aliqua</w:delText>
        </w:r>
        <w:bookmarkEnd w:id="2553"/>
        <w:bookmarkEnd w:id="2554"/>
        <w:bookmarkEnd w:id="2555"/>
        <w:bookmarkEnd w:id="2556"/>
        <w:bookmarkEnd w:id="2557"/>
        <w:bookmarkEnd w:id="2558"/>
      </w:del>
    </w:p>
    <w:p w14:paraId="404FCDE5" w14:textId="77777777" w:rsidR="00540B8E" w:rsidRDefault="005314F1">
      <w:pPr>
        <w:pStyle w:val="TextHeading2"/>
        <w:rPr>
          <w:del w:id="2560" w:author="Caio Pizzol" w:date="2026-08-03T22:24:00Z" w16du:dateUtc="2026-08-04T02:24:00Z"/>
        </w:rPr>
      </w:pPr>
      <w:del w:id="2561" w:author="Caio Pizzol" w:date="2026-08-03T22:24:00Z" w16du:dateUtc="2026-08-04T02:24:00Z">
        <w:r>
          <w:delText>tempor dolore do et ipsum sed sed magna tempor tempor dolore. sed adipiscing adipiscing magna, eiusmod, elit, incididunt, lorem ipsum tempor dolor ipsum amet lorem do elit dolor consectetur do et ipsum sed</w:delText>
        </w:r>
        <w:r w:rsidR="00F70040">
          <w:delText xml:space="preserve">. </w:delText>
        </w:r>
        <w:r>
          <w:delText>sed ut, labore ipsum amet labore ipsum do elit dolor consectetur do et ipsum sed aliqua consectetur do lorem, ipsum et lorem dolor ipsum sed amet, ipsum ut lorem adipiscing elit sed lorem do, lorem dolor et dolor.</w:delText>
        </w:r>
      </w:del>
    </w:p>
    <w:p w14:paraId="509AA83A" w14:textId="77777777" w:rsidR="00540B8E" w:rsidRDefault="005314F1">
      <w:pPr>
        <w:pStyle w:val="TextHeading2"/>
        <w:rPr>
          <w:del w:id="2562" w:author="Caio Pizzol" w:date="2026-08-03T22:24:00Z" w16du:dateUtc="2026-08-04T02:24:00Z"/>
        </w:rPr>
      </w:pPr>
      <w:del w:id="2563" w:author="Caio Pizzol" w:date="2026-08-03T22:24:00Z" w16du:dateUtc="2026-08-04T02:24:00Z">
        <w:r>
          <w:delText>do lorem et lorem do eiusmod adipiscing’et incididunt do adipiscing dolor ipsum lorem aliqua elit dolor ut elit amet aliqua consectetur ipsum sed</w:delText>
        </w:r>
        <w:r w:rsidR="00F70040">
          <w:delText xml:space="preserve">. </w:delText>
        </w:r>
        <w:r>
          <w:delText xml:space="preserve">sed ut, ipsum lorem et lorem dolore ipsum sed elit sit tempor sed do tempor tempor consectetur aliqua consectetur amet dolor adipiscing labore aliqua consectetur </w:delText>
        </w:r>
        <w:r>
          <w:fldChar w:fldCharType="begin"/>
        </w:r>
        <w:r>
          <w:delInstrText xml:space="preserve"> REF _Ref190054216 \r \h </w:delInstrText>
        </w:r>
        <w:r>
          <w:fldChar w:fldCharType="separate"/>
        </w:r>
        <w:r w:rsidR="00AC72FF">
          <w:delText>lorem 13.02</w:delText>
        </w:r>
        <w:r>
          <w:fldChar w:fldCharType="end"/>
        </w:r>
        <w:r>
          <w:delText>.</w:delText>
        </w:r>
      </w:del>
    </w:p>
    <w:p w14:paraId="58349156" w14:textId="77777777" w:rsidR="00540B8E" w:rsidRDefault="005314F1">
      <w:pPr>
        <w:pStyle w:val="Heading2"/>
        <w:rPr>
          <w:del w:id="2564" w:author="Caio Pizzol" w:date="2026-08-03T22:24:00Z" w16du:dateUtc="2026-08-04T02:24:00Z"/>
        </w:rPr>
      </w:pPr>
      <w:bookmarkStart w:id="2565" w:name="4531370239331921013"/>
      <w:bookmarkStart w:id="2566" w:name="_Toc507273151"/>
      <w:bookmarkStart w:id="2567" w:name="_Ref510336743"/>
      <w:bookmarkStart w:id="2568" w:name="_Toc516883696"/>
      <w:bookmarkStart w:id="2569" w:name="_Ref516884395"/>
      <w:bookmarkStart w:id="2570" w:name="_Toc516995848"/>
      <w:bookmarkStart w:id="2571" w:name="_Toc218523905"/>
      <w:del w:id="2572" w:author="Caio Pizzol" w:date="2026-08-03T22:24:00Z" w16du:dateUtc="2026-08-04T02:24:00Z">
        <w:r>
          <w:delText>magna aliqua</w:delText>
        </w:r>
        <w:bookmarkEnd w:id="2565"/>
        <w:bookmarkEnd w:id="2566"/>
        <w:bookmarkEnd w:id="2567"/>
        <w:bookmarkEnd w:id="2568"/>
        <w:bookmarkEnd w:id="2569"/>
        <w:bookmarkEnd w:id="2570"/>
        <w:bookmarkEnd w:id="2571"/>
      </w:del>
    </w:p>
    <w:p w14:paraId="73B86908" w14:textId="77777777" w:rsidR="00540B8E" w:rsidRDefault="005314F1">
      <w:pPr>
        <w:pStyle w:val="TextHeading2"/>
        <w:rPr>
          <w:del w:id="2573" w:author="Caio Pizzol" w:date="2026-08-03T22:24:00Z" w16du:dateUtc="2026-08-04T02:24:00Z"/>
        </w:rPr>
      </w:pPr>
      <w:bookmarkStart w:id="2574" w:name="_Toc507273152"/>
      <w:del w:id="2575" w:author="Caio Pizzol" w:date="2026-08-03T22:24:00Z" w16du:dateUtc="2026-08-04T02:24:00Z">
        <w:r>
          <w:delTex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delText>
        </w:r>
        <w:bookmarkEnd w:id="2574"/>
      </w:del>
    </w:p>
    <w:p w14:paraId="04A23B1E" w14:textId="77777777" w:rsidR="00540B8E" w:rsidRDefault="005314F1">
      <w:pPr>
        <w:pStyle w:val="TextHeading2"/>
        <w:rPr>
          <w:del w:id="2576" w:author="Caio Pizzol" w:date="2026-08-03T22:24:00Z" w16du:dateUtc="2026-08-04T02:24:00Z"/>
        </w:rPr>
      </w:pPr>
      <w:del w:id="2577" w:author="Caio Pizzol" w:date="2026-08-03T22:24:00Z" w16du:dateUtc="2026-08-04T02:24:00Z">
        <w:r>
          <w:delText>sit ipsum dolor sit consectetur lorem ipsum sit elit ipsum magna elit et sed ipsum magna lorem ut elit ipsum adipiscing, et et ut lorem 21311 incididunt amet, incididunt et sed adipiscing amet ut ipsum adipiscing dolor dolor elit adipiscing dolor elit aliqua:</w:delText>
        </w:r>
      </w:del>
    </w:p>
    <w:p w14:paraId="5EC28DE4" w14:textId="77777777" w:rsidR="00540B8E" w:rsidRDefault="005314F1">
      <w:pPr>
        <w:pStyle w:val="TextHeading3"/>
        <w:rPr>
          <w:del w:id="2578" w:author="Caio Pizzol" w:date="2026-08-03T22:24:00Z" w16du:dateUtc="2026-08-04T02:24:00Z"/>
        </w:rPr>
      </w:pPr>
      <w:del w:id="2579" w:author="Caio Pizzol" w:date="2026-08-03T22:24:00Z" w16du:dateUtc="2026-08-04T02:24:00Z">
        <w:r>
          <w:delText>eiusmod ut labore sed dolor dolor adipiscing consectetur do ut;</w:delText>
        </w:r>
      </w:del>
    </w:p>
    <w:p w14:paraId="68CA532B" w14:textId="77777777" w:rsidR="00540B8E" w:rsidRDefault="005314F1">
      <w:pPr>
        <w:pStyle w:val="TextHeading3"/>
        <w:rPr>
          <w:del w:id="2580" w:author="Caio Pizzol" w:date="2026-08-03T22:24:00Z" w16du:dateUtc="2026-08-04T02:24:00Z"/>
        </w:rPr>
      </w:pPr>
      <w:del w:id="2581" w:author="Caio Pizzol" w:date="2026-08-03T22:24:00Z" w16du:dateUtc="2026-08-04T02:24:00Z">
        <w:r>
          <w:delText>eiusmod eiusmod dolor dolor adipiscing do sed eiusmod tempor dolor aliqua ipsum incididunt consectetur ipsum et dolore lorem aliqua ipsum tempor do ipsum dolor sed; incididunt</w:delText>
        </w:r>
      </w:del>
    </w:p>
    <w:p w14:paraId="34E595AD" w14:textId="77777777" w:rsidR="00540B8E" w:rsidRDefault="005314F1">
      <w:pPr>
        <w:pStyle w:val="TextHeading3"/>
        <w:rPr>
          <w:del w:id="2582" w:author="Caio Pizzol" w:date="2026-08-03T22:24:00Z" w16du:dateUtc="2026-08-04T02:24:00Z"/>
        </w:rPr>
      </w:pPr>
      <w:del w:id="2583" w:author="Caio Pizzol" w:date="2026-08-03T22:24:00Z" w16du:dateUtc="2026-08-04T02:24:00Z">
        <w:r>
          <w:delText>dolor magna elit eiusmod et’et sit lorem ipsum elit dolor elit ut aliqua ipsum magna elit eiusmod sit elit ipsum lorem.</w:delText>
        </w:r>
      </w:del>
    </w:p>
    <w:p w14:paraId="66ABEDC1" w14:textId="77777777" w:rsidR="00540B8E" w:rsidRDefault="005314F1">
      <w:pPr>
        <w:pStyle w:val="TextHeading2"/>
        <w:rPr>
          <w:del w:id="2584" w:author="Caio Pizzol" w:date="2026-08-03T22:24:00Z" w16du:dateUtc="2026-08-04T02:24:00Z"/>
        </w:rPr>
      </w:pPr>
      <w:del w:id="2585" w:author="Caio Pizzol" w:date="2026-08-03T22:24:00Z" w16du:dateUtc="2026-08-04T02:24:00Z">
        <w:r>
          <w:delText xml:space="preserve">eiusmod sit </w:delText>
        </w:r>
        <w:r>
          <w:rPr>
            <w:i/>
          </w:rPr>
          <w:delText>ut labore</w:delText>
        </w:r>
        <w:r>
          <w:delText xml:space="preserve">, incididunt </w:delText>
        </w:r>
        <w:r>
          <w:rPr>
            <w:i/>
          </w:rPr>
          <w:delText>eiusmod</w:delText>
        </w:r>
        <w:r>
          <w:delText xml:space="preserve"> labore ipsum consectetur lorem labore consectetur lorem consectetur et et ut lorem 21310</w:delText>
        </w:r>
        <w:r w:rsidR="00F70040">
          <w:delText xml:space="preserve">. </w:delText>
        </w:r>
        <w:r>
          <w:delText xml:space="preserve">do consectetur incididunt dolor dolore do consectetur ipsum sed sit </w:delText>
        </w:r>
        <w:r>
          <w:rPr>
            <w:i/>
          </w:rPr>
          <w:delText>eiusmod ipsum</w:delText>
        </w:r>
        <w:r>
          <w:delText xml:space="preserve"> labore aliqua consectetur et et ut lorem 21310(labore).</w:delText>
        </w:r>
      </w:del>
    </w:p>
    <w:p w14:paraId="6CCCF222" w14:textId="77777777" w:rsidR="00540B8E" w:rsidRDefault="005314F1">
      <w:pPr>
        <w:pStyle w:val="Heading2"/>
        <w:rPr>
          <w:del w:id="2586" w:author="Caio Pizzol" w:date="2026-08-03T22:24:00Z" w16du:dateUtc="2026-08-04T02:24:00Z"/>
        </w:rPr>
      </w:pPr>
      <w:bookmarkStart w:id="2587" w:name="17534628511985456090"/>
      <w:bookmarkStart w:id="2588" w:name="_Toc218523906"/>
      <w:del w:id="2589" w:author="Caio Pizzol" w:date="2026-08-03T22:24:00Z" w16du:dateUtc="2026-08-04T02:24:00Z">
        <w:r>
          <w:delText>et dolore</w:delText>
        </w:r>
        <w:bookmarkEnd w:id="2587"/>
        <w:bookmarkEnd w:id="2588"/>
      </w:del>
    </w:p>
    <w:p w14:paraId="0D71E735" w14:textId="77777777" w:rsidR="00540B8E" w:rsidRDefault="005314F1">
      <w:pPr>
        <w:pStyle w:val="TextHeading2"/>
        <w:rPr>
          <w:del w:id="2590" w:author="Caio Pizzol" w:date="2026-08-03T22:24:00Z" w16du:dateUtc="2026-08-04T02:24:00Z"/>
        </w:rPr>
      </w:pPr>
      <w:del w:id="2591" w:author="Caio Pizzol" w:date="2026-08-03T22:24:00Z" w16du:dateUtc="2026-08-04T02:24:00Z">
        <w:r>
          <w:delTex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delText>
        </w:r>
        <w:r>
          <w:fldChar w:fldCharType="begin"/>
        </w:r>
        <w:r>
          <w:delInstrText xml:space="preserve"> REF 2157075215593694232 \r \h \* MERGEFORMAT </w:delInstrText>
        </w:r>
        <w:r>
          <w:fldChar w:fldCharType="separate"/>
        </w:r>
        <w:r w:rsidR="00AC72FF">
          <w:delText>lorem 7.09</w:delText>
        </w:r>
        <w:r>
          <w:fldChar w:fldCharType="end"/>
        </w:r>
        <w:r>
          <w:delText xml:space="preserve"> amet ipsum ipsum incididunt tempor consectetur ipsum aliqua’et ipsum incididunt ipsum elit ipsum sed dolor.</w:delText>
        </w:r>
      </w:del>
    </w:p>
    <w:p w14:paraId="65BFA276" w14:textId="77777777" w:rsidR="00540B8E" w:rsidRDefault="005314F1">
      <w:pPr>
        <w:pStyle w:val="TextHeading2"/>
        <w:rPr>
          <w:del w:id="2592" w:author="Caio Pizzol" w:date="2026-08-03T22:24:00Z" w16du:dateUtc="2026-08-04T02:24:00Z"/>
        </w:rPr>
      </w:pPr>
      <w:bookmarkStart w:id="2593" w:name="_Toc507273153"/>
      <w:del w:id="2594" w:author="Caio Pizzol" w:date="2026-08-03T22:24:00Z" w16du:dateUtc="2026-08-04T02:24:00Z">
        <w:r>
          <w:delText>sed dolor ipsum adipiscing aliqua eiusmod do ipsum ipsum elit eiusmod dolor, sit elit eiusmod 30 tempor lorem ipsum dolor’et ipsum, ut ipsum adipiscing incididunt magna tempor do labore sit ipsum dolor amet ut elit ipsum consectetur.</w:delText>
        </w:r>
        <w:bookmarkEnd w:id="2593"/>
      </w:del>
    </w:p>
    <w:p w14:paraId="03C86A47" w14:textId="77777777" w:rsidR="00540B8E" w:rsidRDefault="005314F1">
      <w:pPr>
        <w:pStyle w:val="Heading2"/>
        <w:rPr>
          <w:del w:id="2595" w:author="Caio Pizzol" w:date="2026-08-03T22:24:00Z" w16du:dateUtc="2026-08-04T02:24:00Z"/>
        </w:rPr>
      </w:pPr>
      <w:bookmarkStart w:id="2596" w:name="18045822805407794221"/>
      <w:bookmarkStart w:id="2597" w:name="_Ref25562755"/>
      <w:bookmarkStart w:id="2598" w:name="_Toc218523907"/>
      <w:del w:id="2599" w:author="Caio Pizzol" w:date="2026-08-03T22:24:00Z" w16du:dateUtc="2026-08-04T02:24:00Z">
        <w:r>
          <w:delText>amet ipsum dolor eiusmod incididunt sed elit elit</w:delText>
        </w:r>
        <w:bookmarkEnd w:id="2596"/>
        <w:bookmarkEnd w:id="2597"/>
        <w:bookmarkEnd w:id="2598"/>
      </w:del>
    </w:p>
    <w:p w14:paraId="3AA1DE5D" w14:textId="77777777" w:rsidR="00540B8E" w:rsidRDefault="005314F1">
      <w:pPr>
        <w:pStyle w:val="TextHeading2"/>
        <w:rPr>
          <w:del w:id="2600" w:author="Caio Pizzol" w:date="2026-08-03T22:24:00Z" w16du:dateUtc="2026-08-04T02:24:00Z"/>
        </w:rPr>
      </w:pPr>
      <w:del w:id="2601" w:author="Caio Pizzol" w:date="2026-08-03T22:24:00Z" w16du:dateUtc="2026-08-04T02:24:00Z">
        <w:r>
          <w:delText>sit dolor sed, et ipsum eiusmod adipiscing eiusmod ipsum adipiscing dolor elit ipsum consectetur; eiusmod ipsum adipiscing elit ipsum incididunt elit ipsum consectetur; incididunt adipiscing do lorem dolor magna elit ipsum tempor ipsum tempor adipiscing do eiusmod</w:delText>
        </w:r>
        <w:r w:rsidR="00F70040">
          <w:delText xml:space="preserve">. </w:delText>
        </w:r>
        <w:r>
          <w:delText>consectetur ipsum eiusmod adipiscing et, dolor magna sit sed tempor ipsum consectetur lorem, consectetur ipsum consectetur incididunt ut magna sit, do, incididunt dolore dolor ipsum dolor adipiscing’et sit</w:delText>
        </w:r>
        <w:r w:rsidR="00F70040">
          <w:delText xml:space="preserve">. </w:delText>
        </w:r>
        <w:r>
          <w:delText>consectetur ipsum eiusmod adipiscing dolore elit et ipsum lorem amet dolor ut et ipsum eiusmod lorem aliqua, do ipsum amet elit dolor elit consectetur eiusmod elit ipsum consectetur lorem dolor consectetur adipiscing.</w:delText>
        </w:r>
      </w:del>
    </w:p>
    <w:p w14:paraId="6EDC74F1" w14:textId="77777777" w:rsidR="00540B8E" w:rsidRDefault="005314F1">
      <w:pPr>
        <w:pStyle w:val="TextHeading2"/>
        <w:rPr>
          <w:del w:id="2602" w:author="Caio Pizzol" w:date="2026-08-03T22:24:00Z" w16du:dateUtc="2026-08-04T02:24:00Z"/>
        </w:rPr>
      </w:pPr>
      <w:del w:id="2603" w:author="Caio Pizzol" w:date="2026-08-03T22:24:00Z" w16du:dateUtc="2026-08-04T02:24:00Z">
        <w:r>
          <w:delText>sed tempor ipsum lorem tempor dolor et ipsum eiusmod, et ipsum eiusmod adipiscing tempor sit tempor sed do eiusmod labore sed consectetur ipsum dolor adipiscing.</w:delText>
        </w:r>
      </w:del>
    </w:p>
    <w:p w14:paraId="1A7F359E" w14:textId="77777777" w:rsidR="00540B8E" w:rsidRDefault="005314F1">
      <w:pPr>
        <w:pStyle w:val="TextHeading2"/>
        <w:rPr>
          <w:del w:id="2604" w:author="Caio Pizzol" w:date="2026-08-03T22:24:00Z" w16du:dateUtc="2026-08-04T02:24:00Z"/>
        </w:rPr>
      </w:pPr>
      <w:del w:id="2605" w:author="Caio Pizzol" w:date="2026-08-03T22:24:00Z" w16du:dateUtc="2026-08-04T02:24:00Z">
        <w:r>
          <w:delTex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delText>
        </w:r>
        <w:r w:rsidR="00F70040">
          <w:delText xml:space="preserve">. </w:delText>
        </w:r>
        <w:r>
          <w:delText>sed eiusmod adipiscing aliqua eiusmod amet lorem aliqua elit, ipsum adipiscing’et eiusmod lorem dolor ut adipiscing adipiscing aliqua ipsum adipiscing’et incididunt.</w:delText>
        </w:r>
      </w:del>
    </w:p>
    <w:p w14:paraId="1D38AFD0" w14:textId="77777777" w:rsidR="00540B8E" w:rsidRDefault="005314F1">
      <w:pPr>
        <w:pStyle w:val="Heading2"/>
        <w:rPr>
          <w:del w:id="2606" w:author="Caio Pizzol" w:date="2026-08-03T22:24:00Z" w16du:dateUtc="2026-08-04T02:24:00Z"/>
        </w:rPr>
      </w:pPr>
      <w:bookmarkStart w:id="2607" w:name="14711227157375540305"/>
      <w:bookmarkStart w:id="2608" w:name="_Toc218523908"/>
      <w:del w:id="2609" w:author="Caio Pizzol" w:date="2026-08-03T22:24:00Z" w16du:dateUtc="2026-08-04T02:24:00Z">
        <w:r>
          <w:delText>et eiusmod</w:delText>
        </w:r>
        <w:bookmarkEnd w:id="2607"/>
        <w:bookmarkEnd w:id="2608"/>
      </w:del>
    </w:p>
    <w:p w14:paraId="22BD87FF" w14:textId="77777777" w:rsidR="00540B8E" w:rsidRDefault="005314F1">
      <w:pPr>
        <w:pStyle w:val="TextHeading2"/>
        <w:rPr>
          <w:del w:id="2610" w:author="Caio Pizzol" w:date="2026-08-03T22:24:00Z" w16du:dateUtc="2026-08-04T02:24:00Z"/>
        </w:rPr>
      </w:pPr>
      <w:del w:id="2611" w:author="Caio Pizzol" w:date="2026-08-03T22:24:00Z" w16du:dateUtc="2026-08-04T02:24:00Z">
        <w:r>
          <w:delText xml:space="preserve">sit sed aliqua lorem labore lorem, ipsum </w:delText>
        </w:r>
        <w:r>
          <w:rPr>
            <w:i/>
          </w:rPr>
          <w:delText>do</w:delText>
        </w:r>
        <w:r>
          <w:delText xml:space="preserve"> tempor elit et lorem dolor ipsum adipiscing incididunt magna aliqua consectetur adipiscing dolor adipiscing elit ipsum consectetur.</w:delText>
        </w:r>
      </w:del>
    </w:p>
    <w:p w14:paraId="5C16F569" w14:textId="77777777" w:rsidR="00540B8E" w:rsidRDefault="005314F1">
      <w:pPr>
        <w:pStyle w:val="Heading2"/>
        <w:rPr>
          <w:del w:id="2612" w:author="Caio Pizzol" w:date="2026-08-03T22:24:00Z" w16du:dateUtc="2026-08-04T02:24:00Z"/>
        </w:rPr>
      </w:pPr>
      <w:bookmarkStart w:id="2613" w:name="18046782053219213297"/>
      <w:bookmarkStart w:id="2614" w:name="_Toc507273156"/>
      <w:bookmarkStart w:id="2615" w:name="_Toc516883701"/>
      <w:bookmarkStart w:id="2616" w:name="_Toc516995851"/>
      <w:bookmarkStart w:id="2617" w:name="_Toc218523909"/>
      <w:del w:id="2618" w:author="Caio Pizzol" w:date="2026-08-03T22:24:00Z" w16du:dateUtc="2026-08-04T02:24:00Z">
        <w:r>
          <w:delText>et</w:delText>
        </w:r>
        <w:bookmarkEnd w:id="2613"/>
        <w:bookmarkEnd w:id="2614"/>
        <w:bookmarkEnd w:id="2615"/>
        <w:bookmarkEnd w:id="2616"/>
        <w:bookmarkEnd w:id="2617"/>
      </w:del>
    </w:p>
    <w:p w14:paraId="77D1AAB0" w14:textId="77777777" w:rsidR="00D62A0F" w:rsidRDefault="005314F1">
      <w:pPr>
        <w:pStyle w:val="TextHeading2"/>
        <w:rPr>
          <w:del w:id="2619" w:author="Caio Pizzol" w:date="2026-08-03T22:24:00Z" w16du:dateUtc="2026-08-04T02:24:00Z"/>
        </w:rPr>
      </w:pPr>
      <w:del w:id="2620" w:author="Caio Pizzol" w:date="2026-08-03T22:24:00Z" w16du:dateUtc="2026-08-04T02:24:00Z">
        <w:r>
          <w:delText>magna ut elit ipsum consectetur, ipsum labore sit labore adipiscing lorem:</w:delText>
        </w:r>
      </w:del>
    </w:p>
    <w:p w14:paraId="418E1135" w14:textId="77777777" w:rsidR="00540B8E" w:rsidRPr="00D62A0F" w:rsidRDefault="00D62A0F" w:rsidP="00D62A0F">
      <w:pPr>
        <w:spacing w:after="200" w:line="276" w:lineRule="auto"/>
        <w:rPr>
          <w:del w:id="2621" w:author="Caio Pizzol" w:date="2026-08-03T22:24:00Z" w16du:dateUtc="2026-08-04T02:24:00Z"/>
          <w:szCs w:val="20"/>
        </w:rPr>
      </w:pPr>
      <w:del w:id="2622" w:author="Caio Pizzol" w:date="2026-08-03T22:24:00Z" w16du:dateUtc="2026-08-04T02:24:00Z">
        <w:r>
          <w:br w:type="page"/>
        </w:r>
      </w:del>
    </w:p>
    <w:p w14:paraId="0236EE0E" w14:textId="77777777" w:rsidR="00540B8E" w:rsidRDefault="005314F1">
      <w:pPr>
        <w:pStyle w:val="Heading3"/>
        <w:rPr>
          <w:del w:id="2623" w:author="Caio Pizzol" w:date="2026-08-03T22:24:00Z" w16du:dateUtc="2026-08-04T02:24:00Z"/>
        </w:rPr>
      </w:pPr>
      <w:bookmarkStart w:id="2624" w:name="18047261677124922835"/>
      <w:del w:id="2625" w:author="Caio Pizzol" w:date="2026-08-03T22:24:00Z" w16du:dateUtc="2026-08-04T02:24:00Z">
        <w:r>
          <w:delText>eiusmod incididunt adipiscing eiusmod</w:delText>
        </w:r>
        <w:bookmarkEnd w:id="2624"/>
      </w:del>
    </w:p>
    <w:p w14:paraId="105753B9" w14:textId="77777777" w:rsidR="00540B8E" w:rsidRDefault="005314F1">
      <w:pPr>
        <w:pStyle w:val="TextHeading3"/>
        <w:rPr>
          <w:del w:id="2626" w:author="Caio Pizzol" w:date="2026-08-03T22:24:00Z" w16du:dateUtc="2026-08-04T02:24:00Z"/>
        </w:rPr>
      </w:pPr>
      <w:bookmarkStart w:id="2627" w:name="_Ref508081865"/>
      <w:del w:id="2628" w:author="Caio Pizzol" w:date="2026-08-03T22:24:00Z" w16du:dateUtc="2026-08-04T02:24:00Z">
        <w:r>
          <w:delTex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delText>
        </w:r>
        <w:r w:rsidR="00F70040">
          <w:delText xml:space="preserve">. </w:delText>
        </w:r>
        <w:r>
          <w:delText>adipiscing elit aliqua tempor amet amet do ipsum dolor magna sed do ipsum sed ut incididunt consectetur ipsum adipiscing consectetur lorem tempor do.</w:delText>
        </w:r>
        <w:bookmarkEnd w:id="2627"/>
      </w:del>
    </w:p>
    <w:p w14:paraId="0133A260" w14:textId="77777777" w:rsidR="00540B8E" w:rsidRDefault="005314F1">
      <w:pPr>
        <w:pStyle w:val="TextHeading3"/>
        <w:rPr>
          <w:del w:id="2629" w:author="Caio Pizzol" w:date="2026-08-03T22:24:00Z" w16du:dateUtc="2026-08-04T02:24:00Z"/>
        </w:rPr>
      </w:pPr>
      <w:del w:id="2630" w:author="Caio Pizzol" w:date="2026-08-03T22:24:00Z" w16du:dateUtc="2026-08-04T02:24:00Z">
        <w:r>
          <w:delText xml:space="preserve">adipiscing dolore </w:delText>
        </w:r>
        <w:r>
          <w:rPr>
            <w:i/>
          </w:rPr>
          <w:delText>consectetur do</w:delText>
        </w:r>
        <w:r>
          <w:delText xml:space="preserve"> lorem incididunt et incididunt magna tempor eiusmod elit consectetur lorem ipsum ipsum sit elit dolore.</w:delText>
        </w:r>
      </w:del>
    </w:p>
    <w:p w14:paraId="34E8EFE7" w14:textId="77777777" w:rsidR="00540B8E" w:rsidRDefault="005314F1">
      <w:pPr>
        <w:pStyle w:val="Heading3"/>
        <w:rPr>
          <w:del w:id="2631" w:author="Caio Pizzol" w:date="2026-08-03T22:24:00Z" w16du:dateUtc="2026-08-04T02:24:00Z"/>
        </w:rPr>
      </w:pPr>
      <w:bookmarkStart w:id="2632" w:name="12355012403618773758"/>
      <w:bookmarkStart w:id="2633" w:name="_Ref236888864"/>
      <w:del w:id="2634" w:author="Caio Pizzol" w:date="2026-08-03T22:24:00Z" w16du:dateUtc="2026-08-04T02:24:00Z">
        <w:r>
          <w:delText>incididunt dolore consectetur</w:delText>
        </w:r>
        <w:bookmarkEnd w:id="2632"/>
        <w:bookmarkEnd w:id="2633"/>
      </w:del>
    </w:p>
    <w:p w14:paraId="67483F24" w14:textId="77777777" w:rsidR="00540B8E" w:rsidRDefault="005314F1">
      <w:pPr>
        <w:pStyle w:val="TextHeading3"/>
        <w:rPr>
          <w:del w:id="2635" w:author="Caio Pizzol" w:date="2026-08-03T22:24:00Z" w16du:dateUtc="2026-08-04T02:24:00Z"/>
        </w:rPr>
      </w:pPr>
      <w:del w:id="2636" w:author="Caio Pizzol" w:date="2026-08-03T22:24:00Z" w16du:dateUtc="2026-08-04T02:24:00Z">
        <w:r>
          <w:delText xml:space="preserve">adipiscing dolor’et </w:delText>
        </w:r>
        <w:r>
          <w:rPr>
            <w:i/>
          </w:rPr>
          <w:delText>incididunt dolore consectetur</w:delText>
        </w:r>
        <w:r>
          <w:delText xml:space="preserve"> magna ipsum dolore lorem aliqua consectetur labore ipsum ut lorem 2631 consectetur lorem do ipsum dolor’et ipsum; sit dolor ipsum eiusmod elit:</w:delText>
        </w:r>
      </w:del>
    </w:p>
    <w:p w14:paraId="59AB45B2" w14:textId="77777777" w:rsidR="00540B8E" w:rsidRDefault="005314F1">
      <w:pPr>
        <w:pStyle w:val="TextHeading4"/>
        <w:rPr>
          <w:del w:id="2637" w:author="Caio Pizzol" w:date="2026-08-03T22:24:00Z" w16du:dateUtc="2026-08-04T02:24:00Z"/>
        </w:rPr>
      </w:pPr>
      <w:del w:id="2638" w:author="Caio Pizzol" w:date="2026-08-03T22:24:00Z" w16du:dateUtc="2026-08-04T02:24:00Z">
        <w:r>
          <w:delText xml:space="preserve">dolor incididunt elit dolore lorem consectetur do ipsum dolor’et elit ut, do dolor eiusmod sit do ipsum sed elit ipsum dolor’et ipsum dolor ipsum dolor’et ut ut, dolor ipsum dolor’et sed, lorem dolor do elit dolor; incididunt </w:delText>
        </w:r>
      </w:del>
    </w:p>
    <w:p w14:paraId="1A9D9854" w14:textId="77777777" w:rsidR="00540B8E" w:rsidRDefault="005314F1">
      <w:pPr>
        <w:pStyle w:val="TextHeading4"/>
        <w:rPr>
          <w:del w:id="2639" w:author="Caio Pizzol" w:date="2026-08-03T22:24:00Z" w16du:dateUtc="2026-08-04T02:24:00Z"/>
        </w:rPr>
      </w:pPr>
      <w:del w:id="2640" w:author="Caio Pizzol" w:date="2026-08-03T22:24:00Z" w16du:dateUtc="2026-08-04T02:24:00Z">
        <w:r>
          <w:delText>dolor incididunt consectetur do ut-do aliqua labore sed consectetur labore ipsum ut lorem 2612(elit)(1) consectetur et lorem dolor amet sit lorem ipsum ipsum magna-lorem dolor adipiscing do do ipsum dolor’et ipsum do lorem amet ipsum ipsum elit ipsum lorem dolor’et ut.</w:delText>
        </w:r>
      </w:del>
    </w:p>
    <w:p w14:paraId="2AE9A01D" w14:textId="77777777" w:rsidR="00540B8E" w:rsidRDefault="005314F1">
      <w:pPr>
        <w:pStyle w:val="TextHeading3"/>
        <w:rPr>
          <w:del w:id="2641" w:author="Caio Pizzol" w:date="2026-08-03T22:24:00Z" w16du:dateUtc="2026-08-04T02:24:00Z"/>
        </w:rPr>
      </w:pPr>
      <w:del w:id="2642" w:author="Caio Pizzol" w:date="2026-08-03T22:24:00Z" w16du:dateUtc="2026-08-04T02:24:00Z">
        <w:r>
          <w:delTex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delText>
        </w:r>
      </w:del>
    </w:p>
    <w:p w14:paraId="5FB04AF4" w14:textId="77777777" w:rsidR="00540B8E" w:rsidRDefault="005314F1">
      <w:pPr>
        <w:pStyle w:val="Heading3"/>
        <w:rPr>
          <w:del w:id="2643" w:author="Caio Pizzol" w:date="2026-08-03T22:24:00Z" w16du:dateUtc="2026-08-04T02:24:00Z"/>
        </w:rPr>
      </w:pPr>
      <w:bookmarkStart w:id="2644" w:name="319866794696311454"/>
      <w:del w:id="2645" w:author="Caio Pizzol" w:date="2026-08-03T22:24:00Z" w16du:dateUtc="2026-08-04T02:24:00Z">
        <w:r>
          <w:delText>sit ipsum</w:delText>
        </w:r>
        <w:bookmarkEnd w:id="2644"/>
      </w:del>
    </w:p>
    <w:p w14:paraId="09386B5B" w14:textId="77777777" w:rsidR="00540B8E" w:rsidRDefault="005314F1">
      <w:pPr>
        <w:pStyle w:val="TextHeading3"/>
        <w:rPr>
          <w:del w:id="2646" w:author="Caio Pizzol" w:date="2026-08-03T22:24:00Z" w16du:dateUtc="2026-08-04T02:24:00Z"/>
        </w:rPr>
      </w:pPr>
      <w:del w:id="2647" w:author="Caio Pizzol" w:date="2026-08-03T22:24:00Z" w16du:dateUtc="2026-08-04T02:24:00Z">
        <w:r>
          <w:delText xml:space="preserve">eiusmod adipiscing </w:delText>
        </w:r>
        <w:r>
          <w:rPr>
            <w:i/>
          </w:rPr>
          <w:delText>ipsum consectetur</w:delText>
        </w:r>
        <w:r>
          <w:delTex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delText>
        </w:r>
      </w:del>
    </w:p>
    <w:p w14:paraId="547B2712" w14:textId="77777777" w:rsidR="00540B8E" w:rsidRDefault="005314F1">
      <w:pPr>
        <w:pStyle w:val="Heading3"/>
        <w:rPr>
          <w:del w:id="2648" w:author="Caio Pizzol" w:date="2026-08-03T22:24:00Z" w16du:dateUtc="2026-08-04T02:24:00Z"/>
        </w:rPr>
      </w:pPr>
      <w:bookmarkStart w:id="2649" w:name="2908140585832009827"/>
      <w:del w:id="2650" w:author="Caio Pizzol" w:date="2026-08-03T22:24:00Z" w16du:dateUtc="2026-08-04T02:24:00Z">
        <w:r>
          <w:delText>incididunt</w:delText>
        </w:r>
        <w:bookmarkEnd w:id="2649"/>
      </w:del>
    </w:p>
    <w:p w14:paraId="1396D368" w14:textId="77777777" w:rsidR="00540B8E" w:rsidRDefault="005314F1">
      <w:pPr>
        <w:pStyle w:val="TextHeading3"/>
        <w:rPr>
          <w:del w:id="2651" w:author="Caio Pizzol" w:date="2026-08-03T22:24:00Z" w16du:dateUtc="2026-08-04T02:24:00Z"/>
        </w:rPr>
      </w:pPr>
      <w:del w:id="2652" w:author="Caio Pizzol" w:date="2026-08-03T22:24:00Z" w16du:dateUtc="2026-08-04T02:24:00Z">
        <w:r>
          <w:delText xml:space="preserve">eiusmod adipiscing </w:delText>
        </w:r>
        <w:r>
          <w:rPr>
            <w:i/>
          </w:rPr>
          <w:delText>ut</w:delText>
        </w:r>
        <w:r>
          <w:delText xml:space="preserve"> magna aliqua elit magna incididunt ipsum eiusmod elit, adipiscing labore amet, do, lorem lorem-do</w:delText>
        </w:r>
        <w:r w:rsidR="00F70040">
          <w:delText xml:space="preserve">. </w:delText>
        </w:r>
        <w:r>
          <w:delText xml:space="preserve">eiusmod adipiscing </w:delText>
        </w:r>
        <w:r>
          <w:rPr>
            <w:i/>
          </w:rPr>
          <w:delText>ut</w:delText>
        </w:r>
        <w:r>
          <w:delText xml:space="preserve"> et lorem amet ut ut, adipiscing labore sed incididunt dolore.</w:delText>
        </w:r>
      </w:del>
    </w:p>
    <w:p w14:paraId="1C38E58B" w14:textId="77777777" w:rsidR="00540B8E" w:rsidRDefault="005314F1">
      <w:pPr>
        <w:pStyle w:val="Heading3"/>
        <w:rPr>
          <w:del w:id="2653" w:author="Caio Pizzol" w:date="2026-08-03T22:24:00Z" w16du:dateUtc="2026-08-04T02:24:00Z"/>
        </w:rPr>
      </w:pPr>
      <w:bookmarkStart w:id="2654" w:name="3091846399478031185"/>
      <w:del w:id="2655" w:author="Caio Pizzol" w:date="2026-08-03T22:24:00Z" w16du:dateUtc="2026-08-04T02:24:00Z">
        <w:r>
          <w:delText>sed ut</w:delText>
        </w:r>
        <w:bookmarkEnd w:id="2654"/>
      </w:del>
    </w:p>
    <w:p w14:paraId="4DCAD824" w14:textId="77777777" w:rsidR="00540B8E" w:rsidRDefault="005314F1">
      <w:pPr>
        <w:pStyle w:val="TextHeading3"/>
        <w:rPr>
          <w:del w:id="2656" w:author="Caio Pizzol" w:date="2026-08-03T22:24:00Z" w16du:dateUtc="2026-08-04T02:24:00Z"/>
        </w:rPr>
      </w:pPr>
      <w:del w:id="2657" w:author="Caio Pizzol" w:date="2026-08-03T22:24:00Z" w16du:dateUtc="2026-08-04T02:24:00Z">
        <w:r>
          <w:delText xml:space="preserve">eiusmod adipiscing </w:delText>
        </w:r>
        <w:r>
          <w:rPr>
            <w:i/>
          </w:rPr>
          <w:delText>lorem dolor</w:delText>
        </w:r>
        <w:r>
          <w:delTex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delText>
        </w:r>
      </w:del>
    </w:p>
    <w:p w14:paraId="79D2C453" w14:textId="77777777" w:rsidR="00540B8E" w:rsidRDefault="005314F1">
      <w:pPr>
        <w:pStyle w:val="Heading3"/>
        <w:rPr>
          <w:del w:id="2658" w:author="Caio Pizzol" w:date="2026-08-03T22:24:00Z" w16du:dateUtc="2026-08-04T02:24:00Z"/>
        </w:rPr>
      </w:pPr>
      <w:bookmarkStart w:id="2659" w:name="2973381361080752369"/>
      <w:del w:id="2660" w:author="Caio Pizzol" w:date="2026-08-03T22:24:00Z" w16du:dateUtc="2026-08-04T02:24:00Z">
        <w:r>
          <w:delText>labore</w:delText>
        </w:r>
        <w:bookmarkEnd w:id="2659"/>
      </w:del>
    </w:p>
    <w:p w14:paraId="25C2AFE5" w14:textId="77777777" w:rsidR="00540B8E" w:rsidRDefault="005314F1">
      <w:pPr>
        <w:pStyle w:val="TextHeading3"/>
        <w:rPr>
          <w:del w:id="2661" w:author="Caio Pizzol" w:date="2026-08-03T22:24:00Z" w16du:dateUtc="2026-08-04T02:24:00Z"/>
        </w:rPr>
      </w:pPr>
      <w:del w:id="2662" w:author="Caio Pizzol" w:date="2026-08-03T22:24:00Z" w16du:dateUtc="2026-08-04T02:24:00Z">
        <w:r>
          <w:delText xml:space="preserve">eiusmod adipiscing </w:delText>
        </w:r>
        <w:r>
          <w:rPr>
            <w:i/>
          </w:rPr>
          <w:delText>aliqua</w:delText>
        </w:r>
        <w:r>
          <w:delText xml:space="preserve"> aliqua magna do magna sit tempor elit et labore ipsum ut amet 2041 incididunt 2514 incididunt aliqua:</w:delText>
        </w:r>
      </w:del>
    </w:p>
    <w:p w14:paraId="38E2B4E4" w14:textId="77777777" w:rsidR="00540B8E" w:rsidRDefault="005314F1">
      <w:pPr>
        <w:pStyle w:val="TextHeading4"/>
        <w:rPr>
          <w:del w:id="2663" w:author="Caio Pizzol" w:date="2026-08-03T22:24:00Z" w16du:dateUtc="2026-08-04T02:24:00Z"/>
        </w:rPr>
      </w:pPr>
      <w:del w:id="2664" w:author="Caio Pizzol" w:date="2026-08-03T22:24:00Z" w16du:dateUtc="2026-08-04T02:24:00Z">
        <w:r>
          <w:delText>eiusmod do do aliqua, amet, incididunt ipsum incididunt sit, do dolor sit;</w:delText>
        </w:r>
      </w:del>
    </w:p>
    <w:p w14:paraId="6C425A5A" w14:textId="77777777" w:rsidR="00540B8E" w:rsidRDefault="005314F1">
      <w:pPr>
        <w:pStyle w:val="TextHeading4"/>
        <w:rPr>
          <w:del w:id="2665" w:author="Caio Pizzol" w:date="2026-08-03T22:24:00Z" w16du:dateUtc="2026-08-04T02:24:00Z"/>
        </w:rPr>
      </w:pPr>
      <w:del w:id="2666" w:author="Caio Pizzol" w:date="2026-08-03T22:24:00Z" w16du:dateUtc="2026-08-04T02:24:00Z">
        <w:r>
          <w:delText>sit incididunt tempor consectetur consectetur dolor sed do eiusmod dolor lorem dolor;</w:delText>
        </w:r>
      </w:del>
    </w:p>
    <w:p w14:paraId="4891327E" w14:textId="77777777" w:rsidR="00540B8E" w:rsidRDefault="005314F1">
      <w:pPr>
        <w:pStyle w:val="TextHeading4"/>
        <w:rPr>
          <w:del w:id="2667" w:author="Caio Pizzol" w:date="2026-08-03T22:24:00Z" w16du:dateUtc="2026-08-04T02:24:00Z"/>
        </w:rPr>
      </w:pPr>
      <w:del w:id="2668" w:author="Caio Pizzol" w:date="2026-08-03T22:24:00Z" w16du:dateUtc="2026-08-04T02:24:00Z">
        <w:r>
          <w:delText>sit, et, lorem elit lorem lorem lorem do dolor do, labore adipiscing labore do lorem; incididunt</w:delText>
        </w:r>
      </w:del>
    </w:p>
    <w:p w14:paraId="054AF919" w14:textId="77777777" w:rsidR="00540B8E" w:rsidRDefault="005314F1">
      <w:pPr>
        <w:pStyle w:val="TextHeading4"/>
        <w:rPr>
          <w:del w:id="2669" w:author="Caio Pizzol" w:date="2026-08-03T22:24:00Z" w16du:dateUtc="2026-08-04T02:24:00Z"/>
        </w:rPr>
      </w:pPr>
      <w:del w:id="2670" w:author="Caio Pizzol" w:date="2026-08-03T22:24:00Z" w16du:dateUtc="2026-08-04T02:24:00Z">
        <w:r>
          <w:delText>dolor ipsum incididunt lorem sed consectetur et sed lorem incididunt amet sit eiusmod adipiscing’et et incididunt incididunt do incididunt lorem, lorem lorem, do lorem, ipsum do, incididunt labore.</w:delText>
        </w:r>
      </w:del>
    </w:p>
    <w:p w14:paraId="2842E816" w14:textId="77777777" w:rsidR="00540B8E" w:rsidRDefault="005314F1">
      <w:pPr>
        <w:pStyle w:val="TextHeading3"/>
        <w:rPr>
          <w:del w:id="2671" w:author="Caio Pizzol" w:date="2026-08-03T22:24:00Z" w16du:dateUtc="2026-08-04T02:24:00Z"/>
        </w:rPr>
      </w:pPr>
      <w:del w:id="2672" w:author="Caio Pizzol" w:date="2026-08-03T22:24:00Z" w16du:dateUtc="2026-08-04T02:24:00Z">
        <w:r>
          <w:delText xml:space="preserve">eiusmod adipiscing </w:delText>
        </w:r>
        <w:r>
          <w:rPr>
            <w:i/>
          </w:rPr>
          <w:delText>aliqua</w:delText>
        </w:r>
        <w:r>
          <w:delText xml:space="preserve"> ipsum aliqua labore adipiscing labore dolor, tempor incididunt sed, magna, tempor, elit, dolore incididunt ipsum dolore, amet, sit, incididunt eiusmod adipiscing do amet eiusmod labore.</w:delText>
        </w:r>
      </w:del>
    </w:p>
    <w:p w14:paraId="29CE49B8" w14:textId="77777777" w:rsidR="00540B8E" w:rsidRDefault="005314F1">
      <w:pPr>
        <w:pStyle w:val="Heading3"/>
        <w:rPr>
          <w:del w:id="2673" w:author="Caio Pizzol" w:date="2026-08-03T22:24:00Z" w16du:dateUtc="2026-08-04T02:24:00Z"/>
        </w:rPr>
      </w:pPr>
      <w:bookmarkStart w:id="2674" w:name="2908620209737719365"/>
      <w:del w:id="2675" w:author="Caio Pizzol" w:date="2026-08-03T22:24:00Z" w16du:dateUtc="2026-08-04T02:24:00Z">
        <w:r>
          <w:delText>sed magna</w:delText>
        </w:r>
        <w:bookmarkEnd w:id="2674"/>
      </w:del>
    </w:p>
    <w:p w14:paraId="69EED462" w14:textId="77777777" w:rsidR="00540B8E" w:rsidRDefault="005314F1">
      <w:pPr>
        <w:pStyle w:val="TextHeading3"/>
        <w:rPr>
          <w:del w:id="2676" w:author="Caio Pizzol" w:date="2026-08-03T22:24:00Z" w16du:dateUtc="2026-08-04T02:24:00Z"/>
        </w:rPr>
      </w:pPr>
      <w:del w:id="2677" w:author="Caio Pizzol" w:date="2026-08-03T22:24:00Z" w16du:dateUtc="2026-08-04T02:24:00Z">
        <w:r>
          <w:delText>magna ipsum ut elit ipsum consectetur, eiusmod sed dolore dolore consectetur ut ipsum do:</w:delText>
        </w:r>
      </w:del>
    </w:p>
    <w:p w14:paraId="0A56AAD1" w14:textId="77777777" w:rsidR="00540B8E" w:rsidRDefault="005314F1">
      <w:pPr>
        <w:pStyle w:val="TextHeading4"/>
        <w:rPr>
          <w:del w:id="2678" w:author="Caio Pizzol" w:date="2026-08-03T22:24:00Z" w16du:dateUtc="2026-08-04T02:24:00Z"/>
        </w:rPr>
      </w:pPr>
      <w:del w:id="2679" w:author="Caio Pizzol" w:date="2026-08-03T22:24:00Z" w16du:dateUtc="2026-08-04T02:24:00Z">
        <w:r>
          <w:delText xml:space="preserve">sit elit lorem dolor aliqua lorem eiusmod tempor elit sed dolor; </w:delText>
        </w:r>
      </w:del>
    </w:p>
    <w:p w14:paraId="39E3C707" w14:textId="77777777" w:rsidR="00540B8E" w:rsidRDefault="005314F1">
      <w:pPr>
        <w:pStyle w:val="TextHeading4"/>
        <w:rPr>
          <w:del w:id="2680" w:author="Caio Pizzol" w:date="2026-08-03T22:24:00Z" w16du:dateUtc="2026-08-04T02:24:00Z"/>
        </w:rPr>
      </w:pPr>
      <w:del w:id="2681" w:author="Caio Pizzol" w:date="2026-08-03T22:24:00Z" w16du:dateUtc="2026-08-04T02:24:00Z">
        <w:r>
          <w:delText>ipsum sed dolore lorem adipiscing ipsum sed do adipiscing lorem lorem adipiscing tempor ipsum dolor do ipsum ipsum’ incididunt; incididunt</w:delText>
        </w:r>
      </w:del>
    </w:p>
    <w:p w14:paraId="72572CBC" w14:textId="77777777" w:rsidR="00540B8E" w:rsidRDefault="005314F1">
      <w:pPr>
        <w:pStyle w:val="TextHeading4"/>
        <w:rPr>
          <w:del w:id="2682" w:author="Caio Pizzol" w:date="2026-08-03T22:24:00Z" w16du:dateUtc="2026-08-04T02:24:00Z"/>
        </w:rPr>
      </w:pPr>
      <w:del w:id="2683" w:author="Caio Pizzol" w:date="2026-08-03T22:24:00Z" w16du:dateUtc="2026-08-04T02:24:00Z">
        <w:r>
          <w:delText>sit elit lorem dolor et lorem tempor consectetur sit adipiscing magna ipsum do ipsum sed</w:delText>
        </w:r>
        <w:r w:rsidR="00F70040">
          <w:delText xml:space="preserve">. </w:delText>
        </w:r>
      </w:del>
    </w:p>
    <w:p w14:paraId="155C164B" w14:textId="77777777" w:rsidR="00540B8E" w:rsidRDefault="005314F1">
      <w:pPr>
        <w:pStyle w:val="TextHeading3"/>
        <w:rPr>
          <w:del w:id="2684" w:author="Caio Pizzol" w:date="2026-08-03T22:24:00Z" w16du:dateUtc="2026-08-04T02:24:00Z"/>
        </w:rPr>
      </w:pPr>
      <w:del w:id="2685" w:author="Caio Pizzol" w:date="2026-08-03T22:24:00Z" w16du:dateUtc="2026-08-04T02:24:00Z">
        <w:r>
          <w:delTex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delText>
        </w:r>
      </w:del>
    </w:p>
    <w:p w14:paraId="08D0079A" w14:textId="77777777" w:rsidR="00540B8E" w:rsidRDefault="005314F1">
      <w:pPr>
        <w:pStyle w:val="Heading3"/>
        <w:rPr>
          <w:del w:id="2686" w:author="Caio Pizzol" w:date="2026-08-03T22:24:00Z" w16du:dateUtc="2026-08-04T02:24:00Z"/>
        </w:rPr>
      </w:pPr>
      <w:bookmarkStart w:id="2687" w:name="7593347369050285254"/>
      <w:del w:id="2688" w:author="Caio Pizzol" w:date="2026-08-03T22:24:00Z" w16du:dateUtc="2026-08-04T02:24:00Z">
        <w:r>
          <w:delText>dolor</w:delText>
        </w:r>
        <w:bookmarkEnd w:id="2687"/>
      </w:del>
    </w:p>
    <w:p w14:paraId="2FC055F2" w14:textId="77777777" w:rsidR="00540B8E" w:rsidRDefault="005314F1">
      <w:pPr>
        <w:pStyle w:val="TextHeading3"/>
        <w:rPr>
          <w:del w:id="2689" w:author="Caio Pizzol" w:date="2026-08-03T22:24:00Z" w16du:dateUtc="2026-08-04T02:24:00Z"/>
        </w:rPr>
      </w:pPr>
      <w:del w:id="2690" w:author="Caio Pizzol" w:date="2026-08-03T22:24:00Z" w16du:dateUtc="2026-08-04T02:24:00Z">
        <w:r>
          <w:rPr>
            <w:i/>
          </w:rPr>
          <w:delText>dolor</w:delText>
        </w:r>
        <w:r>
          <w:delText xml:space="preserve"> dolore ipsum consectetur sed aliqua labore </w:delText>
        </w:r>
        <w:r>
          <w:rPr>
            <w:i/>
          </w:rPr>
          <w:delText>magna</w:delText>
        </w:r>
        <w:r>
          <w:delText xml:space="preserve">, </w:delText>
        </w:r>
        <w:r>
          <w:rPr>
            <w:i/>
          </w:rPr>
          <w:delText>tempor</w:delText>
        </w:r>
        <w:r>
          <w:delText xml:space="preserve"> lorem dolor ipsum adipiscing labore do ipsum dolor elit eiusmod consectetur.</w:delText>
        </w:r>
      </w:del>
    </w:p>
    <w:p w14:paraId="00ADE4D5" w14:textId="77777777" w:rsidR="00540B8E" w:rsidRDefault="005314F1">
      <w:pPr>
        <w:pStyle w:val="Heading3"/>
        <w:rPr>
          <w:del w:id="2691" w:author="Caio Pizzol" w:date="2026-08-03T22:24:00Z" w16du:dateUtc="2026-08-04T02:24:00Z"/>
        </w:rPr>
      </w:pPr>
      <w:bookmarkStart w:id="2692" w:name="2910059081454847979"/>
      <w:bookmarkStart w:id="2693" w:name="_Ref223002369"/>
      <w:del w:id="2694" w:author="Caio Pizzol" w:date="2026-08-03T22:24:00Z" w16du:dateUtc="2026-08-04T02:24:00Z">
        <w:r>
          <w:delText>incididunt</w:delText>
        </w:r>
        <w:bookmarkEnd w:id="2692"/>
        <w:bookmarkEnd w:id="2693"/>
      </w:del>
    </w:p>
    <w:p w14:paraId="2A307089" w14:textId="77777777" w:rsidR="00540B8E" w:rsidRDefault="005314F1">
      <w:pPr>
        <w:pStyle w:val="TextHeading3"/>
        <w:rPr>
          <w:del w:id="2695" w:author="Caio Pizzol" w:date="2026-08-03T22:24:00Z" w16du:dateUtc="2026-08-04T02:24:00Z"/>
        </w:rPr>
      </w:pPr>
      <w:del w:id="2696" w:author="Caio Pizzol" w:date="2026-08-03T22:24:00Z" w16du:dateUtc="2026-08-04T02:24:00Z">
        <w:r>
          <w:delText>sed labore ipsum aliqua consectetur ipsum consectetur, eiusmod elit aliqua tempor elit consectetur dolor elit ipsum labore et.</w:delText>
        </w:r>
      </w:del>
    </w:p>
    <w:p w14:paraId="1F59F13E" w14:textId="77777777" w:rsidR="00540B8E" w:rsidRDefault="005314F1">
      <w:pPr>
        <w:pStyle w:val="Heading4"/>
        <w:rPr>
          <w:del w:id="2697" w:author="Caio Pizzol" w:date="2026-08-03T22:24:00Z" w16du:dateUtc="2026-08-04T02:24:00Z"/>
        </w:rPr>
      </w:pPr>
      <w:bookmarkStart w:id="2698" w:name="8807629441623765658"/>
      <w:del w:id="2699" w:author="Caio Pizzol" w:date="2026-08-03T22:24:00Z" w16du:dateUtc="2026-08-04T02:24:00Z">
        <w:r>
          <w:delText>eiusmod elit elit lorem aliqua sed</w:delText>
        </w:r>
        <w:bookmarkEnd w:id="2698"/>
      </w:del>
    </w:p>
    <w:p w14:paraId="5888A2B6" w14:textId="77777777" w:rsidR="00540B8E" w:rsidRDefault="005314F1">
      <w:pPr>
        <w:pStyle w:val="TextHeading4"/>
        <w:rPr>
          <w:del w:id="2700" w:author="Caio Pizzol" w:date="2026-08-03T22:24:00Z" w16du:dateUtc="2026-08-04T02:24:00Z"/>
        </w:rPr>
      </w:pPr>
      <w:del w:id="2701" w:author="Caio Pizzol" w:date="2026-08-03T22:24:00Z" w16du:dateUtc="2026-08-04T02:24:00Z">
        <w:r>
          <w:delTex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delText>
        </w:r>
        <w:r w:rsidR="00F70040">
          <w:delText xml:space="preserve">. </w:delText>
        </w:r>
        <w:r>
          <w:delText>sed sit lorem magna do aliqua consectetur dolore magna do eiusmod ipsum adipiscing lorem ipsum labore do ipsum dolor tempor amet, consectetur lorem incididunt magna tempor elit.</w:delText>
        </w:r>
      </w:del>
    </w:p>
    <w:p w14:paraId="0CD717BE" w14:textId="77777777" w:rsidR="005314F1" w:rsidRDefault="005314F1" w:rsidP="00D62A0F">
      <w:pPr>
        <w:pStyle w:val="TextHeading4"/>
        <w:rPr>
          <w:del w:id="2702" w:author="Caio Pizzol" w:date="2026-08-03T22:24:00Z" w16du:dateUtc="2026-08-04T02:24:00Z"/>
        </w:rPr>
      </w:pPr>
      <w:del w:id="2703" w:author="Caio Pizzol" w:date="2026-08-03T22:24:00Z" w16du:dateUtc="2026-08-04T02:24:00Z">
        <w:r>
          <w:delText>sed lorem aliqua tempor dolore do do amet ipsum lorem’et magna lorem dolore incididunt elit eiusmod tempor consectetur consectetur ipsum lorem aliqua sit do magna dolor incididunt lorem sed tempor incididunt adipiscing magna.</w:delText>
        </w:r>
      </w:del>
    </w:p>
    <w:p w14:paraId="32B69A4F" w14:textId="77777777" w:rsidR="00540B8E" w:rsidRDefault="005314F1">
      <w:pPr>
        <w:pStyle w:val="Heading4"/>
        <w:rPr>
          <w:del w:id="2704" w:author="Caio Pizzol" w:date="2026-08-03T22:24:00Z" w16du:dateUtc="2026-08-04T02:24:00Z"/>
        </w:rPr>
      </w:pPr>
      <w:bookmarkStart w:id="2705" w:name="8808348877482329965"/>
      <w:del w:id="2706" w:author="Caio Pizzol" w:date="2026-08-03T22:24:00Z" w16du:dateUtc="2026-08-04T02:24:00Z">
        <w:r>
          <w:delText>elit incididunt</w:delText>
        </w:r>
        <w:bookmarkEnd w:id="2705"/>
      </w:del>
    </w:p>
    <w:p w14:paraId="224A8AB7" w14:textId="77777777" w:rsidR="005314F1" w:rsidRDefault="005314F1" w:rsidP="00D62A0F">
      <w:pPr>
        <w:pStyle w:val="TextHeading4"/>
        <w:rPr>
          <w:del w:id="2707" w:author="Caio Pizzol" w:date="2026-08-03T22:24:00Z" w16du:dateUtc="2026-08-04T02:24:00Z"/>
        </w:rPr>
      </w:pPr>
      <w:del w:id="2708" w:author="Caio Pizzol" w:date="2026-08-03T22:24:00Z" w16du:dateUtc="2026-08-04T02:24:00Z">
        <w:r>
          <w:delText>sed lorem aliqua tempor elit do eiusmod adipiscing elit eiusmod adipiscing dolore labore ipsum lorem do magna tempor, consectetur, lorem amet elit.</w:delText>
        </w:r>
      </w:del>
    </w:p>
    <w:p w14:paraId="20B842EF" w14:textId="77777777" w:rsidR="00540B8E" w:rsidRDefault="005314F1">
      <w:pPr>
        <w:pStyle w:val="Heading4"/>
        <w:rPr>
          <w:del w:id="2709" w:author="Caio Pizzol" w:date="2026-08-03T22:24:00Z" w16du:dateUtc="2026-08-04T02:24:00Z"/>
        </w:rPr>
      </w:pPr>
      <w:bookmarkStart w:id="2710" w:name="8808828501388039503"/>
      <w:del w:id="2711" w:author="Caio Pizzol" w:date="2026-08-03T22:24:00Z" w16du:dateUtc="2026-08-04T02:24:00Z">
        <w:r>
          <w:delText>aliqua, lorem, lorem consectetur</w:delText>
        </w:r>
        <w:bookmarkEnd w:id="2710"/>
      </w:del>
    </w:p>
    <w:p w14:paraId="57EC83FE" w14:textId="77777777" w:rsidR="00540B8E" w:rsidRDefault="005314F1">
      <w:pPr>
        <w:pStyle w:val="TextHeading4"/>
        <w:rPr>
          <w:del w:id="2712" w:author="Caio Pizzol" w:date="2026-08-03T22:24:00Z" w16du:dateUtc="2026-08-04T02:24:00Z"/>
        </w:rPr>
      </w:pPr>
      <w:del w:id="2713" w:author="Caio Pizzol" w:date="2026-08-03T22:24:00Z" w16du:dateUtc="2026-08-04T02:24:00Z">
        <w:r>
          <w:delText>sed lorem aliqua tempor do magna elit amet dolore lorem aliqua do magna dolor incididunt lorem sed tempor lorem adipiscing magna ipsum do ipsum lorem’et consectetur magna lorem adipiscing amet ipsum ipsum 30 tempor, lorem amet dolore lorem aliqua aliqua dolor et magna.</w:delText>
        </w:r>
      </w:del>
    </w:p>
    <w:p w14:paraId="279097D1" w14:textId="77777777" w:rsidR="00D62A0F" w:rsidRDefault="005314F1" w:rsidP="00D62A0F">
      <w:pPr>
        <w:pStyle w:val="TextHeading4"/>
        <w:rPr>
          <w:del w:id="2714" w:author="Caio Pizzol" w:date="2026-08-03T22:24:00Z" w16du:dateUtc="2026-08-04T02:24:00Z"/>
        </w:rPr>
      </w:pPr>
      <w:del w:id="2715" w:author="Caio Pizzol" w:date="2026-08-03T22:24:00Z" w16du:dateUtc="2026-08-04T02:24:00Z">
        <w:r>
          <w:delText>sed lorem’et magna, adipiscing, lorem sed et magna adipiscing magna sed dolor sit ipsum elit et sed, lorem dolor ipsum ipsum elit dolor adipiscing do ipsum sed aliqua ut elit</w:delText>
        </w:r>
        <w:r w:rsidR="00F70040">
          <w:delText xml:space="preserve">. </w:delText>
        </w:r>
        <w:r>
          <w:delText>eiusmod ipsum amet sed ipsum et elit ipsum lorem’et magna, adipiscing, lorem sed, incididunt adipiscing magna eiusmod incididunt dolor dolor et consectetur magna consectetur ut ipsum tempor et sed.</w:delText>
        </w:r>
      </w:del>
    </w:p>
    <w:p w14:paraId="711D0005" w14:textId="77777777" w:rsidR="005314F1" w:rsidRPr="00D62A0F" w:rsidRDefault="00D62A0F" w:rsidP="00D62A0F">
      <w:pPr>
        <w:spacing w:after="200" w:line="276" w:lineRule="auto"/>
        <w:rPr>
          <w:del w:id="2716" w:author="Caio Pizzol" w:date="2026-08-03T22:24:00Z" w16du:dateUtc="2026-08-04T02:24:00Z"/>
          <w:szCs w:val="20"/>
        </w:rPr>
      </w:pPr>
      <w:del w:id="2717" w:author="Caio Pizzol" w:date="2026-08-03T22:24:00Z" w16du:dateUtc="2026-08-04T02:24:00Z">
        <w:r>
          <w:br w:type="page"/>
        </w:r>
      </w:del>
    </w:p>
    <w:p w14:paraId="0096AA85" w14:textId="77777777" w:rsidR="00540B8E" w:rsidRDefault="005314F1">
      <w:pPr>
        <w:pStyle w:val="Heading3"/>
        <w:rPr>
          <w:del w:id="2718" w:author="Caio Pizzol" w:date="2026-08-03T22:24:00Z" w16du:dateUtc="2026-08-04T02:24:00Z"/>
        </w:rPr>
      </w:pPr>
      <w:bookmarkStart w:id="2719" w:name="8809547937246603810"/>
      <w:del w:id="2720" w:author="Caio Pizzol" w:date="2026-08-03T22:24:00Z" w16du:dateUtc="2026-08-04T02:24:00Z">
        <w:r>
          <w:delText>incididunt, dolore, eiusmod</w:delText>
        </w:r>
        <w:bookmarkEnd w:id="2719"/>
      </w:del>
    </w:p>
    <w:p w14:paraId="2F18569B" w14:textId="77777777" w:rsidR="005314F1" w:rsidRPr="00D62A0F" w:rsidRDefault="005314F1" w:rsidP="00D62A0F">
      <w:pPr>
        <w:pStyle w:val="TextHeading3"/>
        <w:rPr>
          <w:del w:id="2721" w:author="Caio Pizzol" w:date="2026-08-03T22:24:00Z" w16du:dateUtc="2026-08-04T02:24:00Z"/>
          <w:rFonts w:ascii="Book Antiqua" w:hAnsi="Book Antiqua" w:cs="Book Antiqua"/>
        </w:rPr>
      </w:pPr>
      <w:del w:id="2722" w:author="Caio Pizzol" w:date="2026-08-03T22:24:00Z" w16du:dateUtc="2026-08-04T02:24:00Z">
        <w:r>
          <w:delText>sed ipsum eiusmod, ipsum labore amet, aliqua, incididunt do do amet consectetur sit, aliqua consectetur sit incididunt do consectetur sit, labore</w:delText>
        </w:r>
        <w:r w:rsidR="00F70040">
          <w:delText xml:space="preserve">. </w:delText>
        </w:r>
        <w:r>
          <w:delText>incididunt, aliqua, incididunt do sit labore elit elit incididunt ipsum, lorem labore elit sit lorem sed</w:delText>
        </w:r>
        <w:r>
          <w:rPr>
            <w:rFonts w:ascii="Book Antiqua" w:hAnsi="Book Antiqua" w:cs="Book Antiqua"/>
          </w:rPr>
          <w:delText>.</w:delText>
        </w:r>
      </w:del>
    </w:p>
    <w:p w14:paraId="53BF4B2E" w14:textId="77777777" w:rsidR="00540B8E" w:rsidRDefault="005314F1">
      <w:pPr>
        <w:pStyle w:val="Heading3"/>
        <w:rPr>
          <w:del w:id="2723" w:author="Caio Pizzol" w:date="2026-08-03T22:24:00Z" w16du:dateUtc="2026-08-04T02:24:00Z"/>
        </w:rPr>
      </w:pPr>
      <w:bookmarkStart w:id="2724" w:name="14707118297415521489"/>
      <w:del w:id="2725" w:author="Caio Pizzol" w:date="2026-08-03T22:24:00Z" w16du:dateUtc="2026-08-04T02:24:00Z">
        <w:r>
          <w:delText>elit amet</w:delText>
        </w:r>
        <w:bookmarkEnd w:id="2724"/>
      </w:del>
    </w:p>
    <w:p w14:paraId="6CB40501" w14:textId="77777777" w:rsidR="00540B8E" w:rsidRDefault="005314F1">
      <w:pPr>
        <w:pStyle w:val="TextHeading3"/>
        <w:rPr>
          <w:del w:id="2726" w:author="Caio Pizzol" w:date="2026-08-03T22:24:00Z" w16du:dateUtc="2026-08-04T02:24:00Z"/>
        </w:rPr>
      </w:pPr>
      <w:bookmarkStart w:id="2727" w:name="_Ref509487277"/>
      <w:del w:id="2728" w:author="Caio Pizzol" w:date="2026-08-03T22:24:00Z" w16du:dateUtc="2026-08-04T02:24:00Z">
        <w:r>
          <w:delText xml:space="preserve">eiusmod adipiscing </w:delText>
        </w:r>
        <w:r>
          <w:rPr>
            <w:i/>
          </w:rPr>
          <w:delText>elit amet</w:delText>
        </w:r>
        <w:r>
          <w:delText xml:space="preserve"> magna dolor adipiscing elit aliqua ut labore do elit labore elit ipsum consectetur’et magna amet, dolor ut lorem incididunt.</w:delText>
        </w:r>
        <w:bookmarkEnd w:id="2727"/>
      </w:del>
    </w:p>
    <w:p w14:paraId="5130DF10" w14:textId="77777777" w:rsidR="00540B8E" w:rsidRDefault="005314F1">
      <w:pPr>
        <w:pStyle w:val="TextHeading3"/>
        <w:rPr>
          <w:del w:id="2729" w:author="Caio Pizzol" w:date="2026-08-03T22:24:00Z" w16du:dateUtc="2026-08-04T02:24:00Z"/>
        </w:rPr>
      </w:pPr>
      <w:del w:id="2730" w:author="Caio Pizzol" w:date="2026-08-03T22:24:00Z" w16du:dateUtc="2026-08-04T02:24:00Z">
        <w:r>
          <w:delText xml:space="preserve">sed ipsum aliqua consectetur ipsum consectetur, ipsum ut </w:delText>
        </w:r>
        <w:r>
          <w:rPr>
            <w:i/>
          </w:rPr>
          <w:delText>aliqua elit ipsum elit lorem</w:delText>
        </w:r>
        <w:r>
          <w:delText xml:space="preserve"> magna dolor incididunt elit elit lorem elit adipiscing elit ipsum ipsum 50% elit ipsum lorem magna amet do consectetur amet labore tempor aliqua ipsum eiusmod elit eiusmod do</w:delText>
        </w:r>
        <w:r w:rsidR="00F70040">
          <w:delText xml:space="preserve">. </w:delText>
        </w:r>
        <w:r>
          <w:delText>magna ut elit ipsum eiusmod, ipsum elit sit dolor do elit incididunt labore elit magna amet elit ipsum lorem amet consectetur et ipsum.</w:delText>
        </w:r>
      </w:del>
    </w:p>
    <w:p w14:paraId="5AEA51A3" w14:textId="77777777" w:rsidR="005314F1" w:rsidRDefault="005314F1" w:rsidP="00D62A0F">
      <w:pPr>
        <w:pStyle w:val="TextHeading3"/>
        <w:rPr>
          <w:del w:id="2731" w:author="Caio Pizzol" w:date="2026-08-03T22:24:00Z" w16du:dateUtc="2026-08-04T02:24:00Z"/>
        </w:rPr>
      </w:pPr>
      <w:del w:id="2732" w:author="Caio Pizzol" w:date="2026-08-03T22:24:00Z" w16du:dateUtc="2026-08-04T02:24:00Z">
        <w:r>
          <w:delText xml:space="preserve">ipsum do eiusmod </w:delText>
        </w:r>
        <w:r>
          <w:rPr>
            <w:i/>
          </w:rPr>
          <w:delText>aliqua</w:delText>
        </w:r>
        <w:r>
          <w:delText xml:space="preserve"> elit do eiusmod aliqua elit ipsum adipiscing consectetur elit tempor et sed sed tempor do aliqua dolore lorem consectetur ipsum</w:delText>
        </w:r>
        <w:r w:rsidR="00F70040">
          <w:delText xml:space="preserve">. </w:delText>
        </w:r>
        <w:r>
          <w:delText xml:space="preserve">do et sed sed tempor do aliqua dolore lorem consectetur ipsum, adipiscing do eiusmod </w:delText>
        </w:r>
        <w:r>
          <w:rPr>
            <w:i/>
          </w:rPr>
          <w:delText>aliqua</w:delText>
        </w:r>
        <w:r>
          <w:delText xml:space="preserve"> elit do eiusmod aliqua elit dolor aliqua consectetur lorem consectetur elit.</w:delText>
        </w:r>
      </w:del>
    </w:p>
    <w:p w14:paraId="6A4AB879" w14:textId="77777777" w:rsidR="00540B8E" w:rsidRDefault="005314F1">
      <w:pPr>
        <w:pStyle w:val="Heading3"/>
        <w:rPr>
          <w:del w:id="2733" w:author="Caio Pizzol" w:date="2026-08-03T22:24:00Z" w16du:dateUtc="2026-08-04T02:24:00Z"/>
        </w:rPr>
      </w:pPr>
      <w:bookmarkStart w:id="2734" w:name="10365326973832004985"/>
      <w:del w:id="2735" w:author="Caio Pizzol" w:date="2026-08-03T22:24:00Z" w16du:dateUtc="2026-08-04T02:24:00Z">
        <w:r>
          <w:delText>elit consectetur amet elit eiusmod sit (incididunt)</w:delText>
        </w:r>
        <w:bookmarkEnd w:id="2734"/>
      </w:del>
    </w:p>
    <w:p w14:paraId="4F93E720" w14:textId="77777777" w:rsidR="005314F1" w:rsidRDefault="005314F1" w:rsidP="00D62A0F">
      <w:pPr>
        <w:pStyle w:val="TextHeading3"/>
        <w:rPr>
          <w:del w:id="2736" w:author="Caio Pizzol" w:date="2026-08-03T22:24:00Z" w16du:dateUtc="2026-08-04T02:24:00Z"/>
        </w:rPr>
      </w:pPr>
      <w:del w:id="2737" w:author="Caio Pizzol" w:date="2026-08-03T22:24:00Z" w16du:dateUtc="2026-08-04T02:24:00Z">
        <w:r>
          <w:delText xml:space="preserve">eiusmod adipiscing </w:delText>
        </w:r>
        <w:r>
          <w:rPr>
            <w:i/>
          </w:rPr>
          <w:delText>amet consectetur eiusmod elit eiusmod et</w:delText>
        </w:r>
        <w:r>
          <w:delText xml:space="preserve"> (incididunt) magna amet lorem lorem eiusmod et’et ipsum consectetur adipiscing labore adipiscing eiusmod do ipsum et do ipsum amet sit adipiscing lorem dolor ipsum et ipsum ipsum et’et elit</w:delText>
        </w:r>
        <w:r w:rsidR="00F70040">
          <w:delText xml:space="preserve">. </w:delText>
        </w:r>
        <w:r>
          <w:delText>magna dolore, aliqua et sed elit incididunt incididunt ipsum ipsum sit do sit incididunt</w:delText>
        </w:r>
        <w:r w:rsidR="00F70040">
          <w:delText xml:space="preserve">. </w:delText>
        </w:r>
        <w:r>
          <w:delText>magna ut elit ipsum consectetur, incididunt magna dolor amet consectetur adipiscing magna ut labore incididunt et labore ipsum ut lorem 691(eiusmod).</w:delText>
        </w:r>
      </w:del>
    </w:p>
    <w:p w14:paraId="7816A969" w14:textId="77777777" w:rsidR="00540B8E" w:rsidRDefault="005314F1">
      <w:pPr>
        <w:pStyle w:val="Heading3"/>
        <w:rPr>
          <w:del w:id="2738" w:author="Caio Pizzol" w:date="2026-08-03T22:24:00Z" w16du:dateUtc="2026-08-04T02:24:00Z"/>
        </w:rPr>
      </w:pPr>
      <w:bookmarkStart w:id="2739" w:name="14708077545226940565"/>
      <w:del w:id="2740" w:author="Caio Pizzol" w:date="2026-08-03T22:24:00Z" w16du:dateUtc="2026-08-04T02:24:00Z">
        <w:r>
          <w:delText>tempor sed</w:delText>
        </w:r>
        <w:bookmarkEnd w:id="2739"/>
      </w:del>
    </w:p>
    <w:p w14:paraId="186E2BD7" w14:textId="77777777" w:rsidR="005314F1" w:rsidRDefault="005314F1" w:rsidP="00D62A0F">
      <w:pPr>
        <w:pStyle w:val="TextHeading3"/>
        <w:rPr>
          <w:del w:id="2741" w:author="Caio Pizzol" w:date="2026-08-03T22:24:00Z" w16du:dateUtc="2026-08-04T02:24:00Z"/>
        </w:rPr>
      </w:pPr>
      <w:del w:id="2742" w:author="Caio Pizzol" w:date="2026-08-03T22:24:00Z" w16du:dateUtc="2026-08-04T02:24:00Z">
        <w:r>
          <w:delText xml:space="preserve">eiusmod adipiscing </w:delText>
        </w:r>
        <w:r>
          <w:rPr>
            <w:i/>
          </w:rPr>
          <w:delText>tempor sed</w:delText>
        </w:r>
        <w:r>
          <w:delText xml:space="preserve"> magna dolor sed elit aliqua lorem sit elit sed labore sed consectetur do </w:delText>
        </w:r>
        <w:r>
          <w:fldChar w:fldCharType="begin"/>
        </w:r>
        <w:r>
          <w:delInstrText xml:space="preserve"> REF 14708557169132650103 \r \h </w:delInstrText>
        </w:r>
        <w:r>
          <w:fldChar w:fldCharType="separate"/>
        </w:r>
        <w:r w:rsidR="00AC72FF">
          <w:delText>(aliqua)</w:delText>
        </w:r>
        <w:r>
          <w:fldChar w:fldCharType="end"/>
        </w:r>
        <w:r>
          <w:delText xml:space="preserve"> incididunt aliqua sit tempor elit sed consectetur et ipsum ut elit </w:delText>
        </w:r>
        <w:r>
          <w:fldChar w:fldCharType="begin"/>
        </w:r>
        <w:r>
          <w:delInstrText xml:space="preserve"> REF _Ref521104654 \r \h </w:delInstrText>
        </w:r>
        <w:r>
          <w:fldChar w:fldCharType="separate"/>
        </w:r>
        <w:r w:rsidR="00AC72FF">
          <w:delText>lorem 3.08</w:delText>
        </w:r>
        <w:r>
          <w:fldChar w:fldCharType="end"/>
        </w:r>
        <w:r w:rsidR="00F70040">
          <w:delText xml:space="preserve">. </w:delText>
        </w:r>
      </w:del>
    </w:p>
    <w:p w14:paraId="559492F9" w14:textId="77777777" w:rsidR="00540B8E" w:rsidRDefault="005314F1">
      <w:pPr>
        <w:pStyle w:val="Heading3"/>
        <w:rPr>
          <w:del w:id="2743" w:author="Caio Pizzol" w:date="2026-08-03T22:24:00Z" w16du:dateUtc="2026-08-04T02:24:00Z"/>
        </w:rPr>
      </w:pPr>
      <w:bookmarkStart w:id="2744" w:name="8398875532246913015"/>
      <w:del w:id="2745" w:author="Caio Pizzol" w:date="2026-08-03T22:24:00Z" w16du:dateUtc="2026-08-04T02:24:00Z">
        <w:r>
          <w:delText xml:space="preserve">eiusmod </w:delText>
        </w:r>
        <w:bookmarkEnd w:id="2744"/>
      </w:del>
    </w:p>
    <w:p w14:paraId="3FD73951" w14:textId="77777777" w:rsidR="005314F1" w:rsidRDefault="005314F1" w:rsidP="00D62A0F">
      <w:pPr>
        <w:pStyle w:val="TextHeading3"/>
        <w:rPr>
          <w:del w:id="2746" w:author="Caio Pizzol" w:date="2026-08-03T22:24:00Z" w16du:dateUtc="2026-08-04T02:24:00Z"/>
        </w:rPr>
      </w:pPr>
      <w:del w:id="2747" w:author="Caio Pizzol" w:date="2026-08-03T22:24:00Z" w16du:dateUtc="2026-08-04T02:24:00Z">
        <w:r>
          <w:delText xml:space="preserve">eiusmod adipiscing </w:delText>
        </w:r>
        <w:r>
          <w:rPr>
            <w:i/>
          </w:rPr>
          <w:delText>ipsum sed</w:delText>
        </w:r>
        <w:r>
          <w:delText xml:space="preserve"> magna ipsum consectetur, incididunt aliqua do dolore do et ipsum sit elit ipsum consectetur.</w:delText>
        </w:r>
      </w:del>
    </w:p>
    <w:p w14:paraId="3EBEB09E" w14:textId="77777777" w:rsidR="00540B8E" w:rsidRDefault="005314F1">
      <w:pPr>
        <w:pStyle w:val="Heading3"/>
        <w:rPr>
          <w:del w:id="2748" w:author="Caio Pizzol" w:date="2026-08-03T22:24:00Z" w16du:dateUtc="2026-08-04T02:24:00Z"/>
        </w:rPr>
      </w:pPr>
      <w:bookmarkStart w:id="2749" w:name="14708557169132650103"/>
      <w:bookmarkStart w:id="2750" w:name="_Ref335134988"/>
      <w:del w:id="2751" w:author="Caio Pizzol" w:date="2026-08-03T22:24:00Z" w16du:dateUtc="2026-08-04T02:24:00Z">
        <w:r>
          <w:delText>elit sed</w:delText>
        </w:r>
        <w:bookmarkEnd w:id="2749"/>
        <w:bookmarkEnd w:id="2750"/>
      </w:del>
    </w:p>
    <w:p w14:paraId="348A6F39" w14:textId="77777777" w:rsidR="00540B8E" w:rsidRDefault="005314F1">
      <w:pPr>
        <w:pStyle w:val="TextHeading3"/>
        <w:rPr>
          <w:del w:id="2752" w:author="Caio Pizzol" w:date="2026-08-03T22:24:00Z" w16du:dateUtc="2026-08-04T02:24:00Z"/>
        </w:rPr>
      </w:pPr>
      <w:del w:id="2753" w:author="Caio Pizzol" w:date="2026-08-03T22:24:00Z" w16du:dateUtc="2026-08-04T02:24:00Z">
        <w:r>
          <w:delText xml:space="preserve">eiusmod adipiscing </w:delText>
        </w:r>
        <w:r>
          <w:rPr>
            <w:i/>
          </w:rPr>
          <w:delText>elit sed</w:delText>
        </w:r>
        <w:r>
          <w:delText xml:space="preserve"> magna eiusmod sed elit:</w:delText>
        </w:r>
      </w:del>
    </w:p>
    <w:p w14:paraId="3DD99EAC" w14:textId="77777777" w:rsidR="00540B8E" w:rsidRDefault="005314F1">
      <w:pPr>
        <w:pStyle w:val="TextHeading4"/>
        <w:rPr>
          <w:del w:id="2754" w:author="Caio Pizzol" w:date="2026-08-03T22:24:00Z" w16du:dateUtc="2026-08-04T02:24:00Z"/>
        </w:rPr>
      </w:pPr>
      <w:del w:id="2755" w:author="Caio Pizzol" w:date="2026-08-03T22:24:00Z" w16du:dateUtc="2026-08-04T02:24:00Z">
        <w:r>
          <w:delText xml:space="preserve">aliqua eiusmod et lorem adipiscing; </w:delText>
        </w:r>
      </w:del>
    </w:p>
    <w:p w14:paraId="60A8F277" w14:textId="77777777" w:rsidR="00540B8E" w:rsidRDefault="005314F1">
      <w:pPr>
        <w:pStyle w:val="TextHeading4"/>
        <w:rPr>
          <w:del w:id="2756" w:author="Caio Pizzol" w:date="2026-08-03T22:24:00Z" w16du:dateUtc="2026-08-04T02:24:00Z"/>
        </w:rPr>
      </w:pPr>
      <w:del w:id="2757" w:author="Caio Pizzol" w:date="2026-08-03T22:24:00Z" w16du:dateUtc="2026-08-04T02:24:00Z">
        <w:r>
          <w:delText xml:space="preserve">aliqua do lorem ipsum do eiusmod et lorem adipiscing; </w:delText>
        </w:r>
      </w:del>
    </w:p>
    <w:p w14:paraId="4C6AB218" w14:textId="77777777" w:rsidR="00540B8E" w:rsidRDefault="005314F1">
      <w:pPr>
        <w:pStyle w:val="TextHeading4"/>
        <w:rPr>
          <w:del w:id="2758" w:author="Caio Pizzol" w:date="2026-08-03T22:24:00Z" w16du:dateUtc="2026-08-04T02:24:00Z"/>
        </w:rPr>
      </w:pPr>
      <w:del w:id="2759" w:author="Caio Pizzol" w:date="2026-08-03T22:24:00Z" w16du:dateUtc="2026-08-04T02:24:00Z">
        <w:r>
          <w:delText xml:space="preserve">labore magna dolore incididunt sed dolor eiusmod et tempor ut ipsum et lorem eiusmod consectetur elit aliqua do lorem ipsum do ipsum et; lorem </w:delText>
        </w:r>
      </w:del>
    </w:p>
    <w:p w14:paraId="343F2E04" w14:textId="77777777" w:rsidR="00540B8E" w:rsidRDefault="005314F1">
      <w:pPr>
        <w:pStyle w:val="TextHeading4"/>
        <w:rPr>
          <w:del w:id="2760" w:author="Caio Pizzol" w:date="2026-08-03T22:24:00Z" w16du:dateUtc="2026-08-04T02:24:00Z"/>
        </w:rPr>
      </w:pPr>
      <w:del w:id="2761" w:author="Caio Pizzol" w:date="2026-08-03T22:24:00Z" w16du:dateUtc="2026-08-04T02:24:00Z">
        <w:r>
          <w:delText>labore magna dolore incididunt sed dolor eiusmod adipiscing tempor ut ipsum adipiscing lorem eiusmod consectetur elit aliqua do lorem ipsum do ipsum adipiscing.</w:delText>
        </w:r>
      </w:del>
    </w:p>
    <w:p w14:paraId="76D52D7C" w14:textId="77777777" w:rsidR="005314F1" w:rsidRDefault="005314F1" w:rsidP="00D62A0F">
      <w:pPr>
        <w:pStyle w:val="TextHeading3"/>
        <w:rPr>
          <w:del w:id="2762" w:author="Caio Pizzol" w:date="2026-08-03T22:24:00Z" w16du:dateUtc="2026-08-04T02:24:00Z"/>
        </w:rPr>
      </w:pPr>
      <w:del w:id="2763" w:author="Caio Pizzol" w:date="2026-08-03T22:24:00Z" w16du:dateUtc="2026-08-04T02:24:00Z">
        <w:r>
          <w:delText xml:space="preserve">magna ut elit ipsum do, </w:delText>
        </w:r>
        <w:r>
          <w:rPr>
            <w:i/>
          </w:rPr>
          <w:delText>et</w:delText>
        </w:r>
        <w:r>
          <w:delText xml:space="preserve"> magna eiusmod elit elit aliqua tempor do ipsum consectetur ipsum consectetur elit’et elit, do eiusmod elit magna dolor aliqua consectetur tempor elit do ipsum consectetur</w:delText>
        </w:r>
        <w:r w:rsidR="00F70040">
          <w:delText xml:space="preserve">. </w:delText>
        </w:r>
        <w:r>
          <w:delText>adipiscing elit aliqua amet eiusmod et ipsum incididunt lorem sed elit</w:delText>
        </w:r>
        <w:r w:rsidR="00F70040">
          <w:delText xml:space="preserve">. </w:delText>
        </w:r>
        <w:r>
          <w:rPr>
            <w:i/>
          </w:rPr>
          <w:delText>amet</w:delText>
        </w:r>
        <w:r>
          <w:delTex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delText>
        </w:r>
        <w:r w:rsidR="00F70040">
          <w:delText xml:space="preserve">. </w:delText>
        </w:r>
        <w:r>
          <w:rPr>
            <w:i/>
          </w:rPr>
          <w:delText>elit lorem ipsum</w:delText>
        </w:r>
        <w:r>
          <w:delText xml:space="preserve"> aliqua et labore sed consectetur labore ipsum ut lorem 672(elit).</w:delText>
        </w:r>
      </w:del>
    </w:p>
    <w:p w14:paraId="6B3EECAC" w14:textId="77777777" w:rsidR="00540B8E" w:rsidRDefault="005314F1">
      <w:pPr>
        <w:pStyle w:val="Heading3"/>
        <w:rPr>
          <w:del w:id="2764" w:author="Caio Pizzol" w:date="2026-08-03T22:24:00Z" w16du:dateUtc="2026-08-04T02:24:00Z"/>
        </w:rPr>
      </w:pPr>
      <w:bookmarkStart w:id="2765" w:name="2160342703403435242"/>
      <w:del w:id="2766" w:author="Caio Pizzol" w:date="2026-08-03T22:24:00Z" w16du:dateUtc="2026-08-04T02:24:00Z">
        <w:r>
          <w:delText>labore ipsum ut incididunt sit et</w:delText>
        </w:r>
        <w:bookmarkEnd w:id="2765"/>
      </w:del>
    </w:p>
    <w:p w14:paraId="680A81A3" w14:textId="77777777" w:rsidR="005314F1" w:rsidRDefault="005314F1" w:rsidP="00D62A0F">
      <w:pPr>
        <w:pStyle w:val="TextHeading3"/>
        <w:rPr>
          <w:del w:id="2767" w:author="Caio Pizzol" w:date="2026-08-03T22:24:00Z" w16du:dateUtc="2026-08-04T02:24:00Z"/>
        </w:rPr>
      </w:pPr>
      <w:del w:id="2768" w:author="Caio Pizzol" w:date="2026-08-03T22:24:00Z" w16du:dateUtc="2026-08-04T02:24:00Z">
        <w:r>
          <w:delText xml:space="preserve">ipsum do ipsum </w:delText>
        </w:r>
        <w:r>
          <w:rPr>
            <w:i/>
          </w:rPr>
          <w:delText>labore ipsum ut</w:delText>
        </w:r>
        <w:r>
          <w:delText xml:space="preserve"> lorem do magna ut sit do ipsum labore ipsum ut elit 1986, labore tempor, incididunt dolor sit sit et</w:delText>
        </w:r>
        <w:r w:rsidR="00F70040">
          <w:delText xml:space="preserve">. </w:delText>
        </w:r>
        <w:r>
          <w:delText xml:space="preserve">ipsum do ipsum </w:delText>
        </w:r>
        <w:r>
          <w:rPr>
            <w:i/>
          </w:rPr>
          <w:delText>sit et</w:delText>
        </w:r>
        <w:r>
          <w:delText>, sit do ipsum sit et et ipsum labore ipsum ut consectetur lorem</w:delText>
        </w:r>
        <w:r w:rsidR="00F70040">
          <w:delText xml:space="preserve">. </w:delText>
        </w:r>
        <w:r>
          <w:delTex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delText>
        </w:r>
        <w:r w:rsidR="00F70040">
          <w:delText xml:space="preserve">. </w:delText>
        </w:r>
        <w:r>
          <w:delText>eiusmod consectetur labore magna do adipiscing do ipsum sit et.</w:delText>
        </w:r>
      </w:del>
    </w:p>
    <w:p w14:paraId="761C2D7E" w14:textId="77777777" w:rsidR="00540B8E" w:rsidRDefault="005314F1">
      <w:pPr>
        <w:pStyle w:val="Heading3"/>
        <w:rPr>
          <w:del w:id="2769" w:author="Caio Pizzol" w:date="2026-08-03T22:24:00Z" w16du:dateUtc="2026-08-04T02:24:00Z"/>
        </w:rPr>
      </w:pPr>
      <w:bookmarkStart w:id="2770" w:name="2160822327309144780"/>
      <w:del w:id="2771" w:author="Caio Pizzol" w:date="2026-08-03T22:24:00Z" w16du:dateUtc="2026-08-04T02:24:00Z">
        <w:r>
          <w:delText>dolor ut lorem ut ut</w:delText>
        </w:r>
        <w:bookmarkEnd w:id="2770"/>
      </w:del>
    </w:p>
    <w:p w14:paraId="320A2E77" w14:textId="77777777" w:rsidR="005314F1" w:rsidRDefault="005314F1" w:rsidP="00D62A0F">
      <w:pPr>
        <w:pStyle w:val="TextHeading3"/>
        <w:rPr>
          <w:del w:id="2772" w:author="Caio Pizzol" w:date="2026-08-03T22:24:00Z" w16du:dateUtc="2026-08-04T02:24:00Z"/>
        </w:rPr>
      </w:pPr>
      <w:del w:id="2773" w:author="Caio Pizzol" w:date="2026-08-03T22:24:00Z" w16du:dateUtc="2026-08-04T02:24:00Z">
        <w:r>
          <w:delText xml:space="preserve">elit et consectetur ipsum consectetur eiusmod, ipsum adipiscing </w:delText>
        </w:r>
        <w:r>
          <w:rPr>
            <w:i/>
          </w:rPr>
          <w:delText>dolor ut</w:delText>
        </w:r>
        <w:r>
          <w:delText xml:space="preserve"> lorem </w:delText>
        </w:r>
        <w:r>
          <w:rPr>
            <w:i/>
          </w:rPr>
          <w:delText>ut ut</w:delText>
        </w:r>
        <w:r>
          <w:delText xml:space="preserve"> magna eiusmod elit’et dolor, do, elit, lorem, sed, dolor consectetur elit et eiusmod dolor sed elit et, lorem dolor ipsum elit lorem elit magna eiusmod elit lorem ipsum elit’et amet</w:delText>
        </w:r>
        <w:r w:rsidR="00F70040">
          <w:delText xml:space="preserve">. </w:delText>
        </w:r>
        <w:r>
          <w:delText>sed ipsum elit elit eiusmod amet adipiscing, ipsum adipiscing’et eiusmod lorem eiusmod elit tempor tempor elit ipsum adipiscing, eiusmod amet dolor et do eiusmod consectetur do et ipsum sed, incididunt magna tempor ipsum adipiscing’et dolor ut amet ut elit ipsum consectetur.</w:delText>
        </w:r>
      </w:del>
    </w:p>
    <w:p w14:paraId="4BA55017" w14:textId="77777777" w:rsidR="00540B8E" w:rsidRDefault="005314F1">
      <w:pPr>
        <w:pStyle w:val="Heading3"/>
        <w:rPr>
          <w:del w:id="2774" w:author="Caio Pizzol" w:date="2026-08-03T22:24:00Z" w16du:dateUtc="2026-08-04T02:24:00Z"/>
        </w:rPr>
      </w:pPr>
      <w:bookmarkStart w:id="2775" w:name="14866827943404259054"/>
      <w:del w:id="2776" w:author="Caio Pizzol" w:date="2026-08-03T22:24:00Z" w16du:dateUtc="2026-08-04T02:24:00Z">
        <w:r>
          <w:delText>aliqua magna</w:delText>
        </w:r>
        <w:bookmarkEnd w:id="2775"/>
      </w:del>
    </w:p>
    <w:p w14:paraId="1FFE596D" w14:textId="77777777" w:rsidR="005314F1" w:rsidRDefault="005314F1" w:rsidP="00D62A0F">
      <w:pPr>
        <w:pStyle w:val="TextHeading3"/>
        <w:rPr>
          <w:del w:id="2777" w:author="Caio Pizzol" w:date="2026-08-03T22:24:00Z" w16du:dateUtc="2026-08-04T02:24:00Z"/>
        </w:rPr>
      </w:pPr>
      <w:del w:id="2778" w:author="Caio Pizzol" w:date="2026-08-03T22:24:00Z" w16du:dateUtc="2026-08-04T02:24:00Z">
        <w:r>
          <w:delText xml:space="preserve">lorem eiusmod dolor aliqua do magna sit do eiusmod elit’et ut </w:delText>
        </w:r>
        <w:r>
          <w:rPr>
            <w:i/>
          </w:rPr>
          <w:delText>dolore incididunt</w:delText>
        </w:r>
        <w:r>
          <w:delText>, ipsum dolor incididunt magna et lorem labore et et ipsum labore tempor sit ut-eiusmod amet incididunt lorem amet elit amet ut-eiusmod ut</w:delText>
        </w:r>
        <w:r w:rsidR="00F70040">
          <w:delText xml:space="preserve">. </w:delText>
        </w:r>
        <w:r>
          <w:delText>aliqua ut-eiusmod lorem incididunt elit tempor elit, incididunt ipsum elit elit dolor lorem lorem incididunt magna et tempor ipsum lorem lorem’et ut-eiusmod ut consectetur ipsum consectetur aliqua.</w:delText>
        </w:r>
      </w:del>
    </w:p>
    <w:p w14:paraId="7BB9609E" w14:textId="77777777" w:rsidR="00540B8E" w:rsidRDefault="005314F1">
      <w:pPr>
        <w:pStyle w:val="Heading3"/>
        <w:rPr>
          <w:del w:id="2779" w:author="Caio Pizzol" w:date="2026-08-03T22:24:00Z" w16du:dateUtc="2026-08-04T02:24:00Z"/>
        </w:rPr>
      </w:pPr>
      <w:bookmarkStart w:id="2780" w:name="14748362905006980238"/>
      <w:del w:id="2781" w:author="Caio Pizzol" w:date="2026-08-03T22:24:00Z" w16du:dateUtc="2026-08-04T02:24:00Z">
        <w:r>
          <w:delText>dolor amet</w:delText>
        </w:r>
        <w:bookmarkEnd w:id="2780"/>
      </w:del>
    </w:p>
    <w:p w14:paraId="11BC8C2E" w14:textId="77777777" w:rsidR="005314F1" w:rsidRDefault="005314F1" w:rsidP="00D62A0F">
      <w:pPr>
        <w:pStyle w:val="TextHeading3"/>
        <w:rPr>
          <w:del w:id="2782" w:author="Caio Pizzol" w:date="2026-08-03T22:24:00Z" w16du:dateUtc="2026-08-04T02:24:00Z"/>
        </w:rPr>
      </w:pPr>
      <w:del w:id="2783" w:author="Caio Pizzol" w:date="2026-08-03T22:24:00Z" w16du:dateUtc="2026-08-04T02:24:00Z">
        <w:r>
          <w:delText xml:space="preserve">eiusmod </w:delText>
        </w:r>
        <w:r>
          <w:rPr>
            <w:i/>
          </w:rPr>
          <w:delText>dolor amet</w:delText>
        </w:r>
        <w:r>
          <w:delText xml:space="preserve"> elit eiusmod consectetur do et ipsum consectetur aliqua consectetur consectetur’et labore elit amet, et amet ipsum lorem aliqua adipiscing eiusmod labore ipsum dolor amet elit consectetur aliqua consectetur.</w:delText>
        </w:r>
      </w:del>
    </w:p>
    <w:p w14:paraId="095A8114" w14:textId="77777777" w:rsidR="00540B8E" w:rsidRDefault="005314F1">
      <w:pPr>
        <w:pStyle w:val="Heading3"/>
        <w:rPr>
          <w:del w:id="2784" w:author="Caio Pizzol" w:date="2026-08-03T22:24:00Z" w16du:dateUtc="2026-08-04T02:24:00Z"/>
        </w:rPr>
      </w:pPr>
      <w:bookmarkStart w:id="2785" w:name="18444335711382606546"/>
      <w:del w:id="2786" w:author="Caio Pizzol" w:date="2026-08-03T22:24:00Z" w16du:dateUtc="2026-08-04T02:24:00Z">
        <w:r>
          <w:delText>et et consectetur</w:delText>
        </w:r>
        <w:bookmarkEnd w:id="2785"/>
      </w:del>
    </w:p>
    <w:p w14:paraId="701690DD" w14:textId="77777777" w:rsidR="005314F1" w:rsidRDefault="005314F1" w:rsidP="00D62A0F">
      <w:pPr>
        <w:pStyle w:val="TextHeading3"/>
        <w:rPr>
          <w:del w:id="2787" w:author="Caio Pizzol" w:date="2026-08-03T22:24:00Z" w16du:dateUtc="2026-08-04T02:24:00Z"/>
        </w:rPr>
      </w:pPr>
      <w:del w:id="2788" w:author="Caio Pizzol" w:date="2026-08-03T22:24:00Z" w16du:dateUtc="2026-08-04T02:24:00Z">
        <w:r>
          <w:delText xml:space="preserve">eiusmod adipiscing </w:delText>
        </w:r>
        <w:r>
          <w:rPr>
            <w:i/>
          </w:rPr>
          <w:delText>sed elit incididunt</w:delText>
        </w:r>
        <w:r>
          <w:delText xml:space="preserve"> magna eiusmod incididunt sed et labore ipsum ut lorem 401, sit lorem elit adipiscing et lorem 408 lorem lorem 408adipiscing, lorem eiusmod adipiscing-ipsum labore et lorem 403</w:delText>
        </w:r>
        <w:r w:rsidR="00F70040">
          <w:delText xml:space="preserve">. </w:delText>
        </w:r>
        <w:r>
          <w:delText xml:space="preserve">eiusmod adipiscing </w:delText>
        </w:r>
        <w:r>
          <w:rPr>
            <w:i/>
          </w:rPr>
          <w:delText>sed elit eiusmod</w:delText>
        </w:r>
        <w:r>
          <w:delTex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delText>
        </w:r>
      </w:del>
    </w:p>
    <w:p w14:paraId="2CC05BC2" w14:textId="77777777" w:rsidR="00540B8E" w:rsidRDefault="005314F1">
      <w:pPr>
        <w:pStyle w:val="Heading3"/>
        <w:rPr>
          <w:del w:id="2789" w:author="Caio Pizzol" w:date="2026-08-03T22:24:00Z" w16du:dateUtc="2026-08-04T02:24:00Z"/>
        </w:rPr>
      </w:pPr>
      <w:bookmarkStart w:id="2790" w:name="1845578040860868084"/>
      <w:del w:id="2791" w:author="Caio Pizzol" w:date="2026-08-03T22:24:00Z" w16du:dateUtc="2026-08-04T02:24:00Z">
        <w:r>
          <w:delText>magna-amet ipsum</w:delText>
        </w:r>
        <w:bookmarkEnd w:id="2790"/>
      </w:del>
    </w:p>
    <w:p w14:paraId="6A8CE37C" w14:textId="77777777" w:rsidR="005314F1" w:rsidRDefault="005314F1" w:rsidP="00D62A0F">
      <w:pPr>
        <w:pStyle w:val="TextHeading3"/>
        <w:rPr>
          <w:del w:id="2792" w:author="Caio Pizzol" w:date="2026-08-03T22:24:00Z" w16du:dateUtc="2026-08-04T02:24:00Z"/>
        </w:rPr>
      </w:pPr>
      <w:del w:id="2793" w:author="Caio Pizzol" w:date="2026-08-03T22:24:00Z" w16du:dateUtc="2026-08-04T02:24:00Z">
        <w:r>
          <w:delText xml:space="preserve">eiusmod adipiscing </w:delText>
        </w:r>
        <w:r>
          <w:rPr>
            <w:i/>
          </w:rPr>
          <w:delText>sit-eiusmod consectetur</w:delText>
        </w:r>
        <w:r>
          <w:delTex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delText>
        </w:r>
      </w:del>
    </w:p>
    <w:p w14:paraId="3A000D39" w14:textId="77777777" w:rsidR="000605E6" w:rsidRPr="00CC0220" w:rsidRDefault="000605E6" w:rsidP="000605E6">
      <w:pPr>
        <w:pStyle w:val="Heading3"/>
        <w:spacing w:line="276" w:lineRule="auto"/>
        <w:rPr>
          <w:del w:id="2794" w:author="Caio Pizzol" w:date="2026-08-03T22:24:00Z" w16du:dateUtc="2026-08-04T02:24:00Z"/>
          <w:rFonts w:cs="Arial"/>
        </w:rPr>
      </w:pPr>
      <w:bookmarkStart w:id="2795" w:name="_Hlk216456277"/>
      <w:bookmarkStart w:id="2796" w:name="_Toc216873531"/>
      <w:bookmarkStart w:id="2797" w:name="2161781575120563856"/>
      <w:del w:id="2798" w:author="Caio Pizzol" w:date="2026-08-03T22:24:00Z" w16du:dateUtc="2026-08-04T02:24:00Z">
        <w:r w:rsidRPr="00CC0220">
          <w:rPr>
            <w:rFonts w:cs="Arial"/>
          </w:rPr>
          <w:delText>dolore elit incididunt incididunt sit amet</w:delText>
        </w:r>
        <w:bookmarkEnd w:id="2795"/>
        <w:bookmarkEnd w:id="2796"/>
      </w:del>
    </w:p>
    <w:p w14:paraId="2F08233E" w14:textId="77777777" w:rsidR="000605E6" w:rsidRPr="00CC0220" w:rsidRDefault="000605E6" w:rsidP="000605E6">
      <w:pPr>
        <w:pStyle w:val="TextHeading3"/>
        <w:spacing w:line="276" w:lineRule="auto"/>
        <w:ind w:firstLine="840"/>
        <w:rPr>
          <w:del w:id="2799" w:author="Caio Pizzol" w:date="2026-08-03T22:24:00Z" w16du:dateUtc="2026-08-04T02:24:00Z"/>
        </w:rPr>
      </w:pPr>
      <w:bookmarkStart w:id="2800" w:name="_Hlk216463300"/>
      <w:bookmarkStart w:id="2801" w:name="_Hlk216456265"/>
      <w:del w:id="2802" w:author="Caio Pizzol" w:date="2026-08-03T22:24:00Z" w16du:dateUtc="2026-08-04T02:24:00Z">
        <w:r w:rsidRPr="00CC0220">
          <w:rPr>
            <w:b/>
            <w:bCs/>
            <w:bdr w:val="none" w:sz="0" w:space="0" w:color="auto" w:frame="1"/>
          </w:rPr>
          <w:delText>(eiusmod) “elit.”</w:delText>
        </w:r>
      </w:del>
    </w:p>
    <w:p w14:paraId="663CCBB3" w14:textId="77777777" w:rsidR="000605E6" w:rsidRPr="00D62A0F" w:rsidRDefault="000605E6" w:rsidP="00D62A0F">
      <w:pPr>
        <w:shd w:val="clear" w:color="auto" w:fill="FFFFFF"/>
        <w:spacing w:line="276" w:lineRule="auto"/>
        <w:ind w:left="1560" w:right="702"/>
        <w:jc w:val="both"/>
        <w:rPr>
          <w:del w:id="2803" w:author="Caio Pizzol" w:date="2026-08-03T22:24:00Z" w16du:dateUtc="2026-08-04T02:24:00Z"/>
          <w:bdr w:val="none" w:sz="0" w:space="0" w:color="auto" w:frame="1"/>
        </w:rPr>
      </w:pPr>
      <w:del w:id="2804" w:author="Caio Pizzol" w:date="2026-08-03T22:24:00Z" w16du:dateUtc="2026-08-04T02:24:00Z">
        <w:r w:rsidRPr="00CC0220">
          <w:rPr>
            <w:bdr w:val="none" w:sz="0" w:space="0" w:color="auto" w:frame="1"/>
          </w:rPr>
          <w:delText>eiusmod elit </w:delText>
        </w:r>
        <w:r w:rsidRPr="00CC0220">
          <w:rPr>
            <w:b/>
            <w:bCs/>
            <w:bdr w:val="none" w:sz="0" w:space="0" w:color="auto" w:frame="1"/>
          </w:rPr>
          <w:delText>“sed,”</w:delText>
        </w:r>
        <w:r w:rsidRPr="00CC0220">
          <w:rPr>
            <w:bdr w:val="none" w:sz="0" w:space="0" w:color="auto" w:frame="1"/>
          </w:rPr>
          <w:delText> amet et consectetur ipsum ipsum, aliqua ut incididunt aliqua magna do dolor eiusmod adipiscing, labore, ipsum, lorem magna. et et consectetur lorem do adipiscing sed, “sed” ipsum eiusmod consectetur adipiscing.</w:delText>
        </w:r>
      </w:del>
    </w:p>
    <w:p w14:paraId="455F8B7C" w14:textId="77777777" w:rsidR="000605E6" w:rsidRPr="00CC0220" w:rsidRDefault="000605E6" w:rsidP="000605E6">
      <w:pPr>
        <w:shd w:val="clear" w:color="auto" w:fill="FFFFFF"/>
        <w:spacing w:line="276" w:lineRule="auto"/>
        <w:ind w:left="1560" w:right="702"/>
        <w:jc w:val="both"/>
        <w:rPr>
          <w:del w:id="2805" w:author="Caio Pizzol" w:date="2026-08-03T22:24:00Z" w16du:dateUtc="2026-08-04T02:24:00Z"/>
        </w:rPr>
      </w:pPr>
      <w:del w:id="2806" w:author="Caio Pizzol" w:date="2026-08-03T22:24:00Z" w16du:dateUtc="2026-08-04T02:24:00Z">
        <w:r w:rsidRPr="00CC0220">
          <w:rPr>
            <w:b/>
            <w:bCs/>
            <w:bdr w:val="none" w:sz="0" w:space="0" w:color="auto" w:frame="1"/>
          </w:rPr>
          <w:delText>(sed) “dolor.”</w:delText>
        </w:r>
      </w:del>
    </w:p>
    <w:p w14:paraId="7D76FEBE" w14:textId="77777777" w:rsidR="000605E6" w:rsidRPr="00D62A0F" w:rsidRDefault="000605E6" w:rsidP="00D62A0F">
      <w:pPr>
        <w:shd w:val="clear" w:color="auto" w:fill="FFFFFF"/>
        <w:spacing w:line="276" w:lineRule="auto"/>
        <w:ind w:left="1560" w:right="702"/>
        <w:jc w:val="both"/>
        <w:rPr>
          <w:del w:id="2807" w:author="Caio Pizzol" w:date="2026-08-03T22:24:00Z" w16du:dateUtc="2026-08-04T02:24:00Z"/>
        </w:rPr>
      </w:pPr>
      <w:del w:id="2808" w:author="Caio Pizzol" w:date="2026-08-03T22:24:00Z" w16du:dateUtc="2026-08-04T02:24:00Z">
        <w:r w:rsidRPr="00CC0220">
          <w:rPr>
            <w:bdr w:val="none" w:sz="0" w:space="0" w:color="auto" w:frame="1"/>
          </w:rPr>
          <w:delText>eiusmod elit </w:delText>
        </w:r>
        <w:r w:rsidRPr="00CC0220">
          <w:rPr>
            <w:b/>
            <w:bCs/>
            <w:bdr w:val="none" w:sz="0" w:space="0" w:color="auto" w:frame="1"/>
          </w:rPr>
          <w:delText>“amet,”</w:delText>
        </w:r>
        <w:r w:rsidRPr="00CC0220">
          <w:rPr>
            <w:bdr w:val="none" w:sz="0" w:space="0" w:color="auto" w:frame="1"/>
          </w:rPr>
          <w:delText> amet et consectetur ipsum ipsum, aliqua ut incididunt aliqua magna do dolor eiusmod adipiscing, labore, ipsum, lorem magna. et et consectetur lorem do adipiscing sed, “amet” ipsum eiusmod consectetur adipiscing.</w:delText>
        </w:r>
      </w:del>
    </w:p>
    <w:p w14:paraId="5917B20A" w14:textId="77777777" w:rsidR="000605E6" w:rsidRPr="00CC0220" w:rsidRDefault="000605E6" w:rsidP="000605E6">
      <w:pPr>
        <w:shd w:val="clear" w:color="auto" w:fill="FFFFFF"/>
        <w:spacing w:line="276" w:lineRule="auto"/>
        <w:ind w:left="1560" w:right="702"/>
        <w:jc w:val="both"/>
        <w:rPr>
          <w:del w:id="2809" w:author="Caio Pizzol" w:date="2026-08-03T22:24:00Z" w16du:dateUtc="2026-08-04T02:24:00Z"/>
          <w:bdr w:val="none" w:sz="0" w:space="0" w:color="auto" w:frame="1"/>
        </w:rPr>
      </w:pPr>
      <w:del w:id="2810" w:author="Caio Pizzol" w:date="2026-08-03T22:24:00Z" w16du:dateUtc="2026-08-04T02:24:00Z">
        <w:r w:rsidRPr="00CC0220">
          <w:rPr>
            <w:b/>
            <w:bCs/>
            <w:bdr w:val="none" w:sz="0" w:space="0" w:color="auto" w:frame="1"/>
          </w:rPr>
          <w:delText>(elit) “aliqua.”</w:delText>
        </w:r>
      </w:del>
    </w:p>
    <w:p w14:paraId="7D15FC93" w14:textId="77777777" w:rsidR="000605E6" w:rsidRPr="00D62A0F" w:rsidRDefault="000605E6" w:rsidP="00D62A0F">
      <w:pPr>
        <w:shd w:val="clear" w:color="auto" w:fill="FFFFFF" w:themeFill="background1"/>
        <w:spacing w:line="276" w:lineRule="auto"/>
        <w:ind w:left="1560" w:right="702"/>
        <w:jc w:val="both"/>
        <w:rPr>
          <w:del w:id="2811" w:author="Caio Pizzol" w:date="2026-08-03T22:24:00Z" w16du:dateUtc="2026-08-04T02:24:00Z"/>
        </w:rPr>
      </w:pPr>
      <w:del w:id="2812" w:author="Caio Pizzol" w:date="2026-08-03T22:24:00Z" w16du:dateUtc="2026-08-04T02:24:00Z">
        <w:r w:rsidRPr="00CC0220">
          <w:rPr>
            <w:bdr w:val="none" w:sz="0" w:space="0" w:color="auto" w:frame="1"/>
          </w:rPr>
          <w:delText>eiusmod elit </w:delText>
        </w:r>
        <w:r w:rsidRPr="00CC0220">
          <w:rPr>
            <w:b/>
            <w:bCs/>
            <w:bdr w:val="none" w:sz="0" w:space="0" w:color="auto" w:frame="1"/>
          </w:rPr>
          <w:delText>“adipiscing,”</w:delText>
        </w:r>
        <w:r w:rsidRPr="00CC0220">
          <w:rPr>
            <w:bdr w:val="none" w:sz="0" w:space="0" w:color="auto" w:frame="1"/>
          </w:rPr>
          <w:delText xml:space="preserve"> amet et consectetur ipsum ipsum, lorem sit et lorem adipiscing sit elit. et et consectetur lorem do adipiscing sed, “adipiscing” lorem ipsum sed do adipiscing consectetur ipsum sed’et adipiscing amet, consectetur consectetur ut ipsum, </w:delText>
        </w:r>
        <w:r w:rsidRPr="00CC0220">
          <w:delText>consectetur ut tempor ipsum ut elit ipsum ipsum, incididunt labore tempor adipiscing dolor</w:delText>
        </w:r>
        <w:r w:rsidRPr="00CC0220">
          <w:rPr>
            <w:bdr w:val="none" w:sz="0" w:space="0" w:color="auto" w:frame="1"/>
          </w:rPr>
          <w:delText xml:space="preserve">, et ipsum et </w:delText>
        </w:r>
        <w:r w:rsidRPr="00CC0220">
          <w:delText>dolor consectetur ipsum ipsum.</w:delText>
        </w:r>
      </w:del>
    </w:p>
    <w:p w14:paraId="4F879687" w14:textId="77777777" w:rsidR="000605E6" w:rsidRPr="00CC0220" w:rsidRDefault="000605E6" w:rsidP="000605E6">
      <w:pPr>
        <w:shd w:val="clear" w:color="auto" w:fill="FFFFFF"/>
        <w:spacing w:line="276" w:lineRule="auto"/>
        <w:ind w:left="1560"/>
        <w:jc w:val="both"/>
        <w:rPr>
          <w:del w:id="2813" w:author="Caio Pizzol" w:date="2026-08-03T22:24:00Z" w16du:dateUtc="2026-08-04T02:24:00Z"/>
          <w:bdr w:val="none" w:sz="0" w:space="0" w:color="auto" w:frame="1"/>
        </w:rPr>
      </w:pPr>
      <w:del w:id="2814" w:author="Caio Pizzol" w:date="2026-08-03T22:24:00Z" w16du:dateUtc="2026-08-04T02:24:00Z">
        <w:r w:rsidRPr="00CC0220">
          <w:rPr>
            <w:b/>
            <w:bCs/>
            <w:bdr w:val="none" w:sz="0" w:space="0" w:color="auto" w:frame="1"/>
          </w:rPr>
          <w:delText>(sed) “consectetur.”</w:delText>
        </w:r>
      </w:del>
    </w:p>
    <w:p w14:paraId="1FA68DF0" w14:textId="77777777" w:rsidR="000605E6" w:rsidRPr="00CC0220" w:rsidRDefault="000605E6" w:rsidP="00D62A0F">
      <w:pPr>
        <w:shd w:val="clear" w:color="auto" w:fill="FFFFFF"/>
        <w:spacing w:line="276" w:lineRule="auto"/>
        <w:ind w:left="1560" w:right="702"/>
        <w:jc w:val="both"/>
        <w:rPr>
          <w:del w:id="2815" w:author="Caio Pizzol" w:date="2026-08-03T22:24:00Z" w16du:dateUtc="2026-08-04T02:24:00Z"/>
          <w:bdr w:val="none" w:sz="0" w:space="0" w:color="auto" w:frame="1"/>
        </w:rPr>
      </w:pPr>
      <w:del w:id="2816" w:author="Caio Pizzol" w:date="2026-08-03T22:24:00Z" w16du:dateUtc="2026-08-04T02:24:00Z">
        <w:r w:rsidRPr="00CC0220">
          <w:rPr>
            <w:bdr w:val="none" w:sz="0" w:space="0" w:color="auto" w:frame="1"/>
          </w:rPr>
          <w:delText>eiusmod elit </w:delText>
        </w:r>
        <w:r w:rsidRPr="00CC0220">
          <w:rPr>
            <w:b/>
            <w:bCs/>
            <w:bdr w:val="none" w:sz="0" w:space="0" w:color="auto" w:frame="1"/>
          </w:rPr>
          <w:delText>“incididunt,”</w:delText>
        </w:r>
        <w:r w:rsidRPr="00CC0220">
          <w:rPr>
            <w:bdr w:val="none" w:sz="0" w:space="0" w:color="auto" w:frame="1"/>
          </w:rPr>
          <w:delText> amet et consectetur ipsum ipsum, aliqua et do sed eiusmod eiusmod elit lorem eiusmod incididunt et lorem do amet et ipsum sed eiusmod lorem ipsum.</w:delText>
        </w:r>
      </w:del>
    </w:p>
    <w:p w14:paraId="53A0024F" w14:textId="77777777" w:rsidR="000605E6" w:rsidRPr="00CC0220" w:rsidRDefault="000605E6" w:rsidP="000605E6">
      <w:pPr>
        <w:shd w:val="clear" w:color="auto" w:fill="FFFFFF"/>
        <w:spacing w:line="276" w:lineRule="auto"/>
        <w:ind w:left="1560" w:right="702"/>
        <w:jc w:val="both"/>
        <w:rPr>
          <w:del w:id="2817" w:author="Caio Pizzol" w:date="2026-08-03T22:24:00Z" w16du:dateUtc="2026-08-04T02:24:00Z"/>
        </w:rPr>
      </w:pPr>
      <w:del w:id="2818" w:author="Caio Pizzol" w:date="2026-08-03T22:24:00Z" w16du:dateUtc="2026-08-04T02:24:00Z">
        <w:r w:rsidRPr="00CC0220">
          <w:rPr>
            <w:b/>
            <w:bCs/>
            <w:bdr w:val="none" w:sz="0" w:space="0" w:color="auto" w:frame="1"/>
          </w:rPr>
          <w:delText>(labore) “aliqua amet.”</w:delText>
        </w:r>
      </w:del>
    </w:p>
    <w:p w14:paraId="3C856D89" w14:textId="77777777" w:rsidR="000605E6" w:rsidRPr="00CC0220" w:rsidRDefault="000605E6" w:rsidP="000605E6">
      <w:pPr>
        <w:shd w:val="clear" w:color="auto" w:fill="FFFFFF"/>
        <w:spacing w:line="276" w:lineRule="auto"/>
        <w:ind w:left="1560" w:right="702"/>
        <w:jc w:val="both"/>
        <w:rPr>
          <w:del w:id="2819" w:author="Caio Pizzol" w:date="2026-08-03T22:24:00Z" w16du:dateUtc="2026-08-04T02:24:00Z"/>
        </w:rPr>
      </w:pPr>
      <w:del w:id="2820" w:author="Caio Pizzol" w:date="2026-08-03T22:24:00Z" w16du:dateUtc="2026-08-04T02:24:00Z">
        <w:r w:rsidRPr="00CC0220">
          <w:rPr>
            <w:bdr w:val="none" w:sz="0" w:space="0" w:color="auto" w:frame="1"/>
          </w:rPr>
          <w:delText>et ipsum labore </w:delText>
        </w:r>
        <w:r w:rsidRPr="00CC0220">
          <w:rPr>
            <w:b/>
            <w:bCs/>
            <w:bdr w:val="none" w:sz="0" w:space="0" w:color="auto" w:frame="1"/>
          </w:rPr>
          <w:delText>“adipiscing lorem”</w:delText>
        </w:r>
        <w:r w:rsidRPr="00CC0220">
          <w:rPr>
            <w:bdr w:val="none" w:sz="0" w:space="0" w:color="auto" w:frame="1"/>
          </w:rPr>
          <w:delText> sit et consectetur lorem do adipiscing sed, do do ipsum sed aliqua lorem adipiscing do dolore ipsum magna elit</w:delText>
        </w:r>
        <w:bookmarkEnd w:id="2800"/>
        <w:r w:rsidRPr="00CC0220">
          <w:rPr>
            <w:bdr w:val="none" w:sz="0" w:space="0" w:color="auto" w:frame="1"/>
          </w:rPr>
          <w:delText>.</w:delText>
        </w:r>
        <w:bookmarkEnd w:id="2801"/>
      </w:del>
    </w:p>
    <w:p w14:paraId="65C7FCA1" w14:textId="77777777" w:rsidR="00540B8E" w:rsidRDefault="005314F1">
      <w:pPr>
        <w:pStyle w:val="Heading3"/>
        <w:rPr>
          <w:del w:id="2821" w:author="Caio Pizzol" w:date="2026-08-03T22:24:00Z" w16du:dateUtc="2026-08-04T02:24:00Z"/>
        </w:rPr>
      </w:pPr>
      <w:del w:id="2822" w:author="Caio Pizzol" w:date="2026-08-03T22:24:00Z" w16du:dateUtc="2026-08-04T02:24:00Z">
        <w:r>
          <w:delText>ipsum</w:delText>
        </w:r>
        <w:bookmarkEnd w:id="2797"/>
      </w:del>
    </w:p>
    <w:p w14:paraId="4433A0DA" w14:textId="77777777" w:rsidR="005314F1" w:rsidRDefault="005314F1" w:rsidP="00D62A0F">
      <w:pPr>
        <w:pStyle w:val="TextHeading3"/>
        <w:rPr>
          <w:del w:id="2823" w:author="Caio Pizzol" w:date="2026-08-03T22:24:00Z" w16du:dateUtc="2026-08-04T02:24:00Z"/>
        </w:rPr>
      </w:pPr>
      <w:del w:id="2824" w:author="Caio Pizzol" w:date="2026-08-03T22:24:00Z" w16du:dateUtc="2026-08-04T02:24:00Z">
        <w:r>
          <w:delText xml:space="preserve">eiusmod sit </w:delText>
        </w:r>
        <w:r>
          <w:rPr>
            <w:i/>
          </w:rPr>
          <w:delText>ipsum consectetur,</w:delText>
        </w:r>
        <w:r>
          <w:delText xml:space="preserve"> </w:delText>
        </w:r>
        <w:r>
          <w:rPr>
            <w:i/>
          </w:rPr>
          <w:delText>ipsum eiusmod, sed,</w:delText>
        </w:r>
        <w:r>
          <w:delText xml:space="preserve"> incididunt </w:delText>
        </w:r>
        <w:r>
          <w:rPr>
            <w:i/>
          </w:rPr>
          <w:delText>ipsum consectetur eiusmod</w:delText>
        </w:r>
        <w:r>
          <w:delText xml:space="preserve"> elit do ipsum consectetur incididunt do dolore do et ipsum sit elit ipsum consectetur.</w:delText>
        </w:r>
      </w:del>
    </w:p>
    <w:p w14:paraId="0BAEA869" w14:textId="77777777" w:rsidR="00540B8E" w:rsidRDefault="005314F1">
      <w:pPr>
        <w:pStyle w:val="Heading3"/>
        <w:rPr>
          <w:del w:id="2825" w:author="Caio Pizzol" w:date="2026-08-03T22:24:00Z" w16du:dateUtc="2026-08-04T02:24:00Z"/>
        </w:rPr>
      </w:pPr>
      <w:bookmarkStart w:id="2826" w:name="8059351935289481535"/>
      <w:del w:id="2827" w:author="Caio Pizzol" w:date="2026-08-03T22:24:00Z" w16du:dateUtc="2026-08-04T02:24:00Z">
        <w:r>
          <w:delText>sed</w:delText>
        </w:r>
        <w:bookmarkEnd w:id="2826"/>
      </w:del>
    </w:p>
    <w:p w14:paraId="467F761F" w14:textId="77777777" w:rsidR="005314F1" w:rsidRDefault="005314F1" w:rsidP="00D62A0F">
      <w:pPr>
        <w:pStyle w:val="TextHeading3"/>
        <w:rPr>
          <w:del w:id="2828" w:author="Caio Pizzol" w:date="2026-08-03T22:24:00Z" w16du:dateUtc="2026-08-04T02:24:00Z"/>
        </w:rPr>
      </w:pPr>
      <w:del w:id="2829" w:author="Caio Pizzol" w:date="2026-08-03T22:24:00Z" w16du:dateUtc="2026-08-04T02:24:00Z">
        <w:r>
          <w:delText xml:space="preserve">eiusmod sit </w:delText>
        </w:r>
        <w:r>
          <w:rPr>
            <w:i/>
          </w:rPr>
          <w:delText>et sed</w:delText>
        </w:r>
        <w:r>
          <w:delText xml:space="preserve"> incididunt </w:delText>
        </w:r>
        <w:r>
          <w:rPr>
            <w:i/>
          </w:rPr>
          <w:delText>sed</w:delText>
        </w:r>
        <w:r>
          <w:delText xml:space="preserve"> elit do ipsum lorem adipiscing do consectetur aliqua aliqua incididunt do dolor lorem, incididunt, eiusmod, lorem aliqua elit, incididunt, lorem ipsum elit consectetur sed eiusmod labore ipsum sed elit dolor consectetur do et ipsum sit elit ipsum consectetur</w:delText>
        </w:r>
        <w:r w:rsidR="00F70040">
          <w:delText xml:space="preserve">. </w:delText>
        </w:r>
        <w:r>
          <w:delText xml:space="preserve">eiusmod adipiscing </w:delText>
        </w:r>
        <w:r>
          <w:rPr>
            <w:i/>
          </w:rPr>
          <w:delText>sed</w:delText>
        </w:r>
        <w:r>
          <w:delText xml:space="preserve"> et do magna lorem lorem labore ipsum sed adipiscing adipiscing.</w:delText>
        </w:r>
      </w:del>
    </w:p>
    <w:p w14:paraId="22E36306" w14:textId="77777777" w:rsidR="00540B8E" w:rsidRDefault="005314F1">
      <w:pPr>
        <w:pStyle w:val="Heading3"/>
        <w:rPr>
          <w:del w:id="2830" w:author="Caio Pizzol" w:date="2026-08-03T22:24:00Z" w16du:dateUtc="2026-08-04T02:24:00Z"/>
        </w:rPr>
      </w:pPr>
      <w:bookmarkStart w:id="2831" w:name="8059831559195191073"/>
      <w:del w:id="2832" w:author="Caio Pizzol" w:date="2026-08-03T22:24:00Z" w16du:dateUtc="2026-08-04T02:24:00Z">
        <w:r>
          <w:delText>ipsum adipiscing</w:delText>
        </w:r>
        <w:bookmarkEnd w:id="2831"/>
      </w:del>
    </w:p>
    <w:p w14:paraId="085A95E7" w14:textId="77777777" w:rsidR="005314F1" w:rsidRDefault="005314F1" w:rsidP="00D62A0F">
      <w:pPr>
        <w:pStyle w:val="TextHeading3"/>
        <w:rPr>
          <w:del w:id="2833" w:author="Caio Pizzol" w:date="2026-08-03T22:24:00Z" w16du:dateUtc="2026-08-04T02:24:00Z"/>
        </w:rPr>
      </w:pPr>
      <w:bookmarkStart w:id="2834" w:name="_Toc507273157"/>
      <w:bookmarkStart w:id="2835" w:name="_Toc516883702"/>
      <w:bookmarkStart w:id="2836" w:name="_Toc516995852"/>
      <w:del w:id="2837" w:author="Caio Pizzol" w:date="2026-08-03T22:24:00Z" w16du:dateUtc="2026-08-04T02:24:00Z">
        <w:r>
          <w:delText xml:space="preserve">eiusmod adipiscing </w:delText>
        </w:r>
        <w:r>
          <w:rPr>
            <w:i/>
          </w:rPr>
          <w:delText>consectetur tempor</w:delText>
        </w:r>
        <w:r>
          <w:delText xml:space="preserve"> magna do tempor amet ipsum dolor tempor incididunt adipiscing dolor eiusmod sed et ipsum consectetur.</w:delText>
        </w:r>
        <w:bookmarkEnd w:id="2834"/>
        <w:bookmarkEnd w:id="2835"/>
        <w:bookmarkEnd w:id="2836"/>
      </w:del>
    </w:p>
    <w:p w14:paraId="163585A7" w14:textId="77777777" w:rsidR="00540B8E" w:rsidRDefault="005314F1">
      <w:pPr>
        <w:pStyle w:val="Heading2"/>
        <w:rPr>
          <w:del w:id="2838" w:author="Caio Pizzol" w:date="2026-08-03T22:24:00Z" w16du:dateUtc="2026-08-04T02:24:00Z"/>
        </w:rPr>
      </w:pPr>
      <w:bookmarkStart w:id="2839" w:name="8060311183100900611"/>
      <w:bookmarkStart w:id="2840" w:name="_Toc218523910"/>
      <w:del w:id="2841" w:author="Caio Pizzol" w:date="2026-08-03T22:24:00Z" w16du:dateUtc="2026-08-04T02:24:00Z">
        <w:r>
          <w:delText>elit tempor incididunt do elit dolore</w:delText>
        </w:r>
        <w:bookmarkEnd w:id="2839"/>
        <w:bookmarkEnd w:id="2840"/>
      </w:del>
    </w:p>
    <w:p w14:paraId="1E551D21" w14:textId="77777777" w:rsidR="005314F1" w:rsidRPr="00D62A0F" w:rsidRDefault="005314F1">
      <w:pPr>
        <w:pStyle w:val="TextHeading2"/>
        <w:rPr>
          <w:del w:id="2842" w:author="Caio Pizzol" w:date="2026-08-03T22:24:00Z" w16du:dateUtc="2026-08-04T02:24:00Z"/>
        </w:rPr>
      </w:pPr>
      <w:del w:id="2843" w:author="Caio Pizzol" w:date="2026-08-03T22:24:00Z" w16du:dateUtc="2026-08-04T02:24:00Z">
        <w:r>
          <w:delText>eiusmod labore aliqua ut incididunt aliqua elit lorem amet do ipsum consectetur.</w:delText>
        </w:r>
      </w:del>
    </w:p>
    <w:p w14:paraId="424B3D13" w14:textId="77777777" w:rsidR="00540B8E" w:rsidRDefault="005314F1">
      <w:pPr>
        <w:pStyle w:val="Heading3"/>
        <w:rPr>
          <w:del w:id="2844" w:author="Caio Pizzol" w:date="2026-08-03T22:24:00Z" w16du:dateUtc="2026-08-04T02:24:00Z"/>
        </w:rPr>
      </w:pPr>
      <w:bookmarkStart w:id="2845" w:name="8060790807006610149"/>
      <w:del w:id="2846" w:author="Caio Pizzol" w:date="2026-08-03T22:24:00Z" w16du:dateUtc="2026-08-04T02:24:00Z">
        <w:r>
          <w:delText>lorem eiusmod; adipiscing elit ut lorem consectetur magna</w:delText>
        </w:r>
        <w:bookmarkEnd w:id="2845"/>
      </w:del>
    </w:p>
    <w:p w14:paraId="5B72E3AF" w14:textId="77777777" w:rsidR="00540B8E" w:rsidRDefault="005314F1">
      <w:pPr>
        <w:pStyle w:val="TextHeading3"/>
        <w:rPr>
          <w:del w:id="2847" w:author="Caio Pizzol" w:date="2026-08-03T22:24:00Z" w16du:dateUtc="2026-08-04T02:24:00Z"/>
        </w:rPr>
      </w:pPr>
      <w:del w:id="2848" w:author="Caio Pizzol" w:date="2026-08-03T22:24:00Z" w16du:dateUtc="2026-08-04T02:24:00Z">
        <w:r>
          <w:delText xml:space="preserve">do consectetur adipiscing magna labore consectetur dolor et elit amet, dolor elit lorem incididunt magna tempor sit aliqua. </w:delText>
        </w:r>
      </w:del>
    </w:p>
    <w:p w14:paraId="61958BFC" w14:textId="77777777" w:rsidR="005314F1" w:rsidRDefault="005314F1" w:rsidP="00D62A0F">
      <w:pPr>
        <w:pStyle w:val="TextHeading3"/>
        <w:rPr>
          <w:del w:id="2849" w:author="Caio Pizzol" w:date="2026-08-03T22:24:00Z" w16du:dateUtc="2026-08-04T02:24:00Z"/>
        </w:rPr>
      </w:pPr>
      <w:del w:id="2850" w:author="Caio Pizzol" w:date="2026-08-03T22:24:00Z" w16du:dateUtc="2026-08-04T02:24:00Z">
        <w:r>
          <w:delText>sit elit adipiscing tempor aliqua eiusmod dolore lorem incididunt tempor elit ipsum consectetur consectetur ipsum sed dolore do magna eiusmod aliqua tempor labore do tempor labore sit aliqua.</w:delText>
        </w:r>
      </w:del>
    </w:p>
    <w:p w14:paraId="41283377" w14:textId="77777777" w:rsidR="00540B8E" w:rsidRDefault="005314F1">
      <w:pPr>
        <w:pStyle w:val="Heading3"/>
        <w:rPr>
          <w:del w:id="2851" w:author="Caio Pizzol" w:date="2026-08-03T22:24:00Z" w16du:dateUtc="2026-08-04T02:24:00Z"/>
        </w:rPr>
      </w:pPr>
      <w:bookmarkStart w:id="2852" w:name="13958600979128382597"/>
      <w:del w:id="2853" w:author="Caio Pizzol" w:date="2026-08-03T22:24:00Z" w16du:dateUtc="2026-08-04T02:24:00Z">
        <w:r>
          <w:delText xml:space="preserve">consectetur incididunt et; do </w:delText>
        </w:r>
        <w:bookmarkEnd w:id="2852"/>
      </w:del>
    </w:p>
    <w:p w14:paraId="3E4B2BCE" w14:textId="77777777" w:rsidR="005314F1" w:rsidRDefault="005314F1" w:rsidP="00D62A0F">
      <w:pPr>
        <w:pStyle w:val="TextHeading3"/>
        <w:rPr>
          <w:del w:id="2854" w:author="Caio Pizzol" w:date="2026-08-03T22:24:00Z" w16du:dateUtc="2026-08-04T02:24:00Z"/>
        </w:rPr>
      </w:pPr>
      <w:del w:id="2855" w:author="Caio Pizzol" w:date="2026-08-03T22:24:00Z" w16du:dateUtc="2026-08-04T02:24:00Z">
        <w:r>
          <w:delText>sed ipsum sed ut ipsum, magna labore adipiscing magna sit labore lorem, incididunt lorem labore adipiscing magna sit labore magna</w:delText>
        </w:r>
        <w:r w:rsidR="00F70040">
          <w:delText xml:space="preserve">. </w:delText>
        </w:r>
        <w:r>
          <w:delText>ipsum elit tempor amet adipiscing magna sit labore labore eiusmod amet labore aliqua aliqua eiusmod ipsum sed</w:delText>
        </w:r>
        <w:r w:rsidR="00F70040">
          <w:delText xml:space="preserve">. </w:delText>
        </w:r>
        <w:r>
          <w:delText xml:space="preserve">eiusmod elit </w:delText>
        </w:r>
        <w:r>
          <w:rPr>
            <w:i/>
          </w:rPr>
          <w:delText>lorem,</w:delText>
        </w:r>
        <w:r>
          <w:delText xml:space="preserve"> ut et consectetur eiusmod amet elit ipsum ipsum ipsum sit, adipiscing ipsum labore incididunt eiusmod incididunt incididunt eiusmod dolor labore ipsum sed ut.</w:delText>
        </w:r>
      </w:del>
    </w:p>
    <w:p w14:paraId="64DC53ED" w14:textId="77777777" w:rsidR="00540B8E" w:rsidRDefault="005314F1">
      <w:pPr>
        <w:pStyle w:val="Heading3"/>
        <w:rPr>
          <w:del w:id="2856" w:author="Caio Pizzol" w:date="2026-08-03T22:24:00Z" w16du:dateUtc="2026-08-04T02:24:00Z"/>
        </w:rPr>
      </w:pPr>
      <w:bookmarkStart w:id="2857" w:name="13959080603034092135"/>
      <w:del w:id="2858" w:author="Caio Pizzol" w:date="2026-08-03T22:24:00Z" w16du:dateUtc="2026-08-04T02:24:00Z">
        <w:r>
          <w:delText>labore elit lorem, amet, incididunt et</w:delText>
        </w:r>
        <w:bookmarkEnd w:id="2857"/>
      </w:del>
    </w:p>
    <w:p w14:paraId="738C9FFC" w14:textId="77777777" w:rsidR="005314F1" w:rsidRDefault="005314F1" w:rsidP="00D62A0F">
      <w:pPr>
        <w:pStyle w:val="TextHeading3"/>
        <w:rPr>
          <w:del w:id="2859" w:author="Caio Pizzol" w:date="2026-08-03T22:24:00Z" w16du:dateUtc="2026-08-04T02:24:00Z"/>
        </w:rPr>
      </w:pPr>
      <w:del w:id="2860" w:author="Caio Pizzol" w:date="2026-08-03T22:24:00Z" w16du:dateUtc="2026-08-04T02:24:00Z">
        <w:r>
          <w:delText>eiusmod do elit lorem, amet, incididunt et et eiusmod ipsum consectetur sit dolor dolor amet ipsum do elit ipsum magna</w:delText>
        </w:r>
        <w:r w:rsidR="00F70040">
          <w:delText xml:space="preserve">. </w:delText>
        </w:r>
        <w:r>
          <w:delText>do labore ipsum magna consectetur ipsum consectetur lorem lorem elit ipsum consectetur.</w:delText>
        </w:r>
      </w:del>
    </w:p>
    <w:p w14:paraId="74E26E2B" w14:textId="77777777" w:rsidR="00540B8E" w:rsidRDefault="005314F1">
      <w:pPr>
        <w:pStyle w:val="Heading3"/>
        <w:rPr>
          <w:del w:id="2861" w:author="Caio Pizzol" w:date="2026-08-03T22:24:00Z" w16du:dateUtc="2026-08-04T02:24:00Z"/>
        </w:rPr>
      </w:pPr>
      <w:bookmarkStart w:id="2862" w:name="13959560226939801673"/>
      <w:del w:id="2863" w:author="Caio Pizzol" w:date="2026-08-03T22:24:00Z" w16du:dateUtc="2026-08-04T02:24:00Z">
        <w:r>
          <w:delText>dolor magna eiusmod</w:delText>
        </w:r>
        <w:bookmarkEnd w:id="2862"/>
      </w:del>
    </w:p>
    <w:p w14:paraId="2DA96FEB" w14:textId="77777777" w:rsidR="005314F1" w:rsidRDefault="005314F1" w:rsidP="00D62A0F">
      <w:pPr>
        <w:pStyle w:val="TextHeading3"/>
        <w:rPr>
          <w:del w:id="2864" w:author="Caio Pizzol" w:date="2026-08-03T22:24:00Z" w16du:dateUtc="2026-08-04T02:24:00Z"/>
        </w:rPr>
      </w:pPr>
      <w:del w:id="2865" w:author="Caio Pizzol" w:date="2026-08-03T22:24:00Z" w16du:dateUtc="2026-08-04T02:24:00Z">
        <w:r>
          <w:delTex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delText>
        </w:r>
        <w:r>
          <w:fldChar w:fldCharType="begin"/>
        </w:r>
        <w:r>
          <w:delInstrText xml:space="preserve"> REF 18045822805407794221 \r \h </w:delInstrText>
        </w:r>
        <w:r>
          <w:fldChar w:fldCharType="separate"/>
        </w:r>
        <w:r w:rsidR="00AC72FF">
          <w:delText>lorem 15.05</w:delText>
        </w:r>
        <w:r>
          <w:fldChar w:fldCharType="end"/>
        </w:r>
        <w:r>
          <w:delText>.</w:delText>
        </w:r>
      </w:del>
    </w:p>
    <w:p w14:paraId="58374D6E" w14:textId="77777777" w:rsidR="00540B8E" w:rsidRDefault="005314F1">
      <w:pPr>
        <w:pStyle w:val="Heading3"/>
        <w:rPr>
          <w:del w:id="2866" w:author="Caio Pizzol" w:date="2026-08-03T22:24:00Z" w16du:dateUtc="2026-08-04T02:24:00Z"/>
        </w:rPr>
      </w:pPr>
      <w:bookmarkStart w:id="2867" w:name="13960039850845511211"/>
      <w:bookmarkStart w:id="2868" w:name="_Ref280102695"/>
      <w:del w:id="2869" w:author="Caio Pizzol" w:date="2026-08-03T22:24:00Z" w16du:dateUtc="2026-08-04T02:24:00Z">
        <w:r>
          <w:delText>consectetur</w:delText>
        </w:r>
        <w:bookmarkEnd w:id="2867"/>
        <w:bookmarkEnd w:id="2868"/>
      </w:del>
    </w:p>
    <w:p w14:paraId="5CA2649A" w14:textId="77777777" w:rsidR="005314F1" w:rsidRPr="005314F1" w:rsidRDefault="005314F1" w:rsidP="00D62A0F">
      <w:pPr>
        <w:pStyle w:val="TextHeading3"/>
        <w:rPr>
          <w:del w:id="2870" w:author="Caio Pizzol" w:date="2026-08-03T22:24:00Z" w16du:dateUtc="2026-08-04T02:24:00Z"/>
        </w:rPr>
      </w:pPr>
      <w:del w:id="2871" w:author="Caio Pizzol" w:date="2026-08-03T22:24:00Z" w16du:dateUtc="2026-08-04T02:24:00Z">
        <w:r>
          <w:delText>sed ipsum dolor, dolor lorem tempor et ipsum consectetur incididunt magna consectetur labore</w:delText>
        </w:r>
        <w:r w:rsidR="00F70040">
          <w:delText xml:space="preserve">. </w:delText>
        </w:r>
        <w:r>
          <w:delText>eiusmod lorem adipiscing magna eiusmod do tempor consectetur elit dolore do ipsum consectetur incididunt lorem incididunt incididunt magna magna aliqua ipsum dolor eiusmod do</w:delText>
        </w:r>
        <w:r w:rsidR="00F70040">
          <w:delText xml:space="preserve">. </w:delText>
        </w:r>
        <w:r>
          <w:delText>do adipiscing ipsum magna sit, aliqua labore, dolor amet dolore tempor magna incididunt eiusmod do ipsum tempor adipiscing consectetur elit ipsum consectetur incididunt lorem</w:delText>
        </w:r>
        <w:r w:rsidR="00F70040">
          <w:delText xml:space="preserve">. </w:delText>
        </w:r>
        <w:r>
          <w:delText>amet lorem aliqua magna aliqua ipsum dolor elit ipsum magna incididunt</w:delText>
        </w:r>
        <w:r w:rsidR="00F70040">
          <w:delText xml:space="preserve">. </w:delText>
        </w:r>
        <w:r>
          <w:delText>sed eiusmod consectetur lorem lorem et lorem elit ipsum magna incididunt sit dolore consectetur consectetur dolore lorem aliqua sit ipsum lorem, lorem incididunt magna magna aliqua ipsum dolor tempor adipiscing tempor labore adipiscing lorem dolore amet dolore</w:delText>
        </w:r>
        <w:r w:rsidR="00F70040">
          <w:delText xml:space="preserve">. </w:delText>
        </w:r>
        <w:r>
          <w:delText>sed ipsum consectetur incididunt lorem aliqua eiusmod amet lorem elit lorem, lorem incididunt magna amet do ipsum eiusmod lorem dolor ut.</w:delText>
        </w:r>
      </w:del>
    </w:p>
    <w:p w14:paraId="5CFA5A82" w14:textId="77777777" w:rsidR="00540B8E" w:rsidRDefault="005314F1">
      <w:pPr>
        <w:pStyle w:val="Heading3"/>
        <w:rPr>
          <w:del w:id="2872" w:author="Caio Pizzol" w:date="2026-08-03T22:24:00Z" w16du:dateUtc="2026-08-04T02:24:00Z"/>
        </w:rPr>
      </w:pPr>
      <w:bookmarkStart w:id="2873" w:name="13960519474751220749"/>
      <w:del w:id="2874" w:author="Caio Pizzol" w:date="2026-08-03T22:24:00Z" w16du:dateUtc="2026-08-04T02:24:00Z">
        <w:r>
          <w:delText>elit</w:delText>
        </w:r>
        <w:bookmarkEnd w:id="2873"/>
      </w:del>
    </w:p>
    <w:p w14:paraId="0B6F2304" w14:textId="77777777" w:rsidR="00540B8E" w:rsidRDefault="005314F1">
      <w:pPr>
        <w:pStyle w:val="TextHeading3"/>
        <w:keepNext/>
        <w:keepLines/>
        <w:rPr>
          <w:del w:id="2875" w:author="Caio Pizzol" w:date="2026-08-03T22:24:00Z" w16du:dateUtc="2026-08-04T02:24:00Z"/>
        </w:rPr>
      </w:pPr>
      <w:del w:id="2876" w:author="Caio Pizzol" w:date="2026-08-03T22:24:00Z" w16du:dateUtc="2026-08-04T02:24:00Z">
        <w:r>
          <w:delText>eiusmod ut lorem do elit dolor adipiscing elit ipsum consectetur et lorem sed ipsum ut lorem consectetur elit dolor ipsum adipiscing elit ipsum consectetur</w:delText>
        </w:r>
        <w:r w:rsidR="00F70040">
          <w:delText xml:space="preserve">. </w:delText>
        </w:r>
        <w:r>
          <w:delText>sed eiusmod adipiscing elit eiusmod adipiscing incididunt consectetur dolor adipiscing aliqua lorem, ipsum incididunt ut elit ipsum consectetur sit do magna dolore labore do ipsum lorem adipiscing sit et adipiscing dolor.</w:delText>
        </w:r>
      </w:del>
    </w:p>
    <w:p w14:paraId="419F189C" w14:textId="77777777" w:rsidR="00540B8E" w:rsidRDefault="005314F1">
      <w:pPr>
        <w:pStyle w:val="TextHeading2"/>
        <w:keepNext/>
        <w:keepLines/>
        <w:rPr>
          <w:del w:id="2877" w:author="Caio Pizzol" w:date="2026-08-03T22:24:00Z" w16du:dateUtc="2026-08-04T02:24:00Z"/>
        </w:rPr>
      </w:pPr>
      <w:bookmarkStart w:id="2878" w:name="BeginAcknowledgement"/>
      <w:del w:id="2879" w:author="Caio Pizzol" w:date="2026-08-03T22:24:00Z" w16du:dateUtc="2026-08-04T02:24:00Z">
        <w:r>
          <w:delText>dolore labore labore ipsum consectetur aliqua dolor 10, 2026</w:delText>
        </w:r>
        <w:r w:rsidR="00F70040">
          <w:delText xml:space="preserve">. </w:delText>
        </w:r>
        <w:r>
          <w:delText>do consectetur sed aliqua magna ut elit dolor elit, dolor lorem lorem aliqua elit dolor eiusmod sed.</w:delText>
        </w:r>
        <w:bookmarkEnd w:id="2878"/>
      </w:del>
    </w:p>
    <w:p w14:paraId="0F7FEF71" w14:textId="77777777" w:rsidR="00540B8E" w:rsidRDefault="005314F1">
      <w:pPr>
        <w:keepNext/>
        <w:keepLines/>
        <w:tabs>
          <w:tab w:val="left" w:pos="8640"/>
        </w:tabs>
        <w:spacing w:before="960"/>
        <w:ind w:left="3960"/>
        <w:rPr>
          <w:del w:id="2880" w:author="Caio Pizzol" w:date="2026-08-03T22:24:00Z" w16du:dateUtc="2026-08-04T02:24:00Z"/>
          <w:u w:val="single"/>
        </w:rPr>
      </w:pPr>
      <w:del w:id="2881" w:author="Caio Pizzol" w:date="2026-08-03T22:24:00Z" w16du:dateUtc="2026-08-04T02:24:00Z">
        <w:r>
          <w:rPr>
            <w:u w:val="single"/>
          </w:rPr>
          <w:tab/>
        </w:r>
      </w:del>
    </w:p>
    <w:p w14:paraId="3A118291" w14:textId="77777777" w:rsidR="00540B8E" w:rsidRDefault="005314F1">
      <w:pPr>
        <w:tabs>
          <w:tab w:val="left" w:pos="9360"/>
        </w:tabs>
        <w:spacing w:after="480"/>
        <w:ind w:left="3960"/>
        <w:rPr>
          <w:del w:id="2882" w:author="Caio Pizzol" w:date="2026-08-03T22:24:00Z" w16du:dateUtc="2026-08-04T02:24:00Z"/>
        </w:rPr>
      </w:pPr>
      <w:del w:id="2883" w:author="Caio Pizzol" w:date="2026-08-03T22:24:00Z" w16du:dateUtc="2026-08-04T02:24:00Z">
        <w:r>
          <w:delText>dolor aliqua elit, dolor incididunt sed</w:delText>
        </w:r>
      </w:del>
    </w:p>
    <w:p w14:paraId="4CCAB736" w14:textId="77777777" w:rsidR="00540B8E" w:rsidRDefault="005314F1">
      <w:pPr>
        <w:keepNext/>
        <w:keepLines/>
        <w:tabs>
          <w:tab w:val="left" w:pos="8640"/>
        </w:tabs>
        <w:spacing w:before="960"/>
        <w:ind w:left="3960"/>
        <w:rPr>
          <w:del w:id="2884" w:author="Caio Pizzol" w:date="2026-08-03T22:24:00Z" w16du:dateUtc="2026-08-04T02:24:00Z"/>
          <w:u w:val="single"/>
        </w:rPr>
      </w:pPr>
      <w:del w:id="2885" w:author="Caio Pizzol" w:date="2026-08-03T22:24:00Z" w16du:dateUtc="2026-08-04T02:24:00Z">
        <w:r>
          <w:rPr>
            <w:u w:val="single"/>
          </w:rPr>
          <w:tab/>
        </w:r>
      </w:del>
    </w:p>
    <w:p w14:paraId="17E377D9" w14:textId="77777777" w:rsidR="00540B8E" w:rsidRDefault="005314F1">
      <w:pPr>
        <w:tabs>
          <w:tab w:val="left" w:pos="9360"/>
        </w:tabs>
        <w:spacing w:after="480"/>
        <w:ind w:left="3960"/>
        <w:rPr>
          <w:del w:id="2886" w:author="Caio Pizzol" w:date="2026-08-03T22:24:00Z" w16du:dateUtc="2026-08-04T02:24:00Z"/>
        </w:rPr>
      </w:pPr>
      <w:del w:id="2887" w:author="Caio Pizzol" w:date="2026-08-03T22:24:00Z" w16du:dateUtc="2026-08-04T02:24:00Z">
        <w:r>
          <w:delText>tempor lorem elit, aliqua., dolor incididunt sed</w:delText>
        </w:r>
      </w:del>
    </w:p>
    <w:p w14:paraId="0C798286"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888" w:author="Caio Pizzol" w:date="2026-08-03T22:24:00Z" w16du:dateUtc="2026-08-04T02:24:00Z"/>
          <w:sz w:val="20"/>
        </w:rPr>
      </w:pPr>
      <w:del w:id="2889" w:author="Caio Pizzol" w:date="2026-08-03T22:24:00Z" w16du:dateUtc="2026-08-04T02:24: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2C90F51F" w14:textId="77777777" w:rsidR="00540B8E" w:rsidRDefault="005314F1">
      <w:pPr>
        <w:pStyle w:val="TextHeading2"/>
        <w:keepNext/>
        <w:tabs>
          <w:tab w:val="right" w:pos="4320"/>
        </w:tabs>
        <w:spacing w:after="0"/>
        <w:rPr>
          <w:del w:id="2890" w:author="Caio Pizzol" w:date="2026-08-03T22:24:00Z" w16du:dateUtc="2026-08-04T02:24:00Z"/>
        </w:rPr>
      </w:pPr>
      <w:del w:id="2891" w:author="Caio Pizzol" w:date="2026-08-03T22:24:00Z" w16du:dateUtc="2026-08-04T02:24:00Z">
        <w:r>
          <w:delText>magna elit dolor)</w:delText>
        </w:r>
      </w:del>
    </w:p>
    <w:p w14:paraId="501860B5" w14:textId="77777777" w:rsidR="00540B8E" w:rsidRDefault="005314F1">
      <w:pPr>
        <w:pStyle w:val="TextHeading2"/>
        <w:keepNext/>
        <w:tabs>
          <w:tab w:val="right" w:pos="4320"/>
        </w:tabs>
        <w:spacing w:before="0"/>
        <w:rPr>
          <w:del w:id="2892" w:author="Caio Pizzol" w:date="2026-08-03T22:24:00Z" w16du:dateUtc="2026-08-04T02:24:00Z"/>
        </w:rPr>
      </w:pPr>
      <w:del w:id="2893" w:author="Caio Pizzol" w:date="2026-08-03T22:24:00Z" w16du:dateUtc="2026-08-04T02:24:00Z">
        <w:r>
          <w:delText xml:space="preserve">eiusmod </w:delText>
        </w:r>
        <w:r w:rsidRPr="005314F1">
          <w:delText>elit  aliqua</w:delText>
        </w:r>
        <w:r>
          <w:delText>)</w:delText>
        </w:r>
      </w:del>
    </w:p>
    <w:p w14:paraId="5242CD4E" w14:textId="77777777" w:rsidR="00540B8E" w:rsidRDefault="005314F1">
      <w:pPr>
        <w:pStyle w:val="TextHeading2"/>
        <w:keepNext/>
        <w:keepLines/>
        <w:rPr>
          <w:del w:id="2894" w:author="Caio Pizzol" w:date="2026-08-03T22:24:00Z" w16du:dateUtc="2026-08-04T02:24:00Z"/>
        </w:rPr>
      </w:pPr>
      <w:del w:id="2895" w:author="Caio Pizzol" w:date="2026-08-03T22:24:00Z" w16du:dateUtc="2026-08-04T02:24:00Z">
        <w:r>
          <w:delTex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67CB0319" w14:textId="77777777" w:rsidR="00540B8E" w:rsidRDefault="005314F1">
      <w:pPr>
        <w:pStyle w:val="TextHeading2"/>
        <w:keepNext/>
        <w:keepLines/>
        <w:rPr>
          <w:del w:id="2896" w:author="Caio Pizzol" w:date="2026-08-03T22:24:00Z" w16du:dateUtc="2026-08-04T02:24:00Z"/>
        </w:rPr>
      </w:pPr>
      <w:del w:id="2897" w:author="Caio Pizzol" w:date="2026-08-03T22:24:00Z" w16du:dateUtc="2026-08-04T02:24:00Z">
        <w:r>
          <w:delText>do eiusmod et et adipiscing sed et ipsum sit elit ipsum magna elit et consectetur ipsum adipiscing labore aliqua aliqua incididunt amet.</w:delText>
        </w:r>
      </w:del>
    </w:p>
    <w:p w14:paraId="7242C725" w14:textId="77777777" w:rsidR="00540B8E" w:rsidRDefault="005314F1">
      <w:pPr>
        <w:pStyle w:val="TextHeading2"/>
        <w:keepNext/>
        <w:spacing w:after="720"/>
        <w:rPr>
          <w:del w:id="2898" w:author="Caio Pizzol" w:date="2026-08-03T22:24:00Z" w16du:dateUtc="2026-08-04T02:24:00Z"/>
        </w:rPr>
      </w:pPr>
      <w:del w:id="2899" w:author="Caio Pizzol" w:date="2026-08-03T22:24:00Z" w16du:dateUtc="2026-08-04T02:24: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5"/>
        <w:gridCol w:w="4410"/>
        <w:gridCol w:w="3135"/>
      </w:tblGrid>
      <w:tr w:rsidR="00540B8E" w14:paraId="57D2AEC2" w14:textId="77777777">
        <w:trPr>
          <w:del w:id="2900" w:author="Caio Pizzol" w:date="2026-08-03T22:24:00Z" w16du:dateUtc="2026-08-04T02:24:00Z"/>
        </w:trPr>
        <w:tc>
          <w:tcPr>
            <w:tcW w:w="1136" w:type="dxa"/>
            <w:hideMark/>
          </w:tcPr>
          <w:p w14:paraId="06DEDA52" w14:textId="77777777" w:rsidR="00540B8E" w:rsidRDefault="005314F1">
            <w:pPr>
              <w:pStyle w:val="TextHeading2"/>
              <w:keepNext/>
              <w:tabs>
                <w:tab w:val="right" w:pos="1170"/>
                <w:tab w:val="right" w:pos="4680"/>
                <w:tab w:val="center" w:pos="6480"/>
              </w:tabs>
              <w:spacing w:before="0" w:after="0"/>
              <w:jc w:val="left"/>
              <w:rPr>
                <w:del w:id="2901" w:author="Caio Pizzol" w:date="2026-08-03T22:24:00Z" w16du:dateUtc="2026-08-04T02:24:00Z"/>
              </w:rPr>
            </w:pPr>
            <w:del w:id="2902" w:author="Caio Pizzol" w:date="2026-08-03T22:24:00Z" w16du:dateUtc="2026-08-04T02:24:00Z">
              <w:r>
                <w:delText>ipsum</w:delText>
              </w:r>
            </w:del>
          </w:p>
        </w:tc>
        <w:tc>
          <w:tcPr>
            <w:tcW w:w="5002" w:type="dxa"/>
            <w:tcBorders>
              <w:bottom w:val="single" w:sz="4" w:space="0" w:color="auto"/>
            </w:tcBorders>
            <w:hideMark/>
          </w:tcPr>
          <w:p w14:paraId="2E6A2347" w14:textId="77777777" w:rsidR="00540B8E" w:rsidRDefault="00540B8E">
            <w:pPr>
              <w:pStyle w:val="TextHeading2"/>
              <w:keepNext/>
              <w:tabs>
                <w:tab w:val="right" w:pos="1170"/>
                <w:tab w:val="right" w:pos="4680"/>
                <w:tab w:val="center" w:pos="6480"/>
              </w:tabs>
              <w:spacing w:before="0" w:after="0"/>
              <w:rPr>
                <w:del w:id="2903" w:author="Caio Pizzol" w:date="2026-08-03T22:24:00Z" w16du:dateUtc="2026-08-04T02:24:00Z"/>
              </w:rPr>
            </w:pPr>
          </w:p>
        </w:tc>
        <w:tc>
          <w:tcPr>
            <w:tcW w:w="3438" w:type="dxa"/>
            <w:hideMark/>
          </w:tcPr>
          <w:p w14:paraId="38D82A11" w14:textId="77777777" w:rsidR="00540B8E" w:rsidRDefault="005314F1">
            <w:pPr>
              <w:pStyle w:val="TextHeading2"/>
              <w:keepNext/>
              <w:tabs>
                <w:tab w:val="right" w:pos="1170"/>
                <w:tab w:val="right" w:pos="4680"/>
                <w:tab w:val="center" w:pos="6480"/>
              </w:tabs>
              <w:spacing w:before="0" w:after="0"/>
              <w:jc w:val="left"/>
              <w:rPr>
                <w:del w:id="2904" w:author="Caio Pizzol" w:date="2026-08-03T22:24:00Z" w16du:dateUtc="2026-08-04T02:24:00Z"/>
              </w:rPr>
            </w:pPr>
            <w:del w:id="2905" w:author="Caio Pizzol" w:date="2026-08-03T22:24:00Z" w16du:dateUtc="2026-08-04T02:24:00Z">
              <w:r>
                <w:delText>(dolore)</w:delText>
              </w:r>
            </w:del>
          </w:p>
        </w:tc>
      </w:tr>
    </w:tbl>
    <w:p w14:paraId="4887277C" w14:textId="77777777" w:rsidR="00540B8E" w:rsidRDefault="00540B8E">
      <w:pPr>
        <w:rPr>
          <w:del w:id="2906" w:author="Caio Pizzol" w:date="2026-08-03T22:24:00Z" w16du:dateUtc="2026-08-04T02:24:00Z"/>
        </w:rPr>
        <w:sectPr w:rsidR="00540B8E">
          <w:footerReference w:type="default" r:id="rId25"/>
          <w:pgSz w:w="12240" w:h="15840"/>
          <w:pgMar w:top="1440" w:right="1800" w:bottom="1440" w:left="1800" w:header="720" w:footer="720" w:gutter="0"/>
          <w:pgNumType w:start="1" w:chapStyle="1"/>
          <w:cols w:space="720"/>
        </w:sectPr>
      </w:pPr>
    </w:p>
    <w:p w14:paraId="0402A62E" w14:textId="77777777" w:rsidR="00540B8E" w:rsidRDefault="005314F1">
      <w:pPr>
        <w:tabs>
          <w:tab w:val="left" w:pos="8640"/>
        </w:tabs>
        <w:spacing w:after="360"/>
        <w:jc w:val="center"/>
        <w:rPr>
          <w:del w:id="2907" w:author="Caio Pizzol" w:date="2026-08-03T22:24:00Z" w16du:dateUtc="2026-08-04T02:24:00Z"/>
          <w:rFonts w:ascii="Arial" w:hAnsi="Arial" w:cs="Arial"/>
          <w:b/>
          <w:sz w:val="36"/>
        </w:rPr>
      </w:pPr>
      <w:del w:id="2908" w:author="Caio Pizzol" w:date="2026-08-03T22:24:00Z" w16du:dateUtc="2026-08-04T02:24:00Z">
        <w:r>
          <w:rPr>
            <w:rFonts w:ascii="Arial" w:hAnsi="Arial" w:cs="Arial"/>
            <w:b/>
            <w:sz w:val="36"/>
          </w:rPr>
          <w:delText>et dolore</w:delText>
        </w:r>
        <w:r>
          <w:rPr>
            <w:rFonts w:ascii="Arial" w:hAnsi="Arial" w:cs="Arial"/>
            <w:b/>
            <w:sz w:val="36"/>
          </w:rPr>
          <w:br/>
          <w:delText>tempor adipiscing</w:delText>
        </w:r>
      </w:del>
    </w:p>
    <w:p w14:paraId="74ADD5ED" w14:textId="77777777" w:rsidR="00540B8E" w:rsidRDefault="005314F1">
      <w:pPr>
        <w:tabs>
          <w:tab w:val="left" w:pos="8640"/>
        </w:tabs>
        <w:spacing w:before="120" w:after="120"/>
        <w:jc w:val="both"/>
        <w:rPr>
          <w:del w:id="2909" w:author="Caio Pizzol" w:date="2026-08-03T22:24:00Z" w16du:dateUtc="2026-08-04T02:24:00Z"/>
          <w:color w:val="000000"/>
          <w:u w:val="single"/>
        </w:rPr>
      </w:pPr>
      <w:del w:id="2910" w:author="Caio Pizzol" w:date="2026-08-03T22:24:00Z" w16du:dateUtc="2026-08-04T02:24:00Z">
        <w:r>
          <w:rPr>
            <w:color w:val="000000"/>
            <w:u w:val="single"/>
          </w:rPr>
          <w:delText>eiusmod ut consectetur</w:delText>
        </w:r>
        <w:r>
          <w:rPr>
            <w:color w:val="000000"/>
            <w:u w:val="single"/>
          </w:rPr>
          <w:tab/>
        </w:r>
      </w:del>
    </w:p>
    <w:p w14:paraId="4BF4CD2C" w14:textId="77777777" w:rsidR="00540B8E" w:rsidRDefault="005314F1">
      <w:pPr>
        <w:tabs>
          <w:tab w:val="left" w:pos="8640"/>
        </w:tabs>
        <w:spacing w:before="120" w:after="120"/>
        <w:jc w:val="both"/>
        <w:rPr>
          <w:del w:id="2911" w:author="Caio Pizzol" w:date="2026-08-03T22:24:00Z" w16du:dateUtc="2026-08-04T02:24:00Z"/>
          <w:color w:val="000000"/>
          <w:u w:val="single"/>
        </w:rPr>
      </w:pPr>
      <w:del w:id="2912" w:author="Caio Pizzol" w:date="2026-08-03T22:24:00Z" w16du:dateUtc="2026-08-04T02:24:00Z">
        <w:r>
          <w:rPr>
            <w:color w:val="000000"/>
            <w:u w:val="single"/>
          </w:rPr>
          <w:tab/>
        </w:r>
      </w:del>
    </w:p>
    <w:p w14:paraId="096FF65E" w14:textId="77777777" w:rsidR="00540B8E" w:rsidRDefault="005314F1">
      <w:pPr>
        <w:tabs>
          <w:tab w:val="left" w:pos="8640"/>
        </w:tabs>
        <w:spacing w:before="120" w:after="120"/>
        <w:jc w:val="both"/>
        <w:rPr>
          <w:del w:id="2913" w:author="Caio Pizzol" w:date="2026-08-03T22:24:00Z" w16du:dateUtc="2026-08-04T02:24:00Z"/>
          <w:color w:val="000000"/>
          <w:u w:val="single"/>
        </w:rPr>
      </w:pPr>
      <w:del w:id="2914" w:author="Caio Pizzol" w:date="2026-08-03T22:24:00Z" w16du:dateUtc="2026-08-04T02:24:00Z">
        <w:r>
          <w:rPr>
            <w:color w:val="000000"/>
            <w:u w:val="single"/>
          </w:rPr>
          <w:tab/>
        </w:r>
      </w:del>
    </w:p>
    <w:p w14:paraId="274B1E69" w14:textId="77777777" w:rsidR="00540B8E" w:rsidRDefault="005314F1">
      <w:pPr>
        <w:tabs>
          <w:tab w:val="left" w:pos="8640"/>
        </w:tabs>
        <w:spacing w:before="120" w:after="120"/>
        <w:jc w:val="both"/>
        <w:rPr>
          <w:del w:id="2915" w:author="Caio Pizzol" w:date="2026-08-03T22:24:00Z" w16du:dateUtc="2026-08-04T02:24:00Z"/>
          <w:color w:val="000000"/>
          <w:u w:val="single"/>
        </w:rPr>
      </w:pPr>
      <w:del w:id="2916" w:author="Caio Pizzol" w:date="2026-08-03T22:24:00Z" w16du:dateUtc="2026-08-04T02:24:00Z">
        <w:r>
          <w:rPr>
            <w:color w:val="000000"/>
            <w:u w:val="single"/>
          </w:rPr>
          <w:tab/>
        </w:r>
      </w:del>
    </w:p>
    <w:p w14:paraId="07DA66B5" w14:textId="77777777" w:rsidR="00540B8E" w:rsidRDefault="005314F1">
      <w:pPr>
        <w:tabs>
          <w:tab w:val="left" w:pos="8640"/>
        </w:tabs>
        <w:spacing w:before="120" w:after="120"/>
        <w:jc w:val="both"/>
        <w:rPr>
          <w:del w:id="2917" w:author="Caio Pizzol" w:date="2026-08-03T22:24:00Z" w16du:dateUtc="2026-08-04T02:24:00Z"/>
          <w:color w:val="000000"/>
          <w:u w:val="single"/>
        </w:rPr>
      </w:pPr>
      <w:del w:id="2918" w:author="Caio Pizzol" w:date="2026-08-03T22:24:00Z" w16du:dateUtc="2026-08-04T02:24:00Z">
        <w:r>
          <w:rPr>
            <w:color w:val="000000"/>
            <w:u w:val="single"/>
          </w:rPr>
          <w:tab/>
        </w:r>
      </w:del>
    </w:p>
    <w:p w14:paraId="60A2E8F2" w14:textId="77777777" w:rsidR="00540B8E" w:rsidRDefault="005314F1">
      <w:pPr>
        <w:tabs>
          <w:tab w:val="left" w:pos="8640"/>
        </w:tabs>
        <w:spacing w:before="120" w:after="120"/>
        <w:jc w:val="both"/>
        <w:rPr>
          <w:del w:id="2919" w:author="Caio Pizzol" w:date="2026-08-03T22:24:00Z" w16du:dateUtc="2026-08-04T02:24:00Z"/>
          <w:color w:val="000000"/>
          <w:u w:val="single"/>
        </w:rPr>
      </w:pPr>
      <w:del w:id="2920" w:author="Caio Pizzol" w:date="2026-08-03T22:24:00Z" w16du:dateUtc="2026-08-04T02:24:00Z">
        <w:r>
          <w:rPr>
            <w:color w:val="000000"/>
            <w:u w:val="single"/>
          </w:rPr>
          <w:tab/>
        </w:r>
      </w:del>
    </w:p>
    <w:p w14:paraId="64CF78C8" w14:textId="77777777" w:rsidR="00540B8E" w:rsidRDefault="005314F1">
      <w:pPr>
        <w:tabs>
          <w:tab w:val="left" w:pos="8640"/>
        </w:tabs>
        <w:spacing w:before="120" w:after="120"/>
        <w:jc w:val="both"/>
        <w:rPr>
          <w:del w:id="2921" w:author="Caio Pizzol" w:date="2026-08-03T22:24:00Z" w16du:dateUtc="2026-08-04T02:24:00Z"/>
          <w:color w:val="000000"/>
          <w:u w:val="single"/>
        </w:rPr>
      </w:pPr>
      <w:del w:id="2922" w:author="Caio Pizzol" w:date="2026-08-03T22:24:00Z" w16du:dateUtc="2026-08-04T02:24:00Z">
        <w:r>
          <w:rPr>
            <w:color w:val="000000"/>
            <w:u w:val="single"/>
          </w:rPr>
          <w:tab/>
        </w:r>
      </w:del>
    </w:p>
    <w:p w14:paraId="06598DF1" w14:textId="77777777" w:rsidR="00540B8E" w:rsidRDefault="005314F1">
      <w:pPr>
        <w:tabs>
          <w:tab w:val="left" w:pos="8640"/>
        </w:tabs>
        <w:spacing w:before="120" w:after="120"/>
        <w:jc w:val="both"/>
        <w:rPr>
          <w:del w:id="2923" w:author="Caio Pizzol" w:date="2026-08-03T22:24:00Z" w16du:dateUtc="2026-08-04T02:24:00Z"/>
          <w:color w:val="000000"/>
          <w:u w:val="single"/>
        </w:rPr>
      </w:pPr>
      <w:del w:id="2924" w:author="Caio Pizzol" w:date="2026-08-03T22:24:00Z" w16du:dateUtc="2026-08-04T02:24:00Z">
        <w:r>
          <w:rPr>
            <w:color w:val="000000"/>
            <w:u w:val="single"/>
          </w:rPr>
          <w:tab/>
        </w:r>
      </w:del>
    </w:p>
    <w:p w14:paraId="34A6FEA3" w14:textId="77777777" w:rsidR="00540B8E" w:rsidRDefault="005314F1">
      <w:pPr>
        <w:tabs>
          <w:tab w:val="left" w:pos="8640"/>
        </w:tabs>
        <w:spacing w:before="120" w:after="120"/>
        <w:jc w:val="both"/>
        <w:rPr>
          <w:del w:id="2925" w:author="Caio Pizzol" w:date="2026-08-03T22:24:00Z" w16du:dateUtc="2026-08-04T02:24:00Z"/>
          <w:color w:val="000000"/>
          <w:u w:val="single"/>
        </w:rPr>
      </w:pPr>
      <w:del w:id="2926" w:author="Caio Pizzol" w:date="2026-08-03T22:24:00Z" w16du:dateUtc="2026-08-04T02:24:00Z">
        <w:r>
          <w:rPr>
            <w:color w:val="000000"/>
            <w:u w:val="single"/>
          </w:rPr>
          <w:tab/>
        </w:r>
      </w:del>
    </w:p>
    <w:p w14:paraId="058393E0" w14:textId="77777777" w:rsidR="00540B8E" w:rsidRDefault="005314F1">
      <w:pPr>
        <w:tabs>
          <w:tab w:val="left" w:pos="8640"/>
        </w:tabs>
        <w:spacing w:before="120" w:after="120"/>
        <w:jc w:val="both"/>
        <w:rPr>
          <w:del w:id="2927" w:author="Caio Pizzol" w:date="2026-08-03T22:24:00Z" w16du:dateUtc="2026-08-04T02:24:00Z"/>
          <w:color w:val="000000"/>
          <w:u w:val="single"/>
        </w:rPr>
      </w:pPr>
      <w:del w:id="2928" w:author="Caio Pizzol" w:date="2026-08-03T22:24:00Z" w16du:dateUtc="2026-08-04T02:24:00Z">
        <w:r>
          <w:rPr>
            <w:color w:val="000000"/>
            <w:u w:val="single"/>
          </w:rPr>
          <w:tab/>
        </w:r>
      </w:del>
    </w:p>
    <w:p w14:paraId="23CCB7FE" w14:textId="77777777" w:rsidR="00540B8E" w:rsidRDefault="005314F1">
      <w:pPr>
        <w:tabs>
          <w:tab w:val="left" w:pos="8640"/>
        </w:tabs>
        <w:spacing w:before="120" w:after="120"/>
        <w:jc w:val="both"/>
        <w:rPr>
          <w:del w:id="2929" w:author="Caio Pizzol" w:date="2026-08-03T22:24:00Z" w16du:dateUtc="2026-08-04T02:24:00Z"/>
          <w:color w:val="000000"/>
          <w:u w:val="single"/>
        </w:rPr>
      </w:pPr>
      <w:del w:id="2930" w:author="Caio Pizzol" w:date="2026-08-03T22:24:00Z" w16du:dateUtc="2026-08-04T02:24:00Z">
        <w:r>
          <w:rPr>
            <w:color w:val="000000"/>
            <w:u w:val="single"/>
          </w:rPr>
          <w:tab/>
        </w:r>
      </w:del>
    </w:p>
    <w:p w14:paraId="7FBB46EA" w14:textId="77777777" w:rsidR="00540B8E" w:rsidRDefault="005314F1">
      <w:pPr>
        <w:tabs>
          <w:tab w:val="left" w:pos="8640"/>
        </w:tabs>
        <w:spacing w:before="120" w:after="120"/>
        <w:jc w:val="both"/>
        <w:rPr>
          <w:del w:id="2931" w:author="Caio Pizzol" w:date="2026-08-03T22:24:00Z" w16du:dateUtc="2026-08-04T02:24:00Z"/>
          <w:color w:val="000000"/>
          <w:u w:val="single"/>
        </w:rPr>
      </w:pPr>
      <w:del w:id="2932" w:author="Caio Pizzol" w:date="2026-08-03T22:24:00Z" w16du:dateUtc="2026-08-04T02:24:00Z">
        <w:r>
          <w:rPr>
            <w:color w:val="000000"/>
            <w:u w:val="single"/>
          </w:rPr>
          <w:tab/>
        </w:r>
      </w:del>
    </w:p>
    <w:p w14:paraId="4E9C6F53" w14:textId="77777777" w:rsidR="00540B8E" w:rsidRDefault="005314F1">
      <w:pPr>
        <w:tabs>
          <w:tab w:val="left" w:pos="8640"/>
        </w:tabs>
        <w:spacing w:before="120" w:after="120"/>
        <w:jc w:val="both"/>
        <w:rPr>
          <w:del w:id="2933" w:author="Caio Pizzol" w:date="2026-08-03T22:24:00Z" w16du:dateUtc="2026-08-04T02:24:00Z"/>
          <w:color w:val="000000"/>
          <w:u w:val="single"/>
        </w:rPr>
      </w:pPr>
      <w:del w:id="2934" w:author="Caio Pizzol" w:date="2026-08-03T22:24:00Z" w16du:dateUtc="2026-08-04T02:24:00Z">
        <w:r>
          <w:rPr>
            <w:color w:val="000000"/>
            <w:u w:val="single"/>
          </w:rPr>
          <w:tab/>
        </w:r>
      </w:del>
    </w:p>
    <w:p w14:paraId="6267A7C7" w14:textId="77777777" w:rsidR="00540B8E" w:rsidRDefault="005314F1">
      <w:pPr>
        <w:tabs>
          <w:tab w:val="left" w:pos="8640"/>
        </w:tabs>
        <w:spacing w:before="120" w:after="120"/>
        <w:jc w:val="both"/>
        <w:rPr>
          <w:del w:id="2935" w:author="Caio Pizzol" w:date="2026-08-03T22:24:00Z" w16du:dateUtc="2026-08-04T02:24:00Z"/>
          <w:color w:val="000000"/>
          <w:u w:val="single"/>
        </w:rPr>
        <w:sectPr w:rsidR="00540B8E">
          <w:footerReference w:type="default" r:id="rId26"/>
          <w:pgSz w:w="12240" w:h="15840"/>
          <w:pgMar w:top="1440" w:right="1800" w:bottom="1440" w:left="1800" w:header="720" w:footer="720" w:gutter="0"/>
          <w:pgNumType w:start="1"/>
          <w:cols w:space="720"/>
        </w:sectPr>
      </w:pPr>
      <w:del w:id="2936" w:author="Caio Pizzol" w:date="2026-08-03T22:24:00Z" w16du:dateUtc="2026-08-04T02:24:00Z">
        <w:r>
          <w:rPr>
            <w:color w:val="000000"/>
            <w:u w:val="single"/>
          </w:rPr>
          <w:tab/>
        </w:r>
      </w:del>
    </w:p>
    <w:p w14:paraId="3D9C7B53" w14:textId="77777777" w:rsidR="00540B8E" w:rsidRDefault="005314F1">
      <w:pPr>
        <w:tabs>
          <w:tab w:val="left" w:pos="8640"/>
        </w:tabs>
        <w:spacing w:after="360"/>
        <w:jc w:val="center"/>
        <w:rPr>
          <w:del w:id="2937" w:author="Caio Pizzol" w:date="2026-08-03T22:24:00Z" w16du:dateUtc="2026-08-04T02:24:00Z"/>
          <w:rFonts w:ascii="Arial" w:hAnsi="Arial" w:cs="Arial"/>
          <w:b/>
          <w:sz w:val="36"/>
        </w:rPr>
      </w:pPr>
      <w:del w:id="2938" w:author="Caio Pizzol" w:date="2026-08-03T22:24:00Z" w16du:dateUtc="2026-08-04T02:24:00Z">
        <w:r>
          <w:rPr>
            <w:rFonts w:ascii="Arial" w:hAnsi="Arial" w:cs="Arial"/>
            <w:b/>
            <w:sz w:val="36"/>
          </w:rPr>
          <w:delText>et tempor-1</w:delText>
        </w:r>
        <w:r>
          <w:rPr>
            <w:rFonts w:ascii="Arial" w:hAnsi="Arial" w:cs="Arial"/>
            <w:b/>
            <w:sz w:val="36"/>
          </w:rPr>
          <w:br/>
          <w:delText>dolor aliqua elit’et elit adipiscing</w:delText>
        </w:r>
      </w:del>
    </w:p>
    <w:p w14:paraId="3733E68F" w14:textId="77777777" w:rsidR="00540B8E" w:rsidRDefault="005314F1">
      <w:pPr>
        <w:tabs>
          <w:tab w:val="left" w:pos="8640"/>
        </w:tabs>
        <w:spacing w:before="120" w:after="120"/>
        <w:jc w:val="both"/>
        <w:rPr>
          <w:del w:id="2939" w:author="Caio Pizzol" w:date="2026-08-03T22:24:00Z" w16du:dateUtc="2026-08-04T02:24:00Z"/>
          <w:color w:val="000000"/>
          <w:u w:val="single"/>
        </w:rPr>
      </w:pPr>
      <w:del w:id="2940" w:author="Caio Pizzol" w:date="2026-08-03T22:24:00Z" w16du:dateUtc="2026-08-04T02:24:00Z">
        <w:r>
          <w:rPr>
            <w:color w:val="000000"/>
            <w:u w:val="single"/>
          </w:rPr>
          <w:tab/>
        </w:r>
      </w:del>
    </w:p>
    <w:p w14:paraId="5D20D9C2" w14:textId="77777777" w:rsidR="00540B8E" w:rsidRDefault="005314F1">
      <w:pPr>
        <w:tabs>
          <w:tab w:val="left" w:pos="8640"/>
        </w:tabs>
        <w:spacing w:before="120" w:after="120"/>
        <w:jc w:val="both"/>
        <w:rPr>
          <w:del w:id="2941" w:author="Caio Pizzol" w:date="2026-08-03T22:24:00Z" w16du:dateUtc="2026-08-04T02:24:00Z"/>
          <w:color w:val="000000"/>
          <w:u w:val="single"/>
        </w:rPr>
      </w:pPr>
      <w:del w:id="2942" w:author="Caio Pizzol" w:date="2026-08-03T22:24:00Z" w16du:dateUtc="2026-08-04T02:24:00Z">
        <w:r>
          <w:rPr>
            <w:color w:val="000000"/>
            <w:u w:val="single"/>
          </w:rPr>
          <w:tab/>
        </w:r>
      </w:del>
    </w:p>
    <w:p w14:paraId="504ED133" w14:textId="77777777" w:rsidR="00540B8E" w:rsidRDefault="005314F1">
      <w:pPr>
        <w:tabs>
          <w:tab w:val="left" w:pos="8640"/>
        </w:tabs>
        <w:spacing w:before="120" w:after="120"/>
        <w:jc w:val="both"/>
        <w:rPr>
          <w:del w:id="2943" w:author="Caio Pizzol" w:date="2026-08-03T22:24:00Z" w16du:dateUtc="2026-08-04T02:24:00Z"/>
          <w:color w:val="000000"/>
          <w:u w:val="single"/>
        </w:rPr>
      </w:pPr>
      <w:del w:id="2944" w:author="Caio Pizzol" w:date="2026-08-03T22:24:00Z" w16du:dateUtc="2026-08-04T02:24:00Z">
        <w:r>
          <w:rPr>
            <w:color w:val="000000"/>
            <w:u w:val="single"/>
          </w:rPr>
          <w:tab/>
        </w:r>
      </w:del>
    </w:p>
    <w:p w14:paraId="7ABC76AD" w14:textId="77777777" w:rsidR="00540B8E" w:rsidRDefault="005314F1">
      <w:pPr>
        <w:tabs>
          <w:tab w:val="left" w:pos="8640"/>
        </w:tabs>
        <w:spacing w:before="120" w:after="120"/>
        <w:jc w:val="both"/>
        <w:rPr>
          <w:del w:id="2945" w:author="Caio Pizzol" w:date="2026-08-03T22:24:00Z" w16du:dateUtc="2026-08-04T02:24:00Z"/>
          <w:color w:val="000000"/>
          <w:u w:val="single"/>
        </w:rPr>
      </w:pPr>
      <w:del w:id="2946" w:author="Caio Pizzol" w:date="2026-08-03T22:24:00Z" w16du:dateUtc="2026-08-04T02:24:00Z">
        <w:r>
          <w:rPr>
            <w:color w:val="000000"/>
            <w:u w:val="single"/>
          </w:rPr>
          <w:tab/>
        </w:r>
      </w:del>
    </w:p>
    <w:p w14:paraId="2B21D34B" w14:textId="77777777" w:rsidR="00540B8E" w:rsidRDefault="005314F1">
      <w:pPr>
        <w:tabs>
          <w:tab w:val="left" w:pos="8640"/>
        </w:tabs>
        <w:spacing w:before="120" w:after="120"/>
        <w:jc w:val="both"/>
        <w:rPr>
          <w:del w:id="2947" w:author="Caio Pizzol" w:date="2026-08-03T22:24:00Z" w16du:dateUtc="2026-08-04T02:24:00Z"/>
          <w:color w:val="000000"/>
          <w:u w:val="single"/>
        </w:rPr>
      </w:pPr>
      <w:del w:id="2948" w:author="Caio Pizzol" w:date="2026-08-03T22:24:00Z" w16du:dateUtc="2026-08-04T02:24:00Z">
        <w:r>
          <w:rPr>
            <w:color w:val="000000"/>
            <w:u w:val="single"/>
          </w:rPr>
          <w:tab/>
        </w:r>
      </w:del>
    </w:p>
    <w:p w14:paraId="4BB3B53E" w14:textId="77777777" w:rsidR="00540B8E" w:rsidRDefault="005314F1">
      <w:pPr>
        <w:tabs>
          <w:tab w:val="left" w:pos="8640"/>
        </w:tabs>
        <w:spacing w:before="120" w:after="120"/>
        <w:jc w:val="both"/>
        <w:rPr>
          <w:del w:id="2949" w:author="Caio Pizzol" w:date="2026-08-03T22:24:00Z" w16du:dateUtc="2026-08-04T02:24:00Z"/>
          <w:color w:val="000000"/>
          <w:u w:val="single"/>
        </w:rPr>
      </w:pPr>
      <w:del w:id="2950" w:author="Caio Pizzol" w:date="2026-08-03T22:24:00Z" w16du:dateUtc="2026-08-04T02:24:00Z">
        <w:r>
          <w:rPr>
            <w:color w:val="000000"/>
            <w:u w:val="single"/>
          </w:rPr>
          <w:tab/>
        </w:r>
      </w:del>
    </w:p>
    <w:p w14:paraId="483CF2ED" w14:textId="77777777" w:rsidR="00540B8E" w:rsidRDefault="005314F1">
      <w:pPr>
        <w:tabs>
          <w:tab w:val="left" w:pos="8640"/>
        </w:tabs>
        <w:spacing w:before="120" w:after="120"/>
        <w:jc w:val="both"/>
        <w:rPr>
          <w:del w:id="2951" w:author="Caio Pizzol" w:date="2026-08-03T22:24:00Z" w16du:dateUtc="2026-08-04T02:24:00Z"/>
          <w:color w:val="000000"/>
          <w:u w:val="single"/>
        </w:rPr>
      </w:pPr>
      <w:del w:id="2952" w:author="Caio Pizzol" w:date="2026-08-03T22:24:00Z" w16du:dateUtc="2026-08-04T02:24:00Z">
        <w:r>
          <w:rPr>
            <w:color w:val="000000"/>
            <w:u w:val="single"/>
          </w:rPr>
          <w:tab/>
        </w:r>
      </w:del>
    </w:p>
    <w:p w14:paraId="65403B0C" w14:textId="77777777" w:rsidR="00540B8E" w:rsidRDefault="005314F1">
      <w:pPr>
        <w:tabs>
          <w:tab w:val="left" w:pos="8640"/>
        </w:tabs>
        <w:spacing w:before="120" w:after="120"/>
        <w:jc w:val="both"/>
        <w:rPr>
          <w:del w:id="2953" w:author="Caio Pizzol" w:date="2026-08-03T22:24:00Z" w16du:dateUtc="2026-08-04T02:24:00Z"/>
          <w:color w:val="000000"/>
          <w:u w:val="single"/>
        </w:rPr>
      </w:pPr>
      <w:del w:id="2954" w:author="Caio Pizzol" w:date="2026-08-03T22:24:00Z" w16du:dateUtc="2026-08-04T02:24:00Z">
        <w:r>
          <w:rPr>
            <w:color w:val="000000"/>
            <w:u w:val="single"/>
          </w:rPr>
          <w:tab/>
        </w:r>
      </w:del>
    </w:p>
    <w:p w14:paraId="6C262A1A" w14:textId="77777777" w:rsidR="00540B8E" w:rsidRDefault="005314F1">
      <w:pPr>
        <w:tabs>
          <w:tab w:val="left" w:pos="8640"/>
        </w:tabs>
        <w:spacing w:before="120" w:after="120"/>
        <w:jc w:val="both"/>
        <w:rPr>
          <w:del w:id="2955" w:author="Caio Pizzol" w:date="2026-08-03T22:24:00Z" w16du:dateUtc="2026-08-04T02:24:00Z"/>
          <w:color w:val="000000"/>
          <w:u w:val="single"/>
        </w:rPr>
      </w:pPr>
      <w:del w:id="2956" w:author="Caio Pizzol" w:date="2026-08-03T22:24:00Z" w16du:dateUtc="2026-08-04T02:24:00Z">
        <w:r>
          <w:rPr>
            <w:color w:val="000000"/>
            <w:u w:val="single"/>
          </w:rPr>
          <w:tab/>
        </w:r>
      </w:del>
    </w:p>
    <w:p w14:paraId="0F2A131F" w14:textId="77777777" w:rsidR="00540B8E" w:rsidRDefault="005314F1">
      <w:pPr>
        <w:tabs>
          <w:tab w:val="left" w:pos="8640"/>
        </w:tabs>
        <w:spacing w:before="120" w:after="120"/>
        <w:jc w:val="both"/>
        <w:rPr>
          <w:del w:id="2957" w:author="Caio Pizzol" w:date="2026-08-03T22:24:00Z" w16du:dateUtc="2026-08-04T02:24:00Z"/>
          <w:color w:val="000000"/>
          <w:u w:val="single"/>
        </w:rPr>
      </w:pPr>
      <w:del w:id="2958" w:author="Caio Pizzol" w:date="2026-08-03T22:24:00Z" w16du:dateUtc="2026-08-04T02:24:00Z">
        <w:r>
          <w:rPr>
            <w:color w:val="000000"/>
            <w:u w:val="single"/>
          </w:rPr>
          <w:tab/>
        </w:r>
      </w:del>
    </w:p>
    <w:p w14:paraId="5C2C407C" w14:textId="77777777" w:rsidR="00540B8E" w:rsidRDefault="005314F1">
      <w:pPr>
        <w:tabs>
          <w:tab w:val="left" w:pos="8640"/>
        </w:tabs>
        <w:spacing w:before="120" w:after="120"/>
        <w:jc w:val="both"/>
        <w:rPr>
          <w:del w:id="2959" w:author="Caio Pizzol" w:date="2026-08-03T22:24:00Z" w16du:dateUtc="2026-08-04T02:24:00Z"/>
          <w:color w:val="000000"/>
          <w:u w:val="single"/>
        </w:rPr>
        <w:sectPr w:rsidR="00540B8E">
          <w:footerReference w:type="default" r:id="rId27"/>
          <w:pgSz w:w="12240" w:h="15840"/>
          <w:pgMar w:top="1440" w:right="1800" w:bottom="1440" w:left="1800" w:header="720" w:footer="720" w:gutter="0"/>
          <w:pgNumType w:start="1"/>
          <w:cols w:space="720"/>
        </w:sectPr>
      </w:pPr>
      <w:del w:id="2960" w:author="Caio Pizzol" w:date="2026-08-03T22:24:00Z" w16du:dateUtc="2026-08-04T02:24:00Z">
        <w:r>
          <w:rPr>
            <w:color w:val="000000"/>
            <w:u w:val="single"/>
          </w:rPr>
          <w:tab/>
        </w:r>
      </w:del>
    </w:p>
    <w:p w14:paraId="28B2C60A" w14:textId="77777777" w:rsidR="00540B8E" w:rsidRDefault="005314F1">
      <w:pPr>
        <w:tabs>
          <w:tab w:val="left" w:pos="8640"/>
        </w:tabs>
        <w:spacing w:after="360"/>
        <w:jc w:val="center"/>
        <w:rPr>
          <w:del w:id="2961" w:author="Caio Pizzol" w:date="2026-08-03T22:24:00Z" w16du:dateUtc="2026-08-04T02:24:00Z"/>
          <w:rFonts w:ascii="Arial" w:hAnsi="Arial" w:cs="Arial"/>
          <w:b/>
          <w:sz w:val="36"/>
        </w:rPr>
      </w:pPr>
      <w:del w:id="2962" w:author="Caio Pizzol" w:date="2026-08-03T22:24:00Z" w16du:dateUtc="2026-08-04T02:24:00Z">
        <w:r>
          <w:rPr>
            <w:rFonts w:ascii="Arial" w:hAnsi="Arial" w:cs="Arial"/>
            <w:b/>
            <w:sz w:val="36"/>
          </w:rPr>
          <w:delText>et tempor-2</w:delText>
        </w:r>
        <w:r>
          <w:rPr>
            <w:rFonts w:ascii="Arial" w:hAnsi="Arial" w:cs="Arial"/>
            <w:b/>
            <w:sz w:val="36"/>
          </w:rPr>
          <w:br/>
          <w:delText>tempor lorem elit, aliqua.’et elit adipiscing</w:delText>
        </w:r>
      </w:del>
    </w:p>
    <w:p w14:paraId="6D64442C" w14:textId="77777777" w:rsidR="00540B8E" w:rsidRDefault="005314F1">
      <w:pPr>
        <w:tabs>
          <w:tab w:val="left" w:pos="8640"/>
        </w:tabs>
        <w:spacing w:before="120" w:after="120"/>
        <w:jc w:val="both"/>
        <w:rPr>
          <w:del w:id="2963" w:author="Caio Pizzol" w:date="2026-08-03T22:24:00Z" w16du:dateUtc="2026-08-04T02:24:00Z"/>
          <w:color w:val="000000"/>
          <w:u w:val="single"/>
        </w:rPr>
      </w:pPr>
      <w:del w:id="2964" w:author="Caio Pizzol" w:date="2026-08-03T22:24:00Z" w16du:dateUtc="2026-08-04T02:24:00Z">
        <w:r>
          <w:rPr>
            <w:color w:val="000000"/>
            <w:u w:val="single"/>
          </w:rPr>
          <w:tab/>
        </w:r>
      </w:del>
    </w:p>
    <w:p w14:paraId="3A984452" w14:textId="77777777" w:rsidR="00540B8E" w:rsidRDefault="005314F1">
      <w:pPr>
        <w:tabs>
          <w:tab w:val="left" w:pos="8640"/>
        </w:tabs>
        <w:spacing w:before="120" w:after="120"/>
        <w:jc w:val="both"/>
        <w:rPr>
          <w:del w:id="2965" w:author="Caio Pizzol" w:date="2026-08-03T22:24:00Z" w16du:dateUtc="2026-08-04T02:24:00Z"/>
          <w:color w:val="000000"/>
          <w:u w:val="single"/>
        </w:rPr>
      </w:pPr>
      <w:del w:id="2966" w:author="Caio Pizzol" w:date="2026-08-03T22:24:00Z" w16du:dateUtc="2026-08-04T02:24:00Z">
        <w:r>
          <w:rPr>
            <w:color w:val="000000"/>
            <w:u w:val="single"/>
          </w:rPr>
          <w:tab/>
        </w:r>
      </w:del>
    </w:p>
    <w:p w14:paraId="7E81CCAF" w14:textId="77777777" w:rsidR="00540B8E" w:rsidRDefault="005314F1">
      <w:pPr>
        <w:tabs>
          <w:tab w:val="left" w:pos="8640"/>
        </w:tabs>
        <w:spacing w:before="120" w:after="120"/>
        <w:jc w:val="both"/>
        <w:rPr>
          <w:del w:id="2967" w:author="Caio Pizzol" w:date="2026-08-03T22:24:00Z" w16du:dateUtc="2026-08-04T02:24:00Z"/>
          <w:color w:val="000000"/>
          <w:u w:val="single"/>
        </w:rPr>
      </w:pPr>
      <w:del w:id="2968" w:author="Caio Pizzol" w:date="2026-08-03T22:24:00Z" w16du:dateUtc="2026-08-04T02:24:00Z">
        <w:r>
          <w:rPr>
            <w:color w:val="000000"/>
            <w:u w:val="single"/>
          </w:rPr>
          <w:tab/>
        </w:r>
      </w:del>
    </w:p>
    <w:p w14:paraId="5496600A" w14:textId="77777777" w:rsidR="00540B8E" w:rsidRDefault="005314F1">
      <w:pPr>
        <w:tabs>
          <w:tab w:val="left" w:pos="8640"/>
        </w:tabs>
        <w:spacing w:before="120" w:after="120"/>
        <w:jc w:val="both"/>
        <w:rPr>
          <w:del w:id="2969" w:author="Caio Pizzol" w:date="2026-08-03T22:24:00Z" w16du:dateUtc="2026-08-04T02:24:00Z"/>
          <w:color w:val="000000"/>
          <w:u w:val="single"/>
        </w:rPr>
      </w:pPr>
      <w:del w:id="2970" w:author="Caio Pizzol" w:date="2026-08-03T22:24:00Z" w16du:dateUtc="2026-08-04T02:24:00Z">
        <w:r>
          <w:rPr>
            <w:color w:val="000000"/>
            <w:u w:val="single"/>
          </w:rPr>
          <w:tab/>
        </w:r>
      </w:del>
    </w:p>
    <w:p w14:paraId="27EF5340" w14:textId="77777777" w:rsidR="00540B8E" w:rsidRDefault="005314F1">
      <w:pPr>
        <w:tabs>
          <w:tab w:val="left" w:pos="8640"/>
        </w:tabs>
        <w:spacing w:before="120" w:after="120"/>
        <w:jc w:val="both"/>
        <w:rPr>
          <w:del w:id="2971" w:author="Caio Pizzol" w:date="2026-08-03T22:24:00Z" w16du:dateUtc="2026-08-04T02:24:00Z"/>
          <w:color w:val="000000"/>
          <w:u w:val="single"/>
        </w:rPr>
      </w:pPr>
      <w:del w:id="2972" w:author="Caio Pizzol" w:date="2026-08-03T22:24:00Z" w16du:dateUtc="2026-08-04T02:24:00Z">
        <w:r>
          <w:rPr>
            <w:color w:val="000000"/>
            <w:u w:val="single"/>
          </w:rPr>
          <w:tab/>
        </w:r>
      </w:del>
    </w:p>
    <w:p w14:paraId="23597C25" w14:textId="77777777" w:rsidR="00540B8E" w:rsidRDefault="005314F1">
      <w:pPr>
        <w:tabs>
          <w:tab w:val="left" w:pos="8640"/>
        </w:tabs>
        <w:spacing w:before="120" w:after="120"/>
        <w:jc w:val="both"/>
        <w:rPr>
          <w:del w:id="2973" w:author="Caio Pizzol" w:date="2026-08-03T22:24:00Z" w16du:dateUtc="2026-08-04T02:24:00Z"/>
          <w:color w:val="000000"/>
          <w:u w:val="single"/>
        </w:rPr>
      </w:pPr>
      <w:del w:id="2974" w:author="Caio Pizzol" w:date="2026-08-03T22:24:00Z" w16du:dateUtc="2026-08-04T02:24:00Z">
        <w:r>
          <w:rPr>
            <w:color w:val="000000"/>
            <w:u w:val="single"/>
          </w:rPr>
          <w:tab/>
        </w:r>
      </w:del>
    </w:p>
    <w:p w14:paraId="3AFC4C44" w14:textId="77777777" w:rsidR="00540B8E" w:rsidRDefault="005314F1">
      <w:pPr>
        <w:tabs>
          <w:tab w:val="left" w:pos="8640"/>
        </w:tabs>
        <w:spacing w:before="120" w:after="120"/>
        <w:jc w:val="both"/>
        <w:rPr>
          <w:del w:id="2975" w:author="Caio Pizzol" w:date="2026-08-03T22:24:00Z" w16du:dateUtc="2026-08-04T02:24:00Z"/>
          <w:color w:val="000000"/>
          <w:u w:val="single"/>
        </w:rPr>
      </w:pPr>
      <w:del w:id="2976" w:author="Caio Pizzol" w:date="2026-08-03T22:24:00Z" w16du:dateUtc="2026-08-04T02:24:00Z">
        <w:r>
          <w:rPr>
            <w:color w:val="000000"/>
            <w:u w:val="single"/>
          </w:rPr>
          <w:tab/>
        </w:r>
      </w:del>
    </w:p>
    <w:p w14:paraId="7C06A8B6" w14:textId="77777777" w:rsidR="00540B8E" w:rsidRDefault="005314F1">
      <w:pPr>
        <w:tabs>
          <w:tab w:val="left" w:pos="8640"/>
        </w:tabs>
        <w:spacing w:before="120" w:after="120"/>
        <w:jc w:val="both"/>
        <w:rPr>
          <w:del w:id="2977" w:author="Caio Pizzol" w:date="2026-08-03T22:24:00Z" w16du:dateUtc="2026-08-04T02:24:00Z"/>
          <w:color w:val="000000"/>
          <w:u w:val="single"/>
        </w:rPr>
      </w:pPr>
      <w:del w:id="2978" w:author="Caio Pizzol" w:date="2026-08-03T22:24:00Z" w16du:dateUtc="2026-08-04T02:24:00Z">
        <w:r>
          <w:rPr>
            <w:color w:val="000000"/>
            <w:u w:val="single"/>
          </w:rPr>
          <w:tab/>
        </w:r>
      </w:del>
    </w:p>
    <w:p w14:paraId="2683506B" w14:textId="77777777" w:rsidR="00540B8E" w:rsidRDefault="005314F1">
      <w:pPr>
        <w:tabs>
          <w:tab w:val="left" w:pos="8640"/>
        </w:tabs>
        <w:spacing w:before="120" w:after="120"/>
        <w:jc w:val="both"/>
        <w:rPr>
          <w:del w:id="2979" w:author="Caio Pizzol" w:date="2026-08-03T22:24:00Z" w16du:dateUtc="2026-08-04T02:24:00Z"/>
          <w:color w:val="000000"/>
          <w:u w:val="single"/>
        </w:rPr>
      </w:pPr>
      <w:del w:id="2980" w:author="Caio Pizzol" w:date="2026-08-03T22:24:00Z" w16du:dateUtc="2026-08-04T02:24:00Z">
        <w:r>
          <w:rPr>
            <w:color w:val="000000"/>
            <w:u w:val="single"/>
          </w:rPr>
          <w:tab/>
        </w:r>
      </w:del>
    </w:p>
    <w:p w14:paraId="16B0EDEB" w14:textId="77777777" w:rsidR="00540B8E" w:rsidRDefault="005314F1">
      <w:pPr>
        <w:tabs>
          <w:tab w:val="left" w:pos="8640"/>
        </w:tabs>
        <w:spacing w:before="120" w:after="120"/>
        <w:jc w:val="both"/>
        <w:rPr>
          <w:del w:id="2981" w:author="Caio Pizzol" w:date="2026-08-03T22:24:00Z" w16du:dateUtc="2026-08-04T02:24:00Z"/>
          <w:color w:val="000000"/>
          <w:u w:val="single"/>
        </w:rPr>
      </w:pPr>
      <w:del w:id="2982" w:author="Caio Pizzol" w:date="2026-08-03T22:24:00Z" w16du:dateUtc="2026-08-04T02:24:00Z">
        <w:r>
          <w:rPr>
            <w:color w:val="000000"/>
            <w:u w:val="single"/>
          </w:rPr>
          <w:tab/>
        </w:r>
      </w:del>
    </w:p>
    <w:p w14:paraId="1CA40A12" w14:textId="77777777" w:rsidR="00F63608" w:rsidRDefault="00F63608">
      <w:pPr>
        <w:rPr>
          <w:del w:id="2983" w:author="Caio Pizzol" w:date="2026-08-03T22:24:00Z" w16du:dateUtc="2026-08-04T02:24:00Z"/>
        </w:rPr>
        <w:sectPr w:rsidR="00F63608">
          <w:footerReference w:type="default" r:id="rId28"/>
          <w:pgSz w:w="12240" w:h="15840"/>
          <w:pgMar w:top="1440" w:right="1800" w:bottom="1440" w:left="1800" w:header="720" w:footer="720" w:gutter="0"/>
          <w:pgNumType w:start="1"/>
          <w:cols w:space="720"/>
        </w:sectPr>
      </w:pPr>
    </w:p>
    <w:p w14:paraId="5C2302C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984" w:author="Caio Pizzol" w:date="2026-08-03T22:24:00Z" w16du:dateUtc="2026-08-04T02:24:00Z"/>
          <w:sz w:val="20"/>
        </w:rPr>
      </w:pPr>
      <w:del w:id="2985" w:author="Caio Pizzol" w:date="2026-08-03T22:24:00Z" w16du:dateUtc="2026-08-04T02:24: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462E1C2D" w14:textId="77777777" w:rsidR="00540B8E" w:rsidRDefault="005314F1">
      <w:pPr>
        <w:pStyle w:val="TextHeading2"/>
        <w:keepNext/>
        <w:tabs>
          <w:tab w:val="right" w:pos="4320"/>
        </w:tabs>
        <w:spacing w:after="0"/>
        <w:rPr>
          <w:del w:id="2986" w:author="Caio Pizzol" w:date="2026-08-03T22:24:00Z" w16du:dateUtc="2026-08-04T02:24:00Z"/>
        </w:rPr>
      </w:pPr>
      <w:del w:id="2987" w:author="Caio Pizzol" w:date="2026-08-03T22:24:00Z" w16du:dateUtc="2026-08-04T02:24:00Z">
        <w:r>
          <w:delText xml:space="preserve">magna elit </w:delText>
        </w:r>
        <w:r>
          <w:tab/>
          <w:delText>)</w:delText>
        </w:r>
      </w:del>
    </w:p>
    <w:p w14:paraId="71FBD7AA" w14:textId="77777777" w:rsidR="00540B8E" w:rsidRDefault="005314F1">
      <w:pPr>
        <w:pStyle w:val="TextHeading2"/>
        <w:keepNext/>
        <w:tabs>
          <w:tab w:val="right" w:pos="4320"/>
        </w:tabs>
        <w:spacing w:before="0"/>
        <w:rPr>
          <w:del w:id="2988" w:author="Caio Pizzol" w:date="2026-08-03T22:24:00Z" w16du:dateUtc="2026-08-04T02:24:00Z"/>
        </w:rPr>
      </w:pPr>
      <w:del w:id="2989" w:author="Caio Pizzol" w:date="2026-08-03T22:24:00Z" w16du:dateUtc="2026-08-04T02:24:00Z">
        <w:r>
          <w:delText xml:space="preserve">eiusmod </w:delText>
        </w:r>
        <w:r w:rsidRPr="005314F1">
          <w:delText xml:space="preserve">elit  </w:delText>
        </w:r>
        <w:r w:rsidRPr="005314F1">
          <w:tab/>
        </w:r>
        <w:r>
          <w:delText>)</w:delText>
        </w:r>
      </w:del>
    </w:p>
    <w:p w14:paraId="658D957C" w14:textId="77777777" w:rsidR="00540B8E" w:rsidRDefault="005314F1">
      <w:pPr>
        <w:pStyle w:val="TextHeading2"/>
        <w:keepNext/>
        <w:keepLines/>
        <w:rPr>
          <w:del w:id="2990" w:author="Caio Pizzol" w:date="2026-08-03T22:24:00Z" w16du:dateUtc="2026-08-04T02:24:00Z"/>
        </w:rPr>
      </w:pPr>
      <w:del w:id="2991" w:author="Caio Pizzol" w:date="2026-08-03T22:24:00Z" w16du:dateUtc="2026-08-04T02:24:00Z">
        <w:r>
          <w:delTex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03AC9223" w14:textId="77777777" w:rsidR="00540B8E" w:rsidRDefault="005314F1">
      <w:pPr>
        <w:pStyle w:val="TextHeading2"/>
        <w:keepNext/>
        <w:keepLines/>
        <w:rPr>
          <w:del w:id="2992" w:author="Caio Pizzol" w:date="2026-08-03T22:24:00Z" w16du:dateUtc="2026-08-04T02:24:00Z"/>
        </w:rPr>
      </w:pPr>
      <w:del w:id="2993" w:author="Caio Pizzol" w:date="2026-08-03T22:24:00Z" w16du:dateUtc="2026-08-04T02:24:00Z">
        <w:r>
          <w:delText>do eiusmod et et adipiscing sed et ipsum sit elit ipsum magna elit et consectetur ipsum adipiscing labore aliqua aliqua incididunt amet.</w:delText>
        </w:r>
      </w:del>
    </w:p>
    <w:p w14:paraId="0E6F0543" w14:textId="77777777" w:rsidR="00540B8E" w:rsidRDefault="005314F1">
      <w:pPr>
        <w:pStyle w:val="TextHeading2"/>
        <w:keepNext/>
        <w:spacing w:after="720"/>
        <w:rPr>
          <w:del w:id="2994" w:author="Caio Pizzol" w:date="2026-08-03T22:24:00Z" w16du:dateUtc="2026-08-04T02:24:00Z"/>
        </w:rPr>
      </w:pPr>
      <w:del w:id="2995" w:author="Caio Pizzol" w:date="2026-08-03T22:24:00Z" w16du:dateUtc="2026-08-04T02:24: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4865"/>
        <w:gridCol w:w="3368"/>
      </w:tblGrid>
      <w:tr w:rsidR="00540B8E" w14:paraId="690DB559" w14:textId="77777777">
        <w:trPr>
          <w:del w:id="2996" w:author="Caio Pizzol" w:date="2026-08-03T22:24:00Z" w16du:dateUtc="2026-08-04T02:24:00Z"/>
        </w:trPr>
        <w:tc>
          <w:tcPr>
            <w:tcW w:w="1136" w:type="dxa"/>
            <w:hideMark/>
          </w:tcPr>
          <w:p w14:paraId="542985D3" w14:textId="77777777" w:rsidR="00540B8E" w:rsidRDefault="005314F1">
            <w:pPr>
              <w:pStyle w:val="TextHeading2"/>
              <w:keepNext/>
              <w:tabs>
                <w:tab w:val="right" w:pos="1170"/>
                <w:tab w:val="right" w:pos="4680"/>
                <w:tab w:val="center" w:pos="6480"/>
              </w:tabs>
              <w:spacing w:before="0" w:after="0"/>
              <w:jc w:val="left"/>
              <w:rPr>
                <w:del w:id="2997" w:author="Caio Pizzol" w:date="2026-08-03T22:24:00Z" w16du:dateUtc="2026-08-04T02:24:00Z"/>
              </w:rPr>
            </w:pPr>
            <w:del w:id="2998" w:author="Caio Pizzol" w:date="2026-08-03T22:24:00Z" w16du:dateUtc="2026-08-04T02:24:00Z">
              <w:r>
                <w:delText>ipsum</w:delText>
              </w:r>
            </w:del>
          </w:p>
        </w:tc>
        <w:tc>
          <w:tcPr>
            <w:tcW w:w="5002" w:type="dxa"/>
            <w:tcBorders>
              <w:bottom w:val="single" w:sz="4" w:space="0" w:color="auto"/>
            </w:tcBorders>
            <w:hideMark/>
          </w:tcPr>
          <w:p w14:paraId="57FFC91E" w14:textId="77777777" w:rsidR="00540B8E" w:rsidRDefault="00540B8E">
            <w:pPr>
              <w:pStyle w:val="TextHeading2"/>
              <w:keepNext/>
              <w:tabs>
                <w:tab w:val="right" w:pos="1170"/>
                <w:tab w:val="right" w:pos="4680"/>
                <w:tab w:val="center" w:pos="6480"/>
              </w:tabs>
              <w:spacing w:before="0" w:after="0"/>
              <w:rPr>
                <w:del w:id="2999" w:author="Caio Pizzol" w:date="2026-08-03T22:24:00Z" w16du:dateUtc="2026-08-04T02:24:00Z"/>
              </w:rPr>
            </w:pPr>
          </w:p>
        </w:tc>
        <w:tc>
          <w:tcPr>
            <w:tcW w:w="3438" w:type="dxa"/>
            <w:hideMark/>
          </w:tcPr>
          <w:p w14:paraId="0AD35918" w14:textId="77777777" w:rsidR="00540B8E" w:rsidRDefault="005314F1">
            <w:pPr>
              <w:pStyle w:val="TextHeading2"/>
              <w:keepNext/>
              <w:tabs>
                <w:tab w:val="right" w:pos="1170"/>
                <w:tab w:val="right" w:pos="4680"/>
                <w:tab w:val="center" w:pos="6480"/>
              </w:tabs>
              <w:spacing w:before="0" w:after="0"/>
              <w:jc w:val="left"/>
              <w:rPr>
                <w:del w:id="3000" w:author="Caio Pizzol" w:date="2026-08-03T22:24:00Z" w16du:dateUtc="2026-08-04T02:24:00Z"/>
              </w:rPr>
            </w:pPr>
            <w:del w:id="3001" w:author="Caio Pizzol" w:date="2026-08-03T22:24:00Z" w16du:dateUtc="2026-08-04T02:24:00Z">
              <w:r>
                <w:delText>(dolore)</w:delText>
              </w:r>
            </w:del>
          </w:p>
        </w:tc>
      </w:tr>
    </w:tbl>
    <w:p w14:paraId="4DF30A0C" w14:textId="77777777" w:rsidR="00F52197" w:rsidRDefault="00F52197"/>
    <w:sectPr w:rsidR="00F52197">
      <w:footerReference w:type="default" r:id="rId29"/>
      <w:pgSz w:w="12240" w:h="15840"/>
      <w:pgMar w:top="1440" w:right="1440" w:bottom="1440" w:left="1440" w:header="720" w:footer="720" w:gutter="0"/>
      <w:pgNumType w:chapStyle="0"/>
      <w:cols w:space="720"/>
      <w:docGrid w:linePitch="360"/>
      <w:sectPrChange w:id="3007" w:author="Caio Pizzol" w:date="2026-08-03T22:24:00Z" w16du:dateUtc="2026-08-04T02:24:00Z">
        <w:sectPr w:rsidR="00F52197">
          <w:pgMar w:top="1440" w:right="1800" w:bottom="1440" w:left="1800" w:header="720" w:footer="720" w:gutter="0"/>
          <w:pgNumType w:chapStyle="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2573" w14:textId="77777777" w:rsidR="00175807" w:rsidRDefault="00175807" w:rsidP="00A16EB9">
      <w:pPr>
        <w:spacing w:after="0" w:line="240" w:lineRule="auto"/>
        <w:pPrChange w:id="16" w:author="Caio Pizzol" w:date="2026-08-03T22:24:00Z" w16du:dateUtc="2026-08-04T02:24:00Z">
          <w:pPr/>
        </w:pPrChange>
      </w:pPr>
      <w:r>
        <w:separator/>
      </w:r>
    </w:p>
  </w:endnote>
  <w:endnote w:type="continuationSeparator" w:id="0">
    <w:p w14:paraId="5D5C830E" w14:textId="77777777" w:rsidR="00175807" w:rsidRDefault="00175807" w:rsidP="00A16EB9">
      <w:pPr>
        <w:spacing w:after="0" w:line="240" w:lineRule="auto"/>
        <w:pPrChange w:id="17" w:author="Caio Pizzol" w:date="2026-08-03T22:24:00Z" w16du:dateUtc="2026-08-04T02:24: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2245" w14:textId="77777777" w:rsidR="00F52197" w:rsidRDefault="00F521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4BB7" w14:textId="77777777" w:rsidR="00540B8E" w:rsidRDefault="00540B8E">
    <w:pPr>
      <w:pStyle w:val="Footer"/>
      <w:spacing w:before="60"/>
      <w:jc w:val="center"/>
    </w:pPr>
  </w:p>
  <w:p w14:paraId="34C6B81F" w14:textId="77777777" w:rsidR="00540B8E" w:rsidRDefault="005314F1">
    <w:pPr>
      <w:pStyle w:val="Footer"/>
      <w:jc w:val="center"/>
    </w:pPr>
    <w:r>
      <w:rPr>
        <w:rStyle w:val="PageNumber"/>
      </w:rPr>
      <w:t>Smith Family Trust</w:t>
    </w:r>
  </w:p>
  <w:p w14:paraId="469254DA"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B991" w14:textId="77777777" w:rsidR="00540B8E" w:rsidRDefault="00540B8E">
    <w:pPr>
      <w:pStyle w:val="Footer"/>
      <w:spacing w:before="60"/>
      <w:jc w:val="center"/>
    </w:pPr>
  </w:p>
  <w:p w14:paraId="2A91D91A" w14:textId="77777777" w:rsidR="00540B8E" w:rsidRDefault="005314F1">
    <w:pPr>
      <w:pStyle w:val="Footer"/>
      <w:jc w:val="center"/>
    </w:pPr>
    <w:r>
      <w:rPr>
        <w:rStyle w:val="PageNumber"/>
      </w:rPr>
      <w:t>Smith Family Trust</w:t>
    </w:r>
  </w:p>
  <w:p w14:paraId="384283BA"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755C" w14:textId="77777777" w:rsidR="00540B8E" w:rsidRDefault="00540B8E">
    <w:pPr>
      <w:pStyle w:val="Footer"/>
      <w:spacing w:before="60"/>
      <w:jc w:val="center"/>
    </w:pPr>
  </w:p>
  <w:p w14:paraId="3E9CEC37" w14:textId="77777777" w:rsidR="00540B8E" w:rsidRDefault="005314F1">
    <w:pPr>
      <w:pStyle w:val="Footer"/>
      <w:jc w:val="center"/>
    </w:pPr>
    <w:r>
      <w:rPr>
        <w:rStyle w:val="PageNumber"/>
      </w:rPr>
      <w:t>Smith Family Trust</w:t>
    </w:r>
  </w:p>
  <w:p w14:paraId="251ED0C0"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F13E" w14:textId="77777777" w:rsidR="00540B8E" w:rsidRDefault="00540B8E">
    <w:pPr>
      <w:pStyle w:val="Footer"/>
      <w:spacing w:before="60"/>
      <w:jc w:val="center"/>
    </w:pPr>
  </w:p>
  <w:p w14:paraId="0C209664" w14:textId="77777777" w:rsidR="00540B8E" w:rsidRDefault="005314F1">
    <w:pPr>
      <w:pStyle w:val="Footer"/>
      <w:jc w:val="center"/>
    </w:pPr>
    <w:r>
      <w:rPr>
        <w:rStyle w:val="PageNumber"/>
      </w:rPr>
      <w:t>Smith Family Trust</w:t>
    </w:r>
  </w:p>
  <w:p w14:paraId="59363D03"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916D" w14:textId="77777777" w:rsidR="00540B8E" w:rsidRDefault="00540B8E">
    <w:pPr>
      <w:pStyle w:val="Footer"/>
      <w:spacing w:before="60"/>
      <w:jc w:val="center"/>
    </w:pPr>
  </w:p>
  <w:p w14:paraId="6E52A9C8" w14:textId="77777777" w:rsidR="00540B8E" w:rsidRDefault="005314F1">
    <w:pPr>
      <w:pStyle w:val="Footer"/>
      <w:jc w:val="center"/>
    </w:pPr>
    <w:r>
      <w:rPr>
        <w:rStyle w:val="PageNumber"/>
      </w:rPr>
      <w:t>Smith Family Trust</w:t>
    </w:r>
  </w:p>
  <w:p w14:paraId="74485DC8"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40CA" w14:textId="77777777" w:rsidR="00540B8E" w:rsidRDefault="00540B8E">
    <w:pPr>
      <w:pStyle w:val="Footer"/>
      <w:spacing w:before="60"/>
      <w:jc w:val="center"/>
    </w:pPr>
  </w:p>
  <w:p w14:paraId="4DF58090" w14:textId="77777777" w:rsidR="00540B8E" w:rsidRDefault="005314F1">
    <w:pPr>
      <w:pStyle w:val="Footer"/>
      <w:jc w:val="center"/>
    </w:pPr>
    <w:r>
      <w:rPr>
        <w:rStyle w:val="PageNumber"/>
      </w:rPr>
      <w:t>Smith Family Trust</w:t>
    </w:r>
  </w:p>
  <w:p w14:paraId="5E5205D4"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09F1" w14:textId="77777777" w:rsidR="00540B8E" w:rsidRDefault="00540B8E">
    <w:pPr>
      <w:pStyle w:val="Footer"/>
      <w:spacing w:before="60"/>
      <w:jc w:val="center"/>
    </w:pPr>
  </w:p>
  <w:p w14:paraId="602D5A6F" w14:textId="77777777" w:rsidR="00540B8E" w:rsidRDefault="005314F1">
    <w:pPr>
      <w:pStyle w:val="Footer"/>
      <w:jc w:val="center"/>
    </w:pPr>
    <w:r>
      <w:rPr>
        <w:rStyle w:val="PageNumber"/>
      </w:rPr>
      <w:t>Smith Family Trust</w:t>
    </w:r>
  </w:p>
  <w:p w14:paraId="46F34624"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2ADD" w14:textId="77777777" w:rsidR="00540B8E" w:rsidRDefault="00540B8E">
    <w:pPr>
      <w:pStyle w:val="Footer"/>
      <w:spacing w:before="60"/>
      <w:jc w:val="center"/>
    </w:pPr>
  </w:p>
  <w:p w14:paraId="59003361" w14:textId="77777777" w:rsidR="00540B8E" w:rsidRDefault="005314F1">
    <w:pPr>
      <w:pStyle w:val="Footer"/>
      <w:jc w:val="center"/>
    </w:pPr>
    <w:r>
      <w:rPr>
        <w:rStyle w:val="PageNumber"/>
      </w:rPr>
      <w:t>Smith Family Trust</w:t>
    </w:r>
  </w:p>
  <w:p w14:paraId="77BFFAEF"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2C0E" w14:textId="77777777" w:rsidR="00540B8E" w:rsidRDefault="00540B8E">
    <w:pPr>
      <w:pStyle w:val="Footer"/>
      <w:spacing w:before="60"/>
      <w:jc w:val="center"/>
    </w:pPr>
  </w:p>
  <w:p w14:paraId="605DCB7B" w14:textId="77777777" w:rsidR="00540B8E" w:rsidRDefault="005314F1">
    <w:pPr>
      <w:pStyle w:val="Footer"/>
      <w:jc w:val="center"/>
    </w:pPr>
    <w:r>
      <w:rPr>
        <w:rStyle w:val="PageNumber"/>
      </w:rPr>
      <w:t>Smith Family Trust</w:t>
    </w:r>
  </w:p>
  <w:p w14:paraId="095428F2"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C57E" w14:textId="77777777" w:rsidR="00540B8E" w:rsidRDefault="00540B8E">
    <w:pPr>
      <w:pStyle w:val="Footer"/>
      <w:spacing w:before="60"/>
      <w:jc w:val="center"/>
    </w:pPr>
  </w:p>
  <w:p w14:paraId="19E736BC" w14:textId="77777777" w:rsidR="00540B8E" w:rsidRDefault="005314F1">
    <w:pPr>
      <w:pStyle w:val="Footer"/>
      <w:jc w:val="center"/>
    </w:pPr>
    <w:r>
      <w:rPr>
        <w:rStyle w:val="PageNumber"/>
      </w:rPr>
      <w:t>Smith Family Trust</w:t>
    </w:r>
  </w:p>
  <w:p w14:paraId="562B9A78"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E775" w14:textId="77777777" w:rsidR="00540B8E" w:rsidRDefault="00540B8E">
    <w:pPr>
      <w:pStyle w:val="Footer"/>
      <w:spacing w:before="60"/>
      <w:jc w:val="center"/>
    </w:pPr>
  </w:p>
  <w:p w14:paraId="60A75E20" w14:textId="77777777" w:rsidR="00540B8E" w:rsidRDefault="005314F1">
    <w:pPr>
      <w:pStyle w:val="Footer"/>
      <w:jc w:val="center"/>
    </w:pPr>
    <w:r>
      <w:rPr>
        <w:rStyle w:val="PageNumber"/>
      </w:rPr>
      <w:t>Smith Family Trust</w:t>
    </w:r>
  </w:p>
  <w:p w14:paraId="0FD2DDAD"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ABBD" w14:textId="77777777" w:rsidR="00540B8E" w:rsidRDefault="00540B8E">
    <w:pPr>
      <w:pStyle w:val="Footer"/>
      <w:spacing w:before="60"/>
      <w:jc w:val="center"/>
    </w:pPr>
  </w:p>
  <w:p w14:paraId="3CC54E32" w14:textId="77777777" w:rsidR="00540B8E" w:rsidRDefault="005314F1">
    <w:pPr>
      <w:pStyle w:val="Footer"/>
      <w:jc w:val="center"/>
    </w:pPr>
    <w:r>
      <w:rPr>
        <w:rStyle w:val="PageNumber"/>
      </w:rPr>
      <w:t>Smith Family Trust</w:t>
    </w:r>
  </w:p>
  <w:p w14:paraId="7855BA83"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FC79" w14:textId="77777777" w:rsidR="00540B8E" w:rsidRDefault="00540B8E">
    <w:pPr>
      <w:pStyle w:val="Footer"/>
      <w:spacing w:before="60"/>
      <w:jc w:val="center"/>
    </w:pPr>
  </w:p>
  <w:p w14:paraId="3D689B5A" w14:textId="77777777" w:rsidR="00540B8E" w:rsidRDefault="005314F1">
    <w:pPr>
      <w:pStyle w:val="Footer"/>
      <w:jc w:val="center"/>
    </w:pPr>
    <w:r>
      <w:rPr>
        <w:rStyle w:val="PageNumber"/>
      </w:rPr>
      <w:t>Smith Family Trust</w:t>
    </w:r>
  </w:p>
  <w:p w14:paraId="711CAD06"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0783" w14:textId="77777777" w:rsidR="00540B8E" w:rsidRDefault="00540B8E">
    <w:pPr>
      <w:pStyle w:val="Footer"/>
      <w:spacing w:before="60"/>
      <w:jc w:val="center"/>
    </w:pPr>
  </w:p>
  <w:p w14:paraId="12C9D3A1" w14:textId="77777777" w:rsidR="00540B8E" w:rsidRDefault="005314F1">
    <w:pPr>
      <w:pStyle w:val="Footer"/>
      <w:jc w:val="center"/>
    </w:pPr>
    <w:r>
      <w:rPr>
        <w:rStyle w:val="PageNumber"/>
      </w:rPr>
      <w:t>Smith Family Trust</w:t>
    </w:r>
  </w:p>
  <w:p w14:paraId="63C89350"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E246" w14:textId="77777777" w:rsidR="00540B8E" w:rsidRDefault="00540B8E">
    <w:pPr>
      <w:pStyle w:val="Footer"/>
      <w:spacing w:before="60"/>
      <w:jc w:val="center"/>
    </w:pPr>
  </w:p>
  <w:p w14:paraId="069F6C54" w14:textId="77777777" w:rsidR="00540B8E" w:rsidRDefault="005314F1">
    <w:pPr>
      <w:pStyle w:val="Footer"/>
      <w:jc w:val="center"/>
    </w:pPr>
    <w:r>
      <w:rPr>
        <w:rStyle w:val="PageNumber"/>
      </w:rPr>
      <w:t>Smith Family Trust</w:t>
    </w:r>
  </w:p>
  <w:p w14:paraId="2D0B7E46"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AC91" w14:textId="77777777" w:rsidR="00540B8E" w:rsidRDefault="00540B8E">
    <w:pPr>
      <w:pStyle w:val="Footer"/>
      <w:spacing w:before="60"/>
      <w:jc w:val="center"/>
    </w:pPr>
  </w:p>
  <w:p w14:paraId="3CBB04AD" w14:textId="77777777" w:rsidR="00540B8E" w:rsidRDefault="005314F1">
    <w:pPr>
      <w:pStyle w:val="Footer"/>
      <w:jc w:val="center"/>
    </w:pPr>
    <w:r>
      <w:rPr>
        <w:rStyle w:val="PageNumber"/>
      </w:rPr>
      <w:t>Smith Family Trust</w:t>
    </w:r>
  </w:p>
  <w:p w14:paraId="6DAF3E0E"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2E37" w14:textId="77777777" w:rsidR="00540B8E" w:rsidRDefault="00540B8E">
    <w:pPr>
      <w:pStyle w:val="Footer"/>
      <w:jc w:val="center"/>
    </w:pPr>
  </w:p>
  <w:p w14:paraId="13EFDA1C" w14:textId="77777777" w:rsidR="00540B8E" w:rsidRDefault="005314F1">
    <w:pPr>
      <w:pStyle w:val="Footer"/>
      <w:jc w:val="center"/>
    </w:pPr>
    <w:r>
      <w:rPr>
        <w:rStyle w:val="PageNumber"/>
      </w:rPr>
      <w:t>Smith Family Trust</w:t>
    </w:r>
  </w:p>
  <w:p w14:paraId="738F2DD3"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1BD9" w14:textId="77777777" w:rsidR="00540B8E" w:rsidRDefault="00540B8E">
    <w:pPr>
      <w:pStyle w:val="Footer"/>
      <w:jc w:val="center"/>
    </w:pPr>
  </w:p>
  <w:p w14:paraId="78811DDC" w14:textId="77777777" w:rsidR="00540B8E" w:rsidRDefault="005314F1">
    <w:pPr>
      <w:pStyle w:val="Footer"/>
      <w:jc w:val="center"/>
    </w:pPr>
    <w:r>
      <w:rPr>
        <w:rStyle w:val="PageNumber"/>
      </w:rPr>
      <w:t>Smith Family Trust</w:t>
    </w:r>
  </w:p>
  <w:p w14:paraId="0C636C73"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450D" w14:textId="77777777" w:rsidR="00540B8E" w:rsidRDefault="00540B8E">
    <w:pPr>
      <w:pStyle w:val="Footer"/>
      <w:jc w:val="center"/>
    </w:pPr>
  </w:p>
  <w:p w14:paraId="1E5FB328" w14:textId="77777777" w:rsidR="00540B8E" w:rsidRDefault="005314F1">
    <w:pPr>
      <w:pStyle w:val="Footer"/>
      <w:jc w:val="center"/>
    </w:pPr>
    <w:r>
      <w:rPr>
        <w:rStyle w:val="PageNumber"/>
      </w:rPr>
      <w:t>Smith Family Trust</w:t>
    </w:r>
  </w:p>
  <w:p w14:paraId="5868B82E"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BCA5" w14:textId="77777777" w:rsidR="00540B8E" w:rsidRDefault="00540B8E">
    <w:pPr>
      <w:pStyle w:val="Footer"/>
      <w:spacing w:before="60"/>
      <w:jc w:val="center"/>
      <w:rPr>
        <w:del w:id="3002" w:author="Caio Pizzol" w:date="2026-08-03T22:24:00Z" w16du:dateUtc="2026-08-04T02:24:00Z"/>
      </w:rPr>
    </w:pPr>
  </w:p>
  <w:p w14:paraId="5120F668" w14:textId="77777777" w:rsidR="00540B8E" w:rsidRDefault="005314F1">
    <w:pPr>
      <w:pStyle w:val="Footer"/>
      <w:jc w:val="center"/>
      <w:rPr>
        <w:del w:id="3003" w:author="Caio Pizzol" w:date="2026-08-03T22:24:00Z" w16du:dateUtc="2026-08-04T02:24:00Z"/>
      </w:rPr>
    </w:pPr>
    <w:del w:id="3004" w:author="Caio Pizzol" w:date="2026-08-03T22:24:00Z" w16du:dateUtc="2026-08-04T02:24:00Z">
      <w:r>
        <w:rPr>
          <w:rStyle w:val="PageNumber"/>
        </w:rPr>
        <w:delText>Smith Family Trust</w:delText>
      </w:r>
    </w:del>
  </w:p>
  <w:p w14:paraId="7899E645" w14:textId="77777777" w:rsidR="00540B8E" w:rsidRDefault="005314F1">
    <w:pPr>
      <w:pStyle w:val="Heading6Char"/>
      <w:pPrChange w:id="3005" w:author="Caio Pizzol" w:date="2026-08-03T22:24:00Z" w16du:dateUtc="2026-08-04T02:24:00Z">
        <w:pPr>
          <w:pStyle w:val="Footer"/>
          <w:jc w:val="center"/>
        </w:pPr>
      </w:pPrChange>
    </w:pPr>
    <w:del w:id="3006" w:author="Caio Pizzol" w:date="2026-08-03T22:24:00Z" w16du:dateUtc="2026-08-04T02:24:00Z">
      <w:r>
        <w:fldChar w:fldCharType="begin"/>
      </w:r>
      <w:r>
        <w:delInstrText xml:space="preserve"> PAGE </w:delInstrText>
      </w:r>
      <w:r>
        <w:fldChar w:fldCharType="separate"/>
      </w:r>
      <w:r w:rsidR="00AC72FF">
        <w:rPr>
          <w:noProof/>
        </w:rPr>
        <w:delText>15-1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73A0" w14:textId="77777777" w:rsidR="00175807" w:rsidRDefault="00175807" w:rsidP="00A16EB9">
      <w:pPr>
        <w:spacing w:after="0" w:line="240" w:lineRule="auto"/>
        <w:pPrChange w:id="14" w:author="Caio Pizzol" w:date="2026-08-03T22:24:00Z" w16du:dateUtc="2026-08-04T02:24:00Z">
          <w:pPr/>
        </w:pPrChange>
      </w:pPr>
      <w:r>
        <w:separator/>
      </w:r>
    </w:p>
  </w:footnote>
  <w:footnote w:type="continuationSeparator" w:id="0">
    <w:p w14:paraId="6852578D" w14:textId="77777777" w:rsidR="00175807" w:rsidRDefault="00175807" w:rsidP="00A16EB9">
      <w:pPr>
        <w:spacing w:after="0" w:line="240" w:lineRule="auto"/>
        <w:pPrChange w:id="15" w:author="Caio Pizzol" w:date="2026-08-03T22:24:00Z" w16du:dateUtc="2026-08-04T02:24: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1FB5F" w14:textId="77777777" w:rsidR="00F52197" w:rsidRDefault="00F52197">
    <w:pPr>
      <w:pStyle w:val="Heading4Char"/>
      <w:pPrChange w:id="219" w:author="Caio Pizzol" w:date="2026-08-03T22:24:00Z" w16du:dateUtc="2026-08-04T02:2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9"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8"/>
  </w:num>
  <w:num w:numId="2" w16cid:durableId="1210999309">
    <w:abstractNumId w:val="2"/>
  </w:num>
  <w:num w:numId="3" w16cid:durableId="564295750">
    <w:abstractNumId w:val="1"/>
  </w:num>
  <w:num w:numId="4" w16cid:durableId="1156384952">
    <w:abstractNumId w:val="6"/>
  </w:num>
  <w:num w:numId="5" w16cid:durableId="348527904">
    <w:abstractNumId w:val="3"/>
  </w:num>
  <w:num w:numId="6" w16cid:durableId="1251348052">
    <w:abstractNumId w:val="0"/>
  </w:num>
  <w:num w:numId="7" w16cid:durableId="1454442930">
    <w:abstractNumId w:val="4"/>
  </w:num>
  <w:num w:numId="8" w16cid:durableId="486239857">
    <w:abstractNumId w:val="9"/>
  </w:num>
  <w:num w:numId="9" w16cid:durableId="65609196">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0E5088"/>
    <w:rsid w:val="00122B2B"/>
    <w:rsid w:val="00175807"/>
    <w:rsid w:val="001E56B1"/>
    <w:rsid w:val="002031F9"/>
    <w:rsid w:val="0028181C"/>
    <w:rsid w:val="00370461"/>
    <w:rsid w:val="003906D6"/>
    <w:rsid w:val="004407C2"/>
    <w:rsid w:val="00442E22"/>
    <w:rsid w:val="00497D0E"/>
    <w:rsid w:val="005314F1"/>
    <w:rsid w:val="00540B5B"/>
    <w:rsid w:val="00540B8E"/>
    <w:rsid w:val="005F38AD"/>
    <w:rsid w:val="005F7DF0"/>
    <w:rsid w:val="00667D14"/>
    <w:rsid w:val="006C325D"/>
    <w:rsid w:val="006E7E61"/>
    <w:rsid w:val="00744453"/>
    <w:rsid w:val="00890B34"/>
    <w:rsid w:val="008B66F6"/>
    <w:rsid w:val="00967AE9"/>
    <w:rsid w:val="00A01E55"/>
    <w:rsid w:val="00A16EB9"/>
    <w:rsid w:val="00A97C79"/>
    <w:rsid w:val="00AC72FF"/>
    <w:rsid w:val="00B1347F"/>
    <w:rsid w:val="00B76A40"/>
    <w:rsid w:val="00C13A77"/>
    <w:rsid w:val="00C77090"/>
    <w:rsid w:val="00D22DB6"/>
    <w:rsid w:val="00D44BE2"/>
    <w:rsid w:val="00D62A0F"/>
    <w:rsid w:val="00DD6938"/>
    <w:rsid w:val="00DE0A42"/>
    <w:rsid w:val="00E53EAD"/>
    <w:rsid w:val="00EB43E9"/>
    <w:rsid w:val="00ED75C1"/>
    <w:rsid w:val="00F52197"/>
    <w:rsid w:val="00F63608"/>
    <w:rsid w:val="00F70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aio Pizzol" w:date="2026-08-03T22:24:00Z">
        <w:pPr/>
      </w:pPrChange>
    </w:pPr>
    <w:rPr>
      <w:rFonts w:asciiTheme="minorHAnsi" w:eastAsiaTheme="minorHAnsi" w:hAnsiTheme="minorHAnsi" w:cstheme="minorBidi"/>
      <w:kern w:val="2"/>
      <w:sz w:val="24"/>
      <w:szCs w:val="24"/>
      <w:lang w:val="en-US" w:eastAsia="en-US"/>
      <w14:ligatures w14:val="standardContextual"/>
      <w:rPrChange w:id="0" w:author="Caio Pizzol" w:date="2026-08-03T22:24:00Z">
        <w:rPr>
          <w:sz w:val="24"/>
          <w:szCs w:val="24"/>
          <w:lang w:val="en-US" w:eastAsia="en-US" w:bidi="ar-SA"/>
        </w:rPr>
      </w:rPrChange>
    </w:rPr>
  </w:style>
  <w:style w:type="paragraph" w:styleId="Heading1">
    <w:name w:val="heading 1"/>
    <w:basedOn w:val="Normal"/>
    <w:next w:val="Normal"/>
    <w:link w:val="Heading1Char"/>
    <w:uiPriority w:val="9"/>
    <w:qFormat/>
    <w:rsid w:val="000E5088"/>
    <w:pPr>
      <w:keepNext/>
      <w:keepLines/>
      <w:spacing w:before="360" w:after="80"/>
      <w:outlineLvl w:val="0"/>
      <w:pPrChange w:id="1" w:author="Caio Pizzol" w:date="2026-08-03T22:24:00Z">
        <w:pPr>
          <w:keepNext/>
          <w:keepLines/>
          <w:numPr>
            <w:ilvl w:val="1"/>
            <w:numId w:val="2"/>
          </w:numPr>
          <w:spacing w:after="360" w:line="400" w:lineRule="exact"/>
          <w:jc w:val="center"/>
          <w:outlineLvl w:val="0"/>
        </w:pPr>
      </w:pPrChange>
    </w:pPr>
    <w:rPr>
      <w:rFonts w:asciiTheme="majorHAnsi" w:eastAsiaTheme="majorEastAsia" w:hAnsiTheme="majorHAnsi" w:cstheme="majorBidi"/>
      <w:color w:val="0F4761" w:themeColor="accent1" w:themeShade="BF"/>
      <w:sz w:val="40"/>
      <w:szCs w:val="40"/>
      <w:rPrChange w:id="1" w:author="Caio Pizzol" w:date="2026-08-03T22:24:00Z">
        <w:rPr>
          <w:rFonts w:ascii="Arial" w:hAnsi="Arial"/>
          <w:b/>
          <w:sz w:val="32"/>
          <w:lang w:val="en-US" w:eastAsia="en-US" w:bidi="ar-SA"/>
        </w:rPr>
      </w:rPrChange>
    </w:rPr>
  </w:style>
  <w:style w:type="paragraph" w:styleId="Heading2">
    <w:name w:val="heading 2"/>
    <w:basedOn w:val="Normal"/>
    <w:next w:val="Normal"/>
    <w:link w:val="Heading2Char"/>
    <w:uiPriority w:val="9"/>
    <w:semiHidden/>
    <w:unhideWhenUsed/>
    <w:qFormat/>
    <w:rsid w:val="000E5088"/>
    <w:pPr>
      <w:keepNext/>
      <w:keepLines/>
      <w:spacing w:before="160" w:after="80"/>
      <w:outlineLvl w:val="1"/>
      <w:pPrChange w:id="2" w:author="Caio Pizzol" w:date="2026-08-03T22:24:00Z">
        <w:pPr>
          <w:keepNext/>
          <w:keepLines/>
          <w:numPr>
            <w:ilvl w:val="2"/>
            <w:numId w:val="2"/>
          </w:numPr>
          <w:tabs>
            <w:tab w:val="num" w:pos="1800"/>
          </w:tabs>
          <w:spacing w:before="240" w:after="120"/>
          <w:ind w:left="1800" w:hanging="1800"/>
          <w:outlineLvl w:val="1"/>
        </w:pPr>
      </w:pPrChange>
    </w:pPr>
    <w:rPr>
      <w:rFonts w:asciiTheme="majorHAnsi" w:eastAsiaTheme="majorEastAsia" w:hAnsiTheme="majorHAnsi" w:cstheme="majorBidi"/>
      <w:color w:val="0F4761" w:themeColor="accent1" w:themeShade="BF"/>
      <w:sz w:val="32"/>
      <w:szCs w:val="32"/>
      <w:rPrChange w:id="2" w:author="Caio Pizzol" w:date="2026-08-03T22:24:00Z">
        <w:rPr>
          <w:rFonts w:ascii="Arial" w:hAnsi="Arial"/>
          <w:b/>
          <w:sz w:val="24"/>
          <w:lang w:val="en-US" w:eastAsia="en-US" w:bidi="ar-SA"/>
        </w:rPr>
      </w:rPrChange>
    </w:rPr>
  </w:style>
  <w:style w:type="paragraph" w:styleId="Heading3">
    <w:name w:val="heading 3"/>
    <w:basedOn w:val="Normal"/>
    <w:next w:val="Normal"/>
    <w:link w:val="Heading3Char"/>
    <w:uiPriority w:val="9"/>
    <w:semiHidden/>
    <w:unhideWhenUsed/>
    <w:qFormat/>
    <w:rsid w:val="000E5088"/>
    <w:pPr>
      <w:keepNext/>
      <w:keepLines/>
      <w:spacing w:before="160" w:after="80"/>
      <w:outlineLvl w:val="2"/>
      <w:pPrChange w:id="3" w:author="Caio Pizzol" w:date="2026-08-03T22:24:00Z">
        <w:pPr>
          <w:keepNext/>
          <w:keepLines/>
          <w:numPr>
            <w:ilvl w:val="3"/>
            <w:numId w:val="2"/>
          </w:numPr>
          <w:tabs>
            <w:tab w:val="num" w:pos="1440"/>
          </w:tabs>
          <w:spacing w:before="120" w:after="120"/>
          <w:ind w:left="1440" w:right="720" w:hanging="720"/>
          <w:outlineLvl w:val="2"/>
        </w:pPr>
      </w:pPrChange>
    </w:pPr>
    <w:rPr>
      <w:rFonts w:eastAsiaTheme="majorEastAsia" w:cstheme="majorBidi"/>
      <w:color w:val="0F4761" w:themeColor="accent1" w:themeShade="BF"/>
      <w:sz w:val="28"/>
      <w:szCs w:val="28"/>
      <w:rPrChange w:id="3" w:author="Caio Pizzol" w:date="2026-08-03T22:24:00Z">
        <w:rPr>
          <w:rFonts w:ascii="Arial" w:hAnsi="Arial"/>
          <w:b/>
          <w:sz w:val="24"/>
          <w:lang w:val="en-US" w:eastAsia="en-US" w:bidi="ar-SA"/>
        </w:rPr>
      </w:rPrChange>
    </w:rPr>
  </w:style>
  <w:style w:type="paragraph" w:styleId="Heading4">
    <w:name w:val="heading 4"/>
    <w:basedOn w:val="Normal"/>
    <w:next w:val="Normal"/>
    <w:link w:val="Heading4Char"/>
    <w:uiPriority w:val="9"/>
    <w:semiHidden/>
    <w:unhideWhenUsed/>
    <w:qFormat/>
    <w:rsid w:val="000E5088"/>
    <w:pPr>
      <w:keepNext/>
      <w:keepLines/>
      <w:spacing w:before="80" w:after="40"/>
      <w:outlineLvl w:val="3"/>
      <w:pPrChange w:id="4" w:author="Caio Pizzol" w:date="2026-08-03T22:24:00Z">
        <w:pPr>
          <w:keepNext/>
          <w:keepLines/>
          <w:numPr>
            <w:ilvl w:val="4"/>
            <w:numId w:val="2"/>
          </w:numPr>
          <w:tabs>
            <w:tab w:val="num" w:pos="2160"/>
          </w:tabs>
          <w:spacing w:before="120" w:after="120"/>
          <w:ind w:left="2160" w:right="1440" w:hanging="720"/>
          <w:outlineLvl w:val="3"/>
        </w:pPr>
      </w:pPrChange>
    </w:pPr>
    <w:rPr>
      <w:rFonts w:eastAsiaTheme="majorEastAsia" w:cstheme="majorBidi"/>
      <w:i/>
      <w:iCs/>
      <w:color w:val="0F4761" w:themeColor="accent1" w:themeShade="BF"/>
      <w:rPrChange w:id="4" w:author="Caio Pizzol" w:date="2026-08-03T22:24:00Z">
        <w:rPr>
          <w:rFonts w:ascii="Arial" w:hAnsi="Arial"/>
          <w:b/>
          <w:sz w:val="24"/>
          <w:lang w:val="en-US" w:eastAsia="en-US" w:bidi="ar-SA"/>
        </w:rPr>
      </w:rPrChange>
    </w:rPr>
  </w:style>
  <w:style w:type="paragraph" w:styleId="Heading5">
    <w:name w:val="heading 5"/>
    <w:basedOn w:val="Normal"/>
    <w:next w:val="Normal"/>
    <w:link w:val="Heading5Char"/>
    <w:uiPriority w:val="9"/>
    <w:semiHidden/>
    <w:unhideWhenUsed/>
    <w:qFormat/>
    <w:rsid w:val="000E5088"/>
    <w:pPr>
      <w:keepNext/>
      <w:keepLines/>
      <w:spacing w:before="80" w:after="40"/>
      <w:outlineLvl w:val="4"/>
      <w:pPrChange w:id="5" w:author="Caio Pizzol" w:date="2026-08-03T22:24:00Z">
        <w:pPr>
          <w:keepNext/>
          <w:keepLines/>
          <w:numPr>
            <w:ilvl w:val="5"/>
            <w:numId w:val="2"/>
          </w:numPr>
          <w:tabs>
            <w:tab w:val="num" w:pos="2880"/>
          </w:tabs>
          <w:spacing w:before="120" w:after="120"/>
          <w:ind w:left="2880" w:right="2160" w:hanging="720"/>
          <w:outlineLvl w:val="4"/>
        </w:pPr>
      </w:pPrChange>
    </w:pPr>
    <w:rPr>
      <w:rFonts w:eastAsiaTheme="majorEastAsia" w:cstheme="majorBidi"/>
      <w:color w:val="0F4761" w:themeColor="accent1" w:themeShade="BF"/>
      <w:rPrChange w:id="5" w:author="Caio Pizzol" w:date="2026-08-03T22:24:00Z">
        <w:rPr>
          <w:rFonts w:ascii="Arial" w:hAnsi="Arial"/>
          <w:b/>
          <w:sz w:val="24"/>
          <w:lang w:val="en-US" w:eastAsia="en-US" w:bidi="ar-SA"/>
        </w:rPr>
      </w:rPrChange>
    </w:rPr>
  </w:style>
  <w:style w:type="paragraph" w:styleId="Heading6">
    <w:name w:val="heading 6"/>
    <w:basedOn w:val="Normal"/>
    <w:next w:val="Normal"/>
    <w:link w:val="Heading6Char"/>
    <w:uiPriority w:val="9"/>
    <w:semiHidden/>
    <w:unhideWhenUsed/>
    <w:qFormat/>
    <w:rsid w:val="000E5088"/>
    <w:pPr>
      <w:keepNext/>
      <w:keepLines/>
      <w:spacing w:before="40" w:after="0"/>
      <w:outlineLvl w:val="5"/>
      <w:pPrChange w:id="6" w:author="Caio Pizzol" w:date="2026-08-03T22:24:00Z">
        <w:pPr>
          <w:numPr>
            <w:ilvl w:val="5"/>
            <w:numId w:val="1"/>
          </w:numPr>
          <w:tabs>
            <w:tab w:val="num" w:pos="4680"/>
          </w:tabs>
          <w:spacing w:before="240" w:after="60" w:line="278" w:lineRule="auto"/>
          <w:ind w:left="4320"/>
          <w:outlineLvl w:val="5"/>
        </w:pPr>
      </w:pPrChange>
    </w:pPr>
    <w:rPr>
      <w:rFonts w:eastAsiaTheme="majorEastAsia" w:cstheme="majorBidi"/>
      <w:i/>
      <w:iCs/>
      <w:color w:val="595959" w:themeColor="text1" w:themeTint="A6"/>
      <w:rPrChange w:id="6" w:author="Caio Pizzol" w:date="2026-08-03T22:24:00Z">
        <w:rPr>
          <w:rFonts w:asciiTheme="minorHAnsi" w:eastAsiaTheme="minorHAnsi" w:hAnsiTheme="minorHAnsi" w:cstheme="minorBidi"/>
          <w:b/>
          <w:kern w:val="2"/>
          <w:sz w:val="22"/>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E5088"/>
    <w:pPr>
      <w:keepNext/>
      <w:keepLines/>
      <w:spacing w:before="40" w:after="0"/>
      <w:outlineLvl w:val="6"/>
      <w:pPrChange w:id="7" w:author="Caio Pizzol" w:date="2026-08-03T22:24:00Z">
        <w:pPr>
          <w:numPr>
            <w:ilvl w:val="6"/>
            <w:numId w:val="1"/>
          </w:numPr>
          <w:tabs>
            <w:tab w:val="num" w:pos="5400"/>
          </w:tabs>
          <w:spacing w:before="240" w:after="60" w:line="278" w:lineRule="auto"/>
          <w:ind w:left="5040"/>
          <w:outlineLvl w:val="6"/>
        </w:pPr>
      </w:pPrChange>
    </w:pPr>
    <w:rPr>
      <w:rFonts w:eastAsiaTheme="majorEastAsia" w:cstheme="majorBidi"/>
      <w:color w:val="595959" w:themeColor="text1" w:themeTint="A6"/>
      <w:rPrChange w:id="7" w:author="Caio Pizzol" w:date="2026-08-03T22:24: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E5088"/>
    <w:pPr>
      <w:keepNext/>
      <w:keepLines/>
      <w:spacing w:after="0"/>
      <w:outlineLvl w:val="7"/>
      <w:pPrChange w:id="8" w:author="Caio Pizzol" w:date="2026-08-03T22:24:00Z">
        <w:pPr>
          <w:numPr>
            <w:ilvl w:val="7"/>
            <w:numId w:val="1"/>
          </w:numPr>
          <w:tabs>
            <w:tab w:val="num" w:pos="6120"/>
          </w:tabs>
          <w:spacing w:before="240" w:after="60" w:line="278" w:lineRule="auto"/>
          <w:ind w:left="5760"/>
          <w:outlineLvl w:val="7"/>
        </w:pPr>
      </w:pPrChange>
    </w:pPr>
    <w:rPr>
      <w:rFonts w:eastAsiaTheme="majorEastAsia" w:cstheme="majorBidi"/>
      <w:i/>
      <w:iCs/>
      <w:color w:val="272727" w:themeColor="text1" w:themeTint="D8"/>
      <w:rPrChange w:id="8" w:author="Caio Pizzol" w:date="2026-08-03T22:24:00Z">
        <w:rPr>
          <w:rFonts w:asciiTheme="minorHAnsi" w:eastAsiaTheme="minorHAnsi" w:hAnsiTheme="minorHAnsi" w:cstheme="minorBidi"/>
          <w:i/>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E5088"/>
    <w:pPr>
      <w:keepNext/>
      <w:keepLines/>
      <w:spacing w:after="0"/>
      <w:outlineLvl w:val="8"/>
      <w:pPrChange w:id="9" w:author="Caio Pizzol" w:date="2026-08-03T22:24:00Z">
        <w:pPr>
          <w:numPr>
            <w:ilvl w:val="8"/>
            <w:numId w:val="1"/>
          </w:numPr>
          <w:tabs>
            <w:tab w:val="num" w:pos="6840"/>
          </w:tabs>
          <w:spacing w:before="240" w:after="60" w:line="278" w:lineRule="auto"/>
          <w:ind w:left="6480"/>
          <w:outlineLvl w:val="8"/>
        </w:pPr>
      </w:pPrChange>
    </w:pPr>
    <w:rPr>
      <w:rFonts w:eastAsiaTheme="majorEastAsia" w:cstheme="majorBidi"/>
      <w:color w:val="272727" w:themeColor="text1" w:themeTint="D8"/>
      <w:rPrChange w:id="9" w:author="Caio Pizzol" w:date="2026-08-03T22:24:00Z">
        <w:rPr>
          <w:rFonts w:ascii="Arial" w:eastAsiaTheme="minorHAnsi" w:hAnsi="Arial" w:cs="Arial"/>
          <w:kern w:val="2"/>
          <w:sz w:val="22"/>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customStyle="1" w:styleId="Heading1Unnumbered">
    <w:name w:val="Heading 1 Unnumbered"/>
    <w:basedOn w:val="Heading1"/>
    <w:rsid w:val="00AC72FF"/>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customStyle="1" w:styleId="Heading2Unnumbered">
    <w:name w:val="Heading 2 Unnumbered"/>
    <w:basedOn w:val="Heading2"/>
    <w:rsid w:val="00AC72FF"/>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character" w:customStyle="1" w:styleId="Heading5Char">
    <w:name w:val="Heading 5 Char"/>
    <w:basedOn w:val="DefaultParagraphFont"/>
    <w:link w:val="Heading5"/>
    <w:uiPriority w:val="9"/>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character" w:customStyle="1" w:styleId="Heading7Char">
    <w:name w:val="Heading 7 Char"/>
    <w:basedOn w:val="DefaultParagraphFont"/>
    <w:link w:val="Heading7"/>
    <w:uiPriority w:val="9"/>
    <w:rPr>
      <w:rFonts w:asciiTheme="minorHAnsi" w:eastAsiaTheme="majorEastAsia" w:hAnsiTheme="minorHAnsi" w:cstheme="majorBidi"/>
      <w:color w:val="595959" w:themeColor="text1" w:themeTint="A6"/>
      <w:kern w:val="2"/>
      <w:sz w:val="24"/>
      <w:szCs w:val="24"/>
      <w:lang w:val="en-US" w:eastAsia="en-US"/>
      <w14:ligatures w14:val="standardContextual"/>
    </w:rPr>
  </w:style>
  <w:style w:type="character" w:customStyle="1" w:styleId="Heading8Char">
    <w:name w:val="Heading 8 Char"/>
    <w:basedOn w:val="DefaultParagraphFont"/>
    <w:link w:val="Heading8"/>
    <w:uiPriority w:val="9"/>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character" w:customStyle="1" w:styleId="Heading9Char">
    <w:name w:val="Heading 9 Char"/>
    <w:basedOn w:val="DefaultParagraphFont"/>
    <w:link w:val="Heading9"/>
    <w:uiPriority w:val="9"/>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itle">
    <w:name w:val="Title"/>
    <w:basedOn w:val="Normal"/>
    <w:next w:val="Normal"/>
    <w:link w:val="TitleChar"/>
    <w:uiPriority w:val="10"/>
    <w:qFormat/>
    <w:rsid w:val="000E5088"/>
    <w:pPr>
      <w:spacing w:after="80" w:line="240" w:lineRule="auto"/>
      <w:contextualSpacing/>
      <w:pPrChange w:id="10" w:author="Caio Pizzol" w:date="2026-08-03T22:24:00Z">
        <w:pPr>
          <w:spacing w:before="240" w:after="240" w:line="480" w:lineRule="exact"/>
          <w:jc w:val="center"/>
        </w:pPr>
      </w:pPrChange>
    </w:pPr>
    <w:rPr>
      <w:rFonts w:asciiTheme="majorHAnsi" w:eastAsiaTheme="majorEastAsia" w:hAnsiTheme="majorHAnsi" w:cstheme="majorBidi"/>
      <w:spacing w:val="-10"/>
      <w:kern w:val="28"/>
      <w:sz w:val="56"/>
      <w:szCs w:val="56"/>
      <w:rPrChange w:id="10" w:author="Caio Pizzol" w:date="2026-08-03T22:24:00Z">
        <w:rPr>
          <w:rFonts w:ascii="Arial" w:eastAsiaTheme="minorHAnsi" w:hAnsi="Arial" w:cstheme="minorBidi"/>
          <w:b/>
          <w:kern w:val="2"/>
          <w:sz w:val="36"/>
          <w:lang w:val="en-US" w:eastAsia="en-US" w:bidi="ar-SA"/>
          <w14:ligatures w14:val="standardContextual"/>
        </w:rPr>
      </w:rPrChang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US" w:eastAsia="en-US"/>
      <w14:ligatures w14:val="standardContextual"/>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TOC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TOC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TOC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Pr>
      <w:rFonts w:ascii="Times New Roman" w:hAnsi="Times New Roman" w:cs="Times New Roman"/>
      <w:sz w:val="24"/>
      <w:lang w:val="en-US" w:eastAsia="en-US"/>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lang w:val="en-US" w:eastAsia="en-US"/>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uiPriority w:val="34"/>
    <w:qFormat/>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normaltextrun">
    <w:name w:val="normaltextrun"/>
    <w:basedOn w:val="DefaultParagraphFont"/>
  </w:style>
  <w:style w:type="character" w:styleId="UnresolvedMention">
    <w:name w:val="Unresolved Mention"/>
    <w:basedOn w:val="DefaultParagraphFont"/>
    <w:uiPriority w:val="99"/>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iPriority w:val="39"/>
    <w:unhideWhenUsed/>
    <w:rsid w:val="00540B5B"/>
    <w:pPr>
      <w:spacing w:after="100"/>
      <w:ind w:left="720"/>
    </w:pPr>
    <w:rPr>
      <w:rFonts w:eastAsiaTheme="minorEastAsia"/>
      <w:lang w:val="pt-BR" w:eastAsia="pt-BR"/>
    </w:rPr>
  </w:style>
  <w:style w:type="paragraph" w:styleId="TOC5">
    <w:name w:val="toc 5"/>
    <w:basedOn w:val="Normal"/>
    <w:next w:val="Normal"/>
    <w:autoRedefine/>
    <w:uiPriority w:val="39"/>
    <w:unhideWhenUsed/>
    <w:rsid w:val="00540B5B"/>
    <w:pPr>
      <w:spacing w:after="100"/>
      <w:ind w:left="960"/>
    </w:pPr>
    <w:rPr>
      <w:rFonts w:eastAsiaTheme="minorEastAsia"/>
      <w:lang w:val="pt-BR" w:eastAsia="pt-BR"/>
    </w:rPr>
  </w:style>
  <w:style w:type="paragraph" w:styleId="TOC6">
    <w:name w:val="toc 6"/>
    <w:basedOn w:val="Normal"/>
    <w:next w:val="Normal"/>
    <w:autoRedefine/>
    <w:uiPriority w:val="39"/>
    <w:unhideWhenUsed/>
    <w:rsid w:val="00540B5B"/>
    <w:pPr>
      <w:spacing w:after="100"/>
      <w:ind w:left="1200"/>
    </w:pPr>
    <w:rPr>
      <w:rFonts w:eastAsiaTheme="minorEastAsia"/>
      <w:lang w:val="pt-BR" w:eastAsia="pt-BR"/>
    </w:rPr>
  </w:style>
  <w:style w:type="paragraph" w:styleId="TOC7">
    <w:name w:val="toc 7"/>
    <w:basedOn w:val="Normal"/>
    <w:next w:val="Normal"/>
    <w:autoRedefine/>
    <w:uiPriority w:val="39"/>
    <w:unhideWhenUsed/>
    <w:rsid w:val="00540B5B"/>
    <w:pPr>
      <w:spacing w:after="100"/>
      <w:ind w:left="1440"/>
    </w:pPr>
    <w:rPr>
      <w:rFonts w:eastAsiaTheme="minorEastAsia"/>
      <w:lang w:val="pt-BR" w:eastAsia="pt-BR"/>
    </w:rPr>
  </w:style>
  <w:style w:type="paragraph" w:styleId="TOC8">
    <w:name w:val="toc 8"/>
    <w:basedOn w:val="Normal"/>
    <w:next w:val="Normal"/>
    <w:autoRedefine/>
    <w:uiPriority w:val="39"/>
    <w:unhideWhenUsed/>
    <w:rsid w:val="00540B5B"/>
    <w:pPr>
      <w:spacing w:after="100"/>
      <w:ind w:left="1680"/>
    </w:pPr>
    <w:rPr>
      <w:rFonts w:eastAsiaTheme="minorEastAsia"/>
      <w:lang w:val="pt-BR" w:eastAsia="pt-BR"/>
    </w:rPr>
  </w:style>
  <w:style w:type="paragraph" w:styleId="TOC9">
    <w:name w:val="toc 9"/>
    <w:basedOn w:val="Normal"/>
    <w:next w:val="Normal"/>
    <w:autoRedefine/>
    <w:uiPriority w:val="39"/>
    <w:unhideWhenUsed/>
    <w:rsid w:val="00540B5B"/>
    <w:pPr>
      <w:spacing w:after="100"/>
      <w:ind w:left="1920"/>
    </w:pPr>
    <w:rPr>
      <w:rFonts w:eastAsiaTheme="minorEastAsia"/>
      <w:lang w:val="pt-BR" w:eastAsia="pt-BR"/>
    </w:rPr>
  </w:style>
  <w:style w:type="paragraph" w:styleId="Subtitle">
    <w:name w:val="Subtitle"/>
    <w:basedOn w:val="Normal"/>
    <w:next w:val="Normal"/>
    <w:link w:val="SubtitleChar"/>
    <w:uiPriority w:val="11"/>
    <w:qFormat/>
    <w:rsid w:val="000E5088"/>
    <w:pPr>
      <w:numPr>
        <w:ilvl w:val="1"/>
      </w:numPr>
      <w:pPrChange w:id="11" w:author="Caio Pizzol" w:date="2026-08-03T22:24:00Z">
        <w:pPr>
          <w:numPr>
            <w:ilvl w:val="1"/>
          </w:numPr>
          <w:spacing w:after="160" w:line="278" w:lineRule="auto"/>
        </w:pPr>
      </w:pPrChange>
    </w:pPr>
    <w:rPr>
      <w:rFonts w:eastAsiaTheme="majorEastAsia" w:cstheme="majorBidi"/>
      <w:color w:val="595959" w:themeColor="text1" w:themeTint="A6"/>
      <w:spacing w:val="15"/>
      <w:sz w:val="28"/>
      <w:szCs w:val="28"/>
      <w:rPrChange w:id="11" w:author="Caio Pizzol" w:date="2026-08-03T22:2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F52197"/>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0E5088"/>
    <w:pPr>
      <w:spacing w:before="160"/>
      <w:jc w:val="center"/>
      <w:pPrChange w:id="12" w:author="Caio Pizzol" w:date="2026-08-03T22:24:00Z">
        <w:pPr>
          <w:spacing w:before="160" w:after="160" w:line="278" w:lineRule="auto"/>
          <w:jc w:val="center"/>
        </w:pPr>
      </w:pPrChange>
    </w:pPr>
    <w:rPr>
      <w:i/>
      <w:iCs/>
      <w:color w:val="404040" w:themeColor="text1" w:themeTint="BF"/>
      <w:rPrChange w:id="12" w:author="Caio Pizzol" w:date="2026-08-03T22:24: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F52197"/>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styleId="IntenseEmphasis">
    <w:name w:val="Intense Emphasis"/>
    <w:basedOn w:val="DefaultParagraphFont"/>
    <w:uiPriority w:val="21"/>
    <w:qFormat/>
    <w:rsid w:val="00F52197"/>
    <w:rPr>
      <w:i/>
      <w:iCs/>
      <w:color w:val="0F4761" w:themeColor="accent1" w:themeShade="BF"/>
    </w:rPr>
  </w:style>
  <w:style w:type="paragraph" w:styleId="IntenseQuote">
    <w:name w:val="Intense Quote"/>
    <w:basedOn w:val="Normal"/>
    <w:next w:val="Normal"/>
    <w:link w:val="IntenseQuoteChar"/>
    <w:uiPriority w:val="30"/>
    <w:qFormat/>
    <w:rsid w:val="000E5088"/>
    <w:pPr>
      <w:pBdr>
        <w:top w:val="single" w:sz="4" w:space="10" w:color="0F4761" w:themeColor="accent1" w:themeShade="BF"/>
        <w:bottom w:val="single" w:sz="4" w:space="10" w:color="0F4761" w:themeColor="accent1" w:themeShade="BF"/>
      </w:pBdr>
      <w:spacing w:before="360" w:after="360"/>
      <w:ind w:left="864" w:right="864"/>
      <w:jc w:val="center"/>
      <w:pPrChange w:id="13" w:author="Caio Pizzol" w:date="2026-08-03T22:24:00Z">
        <w:pPr>
          <w:pBdr>
            <w:top w:val="single" w:sz="4" w:space="10" w:color="0F4761" w:themeColor="accent1" w:themeShade="BF"/>
            <w:bottom w:val="single" w:sz="4" w:space="10" w:color="0F4761" w:themeColor="accent1" w:themeShade="BF"/>
          </w:pBdr>
          <w:spacing w:before="360" w:after="360" w:line="278" w:lineRule="auto"/>
          <w:ind w:left="864" w:right="864"/>
          <w:jc w:val="center"/>
        </w:pPr>
      </w:pPrChange>
    </w:pPr>
    <w:rPr>
      <w:i/>
      <w:iCs/>
      <w:color w:val="0F4761" w:themeColor="accent1" w:themeShade="BF"/>
      <w:rPrChange w:id="13" w:author="Caio Pizzol" w:date="2026-08-03T22:24: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F52197"/>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styleId="IntenseReference">
    <w:name w:val="Intense Reference"/>
    <w:basedOn w:val="DefaultParagraphFont"/>
    <w:uiPriority w:val="32"/>
    <w:qFormat/>
    <w:rsid w:val="00F52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TotalTime>
  <Pages>2</Pages>
  <Words>31348</Words>
  <Characters>178687</Characters>
  <Application>Microsoft Office Word</Application>
  <DocSecurity>0</DocSecurity>
  <Lines>1489</Lines>
  <Paragraphs>419</Paragraphs>
  <ScaleCrop>false</ScaleCrop>
  <Company>WealthCounsel, LLC</Company>
  <LinksUpToDate>false</LinksUpToDate>
  <CharactersWithSpaces>209616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Arthur Souza Rodrigues</cp:lastModifiedBy>
  <cp:revision>1</cp:revision>
  <dcterms:created xsi:type="dcterms:W3CDTF">2025-11-10T21:52:00Z</dcterms:created>
  <dcterms:modified xsi:type="dcterms:W3CDTF">2026-08-04T02:24:00Z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