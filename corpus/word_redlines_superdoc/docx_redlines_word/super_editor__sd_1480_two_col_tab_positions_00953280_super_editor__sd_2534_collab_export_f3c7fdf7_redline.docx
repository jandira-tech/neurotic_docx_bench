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33" w:author="Lloyd Dugmore" w:date="2026-08-03T22:25:00Z" w16du:dateUtc="2026-08-04T02:25:00Z"/>
        </w:rPr>
      </w:pPr>
      <w:del w:id="34" w:author="Lloyd Dugmore" w:date="2026-08-03T22:25:00Z" w16du:dateUtc="2026-08-04T02:25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35" w:author="Lloyd Dugmore" w:date="2026-08-03T22:25:00Z" w16du:dateUtc="2026-08-04T02:25:00Z"/>
        </w:rPr>
      </w:pPr>
      <w:del w:id="36" w:author="Lloyd Dugmore" w:date="2026-08-03T22:25:00Z" w16du:dateUtc="2026-08-04T02:25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37" w:author="Lloyd Dugmore" w:date="2026-08-03T22:25:00Z" w16du:dateUtc="2026-08-04T02:25:00Z"/>
        </w:rPr>
      </w:pPr>
      <w:del w:id="38" w:author="Lloyd Dugmore" w:date="2026-08-03T22:25:00Z" w16du:dateUtc="2026-08-04T02:25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39" w:author="Lloyd Dugmore" w:date="2026-08-03T22:25:00Z" w16du:dateUtc="2026-08-04T02:25:00Z"/>
        </w:rPr>
      </w:pPr>
      <w:del w:id="40" w:author="Lloyd Dugmore" w:date="2026-08-03T22:25:00Z" w16du:dateUtc="2026-08-04T02:25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41" w:author="Lloyd Dugmore" w:date="2026-08-03T22:25:00Z" w16du:dateUtc="2026-08-04T02:25:00Z"/>
        </w:rPr>
        <w:sectPr w:rsidR="000D0750" w:rsidSect="000D0750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43" w:author="Lloyd Dugmore" w:date="2026-08-03T22:25:00Z" w16du:dateUtc="2026-08-04T02:25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 w:rsidP="00470D4A">
      <w:pPr>
        <w:pStyle w:val="ListBullet"/>
        <w:numPr>
          <w:ilvl w:val="0"/>
          <w:numId w:val="0"/>
        </w:numPr>
        <w:ind w:left="936"/>
        <w:pPrChange w:id="44" w:author="Lloyd Dugmore" w:date="2026-08-03T22:25:00Z" w16du:dateUtc="2026-08-04T02:25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headerReference w:type="first" r:id="rId9"/>
      <w:footerReference w:type="first" r:id="rId10"/>
      <w:type w:val="nextPage"/>
      <w:pgSz w:w="12240" w:h="15840"/>
      <w:pgMar w:top="1901" w:right="1008" w:bottom="1440" w:left="1008" w:header="720" w:footer="432" w:gutter="0"/>
      <w:cols w:num="1" w:space="720"/>
      <w:titlePg/>
      <w:docGrid w:linePitch="360"/>
      <w:sectPrChange w:id="48" w:author="Lloyd Dugmore" w:date="2026-08-03T22:25:00Z" w16du:dateUtc="2026-08-04T02:25:00Z">
        <w:sectPr w:rsidR="000D0750">
          <w:type w:val="continuous"/>
          <w:pgMar w:top="1440" w:right="1440" w:bottom="1440" w:left="1440" w:header="720" w:footer="720" w:gutter="0"/>
          <w:cols w:num="2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ECB1" w14:textId="77777777" w:rsidR="008B2473" w:rsidRDefault="008B2473">
      <w:pPr>
        <w:spacing w:before="0" w:after="0" w:line="240" w:lineRule="auto"/>
        <w:rPr>
          <w:ins w:id="29" w:author="Lloyd Dugmore" w:date="2026-08-03T22:25:00Z" w16du:dateUtc="2026-08-04T02:25:00Z"/>
        </w:rPr>
      </w:pPr>
      <w:r>
        <w:separator/>
      </w:r>
    </w:p>
    <w:p w14:paraId="1DEB267B" w14:textId="77777777" w:rsidR="008B2473" w:rsidRDefault="008B2473">
      <w:pPr>
        <w:pPrChange w:id="30" w:author="Lloyd Dugmore" w:date="2026-08-03T22:25:00Z" w16du:dateUtc="2026-08-04T02:25:00Z">
          <w:pPr>
            <w:spacing w:after="0" w:line="240" w:lineRule="auto"/>
          </w:pPr>
        </w:pPrChange>
      </w:pPr>
    </w:p>
  </w:endnote>
  <w:endnote w:type="continuationSeparator" w:id="0">
    <w:p w14:paraId="0C054E0E" w14:textId="77777777" w:rsidR="008B2473" w:rsidRDefault="008B2473">
      <w:pPr>
        <w:spacing w:before="0" w:after="0" w:line="240" w:lineRule="auto"/>
        <w:rPr>
          <w:ins w:id="31" w:author="Lloyd Dugmore" w:date="2026-08-03T22:25:00Z" w16du:dateUtc="2026-08-04T02:25:00Z"/>
        </w:rPr>
      </w:pPr>
      <w:r>
        <w:continuationSeparator/>
      </w:r>
    </w:p>
    <w:p w14:paraId="42902449" w14:textId="77777777" w:rsidR="008B2473" w:rsidRDefault="008B2473">
      <w:pPr>
        <w:pPrChange w:id="32" w:author="Lloyd Dugmore" w:date="2026-08-03T22:25:00Z" w16du:dateUtc="2026-08-04T02:25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B1D" w14:textId="77777777" w:rsidR="005159F8" w:rsidRDefault="008B2473">
    <w:pPr>
      <w:pStyle w:val="Footer"/>
    </w:pPr>
    <w:ins w:id="42" w:author="Lloyd Dugmore" w:date="2026-08-03T22:25:00Z" w16du:dateUtc="2026-08-04T02:25:00Z">
      <w:r>
        <w:fldChar w:fldCharType="begin"/>
      </w:r>
      <w:r>
        <w:instrText xml:space="preserve"> PAGE   \* MERGEFORMAT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F2AD2" w14:textId="77777777" w:rsidR="005159F8" w:rsidRPr="009F50C3" w:rsidRDefault="009F50C3">
    <w:pPr>
      <w:pStyle w:val="Footer"/>
      <w:rPr>
        <w:lang w:val="en-AU"/>
        <w:rPrChange w:id="46" w:author="Lloyd Dugmore" w:date="2026-08-03T22:25:00Z" w16du:dateUtc="2026-08-04T02:25:00Z">
          <w:rPr/>
        </w:rPrChange>
      </w:rPr>
    </w:pPr>
    <w:ins w:id="47" w:author="Lloyd Dugmore" w:date="2026-08-03T22:25:00Z" w16du:dateUtc="2026-08-04T02:25:00Z">
      <w:r>
        <w:rPr>
          <w:lang w:val="en-AU"/>
        </w:rPr>
        <w:t>Address: Auckland, New Zealand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D643" w14:textId="77777777" w:rsidR="008B2473" w:rsidRDefault="008B2473">
      <w:pPr>
        <w:spacing w:before="0" w:after="0" w:line="240" w:lineRule="auto"/>
        <w:rPr>
          <w:ins w:id="25" w:author="Lloyd Dugmore" w:date="2026-08-03T22:25:00Z" w16du:dateUtc="2026-08-04T02:25:00Z"/>
        </w:rPr>
      </w:pPr>
      <w:r>
        <w:separator/>
      </w:r>
    </w:p>
    <w:p w14:paraId="298CB403" w14:textId="77777777" w:rsidR="008B2473" w:rsidRDefault="008B2473">
      <w:pPr>
        <w:pPrChange w:id="26" w:author="Lloyd Dugmore" w:date="2026-08-03T22:25:00Z" w16du:dateUtc="2026-08-04T02:25:00Z">
          <w:pPr>
            <w:spacing w:after="0" w:line="240" w:lineRule="auto"/>
          </w:pPr>
        </w:pPrChange>
      </w:pPr>
    </w:p>
  </w:footnote>
  <w:footnote w:type="continuationSeparator" w:id="0">
    <w:p w14:paraId="34C72AD7" w14:textId="77777777" w:rsidR="008B2473" w:rsidRDefault="008B2473">
      <w:pPr>
        <w:spacing w:before="0" w:after="0" w:line="240" w:lineRule="auto"/>
        <w:rPr>
          <w:ins w:id="27" w:author="Lloyd Dugmore" w:date="2026-08-03T22:25:00Z" w16du:dateUtc="2026-08-04T02:25:00Z"/>
        </w:rPr>
      </w:pPr>
      <w:r>
        <w:continuationSeparator/>
      </w:r>
    </w:p>
    <w:p w14:paraId="57C350A6" w14:textId="77777777" w:rsidR="008B2473" w:rsidRDefault="008B2473">
      <w:pPr>
        <w:pPrChange w:id="28" w:author="Lloyd Dugmore" w:date="2026-08-03T22:25:00Z" w16du:dateUtc="2026-08-04T02:25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F594" w14:textId="77777777" w:rsidR="005159F8" w:rsidRDefault="00515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56F0" w14:textId="77777777" w:rsidR="005159F8" w:rsidRDefault="009F50C3">
    <w:pPr>
      <w:pStyle w:val="Header"/>
    </w:pPr>
    <w:ins w:id="45" w:author="Lloyd Dugmore" w:date="2026-08-03T22:25:00Z" w16du:dateUtc="2026-08-04T02:25:00Z">
      <w:r>
        <w:rPr>
          <w:noProof/>
        </w:rPr>
        <w:drawing>
          <wp:anchor distT="0" distB="0" distL="114300" distR="114300" simplePos="0" relativeHeight="251659264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03650"/>
    <w:rsid w:val="000D0750"/>
    <w:rsid w:val="00124CEA"/>
    <w:rsid w:val="00197A3F"/>
    <w:rsid w:val="001B0BB6"/>
    <w:rsid w:val="002E1CBC"/>
    <w:rsid w:val="003361CB"/>
    <w:rsid w:val="00394854"/>
    <w:rsid w:val="00470D4A"/>
    <w:rsid w:val="005159F8"/>
    <w:rsid w:val="00515B5C"/>
    <w:rsid w:val="00744FED"/>
    <w:rsid w:val="007767E9"/>
    <w:rsid w:val="008B2473"/>
    <w:rsid w:val="00927672"/>
    <w:rsid w:val="009F50C3"/>
    <w:rsid w:val="00A16521"/>
    <w:rsid w:val="00AB213C"/>
    <w:rsid w:val="00C55B3D"/>
    <w:rsid w:val="00C61D86"/>
    <w:rsid w:val="00DD3505"/>
    <w:rsid w:val="00E45947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iPriority="3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60" w:after="320" w:line="360" w:lineRule="auto"/>
      <w:pPrChange w:id="0" w:author="Lloyd Dugmore" w:date="2026-08-03T22:25:00Z">
        <w:pPr>
          <w:spacing w:after="160" w:line="278" w:lineRule="auto"/>
        </w:pPr>
      </w:pPrChange>
    </w:pPr>
    <w:rPr>
      <w:rFonts w:cstheme="minorBidi"/>
      <w:color w:val="7F7F7F" w:themeColor="text1" w:themeTint="80"/>
      <w:kern w:val="0"/>
      <w:lang w:eastAsia="ja-JP"/>
      <w14:ligatures w14:val="none"/>
      <w:rPrChange w:id="0" w:author="Lloyd Dugmore" w:date="2026-08-03T22:25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  <w:pPrChange w:id="1" w:author="Lloyd Dugmore" w:date="2026-08-03T22:25:00Z">
        <w:pPr>
          <w:keepNext/>
          <w:keepLines/>
          <w:spacing w:before="360" w:after="80" w:line="360" w:lineRule="auto"/>
          <w:outlineLvl w:val="0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sz w:val="64"/>
      <w:szCs w:val="32"/>
      <w:rPrChange w:id="1" w:author="Lloyd Dugmore" w:date="2026-08-03T22:25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outlineLvl w:val="1"/>
      <w:pPrChange w:id="2" w:author="Lloyd Dugmore" w:date="2026-08-03T22:25:00Z">
        <w:pPr>
          <w:keepNext/>
          <w:keepLines/>
          <w:spacing w:before="160" w:after="80" w:line="360" w:lineRule="auto"/>
          <w:outlineLvl w:val="1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sz w:val="40"/>
      <w:szCs w:val="26"/>
      <w:rPrChange w:id="2" w:author="Lloyd Dugmore" w:date="2026-08-03T22:25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40" w:line="240" w:lineRule="auto"/>
      <w:contextualSpacing/>
      <w:outlineLvl w:val="2"/>
      <w:pPrChange w:id="3" w:author="Lloyd Dugmore" w:date="2026-08-03T22:25:00Z">
        <w:pPr>
          <w:keepNext/>
          <w:keepLines/>
          <w:spacing w:before="160" w:after="80" w:line="360" w:lineRule="auto"/>
          <w:outlineLvl w:val="2"/>
        </w:pPr>
      </w:pPrChange>
    </w:pPr>
    <w:rPr>
      <w:rFonts w:asciiTheme="majorHAnsi" w:eastAsiaTheme="majorEastAsia" w:hAnsiTheme="majorHAnsi" w:cstheme="majorBidi"/>
      <w:color w:val="156082" w:themeColor="accent1"/>
      <w:sz w:val="34"/>
      <w:rPrChange w:id="3" w:author="Lloyd Dugmore" w:date="2026-08-03T22:2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  <w:pPrChange w:id="4" w:author="Lloyd Dugmore" w:date="2026-08-03T22:25:00Z">
        <w:pPr>
          <w:keepNext/>
          <w:keepLines/>
          <w:spacing w:before="40" w:line="360" w:lineRule="auto"/>
          <w:outlineLvl w:val="5"/>
        </w:pPr>
      </w:pPrChange>
    </w:pPr>
    <w:rPr>
      <w:rFonts w:asciiTheme="majorHAnsi" w:eastAsiaTheme="majorEastAsia" w:hAnsiTheme="majorHAnsi" w:cstheme="majorBidi"/>
      <w:color w:val="156082" w:themeColor="accent1"/>
      <w:rPrChange w:id="4" w:author="Lloyd Dugmore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4"/>
          <w:szCs w:val="24"/>
          <w:lang w:val="en-US" w:eastAsia="ja-JP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  <w:pPrChange w:id="5" w:author="Lloyd Dugmore" w:date="2026-08-03T22:25:00Z">
        <w:pPr>
          <w:keepNext/>
          <w:keepLines/>
          <w:spacing w:before="40" w:line="360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spacing w:val="14"/>
      <w:rPrChange w:id="5" w:author="Lloyd Dugmore" w:date="2026-08-03T22:25:00Z">
        <w:rPr>
          <w:rFonts w:asciiTheme="minorHAnsi" w:eastAsiaTheme="majorEastAsia" w:hAnsiTheme="minorHAnsi" w:cstheme="majorBidi"/>
          <w:color w:val="595959" w:themeColor="text1" w:themeTint="A6"/>
          <w:sz w:val="24"/>
          <w:szCs w:val="24"/>
          <w:lang w:val="en-US" w:eastAsia="ja-JP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  <w:pPrChange w:id="6" w:author="Lloyd Dugmore" w:date="2026-08-03T22:25:00Z">
        <w:pPr>
          <w:keepNext/>
          <w:keepLines/>
          <w:spacing w:before="160" w:line="360" w:lineRule="auto"/>
          <w:outlineLvl w:val="7"/>
        </w:pPr>
      </w:pPrChange>
    </w:pPr>
    <w:rPr>
      <w:rFonts w:asciiTheme="majorHAnsi" w:eastAsiaTheme="majorEastAsia" w:hAnsiTheme="majorHAnsi" w:cstheme="majorBidi"/>
      <w:spacing w:val="14"/>
      <w:sz w:val="26"/>
      <w:szCs w:val="21"/>
      <w:rPrChange w:id="6" w:author="Lloyd Dugmore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4"/>
          <w:szCs w:val="24"/>
          <w:lang w:val="en-US" w:eastAsia="ja-JP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  <w:pPrChange w:id="7" w:author="Lloyd Dugmore" w:date="2026-08-03T22:25:00Z">
        <w:pPr>
          <w:keepNext/>
          <w:keepLines/>
          <w:spacing w:before="160" w:line="360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spacing w:val="14"/>
      <w:sz w:val="26"/>
      <w:szCs w:val="21"/>
      <w:rPrChange w:id="7" w:author="Lloyd Dugmore" w:date="2026-08-03T22:25:00Z">
        <w:rPr>
          <w:rFonts w:asciiTheme="minorHAnsi" w:eastAsiaTheme="majorEastAsia" w:hAnsiTheme="minorHAnsi" w:cstheme="majorBidi"/>
          <w:color w:val="272727" w:themeColor="text1" w:themeTint="D8"/>
          <w:sz w:val="24"/>
          <w:szCs w:val="24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0750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0" w:after="0" w:line="240" w:lineRule="auto"/>
      <w:contextualSpacing/>
      <w:pPrChange w:id="8" w:author="Lloyd Dugmore" w:date="2026-08-03T22:25:00Z">
        <w:pPr>
          <w:spacing w:before="160" w:after="80"/>
          <w:contextualSpacing/>
        </w:pPr>
      </w:pPrChange>
    </w:pPr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rPrChange w:id="8" w:author="Lloyd Dugmore" w:date="2026-08-03T22:25:00Z">
        <w:rPr>
          <w:rFonts w:asciiTheme="majorHAnsi" w:eastAsiaTheme="majorEastAsia" w:hAnsiTheme="majorHAnsi" w:cstheme="majorBidi"/>
          <w:color w:val="7F7F7F" w:themeColor="text1" w:themeTint="80"/>
          <w:spacing w:val="-10"/>
          <w:kern w:val="28"/>
          <w:sz w:val="56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  <w:pPrChange w:id="9" w:author="Lloyd Dugmore" w:date="2026-08-03T22:25:00Z">
        <w:pPr>
          <w:numPr>
            <w:ilvl w:val="1"/>
          </w:numPr>
          <w:spacing w:before="160" w:after="320" w:line="360" w:lineRule="auto"/>
        </w:pPr>
      </w:pPrChange>
    </w:pPr>
    <w:rPr>
      <w:rFonts w:eastAsiaTheme="minorEastAsia"/>
      <w:caps/>
      <w:sz w:val="40"/>
      <w:szCs w:val="22"/>
      <w:rPrChange w:id="9" w:author="Lloyd Dugmore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ja-JP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inorEastAsia" w:cstheme="minorBidi"/>
      <w:caps/>
      <w:color w:val="7F7F7F" w:themeColor="text1" w:themeTint="80"/>
      <w:kern w:val="0"/>
      <w:sz w:val="40"/>
      <w:szCs w:val="22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  <w:pPrChange w:id="10" w:author="Lloyd Dugmore" w:date="2026-08-03T22:25:00Z">
        <w:pPr>
          <w:spacing w:before="160" w:after="320" w:line="360" w:lineRule="auto"/>
          <w:jc w:val="center"/>
        </w:pPr>
      </w:pPrChange>
    </w:pPr>
    <w:rPr>
      <w:rFonts w:asciiTheme="majorHAnsi" w:hAnsiTheme="majorHAnsi"/>
      <w:i/>
      <w:iCs/>
      <w:color w:val="156082" w:themeColor="accent1"/>
      <w:sz w:val="40"/>
      <w:rPrChange w:id="10" w:author="Lloyd Dugmore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sz w:val="24"/>
          <w:szCs w:val="24"/>
          <w:lang w:val="en-US" w:eastAsia="ja-JP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Theme="majorHAnsi" w:hAnsiTheme="majorHAnsi" w:cstheme="minorBidi"/>
      <w:i/>
      <w:iCs/>
      <w:color w:val="156082" w:themeColor="accent1"/>
      <w:kern w:val="0"/>
      <w:sz w:val="4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97132" w:themeColor="accent2"/>
      <w:rPrChange w:id="11" w:author="Lloyd Dugmore" w:date="2026-08-03T22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  <w:pPrChange w:id="12" w:author="Lloyd Dugmore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360" w:lineRule="auto"/>
          <w:ind w:left="864" w:right="864"/>
          <w:jc w:val="center"/>
        </w:pPr>
      </w:pPrChange>
    </w:pPr>
    <w:rPr>
      <w:rFonts w:asciiTheme="majorHAnsi" w:hAnsiTheme="majorHAnsi"/>
      <w:i/>
      <w:iCs/>
      <w:color w:val="E97132" w:themeColor="accent2"/>
      <w:sz w:val="32"/>
      <w:rPrChange w:id="12" w:author="Lloyd Dugmore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sz w:val="24"/>
          <w:szCs w:val="24"/>
          <w:lang w:val="en-US" w:eastAsia="ja-JP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Theme="majorHAnsi" w:hAnsiTheme="majorHAnsi" w:cstheme="minorBidi"/>
      <w:i/>
      <w:iCs/>
      <w:color w:val="E97132" w:themeColor="accent2"/>
      <w:kern w:val="0"/>
      <w:sz w:val="3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156082" w:themeColor="accent1"/>
      <w:spacing w:val="0"/>
      <w:rPrChange w:id="13" w:author="Lloyd Dugmore" w:date="2026-08-03T22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ListTable3-Accent1">
    <w:name w:val="List Table 3 Accent 1"/>
    <w:basedOn w:val="TableNormal"/>
    <w:uiPriority w:val="48"/>
    <w:rsid w:val="005159F8"/>
    <w:pPr>
      <w:spacing w:before="160" w:after="0" w:line="240" w:lineRule="auto"/>
    </w:pPr>
    <w:rPr>
      <w:rFonts w:cstheme="minorBidi"/>
      <w:color w:val="7F7F7F" w:themeColor="text1" w:themeTint="80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  <w:pPrChange w:id="14" w:author="Lloyd Dugmore" w:date="2026-08-03T22:25:00Z">
        <w:pPr>
          <w:numPr>
            <w:numId w:val="8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rPrChange w:id="14" w:author="Lloyd Dugmore" w:date="2026-08-03T22:25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  <w:pPrChange w:id="15" w:author="Lloyd Dugmore" w:date="2026-08-03T22:25:00Z">
        <w:pPr>
          <w:spacing w:before="160"/>
        </w:pPr>
      </w:pPrChange>
    </w:pPr>
    <w:rPr>
      <w:rPrChange w:id="15" w:author="Lloyd Dugmore" w:date="2026-08-03T22:25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159F8"/>
    <w:rPr>
      <w:rFonts w:cstheme="minorBidi"/>
      <w:color w:val="7F7F7F" w:themeColor="text1" w:themeTint="80"/>
      <w:kern w:val="0"/>
      <w:lang w:eastAsia="ja-JP"/>
      <w14:ligatures w14:val="none"/>
    </w:rPr>
  </w:style>
  <w:style w:type="table" w:styleId="TableGrid">
    <w:name w:val="Table Grid"/>
    <w:basedOn w:val="TableNormal"/>
    <w:uiPriority w:val="39"/>
    <w:rsid w:val="005159F8"/>
    <w:pPr>
      <w:spacing w:before="160" w:after="0" w:line="240" w:lineRule="auto"/>
    </w:pPr>
    <w:rPr>
      <w:rFonts w:cstheme="minorBidi"/>
      <w:color w:val="7F7F7F" w:themeColor="text1" w:themeTint="80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rsid w:val="005159F8"/>
    <w:pPr>
      <w:spacing w:before="240" w:after="180" w:line="240" w:lineRule="auto"/>
    </w:pPr>
    <w:rPr>
      <w:rFonts w:cstheme="minorBidi"/>
      <w:b/>
      <w:color w:val="7F7F7F" w:themeColor="text1" w:themeTint="80"/>
      <w:kern w:val="0"/>
      <w:lang w:eastAsia="ja-JP"/>
      <w14:ligatures w14:val="none"/>
    </w:rPr>
    <w:tblPr>
      <w:tblBorders>
        <w:bottom w:val="single" w:sz="6" w:space="0" w:color="156082" w:themeColor="accent1"/>
        <w:insideH w:val="single" w:sz="6" w:space="0" w:color="156082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E8E8E8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56082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56082" w:themeColor="accent1"/>
        <w:sz w:val="24"/>
      </w:rPr>
    </w:tblStylePr>
    <w:tblStylePr w:type="nwCell">
      <w:pPr>
        <w:wordWrap/>
        <w:jc w:val="left"/>
      </w:p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56082" w:themeColor="accent1"/>
      <w:rPrChange w:id="16" w:author="Lloyd Dugmore" w:date="2026-08-03T22:25:00Z">
        <w:rPr>
          <w:i/>
          <w:iCs/>
          <w:color w:val="156082" w:themeColor="accent1"/>
        </w:rPr>
      </w:rPrChange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E97132" w:themeColor="accent2"/>
      <w:rPrChange w:id="17" w:author="Lloyd Dugmore" w:date="2026-08-03T22:25:00Z">
        <w:rPr>
          <w:i/>
          <w:iCs/>
          <w:color w:val="E97132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156082" w:themeColor="accent1"/>
      <w:rPrChange w:id="18" w:author="Lloyd Dugmore" w:date="2026-08-03T22:25:00Z">
        <w:rPr>
          <w:b/>
          <w:bCs/>
          <w:color w:val="156082" w:themeColor="accent1"/>
        </w:rPr>
      </w:rPrChange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156082" w:themeColor="accent1"/>
      <w:rPrChange w:id="19" w:author="Lloyd Dugmore" w:date="2026-08-03T22:25:00Z">
        <w:rPr>
          <w:i/>
          <w:caps/>
          <w:smallCaps w:val="0"/>
          <w:color w:val="156082" w:themeColor="accent1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156082" w:themeColor="accent1"/>
      <w:spacing w:val="0"/>
      <w:u w:val="single"/>
      <w:rPrChange w:id="20" w:author="Lloyd Dugmore" w:date="2026-08-03T22:25:00Z">
        <w:rPr>
          <w:b w:val="0"/>
          <w:bCs/>
          <w:i w:val="0"/>
          <w:iCs/>
          <w:color w:val="156082" w:themeColor="accent1"/>
          <w:spacing w:val="0"/>
          <w:u w:val="single"/>
        </w:rPr>
      </w:rPrChange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pPrChange w:id="21" w:author="Lloyd Dugmore" w:date="2026-08-03T22:25:00Z">
        <w:pPr>
          <w:spacing w:before="160" w:after="200"/>
        </w:pPr>
      </w:pPrChange>
    </w:pPr>
    <w:rPr>
      <w:i/>
      <w:iCs/>
      <w:sz w:val="20"/>
      <w:szCs w:val="18"/>
      <w:rPrChange w:id="21" w:author="Lloyd Dugmore" w:date="2026-08-03T22:25:00Z">
        <w:rPr>
          <w:rFonts w:asciiTheme="minorHAnsi" w:eastAsiaTheme="minorHAnsi" w:hAnsiTheme="minorHAnsi" w:cstheme="minorBidi"/>
          <w:i/>
          <w:iCs/>
          <w:color w:val="7F7F7F" w:themeColor="text1" w:themeTint="80"/>
          <w:szCs w:val="18"/>
          <w:lang w:val="en-US" w:eastAsia="ja-JP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  <w:pPrChange w:id="22" w:author="Lloyd Dugmore" w:date="2026-08-03T22:25:00Z">
        <w:pPr>
          <w:keepNext/>
          <w:keepLines/>
          <w:spacing w:before="240" w:line="360" w:lineRule="auto"/>
        </w:pPr>
      </w:pPrChange>
    </w:pPr>
    <w:rPr>
      <w:sz w:val="84"/>
      <w:rPrChange w:id="22" w:author="Lloyd Dugmore" w:date="2026-08-03T22:25:00Z">
        <w:rPr>
          <w:rFonts w:asciiTheme="majorHAnsi" w:eastAsiaTheme="majorEastAsia" w:hAnsiTheme="majorHAnsi" w:cstheme="majorBidi"/>
          <w:color w:val="156082" w:themeColor="accent1"/>
          <w:spacing w:val="14"/>
          <w:sz w:val="84"/>
          <w:szCs w:val="32"/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5159F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156082" w:themeColor="accent1"/>
        <w:left w:val="single" w:sz="4" w:space="31" w:color="156082" w:themeColor="accent1"/>
        <w:bottom w:val="single" w:sz="4" w:space="8" w:color="156082" w:themeColor="accent1"/>
        <w:right w:val="single" w:sz="4" w:space="31" w:color="156082" w:themeColor="accent1"/>
      </w:pBdr>
      <w:shd w:val="clear" w:color="auto" w:fill="156082" w:themeFill="accent1"/>
      <w:spacing w:before="0" w:after="0" w:line="240" w:lineRule="auto"/>
      <w:pPrChange w:id="23" w:author="Lloyd Dugmore" w:date="2026-08-03T22:25:00Z">
        <w:pPr>
          <w:pBdr>
            <w:top w:val="single" w:sz="4" w:space="8" w:color="156082" w:themeColor="accent1"/>
            <w:left w:val="single" w:sz="4" w:space="31" w:color="156082" w:themeColor="accent1"/>
            <w:bottom w:val="single" w:sz="4" w:space="8" w:color="156082" w:themeColor="accent1"/>
            <w:right w:val="single" w:sz="4" w:space="31" w:color="156082" w:themeColor="accent1"/>
          </w:pBdr>
          <w:shd w:val="clear" w:color="auto" w:fill="156082" w:themeFill="accent1"/>
          <w:spacing w:before="160"/>
        </w:pPr>
      </w:pPrChange>
    </w:pPr>
    <w:rPr>
      <w:color w:val="FFFFFF" w:themeColor="background1"/>
      <w:rPrChange w:id="23" w:author="Lloyd Dugmore" w:date="2026-08-03T22:25:00Z">
        <w:rPr>
          <w:rFonts w:asciiTheme="minorHAnsi" w:eastAsiaTheme="minorHAnsi" w:hAnsiTheme="minorHAnsi" w:cstheme="minorBidi"/>
          <w:color w:val="FFFFFF" w:themeColor="background1"/>
          <w:sz w:val="24"/>
          <w:szCs w:val="24"/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159F8"/>
    <w:rPr>
      <w:rFonts w:cstheme="minorBidi"/>
      <w:color w:val="FFFFFF" w:themeColor="background1"/>
      <w:kern w:val="0"/>
      <w:shd w:val="clear" w:color="auto" w:fill="156082" w:themeFill="accent1"/>
      <w:lang w:eastAsia="ja-JP"/>
      <w14:ligatures w14:val="none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  <w:pPrChange w:id="24" w:author="Lloyd Dugmore" w:date="2026-08-03T22:25:00Z">
        <w:pPr>
          <w:numPr>
            <w:numId w:val="7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rPrChange w:id="24" w:author="Lloyd Dugmore" w:date="2026-08-03T22:25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