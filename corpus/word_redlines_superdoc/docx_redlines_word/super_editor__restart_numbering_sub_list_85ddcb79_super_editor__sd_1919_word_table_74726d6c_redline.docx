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ins w:id="14" w:author="Caio Pizzol" w:date="2026-08-04T06:07:00Z" w16du:dateUtc="2026-08-04T10:07:00Z"/>
        </w:rPr>
      </w:pPr>
      <w:ins w:id="15" w:author="Caio Pizzol" w:date="2026-08-04T06:07:00Z" w16du:dateUtc="2026-08-04T10:07:00Z">
        <w:r>
          <w:t>Table Style Test</w:t>
        </w:r>
      </w:ins>
    </w:p>
    <w:p w14:paraId="44BEB91B" w14:textId="63D02D3A" w:rsidR="008657BB" w:rsidRDefault="008657BB" w:rsidP="008657BB">
      <w:pPr>
        <w:rPr>
          <w:ins w:id="16" w:author="Caio Pizzol" w:date="2026-08-04T06:07:00Z" w16du:dateUtc="2026-08-04T10:07:00Z"/>
        </w:rPr>
      </w:pPr>
      <w:ins w:id="17" w:author="Caio Pizzol" w:date="2026-08-04T06:07:00Z" w16du:dateUtc="2026-08-04T10:07:00Z">
        <w:r>
          <w:t>The table below uses Table Grid style. Cell margins should come from the table style, not duplicated per cell.</w:t>
        </w:r>
      </w:ins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ins w:id="18" w:author="Caio Pizzol" w:date="2026-08-04T06:07:00Z" w16du:dateUtc="2026-08-04T10:07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ins w:id="19" w:author="Caio Pizzol" w:date="2026-08-04T06:07:00Z" w16du:dateUtc="2026-08-04T10:07:00Z"/>
              </w:rPr>
            </w:pPr>
            <w:ins w:id="20" w:author="Caio Pizzol" w:date="2026-08-04T06:07:00Z" w16du:dateUtc="2026-08-04T10:07:00Z">
              <w:r>
                <w:t>Header A</w:t>
              </w:r>
            </w:ins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ins w:id="21" w:author="Caio Pizzol" w:date="2026-08-04T06:07:00Z" w16du:dateUtc="2026-08-04T10:07:00Z"/>
              </w:rPr>
            </w:pPr>
            <w:ins w:id="22" w:author="Caio Pizzol" w:date="2026-08-04T06:07:00Z" w16du:dateUtc="2026-08-04T10:07:00Z">
              <w:r>
                <w:t>Header B</w:t>
              </w:r>
            </w:ins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ins w:id="23" w:author="Caio Pizzol" w:date="2026-08-04T06:07:00Z" w16du:dateUtc="2026-08-04T10:07:00Z"/>
              </w:rPr>
            </w:pPr>
            <w:ins w:id="24" w:author="Caio Pizzol" w:date="2026-08-04T06:07:00Z" w16du:dateUtc="2026-08-04T10:07:00Z">
              <w:r>
                <w:t>Header C</w:t>
              </w:r>
            </w:ins>
          </w:p>
        </w:tc>
      </w:tr>
      <w:tr w:rsidR="008657BB" w14:paraId="0FF0DFDE" w14:textId="77777777" w:rsidTr="008657BB">
        <w:trPr>
          <w:ins w:id="25" w:author="Caio Pizzol" w:date="2026-08-04T06:07:00Z" w16du:dateUtc="2026-08-04T10:07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ins w:id="26" w:author="Caio Pizzol" w:date="2026-08-04T06:07:00Z" w16du:dateUtc="2026-08-04T10:07:00Z"/>
              </w:rPr>
            </w:pPr>
          </w:p>
          <w:p w14:paraId="69389C9F" w14:textId="77777777" w:rsidR="008657BB" w:rsidRDefault="008657BB" w:rsidP="008657BB">
            <w:pPr>
              <w:rPr>
                <w:ins w:id="27" w:author="Caio Pizzol" w:date="2026-08-04T06:07:00Z" w16du:dateUtc="2026-08-04T10:07:00Z"/>
              </w:rPr>
            </w:pPr>
            <w:ins w:id="28" w:author="Caio Pizzol" w:date="2026-08-04T06:07:00Z" w16du:dateUtc="2026-08-04T10:07:00Z">
              <w:r>
                <w:t>After the table — plain body text again.</w:t>
              </w:r>
            </w:ins>
          </w:p>
          <w:p w14:paraId="5D260363" w14:textId="10B7760D" w:rsidR="008657BB" w:rsidRDefault="008657BB" w:rsidP="008657BB">
            <w:pPr>
              <w:rPr>
                <w:ins w:id="29" w:author="Caio Pizzol" w:date="2026-08-04T06:07:00Z" w16du:dateUtc="2026-08-04T10:07:00Z"/>
              </w:rPr>
            </w:pPr>
            <w:ins w:id="30" w:author="Caio Pizzol" w:date="2026-08-04T06:07:00Z" w16du:dateUtc="2026-08-04T10:07:00Z">
              <w:r>
                <w:t>Row 1 Cell 1</w:t>
              </w:r>
            </w:ins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ins w:id="31" w:author="Caio Pizzol" w:date="2026-08-04T06:07:00Z" w16du:dateUtc="2026-08-04T10:07:00Z"/>
              </w:rPr>
            </w:pPr>
            <w:ins w:id="32" w:author="Caio Pizzol" w:date="2026-08-04T06:07:00Z" w16du:dateUtc="2026-08-04T10:07:00Z">
              <w:r>
                <w:t>Row 1 Cell 2</w:t>
              </w:r>
            </w:ins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ins w:id="33" w:author="Caio Pizzol" w:date="2026-08-04T06:07:00Z" w16du:dateUtc="2026-08-04T10:07:00Z"/>
              </w:rPr>
            </w:pPr>
            <w:ins w:id="34" w:author="Caio Pizzol" w:date="2026-08-04T06:07:00Z" w16du:dateUtc="2026-08-04T10:07:00Z">
              <w:r>
                <w:t>Row 1 Cell 3</w:t>
              </w:r>
            </w:ins>
          </w:p>
        </w:tc>
      </w:tr>
      <w:tr w:rsidR="008657BB" w14:paraId="1CD81B27" w14:textId="77777777" w:rsidTr="008657BB">
        <w:trPr>
          <w:ins w:id="35" w:author="Caio Pizzol" w:date="2026-08-04T06:07:00Z" w16du:dateUtc="2026-08-04T10:07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ins w:id="36" w:author="Caio Pizzol" w:date="2026-08-04T06:07:00Z" w16du:dateUtc="2026-08-04T10:07:00Z"/>
              </w:rPr>
            </w:pPr>
            <w:ins w:id="37" w:author="Caio Pizzol" w:date="2026-08-04T06:07:00Z" w16du:dateUtc="2026-08-04T10:07:00Z">
              <w:r>
                <w:t>Row 2 Cell 1</w:t>
              </w:r>
            </w:ins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ins w:id="38" w:author="Caio Pizzol" w:date="2026-08-04T06:07:00Z" w16du:dateUtc="2026-08-04T10:07:00Z"/>
              </w:rPr>
            </w:pPr>
            <w:ins w:id="39" w:author="Caio Pizzol" w:date="2026-08-04T06:07:00Z" w16du:dateUtc="2026-08-04T10:07:00Z">
              <w:r>
                <w:t>Row 2 Cell 2</w:t>
              </w:r>
            </w:ins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ins w:id="40" w:author="Caio Pizzol" w:date="2026-08-04T06:07:00Z" w16du:dateUtc="2026-08-04T10:07:00Z"/>
              </w:rPr>
            </w:pPr>
            <w:ins w:id="41" w:author="Caio Pizzol" w:date="2026-08-04T06:07:00Z" w16du:dateUtc="2026-08-04T10:07:00Z">
              <w:r>
                <w:t>Row 2 Cell 3</w:t>
              </w:r>
            </w:ins>
          </w:p>
        </w:tc>
      </w:tr>
      <w:tr w:rsidR="008657BB" w14:paraId="5DBDFC5C" w14:textId="77777777" w:rsidTr="008657BB">
        <w:trPr>
          <w:ins w:id="42" w:author="Caio Pizzol" w:date="2026-08-04T06:07:00Z" w16du:dateUtc="2026-08-04T10:07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ins w:id="43" w:author="Caio Pizzol" w:date="2026-08-04T06:07:00Z" w16du:dateUtc="2026-08-04T10:07:00Z"/>
              </w:rPr>
            </w:pPr>
            <w:ins w:id="44" w:author="Caio Pizzol" w:date="2026-08-04T06:07:00Z" w16du:dateUtc="2026-08-04T10:07:00Z">
              <w:r>
                <w:t>Row 3 Cell 1</w:t>
              </w:r>
            </w:ins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ins w:id="45" w:author="Caio Pizzol" w:date="2026-08-04T06:07:00Z" w16du:dateUtc="2026-08-04T10:07:00Z"/>
              </w:rPr>
            </w:pPr>
            <w:ins w:id="46" w:author="Caio Pizzol" w:date="2026-08-04T06:07:00Z" w16du:dateUtc="2026-08-04T10:07:00Z">
              <w:r>
                <w:t>Row 3 Cell 2</w:t>
              </w:r>
            </w:ins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ins w:id="47" w:author="Caio Pizzol" w:date="2026-08-04T06:07:00Z" w16du:dateUtc="2026-08-04T10:07:00Z"/>
              </w:rPr>
            </w:pPr>
            <w:ins w:id="48" w:author="Caio Pizzol" w:date="2026-08-04T06:07:00Z" w16du:dateUtc="2026-08-04T10:07:00Z">
              <w:r>
                <w:t>Row 3 Cell 3</w:t>
              </w:r>
            </w:ins>
          </w:p>
        </w:tc>
      </w:tr>
    </w:tbl>
    <w:p w14:paraId="185A3200" w14:textId="77777777" w:rsidR="00DB5CF7" w:rsidRDefault="00DB5CF7">
      <w:pPr>
        <w:rPr>
          <w:del w:id="49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rPr>
          <w:del w:id="50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51" w:author="Caio Pizzol" w:date="2026-08-04T06:07:00Z" w16du:dateUtc="2026-08-04T10:07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ONE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406AEA1" w14:textId="404E6000" w:rsidR="00DB5CF7" w:rsidRDefault="005A4E3F">
      <w:pPr>
        <w:numPr>
          <w:ilvl w:val="1"/>
          <w:numId w:val="1"/>
        </w:numPr>
        <w:rPr>
          <w:del w:id="52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53" w:author="Caio Pizzol" w:date="2026-08-04T06:07:00Z" w16du:dateUtc="2026-08-04T10:07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1F664981" w14:textId="22CD0D8A" w:rsidR="00DB5CF7" w:rsidRDefault="00967839">
      <w:pPr>
        <w:numPr>
          <w:ilvl w:val="0"/>
          <w:numId w:val="1"/>
        </w:numPr>
        <w:rPr>
          <w:del w:id="54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55" w:author="Caio Pizzol" w:date="2026-08-04T06:07:00Z" w16du:dateUtc="2026-08-04T10:07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TWO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321EACBC" w14:textId="0A66AE48" w:rsidR="00DB5CF7" w:rsidRDefault="00967839">
      <w:pPr>
        <w:numPr>
          <w:ilvl w:val="1"/>
          <w:numId w:val="1"/>
        </w:numPr>
        <w:rPr>
          <w:del w:id="56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57" w:author="Caio Pizzol" w:date="2026-08-04T06:07:00Z" w16du:dateUtc="2026-08-04T10:07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DD57E17" w14:textId="4DF1D4A3" w:rsidR="00DB5CF7" w:rsidRDefault="00967839">
      <w:pPr>
        <w:numPr>
          <w:ilvl w:val="1"/>
          <w:numId w:val="1"/>
        </w:numPr>
        <w:rPr>
          <w:del w:id="58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59" w:author="Caio Pizzol" w:date="2026-08-04T06:07:00Z" w16du:dateUtc="2026-08-04T10:07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B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6253115E" w14:textId="1D646C39" w:rsidR="00DB5CF7" w:rsidRDefault="00967839">
      <w:pPr>
        <w:numPr>
          <w:ilvl w:val="1"/>
          <w:numId w:val="1"/>
        </w:numPr>
        <w:rPr>
          <w:del w:id="60" w:author="Caio Pizzol" w:date="2026-08-04T06:07:00Z" w16du:dateUtc="2026-08-04T10:07:00Z"/>
          <w:rFonts w:ascii="Times New Roman" w:eastAsia="Times New Roman" w:hAnsi="Times New Roman" w:cs="Times New Roman"/>
          <w:sz w:val="20"/>
          <w:szCs w:val="20"/>
        </w:rPr>
      </w:pPr>
      <w:del w:id="61" w:author="Caio Pizzol" w:date="2026-08-04T06:07:00Z" w16du:dateUtc="2026-08-04T10:07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C</w:delText>
        </w:r>
      </w:del>
    </w:p>
    <w:p w14:paraId="653DC71D" w14:textId="77777777" w:rsidR="00967839" w:rsidRPr="008657BB" w:rsidRDefault="00967839" w:rsidP="00967839">
      <w:pPr>
        <w:rPr>
          <w:rPrChange w:id="62" w:author="Caio Pizzol" w:date="2026-08-04T06:07:00Z" w16du:dateUtc="2026-08-04T10:07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967839" w:rsidRPr="008657BB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63" w:author="Caio Pizzol" w:date="2026-08-04T06:07:00Z" w16du:dateUtc="2026-08-04T10:07:00Z">
        <w:sectPr w:rsidR="00967839" w:rsidRPr="008657BB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C1EA6"/>
    <w:rsid w:val="002031F9"/>
    <w:rsid w:val="0067174A"/>
    <w:rsid w:val="006B7068"/>
    <w:rsid w:val="00744453"/>
    <w:rsid w:val="008657BB"/>
    <w:rsid w:val="00967839"/>
    <w:rsid w:val="00A16521"/>
    <w:rsid w:val="00D100F0"/>
    <w:rsid w:val="00DB5CF7"/>
    <w:rsid w:val="00DE0A42"/>
    <w:rsid w:val="00E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 w:line="278" w:lineRule="auto"/>
      <w:outlineLvl w:val="0"/>
      <w:pPrChange w:id="0" w:author="Caio Pizzol" w:date="2026-08-04T06:07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8-04T06:07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 w:line="278" w:lineRule="auto"/>
      <w:outlineLvl w:val="1"/>
      <w:pPrChange w:id="1" w:author="Caio Pizzol" w:date="2026-08-04T06:07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8-04T06:07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 w:line="278" w:lineRule="auto"/>
      <w:outlineLvl w:val="2"/>
      <w:pPrChange w:id="2" w:author="Caio Pizzol" w:date="2026-08-04T06:07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8-04T06:07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 w:line="278" w:lineRule="auto"/>
      <w:outlineLvl w:val="3"/>
      <w:pPrChange w:id="3" w:author="Caio Pizzol" w:date="2026-08-04T06:07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8-04T06:07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 w:line="278" w:lineRule="auto"/>
      <w:outlineLvl w:val="4"/>
      <w:pPrChange w:id="4" w:author="Caio Pizzol" w:date="2026-08-04T06:07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8-04T06:07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line="278" w:lineRule="auto"/>
      <w:outlineLvl w:val="5"/>
      <w:pPrChange w:id="5" w:author="Caio Pizzol" w:date="2026-08-04T06:07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8-04T06:07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line="278" w:lineRule="auto"/>
      <w:outlineLvl w:val="6"/>
      <w:pPrChange w:id="6" w:author="Caio Pizzol" w:date="2026-08-04T06:07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line="278" w:lineRule="auto"/>
      <w:outlineLvl w:val="7"/>
      <w:pPrChange w:id="7" w:author="Caio Pizzol" w:date="2026-08-04T06:07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line="278" w:lineRule="auto"/>
      <w:outlineLvl w:val="8"/>
      <w:pPrChange w:id="8" w:author="Caio Pizzol" w:date="2026-08-04T06:07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  <w:pPrChange w:id="9" w:author="Caio Pizzol" w:date="2026-08-04T06:07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8-04T06:07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  <w:spacing w:after="160" w:line="278" w:lineRule="auto"/>
      <w:pPrChange w:id="10" w:author="Caio Pizzol" w:date="2026-08-04T06:07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8-04T06:07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A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A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A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C1EA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A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A6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A6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A6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A6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1E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1EA6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 w:after="160" w:line="278" w:lineRule="auto"/>
      <w:jc w:val="center"/>
      <w:pPrChange w:id="11" w:author="Caio Pizzol" w:date="2026-08-04T06:07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C1EA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8657BB"/>
    <w:pPr>
      <w:spacing w:after="160" w:line="278" w:lineRule="auto"/>
      <w:ind w:left="720"/>
      <w:contextualSpacing/>
      <w:pPrChange w:id="12" w:author="Caio Pizzol" w:date="2026-08-04T06:07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C1E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4T06:07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8-04T06:07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A6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C1EA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1C1EA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2025-05-08T23:05:00Z</dcterms:created>
  <dcterms:modified xsi:type="dcterms:W3CDTF">2026-08-04T10:07:00Z</dcterms:modified>
</cp:coreProperties>
</file>