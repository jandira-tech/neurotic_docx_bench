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DC06" w14:textId="53123700" w:rsidR="004A7F04" w:rsidRDefault="00607D18">
      <w:pPr>
        <w:spacing w:line="270" w:lineRule="auto"/>
        <w:jc w:val="center"/>
        <w:rPr>
          <w:del w:id="203" w:author="Nick Bernal" w:date="2026-08-03T22:21:00Z" w16du:dateUtc="2026-08-04T02:21:00Z"/>
        </w:rPr>
      </w:pPr>
      <w:del w:id="204" w:author="Nick Bernal" w:date="2026-08-03T22:21:00Z" w16du:dateUtc="2026-08-04T02:21:00Z">
        <w:r>
          <w:rPr>
            <w:noProof/>
          </w:rPr>
          <w:drawing>
            <wp:inline distT="0" distB="0" distL="0" distR="0" wp14:anchorId="2C7B0A3D" wp14:editId="7CD4E88B">
              <wp:extent cx="829993" cy="792643"/>
              <wp:effectExtent l="0" t="0" r="0" b="0"/>
              <wp:docPr id="642310200" name="Picture 1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42310200" name="Picture 1" descr="A close-up of a tree trunk&#10;&#10;AI-generated content may be incorrect.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52999" cy="8146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DE3B516" w14:textId="1553B174" w:rsidR="004A7F04" w:rsidRDefault="00607D18">
      <w:pPr>
        <w:spacing w:line="270" w:lineRule="auto"/>
        <w:jc w:val="center"/>
        <w:rPr>
          <w:del w:id="205" w:author="Nick Bernal" w:date="2026-08-03T22:21:00Z" w16du:dateUtc="2026-08-04T02:21:00Z"/>
        </w:rPr>
      </w:pPr>
      <w:del w:id="206" w:author="Nick Bernal" w:date="2026-08-03T22:21:00Z" w16du:dateUtc="2026-08-04T02:21:00Z">
        <w:r>
          <w:rPr>
            <w:rFonts w:ascii="Arial" w:eastAsia="Arial" w:hAnsi="Arial" w:cs="Arial"/>
            <w:b/>
          </w:rPr>
          <w:delText>SOME TITLE</w:delText>
        </w:r>
      </w:del>
    </w:p>
    <w:p w14:paraId="63A6DDD7" w14:textId="77777777" w:rsidR="004A7F04" w:rsidRDefault="004A7F04">
      <w:pPr>
        <w:spacing w:line="285" w:lineRule="auto"/>
        <w:rPr>
          <w:del w:id="207" w:author="Nick Bernal" w:date="2026-08-03T22:21:00Z" w16du:dateUtc="2026-08-04T02:21:00Z"/>
        </w:rPr>
      </w:pPr>
    </w:p>
    <w:p w14:paraId="13995A93" w14:textId="22C5CE73" w:rsidR="004A7F04" w:rsidRDefault="00607D18">
      <w:pPr>
        <w:spacing w:line="270" w:lineRule="auto"/>
        <w:ind w:left="600" w:right="600"/>
        <w:rPr>
          <w:del w:id="208" w:author="Nick Bernal" w:date="2026-08-03T22:21:00Z" w16du:dateUtc="2026-08-04T02:21:00Z"/>
        </w:rPr>
      </w:pPr>
      <w:del w:id="209" w:author="Nick Bernal" w:date="2026-08-03T22:21:00Z" w16du:dateUtc="2026-08-04T02:21:00Z">
        <w:r>
          <w:rPr>
            <w:noProof/>
          </w:rPr>
          <w:drawing>
            <wp:inline distT="0" distB="0" distL="0" distR="0" wp14:anchorId="2A32A11B" wp14:editId="198DE33A">
              <wp:extent cx="2540000" cy="2425700"/>
              <wp:effectExtent l="0" t="0" r="0" b="0"/>
              <wp:docPr id="373285145" name="Picture 2" descr="A close-up of a tree trunk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73285145" name="Picture 2" descr="A close-up of a tree trunk&#10;&#10;AI-generated content may be incorrect."/>
                      <pic:cNvPicPr/>
                    </pic:nvPicPr>
                    <pic:blipFill>
                      <a:blip r:embed="rId1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0" cy="24257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5E8F8D6D" w14:textId="77777777" w:rsidR="004A7F04" w:rsidRDefault="001A0E2F">
      <w:pPr>
        <w:spacing w:line="270" w:lineRule="auto"/>
        <w:rPr>
          <w:del w:id="210" w:author="Nick Bernal" w:date="2026-08-03T22:21:00Z" w16du:dateUtc="2026-08-04T02:21:00Z"/>
        </w:rPr>
      </w:pPr>
      <w:del w:id="211" w:author="Nick Bernal" w:date="2026-08-03T22:21:00Z" w16du:dateUtc="2026-08-04T02:21:00Z">
        <w:r>
          <w:rPr>
            <w:rFonts w:ascii="Arial" w:eastAsia="Arial" w:hAnsi="Arial" w:cs="Arial"/>
          </w:rPr>
          <w:delText>By: </w:delText>
        </w:r>
      </w:del>
      <w:sdt>
        <w:sdtPr>
          <w:alias w:val="Signature"/>
          <w:tag w:val="agreementinput-1736977054572-763602392425"/>
          <w:id w:val="584267891"/>
          <w:lock w:val="sdtContentLocked"/>
        </w:sdtPr>
        <w:sdtEndPr/>
        <w:sdtContent>
          <w:del w:id="212" w:author="Nick Bernal" w:date="2026-08-03T22:21:00Z" w16du:dateUtc="2026-08-04T02:21:00Z">
            <w:r>
              <w:rPr>
                <w:rFonts w:ascii="Arial" w:eastAsia="Arial" w:hAnsi="Arial" w:cs="Arial"/>
              </w:rPr>
              <w:delText>Signature</w:delText>
            </w:r>
          </w:del>
        </w:sdtContent>
      </w:sdt>
    </w:p>
    <w:p w14:paraId="44318150" w14:textId="77777777" w:rsidR="004A7F04" w:rsidRDefault="004A7F04" w:rsidP="00B000E5">
      <w:pPr>
        <w:pPrChange w:id="213" w:author="Nick Bernal" w:date="2026-08-03T22:21:00Z" w16du:dateUtc="2026-08-04T02:21:00Z">
          <w:pPr>
            <w:spacing w:line="270" w:lineRule="auto"/>
          </w:pPr>
        </w:pPrChange>
      </w:pPr>
    </w:p>
    <w:sectPr w:rsidR="004A7F04" w:rsidSect="007A766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221" w:author="Nick Bernal" w:date="2026-08-03T22:21:00Z" w16du:dateUtc="2026-08-04T02:21:00Z">
        <w:sectPr w:rsidR="004A7F04" w:rsidSect="007A7661">
          <w:pgSz w:w="11906" w:h="16838"/>
          <w:pgMar w:top="1134" w:right="907" w:bottom="1134" w:left="907" w:header="720" w:footer="720" w:gutter="0"/>
          <w:pgNumType w:start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80D1A" w14:textId="77777777" w:rsidR="001A0E2F" w:rsidRDefault="001A0E2F">
      <w:pPr>
        <w:pPrChange w:id="201" w:author="Nick Bernal" w:date="2026-08-03T22:21:00Z" w16du:dateUtc="2026-08-04T02:21:00Z">
          <w:pPr>
            <w:spacing w:before="0" w:after="0" w:line="240" w:lineRule="auto"/>
          </w:pPr>
        </w:pPrChange>
      </w:pPr>
      <w:r>
        <w:separator/>
      </w:r>
    </w:p>
  </w:endnote>
  <w:endnote w:type="continuationSeparator" w:id="0">
    <w:p w14:paraId="1BC60936" w14:textId="77777777" w:rsidR="001A0E2F" w:rsidRDefault="001A0E2F">
      <w:pPr>
        <w:pPrChange w:id="202" w:author="Nick Bernal" w:date="2026-08-03T22:21:00Z" w16du:dateUtc="2026-08-04T02:21:00Z">
          <w:pPr>
            <w:spacing w:before="0"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BF585" w14:textId="437FD974" w:rsidR="00354727" w:rsidRDefault="001A0E2F" w:rsidP="001D0102">
    <w:pPr>
      <w:pStyle w:val="Footer"/>
      <w:framePr w:wrap="none" w:vAnchor="text" w:hAnchor="margin" w:xAlign="center" w:y="1"/>
      <w:rPr>
        <w:ins w:id="214" w:author="Nick Bernal" w:date="2026-08-03T22:21:00Z" w16du:dateUtc="2026-08-04T02:21:00Z"/>
        <w:rStyle w:val="PageNumber"/>
      </w:rPr>
    </w:pPr>
    <w:ins w:id="215" w:author="Nick Bernal" w:date="2026-08-03T22:21:00Z" w16du:dateUtc="2026-08-04T02:21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666C664D" w14:textId="77777777" w:rsidR="006D5EB9" w:rsidRDefault="001A0E2F" w:rsidP="00750BBD">
    <w:pPr>
      <w:pStyle w:val="DocID"/>
      <w:pPrChange w:id="216" w:author="Nick Bernal" w:date="2026-08-03T22:21:00Z" w16du:dateUtc="2026-08-04T02:21:00Z">
        <w:pPr>
          <w:pStyle w:val="Footer"/>
        </w:pPr>
      </w:pPrChange>
    </w:pPr>
    <w:ins w:id="217" w:author="Nick Bernal" w:date="2026-08-03T22:21:00Z" w16du:dateUtc="2026-08-04T02:21:00Z">
      <w:r>
        <w:fldChar w:fldCharType="begin"/>
      </w:r>
      <w:r w:rsidR="00551B40">
        <w:instrText xml:space="preserve"> DOCPROPERTY DOCXDOCID DMS=InterwovenIManage Format=&lt;&lt;NUM&gt;&gt;_&lt;&lt;VER&gt;&gt; PRESERVELOCATION \* MERGEFORMAT </w:instrText>
      </w:r>
      <w:r>
        <w:fldChar w:fldCharType="separate"/>
      </w:r>
      <w:r>
        <w:t>62240622_2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4CD4" w14:textId="31F76515" w:rsidR="00354727" w:rsidRDefault="001A0E2F" w:rsidP="001D0102">
    <w:pPr>
      <w:pStyle w:val="Footer"/>
      <w:framePr w:wrap="none" w:vAnchor="text" w:hAnchor="margin" w:xAlign="center" w:y="1"/>
      <w:rPr>
        <w:rStyle w:val="PageNumber"/>
      </w:rPr>
    </w:pPr>
    <w:ins w:id="218" w:author="Nick Bernal" w:date="2026-08-03T22:21:00Z" w16du:dateUtc="2026-08-04T02:21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2F1404A3" w14:textId="77777777" w:rsidR="006D5EB9" w:rsidRDefault="006D5E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89E4" w14:textId="5BF67AC4" w:rsidR="00354727" w:rsidRDefault="001A0E2F" w:rsidP="001D0102">
    <w:pPr>
      <w:pStyle w:val="Footer"/>
      <w:framePr w:wrap="none" w:vAnchor="text" w:hAnchor="margin" w:xAlign="center" w:y="1"/>
      <w:rPr>
        <w:rStyle w:val="PageNumber"/>
      </w:rPr>
    </w:pPr>
    <w:ins w:id="220" w:author="Nick Bernal" w:date="2026-08-03T22:21:00Z" w16du:dateUtc="2026-08-04T02:21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0F16F653" w14:textId="77777777" w:rsidR="006D5EB9" w:rsidRDefault="006D5E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4629" w14:textId="77777777" w:rsidR="001A0E2F" w:rsidRDefault="001A0E2F">
      <w:pPr>
        <w:pPrChange w:id="199" w:author="Nick Bernal" w:date="2026-08-03T22:21:00Z" w16du:dateUtc="2026-08-04T02:21:00Z">
          <w:pPr>
            <w:spacing w:before="0" w:after="0" w:line="240" w:lineRule="auto"/>
          </w:pPr>
        </w:pPrChange>
      </w:pPr>
      <w:r>
        <w:separator/>
      </w:r>
    </w:p>
  </w:footnote>
  <w:footnote w:type="continuationSeparator" w:id="0">
    <w:p w14:paraId="6B4D18CD" w14:textId="77777777" w:rsidR="001A0E2F" w:rsidRDefault="001A0E2F">
      <w:pPr>
        <w:pPrChange w:id="200" w:author="Nick Bernal" w:date="2026-08-03T22:21:00Z" w16du:dateUtc="2026-08-04T02:21:00Z">
          <w:pPr>
            <w:spacing w:before="0"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FC31F" w14:textId="77777777" w:rsidR="006D5EB9" w:rsidRDefault="006D5E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134C5" w14:textId="77777777" w:rsidR="006D5EB9" w:rsidRDefault="001A0E2F">
    <w:pPr>
      <w:pStyle w:val="Header"/>
    </w:pPr>
    <w:ins w:id="219" w:author="Nick Bernal" w:date="2026-08-03T22:21:00Z" w16du:dateUtc="2026-08-04T02:21:00Z">
      <w:r>
        <w:t>Project Alcott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1174496991">
    <w:abstractNumId w:val="21"/>
  </w:num>
  <w:num w:numId="25" w16cid:durableId="1736316455">
    <w:abstractNumId w:val="15"/>
  </w:num>
  <w:num w:numId="26" w16cid:durableId="78276855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AAA"/>
    <w:rsid w:val="00023CB1"/>
    <w:rsid w:val="00051DAE"/>
    <w:rsid w:val="0006347B"/>
    <w:rsid w:val="000964E5"/>
    <w:rsid w:val="000A0C2F"/>
    <w:rsid w:val="000A6FE3"/>
    <w:rsid w:val="000B7C8C"/>
    <w:rsid w:val="000C43DB"/>
    <w:rsid w:val="00112874"/>
    <w:rsid w:val="00117995"/>
    <w:rsid w:val="001650AE"/>
    <w:rsid w:val="0017399D"/>
    <w:rsid w:val="001808E5"/>
    <w:rsid w:val="00182001"/>
    <w:rsid w:val="001A0E2F"/>
    <w:rsid w:val="001D0102"/>
    <w:rsid w:val="001F43E1"/>
    <w:rsid w:val="00211024"/>
    <w:rsid w:val="002224D2"/>
    <w:rsid w:val="002342BF"/>
    <w:rsid w:val="002365C1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A7F04"/>
    <w:rsid w:val="004B3535"/>
    <w:rsid w:val="004B642A"/>
    <w:rsid w:val="004C00A2"/>
    <w:rsid w:val="004E0BB3"/>
    <w:rsid w:val="004F07D0"/>
    <w:rsid w:val="004F124E"/>
    <w:rsid w:val="004F3DC3"/>
    <w:rsid w:val="00502858"/>
    <w:rsid w:val="00524AAA"/>
    <w:rsid w:val="00551B40"/>
    <w:rsid w:val="005572A5"/>
    <w:rsid w:val="00565F1B"/>
    <w:rsid w:val="00577AAD"/>
    <w:rsid w:val="0058452C"/>
    <w:rsid w:val="005A2022"/>
    <w:rsid w:val="005A2F5D"/>
    <w:rsid w:val="00607D18"/>
    <w:rsid w:val="0061764F"/>
    <w:rsid w:val="00625452"/>
    <w:rsid w:val="006478A6"/>
    <w:rsid w:val="00650969"/>
    <w:rsid w:val="006526E2"/>
    <w:rsid w:val="006623D7"/>
    <w:rsid w:val="00686B75"/>
    <w:rsid w:val="006B0DAB"/>
    <w:rsid w:val="006D0A56"/>
    <w:rsid w:val="006D5EB9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C7B55"/>
    <w:rsid w:val="00AE12AF"/>
    <w:rsid w:val="00AE2D46"/>
    <w:rsid w:val="00AE3489"/>
    <w:rsid w:val="00B000E5"/>
    <w:rsid w:val="00B231B7"/>
    <w:rsid w:val="00B31F1B"/>
    <w:rsid w:val="00B4227E"/>
    <w:rsid w:val="00B42E3D"/>
    <w:rsid w:val="00B545D8"/>
    <w:rsid w:val="00B646F4"/>
    <w:rsid w:val="00B664C9"/>
    <w:rsid w:val="00B75676"/>
    <w:rsid w:val="00BD5A82"/>
    <w:rsid w:val="00BD7DCD"/>
    <w:rsid w:val="00C01C9B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91E07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72AA1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85B33"/>
    <w:rsid w:val="00F91414"/>
    <w:rsid w:val="00FA1FD5"/>
    <w:rsid w:val="00FA2608"/>
    <w:rsid w:val="00FC1F2E"/>
    <w:rsid w:val="00FC6DAE"/>
    <w:rsid w:val="00FE5857"/>
    <w:rsid w:val="00FE59D9"/>
    <w:rsid w:val="00FE6628"/>
    <w:rsid w:val="00F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5B87"/>
  <w15:docId w15:val="{E70C7747-E214-41C3-9587-A7C4CF88A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>
      <w:pPr>
        <w:spacing w:before="240"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spacing w:before="0" w:after="0" w:line="240" w:lineRule="auto"/>
      <w:jc w:val="both"/>
      <w:pPrChange w:id="0" w:author="Nick Bernal" w:date="2026-08-03T22:21:00Z">
        <w:pPr>
          <w:spacing w:before="240" w:after="240" w:line="288" w:lineRule="auto"/>
        </w:pPr>
      </w:pPrChange>
    </w:pPr>
    <w:rPr>
      <w:color w:val="auto"/>
      <w:rPrChange w:id="0" w:author="Nick Bernal" w:date="2026-08-03T22:21:00Z">
        <w:rPr>
          <w:color w:val="000000"/>
          <w:sz w:val="24"/>
          <w:lang w:val="en-US" w:eastAsia="en-US" w:bidi="ar-SA"/>
        </w:rPr>
      </w:rPrChange>
    </w:rPr>
  </w:style>
  <w:style w:type="paragraph" w:styleId="Heading1">
    <w:name w:val="heading 1"/>
    <w:basedOn w:val="Normal"/>
    <w:qFormat/>
    <w:locked/>
    <w:rsid w:val="00A3727F"/>
    <w:pPr>
      <w:spacing w:after="240"/>
      <w:outlineLvl w:val="0"/>
      <w:pPrChange w:id="1" w:author="Nick Bernal" w:date="2026-08-03T22:21:00Z">
        <w:pPr>
          <w:spacing w:before="161" w:after="161"/>
          <w:jc w:val="both"/>
          <w:outlineLvl w:val="0"/>
        </w:pPr>
      </w:pPrChange>
    </w:pPr>
    <w:rPr>
      <w:snapToGrid w:val="0"/>
      <w:rPrChange w:id="1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2">
    <w:name w:val="heading 2"/>
    <w:basedOn w:val="Normal"/>
    <w:qFormat/>
    <w:locked/>
    <w:rsid w:val="00A3727F"/>
    <w:pPr>
      <w:spacing w:after="240"/>
      <w:ind w:left="1440" w:hanging="720"/>
      <w:outlineLvl w:val="1"/>
      <w:pPrChange w:id="2" w:author="Nick Bernal" w:date="2026-08-03T22:21:00Z">
        <w:pPr>
          <w:spacing w:before="199" w:after="199"/>
          <w:jc w:val="both"/>
          <w:outlineLvl w:val="1"/>
        </w:pPr>
      </w:pPrChange>
    </w:pPr>
    <w:rPr>
      <w:snapToGrid w:val="0"/>
      <w:rPrChange w:id="2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3">
    <w:name w:val="heading 3"/>
    <w:basedOn w:val="Normal"/>
    <w:qFormat/>
    <w:locked/>
    <w:rsid w:val="00A3727F"/>
    <w:pPr>
      <w:spacing w:after="240"/>
      <w:ind w:left="2160" w:hanging="720"/>
      <w:outlineLvl w:val="2"/>
      <w:pPrChange w:id="3" w:author="Nick Bernal" w:date="2026-08-03T22:21:00Z">
        <w:pPr>
          <w:jc w:val="both"/>
          <w:outlineLvl w:val="2"/>
        </w:pPr>
      </w:pPrChange>
    </w:pPr>
    <w:rPr>
      <w:snapToGrid w:val="0"/>
      <w:rPrChange w:id="3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4">
    <w:name w:val="heading 4"/>
    <w:basedOn w:val="Normal"/>
    <w:qFormat/>
    <w:locked/>
    <w:rsid w:val="00A3727F"/>
    <w:pPr>
      <w:tabs>
        <w:tab w:val="num" w:pos="2520"/>
      </w:tabs>
      <w:spacing w:after="240"/>
      <w:ind w:left="2160"/>
      <w:outlineLvl w:val="3"/>
      <w:pPrChange w:id="4" w:author="Nick Bernal" w:date="2026-08-03T22:21:00Z">
        <w:pPr>
          <w:spacing w:before="319" w:after="319"/>
          <w:jc w:val="both"/>
          <w:outlineLvl w:val="3"/>
        </w:pPr>
      </w:pPrChange>
    </w:pPr>
    <w:rPr>
      <w:snapToGrid w:val="0"/>
      <w:rPrChange w:id="4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qFormat/>
    <w:locked/>
    <w:rsid w:val="00A3727F"/>
    <w:pPr>
      <w:tabs>
        <w:tab w:val="num" w:pos="3240"/>
      </w:tabs>
      <w:spacing w:after="240"/>
      <w:ind w:left="2880"/>
      <w:outlineLvl w:val="4"/>
      <w:pPrChange w:id="5" w:author="Nick Bernal" w:date="2026-08-03T22:21:00Z">
        <w:pPr>
          <w:spacing w:before="401" w:after="401"/>
          <w:jc w:val="both"/>
          <w:outlineLvl w:val="4"/>
        </w:pPr>
      </w:pPrChange>
    </w:pPr>
    <w:rPr>
      <w:snapToGrid w:val="0"/>
      <w:rPrChange w:id="5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qFormat/>
    <w:locked/>
    <w:rsid w:val="00A3727F"/>
    <w:pPr>
      <w:tabs>
        <w:tab w:val="num" w:pos="3960"/>
      </w:tabs>
      <w:spacing w:after="240"/>
      <w:ind w:left="3600"/>
      <w:outlineLvl w:val="5"/>
      <w:pPrChange w:id="6" w:author="Nick Bernal" w:date="2026-08-03T22:21:00Z">
        <w:pPr>
          <w:spacing w:before="559" w:after="559"/>
          <w:jc w:val="both"/>
          <w:outlineLvl w:val="5"/>
        </w:pPr>
      </w:pPrChange>
    </w:pPr>
    <w:rPr>
      <w:snapToGrid w:val="0"/>
      <w:rPrChange w:id="6" w:author="Nick Bernal" w:date="2026-08-03T22:21:00Z">
        <w:rPr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  <w:pPrChange w:id="7" w:author="Nick Bernal" w:date="2026-08-03T22:21:00Z">
        <w:pPr>
          <w:tabs>
            <w:tab w:val="num" w:pos="4680"/>
          </w:tabs>
          <w:ind w:left="4320"/>
          <w:jc w:val="both"/>
          <w:outlineLvl w:val="6"/>
        </w:pPr>
      </w:pPrChange>
    </w:pPr>
    <w:rPr>
      <w:snapToGrid w:val="0"/>
      <w:rPrChange w:id="7" w:author="Nick Bernal" w:date="2026-08-03T22:21:00Z">
        <w:rPr>
          <w:snapToGrid w:val="0"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  <w:pPrChange w:id="8" w:author="Nick Bernal" w:date="2026-08-03T22:21:00Z">
        <w:pPr>
          <w:tabs>
            <w:tab w:val="num" w:pos="5400"/>
          </w:tabs>
          <w:ind w:left="5040"/>
          <w:jc w:val="both"/>
          <w:outlineLvl w:val="7"/>
        </w:pPr>
      </w:pPrChange>
    </w:pPr>
    <w:rPr>
      <w:snapToGrid w:val="0"/>
      <w:rPrChange w:id="8" w:author="Nick Bernal" w:date="2026-08-03T22:21:00Z">
        <w:rPr>
          <w:snapToGrid w:val="0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  <w:pPrChange w:id="9" w:author="Nick Bernal" w:date="2026-08-03T22:21:00Z">
        <w:pPr>
          <w:tabs>
            <w:tab w:val="num" w:pos="6120"/>
          </w:tabs>
          <w:ind w:left="5760"/>
          <w:jc w:val="both"/>
          <w:outlineLvl w:val="8"/>
        </w:pPr>
      </w:pPrChange>
    </w:pPr>
    <w:rPr>
      <w:snapToGrid w:val="0"/>
      <w:rPrChange w:id="9" w:author="Nick Bernal" w:date="2026-08-03T22:21:00Z">
        <w:rPr>
          <w:snapToGrid w:val="0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pBdr>
        <w:left w:val="single" w:sz="30" w:space="18" w:color="CCCCCC"/>
      </w:pBdr>
      <w:ind w:left="600" w:right="600"/>
    </w:pPr>
  </w:style>
  <w:style w:type="paragraph" w:styleId="PlainText">
    <w:name w:val="Plain Text"/>
    <w:basedOn w:val="Normal"/>
    <w:next w:val="Normal"/>
    <w:uiPriority w:val="99"/>
    <w:semiHidden/>
    <w:unhideWhenUsed/>
    <w:qFormat/>
    <w:pPr>
      <w:pBdr>
        <w:top w:val="single" w:sz="6" w:space="10" w:color="C4C4C4"/>
        <w:left w:val="single" w:sz="6" w:space="10" w:color="C4C4C4"/>
        <w:bottom w:val="single" w:sz="6" w:space="10" w:color="C4C4C4"/>
        <w:right w:val="single" w:sz="6" w:space="10" w:color="C4C4C4"/>
      </w:pBdr>
      <w:spacing w:before="195" w:after="195"/>
    </w:pPr>
    <w:rPr>
      <w:rFonts w:ascii="Courier New" w:eastAsia="Courier New" w:hAnsi="Courier New" w:cs="Courier New"/>
      <w:sz w:val="20"/>
    </w:rPr>
  </w:style>
  <w:style w:type="character" w:customStyle="1" w:styleId="Code">
    <w:name w:val="Code"/>
    <w:uiPriority w:val="99"/>
    <w:semiHidden/>
    <w:unhideWhenUsed/>
    <w:qFormat/>
    <w:rPr>
      <w:rFonts w:ascii="Courier New" w:eastAsia="Courier New" w:hAnsi="Courier New" w:cs="Courier New"/>
      <w:sz w:val="20"/>
    </w:rPr>
  </w:style>
  <w:style w:type="character" w:styleId="Hyperlink">
    <w:name w:val="Hyperlink"/>
    <w:uiPriority w:val="99"/>
    <w:unhideWhenUsed/>
    <w:rPr>
      <w:color w:val="0000EE"/>
      <w:u w:val="single" w:color="0000EE"/>
    </w:rPr>
  </w:style>
  <w:style w:type="table" w:customStyle="1" w:styleId="BasicTable">
    <w:name w:val="Basic Table"/>
    <w:basedOn w:val="TableNormal"/>
    <w:uiPriority w:val="99"/>
    <w:semiHidden/>
    <w:tblPr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  <w:pPrChange w:id="10" w:author="Nick Bernal" w:date="2026-08-03T22:21:00Z">
        <w:pPr>
          <w:tabs>
            <w:tab w:val="center" w:pos="4680"/>
            <w:tab w:val="right" w:pos="9360"/>
          </w:tabs>
          <w:jc w:val="both"/>
        </w:pPr>
      </w:pPrChange>
    </w:pPr>
    <w:rPr>
      <w:rPrChange w:id="10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51DAE"/>
    <w:rPr>
      <w:color w:val="auto"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  <w:pPrChange w:id="11" w:author="Nick Bernal" w:date="2026-08-03T22:21:00Z">
        <w:pPr>
          <w:tabs>
            <w:tab w:val="center" w:pos="4680"/>
            <w:tab w:val="right" w:pos="9360"/>
          </w:tabs>
          <w:jc w:val="both"/>
        </w:pPr>
      </w:pPrChange>
    </w:pPr>
    <w:rPr>
      <w:rPrChange w:id="11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"/>
    <w:rsid w:val="00051DAE"/>
    <w:rPr>
      <w:color w:val="auto"/>
    </w:rPr>
  </w:style>
  <w:style w:type="character" w:customStyle="1" w:styleId="Heading7Char">
    <w:name w:val="Heading 7 Char"/>
    <w:basedOn w:val="DefaultParagraphFont"/>
    <w:link w:val="Heading7"/>
    <w:rsid w:val="006D5EB9"/>
    <w:rPr>
      <w:snapToGrid w:val="0"/>
      <w:color w:val="auto"/>
    </w:rPr>
  </w:style>
  <w:style w:type="character" w:customStyle="1" w:styleId="Heading8Char">
    <w:name w:val="Heading 8 Char"/>
    <w:basedOn w:val="DefaultParagraphFont"/>
    <w:link w:val="Heading8"/>
    <w:rsid w:val="006D5EB9"/>
    <w:rPr>
      <w:snapToGrid w:val="0"/>
      <w:color w:val="auto"/>
    </w:rPr>
  </w:style>
  <w:style w:type="character" w:customStyle="1" w:styleId="Heading9Char">
    <w:name w:val="Heading 9 Char"/>
    <w:basedOn w:val="DefaultParagraphFont"/>
    <w:link w:val="Heading9"/>
    <w:rsid w:val="006D5EB9"/>
    <w:rPr>
      <w:snapToGrid w:val="0"/>
      <w:color w:val="auto"/>
    </w:rPr>
  </w:style>
  <w:style w:type="paragraph" w:customStyle="1" w:styleId="Address">
    <w:name w:val="Address"/>
    <w:basedOn w:val="Normal"/>
    <w:locked/>
    <w:rsid w:val="00A3727F"/>
    <w:pPr>
      <w:pPrChange w:id="12" w:author="Nick Bernal" w:date="2026-08-03T22:21:00Z">
        <w:pPr>
          <w:jc w:val="both"/>
        </w:pPr>
      </w:pPrChange>
    </w:pPr>
    <w:rPr>
      <w:rPrChange w:id="12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  <w:pPrChange w:id="13" w:author="Nick Bernal" w:date="2026-08-03T22:21:00Z">
        <w:pPr>
          <w:keepNext/>
          <w:ind w:left="720" w:hanging="720"/>
          <w:jc w:val="both"/>
        </w:pPr>
      </w:pPrChange>
    </w:pPr>
    <w:rPr>
      <w:rPrChange w:id="13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Dbl">
    <w:name w:val="Body Dbl"/>
    <w:basedOn w:val="Normal"/>
    <w:locked/>
    <w:rsid w:val="00A3727F"/>
    <w:pPr>
      <w:spacing w:after="240" w:line="480" w:lineRule="auto"/>
      <w:pPrChange w:id="14" w:author="Nick Bernal" w:date="2026-08-03T22:21:00Z">
        <w:pPr>
          <w:spacing w:line="480" w:lineRule="auto"/>
          <w:jc w:val="both"/>
        </w:pPr>
      </w:pPrChange>
    </w:pPr>
    <w:rPr>
      <w:rPrChange w:id="1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  <w:pPrChange w:id="15" w:author="Nick Bernal" w:date="2026-08-03T22:21:00Z">
        <w:pPr>
          <w:spacing w:line="480" w:lineRule="auto"/>
          <w:ind w:firstLine="720"/>
          <w:jc w:val="both"/>
        </w:pPr>
      </w:pPrChange>
    </w:pPr>
    <w:rPr>
      <w:rPrChange w:id="15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  <w:pPrChange w:id="16" w:author="Nick Bernal" w:date="2026-08-03T22:21:00Z">
        <w:pPr>
          <w:spacing w:line="480" w:lineRule="auto"/>
          <w:ind w:firstLine="1440"/>
          <w:jc w:val="both"/>
        </w:pPr>
      </w:pPrChange>
    </w:pPr>
    <w:rPr>
      <w:rPrChange w:id="16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  <w:pPrChange w:id="17" w:author="Nick Bernal" w:date="2026-08-03T22:21:00Z">
        <w:pPr>
          <w:widowControl w:val="0"/>
          <w:spacing w:line="240" w:lineRule="exact"/>
          <w:jc w:val="both"/>
        </w:pPr>
      </w:pPrChange>
    </w:pPr>
    <w:rPr>
      <w:rPrChange w:id="17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  <w:pPrChange w:id="18" w:author="Nick Bernal" w:date="2026-08-03T22:21:00Z">
        <w:pPr>
          <w:widowControl w:val="0"/>
          <w:spacing w:line="480" w:lineRule="exact"/>
          <w:jc w:val="both"/>
        </w:pPr>
      </w:pPrChange>
    </w:pPr>
    <w:rPr>
      <w:rPrChange w:id="18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  <w:pPrChange w:id="19" w:author="Nick Bernal" w:date="2026-08-03T22:21:00Z">
        <w:pPr>
          <w:ind w:firstLine="720"/>
          <w:jc w:val="both"/>
        </w:pPr>
      </w:pPrChange>
    </w:pPr>
    <w:rPr>
      <w:rPrChange w:id="19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  <w:pPrChange w:id="20" w:author="Nick Bernal" w:date="2026-08-03T22:21:00Z">
        <w:pPr>
          <w:ind w:left="720" w:firstLine="720"/>
          <w:jc w:val="both"/>
        </w:pPr>
      </w:pPrChange>
    </w:pPr>
    <w:rPr>
      <w:rPrChange w:id="20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  <w:pPrChange w:id="21" w:author="Nick Bernal" w:date="2026-08-03T22:21:00Z">
        <w:pPr>
          <w:ind w:left="1440" w:firstLine="720"/>
          <w:jc w:val="both"/>
        </w:pPr>
      </w:pPrChange>
    </w:pPr>
    <w:rPr>
      <w:rPrChange w:id="21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  <w:pPrChange w:id="22" w:author="Nick Bernal" w:date="2026-08-03T22:21:00Z">
        <w:pPr>
          <w:ind w:firstLine="1440"/>
          <w:jc w:val="both"/>
        </w:pPr>
      </w:pPrChange>
    </w:pPr>
    <w:rPr>
      <w:rPrChange w:id="22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  <w:pPrChange w:id="23" w:author="Nick Bernal" w:date="2026-08-03T22:21:00Z">
        <w:pPr>
          <w:spacing w:line="240" w:lineRule="exact"/>
          <w:ind w:firstLine="1440"/>
          <w:jc w:val="both"/>
        </w:pPr>
      </w:pPrChange>
    </w:pPr>
    <w:rPr>
      <w:rPrChange w:id="23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  <w:pPrChange w:id="24" w:author="Nick Bernal" w:date="2026-08-03T22:21:00Z">
        <w:pPr>
          <w:spacing w:line="480" w:lineRule="exact"/>
          <w:ind w:firstLine="1440"/>
          <w:jc w:val="both"/>
        </w:pPr>
      </w:pPrChange>
    </w:pPr>
    <w:rPr>
      <w:rPrChange w:id="2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  <w:pPrChange w:id="25" w:author="Nick Bernal" w:date="2026-08-03T22:21:00Z">
        <w:pPr>
          <w:ind w:left="1440"/>
          <w:jc w:val="both"/>
        </w:pPr>
      </w:pPrChange>
    </w:pPr>
    <w:rPr>
      <w:rPrChange w:id="25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  <w:pPrChange w:id="26" w:author="Nick Bernal" w:date="2026-08-03T22:21:00Z">
        <w:pPr>
          <w:ind w:left="720"/>
          <w:jc w:val="both"/>
        </w:pPr>
      </w:pPrChange>
    </w:pPr>
    <w:rPr>
      <w:rPrChange w:id="26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  <w:pPrChange w:id="27" w:author="Nick Bernal" w:date="2026-08-03T22:21:00Z">
        <w:pPr>
          <w:spacing w:line="480" w:lineRule="auto"/>
          <w:ind w:left="720"/>
          <w:jc w:val="both"/>
        </w:pPr>
      </w:pPrChange>
    </w:pPr>
    <w:rPr>
      <w:rPrChange w:id="27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  <w:pPrChange w:id="28" w:author="Nick Bernal" w:date="2026-08-03T22:21:00Z">
        <w:pPr>
          <w:ind w:left="1440"/>
          <w:jc w:val="both"/>
        </w:pPr>
      </w:pPrChange>
    </w:pPr>
    <w:rPr>
      <w:rPrChange w:id="28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  <w:pPrChange w:id="29" w:author="Nick Bernal" w:date="2026-08-03T22:21:00Z">
        <w:pPr>
          <w:ind w:left="2160"/>
          <w:jc w:val="both"/>
        </w:pPr>
      </w:pPrChange>
    </w:pPr>
    <w:rPr>
      <w:rPrChange w:id="29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  <w:pPrChange w:id="30" w:author="Nick Bernal" w:date="2026-08-03T22:21:00Z">
        <w:pPr>
          <w:ind w:left="2880"/>
          <w:jc w:val="both"/>
        </w:pPr>
      </w:pPrChange>
    </w:pPr>
    <w:rPr>
      <w:rPrChange w:id="30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  <w:pPrChange w:id="31" w:author="Nick Bernal" w:date="2026-08-03T22:21:00Z">
        <w:pPr>
          <w:ind w:firstLine="187"/>
          <w:jc w:val="both"/>
        </w:pPr>
      </w:pPrChange>
    </w:pPr>
    <w:rPr>
      <w:rPrChange w:id="31" w:author="Nick Bernal" w:date="2026-08-03T22:21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locked/>
    <w:rsid w:val="00A3727F"/>
    <w:pPr>
      <w:spacing w:after="240"/>
      <w:pPrChange w:id="32" w:author="Nick Bernal" w:date="2026-08-03T22:21:00Z">
        <w:pPr>
          <w:jc w:val="both"/>
        </w:pPr>
      </w:pPrChange>
    </w:pPr>
    <w:rPr>
      <w:rPrChange w:id="32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6D5EB9"/>
    <w:rPr>
      <w:color w:val="auto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  <w:pPrChange w:id="33" w:author="Nick Bernal" w:date="2026-08-03T22:21:00Z">
        <w:pPr>
          <w:spacing w:line="480" w:lineRule="exact"/>
          <w:jc w:val="center"/>
        </w:pPr>
      </w:pPrChange>
    </w:pPr>
    <w:rPr>
      <w:rPrChange w:id="33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  <w:pPrChange w:id="34" w:author="Nick Bernal" w:date="2026-08-03T22:21:00Z">
        <w:pPr>
          <w:keepNext/>
          <w:keepLines/>
          <w:ind w:left="720" w:hanging="720"/>
          <w:jc w:val="both"/>
        </w:pPr>
      </w:pPrChange>
    </w:pPr>
    <w:rPr>
      <w:rPrChange w:id="3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Letteraddress">
    <w:name w:val="Letter address"/>
    <w:basedOn w:val="Normal"/>
    <w:locked/>
    <w:rsid w:val="00A3727F"/>
    <w:pPr>
      <w:jc w:val="center"/>
      <w:pPrChange w:id="35" w:author="Nick Bernal" w:date="2026-08-03T22:21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35" w:author="Nick Bernal" w:date="2026-08-03T22:21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  <w:pPrChange w:id="36" w:author="Nick Bernal" w:date="2026-08-03T22:21:00Z">
        <w:pPr>
          <w:spacing w:after="60"/>
          <w:jc w:val="center"/>
        </w:pPr>
      </w:pPrChange>
    </w:pPr>
    <w:rPr>
      <w:rFonts w:ascii="FZFangSong-Z02" w:eastAsia="FZFangSong-Z02"/>
      <w:sz w:val="14"/>
      <w:rPrChange w:id="36" w:author="Nick Bernal" w:date="2026-08-03T22:21:00Z">
        <w:rPr>
          <w:rFonts w:ascii="FZFangSong-Z02" w:eastAsia="FZFangSong-Z02"/>
          <w:sz w:val="14"/>
          <w:lang w:val="en-US" w:eastAsia="en-US" w:bidi="ar-SA"/>
        </w:rPr>
      </w:rPrChange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  <w:pPrChange w:id="37" w:author="Nick Bernal" w:date="2026-08-03T22:21:00Z">
        <w:pPr>
          <w:keepNext/>
          <w:ind w:left="4680"/>
          <w:jc w:val="both"/>
        </w:pPr>
      </w:pPrChange>
    </w:pPr>
    <w:rPr>
      <w:rPrChange w:id="37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rsid w:val="006D5EB9"/>
    <w:rPr>
      <w:color w:val="auto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  <w:pPrChange w:id="38" w:author="Nick Bernal" w:date="2026-08-03T22:21:00Z">
        <w:pPr>
          <w:keepNext/>
          <w:keepLines/>
          <w:spacing w:before="480"/>
          <w:ind w:left="4680"/>
          <w:jc w:val="both"/>
        </w:pPr>
      </w:pPrChange>
    </w:pPr>
    <w:rPr>
      <w:rPrChange w:id="38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6D5EB9"/>
    <w:rPr>
      <w:color w:val="auto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  <w:pPrChange w:id="39" w:author="Nick Bernal" w:date="2026-08-03T22:21:00Z">
        <w:pPr>
          <w:keepNext/>
          <w:jc w:val="both"/>
        </w:pPr>
      </w:pPrChange>
    </w:pPr>
    <w:rPr>
      <w:rPrChange w:id="39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  <w:pPrChange w:id="40" w:author="Nick Bernal" w:date="2026-08-03T22:21:00Z">
        <w:pPr>
          <w:keepNext/>
          <w:keepLines/>
          <w:jc w:val="both"/>
        </w:pPr>
      </w:pPrChange>
    </w:pPr>
    <w:rPr>
      <w:rPrChange w:id="40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  <w:pPrChange w:id="41" w:author="Nick Bernal" w:date="2026-08-03T22:21:00Z">
        <w:pPr>
          <w:spacing w:after="60"/>
          <w:ind w:left="994" w:hanging="994"/>
          <w:jc w:val="both"/>
        </w:pPr>
      </w:pPrChange>
    </w:pPr>
    <w:rPr>
      <w:rPrChange w:id="41" w:author="Nick Bernal" w:date="2026-08-03T22:21:00Z">
        <w:rPr>
          <w:sz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  <w:pPrChange w:id="42" w:author="Nick Bernal" w:date="2026-08-03T22:21:00Z">
        <w:pPr>
          <w:spacing w:after="480"/>
          <w:jc w:val="center"/>
        </w:pPr>
      </w:pPrChange>
    </w:pPr>
    <w:rPr>
      <w:rPrChange w:id="42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rsid w:val="006D5EB9"/>
    <w:rPr>
      <w:color w:val="auto"/>
    </w:rPr>
  </w:style>
  <w:style w:type="paragraph" w:customStyle="1" w:styleId="DraftStamp">
    <w:name w:val="Draft Stamp"/>
    <w:basedOn w:val="Header"/>
    <w:next w:val="Header"/>
    <w:locked/>
    <w:rsid w:val="00A3727F"/>
    <w:pPr>
      <w:tabs>
        <w:tab w:val="clear" w:pos="4680"/>
        <w:tab w:val="clear" w:pos="9360"/>
      </w:tabs>
      <w:pPrChange w:id="43" w:author="Nick Bernal" w:date="2026-08-03T22:21:00Z">
        <w:pPr>
          <w:jc w:val="both"/>
        </w:pPr>
      </w:pPrChange>
    </w:pPr>
    <w:rPr>
      <w:b/>
      <w:sz w:val="20"/>
      <w:rPrChange w:id="43" w:author="Nick Bernal" w:date="2026-08-03T22:21:00Z">
        <w:rPr>
          <w:b/>
          <w:lang w:val="en-US" w:eastAsia="en-US" w:bidi="ar-SA"/>
        </w:rPr>
      </w:rPrChange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spacing w:before="0" w:after="0" w:line="240" w:lineRule="auto"/>
      <w:pPrChange w:id="44" w:author="Nick Bernal" w:date="2026-08-03T22:21:00Z">
        <w:pPr>
          <w:framePr w:hSpace="187" w:vSpace="187" w:wrap="around" w:vAnchor="page" w:hAnchor="page" w:x="13062" w:y="721"/>
        </w:pPr>
      </w:pPrChange>
    </w:pPr>
    <w:rPr>
      <w:b/>
      <w:color w:val="auto"/>
      <w:sz w:val="20"/>
      <w:rPrChange w:id="44" w:author="Nick Bernal" w:date="2026-08-03T22:21:00Z">
        <w:rPr>
          <w:b/>
          <w:lang w:val="en-US" w:eastAsia="en-US" w:bidi="ar-SA"/>
        </w:rPr>
      </w:rPrChange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  <w:pPrChange w:id="45" w:author="Nick Bernal" w:date="2026-08-03T22:21:00Z">
        <w:pPr>
          <w:framePr w:vSpace="187" w:wrap="around" w:vAnchor="page" w:hAnchor="page" w:x="12241" w:y="1"/>
        </w:pPr>
      </w:pPrChange>
    </w:pPr>
    <w:rPr>
      <w:rPrChange w:id="45" w:author="Nick Bernal" w:date="2026-08-03T22:21:00Z">
        <w:rPr>
          <w:b/>
          <w:lang w:val="en-US" w:eastAsia="en-US" w:bidi="ar-SA"/>
        </w:rPr>
      </w:rPrChange>
    </w:r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spacing w:before="0" w:after="0" w:line="240" w:lineRule="auto"/>
      <w:pPrChange w:id="46" w:author="Nick Bernal" w:date="2026-08-03T22:21:00Z">
        <w:pPr>
          <w:framePr w:hSpace="187" w:vSpace="187" w:wrap="around" w:vAnchor="page" w:hAnchor="page" w:x="9548" w:y="721"/>
        </w:pPr>
      </w:pPrChange>
    </w:pPr>
    <w:rPr>
      <w:b/>
      <w:color w:val="auto"/>
      <w:sz w:val="20"/>
      <w:rPrChange w:id="46" w:author="Nick Bernal" w:date="2026-08-03T22:21:00Z">
        <w:rPr>
          <w:b/>
          <w:lang w:val="en-US" w:eastAsia="en-US" w:bidi="ar-SA"/>
        </w:rPr>
      </w:rPrChange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spacing w:before="0" w:after="0" w:line="240" w:lineRule="auto"/>
      <w:pPrChange w:id="47" w:author="Nick Bernal" w:date="2026-08-03T22:21:00Z">
        <w:pPr>
          <w:framePr w:hSpace="187" w:vSpace="187" w:wrap="around" w:vAnchor="page" w:hAnchor="page" w:x="9548" w:y="721"/>
        </w:pPr>
      </w:pPrChange>
    </w:pPr>
    <w:rPr>
      <w:b/>
      <w:color w:val="auto"/>
      <w:sz w:val="20"/>
      <w:rPrChange w:id="47" w:author="Nick Bernal" w:date="2026-08-03T22:21:00Z">
        <w:rPr>
          <w:b/>
          <w:lang w:val="en-US" w:eastAsia="en-US" w:bidi="ar-SA"/>
        </w:rPr>
      </w:rPrChange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  <w:pPrChange w:id="48" w:author="Nick Bernal" w:date="2026-08-03T22:21:00Z">
        <w:pPr>
          <w:spacing w:line="100" w:lineRule="exact"/>
          <w:jc w:val="both"/>
        </w:pPr>
      </w:pPrChange>
    </w:pPr>
    <w:rPr>
      <w:rPrChange w:id="48" w:author="Nick Bernal" w:date="2026-08-03T22:21:00Z">
        <w:rPr>
          <w:sz w:val="24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  <w:pPrChange w:id="49" w:author="Nick Bernal" w:date="2026-08-03T22:21:00Z">
        <w:pPr>
          <w:spacing w:after="120"/>
          <w:ind w:left="360" w:hanging="360"/>
          <w:jc w:val="both"/>
        </w:pPr>
      </w:pPrChange>
    </w:pPr>
    <w:rPr>
      <w:rFonts w:ascii="Garamond" w:hAnsi="Garamond"/>
      <w:sz w:val="18"/>
      <w:rPrChange w:id="49" w:author="Nick Bernal" w:date="2026-08-03T22:21:00Z">
        <w:rPr>
          <w:rFonts w:ascii="Garamond" w:hAnsi="Garamond"/>
          <w:sz w:val="18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rsid w:val="006D5EB9"/>
    <w:rPr>
      <w:rFonts w:ascii="Garamond" w:hAnsi="Garamond"/>
      <w:color w:val="auto"/>
      <w:sz w:val="18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  <w:pPrChange w:id="50" w:author="Nick Bernal" w:date="2026-08-03T22:21:00Z">
        <w:pPr>
          <w:tabs>
            <w:tab w:val="center" w:pos="6480"/>
            <w:tab w:val="right" w:pos="12960"/>
          </w:tabs>
          <w:jc w:val="both"/>
        </w:pPr>
      </w:pPrChange>
    </w:pPr>
    <w:rPr>
      <w:rPrChange w:id="50" w:author="Nick Bernal" w:date="2026-08-03T22:21:00Z">
        <w:rPr>
          <w:sz w:val="24"/>
          <w:lang w:val="en-US" w:eastAsia="en-US" w:bidi="ar-SA"/>
        </w:rPr>
      </w:rPrChange>
    </w:r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  <w:pPrChange w:id="51" w:author="Nick Bernal" w:date="2026-08-03T22:21:00Z">
        <w:pPr>
          <w:ind w:left="240" w:hanging="240"/>
          <w:jc w:val="both"/>
        </w:pPr>
      </w:pPrChange>
    </w:pPr>
    <w:rPr>
      <w:rPrChange w:id="51" w:author="Nick Bernal" w:date="2026-08-03T22:21:00Z">
        <w:rPr>
          <w:sz w:val="24"/>
          <w:lang w:val="en-US" w:eastAsia="en-US" w:bidi="ar-SA"/>
        </w:rPr>
      </w:rPrChange>
    </w:r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  <w:pPrChange w:id="52" w:author="Nick Bernal" w:date="2026-08-03T22:21:00Z">
        <w:pPr>
          <w:ind w:left="480" w:hanging="240"/>
          <w:jc w:val="both"/>
        </w:pPr>
      </w:pPrChange>
    </w:pPr>
    <w:rPr>
      <w:rPrChange w:id="52" w:author="Nick Bernal" w:date="2026-08-03T22:21:00Z">
        <w:rPr>
          <w:sz w:val="24"/>
          <w:lang w:val="en-US" w:eastAsia="en-US" w:bidi="ar-SA"/>
        </w:rPr>
      </w:rPrChange>
    </w:r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  <w:pPrChange w:id="53" w:author="Nick Bernal" w:date="2026-08-03T22:21:00Z">
        <w:pPr>
          <w:ind w:left="720" w:hanging="240"/>
          <w:jc w:val="both"/>
        </w:pPr>
      </w:pPrChange>
    </w:pPr>
    <w:rPr>
      <w:rPrChange w:id="53" w:author="Nick Bernal" w:date="2026-08-03T22:21:00Z">
        <w:rPr>
          <w:sz w:val="24"/>
          <w:lang w:val="en-US" w:eastAsia="en-US" w:bidi="ar-SA"/>
        </w:rPr>
      </w:rPrChange>
    </w:r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  <w:pPrChange w:id="54" w:author="Nick Bernal" w:date="2026-08-03T22:21:00Z">
        <w:pPr>
          <w:ind w:left="960" w:hanging="240"/>
          <w:jc w:val="both"/>
        </w:pPr>
      </w:pPrChange>
    </w:pPr>
    <w:rPr>
      <w:rPrChange w:id="54" w:author="Nick Bernal" w:date="2026-08-03T22:21:00Z">
        <w:rPr>
          <w:sz w:val="24"/>
          <w:lang w:val="en-US" w:eastAsia="en-US" w:bidi="ar-SA"/>
        </w:rPr>
      </w:rPrChange>
    </w:r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  <w:pPrChange w:id="55" w:author="Nick Bernal" w:date="2026-08-03T22:21:00Z">
        <w:pPr>
          <w:ind w:left="1200" w:hanging="240"/>
          <w:jc w:val="both"/>
        </w:pPr>
      </w:pPrChange>
    </w:pPr>
    <w:rPr>
      <w:rPrChange w:id="55" w:author="Nick Bernal" w:date="2026-08-03T22:21:00Z">
        <w:rPr>
          <w:sz w:val="24"/>
          <w:lang w:val="en-US" w:eastAsia="en-US" w:bidi="ar-SA"/>
        </w:rPr>
      </w:rPrChange>
    </w:r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  <w:pPrChange w:id="56" w:author="Nick Bernal" w:date="2026-08-03T22:21:00Z">
        <w:pPr>
          <w:ind w:left="1440" w:hanging="240"/>
          <w:jc w:val="both"/>
        </w:pPr>
      </w:pPrChange>
    </w:pPr>
    <w:rPr>
      <w:rPrChange w:id="56" w:author="Nick Bernal" w:date="2026-08-03T22:21:00Z">
        <w:rPr>
          <w:sz w:val="24"/>
          <w:lang w:val="en-US" w:eastAsia="en-US" w:bidi="ar-SA"/>
        </w:rPr>
      </w:rPrChange>
    </w:r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  <w:pPrChange w:id="57" w:author="Nick Bernal" w:date="2026-08-03T22:21:00Z">
        <w:pPr>
          <w:ind w:left="1680" w:hanging="240"/>
          <w:jc w:val="both"/>
        </w:pPr>
      </w:pPrChange>
    </w:pPr>
    <w:rPr>
      <w:rPrChange w:id="57" w:author="Nick Bernal" w:date="2026-08-03T22:21:00Z">
        <w:rPr>
          <w:sz w:val="24"/>
          <w:lang w:val="en-US" w:eastAsia="en-US" w:bidi="ar-SA"/>
        </w:rPr>
      </w:rPrChange>
    </w:r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  <w:pPrChange w:id="58" w:author="Nick Bernal" w:date="2026-08-03T22:21:00Z">
        <w:pPr>
          <w:ind w:left="1920" w:hanging="240"/>
          <w:jc w:val="both"/>
        </w:pPr>
      </w:pPrChange>
    </w:pPr>
    <w:rPr>
      <w:rPrChange w:id="58" w:author="Nick Bernal" w:date="2026-08-03T22:21:00Z">
        <w:rPr>
          <w:sz w:val="24"/>
          <w:lang w:val="en-US" w:eastAsia="en-US" w:bidi="ar-SA"/>
        </w:rPr>
      </w:rPrChange>
    </w:r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  <w:pPrChange w:id="59" w:author="Nick Bernal" w:date="2026-08-03T22:21:00Z">
        <w:pPr>
          <w:ind w:left="2160" w:hanging="240"/>
          <w:jc w:val="both"/>
        </w:pPr>
      </w:pPrChange>
    </w:pPr>
    <w:rPr>
      <w:rPrChange w:id="59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internet">
    <w:name w:val="internet"/>
    <w:locked/>
    <w:rsid w:val="00A3727F"/>
    <w:pPr>
      <w:spacing w:before="0" w:after="120" w:line="240" w:lineRule="auto"/>
      <w:jc w:val="center"/>
      <w:pPrChange w:id="60" w:author="Nick Bernal" w:date="2026-08-03T22:21:00Z">
        <w:pPr>
          <w:spacing w:after="120"/>
          <w:jc w:val="center"/>
        </w:pPr>
      </w:pPrChange>
    </w:pPr>
    <w:rPr>
      <w:rFonts w:ascii="Book Antiqua" w:hAnsi="Book Antiqua"/>
      <w:noProof/>
      <w:color w:val="auto"/>
      <w:sz w:val="18"/>
      <w:rPrChange w:id="60" w:author="Nick Bernal" w:date="2026-08-03T22:21:00Z">
        <w:rPr>
          <w:rFonts w:ascii="Book Antiqua" w:hAnsi="Book Antiqua"/>
          <w:noProof/>
          <w:sz w:val="18"/>
          <w:lang w:val="en-US" w:eastAsia="en-US" w:bidi="ar-SA"/>
        </w:rPr>
      </w:rPrChange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  <w:pPrChange w:id="61" w:author="Nick Bernal" w:date="2026-08-03T22:21:00Z">
        <w:pPr>
          <w:jc w:val="center"/>
          <w:outlineLvl w:val="0"/>
        </w:pPr>
      </w:pPrChange>
    </w:pPr>
    <w:rPr>
      <w:rFonts w:ascii="Book Antiqua" w:eastAsia="MS Song" w:hAnsi="Book Antiqua"/>
      <w:smallCaps/>
      <w:spacing w:val="26"/>
      <w:sz w:val="30"/>
      <w:lang w:eastAsia="zh-CN"/>
      <w:rPrChange w:id="61" w:author="Nick Bernal" w:date="2026-08-03T22:21:00Z">
        <w:rPr>
          <w:rFonts w:ascii="Book Antiqua" w:eastAsia="MS Song" w:hAnsi="Book Antiqua"/>
          <w:smallCaps/>
          <w:spacing w:val="26"/>
          <w:sz w:val="30"/>
          <w:lang w:val="en-US" w:eastAsia="zh-CN" w:bidi="ar-SA"/>
        </w:rPr>
      </w:rPrChange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  <w:pPrChange w:id="62" w:author="Nick Bernal" w:date="2026-08-03T22:21:00Z">
        <w:pPr>
          <w:spacing w:line="220" w:lineRule="exact"/>
          <w:jc w:val="center"/>
        </w:pPr>
      </w:pPrChange>
    </w:pPr>
    <w:rPr>
      <w:rFonts w:ascii="Book Antiqua" w:hAnsi="Book Antiqua"/>
      <w:smallCaps/>
      <w:sz w:val="18"/>
      <w:rPrChange w:id="62" w:author="Nick Bernal" w:date="2026-08-03T22:21:00Z">
        <w:rPr>
          <w:rFonts w:ascii="Book Antiqua" w:hAnsi="Book Antiqua"/>
          <w:smallCaps/>
          <w:sz w:val="18"/>
          <w:lang w:val="en-US" w:eastAsia="en-US" w:bidi="ar-SA"/>
        </w:rPr>
      </w:rPrChange>
    </w:rPr>
  </w:style>
  <w:style w:type="paragraph" w:customStyle="1" w:styleId="Londoninternet">
    <w:name w:val="London internet"/>
    <w:basedOn w:val="internet"/>
    <w:locked/>
    <w:rsid w:val="006D5EB9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  <w:pPrChange w:id="63" w:author="Nick Bernal" w:date="2026-08-03T22:21:00Z">
        <w:pPr>
          <w:spacing w:line="220" w:lineRule="exact"/>
          <w:jc w:val="center"/>
        </w:pPr>
      </w:pPrChange>
    </w:pPr>
    <w:rPr>
      <w:rFonts w:ascii="Book Antiqua" w:hAnsi="Book Antiqua"/>
      <w:caps/>
      <w:spacing w:val="20"/>
      <w:sz w:val="15"/>
      <w:rPrChange w:id="63" w:author="Nick Bernal" w:date="2026-08-03T22:21:00Z">
        <w:rPr>
          <w:rFonts w:ascii="Book Antiqua" w:hAnsi="Book Antiqua"/>
          <w:caps/>
          <w:spacing w:val="20"/>
          <w:sz w:val="15"/>
          <w:lang w:val="en-US" w:eastAsia="en-US" w:bidi="ar-SA"/>
        </w:rPr>
      </w:rPrChange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  <w:pPrChange w:id="64" w:author="Nick Bernal" w:date="2026-08-03T22:21:00Z">
        <w:pPr>
          <w:tabs>
            <w:tab w:val="right" w:pos="540"/>
            <w:tab w:val="right" w:pos="900"/>
            <w:tab w:val="right" w:pos="1260"/>
            <w:tab w:val="right" w:pos="1620"/>
            <w:tab w:val="right" w:pos="1980"/>
            <w:tab w:val="right" w:pos="2340"/>
            <w:tab w:val="right" w:pos="2700"/>
          </w:tabs>
          <w:jc w:val="both"/>
        </w:pPr>
      </w:pPrChange>
    </w:pPr>
    <w:rPr>
      <w:i/>
      <w:rPrChange w:id="64" w:author="Nick Bernal" w:date="2026-08-03T22:21:00Z">
        <w:rPr>
          <w:i/>
          <w:sz w:val="24"/>
          <w:lang w:val="en-US" w:eastAsia="en-US" w:bidi="ar-SA"/>
        </w:rPr>
      </w:rPrChange>
    </w:rPr>
  </w:style>
  <w:style w:type="paragraph" w:customStyle="1" w:styleId="Name">
    <w:name w:val="Name"/>
    <w:basedOn w:val="Normal"/>
    <w:next w:val="Address"/>
    <w:locked/>
    <w:rsid w:val="00A3727F"/>
    <w:pPr>
      <w:pPrChange w:id="65" w:author="Nick Bernal" w:date="2026-08-03T22:21:00Z">
        <w:pPr>
          <w:jc w:val="both"/>
        </w:pPr>
      </w:pPrChange>
    </w:pPr>
    <w:rPr>
      <w:rPrChange w:id="65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  <w:pPrChange w:id="66" w:author="Nick Bernal" w:date="2026-08-03T22:21:00Z">
        <w:pPr>
          <w:suppressAutoHyphens/>
          <w:spacing w:after="120"/>
          <w:jc w:val="center"/>
        </w:pPr>
      </w:pPrChange>
    </w:pPr>
    <w:rPr>
      <w:rFonts w:ascii="Book Antiqua" w:hAnsi="Book Antiqua"/>
      <w:smallCaps/>
      <w:noProof/>
      <w:sz w:val="15"/>
      <w:rPrChange w:id="66" w:author="Nick Bernal" w:date="2026-08-03T22:21:00Z">
        <w:rPr>
          <w:rFonts w:ascii="Book Antiqua" w:hAnsi="Book Antiqua"/>
          <w:smallCaps/>
          <w:noProof/>
          <w:sz w:val="15"/>
          <w:lang w:val="en-US" w:eastAsia="en-US" w:bidi="ar-SA"/>
        </w:rPr>
      </w:rPrChange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  <w:pPrChange w:id="67" w:author="Nick Bernal" w:date="2026-08-03T22:21:00Z">
        <w:pPr>
          <w:tabs>
            <w:tab w:val="right" w:pos="9360"/>
          </w:tabs>
          <w:jc w:val="both"/>
        </w:pPr>
      </w:pPrChange>
    </w:pPr>
    <w:rPr>
      <w:rFonts w:ascii="Book Antiqua" w:hAnsi="Book Antiqua"/>
      <w:b/>
      <w:smallCaps/>
      <w:spacing w:val="42"/>
      <w:rPrChange w:id="67" w:author="Nick Bernal" w:date="2026-08-03T22:21:00Z">
        <w:rPr>
          <w:rFonts w:ascii="Book Antiqua" w:hAnsi="Book Antiqua"/>
          <w:b/>
          <w:smallCaps/>
          <w:spacing w:val="42"/>
          <w:sz w:val="24"/>
          <w:lang w:val="en-US" w:eastAsia="en-US" w:bidi="ar-SA"/>
        </w:rPr>
      </w:rPrChange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  <w:pPrChange w:id="68" w:author="Nick Bernal" w:date="2026-08-03T22:21:00Z">
        <w:pPr>
          <w:numPr>
            <w:numId w:val="11"/>
          </w:numPr>
          <w:ind w:left="360" w:hanging="360"/>
          <w:jc w:val="both"/>
        </w:pPr>
      </w:pPrChange>
    </w:pPr>
    <w:rPr>
      <w:rPrChange w:id="68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  <w:pPrChange w:id="69" w:author="Nick Bernal" w:date="2026-08-03T22:21:00Z">
        <w:pPr>
          <w:jc w:val="center"/>
        </w:pPr>
      </w:pPrChange>
    </w:pPr>
    <w:rPr>
      <w:b/>
      <w:caps/>
      <w:rPrChange w:id="69" w:author="Nick Bernal" w:date="2026-08-03T22:21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  <w:pPrChange w:id="70" w:author="Nick Bernal" w:date="2026-08-03T22:21:00Z">
        <w:pPr>
          <w:ind w:left="1440" w:hanging="720"/>
          <w:jc w:val="both"/>
        </w:pPr>
      </w:pPrChange>
    </w:pPr>
    <w:rPr>
      <w:rPrChange w:id="70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  <w:pPrChange w:id="71" w:author="Nick Bernal" w:date="2026-08-03T22:21:00Z">
        <w:pPr>
          <w:ind w:left="2880" w:right="1440" w:hanging="720"/>
          <w:jc w:val="both"/>
        </w:pPr>
      </w:pPrChange>
    </w:pPr>
    <w:rPr>
      <w:rPrChange w:id="71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  <w:pPrChange w:id="72" w:author="Nick Bernal" w:date="2026-08-03T22:21:00Z">
        <w:pPr>
          <w:ind w:left="720" w:hanging="720"/>
          <w:jc w:val="both"/>
        </w:pPr>
      </w:pPrChange>
    </w:pPr>
    <w:rPr>
      <w:rPrChange w:id="72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  <w:pPrChange w:id="73" w:author="Nick Bernal" w:date="2026-08-03T22:21:00Z">
        <w:pPr>
          <w:ind w:left="2160" w:right="1440" w:hanging="720"/>
          <w:jc w:val="both"/>
        </w:pPr>
      </w:pPrChange>
    </w:pPr>
    <w:rPr>
      <w:rPrChange w:id="73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  <w:pPrChange w:id="74" w:author="Nick Bernal" w:date="2026-08-03T22:21:00Z">
        <w:pPr>
          <w:spacing w:line="480" w:lineRule="exact"/>
          <w:ind w:left="720" w:right="720"/>
          <w:jc w:val="both"/>
        </w:pPr>
      </w:pPrChange>
    </w:pPr>
    <w:rPr>
      <w:rPrChange w:id="7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  <w:pPrChange w:id="75" w:author="Nick Bernal" w:date="2026-08-03T22:21:00Z">
        <w:pPr>
          <w:ind w:left="1440" w:right="1440"/>
          <w:jc w:val="both"/>
        </w:pPr>
      </w:pPrChange>
    </w:pPr>
    <w:rPr>
      <w:rPrChange w:id="75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  <w:pPrChange w:id="76" w:author="Nick Bernal" w:date="2026-08-03T22:21:00Z">
        <w:pPr>
          <w:spacing w:after="120"/>
          <w:ind w:left="1440" w:right="1440"/>
          <w:jc w:val="both"/>
        </w:pPr>
      </w:pPrChange>
    </w:pPr>
    <w:rPr>
      <w:rPrChange w:id="76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  <w:pPrChange w:id="77" w:author="Nick Bernal" w:date="2026-08-03T22:21:00Z">
        <w:pPr>
          <w:spacing w:line="480" w:lineRule="auto"/>
          <w:ind w:left="1440" w:right="1440"/>
          <w:jc w:val="both"/>
        </w:pPr>
      </w:pPrChange>
    </w:pPr>
    <w:rPr>
      <w:rPrChange w:id="77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  <w:pPrChange w:id="78" w:author="Nick Bernal" w:date="2026-08-03T22:21:00Z">
        <w:pPr>
          <w:spacing w:line="480" w:lineRule="auto"/>
          <w:ind w:left="1440" w:right="1440" w:firstLine="720"/>
          <w:jc w:val="both"/>
        </w:pPr>
      </w:pPrChange>
    </w:pPr>
    <w:rPr>
      <w:rPrChange w:id="78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  <w:pPrChange w:id="79" w:author="Nick Bernal" w:date="2026-08-03T22:21:00Z">
        <w:pPr>
          <w:spacing w:line="480" w:lineRule="auto"/>
          <w:ind w:left="1440" w:right="1440" w:firstLine="1440"/>
          <w:jc w:val="both"/>
        </w:pPr>
      </w:pPrChange>
    </w:pPr>
    <w:rPr>
      <w:rPrChange w:id="79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  <w:pPrChange w:id="80" w:author="Nick Bernal" w:date="2026-08-03T22:21:00Z">
        <w:pPr>
          <w:widowControl w:val="0"/>
          <w:snapToGrid w:val="0"/>
          <w:spacing w:after="24"/>
          <w:jc w:val="center"/>
        </w:pPr>
      </w:pPrChange>
    </w:pPr>
    <w:rPr>
      <w:rFonts w:ascii="Book Antiqua" w:eastAsia="MS Mincho" w:hAnsi="Book Antiqua"/>
      <w:smallCaps/>
      <w:spacing w:val="10"/>
      <w:kern w:val="2"/>
      <w:sz w:val="16"/>
      <w:lang w:eastAsia="ja-JP"/>
      <w:rPrChange w:id="80" w:author="Nick Bernal" w:date="2026-08-03T22:21:00Z">
        <w:rPr>
          <w:rFonts w:ascii="Book Antiqua" w:eastAsia="MS Mincho" w:hAnsi="Book Antiqua"/>
          <w:smallCaps/>
          <w:spacing w:val="10"/>
          <w:kern w:val="2"/>
          <w:sz w:val="16"/>
          <w:lang w:val="en-US" w:eastAsia="ja-JP" w:bidi="ar-SA"/>
        </w:rPr>
      </w:rPrChange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  <w:pPrChange w:id="81" w:author="Nick Bernal" w:date="2026-08-03T22:21:00Z">
        <w:pPr>
          <w:widowControl w:val="0"/>
          <w:spacing w:line="240" w:lineRule="exact"/>
          <w:ind w:left="1440" w:right="1440"/>
          <w:jc w:val="both"/>
        </w:pPr>
      </w:pPrChange>
    </w:pPr>
    <w:rPr>
      <w:rPrChange w:id="81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  <w:pPrChange w:id="82" w:author="Nick Bernal" w:date="2026-08-03T22:21:00Z">
        <w:pPr>
          <w:widowControl w:val="0"/>
          <w:spacing w:line="480" w:lineRule="exact"/>
          <w:ind w:left="1440" w:right="1440"/>
          <w:jc w:val="both"/>
        </w:pPr>
      </w:pPrChange>
    </w:pPr>
    <w:rPr>
      <w:rPrChange w:id="82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  <w:pPrChange w:id="83" w:author="Nick Bernal" w:date="2026-08-03T22:21:00Z">
        <w:pPr>
          <w:ind w:left="1440" w:right="1440" w:firstLine="720"/>
          <w:jc w:val="both"/>
        </w:pPr>
      </w:pPrChange>
    </w:pPr>
    <w:rPr>
      <w:rPrChange w:id="83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  <w:pPrChange w:id="84" w:author="Nick Bernal" w:date="2026-08-03T22:21:00Z">
        <w:pPr>
          <w:ind w:left="1440" w:right="1440" w:firstLine="1440"/>
          <w:jc w:val="both"/>
        </w:pPr>
      </w:pPrChange>
    </w:pPr>
    <w:rPr>
      <w:rPrChange w:id="8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  <w:pPrChange w:id="85" w:author="Nick Bernal" w:date="2026-08-03T22:21:00Z">
        <w:pPr>
          <w:ind w:left="2160" w:hanging="720"/>
          <w:jc w:val="both"/>
        </w:pPr>
      </w:pPrChange>
    </w:pPr>
    <w:rPr>
      <w:rPrChange w:id="85" w:author="Nick Bernal" w:date="2026-08-03T22:21:00Z">
        <w:rPr>
          <w:sz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  <w:pPrChange w:id="86" w:author="Nick Bernal" w:date="2026-08-03T22:21:00Z">
        <w:pPr>
          <w:jc w:val="both"/>
        </w:pPr>
      </w:pPrChange>
    </w:pPr>
    <w:rPr>
      <w:rPrChange w:id="86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rsid w:val="006D5EB9"/>
    <w:rPr>
      <w:color w:val="auto"/>
    </w:rPr>
  </w:style>
  <w:style w:type="paragraph" w:customStyle="1" w:styleId="LettersmallTitle">
    <w:name w:val="Letter small Title"/>
    <w:basedOn w:val="Normal"/>
    <w:locked/>
    <w:rsid w:val="00A3727F"/>
    <w:pPr>
      <w:jc w:val="center"/>
      <w:pPrChange w:id="87" w:author="Nick Bernal" w:date="2026-08-03T22:21:00Z">
        <w:pPr>
          <w:jc w:val="center"/>
        </w:pPr>
      </w:pPrChange>
    </w:pPr>
    <w:rPr>
      <w:rFonts w:ascii="Book Antiqua" w:hAnsi="Book Antiqua"/>
      <w:caps/>
      <w:sz w:val="10"/>
      <w:rPrChange w:id="87" w:author="Nick Bernal" w:date="2026-08-03T22:21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  <w:pPrChange w:id="88" w:author="Nick Bernal" w:date="2026-08-03T22:21:00Z">
        <w:pPr>
          <w:jc w:val="center"/>
        </w:pPr>
      </w:pPrChange>
    </w:pPr>
    <w:rPr>
      <w:rFonts w:ascii="Book Antiqua" w:eastAsia="MS Song" w:hAnsi="Book Antiqua"/>
      <w:caps/>
      <w:sz w:val="10"/>
      <w:lang w:eastAsia="zh-CN"/>
      <w:rPrChange w:id="88" w:author="Nick Bernal" w:date="2026-08-03T22:21:00Z">
        <w:rPr>
          <w:rFonts w:ascii="Book Antiqua" w:eastAsia="MS Song" w:hAnsi="Book Antiqua"/>
          <w:caps/>
          <w:sz w:val="10"/>
          <w:lang w:val="en-US" w:eastAsia="zh-CN" w:bidi="ar-SA"/>
        </w:rPr>
      </w:rPrChange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  <w:pPrChange w:id="89" w:author="Nick Bernal" w:date="2026-08-03T22:21:00Z">
        <w:pPr>
          <w:keepNext/>
          <w:keepLines/>
          <w:spacing w:after="120"/>
          <w:jc w:val="center"/>
        </w:pPr>
      </w:pPrChange>
    </w:pPr>
    <w:rPr>
      <w:b/>
      <w:rPrChange w:id="89" w:author="Nick Bernal" w:date="2026-08-03T22:21:00Z">
        <w:rPr>
          <w:b/>
          <w:sz w:val="24"/>
          <w:lang w:val="en-US" w:eastAsia="en-US" w:bidi="ar-SA"/>
        </w:rPr>
      </w:rPrChange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  <w:pPrChange w:id="90" w:author="Nick Bernal" w:date="2026-08-03T22:21:00Z">
        <w:pPr>
          <w:keepNext/>
          <w:keepLines/>
          <w:jc w:val="center"/>
        </w:pPr>
      </w:pPrChange>
    </w:pPr>
    <w:rPr>
      <w:rPrChange w:id="90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6D5EB9"/>
    <w:rPr>
      <w:color w:val="auto"/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  <w:pPrChange w:id="91" w:author="Nick Bernal" w:date="2026-08-03T22:21:00Z">
        <w:pPr>
          <w:tabs>
            <w:tab w:val="decimal" w:pos="1570"/>
          </w:tabs>
          <w:jc w:val="both"/>
        </w:pPr>
      </w:pPrChange>
    </w:pPr>
    <w:rPr>
      <w:rPrChange w:id="91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TDecSub">
    <w:name w:val="TDecSub"/>
    <w:basedOn w:val="TDec"/>
    <w:locked/>
    <w:rsid w:val="006D5EB9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6D5EB9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  <w:pPrChange w:id="92" w:author="Nick Bernal" w:date="2026-08-03T22:21:00Z">
        <w:pPr>
          <w:pBdr>
            <w:bottom w:val="single" w:sz="4" w:space="1" w:color="auto"/>
          </w:pBdr>
          <w:jc w:val="center"/>
        </w:pPr>
      </w:pPrChange>
    </w:pPr>
    <w:rPr>
      <w:b/>
      <w:rPrChange w:id="92" w:author="Nick Bernal" w:date="2026-08-03T22:21:00Z">
        <w:rPr>
          <w:b/>
          <w:sz w:val="24"/>
          <w:lang w:val="en-US" w:eastAsia="en-US" w:bidi="ar-SA"/>
        </w:rPr>
      </w:rPrChange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  <w:pPrChange w:id="93" w:author="Nick Bernal" w:date="2026-08-03T22:21:00Z">
        <w:pPr>
          <w:keepNext/>
          <w:keepLines/>
          <w:jc w:val="center"/>
          <w:outlineLvl w:val="0"/>
        </w:pPr>
      </w:pPrChange>
    </w:pPr>
    <w:rPr>
      <w:b/>
      <w:rPrChange w:id="93" w:author="Nick Bernal" w:date="2026-08-03T22:21:00Z">
        <w:rPr>
          <w:b/>
          <w:sz w:val="24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6D5EB9"/>
    <w:rPr>
      <w:b/>
      <w:color w:val="auto"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  <w:pPrChange w:id="94" w:author="Nick Bernal" w:date="2026-08-03T22:21:00Z">
        <w:pPr>
          <w:keepNext/>
          <w:jc w:val="both"/>
        </w:pPr>
      </w:pPrChange>
    </w:pPr>
    <w:rPr>
      <w:b/>
      <w:rPrChange w:id="94" w:author="Nick Bernal" w:date="2026-08-03T22:21:00Z">
        <w:rPr>
          <w:b/>
          <w:sz w:val="24"/>
          <w:lang w:val="en-US" w:eastAsia="en-US" w:bidi="ar-SA"/>
        </w:rPr>
      </w:rPrChange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  <w:pPrChange w:id="95" w:author="Nick Bernal" w:date="2026-08-03T22:21:00Z">
        <w:pPr>
          <w:keepNext/>
          <w:jc w:val="right"/>
        </w:pPr>
      </w:pPrChange>
    </w:pPr>
    <w:rPr>
      <w:b/>
      <w:rPrChange w:id="95" w:author="Nick Bernal" w:date="2026-08-03T22:21:00Z">
        <w:rPr>
          <w:b/>
          <w:sz w:val="24"/>
          <w:lang w:val="en-US" w:eastAsia="en-US" w:bidi="ar-SA"/>
        </w:rPr>
      </w:rPrChange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  <w:pPrChange w:id="96" w:author="Nick Bernal" w:date="2026-08-03T22:21:00Z">
        <w:pPr>
          <w:tabs>
            <w:tab w:val="right" w:leader="dot" w:pos="1987"/>
          </w:tabs>
          <w:jc w:val="both"/>
        </w:pPr>
      </w:pPrChange>
    </w:pPr>
    <w:rPr>
      <w:rPrChange w:id="96" w:author="Nick Bernal" w:date="2026-08-03T22:21:00Z">
        <w:rPr>
          <w:sz w:val="24"/>
          <w:lang w:val="en-US" w:eastAsia="en-US" w:bidi="ar-SA"/>
        </w:rPr>
      </w:rPrChange>
    </w:r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  <w:pPrChange w:id="97" w:author="Nick Bernal" w:date="2026-08-03T22:21:00Z">
        <w:pPr>
          <w:spacing w:before="120"/>
          <w:jc w:val="both"/>
        </w:pPr>
      </w:pPrChange>
    </w:pPr>
    <w:rPr>
      <w:b/>
      <w:rPrChange w:id="97" w:author="Nick Bernal" w:date="2026-08-03T22:21:00Z">
        <w:rPr>
          <w:b/>
          <w:sz w:val="24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  <w:pPrChange w:id="98" w:author="Nick Bernal" w:date="2026-08-03T22:21:00Z">
        <w:pPr>
          <w:ind w:left="720" w:right="720" w:hanging="720"/>
          <w:jc w:val="both"/>
        </w:pPr>
      </w:pPrChange>
    </w:pPr>
    <w:rPr>
      <w:rPrChange w:id="98" w:author="Nick Bernal" w:date="2026-08-03T22:21:00Z">
        <w:rPr>
          <w:sz w:val="24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  <w:pPrChange w:id="99" w:author="Nick Bernal" w:date="2026-08-03T22:21:00Z">
        <w:pPr>
          <w:ind w:left="1440" w:right="720" w:hanging="720"/>
          <w:jc w:val="both"/>
        </w:pPr>
      </w:pPrChange>
    </w:pPr>
    <w:rPr>
      <w:rPrChange w:id="99" w:author="Nick Bernal" w:date="2026-08-03T22:21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  <w:pPrChange w:id="100" w:author="Nick Bernal" w:date="2026-08-03T22:21:00Z">
        <w:pPr>
          <w:ind w:left="2160" w:right="720" w:hanging="720"/>
          <w:jc w:val="both"/>
        </w:pPr>
      </w:pPrChange>
    </w:pPr>
    <w:rPr>
      <w:rPrChange w:id="100" w:author="Nick Bernal" w:date="2026-08-03T22:21:00Z">
        <w:rPr>
          <w:sz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  <w:pPrChange w:id="101" w:author="Nick Bernal" w:date="2026-08-03T22:21:00Z">
        <w:pPr>
          <w:ind w:left="2880" w:right="720" w:hanging="720"/>
          <w:jc w:val="both"/>
        </w:pPr>
      </w:pPrChange>
    </w:pPr>
    <w:rPr>
      <w:rPrChange w:id="101" w:author="Nick Bernal" w:date="2026-08-03T22:21:00Z">
        <w:rPr>
          <w:sz w:val="24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  <w:pPrChange w:id="102" w:author="Nick Bernal" w:date="2026-08-03T22:21:00Z">
        <w:pPr>
          <w:ind w:left="3600" w:right="720" w:hanging="720"/>
          <w:jc w:val="both"/>
        </w:pPr>
      </w:pPrChange>
    </w:pPr>
    <w:rPr>
      <w:rPrChange w:id="102" w:author="Nick Bernal" w:date="2026-08-03T22:21:00Z">
        <w:rPr>
          <w:sz w:val="24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  <w:pPrChange w:id="103" w:author="Nick Bernal" w:date="2026-08-03T22:21:00Z">
        <w:pPr>
          <w:ind w:left="4320" w:right="720" w:hanging="720"/>
          <w:jc w:val="both"/>
        </w:pPr>
      </w:pPrChange>
    </w:pPr>
    <w:rPr>
      <w:rPrChange w:id="103" w:author="Nick Bernal" w:date="2026-08-03T22:21:00Z">
        <w:rPr>
          <w:sz w:val="24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  <w:pPrChange w:id="104" w:author="Nick Bernal" w:date="2026-08-03T22:21:00Z">
        <w:pPr>
          <w:ind w:left="5040" w:right="720" w:hanging="720"/>
          <w:jc w:val="both"/>
        </w:pPr>
      </w:pPrChange>
    </w:pPr>
    <w:rPr>
      <w:rPrChange w:id="104" w:author="Nick Bernal" w:date="2026-08-03T22:21:00Z">
        <w:rPr>
          <w:sz w:val="24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  <w:pPrChange w:id="105" w:author="Nick Bernal" w:date="2026-08-03T22:21:00Z">
        <w:pPr>
          <w:ind w:left="5760" w:right="720" w:hanging="720"/>
          <w:jc w:val="both"/>
        </w:pPr>
      </w:pPrChange>
    </w:pPr>
    <w:rPr>
      <w:rPrChange w:id="105" w:author="Nick Bernal" w:date="2026-08-03T22:21:00Z">
        <w:rPr>
          <w:sz w:val="24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  <w:pPrChange w:id="106" w:author="Nick Bernal" w:date="2026-08-03T22:21:00Z">
        <w:pPr>
          <w:ind w:left="6480" w:right="720" w:hanging="720"/>
          <w:jc w:val="both"/>
        </w:pPr>
      </w:pPrChange>
    </w:pPr>
    <w:rPr>
      <w:rPrChange w:id="106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spacing w:before="0" w:after="0" w:line="240" w:lineRule="auto"/>
      <w:jc w:val="center"/>
      <w:pPrChange w:id="107" w:author="Nick Bernal" w:date="2026-08-03T22:21:00Z">
        <w:pPr>
          <w:tabs>
            <w:tab w:val="right" w:pos="9360"/>
          </w:tabs>
          <w:jc w:val="center"/>
        </w:pPr>
      </w:pPrChange>
    </w:pPr>
    <w:rPr>
      <w:noProof/>
      <w:color w:val="auto"/>
      <w:rPrChange w:id="107" w:author="Nick Bernal" w:date="2026-08-03T22:21:00Z">
        <w:rPr>
          <w:noProof/>
          <w:sz w:val="24"/>
          <w:lang w:val="en-US" w:eastAsia="en-US" w:bidi="ar-SA"/>
        </w:rPr>
      </w:rPrChange>
    </w:rPr>
  </w:style>
  <w:style w:type="paragraph" w:customStyle="1" w:styleId="UKAddress">
    <w:name w:val="UK Address"/>
    <w:basedOn w:val="Normal"/>
    <w:next w:val="Normal"/>
    <w:locked/>
    <w:rsid w:val="00A3727F"/>
    <w:pPr>
      <w:pPrChange w:id="108" w:author="Nick Bernal" w:date="2026-08-03T22:21:00Z">
        <w:pPr>
          <w:jc w:val="both"/>
        </w:pPr>
      </w:pPrChange>
    </w:pPr>
    <w:rPr>
      <w:lang w:val="en-GB"/>
      <w:rPrChange w:id="108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">
    <w:name w:val="UK Body"/>
    <w:basedOn w:val="Normal"/>
    <w:locked/>
    <w:rsid w:val="00A3727F"/>
    <w:pPr>
      <w:spacing w:after="240"/>
      <w:pPrChange w:id="109" w:author="Nick Bernal" w:date="2026-08-03T22:21:00Z">
        <w:pPr>
          <w:jc w:val="both"/>
        </w:pPr>
      </w:pPrChange>
    </w:pPr>
    <w:rPr>
      <w:lang w:val="en-GB"/>
      <w:rPrChange w:id="109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  <w:pPrChange w:id="110" w:author="Nick Bernal" w:date="2026-08-03T22:21:00Z">
        <w:pPr>
          <w:spacing w:line="480" w:lineRule="auto"/>
          <w:jc w:val="both"/>
        </w:pPr>
      </w:pPrChange>
    </w:pPr>
    <w:rPr>
      <w:lang w:val="en-GB"/>
      <w:rPrChange w:id="110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  <w:pPrChange w:id="111" w:author="Nick Bernal" w:date="2026-08-03T22:21:00Z">
        <w:pPr>
          <w:spacing w:line="480" w:lineRule="auto"/>
          <w:ind w:firstLine="720"/>
          <w:jc w:val="both"/>
        </w:pPr>
      </w:pPrChange>
    </w:pPr>
    <w:rPr>
      <w:lang w:val="en-GB"/>
      <w:rPrChange w:id="111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  <w:pPrChange w:id="112" w:author="Nick Bernal" w:date="2026-08-03T22:21:00Z">
        <w:pPr>
          <w:spacing w:line="480" w:lineRule="auto"/>
          <w:ind w:firstLine="720"/>
          <w:jc w:val="both"/>
        </w:pPr>
      </w:pPrChange>
    </w:pPr>
    <w:rPr>
      <w:lang w:val="en-GB"/>
      <w:rPrChange w:id="112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  <w:pPrChange w:id="113" w:author="Nick Bernal" w:date="2026-08-03T22:21:00Z">
        <w:pPr>
          <w:spacing w:after="480" w:line="480" w:lineRule="auto"/>
          <w:jc w:val="both"/>
        </w:pPr>
      </w:pPrChange>
    </w:pPr>
    <w:rPr>
      <w:lang w:val="en-GB"/>
      <w:rPrChange w:id="113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  <w:pPrChange w:id="114" w:author="Nick Bernal" w:date="2026-08-03T22:21:00Z">
        <w:pPr>
          <w:ind w:firstLine="720"/>
          <w:jc w:val="both"/>
        </w:pPr>
      </w:pPrChange>
    </w:pPr>
    <w:rPr>
      <w:lang w:val="en-GB"/>
      <w:rPrChange w:id="114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  <w:pPrChange w:id="115" w:author="Nick Bernal" w:date="2026-08-03T22:21:00Z">
        <w:pPr>
          <w:ind w:firstLine="720"/>
          <w:jc w:val="both"/>
        </w:pPr>
      </w:pPrChange>
    </w:pPr>
    <w:rPr>
      <w:lang w:val="en-GB"/>
      <w:rPrChange w:id="115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  <w:pPrChange w:id="116" w:author="Nick Bernal" w:date="2026-08-03T22:21:00Z">
        <w:pPr>
          <w:ind w:left="720"/>
          <w:jc w:val="both"/>
        </w:pPr>
      </w:pPrChange>
    </w:pPr>
    <w:rPr>
      <w:lang w:val="en-GB"/>
      <w:rPrChange w:id="116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  <w:pPrChange w:id="117" w:author="Nick Bernal" w:date="2026-08-03T22:21:00Z">
        <w:pPr>
          <w:spacing w:after="480" w:line="480" w:lineRule="auto"/>
          <w:ind w:left="720"/>
          <w:jc w:val="both"/>
        </w:pPr>
      </w:pPrChange>
    </w:pPr>
    <w:rPr>
      <w:lang w:val="en-GB"/>
      <w:rPrChange w:id="117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  <w:pPrChange w:id="118" w:author="Nick Bernal" w:date="2026-08-03T22:21:00Z">
        <w:pPr>
          <w:spacing w:after="480" w:line="480" w:lineRule="auto"/>
          <w:ind w:left="720"/>
          <w:jc w:val="both"/>
        </w:pPr>
      </w:pPrChange>
    </w:pPr>
    <w:rPr>
      <w:lang w:val="en-GB"/>
      <w:rPrChange w:id="118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  <w:pPrChange w:id="119" w:author="Nick Bernal" w:date="2026-08-03T22:21:00Z">
        <w:pPr>
          <w:ind w:left="720"/>
          <w:jc w:val="both"/>
        </w:pPr>
      </w:pPrChange>
    </w:pPr>
    <w:rPr>
      <w:lang w:val="en-GB"/>
      <w:rPrChange w:id="119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  <w:pPrChange w:id="120" w:author="Nick Bernal" w:date="2026-08-03T22:21:00Z">
        <w:pPr>
          <w:ind w:left="1440"/>
          <w:jc w:val="both"/>
        </w:pPr>
      </w:pPrChange>
    </w:pPr>
    <w:rPr>
      <w:lang w:val="en-GB"/>
      <w:rPrChange w:id="120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  <w:pPrChange w:id="121" w:author="Nick Bernal" w:date="2026-08-03T22:21:00Z">
        <w:pPr>
          <w:ind w:left="2160"/>
          <w:jc w:val="both"/>
        </w:pPr>
      </w:pPrChange>
    </w:pPr>
    <w:rPr>
      <w:lang w:val="en-GB"/>
      <w:rPrChange w:id="121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  <w:pPrChange w:id="122" w:author="Nick Bernal" w:date="2026-08-03T22:21:00Z">
        <w:pPr>
          <w:ind w:left="2880"/>
          <w:jc w:val="both"/>
        </w:pPr>
      </w:pPrChange>
    </w:pPr>
    <w:rPr>
      <w:lang w:val="en-GB"/>
      <w:rPrChange w:id="122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Left">
    <w:name w:val="UK Body Left"/>
    <w:basedOn w:val="Normal"/>
    <w:locked/>
    <w:rsid w:val="00A3727F"/>
    <w:pPr>
      <w:spacing w:after="240"/>
      <w:pPrChange w:id="123" w:author="Nick Bernal" w:date="2026-08-03T22:21:00Z">
        <w:pPr>
          <w:jc w:val="both"/>
        </w:pPr>
      </w:pPrChange>
    </w:pPr>
    <w:rPr>
      <w:lang w:val="en-GB"/>
      <w:rPrChange w:id="123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BodyText">
    <w:name w:val="UK Body Text"/>
    <w:basedOn w:val="Normal"/>
    <w:locked/>
    <w:rsid w:val="00A3727F"/>
    <w:pPr>
      <w:spacing w:after="240"/>
      <w:pPrChange w:id="124" w:author="Nick Bernal" w:date="2026-08-03T22:21:00Z">
        <w:pPr>
          <w:jc w:val="both"/>
        </w:pPr>
      </w:pPrChange>
    </w:pPr>
    <w:rPr>
      <w:lang w:val="en-GB"/>
      <w:rPrChange w:id="124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  <w:pPrChange w:id="125" w:author="Nick Bernal" w:date="2026-08-03T22:21:00Z">
        <w:pPr>
          <w:ind w:left="720" w:hanging="720"/>
          <w:jc w:val="both"/>
        </w:pPr>
      </w:pPrChange>
    </w:pPr>
    <w:rPr>
      <w:lang w:val="en-GB"/>
      <w:rPrChange w:id="125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  <w:pPrChange w:id="126" w:author="Nick Bernal" w:date="2026-08-03T22:21:00Z">
        <w:pPr>
          <w:spacing w:after="480"/>
          <w:jc w:val="right"/>
        </w:pPr>
      </w:pPrChange>
    </w:pPr>
    <w:rPr>
      <w:lang w:val="en-GB"/>
      <w:rPrChange w:id="126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  <w:pPrChange w:id="127" w:author="Nick Bernal" w:date="2026-08-03T22:21:00Z">
        <w:pPr>
          <w:jc w:val="both"/>
        </w:pPr>
      </w:pPrChange>
    </w:pPr>
    <w:rPr>
      <w:b/>
      <w:smallCaps/>
      <w:u w:val="single"/>
      <w:lang w:val="en-GB"/>
      <w:rPrChange w:id="127" w:author="Nick Bernal" w:date="2026-08-03T22:21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Enclosure">
    <w:name w:val="UK Enclosure"/>
    <w:basedOn w:val="Normal"/>
    <w:locked/>
    <w:rsid w:val="00A3727F"/>
    <w:pPr>
      <w:pPrChange w:id="128" w:author="Nick Bernal" w:date="2026-08-03T22:21:00Z">
        <w:pPr>
          <w:jc w:val="both"/>
        </w:pPr>
      </w:pPrChange>
    </w:pPr>
    <w:rPr>
      <w:lang w:val="en-GB"/>
      <w:rPrChange w:id="128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  <w:pPrChange w:id="129" w:author="Nick Bernal" w:date="2026-08-03T22:21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29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  <w:pPrChange w:id="130" w:author="Nick Bernal" w:date="2026-08-03T22:21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0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  <w:pPrChange w:id="131" w:author="Nick Bernal" w:date="2026-08-03T22:21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1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  <w:pPrChange w:id="132" w:author="Nick Bernal" w:date="2026-08-03T22:21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2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  <w:pPrChange w:id="133" w:author="Nick Bernal" w:date="2026-08-03T22:21:00Z">
        <w:pPr>
          <w:widowControl w:val="0"/>
          <w:ind w:left="720" w:hanging="720"/>
          <w:jc w:val="both"/>
          <w:outlineLvl w:val="0"/>
        </w:pPr>
      </w:pPrChange>
    </w:pPr>
    <w:rPr>
      <w:lang w:val="en-GB"/>
      <w:rPrChange w:id="133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  <w:pPrChange w:id="134" w:author="Nick Bernal" w:date="2026-08-03T22:21:00Z">
        <w:pPr>
          <w:widowControl w:val="0"/>
          <w:ind w:left="1440" w:hanging="720"/>
          <w:jc w:val="both"/>
          <w:outlineLvl w:val="1"/>
        </w:pPr>
      </w:pPrChange>
    </w:pPr>
    <w:rPr>
      <w:lang w:val="en-GB"/>
      <w:rPrChange w:id="134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  <w:pPrChange w:id="135" w:author="Nick Bernal" w:date="2026-08-03T22:21:00Z">
        <w:pPr>
          <w:widowControl w:val="0"/>
          <w:ind w:left="2160" w:hanging="720"/>
          <w:jc w:val="both"/>
          <w:outlineLvl w:val="2"/>
        </w:pPr>
      </w:pPrChange>
    </w:pPr>
    <w:rPr>
      <w:lang w:val="en-GB"/>
      <w:rPrChange w:id="135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  <w:pPrChange w:id="136" w:author="Nick Bernal" w:date="2026-08-03T22:21:00Z">
        <w:pPr>
          <w:widowControl w:val="0"/>
          <w:ind w:left="2880" w:hanging="720"/>
          <w:jc w:val="both"/>
          <w:outlineLvl w:val="3"/>
        </w:pPr>
      </w:pPrChange>
    </w:pPr>
    <w:rPr>
      <w:lang w:val="en-GB"/>
      <w:rPrChange w:id="136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  <w:pPrChange w:id="137" w:author="Nick Bernal" w:date="2026-08-03T22:21:00Z">
        <w:pPr>
          <w:widowControl w:val="0"/>
          <w:ind w:left="3600" w:hanging="720"/>
          <w:jc w:val="both"/>
          <w:outlineLvl w:val="4"/>
        </w:pPr>
      </w:pPrChange>
    </w:pPr>
    <w:rPr>
      <w:lang w:val="en-GB"/>
      <w:rPrChange w:id="137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  <w:pPrChange w:id="138" w:author="Nick Bernal" w:date="2026-08-03T22:21:00Z">
        <w:pPr>
          <w:widowControl w:val="0"/>
          <w:ind w:left="4320" w:hanging="720"/>
          <w:jc w:val="both"/>
          <w:outlineLvl w:val="5"/>
        </w:pPr>
      </w:pPrChange>
    </w:pPr>
    <w:rPr>
      <w:lang w:val="en-GB"/>
      <w:rPrChange w:id="138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  <w:pPrChange w:id="139" w:author="Nick Bernal" w:date="2026-08-03T22:21:00Z">
        <w:pPr>
          <w:widowControl w:val="0"/>
          <w:ind w:left="5040" w:hanging="720"/>
          <w:jc w:val="both"/>
          <w:outlineLvl w:val="6"/>
        </w:pPr>
      </w:pPrChange>
    </w:pPr>
    <w:rPr>
      <w:lang w:val="en-GB"/>
      <w:rPrChange w:id="139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  <w:pPrChange w:id="140" w:author="Nick Bernal" w:date="2026-08-03T22:21:00Z">
        <w:pPr>
          <w:widowControl w:val="0"/>
          <w:ind w:left="5760" w:hanging="720"/>
          <w:jc w:val="both"/>
          <w:outlineLvl w:val="7"/>
        </w:pPr>
      </w:pPrChange>
    </w:pPr>
    <w:rPr>
      <w:lang w:val="en-GB"/>
      <w:rPrChange w:id="140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  <w:pPrChange w:id="141" w:author="Nick Bernal" w:date="2026-08-03T22:21:00Z">
        <w:pPr>
          <w:widowControl w:val="0"/>
          <w:ind w:left="6480" w:hanging="720"/>
          <w:jc w:val="both"/>
          <w:outlineLvl w:val="8"/>
        </w:pPr>
      </w:pPrChange>
    </w:pPr>
    <w:rPr>
      <w:lang w:val="en-GB"/>
      <w:rPrChange w:id="141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  <w:pPrChange w:id="142" w:author="Nick Bernal" w:date="2026-08-03T22:21:00Z">
        <w:pPr>
          <w:jc w:val="center"/>
        </w:pPr>
      </w:pPrChange>
    </w:pPr>
    <w:rPr>
      <w:rFonts w:ascii="Book Antiqua" w:hAnsi="Book Antiqua"/>
      <w:smallCaps/>
      <w:spacing w:val="26"/>
      <w:sz w:val="30"/>
      <w:rPrChange w:id="142" w:author="Nick Bernal" w:date="2026-08-03T22:21:00Z">
        <w:rPr>
          <w:rFonts w:ascii="Book Antiqua" w:hAnsi="Book Antiqua"/>
          <w:smallCaps/>
          <w:spacing w:val="26"/>
          <w:sz w:val="30"/>
          <w:lang w:val="en-US" w:eastAsia="en-US" w:bidi="ar-SA"/>
        </w:rPr>
      </w:rPrChange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  <w:pPrChange w:id="143" w:author="Nick Bernal" w:date="2026-08-03T22:21:00Z">
        <w:pPr>
          <w:numPr>
            <w:numId w:val="12"/>
          </w:numPr>
          <w:tabs>
            <w:tab w:val="left" w:pos="720"/>
          </w:tabs>
          <w:ind w:left="360" w:hanging="360"/>
          <w:jc w:val="both"/>
        </w:pPr>
      </w:pPrChange>
    </w:pPr>
    <w:rPr>
      <w:lang w:val="en-GB"/>
      <w:rPrChange w:id="143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  <w:pPrChange w:id="144" w:author="Nick Bernal" w:date="2026-08-03T22:21:00Z">
        <w:pPr>
          <w:numPr>
            <w:numId w:val="13"/>
          </w:numPr>
          <w:tabs>
            <w:tab w:val="left" w:pos="720"/>
          </w:tabs>
          <w:ind w:left="360" w:hanging="360"/>
          <w:jc w:val="both"/>
        </w:pPr>
      </w:pPrChange>
    </w:pPr>
    <w:rPr>
      <w:lang w:val="en-GB"/>
      <w:rPrChange w:id="144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LT">
    <w:name w:val="uk LT"/>
    <w:basedOn w:val="UKLetterTitle"/>
    <w:locked/>
    <w:rsid w:val="006D5EB9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  <w:pPrChange w:id="145" w:author="Nick Bernal" w:date="2026-08-03T22:21:00Z">
        <w:pPr>
          <w:jc w:val="center"/>
          <w:outlineLvl w:val="0"/>
        </w:pPr>
      </w:pPrChange>
    </w:pPr>
    <w:rPr>
      <w:rFonts w:ascii="Book Antiqua" w:hAnsi="Book Antiqua"/>
      <w:b/>
      <w:smallCaps/>
      <w:spacing w:val="40"/>
      <w:sz w:val="36"/>
      <w:rPrChange w:id="145" w:author="Nick Bernal" w:date="2026-08-03T22:21:00Z">
        <w:rPr>
          <w:rFonts w:ascii="Book Antiqua" w:hAnsi="Book Antiqua"/>
          <w:b/>
          <w:smallCaps/>
          <w:spacing w:val="40"/>
          <w:sz w:val="36"/>
          <w:lang w:val="en-US" w:eastAsia="en-US" w:bidi="ar-SA"/>
        </w:rPr>
      </w:rPrChange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  <w:pPrChange w:id="146" w:author="Nick Bernal" w:date="2026-08-03T22:21:00Z">
        <w:pPr>
          <w:jc w:val="both"/>
        </w:pPr>
      </w:pPrChange>
    </w:pPr>
    <w:rPr>
      <w:b/>
      <w:smallCaps/>
      <w:u w:val="single"/>
      <w:lang w:val="en-GB"/>
      <w:rPrChange w:id="146" w:author="Nick Bernal" w:date="2026-08-03T22:21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  <w:pPrChange w:id="147" w:author="Nick Bernal" w:date="2026-08-03T22:21:00Z">
        <w:pPr>
          <w:jc w:val="center"/>
        </w:pPr>
      </w:pPrChange>
    </w:pPr>
    <w:rPr>
      <w:b/>
      <w:u w:val="single"/>
      <w:lang w:val="en-GB"/>
      <w:rPrChange w:id="147" w:author="Nick Bernal" w:date="2026-08-03T22:21:00Z">
        <w:rPr>
          <w:b/>
          <w:sz w:val="24"/>
          <w:u w:val="single"/>
          <w:lang w:val="en-GB" w:eastAsia="en-US" w:bidi="ar-SA"/>
        </w:rPr>
      </w:rPrChange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  <w:pPrChange w:id="148" w:author="Nick Bernal" w:date="2026-08-03T22:21:00Z">
        <w:pPr>
          <w:jc w:val="both"/>
        </w:pPr>
      </w:pPrChange>
    </w:pPr>
    <w:rPr>
      <w:lang w:val="en-GB"/>
      <w:rPrChange w:id="148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  <w:pPrChange w:id="149" w:author="Nick Bernal" w:date="2026-08-03T22:21:00Z">
        <w:pPr>
          <w:keepNext/>
          <w:keepLines/>
          <w:spacing w:before="480"/>
          <w:jc w:val="both"/>
        </w:pPr>
      </w:pPrChange>
    </w:pPr>
    <w:rPr>
      <w:b/>
      <w:lang w:val="en-GB"/>
      <w:rPrChange w:id="149" w:author="Nick Bernal" w:date="2026-08-03T22:21:00Z">
        <w:rPr>
          <w:b/>
          <w:sz w:val="24"/>
          <w:lang w:val="en-GB" w:eastAsia="en-US" w:bidi="ar-SA"/>
        </w:rPr>
      </w:rPrChange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  <w:pPrChange w:id="150" w:author="Nick Bernal" w:date="2026-08-03T22:21:00Z">
        <w:pPr>
          <w:spacing w:line="480" w:lineRule="auto"/>
          <w:jc w:val="both"/>
        </w:pPr>
      </w:pPrChange>
    </w:pPr>
    <w:rPr>
      <w:lang w:val="en-GB"/>
      <w:rPrChange w:id="150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  <w:pPrChange w:id="151" w:author="Nick Bernal" w:date="2026-08-03T22:21:00Z">
        <w:pPr>
          <w:spacing w:after="480"/>
          <w:jc w:val="right"/>
        </w:pPr>
      </w:pPrChange>
    </w:pPr>
    <w:rPr>
      <w:lang w:val="en-GB"/>
      <w:rPrChange w:id="151" w:author="Nick Bernal" w:date="2026-08-03T22:21:00Z">
        <w:rPr>
          <w:sz w:val="24"/>
          <w:lang w:val="en-GB" w:eastAsia="en-US" w:bidi="ar-SA"/>
        </w:rPr>
      </w:rPrChange>
    </w:rPr>
  </w:style>
  <w:style w:type="paragraph" w:customStyle="1" w:styleId="Via">
    <w:name w:val="Via"/>
    <w:basedOn w:val="Normal"/>
    <w:next w:val="Name"/>
    <w:locked/>
    <w:rsid w:val="00A3727F"/>
    <w:pPr>
      <w:spacing w:after="240"/>
      <w:pPrChange w:id="152" w:author="Nick Bernal" w:date="2026-08-03T22:21:00Z">
        <w:pPr>
          <w:jc w:val="both"/>
        </w:pPr>
      </w:pPrChange>
    </w:pPr>
    <w:rPr>
      <w:b/>
      <w:rPrChange w:id="152" w:author="Nick Bernal" w:date="2026-08-03T22:21:00Z">
        <w:rPr>
          <w:b/>
          <w:sz w:val="24"/>
          <w:lang w:val="en-US" w:eastAsia="en-US" w:bidi="ar-SA"/>
        </w:rPr>
      </w:rPrChange>
    </w:rPr>
  </w:style>
  <w:style w:type="paragraph" w:customStyle="1" w:styleId="Will">
    <w:name w:val="Will"/>
    <w:basedOn w:val="Normal"/>
    <w:locked/>
    <w:rsid w:val="00A3727F"/>
    <w:pPr>
      <w:spacing w:line="360" w:lineRule="auto"/>
      <w:pPrChange w:id="153" w:author="Nick Bernal" w:date="2026-08-03T22:21:00Z">
        <w:pPr>
          <w:spacing w:line="360" w:lineRule="auto"/>
          <w:jc w:val="both"/>
        </w:pPr>
      </w:pPrChange>
    </w:pPr>
    <w:rPr>
      <w:rPrChange w:id="153" w:author="Nick Bernal" w:date="2026-08-03T22:21:00Z">
        <w:rPr>
          <w:sz w:val="24"/>
          <w:lang w:val="en-US" w:eastAsia="en-US" w:bidi="ar-SA"/>
        </w:rPr>
      </w:rPrChange>
    </w:rPr>
  </w:style>
  <w:style w:type="character" w:customStyle="1" w:styleId="Bold">
    <w:name w:val="Bold"/>
    <w:basedOn w:val="DefaultParagraphFont"/>
    <w:locked/>
    <w:rsid w:val="006D5EB9"/>
    <w:rPr>
      <w:b/>
    </w:rPr>
  </w:style>
  <w:style w:type="character" w:customStyle="1" w:styleId="BoldUnderline">
    <w:name w:val="Bold Underline"/>
    <w:basedOn w:val="DefaultParagraphFont"/>
    <w:locked/>
    <w:rsid w:val="006D5EB9"/>
    <w:rPr>
      <w:b/>
      <w:u w:val="single"/>
    </w:rPr>
  </w:style>
  <w:style w:type="character" w:customStyle="1" w:styleId="Underline">
    <w:name w:val="Underline"/>
    <w:basedOn w:val="DefaultParagraphFont"/>
    <w:locked/>
    <w:rsid w:val="006D5EB9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  <w:pPrChange w:id="154" w:author="Nick Bernal" w:date="2026-08-03T22:21:00Z">
        <w:pPr>
          <w:ind w:left="1800" w:hanging="360"/>
          <w:jc w:val="both"/>
        </w:pPr>
      </w:pPrChange>
    </w:pPr>
    <w:rPr>
      <w:rPrChange w:id="154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  <w:pPrChange w:id="155" w:author="Nick Bernal" w:date="2026-08-03T22:21:00Z">
        <w:pPr>
          <w:spacing w:after="120"/>
          <w:jc w:val="center"/>
        </w:pPr>
      </w:pPrChange>
    </w:pPr>
    <w:rPr>
      <w:rFonts w:ascii="Book Antiqua" w:hAnsi="Book Antiqua"/>
      <w:smallCaps/>
      <w:spacing w:val="20"/>
      <w:sz w:val="15"/>
      <w:rPrChange w:id="155" w:author="Nick Bernal" w:date="2026-08-03T22:21:00Z">
        <w:rPr>
          <w:rFonts w:ascii="Book Antiqua" w:hAnsi="Book Antiqua"/>
          <w:smallCaps/>
          <w:spacing w:val="20"/>
          <w:sz w:val="15"/>
          <w:lang w:val="en-US" w:eastAsia="en-US" w:bidi="ar-SA"/>
        </w:rPr>
      </w:rPrChange>
    </w:rPr>
  </w:style>
  <w:style w:type="paragraph" w:customStyle="1" w:styleId="Spacer">
    <w:name w:val="Spacer"/>
    <w:basedOn w:val="Normal"/>
    <w:locked/>
    <w:rsid w:val="00A3727F"/>
    <w:pPr>
      <w:pPrChange w:id="156" w:author="Nick Bernal" w:date="2026-08-03T22:21:00Z">
        <w:pPr>
          <w:jc w:val="both"/>
        </w:pPr>
      </w:pPrChange>
    </w:pPr>
    <w:rPr>
      <w:sz w:val="10"/>
      <w:rPrChange w:id="156" w:author="Nick Bernal" w:date="2026-08-03T22:21:00Z">
        <w:rPr>
          <w:sz w:val="10"/>
          <w:lang w:val="en-US" w:eastAsia="en-US" w:bidi="ar-SA"/>
        </w:rPr>
      </w:rPrChange>
    </w:rPr>
  </w:style>
  <w:style w:type="paragraph" w:customStyle="1" w:styleId="letteraddress0">
    <w:name w:val="letter address"/>
    <w:basedOn w:val="Normal"/>
    <w:locked/>
    <w:rsid w:val="00A3727F"/>
    <w:pPr>
      <w:jc w:val="center"/>
      <w:pPrChange w:id="157" w:author="Nick Bernal" w:date="2026-08-03T22:21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157" w:author="Nick Bernal" w:date="2026-08-03T22:21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  <w:pPrChange w:id="158" w:author="Nick Bernal" w:date="2026-08-03T22:21:00Z">
        <w:pPr>
          <w:tabs>
            <w:tab w:val="right" w:pos="9360"/>
          </w:tabs>
          <w:jc w:val="both"/>
        </w:pPr>
      </w:pPrChange>
    </w:pPr>
    <w:rPr>
      <w:rFonts w:ascii="Book Antiqua" w:hAnsi="Book Antiqua"/>
      <w:smallCaps/>
      <w:rPrChange w:id="158" w:author="Nick Bernal" w:date="2026-08-03T22:21:00Z">
        <w:rPr>
          <w:rFonts w:ascii="Book Antiqua" w:hAnsi="Book Antiqua"/>
          <w:smallCaps/>
          <w:sz w:val="24"/>
          <w:lang w:val="en-US" w:eastAsia="en-US" w:bidi="ar-SA"/>
        </w:rPr>
      </w:rPrChange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  <w:pPrChange w:id="159" w:author="Nick Bernal" w:date="2026-08-03T22:21:00Z">
        <w:pPr>
          <w:spacing w:after="120"/>
          <w:jc w:val="center"/>
        </w:pPr>
      </w:pPrChange>
    </w:pPr>
    <w:rPr>
      <w:rFonts w:ascii="Book Antiqua" w:hAnsi="Book Antiqua"/>
      <w:caps/>
      <w:sz w:val="10"/>
      <w:rPrChange w:id="159" w:author="Nick Bernal" w:date="2026-08-03T22:21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  <w:pPrChange w:id="160" w:author="Nick Bernal" w:date="2026-08-03T22:21:00Z">
        <w:pPr>
          <w:spacing w:after="24"/>
          <w:jc w:val="center"/>
        </w:pPr>
      </w:pPrChange>
    </w:pPr>
    <w:rPr>
      <w:rFonts w:eastAsia="MS Mincho"/>
      <w:spacing w:val="30"/>
      <w:sz w:val="20"/>
      <w:rPrChange w:id="160" w:author="Nick Bernal" w:date="2026-08-03T22:21:00Z">
        <w:rPr>
          <w:rFonts w:eastAsia="MS Mincho"/>
          <w:spacing w:val="30"/>
          <w:lang w:val="en-US" w:eastAsia="en-US" w:bidi="ar-SA"/>
        </w:rPr>
      </w:rPrChange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  <w:pPrChange w:id="161" w:author="Nick Bernal" w:date="2026-08-03T22:21:00Z">
        <w:pPr>
          <w:numPr>
            <w:numId w:val="10"/>
          </w:numPr>
          <w:ind w:left="360" w:hanging="360"/>
          <w:jc w:val="both"/>
        </w:pPr>
      </w:pPrChange>
    </w:pPr>
    <w:rPr>
      <w:rPrChange w:id="161" w:author="Nick Bernal" w:date="2026-08-03T22:21:00Z">
        <w:rPr>
          <w:sz w:val="24"/>
          <w:lang w:val="en-US" w:eastAsia="en-US" w:bidi="ar-SA"/>
        </w:rPr>
      </w:rPrChange>
    </w:r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  <w:pPrChange w:id="162" w:author="Nick Bernal" w:date="2026-08-03T22:21:00Z">
        <w:pPr>
          <w:numPr>
            <w:numId w:val="1"/>
          </w:numPr>
          <w:ind w:left="720" w:hanging="360"/>
          <w:jc w:val="both"/>
        </w:pPr>
      </w:pPrChange>
    </w:pPr>
    <w:rPr>
      <w:rPrChange w:id="162" w:author="Nick Bernal" w:date="2026-08-03T22:21:00Z">
        <w:rPr>
          <w:sz w:val="24"/>
          <w:lang w:val="en-US" w:eastAsia="en-US" w:bidi="ar-SA"/>
        </w:rPr>
      </w:rPrChange>
    </w:r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  <w:pPrChange w:id="163" w:author="Nick Bernal" w:date="2026-08-03T22:21:00Z">
        <w:pPr>
          <w:numPr>
            <w:numId w:val="2"/>
          </w:numPr>
          <w:ind w:left="1080" w:hanging="360"/>
          <w:jc w:val="both"/>
        </w:pPr>
      </w:pPrChange>
    </w:pPr>
    <w:rPr>
      <w:rPrChange w:id="163" w:author="Nick Bernal" w:date="2026-08-03T22:21:00Z">
        <w:rPr>
          <w:sz w:val="24"/>
          <w:lang w:val="en-US" w:eastAsia="en-US" w:bidi="ar-SA"/>
        </w:rPr>
      </w:rPrChange>
    </w:r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  <w:pPrChange w:id="164" w:author="Nick Bernal" w:date="2026-08-03T22:21:00Z">
        <w:pPr>
          <w:numPr>
            <w:numId w:val="3"/>
          </w:numPr>
          <w:ind w:left="1440" w:hanging="360"/>
          <w:jc w:val="both"/>
        </w:pPr>
      </w:pPrChange>
    </w:pPr>
    <w:rPr>
      <w:rPrChange w:id="164" w:author="Nick Bernal" w:date="2026-08-03T22:21:00Z">
        <w:rPr>
          <w:sz w:val="24"/>
          <w:lang w:val="en-US" w:eastAsia="en-US" w:bidi="ar-SA"/>
        </w:rPr>
      </w:rPrChange>
    </w:r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  <w:pPrChange w:id="165" w:author="Nick Bernal" w:date="2026-08-03T22:21:00Z">
        <w:pPr>
          <w:numPr>
            <w:numId w:val="4"/>
          </w:numPr>
          <w:ind w:left="1800" w:hanging="360"/>
          <w:jc w:val="both"/>
        </w:pPr>
      </w:pPrChange>
    </w:pPr>
    <w:rPr>
      <w:rPrChange w:id="165" w:author="Nick Bernal" w:date="2026-08-03T22:21:00Z">
        <w:rPr>
          <w:sz w:val="24"/>
          <w:lang w:val="en-US" w:eastAsia="en-US" w:bidi="ar-SA"/>
        </w:rPr>
      </w:rPrChange>
    </w:r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  <w:pPrChange w:id="166" w:author="Nick Bernal" w:date="2026-08-03T22:21:00Z">
        <w:pPr>
          <w:numPr>
            <w:numId w:val="5"/>
          </w:numPr>
          <w:tabs>
            <w:tab w:val="num" w:pos="360"/>
          </w:tabs>
          <w:ind w:left="360" w:hanging="360"/>
          <w:jc w:val="both"/>
        </w:pPr>
      </w:pPrChange>
    </w:pPr>
    <w:rPr>
      <w:rPrChange w:id="166" w:author="Nick Bernal" w:date="2026-08-03T22:21:00Z">
        <w:rPr>
          <w:sz w:val="24"/>
          <w:lang w:val="en-US" w:eastAsia="en-US" w:bidi="ar-SA"/>
        </w:rPr>
      </w:rPrChange>
    </w:r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  <w:pPrChange w:id="167" w:author="Nick Bernal" w:date="2026-08-03T22:21:00Z">
        <w:pPr>
          <w:numPr>
            <w:numId w:val="6"/>
          </w:numPr>
          <w:tabs>
            <w:tab w:val="num" w:pos="720"/>
          </w:tabs>
          <w:ind w:left="720" w:hanging="360"/>
          <w:jc w:val="both"/>
        </w:pPr>
      </w:pPrChange>
    </w:pPr>
    <w:rPr>
      <w:rPrChange w:id="167" w:author="Nick Bernal" w:date="2026-08-03T22:21:00Z">
        <w:rPr>
          <w:sz w:val="24"/>
          <w:lang w:val="en-US" w:eastAsia="en-US" w:bidi="ar-SA"/>
        </w:rPr>
      </w:rPrChange>
    </w:r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  <w:pPrChange w:id="168" w:author="Nick Bernal" w:date="2026-08-03T22:21:00Z">
        <w:pPr>
          <w:numPr>
            <w:numId w:val="7"/>
          </w:numPr>
          <w:tabs>
            <w:tab w:val="num" w:pos="1080"/>
          </w:tabs>
          <w:ind w:left="1080" w:hanging="360"/>
          <w:jc w:val="both"/>
        </w:pPr>
      </w:pPrChange>
    </w:pPr>
    <w:rPr>
      <w:rPrChange w:id="168" w:author="Nick Bernal" w:date="2026-08-03T22:21:00Z">
        <w:rPr>
          <w:sz w:val="24"/>
          <w:lang w:val="en-US" w:eastAsia="en-US" w:bidi="ar-SA"/>
        </w:rPr>
      </w:rPrChange>
    </w:r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  <w:pPrChange w:id="169" w:author="Nick Bernal" w:date="2026-08-03T22:21:00Z">
        <w:pPr>
          <w:numPr>
            <w:numId w:val="8"/>
          </w:numPr>
          <w:tabs>
            <w:tab w:val="num" w:pos="1440"/>
          </w:tabs>
          <w:ind w:left="1440" w:hanging="360"/>
          <w:jc w:val="both"/>
        </w:pPr>
      </w:pPrChange>
    </w:pPr>
    <w:rPr>
      <w:rPrChange w:id="169" w:author="Nick Bernal" w:date="2026-08-03T22:21:00Z">
        <w:rPr>
          <w:sz w:val="24"/>
          <w:lang w:val="en-US" w:eastAsia="en-US" w:bidi="ar-SA"/>
        </w:rPr>
      </w:rPrChange>
    </w:r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  <w:pPrChange w:id="170" w:author="Nick Bernal" w:date="2026-08-03T22:21:00Z">
        <w:pPr>
          <w:numPr>
            <w:numId w:val="9"/>
          </w:numPr>
          <w:tabs>
            <w:tab w:val="num" w:pos="1800"/>
          </w:tabs>
          <w:ind w:left="1800" w:hanging="360"/>
          <w:jc w:val="both"/>
        </w:pPr>
      </w:pPrChange>
    </w:pPr>
    <w:rPr>
      <w:rPrChange w:id="170" w:author="Nick Bernal" w:date="2026-08-03T22:21:00Z">
        <w:rPr>
          <w:sz w:val="24"/>
          <w:lang w:val="en-US" w:eastAsia="en-US" w:bidi="ar-SA"/>
        </w:rPr>
      </w:rPrChange>
    </w:rPr>
  </w:style>
  <w:style w:type="paragraph" w:styleId="ListContinue">
    <w:name w:val="List Continue"/>
    <w:basedOn w:val="Normal"/>
    <w:locked/>
    <w:rsid w:val="00A3727F"/>
    <w:pPr>
      <w:spacing w:after="240"/>
      <w:ind w:left="360"/>
      <w:pPrChange w:id="171" w:author="Nick Bernal" w:date="2026-08-03T22:21:00Z">
        <w:pPr>
          <w:ind w:left="360"/>
          <w:jc w:val="both"/>
        </w:pPr>
      </w:pPrChange>
    </w:pPr>
    <w:rPr>
      <w:rPrChange w:id="171" w:author="Nick Bernal" w:date="2026-08-03T22:21:00Z">
        <w:rPr>
          <w:sz w:val="24"/>
          <w:lang w:val="en-US" w:eastAsia="en-US" w:bidi="ar-SA"/>
        </w:rPr>
      </w:rPrChange>
    </w:rPr>
  </w:style>
  <w:style w:type="paragraph" w:styleId="ListContinue2">
    <w:name w:val="List Continue 2"/>
    <w:basedOn w:val="Normal"/>
    <w:locked/>
    <w:rsid w:val="00A3727F"/>
    <w:pPr>
      <w:spacing w:after="240"/>
      <w:ind w:left="720"/>
      <w:pPrChange w:id="172" w:author="Nick Bernal" w:date="2026-08-03T22:21:00Z">
        <w:pPr>
          <w:ind w:left="720"/>
          <w:jc w:val="both"/>
        </w:pPr>
      </w:pPrChange>
    </w:pPr>
    <w:rPr>
      <w:rPrChange w:id="172" w:author="Nick Bernal" w:date="2026-08-03T22:21:00Z">
        <w:rPr>
          <w:sz w:val="24"/>
          <w:lang w:val="en-US" w:eastAsia="en-US" w:bidi="ar-SA"/>
        </w:rPr>
      </w:rPrChange>
    </w:rPr>
  </w:style>
  <w:style w:type="paragraph" w:styleId="ListContinue3">
    <w:name w:val="List Continue 3"/>
    <w:basedOn w:val="Normal"/>
    <w:locked/>
    <w:rsid w:val="00A3727F"/>
    <w:pPr>
      <w:spacing w:after="240"/>
      <w:ind w:left="1080"/>
      <w:pPrChange w:id="173" w:author="Nick Bernal" w:date="2026-08-03T22:21:00Z">
        <w:pPr>
          <w:ind w:left="1080"/>
          <w:jc w:val="both"/>
        </w:pPr>
      </w:pPrChange>
    </w:pPr>
    <w:rPr>
      <w:rPrChange w:id="173" w:author="Nick Bernal" w:date="2026-08-03T22:21:00Z">
        <w:rPr>
          <w:sz w:val="24"/>
          <w:lang w:val="en-US" w:eastAsia="en-US" w:bidi="ar-SA"/>
        </w:rPr>
      </w:rPrChange>
    </w:rPr>
  </w:style>
  <w:style w:type="paragraph" w:styleId="ListContinue4">
    <w:name w:val="List Continue 4"/>
    <w:basedOn w:val="Normal"/>
    <w:locked/>
    <w:rsid w:val="00A3727F"/>
    <w:pPr>
      <w:spacing w:after="240"/>
      <w:ind w:left="1440"/>
      <w:pPrChange w:id="174" w:author="Nick Bernal" w:date="2026-08-03T22:21:00Z">
        <w:pPr>
          <w:ind w:left="1440"/>
          <w:jc w:val="both"/>
        </w:pPr>
      </w:pPrChange>
    </w:pPr>
    <w:rPr>
      <w:rPrChange w:id="174" w:author="Nick Bernal" w:date="2026-08-03T22:21:00Z">
        <w:rPr>
          <w:sz w:val="24"/>
          <w:lang w:val="en-US" w:eastAsia="en-US" w:bidi="ar-SA"/>
        </w:rPr>
      </w:rPrChange>
    </w:rPr>
  </w:style>
  <w:style w:type="paragraph" w:styleId="ListContinue5">
    <w:name w:val="List Continue 5"/>
    <w:basedOn w:val="Normal"/>
    <w:locked/>
    <w:rsid w:val="00A3727F"/>
    <w:pPr>
      <w:spacing w:after="240"/>
      <w:ind w:left="1800"/>
      <w:pPrChange w:id="175" w:author="Nick Bernal" w:date="2026-08-03T22:21:00Z">
        <w:pPr>
          <w:ind w:left="1800"/>
          <w:jc w:val="both"/>
        </w:pPr>
      </w:pPrChange>
    </w:pPr>
    <w:rPr>
      <w:rPrChange w:id="175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LetterTitle2">
    <w:name w:val="Letter Title2"/>
    <w:basedOn w:val="LetterTitle"/>
    <w:locked/>
    <w:rsid w:val="006D5EB9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spacing w:before="0" w:after="0" w:line="240" w:lineRule="auto"/>
      <w:pPrChange w:id="176" w:author="Nick Bernal" w:date="2026-08-03T22:21:00Z">
        <w:pPr>
          <w:framePr w:hSpace="187" w:vSpace="187" w:wrap="around" w:vAnchor="page" w:hAnchor="page" w:x="9548" w:y="721"/>
        </w:pPr>
      </w:pPrChange>
    </w:pPr>
    <w:rPr>
      <w:b/>
      <w:color w:val="auto"/>
      <w:sz w:val="20"/>
      <w:rPrChange w:id="176" w:author="Nick Bernal" w:date="2026-08-03T22:21:00Z">
        <w:rPr>
          <w:b/>
          <w:lang w:val="en-US" w:eastAsia="en-US" w:bidi="ar-SA"/>
        </w:rPr>
      </w:rPrChange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  <w:pPrChange w:id="177" w:author="Nick Bernal" w:date="2026-08-03T22:21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i/>
      <w:snapToGrid w:val="0"/>
      <w:sz w:val="12"/>
      <w:lang w:val="en-GB"/>
      <w:rPrChange w:id="177" w:author="Nick Bernal" w:date="2026-08-03T22:21:00Z">
        <w:rPr>
          <w:rFonts w:ascii="Book Antiqua" w:hAnsi="Book Antiqua"/>
          <w:i/>
          <w:snapToGrid w:val="0"/>
          <w:sz w:val="12"/>
          <w:lang w:val="en-GB" w:eastAsia="en-US" w:bidi="ar-SA"/>
        </w:rPr>
      </w:rPrChange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  <w:pPrChange w:id="178" w:author="Nick Bernal" w:date="2026-08-03T22:21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snapToGrid w:val="0"/>
      <w:spacing w:val="-10"/>
      <w:sz w:val="14"/>
      <w:lang w:val="en-GB"/>
      <w:rPrChange w:id="178" w:author="Nick Bernal" w:date="2026-08-03T22:21:00Z">
        <w:rPr>
          <w:rFonts w:ascii="Book Antiqua" w:hAnsi="Book Antiqua"/>
          <w:snapToGrid w:val="0"/>
          <w:spacing w:val="-10"/>
          <w:sz w:val="14"/>
          <w:lang w:val="en-GB" w:eastAsia="en-US" w:bidi="ar-SA"/>
        </w:rPr>
      </w:rPrChange>
    </w:rPr>
  </w:style>
  <w:style w:type="paragraph" w:customStyle="1" w:styleId="letteremail">
    <w:name w:val="letter email"/>
    <w:basedOn w:val="Letterlargetitle"/>
    <w:locked/>
    <w:rsid w:val="006D5EB9"/>
    <w:pPr>
      <w:spacing w:after="0"/>
    </w:pPr>
  </w:style>
  <w:style w:type="paragraph" w:customStyle="1" w:styleId="SAHeader">
    <w:name w:val="SA Header"/>
    <w:basedOn w:val="Header"/>
    <w:locked/>
    <w:rsid w:val="00A3727F"/>
    <w:pPr>
      <w:pPrChange w:id="179" w:author="Nick Bernal" w:date="2026-08-03T22:21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  <w:rPrChange w:id="179" w:author="Nick Bernal" w:date="2026-08-03T22:21:00Z">
        <w:rPr>
          <w:rFonts w:ascii="Book Antiqua" w:eastAsia="MS Mincho" w:hAnsi="Book Antiqua"/>
          <w:smallCaps/>
          <w:snapToGrid w:val="0"/>
          <w:spacing w:val="40"/>
          <w:sz w:val="24"/>
          <w:u w:val="single"/>
          <w:lang w:val="en-US" w:eastAsia="zh-CN" w:bidi="ar-SA"/>
        </w:rPr>
      </w:rPrChange>
    </w:rPr>
  </w:style>
  <w:style w:type="character" w:styleId="PageNumber">
    <w:name w:val="page number"/>
    <w:basedOn w:val="DefaultParagraphFont"/>
    <w:uiPriority w:val="9"/>
    <w:unhideWhenUsed/>
    <w:locked/>
    <w:rsid w:val="003A0E2A"/>
    <w:rPr>
      <w:rPrChange w:id="180" w:author="Nick Bernal" w:date="2026-08-03T22:21:00Z">
        <w:rPr/>
      </w:rPrChange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  <w:pPrChange w:id="181" w:author="Nick Bernal" w:date="2026-08-03T22:21:00Z">
        <w:pPr>
          <w:widowControl w:val="0"/>
          <w:numPr>
            <w:numId w:val="14"/>
          </w:numPr>
          <w:tabs>
            <w:tab w:val="num" w:pos="432"/>
          </w:tabs>
          <w:ind w:left="432" w:hanging="173"/>
          <w:jc w:val="both"/>
          <w:outlineLvl w:val="0"/>
        </w:pPr>
      </w:pPrChange>
    </w:pPr>
    <w:rPr>
      <w:rFonts w:ascii="Garamond" w:hAnsi="Garamond"/>
      <w:sz w:val="22"/>
      <w:szCs w:val="24"/>
      <w:rPrChange w:id="181" w:author="Nick Bernal" w:date="2026-08-03T22:21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  <w:pPrChange w:id="182" w:author="Nick Bernal" w:date="2026-08-03T22:21:00Z">
        <w:pPr>
          <w:ind w:left="720"/>
          <w:contextualSpacing/>
          <w:jc w:val="both"/>
        </w:pPr>
      </w:pPrChange>
    </w:pPr>
    <w:rPr>
      <w:rPrChange w:id="182" w:author="Nick Bernal" w:date="2026-08-03T22:21:00Z">
        <w:rPr>
          <w:sz w:val="24"/>
          <w:lang w:val="en-US" w:eastAsia="en-US" w:bidi="ar-SA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  <w:pPrChange w:id="183" w:author="Nick Bernal" w:date="2026-08-03T22:21:00Z">
        <w:pPr>
          <w:jc w:val="right"/>
        </w:pPr>
      </w:pPrChange>
    </w:pPr>
    <w:rPr>
      <w:rFonts w:ascii="Garamond" w:hAnsi="Garamond"/>
      <w:b/>
      <w:i/>
      <w:sz w:val="22"/>
      <w:szCs w:val="24"/>
      <w:u w:val="single"/>
      <w:rPrChange w:id="183" w:author="Nick Bernal" w:date="2026-08-03T22:21:00Z">
        <w:rPr>
          <w:rFonts w:ascii="Garamond" w:hAnsi="Garamond"/>
          <w:b/>
          <w:i/>
          <w:sz w:val="22"/>
          <w:szCs w:val="24"/>
          <w:u w:val="single"/>
          <w:lang w:val="en-US" w:eastAsia="en-US" w:bidi="ar-SA"/>
        </w:rPr>
      </w:rPrChange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  <w:pPrChange w:id="184" w:author="Nick Bernal" w:date="2026-08-03T22:21:00Z">
        <w:pPr>
          <w:widowControl w:val="0"/>
          <w:numPr>
            <w:numId w:val="15"/>
          </w:numPr>
          <w:tabs>
            <w:tab w:val="num" w:pos="432"/>
          </w:tabs>
          <w:spacing w:after="240"/>
          <w:ind w:left="432" w:hanging="432"/>
          <w:jc w:val="both"/>
          <w:outlineLvl w:val="0"/>
        </w:pPr>
      </w:pPrChange>
    </w:pPr>
    <w:rPr>
      <w:rPrChange w:id="184" w:author="Nick Bernal" w:date="2026-08-03T22:21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  <w:pPrChange w:id="185" w:author="Nick Bernal" w:date="2026-08-03T22:21:00Z">
        <w:pPr>
          <w:widowControl w:val="0"/>
          <w:numPr>
            <w:numId w:val="16"/>
          </w:numPr>
          <w:spacing w:after="240"/>
          <w:ind w:left="504" w:hanging="360"/>
          <w:jc w:val="both"/>
          <w:outlineLvl w:val="0"/>
        </w:pPr>
      </w:pPrChange>
    </w:pPr>
    <w:rPr>
      <w:rPrChange w:id="185" w:author="Nick Bernal" w:date="2026-08-03T22:21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  <w:rPrChange w:id="186" w:author="Nick Bernal" w:date="2026-08-03T22:21:00Z">
        <w:rPr>
          <w:rFonts w:ascii="Garamond" w:hAnsi="Garamond"/>
          <w:vertAlign w:val="superscript"/>
        </w:rPr>
      </w:rPrChange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  <w:pPrChange w:id="187" w:author="Nick Bernal" w:date="2026-08-03T22:21:00Z">
        <w:pPr>
          <w:spacing w:after="360"/>
          <w:jc w:val="center"/>
          <w:outlineLvl w:val="0"/>
        </w:pPr>
      </w:pPrChange>
    </w:pPr>
    <w:rPr>
      <w:rFonts w:ascii="Garamond" w:hAnsi="Garamond"/>
      <w:b/>
      <w:bCs/>
      <w:sz w:val="22"/>
      <w:szCs w:val="24"/>
      <w:rPrChange w:id="187" w:author="Nick Bernal" w:date="2026-08-03T22:21:00Z">
        <w:rPr>
          <w:rFonts w:ascii="Garamond" w:hAnsi="Garamond"/>
          <w:b/>
          <w:bCs/>
          <w:sz w:val="22"/>
          <w:szCs w:val="24"/>
          <w:lang w:val="en-US" w:eastAsia="en-US" w:bidi="ar-SA"/>
        </w:rPr>
      </w:rPrChange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  <w:pPrChange w:id="188" w:author="Nick Bernal" w:date="2026-08-03T22:21:00Z">
        <w:pPr>
          <w:jc w:val="both"/>
        </w:pPr>
      </w:pPrChange>
    </w:pPr>
    <w:rPr>
      <w:rFonts w:ascii="Garamond" w:hAnsi="Garamond"/>
      <w:sz w:val="22"/>
      <w:szCs w:val="24"/>
      <w:rPrChange w:id="188" w:author="Nick Bernal" w:date="2026-08-03T22:21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TextLevel1GS">
    <w:name w:val="Text Level 1 GS"/>
    <w:basedOn w:val="TextGS"/>
    <w:uiPriority w:val="1"/>
    <w:locked/>
    <w:rsid w:val="006D5EB9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6D5EB9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6D5EB9"/>
    <w:pPr>
      <w:ind w:left="1296"/>
    </w:pPr>
  </w:style>
  <w:style w:type="numbering" w:customStyle="1" w:styleId="FerencyMutli-TierBulletList">
    <w:name w:val="Ferency Mutli-Tier Bullet List"/>
    <w:locked/>
    <w:rsid w:val="006D5EB9"/>
    <w:pPr>
      <w:numPr>
        <w:numId w:val="17"/>
      </w:numPr>
    </w:pPr>
  </w:style>
  <w:style w:type="numbering" w:customStyle="1" w:styleId="FerencyBullets">
    <w:name w:val="Ferency Bullets"/>
    <w:locked/>
    <w:rsid w:val="006D5EB9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  <w:pPrChange w:id="189" w:author="Nick Bernal" w:date="2026-08-03T22:21:00Z">
        <w:pPr>
          <w:tabs>
            <w:tab w:val="num" w:pos="432"/>
          </w:tabs>
          <w:ind w:left="432" w:hanging="288"/>
          <w:jc w:val="both"/>
          <w:outlineLvl w:val="0"/>
        </w:pPr>
      </w:pPrChange>
    </w:pPr>
    <w:rPr>
      <w:rFonts w:ascii="Garamond" w:hAnsi="Garamond"/>
      <w:szCs w:val="24"/>
      <w:rPrChange w:id="189" w:author="Nick Bernal" w:date="2026-08-03T22:21:00Z">
        <w:rPr>
          <w:rFonts w:ascii="Garamond" w:hAnsi="Garamond"/>
          <w:sz w:val="24"/>
          <w:szCs w:val="24"/>
          <w:lang w:val="en-US" w:eastAsia="en-US" w:bidi="ar-SA"/>
        </w:rPr>
      </w:rPrChange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  <w:pPrChange w:id="190" w:author="Nick Bernal" w:date="2026-08-03T22:21:00Z">
        <w:pPr>
          <w:jc w:val="both"/>
        </w:pPr>
      </w:pPrChange>
    </w:pPr>
    <w:rPr>
      <w:rFonts w:ascii="Garamond" w:hAnsi="Garamond"/>
      <w:szCs w:val="24"/>
      <w:rPrChange w:id="190" w:author="Nick Bernal" w:date="2026-08-03T22:21:00Z">
        <w:rPr>
          <w:rFonts w:ascii="Garamond" w:hAnsi="Garamond"/>
          <w:sz w:val="24"/>
          <w:szCs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locked/>
    <w:rsid w:val="00CE08EA"/>
    <w:pPr>
      <w:pPrChange w:id="191" w:author="Nick Bernal" w:date="2026-08-03T22:21:00Z">
        <w:pPr>
          <w:jc w:val="both"/>
        </w:pPr>
      </w:pPrChange>
    </w:pPr>
    <w:rPr>
      <w:rFonts w:ascii="Tahoma" w:hAnsi="Tahoma" w:cs="Tahoma"/>
      <w:sz w:val="16"/>
      <w:szCs w:val="16"/>
      <w:rPrChange w:id="191" w:author="Nick Bernal" w:date="2026-08-03T22:21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6D5EB9"/>
    <w:rPr>
      <w:rFonts w:ascii="Tahoma" w:hAnsi="Tahoma" w:cs="Tahoma"/>
      <w:color w:val="auto"/>
      <w:sz w:val="16"/>
      <w:szCs w:val="16"/>
    </w:rPr>
  </w:style>
  <w:style w:type="paragraph" w:customStyle="1" w:styleId="Paranumber">
    <w:name w:val="Para number"/>
    <w:basedOn w:val="Normal"/>
    <w:rsid w:val="00A640B7"/>
    <w:pPr>
      <w:numPr>
        <w:numId w:val="25"/>
      </w:numPr>
      <w:tabs>
        <w:tab w:val="left" w:pos="360"/>
        <w:tab w:val="num" w:pos="720"/>
        <w:tab w:val="left" w:pos="1080"/>
      </w:tabs>
      <w:suppressAutoHyphens/>
      <w:spacing w:after="220"/>
      <w:jc w:val="left"/>
      <w:pPrChange w:id="192" w:author="Nick Bernal" w:date="2026-08-03T22:21:00Z">
        <w:pPr>
          <w:numPr>
            <w:numId w:val="25"/>
          </w:numPr>
          <w:tabs>
            <w:tab w:val="left" w:pos="360"/>
            <w:tab w:val="num" w:pos="720"/>
            <w:tab w:val="left" w:pos="1080"/>
          </w:tabs>
          <w:suppressAutoHyphens/>
          <w:spacing w:after="220"/>
          <w:ind w:firstLine="720"/>
          <w:jc w:val="both"/>
        </w:pPr>
      </w:pPrChange>
    </w:pPr>
    <w:rPr>
      <w:spacing w:val="-2"/>
      <w:sz w:val="22"/>
      <w:rPrChange w:id="192" w:author="Nick Bernal" w:date="2026-08-03T22:21:00Z">
        <w:rPr>
          <w:spacing w:val="-2"/>
          <w:sz w:val="22"/>
          <w:lang w:val="en-US" w:eastAsia="en-US" w:bidi="ar-SA"/>
        </w:rPr>
      </w:rPrChange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  <w:pPrChange w:id="193" w:author="Nick Bernal" w:date="2026-08-03T22:21:00Z">
        <w:pPr>
          <w:tabs>
            <w:tab w:val="left" w:pos="567"/>
            <w:tab w:val="left" w:pos="1134"/>
            <w:tab w:val="left" w:pos="5103"/>
          </w:tabs>
          <w:spacing w:line="360" w:lineRule="exact"/>
          <w:jc w:val="both"/>
        </w:pPr>
      </w:pPrChange>
    </w:pPr>
    <w:rPr>
      <w:rFonts w:ascii="Arial" w:hAnsi="Arial"/>
      <w:sz w:val="23"/>
      <w:rPrChange w:id="193" w:author="Nick Bernal" w:date="2026-08-03T22:21:00Z">
        <w:rPr>
          <w:rFonts w:ascii="Arial" w:hAnsi="Arial"/>
          <w:sz w:val="23"/>
          <w:lang w:val="en-US" w:eastAsia="en-US" w:bidi="ar-SA"/>
        </w:rPr>
      </w:rPrChange>
    </w:rPr>
  </w:style>
  <w:style w:type="character" w:customStyle="1" w:styleId="DeltaViewInsertion">
    <w:name w:val="DeltaView Insertion"/>
    <w:uiPriority w:val="99"/>
    <w:rsid w:val="006D5EB9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  <w:pPrChange w:id="194" w:author="Nick Bernal" w:date="2026-08-03T22:21:00Z">
        <w:pPr>
          <w:jc w:val="both"/>
        </w:pPr>
      </w:pPrChange>
    </w:pPr>
    <w:rPr>
      <w:rFonts w:eastAsiaTheme="minorEastAsia" w:cstheme="minorBidi"/>
      <w:sz w:val="16"/>
      <w:szCs w:val="22"/>
      <w:lang w:eastAsia="zh-CN"/>
      <w:rPrChange w:id="194" w:author="Nick Bernal" w:date="2026-08-03T22:21:00Z">
        <w:rPr>
          <w:rFonts w:eastAsiaTheme="minorEastAsia" w:cstheme="minorBidi"/>
          <w:sz w:val="16"/>
          <w:szCs w:val="22"/>
          <w:lang w:val="en-US" w:eastAsia="zh-CN" w:bidi="ar-SA"/>
        </w:rPr>
      </w:rPrChange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  <w:rPrChange w:id="195" w:author="Nick Bernal" w:date="2026-08-03T22:21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pPr>
      <w:pPrChange w:id="196" w:author="Nick Bernal" w:date="2026-08-03T22:21:00Z">
        <w:pPr>
          <w:jc w:val="both"/>
        </w:pPr>
      </w:pPrChange>
    </w:pPr>
    <w:rPr>
      <w:sz w:val="20"/>
      <w:rPrChange w:id="196" w:author="Nick Bernal" w:date="2026-08-03T22:21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semiHidden/>
    <w:rsid w:val="006D5EB9"/>
    <w:rPr>
      <w:color w:val="auto"/>
      <w:sz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pPr>
      <w:pPrChange w:id="197" w:author="Nick Bernal" w:date="2026-08-03T22:21:00Z">
        <w:pPr>
          <w:jc w:val="both"/>
        </w:pPr>
      </w:pPrChange>
    </w:pPr>
    <w:rPr>
      <w:b/>
      <w:bCs/>
      <w:rPrChange w:id="197" w:author="Nick Bernal" w:date="2026-08-03T22:21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semiHidden/>
    <w:rsid w:val="006D5EB9"/>
    <w:rPr>
      <w:b/>
      <w:bCs/>
      <w:color w:val="auto"/>
      <w:sz w:val="20"/>
    </w:rPr>
  </w:style>
  <w:style w:type="paragraph" w:styleId="Revision">
    <w:name w:val="Revision"/>
    <w:hidden/>
    <w:uiPriority w:val="99"/>
    <w:semiHidden/>
    <w:rsid w:val="002C6F83"/>
    <w:pPr>
      <w:spacing w:before="0" w:after="0" w:line="240" w:lineRule="auto"/>
      <w:pPrChange w:id="198" w:author="Nick Bernal" w:date="2026-08-03T22:21:00Z">
        <w:pPr/>
      </w:pPrChange>
    </w:pPr>
    <w:rPr>
      <w:color w:val="auto"/>
      <w:rPrChange w:id="198" w:author="Nick Bernal" w:date="2026-08-03T22:21:00Z">
        <w:rPr>
          <w:sz w:val="24"/>
          <w:lang w:val="en-US" w:eastAsia="en-US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023DAC3-D18D-6646-B3FE-197F0AD78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2025-01-15T22:13:00Z</dcterms:created>
  <dcterms:modified xsi:type="dcterms:W3CDTF">2026-08-04T02:21:00Z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405D14EB-134A-4D66-BAA6-5D216049468B}" pid="2" name="Source">
    <vt:lpwstr>Export to Word for RTE</vt:lpwstr>
  </property>
  <property fmtid="{405D14EB-134A-4D66-BAA6-5D216049468B}" pid="3" name="Version">
    <vt:lpwstr>2.0</vt:lpwstr>
  </property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