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D86C" w14:textId="77777777" w:rsidR="00745FFA" w:rsidRDefault="00AB3B99">
      <w:pPr>
        <w:numPr>
          <w:ilvl w:val="0"/>
          <w:numId w:val="25"/>
        </w:numPr>
        <w:rPr>
          <w:ins w:id="14" w:author="Author" w:date="2026-08-03T22:22:00Z" w16du:dateUtc="2026-08-04T02:22:00Z"/>
        </w:rPr>
      </w:pPr>
      <w:ins w:id="15" w:author="Author" w:date="2026-08-03T22:22:00Z" w16du:dateUtc="2026-08-04T02:22:00Z">
        <w:r>
          <w:t>test</w:t>
        </w:r>
      </w:ins>
    </w:p>
    <w:p w14:paraId="5C80881E" w14:textId="77777777" w:rsidR="00745FFA" w:rsidRDefault="00AB3B99">
      <w:pPr>
        <w:numPr>
          <w:ilvl w:val="0"/>
          <w:numId w:val="25"/>
        </w:numPr>
        <w:rPr>
          <w:ins w:id="16" w:author="Author" w:date="2026-08-03T22:22:00Z" w16du:dateUtc="2026-08-04T02:22:00Z"/>
        </w:rPr>
      </w:pPr>
      <w:ins w:id="17" w:author="Author" w:date="2026-08-03T22:22:00Z" w16du:dateUtc="2026-08-04T02:22:00Z">
        <w:r>
          <w:t>test</w:t>
        </w:r>
      </w:ins>
    </w:p>
    <w:p w14:paraId="49F2BB7E" w14:textId="77777777" w:rsidR="00745FFA" w:rsidRDefault="00AB3B99">
      <w:pPr>
        <w:numPr>
          <w:ilvl w:val="1"/>
          <w:numId w:val="25"/>
        </w:numPr>
        <w:rPr>
          <w:ins w:id="18" w:author="Author" w:date="2026-08-03T22:22:00Z" w16du:dateUtc="2026-08-04T02:22:00Z"/>
        </w:rPr>
      </w:pPr>
      <w:ins w:id="19" w:author="Author" w:date="2026-08-03T22:22:00Z" w16du:dateUtc="2026-08-04T02:22:00Z">
        <w:r>
          <w:t>test</w:t>
        </w:r>
      </w:ins>
    </w:p>
    <w:p w14:paraId="68D2053C" w14:textId="7BAEB5B4" w:rsidR="00120A95" w:rsidRPr="00605D1A" w:rsidRDefault="00AB3B99" w:rsidP="00874AA2">
      <w:pPr>
        <w:numPr>
          <w:ilvl w:val="0"/>
          <w:numId w:val="20"/>
        </w:numPr>
        <w:jc w:val="both"/>
        <w:rPr>
          <w:del w:id="20" w:author="Author" w:date="2026-08-03T22:22:00Z" w16du:dateUtc="2026-08-04T02:22:00Z"/>
          <w:sz w:val="22"/>
          <w:szCs w:val="22"/>
        </w:rPr>
      </w:pPr>
      <w:ins w:id="21" w:author="Author" w:date="2026-08-03T22:22:00Z" w16du:dateUtc="2026-08-04T02:22:00Z">
        <w:r>
          <w:t>test</w:t>
        </w:r>
      </w:ins>
      <w:del w:id="22" w:author="Author" w:date="2026-08-03T22:22:00Z" w16du:dateUtc="2026-08-04T02:22:00Z">
        <w:r w:rsidR="00326E4E">
          <w:rPr>
            <w:sz w:val="22"/>
            <w:szCs w:val="22"/>
            <w:u w:val="single"/>
          </w:rPr>
          <w:delText>Item 1</w:delText>
        </w:r>
        <w:r w:rsidR="0083066B">
          <w:rPr>
            <w:sz w:val="22"/>
            <w:szCs w:val="22"/>
          </w:rPr>
          <w:delText xml:space="preserve">.  </w:delText>
        </w:r>
        <w:r w:rsidR="00326E4E">
          <w:rPr>
            <w:sz w:val="22"/>
            <w:szCs w:val="22"/>
          </w:rPr>
          <w:delText>Text 1</w:delText>
        </w:r>
        <w:r w:rsidR="00EF3430" w:rsidRPr="00605D1A">
          <w:rPr>
            <w:sz w:val="22"/>
            <w:szCs w:val="22"/>
          </w:rPr>
          <w:delText>.</w:delText>
        </w:r>
      </w:del>
    </w:p>
    <w:p w14:paraId="5C1FBC6A" w14:textId="77777777" w:rsidR="0099472B" w:rsidRPr="00605D1A" w:rsidRDefault="0099472B" w:rsidP="00874AA2">
      <w:pPr>
        <w:jc w:val="both"/>
        <w:rPr>
          <w:del w:id="23" w:author="Author" w:date="2026-08-03T22:22:00Z" w16du:dateUtc="2026-08-04T02:22:00Z"/>
          <w:sz w:val="22"/>
          <w:szCs w:val="22"/>
        </w:rPr>
      </w:pPr>
    </w:p>
    <w:p w14:paraId="488C24BF" w14:textId="74809FD9" w:rsidR="00C05DD0" w:rsidRPr="00605D1A" w:rsidRDefault="009E69C4" w:rsidP="00874AA2">
      <w:pPr>
        <w:numPr>
          <w:ilvl w:val="0"/>
          <w:numId w:val="20"/>
        </w:numPr>
        <w:jc w:val="both"/>
        <w:rPr>
          <w:del w:id="24" w:author="Author" w:date="2026-08-03T22:22:00Z" w16du:dateUtc="2026-08-04T02:22:00Z"/>
          <w:sz w:val="22"/>
          <w:szCs w:val="22"/>
        </w:rPr>
      </w:pPr>
      <w:del w:id="25" w:author="Author" w:date="2026-08-03T22:22:00Z" w16du:dateUtc="2026-08-04T02:22:00Z">
        <w:r>
          <w:rPr>
            <w:sz w:val="22"/>
            <w:szCs w:val="22"/>
            <w:u w:val="single"/>
          </w:rPr>
          <w:delText>Item 2</w:delText>
        </w:r>
        <w:r w:rsidR="00EA69D0" w:rsidRPr="00605D1A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 2</w:delText>
        </w:r>
      </w:del>
    </w:p>
    <w:p w14:paraId="16C4AA31" w14:textId="77777777" w:rsidR="00B93E39" w:rsidRPr="00605D1A" w:rsidRDefault="00B93E39" w:rsidP="00874AA2">
      <w:pPr>
        <w:jc w:val="both"/>
        <w:rPr>
          <w:del w:id="26" w:author="Author" w:date="2026-08-03T22:22:00Z" w16du:dateUtc="2026-08-04T02:22:00Z"/>
          <w:sz w:val="22"/>
          <w:szCs w:val="22"/>
        </w:rPr>
      </w:pPr>
    </w:p>
    <w:p w14:paraId="11C1C736" w14:textId="0BD73AD5" w:rsidR="00B93E39" w:rsidRPr="00605D1A" w:rsidRDefault="009E69C4" w:rsidP="00874AA2">
      <w:pPr>
        <w:pStyle w:val="PD1L1"/>
        <w:numPr>
          <w:ilvl w:val="0"/>
          <w:numId w:val="20"/>
        </w:numPr>
        <w:jc w:val="both"/>
        <w:rPr>
          <w:del w:id="27" w:author="Author" w:date="2026-08-03T22:22:00Z" w16du:dateUtc="2026-08-04T02:22:00Z"/>
          <w:sz w:val="22"/>
          <w:szCs w:val="22"/>
          <w:u w:val="single"/>
        </w:rPr>
      </w:pPr>
      <w:del w:id="28" w:author="Author" w:date="2026-08-03T22:22:00Z" w16du:dateUtc="2026-08-04T02:22:00Z">
        <w:r>
          <w:rPr>
            <w:sz w:val="22"/>
            <w:szCs w:val="22"/>
            <w:u w:val="single"/>
          </w:rPr>
          <w:delText>Item 3.</w:delText>
        </w:r>
      </w:del>
    </w:p>
    <w:p w14:paraId="520418F0" w14:textId="66FDFF89" w:rsidR="003B75D1" w:rsidRPr="0083066B" w:rsidRDefault="009E69C4" w:rsidP="00874AA2">
      <w:pPr>
        <w:pStyle w:val="PD1L2"/>
        <w:numPr>
          <w:ilvl w:val="1"/>
          <w:numId w:val="20"/>
        </w:numPr>
        <w:jc w:val="both"/>
        <w:rPr>
          <w:del w:id="29" w:author="Author" w:date="2026-08-03T22:22:00Z" w16du:dateUtc="2026-08-04T02:22:00Z"/>
          <w:sz w:val="22"/>
          <w:szCs w:val="22"/>
        </w:rPr>
      </w:pPr>
      <w:del w:id="30" w:author="Author" w:date="2026-08-03T22:22:00Z" w16du:dateUtc="2026-08-04T02:22:00Z">
        <w:r>
          <w:rPr>
            <w:sz w:val="22"/>
            <w:szCs w:val="22"/>
            <w:u w:val="single"/>
          </w:rPr>
          <w:delText>Sub a</w:delText>
        </w:r>
        <w:r w:rsidR="00C4269E" w:rsidRPr="00605D1A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</w:delText>
        </w:r>
      </w:del>
    </w:p>
    <w:p w14:paraId="023DA37B" w14:textId="13488D93" w:rsidR="00B93E39" w:rsidRPr="00605D1A" w:rsidRDefault="009E69C4" w:rsidP="00874AA2">
      <w:pPr>
        <w:pStyle w:val="PD1L2"/>
        <w:numPr>
          <w:ilvl w:val="1"/>
          <w:numId w:val="20"/>
        </w:numPr>
        <w:jc w:val="both"/>
        <w:rPr>
          <w:del w:id="31" w:author="Author" w:date="2026-08-03T22:22:00Z" w16du:dateUtc="2026-08-04T02:22:00Z"/>
          <w:sz w:val="22"/>
          <w:szCs w:val="22"/>
        </w:rPr>
      </w:pPr>
      <w:del w:id="32" w:author="Author" w:date="2026-08-03T22:22:00Z" w16du:dateUtc="2026-08-04T02:22:00Z">
        <w:r>
          <w:rPr>
            <w:sz w:val="22"/>
            <w:szCs w:val="22"/>
            <w:u w:val="single"/>
          </w:rPr>
          <w:delText>Sub b</w:delText>
        </w:r>
        <w:r w:rsidR="00B93E39" w:rsidRPr="00605D1A">
          <w:rPr>
            <w:sz w:val="22"/>
            <w:szCs w:val="22"/>
          </w:rPr>
          <w:delText xml:space="preserve">. </w:delText>
        </w:r>
      </w:del>
    </w:p>
    <w:p w14:paraId="130AC856" w14:textId="64B1193F" w:rsidR="0083066B" w:rsidRPr="00605D1A" w:rsidRDefault="009E69C4" w:rsidP="00874AA2">
      <w:pPr>
        <w:numPr>
          <w:ilvl w:val="0"/>
          <w:numId w:val="20"/>
        </w:numPr>
        <w:jc w:val="both"/>
        <w:rPr>
          <w:del w:id="33" w:author="Author" w:date="2026-08-03T22:22:00Z" w16du:dateUtc="2026-08-04T02:22:00Z"/>
          <w:sz w:val="22"/>
          <w:szCs w:val="22"/>
        </w:rPr>
      </w:pPr>
      <w:del w:id="34" w:author="Author" w:date="2026-08-03T22:22:00Z" w16du:dateUtc="2026-08-04T02:22:00Z">
        <w:r>
          <w:rPr>
            <w:sz w:val="22"/>
            <w:szCs w:val="22"/>
            <w:u w:val="single"/>
          </w:rPr>
          <w:delText>First shown item</w:delText>
        </w:r>
        <w:r w:rsidR="0083066B" w:rsidRPr="00605D1A">
          <w:rPr>
            <w:sz w:val="22"/>
            <w:szCs w:val="22"/>
          </w:rPr>
          <w:delText xml:space="preserve">. </w:delText>
        </w:r>
        <w:r w:rsidR="00701A5A">
          <w:rPr>
            <w:sz w:val="22"/>
            <w:szCs w:val="22"/>
          </w:rPr>
          <w:delText xml:space="preserve">  </w:delText>
        </w:r>
        <w:r>
          <w:rPr>
            <w:sz w:val="22"/>
            <w:szCs w:val="22"/>
          </w:rPr>
          <w:delText>Text</w:delText>
        </w:r>
      </w:del>
    </w:p>
    <w:p w14:paraId="1FB43E45" w14:textId="77777777" w:rsidR="0083066B" w:rsidRPr="0083066B" w:rsidRDefault="0083066B" w:rsidP="00874AA2">
      <w:pPr>
        <w:ind w:left="360"/>
        <w:jc w:val="both"/>
        <w:rPr>
          <w:del w:id="35" w:author="Author" w:date="2026-08-03T22:22:00Z" w16du:dateUtc="2026-08-04T02:22:00Z"/>
          <w:sz w:val="22"/>
          <w:szCs w:val="22"/>
        </w:rPr>
      </w:pPr>
    </w:p>
    <w:p w14:paraId="60C5AB4A" w14:textId="02F8D0C1" w:rsidR="009E69C4" w:rsidRDefault="009E69C4" w:rsidP="00874AA2">
      <w:pPr>
        <w:numPr>
          <w:ilvl w:val="0"/>
          <w:numId w:val="20"/>
        </w:numPr>
        <w:jc w:val="both"/>
        <w:rPr>
          <w:del w:id="36" w:author="Author" w:date="2026-08-03T22:22:00Z" w16du:dateUtc="2026-08-04T02:22:00Z"/>
          <w:sz w:val="22"/>
          <w:szCs w:val="22"/>
        </w:rPr>
      </w:pPr>
      <w:del w:id="37" w:author="Author" w:date="2026-08-03T22:22:00Z" w16du:dateUtc="2026-08-04T02:22:00Z">
        <w:r>
          <w:rPr>
            <w:sz w:val="22"/>
            <w:szCs w:val="22"/>
            <w:u w:val="single"/>
          </w:rPr>
          <w:delText>Shown 2</w:delText>
        </w:r>
        <w:r w:rsidR="00120A95" w:rsidRPr="00605D1A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</w:delText>
        </w:r>
      </w:del>
    </w:p>
    <w:p w14:paraId="151F3456" w14:textId="684DBB74" w:rsidR="00B77F32" w:rsidRPr="00874AA2" w:rsidRDefault="00B77F32" w:rsidP="00874AA2">
      <w:pPr>
        <w:numPr>
          <w:ilvl w:val="0"/>
          <w:numId w:val="25"/>
        </w:numPr>
        <w:rPr>
          <w:rPrChange w:id="38" w:author="Author" w:date="2026-08-03T22:22:00Z" w16du:dateUtc="2026-08-04T02:22:00Z">
            <w:rPr>
              <w:sz w:val="22"/>
              <w:szCs w:val="22"/>
            </w:rPr>
          </w:rPrChange>
        </w:rPr>
        <w:pPrChange w:id="39" w:author="Author" w:date="2026-08-03T22:22:00Z" w16du:dateUtc="2026-08-04T02:22:00Z">
          <w:pPr/>
        </w:pPrChange>
      </w:pPr>
    </w:p>
    <w:sectPr w:rsidR="00B77F32" w:rsidRPr="00874AA2" w:rsidSect="00874A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0"/>
      <w:pgMar w:top="1440" w:right="1440" w:bottom="1440" w:left="1440" w:header="720" w:footer="720" w:gutter="0"/>
      <w:cols w:space="720"/>
      <w:noEndnote w:val="0"/>
      <w:titlePg w:val="0"/>
      <w:docGrid w:linePitch="360"/>
      <w:sectPrChange w:id="47" w:author="Author" w:date="2026-08-03T22:22:00Z" w16du:dateUtc="2026-08-04T02:22:00Z">
        <w:sectPr w:rsidR="00B77F32" w:rsidRPr="00874AA2" w:rsidSect="00874AA2">
          <w:pgSz w:code="1"/>
          <w:pgMar w:top="1440" w:right="1440" w:bottom="1440" w:left="1440" w:header="720" w:footer="720" w:gutter="0"/>
          <w:cols w:space="0"/>
          <w:noEndnote/>
          <w:titlePg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39FD4" w14:textId="77777777" w:rsidR="00AB3B99" w:rsidRDefault="00AB3B99">
      <w:r>
        <w:separator/>
      </w:r>
    </w:p>
  </w:endnote>
  <w:endnote w:type="continuationSeparator" w:id="0">
    <w:p w14:paraId="7E46D6F9" w14:textId="77777777" w:rsidR="00AB3B99" w:rsidRDefault="00AB3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8F0A0" w14:textId="77777777" w:rsidR="00A30FC9" w:rsidRDefault="00A30FC9" w:rsidP="00874AA2">
    <w:pPr>
      <w:pStyle w:val="PD1L5"/>
      <w:pPrChange w:id="43" w:author="Author" w:date="2026-08-03T22:22:00Z" w16du:dateUtc="2026-08-04T02:22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97F7C" w14:textId="77777777" w:rsidR="00A30FC9" w:rsidRPr="00EA69D0" w:rsidRDefault="00A30FC9" w:rsidP="00874AA2">
    <w:pPr>
      <w:pStyle w:val="PD1L5"/>
      <w:pPrChange w:id="44" w:author="Author" w:date="2026-08-03T22:22:00Z" w16du:dateUtc="2026-08-04T02:22:00Z">
        <w:pPr>
          <w:pStyle w:val="DocID"/>
          <w:ind w:left="0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C8A1" w14:textId="77777777" w:rsidR="00A30FC9" w:rsidRPr="00EA69D0" w:rsidRDefault="00A30FC9" w:rsidP="00874AA2">
    <w:pPr>
      <w:pStyle w:val="PD1L5"/>
      <w:pPrChange w:id="46" w:author="Author" w:date="2026-08-03T22:22:00Z" w16du:dateUtc="2026-08-04T02:22:00Z">
        <w:pPr>
          <w:pStyle w:val="DocID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C3C3E" w14:textId="77777777" w:rsidR="00AB3B99" w:rsidRDefault="00AB3B99">
      <w:r>
        <w:separator/>
      </w:r>
    </w:p>
  </w:footnote>
  <w:footnote w:type="continuationSeparator" w:id="0">
    <w:p w14:paraId="6574D23F" w14:textId="77777777" w:rsidR="00AB3B99" w:rsidRDefault="00AB3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9F10" w14:textId="77777777" w:rsidR="00A30FC9" w:rsidRDefault="00A30FC9" w:rsidP="00874AA2">
    <w:pPr>
      <w:pStyle w:val="PD1L3"/>
      <w:pPrChange w:id="40" w:author="Author" w:date="2026-08-03T22:22:00Z" w16du:dateUtc="2026-08-04T02:22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386E7" w14:textId="77777777" w:rsidR="00A30FC9" w:rsidRPr="00874AA2" w:rsidRDefault="00A30FC9" w:rsidP="00874AA2">
    <w:pPr>
      <w:pStyle w:val="PD1L3"/>
      <w:rPr>
        <w:rPrChange w:id="41" w:author="Author" w:date="2026-08-03T22:22:00Z" w16du:dateUtc="2026-08-04T02:22:00Z">
          <w:rPr>
            <w:b/>
            <w:u w:val="single"/>
          </w:rPr>
        </w:rPrChange>
      </w:rPr>
      <w:pPrChange w:id="42" w:author="Author" w:date="2026-08-03T22:22:00Z" w16du:dateUtc="2026-08-04T02:22:00Z">
        <w:pPr>
          <w:pStyle w:val="Header"/>
          <w:jc w:val="cent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8754" w14:textId="77777777" w:rsidR="00A30FC9" w:rsidRDefault="00A30FC9" w:rsidP="00874AA2">
    <w:pPr>
      <w:pStyle w:val="PD1L3"/>
      <w:pPrChange w:id="45" w:author="Author" w:date="2026-08-03T22:22:00Z" w16du:dateUtc="2026-08-04T02:2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9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0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82915140">
    <w:abstractNumId w:val="21"/>
  </w:num>
  <w:num w:numId="2" w16cid:durableId="512033781">
    <w:abstractNumId w:val="24"/>
  </w:num>
  <w:num w:numId="3" w16cid:durableId="799348429">
    <w:abstractNumId w:val="15"/>
  </w:num>
  <w:num w:numId="4" w16cid:durableId="1952123215">
    <w:abstractNumId w:val="9"/>
  </w:num>
  <w:num w:numId="5" w16cid:durableId="1892687767">
    <w:abstractNumId w:val="20"/>
  </w:num>
  <w:num w:numId="6" w16cid:durableId="101804197">
    <w:abstractNumId w:val="10"/>
  </w:num>
  <w:num w:numId="7" w16cid:durableId="1282305008">
    <w:abstractNumId w:val="11"/>
  </w:num>
  <w:num w:numId="8" w16cid:durableId="980576470">
    <w:abstractNumId w:val="16"/>
  </w:num>
  <w:num w:numId="9" w16cid:durableId="1295984467">
    <w:abstractNumId w:val="6"/>
  </w:num>
  <w:num w:numId="10" w16cid:durableId="445151919">
    <w:abstractNumId w:val="12"/>
  </w:num>
  <w:num w:numId="11" w16cid:durableId="1239747226">
    <w:abstractNumId w:val="4"/>
  </w:num>
  <w:num w:numId="12" w16cid:durableId="106318081">
    <w:abstractNumId w:val="23"/>
  </w:num>
  <w:num w:numId="13" w16cid:durableId="875240124">
    <w:abstractNumId w:val="8"/>
  </w:num>
  <w:num w:numId="14" w16cid:durableId="1165434806">
    <w:abstractNumId w:val="22"/>
  </w:num>
  <w:num w:numId="15" w16cid:durableId="1834099838">
    <w:abstractNumId w:val="7"/>
  </w:num>
  <w:num w:numId="16" w16cid:durableId="556860514">
    <w:abstractNumId w:val="0"/>
  </w:num>
  <w:num w:numId="17" w16cid:durableId="50153504">
    <w:abstractNumId w:val="13"/>
  </w:num>
  <w:num w:numId="18" w16cid:durableId="1426422403">
    <w:abstractNumId w:val="17"/>
  </w:num>
  <w:num w:numId="19" w16cid:durableId="1551574621">
    <w:abstractNumId w:val="3"/>
  </w:num>
  <w:num w:numId="20" w16cid:durableId="506405347">
    <w:abstractNumId w:val="14"/>
  </w:num>
  <w:num w:numId="21" w16cid:durableId="1977055867">
    <w:abstractNumId w:val="2"/>
  </w:num>
  <w:num w:numId="22" w16cid:durableId="1899514978">
    <w:abstractNumId w:val="1"/>
  </w:num>
  <w:num w:numId="23" w16cid:durableId="1645236330">
    <w:abstractNumId w:val="5"/>
  </w:num>
  <w:num w:numId="24" w16cid:durableId="292642137">
    <w:abstractNumId w:val="18"/>
  </w:num>
  <w:num w:numId="25" w16cid:durableId="4855174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D3"/>
    <w:rsid w:val="00002EF9"/>
    <w:rsid w:val="00004A52"/>
    <w:rsid w:val="00005F04"/>
    <w:rsid w:val="00023D4E"/>
    <w:rsid w:val="000278B8"/>
    <w:rsid w:val="00027BEC"/>
    <w:rsid w:val="00032201"/>
    <w:rsid w:val="0003306C"/>
    <w:rsid w:val="00041CDA"/>
    <w:rsid w:val="00043214"/>
    <w:rsid w:val="000604F8"/>
    <w:rsid w:val="00062126"/>
    <w:rsid w:val="000843F3"/>
    <w:rsid w:val="00097F38"/>
    <w:rsid w:val="000B0B41"/>
    <w:rsid w:val="000B70E9"/>
    <w:rsid w:val="000C2DB6"/>
    <w:rsid w:val="000E3ADB"/>
    <w:rsid w:val="000E4E88"/>
    <w:rsid w:val="000F508E"/>
    <w:rsid w:val="001035F7"/>
    <w:rsid w:val="00103AEF"/>
    <w:rsid w:val="00112874"/>
    <w:rsid w:val="00112B11"/>
    <w:rsid w:val="00115F62"/>
    <w:rsid w:val="00120A95"/>
    <w:rsid w:val="001212E0"/>
    <w:rsid w:val="00122D35"/>
    <w:rsid w:val="001243E4"/>
    <w:rsid w:val="00135EDA"/>
    <w:rsid w:val="00140D69"/>
    <w:rsid w:val="00150A09"/>
    <w:rsid w:val="00153B52"/>
    <w:rsid w:val="0016676E"/>
    <w:rsid w:val="0017352C"/>
    <w:rsid w:val="001842CB"/>
    <w:rsid w:val="00187DC0"/>
    <w:rsid w:val="001A0362"/>
    <w:rsid w:val="001C19C1"/>
    <w:rsid w:val="001C36E3"/>
    <w:rsid w:val="001D1D94"/>
    <w:rsid w:val="001D32B7"/>
    <w:rsid w:val="001D629C"/>
    <w:rsid w:val="001E3946"/>
    <w:rsid w:val="001E555A"/>
    <w:rsid w:val="001E5CCC"/>
    <w:rsid w:val="001F4DBB"/>
    <w:rsid w:val="001F77DC"/>
    <w:rsid w:val="001F793D"/>
    <w:rsid w:val="002016A9"/>
    <w:rsid w:val="00202441"/>
    <w:rsid w:val="0021097F"/>
    <w:rsid w:val="00214F92"/>
    <w:rsid w:val="0021673C"/>
    <w:rsid w:val="002178B0"/>
    <w:rsid w:val="00233D7B"/>
    <w:rsid w:val="002376DB"/>
    <w:rsid w:val="002424E1"/>
    <w:rsid w:val="00260D1C"/>
    <w:rsid w:val="00262D89"/>
    <w:rsid w:val="00263704"/>
    <w:rsid w:val="00263BDF"/>
    <w:rsid w:val="0026483F"/>
    <w:rsid w:val="00276B18"/>
    <w:rsid w:val="00280EDD"/>
    <w:rsid w:val="0028597A"/>
    <w:rsid w:val="00293D76"/>
    <w:rsid w:val="00294D2B"/>
    <w:rsid w:val="00297699"/>
    <w:rsid w:val="002A2EBF"/>
    <w:rsid w:val="002B1448"/>
    <w:rsid w:val="002B5067"/>
    <w:rsid w:val="002C703E"/>
    <w:rsid w:val="002D1EC5"/>
    <w:rsid w:val="002D4B74"/>
    <w:rsid w:val="002E3C9B"/>
    <w:rsid w:val="002E65D8"/>
    <w:rsid w:val="002F3D8F"/>
    <w:rsid w:val="002F475B"/>
    <w:rsid w:val="002F6708"/>
    <w:rsid w:val="002F788F"/>
    <w:rsid w:val="003104CE"/>
    <w:rsid w:val="00313CF5"/>
    <w:rsid w:val="00315874"/>
    <w:rsid w:val="00324388"/>
    <w:rsid w:val="00326E4E"/>
    <w:rsid w:val="003314B7"/>
    <w:rsid w:val="00351629"/>
    <w:rsid w:val="0035392A"/>
    <w:rsid w:val="00355C66"/>
    <w:rsid w:val="003561A8"/>
    <w:rsid w:val="0036046D"/>
    <w:rsid w:val="00360BC7"/>
    <w:rsid w:val="00360F1B"/>
    <w:rsid w:val="00363AA6"/>
    <w:rsid w:val="00364BB2"/>
    <w:rsid w:val="003774DA"/>
    <w:rsid w:val="00377AB4"/>
    <w:rsid w:val="00382F02"/>
    <w:rsid w:val="00384D55"/>
    <w:rsid w:val="00394DF3"/>
    <w:rsid w:val="00395756"/>
    <w:rsid w:val="003A1F79"/>
    <w:rsid w:val="003A2F2C"/>
    <w:rsid w:val="003A4303"/>
    <w:rsid w:val="003B2ADF"/>
    <w:rsid w:val="003B4FBB"/>
    <w:rsid w:val="003B75D1"/>
    <w:rsid w:val="003C03E1"/>
    <w:rsid w:val="003C1D14"/>
    <w:rsid w:val="003C58BC"/>
    <w:rsid w:val="003D5E8A"/>
    <w:rsid w:val="003E1A2C"/>
    <w:rsid w:val="003E214F"/>
    <w:rsid w:val="003E49DC"/>
    <w:rsid w:val="003E7C24"/>
    <w:rsid w:val="003F1331"/>
    <w:rsid w:val="003F1D10"/>
    <w:rsid w:val="003F4989"/>
    <w:rsid w:val="003F77B2"/>
    <w:rsid w:val="00401DED"/>
    <w:rsid w:val="00414615"/>
    <w:rsid w:val="00414E7B"/>
    <w:rsid w:val="0042084C"/>
    <w:rsid w:val="004213DF"/>
    <w:rsid w:val="00422E34"/>
    <w:rsid w:val="0042572D"/>
    <w:rsid w:val="00432947"/>
    <w:rsid w:val="0043682E"/>
    <w:rsid w:val="00451287"/>
    <w:rsid w:val="00454CEA"/>
    <w:rsid w:val="004612D0"/>
    <w:rsid w:val="004617A9"/>
    <w:rsid w:val="00473C32"/>
    <w:rsid w:val="004750BD"/>
    <w:rsid w:val="0049461A"/>
    <w:rsid w:val="004948BE"/>
    <w:rsid w:val="004A65FB"/>
    <w:rsid w:val="004C1611"/>
    <w:rsid w:val="004C2223"/>
    <w:rsid w:val="004D0741"/>
    <w:rsid w:val="004D605C"/>
    <w:rsid w:val="004D6E70"/>
    <w:rsid w:val="004E13B4"/>
    <w:rsid w:val="004F3F83"/>
    <w:rsid w:val="004F4B49"/>
    <w:rsid w:val="0050372F"/>
    <w:rsid w:val="005178F7"/>
    <w:rsid w:val="0053018B"/>
    <w:rsid w:val="00541C4B"/>
    <w:rsid w:val="00544E05"/>
    <w:rsid w:val="00545008"/>
    <w:rsid w:val="005470EF"/>
    <w:rsid w:val="00551756"/>
    <w:rsid w:val="0056443C"/>
    <w:rsid w:val="00564A77"/>
    <w:rsid w:val="00573405"/>
    <w:rsid w:val="005805B8"/>
    <w:rsid w:val="00584236"/>
    <w:rsid w:val="005908E4"/>
    <w:rsid w:val="005909DA"/>
    <w:rsid w:val="005A2495"/>
    <w:rsid w:val="005B28A2"/>
    <w:rsid w:val="005C1D0E"/>
    <w:rsid w:val="005D7267"/>
    <w:rsid w:val="005E0865"/>
    <w:rsid w:val="005E2EFF"/>
    <w:rsid w:val="005E3FE8"/>
    <w:rsid w:val="005F5A01"/>
    <w:rsid w:val="0060577C"/>
    <w:rsid w:val="00605D1A"/>
    <w:rsid w:val="0061400E"/>
    <w:rsid w:val="00622042"/>
    <w:rsid w:val="00624602"/>
    <w:rsid w:val="00627DF0"/>
    <w:rsid w:val="006379BD"/>
    <w:rsid w:val="006523A7"/>
    <w:rsid w:val="00652E45"/>
    <w:rsid w:val="00664D7A"/>
    <w:rsid w:val="006670D1"/>
    <w:rsid w:val="006844A4"/>
    <w:rsid w:val="00685EDD"/>
    <w:rsid w:val="006918C5"/>
    <w:rsid w:val="00693F87"/>
    <w:rsid w:val="006B3A7C"/>
    <w:rsid w:val="006C6DE2"/>
    <w:rsid w:val="006D0003"/>
    <w:rsid w:val="006D6903"/>
    <w:rsid w:val="006E6081"/>
    <w:rsid w:val="006F0447"/>
    <w:rsid w:val="006F5E18"/>
    <w:rsid w:val="00701A5A"/>
    <w:rsid w:val="00703B4E"/>
    <w:rsid w:val="0070642A"/>
    <w:rsid w:val="007100A9"/>
    <w:rsid w:val="00713B58"/>
    <w:rsid w:val="007203DC"/>
    <w:rsid w:val="00724695"/>
    <w:rsid w:val="00724781"/>
    <w:rsid w:val="007260B4"/>
    <w:rsid w:val="007263A4"/>
    <w:rsid w:val="0073100D"/>
    <w:rsid w:val="00735D6D"/>
    <w:rsid w:val="007439D3"/>
    <w:rsid w:val="00745FFA"/>
    <w:rsid w:val="00747332"/>
    <w:rsid w:val="00747D84"/>
    <w:rsid w:val="00750E3C"/>
    <w:rsid w:val="00753892"/>
    <w:rsid w:val="00756E64"/>
    <w:rsid w:val="00760A92"/>
    <w:rsid w:val="00763E15"/>
    <w:rsid w:val="007741E5"/>
    <w:rsid w:val="00775FFB"/>
    <w:rsid w:val="007816D3"/>
    <w:rsid w:val="00783D2C"/>
    <w:rsid w:val="007928D4"/>
    <w:rsid w:val="007B0CD4"/>
    <w:rsid w:val="007B38AA"/>
    <w:rsid w:val="007C5E70"/>
    <w:rsid w:val="007C6330"/>
    <w:rsid w:val="007D0A45"/>
    <w:rsid w:val="007D11A3"/>
    <w:rsid w:val="007D1513"/>
    <w:rsid w:val="007E0AD3"/>
    <w:rsid w:val="007E45CF"/>
    <w:rsid w:val="007F12E3"/>
    <w:rsid w:val="007F514B"/>
    <w:rsid w:val="007F6959"/>
    <w:rsid w:val="007F6D54"/>
    <w:rsid w:val="00802E83"/>
    <w:rsid w:val="00812F0D"/>
    <w:rsid w:val="00823056"/>
    <w:rsid w:val="008269BE"/>
    <w:rsid w:val="00827471"/>
    <w:rsid w:val="0083066B"/>
    <w:rsid w:val="00831695"/>
    <w:rsid w:val="008355F8"/>
    <w:rsid w:val="00836422"/>
    <w:rsid w:val="008374C4"/>
    <w:rsid w:val="00837A81"/>
    <w:rsid w:val="00851852"/>
    <w:rsid w:val="00855A3B"/>
    <w:rsid w:val="00857F64"/>
    <w:rsid w:val="008601A7"/>
    <w:rsid w:val="008607FE"/>
    <w:rsid w:val="00864ACB"/>
    <w:rsid w:val="008740BE"/>
    <w:rsid w:val="008743CD"/>
    <w:rsid w:val="00874AA2"/>
    <w:rsid w:val="0089095F"/>
    <w:rsid w:val="008A4633"/>
    <w:rsid w:val="008B04F8"/>
    <w:rsid w:val="008B0C6C"/>
    <w:rsid w:val="008B0DDA"/>
    <w:rsid w:val="008B51CC"/>
    <w:rsid w:val="008C2960"/>
    <w:rsid w:val="008C3DD0"/>
    <w:rsid w:val="008D46CD"/>
    <w:rsid w:val="008F0694"/>
    <w:rsid w:val="00906B9E"/>
    <w:rsid w:val="00911ABF"/>
    <w:rsid w:val="009170E4"/>
    <w:rsid w:val="00917272"/>
    <w:rsid w:val="00921534"/>
    <w:rsid w:val="009263E2"/>
    <w:rsid w:val="009307C8"/>
    <w:rsid w:val="00932510"/>
    <w:rsid w:val="009365CB"/>
    <w:rsid w:val="00937852"/>
    <w:rsid w:val="00937C0D"/>
    <w:rsid w:val="009458D8"/>
    <w:rsid w:val="00946065"/>
    <w:rsid w:val="00953DB4"/>
    <w:rsid w:val="00973F2C"/>
    <w:rsid w:val="0097484C"/>
    <w:rsid w:val="00974996"/>
    <w:rsid w:val="00975893"/>
    <w:rsid w:val="00976D22"/>
    <w:rsid w:val="009813C8"/>
    <w:rsid w:val="00985B46"/>
    <w:rsid w:val="0099472B"/>
    <w:rsid w:val="009969DB"/>
    <w:rsid w:val="009A69C5"/>
    <w:rsid w:val="009C0513"/>
    <w:rsid w:val="009E69C4"/>
    <w:rsid w:val="009F2C74"/>
    <w:rsid w:val="009F4F48"/>
    <w:rsid w:val="009F5840"/>
    <w:rsid w:val="00A02C1F"/>
    <w:rsid w:val="00A031D2"/>
    <w:rsid w:val="00A23366"/>
    <w:rsid w:val="00A30FC9"/>
    <w:rsid w:val="00A31698"/>
    <w:rsid w:val="00A32AEB"/>
    <w:rsid w:val="00A330DB"/>
    <w:rsid w:val="00A37D4F"/>
    <w:rsid w:val="00A45622"/>
    <w:rsid w:val="00A45809"/>
    <w:rsid w:val="00A5016C"/>
    <w:rsid w:val="00A551C5"/>
    <w:rsid w:val="00A67848"/>
    <w:rsid w:val="00A764B8"/>
    <w:rsid w:val="00A77891"/>
    <w:rsid w:val="00A927F6"/>
    <w:rsid w:val="00AA04CE"/>
    <w:rsid w:val="00AA2582"/>
    <w:rsid w:val="00AA5101"/>
    <w:rsid w:val="00AB2838"/>
    <w:rsid w:val="00AB3B99"/>
    <w:rsid w:val="00AB4D7F"/>
    <w:rsid w:val="00AB56B1"/>
    <w:rsid w:val="00AB7CE4"/>
    <w:rsid w:val="00AC0078"/>
    <w:rsid w:val="00AC52D4"/>
    <w:rsid w:val="00AC65F1"/>
    <w:rsid w:val="00AD6AD8"/>
    <w:rsid w:val="00AE01E4"/>
    <w:rsid w:val="00AE03ED"/>
    <w:rsid w:val="00AE1A48"/>
    <w:rsid w:val="00AF00D3"/>
    <w:rsid w:val="00B028D1"/>
    <w:rsid w:val="00B050E8"/>
    <w:rsid w:val="00B2388C"/>
    <w:rsid w:val="00B23D7E"/>
    <w:rsid w:val="00B30F1E"/>
    <w:rsid w:val="00B44EBF"/>
    <w:rsid w:val="00B458DD"/>
    <w:rsid w:val="00B45B3E"/>
    <w:rsid w:val="00B46FD9"/>
    <w:rsid w:val="00B53A1C"/>
    <w:rsid w:val="00B54B20"/>
    <w:rsid w:val="00B661B8"/>
    <w:rsid w:val="00B67B67"/>
    <w:rsid w:val="00B70688"/>
    <w:rsid w:val="00B76DBF"/>
    <w:rsid w:val="00B77F32"/>
    <w:rsid w:val="00B93E39"/>
    <w:rsid w:val="00BB1758"/>
    <w:rsid w:val="00BB256C"/>
    <w:rsid w:val="00BB4B94"/>
    <w:rsid w:val="00BB5C46"/>
    <w:rsid w:val="00BB62F4"/>
    <w:rsid w:val="00BD035C"/>
    <w:rsid w:val="00BD2100"/>
    <w:rsid w:val="00BD226D"/>
    <w:rsid w:val="00BE4133"/>
    <w:rsid w:val="00BF6BF9"/>
    <w:rsid w:val="00BF7929"/>
    <w:rsid w:val="00C05DD0"/>
    <w:rsid w:val="00C10874"/>
    <w:rsid w:val="00C10927"/>
    <w:rsid w:val="00C163B9"/>
    <w:rsid w:val="00C23CDC"/>
    <w:rsid w:val="00C268A1"/>
    <w:rsid w:val="00C32D6F"/>
    <w:rsid w:val="00C32FE4"/>
    <w:rsid w:val="00C33DFC"/>
    <w:rsid w:val="00C4269E"/>
    <w:rsid w:val="00C50A0E"/>
    <w:rsid w:val="00C553FD"/>
    <w:rsid w:val="00C56EF4"/>
    <w:rsid w:val="00C62034"/>
    <w:rsid w:val="00C676BD"/>
    <w:rsid w:val="00C7283E"/>
    <w:rsid w:val="00C75E72"/>
    <w:rsid w:val="00C81586"/>
    <w:rsid w:val="00C934E2"/>
    <w:rsid w:val="00CA29F4"/>
    <w:rsid w:val="00CC2E19"/>
    <w:rsid w:val="00CC3C3F"/>
    <w:rsid w:val="00CD37AC"/>
    <w:rsid w:val="00CD45EA"/>
    <w:rsid w:val="00CD6C0C"/>
    <w:rsid w:val="00CE0D03"/>
    <w:rsid w:val="00CE1A25"/>
    <w:rsid w:val="00CE5176"/>
    <w:rsid w:val="00CE6CE4"/>
    <w:rsid w:val="00CF0FC6"/>
    <w:rsid w:val="00CF4929"/>
    <w:rsid w:val="00CF4FD2"/>
    <w:rsid w:val="00CF5A29"/>
    <w:rsid w:val="00CF7299"/>
    <w:rsid w:val="00D0336E"/>
    <w:rsid w:val="00D03DE3"/>
    <w:rsid w:val="00D130AD"/>
    <w:rsid w:val="00D16E9D"/>
    <w:rsid w:val="00D1753E"/>
    <w:rsid w:val="00D22054"/>
    <w:rsid w:val="00D23EF5"/>
    <w:rsid w:val="00D25FAC"/>
    <w:rsid w:val="00D277E6"/>
    <w:rsid w:val="00D32F50"/>
    <w:rsid w:val="00D4710A"/>
    <w:rsid w:val="00D57651"/>
    <w:rsid w:val="00D63D4C"/>
    <w:rsid w:val="00D672CF"/>
    <w:rsid w:val="00D9344D"/>
    <w:rsid w:val="00DB191B"/>
    <w:rsid w:val="00DB7942"/>
    <w:rsid w:val="00DC52CC"/>
    <w:rsid w:val="00DD6F65"/>
    <w:rsid w:val="00DE2408"/>
    <w:rsid w:val="00DE5C6B"/>
    <w:rsid w:val="00DE79EC"/>
    <w:rsid w:val="00DE7BCE"/>
    <w:rsid w:val="00DF7AF7"/>
    <w:rsid w:val="00E10870"/>
    <w:rsid w:val="00E110A8"/>
    <w:rsid w:val="00E1165D"/>
    <w:rsid w:val="00E166F1"/>
    <w:rsid w:val="00E2084D"/>
    <w:rsid w:val="00E26868"/>
    <w:rsid w:val="00E33349"/>
    <w:rsid w:val="00E40ACF"/>
    <w:rsid w:val="00E41D5F"/>
    <w:rsid w:val="00E51AEF"/>
    <w:rsid w:val="00E5419B"/>
    <w:rsid w:val="00E62964"/>
    <w:rsid w:val="00E774F9"/>
    <w:rsid w:val="00E80CDE"/>
    <w:rsid w:val="00E8557E"/>
    <w:rsid w:val="00E86327"/>
    <w:rsid w:val="00E97A60"/>
    <w:rsid w:val="00EA2045"/>
    <w:rsid w:val="00EA637E"/>
    <w:rsid w:val="00EA69D0"/>
    <w:rsid w:val="00EA74E7"/>
    <w:rsid w:val="00EA76D7"/>
    <w:rsid w:val="00EA7F68"/>
    <w:rsid w:val="00EB3CC3"/>
    <w:rsid w:val="00EC0977"/>
    <w:rsid w:val="00EC226F"/>
    <w:rsid w:val="00EC277A"/>
    <w:rsid w:val="00EC33B4"/>
    <w:rsid w:val="00ED017F"/>
    <w:rsid w:val="00EF3430"/>
    <w:rsid w:val="00F06905"/>
    <w:rsid w:val="00F113B3"/>
    <w:rsid w:val="00F23D71"/>
    <w:rsid w:val="00F36CD5"/>
    <w:rsid w:val="00F479FB"/>
    <w:rsid w:val="00F57C7B"/>
    <w:rsid w:val="00F6010B"/>
    <w:rsid w:val="00F61AE4"/>
    <w:rsid w:val="00F63010"/>
    <w:rsid w:val="00F779CE"/>
    <w:rsid w:val="00F81959"/>
    <w:rsid w:val="00F82CFB"/>
    <w:rsid w:val="00F91DD6"/>
    <w:rsid w:val="00F9209E"/>
    <w:rsid w:val="00FA477E"/>
    <w:rsid w:val="00FB1843"/>
    <w:rsid w:val="00FB3E11"/>
    <w:rsid w:val="00FB4D59"/>
    <w:rsid w:val="00FB7220"/>
    <w:rsid w:val="00FC0FA9"/>
    <w:rsid w:val="00FC6336"/>
    <w:rsid w:val="00FD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A12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uiPriority="10" w:qFormat="1"/>
    <w:lsdException w:name="Subtitle" w:uiPriority="11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pPr>
      <w:pPrChange w:id="0" w:author="Author" w:date="2026-08-03T22:22:00Z">
        <w:pPr/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0" w:author="Author" w:date="2026-08-03T22:22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  <w:pPrChange w:id="1" w:author="Author" w:date="2026-08-03T22:22:00Z">
        <w:pPr>
          <w:keepNext/>
          <w:spacing w:line="480" w:lineRule="auto"/>
          <w:jc w:val="center"/>
          <w:outlineLvl w:val="0"/>
        </w:pPr>
      </w:pPrChange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rPrChange w:id="1" w:author="Author" w:date="2026-08-03T22:22:00Z">
        <w:rPr>
          <w:rFonts w:ascii="Arial" w:eastAsiaTheme="minorHAnsi" w:hAnsi="Arial" w:cs="Times New Roman (Body CS)"/>
          <w:kern w:val="2"/>
          <w:sz w:val="24"/>
          <w:szCs w:val="24"/>
          <w:u w:val="single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  <w:pPrChange w:id="2" w:author="Author" w:date="2026-08-03T22:22:00Z">
        <w:pPr>
          <w:keepNext/>
          <w:spacing w:line="360" w:lineRule="auto"/>
          <w:outlineLvl w:val="1"/>
        </w:pPr>
      </w:pPrChange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rPrChange w:id="2" w:author="Author" w:date="2026-08-03T22:22:00Z">
        <w:rPr>
          <w:rFonts w:ascii="Arial" w:eastAsiaTheme="minorHAnsi" w:hAnsi="Arial" w:cs="Times New Roman (Body CS)"/>
          <w:kern w:val="2"/>
          <w:sz w:val="24"/>
          <w:szCs w:val="24"/>
          <w:u w:val="single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  <w:pPrChange w:id="3" w:author="Author" w:date="2026-08-03T22:22:00Z">
        <w:pPr>
          <w:keepNext/>
          <w:keepLines/>
          <w:spacing w:before="160" w:after="80"/>
          <w:outlineLvl w:val="2"/>
        </w:pPr>
      </w:pPrChange>
    </w:pPr>
    <w:rPr>
      <w:rFonts w:eastAsiaTheme="majorEastAsia" w:cstheme="majorBidi"/>
      <w:color w:val="2E74B5" w:themeColor="accent1" w:themeShade="BF"/>
      <w:sz w:val="28"/>
      <w:szCs w:val="28"/>
      <w:rPrChange w:id="3" w:author="Author" w:date="2026-08-03T22:22:00Z">
        <w:rPr>
          <w:rFonts w:ascii="Arial" w:eastAsiaTheme="majorEastAsia" w:hAnsi="Arial" w:cstheme="majorBidi"/>
          <w:color w:val="2E74B5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  <w:pPrChange w:id="4" w:author="Author" w:date="2026-08-03T22:22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2E74B5" w:themeColor="accent1" w:themeShade="BF"/>
      <w:rPrChange w:id="4" w:author="Author" w:date="2026-08-03T22:22:00Z">
        <w:rPr>
          <w:rFonts w:ascii="Arial" w:eastAsiaTheme="majorEastAsia" w:hAnsi="Arial" w:cstheme="majorBidi"/>
          <w:i/>
          <w:iCs/>
          <w:color w:val="2E74B5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  <w:pPrChange w:id="5" w:author="Author" w:date="2026-08-03T22:22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2E74B5" w:themeColor="accent1" w:themeShade="BF"/>
      <w:rPrChange w:id="5" w:author="Author" w:date="2026-08-03T22:22:00Z">
        <w:rPr>
          <w:rFonts w:ascii="Arial" w:eastAsiaTheme="majorEastAsia" w:hAnsi="Arial" w:cstheme="majorBidi"/>
          <w:color w:val="2E74B5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  <w:pPrChange w:id="6" w:author="Author" w:date="2026-08-03T22:22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Author" w:date="2026-08-03T22:22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  <w:pPrChange w:id="7" w:author="Author" w:date="2026-08-03T22:22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Author" w:date="2026-08-03T22:22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  <w:pPrChange w:id="8" w:author="Author" w:date="2026-08-03T22:22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Author" w:date="2026-08-03T22:22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  <w:pPrChange w:id="9" w:author="Author" w:date="2026-08-03T22:22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Author" w:date="2026-08-03T22:22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pPr>
      <w:spacing w:line="480" w:lineRule="auto"/>
      <w:jc w:val="both"/>
    </w:p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  <w:pPrChange w:id="10" w:author="Author" w:date="2026-08-03T22:22:00Z">
        <w:pPr>
          <w:spacing w:line="360" w:lineRule="auto"/>
          <w:jc w:val="center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Author" w:date="2026-08-03T22:22:00Z">
        <w:rPr>
          <w:rFonts w:ascii="Arial" w:eastAsiaTheme="minorHAnsi" w:hAnsi="Arial" w:cs="Times New Roman (Body CS)"/>
          <w:kern w:val="2"/>
          <w:sz w:val="24"/>
          <w:szCs w:val="24"/>
          <w:u w:val="single"/>
          <w:lang w:val="en-US" w:eastAsia="en-US" w:bidi="ar-SA"/>
          <w14:ligatures w14:val="standardContextual"/>
        </w:rPr>
      </w:rPrChange>
    </w:rPr>
  </w:style>
  <w:style w:type="paragraph" w:styleId="BodyText2">
    <w:name w:val="Body Text 2"/>
    <w:basedOn w:val="Normal"/>
    <w:pPr>
      <w:spacing w:line="360" w:lineRule="auto"/>
    </w:pPr>
    <w:rPr>
      <w:sz w:val="20"/>
    </w:rPr>
  </w:style>
  <w:style w:type="character" w:customStyle="1" w:styleId="BodyTextChar">
    <w:name w:val="Body Text Char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rsid w:val="00BE4133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BB5C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307C8"/>
    <w:rPr>
      <w:sz w:val="24"/>
      <w:szCs w:val="24"/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</w:pPr>
    <w:rPr>
      <w:szCs w:val="20"/>
    </w:rPr>
  </w:style>
  <w:style w:type="paragraph" w:styleId="List3">
    <w:name w:val="List 3"/>
    <w:basedOn w:val="Normal"/>
    <w:rsid w:val="005178F7"/>
    <w:pPr>
      <w:widowControl w:val="0"/>
      <w:autoSpaceDE w:val="0"/>
      <w:autoSpaceDN w:val="0"/>
      <w:adjustRightInd w:val="0"/>
      <w:ind w:left="1080" w:hanging="360"/>
    </w:pPr>
    <w:rPr>
      <w:sz w:val="20"/>
    </w:rPr>
  </w:style>
  <w:style w:type="paragraph" w:styleId="List2">
    <w:name w:val="List 2"/>
    <w:basedOn w:val="Normal"/>
    <w:rsid w:val="009170E4"/>
    <w:pPr>
      <w:ind w:left="720" w:hanging="360"/>
      <w:contextualSpacing/>
    </w:pPr>
  </w:style>
  <w:style w:type="paragraph" w:styleId="Header">
    <w:name w:val="header"/>
    <w:basedOn w:val="Normal"/>
    <w:link w:val="HeaderChar"/>
    <w:rsid w:val="00A330DB"/>
    <w:pPr>
      <w:tabs>
        <w:tab w:val="center" w:pos="4320"/>
        <w:tab w:val="right" w:pos="8640"/>
      </w:tabs>
    </w:pPr>
    <w:rPr>
      <w:sz w:val="22"/>
      <w:szCs w:val="20"/>
      <w:lang w:val="x-none" w:eastAsia="x-none"/>
    </w:rPr>
  </w:style>
  <w:style w:type="character" w:customStyle="1" w:styleId="HeaderChar">
    <w:name w:val="Header Char"/>
    <w:link w:val="Header"/>
    <w:rsid w:val="00A330DB"/>
    <w:rPr>
      <w:rFonts w:ascii="Arial" w:hAnsi="Arial"/>
      <w:sz w:val="22"/>
    </w:rPr>
  </w:style>
  <w:style w:type="paragraph" w:customStyle="1" w:styleId="SubHeader">
    <w:name w:val="Sub Header"/>
    <w:basedOn w:val="Heading1"/>
    <w:rsid w:val="00A330DB"/>
    <w:pPr>
      <w:numPr>
        <w:numId w:val="13"/>
      </w:numPr>
      <w:shd w:val="pct12" w:color="auto" w:fill="FFFFFF"/>
    </w:pPr>
    <w:rPr>
      <w:rFonts w:ascii="Verdana" w:hAnsi="Verdana"/>
      <w:b/>
      <w:sz w:val="22"/>
      <w:szCs w:val="20"/>
    </w:rPr>
  </w:style>
  <w:style w:type="character" w:styleId="LineNumber">
    <w:name w:val="line number"/>
    <w:rsid w:val="00062126"/>
  </w:style>
  <w:style w:type="paragraph" w:customStyle="1" w:styleId="DocID">
    <w:name w:val="DocID"/>
    <w:basedOn w:val="Footer"/>
    <w:next w:val="Footer"/>
    <w:rsid w:val="00EC0977"/>
    <w:pPr>
      <w:tabs>
        <w:tab w:val="clear" w:pos="4320"/>
        <w:tab w:val="clear" w:pos="8640"/>
      </w:tabs>
      <w:ind w:left="-720"/>
    </w:pPr>
    <w:rPr>
      <w:rFonts w:cs="Arial"/>
      <w:sz w:val="16"/>
    </w:rPr>
  </w:style>
  <w:style w:type="paragraph" w:customStyle="1" w:styleId="PD1L1">
    <w:name w:val="PD1_L1"/>
    <w:basedOn w:val="Normal"/>
    <w:next w:val="Normal"/>
    <w:rsid w:val="003E1A2C"/>
    <w:pPr>
      <w:numPr>
        <w:numId w:val="14"/>
      </w:numPr>
      <w:spacing w:after="240"/>
      <w:outlineLvl w:val="0"/>
    </w:pPr>
    <w:rPr>
      <w:szCs w:val="20"/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clear" w:pos="2160"/>
        <w:tab w:val="num" w:pos="360"/>
      </w:tabs>
      <w:outlineLvl w:val="1"/>
    </w:p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clear" w:pos="2160"/>
        <w:tab w:val="num" w:pos="360"/>
      </w:tabs>
      <w:outlineLvl w:val="2"/>
    </w:p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</w:tabs>
      <w:outlineLvl w:val="3"/>
    </w:p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clear" w:pos="3600"/>
        <w:tab w:val="num" w:pos="360"/>
      </w:tabs>
      <w:outlineLvl w:val="4"/>
    </w:p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clear" w:pos="4320"/>
        <w:tab w:val="num" w:pos="360"/>
      </w:tabs>
      <w:outlineLvl w:val="6"/>
    </w:p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1440"/>
        <w:tab w:val="num" w:pos="360"/>
      </w:tabs>
      <w:outlineLvl w:val="7"/>
    </w:p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</w:tabs>
      <w:outlineLvl w:val="8"/>
    </w:pPr>
  </w:style>
  <w:style w:type="character" w:customStyle="1" w:styleId="FooterChar">
    <w:name w:val="Footer Char"/>
    <w:link w:val="Footer"/>
    <w:rsid w:val="003E1A2C"/>
    <w:rPr>
      <w:sz w:val="24"/>
      <w:szCs w:val="24"/>
      <w:lang w:val="en-US" w:eastAsia="en-US" w:bidi="ar-SA"/>
    </w:rPr>
  </w:style>
  <w:style w:type="paragraph" w:styleId="BodyTextFirstIndent">
    <w:name w:val="Body Text First Indent"/>
    <w:basedOn w:val="BodyText"/>
    <w:link w:val="BodyTextFirstIndentChar"/>
    <w:rsid w:val="00EA69D0"/>
    <w:pPr>
      <w:spacing w:after="120" w:line="240" w:lineRule="auto"/>
      <w:ind w:firstLine="210"/>
      <w:jc w:val="left"/>
    </w:pPr>
  </w:style>
  <w:style w:type="character" w:customStyle="1" w:styleId="BodyTextChar1">
    <w:name w:val="Body Text Char1"/>
    <w:link w:val="BodyText"/>
    <w:rsid w:val="00EA69D0"/>
    <w:rPr>
      <w:sz w:val="24"/>
      <w:szCs w:val="24"/>
    </w:rPr>
  </w:style>
  <w:style w:type="character" w:customStyle="1" w:styleId="BodyTextFirstIndentChar">
    <w:name w:val="Body Text First Indent Char"/>
    <w:basedOn w:val="BodyTextChar1"/>
    <w:link w:val="BodyTextFirstIndent"/>
    <w:rsid w:val="00EA69D0"/>
    <w:rPr>
      <w:sz w:val="24"/>
      <w:szCs w:val="24"/>
    </w:rPr>
  </w:style>
  <w:style w:type="character" w:customStyle="1" w:styleId="TitleChar">
    <w:name w:val="Title Char"/>
    <w:link w:val="Title"/>
    <w:uiPriority w:val="10"/>
    <w:rsid w:val="00EA69D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customStyle="1" w:styleId="Normal1">
    <w:name w:val="Normal1"/>
    <w:rsid w:val="00EC33B4"/>
    <w:pPr>
      <w:spacing w:line="276" w:lineRule="auto"/>
    </w:pPr>
    <w:rPr>
      <w:rFonts w:ascii="Arial" w:eastAsia="Arial" w:hAnsi="Arial" w:cs="Arial"/>
      <w:color w:val="000000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802E83"/>
    <w:pPr>
      <w:ind w:left="720"/>
      <w:contextualSpacing/>
    </w:pPr>
  </w:style>
  <w:style w:type="character" w:styleId="CommentReference">
    <w:name w:val="annotation reference"/>
    <w:basedOn w:val="DefaultParagraphFont"/>
    <w:rsid w:val="00FB1843"/>
    <w:rPr>
      <w:sz w:val="18"/>
      <w:szCs w:val="18"/>
    </w:rPr>
  </w:style>
  <w:style w:type="paragraph" w:styleId="CommentText">
    <w:name w:val="annotation text"/>
    <w:basedOn w:val="Normal"/>
    <w:link w:val="CommentTextChar"/>
    <w:rsid w:val="00FB1843"/>
  </w:style>
  <w:style w:type="character" w:customStyle="1" w:styleId="CommentTextChar">
    <w:name w:val="Comment Text Char"/>
    <w:basedOn w:val="DefaultParagraphFont"/>
    <w:link w:val="CommentText"/>
    <w:rsid w:val="00FB184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B184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FB1843"/>
    <w:rPr>
      <w:b/>
      <w:bCs/>
      <w:sz w:val="24"/>
      <w:szCs w:val="24"/>
    </w:rPr>
  </w:style>
  <w:style w:type="character" w:customStyle="1" w:styleId="ListParagraphChar">
    <w:name w:val="List Paragraph Char"/>
    <w:link w:val="ListParagraph"/>
    <w:uiPriority w:val="72"/>
    <w:rsid w:val="0043682E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AA2"/>
    <w:rPr>
      <w:rFonts w:ascii="Arial" w:eastAsiaTheme="majorEastAsia" w:hAnsi="Arial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AA2"/>
    <w:rPr>
      <w:rFonts w:ascii="Arial" w:eastAsiaTheme="majorEastAsia" w:hAnsi="Arial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AA2"/>
    <w:rPr>
      <w:rFonts w:ascii="Arial" w:eastAsiaTheme="majorEastAsia" w:hAnsi="Arial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AA2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AA2"/>
    <w:rPr>
      <w:rFonts w:ascii="Arial" w:eastAsiaTheme="majorEastAsia" w:hAnsi="Arial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AA2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AA2"/>
    <w:rPr>
      <w:rFonts w:ascii="Arial" w:eastAsiaTheme="majorEastAsia" w:hAnsi="Arial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874AA2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874AA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  <w:pPrChange w:id="11" w:author="Author" w:date="2026-08-03T22:22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Author" w:date="2026-08-03T22:22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74AA2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  <w:pPrChange w:id="12" w:author="Author" w:date="2026-08-03T22:22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12" w:author="Author" w:date="2026-08-03T22:22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874AA2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4AA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  <w:pPrChange w:id="13" w:author="Author" w:date="2026-08-03T22:22:00Z">
        <w:pPr>
          <w:pBdr>
            <w:top w:val="single" w:sz="4" w:space="10" w:color="2E74B5" w:themeColor="accent1" w:themeShade="BF"/>
            <w:bottom w:val="single" w:sz="4" w:space="10" w:color="2E74B5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2E74B5" w:themeColor="accent1" w:themeShade="BF"/>
      <w:rPrChange w:id="13" w:author="Author" w:date="2026-08-03T22:22:00Z">
        <w:rPr>
          <w:rFonts w:ascii="Arial" w:eastAsiaTheme="minorHAnsi" w:hAnsi="Arial" w:cs="Times New Roman (Body CS)"/>
          <w:i/>
          <w:iCs/>
          <w:color w:val="2E74B5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AA2"/>
    <w:rPr>
      <w:rFonts w:ascii="Arial" w:eastAsiaTheme="minorHAnsi" w:hAnsi="Arial" w:cs="Times New Roman (Body CS)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874AA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E859C8-0CF0-DF4C-A51E-63B45FB7B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dcterms:created xsi:type="dcterms:W3CDTF">2025-03-03T19:37:00Z</dcterms:created>
  <dcterms:modified xsi:type="dcterms:W3CDTF">2026-08-04T02:22:00Z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bChkLibDB">
    <vt:lpwstr>0</vt:lpwstr>
  </property>
  <property fmtid="{D5CDD505-2E9C-101B-9397-08002B2CF9AE}" pid="3" name="CUS_DocIDbchkClientNumber">
    <vt:lpwstr>0</vt:lpwstr>
  </property>
  <property fmtid="{D5CDD505-2E9C-101B-9397-08002B2CF9AE}" pid="4" name="CUS_DocIDbchkMatterNumber">
    <vt:lpwstr>0</vt:lpwstr>
  </property>
  <property fmtid="{D5CDD505-2E9C-101B-9397-08002B2CF9AE}" pid="5" name="CUS_DocIDbchkDocumentName">
    <vt:lpwstr>0</vt:lpwstr>
  </property>
  <property fmtid="{D5CDD505-2E9C-101B-9397-08002B2CF9AE}" pid="6" name="CUS_DocIDbchkAuthorName">
    <vt:lpwstr>0</vt:lpwstr>
  </property>
  <property fmtid="{D5CDD505-2E9C-101B-9397-08002B2CF9AE}" pid="7" name="CUS_DocIDbchkDocumentNumber">
    <vt:lpwstr>-1</vt:lpwstr>
  </property>
  <property fmtid="{D5CDD505-2E9C-101B-9397-08002B2CF9AE}" pid="8" name="CUS_DocIDbchkVersionNumber">
    <vt:lpwstr>-1</vt:lpwstr>
  </property>
  <property fmtid="{D5CDD505-2E9C-101B-9397-08002B2CF9AE}" pid="9" name="CUS_DocIDbchkDate">
    <vt:lpwstr>0</vt:lpwstr>
  </property>
  <property fmtid="{D5CDD505-2E9C-101B-9397-08002B2CF9AE}" pid="10" name="CUS_DocIDbchkTime">
    <vt:lpwstr>0</vt:lpwstr>
  </property>
  <property fmtid="{D5CDD505-2E9C-101B-9397-08002B2CF9AE}" pid="11" name="CUS_DocIDiPage">
    <vt:lpwstr>0</vt:lpwstr>
  </property>
  <property fmtid="{D5CDD505-2E9C-101B-9397-08002B2CF9AE}" pid="12" name="CUS_DocIDString">
    <vt:lpwstr>4840-8785-74351</vt:lpwstr>
  </property>
  <property fmtid="{D5CDD505-2E9C-101B-9397-08002B2CF9AE}" pid="13" name="CUS_DocIDOperation">
    <vt:lpwstr>EVERY PAGE</vt:lpwstr>
  </property>
  <property fmtid="{D5CDD505-2E9C-101B-9397-08002B2CF9AE}" pid="14" name="WS_TRACKING_ID">
    <vt:lpwstr>d6ac1824-0af6-4c19-b9c2-450e4b89c79d</vt:lpwstr>
  </property>
</Properties>
</file>