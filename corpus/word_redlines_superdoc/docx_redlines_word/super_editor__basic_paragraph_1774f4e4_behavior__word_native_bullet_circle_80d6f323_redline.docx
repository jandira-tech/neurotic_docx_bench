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8979C" w14:textId="77777777" w:rsidR="00D23CFD" w:rsidRDefault="00D23CFD" w:rsidP="00D23CFD">
      <w:pPr>
        <w:pStyle w:val="ListParagraph"/>
        <w:numPr>
          <w:ilvl w:val="0"/>
          <w:numId w:val="1"/>
        </w:numPr>
        <w:spacing w:after="160" w:line="278" w:lineRule="auto"/>
        <w:rPr>
          <w:ins w:id="10" w:author="Caio Pizzol" w:date="2026-08-03T22:24:00Z" w16du:dateUtc="2026-08-04T02:24:00Z"/>
        </w:rPr>
      </w:pPr>
      <w:ins w:id="11" w:author="Caio Pizzol" w:date="2026-08-03T22:24:00Z" w16du:dateUtc="2026-08-04T02:24:00Z">
        <w:r>
          <w:t>First</w:t>
        </w:r>
      </w:ins>
    </w:p>
    <w:p w14:paraId="65548762" w14:textId="77777777" w:rsidR="00D23CFD" w:rsidRDefault="00D23CFD" w:rsidP="00D23CFD">
      <w:pPr>
        <w:pStyle w:val="ListParagraph"/>
        <w:numPr>
          <w:ilvl w:val="0"/>
          <w:numId w:val="1"/>
        </w:numPr>
        <w:spacing w:after="160" w:line="278" w:lineRule="auto"/>
        <w:rPr>
          <w:ins w:id="12" w:author="Caio Pizzol" w:date="2026-08-03T22:24:00Z" w16du:dateUtc="2026-08-04T02:24:00Z"/>
        </w:rPr>
      </w:pPr>
      <w:ins w:id="13" w:author="Caio Pizzol" w:date="2026-08-03T22:24:00Z" w16du:dateUtc="2026-08-04T02:24:00Z">
        <w:r>
          <w:t>Second</w:t>
        </w:r>
      </w:ins>
    </w:p>
    <w:p w14:paraId="6576C81E" w14:textId="65BB2574" w:rsidR="003C58BC" w:rsidRDefault="00D23CFD" w:rsidP="00D23CFD">
      <w:pPr>
        <w:pStyle w:val="ListParagraph"/>
        <w:numPr>
          <w:ilvl w:val="0"/>
          <w:numId w:val="1"/>
        </w:numPr>
        <w:pPrChange w:id="14" w:author="Caio Pizzol" w:date="2026-08-03T22:24:00Z" w16du:dateUtc="2026-08-04T02:24:00Z">
          <w:pPr/>
        </w:pPrChange>
      </w:pPr>
      <w:ins w:id="15" w:author="Caio Pizzol" w:date="2026-08-03T22:24:00Z" w16du:dateUtc="2026-08-04T02:24:00Z">
        <w:r>
          <w:t>Third</w:t>
        </w:r>
      </w:ins>
      <w:del w:id="16" w:author="Caio Pizzol" w:date="2026-08-03T22:24:00Z" w16du:dateUtc="2026-08-04T02:24:00Z">
        <w:r w:rsidR="000440A6">
          <w:delText>Basic paragraph</w:delText>
        </w:r>
      </w:del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E5AB9"/>
    <w:multiLevelType w:val="singleLevel"/>
    <w:tmpl w:val="04090003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num w:numId="1" w16cid:durableId="1050031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0A6"/>
    <w:rsid w:val="000440A6"/>
    <w:rsid w:val="002031F9"/>
    <w:rsid w:val="00360F1B"/>
    <w:rsid w:val="003C1D14"/>
    <w:rsid w:val="003C58BC"/>
    <w:rsid w:val="0045289F"/>
    <w:rsid w:val="0057219A"/>
    <w:rsid w:val="00697B0D"/>
    <w:rsid w:val="00744453"/>
    <w:rsid w:val="00931F1A"/>
    <w:rsid w:val="00A00290"/>
    <w:rsid w:val="00A16521"/>
    <w:rsid w:val="00D23CFD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FDF4B"/>
  <w15:chartTrackingRefBased/>
  <w15:docId w15:val="{2C8151FE-8CF5-4044-9E85-0E45716B2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CFD"/>
    <w:pPr>
      <w:keepNext/>
      <w:keepLines/>
      <w:spacing w:before="160" w:after="80" w:line="278" w:lineRule="auto"/>
      <w:outlineLvl w:val="2"/>
      <w:pPrChange w:id="0" w:author="Caio Pizzol" w:date="2026-08-03T22:24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Caio Pizzol" w:date="2026-08-03T22:2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CFD"/>
    <w:pPr>
      <w:keepNext/>
      <w:keepLines/>
      <w:spacing w:before="80" w:after="40" w:line="278" w:lineRule="auto"/>
      <w:outlineLvl w:val="3"/>
      <w:pPrChange w:id="1" w:author="Caio Pizzol" w:date="2026-08-03T22:24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Caio Pizzol" w:date="2026-08-03T22:24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CFD"/>
    <w:pPr>
      <w:keepNext/>
      <w:keepLines/>
      <w:spacing w:before="80" w:after="40" w:line="278" w:lineRule="auto"/>
      <w:outlineLvl w:val="4"/>
      <w:pPrChange w:id="2" w:author="Caio Pizzol" w:date="2026-08-03T22:24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Caio Pizzol" w:date="2026-08-03T22:2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CFD"/>
    <w:pPr>
      <w:keepNext/>
      <w:keepLines/>
      <w:spacing w:before="40" w:line="278" w:lineRule="auto"/>
      <w:outlineLvl w:val="5"/>
      <w:pPrChange w:id="3" w:author="Caio Pizzol" w:date="2026-08-03T22:24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Caio Pizzol" w:date="2026-08-03T22:24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CFD"/>
    <w:pPr>
      <w:keepNext/>
      <w:keepLines/>
      <w:spacing w:before="40" w:line="278" w:lineRule="auto"/>
      <w:outlineLvl w:val="6"/>
      <w:pPrChange w:id="4" w:author="Caio Pizzol" w:date="2026-08-03T22:24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Caio Pizzol" w:date="2026-08-03T22:24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CFD"/>
    <w:pPr>
      <w:keepNext/>
      <w:keepLines/>
      <w:spacing w:line="278" w:lineRule="auto"/>
      <w:outlineLvl w:val="7"/>
      <w:pPrChange w:id="5" w:author="Caio Pizzol" w:date="2026-08-03T22:24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Caio Pizzol" w:date="2026-08-03T22:24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CFD"/>
    <w:pPr>
      <w:keepNext/>
      <w:keepLines/>
      <w:spacing w:line="278" w:lineRule="auto"/>
      <w:outlineLvl w:val="8"/>
      <w:pPrChange w:id="6" w:author="Caio Pizzol" w:date="2026-08-03T22:24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Caio Pizzol" w:date="2026-08-03T22:24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0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0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0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0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0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0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0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CFD"/>
    <w:pPr>
      <w:spacing w:after="80"/>
      <w:contextualSpacing/>
      <w:pPrChange w:id="7" w:author="Caio Pizzol" w:date="2026-08-03T22:24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Caio Pizzol" w:date="2026-08-03T22:2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44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CFD"/>
    <w:pPr>
      <w:numPr>
        <w:ilvl w:val="1"/>
      </w:numPr>
      <w:spacing w:after="160" w:line="278" w:lineRule="auto"/>
      <w:pPrChange w:id="8" w:author="Caio Pizzol" w:date="2026-08-03T22:24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Caio Pizzol" w:date="2026-08-03T22:24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440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CFD"/>
    <w:pPr>
      <w:spacing w:before="160" w:after="160" w:line="278" w:lineRule="auto"/>
      <w:jc w:val="center"/>
      <w:pPrChange w:id="9" w:author="Caio Pizzol" w:date="2026-08-03T22:24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9" w:author="Caio Pizzol" w:date="2026-08-03T22:24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440A6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2025-11-06T21:25:00Z</dcterms:created>
  <dcterms:modified xsi:type="dcterms:W3CDTF">2026-08-04T02:24:00Z</dcterms:modified>
</cp:coreProperties>
</file>