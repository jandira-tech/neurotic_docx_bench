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0E32" w14:textId="342C51CE" w:rsidR="00A900CE" w:rsidRDefault="000A7665" w:rsidP="001D5E9E">
      <w:pPr>
        <w:rPr>
          <w:del w:id="13" w:author="Luccas Correa" w:date="2026-08-03T22:26:00Z" w16du:dateUtc="2026-08-04T02:26:00Z"/>
        </w:rPr>
      </w:pPr>
      <w:ins w:id="14" w:author="Luccas Correa" w:date="2026-08-03T22:26:00Z" w16du:dateUtc="2026-08-04T02:26:00Z">
        <w:r>
          <w:t>This</w:t>
        </w:r>
      </w:ins>
      <w:del w:id="15" w:author="Luccas Correa" w:date="2026-08-03T22:26:00Z" w16du:dateUtc="2026-08-04T02:26:00Z">
        <w:r w:rsidR="000E6136">
          <w:rPr>
            <w:rFonts w:ascii="Arial" w:hAnsi="Arial" w:cs="Arial"/>
          </w:rPr>
          <w:delText>The world</w:delText>
        </w:r>
      </w:del>
      <w:r w:rsidR="000E6136">
        <w:rPr>
          <w:rPrChange w:id="16" w:author="Luccas Correa" w:date="2026-08-03T22:26:00Z" w16du:dateUtc="2026-08-04T02:26:00Z">
            <w:rPr>
              <w:rFonts w:ascii="Arial" w:hAnsi="Arial" w:cs="Arial"/>
            </w:rPr>
          </w:rPrChange>
        </w:rPr>
        <w:t xml:space="preserve"> is </w:t>
      </w:r>
      <w:ins w:id="17" w:author="Luccas Correa" w:date="2026-08-03T22:26:00Z" w16du:dateUtc="2026-08-04T02:26:00Z">
        <w:r>
          <w:t>some</w:t>
        </w:r>
      </w:ins>
      <w:del w:id="18" w:author="Luccas Correa" w:date="2026-08-03T22:26:00Z" w16du:dateUtc="2026-08-04T02:26:00Z">
        <w:r w:rsidR="000E6136">
          <w:rPr>
            <w:rFonts w:ascii="Arial" w:hAnsi="Arial" w:cs="Arial"/>
          </w:rPr>
          <w:delText>better in technicolor:</w:delText>
        </w:r>
        <w:r w:rsidR="000E6136" w:rsidRPr="000E6136">
          <w:rPr>
            <w:rFonts w:ascii="Arial" w:hAnsi="Arial" w:cs="Arial"/>
          </w:rPr>
          <w:delText xml:space="preserve"> </w:delText>
        </w:r>
        <w:r w:rsidR="000E6136">
          <w:rPr>
            <w:rFonts w:ascii="Arial" w:hAnsi="Arial" w:cs="Arial"/>
            <w:color w:val="A02B93" w:themeColor="accent5"/>
          </w:rPr>
          <w:delText>purple</w:delText>
        </w:r>
        <w:r w:rsidR="000E6136" w:rsidRPr="000E6136">
          <w:rPr>
            <w:rFonts w:ascii="Arial" w:hAnsi="Arial" w:cs="Arial"/>
          </w:rPr>
          <w:delText xml:space="preserve">, </w:delText>
        </w:r>
        <w:r w:rsidR="000E6136">
          <w:rPr>
            <w:rFonts w:ascii="Helvetica" w:hAnsi="Helvetica" w:cs="Arial"/>
            <w:b/>
            <w:bCs/>
            <w:color w:val="0070C0"/>
          </w:rPr>
          <w:delText>BLUE</w:delText>
        </w:r>
        <w:r w:rsidR="000E6136" w:rsidRPr="000E6136">
          <w:rPr>
            <w:rFonts w:ascii="Arial" w:hAnsi="Arial" w:cs="Arial"/>
            <w:color w:val="0070C0"/>
          </w:rPr>
          <w:delText xml:space="preserve"> </w:delText>
        </w:r>
        <w:r w:rsidR="000E6136" w:rsidRPr="000E6136">
          <w:rPr>
            <w:rFonts w:ascii="Arial" w:hAnsi="Arial" w:cs="Arial"/>
          </w:rPr>
          <w:delText xml:space="preserve">and </w:delText>
        </w:r>
        <w:r w:rsidR="000E6136"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</w:del>
      <w:r w:rsidR="000E6136">
        <w:rPr>
          <w:rPrChange w:id="19" w:author="Luccas Correa" w:date="2026-08-03T22:26:00Z" w16du:dateUtc="2026-08-04T02:26:00Z">
            <w:rPr>
              <w:rFonts w:ascii="Arial" w:hAnsi="Arial" w:cs="Arial"/>
              <w:color w:val="275317" w:themeColor="accent6" w:themeShade="80"/>
              <w:highlight w:val="yellow"/>
            </w:rPr>
          </w:rPrChange>
        </w:rPr>
        <w:t xml:space="preserve"> </w:t>
      </w:r>
      <w:commentRangeStart w:id="20"/>
      <w:r w:rsidR="000E6136">
        <w:rPr>
          <w:rPrChange w:id="21" w:author="Luccas Correa" w:date="2026-08-03T22:26:00Z" w16du:dateUtc="2026-08-04T02:26:00Z">
            <w:rPr>
              <w:rFonts w:ascii="Arial" w:hAnsi="Arial" w:cs="Arial"/>
              <w:highlight w:val="yellow"/>
            </w:rPr>
          </w:rPrChange>
        </w:rPr>
        <w:t>text</w:t>
      </w:r>
      <w:commentRangeEnd w:id="20"/>
      <w:r w:rsidR="0097502B">
        <w:rPr>
          <w:rStyle w:val="CommentReference"/>
          <w:sz w:val="24"/>
          <w:szCs w:val="24"/>
          <w:rPrChange w:id="22" w:author="Luccas Correa" w:date="2026-08-03T22:26:00Z" w16du:dateUtc="2026-08-04T02:26:00Z">
            <w:rPr>
              <w:rStyle w:val="CommentReference"/>
              <w:rFonts w:ascii="Arial" w:hAnsi="Arial" w:cs="Arial"/>
              <w:sz w:val="24"/>
              <w:szCs w:val="24"/>
              <w:highlight w:val="yellow"/>
            </w:rPr>
          </w:rPrChange>
        </w:rPr>
        <w:commentReference w:id="20"/>
      </w:r>
      <w:r w:rsidR="000E6136">
        <w:rPr>
          <w:rPrChange w:id="23" w:author="Luccas Correa" w:date="2026-08-03T22:26:00Z" w16du:dateUtc="2026-08-04T02:26:00Z">
            <w:rPr>
              <w:rFonts w:ascii="Arial" w:hAnsi="Arial" w:cs="Arial"/>
              <w:highlight w:val="yellow"/>
            </w:rPr>
          </w:rPrChange>
        </w:rPr>
        <w:t xml:space="preserve"> with </w:t>
      </w:r>
      <w:ins w:id="24" w:author="Luccas Correa" w:date="2026-08-03T22:26:00Z" w16du:dateUtc="2026-08-04T02:26:00Z">
        <w:r>
          <w:t>tracked changes.</w:t>
        </w:r>
      </w:ins>
      <w:del w:id="25" w:author="Luccas Correa" w:date="2026-08-03T22:26:00Z" w16du:dateUtc="2026-08-04T02:26:00Z">
        <w:r w:rsidR="000E6136" w:rsidRPr="000E6136">
          <w:rPr>
            <w:rFonts w:ascii="Arial" w:hAnsi="Arial" w:cs="Arial"/>
            <w:highlight w:val="yellow"/>
          </w:rPr>
          <w:delText>highlight</w:delText>
        </w:r>
        <w:r w:rsidR="000E6136" w:rsidRPr="000E6136">
          <w:rPr>
            <w:rFonts w:ascii="Arial" w:hAnsi="Arial" w:cs="Arial"/>
          </w:rPr>
          <w:delText xml:space="preserve">. </w:delText>
        </w:r>
      </w:del>
    </w:p>
    <w:p w14:paraId="74381F2D" w14:textId="77777777" w:rsidR="00A900CE" w:rsidRDefault="00A900CE" w:rsidP="00D648F5"/>
    <w:sectPr w:rsidR="00A900C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  <w:sectPrChange w:id="31" w:author="Luccas Correa" w:date="2026-08-03T22:26:00Z" w16du:dateUtc="2026-08-04T02:26:00Z">
        <w:sectPr w:rsidR="00A900CE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Luccas Correa" w:date="2026-03-02T14:12:00Z" w:initials="LC">
    <w:p w14:paraId="036BD125" w14:textId="77777777" w:rsidR="0097502B" w:rsidRDefault="0097502B" w:rsidP="0097502B">
      <w:r>
        <w:rPr>
          <w:rStyle w:val="Strong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318D" w14:textId="77777777" w:rsidR="008714E1" w:rsidRDefault="008714E1" w:rsidP="001543BF">
      <w:pPr>
        <w:spacing w:after="0" w:line="240" w:lineRule="auto"/>
        <w:pPrChange w:id="11" w:author="Luccas Correa" w:date="2026-08-03T22:26:00Z" w16du:dateUtc="2026-08-04T02:26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8B2A13E" w14:textId="77777777" w:rsidR="008714E1" w:rsidRDefault="008714E1" w:rsidP="001543BF">
      <w:pPr>
        <w:spacing w:after="0" w:line="240" w:lineRule="auto"/>
        <w:pPrChange w:id="12" w:author="Luccas Correa" w:date="2026-08-03T22:26:00Z" w16du:dateUtc="2026-08-04T02:26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7" w:author="Luccas Correa" w:date="2026-08-03T22:26:00Z" w16du:dateUtc="2026-08-04T02:26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CommentReference"/>
      <w:pPrChange w:id="28" w:author="Luccas Correa" w:date="2026-08-03T22:26:00Z" w16du:dateUtc="2026-08-04T02:26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9" w:author="Luccas Correa" w:date="2026-08-03T22:26:00Z" w16du:dateUtc="2026-08-04T02:26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CommentReference"/>
      <w:pPrChange w:id="30" w:author="Luccas Correa" w:date="2026-08-03T22:26:00Z" w16du:dateUtc="2026-08-04T02:26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8E7AD" w14:textId="77777777" w:rsidR="008714E1" w:rsidRDefault="008714E1" w:rsidP="001543BF">
      <w:pPr>
        <w:spacing w:after="0" w:line="240" w:lineRule="auto"/>
        <w:pPrChange w:id="9" w:author="Luccas Correa" w:date="2026-08-03T22:26:00Z" w16du:dateUtc="2026-08-04T02:26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F2DBED0" w14:textId="77777777" w:rsidR="008714E1" w:rsidRDefault="008714E1" w:rsidP="001543BF">
      <w:pPr>
        <w:spacing w:after="0" w:line="240" w:lineRule="auto"/>
        <w:pPrChange w:id="10" w:author="Luccas Correa" w:date="2026-08-03T22:26:00Z" w16du:dateUtc="2026-08-04T02:26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B464" w14:textId="77777777" w:rsidR="00D648F5" w:rsidRDefault="00D648F5">
    <w:pPr>
      <w:pStyle w:val="FooterChar"/>
      <w:pPrChange w:id="26" w:author="Luccas Correa" w:date="2026-08-03T22:26:00Z" w16du:dateUtc="2026-08-04T02:26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A7665"/>
    <w:rsid w:val="000E3AD4"/>
    <w:rsid w:val="000E6136"/>
    <w:rsid w:val="001321F7"/>
    <w:rsid w:val="001543BF"/>
    <w:rsid w:val="001D5E9E"/>
    <w:rsid w:val="004B02A2"/>
    <w:rsid w:val="00765E93"/>
    <w:rsid w:val="007D64BB"/>
    <w:rsid w:val="00835ADC"/>
    <w:rsid w:val="008714E1"/>
    <w:rsid w:val="008A1DF4"/>
    <w:rsid w:val="008A2EF8"/>
    <w:rsid w:val="008B0B28"/>
    <w:rsid w:val="0095460A"/>
    <w:rsid w:val="00957044"/>
    <w:rsid w:val="0097502B"/>
    <w:rsid w:val="00A16521"/>
    <w:rsid w:val="00A4510A"/>
    <w:rsid w:val="00A900CE"/>
    <w:rsid w:val="00B37BA3"/>
    <w:rsid w:val="00B8258C"/>
    <w:rsid w:val="00C95FFA"/>
    <w:rsid w:val="00D128C0"/>
    <w:rsid w:val="00D46AC3"/>
    <w:rsid w:val="00D648F5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cas Correa" w:date="2026-08-03T22:26:00Z">
        <w:pPr>
          <w:spacing w:line="276" w:lineRule="auto"/>
          <w:ind w:firstLine="432"/>
        </w:pPr>
      </w:pPrChange>
    </w:pPr>
    <w:rPr>
      <w:rPrChange w:id="0" w:author="Luccas Correa" w:date="2026-08-03T22:26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  <w:pPrChange w:id="1" w:author="Luccas Correa" w:date="2026-08-03T22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Luccas Correa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  <w:pPrChange w:id="2" w:author="Luccas Correa" w:date="2026-08-03T22:26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Luccas Correa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  <w:pPrChange w:id="3" w:author="Luccas Correa" w:date="2026-08-03T22:26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Luccas Correa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  <w:pPrChange w:id="4" w:author="Luccas Correa" w:date="2026-08-03T22:26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Luccas Correa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  <w:pPrChange w:id="5" w:author="Luccas Correa" w:date="2026-08-03T22:26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Luccas Correa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  <w:pPrChange w:id="6" w:author="Luccas Correa" w:date="2026-08-03T22:26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Luccas Correa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pPrChange w:id="7" w:author="Luccas Correa" w:date="2026-08-03T22:26:00Z">
        <w:pPr>
          <w:numPr>
            <w:ilvl w:val="1"/>
          </w:numPr>
          <w:spacing w:after="160" w:line="278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Luccas Correa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  <w:pPrChange w:id="8" w:author="Luccas Correa" w:date="2026-08-03T22:26:00Z">
        <w:pPr/>
      </w:pPrChange>
    </w:pPr>
    <w:rPr>
      <w:rPrChange w:id="8" w:author="Luccas Correa" w:date="2026-08-03T22:26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D648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8F5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2026-08-04T02:26:00Z</dcterms:modified>
</cp:coreProperties>
</file>