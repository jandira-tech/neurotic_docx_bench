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8650" w14:textId="77777777" w:rsidR="00DE0A42" w:rsidRDefault="00404FC0" w:rsidP="00404FC0">
      <w:pPr>
        <w:pStyle w:val="Heading1"/>
        <w:rPr>
          <w:ins w:id="15" w:author="Caio Pizzol" w:date="2026-08-03T22:25:00Z" w16du:dateUtc="2026-08-04T02:25:00Z"/>
        </w:rPr>
      </w:pPr>
      <w:ins w:id="16" w:author="Caio Pizzol" w:date="2026-08-03T22:25:00Z" w16du:dateUtc="2026-08-04T02:25:00Z">
        <w:r>
          <w:t>SD-2672 plain 3x3</w:t>
        </w:r>
      </w:ins>
    </w:p>
    <w:tbl>
      <w:tblPr>
        <w:tblW w:w="0" w:type="auto"/>
        <w:tblLayout w:type="fixed"/>
        <w:tblLook w:val="0000" w:firstRow="0" w:lastRow="0" w:firstColumn="0" w:lastColumn="0" w:noHBand="0" w:noVBand="0"/>
      </w:tblPr>
      <w:tblGrid>
        <w:gridCol w:w="3120"/>
        <w:gridCol w:w="3120"/>
        <w:gridCol w:w="3120"/>
      </w:tblGrid>
      <w:tr w:rsidR="00404FC0" w14:paraId="49B19912" w14:textId="77777777" w:rsidTr="00404FC0">
        <w:trPr>
          <w:ins w:id="17" w:author="Caio Pizzol" w:date="2026-08-03T22:25:00Z" w16du:dateUtc="2026-08-04T02:25:00Z"/>
        </w:trPr>
        <w:tc>
          <w:tcPr>
            <w:tcW w:w="3120" w:type="dxa"/>
          </w:tcPr>
          <w:p w14:paraId="248D83C8" w14:textId="77777777" w:rsidR="00404FC0" w:rsidRDefault="00404FC0" w:rsidP="00404FC0">
            <w:pPr>
              <w:rPr>
                <w:ins w:id="18" w:author="Caio Pizzol" w:date="2026-08-03T22:25:00Z" w16du:dateUtc="2026-08-04T02:25:00Z"/>
              </w:rPr>
            </w:pPr>
            <w:ins w:id="19" w:author="Caio Pizzol" w:date="2026-08-03T22:25:00Z" w16du:dateUtc="2026-08-04T02:25:00Z">
              <w:r>
                <w:t>r0c0</w:t>
              </w:r>
            </w:ins>
          </w:p>
        </w:tc>
        <w:tc>
          <w:tcPr>
            <w:tcW w:w="3120" w:type="dxa"/>
          </w:tcPr>
          <w:p w14:paraId="64054587" w14:textId="77777777" w:rsidR="00404FC0" w:rsidRDefault="00404FC0" w:rsidP="00404FC0">
            <w:pPr>
              <w:rPr>
                <w:ins w:id="20" w:author="Caio Pizzol" w:date="2026-08-03T22:25:00Z" w16du:dateUtc="2026-08-04T02:25:00Z"/>
              </w:rPr>
            </w:pPr>
            <w:ins w:id="21" w:author="Caio Pizzol" w:date="2026-08-03T22:25:00Z" w16du:dateUtc="2026-08-04T02:25:00Z">
              <w:r>
                <w:t>r0c1</w:t>
              </w:r>
            </w:ins>
          </w:p>
        </w:tc>
        <w:tc>
          <w:tcPr>
            <w:tcW w:w="3120" w:type="dxa"/>
          </w:tcPr>
          <w:p w14:paraId="39493CE3" w14:textId="77777777" w:rsidR="00404FC0" w:rsidRDefault="00404FC0" w:rsidP="00404FC0">
            <w:pPr>
              <w:rPr>
                <w:ins w:id="22" w:author="Caio Pizzol" w:date="2026-08-03T22:25:00Z" w16du:dateUtc="2026-08-04T02:25:00Z"/>
              </w:rPr>
            </w:pPr>
            <w:ins w:id="23" w:author="Caio Pizzol" w:date="2026-08-03T22:25:00Z" w16du:dateUtc="2026-08-04T02:25:00Z">
              <w:r>
                <w:t>r0c2</w:t>
              </w:r>
            </w:ins>
          </w:p>
        </w:tc>
      </w:tr>
      <w:tr w:rsidR="00404FC0" w14:paraId="56EE5A0D" w14:textId="77777777" w:rsidTr="00404FC0">
        <w:trPr>
          <w:ins w:id="24" w:author="Caio Pizzol" w:date="2026-08-03T22:25:00Z" w16du:dateUtc="2026-08-04T02:25:00Z"/>
        </w:trPr>
        <w:tc>
          <w:tcPr>
            <w:tcW w:w="3120" w:type="dxa"/>
          </w:tcPr>
          <w:p w14:paraId="3D4A21C1" w14:textId="77777777" w:rsidR="00404FC0" w:rsidRDefault="00404FC0" w:rsidP="00404FC0">
            <w:pPr>
              <w:rPr>
                <w:ins w:id="25" w:author="Caio Pizzol" w:date="2026-08-03T22:25:00Z" w16du:dateUtc="2026-08-04T02:25:00Z"/>
              </w:rPr>
            </w:pPr>
          </w:p>
          <w:p w14:paraId="5FFDB743" w14:textId="77777777" w:rsidR="00404FC0" w:rsidRDefault="00404FC0" w:rsidP="00404FC0">
            <w:pPr>
              <w:rPr>
                <w:ins w:id="26" w:author="Caio Pizzol" w:date="2026-08-03T22:25:00Z" w16du:dateUtc="2026-08-04T02:25:00Z"/>
              </w:rPr>
            </w:pPr>
            <w:ins w:id="27" w:author="Caio Pizzol" w:date="2026-08-03T22:25:00Z" w16du:dateUtc="2026-08-04T02:25:00Z">
              <w:r>
                <w:t>r1c0</w:t>
              </w:r>
            </w:ins>
          </w:p>
        </w:tc>
        <w:tc>
          <w:tcPr>
            <w:tcW w:w="2000" w:type="dxa"/>
          </w:tcPr>
          <w:p w14:paraId="236C707D" w14:textId="77777777" w:rsidR="00351959" w:rsidRDefault="00505F5C">
            <w:pPr>
              <w:rPr>
                <w:ins w:id="28" w:author="Caio Pizzol" w:date="2026-08-03T22:25:00Z" w16du:dateUtc="2026-08-04T02:25:00Z"/>
              </w:rPr>
            </w:pPr>
            <w:ins w:id="29" w:author="Caio Pizzol" w:date="2026-08-03T22:25:00Z" w16du:dateUtc="2026-08-04T02:25:00Z">
              <w:r>
                <w:t>before-nested</w:t>
              </w:r>
            </w:ins>
          </w:p>
          <w:tbl>
            <w:tblPr>
              <w:tblW w:w="0" w:type="auto"/>
              <w:tblLook w:val="04A0" w:firstRow="1" w:lastRow="0" w:firstColumn="1" w:lastColumn="0" w:noHBand="0" w:noVBand="1"/>
            </w:tblPr>
            <w:tblGrid>
              <w:gridCol w:w="1000"/>
              <w:gridCol w:w="1000"/>
            </w:tblGrid>
            <w:tr w:rsidR="00351959" w14:paraId="466D6656" w14:textId="77777777">
              <w:trPr>
                <w:ins w:id="30" w:author="Caio Pizzol" w:date="2026-08-03T22:25:00Z" w16du:dateUtc="2026-08-04T02:25:00Z"/>
              </w:trPr>
              <w:tc>
                <w:tcPr>
                  <w:tcW w:w="1000" w:type="dxa"/>
                </w:tcPr>
                <w:p w14:paraId="12243B83" w14:textId="77777777" w:rsidR="00351959" w:rsidRDefault="00505F5C">
                  <w:pPr>
                    <w:rPr>
                      <w:ins w:id="31" w:author="Caio Pizzol" w:date="2026-08-03T22:25:00Z" w16du:dateUtc="2026-08-04T02:25:00Z"/>
                    </w:rPr>
                  </w:pPr>
                  <w:ins w:id="32" w:author="Caio Pizzol" w:date="2026-08-03T22:25:00Z" w16du:dateUtc="2026-08-04T02:25:00Z">
                    <w:r>
                      <w:t>nested-a</w:t>
                    </w:r>
                  </w:ins>
                </w:p>
              </w:tc>
              <w:tc>
                <w:tcPr>
                  <w:tcW w:w="1000" w:type="dxa"/>
                </w:tcPr>
                <w:p w14:paraId="130BCABD" w14:textId="77777777" w:rsidR="00351959" w:rsidRDefault="00505F5C">
                  <w:pPr>
                    <w:rPr>
                      <w:ins w:id="33" w:author="Caio Pizzol" w:date="2026-08-03T22:25:00Z" w16du:dateUtc="2026-08-04T02:25:00Z"/>
                    </w:rPr>
                  </w:pPr>
                  <w:ins w:id="34" w:author="Caio Pizzol" w:date="2026-08-03T22:25:00Z" w16du:dateUtc="2026-08-04T02:25:00Z">
                    <w:r>
                      <w:t>nested-b</w:t>
                    </w:r>
                  </w:ins>
                </w:p>
              </w:tc>
            </w:tr>
            <w:tr w:rsidR="00351959" w14:paraId="595D177E" w14:textId="77777777">
              <w:trPr>
                <w:ins w:id="35" w:author="Caio Pizzol" w:date="2026-08-03T22:25:00Z" w16du:dateUtc="2026-08-04T02:25:00Z"/>
              </w:trPr>
              <w:tc>
                <w:tcPr>
                  <w:tcW w:w="1000" w:type="dxa"/>
                </w:tcPr>
                <w:p w14:paraId="6DFBDB7D" w14:textId="77777777" w:rsidR="00351959" w:rsidRDefault="00505F5C">
                  <w:pPr>
                    <w:rPr>
                      <w:ins w:id="36" w:author="Caio Pizzol" w:date="2026-08-03T22:25:00Z" w16du:dateUtc="2026-08-04T02:25:00Z"/>
                    </w:rPr>
                  </w:pPr>
                  <w:ins w:id="37" w:author="Caio Pizzol" w:date="2026-08-03T22:25:00Z" w16du:dateUtc="2026-08-04T02:25:00Z">
                    <w:r>
                      <w:t>nested-c</w:t>
                    </w:r>
                  </w:ins>
                </w:p>
              </w:tc>
              <w:tc>
                <w:tcPr>
                  <w:tcW w:w="1000" w:type="dxa"/>
                </w:tcPr>
                <w:p w14:paraId="722039FA" w14:textId="77777777" w:rsidR="00351959" w:rsidRDefault="00505F5C">
                  <w:pPr>
                    <w:rPr>
                      <w:ins w:id="38" w:author="Caio Pizzol" w:date="2026-08-03T22:25:00Z" w16du:dateUtc="2026-08-04T02:25:00Z"/>
                    </w:rPr>
                  </w:pPr>
                  <w:ins w:id="39" w:author="Caio Pizzol" w:date="2026-08-03T22:25:00Z" w16du:dateUtc="2026-08-04T02:25:00Z">
                    <w:r>
                      <w:t>nested-d</w:t>
                    </w:r>
                  </w:ins>
                </w:p>
              </w:tc>
            </w:tr>
          </w:tbl>
          <w:p w14:paraId="635B175C" w14:textId="77777777" w:rsidR="00351959" w:rsidRDefault="00505F5C">
            <w:pPr>
              <w:rPr>
                <w:ins w:id="40" w:author="Caio Pizzol" w:date="2026-08-03T22:25:00Z" w16du:dateUtc="2026-08-04T02:25:00Z"/>
              </w:rPr>
            </w:pPr>
            <w:ins w:id="41" w:author="Caio Pizzol" w:date="2026-08-03T22:25:00Z" w16du:dateUtc="2026-08-04T02:25:00Z">
              <w:r>
                <w:t>after-nested</w:t>
              </w:r>
            </w:ins>
          </w:p>
        </w:tc>
        <w:tc>
          <w:tcPr>
            <w:tcW w:w="3120" w:type="dxa"/>
          </w:tcPr>
          <w:p w14:paraId="389C156A" w14:textId="77777777" w:rsidR="00404FC0" w:rsidRDefault="00404FC0" w:rsidP="00404FC0">
            <w:pPr>
              <w:rPr>
                <w:ins w:id="42" w:author="Caio Pizzol" w:date="2026-08-03T22:25:00Z" w16du:dateUtc="2026-08-04T02:25:00Z"/>
              </w:rPr>
            </w:pPr>
            <w:ins w:id="43" w:author="Caio Pizzol" w:date="2026-08-03T22:25:00Z" w16du:dateUtc="2026-08-04T02:25:00Z">
              <w:r>
                <w:t>r1c2</w:t>
              </w:r>
            </w:ins>
          </w:p>
        </w:tc>
      </w:tr>
      <w:tr w:rsidR="00404FC0" w14:paraId="0C784F21" w14:textId="77777777" w:rsidTr="00404FC0">
        <w:trPr>
          <w:ins w:id="44" w:author="Caio Pizzol" w:date="2026-08-03T22:25:00Z" w16du:dateUtc="2026-08-04T02:25:00Z"/>
        </w:trPr>
        <w:tc>
          <w:tcPr>
            <w:tcW w:w="3120" w:type="dxa"/>
          </w:tcPr>
          <w:p w14:paraId="110176B3" w14:textId="77777777" w:rsidR="00404FC0" w:rsidRDefault="00404FC0" w:rsidP="00404FC0">
            <w:pPr>
              <w:rPr>
                <w:ins w:id="45" w:author="Caio Pizzol" w:date="2026-08-03T22:25:00Z" w16du:dateUtc="2026-08-04T02:25:00Z"/>
              </w:rPr>
            </w:pPr>
            <w:ins w:id="46" w:author="Caio Pizzol" w:date="2026-08-03T22:25:00Z" w16du:dateUtc="2026-08-04T02:25:00Z">
              <w:r>
                <w:t>r2c0</w:t>
              </w:r>
            </w:ins>
          </w:p>
        </w:tc>
        <w:tc>
          <w:tcPr>
            <w:tcW w:w="3120" w:type="dxa"/>
          </w:tcPr>
          <w:p w14:paraId="00335991" w14:textId="77777777" w:rsidR="00404FC0" w:rsidRDefault="00404FC0" w:rsidP="00404FC0">
            <w:pPr>
              <w:rPr>
                <w:ins w:id="47" w:author="Caio Pizzol" w:date="2026-08-03T22:25:00Z" w16du:dateUtc="2026-08-04T02:25:00Z"/>
              </w:rPr>
            </w:pPr>
            <w:ins w:id="48" w:author="Caio Pizzol" w:date="2026-08-03T22:25:00Z" w16du:dateUtc="2026-08-04T02:25:00Z">
              <w:r>
                <w:t>r2c1</w:t>
              </w:r>
            </w:ins>
          </w:p>
        </w:tc>
        <w:tc>
          <w:tcPr>
            <w:tcW w:w="3120" w:type="dxa"/>
          </w:tcPr>
          <w:p w14:paraId="4CFFCD6B" w14:textId="77777777" w:rsidR="00404FC0" w:rsidRDefault="00404FC0" w:rsidP="00404FC0">
            <w:pPr>
              <w:rPr>
                <w:ins w:id="49" w:author="Caio Pizzol" w:date="2026-08-03T22:25:00Z" w16du:dateUtc="2026-08-04T02:25:00Z"/>
              </w:rPr>
            </w:pPr>
            <w:ins w:id="50" w:author="Caio Pizzol" w:date="2026-08-03T22:25:00Z" w16du:dateUtc="2026-08-04T02:25:00Z">
              <w:r>
                <w:t>r2c2</w:t>
              </w:r>
            </w:ins>
          </w:p>
        </w:tc>
      </w:tr>
    </w:tbl>
    <w:p w14:paraId="28C16E9E" w14:textId="77777777" w:rsidR="00AA2F5F" w:rsidRPr="002E06B9" w:rsidRDefault="00505F5C">
      <w:pPr>
        <w:rPr>
          <w:del w:id="51" w:author="Caio Pizzol" w:date="2026-08-03T22:25:00Z" w16du:dateUtc="2026-08-04T02:25:00Z"/>
          <w:rFonts w:ascii="Arial" w:hAnsi="Arial" w:cs="Arial"/>
        </w:rPr>
      </w:pPr>
      <w:del w:id="5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FBD7226" w14:textId="77777777" w:rsidR="00AA2F5F" w:rsidRPr="002E06B9" w:rsidRDefault="00505F5C">
      <w:pPr>
        <w:rPr>
          <w:del w:id="53" w:author="Caio Pizzol" w:date="2026-08-03T22:25:00Z" w16du:dateUtc="2026-08-04T02:25:00Z"/>
          <w:rFonts w:ascii="Arial" w:hAnsi="Arial" w:cs="Arial"/>
        </w:rPr>
      </w:pPr>
      <w:del w:id="5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1D0F1F9" w14:textId="77777777" w:rsidR="00AA2F5F" w:rsidRPr="002E06B9" w:rsidRDefault="00505F5C">
      <w:pPr>
        <w:rPr>
          <w:del w:id="55" w:author="Caio Pizzol" w:date="2026-08-03T22:25:00Z" w16du:dateUtc="2026-08-04T02:25:00Z"/>
          <w:rFonts w:ascii="Arial" w:hAnsi="Arial" w:cs="Arial"/>
        </w:rPr>
      </w:pPr>
      <w:del w:id="5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DFB2F4" w14:textId="77777777" w:rsidR="00AA2F5F" w:rsidRPr="002E06B9" w:rsidRDefault="00505F5C">
      <w:pPr>
        <w:rPr>
          <w:del w:id="57" w:author="Caio Pizzol" w:date="2026-08-03T22:25:00Z" w16du:dateUtc="2026-08-04T02:25:00Z"/>
          <w:rFonts w:ascii="Arial" w:hAnsi="Arial" w:cs="Arial"/>
        </w:rPr>
      </w:pPr>
      <w:del w:id="5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E0F7C9" w14:textId="33A8C047" w:rsidR="00AA2F5F" w:rsidRPr="002E06B9" w:rsidRDefault="00505F5C">
      <w:pPr>
        <w:rPr>
          <w:del w:id="59" w:author="Caio Pizzol" w:date="2026-08-03T22:25:00Z" w16du:dateUtc="2026-08-04T02:25:00Z"/>
          <w:rFonts w:ascii="Arial" w:hAnsi="Arial" w:cs="Arial"/>
        </w:rPr>
      </w:pPr>
      <w:del w:id="6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8E95E2" w14:textId="77777777" w:rsidR="00AA2F5F" w:rsidRPr="002E06B9" w:rsidRDefault="00505F5C">
      <w:pPr>
        <w:rPr>
          <w:del w:id="61" w:author="Caio Pizzol" w:date="2026-08-03T22:25:00Z" w16du:dateUtc="2026-08-04T02:25:00Z"/>
          <w:rFonts w:ascii="Arial" w:hAnsi="Arial" w:cs="Arial"/>
        </w:rPr>
      </w:pPr>
      <w:del w:id="6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9190453" w14:textId="77777777" w:rsidR="00AA2F5F" w:rsidRPr="002E06B9" w:rsidRDefault="00505F5C">
      <w:pPr>
        <w:rPr>
          <w:del w:id="63" w:author="Caio Pizzol" w:date="2026-08-03T22:25:00Z" w16du:dateUtc="2026-08-04T02:25:00Z"/>
          <w:rFonts w:ascii="Arial" w:hAnsi="Arial" w:cs="Arial"/>
        </w:rPr>
      </w:pPr>
      <w:del w:id="6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7BC58" w14:textId="77777777" w:rsidR="00AA2F5F" w:rsidRPr="002E06B9" w:rsidRDefault="00505F5C">
      <w:pPr>
        <w:rPr>
          <w:del w:id="65" w:author="Caio Pizzol" w:date="2026-08-03T22:25:00Z" w16du:dateUtc="2026-08-04T02:25:00Z"/>
          <w:rFonts w:ascii="Arial" w:hAnsi="Arial" w:cs="Arial"/>
        </w:rPr>
      </w:pPr>
      <w:del w:id="6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914DCA" w14:textId="77777777" w:rsidR="00AA2F5F" w:rsidRPr="002E06B9" w:rsidRDefault="00505F5C">
      <w:pPr>
        <w:rPr>
          <w:del w:id="67" w:author="Caio Pizzol" w:date="2026-08-03T22:25:00Z" w16du:dateUtc="2026-08-04T02:25:00Z"/>
          <w:rFonts w:ascii="Arial" w:hAnsi="Arial" w:cs="Arial"/>
        </w:rPr>
      </w:pPr>
      <w:del w:id="6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D6225B6" w14:textId="77777777" w:rsidR="00AA2F5F" w:rsidRPr="002E06B9" w:rsidRDefault="00505F5C">
      <w:pPr>
        <w:rPr>
          <w:del w:id="69" w:author="Caio Pizzol" w:date="2026-08-03T22:25:00Z" w16du:dateUtc="2026-08-04T02:25:00Z"/>
          <w:rFonts w:ascii="Arial" w:hAnsi="Arial" w:cs="Arial"/>
        </w:rPr>
      </w:pPr>
      <w:del w:id="7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94D7D2D" w14:textId="77777777" w:rsidR="00AA2F5F" w:rsidRPr="002E06B9" w:rsidRDefault="00505F5C">
      <w:pPr>
        <w:rPr>
          <w:del w:id="71" w:author="Caio Pizzol" w:date="2026-08-03T22:25:00Z" w16du:dateUtc="2026-08-04T02:25:00Z"/>
          <w:rFonts w:ascii="Arial" w:hAnsi="Arial" w:cs="Arial"/>
        </w:rPr>
      </w:pPr>
      <w:del w:id="7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C7FAD2" w14:textId="77777777" w:rsidR="00AA2F5F" w:rsidRPr="002E06B9" w:rsidRDefault="00505F5C">
      <w:pPr>
        <w:rPr>
          <w:del w:id="73" w:author="Caio Pizzol" w:date="2026-08-03T22:25:00Z" w16du:dateUtc="2026-08-04T02:25:00Z"/>
          <w:rFonts w:ascii="Arial" w:hAnsi="Arial" w:cs="Arial"/>
        </w:rPr>
      </w:pPr>
      <w:del w:id="7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EE0B19" w14:textId="77777777" w:rsidR="00AA2F5F" w:rsidRPr="002E06B9" w:rsidRDefault="00505F5C">
      <w:pPr>
        <w:rPr>
          <w:del w:id="75" w:author="Caio Pizzol" w:date="2026-08-03T22:25:00Z" w16du:dateUtc="2026-08-04T02:25:00Z"/>
          <w:rFonts w:ascii="Arial" w:hAnsi="Arial" w:cs="Arial"/>
        </w:rPr>
      </w:pPr>
      <w:del w:id="7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2CC2DB" w14:textId="77777777" w:rsidR="00AA2F5F" w:rsidRPr="002E06B9" w:rsidRDefault="00505F5C">
      <w:pPr>
        <w:rPr>
          <w:del w:id="77" w:author="Caio Pizzol" w:date="2026-08-03T22:25:00Z" w16du:dateUtc="2026-08-04T02:25:00Z"/>
          <w:rFonts w:ascii="Arial" w:hAnsi="Arial" w:cs="Arial"/>
        </w:rPr>
      </w:pPr>
      <w:del w:id="7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3C204D" w14:textId="77777777" w:rsidR="00AA2F5F" w:rsidRPr="002E06B9" w:rsidRDefault="00505F5C">
      <w:pPr>
        <w:rPr>
          <w:del w:id="79" w:author="Caio Pizzol" w:date="2026-08-03T22:25:00Z" w16du:dateUtc="2026-08-04T02:25:00Z"/>
          <w:rFonts w:ascii="Arial" w:hAnsi="Arial" w:cs="Arial"/>
        </w:rPr>
      </w:pPr>
      <w:del w:id="8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B01486" w14:textId="77777777" w:rsidR="00AA2F5F" w:rsidRPr="002E06B9" w:rsidRDefault="00505F5C">
      <w:pPr>
        <w:rPr>
          <w:del w:id="81" w:author="Caio Pizzol" w:date="2026-08-03T22:25:00Z" w16du:dateUtc="2026-08-04T02:25:00Z"/>
          <w:rFonts w:ascii="Arial" w:hAnsi="Arial" w:cs="Arial"/>
        </w:rPr>
      </w:pPr>
      <w:del w:id="8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8101766" w14:textId="77777777" w:rsidR="00AA2F5F" w:rsidRPr="002E06B9" w:rsidRDefault="00505F5C">
      <w:pPr>
        <w:rPr>
          <w:del w:id="83" w:author="Caio Pizzol" w:date="2026-08-03T22:25:00Z" w16du:dateUtc="2026-08-04T02:25:00Z"/>
          <w:rFonts w:ascii="Arial" w:hAnsi="Arial" w:cs="Arial"/>
        </w:rPr>
      </w:pPr>
      <w:del w:id="8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5E58CD" w14:textId="77777777" w:rsidR="00AA2F5F" w:rsidRPr="002E06B9" w:rsidRDefault="00505F5C">
      <w:pPr>
        <w:rPr>
          <w:del w:id="85" w:author="Caio Pizzol" w:date="2026-08-03T22:25:00Z" w16du:dateUtc="2026-08-04T02:25:00Z"/>
          <w:rFonts w:ascii="Arial" w:hAnsi="Arial" w:cs="Arial"/>
        </w:rPr>
      </w:pPr>
      <w:del w:id="8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81ABE0" w14:textId="77777777" w:rsidR="00AA2F5F" w:rsidRPr="002E06B9" w:rsidRDefault="00505F5C">
      <w:pPr>
        <w:rPr>
          <w:del w:id="87" w:author="Caio Pizzol" w:date="2026-08-03T22:25:00Z" w16du:dateUtc="2026-08-04T02:25:00Z"/>
          <w:rFonts w:ascii="Arial" w:hAnsi="Arial" w:cs="Arial"/>
        </w:rPr>
      </w:pPr>
      <w:del w:id="8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BABB6DF" w14:textId="77777777" w:rsidR="00AA2F5F" w:rsidRPr="002E06B9" w:rsidRDefault="00505F5C">
      <w:pPr>
        <w:rPr>
          <w:del w:id="89" w:author="Caio Pizzol" w:date="2026-08-03T22:25:00Z" w16du:dateUtc="2026-08-04T02:25:00Z"/>
          <w:rFonts w:ascii="Arial" w:hAnsi="Arial" w:cs="Arial"/>
        </w:rPr>
      </w:pPr>
      <w:del w:id="9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9364A6" w14:textId="77777777" w:rsidR="00AA2F5F" w:rsidRPr="002E06B9" w:rsidRDefault="00505F5C">
      <w:pPr>
        <w:rPr>
          <w:del w:id="91" w:author="Caio Pizzol" w:date="2026-08-03T22:25:00Z" w16du:dateUtc="2026-08-04T02:25:00Z"/>
          <w:rFonts w:ascii="Arial" w:hAnsi="Arial" w:cs="Arial"/>
        </w:rPr>
      </w:pPr>
      <w:del w:id="9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28913C3" w14:textId="77777777" w:rsidR="00AA2F5F" w:rsidRPr="002E06B9" w:rsidRDefault="00505F5C">
      <w:pPr>
        <w:rPr>
          <w:del w:id="93" w:author="Caio Pizzol" w:date="2026-08-03T22:25:00Z" w16du:dateUtc="2026-08-04T02:25:00Z"/>
          <w:rFonts w:ascii="Arial" w:hAnsi="Arial" w:cs="Arial"/>
        </w:rPr>
      </w:pPr>
      <w:del w:id="9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FC8096A" w14:textId="77777777" w:rsidR="00AA2F5F" w:rsidRPr="002E06B9" w:rsidRDefault="00505F5C">
      <w:pPr>
        <w:rPr>
          <w:del w:id="95" w:author="Caio Pizzol" w:date="2026-08-03T22:25:00Z" w16du:dateUtc="2026-08-04T02:25:00Z"/>
          <w:rFonts w:ascii="Arial" w:hAnsi="Arial" w:cs="Arial"/>
        </w:rPr>
      </w:pPr>
      <w:del w:id="9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81DFEB9" w14:textId="77777777" w:rsidR="00AA2F5F" w:rsidRPr="002E06B9" w:rsidRDefault="00505F5C">
      <w:pPr>
        <w:rPr>
          <w:del w:id="97" w:author="Caio Pizzol" w:date="2026-08-03T22:25:00Z" w16du:dateUtc="2026-08-04T02:25:00Z"/>
          <w:rFonts w:ascii="Arial" w:hAnsi="Arial" w:cs="Arial"/>
        </w:rPr>
      </w:pPr>
      <w:del w:id="9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1C1E988" w14:textId="77777777" w:rsidR="00AA2F5F" w:rsidRPr="002E06B9" w:rsidRDefault="00505F5C">
      <w:pPr>
        <w:rPr>
          <w:del w:id="99" w:author="Caio Pizzol" w:date="2026-08-03T22:25:00Z" w16du:dateUtc="2026-08-04T02:25:00Z"/>
          <w:rFonts w:ascii="Arial" w:hAnsi="Arial" w:cs="Arial"/>
        </w:rPr>
      </w:pPr>
      <w:del w:id="10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28D6A7" w14:textId="77777777" w:rsidR="00AA2F5F" w:rsidRPr="002E06B9" w:rsidRDefault="00505F5C">
      <w:pPr>
        <w:rPr>
          <w:del w:id="101" w:author="Caio Pizzol" w:date="2026-08-03T22:25:00Z" w16du:dateUtc="2026-08-04T02:25:00Z"/>
          <w:rFonts w:ascii="Arial" w:hAnsi="Arial" w:cs="Arial"/>
        </w:rPr>
      </w:pPr>
      <w:del w:id="10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BFB31C" w14:textId="77777777" w:rsidR="00AA2F5F" w:rsidRPr="002E06B9" w:rsidRDefault="00505F5C">
      <w:pPr>
        <w:rPr>
          <w:del w:id="103" w:author="Caio Pizzol" w:date="2026-08-03T22:25:00Z" w16du:dateUtc="2026-08-04T02:25:00Z"/>
          <w:rFonts w:ascii="Arial" w:hAnsi="Arial" w:cs="Arial"/>
        </w:rPr>
      </w:pPr>
      <w:del w:id="10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472F55" w14:textId="77777777" w:rsidR="00AA2F5F" w:rsidRPr="002E06B9" w:rsidRDefault="00505F5C">
      <w:pPr>
        <w:rPr>
          <w:del w:id="105" w:author="Caio Pizzol" w:date="2026-08-03T22:25:00Z" w16du:dateUtc="2026-08-04T02:25:00Z"/>
          <w:rFonts w:ascii="Arial" w:hAnsi="Arial" w:cs="Arial"/>
        </w:rPr>
      </w:pPr>
      <w:del w:id="10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EFBAF4" w14:textId="77777777" w:rsidR="00AA2F5F" w:rsidRPr="002E06B9" w:rsidRDefault="00505F5C">
      <w:pPr>
        <w:rPr>
          <w:del w:id="107" w:author="Caio Pizzol" w:date="2026-08-03T22:25:00Z" w16du:dateUtc="2026-08-04T02:25:00Z"/>
          <w:rFonts w:ascii="Arial" w:hAnsi="Arial" w:cs="Arial"/>
        </w:rPr>
      </w:pPr>
      <w:del w:id="10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9E3EBD9" w14:textId="77777777" w:rsidR="00AA2F5F" w:rsidRPr="002E06B9" w:rsidRDefault="00505F5C">
      <w:pPr>
        <w:rPr>
          <w:del w:id="109" w:author="Caio Pizzol" w:date="2026-08-03T22:25:00Z" w16du:dateUtc="2026-08-04T02:25:00Z"/>
          <w:rFonts w:ascii="Arial" w:hAnsi="Arial" w:cs="Arial"/>
        </w:rPr>
      </w:pPr>
      <w:del w:id="11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7DBA911" w14:textId="77777777" w:rsidR="00AA2F5F" w:rsidRPr="002E06B9" w:rsidRDefault="00505F5C">
      <w:pPr>
        <w:rPr>
          <w:del w:id="111" w:author="Caio Pizzol" w:date="2026-08-03T22:25:00Z" w16du:dateUtc="2026-08-04T02:25:00Z"/>
          <w:rFonts w:ascii="Arial" w:hAnsi="Arial" w:cs="Arial"/>
        </w:rPr>
      </w:pPr>
      <w:del w:id="11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0F1C4B9" w14:textId="77777777" w:rsidR="00AA2F5F" w:rsidRPr="002E06B9" w:rsidRDefault="00505F5C">
      <w:pPr>
        <w:rPr>
          <w:del w:id="113" w:author="Caio Pizzol" w:date="2026-08-03T22:25:00Z" w16du:dateUtc="2026-08-04T02:25:00Z"/>
          <w:rFonts w:ascii="Arial" w:hAnsi="Arial" w:cs="Arial"/>
        </w:rPr>
      </w:pPr>
      <w:del w:id="11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614B4FC" w14:textId="77777777" w:rsidR="00AA2F5F" w:rsidRPr="002E06B9" w:rsidRDefault="00505F5C">
      <w:pPr>
        <w:rPr>
          <w:del w:id="115" w:author="Caio Pizzol" w:date="2026-08-03T22:25:00Z" w16du:dateUtc="2026-08-04T02:25:00Z"/>
          <w:rFonts w:ascii="Arial" w:hAnsi="Arial" w:cs="Arial"/>
        </w:rPr>
      </w:pPr>
      <w:del w:id="11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702834" w14:textId="77777777" w:rsidR="00AA2F5F" w:rsidRPr="002E06B9" w:rsidRDefault="00505F5C">
      <w:pPr>
        <w:rPr>
          <w:del w:id="117" w:author="Caio Pizzol" w:date="2026-08-03T22:25:00Z" w16du:dateUtc="2026-08-04T02:25:00Z"/>
          <w:rFonts w:ascii="Arial" w:hAnsi="Arial" w:cs="Arial"/>
        </w:rPr>
      </w:pPr>
      <w:del w:id="11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0C301B8" w14:textId="77777777" w:rsidR="00AA2F5F" w:rsidRPr="002E06B9" w:rsidRDefault="00505F5C">
      <w:pPr>
        <w:rPr>
          <w:del w:id="119" w:author="Caio Pizzol" w:date="2026-08-03T22:25:00Z" w16du:dateUtc="2026-08-04T02:25:00Z"/>
          <w:rFonts w:ascii="Arial" w:hAnsi="Arial" w:cs="Arial"/>
        </w:rPr>
      </w:pPr>
      <w:del w:id="12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25DDD6" w14:textId="77777777" w:rsidR="00AA2F5F" w:rsidRPr="002E06B9" w:rsidRDefault="00505F5C">
      <w:pPr>
        <w:rPr>
          <w:del w:id="121" w:author="Caio Pizzol" w:date="2026-08-03T22:25:00Z" w16du:dateUtc="2026-08-04T02:25:00Z"/>
          <w:rFonts w:ascii="Arial" w:hAnsi="Arial" w:cs="Arial"/>
        </w:rPr>
      </w:pPr>
      <w:del w:id="12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C4D76" w14:textId="77777777" w:rsidR="00AA2F5F" w:rsidRPr="002E06B9" w:rsidRDefault="00505F5C">
      <w:pPr>
        <w:rPr>
          <w:del w:id="123" w:author="Caio Pizzol" w:date="2026-08-03T22:25:00Z" w16du:dateUtc="2026-08-04T02:25:00Z"/>
          <w:rFonts w:ascii="Arial" w:hAnsi="Arial" w:cs="Arial"/>
        </w:rPr>
      </w:pPr>
      <w:del w:id="12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F45EDE" w14:textId="77777777" w:rsidR="00AA2F5F" w:rsidRPr="002E06B9" w:rsidRDefault="00505F5C">
      <w:pPr>
        <w:rPr>
          <w:del w:id="125" w:author="Caio Pizzol" w:date="2026-08-03T22:25:00Z" w16du:dateUtc="2026-08-04T02:25:00Z"/>
          <w:rFonts w:ascii="Arial" w:hAnsi="Arial" w:cs="Arial"/>
        </w:rPr>
      </w:pPr>
      <w:del w:id="12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E82A90" w14:textId="77777777" w:rsidR="00AA2F5F" w:rsidRPr="002E06B9" w:rsidRDefault="00505F5C">
      <w:pPr>
        <w:rPr>
          <w:del w:id="127" w:author="Caio Pizzol" w:date="2026-08-03T22:25:00Z" w16du:dateUtc="2026-08-04T02:25:00Z"/>
          <w:rFonts w:ascii="Arial" w:hAnsi="Arial" w:cs="Arial"/>
        </w:rPr>
      </w:pPr>
      <w:del w:id="12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B5ADD5" w14:textId="77777777" w:rsidR="00AA2F5F" w:rsidRPr="002E06B9" w:rsidRDefault="00505F5C">
      <w:pPr>
        <w:rPr>
          <w:del w:id="129" w:author="Caio Pizzol" w:date="2026-08-03T22:25:00Z" w16du:dateUtc="2026-08-04T02:25:00Z"/>
          <w:rFonts w:ascii="Arial" w:hAnsi="Arial" w:cs="Arial"/>
        </w:rPr>
      </w:pPr>
      <w:del w:id="13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DA7DD9" w14:textId="77777777" w:rsidR="00AA2F5F" w:rsidRPr="002E06B9" w:rsidRDefault="00505F5C">
      <w:pPr>
        <w:rPr>
          <w:del w:id="131" w:author="Caio Pizzol" w:date="2026-08-03T22:25:00Z" w16du:dateUtc="2026-08-04T02:25:00Z"/>
          <w:rFonts w:ascii="Arial" w:hAnsi="Arial" w:cs="Arial"/>
        </w:rPr>
      </w:pPr>
      <w:del w:id="13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81AD3E3" w14:textId="77777777" w:rsidR="00AA2F5F" w:rsidRPr="002E06B9" w:rsidRDefault="00505F5C">
      <w:pPr>
        <w:rPr>
          <w:del w:id="133" w:author="Caio Pizzol" w:date="2026-08-03T22:25:00Z" w16du:dateUtc="2026-08-04T02:25:00Z"/>
          <w:rFonts w:ascii="Arial" w:hAnsi="Arial" w:cs="Arial"/>
        </w:rPr>
      </w:pPr>
      <w:del w:id="13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83F6E13" w14:textId="77777777" w:rsidR="00AA2F5F" w:rsidRPr="002E06B9" w:rsidRDefault="00505F5C">
      <w:pPr>
        <w:rPr>
          <w:del w:id="135" w:author="Caio Pizzol" w:date="2026-08-03T22:25:00Z" w16du:dateUtc="2026-08-04T02:25:00Z"/>
          <w:rFonts w:ascii="Arial" w:hAnsi="Arial" w:cs="Arial"/>
        </w:rPr>
      </w:pPr>
      <w:del w:id="13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6EBB1A" w14:textId="77777777" w:rsidR="00AA2F5F" w:rsidRPr="002E06B9" w:rsidRDefault="00505F5C">
      <w:pPr>
        <w:rPr>
          <w:del w:id="137" w:author="Caio Pizzol" w:date="2026-08-03T22:25:00Z" w16du:dateUtc="2026-08-04T02:25:00Z"/>
          <w:rFonts w:ascii="Arial" w:hAnsi="Arial" w:cs="Arial"/>
        </w:rPr>
      </w:pPr>
      <w:del w:id="13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70C9303" w14:textId="77777777" w:rsidR="00AA2F5F" w:rsidRPr="002E06B9" w:rsidRDefault="00505F5C">
      <w:pPr>
        <w:rPr>
          <w:del w:id="139" w:author="Caio Pizzol" w:date="2026-08-03T22:25:00Z" w16du:dateUtc="2026-08-04T02:25:00Z"/>
          <w:rFonts w:ascii="Arial" w:hAnsi="Arial" w:cs="Arial"/>
        </w:rPr>
      </w:pPr>
      <w:del w:id="14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70A744" w14:textId="77777777" w:rsidR="00AA2F5F" w:rsidRPr="002E06B9" w:rsidRDefault="00505F5C">
      <w:pPr>
        <w:rPr>
          <w:del w:id="141" w:author="Caio Pizzol" w:date="2026-08-03T22:25:00Z" w16du:dateUtc="2026-08-04T02:25:00Z"/>
          <w:rFonts w:ascii="Arial" w:hAnsi="Arial" w:cs="Arial"/>
        </w:rPr>
      </w:pPr>
      <w:del w:id="14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CDB8FC" w14:textId="77777777" w:rsidR="00AA2F5F" w:rsidRPr="002E06B9" w:rsidRDefault="00505F5C">
      <w:pPr>
        <w:rPr>
          <w:del w:id="143" w:author="Caio Pizzol" w:date="2026-08-03T22:25:00Z" w16du:dateUtc="2026-08-04T02:25:00Z"/>
          <w:rFonts w:ascii="Arial" w:hAnsi="Arial" w:cs="Arial"/>
        </w:rPr>
      </w:pPr>
      <w:del w:id="14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33EA139" w14:textId="77777777" w:rsidR="00AA2F5F" w:rsidRPr="002E06B9" w:rsidRDefault="00505F5C">
      <w:pPr>
        <w:rPr>
          <w:del w:id="145" w:author="Caio Pizzol" w:date="2026-08-03T22:25:00Z" w16du:dateUtc="2026-08-04T02:25:00Z"/>
          <w:rFonts w:ascii="Arial" w:hAnsi="Arial" w:cs="Arial"/>
        </w:rPr>
      </w:pPr>
      <w:del w:id="14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BBBCFB" w14:textId="77777777" w:rsidR="00AA2F5F" w:rsidRPr="002E06B9" w:rsidRDefault="00505F5C">
      <w:pPr>
        <w:rPr>
          <w:del w:id="147" w:author="Caio Pizzol" w:date="2026-08-03T22:25:00Z" w16du:dateUtc="2026-08-04T02:25:00Z"/>
          <w:rFonts w:ascii="Arial" w:hAnsi="Arial" w:cs="Arial"/>
        </w:rPr>
      </w:pPr>
      <w:del w:id="14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14DC8A5" w14:textId="77777777" w:rsidR="00AA2F5F" w:rsidRPr="002E06B9" w:rsidRDefault="00505F5C">
      <w:pPr>
        <w:rPr>
          <w:del w:id="149" w:author="Caio Pizzol" w:date="2026-08-03T22:25:00Z" w16du:dateUtc="2026-08-04T02:25:00Z"/>
          <w:rFonts w:ascii="Arial" w:hAnsi="Arial" w:cs="Arial"/>
        </w:rPr>
      </w:pPr>
      <w:del w:id="15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172526" w14:textId="77777777" w:rsidR="00AA2F5F" w:rsidRPr="002E06B9" w:rsidRDefault="00505F5C">
      <w:pPr>
        <w:rPr>
          <w:del w:id="151" w:author="Caio Pizzol" w:date="2026-08-03T22:25:00Z" w16du:dateUtc="2026-08-04T02:25:00Z"/>
          <w:rFonts w:ascii="Arial" w:hAnsi="Arial" w:cs="Arial"/>
        </w:rPr>
      </w:pPr>
      <w:del w:id="15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F92062" w14:textId="77777777" w:rsidR="00AA2F5F" w:rsidRPr="002E06B9" w:rsidRDefault="00505F5C">
      <w:pPr>
        <w:rPr>
          <w:del w:id="153" w:author="Caio Pizzol" w:date="2026-08-03T22:25:00Z" w16du:dateUtc="2026-08-04T02:25:00Z"/>
          <w:rFonts w:ascii="Arial" w:hAnsi="Arial" w:cs="Arial"/>
        </w:rPr>
      </w:pPr>
      <w:del w:id="15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A5C39EC" w14:textId="77777777" w:rsidR="00AA2F5F" w:rsidRPr="002E06B9" w:rsidRDefault="00505F5C">
      <w:pPr>
        <w:rPr>
          <w:del w:id="155" w:author="Caio Pizzol" w:date="2026-08-03T22:25:00Z" w16du:dateUtc="2026-08-04T02:25:00Z"/>
          <w:rFonts w:ascii="Arial" w:hAnsi="Arial" w:cs="Arial"/>
        </w:rPr>
      </w:pPr>
      <w:del w:id="15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270945" w14:textId="77777777" w:rsidR="00AA2F5F" w:rsidRPr="002E06B9" w:rsidRDefault="00505F5C">
      <w:pPr>
        <w:rPr>
          <w:del w:id="157" w:author="Caio Pizzol" w:date="2026-08-03T22:25:00Z" w16du:dateUtc="2026-08-04T02:25:00Z"/>
          <w:rFonts w:ascii="Arial" w:hAnsi="Arial" w:cs="Arial"/>
        </w:rPr>
      </w:pPr>
      <w:del w:id="15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79B838B" w14:textId="77777777" w:rsidR="00AA2F5F" w:rsidRPr="002E06B9" w:rsidRDefault="00505F5C">
      <w:pPr>
        <w:rPr>
          <w:del w:id="159" w:author="Caio Pizzol" w:date="2026-08-03T22:25:00Z" w16du:dateUtc="2026-08-04T02:25:00Z"/>
          <w:rFonts w:ascii="Arial" w:hAnsi="Arial" w:cs="Arial"/>
        </w:rPr>
      </w:pPr>
      <w:del w:id="16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4123F7E" w14:textId="77777777" w:rsidR="00AA2F5F" w:rsidRPr="002E06B9" w:rsidRDefault="00505F5C">
      <w:pPr>
        <w:rPr>
          <w:del w:id="161" w:author="Caio Pizzol" w:date="2026-08-03T22:25:00Z" w16du:dateUtc="2026-08-04T02:25:00Z"/>
          <w:rFonts w:ascii="Arial" w:hAnsi="Arial" w:cs="Arial"/>
        </w:rPr>
      </w:pPr>
      <w:del w:id="16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1A9001" w14:textId="77777777" w:rsidR="00AA2F5F" w:rsidRPr="002E06B9" w:rsidRDefault="00505F5C">
      <w:pPr>
        <w:rPr>
          <w:del w:id="163" w:author="Caio Pizzol" w:date="2026-08-03T22:25:00Z" w16du:dateUtc="2026-08-04T02:25:00Z"/>
          <w:rFonts w:ascii="Arial" w:hAnsi="Arial" w:cs="Arial"/>
        </w:rPr>
      </w:pPr>
      <w:del w:id="16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51337EE" w14:textId="77777777" w:rsidR="00AA2F5F" w:rsidRPr="002E06B9" w:rsidRDefault="00505F5C">
      <w:pPr>
        <w:rPr>
          <w:del w:id="165" w:author="Caio Pizzol" w:date="2026-08-03T22:25:00Z" w16du:dateUtc="2026-08-04T02:25:00Z"/>
          <w:rFonts w:ascii="Arial" w:hAnsi="Arial" w:cs="Arial"/>
        </w:rPr>
      </w:pPr>
      <w:del w:id="16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555677" w14:textId="77777777" w:rsidR="00AA2F5F" w:rsidRPr="002E06B9" w:rsidRDefault="00505F5C">
      <w:pPr>
        <w:rPr>
          <w:del w:id="167" w:author="Caio Pizzol" w:date="2026-08-03T22:25:00Z" w16du:dateUtc="2026-08-04T02:25:00Z"/>
          <w:rFonts w:ascii="Arial" w:hAnsi="Arial" w:cs="Arial"/>
        </w:rPr>
      </w:pPr>
      <w:del w:id="16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E2E520" w14:textId="77777777" w:rsidR="00AA2F5F" w:rsidRPr="002E06B9" w:rsidRDefault="00505F5C">
      <w:pPr>
        <w:rPr>
          <w:del w:id="169" w:author="Caio Pizzol" w:date="2026-08-03T22:25:00Z" w16du:dateUtc="2026-08-04T02:25:00Z"/>
          <w:rFonts w:ascii="Arial" w:hAnsi="Arial" w:cs="Arial"/>
        </w:rPr>
      </w:pPr>
      <w:del w:id="17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47CEAEB" w14:textId="77777777" w:rsidR="00AA2F5F" w:rsidRPr="002E06B9" w:rsidRDefault="00505F5C">
      <w:pPr>
        <w:rPr>
          <w:del w:id="171" w:author="Caio Pizzol" w:date="2026-08-03T22:25:00Z" w16du:dateUtc="2026-08-04T02:25:00Z"/>
          <w:rFonts w:ascii="Arial" w:hAnsi="Arial" w:cs="Arial"/>
        </w:rPr>
      </w:pPr>
      <w:del w:id="17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4D2199" w14:textId="77777777" w:rsidR="00AA2F5F" w:rsidRPr="002E06B9" w:rsidRDefault="00505F5C">
      <w:pPr>
        <w:rPr>
          <w:del w:id="173" w:author="Caio Pizzol" w:date="2026-08-03T22:25:00Z" w16du:dateUtc="2026-08-04T02:25:00Z"/>
          <w:rFonts w:ascii="Arial" w:hAnsi="Arial" w:cs="Arial"/>
        </w:rPr>
      </w:pPr>
      <w:del w:id="17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50EB775" w14:textId="77777777" w:rsidR="00AA2F5F" w:rsidRPr="002E06B9" w:rsidRDefault="00505F5C">
      <w:pPr>
        <w:rPr>
          <w:del w:id="175" w:author="Caio Pizzol" w:date="2026-08-03T22:25:00Z" w16du:dateUtc="2026-08-04T02:25:00Z"/>
          <w:rFonts w:ascii="Arial" w:hAnsi="Arial" w:cs="Arial"/>
        </w:rPr>
      </w:pPr>
      <w:del w:id="17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0A0EB48" w14:textId="77777777" w:rsidR="00AA2F5F" w:rsidRPr="002E06B9" w:rsidRDefault="00505F5C">
      <w:pPr>
        <w:rPr>
          <w:del w:id="177" w:author="Caio Pizzol" w:date="2026-08-03T22:25:00Z" w16du:dateUtc="2026-08-04T02:25:00Z"/>
          <w:rFonts w:ascii="Arial" w:hAnsi="Arial" w:cs="Arial"/>
        </w:rPr>
      </w:pPr>
      <w:del w:id="17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6EF296" w14:textId="77777777" w:rsidR="00AA2F5F" w:rsidRPr="002E06B9" w:rsidRDefault="00505F5C">
      <w:pPr>
        <w:rPr>
          <w:del w:id="179" w:author="Caio Pizzol" w:date="2026-08-03T22:25:00Z" w16du:dateUtc="2026-08-04T02:25:00Z"/>
          <w:rFonts w:ascii="Arial" w:hAnsi="Arial" w:cs="Arial"/>
        </w:rPr>
      </w:pPr>
      <w:del w:id="18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5D3EA2" w14:textId="77777777" w:rsidR="00AA2F5F" w:rsidRPr="002E06B9" w:rsidRDefault="00505F5C">
      <w:pPr>
        <w:rPr>
          <w:del w:id="181" w:author="Caio Pizzol" w:date="2026-08-03T22:25:00Z" w16du:dateUtc="2026-08-04T02:25:00Z"/>
          <w:rFonts w:ascii="Arial" w:hAnsi="Arial" w:cs="Arial"/>
        </w:rPr>
      </w:pPr>
      <w:del w:id="18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B389408" w14:textId="77777777" w:rsidR="00AA2F5F" w:rsidRPr="002E06B9" w:rsidRDefault="00505F5C">
      <w:pPr>
        <w:rPr>
          <w:del w:id="183" w:author="Caio Pizzol" w:date="2026-08-03T22:25:00Z" w16du:dateUtc="2026-08-04T02:25:00Z"/>
          <w:rFonts w:ascii="Arial" w:hAnsi="Arial" w:cs="Arial"/>
        </w:rPr>
      </w:pPr>
      <w:del w:id="18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93E62C" w14:textId="77777777" w:rsidR="00AA2F5F" w:rsidRPr="002E06B9" w:rsidRDefault="00505F5C">
      <w:pPr>
        <w:rPr>
          <w:del w:id="185" w:author="Caio Pizzol" w:date="2026-08-03T22:25:00Z" w16du:dateUtc="2026-08-04T02:25:00Z"/>
          <w:rFonts w:ascii="Arial" w:hAnsi="Arial" w:cs="Arial"/>
        </w:rPr>
      </w:pPr>
      <w:del w:id="18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8F21C25" w14:textId="77777777" w:rsidR="00AA2F5F" w:rsidRPr="002E06B9" w:rsidRDefault="00505F5C">
      <w:pPr>
        <w:rPr>
          <w:del w:id="187" w:author="Caio Pizzol" w:date="2026-08-03T22:25:00Z" w16du:dateUtc="2026-08-04T02:25:00Z"/>
          <w:rFonts w:ascii="Arial" w:hAnsi="Arial" w:cs="Arial"/>
        </w:rPr>
      </w:pPr>
      <w:del w:id="18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B2EA284" w14:textId="77777777" w:rsidR="00AA2F5F" w:rsidRPr="002E06B9" w:rsidRDefault="00505F5C">
      <w:pPr>
        <w:rPr>
          <w:del w:id="189" w:author="Caio Pizzol" w:date="2026-08-03T22:25:00Z" w16du:dateUtc="2026-08-04T02:25:00Z"/>
          <w:rFonts w:ascii="Arial" w:hAnsi="Arial" w:cs="Arial"/>
        </w:rPr>
      </w:pPr>
      <w:del w:id="19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1D6B16" w14:textId="77777777" w:rsidR="00AA2F5F" w:rsidRPr="002E06B9" w:rsidRDefault="00505F5C">
      <w:pPr>
        <w:rPr>
          <w:del w:id="191" w:author="Caio Pizzol" w:date="2026-08-03T22:25:00Z" w16du:dateUtc="2026-08-04T02:25:00Z"/>
          <w:rFonts w:ascii="Arial" w:hAnsi="Arial" w:cs="Arial"/>
        </w:rPr>
      </w:pPr>
      <w:del w:id="19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EA1E941" w14:textId="77777777" w:rsidR="00AA2F5F" w:rsidRPr="002E06B9" w:rsidRDefault="00505F5C">
      <w:pPr>
        <w:rPr>
          <w:del w:id="193" w:author="Caio Pizzol" w:date="2026-08-03T22:25:00Z" w16du:dateUtc="2026-08-04T02:25:00Z"/>
          <w:rFonts w:ascii="Arial" w:hAnsi="Arial" w:cs="Arial"/>
        </w:rPr>
      </w:pPr>
      <w:del w:id="19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47E60A5" w14:textId="77777777" w:rsidR="00AA2F5F" w:rsidRPr="002E06B9" w:rsidRDefault="00505F5C">
      <w:pPr>
        <w:rPr>
          <w:del w:id="195" w:author="Caio Pizzol" w:date="2026-08-03T22:25:00Z" w16du:dateUtc="2026-08-04T02:25:00Z"/>
          <w:rFonts w:ascii="Arial" w:hAnsi="Arial" w:cs="Arial"/>
        </w:rPr>
      </w:pPr>
      <w:del w:id="19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F4E615A" w14:textId="77777777" w:rsidR="00AA2F5F" w:rsidRPr="002E06B9" w:rsidRDefault="00505F5C">
      <w:pPr>
        <w:rPr>
          <w:del w:id="197" w:author="Caio Pizzol" w:date="2026-08-03T22:25:00Z" w16du:dateUtc="2026-08-04T02:25:00Z"/>
          <w:rFonts w:ascii="Arial" w:hAnsi="Arial" w:cs="Arial"/>
        </w:rPr>
      </w:pPr>
      <w:del w:id="19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CF97125" w14:textId="77777777" w:rsidR="00AA2F5F" w:rsidRPr="002E06B9" w:rsidRDefault="00505F5C">
      <w:pPr>
        <w:rPr>
          <w:del w:id="199" w:author="Caio Pizzol" w:date="2026-08-03T22:25:00Z" w16du:dateUtc="2026-08-04T02:25:00Z"/>
          <w:rFonts w:ascii="Arial" w:hAnsi="Arial" w:cs="Arial"/>
        </w:rPr>
      </w:pPr>
      <w:del w:id="20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765BCE" w14:textId="77777777" w:rsidR="00AA2F5F" w:rsidRPr="002E06B9" w:rsidRDefault="00505F5C">
      <w:pPr>
        <w:rPr>
          <w:del w:id="201" w:author="Caio Pizzol" w:date="2026-08-03T22:25:00Z" w16du:dateUtc="2026-08-04T02:25:00Z"/>
          <w:rFonts w:ascii="Arial" w:hAnsi="Arial" w:cs="Arial"/>
        </w:rPr>
      </w:pPr>
      <w:del w:id="20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ACACA0" w14:textId="77777777" w:rsidR="00AA2F5F" w:rsidRPr="002E06B9" w:rsidRDefault="00505F5C">
      <w:pPr>
        <w:rPr>
          <w:del w:id="203" w:author="Caio Pizzol" w:date="2026-08-03T22:25:00Z" w16du:dateUtc="2026-08-04T02:25:00Z"/>
          <w:rFonts w:ascii="Arial" w:hAnsi="Arial" w:cs="Arial"/>
        </w:rPr>
      </w:pPr>
      <w:del w:id="20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E675834" w14:textId="77777777" w:rsidR="00AA2F5F" w:rsidRPr="002E06B9" w:rsidRDefault="00505F5C">
      <w:pPr>
        <w:rPr>
          <w:del w:id="205" w:author="Caio Pizzol" w:date="2026-08-03T22:25:00Z" w16du:dateUtc="2026-08-04T02:25:00Z"/>
          <w:rFonts w:ascii="Arial" w:hAnsi="Arial" w:cs="Arial"/>
        </w:rPr>
      </w:pPr>
      <w:del w:id="20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FBA2D" w14:textId="77777777" w:rsidR="00AA2F5F" w:rsidRPr="002E06B9" w:rsidRDefault="00505F5C">
      <w:pPr>
        <w:rPr>
          <w:del w:id="207" w:author="Caio Pizzol" w:date="2026-08-03T22:25:00Z" w16du:dateUtc="2026-08-04T02:25:00Z"/>
          <w:rFonts w:ascii="Arial" w:hAnsi="Arial" w:cs="Arial"/>
        </w:rPr>
      </w:pPr>
      <w:del w:id="20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8630C8" w14:textId="77777777" w:rsidR="00AA2F5F" w:rsidRPr="002E06B9" w:rsidRDefault="00505F5C">
      <w:pPr>
        <w:rPr>
          <w:del w:id="209" w:author="Caio Pizzol" w:date="2026-08-03T22:25:00Z" w16du:dateUtc="2026-08-04T02:25:00Z"/>
          <w:rFonts w:ascii="Arial" w:hAnsi="Arial" w:cs="Arial"/>
        </w:rPr>
      </w:pPr>
      <w:del w:id="21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C0A39BA" w14:textId="77777777" w:rsidR="00AA2F5F" w:rsidRPr="002E06B9" w:rsidRDefault="00505F5C">
      <w:pPr>
        <w:rPr>
          <w:del w:id="211" w:author="Caio Pizzol" w:date="2026-08-03T22:25:00Z" w16du:dateUtc="2026-08-04T02:25:00Z"/>
          <w:rFonts w:ascii="Arial" w:hAnsi="Arial" w:cs="Arial"/>
        </w:rPr>
      </w:pPr>
      <w:del w:id="21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F5582F0" w14:textId="77777777" w:rsidR="00AA2F5F" w:rsidRPr="002E06B9" w:rsidRDefault="00505F5C">
      <w:pPr>
        <w:rPr>
          <w:del w:id="213" w:author="Caio Pizzol" w:date="2026-08-03T22:25:00Z" w16du:dateUtc="2026-08-04T02:25:00Z"/>
          <w:rFonts w:ascii="Arial" w:hAnsi="Arial" w:cs="Arial"/>
        </w:rPr>
      </w:pPr>
      <w:del w:id="21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8D2074" w14:textId="77777777" w:rsidR="00AA2F5F" w:rsidRPr="002E06B9" w:rsidRDefault="00505F5C">
      <w:pPr>
        <w:rPr>
          <w:del w:id="215" w:author="Caio Pizzol" w:date="2026-08-03T22:25:00Z" w16du:dateUtc="2026-08-04T02:25:00Z"/>
          <w:rFonts w:ascii="Arial" w:hAnsi="Arial" w:cs="Arial"/>
        </w:rPr>
      </w:pPr>
      <w:del w:id="21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722F83A" w14:textId="77777777" w:rsidR="00AA2F5F" w:rsidRPr="002E06B9" w:rsidRDefault="00505F5C">
      <w:pPr>
        <w:rPr>
          <w:del w:id="217" w:author="Caio Pizzol" w:date="2026-08-03T22:25:00Z" w16du:dateUtc="2026-08-04T02:25:00Z"/>
          <w:rFonts w:ascii="Arial" w:hAnsi="Arial" w:cs="Arial"/>
        </w:rPr>
      </w:pPr>
      <w:del w:id="21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399AD19" w14:textId="77777777" w:rsidR="00AA2F5F" w:rsidRPr="002E06B9" w:rsidRDefault="00505F5C">
      <w:pPr>
        <w:rPr>
          <w:del w:id="219" w:author="Caio Pizzol" w:date="2026-08-03T22:25:00Z" w16du:dateUtc="2026-08-04T02:25:00Z"/>
          <w:rFonts w:ascii="Arial" w:hAnsi="Arial" w:cs="Arial"/>
        </w:rPr>
      </w:pPr>
      <w:del w:id="22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9284BA" w14:textId="77777777" w:rsidR="00AA2F5F" w:rsidRPr="002E06B9" w:rsidRDefault="00505F5C">
      <w:pPr>
        <w:rPr>
          <w:del w:id="221" w:author="Caio Pizzol" w:date="2026-08-03T22:25:00Z" w16du:dateUtc="2026-08-04T02:25:00Z"/>
          <w:rFonts w:ascii="Arial" w:hAnsi="Arial" w:cs="Arial"/>
        </w:rPr>
      </w:pPr>
      <w:del w:id="22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4FABBF3" w14:textId="77777777" w:rsidR="00AA2F5F" w:rsidRPr="002E06B9" w:rsidRDefault="00505F5C">
      <w:pPr>
        <w:rPr>
          <w:del w:id="223" w:author="Caio Pizzol" w:date="2026-08-03T22:25:00Z" w16du:dateUtc="2026-08-04T02:25:00Z"/>
          <w:rFonts w:ascii="Arial" w:hAnsi="Arial" w:cs="Arial"/>
        </w:rPr>
      </w:pPr>
      <w:del w:id="22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2090DB9" w14:textId="77777777" w:rsidR="00AA2F5F" w:rsidRPr="002E06B9" w:rsidRDefault="00505F5C">
      <w:pPr>
        <w:rPr>
          <w:del w:id="225" w:author="Caio Pizzol" w:date="2026-08-03T22:25:00Z" w16du:dateUtc="2026-08-04T02:25:00Z"/>
          <w:rFonts w:ascii="Arial" w:hAnsi="Arial" w:cs="Arial"/>
        </w:rPr>
      </w:pPr>
      <w:del w:id="22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060781A" w14:textId="77777777" w:rsidR="00AA2F5F" w:rsidRPr="002E06B9" w:rsidRDefault="00505F5C">
      <w:pPr>
        <w:rPr>
          <w:del w:id="227" w:author="Caio Pizzol" w:date="2026-08-03T22:25:00Z" w16du:dateUtc="2026-08-04T02:25:00Z"/>
          <w:rFonts w:ascii="Arial" w:hAnsi="Arial" w:cs="Arial"/>
        </w:rPr>
      </w:pPr>
      <w:del w:id="22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FEC6E0F" w14:textId="77777777" w:rsidR="00AA2F5F" w:rsidRPr="002E06B9" w:rsidRDefault="00505F5C">
      <w:pPr>
        <w:rPr>
          <w:del w:id="229" w:author="Caio Pizzol" w:date="2026-08-03T22:25:00Z" w16du:dateUtc="2026-08-04T02:25:00Z"/>
          <w:rFonts w:ascii="Arial" w:hAnsi="Arial" w:cs="Arial"/>
        </w:rPr>
      </w:pPr>
      <w:del w:id="23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4735E0" w14:textId="77777777" w:rsidR="00AA2F5F" w:rsidRPr="002E06B9" w:rsidRDefault="00505F5C">
      <w:pPr>
        <w:rPr>
          <w:del w:id="231" w:author="Caio Pizzol" w:date="2026-08-03T22:25:00Z" w16du:dateUtc="2026-08-04T02:25:00Z"/>
          <w:rFonts w:ascii="Arial" w:hAnsi="Arial" w:cs="Arial"/>
        </w:rPr>
      </w:pPr>
      <w:del w:id="23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2EAB8F4" w14:textId="77777777" w:rsidR="00AA2F5F" w:rsidRPr="002E06B9" w:rsidRDefault="00505F5C">
      <w:pPr>
        <w:rPr>
          <w:del w:id="233" w:author="Caio Pizzol" w:date="2026-08-03T22:25:00Z" w16du:dateUtc="2026-08-04T02:25:00Z"/>
          <w:rFonts w:ascii="Arial" w:hAnsi="Arial" w:cs="Arial"/>
        </w:rPr>
      </w:pPr>
      <w:del w:id="23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1C635AA" w14:textId="77777777" w:rsidR="00AA2F5F" w:rsidRPr="002E06B9" w:rsidRDefault="00505F5C">
      <w:pPr>
        <w:rPr>
          <w:del w:id="235" w:author="Caio Pizzol" w:date="2026-08-03T22:25:00Z" w16du:dateUtc="2026-08-04T02:25:00Z"/>
          <w:rFonts w:ascii="Arial" w:hAnsi="Arial" w:cs="Arial"/>
        </w:rPr>
      </w:pPr>
      <w:del w:id="23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05B078" w14:textId="77777777" w:rsidR="00AA2F5F" w:rsidRPr="002E06B9" w:rsidRDefault="00505F5C">
      <w:pPr>
        <w:rPr>
          <w:del w:id="237" w:author="Caio Pizzol" w:date="2026-08-03T22:25:00Z" w16du:dateUtc="2026-08-04T02:25:00Z"/>
          <w:rFonts w:ascii="Arial" w:hAnsi="Arial" w:cs="Arial"/>
        </w:rPr>
      </w:pPr>
      <w:del w:id="23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14FD338" w14:textId="77777777" w:rsidR="00AA2F5F" w:rsidRPr="002E06B9" w:rsidRDefault="00505F5C">
      <w:pPr>
        <w:rPr>
          <w:del w:id="239" w:author="Caio Pizzol" w:date="2026-08-03T22:25:00Z" w16du:dateUtc="2026-08-04T02:25:00Z"/>
          <w:rFonts w:ascii="Arial" w:hAnsi="Arial" w:cs="Arial"/>
        </w:rPr>
      </w:pPr>
      <w:del w:id="24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E66ED33" w14:textId="77777777" w:rsidR="00AA2F5F" w:rsidRPr="002E06B9" w:rsidRDefault="00505F5C">
      <w:pPr>
        <w:rPr>
          <w:del w:id="241" w:author="Caio Pizzol" w:date="2026-08-03T22:25:00Z" w16du:dateUtc="2026-08-04T02:25:00Z"/>
          <w:rFonts w:ascii="Arial" w:hAnsi="Arial" w:cs="Arial"/>
        </w:rPr>
      </w:pPr>
      <w:del w:id="24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DA69FE8" w14:textId="77777777" w:rsidR="00AA2F5F" w:rsidRPr="002E06B9" w:rsidRDefault="00505F5C">
      <w:pPr>
        <w:rPr>
          <w:del w:id="243" w:author="Caio Pizzol" w:date="2026-08-03T22:25:00Z" w16du:dateUtc="2026-08-04T02:25:00Z"/>
          <w:rFonts w:ascii="Arial" w:hAnsi="Arial" w:cs="Arial"/>
        </w:rPr>
      </w:pPr>
      <w:del w:id="24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C517413" w14:textId="77777777" w:rsidR="00AA2F5F" w:rsidRPr="002E06B9" w:rsidRDefault="00505F5C">
      <w:pPr>
        <w:rPr>
          <w:del w:id="245" w:author="Caio Pizzol" w:date="2026-08-03T22:25:00Z" w16du:dateUtc="2026-08-04T02:25:00Z"/>
          <w:rFonts w:ascii="Arial" w:hAnsi="Arial" w:cs="Arial"/>
        </w:rPr>
      </w:pPr>
      <w:del w:id="24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BDEF337" w14:textId="77777777" w:rsidR="00AA2F5F" w:rsidRPr="002E06B9" w:rsidRDefault="00505F5C">
      <w:pPr>
        <w:rPr>
          <w:del w:id="247" w:author="Caio Pizzol" w:date="2026-08-03T22:25:00Z" w16du:dateUtc="2026-08-04T02:25:00Z"/>
          <w:rFonts w:ascii="Arial" w:hAnsi="Arial" w:cs="Arial"/>
        </w:rPr>
      </w:pPr>
      <w:del w:id="24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325578C" w14:textId="77777777" w:rsidR="00AA2F5F" w:rsidRPr="002E06B9" w:rsidRDefault="00505F5C">
      <w:pPr>
        <w:rPr>
          <w:del w:id="249" w:author="Caio Pizzol" w:date="2026-08-03T22:25:00Z" w16du:dateUtc="2026-08-04T02:25:00Z"/>
          <w:rFonts w:ascii="Arial" w:hAnsi="Arial" w:cs="Arial"/>
        </w:rPr>
      </w:pPr>
      <w:del w:id="25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A9C9C81" w14:textId="77777777" w:rsidR="00AA2F5F" w:rsidRPr="002E06B9" w:rsidRDefault="00505F5C">
      <w:pPr>
        <w:rPr>
          <w:del w:id="251" w:author="Caio Pizzol" w:date="2026-08-03T22:25:00Z" w16du:dateUtc="2026-08-04T02:25:00Z"/>
          <w:rFonts w:ascii="Arial" w:hAnsi="Arial" w:cs="Arial"/>
        </w:rPr>
      </w:pPr>
      <w:del w:id="25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2CEA6F" w14:textId="77777777" w:rsidR="00AA2F5F" w:rsidRPr="002E06B9" w:rsidRDefault="00505F5C">
      <w:pPr>
        <w:rPr>
          <w:del w:id="253" w:author="Caio Pizzol" w:date="2026-08-03T22:25:00Z" w16du:dateUtc="2026-08-04T02:25:00Z"/>
          <w:rFonts w:ascii="Arial" w:hAnsi="Arial" w:cs="Arial"/>
        </w:rPr>
      </w:pPr>
      <w:del w:id="25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2AA1FC" w14:textId="77777777" w:rsidR="00AA2F5F" w:rsidRPr="002E06B9" w:rsidRDefault="00505F5C">
      <w:pPr>
        <w:rPr>
          <w:del w:id="255" w:author="Caio Pizzol" w:date="2026-08-03T22:25:00Z" w16du:dateUtc="2026-08-04T02:25:00Z"/>
          <w:rFonts w:ascii="Arial" w:hAnsi="Arial" w:cs="Arial"/>
        </w:rPr>
      </w:pPr>
      <w:del w:id="25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994E51E" w14:textId="77777777" w:rsidR="00AA2F5F" w:rsidRPr="002E06B9" w:rsidRDefault="00505F5C">
      <w:pPr>
        <w:rPr>
          <w:del w:id="257" w:author="Caio Pizzol" w:date="2026-08-03T22:25:00Z" w16du:dateUtc="2026-08-04T02:25:00Z"/>
          <w:rFonts w:ascii="Arial" w:hAnsi="Arial" w:cs="Arial"/>
        </w:rPr>
      </w:pPr>
      <w:del w:id="25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0265597" w14:textId="77777777" w:rsidR="00AA2F5F" w:rsidRPr="002E06B9" w:rsidRDefault="00505F5C">
      <w:pPr>
        <w:rPr>
          <w:del w:id="259" w:author="Caio Pizzol" w:date="2026-08-03T22:25:00Z" w16du:dateUtc="2026-08-04T02:25:00Z"/>
          <w:rFonts w:ascii="Arial" w:hAnsi="Arial" w:cs="Arial"/>
        </w:rPr>
      </w:pPr>
      <w:del w:id="26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AE4358" w14:textId="77777777" w:rsidR="00AA2F5F" w:rsidRPr="002E06B9" w:rsidRDefault="00505F5C">
      <w:pPr>
        <w:rPr>
          <w:del w:id="261" w:author="Caio Pizzol" w:date="2026-08-03T22:25:00Z" w16du:dateUtc="2026-08-04T02:25:00Z"/>
          <w:rFonts w:ascii="Arial" w:hAnsi="Arial" w:cs="Arial"/>
        </w:rPr>
      </w:pPr>
      <w:del w:id="26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D5A575E" w14:textId="77777777" w:rsidR="00AA2F5F" w:rsidRPr="002E06B9" w:rsidRDefault="00505F5C">
      <w:pPr>
        <w:rPr>
          <w:del w:id="263" w:author="Caio Pizzol" w:date="2026-08-03T22:25:00Z" w16du:dateUtc="2026-08-04T02:25:00Z"/>
          <w:rFonts w:ascii="Arial" w:hAnsi="Arial" w:cs="Arial"/>
        </w:rPr>
      </w:pPr>
      <w:del w:id="26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DD6872A" w14:textId="77777777" w:rsidR="00AA2F5F" w:rsidRPr="002E06B9" w:rsidRDefault="00505F5C">
      <w:pPr>
        <w:rPr>
          <w:del w:id="265" w:author="Caio Pizzol" w:date="2026-08-03T22:25:00Z" w16du:dateUtc="2026-08-04T02:25:00Z"/>
          <w:rFonts w:ascii="Arial" w:hAnsi="Arial" w:cs="Arial"/>
        </w:rPr>
      </w:pPr>
      <w:del w:id="26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0C442E" w14:textId="77777777" w:rsidR="00AA2F5F" w:rsidRPr="002E06B9" w:rsidRDefault="00505F5C">
      <w:pPr>
        <w:rPr>
          <w:del w:id="267" w:author="Caio Pizzol" w:date="2026-08-03T22:25:00Z" w16du:dateUtc="2026-08-04T02:25:00Z"/>
          <w:rFonts w:ascii="Arial" w:hAnsi="Arial" w:cs="Arial"/>
        </w:rPr>
      </w:pPr>
      <w:del w:id="26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3A05E19" w14:textId="77777777" w:rsidR="00AA2F5F" w:rsidRPr="002E06B9" w:rsidRDefault="00505F5C">
      <w:pPr>
        <w:rPr>
          <w:del w:id="269" w:author="Caio Pizzol" w:date="2026-08-03T22:25:00Z" w16du:dateUtc="2026-08-04T02:25:00Z"/>
          <w:rFonts w:ascii="Arial" w:hAnsi="Arial" w:cs="Arial"/>
        </w:rPr>
      </w:pPr>
      <w:del w:id="27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46A033" w14:textId="77777777" w:rsidR="00AA2F5F" w:rsidRPr="002E06B9" w:rsidRDefault="00505F5C">
      <w:pPr>
        <w:rPr>
          <w:del w:id="271" w:author="Caio Pizzol" w:date="2026-08-03T22:25:00Z" w16du:dateUtc="2026-08-04T02:25:00Z"/>
          <w:rFonts w:ascii="Arial" w:hAnsi="Arial" w:cs="Arial"/>
        </w:rPr>
      </w:pPr>
      <w:del w:id="27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7CAA6E" w14:textId="77777777" w:rsidR="00AA2F5F" w:rsidRPr="002E06B9" w:rsidRDefault="00505F5C">
      <w:pPr>
        <w:rPr>
          <w:del w:id="273" w:author="Caio Pizzol" w:date="2026-08-03T22:25:00Z" w16du:dateUtc="2026-08-04T02:25:00Z"/>
          <w:rFonts w:ascii="Arial" w:hAnsi="Arial" w:cs="Arial"/>
        </w:rPr>
      </w:pPr>
      <w:del w:id="27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3A31900" w14:textId="77777777" w:rsidR="00AA2F5F" w:rsidRPr="002E06B9" w:rsidRDefault="00505F5C">
      <w:pPr>
        <w:rPr>
          <w:del w:id="275" w:author="Caio Pizzol" w:date="2026-08-03T22:25:00Z" w16du:dateUtc="2026-08-04T02:25:00Z"/>
          <w:rFonts w:ascii="Arial" w:hAnsi="Arial" w:cs="Arial"/>
        </w:rPr>
      </w:pPr>
      <w:del w:id="27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302E313" w14:textId="77777777" w:rsidR="00AA2F5F" w:rsidRPr="002E06B9" w:rsidRDefault="00505F5C">
      <w:pPr>
        <w:rPr>
          <w:del w:id="277" w:author="Caio Pizzol" w:date="2026-08-03T22:25:00Z" w16du:dateUtc="2026-08-04T02:25:00Z"/>
          <w:rFonts w:ascii="Arial" w:hAnsi="Arial" w:cs="Arial"/>
        </w:rPr>
      </w:pPr>
      <w:del w:id="27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0CE3416" w14:textId="77777777" w:rsidR="00AA2F5F" w:rsidRPr="002E06B9" w:rsidRDefault="00505F5C">
      <w:pPr>
        <w:rPr>
          <w:del w:id="279" w:author="Caio Pizzol" w:date="2026-08-03T22:25:00Z" w16du:dateUtc="2026-08-04T02:25:00Z"/>
          <w:rFonts w:ascii="Arial" w:hAnsi="Arial" w:cs="Arial"/>
        </w:rPr>
      </w:pPr>
      <w:del w:id="28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B0DDDA" w14:textId="77777777" w:rsidR="00AA2F5F" w:rsidRPr="002E06B9" w:rsidRDefault="00505F5C">
      <w:pPr>
        <w:rPr>
          <w:del w:id="281" w:author="Caio Pizzol" w:date="2026-08-03T22:25:00Z" w16du:dateUtc="2026-08-04T02:25:00Z"/>
          <w:rFonts w:ascii="Arial" w:hAnsi="Arial" w:cs="Arial"/>
        </w:rPr>
      </w:pPr>
      <w:del w:id="28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93BADF7" w14:textId="77777777" w:rsidR="00AA2F5F" w:rsidRPr="002E06B9" w:rsidRDefault="00505F5C">
      <w:pPr>
        <w:rPr>
          <w:del w:id="283" w:author="Caio Pizzol" w:date="2026-08-03T22:25:00Z" w16du:dateUtc="2026-08-04T02:25:00Z"/>
          <w:rFonts w:ascii="Arial" w:hAnsi="Arial" w:cs="Arial"/>
        </w:rPr>
      </w:pPr>
      <w:del w:id="28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18DC3CC" w14:textId="77777777" w:rsidR="00AA2F5F" w:rsidRPr="002E06B9" w:rsidRDefault="00505F5C">
      <w:pPr>
        <w:rPr>
          <w:del w:id="285" w:author="Caio Pizzol" w:date="2026-08-03T22:25:00Z" w16du:dateUtc="2026-08-04T02:25:00Z"/>
          <w:rFonts w:ascii="Arial" w:hAnsi="Arial" w:cs="Arial"/>
        </w:rPr>
      </w:pPr>
      <w:del w:id="28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69D12D8" w14:textId="77777777" w:rsidR="00AA2F5F" w:rsidRPr="002E06B9" w:rsidRDefault="00505F5C">
      <w:pPr>
        <w:rPr>
          <w:del w:id="287" w:author="Caio Pizzol" w:date="2026-08-03T22:25:00Z" w16du:dateUtc="2026-08-04T02:25:00Z"/>
          <w:rFonts w:ascii="Arial" w:hAnsi="Arial" w:cs="Arial"/>
        </w:rPr>
      </w:pPr>
      <w:del w:id="28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2E8C8FA" w14:textId="77777777" w:rsidR="00AA2F5F" w:rsidRPr="002E06B9" w:rsidRDefault="00505F5C">
      <w:pPr>
        <w:rPr>
          <w:del w:id="289" w:author="Caio Pizzol" w:date="2026-08-03T22:25:00Z" w16du:dateUtc="2026-08-04T02:25:00Z"/>
          <w:rFonts w:ascii="Arial" w:hAnsi="Arial" w:cs="Arial"/>
        </w:rPr>
      </w:pPr>
      <w:del w:id="29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730252" w14:textId="77777777" w:rsidR="00AA2F5F" w:rsidRPr="002E06B9" w:rsidRDefault="00505F5C">
      <w:pPr>
        <w:rPr>
          <w:del w:id="291" w:author="Caio Pizzol" w:date="2026-08-03T22:25:00Z" w16du:dateUtc="2026-08-04T02:25:00Z"/>
          <w:rFonts w:ascii="Arial" w:hAnsi="Arial" w:cs="Arial"/>
        </w:rPr>
      </w:pPr>
      <w:del w:id="29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22D0C63" w14:textId="77777777" w:rsidR="00AA2F5F" w:rsidRPr="002E06B9" w:rsidRDefault="00505F5C">
      <w:pPr>
        <w:rPr>
          <w:del w:id="293" w:author="Caio Pizzol" w:date="2026-08-03T22:25:00Z" w16du:dateUtc="2026-08-04T02:25:00Z"/>
          <w:rFonts w:ascii="Arial" w:hAnsi="Arial" w:cs="Arial"/>
        </w:rPr>
      </w:pPr>
      <w:del w:id="29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540EA89" w14:textId="77777777" w:rsidR="00AA2F5F" w:rsidRPr="002E06B9" w:rsidRDefault="00505F5C">
      <w:pPr>
        <w:rPr>
          <w:del w:id="295" w:author="Caio Pizzol" w:date="2026-08-03T22:25:00Z" w16du:dateUtc="2026-08-04T02:25:00Z"/>
          <w:rFonts w:ascii="Arial" w:hAnsi="Arial" w:cs="Arial"/>
        </w:rPr>
      </w:pPr>
      <w:del w:id="29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67268EF" w14:textId="77777777" w:rsidR="00AA2F5F" w:rsidRPr="002E06B9" w:rsidRDefault="00505F5C">
      <w:pPr>
        <w:rPr>
          <w:del w:id="297" w:author="Caio Pizzol" w:date="2026-08-03T22:25:00Z" w16du:dateUtc="2026-08-04T02:25:00Z"/>
          <w:rFonts w:ascii="Arial" w:hAnsi="Arial" w:cs="Arial"/>
        </w:rPr>
      </w:pPr>
      <w:del w:id="29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E304029" w14:textId="77777777" w:rsidR="00AA2F5F" w:rsidRPr="002E06B9" w:rsidRDefault="00505F5C">
      <w:pPr>
        <w:rPr>
          <w:del w:id="299" w:author="Caio Pizzol" w:date="2026-08-03T22:25:00Z" w16du:dateUtc="2026-08-04T02:25:00Z"/>
          <w:rFonts w:ascii="Arial" w:hAnsi="Arial" w:cs="Arial"/>
        </w:rPr>
      </w:pPr>
      <w:del w:id="30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C1A4C98" w14:textId="77777777" w:rsidR="00AA2F5F" w:rsidRPr="002E06B9" w:rsidRDefault="00505F5C">
      <w:pPr>
        <w:rPr>
          <w:del w:id="301" w:author="Caio Pizzol" w:date="2026-08-03T22:25:00Z" w16du:dateUtc="2026-08-04T02:25:00Z"/>
          <w:rFonts w:ascii="Arial" w:hAnsi="Arial" w:cs="Arial"/>
        </w:rPr>
      </w:pPr>
      <w:del w:id="30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7F94C0C" w14:textId="77777777" w:rsidR="00AA2F5F" w:rsidRPr="002E06B9" w:rsidRDefault="00505F5C">
      <w:pPr>
        <w:rPr>
          <w:del w:id="303" w:author="Caio Pizzol" w:date="2026-08-03T22:25:00Z" w16du:dateUtc="2026-08-04T02:25:00Z"/>
          <w:rFonts w:ascii="Arial" w:hAnsi="Arial" w:cs="Arial"/>
        </w:rPr>
      </w:pPr>
      <w:del w:id="30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1E72042" w14:textId="77777777" w:rsidR="00AA2F5F" w:rsidRPr="002E06B9" w:rsidRDefault="00505F5C">
      <w:pPr>
        <w:rPr>
          <w:del w:id="305" w:author="Caio Pizzol" w:date="2026-08-03T22:25:00Z" w16du:dateUtc="2026-08-04T02:25:00Z"/>
          <w:rFonts w:ascii="Arial" w:hAnsi="Arial" w:cs="Arial"/>
        </w:rPr>
      </w:pPr>
      <w:del w:id="30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ACD4AC9" w14:textId="77777777" w:rsidR="00AA2F5F" w:rsidRPr="002E06B9" w:rsidRDefault="00505F5C">
      <w:pPr>
        <w:rPr>
          <w:del w:id="307" w:author="Caio Pizzol" w:date="2026-08-03T22:25:00Z" w16du:dateUtc="2026-08-04T02:25:00Z"/>
          <w:rFonts w:ascii="Arial" w:hAnsi="Arial" w:cs="Arial"/>
        </w:rPr>
      </w:pPr>
      <w:del w:id="30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0BACD72" w14:textId="77777777" w:rsidR="00AA2F5F" w:rsidRPr="002E06B9" w:rsidRDefault="00505F5C">
      <w:pPr>
        <w:rPr>
          <w:del w:id="309" w:author="Caio Pizzol" w:date="2026-08-03T22:25:00Z" w16du:dateUtc="2026-08-04T02:25:00Z"/>
          <w:rFonts w:ascii="Arial" w:hAnsi="Arial" w:cs="Arial"/>
        </w:rPr>
      </w:pPr>
      <w:del w:id="31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96872BE" w14:textId="77777777" w:rsidR="00AA2F5F" w:rsidRPr="002E06B9" w:rsidRDefault="00505F5C">
      <w:pPr>
        <w:rPr>
          <w:del w:id="311" w:author="Caio Pizzol" w:date="2026-08-03T22:25:00Z" w16du:dateUtc="2026-08-04T02:25:00Z"/>
          <w:rFonts w:ascii="Arial" w:hAnsi="Arial" w:cs="Arial"/>
        </w:rPr>
      </w:pPr>
      <w:del w:id="31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706C541" w14:textId="77777777" w:rsidR="00AA2F5F" w:rsidRPr="002E06B9" w:rsidRDefault="00505F5C">
      <w:pPr>
        <w:rPr>
          <w:del w:id="313" w:author="Caio Pizzol" w:date="2026-08-03T22:25:00Z" w16du:dateUtc="2026-08-04T02:25:00Z"/>
          <w:rFonts w:ascii="Arial" w:hAnsi="Arial" w:cs="Arial"/>
        </w:rPr>
      </w:pPr>
      <w:del w:id="31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9CA2D78" w14:textId="77777777" w:rsidR="00AA2F5F" w:rsidRPr="002E06B9" w:rsidRDefault="00505F5C">
      <w:pPr>
        <w:rPr>
          <w:del w:id="315" w:author="Caio Pizzol" w:date="2026-08-03T22:25:00Z" w16du:dateUtc="2026-08-04T02:25:00Z"/>
          <w:rFonts w:ascii="Arial" w:hAnsi="Arial" w:cs="Arial"/>
        </w:rPr>
      </w:pPr>
      <w:del w:id="31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C3F5327" w14:textId="77777777" w:rsidR="00AA2F5F" w:rsidRPr="002E06B9" w:rsidRDefault="00505F5C">
      <w:pPr>
        <w:rPr>
          <w:del w:id="317" w:author="Caio Pizzol" w:date="2026-08-03T22:25:00Z" w16du:dateUtc="2026-08-04T02:25:00Z"/>
          <w:rFonts w:ascii="Arial" w:hAnsi="Arial" w:cs="Arial"/>
        </w:rPr>
      </w:pPr>
      <w:del w:id="31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465AAA0" w14:textId="77777777" w:rsidR="00AA2F5F" w:rsidRPr="002E06B9" w:rsidRDefault="00505F5C">
      <w:pPr>
        <w:rPr>
          <w:del w:id="319" w:author="Caio Pizzol" w:date="2026-08-03T22:25:00Z" w16du:dateUtc="2026-08-04T02:25:00Z"/>
          <w:rFonts w:ascii="Arial" w:hAnsi="Arial" w:cs="Arial"/>
        </w:rPr>
      </w:pPr>
      <w:del w:id="32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B4FA373" w14:textId="77777777" w:rsidR="00AA2F5F" w:rsidRPr="002E06B9" w:rsidRDefault="00505F5C">
      <w:pPr>
        <w:rPr>
          <w:del w:id="321" w:author="Caio Pizzol" w:date="2026-08-03T22:25:00Z" w16du:dateUtc="2026-08-04T02:25:00Z"/>
          <w:rFonts w:ascii="Arial" w:hAnsi="Arial" w:cs="Arial"/>
        </w:rPr>
      </w:pPr>
      <w:del w:id="32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393E5F33" w14:textId="77777777" w:rsidR="00AA2F5F" w:rsidRPr="002E06B9" w:rsidRDefault="00505F5C">
      <w:pPr>
        <w:rPr>
          <w:del w:id="323" w:author="Caio Pizzol" w:date="2026-08-03T22:25:00Z" w16du:dateUtc="2026-08-04T02:25:00Z"/>
          <w:rFonts w:ascii="Arial" w:hAnsi="Arial" w:cs="Arial"/>
        </w:rPr>
      </w:pPr>
      <w:del w:id="32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6FB13" w14:textId="77777777" w:rsidR="00AA2F5F" w:rsidRPr="002E06B9" w:rsidRDefault="00505F5C">
      <w:pPr>
        <w:rPr>
          <w:del w:id="325" w:author="Caio Pizzol" w:date="2026-08-03T22:25:00Z" w16du:dateUtc="2026-08-04T02:25:00Z"/>
          <w:rFonts w:ascii="Arial" w:hAnsi="Arial" w:cs="Arial"/>
        </w:rPr>
      </w:pPr>
      <w:del w:id="32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6ACFAF" w14:textId="77777777" w:rsidR="00AA2F5F" w:rsidRPr="002E06B9" w:rsidRDefault="00505F5C">
      <w:pPr>
        <w:rPr>
          <w:del w:id="327" w:author="Caio Pizzol" w:date="2026-08-03T22:25:00Z" w16du:dateUtc="2026-08-04T02:25:00Z"/>
          <w:rFonts w:ascii="Arial" w:hAnsi="Arial" w:cs="Arial"/>
        </w:rPr>
      </w:pPr>
      <w:del w:id="32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4EAE46DD" w14:textId="77777777" w:rsidR="00AA2F5F" w:rsidRPr="002E06B9" w:rsidRDefault="00505F5C">
      <w:pPr>
        <w:rPr>
          <w:del w:id="329" w:author="Caio Pizzol" w:date="2026-08-03T22:25:00Z" w16du:dateUtc="2026-08-04T02:25:00Z"/>
          <w:rFonts w:ascii="Arial" w:hAnsi="Arial" w:cs="Arial"/>
        </w:rPr>
      </w:pPr>
      <w:del w:id="33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EE16168" w14:textId="77777777" w:rsidR="00AA2F5F" w:rsidRPr="002E06B9" w:rsidRDefault="00505F5C">
      <w:pPr>
        <w:rPr>
          <w:del w:id="331" w:author="Caio Pizzol" w:date="2026-08-03T22:25:00Z" w16du:dateUtc="2026-08-04T02:25:00Z"/>
          <w:rFonts w:ascii="Arial" w:hAnsi="Arial" w:cs="Arial"/>
        </w:rPr>
      </w:pPr>
      <w:del w:id="33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77629371" w14:textId="77777777" w:rsidR="00AA2F5F" w:rsidRPr="002E06B9" w:rsidRDefault="00505F5C">
      <w:pPr>
        <w:rPr>
          <w:del w:id="333" w:author="Caio Pizzol" w:date="2026-08-03T22:25:00Z" w16du:dateUtc="2026-08-04T02:25:00Z"/>
          <w:rFonts w:ascii="Arial" w:hAnsi="Arial" w:cs="Arial"/>
        </w:rPr>
      </w:pPr>
      <w:del w:id="33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BBF4CE4" w14:textId="77777777" w:rsidR="00AA2F5F" w:rsidRPr="002E06B9" w:rsidRDefault="00505F5C">
      <w:pPr>
        <w:rPr>
          <w:del w:id="335" w:author="Caio Pizzol" w:date="2026-08-03T22:25:00Z" w16du:dateUtc="2026-08-04T02:25:00Z"/>
          <w:rFonts w:ascii="Arial" w:hAnsi="Arial" w:cs="Arial"/>
        </w:rPr>
      </w:pPr>
      <w:del w:id="33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14F57D74" w14:textId="77777777" w:rsidR="00AA2F5F" w:rsidRPr="002E06B9" w:rsidRDefault="00505F5C">
      <w:pPr>
        <w:rPr>
          <w:del w:id="337" w:author="Caio Pizzol" w:date="2026-08-03T22:25:00Z" w16du:dateUtc="2026-08-04T02:25:00Z"/>
          <w:rFonts w:ascii="Arial" w:hAnsi="Arial" w:cs="Arial"/>
        </w:rPr>
      </w:pPr>
      <w:del w:id="33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28DA8E94" w14:textId="77777777" w:rsidR="00AA2F5F" w:rsidRPr="002E06B9" w:rsidRDefault="00505F5C">
      <w:pPr>
        <w:rPr>
          <w:del w:id="339" w:author="Caio Pizzol" w:date="2026-08-03T22:25:00Z" w16du:dateUtc="2026-08-04T02:25:00Z"/>
          <w:rFonts w:ascii="Arial" w:hAnsi="Arial" w:cs="Arial"/>
        </w:rPr>
      </w:pPr>
      <w:del w:id="34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639C8986" w14:textId="77777777" w:rsidR="00AA2F5F" w:rsidRPr="002E06B9" w:rsidRDefault="00505F5C">
      <w:pPr>
        <w:rPr>
          <w:del w:id="341" w:author="Caio Pizzol" w:date="2026-08-03T22:25:00Z" w16du:dateUtc="2026-08-04T02:25:00Z"/>
          <w:rFonts w:ascii="Arial" w:hAnsi="Arial" w:cs="Arial"/>
        </w:rPr>
      </w:pPr>
      <w:del w:id="342"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754B7A5" w14:textId="77777777" w:rsidR="00AA2F5F" w:rsidRPr="002E06B9" w:rsidRDefault="00505F5C">
      <w:pPr>
        <w:rPr>
          <w:del w:id="343" w:author="Caio Pizzol" w:date="2026-08-03T22:25:00Z" w16du:dateUtc="2026-08-04T02:25:00Z"/>
          <w:rFonts w:ascii="Arial" w:hAnsi="Arial" w:cs="Arial"/>
        </w:rPr>
      </w:pPr>
      <w:del w:id="344"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815DFE0" w14:textId="77777777" w:rsidR="00AA2F5F" w:rsidRPr="002E06B9" w:rsidRDefault="00505F5C">
      <w:pPr>
        <w:rPr>
          <w:del w:id="345" w:author="Caio Pizzol" w:date="2026-08-03T22:25:00Z" w16du:dateUtc="2026-08-04T02:25:00Z"/>
          <w:rFonts w:ascii="Arial" w:hAnsi="Arial" w:cs="Arial"/>
        </w:rPr>
      </w:pPr>
      <w:del w:id="346"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5A3A7149" w14:textId="77777777" w:rsidR="00AA2F5F" w:rsidRPr="002E06B9" w:rsidRDefault="00505F5C">
      <w:pPr>
        <w:rPr>
          <w:del w:id="347" w:author="Caio Pizzol" w:date="2026-08-03T22:25:00Z" w16du:dateUtc="2026-08-04T02:25:00Z"/>
          <w:rFonts w:ascii="Arial" w:hAnsi="Arial" w:cs="Arial"/>
        </w:rPr>
      </w:pPr>
      <w:del w:id="348"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p w14:paraId="0F18E05A" w14:textId="77777777" w:rsidR="00AA2F5F" w:rsidRPr="00404FC0" w:rsidRDefault="00505F5C">
      <w:pPr>
        <w:rPr>
          <w:rPrChange w:id="349" w:author="Caio Pizzol" w:date="2026-08-03T22:25:00Z" w16du:dateUtc="2026-08-04T02:25:00Z">
            <w:rPr>
              <w:rFonts w:ascii="Arial" w:hAnsi="Arial" w:cs="Arial"/>
            </w:rPr>
          </w:rPrChange>
        </w:rPr>
      </w:pPr>
      <w:del w:id="350" w:author="Caio Pizzol" w:date="2026-08-03T22:25:00Z" w16du:dateUtc="2026-08-04T02:25:00Z">
        <w:r w:rsidRPr="002E06B9">
          <w:rPr>
            <w:rFonts w:ascii="Arial" w:hAnsi="Arial" w:cs="Arial"/>
          </w:rPr>
          <w:delText>This is sample text to demonstrate a two-column DOCX layout. The text is repeated many times so that it spans multiple pages. Column formatting should make the text flow from the bottom of the left column to the top of the right column before continuing to the next page.</w:delText>
        </w:r>
        <w:r w:rsidRPr="002E06B9">
          <w:rPr>
            <w:rFonts w:ascii="Arial" w:hAnsi="Arial" w:cs="Arial"/>
          </w:rPr>
          <w:br/>
        </w:r>
        <w:r w:rsidRPr="002E06B9">
          <w:rPr>
            <w:rFonts w:ascii="Arial" w:hAnsi="Arial" w:cs="Arial"/>
          </w:rPr>
          <w:br/>
        </w:r>
      </w:del>
    </w:p>
    <w:sectPr w:rsidR="00AA2F5F" w:rsidRPr="00404FC0">
      <w:pgSz w:w="12240" w:h="15840"/>
      <w:pgMar w:top="1440" w:right="1440" w:bottom="1440" w:left="1440" w:header="720" w:footer="720" w:gutter="0"/>
      <w:cols w:num="1" w:space="720"/>
      <w:docGrid w:linePitch="360"/>
      <w:sectPrChange w:id="351" w:author="Caio Pizzol" w:date="2026-08-03T22:25:00Z" w16du:dateUtc="2026-08-04T02:25:00Z">
        <w:sectPr w:rsidR="00AA2F5F" w:rsidRPr="00404FC0">
          <w:pgMar w:top="1440" w:right="1440" w:bottom="1440" w:left="1440" w:header="720" w:footer="720" w:gutter="0"/>
          <w:cols w:num="2"/>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3B5B"/>
    <w:rsid w:val="002031F9"/>
    <w:rsid w:val="0029639D"/>
    <w:rsid w:val="002E06B9"/>
    <w:rsid w:val="00326F90"/>
    <w:rsid w:val="00351959"/>
    <w:rsid w:val="00404FC0"/>
    <w:rsid w:val="0057219A"/>
    <w:rsid w:val="00744453"/>
    <w:rsid w:val="008B44CC"/>
    <w:rsid w:val="00A120BB"/>
    <w:rsid w:val="00A16521"/>
    <w:rsid w:val="00AA1D8D"/>
    <w:rsid w:val="00AA2F5F"/>
    <w:rsid w:val="00B47730"/>
    <w:rsid w:val="00CB0664"/>
    <w:rsid w:val="00CF6E4E"/>
    <w:rsid w:val="00DE0A42"/>
    <w:rsid w:val="00F85C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71916"/>
  <w14:defaultImageDpi w14:val="300"/>
  <w15:docId w15:val="{D75DF981-0934-1347-9576-68FD68A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404FC0"/>
    <w:pPr>
      <w:keepNext/>
      <w:keepLines/>
      <w:spacing w:before="360" w:after="80" w:line="278" w:lineRule="auto"/>
      <w:outlineLvl w:val="0"/>
      <w:pPrChange w:id="0" w:author="Caio Pizzol" w:date="2026-08-03T22:25: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Caio Pizzol" w:date="2026-08-03T22:25: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404FC0"/>
    <w:pPr>
      <w:keepNext/>
      <w:keepLines/>
      <w:spacing w:before="160" w:after="80" w:line="278" w:lineRule="auto"/>
      <w:outlineLvl w:val="1"/>
      <w:pPrChange w:id="1" w:author="Caio Pizzol" w:date="2026-08-03T22:25: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Caio Pizzol" w:date="2026-08-03T22:25: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404FC0"/>
    <w:pPr>
      <w:keepNext/>
      <w:keepLines/>
      <w:spacing w:before="160" w:after="80" w:line="278" w:lineRule="auto"/>
      <w:outlineLvl w:val="2"/>
      <w:pPrChange w:id="2" w:author="Caio Pizzol" w:date="2026-08-03T22:25: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Caio Pizzol" w:date="2026-08-03T22:25: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404FC0"/>
    <w:pPr>
      <w:keepNext/>
      <w:keepLines/>
      <w:spacing w:before="80" w:after="40" w:line="278" w:lineRule="auto"/>
      <w:outlineLvl w:val="3"/>
      <w:pPrChange w:id="3" w:author="Caio Pizzol" w:date="2026-08-03T22:25: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Caio Pizzol" w:date="2026-08-03T22:25: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404FC0"/>
    <w:pPr>
      <w:keepNext/>
      <w:keepLines/>
      <w:spacing w:before="80" w:after="40" w:line="278" w:lineRule="auto"/>
      <w:outlineLvl w:val="4"/>
      <w:pPrChange w:id="4" w:author="Caio Pizzol" w:date="2026-08-03T22:25: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Caio Pizzol" w:date="2026-08-03T22:25: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404FC0"/>
    <w:pPr>
      <w:keepNext/>
      <w:keepLines/>
      <w:spacing w:before="40" w:after="0" w:line="278" w:lineRule="auto"/>
      <w:outlineLvl w:val="5"/>
      <w:pPrChange w:id="5" w:author="Caio Pizzol" w:date="2026-08-03T22:25: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Caio Pizzol" w:date="2026-08-03T22:25: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404FC0"/>
    <w:pPr>
      <w:keepNext/>
      <w:keepLines/>
      <w:spacing w:before="40" w:after="0" w:line="278" w:lineRule="auto"/>
      <w:outlineLvl w:val="6"/>
      <w:pPrChange w:id="6" w:author="Caio Pizzol" w:date="2026-08-03T22:25: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Caio Pizzol" w:date="2026-08-03T22:25: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404FC0"/>
    <w:pPr>
      <w:keepNext/>
      <w:keepLines/>
      <w:spacing w:after="0" w:line="278" w:lineRule="auto"/>
      <w:outlineLvl w:val="7"/>
      <w:pPrChange w:id="7" w:author="Caio Pizzol" w:date="2026-08-03T22:25: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Caio Pizzol" w:date="2026-08-03T22:25: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404FC0"/>
    <w:pPr>
      <w:keepNext/>
      <w:keepLines/>
      <w:spacing w:after="0" w:line="278" w:lineRule="auto"/>
      <w:outlineLvl w:val="8"/>
      <w:pPrChange w:id="8" w:author="Caio Pizzol" w:date="2026-08-03T22:25: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Caio Pizzol" w:date="2026-08-03T22:25: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404FC0"/>
    <w:pPr>
      <w:spacing w:after="80" w:line="240" w:lineRule="auto"/>
      <w:contextualSpacing/>
      <w:pPrChange w:id="9" w:author="Caio Pizzol" w:date="2026-08-03T22:25: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Caio Pizzol" w:date="2026-08-03T22:25: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04FC0"/>
    <w:pPr>
      <w:numPr>
        <w:ilvl w:val="1"/>
      </w:numPr>
      <w:spacing w:after="160" w:line="278" w:lineRule="auto"/>
      <w:pPrChange w:id="10" w:author="Caio Pizzol" w:date="2026-08-03T22:25: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Caio Pizzol" w:date="2026-08-03T22:25: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04FC0"/>
    <w:pPr>
      <w:spacing w:before="160" w:after="160" w:line="278" w:lineRule="auto"/>
      <w:jc w:val="center"/>
      <w:pPrChange w:id="11" w:author="Caio Pizzol" w:date="2026-08-03T22:25:00Z">
        <w:pPr>
          <w:spacing w:after="200" w:line="276" w:lineRule="auto"/>
        </w:pPr>
      </w:pPrChange>
    </w:pPr>
    <w:rPr>
      <w:rFonts w:eastAsiaTheme="minorHAnsi"/>
      <w:i/>
      <w:iCs/>
      <w:color w:val="404040" w:themeColor="text1" w:themeTint="BF"/>
      <w:kern w:val="2"/>
      <w:sz w:val="24"/>
      <w:szCs w:val="24"/>
      <w14:ligatures w14:val="standardContextual"/>
      <w:rPrChange w:id="11" w:author="Caio Pizzol" w:date="2026-08-03T22:25: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404FC0"/>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Caio Pizzol" w:date="2026-08-03T22:25: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Caio Pizzol" w:date="2026-08-03T22:25: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404FC0"/>
    <w:rPr>
      <w:i/>
      <w:iCs/>
      <w:color w:val="365F91" w:themeColor="accent1" w:themeShade="BF"/>
      <w:rPrChange w:id="13" w:author="Caio Pizzol" w:date="2026-08-03T22:25: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404FC0"/>
    <w:rPr>
      <w:b/>
      <w:bCs/>
      <w:smallCaps/>
      <w:color w:val="365F91" w:themeColor="accent1" w:themeShade="BF"/>
      <w:spacing w:val="5"/>
      <w:rPrChange w:id="14" w:author="Caio Pizzol" w:date="2026-08-03T22:25: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6153</Words>
  <Characters>35074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2025-11-09T21:19:00Z</dcterms:created>
  <dcterms:modified xsi:type="dcterms:W3CDTF">2026-08-04T02:25:00Z</dcterms:modified>
  <cp:category/>
</cp:coreProperties>
</file>