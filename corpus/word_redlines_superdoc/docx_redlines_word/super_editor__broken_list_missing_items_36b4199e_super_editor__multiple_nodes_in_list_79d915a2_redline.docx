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6D60" w14:textId="771BB489" w:rsidR="003C58BC" w:rsidRDefault="005866F1" w:rsidP="005866F1">
      <w:pPr>
        <w:pStyle w:val="ListParagraph"/>
        <w:numPr>
          <w:ilvl w:val="0"/>
          <w:numId w:val="25"/>
        </w:numPr>
        <w:rPr>
          <w:ins w:id="14" w:author="Author" w:date="2026-08-04T06:07:00Z" w16du:dateUtc="2026-08-04T10:07:00Z"/>
        </w:rPr>
      </w:pPr>
      <w:ins w:id="15" w:author="Author" w:date="2026-08-04T06:07:00Z" w16du:dateUtc="2026-08-04T10:07:00Z">
        <w:r>
          <w:t>One</w:t>
        </w:r>
        <w:r>
          <w:br/>
          <w:t>test</w:t>
        </w:r>
        <w:r>
          <w:br/>
        </w:r>
        <w:r>
          <w:br/>
          <w:t>after space</w:t>
        </w:r>
      </w:ins>
    </w:p>
    <w:p w14:paraId="738FE36F" w14:textId="77777777" w:rsidR="005866F1" w:rsidRDefault="005866F1" w:rsidP="005866F1">
      <w:pPr>
        <w:rPr>
          <w:ins w:id="16" w:author="Author" w:date="2026-08-04T06:07:00Z" w16du:dateUtc="2026-08-04T10:07:00Z"/>
        </w:rPr>
      </w:pPr>
    </w:p>
    <w:p w14:paraId="5AB15E4D" w14:textId="196AD406" w:rsidR="005866F1" w:rsidRDefault="005866F1" w:rsidP="005866F1">
      <w:pPr>
        <w:pStyle w:val="ListParagraph"/>
        <w:numPr>
          <w:ilvl w:val="0"/>
          <w:numId w:val="25"/>
        </w:numPr>
        <w:rPr>
          <w:ins w:id="17" w:author="Author" w:date="2026-08-04T06:07:00Z" w16du:dateUtc="2026-08-04T10:07:00Z"/>
        </w:rPr>
      </w:pPr>
      <w:ins w:id="18" w:author="Author" w:date="2026-08-04T06:07:00Z" w16du:dateUtc="2026-08-04T10:07:00Z">
        <w:r>
          <w:t>TWO</w:t>
        </w:r>
      </w:ins>
    </w:p>
    <w:p w14:paraId="68D2053C" w14:textId="7BAEB5B4" w:rsidR="00120A95" w:rsidRPr="00605D1A" w:rsidRDefault="00326E4E" w:rsidP="00B53A1C">
      <w:pPr>
        <w:numPr>
          <w:ilvl w:val="0"/>
          <w:numId w:val="20"/>
        </w:numPr>
        <w:jc w:val="both"/>
        <w:rPr>
          <w:del w:id="19" w:author="Author" w:date="2026-08-04T06:07:00Z" w16du:dateUtc="2026-08-04T10:07:00Z"/>
          <w:sz w:val="22"/>
          <w:szCs w:val="22"/>
        </w:rPr>
      </w:pPr>
      <w:del w:id="20" w:author="Author" w:date="2026-08-04T06:07:00Z" w16du:dateUtc="2026-08-04T10:07:00Z">
        <w:r>
          <w:rPr>
            <w:sz w:val="22"/>
            <w:szCs w:val="22"/>
            <w:u w:val="single"/>
          </w:rPr>
          <w:delText>Item 1</w:delText>
        </w:r>
        <w:r w:rsidR="0083066B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 1</w:delText>
        </w:r>
        <w:r w:rsidR="00EF3430" w:rsidRPr="00605D1A">
          <w:rPr>
            <w:sz w:val="22"/>
            <w:szCs w:val="22"/>
          </w:rPr>
          <w:delText>.</w:delText>
        </w:r>
      </w:del>
    </w:p>
    <w:p w14:paraId="5C1FBC6A" w14:textId="77777777" w:rsidR="0099472B" w:rsidRPr="00605D1A" w:rsidRDefault="0099472B" w:rsidP="00FB4D59">
      <w:pPr>
        <w:jc w:val="both"/>
        <w:rPr>
          <w:del w:id="21" w:author="Author" w:date="2026-08-04T06:07:00Z" w16du:dateUtc="2026-08-04T10:07:00Z"/>
          <w:sz w:val="22"/>
          <w:szCs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20"/>
        </w:numPr>
        <w:jc w:val="both"/>
        <w:rPr>
          <w:del w:id="22" w:author="Author" w:date="2026-08-04T06:07:00Z" w16du:dateUtc="2026-08-04T10:07:00Z"/>
          <w:sz w:val="22"/>
          <w:szCs w:val="22"/>
        </w:rPr>
      </w:pPr>
      <w:del w:id="23" w:author="Author" w:date="2026-08-04T06:07:00Z" w16du:dateUtc="2026-08-04T10:07:00Z">
        <w:r>
          <w:rPr>
            <w:sz w:val="22"/>
            <w:szCs w:val="22"/>
            <w:u w:val="single"/>
          </w:rPr>
          <w:delText>Item 2</w:delText>
        </w:r>
        <w:r w:rsidR="00EA69D0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 2</w:delText>
        </w:r>
      </w:del>
    </w:p>
    <w:p w14:paraId="16C4AA31" w14:textId="77777777" w:rsidR="00B93E39" w:rsidRPr="00605D1A" w:rsidRDefault="00B93E39" w:rsidP="00B93E39">
      <w:pPr>
        <w:jc w:val="both"/>
        <w:rPr>
          <w:del w:id="24" w:author="Author" w:date="2026-08-04T06:07:00Z" w16du:dateUtc="2026-08-04T10:07:00Z"/>
          <w:sz w:val="22"/>
          <w:szCs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20"/>
        </w:numPr>
        <w:jc w:val="both"/>
        <w:rPr>
          <w:del w:id="25" w:author="Author" w:date="2026-08-04T06:07:00Z" w16du:dateUtc="2026-08-04T10:07:00Z"/>
          <w:sz w:val="22"/>
          <w:szCs w:val="22"/>
          <w:u w:val="single"/>
        </w:rPr>
      </w:pPr>
      <w:del w:id="26" w:author="Author" w:date="2026-08-04T06:07:00Z" w16du:dateUtc="2026-08-04T10:07:00Z">
        <w:r>
          <w:rPr>
            <w:sz w:val="22"/>
            <w:szCs w:val="22"/>
            <w:u w:val="single"/>
          </w:rPr>
          <w:delText>Item 3.</w:delText>
        </w:r>
      </w:del>
    </w:p>
    <w:p w14:paraId="520418F0" w14:textId="66FDFF89" w:rsidR="003B75D1" w:rsidRPr="0083066B" w:rsidRDefault="009E69C4" w:rsidP="003B75D1">
      <w:pPr>
        <w:pStyle w:val="PD1L2"/>
        <w:numPr>
          <w:ilvl w:val="1"/>
          <w:numId w:val="20"/>
        </w:numPr>
        <w:jc w:val="both"/>
        <w:rPr>
          <w:del w:id="27" w:author="Author" w:date="2026-08-04T06:07:00Z" w16du:dateUtc="2026-08-04T10:07:00Z"/>
          <w:sz w:val="22"/>
          <w:szCs w:val="22"/>
        </w:rPr>
      </w:pPr>
      <w:del w:id="28" w:author="Author" w:date="2026-08-04T06:07:00Z" w16du:dateUtc="2026-08-04T10:07:00Z">
        <w:r>
          <w:rPr>
            <w:sz w:val="22"/>
            <w:szCs w:val="22"/>
            <w:u w:val="single"/>
          </w:rPr>
          <w:delText>Sub a</w:delText>
        </w:r>
        <w:r w:rsidR="00C4269E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023DA37B" w14:textId="13488D93" w:rsidR="00B93E39" w:rsidRPr="00605D1A" w:rsidRDefault="009E69C4" w:rsidP="00B93E39">
      <w:pPr>
        <w:pStyle w:val="PD1L2"/>
        <w:numPr>
          <w:ilvl w:val="1"/>
          <w:numId w:val="20"/>
        </w:numPr>
        <w:jc w:val="both"/>
        <w:rPr>
          <w:del w:id="29" w:author="Author" w:date="2026-08-04T06:07:00Z" w16du:dateUtc="2026-08-04T10:07:00Z"/>
          <w:sz w:val="22"/>
          <w:szCs w:val="22"/>
        </w:rPr>
      </w:pPr>
      <w:del w:id="30" w:author="Author" w:date="2026-08-04T06:07:00Z" w16du:dateUtc="2026-08-04T10:07:00Z">
        <w:r>
          <w:rPr>
            <w:sz w:val="22"/>
            <w:szCs w:val="22"/>
            <w:u w:val="single"/>
          </w:rPr>
          <w:delText>Sub b</w:delText>
        </w:r>
        <w:r w:rsidR="00B93E39" w:rsidRPr="00605D1A">
          <w:rPr>
            <w:sz w:val="22"/>
            <w:szCs w:val="22"/>
          </w:rPr>
          <w:delText xml:space="preserve">. </w:delText>
        </w:r>
      </w:del>
    </w:p>
    <w:p w14:paraId="130AC856" w14:textId="64B1193F" w:rsidR="0083066B" w:rsidRPr="00605D1A" w:rsidRDefault="009E69C4" w:rsidP="0083066B">
      <w:pPr>
        <w:numPr>
          <w:ilvl w:val="0"/>
          <w:numId w:val="20"/>
        </w:numPr>
        <w:jc w:val="both"/>
        <w:rPr>
          <w:del w:id="31" w:author="Author" w:date="2026-08-04T06:07:00Z" w16du:dateUtc="2026-08-04T10:07:00Z"/>
          <w:sz w:val="22"/>
          <w:szCs w:val="22"/>
        </w:rPr>
      </w:pPr>
      <w:del w:id="32" w:author="Author" w:date="2026-08-04T06:07:00Z" w16du:dateUtc="2026-08-04T10:07:00Z">
        <w:r>
          <w:rPr>
            <w:sz w:val="22"/>
            <w:szCs w:val="22"/>
            <w:u w:val="single"/>
          </w:rPr>
          <w:delText>First shown item</w:delText>
        </w:r>
        <w:r w:rsidR="0083066B" w:rsidRPr="00605D1A">
          <w:rPr>
            <w:sz w:val="22"/>
            <w:szCs w:val="22"/>
          </w:rPr>
          <w:delText xml:space="preserve">. </w:delText>
        </w:r>
        <w:r w:rsidR="00701A5A">
          <w:rPr>
            <w:sz w:val="22"/>
            <w:szCs w:val="22"/>
          </w:rPr>
          <w:delText xml:space="preserve">  </w:delText>
        </w:r>
        <w:r>
          <w:rPr>
            <w:sz w:val="22"/>
            <w:szCs w:val="22"/>
          </w:rPr>
          <w:delText>Text</w:delText>
        </w:r>
      </w:del>
    </w:p>
    <w:p w14:paraId="1FB43E45" w14:textId="77777777" w:rsidR="0083066B" w:rsidRPr="0083066B" w:rsidRDefault="0083066B" w:rsidP="0083066B">
      <w:pPr>
        <w:ind w:left="360"/>
        <w:jc w:val="both"/>
        <w:rPr>
          <w:del w:id="33" w:author="Author" w:date="2026-08-04T06:07:00Z" w16du:dateUtc="2026-08-04T10:07:00Z"/>
          <w:sz w:val="22"/>
          <w:szCs w:val="22"/>
        </w:rPr>
      </w:pPr>
    </w:p>
    <w:p w14:paraId="60C5AB4A" w14:textId="02F8D0C1" w:rsidR="009E69C4" w:rsidRDefault="009E69C4" w:rsidP="009E69C4">
      <w:pPr>
        <w:numPr>
          <w:ilvl w:val="0"/>
          <w:numId w:val="20"/>
        </w:numPr>
        <w:jc w:val="both"/>
        <w:rPr>
          <w:del w:id="34" w:author="Author" w:date="2026-08-04T06:07:00Z" w16du:dateUtc="2026-08-04T10:07:00Z"/>
          <w:sz w:val="22"/>
          <w:szCs w:val="22"/>
        </w:rPr>
      </w:pPr>
      <w:del w:id="35" w:author="Author" w:date="2026-08-04T06:07:00Z" w16du:dateUtc="2026-08-04T10:07:00Z">
        <w:r>
          <w:rPr>
            <w:sz w:val="22"/>
            <w:szCs w:val="22"/>
            <w:u w:val="single"/>
          </w:rPr>
          <w:delText>Shown 2</w:delText>
        </w:r>
        <w:r w:rsidR="00120A95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151F3456" w14:textId="684DBB74" w:rsidR="00B77F32" w:rsidRPr="00C24445" w:rsidRDefault="00B77F32" w:rsidP="009E69C4">
      <w:pPr>
        <w:rPr>
          <w:rPrChange w:id="36" w:author="Author" w:date="2026-08-04T06:07:00Z" w16du:dateUtc="2026-08-04T10:07:00Z">
            <w:rPr>
              <w:sz w:val="22"/>
              <w:szCs w:val="22"/>
            </w:rPr>
          </w:rPrChange>
        </w:rPr>
      </w:pPr>
    </w:p>
    <w:sectPr w:rsidR="00B77F32" w:rsidRPr="00C24445" w:rsidSect="00C244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0"/>
      <w:pgMar w:top="1440" w:right="1440" w:bottom="1440" w:left="1440" w:header="720" w:footer="720" w:gutter="0"/>
      <w:cols w:space="720"/>
      <w:noEndnote w:val="0"/>
      <w:titlePg w:val="0"/>
      <w:docGrid w:linePitch="360"/>
      <w:sectPrChange w:id="44" w:author="Author" w:date="2026-08-04T06:07:00Z" w16du:dateUtc="2026-08-04T10:07:00Z">
        <w:sectPr w:rsidR="00B77F32" w:rsidRPr="00C24445" w:rsidSect="00C24445">
          <w:pgSz w:code="1"/>
          <w:pgMar w:top="1440" w:right="1440" w:bottom="1440" w:left="1440" w:header="720" w:footer="720" w:gutter="0"/>
          <w:cols w:space="0"/>
          <w:noEndnote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85593" w14:textId="77777777" w:rsidR="00C25D4B" w:rsidRDefault="00C25D4B">
      <w:r>
        <w:separator/>
      </w:r>
    </w:p>
  </w:endnote>
  <w:endnote w:type="continuationSeparator" w:id="0">
    <w:p w14:paraId="52488ED7" w14:textId="77777777" w:rsidR="00C25D4B" w:rsidRDefault="00C25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F0A0" w14:textId="77777777" w:rsidR="00A30FC9" w:rsidRDefault="00A30FC9" w:rsidP="00C24445">
    <w:pPr>
      <w:pStyle w:val="PD1L5"/>
      <w:pPrChange w:id="40" w:author="Author" w:date="2026-08-04T06:07:00Z" w16du:dateUtc="2026-08-04T10:07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7F7C" w14:textId="77777777" w:rsidR="00A30FC9" w:rsidRPr="00EA69D0" w:rsidRDefault="00A30FC9" w:rsidP="00C24445">
    <w:pPr>
      <w:pStyle w:val="PD1L5"/>
      <w:pPrChange w:id="41" w:author="Author" w:date="2026-08-04T06:07:00Z" w16du:dateUtc="2026-08-04T10:07:00Z">
        <w:pPr>
          <w:pStyle w:val="DocID"/>
          <w:ind w:left="0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C8A1" w14:textId="77777777" w:rsidR="00A30FC9" w:rsidRPr="00EA69D0" w:rsidRDefault="00A30FC9" w:rsidP="00C24445">
    <w:pPr>
      <w:pStyle w:val="PD1L5"/>
      <w:pPrChange w:id="43" w:author="Author" w:date="2026-08-04T06:07:00Z" w16du:dateUtc="2026-08-04T10:07:00Z">
        <w:pPr>
          <w:pStyle w:val="DocID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20D41" w14:textId="77777777" w:rsidR="00C25D4B" w:rsidRDefault="00C25D4B">
      <w:r>
        <w:separator/>
      </w:r>
    </w:p>
  </w:footnote>
  <w:footnote w:type="continuationSeparator" w:id="0">
    <w:p w14:paraId="1F5F7EE7" w14:textId="77777777" w:rsidR="00C25D4B" w:rsidRDefault="00C25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9F10" w14:textId="77777777" w:rsidR="00A30FC9" w:rsidRDefault="00A30FC9" w:rsidP="00C24445">
    <w:pPr>
      <w:pStyle w:val="PD1L3"/>
      <w:pPrChange w:id="37" w:author="Author" w:date="2026-08-04T06:07:00Z" w16du:dateUtc="2026-08-04T10:07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86E7" w14:textId="77777777" w:rsidR="00A30FC9" w:rsidRPr="00C24445" w:rsidRDefault="00A30FC9" w:rsidP="00C24445">
    <w:pPr>
      <w:pStyle w:val="PD1L3"/>
      <w:rPr>
        <w:rPrChange w:id="38" w:author="Author" w:date="2026-08-04T06:07:00Z" w16du:dateUtc="2026-08-04T10:07:00Z">
          <w:rPr>
            <w:b/>
            <w:u w:val="single"/>
          </w:rPr>
        </w:rPrChange>
      </w:rPr>
      <w:pPrChange w:id="39" w:author="Author" w:date="2026-08-04T06:07:00Z" w16du:dateUtc="2026-08-04T10:07:00Z">
        <w:pPr>
          <w:pStyle w:val="Header"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8754" w14:textId="77777777" w:rsidR="00A30FC9" w:rsidRDefault="00A30FC9" w:rsidP="00C24445">
    <w:pPr>
      <w:pStyle w:val="PD1L3"/>
      <w:pPrChange w:id="42" w:author="Author" w:date="2026-08-04T06:07:00Z" w16du:dateUtc="2026-08-04T10:0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1"/>
  </w:num>
  <w:num w:numId="2" w16cid:durableId="512033781">
    <w:abstractNumId w:val="24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20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3"/>
  </w:num>
  <w:num w:numId="13" w16cid:durableId="875240124">
    <w:abstractNumId w:val="8"/>
  </w:num>
  <w:num w:numId="14" w16cid:durableId="1165434806">
    <w:abstractNumId w:val="22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8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9"/>
  </w:num>
  <w:num w:numId="25" w16cid:durableId="12244097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2EF9"/>
    <w:rsid w:val="00004A52"/>
    <w:rsid w:val="00005F04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843F3"/>
    <w:rsid w:val="00097F38"/>
    <w:rsid w:val="000A6EDE"/>
    <w:rsid w:val="000B0B41"/>
    <w:rsid w:val="000B70E9"/>
    <w:rsid w:val="000C2DB6"/>
    <w:rsid w:val="000E3ADB"/>
    <w:rsid w:val="000E4E88"/>
    <w:rsid w:val="000F508E"/>
    <w:rsid w:val="001035F7"/>
    <w:rsid w:val="00103AEF"/>
    <w:rsid w:val="00112B11"/>
    <w:rsid w:val="00115F62"/>
    <w:rsid w:val="00120A95"/>
    <w:rsid w:val="001212E0"/>
    <w:rsid w:val="00122D35"/>
    <w:rsid w:val="00123BA3"/>
    <w:rsid w:val="001243E4"/>
    <w:rsid w:val="00135EDA"/>
    <w:rsid w:val="00140D69"/>
    <w:rsid w:val="00150A09"/>
    <w:rsid w:val="00153B52"/>
    <w:rsid w:val="0016676E"/>
    <w:rsid w:val="0017352C"/>
    <w:rsid w:val="001842CB"/>
    <w:rsid w:val="00187DC0"/>
    <w:rsid w:val="001A0362"/>
    <w:rsid w:val="001C19C1"/>
    <w:rsid w:val="001C36E3"/>
    <w:rsid w:val="001D1D94"/>
    <w:rsid w:val="001D32B7"/>
    <w:rsid w:val="001D629C"/>
    <w:rsid w:val="001E3946"/>
    <w:rsid w:val="001E555A"/>
    <w:rsid w:val="001E5CCC"/>
    <w:rsid w:val="001F4DBB"/>
    <w:rsid w:val="001F77DC"/>
    <w:rsid w:val="001F793D"/>
    <w:rsid w:val="002016A9"/>
    <w:rsid w:val="00202441"/>
    <w:rsid w:val="0021097F"/>
    <w:rsid w:val="00214F92"/>
    <w:rsid w:val="0021673C"/>
    <w:rsid w:val="002178B0"/>
    <w:rsid w:val="002376DB"/>
    <w:rsid w:val="002424E1"/>
    <w:rsid w:val="00260D1C"/>
    <w:rsid w:val="00262D89"/>
    <w:rsid w:val="00263704"/>
    <w:rsid w:val="00263BDF"/>
    <w:rsid w:val="0026483F"/>
    <w:rsid w:val="00276B18"/>
    <w:rsid w:val="00280EDD"/>
    <w:rsid w:val="0028597A"/>
    <w:rsid w:val="00293D76"/>
    <w:rsid w:val="00294D2B"/>
    <w:rsid w:val="00297699"/>
    <w:rsid w:val="002A2EBF"/>
    <w:rsid w:val="002B1448"/>
    <w:rsid w:val="002B5067"/>
    <w:rsid w:val="002C703E"/>
    <w:rsid w:val="002D1EC5"/>
    <w:rsid w:val="002D4B74"/>
    <w:rsid w:val="002E3C9B"/>
    <w:rsid w:val="002E65D8"/>
    <w:rsid w:val="002F3D8F"/>
    <w:rsid w:val="002F475B"/>
    <w:rsid w:val="002F6708"/>
    <w:rsid w:val="002F788F"/>
    <w:rsid w:val="00313CF5"/>
    <w:rsid w:val="00315874"/>
    <w:rsid w:val="00324388"/>
    <w:rsid w:val="00326E4E"/>
    <w:rsid w:val="003314B7"/>
    <w:rsid w:val="00351629"/>
    <w:rsid w:val="0035392A"/>
    <w:rsid w:val="00355C66"/>
    <w:rsid w:val="003561A8"/>
    <w:rsid w:val="0036046D"/>
    <w:rsid w:val="00360BC7"/>
    <w:rsid w:val="00360F1B"/>
    <w:rsid w:val="00363AA6"/>
    <w:rsid w:val="00364BB2"/>
    <w:rsid w:val="003774DA"/>
    <w:rsid w:val="00377AB4"/>
    <w:rsid w:val="00382F02"/>
    <w:rsid w:val="00384D55"/>
    <w:rsid w:val="00394DF3"/>
    <w:rsid w:val="00395756"/>
    <w:rsid w:val="003A1F79"/>
    <w:rsid w:val="003A2F2C"/>
    <w:rsid w:val="003B2ADF"/>
    <w:rsid w:val="003B4FBB"/>
    <w:rsid w:val="003B75D1"/>
    <w:rsid w:val="003C03E1"/>
    <w:rsid w:val="003C1D14"/>
    <w:rsid w:val="003C58BC"/>
    <w:rsid w:val="003D5E8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0391C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78F7"/>
    <w:rsid w:val="0053018B"/>
    <w:rsid w:val="00541C4B"/>
    <w:rsid w:val="00544E05"/>
    <w:rsid w:val="00545008"/>
    <w:rsid w:val="005470EF"/>
    <w:rsid w:val="00551756"/>
    <w:rsid w:val="0056443C"/>
    <w:rsid w:val="00564A77"/>
    <w:rsid w:val="00573405"/>
    <w:rsid w:val="005805B8"/>
    <w:rsid w:val="00584236"/>
    <w:rsid w:val="005866F1"/>
    <w:rsid w:val="005908E4"/>
    <w:rsid w:val="005909DA"/>
    <w:rsid w:val="005A2495"/>
    <w:rsid w:val="005B28A2"/>
    <w:rsid w:val="005C1D0E"/>
    <w:rsid w:val="005D7267"/>
    <w:rsid w:val="005E2EFF"/>
    <w:rsid w:val="005E3FE8"/>
    <w:rsid w:val="005F5A01"/>
    <w:rsid w:val="0060577C"/>
    <w:rsid w:val="00605D1A"/>
    <w:rsid w:val="0061400E"/>
    <w:rsid w:val="00622042"/>
    <w:rsid w:val="00624602"/>
    <w:rsid w:val="00627DF0"/>
    <w:rsid w:val="006379BD"/>
    <w:rsid w:val="006523A7"/>
    <w:rsid w:val="00664D7A"/>
    <w:rsid w:val="006670D1"/>
    <w:rsid w:val="006844A4"/>
    <w:rsid w:val="00685EDD"/>
    <w:rsid w:val="006918C5"/>
    <w:rsid w:val="00693F87"/>
    <w:rsid w:val="006B3A7C"/>
    <w:rsid w:val="006C6DE2"/>
    <w:rsid w:val="006D0003"/>
    <w:rsid w:val="006D6903"/>
    <w:rsid w:val="006E6081"/>
    <w:rsid w:val="006F0447"/>
    <w:rsid w:val="006F5E18"/>
    <w:rsid w:val="00701A5A"/>
    <w:rsid w:val="00703B4E"/>
    <w:rsid w:val="0070642A"/>
    <w:rsid w:val="007100A9"/>
    <w:rsid w:val="00713B58"/>
    <w:rsid w:val="007203DC"/>
    <w:rsid w:val="00724695"/>
    <w:rsid w:val="00724781"/>
    <w:rsid w:val="007260B4"/>
    <w:rsid w:val="007263A4"/>
    <w:rsid w:val="0073100D"/>
    <w:rsid w:val="00735D6D"/>
    <w:rsid w:val="007439D3"/>
    <w:rsid w:val="00747332"/>
    <w:rsid w:val="00747D84"/>
    <w:rsid w:val="00750E3C"/>
    <w:rsid w:val="00753892"/>
    <w:rsid w:val="00756E64"/>
    <w:rsid w:val="00760A92"/>
    <w:rsid w:val="00763E15"/>
    <w:rsid w:val="007741E5"/>
    <w:rsid w:val="00775FFB"/>
    <w:rsid w:val="007816D3"/>
    <w:rsid w:val="00783D2C"/>
    <w:rsid w:val="007928D4"/>
    <w:rsid w:val="007B0CD4"/>
    <w:rsid w:val="007B38AA"/>
    <w:rsid w:val="007C5E70"/>
    <w:rsid w:val="007C6330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2E83"/>
    <w:rsid w:val="00812F0D"/>
    <w:rsid w:val="00823056"/>
    <w:rsid w:val="008269BE"/>
    <w:rsid w:val="00827471"/>
    <w:rsid w:val="0083066B"/>
    <w:rsid w:val="00831695"/>
    <w:rsid w:val="008355F8"/>
    <w:rsid w:val="00836422"/>
    <w:rsid w:val="008374C4"/>
    <w:rsid w:val="00837A81"/>
    <w:rsid w:val="00851852"/>
    <w:rsid w:val="00855A3B"/>
    <w:rsid w:val="00857F64"/>
    <w:rsid w:val="008601A7"/>
    <w:rsid w:val="008607FE"/>
    <w:rsid w:val="00864ACB"/>
    <w:rsid w:val="008740BE"/>
    <w:rsid w:val="008743CD"/>
    <w:rsid w:val="0089095F"/>
    <w:rsid w:val="008A4633"/>
    <w:rsid w:val="008B04F8"/>
    <w:rsid w:val="008B0C6C"/>
    <w:rsid w:val="008B0DDA"/>
    <w:rsid w:val="008B51CC"/>
    <w:rsid w:val="008C2960"/>
    <w:rsid w:val="008C3DD0"/>
    <w:rsid w:val="008D46CD"/>
    <w:rsid w:val="008F0694"/>
    <w:rsid w:val="00906B9E"/>
    <w:rsid w:val="00911ABF"/>
    <w:rsid w:val="009170E4"/>
    <w:rsid w:val="00917272"/>
    <w:rsid w:val="00921534"/>
    <w:rsid w:val="009263E2"/>
    <w:rsid w:val="009307C8"/>
    <w:rsid w:val="00931F1A"/>
    <w:rsid w:val="00932510"/>
    <w:rsid w:val="009365CB"/>
    <w:rsid w:val="00937852"/>
    <w:rsid w:val="00937C0D"/>
    <w:rsid w:val="009458D8"/>
    <w:rsid w:val="00946065"/>
    <w:rsid w:val="00953DB4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C0513"/>
    <w:rsid w:val="009E69C4"/>
    <w:rsid w:val="009F2C74"/>
    <w:rsid w:val="009F4F48"/>
    <w:rsid w:val="009F5840"/>
    <w:rsid w:val="00A02C1F"/>
    <w:rsid w:val="00A031D2"/>
    <w:rsid w:val="00A16521"/>
    <w:rsid w:val="00A23366"/>
    <w:rsid w:val="00A30FC9"/>
    <w:rsid w:val="00A31698"/>
    <w:rsid w:val="00A32AEB"/>
    <w:rsid w:val="00A330DB"/>
    <w:rsid w:val="00A37D4F"/>
    <w:rsid w:val="00A45622"/>
    <w:rsid w:val="00A45809"/>
    <w:rsid w:val="00A5016C"/>
    <w:rsid w:val="00A551C5"/>
    <w:rsid w:val="00A67848"/>
    <w:rsid w:val="00A764B8"/>
    <w:rsid w:val="00A77891"/>
    <w:rsid w:val="00A927F6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661B8"/>
    <w:rsid w:val="00B67B67"/>
    <w:rsid w:val="00B70688"/>
    <w:rsid w:val="00B76DBF"/>
    <w:rsid w:val="00B77F32"/>
    <w:rsid w:val="00B93E39"/>
    <w:rsid w:val="00BB256C"/>
    <w:rsid w:val="00BB4B94"/>
    <w:rsid w:val="00BB5C46"/>
    <w:rsid w:val="00BB62F4"/>
    <w:rsid w:val="00BD035C"/>
    <w:rsid w:val="00BD2100"/>
    <w:rsid w:val="00BD226D"/>
    <w:rsid w:val="00BE4133"/>
    <w:rsid w:val="00BF6BF9"/>
    <w:rsid w:val="00BF7929"/>
    <w:rsid w:val="00C05DD0"/>
    <w:rsid w:val="00C10874"/>
    <w:rsid w:val="00C10927"/>
    <w:rsid w:val="00C163B9"/>
    <w:rsid w:val="00C23CDC"/>
    <w:rsid w:val="00C24445"/>
    <w:rsid w:val="00C25D4B"/>
    <w:rsid w:val="00C268A1"/>
    <w:rsid w:val="00C32D6F"/>
    <w:rsid w:val="00C32FE4"/>
    <w:rsid w:val="00C33DFC"/>
    <w:rsid w:val="00C4269E"/>
    <w:rsid w:val="00C50A0E"/>
    <w:rsid w:val="00C553FD"/>
    <w:rsid w:val="00C56EF4"/>
    <w:rsid w:val="00C62034"/>
    <w:rsid w:val="00C676BD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336E"/>
    <w:rsid w:val="00D03DE3"/>
    <w:rsid w:val="00D130AD"/>
    <w:rsid w:val="00D16E9D"/>
    <w:rsid w:val="00D1753E"/>
    <w:rsid w:val="00D22054"/>
    <w:rsid w:val="00D23EF5"/>
    <w:rsid w:val="00D25FAC"/>
    <w:rsid w:val="00D277E6"/>
    <w:rsid w:val="00D32F50"/>
    <w:rsid w:val="00D4710A"/>
    <w:rsid w:val="00D57651"/>
    <w:rsid w:val="00D63D4C"/>
    <w:rsid w:val="00D672CF"/>
    <w:rsid w:val="00D9344D"/>
    <w:rsid w:val="00DB191B"/>
    <w:rsid w:val="00DB7942"/>
    <w:rsid w:val="00DC52CC"/>
    <w:rsid w:val="00DD6F65"/>
    <w:rsid w:val="00DE2408"/>
    <w:rsid w:val="00DE5C6B"/>
    <w:rsid w:val="00DE79EC"/>
    <w:rsid w:val="00DE7BCE"/>
    <w:rsid w:val="00DF7AF7"/>
    <w:rsid w:val="00E10870"/>
    <w:rsid w:val="00E110A8"/>
    <w:rsid w:val="00E1165D"/>
    <w:rsid w:val="00E166F1"/>
    <w:rsid w:val="00E2084D"/>
    <w:rsid w:val="00E26868"/>
    <w:rsid w:val="00E33349"/>
    <w:rsid w:val="00E40ACF"/>
    <w:rsid w:val="00E41D5F"/>
    <w:rsid w:val="00E51AEF"/>
    <w:rsid w:val="00E5419B"/>
    <w:rsid w:val="00E62964"/>
    <w:rsid w:val="00E774F9"/>
    <w:rsid w:val="00E80CDE"/>
    <w:rsid w:val="00E8557E"/>
    <w:rsid w:val="00E86327"/>
    <w:rsid w:val="00E97A60"/>
    <w:rsid w:val="00EA2045"/>
    <w:rsid w:val="00EA637E"/>
    <w:rsid w:val="00EA69D0"/>
    <w:rsid w:val="00EA74E7"/>
    <w:rsid w:val="00EA7F68"/>
    <w:rsid w:val="00EB3CC3"/>
    <w:rsid w:val="00EC0977"/>
    <w:rsid w:val="00EC226F"/>
    <w:rsid w:val="00EC33B4"/>
    <w:rsid w:val="00ED017F"/>
    <w:rsid w:val="00EF3430"/>
    <w:rsid w:val="00F06905"/>
    <w:rsid w:val="00F113B3"/>
    <w:rsid w:val="00F23D71"/>
    <w:rsid w:val="00F36CD5"/>
    <w:rsid w:val="00F479FB"/>
    <w:rsid w:val="00F57C7B"/>
    <w:rsid w:val="00F6010B"/>
    <w:rsid w:val="00F61AE4"/>
    <w:rsid w:val="00F63010"/>
    <w:rsid w:val="00F779CE"/>
    <w:rsid w:val="00F81959"/>
    <w:rsid w:val="00F82CFB"/>
    <w:rsid w:val="00F91DD6"/>
    <w:rsid w:val="00FA477E"/>
    <w:rsid w:val="00FB1843"/>
    <w:rsid w:val="00FB3E11"/>
    <w:rsid w:val="00FB4D59"/>
    <w:rsid w:val="00FB7220"/>
    <w:rsid w:val="00FC0FA9"/>
    <w:rsid w:val="00FC6336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uiPriority="10" w:qFormat="1"/>
    <w:lsdException w:name="Subtitle" w:uiPriority="11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pPrChange w:id="0" w:author="Author" w:date="2026-08-04T06:07:00Z">
        <w:pPr/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0" w:author="Author" w:date="2026-08-04T06:07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5866F1"/>
    <w:pPr>
      <w:keepNext/>
      <w:keepLines/>
      <w:spacing w:before="360" w:after="80"/>
      <w:outlineLvl w:val="0"/>
      <w:pPrChange w:id="1" w:author="Author" w:date="2026-08-04T06:07:00Z">
        <w:pPr>
          <w:keepNext/>
          <w:spacing w:line="480" w:lineRule="auto"/>
          <w:jc w:val="center"/>
          <w:outlineLvl w:val="0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rPrChange w:id="1" w:author="Author" w:date="2026-08-04T06:07:00Z">
        <w:rPr>
          <w:rFonts w:ascii="Arial" w:eastAsiaTheme="minorHAnsi" w:hAnsi="Arial" w:cs="Times New Roman (Body CS)"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1"/>
    <w:pPr>
      <w:keepNext/>
      <w:keepLines/>
      <w:spacing w:before="160" w:after="80"/>
      <w:outlineLvl w:val="1"/>
      <w:pPrChange w:id="2" w:author="Author" w:date="2026-08-04T06:07:00Z">
        <w:pPr>
          <w:keepNext/>
          <w:spacing w:line="360" w:lineRule="auto"/>
          <w:outlineLvl w:val="1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rPrChange w:id="2" w:author="Author" w:date="2026-08-04T06:07:00Z">
        <w:rPr>
          <w:rFonts w:ascii="Arial" w:eastAsiaTheme="minorHAnsi" w:hAnsi="Arial" w:cs="Times New Roman (Body CS)"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1"/>
    <w:pPr>
      <w:keepNext/>
      <w:keepLines/>
      <w:spacing w:before="160" w:after="80"/>
      <w:outlineLvl w:val="2"/>
      <w:pPrChange w:id="3" w:author="Author" w:date="2026-08-04T06:0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rPrChange w:id="3" w:author="Author" w:date="2026-08-04T06:07:00Z">
        <w:rPr>
          <w:rFonts w:asciiTheme="minorHAnsi" w:eastAsiaTheme="majorEastAsia" w:hAnsiTheme="minorHAnsi" w:cstheme="majorBidi"/>
          <w:color w:val="2E74B5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1"/>
    <w:pPr>
      <w:keepNext/>
      <w:keepLines/>
      <w:spacing w:before="80" w:after="40"/>
      <w:outlineLvl w:val="3"/>
      <w:pPrChange w:id="4" w:author="Author" w:date="2026-08-04T06:0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2E74B5" w:themeColor="accent1" w:themeShade="BF"/>
      <w:rPrChange w:id="4" w:author="Author" w:date="2026-08-04T06:07:00Z">
        <w:rPr>
          <w:rFonts w:asciiTheme="minorHAnsi" w:eastAsiaTheme="majorEastAsia" w:hAnsiTheme="minorHAnsi" w:cstheme="majorBidi"/>
          <w:i/>
          <w:iCs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1"/>
    <w:pPr>
      <w:keepNext/>
      <w:keepLines/>
      <w:spacing w:before="80" w:after="40"/>
      <w:outlineLvl w:val="4"/>
      <w:pPrChange w:id="5" w:author="Author" w:date="2026-08-04T06:0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2E74B5" w:themeColor="accent1" w:themeShade="BF"/>
      <w:rPrChange w:id="5" w:author="Author" w:date="2026-08-04T06:07:00Z">
        <w:rPr>
          <w:rFonts w:asciiTheme="minorHAnsi" w:eastAsiaTheme="majorEastAsia" w:hAnsiTheme="minorHAnsi" w:cstheme="majorBidi"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/>
      <w:outlineLvl w:val="5"/>
      <w:pPrChange w:id="6" w:author="Author" w:date="2026-08-04T06:0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Author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  <w:pPrChange w:id="7" w:author="Author" w:date="2026-08-04T06:0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Author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  <w:pPrChange w:id="8" w:author="Author" w:date="2026-08-04T06:0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Author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  <w:pPrChange w:id="9" w:author="Author" w:date="2026-08-04T06:0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Author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/>
      <w:contextualSpacing/>
      <w:pPrChange w:id="10" w:author="Author" w:date="2026-08-04T06:07:00Z">
        <w:pPr>
          <w:spacing w:line="360" w:lineRule="auto"/>
          <w:jc w:val="center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Author" w:date="2026-08-04T06:07:00Z">
        <w:rPr>
          <w:rFonts w:ascii="Arial" w:eastAsiaTheme="minorHAnsi" w:hAnsi="Arial" w:cs="Times New Roman (Body CS)"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</w:pPr>
    <w:rPr>
      <w:sz w:val="22"/>
      <w:szCs w:val="20"/>
      <w:lang w:val="x-none" w:eastAsia="x-none"/>
    </w:rPr>
  </w:style>
  <w:style w:type="character" w:customStyle="1" w:styleId="HeaderChar">
    <w:name w:val="Header Char"/>
    <w:link w:val="Header"/>
    <w:rsid w:val="00A330DB"/>
    <w:rPr>
      <w:rFonts w:ascii="Arial" w:hAnsi="Arial"/>
      <w:sz w:val="22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</w:pPr>
    <w:rPr>
      <w:rFonts w:ascii="Verdana" w:hAnsi="Verdana"/>
      <w:b/>
      <w:sz w:val="22"/>
      <w:szCs w:val="20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tabs>
        <w:tab w:val="clear" w:pos="4320"/>
        <w:tab w:val="clear" w:pos="8640"/>
      </w:tabs>
      <w:ind w:left="-720"/>
    </w:pPr>
    <w:rPr>
      <w:rFonts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rsid w:val="003E1A2C"/>
    <w:rPr>
      <w:sz w:val="24"/>
      <w:szCs w:val="24"/>
      <w:lang w:val="en-US" w:eastAsia="en-US" w:bidi="ar-SA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uiPriority w:val="10"/>
    <w:rsid w:val="00EA69D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802E83"/>
    <w:pPr>
      <w:ind w:left="720"/>
      <w:contextualSpacing/>
    </w:p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FB184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B1843"/>
    <w:rPr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72"/>
    <w:rsid w:val="0043682E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445"/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445"/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445"/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445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445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44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445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24445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24445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/>
      <w:pPrChange w:id="11" w:author="Author" w:date="2026-08-04T06:0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Author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2444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  <w:pPrChange w:id="12" w:author="Author" w:date="2026-08-04T06:07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Author" w:date="2026-08-04T06:0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24445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44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  <w:pPrChange w:id="13" w:author="Author" w:date="2026-08-04T06:07:00Z">
        <w:pPr>
          <w:pBdr>
            <w:top w:val="single" w:sz="4" w:space="10" w:color="2E74B5" w:themeColor="accent1" w:themeShade="BF"/>
            <w:bottom w:val="single" w:sz="4" w:space="10" w:color="2E74B5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2E74B5" w:themeColor="accent1" w:themeShade="BF"/>
      <w:rPrChange w:id="13" w:author="Author" w:date="2026-08-04T06:07:00Z">
        <w:rPr>
          <w:rFonts w:ascii="Arial" w:eastAsiaTheme="minorHAnsi" w:hAnsi="Arial" w:cs="Times New Roman (Body CS)"/>
          <w:i/>
          <w:iCs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445"/>
    <w:rPr>
      <w:rFonts w:ascii="Arial" w:eastAsiaTheme="minorHAnsi" w:hAnsi="Arial" w:cs="Times New Roman (Body CS)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244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2025-03-03T19:37:00Z</dcterms:created>
  <dcterms:modified xsi:type="dcterms:W3CDTF">2026-08-04T10:07:00Z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