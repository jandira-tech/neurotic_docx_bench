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91"/>
        <w:gridCol w:w="3207"/>
        <w:gridCol w:w="2628"/>
        <w:tblGridChange w:id="8">
          <w:tblGrid>
            <w:gridCol w:w="2582"/>
            <w:gridCol w:w="609"/>
            <w:gridCol w:w="1516"/>
            <w:gridCol w:w="1691"/>
            <w:gridCol w:w="320"/>
            <w:gridCol w:w="2308"/>
            <w:gridCol w:w="334"/>
          </w:tblGrid>
        </w:tblGridChange>
      </w:tblGrid>
      <w:tr w:rsidR="00FC3464" w:rsidRPr="0072594F" w14:paraId="50F0B3DE" w14:textId="77777777" w:rsidTr="00991A1A">
        <w:trPr>
          <w:cantSplit/>
          <w:tblHeader/>
          <w:del w:id="9" w:author="Artem Nistuley" w:date="2026-08-03T22:22:00Z" w16du:dateUtc="2026-08-04T02:22:00Z"/>
        </w:trPr>
        <w:tc>
          <w:tcPr>
            <w:tcW w:w="3420" w:type="dxa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del w:id="10" w:author="Artem Nistuley" w:date="2026-08-03T22:22:00Z" w16du:dateUtc="2026-08-04T02:22:00Z"/>
                <w:rStyle w:val="BoldCharacter"/>
              </w:rPr>
            </w:pPr>
            <w:del w:id="11" w:author="Artem Nistuley" w:date="2026-08-03T22:22:00Z" w16du:dateUtc="2026-08-04T02:22:00Z">
              <w:r w:rsidRPr="0072594F">
                <w:rPr>
                  <w:rStyle w:val="BoldCharacter"/>
                  <w:bCs/>
                </w:rPr>
                <w:delText>Requirement Number and Definition</w:delText>
              </w:r>
            </w:del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del w:id="12" w:author="Artem Nistuley" w:date="2026-08-03T22:22:00Z" w16du:dateUtc="2026-08-04T02:22:00Z"/>
                <w:i/>
                <w:iCs/>
              </w:rPr>
            </w:pPr>
            <w:bookmarkStart w:id="13" w:name="row_b7d33a53727d4ed8b9cfc4bd599d514e"/>
            <w:bookmarkEnd w:id="13"/>
          </w:p>
        </w:tc>
      </w:tr>
      <w:tr w:rsidR="00FC3464" w:rsidRPr="00A019B8" w14:paraId="265A1F02" w14:textId="77777777" w:rsidTr="00991A1A">
        <w:trPr>
          <w:cantSplit/>
          <w:del w:id="14" w:author="Artem Nistuley" w:date="2026-08-03T22:22:00Z" w16du:dateUtc="2026-08-04T02:22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del w:id="15" w:author="Artem Nistuley" w:date="2026-08-03T22:22:00Z" w16du:dateUtc="2026-08-04T02:22:00Z"/>
              </w:rPr>
            </w:pPr>
            <w:del w:id="16" w:author="Artem Nistuley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customized control name / identifier</w:delText>
              </w:r>
              <w:r w:rsidRPr="00A019B8">
                <w:delText xml:space="preserve"> for each control used to meet the Customized Approach Objective.</w:delText>
              </w:r>
            </w:del>
          </w:p>
          <w:p w14:paraId="1FB1D285" w14:textId="77777777" w:rsidR="00FC3464" w:rsidRPr="00A019B8" w:rsidRDefault="00FC3464" w:rsidP="00991A1A">
            <w:pPr>
              <w:pStyle w:val="TableBody"/>
              <w:rPr>
                <w:del w:id="17" w:author="Artem Nistuley" w:date="2026-08-03T22:22:00Z" w16du:dateUtc="2026-08-04T02:22:00Z"/>
              </w:rPr>
            </w:pPr>
            <w:del w:id="18" w:author="Artem Nistuley" w:date="2026-08-03T22:22:00Z" w16du:dateUtc="2026-08-04T02:22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>
                <w:rPr>
                  <w:b/>
                  <w:bCs/>
                  <w:i/>
                </w:rPr>
                <w:delText>:</w:delText>
              </w:r>
              <w:r w:rsidRPr="006D5563">
                <w:rPr>
                  <w:i/>
                </w:rPr>
                <w:delText xml:space="preserve"> use the Customized Control name from the assessed entity’s controls matrix)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del w:id="19" w:author="Artem Nistuley" w:date="2026-08-03T22:22:00Z" w16du:dateUtc="2026-08-04T02:22:00Z"/>
                <w:i/>
                <w:iCs/>
              </w:rPr>
            </w:pPr>
            <w:del w:id="20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795D19CE" w14:textId="77777777" w:rsidTr="00991A1A">
        <w:trPr>
          <w:cantSplit/>
          <w:del w:id="21" w:author="Artem Nistuley" w:date="2026-08-03T22:22:00Z" w16du:dateUtc="2026-08-04T02:22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del w:id="22" w:author="Artem Nistuley" w:date="2026-08-03T22:22:00Z" w16du:dateUtc="2026-08-04T02:22:00Z"/>
              </w:rPr>
            </w:pPr>
            <w:del w:id="23" w:author="Artem Nistuley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each</w:delText>
              </w:r>
              <w:r w:rsidRPr="00A019B8">
                <w:delText xml:space="preserve"> control used to meet the Customized Approach Objective.</w:delText>
              </w:r>
            </w:del>
          </w:p>
          <w:p w14:paraId="243C2A83" w14:textId="77777777" w:rsidR="00FC3464" w:rsidRPr="00A019B8" w:rsidRDefault="00FC3464" w:rsidP="00991A1A">
            <w:pPr>
              <w:pStyle w:val="TableBody"/>
              <w:rPr>
                <w:del w:id="24" w:author="Artem Nistuley" w:date="2026-08-03T22:22:00Z" w16du:dateUtc="2026-08-04T02:22:00Z"/>
              </w:rPr>
            </w:pPr>
            <w:del w:id="25" w:author="Artem Nistuley" w:date="2026-08-03T22:22:00Z" w16du:dateUtc="2026-08-04T02:22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 w:rsidRPr="006D5563">
                <w:rPr>
                  <w:i/>
                </w:rPr>
                <w:delText xml:space="preserve">: Refer to the </w:delText>
              </w:r>
              <w:r w:rsidRPr="00620F32">
                <w:rPr>
                  <w:rStyle w:val="ItalicCharacter"/>
                </w:rPr>
                <w:delText>Payment Card Industry Data Security Standard (PCI DSS) Requirements and Testing Procedures</w:delText>
              </w:r>
              <w:r>
                <w:rPr>
                  <w:rStyle w:val="ItalicCharacter"/>
                </w:rPr>
                <w:delText xml:space="preserve"> </w:delText>
              </w:r>
              <w:r w:rsidRPr="006D5563">
                <w:rPr>
                  <w:i/>
                </w:rPr>
                <w:delText>for the Customized Approach Objective)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del w:id="26" w:author="Artem Nistuley" w:date="2026-08-03T22:22:00Z" w16du:dateUtc="2026-08-04T02:22:00Z"/>
                <w:i/>
                <w:iCs/>
              </w:rPr>
            </w:pPr>
            <w:del w:id="27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EB4303" w14:textId="77777777" w:rsidTr="00991A1A">
        <w:trPr>
          <w:cantSplit/>
          <w:del w:id="28" w:author="Artem Nistuley" w:date="2026-08-03T22:22:00Z" w16du:dateUtc="2026-08-04T02:22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del w:id="29" w:author="Artem Nistuley" w:date="2026-08-03T22:22:00Z" w16du:dateUtc="2026-08-04T02:22:00Z"/>
              </w:rPr>
            </w:pPr>
            <w:del w:id="30" w:author="Artem Nistuley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how</w:delText>
              </w:r>
              <w:r w:rsidRPr="00A019B8">
                <w:delText xml:space="preserve"> the control(s)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del w:id="31" w:author="Artem Nistuley" w:date="2026-08-03T22:22:00Z" w16du:dateUtc="2026-08-04T02:22:00Z"/>
                <w:i/>
                <w:iCs/>
              </w:rPr>
            </w:pPr>
            <w:del w:id="32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5BF0C5B6" w14:textId="77777777" w:rsidTr="00991A1A">
        <w:trPr>
          <w:cantSplit/>
          <w:del w:id="33" w:author="Artem Nistuley" w:date="2026-08-03T22:22:00Z" w16du:dateUtc="2026-08-04T02:22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del w:id="34" w:author="Artem Nistuley" w:date="2026-08-03T22:22:00Z" w16du:dateUtc="2026-08-04T02:22:00Z"/>
              </w:rPr>
            </w:pPr>
            <w:del w:id="35" w:author="Artem Nistuley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Controls Matrix documentation</w:delText>
              </w:r>
              <w:r w:rsidRPr="00A019B8">
                <w:delText xml:space="preserve"> reviewed that supports </w:delText>
              </w:r>
              <w:r>
                <w:delText xml:space="preserve">a </w:delText>
              </w:r>
              <w:r w:rsidRPr="00A019B8">
                <w:delText>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del w:id="36" w:author="Artem Nistuley" w:date="2026-08-03T22:22:00Z" w16du:dateUtc="2026-08-04T02:22:00Z"/>
                <w:i/>
                <w:iCs/>
              </w:rPr>
            </w:pPr>
            <w:del w:id="37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208236" w14:textId="77777777" w:rsidTr="00991A1A">
        <w:trPr>
          <w:cantSplit/>
          <w:del w:id="38" w:author="Artem Nistuley" w:date="2026-08-03T22:22:00Z" w16du:dateUtc="2026-08-04T02:22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del w:id="39" w:author="Artem Nistuley" w:date="2026-08-03T22:22:00Z" w16du:dateUtc="2026-08-04T02:22:00Z"/>
              </w:rPr>
            </w:pPr>
            <w:del w:id="40" w:author="Artem Nistuley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Targeted Risk Analysis documentation</w:delText>
              </w:r>
              <w:r w:rsidRPr="00A019B8">
                <w:delText xml:space="preserve"> reviewed that supports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del w:id="41" w:author="Artem Nistuley" w:date="2026-08-03T22:22:00Z" w16du:dateUtc="2026-08-04T02:22:00Z"/>
                <w:i/>
                <w:iCs/>
              </w:rPr>
            </w:pPr>
            <w:del w:id="42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402AD22" w14:textId="77777777" w:rsidTr="00991A1A">
        <w:trPr>
          <w:cantSplit/>
          <w:del w:id="43" w:author="Artem Nistuley" w:date="2026-08-03T22:22:00Z" w16du:dateUtc="2026-08-04T02:22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del w:id="44" w:author="Artem Nistuley" w:date="2026-08-03T22:22:00Z" w16du:dateUtc="2026-08-04T02:22:00Z"/>
              </w:rPr>
            </w:pPr>
            <w:del w:id="45" w:author="Artem Nistuley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name(s) of the assessor(s) who attests that:</w:delText>
              </w:r>
            </w:del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46" w:author="Artem Nistuley" w:date="2026-08-03T22:22:00Z" w16du:dateUtc="2026-08-04T02:22:00Z"/>
                <w:lang w:val="en-US"/>
              </w:rPr>
            </w:pPr>
            <w:del w:id="47" w:author="Artem Nistuley" w:date="2026-08-03T22:22:00Z" w16du:dateUtc="2026-08-04T02:22:00Z">
              <w:r w:rsidRPr="006D5563">
                <w:rPr>
                  <w:lang w:val="en-US"/>
                </w:rPr>
                <w:delText xml:space="preserve">The entity completed the Controls Matrix including all information specified in the Controls Matrix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website,</w:delText>
              </w:r>
              <w:r>
                <w:rPr>
                  <w:lang w:val="en-US"/>
                </w:rPr>
                <w:delText xml:space="preserve"> </w:delText>
              </w:r>
              <w:r w:rsidRPr="006D5563">
                <w:rPr>
                  <w:lang w:val="en-US"/>
                </w:rPr>
                <w:delText xml:space="preserve">and the results of the Controls Matrix support the customized approach for this requirement. </w:delText>
              </w:r>
            </w:del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48" w:author="Artem Nistuley" w:date="2026-08-03T22:22:00Z" w16du:dateUtc="2026-08-04T02:22:00Z"/>
                <w:lang w:val="en-US"/>
              </w:rPr>
            </w:pPr>
            <w:del w:id="49" w:author="Artem Nistuley" w:date="2026-08-03T22:22:00Z" w16du:dateUtc="2026-08-04T02:22:00Z">
              <w:r w:rsidRPr="006D5563">
                <w:rPr>
                  <w:lang w:val="en-US"/>
                </w:rPr>
                <w:delText xml:space="preserve">The entity completed the Targeted Risk Analysis including all information specified in the Targeted Risk Analysis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</w:delText>
              </w:r>
              <w:r w:rsidRPr="006D5563">
                <w:rPr>
                  <w:lang w:val="en-US"/>
                </w:rPr>
                <w:delText>, and that the results of the Risk Analysis support use of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del w:id="50" w:author="Artem Nistuley" w:date="2026-08-03T22:22:00Z" w16du:dateUtc="2026-08-04T02:22:00Z"/>
                <w:i/>
                <w:iCs/>
              </w:rPr>
            </w:pPr>
            <w:del w:id="51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F524056" w14:textId="0E72C501" w:rsidTr="00E40BBF">
        <w:tblPrEx>
          <w:tblW w:w="0" w:type="auto"/>
          <w:tblPrExChange w:id="52" w:author="Artem Nistuley" w:date="2026-08-03T22:22:00Z" w16du:dateUtc="2026-08-04T02:22:00Z">
            <w:tblPrEx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</w:tblPrEx>
          </w:tblPrExChange>
        </w:tblPrEx>
        <w:trPr>
          <w:trPrChange w:id="53" w:author="Artem Nistuley" w:date="2026-08-03T22:22:00Z" w16du:dateUtc="2026-08-04T02:22:00Z">
            <w:trPr>
              <w:cantSplit/>
            </w:trPr>
          </w:trPrChange>
        </w:trPr>
        <w:tc>
          <w:tcPr>
            <w:tcW w:w="6374" w:type="dxa"/>
            <w:gridSpan w:val="2"/>
            <w:tcPrChange w:id="54" w:author="Artem Nistuley" w:date="2026-08-03T22:22:00Z" w16du:dateUtc="2026-08-04T02:22:00Z">
              <w:tcPr>
                <w:tcW w:w="12950" w:type="dxa"/>
                <w:gridSpan w:val="5"/>
                <w:shd w:val="clear" w:color="auto" w:fill="CBD4D5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45B8AF64" w14:textId="77777777" w:rsidR="00FC3464" w:rsidRPr="00A019B8" w:rsidRDefault="00E22732" w:rsidP="00991A1A">
            <w:pPr>
              <w:pStyle w:val="TableBody"/>
              <w:keepNext/>
              <w:rPr>
                <w:del w:id="55" w:author="Artem Nistuley" w:date="2026-08-03T22:22:00Z" w16du:dateUtc="2026-08-04T02:22:00Z"/>
              </w:rPr>
            </w:pPr>
            <w:ins w:id="56" w:author="Artem Nistuley" w:date="2026-08-03T22:22:00Z" w16du:dateUtc="2026-08-04T02:22:00Z">
              <w:r>
                <w:t>1</w:t>
              </w:r>
            </w:ins>
            <w:del w:id="57" w:author="Artem Nistuley" w:date="2026-08-03T22:22:00Z" w16du:dateUtc="2026-08-04T02:22:00Z">
              <w:r w:rsidR="00FC3464" w:rsidRPr="00A019B8">
                <w:rPr>
                  <w:rStyle w:val="BoldCharacter"/>
                </w:rPr>
                <w:delText>Describe</w:delText>
              </w:r>
              <w:r w:rsidR="00FC3464" w:rsidRPr="00A019B8">
                <w:delText xml:space="preserve"> the testing procedures derived and performed by the assessor to validate that the </w:delText>
              </w:r>
              <w:r w:rsidR="00FC3464" w:rsidRPr="006D5563">
                <w:rPr>
                  <w:b/>
                  <w:bCs/>
                </w:rPr>
                <w:delText>implemented controls meet the Customized Approach Objective</w:delText>
              </w:r>
              <w:r w:rsidR="00FC3464" w:rsidRPr="00A019B8">
                <w:delText>; for example, whether the customized control(s) is sufficiently robust to provide at least an equivalent level of protection as provided by the defined approach.</w:delText>
              </w:r>
            </w:del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del w:id="58" w:author="Artem Nistuley" w:date="2026-08-03T22:22:00Z" w16du:dateUtc="2026-08-04T02:22:00Z"/>
              </w:rPr>
            </w:pPr>
            <w:del w:id="59" w:author="Artem Nistuley" w:date="2026-08-03T22:22:00Z" w16du:dateUtc="2026-08-04T02:22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 </w:delText>
              </w:r>
            </w:del>
          </w:p>
          <w:p w14:paraId="4072CDE9" w14:textId="77777777" w:rsidR="00FC3464" w:rsidRPr="00A019B8" w:rsidRDefault="00FC3464">
            <w:pPr>
              <w:pPrChange w:id="60" w:author="Artem Nistuley" w:date="2026-08-03T22:22:00Z" w16du:dateUtc="2026-08-04T02:22:00Z">
                <w:pPr>
                  <w:pStyle w:val="TableNote"/>
                  <w:keepNext/>
                </w:pPr>
              </w:pPrChange>
            </w:pPr>
            <w:del w:id="61" w:author="Artem Nistuley" w:date="2026-08-03T22:22:00Z" w16du:dateUtc="2026-08-04T02:22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  <w:tc>
          <w:tcPr>
            <w:tcW w:w="2642" w:type="dxa"/>
            <w:tcPrChange w:id="62" w:author="Artem Nistuley" w:date="2026-08-03T22:22:00Z" w16du:dateUtc="2026-08-04T02:22:00Z">
              <w:tcPr>
                <w:tcW w:w="2642" w:type="dxa"/>
                <w:gridSpan w:val="2"/>
              </w:tcPr>
            </w:tcPrChange>
          </w:tcPr>
          <w:p w14:paraId="025658AF" w14:textId="3B99D68F" w:rsidR="00E22732" w:rsidRDefault="00E22732">
            <w:pPr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63" w:author="Artem Nistuley" w:date="2026-08-03T22:22:00Z" w16du:dateUtc="2026-08-04T02:22:00Z">
              <w:r>
                <w:t>2</w:t>
              </w:r>
            </w:ins>
          </w:p>
        </w:tc>
      </w:tr>
      <w:tr w:rsidR="00FC3464" w:rsidRPr="00A019B8" w14:paraId="771BDF3E" w14:textId="77777777" w:rsidTr="00E40BBF">
        <w:tblPrEx>
          <w:tblW w:w="0" w:type="auto"/>
          <w:tblPrExChange w:id="64" w:author="Artem Nistuley" w:date="2026-08-03T22:22:00Z" w16du:dateUtc="2026-08-04T02:22:00Z">
            <w:tblPrEx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</w:tblPrEx>
          </w:tblPrExChange>
        </w:tblPrEx>
        <w:trPr>
          <w:trPrChange w:id="65" w:author="Artem Nistuley" w:date="2026-08-03T22:22:00Z" w16du:dateUtc="2026-08-04T02:22:00Z">
            <w:trPr>
              <w:cantSplit/>
              <w:trHeight w:val="410"/>
            </w:trPr>
          </w:trPrChange>
        </w:trPr>
        <w:tc>
          <w:tcPr>
            <w:tcW w:w="1413" w:type="dxa"/>
            <w:tcPrChange w:id="66" w:author="Artem Nistuley" w:date="2026-08-03T22:22:00Z" w16du:dateUtc="2026-08-04T02:22:00Z">
              <w:tcPr>
                <w:tcW w:w="3219" w:type="dxa"/>
                <w:tcBorders>
                  <w:bottom w:val="nil"/>
                </w:tcBorders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617ACACD" w14:textId="77777777" w:rsidR="00FC3464" w:rsidRPr="00A019B8" w:rsidRDefault="00E22732">
            <w:pPr>
              <w:pPrChange w:id="67" w:author="Artem Nistuley" w:date="2026-08-03T22:22:00Z" w16du:dateUtc="2026-08-04T02:22:00Z">
                <w:pPr>
                  <w:pStyle w:val="TableBody"/>
                  <w:keepNext/>
                </w:pPr>
              </w:pPrChange>
            </w:pPr>
            <w:ins w:id="68" w:author="Artem Nistuley" w:date="2026-08-03T22:22:00Z" w16du:dateUtc="2026-08-04T02:22:00Z">
              <w:r>
                <w:t>3</w:t>
              </w:r>
            </w:ins>
            <w:del w:id="69" w:author="Artem Nistuley" w:date="2026-08-03T22:22:00Z" w16du:dateUtc="2026-08-04T02:22:00Z">
              <w:r w:rsidR="00FC3464" w:rsidRPr="0021785B">
                <w:delText>Enter assessor-derived testing procedure here:</w:delText>
              </w:r>
            </w:del>
          </w:p>
        </w:tc>
        <w:tc>
          <w:tcPr>
            <w:tcW w:w="4961" w:type="dxa"/>
            <w:tcPrChange w:id="70" w:author="Artem Nistuley" w:date="2026-08-03T22:22:00Z" w16du:dateUtc="2026-08-04T02:22:00Z">
              <w:tcPr>
                <w:tcW w:w="2590" w:type="dxa"/>
                <w:gridSpan w:val="2"/>
                <w:shd w:val="clear" w:color="auto" w:fill="E2E7E6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3EC31714" w14:textId="77777777" w:rsidR="00FC3464" w:rsidRPr="00A019B8" w:rsidRDefault="00E22732" w:rsidP="00991A1A">
            <w:pPr>
              <w:pStyle w:val="TableBody"/>
              <w:rPr>
                <w:del w:id="71" w:author="Artem Nistuley" w:date="2026-08-03T22:22:00Z" w16du:dateUtc="2026-08-04T02:22:00Z"/>
              </w:rPr>
            </w:pPr>
            <w:ins w:id="72" w:author="Artem Nistuley" w:date="2026-08-03T22:22:00Z" w16du:dateUtc="2026-08-04T02:22:00Z">
              <w:r>
                <w:t>4</w:t>
              </w:r>
            </w:ins>
            <w:del w:id="73" w:author="Artem Nistuley" w:date="2026-08-03T22:22:00Z" w16du:dateUtc="2026-08-04T02:22:00Z">
              <w:r w:rsidR="00FC3464" w:rsidRPr="00A019B8">
                <w:rPr>
                  <w:rStyle w:val="BoldCharacter"/>
                </w:rPr>
                <w:delText>Identify</w:delText>
              </w:r>
              <w:r w:rsidR="00FC3464" w:rsidRPr="00A019B8">
                <w:delText xml:space="preserve"> what was tested (for example, individuals interviewed, system components reviewed, processes observed, etc.)</w:delText>
              </w:r>
            </w:del>
          </w:p>
          <w:p w14:paraId="5D5936BA" w14:textId="77777777" w:rsidR="00FC3464" w:rsidRDefault="00FC3464">
            <w:pPr>
              <w:rPr>
                <w:rPrChange w:id="74" w:author="Artem Nistuley" w:date="2026-08-03T22:22:00Z" w16du:dateUtc="2026-08-04T02:22:00Z">
                  <w:rPr>
                    <w:i/>
                    <w:iCs/>
                  </w:rPr>
                </w:rPrChange>
              </w:rPr>
              <w:pPrChange w:id="75" w:author="Artem Nistuley" w:date="2026-08-03T22:22:00Z" w16du:dateUtc="2026-08-04T02:22:00Z">
                <w:pPr>
                  <w:pStyle w:val="TableBody"/>
                </w:pPr>
              </w:pPrChange>
            </w:pPr>
            <w:del w:id="76" w:author="Artem Nistuley" w:date="2026-08-03T22:22:00Z" w16du:dateUtc="2026-08-04T02:22:00Z">
              <w:r w:rsidRPr="006D5563">
                <w:rPr>
                  <w:rStyle w:val="BoldCharacter"/>
                  <w:i/>
                  <w:iCs/>
                </w:rPr>
                <w:delText>Note</w:delText>
              </w:r>
              <w:r>
                <w:rPr>
                  <w:rStyle w:val="BoldCharacter"/>
                  <w:i/>
                  <w:iCs/>
                </w:rPr>
                <w:delText>:</w:delText>
              </w:r>
              <w:r w:rsidRPr="006D5563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2642" w:type="dxa"/>
            <w:tcPrChange w:id="77" w:author="Artem Nistuley" w:date="2026-08-03T22:22:00Z" w16du:dateUtc="2026-08-04T02:22:00Z">
              <w:tcPr>
                <w:tcW w:w="7141" w:type="dxa"/>
                <w:gridSpan w:val="4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42955CF4" w14:textId="77777777" w:rsidR="00FC3464" w:rsidRDefault="00E22732">
            <w:pPr>
              <w:rPr>
                <w:rPrChange w:id="78" w:author="Artem Nistuley" w:date="2026-08-03T22:22:00Z" w16du:dateUtc="2026-08-04T02:22:00Z">
                  <w:rPr>
                    <w:i/>
                    <w:iCs/>
                  </w:rPr>
                </w:rPrChange>
              </w:rPr>
              <w:pPrChange w:id="79" w:author="Artem Nistuley" w:date="2026-08-03T22:22:00Z" w16du:dateUtc="2026-08-04T02:22:00Z">
                <w:pPr>
                  <w:pStyle w:val="TableBody"/>
                </w:pPr>
              </w:pPrChange>
            </w:pPr>
            <w:ins w:id="80" w:author="Artem Nistuley" w:date="2026-08-03T22:22:00Z" w16du:dateUtc="2026-08-04T02:22:00Z">
              <w:r>
                <w:t>5</w:t>
              </w:r>
            </w:ins>
            <w:del w:id="81" w:author="Artem Nistuley" w:date="2026-08-03T22:22:00Z" w16du:dateUtc="2026-08-04T02:22:00Z">
              <w:r w:rsidR="00FC3464"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C02D52F" w14:textId="77777777" w:rsidTr="002B41ED">
        <w:tblPrEx>
          <w:tblW w:w="0" w:type="auto"/>
          <w:tblPrExChange w:id="82" w:author="Artem Nistuley" w:date="2026-08-03T22:22:00Z" w16du:dateUtc="2026-08-04T02:22:00Z">
            <w:tblPrEx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</w:tblPrEx>
          </w:tblPrExChange>
        </w:tblPrEx>
        <w:trPr>
          <w:trPrChange w:id="83" w:author="Artem Nistuley" w:date="2026-08-03T22:22:00Z" w16du:dateUtc="2026-08-04T02:22:00Z">
            <w:trPr>
              <w:cantSplit/>
              <w:trHeight w:val="410"/>
            </w:trPr>
          </w:trPrChange>
        </w:trPr>
        <w:tc>
          <w:tcPr>
            <w:tcW w:w="9016" w:type="dxa"/>
            <w:tcPrChange w:id="84" w:author="Artem Nistuley" w:date="2026-08-03T22:22:00Z" w16du:dateUtc="2026-08-04T02:22:00Z">
              <w:tcPr>
                <w:tcW w:w="3219" w:type="dxa"/>
                <w:tcBorders>
                  <w:top w:val="nil"/>
                </w:tcBorders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03504F3A" w14:textId="77777777" w:rsidR="00FC3464" w:rsidRDefault="00E22732">
            <w:pPr>
              <w:pPrChange w:id="85" w:author="Artem Nistuley" w:date="2026-08-03T22:22:00Z" w16du:dateUtc="2026-08-04T02:22:00Z">
                <w:pPr>
                  <w:pStyle w:val="TableBody"/>
                  <w:keepNext/>
                </w:pPr>
              </w:pPrChange>
            </w:pPr>
            <w:ins w:id="86" w:author="Artem Nistuley" w:date="2026-08-03T22:22:00Z" w16du:dateUtc="2026-08-04T02:22:00Z">
              <w:r>
                <w:t>6</w:t>
              </w:r>
            </w:ins>
            <w:del w:id="87" w:author="Artem Nistuley" w:date="2026-08-03T22:22:00Z" w16du:dateUtc="2026-08-04T02:22:00Z">
              <w:r w:rsidR="00FC3464"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9016" w:type="dxa"/>
            <w:tcPrChange w:id="88" w:author="Artem Nistuley" w:date="2026-08-03T22:22:00Z" w16du:dateUtc="2026-08-04T02:22:00Z">
              <w:tcPr>
                <w:tcW w:w="2590" w:type="dxa"/>
                <w:gridSpan w:val="2"/>
                <w:shd w:val="clear" w:color="auto" w:fill="E2E7E6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3AFC27BB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9016" w:type="dxa"/>
            <w:tcPrChange w:id="89" w:author="Artem Nistuley" w:date="2026-08-03T22:22:00Z" w16du:dateUtc="2026-08-04T02:22:00Z">
              <w:tcPr>
                <w:tcW w:w="7141" w:type="dxa"/>
                <w:gridSpan w:val="4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768D0B99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del w:id="90" w:author="Artem Nistuley" w:date="2026-08-03T22:22:00Z" w16du:dateUtc="2026-08-04T02:22:00Z"/>
        </w:trPr>
        <w:tc>
          <w:tcPr>
            <w:tcW w:w="321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del w:id="91" w:author="Artem Nistuley" w:date="2026-08-03T22:22:00Z" w16du:dateUtc="2026-08-04T02:22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del w:id="92" w:author="Artem Nistuley" w:date="2026-08-03T22:22:00Z" w16du:dateUtc="2026-08-04T02:22:00Z"/>
              </w:rPr>
            </w:pPr>
            <w:del w:id="93" w:author="Artem Nistuley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del w:id="94" w:author="Artem Nistuley" w:date="2026-08-03T22:22:00Z" w16du:dateUtc="2026-08-04T02:22:00Z"/>
                <w:i/>
                <w:iCs/>
              </w:rPr>
            </w:pPr>
            <w:del w:id="95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323D8485" w14:textId="77777777" w:rsidTr="00991A1A">
        <w:trPr>
          <w:cantSplit/>
          <w:del w:id="96" w:author="Artem Nistuley" w:date="2026-08-03T22:22:00Z" w16du:dateUtc="2026-08-04T02:22:00Z"/>
        </w:trPr>
        <w:tc>
          <w:tcPr>
            <w:tcW w:w="321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del w:id="97" w:author="Artem Nistuley" w:date="2026-08-03T22:22:00Z" w16du:dateUtc="2026-08-04T02:22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del w:id="98" w:author="Artem Nistuley" w:date="2026-08-03T22:22:00Z" w16du:dateUtc="2026-08-04T02:22:00Z"/>
              </w:rPr>
            </w:pPr>
            <w:del w:id="99" w:author="Artem Nistuley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del w:id="100" w:author="Artem Nistuley" w:date="2026-08-03T22:22:00Z" w16du:dateUtc="2026-08-04T02:22:00Z"/>
                <w:i/>
                <w:iCs/>
              </w:rPr>
            </w:pPr>
            <w:del w:id="101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2F5ECA60" w14:textId="77777777" w:rsidTr="00991A1A">
        <w:trPr>
          <w:cantSplit/>
          <w:del w:id="102" w:author="Artem Nistuley" w:date="2026-08-03T22:22:00Z" w16du:dateUtc="2026-08-04T02:22:00Z"/>
        </w:trPr>
        <w:tc>
          <w:tcPr>
            <w:tcW w:w="12950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del w:id="103" w:author="Artem Nistuley" w:date="2026-08-03T22:22:00Z" w16du:dateUtc="2026-08-04T02:22:00Z"/>
              </w:rPr>
            </w:pPr>
            <w:del w:id="104" w:author="Artem Nistuley" w:date="2026-08-03T22:22:00Z" w16du:dateUtc="2026-08-04T02:22:00Z">
              <w:r w:rsidRPr="00A019B8">
                <w:rPr>
                  <w:rStyle w:val="BoldCharacter"/>
                </w:rPr>
                <w:delText>Document</w:delText>
              </w:r>
              <w:r w:rsidRPr="00A019B8">
                <w:delText xml:space="preserve"> the testing procedures derived and performed by the assessor to validate </w:delText>
              </w:r>
              <w:r w:rsidRPr="006D5563">
                <w:rPr>
                  <w:b/>
                  <w:bCs/>
                </w:rPr>
                <w:delText>the controls are maintained to ensure ongoing effectiveness</w:delText>
              </w:r>
              <w:r w:rsidRPr="00A019B8">
                <w:delText xml:space="preserve">; for example, how the entity monitors for control effectiveness and how control failures are detected, responded to, and the actions taken. </w:delText>
              </w:r>
            </w:del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del w:id="105" w:author="Artem Nistuley" w:date="2026-08-03T22:22:00Z" w16du:dateUtc="2026-08-04T02:22:00Z"/>
              </w:rPr>
            </w:pPr>
            <w:del w:id="106" w:author="Artem Nistuley" w:date="2026-08-03T22:22:00Z" w16du:dateUtc="2026-08-04T02:22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</w:delText>
              </w:r>
            </w:del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del w:id="107" w:author="Artem Nistuley" w:date="2026-08-03T22:22:00Z" w16du:dateUtc="2026-08-04T02:22:00Z"/>
              </w:rPr>
            </w:pPr>
            <w:del w:id="108" w:author="Artem Nistuley" w:date="2026-08-03T22:22:00Z" w16du:dateUtc="2026-08-04T02:22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3926FF81" w14:textId="77777777" w:rsidTr="00991A1A">
        <w:trPr>
          <w:cantSplit/>
          <w:trHeight w:val="410"/>
          <w:del w:id="109" w:author="Artem Nistuley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del w:id="110" w:author="Artem Nistuley" w:date="2026-08-03T22:22:00Z" w16du:dateUtc="2026-08-04T02:22:00Z"/>
              </w:rPr>
            </w:pPr>
            <w:del w:id="111" w:author="Artem Nistuley" w:date="2026-08-03T22:22:00Z" w16du:dateUtc="2026-08-04T02:22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del w:id="112" w:author="Artem Nistuley" w:date="2026-08-03T22:22:00Z" w16du:dateUtc="2026-08-04T02:22:00Z"/>
              </w:rPr>
            </w:pPr>
            <w:del w:id="113" w:author="Artem Nistuley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del w:id="114" w:author="Artem Nistuley" w:date="2026-08-03T22:22:00Z" w16du:dateUtc="2026-08-04T02:22:00Z"/>
              </w:rPr>
            </w:pPr>
            <w:del w:id="115" w:author="Artem Nistuley" w:date="2026-08-03T22:22:00Z" w16du:dateUtc="2026-08-04T02:22:00Z">
              <w:r w:rsidRPr="006D5563">
                <w:rPr>
                  <w:b/>
                  <w:bCs/>
                  <w:i/>
                  <w:iCs/>
                </w:rPr>
                <w:delText>Note</w:delText>
              </w:r>
              <w:r>
                <w:rPr>
                  <w:i/>
                  <w:iCs/>
                </w:rPr>
                <w:delText>:</w:delText>
              </w:r>
              <w:r w:rsidRPr="00A019B8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del w:id="116" w:author="Artem Nistuley" w:date="2026-08-03T22:22:00Z" w16du:dateUtc="2026-08-04T02:22:00Z"/>
                <w:i/>
                <w:iCs/>
              </w:rPr>
            </w:pPr>
            <w:del w:id="117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4016EE62" w14:textId="77777777" w:rsidTr="00991A1A">
        <w:trPr>
          <w:cantSplit/>
          <w:trHeight w:val="410"/>
          <w:del w:id="118" w:author="Artem Nistuley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del w:id="119" w:author="Artem Nistuley" w:date="2026-08-03T22:22:00Z" w16du:dateUtc="2026-08-04T02:22:00Z"/>
              </w:rPr>
            </w:pPr>
            <w:del w:id="120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del w:id="121" w:author="Artem Nistuley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del w:id="122" w:author="Artem Nistuley" w:date="2026-08-03T22:22:00Z" w16du:dateUtc="2026-08-04T02:22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del w:id="123" w:author="Artem Nistuley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del w:id="124" w:author="Artem Nistuley" w:date="2026-08-03T22:22:00Z" w16du:dateUtc="2026-08-04T02:22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del w:id="125" w:author="Artem Nistuley" w:date="2026-08-03T22:22:00Z" w16du:dateUtc="2026-08-04T02:22:00Z"/>
              </w:rPr>
            </w:pPr>
            <w:del w:id="126" w:author="Artem Nistuley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del w:id="127" w:author="Artem Nistuley" w:date="2026-08-03T22:22:00Z" w16du:dateUtc="2026-08-04T02:22:00Z"/>
                <w:i/>
                <w:iCs/>
              </w:rPr>
            </w:pPr>
            <w:del w:id="128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2A18B63" w14:textId="77777777" w:rsidTr="00991A1A">
        <w:trPr>
          <w:cantSplit/>
          <w:del w:id="129" w:author="Artem Nistuley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del w:id="130" w:author="Artem Nistuley" w:date="2026-08-03T22:22:00Z" w16du:dateUtc="2026-08-04T02:22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del w:id="131" w:author="Artem Nistuley" w:date="2026-08-03T22:22:00Z" w16du:dateUtc="2026-08-04T02:22:00Z"/>
              </w:rPr>
            </w:pPr>
            <w:del w:id="132" w:author="Artem Nistuley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are maintained to ensure ongoing effectiveness.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del w:id="133" w:author="Artem Nistuley" w:date="2026-08-03T22:22:00Z" w16du:dateUtc="2026-08-04T02:22:00Z"/>
                <w:i/>
                <w:iCs/>
              </w:rPr>
            </w:pPr>
            <w:del w:id="134" w:author="Artem Nistuley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</w:tbl>
    <w:p w14:paraId="0EAA41EF" w14:textId="77777777" w:rsidR="00792C28" w:rsidRDefault="00792C28"/>
    <w:sectPr w:rsidR="00792C28">
      <w:pgSz w:w="11906" w:h="16838"/>
      <w:pgMar w:top="1440" w:right="1440" w:bottom="1440" w:left="1440" w:header="708" w:footer="708" w:gutter="0"/>
      <w:cols w:space="708"/>
      <w:docGrid w:linePitch="360"/>
      <w:sectPrChange w:id="135" w:author="Artem Nistuley" w:date="2026-08-03T22:22:00Z" w16du:dateUtc="2026-08-04T02:22:00Z">
        <w:sectPr w:rsidR="00792C28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12874"/>
    <w:rsid w:val="001F5533"/>
    <w:rsid w:val="00244A8C"/>
    <w:rsid w:val="003630F5"/>
    <w:rsid w:val="003D268B"/>
    <w:rsid w:val="00435D55"/>
    <w:rsid w:val="004D63CE"/>
    <w:rsid w:val="006C7D23"/>
    <w:rsid w:val="00792C28"/>
    <w:rsid w:val="007B7644"/>
    <w:rsid w:val="0088488D"/>
    <w:rsid w:val="00913A55"/>
    <w:rsid w:val="00A572E1"/>
    <w:rsid w:val="00BE3B20"/>
    <w:rsid w:val="00CF38A5"/>
    <w:rsid w:val="00E22732"/>
    <w:rsid w:val="00E40BBF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em Nistuley" w:date="2026-08-03T22:22:00Z">
        <w:pPr>
          <w:spacing w:after="160" w:line="259" w:lineRule="auto"/>
        </w:pPr>
      </w:pPrChange>
    </w:pPr>
    <w:rPr>
      <w:lang/>
      <w:rPrChange w:id="0" w:author="Artem Nistuley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F"/>
    <w:pPr>
      <w:keepNext/>
      <w:keepLines/>
      <w:spacing w:before="40"/>
      <w:outlineLvl w:val="5"/>
      <w:pPrChange w:id="1" w:author="Artem Nistuley" w:date="2026-08-03T22:22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Artem Nistuley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F"/>
    <w:pPr>
      <w:keepNext/>
      <w:keepLines/>
      <w:spacing w:before="40"/>
      <w:outlineLvl w:val="6"/>
      <w:pPrChange w:id="2" w:author="Artem Nistuley" w:date="2026-08-03T22:22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Artem Nistuley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F"/>
    <w:pPr>
      <w:keepNext/>
      <w:keepLines/>
      <w:outlineLvl w:val="7"/>
      <w:pPrChange w:id="3" w:author="Artem Nistuley" w:date="2026-08-03T22:22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Artem Nistuley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F"/>
    <w:pPr>
      <w:keepNext/>
      <w:keepLines/>
      <w:outlineLvl w:val="8"/>
      <w:pPrChange w:id="4" w:author="Artem Nistuley" w:date="2026-08-03T22:22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Artem Nistuley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  <w:lang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  <w:lang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  <w:lang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spacing w:after="80"/>
      <w:contextualSpacing/>
      <w:pPrChange w:id="5" w:author="Artem Nistuley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Artem Nistuley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  <w:lang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F"/>
    <w:pPr>
      <w:numPr>
        <w:ilvl w:val="1"/>
      </w:numPr>
      <w:spacing w:after="160"/>
      <w:pPrChange w:id="6" w:author="Artem Nistuley" w:date="2026-08-03T22:22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6" w:author="Artem Nistuley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  <w:lang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160"/>
      <w:jc w:val="center"/>
      <w:pPrChange w:id="7" w:author="Artem Nistuley" w:date="2026-08-03T22:22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Artem Nistuley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  <w:lang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Arthur Souza Rodrigues</cp:lastModifiedBy>
  <cp:revision>1</cp:revision>
  <dcterms:created xsi:type="dcterms:W3CDTF">2026-02-04T17:56:00Z</dcterms:created>
  <dcterms:modified xsi:type="dcterms:W3CDTF">2026-08-04T02:22:00Z</dcterms:modified>
</cp:coreProperties>
</file>