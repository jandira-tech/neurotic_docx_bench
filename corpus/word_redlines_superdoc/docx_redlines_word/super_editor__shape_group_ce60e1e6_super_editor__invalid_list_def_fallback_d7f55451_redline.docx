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9F93B" w14:textId="77777777" w:rsidR="00E71E94" w:rsidRPr="00FE2E0C" w:rsidRDefault="00E71E94" w:rsidP="00E71E94">
      <w:pPr>
        <w:pStyle w:val="Heading3"/>
        <w:rPr>
          <w:ins w:id="15" w:author="Nick Bernal" w:date="2026-08-03T22:25:00Z" w16du:dateUtc="2026-08-04T02:25:00Z"/>
          <w:sz w:val="20"/>
        </w:rPr>
      </w:pPr>
      <w:ins w:id="16" w:author="Nick Bernal" w:date="2026-08-03T22:25:00Z" w16du:dateUtc="2026-08-04T02:25:00Z">
        <w:r w:rsidRPr="00FE2E0C">
          <w:rPr>
            <w:sz w:val="20"/>
          </w:rPr>
          <w:t>TERM AND TERMINATION</w:t>
        </w:r>
      </w:ins>
    </w:p>
    <w:p w14:paraId="4C22849E" w14:textId="47BBF8A1" w:rsidR="00E71E94" w:rsidRPr="00FE2E0C" w:rsidRDefault="00F10E8A" w:rsidP="00E71E94">
      <w:pPr>
        <w:pStyle w:val="Heading4"/>
        <w:rPr>
          <w:ins w:id="17" w:author="Nick Bernal" w:date="2026-08-03T22:25:00Z" w16du:dateUtc="2026-08-04T02:25:00Z"/>
          <w:sz w:val="20"/>
        </w:rPr>
      </w:pPr>
      <w:ins w:id="18" w:author="Nick Bernal" w:date="2026-08-03T22:25:00Z" w16du:dateUtc="2026-08-04T02:25:00Z">
        <w:r>
          <w:rPr>
            <w:sz w:val="20"/>
          </w:rPr>
          <w:t>1.1</w:t>
        </w:r>
      </w:ins>
    </w:p>
    <w:p w14:paraId="63468A4C" w14:textId="7588A734" w:rsidR="00E71E94" w:rsidRPr="00FE2E0C" w:rsidRDefault="00F10E8A" w:rsidP="00E71E94">
      <w:pPr>
        <w:pStyle w:val="Heading3"/>
        <w:rPr>
          <w:ins w:id="19" w:author="Nick Bernal" w:date="2026-08-03T22:25:00Z" w16du:dateUtc="2026-08-04T02:25:00Z"/>
          <w:sz w:val="20"/>
        </w:rPr>
      </w:pPr>
      <w:ins w:id="20" w:author="Nick Bernal" w:date="2026-08-03T22:25:00Z" w16du:dateUtc="2026-08-04T02:25:00Z">
        <w:r>
          <w:rPr>
            <w:sz w:val="20"/>
          </w:rPr>
          <w:t>TWO</w:t>
        </w:r>
      </w:ins>
    </w:p>
    <w:p w14:paraId="09F37CCC" w14:textId="2D320198" w:rsidR="00E71E94" w:rsidRPr="00177A69" w:rsidRDefault="00F10E8A" w:rsidP="00B9702C">
      <w:pPr>
        <w:pStyle w:val="Heading3"/>
        <w:numPr>
          <w:ilvl w:val="0"/>
          <w:numId w:val="0"/>
        </w:numPr>
        <w:rPr>
          <w:ins w:id="21" w:author="Nick Bernal" w:date="2026-08-03T22:25:00Z" w16du:dateUtc="2026-08-04T02:25:00Z"/>
          <w:b w:val="0"/>
          <w:bCs/>
          <w:sz w:val="20"/>
        </w:rPr>
      </w:pPr>
      <w:ins w:id="22" w:author="Nick Bernal" w:date="2026-08-03T22:25:00Z" w16du:dateUtc="2026-08-04T02:25:00Z">
        <w:r>
          <w:rPr>
            <w:b w:val="0"/>
            <w:bCs/>
            <w:sz w:val="20"/>
          </w:rPr>
          <w:t>NO VALID DEF</w:t>
        </w:r>
      </w:ins>
    </w:p>
    <w:p w14:paraId="5D07448C" w14:textId="79F856F6" w:rsidR="00E71E94" w:rsidRPr="00FE2E0C" w:rsidRDefault="00F10E8A" w:rsidP="00E71E94">
      <w:pPr>
        <w:pStyle w:val="Heading3"/>
        <w:rPr>
          <w:ins w:id="23" w:author="Nick Bernal" w:date="2026-08-03T22:25:00Z" w16du:dateUtc="2026-08-04T02:25:00Z"/>
          <w:sz w:val="20"/>
        </w:rPr>
      </w:pPr>
      <w:ins w:id="24" w:author="Nick Bernal" w:date="2026-08-03T22:25:00Z" w16du:dateUtc="2026-08-04T02:25:00Z">
        <w:r>
          <w:rPr>
            <w:sz w:val="20"/>
          </w:rPr>
          <w:t>THREE</w:t>
        </w:r>
      </w:ins>
    </w:p>
    <w:p w14:paraId="79F39538" w14:textId="77777777" w:rsidR="00E71E94" w:rsidRPr="00FE2E0C" w:rsidRDefault="00E71E94" w:rsidP="00F10E8A">
      <w:pPr>
        <w:jc w:val="both"/>
        <w:rPr>
          <w:ins w:id="25" w:author="Nick Bernal" w:date="2026-08-03T22:25:00Z" w16du:dateUtc="2026-08-04T02:25:00Z"/>
        </w:rPr>
      </w:pPr>
      <w:ins w:id="26" w:author="Nick Bernal" w:date="2026-08-03T22:25:00Z" w16du:dateUtc="2026-08-04T02:25:00Z">
        <w:r w:rsidRPr="00FE2E0C">
          <w:t xml:space="preserve">  </w:t>
        </w:r>
      </w:ins>
    </w:p>
    <w:p w14:paraId="5CDEA53E" w14:textId="77777777" w:rsidR="003D61F0" w:rsidRDefault="00E0510E">
      <w:pPr>
        <w:rPr>
          <w:del w:id="27" w:author="Nick Bernal" w:date="2026-08-03T22:25:00Z" w16du:dateUtc="2026-08-04T02:25:00Z"/>
        </w:rPr>
      </w:pPr>
      <w:del w:id="28" w:author="Nick Bernal" w:date="2026-08-03T22:25:00Z" w16du:dateUtc="2026-08-04T02:25:00Z">
        <w:r>
          <w:rPr>
            <w:noProof/>
          </w:rPr>
          <mc:AlternateContent>
            <mc:Choice Requires="wps">
              <w:drawing>
                <wp:anchor distT="1270" distB="0" distL="1270" distR="635" simplePos="0" relativeHeight="3" behindDoc="0" locked="0" layoutInCell="1" allowOverlap="1">
                  <wp:simplePos x="0" y="0"/>
                  <wp:positionH relativeFrom="column">
                    <wp:posOffset>556260</wp:posOffset>
                  </wp:positionH>
                  <wp:positionV relativeFrom="paragraph">
                    <wp:posOffset>-284480</wp:posOffset>
                  </wp:positionV>
                  <wp:extent cx="634365" cy="634365"/>
                  <wp:effectExtent l="1270" t="1270" r="635" b="0"/>
                  <wp:wrapNone/>
                  <wp:docPr id="1" name="Shape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custGeom>
                            <a:avLst/>
                            <a:gdLst>
                              <a:gd name="textAreaLeft" fmla="*/ 41400 w 359640"/>
                              <a:gd name="textAreaRight" fmla="*/ 318240 w 359640"/>
                              <a:gd name="textAreaTop" fmla="*/ 58320 h 359640"/>
                              <a:gd name="textAreaBottom" fmla="*/ 174960 h 359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10812" y="21594"/>
                                </a:moveTo>
                                <a:cubicBezTo>
                                  <a:pt x="10540" y="19423"/>
                                  <a:pt x="9746" y="16742"/>
                                  <a:pt x="7801" y="15040"/>
                                </a:cubicBezTo>
                                <a:cubicBezTo>
                                  <a:pt x="4560" y="12230"/>
                                  <a:pt x="2678" y="12550"/>
                                  <a:pt x="566" y="8804"/>
                                </a:cubicBezTo>
                                <a:cubicBezTo>
                                  <a:pt x="-605" y="6314"/>
                                  <a:pt x="-208" y="1952"/>
                                  <a:pt x="4142" y="313"/>
                                </a:cubicBezTo>
                                <a:cubicBezTo>
                                  <a:pt x="8616" y="-1006"/>
                                  <a:pt x="10394" y="2228"/>
                                  <a:pt x="10812" y="2888"/>
                                </a:cubicBezTo>
                                <a:cubicBezTo>
                                  <a:pt x="11230" y="2228"/>
                                  <a:pt x="12987" y="-1006"/>
                                  <a:pt x="17482" y="313"/>
                                </a:cubicBezTo>
                                <a:cubicBezTo>
                                  <a:pt x="21832" y="1952"/>
                                  <a:pt x="22208" y="6314"/>
                                  <a:pt x="21037" y="8804"/>
                                </a:cubicBezTo>
                                <a:cubicBezTo>
                                  <a:pt x="18925" y="12550"/>
                                  <a:pt x="17043" y="12230"/>
                                  <a:pt x="13802" y="15040"/>
                                </a:cubicBezTo>
                                <a:cubicBezTo>
                                  <a:pt x="11858" y="16742"/>
                                  <a:pt x="11063" y="19423"/>
                                  <a:pt x="10812" y="2159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8000"/>
                          </a:solidFill>
                          <a:ln w="0">
                            <a:solidFill>
                              <a:srgbClr val="81D41A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del>
    </w:p>
    <w:p w14:paraId="64761D14" w14:textId="77777777" w:rsidR="003D61F0" w:rsidRDefault="003D61F0">
      <w:pPr>
        <w:rPr>
          <w:del w:id="29" w:author="Nick Bernal" w:date="2026-08-03T22:25:00Z" w16du:dateUtc="2026-08-04T02:25:00Z"/>
        </w:rPr>
      </w:pPr>
    </w:p>
    <w:p w14:paraId="22467523" w14:textId="77777777" w:rsidR="003D61F0" w:rsidRDefault="00E0510E">
      <w:pPr>
        <w:rPr>
          <w:del w:id="30" w:author="Nick Bernal" w:date="2026-08-03T22:25:00Z" w16du:dateUtc="2026-08-04T02:25:00Z"/>
        </w:rPr>
      </w:pPr>
      <w:del w:id="31" w:author="Nick Bernal" w:date="2026-08-03T22:25:00Z" w16du:dateUtc="2026-08-04T02:25:00Z">
        <w:r>
          <w:delText>My test with some shapes.</w:delText>
        </w:r>
      </w:del>
    </w:p>
    <w:p w14:paraId="040896A3" w14:textId="77777777" w:rsidR="003D61F0" w:rsidRDefault="00E0510E">
      <w:pPr>
        <w:rPr>
          <w:del w:id="32" w:author="Nick Bernal" w:date="2026-08-03T22:25:00Z" w16du:dateUtc="2026-08-04T02:25:00Z"/>
        </w:rPr>
      </w:pPr>
      <w:del w:id="33" w:author="Nick Bernal" w:date="2026-08-03T22:25:00Z" w16du:dateUtc="2026-08-04T02:25:00Z">
        <w:r>
          <w:rPr>
            <w:noProof/>
          </w:rPr>
          <mc:AlternateContent>
            <mc:Choice Requires="wpg">
              <w:drawing>
                <wp:anchor distT="635" distB="635" distL="0" distR="635" simplePos="0" relativeHeight="2" behindDoc="0" locked="0" layoutInCell="0" allowOverlap="1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591185</wp:posOffset>
                  </wp:positionV>
                  <wp:extent cx="3466465" cy="1628775"/>
                  <wp:effectExtent l="635" t="1270" r="1270" b="1270"/>
                  <wp:wrapSquare wrapText="bothSides"/>
                  <wp:docPr id="2" name="DrawObject1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3466440" cy="1628640"/>
                            <a:chOff x="0" y="0"/>
                            <a:chExt cx="3466440" cy="1628640"/>
                          </a:xfrm>
                        </wpg:grpSpPr>
                        <wps:wsp>
                          <wps:cNvPr id="3" name="Shape 1"/>
                          <wps:cNvSpPr/>
                          <wps:spPr>
                            <a:xfrm>
                              <a:off x="1260360" y="0"/>
                              <a:ext cx="1571760" cy="1571760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4" name="Shape 2"/>
                          <wps:cNvSpPr/>
                          <wps:spPr>
                            <a:xfrm>
                              <a:off x="0" y="320760"/>
                              <a:ext cx="1841400" cy="1308240"/>
                            </a:xfrm>
                            <a:prstGeom prst="ellipse">
                              <a:avLst/>
                            </a:prstGeom>
                            <a:solidFill>
                              <a:srgbClr val="729FCF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5" name="Shape 3"/>
                          <wps:cNvSpPr/>
                          <wps:spPr>
                            <a:xfrm>
                              <a:off x="2461320" y="54000"/>
                              <a:ext cx="1005120" cy="1212840"/>
                            </a:xfrm>
                            <a:prstGeom prst="ellipse">
                              <a:avLst/>
                            </a:prstGeom>
                            <a:solidFill>
                              <a:srgbClr val="00A933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shape_0" alt="DrawObject1" style="position:absolute;margin-left:1.8pt;margin-top:46.55pt;width:273pt;height:128.25pt" coordorigin="36,931" coordsize="5460,2565">
                  <v:oval id="shape_0" ID="Shape 1" path="l-2147483648,-2147483643l-2147483628,-2147483627l-2147483648,-2147483643l-2147483626,-2147483625xe" fillcolor="red" stroked="t" o:allowincell="f" style="position:absolute;left:2021;top:931;width:2474;height:2474;mso-wrap-style:none;v-text-anchor:middle">
                    <v:fill o:detectmouseclick="t" type="solid" color2="aqua"/>
                    <v:stroke color="#3465a4" joinstyle="round" endcap="flat"/>
                    <w10:wrap type="square"/>
                  </v:oval>
                  <v:oval id="shape_0" ID="Shape 2" path="l-2147483648,-2147483643l-2147483628,-2147483627l-2147483648,-2147483643l-2147483626,-2147483625xe" fillcolor="#729fcf" stroked="t" o:allowincell="f" style="position:absolute;left:36;top:1436;width:2899;height:2059;mso-wrap-style:none;v-text-anchor:middle">
                    <v:fill o:detectmouseclick="t" type="solid" color2="#8d6030"/>
                    <v:stroke color="#3465a4" joinstyle="round" endcap="flat"/>
                    <w10:wrap type="square"/>
                  </v:oval>
                  <v:oval id="shape_0" ID="Shape 3" path="l-2147483648,-2147483643l-2147483628,-2147483627l-2147483648,-2147483643l-2147483626,-2147483625xe" fillcolor="#00a933" stroked="t" o:allowincell="f" style="position:absolute;left:3912;top:1016;width:1582;height:1909;mso-wrap-style:none;v-text-anchor:middle">
                    <v:fill o:detectmouseclick="t" type="solid" color2="#ff56cc"/>
                    <v:stroke color="#3465a4" joinstyle="round" endcap="flat"/>
                    <w10:wrap type="square"/>
                  </v:oval>
                </v:group>
              </w:pict>
            </mc:Fallback>
          </mc:AlternateContent>
        </w:r>
        <w:r>
          <w:delText>My test with some shapes.</w:delText>
        </w:r>
      </w:del>
    </w:p>
    <w:p w14:paraId="5887934D" w14:textId="77777777" w:rsidR="003D61F0" w:rsidRDefault="00E0510E">
      <w:pPr>
        <w:rPr>
          <w:del w:id="34" w:author="Nick Bernal" w:date="2026-08-03T22:25:00Z" w16du:dateUtc="2026-08-04T02:25:00Z"/>
        </w:rPr>
      </w:pPr>
      <w:del w:id="35" w:author="Nick Bernal" w:date="2026-08-03T22:25:00Z" w16du:dateUtc="2026-08-04T02:25:00Z">
        <w:r>
          <w:delText>My test with some shapes.</w:delText>
        </w:r>
      </w:del>
    </w:p>
    <w:p w14:paraId="642AD1A1" w14:textId="77777777" w:rsidR="003D61F0" w:rsidRDefault="00E0510E">
      <w:pPr>
        <w:rPr>
          <w:del w:id="36" w:author="Nick Bernal" w:date="2026-08-03T22:25:00Z" w16du:dateUtc="2026-08-04T02:25:00Z"/>
        </w:rPr>
      </w:pPr>
      <w:del w:id="37" w:author="Nick Bernal" w:date="2026-08-03T22:25:00Z" w16du:dateUtc="2026-08-04T02:25:00Z">
        <w:r>
          <w:delText>My test with some shapes.</w:delText>
        </w:r>
      </w:del>
    </w:p>
    <w:p w14:paraId="59B8F377" w14:textId="77777777" w:rsidR="003D61F0" w:rsidRDefault="00E0510E">
      <w:pPr>
        <w:rPr>
          <w:del w:id="38" w:author="Nick Bernal" w:date="2026-08-03T22:25:00Z" w16du:dateUtc="2026-08-04T02:25:00Z"/>
        </w:rPr>
      </w:pPr>
      <w:del w:id="39" w:author="Nick Bernal" w:date="2026-08-03T22:25:00Z" w16du:dateUtc="2026-08-04T02:25:00Z">
        <w:r>
          <w:delText>My test with some shapes.</w:delText>
        </w:r>
      </w:del>
    </w:p>
    <w:p w14:paraId="2760FE3D" w14:textId="77777777" w:rsidR="003D61F0" w:rsidRDefault="00E0510E">
      <w:pPr>
        <w:rPr>
          <w:del w:id="40" w:author="Nick Bernal" w:date="2026-08-03T22:25:00Z" w16du:dateUtc="2026-08-04T02:25:00Z"/>
        </w:rPr>
      </w:pPr>
      <w:del w:id="41" w:author="Nick Bernal" w:date="2026-08-03T22:25:00Z" w16du:dateUtc="2026-08-04T02:25:00Z">
        <w:r>
          <w:delText>My test with some shapes.</w:delText>
        </w:r>
      </w:del>
    </w:p>
    <w:p w14:paraId="4F06341D" w14:textId="77777777" w:rsidR="003D61F0" w:rsidRDefault="00E0510E">
      <w:pPr>
        <w:rPr>
          <w:del w:id="42" w:author="Nick Bernal" w:date="2026-08-03T22:25:00Z" w16du:dateUtc="2026-08-04T02:25:00Z"/>
        </w:rPr>
      </w:pPr>
      <w:del w:id="43" w:author="Nick Bernal" w:date="2026-08-03T22:25:00Z" w16du:dateUtc="2026-08-04T02:25:00Z">
        <w:r>
          <w:delText>My test with some shapes.</w:delText>
        </w:r>
      </w:del>
    </w:p>
    <w:p w14:paraId="3C0A2117" w14:textId="77777777" w:rsidR="003D61F0" w:rsidRDefault="00E0510E">
      <w:pPr>
        <w:rPr>
          <w:del w:id="44" w:author="Nick Bernal" w:date="2026-08-03T22:25:00Z" w16du:dateUtc="2026-08-04T02:25:00Z"/>
        </w:rPr>
      </w:pPr>
      <w:del w:id="45" w:author="Nick Bernal" w:date="2026-08-03T22:25:00Z" w16du:dateUtc="2026-08-04T02:25:00Z">
        <w:r>
          <w:delText>My test with some shapes.</w:delText>
        </w:r>
      </w:del>
    </w:p>
    <w:p w14:paraId="6BA4400D" w14:textId="77777777" w:rsidR="003D61F0" w:rsidRDefault="00E0510E">
      <w:pPr>
        <w:rPr>
          <w:del w:id="46" w:author="Nick Bernal" w:date="2026-08-03T22:25:00Z" w16du:dateUtc="2026-08-04T02:25:00Z"/>
        </w:rPr>
      </w:pPr>
      <w:del w:id="47" w:author="Nick Bernal" w:date="2026-08-03T22:25:00Z" w16du:dateUtc="2026-08-04T02:25:00Z">
        <w:r>
          <w:delText>My test with some shapes.</w:delText>
        </w:r>
      </w:del>
    </w:p>
    <w:p w14:paraId="173A249E" w14:textId="77777777" w:rsidR="003D61F0" w:rsidRDefault="00E0510E">
      <w:pPr>
        <w:rPr>
          <w:del w:id="48" w:author="Nick Bernal" w:date="2026-08-03T22:25:00Z" w16du:dateUtc="2026-08-04T02:25:00Z"/>
        </w:rPr>
      </w:pPr>
      <w:del w:id="49" w:author="Nick Bernal" w:date="2026-08-03T22:25:00Z" w16du:dateUtc="2026-08-04T02:25:00Z">
        <w:r>
          <w:delText>My test with some shapes.</w:delText>
        </w:r>
      </w:del>
    </w:p>
    <w:p w14:paraId="2C9B7879" w14:textId="77777777" w:rsidR="003D61F0" w:rsidRDefault="00E0510E">
      <w:pPr>
        <w:rPr>
          <w:del w:id="50" w:author="Nick Bernal" w:date="2026-08-03T22:25:00Z" w16du:dateUtc="2026-08-04T02:25:00Z"/>
        </w:rPr>
      </w:pPr>
      <w:del w:id="51" w:author="Nick Bernal" w:date="2026-08-03T22:25:00Z" w16du:dateUtc="2026-08-04T02:25:00Z">
        <w:r>
          <w:delText>My test with some shapes.</w:delText>
        </w:r>
      </w:del>
    </w:p>
    <w:p w14:paraId="636980D6" w14:textId="77777777" w:rsidR="003D61F0" w:rsidRDefault="00E0510E">
      <w:pPr>
        <w:rPr>
          <w:del w:id="52" w:author="Nick Bernal" w:date="2026-08-03T22:25:00Z" w16du:dateUtc="2026-08-04T02:25:00Z"/>
        </w:rPr>
      </w:pPr>
      <w:del w:id="53" w:author="Nick Bernal" w:date="2026-08-03T22:25:00Z" w16du:dateUtc="2026-08-04T02:25:00Z">
        <w:r>
          <w:delText>My test with some shapes.</w:delText>
        </w:r>
      </w:del>
    </w:p>
    <w:p w14:paraId="61808B80" w14:textId="77777777" w:rsidR="003D61F0" w:rsidRDefault="00E0510E">
      <w:pPr>
        <w:rPr>
          <w:del w:id="54" w:author="Nick Bernal" w:date="2026-08-03T22:25:00Z" w16du:dateUtc="2026-08-04T02:25:00Z"/>
        </w:rPr>
      </w:pPr>
      <w:del w:id="55" w:author="Nick Bernal" w:date="2026-08-03T22:25:00Z" w16du:dateUtc="2026-08-04T02:25:00Z">
        <w:r>
          <w:delText>My test with some shapes.</w:delText>
        </w:r>
      </w:del>
    </w:p>
    <w:p w14:paraId="1B748DB6" w14:textId="77777777" w:rsidR="003D61F0" w:rsidRDefault="00E0510E">
      <w:pPr>
        <w:rPr>
          <w:del w:id="56" w:author="Nick Bernal" w:date="2026-08-03T22:25:00Z" w16du:dateUtc="2026-08-04T02:25:00Z"/>
        </w:rPr>
      </w:pPr>
      <w:del w:id="57" w:author="Nick Bernal" w:date="2026-08-03T22:25:00Z" w16du:dateUtc="2026-08-04T02:25:00Z">
        <w:r>
          <w:delText>My test with some shapes.</w:delText>
        </w:r>
      </w:del>
    </w:p>
    <w:p w14:paraId="616D3B48" w14:textId="77777777" w:rsidR="003D61F0" w:rsidRDefault="00E0510E">
      <w:pPr>
        <w:rPr>
          <w:del w:id="58" w:author="Nick Bernal" w:date="2026-08-03T22:25:00Z" w16du:dateUtc="2026-08-04T02:25:00Z"/>
        </w:rPr>
      </w:pPr>
      <w:del w:id="59" w:author="Nick Bernal" w:date="2026-08-03T22:25:00Z" w16du:dateUtc="2026-08-04T02:25:00Z">
        <w:r>
          <w:delText>My test with some shapes.</w:delText>
        </w:r>
      </w:del>
    </w:p>
    <w:p w14:paraId="368833E4" w14:textId="77777777" w:rsidR="003D61F0" w:rsidRDefault="00E0510E">
      <w:pPr>
        <w:rPr>
          <w:del w:id="60" w:author="Nick Bernal" w:date="2026-08-03T22:25:00Z" w16du:dateUtc="2026-08-04T02:25:00Z"/>
        </w:rPr>
      </w:pPr>
      <w:del w:id="61" w:author="Nick Bernal" w:date="2026-08-03T22:25:00Z" w16du:dateUtc="2026-08-04T02:25:00Z">
        <w:r>
          <w:delText>My test with some shapes.</w:delText>
        </w:r>
      </w:del>
    </w:p>
    <w:p w14:paraId="223B7989" w14:textId="77777777" w:rsidR="003D61F0" w:rsidRDefault="00E0510E">
      <w:pPr>
        <w:rPr>
          <w:del w:id="62" w:author="Nick Bernal" w:date="2026-08-03T22:25:00Z" w16du:dateUtc="2026-08-04T02:25:00Z"/>
        </w:rPr>
      </w:pPr>
      <w:del w:id="63" w:author="Nick Bernal" w:date="2026-08-03T22:25:00Z" w16du:dateUtc="2026-08-04T02:25:00Z">
        <w:r>
          <w:delText>My test with some shapes.</w:delText>
        </w:r>
      </w:del>
    </w:p>
    <w:p w14:paraId="5EB25017" w14:textId="77777777" w:rsidR="003D61F0" w:rsidRDefault="00E0510E">
      <w:pPr>
        <w:rPr>
          <w:del w:id="64" w:author="Nick Bernal" w:date="2026-08-03T22:25:00Z" w16du:dateUtc="2026-08-04T02:25:00Z"/>
        </w:rPr>
      </w:pPr>
      <w:del w:id="65" w:author="Nick Bernal" w:date="2026-08-03T22:25:00Z" w16du:dateUtc="2026-08-04T02:25:00Z">
        <w:r>
          <w:delText>My test with some shapes.</w:delText>
        </w:r>
      </w:del>
    </w:p>
    <w:p w14:paraId="79B75B98" w14:textId="77777777" w:rsidR="003D61F0" w:rsidRDefault="00E0510E">
      <w:pPr>
        <w:rPr>
          <w:del w:id="66" w:author="Nick Bernal" w:date="2026-08-03T22:25:00Z" w16du:dateUtc="2026-08-04T02:25:00Z"/>
        </w:rPr>
      </w:pPr>
      <w:del w:id="67" w:author="Nick Bernal" w:date="2026-08-03T22:25:00Z" w16du:dateUtc="2026-08-04T02:25:00Z">
        <w:r>
          <w:delText>My test with some shapes.</w:delText>
        </w:r>
      </w:del>
    </w:p>
    <w:p w14:paraId="0A41BCE0" w14:textId="77777777" w:rsidR="003D61F0" w:rsidRDefault="00E0510E">
      <w:pPr>
        <w:rPr>
          <w:del w:id="68" w:author="Nick Bernal" w:date="2026-08-03T22:25:00Z" w16du:dateUtc="2026-08-04T02:25:00Z"/>
        </w:rPr>
      </w:pPr>
      <w:del w:id="69" w:author="Nick Bernal" w:date="2026-08-03T22:25:00Z" w16du:dateUtc="2026-08-04T02:25:00Z">
        <w:r>
          <w:delText>My test with some shapes.</w:delText>
        </w:r>
      </w:del>
    </w:p>
    <w:p w14:paraId="16F78B02" w14:textId="77777777" w:rsidR="003D61F0" w:rsidRDefault="00E0510E">
      <w:pPr>
        <w:rPr>
          <w:del w:id="70" w:author="Nick Bernal" w:date="2026-08-03T22:25:00Z" w16du:dateUtc="2026-08-04T02:25:00Z"/>
        </w:rPr>
      </w:pPr>
      <w:del w:id="71" w:author="Nick Bernal" w:date="2026-08-03T22:25:00Z" w16du:dateUtc="2026-08-04T02:25:00Z">
        <w:r>
          <w:rPr>
            <w:noProof/>
          </w:rPr>
          <mc:AlternateContent>
            <mc:Choice Requires="wps">
              <w:drawing>
                <wp:anchor distT="1270" distB="0" distL="1270" distR="635" simplePos="0" relativeHeight="4" behindDoc="0" locked="0" layoutInCell="1" allowOverlap="1">
                  <wp:simplePos x="0" y="0"/>
                  <wp:positionH relativeFrom="column">
                    <wp:posOffset>556260</wp:posOffset>
                  </wp:positionH>
                  <wp:positionV relativeFrom="paragraph">
                    <wp:posOffset>-284480</wp:posOffset>
                  </wp:positionV>
                  <wp:extent cx="634365" cy="634365"/>
                  <wp:effectExtent l="1270" t="1270" r="635" b="0"/>
                  <wp:wrapNone/>
                  <wp:docPr id="6" name="Shap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custGeom>
                            <a:avLst/>
                            <a:gdLst>
                              <a:gd name="textAreaLeft" fmla="*/ 41400 w 359640"/>
                              <a:gd name="textAreaRight" fmla="*/ 318240 w 359640"/>
                              <a:gd name="textAreaTop" fmla="*/ 58320 h 359640"/>
                              <a:gd name="textAreaBottom" fmla="*/ 174960 h 359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10812" y="21594"/>
                                </a:moveTo>
                                <a:cubicBezTo>
                                  <a:pt x="10540" y="19423"/>
                                  <a:pt x="9746" y="16742"/>
                                  <a:pt x="7801" y="15040"/>
                                </a:cubicBezTo>
                                <a:cubicBezTo>
                                  <a:pt x="4560" y="12230"/>
                                  <a:pt x="2678" y="12550"/>
                                  <a:pt x="566" y="8804"/>
                                </a:cubicBezTo>
                                <a:cubicBezTo>
                                  <a:pt x="-605" y="6314"/>
                                  <a:pt x="-208" y="1952"/>
                                  <a:pt x="4142" y="313"/>
                                </a:cubicBezTo>
                                <a:cubicBezTo>
                                  <a:pt x="8616" y="-1006"/>
                                  <a:pt x="10394" y="2228"/>
                                  <a:pt x="10812" y="2888"/>
                                </a:cubicBezTo>
                                <a:cubicBezTo>
                                  <a:pt x="11230" y="2228"/>
                                  <a:pt x="12987" y="-1006"/>
                                  <a:pt x="17482" y="313"/>
                                </a:cubicBezTo>
                                <a:cubicBezTo>
                                  <a:pt x="21832" y="1952"/>
                                  <a:pt x="22208" y="6314"/>
                                  <a:pt x="21037" y="8804"/>
                                </a:cubicBezTo>
                                <a:cubicBezTo>
                                  <a:pt x="18925" y="12550"/>
                                  <a:pt x="17043" y="12230"/>
                                  <a:pt x="13802" y="15040"/>
                                </a:cubicBezTo>
                                <a:cubicBezTo>
                                  <a:pt x="11858" y="16742"/>
                                  <a:pt x="11063" y="19423"/>
                                  <a:pt x="10812" y="2159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8000"/>
                          </a:solidFill>
                          <a:ln w="0">
                            <a:solidFill>
                              <a:srgbClr val="81D41A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del>
    </w:p>
    <w:p w14:paraId="319C96F5" w14:textId="77777777" w:rsidR="003D61F0" w:rsidRDefault="00E0510E">
      <w:pPr>
        <w:rPr>
          <w:del w:id="72" w:author="Nick Bernal" w:date="2026-08-03T22:25:00Z" w16du:dateUtc="2026-08-04T02:25:00Z"/>
        </w:rPr>
      </w:pPr>
      <w:del w:id="73" w:author="Nick Bernal" w:date="2026-08-03T22:25:00Z" w16du:dateUtc="2026-08-04T02:25:00Z">
        <w:r>
          <w:delText>My test with some shapes.</w:delText>
        </w:r>
      </w:del>
    </w:p>
    <w:p w14:paraId="5F57F691" w14:textId="77777777" w:rsidR="003D61F0" w:rsidRDefault="00E0510E">
      <w:del w:id="74" w:author="Nick Bernal" w:date="2026-08-03T22:25:00Z" w16du:dateUtc="2026-08-04T02:25:00Z">
        <w:r>
          <w:rPr>
            <w:noProof/>
          </w:rPr>
          <mc:AlternateContent>
            <mc:Choice Requires="wps">
              <w:drawing>
                <wp:anchor distT="0" distB="0" distL="0" distR="0" simplePos="0" relativeHeight="5" behindDoc="0" locked="0" layoutInCell="1" allowOverlap="1">
                  <wp:simplePos x="0" y="0"/>
                  <wp:positionH relativeFrom="column">
                    <wp:posOffset>832485</wp:posOffset>
                  </wp:positionH>
                  <wp:positionV relativeFrom="paragraph">
                    <wp:posOffset>233680</wp:posOffset>
                  </wp:positionV>
                  <wp:extent cx="634365" cy="634365"/>
                  <wp:effectExtent l="1270" t="1270" r="635" b="635"/>
                  <wp:wrapNone/>
                  <wp:docPr id="7" name="Shap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prstGeom prst="ellipse">
                            <a:avLst/>
                          </a:prstGeom>
                          <a:solidFill>
                            <a:srgbClr val="780373"/>
                          </a:solidFill>
                          <a:ln w="0">
                            <a:solidFill>
                              <a:srgbClr val="BBE33D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oval id="shape_0" ID="Shape 6" fillcolor="#780373" stroked="t" o:allowincell="f" style="position:absolute;margin-left:65.55pt;margin-top:18.4pt;width:49.9pt;height:49.9pt;mso-wrap-style:none;v-text-anchor:middle">
                  <v:textbox>
                    <w:txbxContent>
                      <w:p>
                        <w:pPr>
                          <w:overflowPunct w:val="false"/>
                          <w:jc w:val="center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v:fill o:detectmouseclick="t" color2="#87fc8c"/>
                  <v:stroke color="#bbe33d" joinstyle="round" endcap="flat"/>
                  <w10:wrap type="none"/>
                </v:oval>
              </w:pict>
            </mc:Fallback>
          </mc:AlternateContent>
        </w:r>
      </w:del>
    </w:p>
    <w:sectPr w:rsidR="003D61F0">
      <w:headerReference w:type="default" r:id="rId8"/>
      <w:footerReference w:type="default" r:id="rId9"/>
      <w:endnotePr>
        <w:numFmt w:val="decimal"/>
      </w:endnotePr>
      <w:pgSz w:w="12240" w:h="15840"/>
      <w:pgMar w:top="1440" w:right="720" w:bottom="1008" w:left="720" w:header="720" w:footer="720" w:gutter="0"/>
      <w:cols w:space="288"/>
      <w:formProt/>
      <w:titlePg/>
      <w:docGrid w:linePitch="0"/>
      <w:sectPrChange w:id="81" w:author="Nick Bernal" w:date="2026-08-03T22:25:00Z" w16du:dateUtc="2026-08-04T02:25:00Z">
        <w:sectPr w:rsidR="003D61F0">
          <w:endnotePr>
            <w:numFmt w:val="lowerRoman"/>
          </w:endnotePr>
          <w:pgSz w:w="11906" w:h="16838"/>
          <w:pgMar w:top="1134" w:right="1134" w:bottom="1134" w:left="1134" w:header="0" w:footer="0" w:gutter="0"/>
          <w:cols w:space="720"/>
          <w:formProt w:val="0"/>
          <w:titlePg w:val="0"/>
          <w:docGrid w:linePitch="10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E8D0F" w14:textId="77777777" w:rsidR="00E0510E" w:rsidRDefault="00E0510E" w:rsidP="00EA3FDE">
      <w:r>
        <w:separator/>
      </w:r>
    </w:p>
  </w:endnote>
  <w:endnote w:type="continuationSeparator" w:id="0">
    <w:p w14:paraId="6107B06D" w14:textId="77777777" w:rsidR="00E0510E" w:rsidRDefault="00E0510E" w:rsidP="00EA3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20B0604020202020204"/>
    <w:charset w:val="00"/>
    <w:family w:val="roman"/>
    <w:pitch w:val="variable"/>
    <w:sig w:usb0="E0002AE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A561B" w14:textId="77777777" w:rsidR="00080EEF" w:rsidRDefault="00970201">
    <w:pPr>
      <w:pStyle w:val="zDocID"/>
      <w:framePr w:wrap="around"/>
      <w:rPr>
        <w:ins w:id="75" w:author="Nick Bernal" w:date="2026-08-03T22:25:00Z" w16du:dateUtc="2026-08-04T02:25:00Z"/>
      </w:rPr>
    </w:pPr>
    <w:ins w:id="76" w:author="Nick Bernal" w:date="2026-08-03T22:25:00Z" w16du:dateUtc="2026-08-04T02:25:00Z">
      <w:r>
        <w:rPr>
          <w:b/>
          <w:sz w:val="18"/>
        </w:rPr>
        <w:tab/>
      </w:r>
    </w:ins>
  </w:p>
  <w:p w14:paraId="00E60980" w14:textId="77777777" w:rsidR="00080EEF" w:rsidRDefault="00970201">
    <w:pPr>
      <w:pStyle w:val="Footer"/>
      <w:tabs>
        <w:tab w:val="clear" w:pos="4320"/>
        <w:tab w:val="center" w:pos="5400"/>
      </w:tabs>
      <w:spacing w:line="200" w:lineRule="exact"/>
      <w:rPr>
        <w:ins w:id="77" w:author="Nick Bernal" w:date="2026-08-03T22:25:00Z" w16du:dateUtc="2026-08-04T02:25:00Z"/>
        <w:rStyle w:val="PageNumber"/>
      </w:rPr>
    </w:pPr>
    <w:ins w:id="78" w:author="Nick Bernal" w:date="2026-08-03T22:25:00Z" w16du:dateUtc="2026-08-04T02:25:00Z">
      <w:r>
        <w:rPr>
          <w:sz w:val="16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4</w:t>
      </w:r>
      <w:r>
        <w:rPr>
          <w:rStyle w:val="PageNumber"/>
        </w:rPr>
        <w:fldChar w:fldCharType="end"/>
      </w:r>
    </w:ins>
  </w:p>
  <w:p w14:paraId="3AD9F70D" w14:textId="77777777" w:rsidR="00EA3FDE" w:rsidRDefault="00EA3FDE">
    <w:pPr>
      <w:pStyle w:val="Footer"/>
      <w:tabs>
        <w:tab w:val="clear" w:pos="4320"/>
        <w:tab w:val="center" w:pos="5400"/>
      </w:tabs>
      <w:spacing w:line="200" w:lineRule="exact"/>
      <w:rPr>
        <w:rStyle w:val="PageNumber"/>
        <w:rPrChange w:id="79" w:author="Nick Bernal" w:date="2026-08-03T22:25:00Z" w16du:dateUtc="2026-08-04T02:25:00Z">
          <w:rPr/>
        </w:rPrChange>
      </w:rPr>
      <w:pPrChange w:id="80" w:author="Nick Bernal" w:date="2026-08-03T22:25:00Z" w16du:dateUtc="2026-08-04T02:25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F9E6E" w14:textId="77777777" w:rsidR="00E0510E" w:rsidRDefault="00E0510E" w:rsidP="00EA3FDE">
      <w:r>
        <w:separator/>
      </w:r>
    </w:p>
  </w:footnote>
  <w:footnote w:type="continuationSeparator" w:id="0">
    <w:p w14:paraId="7B737A2D" w14:textId="77777777" w:rsidR="00E0510E" w:rsidRDefault="00E0510E" w:rsidP="00EA3F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A184F" w14:textId="77777777" w:rsidR="00EA3FDE" w:rsidRDefault="00EA3F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33EEA"/>
    <w:multiLevelType w:val="multilevel"/>
    <w:tmpl w:val="D11A50E4"/>
    <w:lvl w:ilvl="0">
      <w:start w:val="1"/>
      <w:numFmt w:val="lowerRoman"/>
      <w:pStyle w:val="Heading1"/>
      <w:lvlText w:val="(%1)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 w:val="0"/>
        <w:i w:val="0"/>
        <w:sz w:val="20"/>
      </w:rPr>
    </w:lvl>
    <w:lvl w:ilvl="1">
      <w:start w:val="1"/>
      <w:numFmt w:val="decimal"/>
      <w:pStyle w:val="Heading2"/>
      <w:lvlText w:val="%2."/>
      <w:lvlJc w:val="left"/>
      <w:pPr>
        <w:tabs>
          <w:tab w:val="num" w:pos="1800"/>
        </w:tabs>
        <w:ind w:left="0" w:firstLine="1440"/>
      </w:pPr>
      <w:rPr>
        <w:rFonts w:ascii="Times New Roman Bold" w:hAnsi="Times New Roman Bold" w:hint="default"/>
        <w:b/>
        <w:i w:val="0"/>
        <w:sz w:val="20"/>
      </w:rPr>
    </w:lvl>
    <w:lvl w:ilvl="2">
      <w:start w:val="1"/>
      <w:numFmt w:val="decimal"/>
      <w:pStyle w:val="Heading3"/>
      <w:lvlText w:val="%3."/>
      <w:lvlJc w:val="left"/>
      <w:pPr>
        <w:tabs>
          <w:tab w:val="num" w:pos="2520"/>
        </w:tabs>
        <w:ind w:left="0" w:firstLine="2160"/>
      </w:pPr>
      <w:rPr>
        <w:rFonts w:ascii="Times New Roman Bold" w:hAnsi="Times New Roman Bold" w:hint="default"/>
        <w:b/>
        <w:i w:val="0"/>
        <w:sz w:val="20"/>
        <w:szCs w:val="20"/>
      </w:rPr>
    </w:lvl>
    <w:lvl w:ilvl="3">
      <w:start w:val="1"/>
      <w:numFmt w:val="decimal"/>
      <w:pStyle w:val="Heading4"/>
      <w:lvlText w:val="%3.%4"/>
      <w:lvlJc w:val="left"/>
      <w:pPr>
        <w:tabs>
          <w:tab w:val="num" w:pos="3240"/>
        </w:tabs>
        <w:ind w:left="0" w:firstLine="2880"/>
      </w:pPr>
      <w:rPr>
        <w:rFonts w:ascii="Times New Roman" w:hAnsi="Times New Roman" w:hint="default"/>
        <w:b w:val="0"/>
        <w:i w:val="0"/>
        <w:sz w:val="20"/>
        <w:szCs w:val="20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4320"/>
        </w:tabs>
        <w:ind w:left="0" w:firstLine="3600"/>
      </w:pPr>
      <w:rPr>
        <w:rFonts w:ascii="Times New Roman" w:hAnsi="Times New Roman" w:hint="default"/>
        <w:b w:val="0"/>
        <w:i w:val="0"/>
        <w:sz w:val="20"/>
      </w:rPr>
    </w:lvl>
    <w:lvl w:ilvl="5">
      <w:start w:val="1"/>
      <w:numFmt w:val="lowerRoman"/>
      <w:lvlText w:val="(%6)"/>
      <w:lvlJc w:val="left"/>
      <w:pPr>
        <w:tabs>
          <w:tab w:val="num" w:pos="5040"/>
        </w:tabs>
        <w:ind w:left="0" w:firstLine="4320"/>
      </w:pPr>
      <w:rPr>
        <w:rFonts w:ascii="Arial Narrow" w:hAnsi="Century Schoolbook" w:hint="default"/>
        <w:b w:val="0"/>
        <w:i w:val="0"/>
        <w:sz w:val="24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615D6F33"/>
    <w:multiLevelType w:val="multilevel"/>
    <w:tmpl w:val="8C34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018370">
    <w:abstractNumId w:val="0"/>
  </w:num>
  <w:num w:numId="2" w16cid:durableId="2097993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1F0"/>
    <w:rsid w:val="00002911"/>
    <w:rsid w:val="000132DB"/>
    <w:rsid w:val="000159A3"/>
    <w:rsid w:val="000166A5"/>
    <w:rsid w:val="0001771D"/>
    <w:rsid w:val="00023DD7"/>
    <w:rsid w:val="000264C3"/>
    <w:rsid w:val="0004238E"/>
    <w:rsid w:val="0004281C"/>
    <w:rsid w:val="00053039"/>
    <w:rsid w:val="00054996"/>
    <w:rsid w:val="00056E88"/>
    <w:rsid w:val="00061111"/>
    <w:rsid w:val="00070F0D"/>
    <w:rsid w:val="00080EEF"/>
    <w:rsid w:val="00080FEE"/>
    <w:rsid w:val="0009088A"/>
    <w:rsid w:val="0009235F"/>
    <w:rsid w:val="000B58DE"/>
    <w:rsid w:val="000C62FA"/>
    <w:rsid w:val="000C772E"/>
    <w:rsid w:val="000C77FD"/>
    <w:rsid w:val="001100CE"/>
    <w:rsid w:val="001217B5"/>
    <w:rsid w:val="0012311D"/>
    <w:rsid w:val="001245B5"/>
    <w:rsid w:val="0012520D"/>
    <w:rsid w:val="001329F4"/>
    <w:rsid w:val="001416AE"/>
    <w:rsid w:val="00154FFA"/>
    <w:rsid w:val="001627F8"/>
    <w:rsid w:val="001713F8"/>
    <w:rsid w:val="00177A69"/>
    <w:rsid w:val="00181890"/>
    <w:rsid w:val="00181D0B"/>
    <w:rsid w:val="001A1D98"/>
    <w:rsid w:val="001B6CC0"/>
    <w:rsid w:val="001C0E1E"/>
    <w:rsid w:val="001C5B40"/>
    <w:rsid w:val="001E6707"/>
    <w:rsid w:val="001F1128"/>
    <w:rsid w:val="00217D36"/>
    <w:rsid w:val="002233FF"/>
    <w:rsid w:val="002443E0"/>
    <w:rsid w:val="00251BE4"/>
    <w:rsid w:val="002521EF"/>
    <w:rsid w:val="002525CF"/>
    <w:rsid w:val="00252C4B"/>
    <w:rsid w:val="00272004"/>
    <w:rsid w:val="002727E6"/>
    <w:rsid w:val="00292731"/>
    <w:rsid w:val="0029735A"/>
    <w:rsid w:val="002B0FAB"/>
    <w:rsid w:val="002B44D3"/>
    <w:rsid w:val="002D0E64"/>
    <w:rsid w:val="00303AE6"/>
    <w:rsid w:val="00310699"/>
    <w:rsid w:val="00315029"/>
    <w:rsid w:val="00317229"/>
    <w:rsid w:val="00322F19"/>
    <w:rsid w:val="00350BD8"/>
    <w:rsid w:val="00352663"/>
    <w:rsid w:val="0036719A"/>
    <w:rsid w:val="003A1CB9"/>
    <w:rsid w:val="003C1571"/>
    <w:rsid w:val="003C5096"/>
    <w:rsid w:val="003D61F0"/>
    <w:rsid w:val="003E16C0"/>
    <w:rsid w:val="003E26F8"/>
    <w:rsid w:val="003F1F32"/>
    <w:rsid w:val="003F60F6"/>
    <w:rsid w:val="00407DBD"/>
    <w:rsid w:val="004326C4"/>
    <w:rsid w:val="00435442"/>
    <w:rsid w:val="00452071"/>
    <w:rsid w:val="0045405F"/>
    <w:rsid w:val="004813AA"/>
    <w:rsid w:val="004A7943"/>
    <w:rsid w:val="004C114D"/>
    <w:rsid w:val="004D204B"/>
    <w:rsid w:val="004D4E01"/>
    <w:rsid w:val="004F2F7B"/>
    <w:rsid w:val="005012F4"/>
    <w:rsid w:val="005141E6"/>
    <w:rsid w:val="00522712"/>
    <w:rsid w:val="005231C1"/>
    <w:rsid w:val="005233C6"/>
    <w:rsid w:val="0052772F"/>
    <w:rsid w:val="00552D07"/>
    <w:rsid w:val="00554D92"/>
    <w:rsid w:val="00555519"/>
    <w:rsid w:val="00581110"/>
    <w:rsid w:val="00584C39"/>
    <w:rsid w:val="00592B0D"/>
    <w:rsid w:val="005D6894"/>
    <w:rsid w:val="005D7802"/>
    <w:rsid w:val="005E28B1"/>
    <w:rsid w:val="005F4612"/>
    <w:rsid w:val="005F608C"/>
    <w:rsid w:val="005F7D32"/>
    <w:rsid w:val="00612713"/>
    <w:rsid w:val="006263D6"/>
    <w:rsid w:val="006271A4"/>
    <w:rsid w:val="00634D93"/>
    <w:rsid w:val="00640AB9"/>
    <w:rsid w:val="00651141"/>
    <w:rsid w:val="00662745"/>
    <w:rsid w:val="00671BC4"/>
    <w:rsid w:val="00681561"/>
    <w:rsid w:val="0068238A"/>
    <w:rsid w:val="00694276"/>
    <w:rsid w:val="006A5F48"/>
    <w:rsid w:val="006F4F42"/>
    <w:rsid w:val="006F5DE3"/>
    <w:rsid w:val="00703E5A"/>
    <w:rsid w:val="00705A38"/>
    <w:rsid w:val="00721B35"/>
    <w:rsid w:val="007373AB"/>
    <w:rsid w:val="007456F1"/>
    <w:rsid w:val="00761C7C"/>
    <w:rsid w:val="00767E8A"/>
    <w:rsid w:val="00776B6C"/>
    <w:rsid w:val="007823B5"/>
    <w:rsid w:val="00796A21"/>
    <w:rsid w:val="007B1E30"/>
    <w:rsid w:val="007C2166"/>
    <w:rsid w:val="007D086B"/>
    <w:rsid w:val="007D4FBE"/>
    <w:rsid w:val="007D5486"/>
    <w:rsid w:val="007D5E03"/>
    <w:rsid w:val="007D5F48"/>
    <w:rsid w:val="007F28BB"/>
    <w:rsid w:val="007F4887"/>
    <w:rsid w:val="0081091C"/>
    <w:rsid w:val="00816E67"/>
    <w:rsid w:val="00822A1F"/>
    <w:rsid w:val="00825A4B"/>
    <w:rsid w:val="00840166"/>
    <w:rsid w:val="008770C1"/>
    <w:rsid w:val="00877427"/>
    <w:rsid w:val="00885269"/>
    <w:rsid w:val="00892D47"/>
    <w:rsid w:val="008B2DA3"/>
    <w:rsid w:val="008C784B"/>
    <w:rsid w:val="008E5D49"/>
    <w:rsid w:val="008E6A43"/>
    <w:rsid w:val="008F3E24"/>
    <w:rsid w:val="00903B82"/>
    <w:rsid w:val="00916A5A"/>
    <w:rsid w:val="00927849"/>
    <w:rsid w:val="0093269E"/>
    <w:rsid w:val="0094323B"/>
    <w:rsid w:val="00945891"/>
    <w:rsid w:val="00952BBA"/>
    <w:rsid w:val="009544E9"/>
    <w:rsid w:val="00954C17"/>
    <w:rsid w:val="00964B42"/>
    <w:rsid w:val="00970201"/>
    <w:rsid w:val="009B5497"/>
    <w:rsid w:val="009B7121"/>
    <w:rsid w:val="009D1506"/>
    <w:rsid w:val="009E0A1F"/>
    <w:rsid w:val="00A01074"/>
    <w:rsid w:val="00A1048F"/>
    <w:rsid w:val="00A10790"/>
    <w:rsid w:val="00A16521"/>
    <w:rsid w:val="00A23362"/>
    <w:rsid w:val="00A37C6A"/>
    <w:rsid w:val="00A47063"/>
    <w:rsid w:val="00A5676F"/>
    <w:rsid w:val="00A57391"/>
    <w:rsid w:val="00A6581B"/>
    <w:rsid w:val="00AB6D45"/>
    <w:rsid w:val="00AC62D3"/>
    <w:rsid w:val="00AE72BF"/>
    <w:rsid w:val="00B12D7E"/>
    <w:rsid w:val="00B13F16"/>
    <w:rsid w:val="00B22F6A"/>
    <w:rsid w:val="00B311FA"/>
    <w:rsid w:val="00B369B5"/>
    <w:rsid w:val="00B42232"/>
    <w:rsid w:val="00B704D1"/>
    <w:rsid w:val="00B74C0E"/>
    <w:rsid w:val="00B93A73"/>
    <w:rsid w:val="00B9702C"/>
    <w:rsid w:val="00BB21D2"/>
    <w:rsid w:val="00BB3436"/>
    <w:rsid w:val="00BB397E"/>
    <w:rsid w:val="00BD114D"/>
    <w:rsid w:val="00BE36D3"/>
    <w:rsid w:val="00C126F3"/>
    <w:rsid w:val="00C2771A"/>
    <w:rsid w:val="00C40F04"/>
    <w:rsid w:val="00C47A69"/>
    <w:rsid w:val="00C5312F"/>
    <w:rsid w:val="00C63B4F"/>
    <w:rsid w:val="00C76031"/>
    <w:rsid w:val="00C8545B"/>
    <w:rsid w:val="00CA6016"/>
    <w:rsid w:val="00CA6DE7"/>
    <w:rsid w:val="00CB4AF2"/>
    <w:rsid w:val="00CD593B"/>
    <w:rsid w:val="00CE59CF"/>
    <w:rsid w:val="00CF103A"/>
    <w:rsid w:val="00CF3361"/>
    <w:rsid w:val="00D03EAA"/>
    <w:rsid w:val="00D05E14"/>
    <w:rsid w:val="00D105E8"/>
    <w:rsid w:val="00D13096"/>
    <w:rsid w:val="00D14459"/>
    <w:rsid w:val="00D217B9"/>
    <w:rsid w:val="00D328A9"/>
    <w:rsid w:val="00D40D75"/>
    <w:rsid w:val="00D431B0"/>
    <w:rsid w:val="00D5338D"/>
    <w:rsid w:val="00D65720"/>
    <w:rsid w:val="00D6791D"/>
    <w:rsid w:val="00D67AA2"/>
    <w:rsid w:val="00D908DF"/>
    <w:rsid w:val="00D95EAB"/>
    <w:rsid w:val="00DA18BA"/>
    <w:rsid w:val="00DA2792"/>
    <w:rsid w:val="00DA5F15"/>
    <w:rsid w:val="00DC4236"/>
    <w:rsid w:val="00DD679C"/>
    <w:rsid w:val="00DD7ABE"/>
    <w:rsid w:val="00DE5268"/>
    <w:rsid w:val="00DE7A53"/>
    <w:rsid w:val="00DF5AE1"/>
    <w:rsid w:val="00E0510E"/>
    <w:rsid w:val="00E07FFC"/>
    <w:rsid w:val="00E20231"/>
    <w:rsid w:val="00E21C9D"/>
    <w:rsid w:val="00E34AD1"/>
    <w:rsid w:val="00E35AC2"/>
    <w:rsid w:val="00E47AC6"/>
    <w:rsid w:val="00E517F1"/>
    <w:rsid w:val="00E5267E"/>
    <w:rsid w:val="00E546AB"/>
    <w:rsid w:val="00E63F19"/>
    <w:rsid w:val="00E71E94"/>
    <w:rsid w:val="00E91A5A"/>
    <w:rsid w:val="00E957E4"/>
    <w:rsid w:val="00EA3FDE"/>
    <w:rsid w:val="00EB009F"/>
    <w:rsid w:val="00EB6EB6"/>
    <w:rsid w:val="00ED2F4B"/>
    <w:rsid w:val="00ED39C4"/>
    <w:rsid w:val="00ED3CA6"/>
    <w:rsid w:val="00EF637C"/>
    <w:rsid w:val="00F10353"/>
    <w:rsid w:val="00F10E8A"/>
    <w:rsid w:val="00F11061"/>
    <w:rsid w:val="00F23E87"/>
    <w:rsid w:val="00F3194E"/>
    <w:rsid w:val="00F37CA8"/>
    <w:rsid w:val="00F43385"/>
    <w:rsid w:val="00F43F8A"/>
    <w:rsid w:val="00F45E71"/>
    <w:rsid w:val="00F478AB"/>
    <w:rsid w:val="00F631EE"/>
    <w:rsid w:val="00FB4493"/>
    <w:rsid w:val="00FD550C"/>
    <w:rsid w:val="00FD63A4"/>
    <w:rsid w:val="00FE2268"/>
    <w:rsid w:val="00FF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E94"/>
    <w:pPr>
      <w:widowControl w:val="0"/>
      <w:suppressAutoHyphens w:val="0"/>
      <w:pPrChange w:id="0" w:author="Nick Bernal" w:date="2026-08-03T22:25:00Z">
        <w:pPr>
          <w:suppressAutoHyphens/>
        </w:pPr>
      </w:pPrChange>
    </w:pPr>
    <w:rPr>
      <w:rFonts w:ascii="Times New Roman" w:eastAsia="Times New Roman" w:hAnsi="Times New Roman" w:cs="Times New Roman"/>
      <w:kern w:val="0"/>
      <w:sz w:val="20"/>
      <w:szCs w:val="20"/>
      <w:lang w:eastAsia="ja-JP" w:bidi="ar-SA"/>
      <w:rPrChange w:id="0" w:author="Nick Bernal" w:date="2026-08-03T22:25:00Z">
        <w:rPr>
          <w:rFonts w:ascii="Liberation Serif" w:eastAsia="Noto Serif CJK SC" w:hAnsi="Liberation Serif" w:cs="Noto Sans Devanagari"/>
          <w:kern w:val="2"/>
          <w:sz w:val="24"/>
          <w:szCs w:val="24"/>
          <w:lang w:val="en-US" w:eastAsia="zh-CN" w:bidi="hi-IN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E71E94"/>
    <w:pPr>
      <w:keepNext/>
      <w:numPr>
        <w:numId w:val="1"/>
      </w:numPr>
      <w:spacing w:before="240" w:after="60"/>
      <w:outlineLvl w:val="0"/>
      <w:pPrChange w:id="1" w:author="Nick Bernal" w:date="2026-08-03T22:25:00Z">
        <w:pPr>
          <w:keepNext/>
          <w:widowControl w:val="0"/>
          <w:numPr>
            <w:numId w:val="1"/>
          </w:numPr>
          <w:tabs>
            <w:tab w:val="num" w:pos="720"/>
          </w:tabs>
          <w:spacing w:before="240" w:after="60"/>
          <w:outlineLvl w:val="0"/>
        </w:pPr>
      </w:pPrChange>
    </w:pPr>
    <w:rPr>
      <w:rFonts w:ascii="Arial" w:hAnsi="Arial"/>
      <w:b/>
      <w:kern w:val="28"/>
      <w:sz w:val="28"/>
      <w:rPrChange w:id="1" w:author="Nick Bernal" w:date="2026-08-03T22:25:00Z">
        <w:rPr>
          <w:rFonts w:ascii="Arial" w:hAnsi="Arial"/>
          <w:b/>
          <w:kern w:val="28"/>
          <w:sz w:val="28"/>
          <w:lang w:val="en-US" w:eastAsia="ja-JP" w:bidi="ar-SA"/>
        </w:rPr>
      </w:rPrChange>
    </w:rPr>
  </w:style>
  <w:style w:type="paragraph" w:styleId="Heading2">
    <w:name w:val="heading 2"/>
    <w:basedOn w:val="Normal"/>
    <w:next w:val="Normal"/>
    <w:link w:val="Heading2Char"/>
    <w:qFormat/>
    <w:rsid w:val="00E71E94"/>
    <w:pPr>
      <w:keepNext/>
      <w:numPr>
        <w:ilvl w:val="1"/>
        <w:numId w:val="1"/>
      </w:numPr>
      <w:tabs>
        <w:tab w:val="left" w:pos="270"/>
      </w:tabs>
      <w:jc w:val="center"/>
      <w:outlineLvl w:val="1"/>
      <w:pPrChange w:id="2" w:author="Nick Bernal" w:date="2026-08-03T22:25:00Z">
        <w:pPr>
          <w:keepNext/>
          <w:widowControl w:val="0"/>
          <w:numPr>
            <w:ilvl w:val="1"/>
            <w:numId w:val="1"/>
          </w:numPr>
          <w:tabs>
            <w:tab w:val="left" w:pos="270"/>
            <w:tab w:val="num" w:pos="1800"/>
          </w:tabs>
          <w:ind w:firstLine="1440"/>
          <w:jc w:val="center"/>
          <w:outlineLvl w:val="1"/>
        </w:pPr>
      </w:pPrChange>
    </w:pPr>
    <w:rPr>
      <w:b/>
      <w:sz w:val="24"/>
      <w:rPrChange w:id="2" w:author="Nick Bernal" w:date="2026-08-03T22:25:00Z">
        <w:rPr>
          <w:b/>
          <w:lang w:val="en-US" w:eastAsia="ja-JP" w:bidi="ar-SA"/>
        </w:rPr>
      </w:rPrChange>
    </w:rPr>
  </w:style>
  <w:style w:type="paragraph" w:styleId="Heading3">
    <w:name w:val="heading 3"/>
    <w:basedOn w:val="Normal"/>
    <w:next w:val="Normal"/>
    <w:link w:val="Heading3Char"/>
    <w:qFormat/>
    <w:rsid w:val="00E71E94"/>
    <w:pPr>
      <w:widowControl/>
      <w:numPr>
        <w:ilvl w:val="2"/>
        <w:numId w:val="1"/>
      </w:numPr>
      <w:tabs>
        <w:tab w:val="clear" w:pos="2520"/>
      </w:tabs>
      <w:suppressAutoHyphens/>
      <w:spacing w:after="120"/>
      <w:ind w:firstLine="0"/>
      <w:outlineLvl w:val="2"/>
      <w:pPrChange w:id="3" w:author="Nick Bernal" w:date="2026-08-03T22:25:00Z">
        <w:pPr>
          <w:widowControl w:val="0"/>
          <w:numPr>
            <w:ilvl w:val="2"/>
            <w:numId w:val="1"/>
          </w:numPr>
          <w:spacing w:after="120"/>
          <w:ind w:firstLine="2160"/>
          <w:outlineLvl w:val="2"/>
        </w:pPr>
      </w:pPrChange>
    </w:pPr>
    <w:rPr>
      <w:b/>
      <w:sz w:val="16"/>
      <w:rPrChange w:id="3" w:author="Nick Bernal" w:date="2026-08-03T22:25:00Z">
        <w:rPr>
          <w:b/>
          <w:sz w:val="16"/>
          <w:lang w:val="en-US" w:eastAsia="ja-JP" w:bidi="ar-SA"/>
        </w:rPr>
      </w:rPrChange>
    </w:rPr>
  </w:style>
  <w:style w:type="paragraph" w:styleId="Heading4">
    <w:name w:val="heading 4"/>
    <w:basedOn w:val="Normal"/>
    <w:next w:val="Normal"/>
    <w:link w:val="Heading4Char"/>
    <w:qFormat/>
    <w:rsid w:val="00E71E94"/>
    <w:pPr>
      <w:widowControl/>
      <w:numPr>
        <w:ilvl w:val="3"/>
        <w:numId w:val="1"/>
      </w:numPr>
      <w:tabs>
        <w:tab w:val="clear" w:pos="3240"/>
      </w:tabs>
      <w:suppressAutoHyphens/>
      <w:spacing w:after="120"/>
      <w:ind w:firstLine="0"/>
      <w:jc w:val="both"/>
      <w:outlineLvl w:val="3"/>
      <w:pPrChange w:id="4" w:author="Nick Bernal" w:date="2026-08-03T22:25:00Z">
        <w:pPr>
          <w:widowControl w:val="0"/>
          <w:numPr>
            <w:ilvl w:val="3"/>
            <w:numId w:val="1"/>
          </w:numPr>
          <w:spacing w:after="120"/>
          <w:ind w:firstLine="2880"/>
          <w:jc w:val="both"/>
          <w:outlineLvl w:val="3"/>
        </w:pPr>
      </w:pPrChange>
    </w:pPr>
    <w:rPr>
      <w:sz w:val="16"/>
      <w:rPrChange w:id="4" w:author="Nick Bernal" w:date="2026-08-03T22:25:00Z">
        <w:rPr>
          <w:sz w:val="16"/>
          <w:lang w:val="en-US" w:eastAsia="ja-JP" w:bidi="ar-SA"/>
        </w:rPr>
      </w:rPrChange>
    </w:rPr>
  </w:style>
  <w:style w:type="paragraph" w:styleId="Heading5">
    <w:name w:val="heading 5"/>
    <w:basedOn w:val="Normal"/>
    <w:next w:val="Normal"/>
    <w:link w:val="Heading5Char"/>
    <w:qFormat/>
    <w:rsid w:val="00E71E94"/>
    <w:pPr>
      <w:numPr>
        <w:ilvl w:val="4"/>
        <w:numId w:val="1"/>
      </w:numPr>
      <w:spacing w:before="240" w:after="60"/>
      <w:outlineLvl w:val="4"/>
      <w:pPrChange w:id="5" w:author="Nick Bernal" w:date="2026-08-03T22:25:00Z">
        <w:pPr>
          <w:widowControl w:val="0"/>
          <w:numPr>
            <w:ilvl w:val="4"/>
            <w:numId w:val="1"/>
          </w:numPr>
          <w:tabs>
            <w:tab w:val="num" w:pos="4320"/>
          </w:tabs>
          <w:spacing w:before="240" w:after="60"/>
          <w:ind w:firstLine="3600"/>
          <w:outlineLvl w:val="4"/>
        </w:pPr>
      </w:pPrChange>
    </w:pPr>
    <w:rPr>
      <w:sz w:val="22"/>
      <w:rPrChange w:id="5" w:author="Nick Bernal" w:date="2026-08-03T22:25:00Z">
        <w:rPr>
          <w:sz w:val="22"/>
          <w:lang w:val="en-US" w:eastAsia="ja-JP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next w:val="Normal"/>
    <w:qFormat/>
    <w:rsid w:val="00E71E94"/>
    <w:pPr>
      <w:spacing w:before="120"/>
      <w:jc w:val="center"/>
      <w:pPrChange w:id="6" w:author="Nick Bernal" w:date="2026-08-03T22:25:00Z">
        <w:pPr>
          <w:widowControl w:val="0"/>
          <w:suppressLineNumbers/>
          <w:spacing w:before="120" w:after="120"/>
        </w:pPr>
      </w:pPrChange>
    </w:pPr>
    <w:rPr>
      <w:b/>
      <w:rPrChange w:id="6" w:author="Nick Bernal" w:date="2026-08-03T22:25:00Z">
        <w:rPr>
          <w:rFonts w:cs="Noto Sans Devanagari"/>
          <w:i/>
          <w:iCs/>
          <w:sz w:val="24"/>
          <w:szCs w:val="24"/>
          <w:lang w:val="en-US" w:eastAsia="ja-JP" w:bidi="ar-SA"/>
        </w:rPr>
      </w:rPrChange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character" w:customStyle="1" w:styleId="Heading1Char">
    <w:name w:val="Heading 1 Char"/>
    <w:basedOn w:val="DefaultParagraphFont"/>
    <w:link w:val="Heading1"/>
    <w:rsid w:val="00EA3FDE"/>
    <w:rPr>
      <w:rFonts w:ascii="Arial" w:eastAsia="Times New Roman" w:hAnsi="Arial" w:cs="Times New Roman"/>
      <w:b/>
      <w:kern w:val="28"/>
      <w:sz w:val="28"/>
      <w:szCs w:val="20"/>
      <w:lang w:eastAsia="ja-JP" w:bidi="ar-SA"/>
    </w:rPr>
  </w:style>
  <w:style w:type="character" w:customStyle="1" w:styleId="Heading2Char">
    <w:name w:val="Heading 2 Char"/>
    <w:basedOn w:val="DefaultParagraphFont"/>
    <w:link w:val="Heading2"/>
    <w:rsid w:val="00EA3FDE"/>
    <w:rPr>
      <w:rFonts w:ascii="Times New Roman" w:eastAsia="Times New Roman" w:hAnsi="Times New Roman" w:cs="Times New Roman"/>
      <w:b/>
      <w:kern w:val="0"/>
      <w:szCs w:val="20"/>
      <w:lang w:eastAsia="ja-JP" w:bidi="ar-SA"/>
    </w:rPr>
  </w:style>
  <w:style w:type="character" w:customStyle="1" w:styleId="Heading3Char">
    <w:name w:val="Heading 3 Char"/>
    <w:basedOn w:val="DefaultParagraphFont"/>
    <w:link w:val="Heading3"/>
    <w:rsid w:val="00EA3FDE"/>
    <w:rPr>
      <w:rFonts w:ascii="Times New Roman" w:eastAsia="Times New Roman" w:hAnsi="Times New Roman" w:cs="Times New Roman"/>
      <w:b/>
      <w:kern w:val="0"/>
      <w:sz w:val="16"/>
      <w:szCs w:val="20"/>
      <w:lang w:eastAsia="ja-JP" w:bidi="ar-SA"/>
    </w:rPr>
  </w:style>
  <w:style w:type="character" w:customStyle="1" w:styleId="Heading4Char">
    <w:name w:val="Heading 4 Char"/>
    <w:basedOn w:val="DefaultParagraphFont"/>
    <w:link w:val="Heading4"/>
    <w:rsid w:val="00EA3FDE"/>
    <w:rPr>
      <w:rFonts w:ascii="Times New Roman" w:eastAsia="Times New Roman" w:hAnsi="Times New Roman" w:cs="Times New Roman"/>
      <w:kern w:val="0"/>
      <w:sz w:val="16"/>
      <w:szCs w:val="20"/>
      <w:lang w:eastAsia="ja-JP" w:bidi="ar-SA"/>
    </w:rPr>
  </w:style>
  <w:style w:type="character" w:customStyle="1" w:styleId="Heading5Char">
    <w:name w:val="Heading 5 Char"/>
    <w:basedOn w:val="DefaultParagraphFont"/>
    <w:link w:val="Heading5"/>
    <w:rsid w:val="00EA3FDE"/>
    <w:rPr>
      <w:rFonts w:ascii="Times New Roman" w:eastAsia="Times New Roman" w:hAnsi="Times New Roman" w:cs="Times New Roman"/>
      <w:kern w:val="0"/>
      <w:sz w:val="22"/>
      <w:szCs w:val="20"/>
      <w:lang w:eastAsia="ja-JP" w:bidi="ar-SA"/>
    </w:rPr>
  </w:style>
  <w:style w:type="paragraph" w:styleId="Title">
    <w:name w:val="Title"/>
    <w:basedOn w:val="Normal"/>
    <w:link w:val="TitleChar"/>
    <w:qFormat/>
    <w:rsid w:val="00E71E94"/>
    <w:pPr>
      <w:spacing w:after="240"/>
      <w:jc w:val="center"/>
      <w:pPrChange w:id="7" w:author="Nick Bernal" w:date="2026-08-03T22:25:00Z">
        <w:pPr>
          <w:widowControl w:val="0"/>
          <w:spacing w:after="240"/>
          <w:jc w:val="center"/>
        </w:pPr>
      </w:pPrChange>
    </w:pPr>
    <w:rPr>
      <w:b/>
      <w:kern w:val="28"/>
      <w:u w:val="single"/>
      <w:rPrChange w:id="7" w:author="Nick Bernal" w:date="2026-08-03T22:25:00Z">
        <w:rPr>
          <w:b/>
          <w:kern w:val="28"/>
          <w:u w:val="single"/>
          <w:lang w:val="en-US" w:eastAsia="ja-JP" w:bidi="ar-SA"/>
        </w:rPr>
      </w:rPrChange>
    </w:rPr>
  </w:style>
  <w:style w:type="character" w:customStyle="1" w:styleId="TitleChar">
    <w:name w:val="Title Char"/>
    <w:basedOn w:val="DefaultParagraphFont"/>
    <w:link w:val="Title"/>
    <w:rsid w:val="00EA3FDE"/>
    <w:rPr>
      <w:rFonts w:ascii="Times New Roman" w:eastAsia="Times New Roman" w:hAnsi="Times New Roman" w:cs="Times New Roman"/>
      <w:b/>
      <w:kern w:val="28"/>
      <w:sz w:val="20"/>
      <w:szCs w:val="20"/>
      <w:u w:val="single"/>
      <w:lang w:eastAsia="ja-JP" w:bidi="ar-SA"/>
    </w:rPr>
  </w:style>
  <w:style w:type="paragraph" w:styleId="Header">
    <w:name w:val="header"/>
    <w:basedOn w:val="Normal"/>
    <w:link w:val="HeaderChar"/>
    <w:rsid w:val="00E71E94"/>
    <w:pPr>
      <w:tabs>
        <w:tab w:val="center" w:pos="4320"/>
        <w:tab w:val="right" w:pos="8640"/>
      </w:tabs>
      <w:pPrChange w:id="8" w:author="Nick Bernal" w:date="2026-08-03T22:25:00Z">
        <w:pPr>
          <w:widowControl w:val="0"/>
          <w:tabs>
            <w:tab w:val="center" w:pos="4320"/>
            <w:tab w:val="right" w:pos="8640"/>
          </w:tabs>
        </w:pPr>
      </w:pPrChange>
    </w:pPr>
    <w:rPr>
      <w:rPrChange w:id="8" w:author="Nick Bernal" w:date="2026-08-03T22:25:00Z">
        <w:rPr>
          <w:lang w:val="en-US" w:eastAsia="ja-JP" w:bidi="ar-SA"/>
        </w:rPr>
      </w:rPrChange>
    </w:rPr>
  </w:style>
  <w:style w:type="character" w:customStyle="1" w:styleId="HeaderChar">
    <w:name w:val="Header Char"/>
    <w:basedOn w:val="DefaultParagraphFont"/>
    <w:link w:val="Header"/>
    <w:rsid w:val="00EA3FDE"/>
    <w:rPr>
      <w:rFonts w:ascii="Times New Roman" w:eastAsia="Times New Roman" w:hAnsi="Times New Roman" w:cs="Times New Roman"/>
      <w:kern w:val="0"/>
      <w:sz w:val="20"/>
      <w:szCs w:val="20"/>
      <w:lang w:eastAsia="ja-JP" w:bidi="ar-SA"/>
    </w:rPr>
  </w:style>
  <w:style w:type="paragraph" w:styleId="Footer">
    <w:name w:val="footer"/>
    <w:basedOn w:val="Normal"/>
    <w:link w:val="FooterChar"/>
    <w:rsid w:val="00E71E94"/>
    <w:pPr>
      <w:tabs>
        <w:tab w:val="center" w:pos="4320"/>
        <w:tab w:val="right" w:pos="8640"/>
      </w:tabs>
      <w:pPrChange w:id="9" w:author="Nick Bernal" w:date="2026-08-03T22:25:00Z">
        <w:pPr>
          <w:widowControl w:val="0"/>
          <w:tabs>
            <w:tab w:val="center" w:pos="4320"/>
            <w:tab w:val="right" w:pos="8640"/>
          </w:tabs>
        </w:pPr>
      </w:pPrChange>
    </w:pPr>
    <w:rPr>
      <w:rPrChange w:id="9" w:author="Nick Bernal" w:date="2026-08-03T22:25:00Z">
        <w:rPr>
          <w:lang w:val="en-US" w:eastAsia="ja-JP" w:bidi="ar-SA"/>
        </w:rPr>
      </w:rPrChange>
    </w:rPr>
  </w:style>
  <w:style w:type="character" w:customStyle="1" w:styleId="FooterChar">
    <w:name w:val="Footer Char"/>
    <w:basedOn w:val="DefaultParagraphFont"/>
    <w:link w:val="Footer"/>
    <w:rsid w:val="00EA3FDE"/>
    <w:rPr>
      <w:rFonts w:ascii="Times New Roman" w:eastAsia="Times New Roman" w:hAnsi="Times New Roman" w:cs="Times New Roman"/>
      <w:kern w:val="0"/>
      <w:sz w:val="20"/>
      <w:szCs w:val="20"/>
      <w:lang w:eastAsia="ja-JP" w:bidi="ar-SA"/>
    </w:rPr>
  </w:style>
  <w:style w:type="paragraph" w:customStyle="1" w:styleId="Bod">
    <w:name w:val="Bod"/>
    <w:basedOn w:val="Normal"/>
    <w:rsid w:val="00E71E94"/>
    <w:pPr>
      <w:widowControl/>
      <w:suppressAutoHyphens/>
      <w:spacing w:after="240"/>
      <w:ind w:firstLine="720"/>
      <w:jc w:val="both"/>
      <w:pPrChange w:id="10" w:author="Nick Bernal" w:date="2026-08-03T22:25:00Z">
        <w:pPr>
          <w:widowControl w:val="0"/>
          <w:spacing w:after="240"/>
          <w:ind w:firstLine="720"/>
          <w:jc w:val="both"/>
        </w:pPr>
      </w:pPrChange>
    </w:pPr>
    <w:rPr>
      <w:sz w:val="24"/>
      <w:rPrChange w:id="10" w:author="Nick Bernal" w:date="2026-08-03T22:25:00Z">
        <w:rPr>
          <w:lang w:val="en-US" w:eastAsia="ja-JP" w:bidi="ar-SA"/>
        </w:rPr>
      </w:rPrChange>
    </w:rPr>
  </w:style>
  <w:style w:type="character" w:styleId="PageNumber">
    <w:name w:val="page number"/>
    <w:rsid w:val="00EA3FDE"/>
    <w:rPr>
      <w:rFonts w:ascii="Times New Roman" w:hAnsi="Times New Roman"/>
      <w:sz w:val="24"/>
    </w:rPr>
  </w:style>
  <w:style w:type="paragraph" w:styleId="BodyTextIndent3">
    <w:name w:val="Body Text Indent 3"/>
    <w:basedOn w:val="Normal"/>
    <w:link w:val="BodyTextIndent3Char"/>
    <w:rsid w:val="00E71E94"/>
    <w:pPr>
      <w:widowControl/>
      <w:suppressAutoHyphens/>
      <w:spacing w:after="240"/>
      <w:ind w:firstLine="720"/>
      <w:jc w:val="both"/>
      <w:pPrChange w:id="11" w:author="Nick Bernal" w:date="2026-08-03T22:25:00Z">
        <w:pPr>
          <w:widowControl w:val="0"/>
          <w:spacing w:after="240"/>
          <w:ind w:firstLine="720"/>
          <w:jc w:val="both"/>
        </w:pPr>
      </w:pPrChange>
    </w:pPr>
    <w:rPr>
      <w:sz w:val="16"/>
      <w:rPrChange w:id="11" w:author="Nick Bernal" w:date="2026-08-03T22:25:00Z">
        <w:rPr>
          <w:sz w:val="16"/>
          <w:lang w:val="en-US" w:eastAsia="ja-JP" w:bidi="ar-SA"/>
        </w:rPr>
      </w:rPrChange>
    </w:rPr>
  </w:style>
  <w:style w:type="character" w:customStyle="1" w:styleId="BodyTextIndent3Char">
    <w:name w:val="Body Text Indent 3 Char"/>
    <w:basedOn w:val="DefaultParagraphFont"/>
    <w:link w:val="BodyTextIndent3"/>
    <w:rsid w:val="00EA3FDE"/>
    <w:rPr>
      <w:rFonts w:ascii="Times New Roman" w:eastAsia="Times New Roman" w:hAnsi="Times New Roman" w:cs="Times New Roman"/>
      <w:kern w:val="0"/>
      <w:sz w:val="16"/>
      <w:szCs w:val="20"/>
      <w:lang w:eastAsia="ja-JP" w:bidi="ar-SA"/>
    </w:rPr>
  </w:style>
  <w:style w:type="paragraph" w:customStyle="1" w:styleId="zDocID">
    <w:name w:val="zDocID"/>
    <w:rsid w:val="00E71E94"/>
    <w:pPr>
      <w:framePr w:w="10800" w:hSpace="180" w:vSpace="180" w:wrap="around" w:vAnchor="page" w:hAnchor="page" w:x="721" w:y="14833" w:anchorLock="1"/>
      <w:tabs>
        <w:tab w:val="right" w:pos="10800"/>
      </w:tabs>
      <w:suppressAutoHyphens w:val="0"/>
      <w:pPrChange w:id="12" w:author="Nick Bernal" w:date="2026-08-03T22:25:00Z">
        <w:pPr>
          <w:framePr w:w="10800" w:hSpace="180" w:vSpace="180" w:wrap="around" w:vAnchor="page" w:hAnchor="page" w:x="721" w:y="14833" w:anchorLock="1"/>
          <w:tabs>
            <w:tab w:val="right" w:pos="10800"/>
          </w:tabs>
        </w:pPr>
      </w:pPrChange>
    </w:pPr>
    <w:rPr>
      <w:rFonts w:ascii="Times New Roman" w:eastAsia="Times New Roman" w:hAnsi="Times New Roman" w:cs="Times New Roman"/>
      <w:noProof/>
      <w:kern w:val="0"/>
      <w:sz w:val="16"/>
      <w:szCs w:val="20"/>
      <w:lang w:eastAsia="ja-JP" w:bidi="ar-SA"/>
      <w:rPrChange w:id="12" w:author="Nick Bernal" w:date="2026-08-03T22:25:00Z">
        <w:rPr>
          <w:noProof/>
          <w:sz w:val="16"/>
          <w:lang w:val="en-US" w:eastAsia="ja-JP" w:bidi="ar-SA"/>
        </w:rPr>
      </w:rPrChange>
    </w:rPr>
  </w:style>
  <w:style w:type="character" w:customStyle="1" w:styleId="DocID">
    <w:name w:val="DocID"/>
    <w:rsid w:val="00EA3FDE"/>
    <w:rPr>
      <w:rFonts w:ascii="Times New Roman" w:hAnsi="Times New Roman" w:cs="Times New Roman"/>
      <w:b w:val="0"/>
      <w:i w:val="0"/>
      <w:caps w:val="0"/>
      <w:color w:val="auto"/>
      <w:spacing w:val="0"/>
      <w:sz w:val="16"/>
      <w:u w:val="none"/>
    </w:rPr>
  </w:style>
  <w:style w:type="character" w:styleId="CommentReference">
    <w:name w:val="annotation reference"/>
    <w:rsid w:val="00EA3FDE"/>
    <w:rPr>
      <w:sz w:val="18"/>
      <w:szCs w:val="18"/>
    </w:rPr>
  </w:style>
  <w:style w:type="paragraph" w:styleId="CommentText">
    <w:name w:val="annotation text"/>
    <w:basedOn w:val="Normal"/>
    <w:link w:val="CommentTextChar"/>
    <w:rsid w:val="00E71E94"/>
    <w:pPr>
      <w:pPrChange w:id="13" w:author="Nick Bernal" w:date="2026-08-03T22:25:00Z">
        <w:pPr>
          <w:widowControl w:val="0"/>
        </w:pPr>
      </w:pPrChange>
    </w:pPr>
    <w:rPr>
      <w:sz w:val="24"/>
      <w:szCs w:val="24"/>
      <w:rPrChange w:id="13" w:author="Nick Bernal" w:date="2026-08-03T22:25:00Z">
        <w:rPr>
          <w:lang w:val="en-US" w:eastAsia="ja-JP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rsid w:val="00EA3FDE"/>
    <w:rPr>
      <w:rFonts w:ascii="Times New Roman" w:eastAsia="Times New Roman" w:hAnsi="Times New Roman" w:cs="Times New Roman"/>
      <w:kern w:val="0"/>
      <w:lang w:eastAsia="ja-JP" w:bidi="ar-SA"/>
    </w:rPr>
  </w:style>
  <w:style w:type="table" w:styleId="TableGrid">
    <w:name w:val="Table Grid"/>
    <w:basedOn w:val="TableNormal"/>
    <w:rsid w:val="00EA3FDE"/>
    <w:pPr>
      <w:suppressAutoHyphens w:val="0"/>
    </w:pPr>
    <w:rPr>
      <w:rFonts w:ascii="Times New Roman" w:eastAsia="Times New Roman" w:hAnsi="Times New Roman" w:cs="Times New Roman"/>
      <w:kern w:val="0"/>
      <w:sz w:val="20"/>
      <w:szCs w:val="20"/>
      <w:lang w:val="en-NZ" w:eastAsia="en-GB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40F04"/>
    <w:pPr>
      <w:suppressAutoHyphens w:val="0"/>
      <w:pPrChange w:id="14" w:author="Nick Bernal" w:date="2026-08-03T22:25:00Z">
        <w:pPr/>
      </w:pPrChange>
    </w:pPr>
    <w:rPr>
      <w:rFonts w:ascii="Times New Roman" w:eastAsia="Times New Roman" w:hAnsi="Times New Roman" w:cs="Times New Roman"/>
      <w:kern w:val="0"/>
      <w:sz w:val="20"/>
      <w:szCs w:val="20"/>
      <w:lang w:eastAsia="ja-JP" w:bidi="ar-SA"/>
      <w:rPrChange w:id="14" w:author="Nick Bernal" w:date="2026-08-03T22:25:00Z">
        <w:rPr>
          <w:lang w:val="en-US" w:eastAsia="ja-JP" w:bidi="ar-SA"/>
        </w:rPr>
      </w:rPrChange>
    </w:rPr>
  </w:style>
  <w:style w:type="character" w:styleId="PlaceholderText">
    <w:name w:val="Placeholder Text"/>
    <w:basedOn w:val="DefaultParagraphFont"/>
    <w:uiPriority w:val="99"/>
    <w:semiHidden/>
    <w:rsid w:val="00EA3FD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FD69652-5957-AE41-A245-F9CAF13DA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2026-08-04T02:25:00Z</dcterms:created>
  <dcterms:modified xsi:type="dcterms:W3CDTF">2026-08-04T02:25:00Z</dcterms:modified>
</cp:coreProperties>
</file>