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7D10" w14:textId="77777777" w:rsidR="00C80F7E" w:rsidRDefault="006169B3">
      <w:pPr>
        <w:rPr>
          <w:del w:id="8" w:author="Nick Bernal" w:date="2026-08-03T22:24:00Z" w16du:dateUtc="2026-08-04T02:24:00Z"/>
        </w:rPr>
      </w:pPr>
      <w:ins w:id="9" w:author="Nick Bernal" w:date="2026-08-03T22:24:00Z" w16du:dateUtc="2026-08-04T02:24:00Z">
        <w:r w:rsidRPr="00D84A6F">
          <w:rPr>
            <w:rFonts w:ascii="Times New Roman" w:eastAsia="Times New Roman" w:hAnsi="Times New Roman" w:cs="Times New Roman"/>
            <w:b/>
            <w:sz w:val="16"/>
            <w:szCs w:val="16"/>
          </w:rPr>
          <w:t>APPOINTMENT</w:t>
        </w:r>
      </w:ins>
      <w:del w:id="10" w:author="Nick Bernal" w:date="2026-08-03T22:24:00Z" w16du:dateUtc="2026-08-04T02:24:00Z">
        <w:r>
          <w:delText>Testing attribute paraId</w:delText>
        </w:r>
      </w:del>
    </w:p>
    <w:p w14:paraId="2D028D61" w14:textId="77777777" w:rsidR="00C80F7E" w:rsidRDefault="006169B3">
      <w:pPr>
        <w:rPr>
          <w:del w:id="11" w:author="Nick Bernal" w:date="2026-08-03T22:24:00Z" w16du:dateUtc="2026-08-04T02:24:00Z"/>
        </w:rPr>
      </w:pPr>
      <w:del w:id="12" w:author="Nick Bernal" w:date="2026-08-03T22:24:00Z" w16du:dateUtc="2026-08-04T02:24:00Z">
        <w:r>
          <w:delText>Testing attribute textId</w:delText>
        </w:r>
      </w:del>
    </w:p>
    <w:p w14:paraId="55F68F6A" w14:textId="77777777" w:rsidR="006169B3" w:rsidRDefault="006169B3">
      <w:pPr>
        <w:rPr>
          <w:del w:id="13" w:author="Nick Bernal" w:date="2026-08-03T22:24:00Z" w16du:dateUtc="2026-08-04T02:24:00Z"/>
        </w:rPr>
      </w:pPr>
      <w:del w:id="14" w:author="Nick Bernal" w:date="2026-08-03T22:24:00Z" w16du:dateUtc="2026-08-04T02:24:00Z">
        <w:r>
          <w:delText>Testing attribute rsidR</w:delText>
        </w:r>
      </w:del>
    </w:p>
    <w:p w14:paraId="6EE8B2CA" w14:textId="77777777" w:rsidR="00C80F7E" w:rsidRPr="00A1B2C3" w:rsidRDefault="006169B3">
      <w:pPr>
        <w:rPr>
          <w:del w:id="15" w:author="Nick Bernal" w:date="2026-08-03T22:24:00Z" w16du:dateUtc="2026-08-04T02:24:00Z"/>
        </w:rPr>
      </w:pPr>
      <w:del w:id="16" w:author="Nick Bernal" w:date="2026-08-03T22:24:00Z" w16du:dateUtc="2026-08-04T02:24:00Z">
        <w:r>
          <w:delText>Testing attribute rsidRPr</w:delText>
        </w:r>
      </w:del>
    </w:p>
    <w:p w14:paraId="701FF50D" w14:textId="77777777" w:rsidR="00C80F7E" w:rsidRDefault="006169B3" w:rsidP="00A1B2C3">
      <w:pPr>
        <w:rPr>
          <w:del w:id="17" w:author="Nick Bernal" w:date="2026-08-03T22:24:00Z" w16du:dateUtc="2026-08-04T02:24:00Z"/>
        </w:rPr>
      </w:pPr>
      <w:del w:id="18" w:author="Nick Bernal" w:date="2026-08-03T22:24:00Z" w16du:dateUtc="2026-08-04T02:24:00Z">
        <w:r>
          <w:delText>Testing attribute rsidP</w:delText>
        </w:r>
      </w:del>
    </w:p>
    <w:p w14:paraId="1508F5BA" w14:textId="77777777" w:rsidR="00C80F7E" w:rsidRDefault="006169B3">
      <w:pPr>
        <w:rPr>
          <w:del w:id="19" w:author="Nick Bernal" w:date="2026-08-03T22:24:00Z" w16du:dateUtc="2026-08-04T02:24:00Z"/>
        </w:rPr>
      </w:pPr>
      <w:del w:id="20" w:author="Nick Bernal" w:date="2026-08-03T22:24:00Z" w16du:dateUtc="2026-08-04T02:24:00Z">
        <w:r>
          <w:delText>Testing attribute rsidRDefault</w:delText>
        </w:r>
      </w:del>
    </w:p>
    <w:p w14:paraId="13C799BE" w14:textId="77777777" w:rsidR="00C80F7E" w:rsidDel="00A1B2C3" w:rsidRDefault="006169B3">
      <w:pPr>
        <w:rPr>
          <w:del w:id="21" w:author="Nick Bernal" w:date="2026-08-03T22:24:00Z" w16du:dateUtc="2026-08-04T02:24:00Z"/>
        </w:rPr>
      </w:pPr>
      <w:del w:id="22" w:author="Nick Bernal" w:date="2026-08-03T22:24:00Z" w16du:dateUtc="2026-08-04T02:24:00Z">
        <w:r>
          <w:delText>Testing attribute rsidDel</w:delText>
        </w:r>
      </w:del>
    </w:p>
    <w:p w14:paraId="6B61D833" w14:textId="77777777" w:rsidR="00C80F7E" w:rsidRDefault="006169B3">
      <w:pPr>
        <w:rPr>
          <w:del w:id="23" w:author="Nick Bernal" w:date="2026-08-03T22:24:00Z" w16du:dateUtc="2026-08-04T02:24:00Z"/>
        </w:rPr>
      </w:pPr>
      <w:del w:id="24" w:author="Nick Bernal" w:date="2026-08-03T22:24:00Z" w16du:dateUtc="2026-08-04T02:24:00Z">
        <w:r>
          <w:delText>Testing attribute rsidMove</w:delText>
        </w:r>
      </w:del>
    </w:p>
    <w:p w14:paraId="23B015FD" w14:textId="77777777" w:rsidR="00C80F7E" w:rsidRDefault="006169B3">
      <w:pPr>
        <w:ind w:left="1" w:firstLine="1"/>
        <w:rPr>
          <w:del w:id="25" w:author="Nick Bernal" w:date="2026-08-03T22:24:00Z" w16du:dateUtc="2026-08-04T02:24:00Z"/>
        </w:rPr>
      </w:pPr>
      <w:del w:id="26" w:author="Nick Bernal" w:date="2026-08-03T22:24:00Z" w16du:dateUtc="2026-08-04T02:24:00Z">
        <w:r>
          <w:delText>pPr: ind left=720, firstLine=360</w:delText>
        </w:r>
      </w:del>
    </w:p>
    <w:p w14:paraId="35484F52" w14:textId="77777777" w:rsidR="00C80F7E" w:rsidRDefault="006169B3">
      <w:pPr>
        <w:ind w:right="1" w:hanging="1"/>
        <w:rPr>
          <w:del w:id="27" w:author="Nick Bernal" w:date="2026-08-03T22:24:00Z" w16du:dateUtc="2026-08-04T02:24:00Z"/>
        </w:rPr>
      </w:pPr>
      <w:del w:id="28" w:author="Nick Bernal" w:date="2026-08-03T22:24:00Z" w16du:dateUtc="2026-08-04T02:24:00Z">
        <w:r>
          <w:delText>pPr: ind right=720, hanging=360</w:delText>
        </w:r>
      </w:del>
    </w:p>
    <w:p w14:paraId="3217D069" w14:textId="77777777" w:rsidR="00C80F7E" w:rsidRDefault="006169B3">
      <w:pPr>
        <w:jc w:val="center"/>
        <w:rPr>
          <w:del w:id="29" w:author="Nick Bernal" w:date="2026-08-03T22:24:00Z" w16du:dateUtc="2026-08-04T02:24:00Z"/>
        </w:rPr>
      </w:pPr>
      <w:del w:id="30" w:author="Nick Bernal" w:date="2026-08-03T22:24:00Z" w16du:dateUtc="2026-08-04T02:24:00Z">
        <w:r>
          <w:delText>pPr: alignment=center</w:delText>
        </w:r>
      </w:del>
    </w:p>
    <w:p w14:paraId="56A31AE5" w14:textId="77777777" w:rsidR="00C80F7E" w:rsidRDefault="006169B3">
      <w:pPr>
        <w:jc w:val="right"/>
        <w:rPr>
          <w:del w:id="31" w:author="Nick Bernal" w:date="2026-08-03T22:24:00Z" w16du:dateUtc="2026-08-04T02:24:00Z"/>
        </w:rPr>
      </w:pPr>
      <w:del w:id="32" w:author="Nick Bernal" w:date="2026-08-03T22:24:00Z" w16du:dateUtc="2026-08-04T02:24:00Z">
        <w:r>
          <w:delText>pPr: alignment=right</w:delText>
        </w:r>
      </w:del>
    </w:p>
    <w:p w14:paraId="4A4B995C" w14:textId="77777777" w:rsidR="00C80F7E" w:rsidRDefault="006169B3">
      <w:pPr>
        <w:jc w:val="both"/>
        <w:rPr>
          <w:del w:id="33" w:author="Nick Bernal" w:date="2026-08-03T22:24:00Z" w16du:dateUtc="2026-08-04T02:24:00Z"/>
        </w:rPr>
      </w:pPr>
      <w:del w:id="34" w:author="Nick Bernal" w:date="2026-08-03T22:24:00Z" w16du:dateUtc="2026-08-04T02:24:00Z">
        <w:r>
          <w:delText>pPr: alignment=both (justified)</w:delText>
        </w:r>
      </w:del>
    </w:p>
    <w:p w14:paraId="514733EA" w14:textId="77777777" w:rsidR="00C80F7E" w:rsidRDefault="006169B3">
      <w:pPr>
        <w:spacing w:before="240" w:after="360" w:line="480" w:lineRule="auto"/>
        <w:rPr>
          <w:del w:id="35" w:author="Nick Bernal" w:date="2026-08-03T22:24:00Z" w16du:dateUtc="2026-08-04T02:24:00Z"/>
        </w:rPr>
      </w:pPr>
      <w:del w:id="36" w:author="Nick Bernal" w:date="2026-08-03T22:24:00Z" w16du:dateUtc="2026-08-04T02:24:00Z">
        <w:r>
          <w:delText>pPr: spacing before=240, after=360, line=480 (2x)</w:delText>
        </w:r>
      </w:del>
    </w:p>
    <w:p w14:paraId="339F7B83" w14:textId="77777777" w:rsidR="00C80F7E" w:rsidRDefault="006169B3">
      <w:pPr>
        <w:spacing w:line="240" w:lineRule="auto"/>
        <w:rPr>
          <w:del w:id="37" w:author="Nick Bernal" w:date="2026-08-03T22:24:00Z" w16du:dateUtc="2026-08-04T02:24:00Z"/>
        </w:rPr>
      </w:pPr>
      <w:del w:id="38" w:author="Nick Bernal" w:date="2026-08-03T22:24:00Z" w16du:dateUtc="2026-08-04T02:24:00Z">
        <w:r>
          <w:delText>pPr: spacing single line, no space before/after</w:delText>
        </w:r>
      </w:del>
    </w:p>
    <w:p w14:paraId="085232D3" w14:textId="77777777" w:rsidR="00C80F7E" w:rsidRDefault="006169B3">
      <w:pPr>
        <w:pBdr>
          <w:top w:val="single" w:sz="8" w:space="1" w:color="auto"/>
          <w:left w:val="single" w:sz="8" w:space="1" w:color="auto"/>
          <w:bottom w:val="single" w:sz="8" w:space="1" w:color="auto"/>
          <w:right w:val="single" w:sz="8" w:space="1" w:color="auto"/>
        </w:pBdr>
        <w:rPr>
          <w:del w:id="39" w:author="Nick Bernal" w:date="2026-08-03T22:24:00Z" w16du:dateUtc="2026-08-04T02:24:00Z"/>
        </w:rPr>
      </w:pPr>
      <w:del w:id="40" w:author="Nick Bernal" w:date="2026-08-03T22:24:00Z" w16du:dateUtc="2026-08-04T02:24:00Z">
        <w:r>
          <w:delText>pPr: pBdr all sides single line</w:delText>
        </w:r>
      </w:del>
    </w:p>
    <w:p w14:paraId="54748126" w14:textId="77777777" w:rsidR="00C80F7E" w:rsidRDefault="006169B3">
      <w:pPr>
        <w:shd w:val="clear" w:color="auto" w:fill="DDDDDD"/>
        <w:rPr>
          <w:del w:id="41" w:author="Nick Bernal" w:date="2026-08-03T22:24:00Z" w16du:dateUtc="2026-08-04T02:24:00Z"/>
        </w:rPr>
      </w:pPr>
      <w:del w:id="42" w:author="Nick Bernal" w:date="2026-08-03T22:24:00Z" w16du:dateUtc="2026-08-04T02:24:00Z">
        <w:r>
          <w:delText>pPr: shd fill=DDDDDD</w:delText>
        </w:r>
      </w:del>
    </w:p>
    <w:p w14:paraId="148B6700" w14:textId="77777777" w:rsidR="00C80F7E" w:rsidRDefault="006169B3">
      <w:pPr>
        <w:tabs>
          <w:tab w:val="left" w:pos="1440"/>
          <w:tab w:val="right" w:pos="5760"/>
        </w:tabs>
        <w:rPr>
          <w:del w:id="43" w:author="Nick Bernal" w:date="2026-08-03T22:24:00Z" w16du:dateUtc="2026-08-04T02:24:00Z"/>
        </w:rPr>
      </w:pPr>
      <w:del w:id="44" w:author="Nick Bernal" w:date="2026-08-03T22:24:00Z" w16du:dateUtc="2026-08-04T02:24:00Z">
        <w:r>
          <w:delText>pPr: tabs - left tab at 1 inch, right tab at 4 inches</w:delText>
        </w:r>
      </w:del>
    </w:p>
    <w:p w14:paraId="42FB1675" w14:textId="77777777" w:rsidR="00C80F7E" w:rsidRDefault="006169B3">
      <w:pPr>
        <w:keepNext/>
        <w:keepLines/>
        <w:rPr>
          <w:del w:id="45" w:author="Nick Bernal" w:date="2026-08-03T22:24:00Z" w16du:dateUtc="2026-08-04T02:24:00Z"/>
        </w:rPr>
      </w:pPr>
      <w:del w:id="46" w:author="Nick Bernal" w:date="2026-08-03T22:24:00Z" w16du:dateUtc="2026-08-04T02:24:00Z">
        <w:r>
          <w:delText>pPr: keepNext and keepLines</w:delText>
        </w:r>
      </w:del>
    </w:p>
    <w:p w14:paraId="35996DD5" w14:textId="77777777" w:rsidR="00C80F7E" w:rsidRDefault="006169B3">
      <w:pPr>
        <w:pageBreakBefore/>
        <w:rPr>
          <w:del w:id="47" w:author="Nick Bernal" w:date="2026-08-03T22:24:00Z" w16du:dateUtc="2026-08-04T02:24:00Z"/>
        </w:rPr>
      </w:pPr>
      <w:del w:id="48" w:author="Nick Bernal" w:date="2026-08-03T22:24:00Z" w16du:dateUtc="2026-08-04T02:24:00Z">
        <w:r>
          <w:delText>pPr: pageBreakBefore</w:delText>
        </w:r>
      </w:del>
    </w:p>
    <w:p w14:paraId="5A174A5C" w14:textId="77777777" w:rsidR="00C80F7E" w:rsidRDefault="006169B3">
      <w:pPr>
        <w:widowControl w:val="0"/>
        <w:rPr>
          <w:del w:id="49" w:author="Nick Bernal" w:date="2026-08-03T22:24:00Z" w16du:dateUtc="2026-08-04T02:24:00Z"/>
        </w:rPr>
      </w:pPr>
      <w:del w:id="50" w:author="Nick Bernal" w:date="2026-08-03T22:24:00Z" w16du:dateUtc="2026-08-04T02:24:00Z">
        <w:r>
          <w:delText>pPr: widowControl=0 (disabled)</w:delText>
        </w:r>
      </w:del>
    </w:p>
    <w:p w14:paraId="4A8C9E49" w14:textId="77777777" w:rsidR="00C80F7E" w:rsidRDefault="006169B3">
      <w:pPr>
        <w:bidi/>
        <w:rPr>
          <w:del w:id="51" w:author="Nick Bernal" w:date="2026-08-03T22:24:00Z" w16du:dateUtc="2026-08-04T02:24:00Z"/>
        </w:rPr>
      </w:pPr>
      <w:del w:id="52" w:author="Nick Bernal" w:date="2026-08-03T22:24:00Z" w16du:dateUtc="2026-08-04T02:24:00Z">
        <w:r>
          <w:delText>pPr: bidi + adjustRightInd</w:delText>
        </w:r>
      </w:del>
    </w:p>
    <w:p w14:paraId="0FA141D2" w14:textId="77777777" w:rsidR="00C80F7E" w:rsidRDefault="006169B3">
      <w:pPr>
        <w:contextualSpacing/>
        <w:mirrorIndents/>
        <w:rPr>
          <w:del w:id="53" w:author="Nick Bernal" w:date="2026-08-03T22:24:00Z" w16du:dateUtc="2026-08-04T02:24:00Z"/>
        </w:rPr>
      </w:pPr>
      <w:del w:id="54" w:author="Nick Bernal" w:date="2026-08-03T22:24:00Z" w16du:dateUtc="2026-08-04T02:24:00Z">
        <w:r>
          <w:delText>pPr: contextualSpacing + mirrorIndents</w:delText>
        </w:r>
      </w:del>
    </w:p>
    <w:p w14:paraId="3866CCF6" w14:textId="77777777" w:rsidR="00C80F7E" w:rsidRDefault="006169B3">
      <w:pPr>
        <w:outlineLvl w:val="1"/>
        <w:rPr>
          <w:del w:id="55" w:author="Nick Bernal" w:date="2026-08-03T22:24:00Z" w16du:dateUtc="2026-08-04T02:24:00Z"/>
        </w:rPr>
      </w:pPr>
      <w:del w:id="56" w:author="Nick Bernal" w:date="2026-08-03T22:24:00Z" w16du:dateUtc="2026-08-04T02:24:00Z">
        <w:r>
          <w:delText>pPr: outlineLvl=1</w:delText>
        </w:r>
      </w:del>
    </w:p>
    <w:p w14:paraId="5AD1D1A2" w14:textId="77777777" w:rsidR="00C80F7E" w:rsidRDefault="006169B3">
      <w:pPr>
        <w:suppressLineNumbers/>
        <w:suppressAutoHyphens/>
        <w:rPr>
          <w:del w:id="57" w:author="Nick Bernal" w:date="2026-08-03T22:24:00Z" w16du:dateUtc="2026-08-04T02:24:00Z"/>
        </w:rPr>
      </w:pPr>
      <w:del w:id="58" w:author="Nick Bernal" w:date="2026-08-03T22:24:00Z" w16du:dateUtc="2026-08-04T02:24:00Z">
        <w:r>
          <w:delText>pPr: suppressLineNumbers + suppressAutoHyphens</w:delText>
        </w:r>
      </w:del>
    </w:p>
    <w:p w14:paraId="3E640CA4" w14:textId="77777777" w:rsidR="00C80F7E" w:rsidRDefault="006169B3">
      <w:pPr>
        <w:snapToGrid w:val="0"/>
        <w:textAlignment w:val="center"/>
        <w:rPr>
          <w:del w:id="59" w:author="Nick Bernal" w:date="2026-08-03T22:24:00Z" w16du:dateUtc="2026-08-04T02:24:00Z"/>
        </w:rPr>
      </w:pPr>
      <w:del w:id="60" w:author="Nick Bernal" w:date="2026-08-03T22:24:00Z" w16du:dateUtc="2026-08-04T02:24:00Z">
        <w:r>
          <w:delText>pPr: snapToGrid=0 + textAlignment=center</w:delText>
        </w:r>
      </w:del>
    </w:p>
    <w:p w14:paraId="1F45D2C9" w14:textId="77777777" w:rsidR="00C80F7E" w:rsidRPr="00D84A6F" w:rsidRDefault="006169B3">
      <w:pPr>
        <w:numPr>
          <w:ilvl w:val="0"/>
          <w:numId w:val="10"/>
        </w:numPr>
        <w:rPr>
          <w:rFonts w:ascii="Times New Roman" w:hAnsi="Times New Roman"/>
          <w:sz w:val="16"/>
          <w:rPrChange w:id="61" w:author="Nick Bernal" w:date="2026-08-03T22:24:00Z" w16du:dateUtc="2026-08-04T02:24:00Z">
            <w:rPr>
              <w:b/>
              <w:i/>
              <w:color w:val="FF0000"/>
              <w:sz w:val="28"/>
            </w:rPr>
          </w:rPrChange>
        </w:rPr>
        <w:pPrChange w:id="62" w:author="Nick Bernal" w:date="2026-08-03T22:24:00Z" w16du:dateUtc="2026-08-04T02:24:00Z">
          <w:pPr/>
        </w:pPrChange>
      </w:pPr>
      <w:del w:id="63" w:author="Nick Bernal" w:date="2026-08-03T22:24:00Z" w16du:dateUtc="2026-08-04T02:24:00Z">
        <w:r>
          <w:delText>pPr: rPr defaults - bold, italic, color=FF0000, sz=28</w:delText>
        </w:r>
      </w:del>
    </w:p>
    <w:sectPr w:rsidR="00C80F7E" w:rsidRPr="00D84A6F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64" w:author="Nick Bernal" w:date="2026-08-03T22:24:00Z" w16du:dateUtc="2026-08-04T02:24:00Z">
        <w:sectPr w:rsidR="00C80F7E" w:rsidRPr="00D84A6F">
          <w:pgMar w:top="1440" w:right="1800" w:bottom="1440" w:left="1800" w:header="720" w:footer="720" w:gutter="0"/>
          <w:pgNumType w:start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EA64FB"/>
    <w:multiLevelType w:val="multilevel"/>
    <w:tmpl w:val="72583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25136271">
    <w:abstractNumId w:val="8"/>
  </w:num>
  <w:num w:numId="2" w16cid:durableId="753933270">
    <w:abstractNumId w:val="6"/>
  </w:num>
  <w:num w:numId="3" w16cid:durableId="1193375491">
    <w:abstractNumId w:val="5"/>
  </w:num>
  <w:num w:numId="4" w16cid:durableId="1238589007">
    <w:abstractNumId w:val="4"/>
  </w:num>
  <w:num w:numId="5" w16cid:durableId="142041283">
    <w:abstractNumId w:val="7"/>
  </w:num>
  <w:num w:numId="6" w16cid:durableId="1803228940">
    <w:abstractNumId w:val="3"/>
  </w:num>
  <w:num w:numId="7" w16cid:durableId="323557075">
    <w:abstractNumId w:val="2"/>
  </w:num>
  <w:num w:numId="8" w16cid:durableId="387341157">
    <w:abstractNumId w:val="1"/>
  </w:num>
  <w:num w:numId="9" w16cid:durableId="1523472470">
    <w:abstractNumId w:val="0"/>
  </w:num>
  <w:num w:numId="10" w16cid:durableId="45071028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0EE"/>
    <w:rsid w:val="0015074B"/>
    <w:rsid w:val="0029639D"/>
    <w:rsid w:val="00326F90"/>
    <w:rsid w:val="00350201"/>
    <w:rsid w:val="003B443F"/>
    <w:rsid w:val="006169B3"/>
    <w:rsid w:val="00A035CC"/>
    <w:rsid w:val="00AA1D5D"/>
    <w:rsid w:val="00AA1D8D"/>
    <w:rsid w:val="00B47730"/>
    <w:rsid w:val="00B76A40"/>
    <w:rsid w:val="00C2353B"/>
    <w:rsid w:val="00C80F7E"/>
    <w:rsid w:val="00C92744"/>
    <w:rsid w:val="00CB0664"/>
    <w:rsid w:val="00D84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3965FAC-FD4F-B544-BAA1-7E304BFB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Nick Bernal" w:date="2026-08-03T22:24:00Z">
        <w:pPr>
          <w:keepNext/>
          <w:keepLines/>
          <w:spacing w:before="48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Nick Bernal" w:date="2026-08-03T22:24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Nick Bernal" w:date="2026-08-03T22:24:00Z">
        <w:pPr>
          <w:keepNext/>
          <w:keepLines/>
          <w:spacing w:before="20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Nick Bernal" w:date="2026-08-03T22:24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Nick Bernal" w:date="2026-08-03T22:24:00Z">
        <w:pPr>
          <w:keepNext/>
          <w:keepLines/>
          <w:spacing w:before="20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Nick Bernal" w:date="2026-08-03T22:24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Nick Bernal" w:date="2026-08-03T22:24:00Z">
        <w:pPr>
          <w:keepNext/>
          <w:keepLines/>
          <w:spacing w:before="20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Nick Bernal" w:date="2026-08-03T22:24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Nick Bernal" w:date="2026-08-03T22:24:00Z">
        <w:pPr>
          <w:keepNext/>
          <w:keepLines/>
          <w:spacing w:before="20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Nick Bernal" w:date="2026-08-03T22:24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Nick Bernal" w:date="2026-08-03T22:24:00Z">
        <w:pPr>
          <w:keepNext/>
          <w:keepLines/>
          <w:spacing w:before="200" w:line="276" w:lineRule="auto"/>
          <w:outlineLvl w:val="5"/>
        </w:pPr>
      </w:pPrChange>
    </w:pPr>
    <w:rPr>
      <w:rFonts w:ascii="Arial" w:eastAsia="Arial" w:hAnsi="Arial" w:cs="Arial"/>
      <w:i/>
      <w:color w:val="666666"/>
      <w:lang w:val="en"/>
      <w:rPrChange w:id="5" w:author="Nick Bernal" w:date="2026-08-03T22:24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="Arial" w:hAnsi="Arial" w:cs="Arial"/>
      <w:color w:val="434343"/>
      <w:sz w:val="28"/>
      <w:szCs w:val="28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Nick Bernal" w:date="2026-08-03T22:24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="Arial" w:eastAsia="Arial" w:hAnsi="Arial" w:cs="Arial"/>
      <w:sz w:val="52"/>
      <w:szCs w:val="52"/>
      <w:lang w:val="en"/>
      <w:rPrChange w:id="6" w:author="Nick Bernal" w:date="2026-08-03T22:24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Nick Bernal" w:date="2026-08-03T22:24:00Z">
        <w:pPr>
          <w:numPr>
            <w:ilvl w:val="1"/>
          </w:numPr>
          <w:spacing w:after="20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Nick Bernal" w:date="2026-08-03T22:24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color w:val="666666"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2026-08-04T02:24:00Z</dcterms:modified>
  <cp:category/>
</cp:coreProperties>
</file>