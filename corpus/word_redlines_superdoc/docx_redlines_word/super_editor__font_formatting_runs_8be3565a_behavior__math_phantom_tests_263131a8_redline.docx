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380A" w14:textId="77777777" w:rsidR="00253E53" w:rsidRDefault="00E808BE">
      <w:pPr>
        <w:pStyle w:val="Heading1"/>
        <w:rPr>
          <w:ins w:id="12" w:author="Caio Pizzol" w:date="2026-08-03T22:23:00Z" w16du:dateUtc="2026-08-04T02:23:00Z"/>
        </w:rPr>
      </w:pPr>
      <w:ins w:id="13" w:author="Caio Pizzol" w:date="2026-08-03T22:23:00Z" w16du:dateUtc="2026-08-04T02:23:00Z">
        <w:r>
          <w:t>Phantom (m:phant) Spec Showcase</w:t>
        </w:r>
      </w:ins>
    </w:p>
    <w:p w14:paraId="0FAFBA04" w14:textId="77777777" w:rsidR="00253E53" w:rsidRDefault="00E808BE">
      <w:pPr>
        <w:rPr>
          <w:ins w:id="14" w:author="Caio Pizzol" w:date="2026-08-03T22:23:00Z" w16du:dateUtc="2026-08-04T02:23:00Z"/>
        </w:rPr>
      </w:pPr>
      <w:ins w:id="15" w:author="Caio Pizzol" w:date="2026-08-03T22:23:00Z" w16du:dateUtc="2026-08-04T02:23:00Z">
        <w:r>
          <w:t>Expression: a + [phantom(xyz)] + b</w:t>
        </w:r>
      </w:ins>
    </w:p>
    <w:p w14:paraId="637FF1E2" w14:textId="77777777" w:rsidR="00253E53" w:rsidRDefault="00E808BE">
      <w:pPr>
        <w:pStyle w:val="Heading2"/>
        <w:rPr>
          <w:ins w:id="16" w:author="Caio Pizzol" w:date="2026-08-03T22:23:00Z" w16du:dateUtc="2026-08-04T02:23:00Z"/>
        </w:rPr>
      </w:pPr>
      <w:ins w:id="17" w:author="Caio Pizzol" w:date="2026-08-03T22:23:00Z" w16du:dateUtc="2026-08-04T02:23:00Z">
        <w:r>
          <w:t>Case 1: No m:phantPr (bare m:phant)</w:t>
        </w:r>
      </w:ins>
    </w:p>
    <w:p w14:paraId="3E6F616A" w14:textId="77777777" w:rsidR="00253E53" w:rsidRDefault="00E808BE">
      <w:pPr>
        <w:rPr>
          <w:ins w:id="18" w:author="Caio Pizzol" w:date="2026-08-03T22:23:00Z" w16du:dateUtc="2026-08-04T02:23:00Z"/>
        </w:rPr>
      </w:pPr>
      <m:oMathPara>
        <m:oMath>
          <m:r>
            <w:ins w:id="19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20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21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22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23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24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51F8F214" w14:textId="77777777" w:rsidR="00253E53" w:rsidRDefault="00E808BE">
      <w:pPr>
        <w:pStyle w:val="Heading2"/>
        <w:rPr>
          <w:ins w:id="25" w:author="Caio Pizzol" w:date="2026-08-03T22:23:00Z" w16du:dateUtc="2026-08-04T02:23:00Z"/>
        </w:rPr>
      </w:pPr>
      <w:ins w:id="26" w:author="Caio Pizzol" w:date="2026-08-03T22:23:00Z" w16du:dateUtc="2026-08-04T02:23:00Z">
        <w:r>
          <w:t>Case 2: Empty m:phantPr</w:t>
        </w:r>
      </w:ins>
    </w:p>
    <w:p w14:paraId="566BC98C" w14:textId="77777777" w:rsidR="00253E53" w:rsidRDefault="00E808BE">
      <w:pPr>
        <w:rPr>
          <w:ins w:id="27" w:author="Caio Pizzol" w:date="2026-08-03T22:23:00Z" w16du:dateUtc="2026-08-04T02:23:00Z"/>
        </w:rPr>
      </w:pPr>
      <m:oMathPara>
        <m:oMath>
          <m:r>
            <w:ins w:id="28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29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30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31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32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33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001FE95D" w14:textId="77777777" w:rsidR="00253E53" w:rsidRDefault="00E808BE">
      <w:pPr>
        <w:pStyle w:val="Heading2"/>
        <w:rPr>
          <w:ins w:id="34" w:author="Caio Pizzol" w:date="2026-08-03T22:23:00Z" w16du:dateUtc="2026-08-04T02:23:00Z"/>
        </w:rPr>
      </w:pPr>
      <w:ins w:id="35" w:author="Caio Pizzol" w:date="2026-08-03T22:23:00Z" w16du:dateUtc="2026-08-04T02:23:00Z">
        <w:r>
          <w:t>Case 3: Bare m:show</w:t>
        </w:r>
      </w:ins>
    </w:p>
    <w:p w14:paraId="63483EAB" w14:textId="77777777" w:rsidR="00253E53" w:rsidRDefault="00E808BE">
      <w:pPr>
        <w:rPr>
          <w:ins w:id="36" w:author="Caio Pizzol" w:date="2026-08-03T22:23:00Z" w16du:dateUtc="2026-08-04T02:23:00Z"/>
        </w:rPr>
      </w:pPr>
      <m:oMathPara>
        <m:oMath>
          <m:r>
            <w:ins w:id="37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38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39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40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41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42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65991491" w14:textId="77777777" w:rsidR="00253E53" w:rsidRDefault="00E808BE">
      <w:pPr>
        <w:pStyle w:val="Heading2"/>
        <w:rPr>
          <w:ins w:id="43" w:author="Caio Pizzol" w:date="2026-08-03T22:23:00Z" w16du:dateUtc="2026-08-04T02:23:00Z"/>
        </w:rPr>
      </w:pPr>
      <w:ins w:id="44" w:author="Caio Pizzol" w:date="2026-08-03T22:23:00Z" w16du:dateUtc="2026-08-04T02:23:00Z">
        <w:r>
          <w:t>Case 4: m:show val=1 (visible)</w:t>
        </w:r>
      </w:ins>
    </w:p>
    <w:p w14:paraId="3CB6DCDC" w14:textId="77777777" w:rsidR="00253E53" w:rsidRDefault="00E808BE">
      <w:pPr>
        <w:rPr>
          <w:ins w:id="45" w:author="Caio Pizzol" w:date="2026-08-03T22:23:00Z" w16du:dateUtc="2026-08-04T02:23:00Z"/>
        </w:rPr>
      </w:pPr>
      <m:oMathPara>
        <m:oMath>
          <m:r>
            <w:ins w:id="46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47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48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49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50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51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4E43CA20" w14:textId="77777777" w:rsidR="00253E53" w:rsidRDefault="00E808BE">
      <w:pPr>
        <w:pStyle w:val="Heading2"/>
        <w:rPr>
          <w:ins w:id="52" w:author="Caio Pizzol" w:date="2026-08-03T22:23:00Z" w16du:dateUtc="2026-08-04T02:23:00Z"/>
        </w:rPr>
      </w:pPr>
      <w:ins w:id="53" w:author="Caio Pizzol" w:date="2026-08-03T22:23:00Z" w16du:dateUtc="2026-08-04T02:23:00Z">
        <w:r>
          <w:t>Case 5: m:show val</w:t>
        </w:r>
        <w:r>
          <w:t>=0 (hidden)</w:t>
        </w:r>
      </w:ins>
    </w:p>
    <w:p w14:paraId="19ADFE2D" w14:textId="77777777" w:rsidR="00253E53" w:rsidRDefault="00E808BE">
      <w:pPr>
        <w:rPr>
          <w:ins w:id="54" w:author="Caio Pizzol" w:date="2026-08-03T22:23:00Z" w16du:dateUtc="2026-08-04T02:23:00Z"/>
        </w:rPr>
      </w:pPr>
      <m:oMathPara>
        <m:oMath>
          <m:r>
            <w:ins w:id="55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56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ctrlPr>
                <w:ins w:id="57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58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59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60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42FCC1F0" w14:textId="77777777" w:rsidR="00253E53" w:rsidRDefault="00E808BE">
      <w:pPr>
        <w:pStyle w:val="Heading2"/>
        <w:rPr>
          <w:ins w:id="61" w:author="Caio Pizzol" w:date="2026-08-03T22:23:00Z" w16du:dateUtc="2026-08-04T02:23:00Z"/>
        </w:rPr>
      </w:pPr>
      <w:ins w:id="62" w:author="Caio Pizzol" w:date="2026-08-03T22:23:00Z" w16du:dateUtc="2026-08-04T02:23:00Z">
        <w:r>
          <w:t>Case 6: m:show val=true</w:t>
        </w:r>
      </w:ins>
    </w:p>
    <w:p w14:paraId="75A8F9DD" w14:textId="77777777" w:rsidR="00253E53" w:rsidRDefault="00E808BE">
      <w:pPr>
        <w:rPr>
          <w:ins w:id="63" w:author="Caio Pizzol" w:date="2026-08-03T22:23:00Z" w16du:dateUtc="2026-08-04T02:23:00Z"/>
        </w:rPr>
      </w:pPr>
      <m:oMathPara>
        <m:oMath>
          <m:r>
            <w:ins w:id="64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65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ctrlPr>
                <w:ins w:id="66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67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68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69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6E867FC7" w14:textId="77777777" w:rsidR="00253E53" w:rsidRDefault="00E808BE">
      <w:pPr>
        <w:pStyle w:val="Heading2"/>
        <w:rPr>
          <w:ins w:id="70" w:author="Caio Pizzol" w:date="2026-08-03T22:23:00Z" w16du:dateUtc="2026-08-04T02:23:00Z"/>
        </w:rPr>
      </w:pPr>
      <w:ins w:id="71" w:author="Caio Pizzol" w:date="2026-08-03T22:23:00Z" w16du:dateUtc="2026-08-04T02:23:00Z">
        <w:r>
          <w:t>Case 7: m:show val=false (hidden)</w:t>
        </w:r>
      </w:ins>
    </w:p>
    <w:p w14:paraId="38E0F618" w14:textId="77777777" w:rsidR="00253E53" w:rsidRDefault="00E808BE">
      <w:pPr>
        <w:rPr>
          <w:ins w:id="72" w:author="Caio Pizzol" w:date="2026-08-03T22:23:00Z" w16du:dateUtc="2026-08-04T02:23:00Z"/>
        </w:rPr>
      </w:pPr>
      <m:oMathPara>
        <m:oMath>
          <m:r>
            <w:ins w:id="73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74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ctrlPr>
                <w:ins w:id="75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76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77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78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294DD9DA" w14:textId="77777777" w:rsidR="00253E53" w:rsidRDefault="00E808BE">
      <w:pPr>
        <w:pStyle w:val="Heading2"/>
        <w:rPr>
          <w:ins w:id="79" w:author="Caio Pizzol" w:date="2026-08-03T22:23:00Z" w16du:dateUtc="2026-08-04T02:23:00Z"/>
        </w:rPr>
      </w:pPr>
      <w:ins w:id="80" w:author="Caio Pizzol" w:date="2026-08-03T22:23:00Z" w16du:dateUtc="2026-08-04T02:23:00Z">
        <w:r>
          <w:t>Case 8: zeroWid alone</w:t>
        </w:r>
      </w:ins>
    </w:p>
    <w:p w14:paraId="06B32A99" w14:textId="77777777" w:rsidR="00253E53" w:rsidRDefault="00E808BE">
      <w:pPr>
        <w:pStyle w:val="Heading2"/>
        <w:rPr>
          <w:ins w:id="81" w:author="Caio Pizzol" w:date="2026-08-03T22:23:00Z" w16du:dateUtc="2026-08-04T02:23:00Z"/>
        </w:rPr>
      </w:pPr>
      <w:ins w:id="82" w:author="Caio Pizzol" w:date="2026-08-03T22:23:00Z" w16du:dateUtc="2026-08-04T02:23:00Z">
        <w:r>
          <w:t>Case 9: zeroAsc alone</w:t>
        </w:r>
      </w:ins>
    </w:p>
    <w:p w14:paraId="2275DF8A" w14:textId="77777777" w:rsidR="00253E53" w:rsidRDefault="00E808BE">
      <w:pPr>
        <w:rPr>
          <w:ins w:id="83" w:author="Caio Pizzol" w:date="2026-08-03T22:23:00Z" w16du:dateUtc="2026-08-04T02:23:00Z"/>
        </w:rPr>
      </w:pPr>
      <m:oMathPara>
        <m:oMath>
          <m:r>
            <w:ins w:id="84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85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zeroAsc m:val="1"/>
              <m:ctrlPr>
                <w:ins w:id="86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87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88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89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1F0D6E34" w14:textId="77777777" w:rsidR="00253E53" w:rsidRDefault="00E808BE">
      <w:pPr>
        <w:pStyle w:val="Heading2"/>
        <w:rPr>
          <w:ins w:id="90" w:author="Caio Pizzol" w:date="2026-08-03T22:23:00Z" w16du:dateUtc="2026-08-04T02:23:00Z"/>
        </w:rPr>
      </w:pPr>
      <w:ins w:id="91" w:author="Caio Pizzol" w:date="2026-08-03T22:23:00Z" w16du:dateUtc="2026-08-04T02:23:00Z">
        <w:r>
          <w:t>Case 10: zeroDesc alone (classic smash)</w:t>
        </w:r>
      </w:ins>
    </w:p>
    <w:p w14:paraId="614975CA" w14:textId="77777777" w:rsidR="00253E53" w:rsidRDefault="00E808BE">
      <w:pPr>
        <w:rPr>
          <w:ins w:id="92" w:author="Caio Pizzol" w:date="2026-08-03T22:23:00Z" w16du:dateUtc="2026-08-04T02:23:00Z"/>
        </w:rPr>
      </w:pPr>
      <m:oMathPara>
        <m:oMath>
          <m:r>
            <w:ins w:id="93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94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zeroDesc m:val="1"/>
              <m:ctrlPr>
                <w:ins w:id="95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96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97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98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5A38A95D" w14:textId="77777777" w:rsidR="00253E53" w:rsidRDefault="00E808BE">
      <w:pPr>
        <w:pStyle w:val="Heading2"/>
        <w:rPr>
          <w:ins w:id="99" w:author="Caio Pizzol" w:date="2026-08-03T22:23:00Z" w16du:dateUtc="2026-08-04T02:23:00Z"/>
        </w:rPr>
      </w:pPr>
      <w:ins w:id="100" w:author="Caio Pizzol" w:date="2026-08-03T22:23:00Z" w16du:dateUtc="2026-08-04T02:23:00Z">
        <w:r>
          <w:t>Case 11: show=0 + zeroDesc=1 (hidden, smashed)</w:t>
        </w:r>
      </w:ins>
    </w:p>
    <w:p w14:paraId="4AC62C9A" w14:textId="77777777" w:rsidR="00253E53" w:rsidRDefault="00E808BE">
      <w:pPr>
        <w:rPr>
          <w:ins w:id="101" w:author="Caio Pizzol" w:date="2026-08-03T22:23:00Z" w16du:dateUtc="2026-08-04T02:23:00Z"/>
        </w:rPr>
      </w:pPr>
      <m:oMathPara>
        <m:oMath>
          <m:r>
            <w:ins w:id="102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103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zeroDesc m:val="1"/>
              <m:ctrlPr>
                <w:ins w:id="104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05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06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107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2FA9E54A" w14:textId="77777777" w:rsidR="00253E53" w:rsidRDefault="00E808BE">
      <w:pPr>
        <w:pStyle w:val="Heading2"/>
        <w:rPr>
          <w:ins w:id="108" w:author="Caio Pizzol" w:date="2026-08-03T22:23:00Z" w16du:dateUtc="2026-08-04T02:23:00Z"/>
        </w:rPr>
      </w:pPr>
      <w:ins w:id="109" w:author="Caio Pizzol" w:date="2026-08-03T22:23:00Z" w16du:dateUtc="2026-08-04T02:23:00Z">
        <w:r>
          <w:lastRenderedPageBreak/>
          <w:t>Case 12: all three zeroed, show absent</w:t>
        </w:r>
      </w:ins>
    </w:p>
    <w:p w14:paraId="354CAF40" w14:textId="77777777" w:rsidR="00253E53" w:rsidRDefault="00E808BE">
      <w:pPr>
        <w:pStyle w:val="Heading2"/>
        <w:rPr>
          <w:ins w:id="110" w:author="Caio Pizzol" w:date="2026-08-03T22:23:00Z" w16du:dateUtc="2026-08-04T02:23:00Z"/>
        </w:rPr>
      </w:pPr>
      <w:ins w:id="111" w:author="Caio Pizzol" w:date="2026-08-03T22:23:00Z" w16du:dateUtc="2026-08-04T02:23:00Z">
        <w:r>
          <w:t>Case 13: all three zeroed + show=0</w:t>
        </w:r>
      </w:ins>
    </w:p>
    <w:p w14:paraId="59EC085C" w14:textId="77777777" w:rsidR="00253E53" w:rsidRDefault="00E808BE">
      <w:pPr>
        <w:rPr>
          <w:ins w:id="112" w:author="Caio Pizzol" w:date="2026-08-03T22:23:00Z" w16du:dateUtc="2026-08-04T02:23:00Z"/>
        </w:rPr>
      </w:pPr>
      <m:oMathPara>
        <m:oMath>
          <m:r>
            <w:ins w:id="113" w:author="Caio Pizzol" w:date="2026-08-03T22:23:00Z" w16du:dateUtc="2026-08-04T02:23:00Z">
              <w:rPr>
                <w:rFonts w:ascii="Cambria Math" w:hAnsi="Cambria Math"/>
              </w:rPr>
              <m:t>a</m:t>
            </w:ins>
          </m:r>
          <m:r>
            <w:ins w:id="114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phant>
            <m:phantPr>
              <m:show m:val="0"/>
              <m:zeroWid m:val="1"/>
              <m:zeroAsc m:val="1"/>
              <m:zeroDesc m:val="1"/>
              <m:ctrlPr>
                <w:ins w:id="115" w:author="Caio Pizzol" w:date="2026-08-03T22:23:00Z" w16du:dateUtc="2026-08-04T02:23:00Z">
                  <w:rPr>
                    <w:rFonts w:ascii="Cambria Math" w:hAnsi="Cambria Math"/>
                  </w:rPr>
                </w:ins>
              </m:ctrlPr>
            </m:phantPr>
            <m:e>
              <m:r>
                <w:ins w:id="116" w:author="Caio Pizzol" w:date="2026-08-03T22:23:00Z" w16du:dateUtc="2026-08-04T02:23:00Z">
                  <w:rPr>
                    <w:rFonts w:ascii="Cambria Math" w:hAnsi="Cambria Math"/>
                  </w:rPr>
                  <m:t>xyz</m:t>
                </w:ins>
              </m:r>
            </m:e>
          </m:phant>
          <m:r>
            <w:ins w:id="117" w:author="Caio Pizzol" w:date="2026-08-03T22:23:00Z" w16du:dateUtc="2026-08-04T02:23:00Z">
              <w:rPr>
                <w:rFonts w:ascii="Cambria Math" w:hAnsi="Cambria Math"/>
              </w:rPr>
              <m:t>+</m:t>
            </w:ins>
          </m:r>
          <m:r>
            <w:ins w:id="118" w:author="Caio Pizzol" w:date="2026-08-03T22:23:00Z" w16du:dateUtc="2026-08-04T02:23:00Z">
              <w:rPr>
                <w:rFonts w:ascii="Cambria Math" w:hAnsi="Cambria Math"/>
              </w:rPr>
              <m:t>b</m:t>
            </w:ins>
          </m:r>
        </m:oMath>
      </m:oMathPara>
    </w:p>
    <w:p w14:paraId="4F0990A8" w14:textId="77777777" w:rsidR="00253E53" w:rsidRDefault="00E808BE">
      <w:pPr>
        <w:pStyle w:val="Heading2"/>
        <w:rPr>
          <w:ins w:id="119" w:author="Caio Pizzol" w:date="2026-08-03T22:23:00Z" w16du:dateUtc="2026-08-04T02:23:00Z"/>
        </w:rPr>
      </w:pPr>
      <w:ins w:id="120" w:author="Caio Pizzol" w:date="2026-08-03T22:23:00Z" w16du:dateUtc="2026-08-04T02:23:00Z">
        <w:r>
          <w:t>Case 14: m:transp=1 (unsupported)</w:t>
        </w:r>
      </w:ins>
    </w:p>
    <w:p w14:paraId="5903A8B7" w14:textId="3C8B1016" w:rsidR="000E6136" w:rsidRPr="00B55875" w:rsidRDefault="00E808BE" w:rsidP="000E6136">
      <w:pPr>
        <w:jc w:val="center"/>
        <w:rPr>
          <w:del w:id="121" w:author="Caio Pizzol" w:date="2026-08-03T22:23:00Z" w16du:dateUtc="2026-08-04T02:23:00Z"/>
          <w:b/>
          <w:bCs/>
          <w:color w:val="A02B93" w:themeColor="accent5"/>
          <w:sz w:val="40"/>
          <w:szCs w:val="40"/>
        </w:rPr>
      </w:pPr>
      <m:oMath>
        <m:r>
          <w:ins w:id="122" w:author="Caio Pizzol" w:date="2026-08-03T22:23:00Z" w16du:dateUtc="2026-08-04T02:23:00Z">
            <w:rPr>
              <w:rFonts w:ascii="Cambria Math" w:hAnsi="Cambria Math"/>
            </w:rPr>
            <m:t>a</m:t>
          </w:ins>
        </m:r>
        <m:r>
          <w:ins w:id="123" w:author="Caio Pizzol" w:date="2026-08-03T22:23:00Z" w16du:dateUtc="2026-08-04T02:23:00Z">
            <w:rPr>
              <w:rFonts w:ascii="Cambria Math" w:hAnsi="Cambria Math"/>
            </w:rPr>
            <m:t>+</m:t>
          </w:ins>
        </m:r>
        <m:phant>
          <m:phantPr>
            <m:transp m:val="1"/>
            <m:ctrlPr>
              <w:ins w:id="124" w:author="Caio Pizzol" w:date="2026-08-03T22:23:00Z" w16du:dateUtc="2026-08-04T02:23:00Z">
                <w:rPr>
                  <w:rFonts w:ascii="Cambria Math" w:hAnsi="Cambria Math"/>
                </w:rPr>
              </w:ins>
            </m:ctrlPr>
          </m:phantPr>
          <m:e>
            <m:r>
              <w:ins w:id="125" w:author="Caio Pizzol" w:date="2026-08-03T22:23:00Z" w16du:dateUtc="2026-08-04T02:23:00Z">
                <w:rPr>
                  <w:rFonts w:ascii="Cambria Math" w:hAnsi="Cambria Math"/>
                </w:rPr>
                <m:t>xyz</m:t>
              </w:ins>
            </m:r>
          </m:e>
        </m:phant>
        <m:r>
          <w:ins w:id="126" w:author="Caio Pizzol" w:date="2026-08-03T22:23:00Z" w16du:dateUtc="2026-08-04T02:23:00Z">
            <w:rPr>
              <w:rFonts w:ascii="Cambria Math" w:hAnsi="Cambria Math"/>
            </w:rPr>
            <m:t>+</m:t>
          </w:ins>
        </m:r>
        <m:r>
          <w:ins w:id="127" w:author="Caio Pizzol" w:date="2026-08-03T22:23:00Z" w16du:dateUtc="2026-08-04T02:23:00Z">
            <w:rPr>
              <w:rFonts w:ascii="Cambria Math" w:hAnsi="Cambria Math"/>
            </w:rPr>
            <m:t>b</m:t>
          </w:ins>
        </m:r>
      </m:oMath>
      <w:bookmarkStart w:id="128" w:name="_Toc359077853"/>
      <w:del w:id="129" w:author="Caio Pizzol" w:date="2026-08-03T22:23:00Z" w16du:dateUtc="2026-08-04T02:23:00Z"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128"/>
    <w:p w14:paraId="71812FFF" w14:textId="1189A11C" w:rsidR="000E6136" w:rsidRPr="000E6136" w:rsidRDefault="000E6136" w:rsidP="000E6136">
      <w:pPr>
        <w:pStyle w:val="Heading2"/>
        <w:rPr>
          <w:del w:id="130" w:author="Caio Pizzol" w:date="2026-08-03T22:23:00Z" w16du:dateUtc="2026-08-04T02:23:00Z"/>
          <w:rFonts w:ascii="Arial" w:hAnsi="Arial" w:cs="Arial"/>
          <w:b/>
          <w:bCs/>
        </w:rPr>
      </w:pPr>
      <w:del w:id="131" w:author="Caio Pizzol" w:date="2026-08-03T22:23:00Z" w16du:dateUtc="2026-08-04T02:23:00Z">
        <w:r>
          <w:rPr>
            <w:rFonts w:ascii="Arial" w:hAnsi="Arial" w:cs="Arial"/>
            <w:b/>
            <w:bCs/>
          </w:rPr>
          <w:delText>Formatting (heading 2 + bold)</w:delText>
        </w:r>
        <w:r>
          <w:rPr>
            <w:rFonts w:ascii="Arial" w:hAnsi="Arial" w:cs="Arial"/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132" w:author="Caio Pizzol" w:date="2026-08-03T22:23:00Z" w16du:dateUtc="2026-08-04T02:23:00Z"/>
          <w:rFonts w:ascii="Arial" w:hAnsi="Arial" w:cs="Arial"/>
        </w:rPr>
      </w:pPr>
      <w:del w:id="133" w:author="Caio Pizzol" w:date="2026-08-03T22:23:00Z" w16du:dateUtc="2026-08-04T02:23:00Z">
        <w:r>
          <w:rPr>
            <w:rFonts w:ascii="Arial" w:hAnsi="Arial" w:cs="Arial"/>
          </w:rPr>
          <w:delText>Let’s test out text formatting:</w:delText>
        </w:r>
        <w:r>
          <w:rPr>
            <w:rFonts w:ascii="Arial" w:hAnsi="Arial" w:cs="Arial"/>
          </w:rPr>
          <w:br/>
        </w:r>
      </w:del>
    </w:p>
    <w:p w14:paraId="205F445A" w14:textId="2F16261E" w:rsidR="000E6136" w:rsidRDefault="000E6136" w:rsidP="000E6136">
      <w:pPr>
        <w:rPr>
          <w:del w:id="134" w:author="Caio Pizzol" w:date="2026-08-03T22:23:00Z" w16du:dateUtc="2026-08-04T02:23:00Z"/>
          <w:rFonts w:ascii="Arial" w:hAnsi="Arial" w:cs="Arial"/>
        </w:rPr>
      </w:pPr>
      <w:del w:id="135" w:author="Caio Pizzol" w:date="2026-08-03T22:23:00Z" w16du:dateUtc="2026-08-04T02:23:00Z">
        <w:r>
          <w:rPr>
            <w:rFonts w:ascii="Arial" w:hAnsi="Arial" w:cs="Arial"/>
          </w:rPr>
          <w:delText>Fortune favors the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/>
          </w:rPr>
          <w:delText xml:space="preserve">bold, </w:delText>
        </w:r>
        <w:r w:rsidRPr="000E6136">
          <w:rPr>
            <w:rFonts w:ascii="Arial" w:hAnsi="Arial" w:cs="Arial"/>
            <w:i/>
          </w:rPr>
          <w:delText>italic</w:delText>
        </w:r>
        <w:r>
          <w:rPr>
            <w:rFonts w:ascii="Arial" w:hAnsi="Arial" w:cs="Arial"/>
            <w:i/>
          </w:rPr>
          <w:delText>s</w:delText>
        </w:r>
        <w:r w:rsidRPr="000E6136">
          <w:rPr>
            <w:rFonts w:ascii="Arial" w:hAnsi="Arial" w:cs="Arial"/>
            <w:i/>
          </w:rPr>
          <w:delText xml:space="preserve">, </w:delText>
        </w:r>
        <w:r w:rsidRPr="000E6136">
          <w:rPr>
            <w:rFonts w:ascii="Arial" w:hAnsi="Arial" w:cs="Arial"/>
            <w:b/>
            <w:i/>
          </w:rPr>
          <w:delText xml:space="preserve">bold-italic, </w:delText>
        </w:r>
        <w:r w:rsidRPr="000E6136">
          <w:rPr>
            <w:rFonts w:ascii="Arial" w:hAnsi="Arial" w:cs="Arial"/>
            <w:u w:val="single"/>
          </w:rPr>
          <w:delText xml:space="preserve">underlined </w:delText>
        </w:r>
        <w:r w:rsidRPr="000E6136">
          <w:rPr>
            <w:rFonts w:ascii="Arial" w:hAnsi="Arial" w:cs="Arial"/>
          </w:rPr>
          <w:delText xml:space="preserve">and </w:delText>
        </w:r>
        <w:r>
          <w:rPr>
            <w:rFonts w:ascii="Arial" w:hAnsi="Arial" w:cs="Arial"/>
            <w:strike/>
          </w:rPr>
          <w:delText>strikethrough</w:delText>
        </w:r>
        <w:r w:rsidRPr="000E6136">
          <w:rPr>
            <w:rFonts w:ascii="Arial" w:hAnsi="Arial" w:cs="Arial"/>
            <w:strike/>
          </w:rPr>
          <w:delText xml:space="preserve"> </w:delText>
        </w:r>
        <w:r w:rsidRPr="000E6136">
          <w:rPr>
            <w:rFonts w:ascii="Arial" w:hAnsi="Arial" w:cs="Arial"/>
          </w:rPr>
          <w:delText xml:space="preserve"> text.</w:delText>
        </w:r>
      </w:del>
    </w:p>
    <w:p w14:paraId="5757885F" w14:textId="77777777" w:rsidR="000E6136" w:rsidRDefault="000E6136" w:rsidP="000E6136">
      <w:pPr>
        <w:rPr>
          <w:del w:id="136" w:author="Caio Pizzol" w:date="2026-08-03T22:23:00Z" w16du:dateUtc="2026-08-04T02:23:00Z"/>
          <w:rFonts w:ascii="Arial" w:hAnsi="Arial" w:cs="Arial"/>
        </w:rPr>
      </w:pPr>
    </w:p>
    <w:p w14:paraId="288A3B01" w14:textId="22F86A63" w:rsidR="000E6136" w:rsidRDefault="000E6136" w:rsidP="000E6136">
      <w:pPr>
        <w:rPr>
          <w:del w:id="137" w:author="Caio Pizzol" w:date="2026-08-03T22:23:00Z" w16du:dateUtc="2026-08-04T02:23:00Z"/>
          <w:rFonts w:ascii="Arial" w:hAnsi="Arial" w:cs="Arial"/>
        </w:rPr>
      </w:pPr>
      <w:del w:id="138" w:author="Caio Pizzol" w:date="2026-08-03T22:23:00Z" w16du:dateUtc="2026-08-04T02:23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rPr>
            <w:rFonts w:ascii="Arial" w:hAnsi="Arial" w:cs="Arial"/>
          </w:rPr>
          <w:delText>‍♂️</w:delText>
        </w:r>
        <w:r>
          <w:rPr>
            <w:rFonts w:ascii="Arial" w:hAnsi="Arial" w:cs="Arial"/>
          </w:rPr>
          <w:delText xml:space="preserve"> Clark Kent uses</w:delText>
        </w:r>
        <w:r w:rsidRPr="000E6136">
          <w:rPr>
            <w:rFonts w:ascii="Arial" w:hAnsi="Arial" w:cs="Arial"/>
          </w:rPr>
          <w:delText xml:space="preserve"> super</w:delText>
        </w:r>
        <w:r w:rsidRPr="000E6136">
          <w:rPr>
            <w:rFonts w:ascii="Arial" w:hAnsi="Arial" w:cs="Arial"/>
            <w:vertAlign w:val="superscript"/>
          </w:rPr>
          <w:delText>script</w:delText>
        </w:r>
        <w:r w:rsidRPr="000E6136">
          <w:rPr>
            <w:rFonts w:ascii="Arial" w:hAnsi="Arial" w:cs="Arial"/>
          </w:rPr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rPr>
            <w:rFonts w:ascii="Arial" w:hAnsi="Arial" w:cs="Arial"/>
          </w:rPr>
          <w:delText xml:space="preserve"> Bi-Han</w:delText>
        </w:r>
        <w:r>
          <w:rPr>
            <w:rFonts w:ascii="Arial" w:hAnsi="Arial" w:cs="Arial"/>
          </w:rPr>
          <w:delText xml:space="preserve"> digs </w:delText>
        </w:r>
        <w:r w:rsidRPr="000E6136">
          <w:rPr>
            <w:rFonts w:ascii="Arial" w:hAnsi="Arial" w:cs="Arial"/>
          </w:rPr>
          <w:delText>sub</w:delText>
        </w:r>
        <w:r w:rsidRPr="000E6136">
          <w:rPr>
            <w:rFonts w:ascii="Arial" w:hAnsi="Arial" w:cs="Arial"/>
            <w:vertAlign w:val="subscript"/>
          </w:rPr>
          <w:delText>script</w:delText>
        </w:r>
        <w:r w:rsidRPr="000E6136">
          <w:rPr>
            <w:rFonts w:ascii="Arial" w:hAnsi="Arial" w:cs="Arial"/>
          </w:rPr>
          <w:delText>.</w:delText>
        </w:r>
      </w:del>
    </w:p>
    <w:p w14:paraId="41752BA0" w14:textId="77777777" w:rsidR="000E6136" w:rsidRDefault="000E6136" w:rsidP="000E6136">
      <w:pPr>
        <w:rPr>
          <w:del w:id="139" w:author="Caio Pizzol" w:date="2026-08-03T22:23:00Z" w16du:dateUtc="2026-08-04T02:23:00Z"/>
          <w:rFonts w:ascii="Arial" w:hAnsi="Arial" w:cs="Arial"/>
        </w:rPr>
      </w:pPr>
    </w:p>
    <w:p w14:paraId="25E10F5F" w14:textId="2670DDFF" w:rsidR="000E6136" w:rsidRDefault="000E6136" w:rsidP="000E6136">
      <w:pPr>
        <w:rPr>
          <w:del w:id="140" w:author="Caio Pizzol" w:date="2026-08-03T22:23:00Z" w16du:dateUtc="2026-08-04T02:23:00Z"/>
          <w:rFonts w:ascii="Arial" w:hAnsi="Arial" w:cs="Arial"/>
        </w:rPr>
      </w:pPr>
      <w:del w:id="141" w:author="Caio Pizzol" w:date="2026-08-03T22:23:00Z" w16du:dateUtc="2026-08-04T02:23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delText>Now let’s get deep: we got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dr w:val="single" w:sz="4" w:space="0" w:color="auto"/>
          </w:rPr>
          <w:delText>Schrödinger's cat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delText>And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rPr>
            <w:rFonts w:ascii="Arial" w:hAnsi="Arial" w:cs="Arial"/>
          </w:rPr>
          <w:delText>.</w:delText>
        </w:r>
      </w:del>
    </w:p>
    <w:p w14:paraId="0CFB0F15" w14:textId="77777777" w:rsidR="000E6136" w:rsidRPr="000E6136" w:rsidRDefault="000E6136" w:rsidP="000E6136">
      <w:pPr>
        <w:rPr>
          <w:del w:id="142" w:author="Caio Pizzol" w:date="2026-08-03T22:23:00Z" w16du:dateUtc="2026-08-04T02:23:00Z"/>
          <w:rFonts w:ascii="Arial" w:hAnsi="Arial" w:cs="Arial"/>
        </w:rPr>
      </w:pPr>
    </w:p>
    <w:p w14:paraId="461779FE" w14:textId="530155E1" w:rsidR="000E6136" w:rsidRDefault="000E6136" w:rsidP="000E6136">
      <w:pPr>
        <w:rPr>
          <w:del w:id="143" w:author="Caio Pizzol" w:date="2026-08-03T22:23:00Z" w16du:dateUtc="2026-08-04T02:23:00Z"/>
          <w:rFonts w:ascii="Arial" w:hAnsi="Arial" w:cs="Arial"/>
        </w:rPr>
      </w:pPr>
      <w:del w:id="144" w:author="Caio Pizzol" w:date="2026-08-03T22:23:00Z" w16du:dateUtc="2026-08-04T02:23:00Z">
        <w:r w:rsidRPr="000E6136">
          <w:rPr>
            <w:rFonts w:ascii="Arial" w:hAnsi="Arial" w:cs="Arial"/>
          </w:rPr>
          <w:delText xml:space="preserve">A paragraph with styled text: </w:delText>
        </w:r>
        <w:r w:rsidRPr="000E6136">
          <w:rPr>
            <w:rStyle w:val="SubtleEmphasis"/>
            <w:rFonts w:ascii="Arial" w:hAnsi="Arial" w:cs="Arial"/>
          </w:rPr>
          <w:delText xml:space="preserve">subtle emphasis  </w:delText>
        </w:r>
        <w:r w:rsidRPr="000E6136">
          <w:rPr>
            <w:rFonts w:ascii="Arial" w:hAnsi="Arial" w:cs="Arial"/>
          </w:rPr>
          <w:delText xml:space="preserve">followed by </w:delText>
        </w:r>
        <w:r w:rsidRPr="000E6136">
          <w:rPr>
            <w:rStyle w:val="Strong"/>
            <w:rFonts w:ascii="Arial" w:hAnsi="Arial" w:cs="Arial"/>
          </w:rPr>
          <w:delText xml:space="preserve">strong text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Style w:val="IntenseEmphasis"/>
            <w:rFonts w:ascii="Arial" w:hAnsi="Arial" w:cs="Arial"/>
          </w:rPr>
          <w:delText>intense emphasis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145" w:author="Caio Pizzol" w:date="2026-08-03T22:23:00Z" w16du:dateUtc="2026-08-04T02:23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del w:id="146" w:author="Caio Pizzol" w:date="2026-08-03T22:23:00Z" w16du:dateUtc="2026-08-04T02:23:00Z"/>
          <w:rStyle w:val="IntenseEmphasis"/>
          <w:rFonts w:ascii="Arial" w:hAnsi="Arial" w:cs="Arial"/>
          <w:b/>
          <w:bCs/>
          <w:i w:val="0"/>
          <w:iCs w:val="0"/>
        </w:rPr>
      </w:pPr>
      <w:bookmarkStart w:id="147" w:name="_Paragraph_level_formatting"/>
      <w:bookmarkEnd w:id="147"/>
      <w:del w:id="148" w:author="Caio Pizzol" w:date="2026-08-03T22:23:00Z" w16du:dateUtc="2026-08-04T02:23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149" w:author="Caio Pizzol" w:date="2026-08-03T22:23:00Z" w16du:dateUtc="2026-08-04T02:23:00Z"/>
          <w:rFonts w:ascii="Arial" w:hAnsi="Arial" w:cs="Arial"/>
        </w:rPr>
      </w:pPr>
      <w:del w:id="150" w:author="Caio Pizzol" w:date="2026-08-03T22:23:00Z" w16du:dateUtc="2026-08-04T02:23:00Z">
        <w:r>
          <w:rPr>
            <w:rFonts w:ascii="Arial" w:hAnsi="Arial" w:cs="Arial"/>
          </w:rP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151" w:author="Caio Pizzol" w:date="2026-08-03T22:23:00Z" w16du:dateUtc="2026-08-04T02:23:00Z"/>
          <w:rStyle w:val="IntenseEmphasis"/>
          <w:rFonts w:ascii="Arial" w:hAnsi="Arial" w:cs="Arial"/>
          <w:b/>
          <w:bCs/>
          <w:i w:val="0"/>
          <w:iCs w:val="0"/>
        </w:rPr>
      </w:pPr>
      <w:del w:id="152" w:author="Caio Pizzol" w:date="2026-08-03T22:23:00Z" w16du:dateUtc="2026-08-04T02:23:00Z">
        <w:r>
          <w:rPr>
            <w:rFonts w:ascii="Arial" w:hAnsi="Arial" w:cs="Arial"/>
          </w:rP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153" w:author="Caio Pizzol" w:date="2026-08-03T22:23:00Z" w16du:dateUtc="2026-08-04T02:23:00Z"/>
          <w:rFonts w:ascii="Arial" w:hAnsi="Arial" w:cs="Arial"/>
          <w:color w:val="202122"/>
          <w:shd w:val="clear" w:color="auto" w:fill="FFFFFF"/>
        </w:rPr>
      </w:pPr>
      <w:del w:id="154" w:author="Caio Pizzol" w:date="2026-08-03T22:23:00Z" w16du:dateUtc="2026-08-04T02:23:00Z">
        <w:r>
          <w:rPr>
            <w:rFonts w:ascii="Arial" w:hAnsi="Arial" w:cs="Arial"/>
          </w:rPr>
          <w:delText>Indents: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I am just hanging here with Oscar Wilde. </w:delTex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155" w:author="Caio Pizzol" w:date="2026-08-03T22:23:00Z" w16du:dateUtc="2026-08-04T02:23:00Z"/>
          <w:color w:val="202122"/>
        </w:rPr>
      </w:pPr>
      <w:del w:id="156" w:author="Caio Pizzol" w:date="2026-08-03T22:23:00Z" w16du:dateUtc="2026-08-04T02:23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157" w:author="Caio Pizzol" w:date="2026-08-03T22:23:00Z" w16du:dateUtc="2026-08-04T02:23:00Z"/>
          <w:rFonts w:ascii="Arial" w:hAnsi="Arial" w:cs="Arial"/>
          <w:color w:val="202122"/>
        </w:rPr>
      </w:pPr>
      <w:del w:id="158" w:author="Caio Pizzol" w:date="2026-08-03T22:23:00Z" w16du:dateUtc="2026-08-04T02:23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159" w:author="Caio Pizzol" w:date="2026-08-03T22:23:00Z" w16du:dateUtc="2026-08-04T02:23:00Z"/>
          <w:rFonts w:ascii="Arial" w:hAnsi="Arial" w:cs="Arial"/>
          <w:color w:val="202122"/>
        </w:rPr>
      </w:pPr>
      <w:del w:id="160" w:author="Caio Pizzol" w:date="2026-08-03T22:23:00Z" w16du:dateUtc="2026-08-04T02:23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161" w:author="Caio Pizzol" w:date="2026-08-03T22:23:00Z" w16du:dateUtc="2026-08-04T02:23:00Z"/>
        </w:rPr>
      </w:pPr>
    </w:p>
    <w:p w14:paraId="5A8ED9B4" w14:textId="39C8819E" w:rsidR="000E6136" w:rsidRDefault="00B8258C" w:rsidP="000E6136">
      <w:pPr>
        <w:pStyle w:val="Heading3"/>
        <w:rPr>
          <w:del w:id="162" w:author="Caio Pizzol" w:date="2026-08-03T22:23:00Z" w16du:dateUtc="2026-08-04T02:23:00Z"/>
        </w:rPr>
      </w:pPr>
      <w:del w:id="163" w:author="Caio Pizzol" w:date="2026-08-03T22:23:00Z" w16du:dateUtc="2026-08-04T02:23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164" w:author="Caio Pizzol" w:date="2026-08-03T22:23:00Z" w16du:dateUtc="2026-08-04T02:23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165" w:author="Caio Pizzol" w:date="2026-08-03T22:23:00Z" w16du:dateUtc="2026-08-04T02:23:00Z"/>
          <w:rFonts w:ascii="Arial" w:hAnsi="Arial" w:cs="Arial"/>
          <w:color w:val="202122"/>
        </w:rPr>
      </w:pPr>
      <w:del w:id="166" w:author="Caio Pizzol" w:date="2026-08-03T22:23:00Z" w16du:dateUtc="2026-08-04T02:23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167" w:author="Caio Pizzol" w:date="2026-08-03T22:23:00Z" w16du:dateUtc="2026-08-04T02:23:00Z"/>
          <w:rFonts w:ascii="Arial" w:hAnsi="Arial" w:cs="Arial"/>
          <w:color w:val="202122"/>
        </w:rPr>
      </w:pPr>
      <w:del w:id="168" w:author="Caio Pizzol" w:date="2026-08-03T22:23:00Z" w16du:dateUtc="2026-08-04T02:23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169" w:author="Caio Pizzol" w:date="2026-08-03T22:23:00Z" w16du:dateUtc="2026-08-04T02:23:00Z"/>
        </w:rPr>
      </w:pPr>
      <w:del w:id="170" w:author="Caio Pizzol" w:date="2026-08-03T22:23:00Z" w16du:dateUtc="2026-08-04T02:23:00Z">
        <w:r>
          <w:rPr>
            <w:rFonts w:ascii="Arial" w:hAnsi="Arial" w:cs="Arial"/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171" w:author="Caio Pizzol" w:date="2026-08-03T22:23:00Z" w16du:dateUtc="2026-08-04T02:23:00Z"/>
        </w:rPr>
      </w:pPr>
      <w:bookmarkStart w:id="172" w:name="_Toc359077859"/>
      <w:del w:id="173" w:author="Caio Pizzol" w:date="2026-08-03T22:23:00Z" w16du:dateUtc="2026-08-04T02:23:00Z">
        <w:r>
          <w:delText>Dropcaps</w:delText>
        </w:r>
        <w:bookmarkEnd w:id="172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174" w:author="Caio Pizzol" w:date="2026-08-03T22:23:00Z" w16du:dateUtc="2026-08-04T02:23:00Z"/>
          <w:position w:val="-10"/>
          <w:sz w:val="117"/>
        </w:rPr>
      </w:pPr>
      <w:del w:id="175" w:author="Caio Pizzol" w:date="2026-08-03T22:23:00Z" w16du:dateUtc="2026-08-04T02:23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176" w:author="Caio Pizzol" w:date="2026-08-03T22:23:00Z" w16du:dateUtc="2026-08-04T02:23:00Z"/>
        </w:rPr>
      </w:pPr>
      <w:del w:id="177" w:author="Caio Pizzol" w:date="2026-08-03T22:23:00Z" w16du:dateUtc="2026-08-04T02:23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178" w:author="Caio Pizzol" w:date="2026-08-03T22:23:00Z" w16du:dateUtc="2026-08-04T02:23:00Z"/>
        </w:rPr>
      </w:pPr>
      <w:del w:id="179" w:author="Caio Pizzol" w:date="2026-08-03T22:23:00Z" w16du:dateUtc="2026-08-04T02:23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180" w:author="Caio Pizzol" w:date="2026-08-03T22:23:00Z" w16du:dateUtc="2026-08-04T02:23:00Z"/>
        </w:rPr>
      </w:pPr>
      <w:del w:id="181" w:author="Caio Pizzol" w:date="2026-08-03T22:23:00Z" w16du:dateUtc="2026-08-04T02:23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182" w:author="Caio Pizzol" w:date="2026-08-03T22:23:00Z" w16du:dateUtc="2026-08-04T02:23:00Z"/>
        </w:rPr>
      </w:pPr>
      <w:del w:id="183" w:author="Caio Pizzol" w:date="2026-08-03T22:23:00Z" w16du:dateUtc="2026-08-04T02:23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184" w:author="Caio Pizzol" w:date="2026-08-03T22:23:00Z" w16du:dateUtc="2026-08-04T02:23:00Z"/>
        </w:rPr>
      </w:pPr>
      <w:del w:id="185" w:author="Caio Pizzol" w:date="2026-08-03T22:23:00Z" w16du:dateUtc="2026-08-04T02:23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186" w:author="Caio Pizzol" w:date="2026-08-03T22:23:00Z" w16du:dateUtc="2026-08-04T02:23:00Z"/>
        </w:rPr>
      </w:pPr>
    </w:p>
    <w:p w14:paraId="2EEF9783" w14:textId="6C9815A2" w:rsidR="00B37BA3" w:rsidRDefault="0095460A" w:rsidP="00B8258C">
      <w:pPr>
        <w:spacing w:before="600"/>
        <w:rPr>
          <w:del w:id="187" w:author="Caio Pizzol" w:date="2026-08-03T22:23:00Z" w16du:dateUtc="2026-08-04T02:23:00Z"/>
        </w:rPr>
      </w:pPr>
      <w:del w:id="188" w:author="Caio Pizzol" w:date="2026-08-03T22:23:00Z" w16du:dateUtc="2026-08-04T02:23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189" w:author="Caio Pizzol" w:date="2026-08-03T22:23:00Z" w16du:dateUtc="2026-08-04T02:23:00Z"/>
        </w:rPr>
      </w:pPr>
      <w:del w:id="190" w:author="Caio Pizzol" w:date="2026-08-03T22:23:00Z" w16du:dateUtc="2026-08-04T02:23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191" w:author="Caio Pizzol" w:date="2026-08-03T22:23:00Z" w16du:dateUtc="2026-08-04T02:23:00Z"/>
          <w:rFonts w:ascii="Times New Roman" w:hAnsi="Times New Roman"/>
        </w:rPr>
      </w:pPr>
      <w:del w:id="192" w:author="Caio Pizzol" w:date="2026-08-03T22:23:00Z" w16du:dateUtc="2026-08-04T02:23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193" w:author="Caio Pizzol" w:date="2026-08-03T22:23:00Z" w16du:dateUtc="2026-08-04T02:23:00Z"/>
          <w:rFonts w:ascii="Times New Roman" w:hAnsi="Times New Roman"/>
        </w:rPr>
      </w:pPr>
      <w:del w:id="194" w:author="Caio Pizzol" w:date="2026-08-03T22:23:00Z" w16du:dateUtc="2026-08-04T02:23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195" w:author="Caio Pizzol" w:date="2026-08-03T22:23:00Z" w16du:dateUtc="2026-08-04T02:23:00Z"/>
          <w:rFonts w:ascii="Times New Roman" w:hAnsi="Times New Roman"/>
        </w:rPr>
      </w:pPr>
      <w:commentRangeStart w:id="196"/>
      <w:del w:id="197" w:author="Caio Pizzol" w:date="2026-08-03T22:23:00Z" w16du:dateUtc="2026-08-04T02:23:00Z">
        <w:r>
          <w:rPr>
            <w:rFonts w:ascii="Times New Roman" w:hAnsi="Times New Roman"/>
          </w:rPr>
          <w:delText>And we have comments~!</w:delText>
        </w:r>
        <w:commentRangeEnd w:id="196"/>
        <w:r>
          <w:rPr>
            <w:rStyle w:val="CommentReference"/>
            <w:rFonts w:ascii="Times New Roman" w:hAnsi="Times New Roman"/>
            <w:sz w:val="24"/>
            <w:szCs w:val="24"/>
          </w:rPr>
          <w:commentReference w:id="196"/>
        </w:r>
      </w:del>
    </w:p>
    <w:p w14:paraId="7855F71A" w14:textId="7140D4DD" w:rsidR="00B37BA3" w:rsidRDefault="00B37BA3" w:rsidP="00B8258C">
      <w:pPr>
        <w:spacing w:before="600"/>
        <w:rPr>
          <w:del w:id="198" w:author="Caio Pizzol" w:date="2026-08-03T22:23:00Z" w16du:dateUtc="2026-08-04T02:23:00Z"/>
          <w:rFonts w:ascii="Times New Roman" w:hAnsi="Times New Roman"/>
        </w:rPr>
      </w:pPr>
      <w:del w:id="199" w:author="Caio Pizzol" w:date="2026-08-03T22:23:00Z" w16du:dateUtc="2026-08-04T02:23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200" w:author="Caio Pizzol" w:date="2026-08-03T22:23:00Z" w16du:dateUtc="2026-08-04T02:23:00Z"/>
        </w:rPr>
      </w:pPr>
    </w:p>
    <w:p w14:paraId="0DA95969" w14:textId="77777777" w:rsidR="00B8258C" w:rsidRDefault="00B8258C" w:rsidP="00B8258C">
      <w:pPr>
        <w:spacing w:before="600"/>
        <w:rPr>
          <w:del w:id="201" w:author="Caio Pizzol" w:date="2026-08-03T22:23:00Z" w16du:dateUtc="2026-08-04T02:23:00Z"/>
        </w:rPr>
      </w:pPr>
    </w:p>
    <w:p w14:paraId="57FD32A2" w14:textId="77777777" w:rsidR="00B8258C" w:rsidRDefault="00B8258C" w:rsidP="00B8258C">
      <w:pPr>
        <w:spacing w:before="600"/>
        <w:rPr>
          <w:del w:id="202" w:author="Caio Pizzol" w:date="2026-08-03T22:23:00Z" w16du:dateUtc="2026-08-04T02:23:00Z"/>
        </w:rPr>
      </w:pPr>
    </w:p>
    <w:p w14:paraId="14121DEC" w14:textId="77777777" w:rsidR="000E6136" w:rsidRDefault="000E6136" w:rsidP="00A900CE">
      <w:pPr>
        <w:rPr>
          <w:del w:id="203" w:author="Caio Pizzol" w:date="2026-08-03T22:23:00Z" w16du:dateUtc="2026-08-04T02:23:00Z"/>
        </w:rPr>
      </w:pPr>
    </w:p>
    <w:p w14:paraId="1D400E32" w14:textId="2CBF510E" w:rsidR="00A900CE" w:rsidRDefault="00A900CE" w:rsidP="00A900CE">
      <w:pPr>
        <w:rPr>
          <w:del w:id="204" w:author="Caio Pizzol" w:date="2026-08-03T22:23:00Z" w16du:dateUtc="2026-08-04T02:23:00Z"/>
        </w:rPr>
      </w:pPr>
      <w:del w:id="205" w:author="Caio Pizzol" w:date="2026-08-03T22:23:00Z" w16du:dateUtc="2026-08-04T02:23:00Z">
        <w:r>
          <w:delText>And there can be empty pages:</w:delText>
        </w:r>
      </w:del>
    </w:p>
    <w:p w14:paraId="74381F2D" w14:textId="77777777" w:rsidR="00A900CE" w:rsidRDefault="00A900CE">
      <w:pPr>
        <w:pPrChange w:id="206" w:author="Caio Pizzol" w:date="2026-08-03T22:23:00Z" w16du:dateUtc="2026-08-04T02:23:00Z">
          <w:pPr>
            <w:ind w:firstLine="0"/>
          </w:pPr>
        </w:pPrChange>
      </w:pPr>
    </w:p>
    <w:sectPr w:rsidR="00A900C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6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93880" w14:textId="77777777" w:rsidR="00E808BE" w:rsidRDefault="00E808BE" w:rsidP="006E1817">
      <w:pPr>
        <w:spacing w:after="0" w:line="240" w:lineRule="auto"/>
        <w:pPrChange w:id="10" w:author="Caio Pizzol" w:date="2026-08-03T22:23:00Z" w16du:dateUtc="2026-08-04T02:23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2CA9ED3E" w14:textId="77777777" w:rsidR="00E808BE" w:rsidRDefault="00E808BE" w:rsidP="006E1817">
      <w:pPr>
        <w:spacing w:after="0" w:line="240" w:lineRule="auto"/>
        <w:pPrChange w:id="11" w:author="Caio Pizzol" w:date="2026-08-03T22:23:00Z" w16du:dateUtc="2026-08-04T02:23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208" w:author="Caio Pizzol" w:date="2026-08-03T22:23:00Z" w16du:dateUtc="2026-08-04T02:23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yperlink"/>
      <w:pPrChange w:id="209" w:author="Caio Pizzol" w:date="2026-08-03T22:23:00Z" w16du:dateUtc="2026-08-04T02:23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210" w:author="Caio Pizzol" w:date="2026-08-03T22:23:00Z" w16du:dateUtc="2026-08-04T02:23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yperlink"/>
      <w:pPrChange w:id="211" w:author="Caio Pizzol" w:date="2026-08-03T22:23:00Z" w16du:dateUtc="2026-08-04T02:23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0B833" w14:textId="77777777" w:rsidR="00E808BE" w:rsidRDefault="00E808BE" w:rsidP="006E1817">
      <w:pPr>
        <w:spacing w:after="0" w:line="240" w:lineRule="auto"/>
        <w:pPrChange w:id="8" w:author="Caio Pizzol" w:date="2026-08-03T22:23:00Z" w16du:dateUtc="2026-08-04T02:23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79817AB6" w14:textId="77777777" w:rsidR="00E808BE" w:rsidRDefault="00E808BE" w:rsidP="006E1817">
      <w:pPr>
        <w:spacing w:after="0" w:line="240" w:lineRule="auto"/>
        <w:pPrChange w:id="9" w:author="Caio Pizzol" w:date="2026-08-03T22:23:00Z" w16du:dateUtc="2026-08-04T02:23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F68E" w14:textId="77777777" w:rsidR="00A0504A" w:rsidRDefault="00A0504A">
    <w:pPr>
      <w:pStyle w:val="SubtleEmphasis"/>
      <w:pPrChange w:id="207" w:author="Caio Pizzol" w:date="2026-08-03T22:23:00Z" w16du:dateUtc="2026-08-04T02:23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03680"/>
    <w:rsid w:val="00112874"/>
    <w:rsid w:val="001321F7"/>
    <w:rsid w:val="002031F9"/>
    <w:rsid w:val="00253E53"/>
    <w:rsid w:val="002D31B0"/>
    <w:rsid w:val="004B02A2"/>
    <w:rsid w:val="006B0F7D"/>
    <w:rsid w:val="006D6C41"/>
    <w:rsid w:val="006E1817"/>
    <w:rsid w:val="00744453"/>
    <w:rsid w:val="00794B85"/>
    <w:rsid w:val="007D64BB"/>
    <w:rsid w:val="00835ADC"/>
    <w:rsid w:val="008A1DF4"/>
    <w:rsid w:val="008B0B28"/>
    <w:rsid w:val="0095460A"/>
    <w:rsid w:val="00957044"/>
    <w:rsid w:val="00A0504A"/>
    <w:rsid w:val="00A4510A"/>
    <w:rsid w:val="00A900CE"/>
    <w:rsid w:val="00B37BA3"/>
    <w:rsid w:val="00B8258C"/>
    <w:rsid w:val="00BB00F0"/>
    <w:rsid w:val="00C72CF2"/>
    <w:rsid w:val="00C95FFA"/>
    <w:rsid w:val="00D128C0"/>
    <w:rsid w:val="00D46AC3"/>
    <w:rsid w:val="00DE0A42"/>
    <w:rsid w:val="00E808BE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aio Pizzol" w:date="2026-08-03T22:23:00Z">
        <w:pPr>
          <w:spacing w:line="276" w:lineRule="auto"/>
          <w:ind w:firstLine="432"/>
        </w:pPr>
      </w:pPrChange>
    </w:pPr>
    <w:rPr>
      <w:rPrChange w:id="0" w:author="Caio Pizzol" w:date="2026-08-03T22:23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F0"/>
    <w:pPr>
      <w:keepNext/>
      <w:keepLines/>
      <w:spacing w:before="160" w:after="80"/>
      <w:outlineLvl w:val="1"/>
      <w:pPrChange w:id="1" w:author="Caio Pizzol" w:date="2026-08-03T22:23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Caio Pizzol" w:date="2026-08-03T22:23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F0"/>
    <w:pPr>
      <w:keepNext/>
      <w:keepLines/>
      <w:spacing w:before="160" w:after="80"/>
      <w:outlineLvl w:val="2"/>
      <w:pPrChange w:id="2" w:author="Caio Pizzol" w:date="2026-08-03T22:23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2" w:author="Caio Pizzol" w:date="2026-08-03T22:2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F0"/>
    <w:pPr>
      <w:keepNext/>
      <w:keepLines/>
      <w:spacing w:before="40" w:after="0"/>
      <w:outlineLvl w:val="5"/>
      <w:pPrChange w:id="3" w:author="Caio Pizzol" w:date="2026-08-03T22:23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Caio Pizzol" w:date="2026-08-03T22:2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F0"/>
    <w:pPr>
      <w:keepNext/>
      <w:keepLines/>
      <w:spacing w:before="40" w:after="0"/>
      <w:outlineLvl w:val="6"/>
      <w:pPrChange w:id="4" w:author="Caio Pizzol" w:date="2026-08-03T22:23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Caio Pizzol" w:date="2026-08-03T22:2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F0"/>
    <w:pPr>
      <w:keepNext/>
      <w:keepLines/>
      <w:spacing w:after="0"/>
      <w:outlineLvl w:val="7"/>
      <w:pPrChange w:id="5" w:author="Caio Pizzol" w:date="2026-08-03T22:23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Caio Pizzol" w:date="2026-08-03T22:2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F0"/>
    <w:pPr>
      <w:keepNext/>
      <w:keepLines/>
      <w:spacing w:after="0"/>
      <w:outlineLvl w:val="8"/>
      <w:pPrChange w:id="6" w:author="Caio Pizzol" w:date="2026-08-03T22:23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Caio Pizzol" w:date="2026-08-03T22:2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F0"/>
    <w:pPr>
      <w:numPr>
        <w:ilvl w:val="1"/>
      </w:numPr>
      <w:pPrChange w:id="7" w:author="Caio Pizzol" w:date="2026-08-03T22:23:00Z">
        <w:pPr>
          <w:numPr>
            <w:ilvl w:val="1"/>
          </w:numPr>
          <w:spacing w:after="160" w:line="278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Caio Pizzol" w:date="2026-08-03T22:2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050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04A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2025-09-19T16:33:00Z</dcterms:created>
  <dcterms:modified xsi:type="dcterms:W3CDTF">2026-08-04T02:23:00Z</dcterms:modified>
</cp:coreProperties>
</file>