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A01A" w14:textId="77777777" w:rsidR="00FF19A2" w:rsidRPr="00707476" w:rsidRDefault="00FF19A2" w:rsidP="00FF19A2">
      <w:pPr>
        <w:rPr>
          <w:rFonts w:ascii="Arial" w:hAnsi="Arial" w:cs="Arial"/>
          <w:sz w:val="32"/>
          <w:szCs w:val="32"/>
        </w:rPr>
      </w:pPr>
      <w:r w:rsidRPr="00707476">
        <w:rPr>
          <w:rFonts w:ascii="Arial" w:hAnsi="Arial" w:cs="Arial"/>
          <w:sz w:val="32"/>
          <w:szCs w:val="32"/>
        </w:rPr>
        <w:t>This is a document with:</w:t>
      </w:r>
    </w:p>
    <w:p w14:paraId="3622BF84" w14:textId="77777777"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normal headers and footers defined</w:t>
      </w:r>
      <w:r>
        <w:rPr>
          <w:rFonts w:ascii="Arial" w:hAnsi="Arial" w:cs="Arial"/>
          <w:sz w:val="32"/>
          <w:szCs w:val="32"/>
        </w:rPr>
        <w:t xml:space="preserve"> - ON</w:t>
      </w:r>
    </w:p>
    <w:p w14:paraId="6E19FC06" w14:textId="77777777"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 xml:space="preserve">odd/even headers and footers </w:t>
      </w:r>
      <w:ins w:id="0" w:author="Mary Jones" w:date="2026-08-03T22:18:00Z" w16du:dateUtc="2026-08-04T02:18:00Z">
        <w:r w:rsidR="00152737">
          <w:rPr>
            <w:rFonts w:ascii="Arial" w:hAnsi="Arial" w:cs="Arial"/>
            <w:sz w:val="32"/>
            <w:szCs w:val="32"/>
          </w:rPr>
          <w:t xml:space="preserve">NOT </w:t>
        </w:r>
      </w:ins>
      <w:r w:rsidRPr="00707476">
        <w:rPr>
          <w:rFonts w:ascii="Arial" w:hAnsi="Arial" w:cs="Arial"/>
          <w:sz w:val="32"/>
          <w:szCs w:val="32"/>
        </w:rPr>
        <w:t>defined</w:t>
      </w:r>
      <w:del w:id="1" w:author="Mary Jones" w:date="2026-08-03T22:18:00Z" w16du:dateUtc="2026-08-04T02:18:00Z">
        <w:r>
          <w:rPr>
            <w:rFonts w:ascii="Arial" w:hAnsi="Arial" w:cs="Arial"/>
            <w:sz w:val="32"/>
            <w:szCs w:val="32"/>
          </w:rPr>
          <w:delText xml:space="preserve"> - ON</w:delText>
        </w:r>
      </w:del>
    </w:p>
    <w:p w14:paraId="75E6608C" w14:textId="66B91CF9"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 xml:space="preserve">first page header and footer </w:t>
      </w:r>
      <w:r>
        <w:rPr>
          <w:rFonts w:ascii="Arial" w:hAnsi="Arial" w:cs="Arial"/>
          <w:sz w:val="32"/>
          <w:szCs w:val="32"/>
        </w:rPr>
        <w:t xml:space="preserve">NOT </w:t>
      </w:r>
      <w:r w:rsidRPr="00707476">
        <w:rPr>
          <w:rFonts w:ascii="Arial" w:hAnsi="Arial" w:cs="Arial"/>
          <w:sz w:val="32"/>
          <w:szCs w:val="32"/>
        </w:rPr>
        <w:t>defined</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EC5A7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3A89" w14:textId="77777777" w:rsidR="00F30029" w:rsidRDefault="00F30029" w:rsidP="004F01DB">
      <w:r>
        <w:separator/>
      </w:r>
    </w:p>
  </w:endnote>
  <w:endnote w:type="continuationSeparator" w:id="0">
    <w:p w14:paraId="42F1E9B6" w14:textId="77777777" w:rsidR="00F30029" w:rsidRDefault="00F30029"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del w:id="6" w:author="Mary Jones" w:date="2026-08-03T22:18:00Z" w16du:dateUtc="2026-08-04T02:18: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DD938F6" w:rsidR="004F01DB" w:rsidRDefault="004F01DB" w:rsidP="004F01DB">
    <w:pPr>
      <w:pStyle w:val="Header"/>
      <w:ind w:right="360" w:firstLine="360"/>
    </w:pPr>
    <w:ins w:id="7" w:author="Mary Jones" w:date="2026-08-03T22:18:00Z" w16du:dateUtc="2026-08-04T02:18:00Z">
      <w:r>
        <w:t>Normal</w:t>
      </w:r>
    </w:ins>
    <w:del w:id="8" w:author="Mary Jones" w:date="2026-08-03T22:18:00Z" w16du:dateUtc="2026-08-04T02:18:00Z">
      <w:r w:rsidR="00EC5A74">
        <w:delText>Odd page</w:delText>
      </w:r>
    </w:del>
    <w:r>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CEE0" w14:textId="77777777" w:rsidR="00EC5A74" w:rsidRDefault="00EC5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6D41" w14:textId="77777777" w:rsidR="00F30029" w:rsidRDefault="00F30029" w:rsidP="004F01DB">
      <w:r>
        <w:separator/>
      </w:r>
    </w:p>
  </w:footnote>
  <w:footnote w:type="continuationSeparator" w:id="0">
    <w:p w14:paraId="5547DCBB" w14:textId="77777777" w:rsidR="00F30029" w:rsidRDefault="00F30029"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rPr>
        <w:del w:id="2" w:author="Mary Jones" w:date="2026-08-03T22:18:00Z" w16du:dateUtc="2026-08-04T02:18:00Z"/>
      </w:rPr>
    </w:pPr>
    <w:del w:id="3" w:author="Mary Jones" w:date="2026-08-03T22:18:00Z" w16du:dateUtc="2026-08-04T02:18:00Z">
      <w:r>
        <w:delText>Even page header, page numbers at the right</w:delText>
      </w:r>
    </w:del>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40DD2F5" w:rsidR="004F01DB" w:rsidRDefault="004F01DB" w:rsidP="004F01DB">
    <w:pPr>
      <w:pStyle w:val="Header"/>
      <w:ind w:right="360"/>
    </w:pPr>
    <w:ins w:id="4" w:author="Mary Jones" w:date="2026-08-03T22:18:00Z" w16du:dateUtc="2026-08-04T02:18:00Z">
      <w:r>
        <w:t>Normal</w:t>
      </w:r>
    </w:ins>
    <w:del w:id="5" w:author="Mary Jones" w:date="2026-08-03T22:18:00Z" w16du:dateUtc="2026-08-04T02:18:00Z">
      <w:r w:rsidR="00EC5A74">
        <w:delText>Odd page</w:delText>
      </w:r>
    </w:del>
    <w:r>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A517" w14:textId="77777777" w:rsidR="00EC5A74" w:rsidRDefault="00EC5A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52737"/>
    <w:rsid w:val="00206959"/>
    <w:rsid w:val="002B1C2A"/>
    <w:rsid w:val="003C095A"/>
    <w:rsid w:val="004F01DB"/>
    <w:rsid w:val="0081143E"/>
    <w:rsid w:val="00903368"/>
    <w:rsid w:val="009F2052"/>
    <w:rsid w:val="00A152CE"/>
    <w:rsid w:val="00A22C64"/>
    <w:rsid w:val="00A35637"/>
    <w:rsid w:val="00BA5503"/>
    <w:rsid w:val="00CA3C11"/>
    <w:rsid w:val="00CC2905"/>
    <w:rsid w:val="00D0705C"/>
    <w:rsid w:val="00E67EB6"/>
    <w:rsid w:val="00EC5A74"/>
    <w:rsid w:val="00F30029"/>
    <w:rsid w:val="00FA5594"/>
    <w:rsid w:val="00FF1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5452</Words>
  <Characters>31082</Characters>
  <Application>Microsoft Office Word</Application>
  <DocSecurity>0</DocSecurity>
  <Lines>259</Lines>
  <Paragraphs>72</Paragraphs>
  <ScaleCrop>false</ScaleCrop>
  <Company/>
  <LinksUpToDate>false</LinksUpToDate>
  <CharactersWithSpaces>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2025-11-04T03:54:00Z</dcterms:created>
  <dcterms:modified xsi:type="dcterms:W3CDTF">2026-08-04T02:18:00Z</dcterms:modified>
</cp:coreProperties>
</file>