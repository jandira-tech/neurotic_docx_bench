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3B0C" w14:textId="516CEFBF" w:rsidR="006C4ACB" w:rsidRDefault="00EE4108">
      <w:ins w:id="0" w:author="LS" w:date="2026-08-03T22:18:00Z" w16du:dateUtc="2026-08-04T02:18:00Z">
        <w:r>
          <w:rPr>
            <w:noProof/>
          </w:rPr>
          <w:drawing>
            <wp:inline distT="0" distB="0" distL="0" distR="0">
              <wp:extent cx="4476750" cy="1859968"/>
              <wp:effectExtent l="1251267" t="63183" r="1251268" b="70167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s (2).png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2934365">
                        <a:off x="0" y="0"/>
                        <a:ext cx="4499568" cy="18694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2238375" cy="2038350"/>
              <wp:effectExtent l="0" t="0" r="9525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s (1).png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8375" cy="2038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2162175" cy="2114550"/>
              <wp:effectExtent l="0" t="0" r="9525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s.png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2175" cy="2114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lastRenderedPageBreak/>
          <w:drawing>
            <wp:inline distT="0" distB="0" distL="0" distR="0">
              <wp:extent cx="3121152" cy="2185416"/>
              <wp:effectExtent l="0" t="0" r="3175" b="5715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stockphoto-1217526324-1024x1024.jpg"/>
                      <pic:cNvPicPr/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1152" cy="21854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4610100" cy="2457450"/>
              <wp:effectExtent l="266700" t="609600" r="247650" b="60960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fiki3-7.png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9801659">
                        <a:off x="0" y="0"/>
                        <a:ext cx="4610100" cy="2457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" w:author="LS" w:date="2026-08-03T22:18:00Z" w16du:dateUtc="2026-08-04T02:18:00Z">
        <w:r w:rsidR="006C4ACB">
          <w:delText>This is the start.</w:delText>
        </w:r>
      </w:del>
    </w:p>
    <w:sectPr w:rsidR="006C4ACB">
      <w:pgSz w:w="12240" w:h="15840"/>
      <w:pgMar w:top="1440" w:right="1440" w:bottom="1440" w:left="1440" w:header="720" w:footer="720" w:gutter="0"/>
      <w:cols w:space="720"/>
      <w:docGrid w:linePitch="360"/>
      <w:sectPrChange w:id="2" w:author="LS" w:date="2026-08-03T22:18:00Z" w16du:dateUtc="2026-08-04T02:18:00Z">
        <w:sectPr w:rsidR="006C4ACB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106262"/>
    <w:rsid w:val="0015412B"/>
    <w:rsid w:val="002B1C2A"/>
    <w:rsid w:val="00524058"/>
    <w:rsid w:val="006C4ACB"/>
    <w:rsid w:val="00BC0E81"/>
    <w:rsid w:val="00EE4108"/>
    <w:rsid w:val="00F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41920F-72C0-C04B-B724-917DF5384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2026-01-02T15:36:00Z</dcterms:created>
  <dcterms:modified xsi:type="dcterms:W3CDTF">2026-08-04T02:18:00Z</dcterms:modified>
</cp:coreProperties>
</file>