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D7B5" w14:textId="670AA228" w:rsidR="001B0BB6" w:rsidRDefault="00A7053F">
      <w:pPr>
        <w:rPr>
          <w:ins w:id="8" w:author="Priya Seethapathy" w:date="2026-08-04T06:07:00Z" w16du:dateUtc="2026-08-04T10:07:00Z"/>
        </w:rPr>
      </w:pPr>
      <w:ins w:id="9" w:author="Priya Seethapathy" w:date="2026-08-04T06:07:00Z" w16du:dateUtc="2026-08-04T10:07:00Z">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ins>
    </w:p>
    <w:p w14:paraId="1D5CE2B3" w14:textId="77777777" w:rsidR="00A7053F" w:rsidRPr="00A7053F" w:rsidRDefault="00A7053F" w:rsidP="00186BFF">
      <w:pPr>
        <w:pStyle w:val="Heading1"/>
        <w:rPr>
          <w:ins w:id="10" w:author="Priya Seethapathy" w:date="2026-08-04T06:07:00Z" w16du:dateUtc="2026-08-04T10:07:00Z"/>
        </w:rPr>
      </w:pPr>
      <w:ins w:id="11" w:author="Priya Seethapathy" w:date="2026-08-04T06:07:00Z" w16du:dateUtc="2026-08-04T10:07:00Z">
        <w:r w:rsidRPr="00A7053F">
          <w:lastRenderedPageBreak/>
          <w:t>Throughout this form</w:t>
        </w:r>
      </w:ins>
    </w:p>
    <w:p w14:paraId="0228CA9E" w14:textId="0F71A8E6" w:rsidR="00A7053F" w:rsidRDefault="00A7053F" w:rsidP="00A7053F">
      <w:pPr>
        <w:rPr>
          <w:ins w:id="12" w:author="Priya Seethapathy" w:date="2026-08-04T06:07:00Z" w16du:dateUtc="2026-08-04T10:07:00Z"/>
        </w:rPr>
      </w:pPr>
      <w:ins w:id="13" w:author="Priya Seethapathy" w:date="2026-08-04T06:07:00Z" w16du:dateUtc="2026-08-04T10:07:00Z">
        <w:r>
          <w:t>This icon appears throughout the form. It indicates information to help you complete the form.</w:t>
        </w:r>
      </w:ins>
    </w:p>
    <w:p w14:paraId="2F09CD0A" w14:textId="77777777" w:rsidR="00A7053F" w:rsidRDefault="00A7053F">
      <w:pPr>
        <w:rPr>
          <w:ins w:id="14" w:author="Priya Seethapathy" w:date="2026-08-04T06:07:00Z" w16du:dateUtc="2026-08-04T10:07:00Z"/>
        </w:rPr>
      </w:pPr>
    </w:p>
    <w:p w14:paraId="2E57007A" w14:textId="77777777" w:rsidR="00A7053F" w:rsidRDefault="00A7053F">
      <w:pPr>
        <w:rPr>
          <w:ins w:id="15" w:author="Priya Seethapathy" w:date="2026-08-04T06:07:00Z" w16du:dateUtc="2026-08-04T10:07:00Z"/>
        </w:rPr>
      </w:pPr>
    </w:p>
    <w:p w14:paraId="2AD34E6F" w14:textId="072F0088" w:rsidR="003C58BC" w:rsidRDefault="00C84C6E">
      <w:pPr>
        <w:rPr>
          <w:del w:id="16" w:author="Priya Seethapathy" w:date="2026-08-04T06:07:00Z" w16du:dateUtc="2026-08-04T10:07:00Z"/>
        </w:rPr>
      </w:pPr>
      <w:del w:id="17" w:author="Priya Seethapathy" w:date="2026-08-04T06:07:00Z" w16du:dateUtc="2026-08-04T10:07:00Z">
        <w:r>
          <w:delText xml:space="preserve">This is a cool doc </w:delText>
        </w:r>
      </w:del>
    </w:p>
    <w:p w14:paraId="38F0F223" w14:textId="77777777" w:rsidR="00C84C6E" w:rsidRDefault="00C84C6E">
      <w:pPr>
        <w:rPr>
          <w:del w:id="18" w:author="Priya Seethapathy" w:date="2026-08-04T06:07:00Z" w16du:dateUtc="2026-08-04T10:07:00Z"/>
        </w:rPr>
      </w:pPr>
    </w:p>
    <w:p w14:paraId="4789E2D5" w14:textId="10C44F1B" w:rsidR="00C84C6E" w:rsidRDefault="00C84C6E">
      <w:pPr>
        <w:rPr>
          <w:del w:id="19" w:author="Priya Seethapathy" w:date="2026-08-04T06:07:00Z" w16du:dateUtc="2026-08-04T10:07:00Z"/>
        </w:rPr>
      </w:pPr>
      <w:del w:id="20" w:author="Priya Seethapathy" w:date="2026-08-04T06:07:00Z" w16du:dateUtc="2026-08-04T10:07:00Z">
        <w:r>
          <w:delText>Brand new suggestion</w:delText>
        </w:r>
      </w:del>
    </w:p>
    <w:p w14:paraId="47A7AF93" w14:textId="77777777" w:rsidR="00C84C6E" w:rsidRDefault="00C84C6E">
      <w:pPr>
        <w:rPr>
          <w:del w:id="21" w:author="Priya Seethapathy" w:date="2026-08-04T06:07:00Z" w16du:dateUtc="2026-08-04T10:07:00Z"/>
        </w:rPr>
      </w:pPr>
    </w:p>
    <w:p w14:paraId="1CCEE4CD" w14:textId="31341F60" w:rsidR="00C84C6E" w:rsidRDefault="00C84C6E">
      <w:del w:id="22" w:author="Priya Seethapathy" w:date="2026-08-04T06:07:00Z" w16du:dateUtc="2026-08-04T10:07:00Z">
        <w:r>
          <w:delText>Deletion of text</w:delText>
        </w:r>
      </w:del>
    </w:p>
    <w:sectPr w:rsidR="00C84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6E"/>
    <w:rsid w:val="00124CEA"/>
    <w:rsid w:val="00186BFF"/>
    <w:rsid w:val="001B0BB6"/>
    <w:rsid w:val="002E1CBC"/>
    <w:rsid w:val="003361CB"/>
    <w:rsid w:val="00360F1B"/>
    <w:rsid w:val="00394854"/>
    <w:rsid w:val="003C1D14"/>
    <w:rsid w:val="003C58BC"/>
    <w:rsid w:val="00744FED"/>
    <w:rsid w:val="00931F1A"/>
    <w:rsid w:val="00A16521"/>
    <w:rsid w:val="00A33843"/>
    <w:rsid w:val="00A7053F"/>
    <w:rsid w:val="00C61D86"/>
    <w:rsid w:val="00C84C6E"/>
    <w:rsid w:val="00DD3505"/>
    <w:rsid w:val="00F3365F"/>
    <w:rsid w:val="00FB140E"/>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2279CC"/>
  <w15:chartTrackingRefBased/>
  <w15:docId w15:val="{47D7C710-3F38-E24F-A4F4-908D4474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pPr>
      <w:spacing w:after="160" w:line="278" w:lineRule="auto"/>
      <w:pPrChange w:id="0" w:author="Priya Seethapathy" w:date="2026-08-04T06:07:00Z">
        <w:pPr/>
      </w:pPrChange>
    </w:pPr>
    <w:rPr>
      <w:rFonts w:ascii="Times New Roman" w:hAnsi="Times New Roman"/>
      <w:rPrChange w:id="0" w:author="Priya Seethapathy" w:date="2026-08-04T06:07:00Z">
        <w:rPr>
          <w:rFonts w:ascii="Arial" w:eastAsiaTheme="minorHAnsi" w:hAnsi="Arial"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C84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4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C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C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4C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053F"/>
    <w:pPr>
      <w:keepNext/>
      <w:keepLines/>
      <w:spacing w:before="40" w:after="0"/>
      <w:outlineLvl w:val="5"/>
      <w:pPrChange w:id="1" w:author="Priya Seethapathy" w:date="2026-08-04T06:07: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1" w:author="Priya Seethapathy" w:date="2026-08-04T06:07: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A7053F"/>
    <w:pPr>
      <w:keepNext/>
      <w:keepLines/>
      <w:spacing w:before="40" w:after="0"/>
      <w:outlineLvl w:val="6"/>
      <w:pPrChange w:id="2" w:author="Priya Seethapathy" w:date="2026-08-04T06:07: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2" w:author="Priya Seethapathy" w:date="2026-08-04T06:07: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A7053F"/>
    <w:pPr>
      <w:keepNext/>
      <w:keepLines/>
      <w:spacing w:after="0"/>
      <w:outlineLvl w:val="7"/>
      <w:pPrChange w:id="3" w:author="Priya Seethapathy" w:date="2026-08-04T06:07: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3" w:author="Priya Seethapathy" w:date="2026-08-04T06:07: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A7053F"/>
    <w:pPr>
      <w:keepNext/>
      <w:keepLines/>
      <w:spacing w:after="0"/>
      <w:outlineLvl w:val="8"/>
      <w:pPrChange w:id="4" w:author="Priya Seethapathy" w:date="2026-08-04T06:07:00Z">
        <w:pPr>
          <w:keepNext/>
          <w:keepLines/>
          <w:spacing w:after="160" w:line="278" w:lineRule="auto"/>
          <w:outlineLvl w:val="8"/>
        </w:pPr>
      </w:pPrChange>
    </w:pPr>
    <w:rPr>
      <w:rFonts w:asciiTheme="minorHAnsi" w:eastAsiaTheme="majorEastAsia" w:hAnsiTheme="minorHAnsi" w:cstheme="majorBidi"/>
      <w:color w:val="272727" w:themeColor="text1" w:themeTint="D8"/>
      <w:rPrChange w:id="4" w:author="Priya Seethapathy" w:date="2026-08-04T06:07: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4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C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C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4C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4C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4C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C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C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053F"/>
    <w:pPr>
      <w:spacing w:after="80" w:line="240" w:lineRule="auto"/>
      <w:contextualSpacing/>
      <w:pPrChange w:id="5" w:author="Priya Seethapathy" w:date="2026-08-04T06:07:00Z">
        <w:pPr>
          <w:spacing w:after="80" w:line="278" w:lineRule="auto"/>
          <w:contextualSpacing/>
        </w:pPr>
      </w:pPrChange>
    </w:pPr>
    <w:rPr>
      <w:rFonts w:asciiTheme="majorHAnsi" w:eastAsiaTheme="majorEastAsia" w:hAnsiTheme="majorHAnsi" w:cstheme="majorBidi"/>
      <w:spacing w:val="-10"/>
      <w:kern w:val="28"/>
      <w:sz w:val="56"/>
      <w:szCs w:val="56"/>
      <w:rPrChange w:id="5" w:author="Priya Seethapathy" w:date="2026-08-04T06:07: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C84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53F"/>
    <w:pPr>
      <w:numPr>
        <w:ilvl w:val="1"/>
      </w:numPr>
      <w:pPrChange w:id="6" w:author="Priya Seethapathy" w:date="2026-08-04T06:07: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6" w:author="Priya Seethapathy" w:date="2026-08-04T06:07: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C84C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053F"/>
    <w:pPr>
      <w:spacing w:before="160"/>
      <w:jc w:val="center"/>
      <w:pPrChange w:id="7" w:author="Priya Seethapathy" w:date="2026-08-04T06:07:00Z">
        <w:pPr>
          <w:spacing w:before="160" w:after="160" w:line="278" w:lineRule="auto"/>
          <w:jc w:val="center"/>
        </w:pPr>
      </w:pPrChange>
    </w:pPr>
    <w:rPr>
      <w:i/>
      <w:iCs/>
      <w:color w:val="404040" w:themeColor="text1" w:themeTint="BF"/>
      <w:rPrChange w:id="7" w:author="Priya Seethapathy" w:date="2026-08-04T06:07: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C84C6E"/>
    <w:rPr>
      <w:rFonts w:ascii="Times New Roman" w:hAnsi="Times New Roman"/>
      <w:i/>
      <w:iCs/>
      <w:color w:val="404040" w:themeColor="text1" w:themeTint="BF"/>
    </w:rPr>
  </w:style>
  <w:style w:type="paragraph" w:styleId="ListParagraph">
    <w:name w:val="List Paragraph"/>
    <w:basedOn w:val="Normal"/>
    <w:uiPriority w:val="34"/>
    <w:qFormat/>
    <w:rsid w:val="00C84C6E"/>
    <w:pPr>
      <w:ind w:left="720"/>
      <w:contextualSpacing/>
    </w:pPr>
  </w:style>
  <w:style w:type="character" w:styleId="IntenseEmphasis">
    <w:name w:val="Intense Emphasis"/>
    <w:basedOn w:val="DefaultParagraphFont"/>
    <w:uiPriority w:val="21"/>
    <w:qFormat/>
    <w:rsid w:val="00C84C6E"/>
    <w:rPr>
      <w:i/>
      <w:iCs/>
      <w:color w:val="0F4761" w:themeColor="accent1" w:themeShade="BF"/>
    </w:rPr>
  </w:style>
  <w:style w:type="paragraph" w:styleId="IntenseQuote">
    <w:name w:val="Intense Quote"/>
    <w:basedOn w:val="Normal"/>
    <w:next w:val="Normal"/>
    <w:link w:val="IntenseQuoteChar"/>
    <w:uiPriority w:val="30"/>
    <w:qFormat/>
    <w:rsid w:val="00C84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C6E"/>
    <w:rPr>
      <w:i/>
      <w:iCs/>
      <w:color w:val="0F4761" w:themeColor="accent1" w:themeShade="BF"/>
    </w:rPr>
  </w:style>
  <w:style w:type="character" w:styleId="IntenseReference">
    <w:name w:val="Intense Reference"/>
    <w:basedOn w:val="DefaultParagraphFont"/>
    <w:uiPriority w:val="32"/>
    <w:qFormat/>
    <w:rsid w:val="00C84C6E"/>
    <w:rPr>
      <w:b/>
      <w:bCs/>
      <w:smallCaps/>
      <w:color w:val="0F4761" w:themeColor="accent1" w:themeShade="BF"/>
      <w:spacing w:val="5"/>
    </w:rPr>
  </w:style>
  <w:style w:type="paragraph" w:styleId="Revision">
    <w:name w:val="Revision"/>
    <w:hidden/>
    <w:uiPriority w:val="99"/>
    <w:semiHidden/>
    <w:rsid w:val="00C84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2025-11-15T21:49:00Z</dcterms:created>
  <dcterms:modified xsi:type="dcterms:W3CDTF">2026-08-04T10:07:00Z</dcterms:modified>
</cp:coreProperties>
</file>