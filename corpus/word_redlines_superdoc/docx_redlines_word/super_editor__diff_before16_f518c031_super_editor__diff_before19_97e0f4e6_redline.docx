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E14B8" w14:textId="3B929828" w:rsidR="009B11BD" w:rsidRDefault="009B11BD">
      <w:pPr>
        <w:rPr>
          <w:ins w:id="0" w:author="Luccas Correa" w:date="2026-08-03T22:18:00Z" w16du:dateUtc="2026-08-04T02:18:00Z"/>
        </w:rPr>
      </w:pPr>
      <w:ins w:id="1" w:author="Luccas Correa" w:date="2026-08-03T22:18:00Z" w16du:dateUtc="2026-08-04T02:18:00Z">
        <w:r>
          <w:t>Some text</w:t>
        </w:r>
      </w:ins>
    </w:p>
    <w:p w14:paraId="6439FBAB" w14:textId="55E7A5AC" w:rsidR="00BF2CA6" w:rsidRDefault="009B11BD" w:rsidP="00BF2CA6">
      <w:pPr>
        <w:pStyle w:val="Heading1"/>
        <w:rPr>
          <w:del w:id="2" w:author="Luccas Correa" w:date="2026-08-03T22:18:00Z" w16du:dateUtc="2026-08-04T02:18:00Z"/>
        </w:rPr>
      </w:pPr>
      <w:ins w:id="3" w:author="Luccas Correa" w:date="2026-08-03T22:18:00Z" w16du:dateUtc="2026-08-04T02:18:00Z">
        <w:r>
          <w:t>An image will be added below:</w:t>
        </w:r>
      </w:ins>
      <w:del w:id="4" w:author="Luccas Correa" w:date="2026-08-03T22:18:00Z" w16du:dateUtc="2026-08-04T02:18:00Z">
        <w:r w:rsidR="00BF2CA6">
          <w:delText>Diffing feature</w:delText>
        </w:r>
      </w:del>
    </w:p>
    <w:tbl>
      <w:tblPr>
        <w:tblStyle w:val="TableGrid"/>
        <w:tblW w:w="0" w:type="auto"/>
        <w:tblLook w:val="04A0" w:firstRow="1" w:lastRow="0" w:firstColumn="1" w:lastColumn="0" w:noHBand="0" w:noVBand="1"/>
      </w:tblPr>
      <w:tblGrid>
        <w:gridCol w:w="9350"/>
      </w:tblGrid>
      <w:tr w:rsidR="00523539" w14:paraId="718AB3DC" w14:textId="77777777" w:rsidTr="00523539">
        <w:trPr>
          <w:del w:id="5" w:author="Luccas Correa" w:date="2026-08-03T22:18:00Z" w16du:dateUtc="2026-08-04T02:18:00Z"/>
        </w:trPr>
        <w:tc>
          <w:tcPr>
            <w:tcW w:w="9350" w:type="dxa"/>
          </w:tcPr>
          <w:p w14:paraId="71D0C7B7" w14:textId="0D6B1B09" w:rsidR="00523539" w:rsidRDefault="00523539" w:rsidP="00BF2CA6">
            <w:pPr>
              <w:rPr>
                <w:del w:id="6" w:author="Luccas Correa" w:date="2026-08-03T22:18:00Z" w16du:dateUtc="2026-08-04T02:18:00Z"/>
              </w:rPr>
            </w:pPr>
            <w:del w:id="7" w:author="Luccas Correa" w:date="2026-08-03T22:18:00Z" w16du:dateUtc="2026-08-04T02:18:00Z">
              <w:r>
                <w:delText>Diffing allows users to compare two versions of a document and quickly identify what changed between them. Instead of reading both files line by line, the editor highlights insertions, deletions, and updates so reviewers can focus on meaningful edits.</w:delText>
              </w:r>
            </w:del>
          </w:p>
        </w:tc>
      </w:tr>
      <w:tr w:rsidR="00523539" w14:paraId="63E4DFED" w14:textId="77777777" w:rsidTr="00523539">
        <w:trPr>
          <w:del w:id="8" w:author="Luccas Correa" w:date="2026-08-03T22:18:00Z" w16du:dateUtc="2026-08-04T02:18:00Z"/>
        </w:trPr>
        <w:tc>
          <w:tcPr>
            <w:tcW w:w="9350" w:type="dxa"/>
          </w:tcPr>
          <w:p w14:paraId="7122ECD7" w14:textId="2344E7E7" w:rsidR="00523539" w:rsidRDefault="00523539" w:rsidP="00BF2CA6">
            <w:pPr>
              <w:rPr>
                <w:del w:id="9" w:author="Luccas Correa" w:date="2026-08-03T22:18:00Z" w16du:dateUtc="2026-08-04T02:18:00Z"/>
              </w:rPr>
            </w:pPr>
            <w:del w:id="10" w:author="Luccas Correa" w:date="2026-08-03T22:18:00Z" w16du:dateUtc="2026-08-04T02:18:00Z">
              <w:r>
                <w:delText>The comparison process starts by loading a source document and a target document. The diff engine analyzes structure, content, and metadata, then produces a set of changes that describe how to transform the source into the target. This result can be inspected before any edits are applied.</w:delText>
              </w:r>
            </w:del>
          </w:p>
        </w:tc>
      </w:tr>
      <w:tr w:rsidR="00523539" w14:paraId="741A0F82" w14:textId="77777777" w:rsidTr="00523539">
        <w:trPr>
          <w:del w:id="11" w:author="Luccas Correa" w:date="2026-08-03T22:18:00Z" w16du:dateUtc="2026-08-04T02:18:00Z"/>
        </w:trPr>
        <w:tc>
          <w:tcPr>
            <w:tcW w:w="9350" w:type="dxa"/>
          </w:tcPr>
          <w:p w14:paraId="5E6F6F9F" w14:textId="7C87E125" w:rsidR="00523539" w:rsidRDefault="00523539" w:rsidP="00BF2CA6">
            <w:pPr>
              <w:rPr>
                <w:del w:id="12" w:author="Luccas Correa" w:date="2026-08-03T22:18:00Z" w16du:dateUtc="2026-08-04T02:18:00Z"/>
              </w:rPr>
            </w:pPr>
            <w:del w:id="13" w:author="Luccas Correa" w:date="2026-08-03T22:18:00Z" w16du:dateUtc="2026-08-04T02:18:00Z">
              <w:r>
                <w:delText>Replay takes those computed changes and applies them back to the source document in a controlled way. This is useful when teams want to review proposed changes incrementally, verify outcomes, or combine automated updates with manual review. It also helps when change tracking needs to remain visible during collaboration.</w:delText>
              </w:r>
            </w:del>
          </w:p>
        </w:tc>
      </w:tr>
      <w:tr w:rsidR="00523539" w14:paraId="5E53081A" w14:textId="77777777" w:rsidTr="00523539">
        <w:trPr>
          <w:del w:id="14" w:author="Luccas Correa" w:date="2026-08-03T22:18:00Z" w16du:dateUtc="2026-08-04T02:18:00Z"/>
        </w:trPr>
        <w:tc>
          <w:tcPr>
            <w:tcW w:w="9350" w:type="dxa"/>
          </w:tcPr>
          <w:p w14:paraId="26D1EBE2" w14:textId="15B91767" w:rsidR="00523539" w:rsidRDefault="00523539" w:rsidP="00BF2CA6">
            <w:pPr>
              <w:rPr>
                <w:del w:id="15" w:author="Luccas Correa" w:date="2026-08-03T22:18:00Z" w16du:dateUtc="2026-08-04T02:18:00Z"/>
              </w:rPr>
            </w:pPr>
            <w:del w:id="16" w:author="Luccas Correa" w:date="2026-08-03T22:18:00Z" w16du:dateUtc="2026-08-04T02:18:00Z">
              <w:r>
                <w:delText>Comment handling is an important part of diffing and replay workflows. If a comment is added, updated, resolved, or removed in the target document, those actions should be reflected during replay so the discussion state stays consistent. Accurate comment synchronization is essential for review quality.</w:delText>
              </w:r>
            </w:del>
          </w:p>
        </w:tc>
      </w:tr>
      <w:tr w:rsidR="00523539" w14:paraId="455A96BF" w14:textId="77777777" w:rsidTr="00523539">
        <w:trPr>
          <w:del w:id="17" w:author="Luccas Correa" w:date="2026-08-03T22:18:00Z" w16du:dateUtc="2026-08-04T02:18:00Z"/>
        </w:trPr>
        <w:tc>
          <w:tcPr>
            <w:tcW w:w="9350" w:type="dxa"/>
          </w:tcPr>
          <w:p w14:paraId="326AC6D5" w14:textId="657A841B" w:rsidR="00523539" w:rsidRDefault="00523539" w:rsidP="00BF2CA6">
            <w:pPr>
              <w:rPr>
                <w:del w:id="18" w:author="Luccas Correa" w:date="2026-08-03T22:18:00Z" w16du:dateUtc="2026-08-04T02:18:00Z"/>
              </w:rPr>
            </w:pPr>
            <w:del w:id="19" w:author="Luccas Correa" w:date="2026-08-03T22:18:00Z" w16du:dateUtc="2026-08-04T02:18:00Z">
              <w:r>
                <w:delText>In multi-document sessions, ID collisions can occur when different files reuse the same imported comment IDs. A robust implementation scopes comment operations to the active document to avoid incorrectly updating, deleting, or deduplicating comments from another file. This keeps replay behavior predictable.</w:delText>
              </w:r>
            </w:del>
          </w:p>
        </w:tc>
      </w:tr>
      <w:tr w:rsidR="00523539" w14:paraId="5E9E6D64" w14:textId="77777777" w:rsidTr="00523539">
        <w:trPr>
          <w:del w:id="20" w:author="Luccas Correa" w:date="2026-08-03T22:18:00Z" w16du:dateUtc="2026-08-04T02:18:00Z"/>
        </w:trPr>
        <w:tc>
          <w:tcPr>
            <w:tcW w:w="9350" w:type="dxa"/>
          </w:tcPr>
          <w:p w14:paraId="3F55EE29" w14:textId="46510B01" w:rsidR="00523539" w:rsidRDefault="00523539" w:rsidP="00BF2CA6">
            <w:pPr>
              <w:rPr>
                <w:del w:id="21" w:author="Luccas Correa" w:date="2026-08-03T22:18:00Z" w16du:dateUtc="2026-08-04T02:18:00Z"/>
              </w:rPr>
            </w:pPr>
            <w:del w:id="22" w:author="Luccas Correa" w:date="2026-08-03T22:18:00Z" w16du:dateUtc="2026-08-04T02:18:00Z">
              <w:r>
                <w:delText>A reliable diff and replay pipeline gives teams confidence when validating revisions. It supports faster reviews, clearer audit trails, and safer document updates, especially in complex workflows with tracked changes, threaded comments, and repeated compare/replay cycles.</w:delText>
              </w:r>
            </w:del>
          </w:p>
        </w:tc>
      </w:tr>
    </w:tbl>
    <w:p w14:paraId="67BF34A7" w14:textId="3F2685A7" w:rsidR="00BF2CA6" w:rsidRDefault="00BF2CA6" w:rsidP="00BF2CA6"/>
    <w:sectPr w:rsidR="00BF2C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cas Correa">
    <w15:presenceInfo w15:providerId="AD" w15:userId="S::luccas@harbourteam.onmicrosoft.com::6b456913-ee82-49db-8f20-f0d928c05c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CA6"/>
    <w:rsid w:val="00081CBC"/>
    <w:rsid w:val="00283078"/>
    <w:rsid w:val="002B1C2A"/>
    <w:rsid w:val="00523539"/>
    <w:rsid w:val="00765E93"/>
    <w:rsid w:val="009B11BD"/>
    <w:rsid w:val="00A8162B"/>
    <w:rsid w:val="00BF2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A2C1D3"/>
  <w15:chartTrackingRefBased/>
  <w15:docId w15:val="{A31C6B9E-32BA-9A4A-9C62-273D2ABCA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2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2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CA6"/>
    <w:rPr>
      <w:rFonts w:eastAsiaTheme="majorEastAsia" w:cstheme="majorBidi"/>
      <w:color w:val="272727" w:themeColor="text1" w:themeTint="D8"/>
    </w:rPr>
  </w:style>
  <w:style w:type="paragraph" w:styleId="Title">
    <w:name w:val="Title"/>
    <w:basedOn w:val="Normal"/>
    <w:next w:val="Normal"/>
    <w:link w:val="TitleChar"/>
    <w:uiPriority w:val="10"/>
    <w:qFormat/>
    <w:rsid w:val="00BF2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CA6"/>
    <w:pPr>
      <w:spacing w:before="160"/>
      <w:jc w:val="center"/>
    </w:pPr>
    <w:rPr>
      <w:i/>
      <w:iCs/>
      <w:color w:val="404040" w:themeColor="text1" w:themeTint="BF"/>
    </w:rPr>
  </w:style>
  <w:style w:type="character" w:customStyle="1" w:styleId="QuoteChar">
    <w:name w:val="Quote Char"/>
    <w:basedOn w:val="DefaultParagraphFont"/>
    <w:link w:val="Quote"/>
    <w:uiPriority w:val="29"/>
    <w:rsid w:val="00BF2CA6"/>
    <w:rPr>
      <w:i/>
      <w:iCs/>
      <w:color w:val="404040" w:themeColor="text1" w:themeTint="BF"/>
    </w:rPr>
  </w:style>
  <w:style w:type="paragraph" w:styleId="ListParagraph">
    <w:name w:val="List Paragraph"/>
    <w:basedOn w:val="Normal"/>
    <w:uiPriority w:val="34"/>
    <w:qFormat/>
    <w:rsid w:val="00BF2CA6"/>
    <w:pPr>
      <w:ind w:left="720"/>
      <w:contextualSpacing/>
    </w:pPr>
  </w:style>
  <w:style w:type="character" w:styleId="IntenseEmphasis">
    <w:name w:val="Intense Emphasis"/>
    <w:basedOn w:val="DefaultParagraphFont"/>
    <w:uiPriority w:val="21"/>
    <w:qFormat/>
    <w:rsid w:val="00BF2CA6"/>
    <w:rPr>
      <w:i/>
      <w:iCs/>
      <w:color w:val="0F4761" w:themeColor="accent1" w:themeShade="BF"/>
    </w:rPr>
  </w:style>
  <w:style w:type="paragraph" w:styleId="IntenseQuote">
    <w:name w:val="Intense Quote"/>
    <w:basedOn w:val="Normal"/>
    <w:next w:val="Normal"/>
    <w:link w:val="IntenseQuoteChar"/>
    <w:uiPriority w:val="30"/>
    <w:qFormat/>
    <w:rsid w:val="00BF2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CA6"/>
    <w:rPr>
      <w:i/>
      <w:iCs/>
      <w:color w:val="0F4761" w:themeColor="accent1" w:themeShade="BF"/>
    </w:rPr>
  </w:style>
  <w:style w:type="character" w:styleId="IntenseReference">
    <w:name w:val="Intense Reference"/>
    <w:basedOn w:val="DefaultParagraphFont"/>
    <w:uiPriority w:val="32"/>
    <w:qFormat/>
    <w:rsid w:val="00BF2CA6"/>
    <w:rPr>
      <w:b/>
      <w:bCs/>
      <w:smallCaps/>
      <w:color w:val="0F4761" w:themeColor="accent1" w:themeShade="BF"/>
      <w:spacing w:val="5"/>
    </w:rPr>
  </w:style>
  <w:style w:type="table" w:styleId="TableGrid">
    <w:name w:val="Table Grid"/>
    <w:basedOn w:val="TableNormal"/>
    <w:uiPriority w:val="39"/>
    <w:rsid w:val="00523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Luccas Correa</dc:creator>
  <cp:keywords/>
  <dc:description/>
  <cp:lastModifiedBy>Arthur Souza Rodrigues</cp:lastModifiedBy>
  <cp:revision>1</cp:revision>
  <dcterms:created xsi:type="dcterms:W3CDTF">2026-03-05T13:47:00Z</dcterms:created>
  <dcterms:modified xsi:type="dcterms:W3CDTF">2026-08-04T02:18:00Z</dcterms:modified>
</cp:coreProperties>
</file>