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rsidP="003341AB">
      <w:pPr>
        <w:spacing w:line="360" w:lineRule="auto"/>
        <w:rPr>
          <w:ins w:id="8" w:author="Priya Seethapathy" w:date="2026-08-03T22:24:00Z" w16du:dateUtc="2026-08-04T02:24:00Z"/>
        </w:rPr>
      </w:pPr>
      <w:ins w:id="9" w:author="Priya Seethapathy" w:date="2026-08-03T22:24:00Z" w16du:dateUtc="2026-08-04T02:24: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0" w:author="Priya Seethapathy" w:date="2026-08-03T22:24:00Z" w16du:dateUtc="2026-08-04T02:24:00Z"/>
        </w:rPr>
      </w:pPr>
      <w:ins w:id="11" w:author="Priya Seethapathy" w:date="2026-08-03T22:24:00Z" w16du:dateUtc="2026-08-04T02:24:00Z">
        <w:r>
          <w:lastRenderedPageBreak/>
          <w:br/>
        </w:r>
        <w:r>
          <w:br/>
        </w:r>
        <w:r w:rsidRPr="003341AB">
          <w:t>TITLE IN HERE</w:t>
        </w:r>
      </w:ins>
    </w:p>
    <w:p w14:paraId="1029A836" w14:textId="77777777" w:rsidR="003341AB" w:rsidRDefault="003341AB" w:rsidP="003341AB">
      <w:pPr>
        <w:rPr>
          <w:ins w:id="12" w:author="Priya Seethapathy" w:date="2026-08-03T22:24:00Z" w16du:dateUtc="2026-08-04T02:24:00Z"/>
        </w:rPr>
      </w:pPr>
      <w:ins w:id="13" w:author="Priya Seethapathy" w:date="2026-08-03T22:24:00Z" w16du:dateUtc="2026-08-04T02:24:00Z">
        <w:r>
          <w:t>How about now , lets change the Title to HEADING 1</w:t>
        </w:r>
      </w:ins>
    </w:p>
    <w:p w14:paraId="7E283497" w14:textId="77777777" w:rsidR="003341AB" w:rsidRDefault="003341AB" w:rsidP="003341AB">
      <w:pPr>
        <w:spacing w:line="360" w:lineRule="auto"/>
        <w:rPr>
          <w:ins w:id="14" w:author="Priya Seethapathy" w:date="2026-08-03T22:24:00Z" w16du:dateUtc="2026-08-04T02:24:00Z"/>
        </w:rPr>
      </w:pPr>
    </w:p>
    <w:p w14:paraId="68CF8728" w14:textId="77777777" w:rsidR="003341AB" w:rsidRDefault="003341AB" w:rsidP="003341AB">
      <w:pPr>
        <w:spacing w:line="360" w:lineRule="auto"/>
        <w:rPr>
          <w:ins w:id="15" w:author="Priya Seethapathy" w:date="2026-08-03T22:24:00Z" w16du:dateUtc="2026-08-04T02:24:00Z"/>
        </w:rPr>
      </w:pPr>
    </w:p>
    <w:p w14:paraId="7D25C58D" w14:textId="77777777" w:rsidR="003341AB" w:rsidRDefault="003341AB" w:rsidP="003341AB">
      <w:pPr>
        <w:spacing w:line="360" w:lineRule="auto"/>
        <w:rPr>
          <w:ins w:id="16" w:author="Priya Seethapathy" w:date="2026-08-03T22:24:00Z" w16du:dateUtc="2026-08-04T02:24:00Z"/>
        </w:rPr>
      </w:pPr>
    </w:p>
    <w:p w14:paraId="2AD34E6F" w14:textId="5573C38D" w:rsidR="003C58BC" w:rsidRDefault="00C84C6E">
      <w:pPr>
        <w:rPr>
          <w:del w:id="17" w:author="Priya Seethapathy" w:date="2026-08-03T22:24:00Z" w16du:dateUtc="2026-08-04T02:24:00Z"/>
        </w:rPr>
      </w:pPr>
      <w:del w:id="18" w:author="Priya Seethapathy" w:date="2026-08-03T22:24:00Z" w16du:dateUtc="2026-08-04T02:24:00Z">
        <w:r>
          <w:delText xml:space="preserve">This is a cool doc </w:delText>
        </w:r>
      </w:del>
    </w:p>
    <w:p w14:paraId="38F0F223" w14:textId="77777777" w:rsidR="00C84C6E" w:rsidRDefault="00C84C6E">
      <w:pPr>
        <w:rPr>
          <w:del w:id="19" w:author="Priya Seethapathy" w:date="2026-08-03T22:24:00Z" w16du:dateUtc="2026-08-04T02:24:00Z"/>
        </w:rPr>
      </w:pPr>
    </w:p>
    <w:p w14:paraId="4789E2D5" w14:textId="10C44F1B" w:rsidR="00C84C6E" w:rsidRDefault="00C84C6E">
      <w:pPr>
        <w:rPr>
          <w:del w:id="20" w:author="Priya Seethapathy" w:date="2026-08-03T22:24:00Z" w16du:dateUtc="2026-08-04T02:24:00Z"/>
        </w:rPr>
      </w:pPr>
      <w:del w:id="21" w:author="Priya Seethapathy" w:date="2026-08-03T22:24:00Z" w16du:dateUtc="2026-08-04T02:24:00Z">
        <w:r>
          <w:delText>Brand new suggestion</w:delText>
        </w:r>
      </w:del>
    </w:p>
    <w:p w14:paraId="47A7AF93" w14:textId="77777777" w:rsidR="00C84C6E" w:rsidRDefault="00C84C6E">
      <w:pPr>
        <w:rPr>
          <w:del w:id="22" w:author="Priya Seethapathy" w:date="2026-08-03T22:24:00Z" w16du:dateUtc="2026-08-04T02:24:00Z"/>
        </w:rPr>
      </w:pPr>
    </w:p>
    <w:p w14:paraId="1CCEE4CD" w14:textId="5521CF83" w:rsidR="00C84C6E" w:rsidRDefault="00C84C6E" w:rsidP="003341AB">
      <w:pPr>
        <w:spacing w:line="360" w:lineRule="auto"/>
        <w:pPrChange w:id="23" w:author="Priya Seethapathy" w:date="2026-08-03T22:24:00Z" w16du:dateUtc="2026-08-04T02:24:00Z">
          <w:pPr/>
        </w:pPrChange>
      </w:pPr>
      <w:del w:id="24" w:author="Priya Seethapathy" w:date="2026-08-03T22:24:00Z" w16du:dateUtc="2026-08-04T02:24:00Z">
        <w:r>
          <w:delText>Deletion of text</w:delText>
        </w:r>
      </w:del>
    </w:p>
    <w:sectPr w:rsidR="00C84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6E"/>
    <w:rsid w:val="000463EB"/>
    <w:rsid w:val="00124CEA"/>
    <w:rsid w:val="001B0BB6"/>
    <w:rsid w:val="00220A0E"/>
    <w:rsid w:val="002E1CBC"/>
    <w:rsid w:val="003341AB"/>
    <w:rsid w:val="003361CB"/>
    <w:rsid w:val="00360F1B"/>
    <w:rsid w:val="00394854"/>
    <w:rsid w:val="003C1D14"/>
    <w:rsid w:val="003C58BC"/>
    <w:rsid w:val="00744FED"/>
    <w:rsid w:val="007F41D0"/>
    <w:rsid w:val="00931F1A"/>
    <w:rsid w:val="00B76A40"/>
    <w:rsid w:val="00C61D86"/>
    <w:rsid w:val="00C84C6E"/>
    <w:rsid w:val="00DD3505"/>
    <w:rsid w:val="00F3365F"/>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2279CC"/>
  <w15:chartTrackingRefBased/>
  <w15:docId w15:val="{47D7C710-3F38-E24F-A4F4-908D4474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spacing w:after="160" w:line="278" w:lineRule="auto"/>
      <w:pPrChange w:id="0" w:author="Priya Seethapathy" w:date="2026-08-03T22:24:00Z">
        <w:pPr/>
      </w:pPrChange>
    </w:pPr>
    <w:rPr>
      <w:rFonts w:ascii="Times New Roman" w:hAnsi="Times New Roman"/>
      <w:rPrChange w:id="0" w:author="Priya Seethapathy" w:date="2026-08-03T22:24:00Z">
        <w:rPr>
          <w:rFonts w:ascii="Arial" w:eastAsiaTheme="minorHAnsi" w:hAnsi="Arial" w:cs="Times New Roman (Body CS)"/>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C84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C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C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4C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1" w:author="Priya Seethapathy" w:date="2026-08-03T22:24: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1" w:author="Priya Seethapathy" w:date="2026-08-03T22:2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2" w:author="Priya Seethapathy" w:date="2026-08-03T22:24: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2" w:author="Priya Seethapathy" w:date="2026-08-03T22:2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3" w:author="Priya Seethapathy" w:date="2026-08-03T22:24: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3" w:author="Priya Seethapathy" w:date="2026-08-03T22:2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4" w:author="Priya Seethapathy" w:date="2026-08-03T22:24:00Z">
        <w:pPr>
          <w:keepNext/>
          <w:keepLines/>
          <w:spacing w:after="160" w:line="278" w:lineRule="auto"/>
          <w:outlineLvl w:val="8"/>
        </w:pPr>
      </w:pPrChange>
    </w:pPr>
    <w:rPr>
      <w:rFonts w:asciiTheme="minorHAnsi" w:eastAsiaTheme="majorEastAsia" w:hAnsiTheme="minorHAnsi" w:cstheme="majorBidi"/>
      <w:color w:val="272727" w:themeColor="text1" w:themeTint="D8"/>
      <w:rPrChange w:id="4" w:author="Priya Seethapathy" w:date="2026-08-03T22:2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C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C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4C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4C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C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C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C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Change w:id="5" w:author="Priya Seethapathy" w:date="2026-08-03T22:24:00Z">
        <w:pPr>
          <w:spacing w:after="80" w:line="278" w:lineRule="auto"/>
          <w:contextualSpacing/>
        </w:pPr>
      </w:pPrChange>
    </w:pPr>
    <w:rPr>
      <w:rFonts w:asciiTheme="majorHAnsi" w:eastAsiaTheme="majorEastAsia" w:hAnsiTheme="majorHAnsi" w:cstheme="majorBidi"/>
      <w:spacing w:val="-10"/>
      <w:kern w:val="28"/>
      <w:sz w:val="56"/>
      <w:szCs w:val="56"/>
      <w:rPrChange w:id="5" w:author="Priya Seethapathy" w:date="2026-08-03T22:2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C84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6" w:author="Priya Seethapathy" w:date="2026-08-03T22:24: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6" w:author="Priya Seethapathy" w:date="2026-08-03T22:2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C84C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Change w:id="7" w:author="Priya Seethapathy" w:date="2026-08-03T22:24:00Z">
        <w:pPr>
          <w:spacing w:before="160" w:after="160" w:line="278" w:lineRule="auto"/>
          <w:jc w:val="center"/>
        </w:pPr>
      </w:pPrChange>
    </w:pPr>
    <w:rPr>
      <w:i/>
      <w:iCs/>
      <w:color w:val="404040" w:themeColor="text1" w:themeTint="BF"/>
      <w:rPrChange w:id="7" w:author="Priya Seethapathy" w:date="2026-08-03T22:24: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C84C6E"/>
    <w:rPr>
      <w:rFonts w:ascii="Times New Roman" w:hAnsi="Times New Roman"/>
      <w:i/>
      <w:iCs/>
      <w:color w:val="404040" w:themeColor="text1" w:themeTint="BF"/>
    </w:rPr>
  </w:style>
  <w:style w:type="paragraph" w:styleId="ListParagraph">
    <w:name w:val="List Paragraph"/>
    <w:basedOn w:val="Normal"/>
    <w:uiPriority w:val="34"/>
    <w:qFormat/>
    <w:rsid w:val="00C84C6E"/>
    <w:pPr>
      <w:ind w:left="720"/>
      <w:contextualSpacing/>
    </w:pPr>
  </w:style>
  <w:style w:type="character" w:styleId="IntenseEmphasis">
    <w:name w:val="Intense Emphasis"/>
    <w:basedOn w:val="DefaultParagraphFont"/>
    <w:uiPriority w:val="21"/>
    <w:qFormat/>
    <w:rsid w:val="00C84C6E"/>
    <w:rPr>
      <w:i/>
      <w:iCs/>
      <w:color w:val="0F4761" w:themeColor="accent1" w:themeShade="BF"/>
    </w:rPr>
  </w:style>
  <w:style w:type="paragraph" w:styleId="IntenseQuote">
    <w:name w:val="Intense Quote"/>
    <w:basedOn w:val="Normal"/>
    <w:next w:val="Normal"/>
    <w:link w:val="IntenseQuoteChar"/>
    <w:uiPriority w:val="30"/>
    <w:qFormat/>
    <w:rsid w:val="00C84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C6E"/>
    <w:rPr>
      <w:i/>
      <w:iCs/>
      <w:color w:val="0F4761" w:themeColor="accent1" w:themeShade="BF"/>
    </w:rPr>
  </w:style>
  <w:style w:type="character" w:styleId="IntenseReference">
    <w:name w:val="Intense Reference"/>
    <w:basedOn w:val="DefaultParagraphFont"/>
    <w:uiPriority w:val="32"/>
    <w:qFormat/>
    <w:rsid w:val="00C84C6E"/>
    <w:rPr>
      <w:b/>
      <w:bCs/>
      <w:smallCaps/>
      <w:color w:val="0F4761" w:themeColor="accent1" w:themeShade="BF"/>
      <w:spacing w:val="5"/>
    </w:rPr>
  </w:style>
  <w:style w:type="paragraph" w:styleId="Revision">
    <w:name w:val="Revision"/>
    <w:hidden/>
    <w:uiPriority w:val="99"/>
    <w:semiHidden/>
    <w:rsid w:val="00C84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2025-11-15T21:49:00Z</dcterms:created>
  <dcterms:modified xsi:type="dcterms:W3CDTF">2026-08-04T02:24:00Z</dcterms:modified>
</cp:coreProperties>
</file>