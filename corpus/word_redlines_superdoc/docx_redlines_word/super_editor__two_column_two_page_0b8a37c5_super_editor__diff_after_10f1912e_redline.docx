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D70A" w14:textId="77777777" w:rsidR="00EB3E03" w:rsidRPr="00EB3E03" w:rsidRDefault="00EB3E03" w:rsidP="00EB3E03">
      <w:pPr>
        <w:rPr>
          <w:ins w:id="15" w:author="Luccas Correa" w:date="2026-08-03T22:26:00Z" w16du:dateUtc="2026-08-04T02:26:00Z"/>
        </w:rPr>
      </w:pPr>
      <w:ins w:id="16" w:author="Luccas Correa" w:date="2026-08-03T22:26:00Z" w16du:dateUtc="2026-08-04T02:26:00Z">
        <w:r w:rsidRPr="00EB3E03">
          <w:t>Lorem ipsum dolor sit amet, consectetur adipiscing elit.</w:t>
        </w:r>
      </w:ins>
    </w:p>
    <w:p w14:paraId="30F7839C" w14:textId="77777777" w:rsidR="00EB3E03" w:rsidRPr="00EB3E03" w:rsidRDefault="00EB3E03" w:rsidP="00EB3E03">
      <w:pPr>
        <w:rPr>
          <w:ins w:id="17" w:author="Luccas Correa" w:date="2026-08-03T22:26:00Z" w16du:dateUtc="2026-08-04T02:26:00Z"/>
        </w:rPr>
      </w:pPr>
    </w:p>
    <w:p w14:paraId="2280BD95" w14:textId="77777777" w:rsidR="00EB3E03" w:rsidRPr="00EB3E03" w:rsidRDefault="00EB3E03" w:rsidP="00EB3E03">
      <w:pPr>
        <w:rPr>
          <w:ins w:id="18" w:author="Luccas Correa" w:date="2026-08-03T22:26:00Z" w16du:dateUtc="2026-08-04T02:26:00Z"/>
          <w:lang w:val="pt-BR"/>
        </w:rPr>
      </w:pPr>
      <w:ins w:id="19" w:author="Luccas Correa" w:date="2026-08-03T22:26:00Z" w16du:dateUtc="2026-08-04T02:26:00Z">
        <w:r w:rsidRPr="00EB3E03">
          <w:rPr>
            <w:lang w:val="pt-BR"/>
          </w:rPr>
          <w:t>Pellentesque habitant morbi tristique senectus et netus.</w:t>
        </w:r>
      </w:ins>
    </w:p>
    <w:p w14:paraId="3FF5C2AA" w14:textId="77777777" w:rsidR="00EB3E03" w:rsidRPr="00EB3E03" w:rsidRDefault="00EB3E03" w:rsidP="00EB3E03">
      <w:pPr>
        <w:rPr>
          <w:ins w:id="20" w:author="Luccas Correa" w:date="2026-08-03T22:26:00Z" w16du:dateUtc="2026-08-04T02:26:00Z"/>
          <w:lang w:val="pt-BR"/>
        </w:rPr>
      </w:pPr>
    </w:p>
    <w:p w14:paraId="5239BCD0" w14:textId="315E94B3" w:rsidR="00EB3E03" w:rsidRPr="00EB3E03" w:rsidRDefault="005E5AE5" w:rsidP="00EB3E03">
      <w:pPr>
        <w:rPr>
          <w:ins w:id="21" w:author="Luccas Correa" w:date="2026-08-03T22:26:00Z" w16du:dateUtc="2026-08-04T02:26:00Z"/>
          <w:lang w:val="pt-BR"/>
        </w:rPr>
      </w:pPr>
      <w:ins w:id="22" w:author="Luccas Correa" w:date="2026-08-03T22:26:00Z" w16du:dateUtc="2026-08-04T02:26:00Z">
        <w:r w:rsidRPr="005E5AE5">
          <w:rPr>
            <w:lang w:val="pt-BR"/>
          </w:rPr>
          <w:t>Curabitur facilisis ligula suscipit enim pretium et nunc ligula, porttitor augue consequat maximus.</w:t>
        </w:r>
      </w:ins>
    </w:p>
    <w:p w14:paraId="0C0D553A" w14:textId="77777777" w:rsidR="00EB3E03" w:rsidRDefault="00EB3E03" w:rsidP="00EB3E03">
      <w:pPr>
        <w:rPr>
          <w:ins w:id="23" w:author="Luccas Correa" w:date="2026-08-03T22:26:00Z" w16du:dateUtc="2026-08-04T02:26:00Z"/>
          <w:lang w:val="pt-BR"/>
        </w:rPr>
      </w:pPr>
    </w:p>
    <w:p w14:paraId="2AC1289D" w14:textId="32202562" w:rsidR="005E5AE5" w:rsidRPr="005E5AE5" w:rsidRDefault="005E5AE5" w:rsidP="00EB3E03">
      <w:pPr>
        <w:rPr>
          <w:ins w:id="24" w:author="Luccas Correa" w:date="2026-08-03T22:26:00Z" w16du:dateUtc="2026-08-04T02:26:00Z"/>
        </w:rPr>
      </w:pPr>
      <w:ins w:id="25" w:author="Luccas Correa" w:date="2026-08-03T22:26:00Z" w16du:dateUtc="2026-08-04T02:26:00Z">
        <w:r w:rsidRPr="005E5AE5">
          <w:t>Lorem tempor velit eget lorem posuere, id luctus dolor ultricies, to track supplier risks.</w:t>
        </w:r>
      </w:ins>
    </w:p>
    <w:p w14:paraId="0B611C51" w14:textId="77777777" w:rsidR="005E5AE5" w:rsidRPr="005E5AE5" w:rsidRDefault="005E5AE5" w:rsidP="00EB3E03">
      <w:pPr>
        <w:rPr>
          <w:ins w:id="26" w:author="Luccas Correa" w:date="2026-08-03T22:26:00Z" w16du:dateUtc="2026-08-04T02:26:00Z"/>
        </w:rPr>
      </w:pPr>
    </w:p>
    <w:p w14:paraId="34D94997" w14:textId="529CD6F6" w:rsidR="00EB3E03" w:rsidRPr="00EB3E03" w:rsidRDefault="005E5AE5" w:rsidP="00EB3E03">
      <w:pPr>
        <w:rPr>
          <w:ins w:id="27" w:author="Luccas Correa" w:date="2026-08-03T22:26:00Z" w16du:dateUtc="2026-08-04T02:26:00Z"/>
          <w:lang w:val="pt-BR"/>
        </w:rPr>
      </w:pPr>
      <w:ins w:id="28" w:author="Luccas Correa" w:date="2026-08-03T22:26:00Z" w16du:dateUtc="2026-08-04T02:26:00Z">
        <w:r w:rsidRPr="005E5AE5">
          <w:rPr>
            <w:lang w:val="pt-BR"/>
          </w:rPr>
          <w:t>Quisque dapibus risus convallis ligula cursus vulputate, ornare dictum ipsum et vehicula nisl</w:t>
        </w:r>
        <w:r w:rsidR="00EB3E03" w:rsidRPr="00EB3E03">
          <w:rPr>
            <w:lang w:val="pt-BR"/>
          </w:rPr>
          <w:t>.</w:t>
        </w:r>
      </w:ins>
    </w:p>
    <w:p w14:paraId="0EE8F32F" w14:textId="77777777" w:rsidR="00EB3E03" w:rsidRPr="00EB3E03" w:rsidRDefault="00EB3E03" w:rsidP="00EB3E03">
      <w:pPr>
        <w:rPr>
          <w:ins w:id="29" w:author="Luccas Correa" w:date="2026-08-03T22:26:00Z" w16du:dateUtc="2026-08-04T02:26:00Z"/>
          <w:lang w:val="pt-BR"/>
        </w:rPr>
      </w:pPr>
    </w:p>
    <w:p w14:paraId="19C616F0" w14:textId="6DED1EBE" w:rsidR="00EB3E03" w:rsidRPr="00EB3E03" w:rsidRDefault="005E5AE5" w:rsidP="00EB3E03">
      <w:pPr>
        <w:rPr>
          <w:ins w:id="30" w:author="Luccas Correa" w:date="2026-08-03T22:26:00Z" w16du:dateUtc="2026-08-04T02:26:00Z"/>
        </w:rPr>
      </w:pPr>
      <w:ins w:id="31" w:author="Luccas Correa" w:date="2026-08-03T22:26:00Z" w16du:dateUtc="2026-08-04T02:26:00Z">
        <w:r>
          <w:t>No</w:t>
        </w:r>
      </w:ins>
    </w:p>
    <w:p w14:paraId="5F6AA5E4" w14:textId="77777777" w:rsidR="00EB3E03" w:rsidRPr="00EB3E03" w:rsidRDefault="00EB3E03" w:rsidP="00EB3E03">
      <w:pPr>
        <w:rPr>
          <w:ins w:id="32" w:author="Luccas Correa" w:date="2026-08-03T22:26:00Z" w16du:dateUtc="2026-08-04T02:26:00Z"/>
        </w:rPr>
      </w:pPr>
    </w:p>
    <w:p w14:paraId="3EE884B4" w14:textId="77777777" w:rsidR="005E5AE5" w:rsidRDefault="00EB3E03" w:rsidP="00EB3E03">
      <w:pPr>
        <w:rPr>
          <w:ins w:id="33" w:author="Luccas Correa" w:date="2026-08-03T22:26:00Z" w16du:dateUtc="2026-08-04T02:26:00Z"/>
        </w:rPr>
      </w:pPr>
      <w:ins w:id="34" w:author="Luccas Correa" w:date="2026-08-03T22:26:00Z" w16du:dateUtc="2026-08-04T02:26:00Z">
        <w:r w:rsidRPr="00EB3E03">
          <w:t>Sed et nibh in nulla blandit maximus et dapibus.</w:t>
        </w:r>
      </w:ins>
    </w:p>
    <w:p w14:paraId="6A3F46FC" w14:textId="77777777" w:rsidR="005E5AE5" w:rsidRDefault="005E5AE5" w:rsidP="00EB3E03">
      <w:pPr>
        <w:rPr>
          <w:ins w:id="35" w:author="Luccas Correa" w:date="2026-08-03T22:26:00Z" w16du:dateUtc="2026-08-04T02:26:00Z"/>
        </w:rPr>
      </w:pPr>
    </w:p>
    <w:p w14:paraId="196AF838" w14:textId="7937BC49" w:rsidR="00EB3E03" w:rsidRPr="00EB3E03" w:rsidRDefault="00EB3E03" w:rsidP="00EB3E03">
      <w:pPr>
        <w:rPr>
          <w:ins w:id="36" w:author="Luccas Correa" w:date="2026-08-03T22:26:00Z" w16du:dateUtc="2026-08-04T02:26:00Z"/>
          <w:lang w:val="pt-BR"/>
        </w:rPr>
      </w:pPr>
      <w:ins w:id="37" w:author="Luccas Correa" w:date="2026-08-03T22:26:00Z" w16du:dateUtc="2026-08-04T02:26:00Z">
        <w:r w:rsidRPr="00EB3E03">
          <w:rPr>
            <w:lang w:val="pt-BR"/>
          </w:rPr>
          <w:t>Etiam egestas diam luctus sit amet gravida purus.</w:t>
        </w:r>
      </w:ins>
    </w:p>
    <w:p w14:paraId="37C12E66" w14:textId="77777777" w:rsidR="00EB3E03" w:rsidRPr="00EB3E03" w:rsidRDefault="00EB3E03" w:rsidP="00EB3E03">
      <w:pPr>
        <w:rPr>
          <w:ins w:id="38" w:author="Luccas Correa" w:date="2026-08-03T22:26:00Z" w16du:dateUtc="2026-08-04T02:26:00Z"/>
          <w:lang w:val="pt-BR"/>
        </w:rPr>
      </w:pPr>
    </w:p>
    <w:p w14:paraId="24E14C7A" w14:textId="52296FDB" w:rsidR="005E5AE5" w:rsidRPr="00EB3E03" w:rsidRDefault="00EB3E03" w:rsidP="005E5AE5">
      <w:pPr>
        <w:rPr>
          <w:ins w:id="39" w:author="Luccas Correa" w:date="2026-08-03T22:26:00Z" w16du:dateUtc="2026-08-04T02:26:00Z"/>
          <w:lang w:val="pt-BR"/>
        </w:rPr>
      </w:pPr>
      <w:ins w:id="40" w:author="Luccas Correa" w:date="2026-08-03T22:26:00Z" w16du:dateUtc="2026-08-04T02:26:00Z">
        <w:r w:rsidRPr="005E5AE5">
          <w:rPr>
            <w:lang w:val="pt-BR"/>
          </w:rPr>
          <w:t>Praesent dapibus lacus vitae tellus laoreet, eget facilisis mi facilisis</w:t>
        </w:r>
        <w:r w:rsidR="005E5AE5">
          <w:rPr>
            <w:lang w:val="pt-BR"/>
          </w:rPr>
          <w:t>,</w:t>
        </w:r>
        <w:r w:rsidR="005E5AE5" w:rsidRPr="005E5AE5">
          <w:rPr>
            <w:lang w:val="pt-BR"/>
          </w:rPr>
          <w:t xml:space="preserve"> </w:t>
        </w:r>
        <w:r w:rsidR="005E5AE5">
          <w:rPr>
            <w:lang w:val="pt-BR"/>
          </w:rPr>
          <w:t>d</w:t>
        </w:r>
        <w:r w:rsidR="005E5AE5" w:rsidRPr="00EB3E03">
          <w:rPr>
            <w:lang w:val="pt-BR"/>
          </w:rPr>
          <w:t>onec mollis lacus sed nisl posuere, nec feugiat massa fringilla.</w:t>
        </w:r>
      </w:ins>
    </w:p>
    <w:p w14:paraId="091DBF6C" w14:textId="723FB58A" w:rsidR="00EB3E03" w:rsidRPr="005E5AE5" w:rsidRDefault="00EB3E03" w:rsidP="00EB3E03">
      <w:pPr>
        <w:rPr>
          <w:ins w:id="41" w:author="Luccas Correa" w:date="2026-08-03T22:26:00Z" w16du:dateUtc="2026-08-04T02:26:00Z"/>
          <w:lang w:val="pt-BR"/>
        </w:rPr>
      </w:pPr>
    </w:p>
    <w:p w14:paraId="5D4D1E60" w14:textId="77777777" w:rsidR="005E5AE5" w:rsidRPr="00EB3E03" w:rsidRDefault="005E5AE5" w:rsidP="005E5AE5">
      <w:pPr>
        <w:rPr>
          <w:ins w:id="42" w:author="Luccas Correa" w:date="2026-08-03T22:26:00Z" w16du:dateUtc="2026-08-04T02:26:00Z"/>
          <w:lang w:val="pt-BR"/>
        </w:rPr>
      </w:pPr>
      <w:ins w:id="43" w:author="Luccas Correa" w:date="2026-08-03T22:26:00Z" w16du:dateUtc="2026-08-04T02:26:00Z">
        <w:r w:rsidRPr="00EB3E03">
          <w:rPr>
            <w:lang w:val="pt-BR"/>
          </w:rPr>
          <w:t>Aenean hendrerit elit vitae sem fermentum, vel sagittis erat gravida.</w:t>
        </w:r>
      </w:ins>
    </w:p>
    <w:p w14:paraId="7293433B" w14:textId="77777777" w:rsidR="005E5AE5" w:rsidRPr="00EB3E03" w:rsidRDefault="005E5AE5" w:rsidP="005E5AE5">
      <w:pPr>
        <w:rPr>
          <w:ins w:id="44" w:author="Luccas Correa" w:date="2026-08-03T22:26:00Z" w16du:dateUtc="2026-08-04T02:26:00Z"/>
          <w:lang w:val="pt-BR"/>
        </w:rPr>
      </w:pPr>
    </w:p>
    <w:p w14:paraId="28C16E9E" w14:textId="77777777" w:rsidR="00AA2F5F" w:rsidRDefault="00EB3E03">
      <w:pPr>
        <w:rPr>
          <w:del w:id="45" w:author="Luccas Correa" w:date="2026-08-03T22:26:00Z" w16du:dateUtc="2026-08-04T02:26:00Z"/>
        </w:rPr>
      </w:pPr>
      <w:ins w:id="46" w:author="Luccas Correa" w:date="2026-08-03T22:26:00Z" w16du:dateUtc="2026-08-04T02:26:00Z">
        <w:r w:rsidRPr="00EB3E03">
          <w:rPr>
            <w:lang w:val="pt-BR"/>
          </w:rPr>
          <w:t>Nam ultricies velit vitae purus eleifend pellentesque.</w:t>
        </w:r>
      </w:ins>
      <w:del w:id="47" w:author="Luccas Correa" w:date="2026-08-03T22:26:00Z" w16du:dateUtc="2026-08-04T02:26:00Z">
        <w:r w:rsidR="00737E7C">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00737E7C">
          <w:br/>
        </w:r>
        <w:r w:rsidR="00737E7C">
          <w:br/>
        </w:r>
      </w:del>
    </w:p>
    <w:p w14:paraId="1FBD7226" w14:textId="77777777" w:rsidR="00AA2F5F" w:rsidRDefault="00737E7C">
      <w:pPr>
        <w:rPr>
          <w:del w:id="48" w:author="Luccas Correa" w:date="2026-08-03T22:26:00Z" w16du:dateUtc="2026-08-04T02:26:00Z"/>
        </w:rPr>
      </w:pPr>
      <w:del w:id="4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1D0F1F9" w14:textId="77777777" w:rsidR="00AA2F5F" w:rsidRDefault="00737E7C">
      <w:pPr>
        <w:rPr>
          <w:del w:id="50" w:author="Luccas Correa" w:date="2026-08-03T22:26:00Z" w16du:dateUtc="2026-08-04T02:26:00Z"/>
        </w:rPr>
      </w:pPr>
      <w:del w:id="5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DFB2F4" w14:textId="77777777" w:rsidR="00AA2F5F" w:rsidRDefault="00737E7C">
      <w:pPr>
        <w:rPr>
          <w:del w:id="52" w:author="Luccas Correa" w:date="2026-08-03T22:26:00Z" w16du:dateUtc="2026-08-04T02:26:00Z"/>
        </w:rPr>
      </w:pPr>
      <w:del w:id="5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E0F7C9" w14:textId="33A8C047" w:rsidR="00AA2F5F" w:rsidRDefault="00737E7C">
      <w:pPr>
        <w:rPr>
          <w:del w:id="54" w:author="Luccas Correa" w:date="2026-08-03T22:26:00Z" w16du:dateUtc="2026-08-04T02:26:00Z"/>
        </w:rPr>
      </w:pPr>
      <w:del w:id="5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8E95E2" w14:textId="77777777" w:rsidR="00AA2F5F" w:rsidRDefault="00737E7C">
      <w:pPr>
        <w:rPr>
          <w:del w:id="56" w:author="Luccas Correa" w:date="2026-08-03T22:26:00Z" w16du:dateUtc="2026-08-04T02:26:00Z"/>
        </w:rPr>
      </w:pPr>
      <w:del w:id="5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9190453" w14:textId="77777777" w:rsidR="00AA2F5F" w:rsidRDefault="00737E7C">
      <w:pPr>
        <w:rPr>
          <w:del w:id="58" w:author="Luccas Correa" w:date="2026-08-03T22:26:00Z" w16du:dateUtc="2026-08-04T02:26:00Z"/>
        </w:rPr>
      </w:pPr>
      <w:del w:id="5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7BC58" w14:textId="77777777" w:rsidR="00AA2F5F" w:rsidRDefault="00737E7C">
      <w:pPr>
        <w:rPr>
          <w:del w:id="60" w:author="Luccas Correa" w:date="2026-08-03T22:26:00Z" w16du:dateUtc="2026-08-04T02:26:00Z"/>
        </w:rPr>
      </w:pPr>
      <w:del w:id="6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914DCA" w14:textId="77777777" w:rsidR="00AA2F5F" w:rsidRDefault="00737E7C">
      <w:pPr>
        <w:rPr>
          <w:del w:id="62" w:author="Luccas Correa" w:date="2026-08-03T22:26:00Z" w16du:dateUtc="2026-08-04T02:26:00Z"/>
        </w:rPr>
      </w:pPr>
      <w:del w:id="6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D6225B6" w14:textId="77777777" w:rsidR="00AA2F5F" w:rsidRDefault="00737E7C">
      <w:pPr>
        <w:rPr>
          <w:del w:id="64" w:author="Luccas Correa" w:date="2026-08-03T22:26:00Z" w16du:dateUtc="2026-08-04T02:26:00Z"/>
        </w:rPr>
      </w:pPr>
      <w:del w:id="6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94D7D2D" w14:textId="77777777" w:rsidR="00AA2F5F" w:rsidRDefault="00737E7C">
      <w:pPr>
        <w:rPr>
          <w:del w:id="66" w:author="Luccas Correa" w:date="2026-08-03T22:26:00Z" w16du:dateUtc="2026-08-04T02:26:00Z"/>
        </w:rPr>
      </w:pPr>
      <w:del w:id="6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C7FAD2" w14:textId="77777777" w:rsidR="00AA2F5F" w:rsidRDefault="00737E7C">
      <w:pPr>
        <w:rPr>
          <w:del w:id="68" w:author="Luccas Correa" w:date="2026-08-03T22:26:00Z" w16du:dateUtc="2026-08-04T02:26:00Z"/>
        </w:rPr>
      </w:pPr>
      <w:del w:id="6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EE0B19" w14:textId="77777777" w:rsidR="00AA2F5F" w:rsidRDefault="00737E7C">
      <w:pPr>
        <w:rPr>
          <w:del w:id="70" w:author="Luccas Correa" w:date="2026-08-03T22:26:00Z" w16du:dateUtc="2026-08-04T02:26:00Z"/>
        </w:rPr>
      </w:pPr>
      <w:del w:id="7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2CC2DB" w14:textId="77777777" w:rsidR="00AA2F5F" w:rsidRDefault="00737E7C">
      <w:pPr>
        <w:rPr>
          <w:del w:id="72" w:author="Luccas Correa" w:date="2026-08-03T22:26:00Z" w16du:dateUtc="2026-08-04T02:26:00Z"/>
        </w:rPr>
      </w:pPr>
      <w:del w:id="7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C204D" w14:textId="77777777" w:rsidR="00AA2F5F" w:rsidRDefault="00737E7C">
      <w:pPr>
        <w:rPr>
          <w:del w:id="74" w:author="Luccas Correa" w:date="2026-08-03T22:26:00Z" w16du:dateUtc="2026-08-04T02:26:00Z"/>
        </w:rPr>
      </w:pPr>
      <w:del w:id="7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B01486" w14:textId="77777777" w:rsidR="00AA2F5F" w:rsidRDefault="00737E7C">
      <w:pPr>
        <w:rPr>
          <w:del w:id="76" w:author="Luccas Correa" w:date="2026-08-03T22:26:00Z" w16du:dateUtc="2026-08-04T02:26:00Z"/>
        </w:rPr>
      </w:pPr>
      <w:del w:id="7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8101766" w14:textId="77777777" w:rsidR="00AA2F5F" w:rsidRDefault="00737E7C">
      <w:pPr>
        <w:rPr>
          <w:del w:id="78" w:author="Luccas Correa" w:date="2026-08-03T22:26:00Z" w16du:dateUtc="2026-08-04T02:26:00Z"/>
        </w:rPr>
      </w:pPr>
      <w:del w:id="7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5E58CD" w14:textId="77777777" w:rsidR="00AA2F5F" w:rsidRDefault="00737E7C">
      <w:pPr>
        <w:rPr>
          <w:del w:id="80" w:author="Luccas Correa" w:date="2026-08-03T22:26:00Z" w16du:dateUtc="2026-08-04T02:26:00Z"/>
        </w:rPr>
      </w:pPr>
      <w:del w:id="8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81ABE0" w14:textId="77777777" w:rsidR="00AA2F5F" w:rsidRDefault="00737E7C">
      <w:pPr>
        <w:rPr>
          <w:del w:id="82" w:author="Luccas Correa" w:date="2026-08-03T22:26:00Z" w16du:dateUtc="2026-08-04T02:26:00Z"/>
        </w:rPr>
      </w:pPr>
      <w:del w:id="8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BABB6DF" w14:textId="77777777" w:rsidR="00AA2F5F" w:rsidRDefault="00737E7C">
      <w:pPr>
        <w:rPr>
          <w:del w:id="84" w:author="Luccas Correa" w:date="2026-08-03T22:26:00Z" w16du:dateUtc="2026-08-04T02:26:00Z"/>
        </w:rPr>
      </w:pPr>
      <w:del w:id="8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9364A6" w14:textId="77777777" w:rsidR="00AA2F5F" w:rsidRDefault="00737E7C">
      <w:pPr>
        <w:rPr>
          <w:del w:id="86" w:author="Luccas Correa" w:date="2026-08-03T22:26:00Z" w16du:dateUtc="2026-08-04T02:26:00Z"/>
        </w:rPr>
      </w:pPr>
      <w:del w:id="8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28913C3" w14:textId="77777777" w:rsidR="00AA2F5F" w:rsidRDefault="00737E7C">
      <w:pPr>
        <w:rPr>
          <w:del w:id="88" w:author="Luccas Correa" w:date="2026-08-03T22:26:00Z" w16du:dateUtc="2026-08-04T02:26:00Z"/>
        </w:rPr>
      </w:pPr>
      <w:del w:id="8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8096A" w14:textId="77777777" w:rsidR="00AA2F5F" w:rsidRDefault="00737E7C">
      <w:pPr>
        <w:rPr>
          <w:del w:id="90" w:author="Luccas Correa" w:date="2026-08-03T22:26:00Z" w16du:dateUtc="2026-08-04T02:26:00Z"/>
        </w:rPr>
      </w:pPr>
      <w:del w:id="9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1DFEB9" w14:textId="77777777" w:rsidR="00AA2F5F" w:rsidRDefault="00737E7C">
      <w:pPr>
        <w:rPr>
          <w:del w:id="92" w:author="Luccas Correa" w:date="2026-08-03T22:26:00Z" w16du:dateUtc="2026-08-04T02:26:00Z"/>
        </w:rPr>
      </w:pPr>
      <w:del w:id="9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1C1E988" w14:textId="77777777" w:rsidR="00AA2F5F" w:rsidRDefault="00737E7C">
      <w:pPr>
        <w:rPr>
          <w:del w:id="94" w:author="Luccas Correa" w:date="2026-08-03T22:26:00Z" w16du:dateUtc="2026-08-04T02:26:00Z"/>
        </w:rPr>
      </w:pPr>
      <w:del w:id="9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28D6A7" w14:textId="77777777" w:rsidR="00AA2F5F" w:rsidRDefault="00737E7C">
      <w:pPr>
        <w:rPr>
          <w:del w:id="96" w:author="Luccas Correa" w:date="2026-08-03T22:26:00Z" w16du:dateUtc="2026-08-04T02:26:00Z"/>
        </w:rPr>
      </w:pPr>
      <w:del w:id="9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BFB31C" w14:textId="77777777" w:rsidR="00AA2F5F" w:rsidRDefault="00737E7C">
      <w:pPr>
        <w:rPr>
          <w:del w:id="98" w:author="Luccas Correa" w:date="2026-08-03T22:26:00Z" w16du:dateUtc="2026-08-04T02:26:00Z"/>
        </w:rPr>
      </w:pPr>
      <w:del w:id="9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472F55" w14:textId="77777777" w:rsidR="00AA2F5F" w:rsidRDefault="00737E7C">
      <w:pPr>
        <w:rPr>
          <w:del w:id="100" w:author="Luccas Correa" w:date="2026-08-03T22:26:00Z" w16du:dateUtc="2026-08-04T02:26:00Z"/>
        </w:rPr>
      </w:pPr>
      <w:del w:id="10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EFBAF4" w14:textId="77777777" w:rsidR="00AA2F5F" w:rsidRDefault="00737E7C">
      <w:pPr>
        <w:rPr>
          <w:del w:id="102" w:author="Luccas Correa" w:date="2026-08-03T22:26:00Z" w16du:dateUtc="2026-08-04T02:26:00Z"/>
        </w:rPr>
      </w:pPr>
      <w:del w:id="10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9E3EBD9" w14:textId="77777777" w:rsidR="00AA2F5F" w:rsidRDefault="00737E7C">
      <w:pPr>
        <w:rPr>
          <w:del w:id="104" w:author="Luccas Correa" w:date="2026-08-03T22:26:00Z" w16du:dateUtc="2026-08-04T02:26:00Z"/>
        </w:rPr>
      </w:pPr>
      <w:del w:id="10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7DBA911" w14:textId="77777777" w:rsidR="00AA2F5F" w:rsidRDefault="00737E7C">
      <w:pPr>
        <w:rPr>
          <w:del w:id="106" w:author="Luccas Correa" w:date="2026-08-03T22:26:00Z" w16du:dateUtc="2026-08-04T02:26:00Z"/>
        </w:rPr>
      </w:pPr>
      <w:del w:id="10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0F1C4B9" w14:textId="77777777" w:rsidR="00AA2F5F" w:rsidRDefault="00737E7C">
      <w:pPr>
        <w:rPr>
          <w:del w:id="108" w:author="Luccas Correa" w:date="2026-08-03T22:26:00Z" w16du:dateUtc="2026-08-04T02:26:00Z"/>
        </w:rPr>
      </w:pPr>
      <w:del w:id="10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614B4FC" w14:textId="77777777" w:rsidR="00AA2F5F" w:rsidRDefault="00737E7C">
      <w:pPr>
        <w:rPr>
          <w:del w:id="110" w:author="Luccas Correa" w:date="2026-08-03T22:26:00Z" w16du:dateUtc="2026-08-04T02:26:00Z"/>
        </w:rPr>
      </w:pPr>
      <w:del w:id="11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702834" w14:textId="77777777" w:rsidR="00AA2F5F" w:rsidRDefault="00737E7C">
      <w:pPr>
        <w:rPr>
          <w:del w:id="112" w:author="Luccas Correa" w:date="2026-08-03T22:26:00Z" w16du:dateUtc="2026-08-04T02:26:00Z"/>
        </w:rPr>
      </w:pPr>
      <w:del w:id="11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0C301B8" w14:textId="77777777" w:rsidR="00AA2F5F" w:rsidRDefault="00737E7C">
      <w:pPr>
        <w:rPr>
          <w:del w:id="114" w:author="Luccas Correa" w:date="2026-08-03T22:26:00Z" w16du:dateUtc="2026-08-04T02:26:00Z"/>
        </w:rPr>
      </w:pPr>
      <w:del w:id="11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25DDD6" w14:textId="77777777" w:rsidR="00AA2F5F" w:rsidRDefault="00737E7C">
      <w:pPr>
        <w:rPr>
          <w:del w:id="116" w:author="Luccas Correa" w:date="2026-08-03T22:26:00Z" w16du:dateUtc="2026-08-04T02:26:00Z"/>
        </w:rPr>
      </w:pPr>
      <w:del w:id="11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C4D76" w14:textId="77777777" w:rsidR="00AA2F5F" w:rsidRDefault="00737E7C">
      <w:pPr>
        <w:rPr>
          <w:del w:id="118" w:author="Luccas Correa" w:date="2026-08-03T22:26:00Z" w16du:dateUtc="2026-08-04T02:26:00Z"/>
        </w:rPr>
      </w:pPr>
      <w:del w:id="11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F45EDE" w14:textId="77777777" w:rsidR="00AA2F5F" w:rsidRDefault="00737E7C">
      <w:pPr>
        <w:rPr>
          <w:del w:id="120" w:author="Luccas Correa" w:date="2026-08-03T22:26:00Z" w16du:dateUtc="2026-08-04T02:26:00Z"/>
        </w:rPr>
      </w:pPr>
      <w:del w:id="12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E82A90" w14:textId="77777777" w:rsidR="00AA2F5F" w:rsidRDefault="00737E7C">
      <w:pPr>
        <w:rPr>
          <w:del w:id="122" w:author="Luccas Correa" w:date="2026-08-03T22:26:00Z" w16du:dateUtc="2026-08-04T02:26:00Z"/>
        </w:rPr>
      </w:pPr>
      <w:del w:id="12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B5ADD5" w14:textId="77777777" w:rsidR="00AA2F5F" w:rsidRDefault="00737E7C">
      <w:pPr>
        <w:rPr>
          <w:del w:id="124" w:author="Luccas Correa" w:date="2026-08-03T22:26:00Z" w16du:dateUtc="2026-08-04T02:26:00Z"/>
        </w:rPr>
      </w:pPr>
      <w:del w:id="12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DA7DD9" w14:textId="77777777" w:rsidR="00AA2F5F" w:rsidRDefault="00737E7C">
      <w:pPr>
        <w:rPr>
          <w:del w:id="126" w:author="Luccas Correa" w:date="2026-08-03T22:26:00Z" w16du:dateUtc="2026-08-04T02:26:00Z"/>
        </w:rPr>
      </w:pPr>
      <w:del w:id="12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81AD3E3" w14:textId="77777777" w:rsidR="00AA2F5F" w:rsidRDefault="00737E7C">
      <w:pPr>
        <w:rPr>
          <w:del w:id="128" w:author="Luccas Correa" w:date="2026-08-03T22:26:00Z" w16du:dateUtc="2026-08-04T02:26:00Z"/>
        </w:rPr>
      </w:pPr>
      <w:del w:id="12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3F6E13" w14:textId="77777777" w:rsidR="00AA2F5F" w:rsidRDefault="00737E7C">
      <w:pPr>
        <w:rPr>
          <w:del w:id="130" w:author="Luccas Correa" w:date="2026-08-03T22:26:00Z" w16du:dateUtc="2026-08-04T02:26:00Z"/>
        </w:rPr>
      </w:pPr>
      <w:del w:id="13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6EBB1A" w14:textId="77777777" w:rsidR="00AA2F5F" w:rsidRDefault="00737E7C">
      <w:pPr>
        <w:rPr>
          <w:del w:id="132" w:author="Luccas Correa" w:date="2026-08-03T22:26:00Z" w16du:dateUtc="2026-08-04T02:26:00Z"/>
        </w:rPr>
      </w:pPr>
      <w:del w:id="13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70C9303" w14:textId="77777777" w:rsidR="00AA2F5F" w:rsidRDefault="00737E7C">
      <w:pPr>
        <w:rPr>
          <w:del w:id="134" w:author="Luccas Correa" w:date="2026-08-03T22:26:00Z" w16du:dateUtc="2026-08-04T02:26:00Z"/>
        </w:rPr>
      </w:pPr>
      <w:del w:id="13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70A744" w14:textId="77777777" w:rsidR="00AA2F5F" w:rsidRDefault="00737E7C">
      <w:pPr>
        <w:rPr>
          <w:del w:id="136" w:author="Luccas Correa" w:date="2026-08-03T22:26:00Z" w16du:dateUtc="2026-08-04T02:26:00Z"/>
        </w:rPr>
      </w:pPr>
      <w:del w:id="13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CDB8FC" w14:textId="77777777" w:rsidR="00AA2F5F" w:rsidRDefault="00737E7C">
      <w:pPr>
        <w:rPr>
          <w:del w:id="138" w:author="Luccas Correa" w:date="2026-08-03T22:26:00Z" w16du:dateUtc="2026-08-04T02:26:00Z"/>
        </w:rPr>
      </w:pPr>
      <w:del w:id="13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3EA139" w14:textId="77777777" w:rsidR="00AA2F5F" w:rsidRDefault="00737E7C">
      <w:pPr>
        <w:rPr>
          <w:del w:id="140" w:author="Luccas Correa" w:date="2026-08-03T22:26:00Z" w16du:dateUtc="2026-08-04T02:26:00Z"/>
        </w:rPr>
      </w:pPr>
      <w:del w:id="14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BBBCFB" w14:textId="77777777" w:rsidR="00AA2F5F" w:rsidRDefault="00737E7C">
      <w:pPr>
        <w:rPr>
          <w:del w:id="142" w:author="Luccas Correa" w:date="2026-08-03T22:26:00Z" w16du:dateUtc="2026-08-04T02:26:00Z"/>
        </w:rPr>
      </w:pPr>
      <w:del w:id="14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14DC8A5" w14:textId="77777777" w:rsidR="00AA2F5F" w:rsidRDefault="00737E7C">
      <w:pPr>
        <w:rPr>
          <w:del w:id="144" w:author="Luccas Correa" w:date="2026-08-03T22:26:00Z" w16du:dateUtc="2026-08-04T02:26:00Z"/>
        </w:rPr>
      </w:pPr>
      <w:del w:id="14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172526" w14:textId="77777777" w:rsidR="00AA2F5F" w:rsidRDefault="00737E7C">
      <w:pPr>
        <w:rPr>
          <w:del w:id="146" w:author="Luccas Correa" w:date="2026-08-03T22:26:00Z" w16du:dateUtc="2026-08-04T02:26:00Z"/>
        </w:rPr>
      </w:pPr>
      <w:del w:id="14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F92062" w14:textId="77777777" w:rsidR="00AA2F5F" w:rsidRDefault="00737E7C">
      <w:pPr>
        <w:rPr>
          <w:del w:id="148" w:author="Luccas Correa" w:date="2026-08-03T22:26:00Z" w16du:dateUtc="2026-08-04T02:26:00Z"/>
        </w:rPr>
      </w:pPr>
      <w:del w:id="14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A5C39EC" w14:textId="77777777" w:rsidR="00AA2F5F" w:rsidRDefault="00737E7C">
      <w:pPr>
        <w:rPr>
          <w:del w:id="150" w:author="Luccas Correa" w:date="2026-08-03T22:26:00Z" w16du:dateUtc="2026-08-04T02:26:00Z"/>
        </w:rPr>
      </w:pPr>
      <w:del w:id="15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270945" w14:textId="77777777" w:rsidR="00AA2F5F" w:rsidRDefault="00737E7C">
      <w:pPr>
        <w:rPr>
          <w:del w:id="152" w:author="Luccas Correa" w:date="2026-08-03T22:26:00Z" w16du:dateUtc="2026-08-04T02:26:00Z"/>
        </w:rPr>
      </w:pPr>
      <w:del w:id="15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9B838B" w14:textId="77777777" w:rsidR="00AA2F5F" w:rsidRDefault="00737E7C">
      <w:pPr>
        <w:rPr>
          <w:del w:id="154" w:author="Luccas Correa" w:date="2026-08-03T22:26:00Z" w16du:dateUtc="2026-08-04T02:26:00Z"/>
        </w:rPr>
      </w:pPr>
      <w:del w:id="15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123F7E" w14:textId="77777777" w:rsidR="00AA2F5F" w:rsidRDefault="00737E7C">
      <w:pPr>
        <w:rPr>
          <w:del w:id="156" w:author="Luccas Correa" w:date="2026-08-03T22:26:00Z" w16du:dateUtc="2026-08-04T02:26:00Z"/>
        </w:rPr>
      </w:pPr>
      <w:del w:id="15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1A9001" w14:textId="77777777" w:rsidR="00AA2F5F" w:rsidRDefault="00737E7C">
      <w:pPr>
        <w:rPr>
          <w:del w:id="158" w:author="Luccas Correa" w:date="2026-08-03T22:26:00Z" w16du:dateUtc="2026-08-04T02:26:00Z"/>
        </w:rPr>
      </w:pPr>
      <w:del w:id="15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51337EE" w14:textId="77777777" w:rsidR="00AA2F5F" w:rsidRDefault="00737E7C">
      <w:pPr>
        <w:rPr>
          <w:del w:id="160" w:author="Luccas Correa" w:date="2026-08-03T22:26:00Z" w16du:dateUtc="2026-08-04T02:26:00Z"/>
        </w:rPr>
      </w:pPr>
      <w:del w:id="16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555677" w14:textId="77777777" w:rsidR="00AA2F5F" w:rsidRDefault="00737E7C">
      <w:pPr>
        <w:rPr>
          <w:del w:id="162" w:author="Luccas Correa" w:date="2026-08-03T22:26:00Z" w16du:dateUtc="2026-08-04T02:26:00Z"/>
        </w:rPr>
      </w:pPr>
      <w:del w:id="16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E2E520" w14:textId="77777777" w:rsidR="00AA2F5F" w:rsidRDefault="00737E7C">
      <w:pPr>
        <w:rPr>
          <w:del w:id="164" w:author="Luccas Correa" w:date="2026-08-03T22:26:00Z" w16du:dateUtc="2026-08-04T02:26:00Z"/>
        </w:rPr>
      </w:pPr>
      <w:del w:id="16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7CEAEB" w14:textId="77777777" w:rsidR="00AA2F5F" w:rsidRDefault="00737E7C">
      <w:pPr>
        <w:rPr>
          <w:del w:id="166" w:author="Luccas Correa" w:date="2026-08-03T22:26:00Z" w16du:dateUtc="2026-08-04T02:26:00Z"/>
        </w:rPr>
      </w:pPr>
      <w:del w:id="16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4D2199" w14:textId="77777777" w:rsidR="00AA2F5F" w:rsidRDefault="00737E7C">
      <w:pPr>
        <w:rPr>
          <w:del w:id="168" w:author="Luccas Correa" w:date="2026-08-03T22:26:00Z" w16du:dateUtc="2026-08-04T02:26:00Z"/>
        </w:rPr>
      </w:pPr>
      <w:del w:id="16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50EB775" w14:textId="77777777" w:rsidR="00AA2F5F" w:rsidRDefault="00737E7C">
      <w:pPr>
        <w:rPr>
          <w:del w:id="170" w:author="Luccas Correa" w:date="2026-08-03T22:26:00Z" w16du:dateUtc="2026-08-04T02:26:00Z"/>
        </w:rPr>
      </w:pPr>
      <w:del w:id="17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A0EB48" w14:textId="77777777" w:rsidR="00AA2F5F" w:rsidRDefault="00737E7C">
      <w:pPr>
        <w:rPr>
          <w:del w:id="172" w:author="Luccas Correa" w:date="2026-08-03T22:26:00Z" w16du:dateUtc="2026-08-04T02:26:00Z"/>
        </w:rPr>
      </w:pPr>
      <w:del w:id="17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6EF296" w14:textId="77777777" w:rsidR="00AA2F5F" w:rsidRDefault="00737E7C">
      <w:pPr>
        <w:rPr>
          <w:del w:id="174" w:author="Luccas Correa" w:date="2026-08-03T22:26:00Z" w16du:dateUtc="2026-08-04T02:26:00Z"/>
        </w:rPr>
      </w:pPr>
      <w:del w:id="17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5D3EA2" w14:textId="77777777" w:rsidR="00AA2F5F" w:rsidRDefault="00737E7C">
      <w:pPr>
        <w:rPr>
          <w:del w:id="176" w:author="Luccas Correa" w:date="2026-08-03T22:26:00Z" w16du:dateUtc="2026-08-04T02:26:00Z"/>
        </w:rPr>
      </w:pPr>
      <w:del w:id="17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389408" w14:textId="77777777" w:rsidR="00AA2F5F" w:rsidRDefault="00737E7C">
      <w:pPr>
        <w:rPr>
          <w:del w:id="178" w:author="Luccas Correa" w:date="2026-08-03T22:26:00Z" w16du:dateUtc="2026-08-04T02:26:00Z"/>
        </w:rPr>
      </w:pPr>
      <w:del w:id="17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93E62C" w14:textId="77777777" w:rsidR="00AA2F5F" w:rsidRDefault="00737E7C">
      <w:pPr>
        <w:rPr>
          <w:del w:id="180" w:author="Luccas Correa" w:date="2026-08-03T22:26:00Z" w16du:dateUtc="2026-08-04T02:26:00Z"/>
        </w:rPr>
      </w:pPr>
      <w:del w:id="18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8F21C25" w14:textId="77777777" w:rsidR="00AA2F5F" w:rsidRDefault="00737E7C">
      <w:pPr>
        <w:rPr>
          <w:del w:id="182" w:author="Luccas Correa" w:date="2026-08-03T22:26:00Z" w16du:dateUtc="2026-08-04T02:26:00Z"/>
        </w:rPr>
      </w:pPr>
      <w:del w:id="18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2EA284" w14:textId="77777777" w:rsidR="00AA2F5F" w:rsidRDefault="00737E7C">
      <w:pPr>
        <w:rPr>
          <w:del w:id="184" w:author="Luccas Correa" w:date="2026-08-03T22:26:00Z" w16du:dateUtc="2026-08-04T02:26:00Z"/>
        </w:rPr>
      </w:pPr>
      <w:del w:id="18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1D6B16" w14:textId="77777777" w:rsidR="00AA2F5F" w:rsidRDefault="00737E7C">
      <w:pPr>
        <w:rPr>
          <w:del w:id="186" w:author="Luccas Correa" w:date="2026-08-03T22:26:00Z" w16du:dateUtc="2026-08-04T02:26:00Z"/>
        </w:rPr>
      </w:pPr>
      <w:del w:id="18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A1E941" w14:textId="77777777" w:rsidR="00AA2F5F" w:rsidRDefault="00737E7C">
      <w:pPr>
        <w:rPr>
          <w:del w:id="188" w:author="Luccas Correa" w:date="2026-08-03T22:26:00Z" w16du:dateUtc="2026-08-04T02:26:00Z"/>
        </w:rPr>
      </w:pPr>
      <w:del w:id="18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47E60A5" w14:textId="77777777" w:rsidR="00AA2F5F" w:rsidRDefault="00737E7C">
      <w:pPr>
        <w:rPr>
          <w:del w:id="190" w:author="Luccas Correa" w:date="2026-08-03T22:26:00Z" w16du:dateUtc="2026-08-04T02:26:00Z"/>
        </w:rPr>
      </w:pPr>
      <w:del w:id="19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4E615A" w14:textId="77777777" w:rsidR="00AA2F5F" w:rsidRDefault="00737E7C">
      <w:pPr>
        <w:rPr>
          <w:del w:id="192" w:author="Luccas Correa" w:date="2026-08-03T22:26:00Z" w16du:dateUtc="2026-08-04T02:26:00Z"/>
        </w:rPr>
      </w:pPr>
      <w:del w:id="19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CF97125" w14:textId="77777777" w:rsidR="00AA2F5F" w:rsidRDefault="00737E7C">
      <w:pPr>
        <w:rPr>
          <w:del w:id="194" w:author="Luccas Correa" w:date="2026-08-03T22:26:00Z" w16du:dateUtc="2026-08-04T02:26:00Z"/>
        </w:rPr>
      </w:pPr>
      <w:del w:id="19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765BCE" w14:textId="77777777" w:rsidR="00AA2F5F" w:rsidRDefault="00737E7C">
      <w:pPr>
        <w:rPr>
          <w:del w:id="196" w:author="Luccas Correa" w:date="2026-08-03T22:26:00Z" w16du:dateUtc="2026-08-04T02:26:00Z"/>
        </w:rPr>
      </w:pPr>
      <w:del w:id="19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ACACA0" w14:textId="77777777" w:rsidR="00AA2F5F" w:rsidRDefault="00737E7C">
      <w:pPr>
        <w:rPr>
          <w:del w:id="198" w:author="Luccas Correa" w:date="2026-08-03T22:26:00Z" w16du:dateUtc="2026-08-04T02:26:00Z"/>
        </w:rPr>
      </w:pPr>
      <w:del w:id="19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675834" w14:textId="77777777" w:rsidR="00AA2F5F" w:rsidRDefault="00737E7C">
      <w:pPr>
        <w:rPr>
          <w:del w:id="200" w:author="Luccas Correa" w:date="2026-08-03T22:26:00Z" w16du:dateUtc="2026-08-04T02:26:00Z"/>
        </w:rPr>
      </w:pPr>
      <w:del w:id="20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FBA2D" w14:textId="77777777" w:rsidR="00AA2F5F" w:rsidRDefault="00737E7C">
      <w:pPr>
        <w:rPr>
          <w:del w:id="202" w:author="Luccas Correa" w:date="2026-08-03T22:26:00Z" w16du:dateUtc="2026-08-04T02:26:00Z"/>
        </w:rPr>
      </w:pPr>
      <w:del w:id="20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8630C8" w14:textId="77777777" w:rsidR="00AA2F5F" w:rsidRDefault="00737E7C">
      <w:pPr>
        <w:rPr>
          <w:del w:id="204" w:author="Luccas Correa" w:date="2026-08-03T22:26:00Z" w16du:dateUtc="2026-08-04T02:26:00Z"/>
        </w:rPr>
      </w:pPr>
      <w:del w:id="20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0A39BA" w14:textId="77777777" w:rsidR="00AA2F5F" w:rsidRDefault="00737E7C">
      <w:pPr>
        <w:rPr>
          <w:del w:id="206" w:author="Luccas Correa" w:date="2026-08-03T22:26:00Z" w16du:dateUtc="2026-08-04T02:26:00Z"/>
        </w:rPr>
      </w:pPr>
      <w:del w:id="20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5582F0" w14:textId="77777777" w:rsidR="00AA2F5F" w:rsidRDefault="00737E7C">
      <w:pPr>
        <w:rPr>
          <w:del w:id="208" w:author="Luccas Correa" w:date="2026-08-03T22:26:00Z" w16du:dateUtc="2026-08-04T02:26:00Z"/>
        </w:rPr>
      </w:pPr>
      <w:del w:id="20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8D2074" w14:textId="77777777" w:rsidR="00AA2F5F" w:rsidRDefault="00737E7C">
      <w:pPr>
        <w:rPr>
          <w:del w:id="210" w:author="Luccas Correa" w:date="2026-08-03T22:26:00Z" w16du:dateUtc="2026-08-04T02:26:00Z"/>
        </w:rPr>
      </w:pPr>
      <w:del w:id="21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22F83A" w14:textId="77777777" w:rsidR="00AA2F5F" w:rsidRDefault="00737E7C">
      <w:pPr>
        <w:rPr>
          <w:del w:id="212" w:author="Luccas Correa" w:date="2026-08-03T22:26:00Z" w16du:dateUtc="2026-08-04T02:26:00Z"/>
        </w:rPr>
      </w:pPr>
      <w:del w:id="21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399AD19" w14:textId="77777777" w:rsidR="00AA2F5F" w:rsidRDefault="00737E7C">
      <w:pPr>
        <w:rPr>
          <w:del w:id="214" w:author="Luccas Correa" w:date="2026-08-03T22:26:00Z" w16du:dateUtc="2026-08-04T02:26:00Z"/>
        </w:rPr>
      </w:pPr>
      <w:del w:id="21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9284BA" w14:textId="77777777" w:rsidR="00AA2F5F" w:rsidRDefault="00737E7C">
      <w:pPr>
        <w:rPr>
          <w:del w:id="216" w:author="Luccas Correa" w:date="2026-08-03T22:26:00Z" w16du:dateUtc="2026-08-04T02:26:00Z"/>
        </w:rPr>
      </w:pPr>
      <w:del w:id="21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ABBF3" w14:textId="77777777" w:rsidR="00AA2F5F" w:rsidRDefault="00737E7C">
      <w:pPr>
        <w:rPr>
          <w:del w:id="218" w:author="Luccas Correa" w:date="2026-08-03T22:26:00Z" w16du:dateUtc="2026-08-04T02:26:00Z"/>
        </w:rPr>
      </w:pPr>
      <w:del w:id="21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2090DB9" w14:textId="77777777" w:rsidR="00AA2F5F" w:rsidRDefault="00737E7C">
      <w:pPr>
        <w:rPr>
          <w:del w:id="220" w:author="Luccas Correa" w:date="2026-08-03T22:26:00Z" w16du:dateUtc="2026-08-04T02:26:00Z"/>
        </w:rPr>
      </w:pPr>
      <w:del w:id="22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060781A" w14:textId="77777777" w:rsidR="00AA2F5F" w:rsidRDefault="00737E7C">
      <w:pPr>
        <w:rPr>
          <w:del w:id="222" w:author="Luccas Correa" w:date="2026-08-03T22:26:00Z" w16du:dateUtc="2026-08-04T02:26:00Z"/>
        </w:rPr>
      </w:pPr>
      <w:del w:id="22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EC6E0F" w14:textId="77777777" w:rsidR="00AA2F5F" w:rsidRDefault="00737E7C">
      <w:pPr>
        <w:rPr>
          <w:del w:id="224" w:author="Luccas Correa" w:date="2026-08-03T22:26:00Z" w16du:dateUtc="2026-08-04T02:26:00Z"/>
        </w:rPr>
      </w:pPr>
      <w:del w:id="22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4735E0" w14:textId="77777777" w:rsidR="00AA2F5F" w:rsidRDefault="00737E7C">
      <w:pPr>
        <w:rPr>
          <w:del w:id="226" w:author="Luccas Correa" w:date="2026-08-03T22:26:00Z" w16du:dateUtc="2026-08-04T02:26:00Z"/>
        </w:rPr>
      </w:pPr>
      <w:del w:id="22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2EAB8F4" w14:textId="77777777" w:rsidR="00AA2F5F" w:rsidRDefault="00737E7C">
      <w:pPr>
        <w:rPr>
          <w:del w:id="228" w:author="Luccas Correa" w:date="2026-08-03T22:26:00Z" w16du:dateUtc="2026-08-04T02:26:00Z"/>
        </w:rPr>
      </w:pPr>
      <w:del w:id="22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1C635AA" w14:textId="77777777" w:rsidR="00AA2F5F" w:rsidRDefault="00737E7C">
      <w:pPr>
        <w:rPr>
          <w:del w:id="230" w:author="Luccas Correa" w:date="2026-08-03T22:26:00Z" w16du:dateUtc="2026-08-04T02:26:00Z"/>
        </w:rPr>
      </w:pPr>
      <w:del w:id="23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05B078" w14:textId="77777777" w:rsidR="00AA2F5F" w:rsidRDefault="00737E7C">
      <w:pPr>
        <w:rPr>
          <w:del w:id="232" w:author="Luccas Correa" w:date="2026-08-03T22:26:00Z" w16du:dateUtc="2026-08-04T02:26:00Z"/>
        </w:rPr>
      </w:pPr>
      <w:del w:id="23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14FD338" w14:textId="77777777" w:rsidR="00AA2F5F" w:rsidRDefault="00737E7C">
      <w:pPr>
        <w:rPr>
          <w:del w:id="234" w:author="Luccas Correa" w:date="2026-08-03T22:26:00Z" w16du:dateUtc="2026-08-04T02:26:00Z"/>
        </w:rPr>
      </w:pPr>
      <w:del w:id="23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66ED33" w14:textId="77777777" w:rsidR="00AA2F5F" w:rsidRDefault="00737E7C">
      <w:pPr>
        <w:rPr>
          <w:del w:id="236" w:author="Luccas Correa" w:date="2026-08-03T22:26:00Z" w16du:dateUtc="2026-08-04T02:26:00Z"/>
        </w:rPr>
      </w:pPr>
      <w:del w:id="23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69FE8" w14:textId="77777777" w:rsidR="00AA2F5F" w:rsidRDefault="00737E7C">
      <w:pPr>
        <w:rPr>
          <w:del w:id="238" w:author="Luccas Correa" w:date="2026-08-03T22:26:00Z" w16du:dateUtc="2026-08-04T02:26:00Z"/>
        </w:rPr>
      </w:pPr>
      <w:del w:id="23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517413" w14:textId="77777777" w:rsidR="00AA2F5F" w:rsidRDefault="00737E7C">
      <w:pPr>
        <w:rPr>
          <w:del w:id="240" w:author="Luccas Correa" w:date="2026-08-03T22:26:00Z" w16du:dateUtc="2026-08-04T02:26:00Z"/>
        </w:rPr>
      </w:pPr>
      <w:del w:id="24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DEF337" w14:textId="77777777" w:rsidR="00AA2F5F" w:rsidRDefault="00737E7C">
      <w:pPr>
        <w:rPr>
          <w:del w:id="242" w:author="Luccas Correa" w:date="2026-08-03T22:26:00Z" w16du:dateUtc="2026-08-04T02:26:00Z"/>
        </w:rPr>
      </w:pPr>
      <w:del w:id="24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325578C" w14:textId="77777777" w:rsidR="00AA2F5F" w:rsidRDefault="00737E7C">
      <w:pPr>
        <w:rPr>
          <w:del w:id="244" w:author="Luccas Correa" w:date="2026-08-03T22:26:00Z" w16du:dateUtc="2026-08-04T02:26:00Z"/>
        </w:rPr>
      </w:pPr>
      <w:del w:id="24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9C9C81" w14:textId="77777777" w:rsidR="00AA2F5F" w:rsidRDefault="00737E7C">
      <w:pPr>
        <w:rPr>
          <w:del w:id="246" w:author="Luccas Correa" w:date="2026-08-03T22:26:00Z" w16du:dateUtc="2026-08-04T02:26:00Z"/>
        </w:rPr>
      </w:pPr>
      <w:del w:id="24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2CEA6F" w14:textId="77777777" w:rsidR="00AA2F5F" w:rsidRDefault="00737E7C">
      <w:pPr>
        <w:rPr>
          <w:del w:id="248" w:author="Luccas Correa" w:date="2026-08-03T22:26:00Z" w16du:dateUtc="2026-08-04T02:26:00Z"/>
        </w:rPr>
      </w:pPr>
      <w:del w:id="24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2AA1FC" w14:textId="77777777" w:rsidR="00AA2F5F" w:rsidRDefault="00737E7C">
      <w:pPr>
        <w:rPr>
          <w:del w:id="250" w:author="Luccas Correa" w:date="2026-08-03T22:26:00Z" w16du:dateUtc="2026-08-04T02:26:00Z"/>
        </w:rPr>
      </w:pPr>
      <w:del w:id="25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994E51E" w14:textId="77777777" w:rsidR="00AA2F5F" w:rsidRDefault="00737E7C">
      <w:pPr>
        <w:rPr>
          <w:del w:id="252" w:author="Luccas Correa" w:date="2026-08-03T22:26:00Z" w16du:dateUtc="2026-08-04T02:26:00Z"/>
        </w:rPr>
      </w:pPr>
      <w:del w:id="25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265597" w14:textId="77777777" w:rsidR="00AA2F5F" w:rsidRDefault="00737E7C">
      <w:pPr>
        <w:rPr>
          <w:del w:id="254" w:author="Luccas Correa" w:date="2026-08-03T22:26:00Z" w16du:dateUtc="2026-08-04T02:26:00Z"/>
        </w:rPr>
      </w:pPr>
      <w:del w:id="25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AE4358" w14:textId="77777777" w:rsidR="00AA2F5F" w:rsidRDefault="00737E7C">
      <w:pPr>
        <w:rPr>
          <w:del w:id="256" w:author="Luccas Correa" w:date="2026-08-03T22:26:00Z" w16du:dateUtc="2026-08-04T02:26:00Z"/>
        </w:rPr>
      </w:pPr>
      <w:del w:id="25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5A575E" w14:textId="77777777" w:rsidR="00AA2F5F" w:rsidRDefault="00737E7C">
      <w:pPr>
        <w:rPr>
          <w:del w:id="258" w:author="Luccas Correa" w:date="2026-08-03T22:26:00Z" w16du:dateUtc="2026-08-04T02:26:00Z"/>
        </w:rPr>
      </w:pPr>
      <w:del w:id="25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D6872A" w14:textId="77777777" w:rsidR="00AA2F5F" w:rsidRDefault="00737E7C">
      <w:pPr>
        <w:rPr>
          <w:del w:id="260" w:author="Luccas Correa" w:date="2026-08-03T22:26:00Z" w16du:dateUtc="2026-08-04T02:26:00Z"/>
        </w:rPr>
      </w:pPr>
      <w:del w:id="26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0C442E" w14:textId="77777777" w:rsidR="00AA2F5F" w:rsidRDefault="00737E7C">
      <w:pPr>
        <w:rPr>
          <w:del w:id="262" w:author="Luccas Correa" w:date="2026-08-03T22:26:00Z" w16du:dateUtc="2026-08-04T02:26:00Z"/>
        </w:rPr>
      </w:pPr>
      <w:del w:id="26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A05E19" w14:textId="77777777" w:rsidR="00AA2F5F" w:rsidRDefault="00737E7C">
      <w:pPr>
        <w:rPr>
          <w:del w:id="264" w:author="Luccas Correa" w:date="2026-08-03T22:26:00Z" w16du:dateUtc="2026-08-04T02:26:00Z"/>
        </w:rPr>
      </w:pPr>
      <w:del w:id="26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46A033" w14:textId="77777777" w:rsidR="00AA2F5F" w:rsidRDefault="00737E7C">
      <w:pPr>
        <w:rPr>
          <w:del w:id="266" w:author="Luccas Correa" w:date="2026-08-03T22:26:00Z" w16du:dateUtc="2026-08-04T02:26:00Z"/>
        </w:rPr>
      </w:pPr>
      <w:del w:id="26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7CAA6E" w14:textId="77777777" w:rsidR="00AA2F5F" w:rsidRDefault="00737E7C">
      <w:pPr>
        <w:rPr>
          <w:del w:id="268" w:author="Luccas Correa" w:date="2026-08-03T22:26:00Z" w16du:dateUtc="2026-08-04T02:26:00Z"/>
        </w:rPr>
      </w:pPr>
      <w:del w:id="26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A31900" w14:textId="77777777" w:rsidR="00AA2F5F" w:rsidRDefault="00737E7C">
      <w:pPr>
        <w:rPr>
          <w:del w:id="270" w:author="Luccas Correa" w:date="2026-08-03T22:26:00Z" w16du:dateUtc="2026-08-04T02:26:00Z"/>
        </w:rPr>
      </w:pPr>
      <w:del w:id="27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02E313" w14:textId="77777777" w:rsidR="00AA2F5F" w:rsidRDefault="00737E7C">
      <w:pPr>
        <w:rPr>
          <w:del w:id="272" w:author="Luccas Correa" w:date="2026-08-03T22:26:00Z" w16du:dateUtc="2026-08-04T02:26:00Z"/>
        </w:rPr>
      </w:pPr>
      <w:del w:id="27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0CE3416" w14:textId="77777777" w:rsidR="00AA2F5F" w:rsidRDefault="00737E7C">
      <w:pPr>
        <w:rPr>
          <w:del w:id="274" w:author="Luccas Correa" w:date="2026-08-03T22:26:00Z" w16du:dateUtc="2026-08-04T02:26:00Z"/>
        </w:rPr>
      </w:pPr>
      <w:del w:id="27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B0DDDA" w14:textId="77777777" w:rsidR="00AA2F5F" w:rsidRDefault="00737E7C">
      <w:pPr>
        <w:rPr>
          <w:del w:id="276" w:author="Luccas Correa" w:date="2026-08-03T22:26:00Z" w16du:dateUtc="2026-08-04T02:26:00Z"/>
        </w:rPr>
      </w:pPr>
      <w:del w:id="27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BADF7" w14:textId="77777777" w:rsidR="00AA2F5F" w:rsidRDefault="00737E7C">
      <w:pPr>
        <w:rPr>
          <w:del w:id="278" w:author="Luccas Correa" w:date="2026-08-03T22:26:00Z" w16du:dateUtc="2026-08-04T02:26:00Z"/>
        </w:rPr>
      </w:pPr>
      <w:del w:id="27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8DC3CC" w14:textId="77777777" w:rsidR="00AA2F5F" w:rsidRDefault="00737E7C">
      <w:pPr>
        <w:rPr>
          <w:del w:id="280" w:author="Luccas Correa" w:date="2026-08-03T22:26:00Z" w16du:dateUtc="2026-08-04T02:26:00Z"/>
        </w:rPr>
      </w:pPr>
      <w:del w:id="28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9D12D8" w14:textId="77777777" w:rsidR="00AA2F5F" w:rsidRDefault="00737E7C">
      <w:pPr>
        <w:rPr>
          <w:del w:id="282" w:author="Luccas Correa" w:date="2026-08-03T22:26:00Z" w16du:dateUtc="2026-08-04T02:26:00Z"/>
        </w:rPr>
      </w:pPr>
      <w:del w:id="28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E8C8FA" w14:textId="77777777" w:rsidR="00AA2F5F" w:rsidRDefault="00737E7C">
      <w:pPr>
        <w:rPr>
          <w:del w:id="284" w:author="Luccas Correa" w:date="2026-08-03T22:26:00Z" w16du:dateUtc="2026-08-04T02:26:00Z"/>
        </w:rPr>
      </w:pPr>
      <w:del w:id="28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730252" w14:textId="77777777" w:rsidR="00AA2F5F" w:rsidRDefault="00737E7C">
      <w:pPr>
        <w:rPr>
          <w:del w:id="286" w:author="Luccas Correa" w:date="2026-08-03T22:26:00Z" w16du:dateUtc="2026-08-04T02:26:00Z"/>
        </w:rPr>
      </w:pPr>
      <w:del w:id="28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2D0C63" w14:textId="77777777" w:rsidR="00AA2F5F" w:rsidRDefault="00737E7C">
      <w:pPr>
        <w:rPr>
          <w:del w:id="288" w:author="Luccas Correa" w:date="2026-08-03T22:26:00Z" w16du:dateUtc="2026-08-04T02:26:00Z"/>
        </w:rPr>
      </w:pPr>
      <w:del w:id="28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40EA89" w14:textId="77777777" w:rsidR="00AA2F5F" w:rsidRDefault="00737E7C">
      <w:pPr>
        <w:rPr>
          <w:del w:id="290" w:author="Luccas Correa" w:date="2026-08-03T22:26:00Z" w16du:dateUtc="2026-08-04T02:26:00Z"/>
        </w:rPr>
      </w:pPr>
      <w:del w:id="29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67268EF" w14:textId="77777777" w:rsidR="00AA2F5F" w:rsidRDefault="00737E7C">
      <w:pPr>
        <w:rPr>
          <w:del w:id="292" w:author="Luccas Correa" w:date="2026-08-03T22:26:00Z" w16du:dateUtc="2026-08-04T02:26:00Z"/>
        </w:rPr>
      </w:pPr>
      <w:del w:id="29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304029" w14:textId="77777777" w:rsidR="00AA2F5F" w:rsidRDefault="00737E7C">
      <w:pPr>
        <w:rPr>
          <w:del w:id="294" w:author="Luccas Correa" w:date="2026-08-03T22:26:00Z" w16du:dateUtc="2026-08-04T02:26:00Z"/>
        </w:rPr>
      </w:pPr>
      <w:del w:id="29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C1A4C98" w14:textId="77777777" w:rsidR="00AA2F5F" w:rsidRDefault="00737E7C">
      <w:pPr>
        <w:rPr>
          <w:del w:id="296" w:author="Luccas Correa" w:date="2026-08-03T22:26:00Z" w16du:dateUtc="2026-08-04T02:26:00Z"/>
        </w:rPr>
      </w:pPr>
      <w:del w:id="29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F94C0C" w14:textId="77777777" w:rsidR="00AA2F5F" w:rsidRDefault="00737E7C">
      <w:pPr>
        <w:rPr>
          <w:del w:id="298" w:author="Luccas Correa" w:date="2026-08-03T22:26:00Z" w16du:dateUtc="2026-08-04T02:26:00Z"/>
        </w:rPr>
      </w:pPr>
      <w:del w:id="29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E72042" w14:textId="77777777" w:rsidR="00AA2F5F" w:rsidRDefault="00737E7C">
      <w:pPr>
        <w:rPr>
          <w:del w:id="300" w:author="Luccas Correa" w:date="2026-08-03T22:26:00Z" w16du:dateUtc="2026-08-04T02:26:00Z"/>
        </w:rPr>
      </w:pPr>
      <w:del w:id="30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CD4AC9" w14:textId="77777777" w:rsidR="00AA2F5F" w:rsidRDefault="00737E7C">
      <w:pPr>
        <w:rPr>
          <w:del w:id="302" w:author="Luccas Correa" w:date="2026-08-03T22:26:00Z" w16du:dateUtc="2026-08-04T02:26:00Z"/>
        </w:rPr>
      </w:pPr>
      <w:del w:id="30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BACD72" w14:textId="77777777" w:rsidR="00AA2F5F" w:rsidRDefault="00737E7C">
      <w:pPr>
        <w:rPr>
          <w:del w:id="304" w:author="Luccas Correa" w:date="2026-08-03T22:26:00Z" w16du:dateUtc="2026-08-04T02:26:00Z"/>
        </w:rPr>
      </w:pPr>
      <w:del w:id="30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6872BE" w14:textId="77777777" w:rsidR="00AA2F5F" w:rsidRDefault="00737E7C">
      <w:pPr>
        <w:rPr>
          <w:del w:id="306" w:author="Luccas Correa" w:date="2026-08-03T22:26:00Z" w16du:dateUtc="2026-08-04T02:26:00Z"/>
        </w:rPr>
      </w:pPr>
      <w:del w:id="30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06C541" w14:textId="77777777" w:rsidR="00AA2F5F" w:rsidRDefault="00737E7C">
      <w:pPr>
        <w:rPr>
          <w:del w:id="308" w:author="Luccas Correa" w:date="2026-08-03T22:26:00Z" w16du:dateUtc="2026-08-04T02:26:00Z"/>
        </w:rPr>
      </w:pPr>
      <w:del w:id="30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9CA2D78" w14:textId="77777777" w:rsidR="00AA2F5F" w:rsidRDefault="00737E7C">
      <w:pPr>
        <w:rPr>
          <w:del w:id="310" w:author="Luccas Correa" w:date="2026-08-03T22:26:00Z" w16du:dateUtc="2026-08-04T02:26:00Z"/>
        </w:rPr>
      </w:pPr>
      <w:del w:id="31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3F5327" w14:textId="77777777" w:rsidR="00AA2F5F" w:rsidRDefault="00737E7C">
      <w:pPr>
        <w:rPr>
          <w:del w:id="312" w:author="Luccas Correa" w:date="2026-08-03T22:26:00Z" w16du:dateUtc="2026-08-04T02:26:00Z"/>
        </w:rPr>
      </w:pPr>
      <w:del w:id="31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65AAA0" w14:textId="77777777" w:rsidR="00AA2F5F" w:rsidRDefault="00737E7C">
      <w:pPr>
        <w:rPr>
          <w:del w:id="314" w:author="Luccas Correa" w:date="2026-08-03T22:26:00Z" w16du:dateUtc="2026-08-04T02:26:00Z"/>
        </w:rPr>
      </w:pPr>
      <w:del w:id="31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B4FA373" w14:textId="77777777" w:rsidR="00AA2F5F" w:rsidRDefault="00737E7C">
      <w:pPr>
        <w:rPr>
          <w:del w:id="316" w:author="Luccas Correa" w:date="2026-08-03T22:26:00Z" w16du:dateUtc="2026-08-04T02:26:00Z"/>
        </w:rPr>
      </w:pPr>
      <w:del w:id="31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3E5F33" w14:textId="77777777" w:rsidR="00AA2F5F" w:rsidRDefault="00737E7C">
      <w:pPr>
        <w:rPr>
          <w:del w:id="318" w:author="Luccas Correa" w:date="2026-08-03T22:26:00Z" w16du:dateUtc="2026-08-04T02:26:00Z"/>
        </w:rPr>
      </w:pPr>
      <w:del w:id="31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6FB13" w14:textId="77777777" w:rsidR="00AA2F5F" w:rsidRDefault="00737E7C">
      <w:pPr>
        <w:rPr>
          <w:del w:id="320" w:author="Luccas Correa" w:date="2026-08-03T22:26:00Z" w16du:dateUtc="2026-08-04T02:26:00Z"/>
        </w:rPr>
      </w:pPr>
      <w:del w:id="32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6ACFAF" w14:textId="77777777" w:rsidR="00AA2F5F" w:rsidRDefault="00737E7C">
      <w:pPr>
        <w:rPr>
          <w:del w:id="322" w:author="Luccas Correa" w:date="2026-08-03T22:26:00Z" w16du:dateUtc="2026-08-04T02:26:00Z"/>
        </w:rPr>
      </w:pPr>
      <w:del w:id="32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AE46DD" w14:textId="77777777" w:rsidR="00AA2F5F" w:rsidRDefault="00737E7C">
      <w:pPr>
        <w:rPr>
          <w:del w:id="324" w:author="Luccas Correa" w:date="2026-08-03T22:26:00Z" w16du:dateUtc="2026-08-04T02:26:00Z"/>
        </w:rPr>
      </w:pPr>
      <w:del w:id="32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EE16168" w14:textId="77777777" w:rsidR="00AA2F5F" w:rsidRDefault="00737E7C">
      <w:pPr>
        <w:rPr>
          <w:del w:id="326" w:author="Luccas Correa" w:date="2026-08-03T22:26:00Z" w16du:dateUtc="2026-08-04T02:26:00Z"/>
        </w:rPr>
      </w:pPr>
      <w:del w:id="32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629371" w14:textId="77777777" w:rsidR="00AA2F5F" w:rsidRDefault="00737E7C">
      <w:pPr>
        <w:rPr>
          <w:del w:id="328" w:author="Luccas Correa" w:date="2026-08-03T22:26:00Z" w16du:dateUtc="2026-08-04T02:26:00Z"/>
        </w:rPr>
      </w:pPr>
      <w:del w:id="32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F4CE4" w14:textId="77777777" w:rsidR="00AA2F5F" w:rsidRDefault="00737E7C">
      <w:pPr>
        <w:rPr>
          <w:del w:id="330" w:author="Luccas Correa" w:date="2026-08-03T22:26:00Z" w16du:dateUtc="2026-08-04T02:26:00Z"/>
        </w:rPr>
      </w:pPr>
      <w:del w:id="33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57D74" w14:textId="77777777" w:rsidR="00AA2F5F" w:rsidRDefault="00737E7C">
      <w:pPr>
        <w:rPr>
          <w:del w:id="332" w:author="Luccas Correa" w:date="2026-08-03T22:26:00Z" w16du:dateUtc="2026-08-04T02:26:00Z"/>
        </w:rPr>
      </w:pPr>
      <w:del w:id="33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A8E94" w14:textId="77777777" w:rsidR="00AA2F5F" w:rsidRDefault="00737E7C">
      <w:pPr>
        <w:rPr>
          <w:del w:id="334" w:author="Luccas Correa" w:date="2026-08-03T22:26:00Z" w16du:dateUtc="2026-08-04T02:26:00Z"/>
        </w:rPr>
      </w:pPr>
      <w:del w:id="33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9C8986" w14:textId="77777777" w:rsidR="00AA2F5F" w:rsidRDefault="00737E7C">
      <w:pPr>
        <w:rPr>
          <w:del w:id="336" w:author="Luccas Correa" w:date="2026-08-03T22:26:00Z" w16du:dateUtc="2026-08-04T02:26:00Z"/>
        </w:rPr>
      </w:pPr>
      <w:del w:id="337"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54B7A5" w14:textId="77777777" w:rsidR="00AA2F5F" w:rsidRDefault="00737E7C">
      <w:pPr>
        <w:rPr>
          <w:del w:id="338" w:author="Luccas Correa" w:date="2026-08-03T22:26:00Z" w16du:dateUtc="2026-08-04T02:26:00Z"/>
        </w:rPr>
      </w:pPr>
      <w:del w:id="339"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15DFE0" w14:textId="77777777" w:rsidR="00AA2F5F" w:rsidRDefault="00737E7C">
      <w:pPr>
        <w:rPr>
          <w:del w:id="340" w:author="Luccas Correa" w:date="2026-08-03T22:26:00Z" w16du:dateUtc="2026-08-04T02:26:00Z"/>
        </w:rPr>
      </w:pPr>
      <w:del w:id="341"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3A7149" w14:textId="77777777" w:rsidR="00AA2F5F" w:rsidRDefault="00737E7C">
      <w:pPr>
        <w:rPr>
          <w:del w:id="342" w:author="Luccas Correa" w:date="2026-08-03T22:26:00Z" w16du:dateUtc="2026-08-04T02:26:00Z"/>
        </w:rPr>
      </w:pPr>
      <w:del w:id="343"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F18E05A" w14:textId="77777777" w:rsidR="00AA2F5F" w:rsidRPr="005E5AE5" w:rsidRDefault="00737E7C">
      <w:pPr>
        <w:rPr>
          <w:lang w:val="pt-BR"/>
          <w:rPrChange w:id="344" w:author="Luccas Correa" w:date="2026-08-03T22:26:00Z" w16du:dateUtc="2026-08-04T02:26:00Z">
            <w:rPr/>
          </w:rPrChange>
        </w:rPr>
      </w:pPr>
      <w:del w:id="345" w:author="Luccas Correa" w:date="2026-08-03T22:26:00Z" w16du:dateUtc="2026-08-04T02:26: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sectPr w:rsidR="00AA2F5F" w:rsidRPr="005E5AE5">
      <w:pgSz w:w="12240" w:h="15840"/>
      <w:pgMar w:top="1440" w:right="1440" w:bottom="1440" w:left="1440" w:header="708" w:footer="708" w:gutter="0"/>
      <w:cols w:num="1" w:space="708"/>
      <w:docGrid w:linePitch="360"/>
      <w:sectPrChange w:id="346" w:author="Luccas Correa" w:date="2026-08-03T22:26:00Z" w16du:dateUtc="2026-08-04T02:26:00Z">
        <w:sectPr w:rsidR="00AA2F5F" w:rsidRPr="005E5AE5">
          <w:pgMar w:top="1440" w:right="1440" w:bottom="1440" w:left="1440" w:header="720" w:footer="720" w:gutter="0"/>
          <w:cols w:num="2"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1200"/>
    <w:rsid w:val="00524058"/>
    <w:rsid w:val="005E5AE5"/>
    <w:rsid w:val="006D3D70"/>
    <w:rsid w:val="008B44CC"/>
    <w:rsid w:val="00A16521"/>
    <w:rsid w:val="00AA1D8D"/>
    <w:rsid w:val="00AA2F5F"/>
    <w:rsid w:val="00B47730"/>
    <w:rsid w:val="00CB0664"/>
    <w:rsid w:val="00CF6E4E"/>
    <w:rsid w:val="00E62CD2"/>
    <w:rsid w:val="00EB3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EB3E03"/>
    <w:pPr>
      <w:keepNext/>
      <w:keepLines/>
      <w:spacing w:before="360" w:after="80" w:line="278" w:lineRule="auto"/>
      <w:outlineLvl w:val="0"/>
      <w:pPrChange w:id="0" w:author="Luccas Correa" w:date="2026-08-03T22:26: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Luccas Correa" w:date="2026-08-03T22:26: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EB3E03"/>
    <w:pPr>
      <w:keepNext/>
      <w:keepLines/>
      <w:spacing w:before="160" w:after="80" w:line="278" w:lineRule="auto"/>
      <w:outlineLvl w:val="1"/>
      <w:pPrChange w:id="1" w:author="Luccas Correa" w:date="2026-08-03T22:26: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Luccas Correa" w:date="2026-08-03T22:26: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EB3E03"/>
    <w:pPr>
      <w:keepNext/>
      <w:keepLines/>
      <w:spacing w:before="160" w:after="80" w:line="278" w:lineRule="auto"/>
      <w:outlineLvl w:val="2"/>
      <w:pPrChange w:id="2" w:author="Luccas Correa" w:date="2026-08-03T22:26: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Luccas Correa" w:date="2026-08-03T22:26: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EB3E03"/>
    <w:pPr>
      <w:keepNext/>
      <w:keepLines/>
      <w:spacing w:before="80" w:after="40" w:line="278" w:lineRule="auto"/>
      <w:outlineLvl w:val="3"/>
      <w:pPrChange w:id="3" w:author="Luccas Correa" w:date="2026-08-03T22:26: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Luccas Correa" w:date="2026-08-03T22:26: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EB3E03"/>
    <w:pPr>
      <w:keepNext/>
      <w:keepLines/>
      <w:spacing w:before="80" w:after="40" w:line="278" w:lineRule="auto"/>
      <w:outlineLvl w:val="4"/>
      <w:pPrChange w:id="4" w:author="Luccas Correa" w:date="2026-08-03T22:26: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Luccas Correa" w:date="2026-08-03T22:26: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EB3E03"/>
    <w:pPr>
      <w:keepNext/>
      <w:keepLines/>
      <w:spacing w:before="40" w:after="0" w:line="278" w:lineRule="auto"/>
      <w:outlineLvl w:val="5"/>
      <w:pPrChange w:id="5" w:author="Luccas Correa" w:date="2026-08-03T22:26: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Luccas Correa" w:date="2026-08-03T22:26: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EB3E03"/>
    <w:pPr>
      <w:keepNext/>
      <w:keepLines/>
      <w:spacing w:before="40" w:after="0" w:line="278" w:lineRule="auto"/>
      <w:outlineLvl w:val="6"/>
      <w:pPrChange w:id="6" w:author="Luccas Correa" w:date="2026-08-03T22:26: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Luccas Correa" w:date="2026-08-03T22:26: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EB3E03"/>
    <w:pPr>
      <w:keepNext/>
      <w:keepLines/>
      <w:spacing w:after="0" w:line="278" w:lineRule="auto"/>
      <w:outlineLvl w:val="7"/>
      <w:pPrChange w:id="7" w:author="Luccas Correa" w:date="2026-08-03T22:26: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Luccas Correa" w:date="2026-08-03T22:26: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EB3E03"/>
    <w:pPr>
      <w:keepNext/>
      <w:keepLines/>
      <w:spacing w:after="0" w:line="278" w:lineRule="auto"/>
      <w:outlineLvl w:val="8"/>
      <w:pPrChange w:id="8" w:author="Luccas Correa" w:date="2026-08-03T22:26: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Luccas Correa" w:date="2026-08-03T22:26: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EB3E03"/>
    <w:pPr>
      <w:spacing w:after="80" w:line="240" w:lineRule="auto"/>
      <w:contextualSpacing/>
      <w:pPrChange w:id="9" w:author="Luccas Correa" w:date="2026-08-03T22:26: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Luccas Correa" w:date="2026-08-03T22:26: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B3E03"/>
    <w:pPr>
      <w:numPr>
        <w:ilvl w:val="1"/>
      </w:numPr>
      <w:spacing w:after="160" w:line="278" w:lineRule="auto"/>
      <w:pPrChange w:id="10" w:author="Luccas Correa" w:date="2026-08-03T22:26: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Luccas Correa" w:date="2026-08-03T22:26: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B3E03"/>
    <w:pPr>
      <w:spacing w:before="160" w:after="160" w:line="278" w:lineRule="auto"/>
      <w:jc w:val="center"/>
      <w:pPrChange w:id="11" w:author="Luccas Correa" w:date="2026-08-03T22:26:00Z">
        <w:pPr>
          <w:spacing w:after="200" w:line="276" w:lineRule="auto"/>
        </w:pPr>
      </w:pPrChange>
    </w:pPr>
    <w:rPr>
      <w:rFonts w:eastAsiaTheme="minorHAnsi"/>
      <w:i/>
      <w:iCs/>
      <w:color w:val="404040" w:themeColor="text1" w:themeTint="BF"/>
      <w:kern w:val="2"/>
      <w:sz w:val="24"/>
      <w:szCs w:val="24"/>
      <w14:ligatures w14:val="standardContextual"/>
      <w:rPrChange w:id="11" w:author="Luccas Correa" w:date="2026-08-03T22:26: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EB3E03"/>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Luccas Correa" w:date="2026-08-03T22:26: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Luccas Correa" w:date="2026-08-03T22:26: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EB3E03"/>
    <w:rPr>
      <w:i/>
      <w:iCs/>
      <w:color w:val="365F91" w:themeColor="accent1" w:themeShade="BF"/>
      <w:rPrChange w:id="13" w:author="Luccas Correa" w:date="2026-08-03T22:26: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EB3E03"/>
    <w:rPr>
      <w:b/>
      <w:bCs/>
      <w:smallCaps/>
      <w:color w:val="365F91" w:themeColor="accent1" w:themeShade="BF"/>
      <w:spacing w:val="5"/>
      <w:rPrChange w:id="14" w:author="Luccas Correa" w:date="2026-08-03T22:26: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6250</Words>
  <Characters>35626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2025-09-15T19:48:00Z</dcterms:created>
  <dcterms:modified xsi:type="dcterms:W3CDTF">2026-08-04T02:26:00Z</dcterms:modified>
  <cp:category/>
</cp:coreProperties>
</file>