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72DC" w14:textId="77777777" w:rsidR="00EE3B57" w:rsidRDefault="000C5861">
      <w:pPr>
        <w:rPr>
          <w:ins w:id="6" w:author="Comparison" w:date="2026-08-03T22:25:00Z" w16du:dateUtc="2026-08-04T02:25:00Z"/>
        </w:rPr>
      </w:pPr>
      <w:ins w:id="7" w:author="Comparison" w:date="2026-08-03T22:25:00Z" w16du:dateUtc="2026-08-04T02:25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59264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5DDD40DB" w14:textId="77777777" w:rsidR="00EE3B57" w:rsidRDefault="00EE3B57">
      <w:pPr>
        <w:rPr>
          <w:ins w:id="8" w:author="Comparison" w:date="2026-08-03T22:25:00Z" w16du:dateUtc="2026-08-04T02:25:00Z"/>
        </w:rPr>
      </w:pPr>
    </w:p>
    <w:p w14:paraId="7AC5FBE5" w14:textId="22B2B61E" w:rsidR="006E4D75" w:rsidRDefault="000C5861">
      <w:pPr>
        <w:rPr>
          <w:del w:id="9" w:author="Comparison" w:date="2026-08-03T22:25:00Z" w16du:dateUtc="2026-08-04T02:25:00Z"/>
        </w:rPr>
      </w:pPr>
      <w:ins w:id="10" w:author="Comparison" w:date="2026-08-03T22:25:00Z" w16du:dateUtc="2026-08-04T02:25:00Z">
        <w:r>
          <w:t>My</w:t>
        </w:r>
      </w:ins>
      <w:del w:id="11" w:author="Comparison" w:date="2026-08-03T22:25:00Z" w16du:dateUtc="2026-08-04T02:25:00Z">
        <w:r w:rsidR="006E4D75">
          <w:delText>This is a</w:delText>
        </w:r>
      </w:del>
      <w:r w:rsidR="006E4D75">
        <w:t xml:space="preserve"> test</w:t>
      </w:r>
      <w:ins w:id="12" w:author="Comparison" w:date="2026-08-03T22:25:00Z" w16du:dateUtc="2026-08-04T02:25:00Z">
        <w:r>
          <w:t xml:space="preserve"> with</w:t>
        </w:r>
      </w:ins>
      <w:del w:id="13" w:author="Comparison" w:date="2026-08-03T22:25:00Z" w16du:dateUtc="2026-08-04T02:25:00Z">
        <w:r w:rsidR="006E4D75">
          <w:delText>.</w:delText>
        </w:r>
      </w:del>
    </w:p>
    <w:p w14:paraId="50D584C9" w14:textId="3D981B91" w:rsidR="007078D9" w:rsidRDefault="007078D9">
      <w:pPr>
        <w:rPr>
          <w:del w:id="14" w:author="Comparison" w:date="2026-08-03T22:25:00Z" w16du:dateUtc="2026-08-04T02:25:00Z"/>
        </w:rPr>
      </w:pPr>
      <w:del w:id="15" w:author="Comparison" w:date="2026-08-03T22:25:00Z" w16du:dateUtc="2026-08-04T02:25:00Z">
        <w:r>
          <w:delText>I added this sentence.</w:delText>
        </w:r>
      </w:del>
    </w:p>
    <w:p w14:paraId="2353F1FE" w14:textId="78AE468D" w:rsidR="006E4D75" w:rsidRDefault="006E4D75">
      <w:del w:id="16" w:author="Comparison" w:date="2026-08-03T22:25:00Z" w16du:dateUtc="2026-08-04T02:25:00Z">
        <w:r>
          <w:delText>Here’s</w:delText>
        </w:r>
      </w:del>
      <w:r>
        <w:t xml:space="preserve"> some</w:t>
      </w:r>
      <w:r w:rsidR="00150A31">
        <w:t xml:space="preserve"> </w:t>
      </w:r>
      <w:ins w:id="17" w:author="Comparison" w:date="2026-08-03T22:25:00Z" w16du:dateUtc="2026-08-04T02:25:00Z">
        <w:r w:rsidR="000C5861">
          <w:t>shapes</w:t>
        </w:r>
      </w:ins>
      <w:del w:id="18" w:author="Comparison" w:date="2026-08-03T22:25:00Z" w16du:dateUtc="2026-08-04T02:25:00Z">
        <w:r w:rsidR="00150A31">
          <w:delText>NEW</w:delText>
        </w:r>
        <w:r>
          <w:delText xml:space="preserve"> text</w:delText>
        </w:r>
      </w:del>
      <w:r>
        <w:t>.</w:t>
      </w:r>
    </w:p>
    <w:p w14:paraId="0DD8908C" w14:textId="77777777" w:rsidR="00EE3B57" w:rsidRDefault="000C5861">
      <w:pPr>
        <w:rPr>
          <w:ins w:id="19" w:author="Comparison" w:date="2026-08-03T22:25:00Z" w16du:dateUtc="2026-08-04T02:25:00Z"/>
        </w:rPr>
      </w:pPr>
      <w:ins w:id="20" w:author="Comparison" w:date="2026-08-03T22:25:00Z" w16du:dateUtc="2026-08-04T02:25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51661312" behindDoc="0" locked="0" layoutInCell="0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2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3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t>My test with some shapes.</w:t>
        </w:r>
      </w:ins>
    </w:p>
    <w:p w14:paraId="482E0C32" w14:textId="77777777" w:rsidR="00EE3B57" w:rsidRDefault="000C5861">
      <w:pPr>
        <w:rPr>
          <w:ins w:id="21" w:author="Comparison" w:date="2026-08-03T22:25:00Z" w16du:dateUtc="2026-08-04T02:25:00Z"/>
        </w:rPr>
      </w:pPr>
      <w:ins w:id="22" w:author="Comparison" w:date="2026-08-03T22:25:00Z" w16du:dateUtc="2026-08-04T02:25:00Z">
        <w:r>
          <w:t>My test with some shapes.</w:t>
        </w:r>
      </w:ins>
    </w:p>
    <w:p w14:paraId="2996C2FE" w14:textId="77777777" w:rsidR="00EE3B57" w:rsidRDefault="000C5861">
      <w:pPr>
        <w:rPr>
          <w:ins w:id="23" w:author="Comparison" w:date="2026-08-03T22:25:00Z" w16du:dateUtc="2026-08-04T02:25:00Z"/>
        </w:rPr>
      </w:pPr>
      <w:ins w:id="24" w:author="Comparison" w:date="2026-08-03T22:25:00Z" w16du:dateUtc="2026-08-04T02:25:00Z">
        <w:r>
          <w:t>My test with some shapes.</w:t>
        </w:r>
      </w:ins>
    </w:p>
    <w:p w14:paraId="17C3422C" w14:textId="77777777" w:rsidR="00EE3B57" w:rsidRDefault="000C5861">
      <w:pPr>
        <w:rPr>
          <w:ins w:id="25" w:author="Comparison" w:date="2026-08-03T22:25:00Z" w16du:dateUtc="2026-08-04T02:25:00Z"/>
        </w:rPr>
      </w:pPr>
      <w:ins w:id="26" w:author="Comparison" w:date="2026-08-03T22:25:00Z" w16du:dateUtc="2026-08-04T02:25:00Z">
        <w:r>
          <w:t>My test with some shapes.</w:t>
        </w:r>
      </w:ins>
    </w:p>
    <w:p w14:paraId="38CE58CB" w14:textId="77777777" w:rsidR="00EE3B57" w:rsidRDefault="000C5861">
      <w:pPr>
        <w:rPr>
          <w:ins w:id="27" w:author="Comparison" w:date="2026-08-03T22:25:00Z" w16du:dateUtc="2026-08-04T02:25:00Z"/>
        </w:rPr>
      </w:pPr>
      <w:ins w:id="28" w:author="Comparison" w:date="2026-08-03T22:25:00Z" w16du:dateUtc="2026-08-04T02:25:00Z">
        <w:r>
          <w:t>My test with some shapes.</w:t>
        </w:r>
      </w:ins>
    </w:p>
    <w:p w14:paraId="5F31302C" w14:textId="77777777" w:rsidR="00EE3B57" w:rsidRDefault="000C5861">
      <w:pPr>
        <w:rPr>
          <w:ins w:id="29" w:author="Comparison" w:date="2026-08-03T22:25:00Z" w16du:dateUtc="2026-08-04T02:25:00Z"/>
        </w:rPr>
      </w:pPr>
      <w:ins w:id="30" w:author="Comparison" w:date="2026-08-03T22:25:00Z" w16du:dateUtc="2026-08-04T02:25:00Z">
        <w:r>
          <w:t>My test with some shapes.</w:t>
        </w:r>
      </w:ins>
    </w:p>
    <w:p w14:paraId="7D11EC4F" w14:textId="77777777" w:rsidR="00EE3B57" w:rsidRDefault="000C5861">
      <w:pPr>
        <w:rPr>
          <w:ins w:id="31" w:author="Comparison" w:date="2026-08-03T22:25:00Z" w16du:dateUtc="2026-08-04T02:25:00Z"/>
        </w:rPr>
      </w:pPr>
      <w:ins w:id="32" w:author="Comparison" w:date="2026-08-03T22:25:00Z" w16du:dateUtc="2026-08-04T02:25:00Z">
        <w:r>
          <w:t>My test with some shapes.</w:t>
        </w:r>
      </w:ins>
    </w:p>
    <w:p w14:paraId="33A39B38" w14:textId="77777777" w:rsidR="00EE3B57" w:rsidRDefault="000C5861">
      <w:pPr>
        <w:rPr>
          <w:ins w:id="33" w:author="Comparison" w:date="2026-08-03T22:25:00Z" w16du:dateUtc="2026-08-04T02:25:00Z"/>
        </w:rPr>
      </w:pPr>
      <w:ins w:id="34" w:author="Comparison" w:date="2026-08-03T22:25:00Z" w16du:dateUtc="2026-08-04T02:25:00Z">
        <w:r>
          <w:t>My test with some shapes.</w:t>
        </w:r>
      </w:ins>
    </w:p>
    <w:p w14:paraId="26868B3D" w14:textId="77777777" w:rsidR="00EE3B57" w:rsidRDefault="000C5861">
      <w:pPr>
        <w:rPr>
          <w:ins w:id="35" w:author="Comparison" w:date="2026-08-03T22:25:00Z" w16du:dateUtc="2026-08-04T02:25:00Z"/>
        </w:rPr>
      </w:pPr>
      <w:ins w:id="36" w:author="Comparison" w:date="2026-08-03T22:25:00Z" w16du:dateUtc="2026-08-04T02:25:00Z">
        <w:r>
          <w:t>My test with some shapes.</w:t>
        </w:r>
      </w:ins>
    </w:p>
    <w:p w14:paraId="1298591D" w14:textId="77777777" w:rsidR="00EE3B57" w:rsidRDefault="000C5861">
      <w:pPr>
        <w:rPr>
          <w:ins w:id="37" w:author="Comparison" w:date="2026-08-03T22:25:00Z" w16du:dateUtc="2026-08-04T02:25:00Z"/>
        </w:rPr>
      </w:pPr>
      <w:ins w:id="38" w:author="Comparison" w:date="2026-08-03T22:25:00Z" w16du:dateUtc="2026-08-04T02:25:00Z">
        <w:r>
          <w:t>My test with some shapes.</w:t>
        </w:r>
      </w:ins>
    </w:p>
    <w:p w14:paraId="799F589E" w14:textId="77777777" w:rsidR="00EE3B57" w:rsidRDefault="000C5861">
      <w:pPr>
        <w:rPr>
          <w:ins w:id="39" w:author="Comparison" w:date="2026-08-03T22:25:00Z" w16du:dateUtc="2026-08-04T02:25:00Z"/>
        </w:rPr>
      </w:pPr>
      <w:ins w:id="40" w:author="Comparison" w:date="2026-08-03T22:25:00Z" w16du:dateUtc="2026-08-04T02:25:00Z">
        <w:r>
          <w:t>My test with some shapes.</w:t>
        </w:r>
      </w:ins>
    </w:p>
    <w:p w14:paraId="7117903E" w14:textId="77777777" w:rsidR="00EE3B57" w:rsidRDefault="000C5861">
      <w:pPr>
        <w:rPr>
          <w:ins w:id="41" w:author="Comparison" w:date="2026-08-03T22:25:00Z" w16du:dateUtc="2026-08-04T02:25:00Z"/>
        </w:rPr>
      </w:pPr>
      <w:ins w:id="42" w:author="Comparison" w:date="2026-08-03T22:25:00Z" w16du:dateUtc="2026-08-04T02:25:00Z">
        <w:r>
          <w:t>My test with some shapes.</w:t>
        </w:r>
      </w:ins>
    </w:p>
    <w:p w14:paraId="30059B7A" w14:textId="77777777" w:rsidR="00EE3B57" w:rsidRDefault="000C5861">
      <w:pPr>
        <w:rPr>
          <w:ins w:id="43" w:author="Comparison" w:date="2026-08-03T22:25:00Z" w16du:dateUtc="2026-08-04T02:25:00Z"/>
        </w:rPr>
      </w:pPr>
      <w:ins w:id="44" w:author="Comparison" w:date="2026-08-03T22:25:00Z" w16du:dateUtc="2026-08-04T02:25:00Z">
        <w:r>
          <w:t>My test with some shapes.</w:t>
        </w:r>
      </w:ins>
    </w:p>
    <w:p w14:paraId="622A6206" w14:textId="77777777" w:rsidR="00EE3B57" w:rsidRDefault="000C5861">
      <w:pPr>
        <w:rPr>
          <w:ins w:id="45" w:author="Comparison" w:date="2026-08-03T22:25:00Z" w16du:dateUtc="2026-08-04T02:25:00Z"/>
        </w:rPr>
      </w:pPr>
      <w:ins w:id="46" w:author="Comparison" w:date="2026-08-03T22:25:00Z" w16du:dateUtc="2026-08-04T02:25:00Z">
        <w:r>
          <w:t>My test with some shapes.</w:t>
        </w:r>
      </w:ins>
    </w:p>
    <w:p w14:paraId="0EFF5DB2" w14:textId="77777777" w:rsidR="00EE3B57" w:rsidRDefault="000C5861">
      <w:pPr>
        <w:rPr>
          <w:ins w:id="47" w:author="Comparison" w:date="2026-08-03T22:25:00Z" w16du:dateUtc="2026-08-04T02:25:00Z"/>
        </w:rPr>
      </w:pPr>
      <w:ins w:id="48" w:author="Comparison" w:date="2026-08-03T22:25:00Z" w16du:dateUtc="2026-08-04T02:25:00Z">
        <w:r>
          <w:t>My test with some shapes.</w:t>
        </w:r>
      </w:ins>
    </w:p>
    <w:p w14:paraId="75BA1D26" w14:textId="77777777" w:rsidR="00EE3B57" w:rsidRDefault="000C5861">
      <w:pPr>
        <w:rPr>
          <w:ins w:id="49" w:author="Comparison" w:date="2026-08-03T22:25:00Z" w16du:dateUtc="2026-08-04T02:25:00Z"/>
        </w:rPr>
      </w:pPr>
      <w:ins w:id="50" w:author="Comparison" w:date="2026-08-03T22:25:00Z" w16du:dateUtc="2026-08-04T02:25:00Z">
        <w:r>
          <w:t>My test with some shapes.</w:t>
        </w:r>
      </w:ins>
    </w:p>
    <w:p w14:paraId="7FFD3070" w14:textId="77777777" w:rsidR="00EE3B57" w:rsidRDefault="000C5861">
      <w:pPr>
        <w:rPr>
          <w:ins w:id="51" w:author="Comparison" w:date="2026-08-03T22:25:00Z" w16du:dateUtc="2026-08-04T02:25:00Z"/>
        </w:rPr>
      </w:pPr>
      <w:ins w:id="52" w:author="Comparison" w:date="2026-08-03T22:25:00Z" w16du:dateUtc="2026-08-04T02:25:00Z">
        <w:r>
          <w:t>My test with some shapes.</w:t>
        </w:r>
      </w:ins>
    </w:p>
    <w:p w14:paraId="2F383FA2" w14:textId="77777777" w:rsidR="00EE3B57" w:rsidRDefault="000C5861">
      <w:pPr>
        <w:rPr>
          <w:ins w:id="53" w:author="Comparison" w:date="2026-08-03T22:25:00Z" w16du:dateUtc="2026-08-04T02:25:00Z"/>
        </w:rPr>
      </w:pPr>
      <w:ins w:id="54" w:author="Comparison" w:date="2026-08-03T22:25:00Z" w16du:dateUtc="2026-08-04T02:25:00Z">
        <w:r>
          <w:t>My test with some shapes.</w:t>
        </w:r>
      </w:ins>
    </w:p>
    <w:p w14:paraId="1BEE08F0" w14:textId="77777777" w:rsidR="00EE3B57" w:rsidRDefault="000C5861">
      <w:pPr>
        <w:rPr>
          <w:ins w:id="55" w:author="Comparison" w:date="2026-08-03T22:25:00Z" w16du:dateUtc="2026-08-04T02:25:00Z"/>
        </w:rPr>
      </w:pPr>
      <w:ins w:id="56" w:author="Comparison" w:date="2026-08-03T22:25:00Z" w16du:dateUtc="2026-08-04T02:25:00Z">
        <w:r>
          <w:t>My test with some shapes.</w:t>
        </w:r>
      </w:ins>
    </w:p>
    <w:p w14:paraId="15D9A5EC" w14:textId="77777777" w:rsidR="00EE3B57" w:rsidRDefault="000C5861">
      <w:pPr>
        <w:rPr>
          <w:ins w:id="57" w:author="Comparison" w:date="2026-08-03T22:25:00Z" w16du:dateUtc="2026-08-04T02:25:00Z"/>
        </w:rPr>
      </w:pPr>
      <w:ins w:id="58" w:author="Comparison" w:date="2026-08-03T22:25:00Z" w16du:dateUtc="2026-08-04T02:25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2336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59BF1431" w14:textId="77777777" w:rsidR="00EE3B57" w:rsidRDefault="000C5861">
      <w:pPr>
        <w:rPr>
          <w:ins w:id="59" w:author="Comparison" w:date="2026-08-03T22:25:00Z" w16du:dateUtc="2026-08-04T02:25:00Z"/>
        </w:rPr>
      </w:pPr>
      <w:ins w:id="60" w:author="Comparison" w:date="2026-08-03T22:25:00Z" w16du:dateUtc="2026-08-04T02:25:00Z">
        <w:r>
          <w:t>My test with some shapes.</w:t>
        </w:r>
      </w:ins>
    </w:p>
    <w:p w14:paraId="6498690F" w14:textId="7529EFA3" w:rsidR="006E4D75" w:rsidRDefault="000C5861">
      <w:ins w:id="61" w:author="Comparison" w:date="2026-08-03T22:25:00Z" w16du:dateUtc="2026-08-04T02:25:00Z">
        <w:r>
          <w:rPr>
            <w:noProof/>
          </w:rPr>
          <mc:AlternateContent>
            <mc:Choice Requires="wps"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ins>
      <w:del w:id="62" w:author="Comparison" w:date="2026-08-03T22:25:00Z" w16du:dateUtc="2026-08-04T02:25:00Z">
        <w:r w:rsidR="006E4D75">
          <w:delText xml:space="preserve">We are done </w:delText>
        </w:r>
        <w:r w:rsidR="00150A31">
          <w:delText>now</w:delText>
        </w:r>
        <w:r w:rsidR="006E4D75">
          <w:delText>.</w:delText>
        </w:r>
      </w:del>
    </w:p>
    <w:sectPr w:rsidR="006E4D75">
      <w:pgSz w:w="11906" w:h="16838"/>
      <w:pgMar w:top="1134" w:right="1134" w:bottom="1134" w:left="1134" w:header="0" w:footer="0" w:gutter="0"/>
      <w:cols w:space="720"/>
      <w:formProt w:val="0"/>
      <w:docGrid w:linePitch="100"/>
      <w:sectPrChange w:id="63" w:author="Comparison" w:date="2026-08-03T22:25:00Z" w16du:dateUtc="2026-08-04T02:25:00Z">
        <w:sectPr w:rsidR="006E4D75">
          <w:pgSz w:w="12240" w:h="15840"/>
          <w:pgMar w:top="1440" w:right="1440" w:bottom="1440" w:left="1440" w:header="708" w:footer="708" w:gutter="0"/>
          <w:cols w:space="708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C5861"/>
    <w:rsid w:val="00150A31"/>
    <w:rsid w:val="00524058"/>
    <w:rsid w:val="006E4D75"/>
    <w:rsid w:val="007078D9"/>
    <w:rsid w:val="007D71B7"/>
    <w:rsid w:val="00A16521"/>
    <w:rsid w:val="00BB42AF"/>
    <w:rsid w:val="00EE3B57"/>
    <w:rsid w:val="00F2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  <w:pPrChange w:id="0" w:author="Comparison" w:date="2026-08-03T22:25:00Z">
        <w:pPr>
          <w:spacing w:after="160" w:line="278" w:lineRule="auto"/>
        </w:pPr>
      </w:pPrChange>
    </w:pPr>
    <w:rPr>
      <w:rFonts w:ascii="Liberation Serif" w:eastAsia="Noto Serif CJK SC" w:hAnsi="Liberation Serif" w:cs="Noto Sans Devanagari"/>
      <w:lang w:eastAsia="zh-CN" w:bidi="hi-IN"/>
      <w14:ligatures w14:val="none"/>
      <w:rPrChange w:id="0" w:author="Comparison" w:date="2026-08-03T22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pPrChange w:id="1" w:author="Comparison" w:date="2026-08-03T22:25:00Z">
        <w:pPr>
          <w:keepNext/>
          <w:suppressAutoHyphens/>
          <w:spacing w:before="240" w:after="120"/>
        </w:pPr>
      </w:pPrChange>
    </w:pPr>
    <w:rPr>
      <w:rFonts w:ascii="Liberation Sans" w:eastAsia="Noto Sans CJK SC" w:hAnsi="Liberation Sans"/>
      <w:sz w:val="28"/>
      <w:szCs w:val="28"/>
      <w:rPrChange w:id="1" w:author="Comparison" w:date="2026-08-03T22:25:00Z">
        <w:rPr>
          <w:rFonts w:ascii="Liberation Sans" w:eastAsia="Noto Sans CJK SC" w:hAnsi="Liberation Sans" w:cs="Noto Sans Devanagari"/>
          <w:kern w:val="2"/>
          <w:sz w:val="28"/>
          <w:szCs w:val="28"/>
          <w:lang w:val="en-US" w:eastAsia="zh-CN" w:bidi="hi-IN"/>
        </w:rPr>
      </w:rPrChange>
    </w:rPr>
  </w:style>
  <w:style w:type="paragraph" w:styleId="BodyText">
    <w:name w:val="Body Text"/>
    <w:basedOn w:val="Normal"/>
    <w:link w:val="BodyTextChar"/>
    <w:pPr>
      <w:spacing w:after="140" w:line="276" w:lineRule="auto"/>
      <w:pPrChange w:id="2" w:author="Comparison" w:date="2026-08-03T22:25:00Z">
        <w:pPr>
          <w:suppressAutoHyphens/>
          <w:spacing w:after="140" w:line="276" w:lineRule="auto"/>
        </w:pPr>
      </w:pPrChange>
    </w:pPr>
    <w:rPr>
      <w:rPrChange w:id="2" w:author="Comparison" w:date="2026-08-03T22:25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character" w:customStyle="1" w:styleId="BodyTextChar">
    <w:name w:val="Body Text Char"/>
    <w:basedOn w:val="DefaultParagraphFont"/>
    <w:link w:val="BodyText"/>
    <w:rsid w:val="00BB42AF"/>
    <w:rPr>
      <w:rFonts w:ascii="Liberation Serif" w:eastAsia="Noto Serif CJK SC" w:hAnsi="Liberation Serif" w:cs="Noto Sans Devanagari"/>
      <w:lang w:eastAsia="zh-CN" w:bidi="hi-IN"/>
      <w14:ligatures w14:val="none"/>
    </w:rPr>
  </w:style>
  <w:style w:type="paragraph" w:styleId="List">
    <w:name w:val="List"/>
    <w:basedOn w:val="BodyText"/>
    <w:pPr>
      <w:pPrChange w:id="3" w:author="Comparison" w:date="2026-08-03T22:25:00Z">
        <w:pPr>
          <w:suppressAutoHyphens/>
          <w:spacing w:after="140" w:line="276" w:lineRule="auto"/>
        </w:pPr>
      </w:pPrChange>
    </w:pPr>
    <w:rPr>
      <w:rPrChange w:id="3" w:author="Comparison" w:date="2026-08-03T22:25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Caption">
    <w:name w:val="caption"/>
    <w:basedOn w:val="Normal"/>
    <w:qFormat/>
    <w:pPr>
      <w:suppressLineNumbers/>
      <w:spacing w:before="120" w:after="120"/>
      <w:pPrChange w:id="4" w:author="Comparison" w:date="2026-08-03T22:25:00Z">
        <w:pPr>
          <w:suppressLineNumbers/>
          <w:suppressAutoHyphens/>
          <w:spacing w:before="120" w:after="120"/>
        </w:pPr>
      </w:pPrChange>
    </w:pPr>
    <w:rPr>
      <w:i/>
      <w:iCs/>
      <w:rPrChange w:id="4" w:author="Comparison" w:date="2026-08-03T22:25:00Z">
        <w:rPr>
          <w:rFonts w:ascii="Liberation Serif" w:eastAsia="Noto Serif CJK SC" w:hAnsi="Liberation Serif" w:cs="Noto Sans Devanagari"/>
          <w:i/>
          <w:iCs/>
          <w:kern w:val="2"/>
          <w:sz w:val="24"/>
          <w:szCs w:val="24"/>
          <w:lang w:val="en-US" w:eastAsia="zh-CN" w:bidi="hi-IN"/>
        </w:rPr>
      </w:rPrChange>
    </w:rPr>
  </w:style>
  <w:style w:type="paragraph" w:customStyle="1" w:styleId="Index">
    <w:name w:val="Index"/>
    <w:basedOn w:val="Normal"/>
    <w:qFormat/>
    <w:pPr>
      <w:suppressLineNumbers/>
      <w:pPrChange w:id="5" w:author="Comparison" w:date="2026-08-03T22:25:00Z">
        <w:pPr>
          <w:suppressLineNumbers/>
          <w:suppressAutoHyphens/>
        </w:pPr>
      </w:pPrChange>
    </w:pPr>
    <w:rPr>
      <w:rPrChange w:id="5" w:author="Comparison" w:date="2026-08-03T22:25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2025-12-19T18:20:00Z</dcterms:created>
  <dcterms:modified xsi:type="dcterms:W3CDTF">2026-08-04T02:25:00Z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