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3200" w14:textId="77777777" w:rsidR="00DB5CF7" w:rsidRDefault="00DB5CF7">
      <w:pPr>
        <w:rPr>
          <w:ins w:id="8" w:author="Nick Bernal" w:date="2026-08-03T22:26:00Z" w16du:dateUtc="2026-08-04T02:26:00Z"/>
          <w:rFonts w:ascii="Times New Roman" w:eastAsia="Times New Roman" w:hAnsi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4"/>
        </w:numPr>
        <w:rPr>
          <w:ins w:id="9" w:author="Nick Bernal" w:date="2026-08-03T22:26:00Z" w16du:dateUtc="2026-08-04T02:26:00Z"/>
          <w:rFonts w:ascii="Times New Roman" w:eastAsia="Times New Roman" w:hAnsi="Times New Roman" w:cs="Times New Roman"/>
          <w:sz w:val="20"/>
          <w:szCs w:val="20"/>
        </w:rPr>
      </w:pPr>
      <w:ins w:id="10" w:author="Nick Bernal" w:date="2026-08-03T22:26:00Z" w16du:dateUtc="2026-08-04T02:26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ONE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406AEA1" w14:textId="404E6000" w:rsidR="00DB5CF7" w:rsidRDefault="00FA25CF">
      <w:pPr>
        <w:numPr>
          <w:ilvl w:val="1"/>
          <w:numId w:val="4"/>
        </w:numPr>
        <w:rPr>
          <w:ins w:id="11" w:author="Nick Bernal" w:date="2026-08-03T22:26:00Z" w16du:dateUtc="2026-08-04T02:26:00Z"/>
          <w:rFonts w:ascii="Times New Roman" w:eastAsia="Times New Roman" w:hAnsi="Times New Roman" w:cs="Times New Roman"/>
          <w:sz w:val="20"/>
          <w:szCs w:val="20"/>
        </w:rPr>
      </w:pPr>
      <w:ins w:id="12" w:author="Nick Bernal" w:date="2026-08-03T22:26:00Z" w16du:dateUtc="2026-08-04T02:26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1F664981" w14:textId="22CD0D8A" w:rsidR="00DB5CF7" w:rsidRDefault="00967839">
      <w:pPr>
        <w:numPr>
          <w:ilvl w:val="0"/>
          <w:numId w:val="4"/>
        </w:numPr>
        <w:rPr>
          <w:ins w:id="13" w:author="Nick Bernal" w:date="2026-08-03T22:26:00Z" w16du:dateUtc="2026-08-04T02:26:00Z"/>
          <w:rFonts w:ascii="Times New Roman" w:eastAsia="Times New Roman" w:hAnsi="Times New Roman" w:cs="Times New Roman"/>
          <w:sz w:val="20"/>
          <w:szCs w:val="20"/>
        </w:rPr>
      </w:pPr>
      <w:ins w:id="14" w:author="Nick Bernal" w:date="2026-08-03T22:26:00Z" w16du:dateUtc="2026-08-04T02:26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TWO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321EACBC" w14:textId="0A66AE48" w:rsidR="00DB5CF7" w:rsidRDefault="00967839">
      <w:pPr>
        <w:numPr>
          <w:ilvl w:val="1"/>
          <w:numId w:val="4"/>
        </w:numPr>
        <w:rPr>
          <w:ins w:id="15" w:author="Nick Bernal" w:date="2026-08-03T22:26:00Z" w16du:dateUtc="2026-08-04T02:26:00Z"/>
          <w:rFonts w:ascii="Times New Roman" w:eastAsia="Times New Roman" w:hAnsi="Times New Roman" w:cs="Times New Roman"/>
          <w:sz w:val="20"/>
          <w:szCs w:val="20"/>
        </w:rPr>
      </w:pPr>
      <w:ins w:id="16" w:author="Nick Bernal" w:date="2026-08-03T22:26:00Z" w16du:dateUtc="2026-08-04T02:26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DD57E17" w14:textId="4DF1D4A3" w:rsidR="00DB5CF7" w:rsidRDefault="00967839">
      <w:pPr>
        <w:numPr>
          <w:ilvl w:val="1"/>
          <w:numId w:val="4"/>
        </w:numPr>
        <w:rPr>
          <w:ins w:id="17" w:author="Nick Bernal" w:date="2026-08-03T22:26:00Z" w16du:dateUtc="2026-08-04T02:26:00Z"/>
          <w:rFonts w:ascii="Times New Roman" w:eastAsia="Times New Roman" w:hAnsi="Times New Roman" w:cs="Times New Roman"/>
          <w:sz w:val="20"/>
          <w:szCs w:val="20"/>
        </w:rPr>
      </w:pPr>
      <w:ins w:id="18" w:author="Nick Bernal" w:date="2026-08-03T22:26:00Z" w16du:dateUtc="2026-08-04T02:26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B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6253115E" w14:textId="1D646C39" w:rsidR="00DB5CF7" w:rsidRDefault="00967839">
      <w:pPr>
        <w:numPr>
          <w:ilvl w:val="1"/>
          <w:numId w:val="4"/>
        </w:numPr>
        <w:rPr>
          <w:ins w:id="19" w:author="Nick Bernal" w:date="2026-08-03T22:26:00Z" w16du:dateUtc="2026-08-04T02:26:00Z"/>
          <w:rFonts w:ascii="Times New Roman" w:eastAsia="Times New Roman" w:hAnsi="Times New Roman" w:cs="Times New Roman"/>
          <w:sz w:val="20"/>
          <w:szCs w:val="20"/>
        </w:rPr>
      </w:pPr>
      <w:ins w:id="20" w:author="Nick Bernal" w:date="2026-08-03T22:26:00Z" w16du:dateUtc="2026-08-04T02:26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C</w:t>
        </w:r>
      </w:ins>
    </w:p>
    <w:p w14:paraId="00000001" w14:textId="77777777" w:rsidR="00154181" w:rsidRDefault="00FA25CF">
      <w:pPr>
        <w:rPr>
          <w:del w:id="21" w:author="Nick Bernal" w:date="2026-08-03T22:26:00Z" w16du:dateUtc="2026-08-04T02:26:00Z"/>
        </w:rPr>
      </w:pPr>
      <w:del w:id="22" w:author="Nick Bernal" w:date="2026-08-03T22:26:00Z" w16du:dateUtc="2026-08-04T02:26:00Z">
        <w:r>
          <w:delText>Minimal tracked changes fixture (candidate)</w:delText>
        </w:r>
      </w:del>
    </w:p>
    <w:p w14:paraId="00000002" w14:textId="77777777" w:rsidR="00154181" w:rsidRDefault="00FA25CF">
      <w:pPr>
        <w:numPr>
          <w:ilvl w:val="0"/>
          <w:numId w:val="1"/>
        </w:numPr>
        <w:rPr>
          <w:del w:id="23" w:author="Nick Bernal" w:date="2026-08-03T22:26:00Z" w16du:dateUtc="2026-08-04T02:26:00Z"/>
        </w:rPr>
      </w:pPr>
      <w:del w:id="24" w:author="Nick Bernal" w:date="2026-08-03T22:26:00Z" w16du:dateUtc="2026-08-04T02:26:00Z">
        <w:r>
          <w:rPr>
            <w:b/>
            <w:bCs/>
          </w:rPr>
          <w:delText>Heading.</w:delText>
        </w:r>
        <w:r>
          <w:delText xml:space="preserve"> Body copy for repro</w:delText>
        </w:r>
        <w:r>
          <w:br/>
        </w:r>
      </w:del>
    </w:p>
    <w:p w14:paraId="00000003" w14:textId="77777777" w:rsidR="00154181" w:rsidRDefault="00154181">
      <w:pPr>
        <w:rPr>
          <w:rFonts w:ascii="Times New Roman" w:hAnsi="Times New Roman"/>
          <w:sz w:val="20"/>
          <w:rPrChange w:id="25" w:author="Nick Bernal" w:date="2026-08-03T22:26:00Z" w16du:dateUtc="2026-08-04T02:26:00Z">
            <w:rPr/>
          </w:rPrChange>
        </w:rPr>
      </w:pPr>
    </w:p>
    <w:sectPr w:rsidR="001541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38F51C3-D32A-194C-A44C-B7C703222053}"/>
    <w:embedBold r:id="rId2" w:fontKey="{9EA7CB8C-D9D4-1E41-9741-C5CA34D8DEE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B5A2A580-658F-C64F-AC6D-89A53632E705}"/>
    <w:embedBold r:id="rId4" w:fontKey="{EB9A9A80-1B53-6441-BF3F-D849260F759B}"/>
    <w:embedItalic r:id="rId5" w:fontKey="{05E0C7FE-2E4A-1D43-8E50-4967277F525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C33691DD-9D30-7B40-B400-9801A27E37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D45C2559-3BDE-4F4A-A1F0-049B802C82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187DB6"/>
    <w:multiLevelType w:val="multilevel"/>
    <w:tmpl w:val="E4DEA6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676332"/>
    <w:multiLevelType w:val="multilevel"/>
    <w:tmpl w:val="843EA6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1284DF3"/>
    <w:multiLevelType w:val="multilevel"/>
    <w:tmpl w:val="6C0C6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7192487">
    <w:abstractNumId w:val="1"/>
  </w:num>
  <w:num w:numId="2" w16cid:durableId="6565991">
    <w:abstractNumId w:val="2"/>
  </w:num>
  <w:num w:numId="3" w16cid:durableId="1438212991">
    <w:abstractNumId w:val="3"/>
  </w:num>
  <w:num w:numId="4" w16cid:durableId="8312197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81"/>
    <w:rsid w:val="00046DF8"/>
    <w:rsid w:val="00123187"/>
    <w:rsid w:val="00154181"/>
    <w:rsid w:val="0067174A"/>
    <w:rsid w:val="00967839"/>
    <w:rsid w:val="00A16521"/>
    <w:rsid w:val="00D100F0"/>
    <w:rsid w:val="00DB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  <w:pPrChange w:id="0" w:author="Nick Bernal" w:date="2026-08-03T22:26:00Z">
        <w:pPr>
          <w:keepNext/>
          <w:keepLines/>
          <w:spacing w:before="400" w:after="120" w:line="276" w:lineRule="auto"/>
          <w:outlineLvl w:val="0"/>
        </w:pPr>
      </w:pPrChange>
    </w:pPr>
    <w:rPr>
      <w:sz w:val="40"/>
      <w:szCs w:val="40"/>
      <w:rPrChange w:id="0" w:author="Nick Bernal" w:date="2026-08-03T22:26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  <w:pPrChange w:id="1" w:author="Nick Bernal" w:date="2026-08-03T22:26:00Z">
        <w:pPr>
          <w:keepNext/>
          <w:keepLines/>
          <w:spacing w:before="360" w:after="120" w:line="276" w:lineRule="auto"/>
          <w:outlineLvl w:val="1"/>
        </w:pPr>
      </w:pPrChange>
    </w:pPr>
    <w:rPr>
      <w:sz w:val="32"/>
      <w:szCs w:val="32"/>
      <w:rPrChange w:id="1" w:author="Nick Bernal" w:date="2026-08-03T22:26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  <w:pPrChange w:id="2" w:author="Nick Bernal" w:date="2026-08-03T22:26:00Z">
        <w:pPr>
          <w:keepNext/>
          <w:keepLines/>
          <w:spacing w:before="320" w:after="80" w:line="276" w:lineRule="auto"/>
          <w:outlineLvl w:val="2"/>
        </w:pPr>
      </w:pPrChange>
    </w:pPr>
    <w:rPr>
      <w:color w:val="434343"/>
      <w:sz w:val="28"/>
      <w:szCs w:val="28"/>
      <w:rPrChange w:id="2" w:author="Nick Bernal" w:date="2026-08-03T22:26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  <w:pPrChange w:id="3" w:author="Nick Bernal" w:date="2026-08-03T22:26:00Z">
        <w:pPr>
          <w:keepNext/>
          <w:keepLines/>
          <w:spacing w:before="280" w:after="80" w:line="276" w:lineRule="auto"/>
          <w:outlineLvl w:val="3"/>
        </w:pPr>
      </w:pPrChange>
    </w:pPr>
    <w:rPr>
      <w:color w:val="666666"/>
      <w:sz w:val="24"/>
      <w:szCs w:val="24"/>
      <w:rPrChange w:id="3" w:author="Nick Bernal" w:date="2026-08-03T22:26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  <w:pPrChange w:id="4" w:author="Nick Bernal" w:date="2026-08-03T22:26:00Z">
        <w:pPr>
          <w:keepNext/>
          <w:keepLines/>
          <w:spacing w:before="240" w:after="80" w:line="276" w:lineRule="auto"/>
          <w:outlineLvl w:val="4"/>
        </w:pPr>
      </w:pPrChange>
    </w:pPr>
    <w:rPr>
      <w:color w:val="666666"/>
      <w:rPrChange w:id="4" w:author="Nick Bernal" w:date="2026-08-03T22:26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  <w:pPrChange w:id="5" w:author="Nick Bernal" w:date="2026-08-03T22:26:00Z">
        <w:pPr>
          <w:keepNext/>
          <w:keepLines/>
          <w:spacing w:before="240" w:after="80" w:line="276" w:lineRule="auto"/>
          <w:outlineLvl w:val="5"/>
        </w:pPr>
      </w:pPrChange>
    </w:pPr>
    <w:rPr>
      <w:i/>
      <w:color w:val="666666"/>
      <w:rPrChange w:id="5" w:author="Nick Bernal" w:date="2026-08-03T22:26:00Z">
        <w:rPr>
          <w:rFonts w:ascii="Arial" w:eastAsia="Arial" w:hAnsi="Arial" w:cs="Arial"/>
          <w:i/>
          <w:iCs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pPrChange w:id="6" w:author="Nick Bernal" w:date="2026-08-03T22:26:00Z">
        <w:pPr>
          <w:keepNext/>
          <w:keepLines/>
          <w:spacing w:after="60" w:line="276" w:lineRule="auto"/>
        </w:pPr>
      </w:pPrChange>
    </w:pPr>
    <w:rPr>
      <w:sz w:val="52"/>
      <w:szCs w:val="52"/>
      <w:rPrChange w:id="6" w:author="Nick Bernal" w:date="2026-08-03T22:26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  <w:pPrChange w:id="7" w:author="Nick Bernal" w:date="2026-08-03T22:26:00Z">
        <w:pPr>
          <w:keepNext/>
          <w:keepLines/>
          <w:spacing w:after="320" w:line="276" w:lineRule="auto"/>
        </w:pPr>
      </w:pPrChange>
    </w:pPr>
    <w:rPr>
      <w:color w:val="666666"/>
      <w:sz w:val="30"/>
      <w:szCs w:val="30"/>
      <w:rPrChange w:id="7" w:author="Nick Bernal" w:date="2026-08-03T22:26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2026-08-04T02:26:00Z</dcterms:created>
  <dcterms:modified xsi:type="dcterms:W3CDTF">2026-08-04T02:26:00Z</dcterms:modified>
</cp:coreProperties>
</file>