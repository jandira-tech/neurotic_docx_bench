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0D70F" w14:textId="77777777" w:rsidR="00A46882" w:rsidRDefault="00A46882" w:rsidP="00A46882">
      <w:pPr>
        <w:pStyle w:val="Heading1"/>
        <w:keepNext w:val="0"/>
        <w:keepLines w:val="0"/>
        <w:spacing w:before="480"/>
        <w:rPr>
          <w:ins w:id="15" w:author="Clarence Palmer" w:date="2026-08-04T06:08:00Z" w16du:dateUtc="2026-08-04T10:08:00Z"/>
          <w:b/>
          <w:sz w:val="46"/>
          <w:szCs w:val="46"/>
        </w:rPr>
      </w:pPr>
      <w:bookmarkStart w:id="16" w:name="_75sitbcayepo" w:colFirst="0" w:colLast="0"/>
      <w:bookmarkEnd w:id="16"/>
      <w:ins w:id="17" w:author="Clarence Palmer" w:date="2026-08-04T06:08:00Z" w16du:dateUtc="2026-08-04T10:08:00Z">
        <w:r>
          <w:rPr>
            <w:b/>
            <w:sz w:val="46"/>
            <w:szCs w:val="46"/>
          </w:rPr>
          <w:t>ANNUAL BUSINESS MANAGEMENT REPORT</w:t>
        </w:r>
      </w:ins>
    </w:p>
    <w:p w14:paraId="1C270DC7" w14:textId="77777777" w:rsidR="00A46882" w:rsidRDefault="00A46882" w:rsidP="00A46882">
      <w:pPr>
        <w:pStyle w:val="Heading2"/>
        <w:keepNext w:val="0"/>
        <w:keepLines w:val="0"/>
        <w:rPr>
          <w:ins w:id="18" w:author="Clarence Palmer" w:date="2026-08-04T06:08:00Z" w16du:dateUtc="2026-08-04T10:08:00Z"/>
          <w:b/>
          <w:sz w:val="34"/>
          <w:szCs w:val="34"/>
        </w:rPr>
      </w:pPr>
      <w:bookmarkStart w:id="19" w:name="_u4bop7n1461" w:colFirst="0" w:colLast="0"/>
      <w:bookmarkEnd w:id="19"/>
      <w:ins w:id="20" w:author="Clarence Palmer" w:date="2026-08-04T06:08:00Z" w16du:dateUtc="2026-08-04T10:08:00Z">
        <w:r>
          <w:rPr>
            <w:b/>
            <w:sz w:val="34"/>
            <w:szCs w:val="34"/>
          </w:rPr>
          <w:t>Comprehensive Results Analysis 2024</w:t>
        </w:r>
      </w:ins>
    </w:p>
    <w:p w14:paraId="21484F08" w14:textId="77777777" w:rsidR="00A46882" w:rsidRDefault="00A46882" w:rsidP="00A46882">
      <w:pPr>
        <w:spacing w:before="240" w:after="240"/>
        <w:rPr>
          <w:ins w:id="21" w:author="Clarence Palmer" w:date="2026-08-04T06:08:00Z" w16du:dateUtc="2026-08-04T10:08:00Z"/>
          <w:b/>
          <w:i/>
        </w:rPr>
      </w:pPr>
      <w:ins w:id="22" w:author="Clarence Palmer" w:date="2026-08-04T06:08:00Z" w16du:dateUtc="2026-08-04T10:08:00Z">
        <w:r>
          <w:rPr>
            <w:b/>
          </w:rPr>
          <w:t>Confidential Document</w:t>
        </w:r>
        <w:r>
          <w:rPr>
            <w:b/>
          </w:rPr>
          <w:br/>
        </w:r>
        <w:r>
          <w:rPr>
            <w:i/>
          </w:rPr>
          <w:t>Prepared by: Strategic Analysis Department</w:t>
        </w:r>
        <w:r>
          <w:rPr>
            <w:i/>
          </w:rPr>
          <w:br/>
        </w:r>
        <w:r>
          <w:rPr>
            <w:b/>
            <w:i/>
          </w:rPr>
          <w:t>Date: March 15, 2025</w:t>
        </w:r>
      </w:ins>
    </w:p>
    <w:p w14:paraId="6E0CA12C" w14:textId="77777777" w:rsidR="00A46882" w:rsidRDefault="002201F3" w:rsidP="00A46882">
      <w:pPr>
        <w:rPr>
          <w:ins w:id="23" w:author="Clarence Palmer" w:date="2026-08-04T06:08:00Z" w16du:dateUtc="2026-08-04T10:08:00Z"/>
        </w:rPr>
      </w:pPr>
      <w:ins w:id="24" w:author="Clarence Palmer" w:date="2026-08-04T06:08:00Z" w16du:dateUtc="2026-08-04T10:08:00Z">
        <w:r w:rsidRPr="002201F3">
          <w:rPr>
            <w:noProof/>
            <w14:ligatures w14:val="standardContextual"/>
          </w:rPr>
          <w:pict w14:anchorId="2F0D1F6B">
            <v:rect id="_x0000_i1025" alt="" style="width:468pt;height:.05pt;mso-width-percent:0;mso-height-percent:0;mso-width-percent:0;mso-height-percent:0" o:hralign="center" o:hrstd="t" o:hr="t" fillcolor="#a0a0a0" stroked="f"/>
          </w:pict>
        </w:r>
      </w:ins>
    </w:p>
    <w:p w14:paraId="759008D2" w14:textId="77777777" w:rsidR="00A46882" w:rsidRDefault="00A46882" w:rsidP="00A46882">
      <w:pPr>
        <w:pStyle w:val="Heading2"/>
        <w:keepNext w:val="0"/>
        <w:keepLines w:val="0"/>
        <w:rPr>
          <w:ins w:id="25" w:author="Clarence Palmer" w:date="2026-08-04T06:08:00Z" w16du:dateUtc="2026-08-04T10:08:00Z"/>
          <w:b/>
          <w:sz w:val="34"/>
          <w:szCs w:val="34"/>
        </w:rPr>
      </w:pPr>
      <w:bookmarkStart w:id="26" w:name="_35grzma27iip" w:colFirst="0" w:colLast="0"/>
      <w:bookmarkEnd w:id="26"/>
      <w:ins w:id="27" w:author="Clarence Palmer" w:date="2026-08-04T06:08:00Z" w16du:dateUtc="2026-08-04T10:08:00Z">
        <w:r>
          <w:rPr>
            <w:b/>
            <w:sz w:val="34"/>
            <w:szCs w:val="34"/>
          </w:rPr>
          <w:t>1. EXECUTIVE SUMMARY</w:t>
        </w:r>
      </w:ins>
    </w:p>
    <w:p w14:paraId="31AF5999" w14:textId="77777777" w:rsidR="00A46882" w:rsidRDefault="00A46882" w:rsidP="00A46882">
      <w:pPr>
        <w:spacing w:before="240" w:after="240"/>
        <w:rPr>
          <w:ins w:id="28" w:author="Clarence Palmer" w:date="2026-08-04T06:08:00Z" w16du:dateUtc="2026-08-04T10:08:00Z"/>
        </w:rPr>
      </w:pPr>
      <w:ins w:id="29" w:author="Clarence Palmer" w:date="2026-08-04T06:08:00Z" w16du:dateUtc="2026-08-04T10:08:00Z">
        <w:r>
          <w:t xml:space="preserve">This document presents a </w:t>
        </w:r>
        <w:r>
          <w:rPr>
            <w:b/>
          </w:rPr>
          <w:t>comprehensive analysis</w:t>
        </w:r>
        <w:r>
          <w:t xml:space="preserve"> of the results obtained during the 2024 fiscal period. The data included reflects performance across multiple operational and strategic areas of the organization.</w:t>
        </w:r>
      </w:ins>
    </w:p>
    <w:p w14:paraId="323B5230" w14:textId="295FFE2A" w:rsidR="003C58BC" w:rsidRDefault="005D7854">
      <w:pPr>
        <w:rPr>
          <w:del w:id="30" w:author="Clarence Palmer" w:date="2026-08-04T06:08:00Z" w16du:dateUtc="2026-08-04T10:08:00Z"/>
        </w:rPr>
      </w:pPr>
      <w:del w:id="31" w:author="Clarence Palmer" w:date="2026-08-04T06:08:00Z" w16du:dateUtc="2026-08-04T10:08:00Z">
        <w:r>
          <w:delText>Simple ordered list:</w:delText>
        </w:r>
      </w:del>
    </w:p>
    <w:p w14:paraId="7E04E278" w14:textId="77777777" w:rsidR="005D7854" w:rsidRDefault="005D7854">
      <w:pPr>
        <w:rPr>
          <w:del w:id="32" w:author="Clarence Palmer" w:date="2026-08-04T06:08:00Z" w16du:dateUtc="2026-08-04T10:08:00Z"/>
        </w:rPr>
      </w:pPr>
    </w:p>
    <w:p w14:paraId="3A7A97FB" w14:textId="3A1A9F1C" w:rsidR="005D7854" w:rsidRDefault="005D7854" w:rsidP="005D7854">
      <w:pPr>
        <w:pStyle w:val="ListParagraph"/>
        <w:numPr>
          <w:ilvl w:val="0"/>
          <w:numId w:val="1"/>
        </w:numPr>
        <w:rPr>
          <w:del w:id="33" w:author="Clarence Palmer" w:date="2026-08-04T06:08:00Z" w16du:dateUtc="2026-08-04T10:08:00Z"/>
        </w:rPr>
      </w:pPr>
      <w:del w:id="34" w:author="Clarence Palmer" w:date="2026-08-04T06:08:00Z" w16du:dateUtc="2026-08-04T10:08:00Z">
        <w:r>
          <w:delText>Item 1</w:delText>
        </w:r>
      </w:del>
    </w:p>
    <w:p w14:paraId="5C315BB6" w14:textId="166B4D08" w:rsidR="005D7854" w:rsidRDefault="005D7854" w:rsidP="005D7854">
      <w:pPr>
        <w:pStyle w:val="ListParagraph"/>
        <w:numPr>
          <w:ilvl w:val="0"/>
          <w:numId w:val="1"/>
        </w:numPr>
        <w:rPr>
          <w:del w:id="35" w:author="Clarence Palmer" w:date="2026-08-04T06:08:00Z" w16du:dateUtc="2026-08-04T10:08:00Z"/>
        </w:rPr>
      </w:pPr>
      <w:del w:id="36" w:author="Clarence Palmer" w:date="2026-08-04T06:08:00Z" w16du:dateUtc="2026-08-04T10:08:00Z">
        <w:r>
          <w:delText>Item 2</w:delText>
        </w:r>
      </w:del>
    </w:p>
    <w:p w14:paraId="471C24FA" w14:textId="56E9B9F2" w:rsidR="005D7854" w:rsidRDefault="005D7854" w:rsidP="005D7854">
      <w:pPr>
        <w:pStyle w:val="ListParagraph"/>
        <w:numPr>
          <w:ilvl w:val="0"/>
          <w:numId w:val="1"/>
        </w:numPr>
        <w:rPr>
          <w:del w:id="37" w:author="Clarence Palmer" w:date="2026-08-04T06:08:00Z" w16du:dateUtc="2026-08-04T10:08:00Z"/>
        </w:rPr>
      </w:pPr>
      <w:del w:id="38" w:author="Clarence Palmer" w:date="2026-08-04T06:08:00Z" w16du:dateUtc="2026-08-04T10:08:00Z">
        <w:r>
          <w:delText>Item 3</w:delText>
        </w:r>
      </w:del>
    </w:p>
    <w:p w14:paraId="18F36173" w14:textId="4F5A48BF" w:rsidR="005D7854" w:rsidRDefault="005D7854" w:rsidP="005D7854">
      <w:pPr>
        <w:rPr>
          <w:del w:id="39" w:author="Clarence Palmer" w:date="2026-08-04T06:08:00Z" w16du:dateUtc="2026-08-04T10:08:00Z"/>
        </w:rPr>
      </w:pPr>
    </w:p>
    <w:p w14:paraId="24143F04" w14:textId="4D0643AC" w:rsidR="005D7854" w:rsidRDefault="005D7854" w:rsidP="005D7854">
      <w:pPr>
        <w:rPr>
          <w:del w:id="40" w:author="Clarence Palmer" w:date="2026-08-04T06:08:00Z" w16du:dateUtc="2026-08-04T10:08:00Z"/>
        </w:rPr>
      </w:pPr>
      <w:del w:id="41" w:author="Clarence Palmer" w:date="2026-08-04T06:08:00Z" w16du:dateUtc="2026-08-04T10:08:00Z">
        <w:r>
          <w:delText>Simple ordered list with sub lists:</w:delText>
        </w:r>
      </w:del>
    </w:p>
    <w:p w14:paraId="4A8DB976" w14:textId="77777777" w:rsidR="005D7854" w:rsidRDefault="005D7854" w:rsidP="005D7854">
      <w:pPr>
        <w:rPr>
          <w:del w:id="42" w:author="Clarence Palmer" w:date="2026-08-04T06:08:00Z" w16du:dateUtc="2026-08-04T10:08:00Z"/>
        </w:rPr>
      </w:pPr>
    </w:p>
    <w:p w14:paraId="155CF648" w14:textId="17D2EEFF" w:rsidR="005D7854" w:rsidRDefault="005D7854" w:rsidP="005D7854">
      <w:pPr>
        <w:pStyle w:val="ListParagraph"/>
        <w:numPr>
          <w:ilvl w:val="0"/>
          <w:numId w:val="2"/>
        </w:numPr>
        <w:rPr>
          <w:del w:id="43" w:author="Clarence Palmer" w:date="2026-08-04T06:08:00Z" w16du:dateUtc="2026-08-04T10:08:00Z"/>
        </w:rPr>
      </w:pPr>
      <w:del w:id="44" w:author="Clarence Palmer" w:date="2026-08-04T06:08:00Z" w16du:dateUtc="2026-08-04T10:08:00Z">
        <w:r>
          <w:delText>Item 1</w:delText>
        </w:r>
      </w:del>
    </w:p>
    <w:p w14:paraId="1008B763" w14:textId="3AAC9C9B" w:rsidR="005D7854" w:rsidRDefault="005D7854" w:rsidP="005D7854">
      <w:pPr>
        <w:pStyle w:val="ListParagraph"/>
        <w:numPr>
          <w:ilvl w:val="0"/>
          <w:numId w:val="2"/>
        </w:numPr>
        <w:rPr>
          <w:del w:id="45" w:author="Clarence Palmer" w:date="2026-08-04T06:08:00Z" w16du:dateUtc="2026-08-04T10:08:00Z"/>
        </w:rPr>
      </w:pPr>
      <w:del w:id="46" w:author="Clarence Palmer" w:date="2026-08-04T06:08:00Z" w16du:dateUtc="2026-08-04T10:08:00Z">
        <w:r>
          <w:delText>Item 2</w:delText>
        </w:r>
      </w:del>
    </w:p>
    <w:p w14:paraId="24D8419F" w14:textId="637234A4" w:rsidR="005D7854" w:rsidRDefault="005D7854" w:rsidP="005D7854">
      <w:pPr>
        <w:pStyle w:val="ListParagraph"/>
        <w:numPr>
          <w:ilvl w:val="0"/>
          <w:numId w:val="2"/>
        </w:numPr>
        <w:rPr>
          <w:del w:id="47" w:author="Clarence Palmer" w:date="2026-08-04T06:08:00Z" w16du:dateUtc="2026-08-04T10:08:00Z"/>
        </w:rPr>
      </w:pPr>
      <w:del w:id="48" w:author="Clarence Palmer" w:date="2026-08-04T06:08:00Z" w16du:dateUtc="2026-08-04T10:08:00Z">
        <w:r>
          <w:delText>Item 3</w:delText>
        </w:r>
      </w:del>
    </w:p>
    <w:p w14:paraId="38B56E02" w14:textId="7C0B10AD" w:rsidR="005D7854" w:rsidRDefault="005D7854" w:rsidP="005D7854">
      <w:pPr>
        <w:pStyle w:val="ListParagraph"/>
        <w:numPr>
          <w:ilvl w:val="1"/>
          <w:numId w:val="2"/>
        </w:numPr>
        <w:rPr>
          <w:del w:id="49" w:author="Clarence Palmer" w:date="2026-08-04T06:08:00Z" w16du:dateUtc="2026-08-04T10:08:00Z"/>
        </w:rPr>
      </w:pPr>
      <w:del w:id="50" w:author="Clarence Palmer" w:date="2026-08-04T06:08:00Z" w16du:dateUtc="2026-08-04T10:08:00Z">
        <w:r>
          <w:delText>Lvl 1 – a</w:delText>
        </w:r>
      </w:del>
    </w:p>
    <w:p w14:paraId="3F237C7F" w14:textId="4868533B" w:rsidR="005D7854" w:rsidRDefault="005D7854" w:rsidP="005D7854">
      <w:pPr>
        <w:pStyle w:val="ListParagraph"/>
        <w:numPr>
          <w:ilvl w:val="1"/>
          <w:numId w:val="2"/>
        </w:numPr>
        <w:rPr>
          <w:del w:id="51" w:author="Clarence Palmer" w:date="2026-08-04T06:08:00Z" w16du:dateUtc="2026-08-04T10:08:00Z"/>
        </w:rPr>
      </w:pPr>
      <w:del w:id="52" w:author="Clarence Palmer" w:date="2026-08-04T06:08:00Z" w16du:dateUtc="2026-08-04T10:08:00Z">
        <w:r>
          <w:delText>Lvl 1 – b</w:delText>
        </w:r>
      </w:del>
    </w:p>
    <w:p w14:paraId="410E4369" w14:textId="45F4513F" w:rsidR="005D7854" w:rsidRDefault="005D7854" w:rsidP="005D7854">
      <w:pPr>
        <w:pStyle w:val="ListParagraph"/>
        <w:numPr>
          <w:ilvl w:val="2"/>
          <w:numId w:val="2"/>
        </w:numPr>
        <w:rPr>
          <w:del w:id="53" w:author="Clarence Palmer" w:date="2026-08-04T06:08:00Z" w16du:dateUtc="2026-08-04T10:08:00Z"/>
        </w:rPr>
      </w:pPr>
      <w:del w:id="54" w:author="Clarence Palmer" w:date="2026-08-04T06:08:00Z" w16du:dateUtc="2026-08-04T10:08:00Z">
        <w:r>
          <w:delText>Lvl 2 – i</w:delText>
        </w:r>
      </w:del>
    </w:p>
    <w:p w14:paraId="37316BBF" w14:textId="13261158" w:rsidR="005D7854" w:rsidRDefault="005D7854" w:rsidP="005D7854">
      <w:pPr>
        <w:pStyle w:val="ListParagraph"/>
        <w:numPr>
          <w:ilvl w:val="1"/>
          <w:numId w:val="2"/>
        </w:numPr>
        <w:rPr>
          <w:del w:id="55" w:author="Clarence Palmer" w:date="2026-08-04T06:08:00Z" w16du:dateUtc="2026-08-04T10:08:00Z"/>
        </w:rPr>
      </w:pPr>
      <w:del w:id="56" w:author="Clarence Palmer" w:date="2026-08-04T06:08:00Z" w16du:dateUtc="2026-08-04T10:08:00Z">
        <w:r>
          <w:delText>Lvl 1 – c</w:delText>
        </w:r>
      </w:del>
    </w:p>
    <w:p w14:paraId="24D70A04" w14:textId="3D1FA368" w:rsidR="005D7854" w:rsidRDefault="005D7854" w:rsidP="005D7854">
      <w:pPr>
        <w:pStyle w:val="ListParagraph"/>
        <w:numPr>
          <w:ilvl w:val="0"/>
          <w:numId w:val="2"/>
        </w:numPr>
        <w:rPr>
          <w:del w:id="57" w:author="Clarence Palmer" w:date="2026-08-04T06:08:00Z" w16du:dateUtc="2026-08-04T10:08:00Z"/>
        </w:rPr>
      </w:pPr>
      <w:del w:id="58" w:author="Clarence Palmer" w:date="2026-08-04T06:08:00Z" w16du:dateUtc="2026-08-04T10:08:00Z">
        <w:r>
          <w:delText>Item 4</w:delText>
        </w:r>
      </w:del>
    </w:p>
    <w:p w14:paraId="1FDF58F1" w14:textId="77777777" w:rsidR="005D7854" w:rsidRDefault="005D7854" w:rsidP="005D7854">
      <w:pPr>
        <w:rPr>
          <w:del w:id="59" w:author="Clarence Palmer" w:date="2026-08-04T06:08:00Z" w16du:dateUtc="2026-08-04T10:08:00Z"/>
        </w:rPr>
      </w:pPr>
    </w:p>
    <w:p w14:paraId="17403611" w14:textId="77777777" w:rsidR="005D7854" w:rsidRDefault="005D7854" w:rsidP="005D7854"/>
    <w:sectPr w:rsidR="005D78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5C7A28"/>
    <w:multiLevelType w:val="hybridMultilevel"/>
    <w:tmpl w:val="8B9686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952E00"/>
    <w:multiLevelType w:val="hybridMultilevel"/>
    <w:tmpl w:val="027E1B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6621341">
    <w:abstractNumId w:val="1"/>
  </w:num>
  <w:num w:numId="2" w16cid:durableId="1114204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854"/>
    <w:rsid w:val="0010292D"/>
    <w:rsid w:val="002201F3"/>
    <w:rsid w:val="00360F1B"/>
    <w:rsid w:val="003C1D14"/>
    <w:rsid w:val="003C58BC"/>
    <w:rsid w:val="004E0F25"/>
    <w:rsid w:val="005B09FE"/>
    <w:rsid w:val="005D7854"/>
    <w:rsid w:val="006E4C60"/>
    <w:rsid w:val="00736754"/>
    <w:rsid w:val="007A075E"/>
    <w:rsid w:val="00815494"/>
    <w:rsid w:val="0088030C"/>
    <w:rsid w:val="008854A6"/>
    <w:rsid w:val="00922064"/>
    <w:rsid w:val="00931F1A"/>
    <w:rsid w:val="009826C0"/>
    <w:rsid w:val="00A16521"/>
    <w:rsid w:val="00A46882"/>
    <w:rsid w:val="00A60AFF"/>
    <w:rsid w:val="00C90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AD301"/>
  <w15:chartTrackingRefBased/>
  <w15:docId w15:val="{9F012822-386E-F14F-A232-9E9EDDB78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2064"/>
    <w:pPr>
      <w:spacing w:line="276" w:lineRule="auto"/>
      <w:pPrChange w:id="0" w:author="Clarence Palmer" w:date="2026-08-04T06:08:00Z">
        <w:pPr/>
      </w:pPrChange>
    </w:pPr>
    <w:rPr>
      <w:rFonts w:eastAsia="Arial" w:cs="Arial"/>
      <w:kern w:val="0"/>
      <w:sz w:val="22"/>
      <w:szCs w:val="22"/>
      <w:lang w:val="es"/>
      <w14:ligatures w14:val="none"/>
      <w:rPrChange w:id="0" w:author="Clarence Palmer" w:date="2026-08-04T06:08:00Z">
        <w:rPr>
          <w:rFonts w:ascii="Arial" w:eastAsiaTheme="minorHAnsi" w:hAnsi="Arial" w:cs="Times New Roman (Body CS)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C90A36"/>
    <w:pPr>
      <w:keepNext/>
      <w:keepLines/>
      <w:spacing w:before="360" w:after="80" w:line="278" w:lineRule="auto"/>
      <w:outlineLvl w:val="0"/>
      <w:pPrChange w:id="1" w:author="Clarence Palmer" w:date="2026-08-04T06:08:00Z">
        <w:pPr>
          <w:keepNext/>
          <w:keepLines/>
          <w:spacing w:before="360" w:after="80" w:line="276" w:lineRule="auto"/>
          <w:outlineLvl w:val="0"/>
        </w:pPr>
      </w:pPrChange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  <w:rPrChange w:id="1" w:author="Clarence Palmer" w:date="2026-08-04T06:08:00Z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A36"/>
    <w:pPr>
      <w:keepNext/>
      <w:keepLines/>
      <w:spacing w:before="160" w:after="80" w:line="278" w:lineRule="auto"/>
      <w:outlineLvl w:val="1"/>
      <w:pPrChange w:id="2" w:author="Clarence Palmer" w:date="2026-08-04T06:08:00Z">
        <w:pPr>
          <w:keepNext/>
          <w:keepLines/>
          <w:spacing w:before="160" w:after="80" w:line="276" w:lineRule="auto"/>
          <w:outlineLvl w:val="1"/>
        </w:pPr>
      </w:pPrChange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  <w:rPrChange w:id="2" w:author="Clarence Palmer" w:date="2026-08-04T06:08:00Z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A36"/>
    <w:pPr>
      <w:keepNext/>
      <w:keepLines/>
      <w:spacing w:before="160" w:after="80" w:line="278" w:lineRule="auto"/>
      <w:outlineLvl w:val="2"/>
      <w:pPrChange w:id="3" w:author="Clarence Palmer" w:date="2026-08-04T06:08:00Z">
        <w:pPr>
          <w:keepNext/>
          <w:keepLines/>
          <w:spacing w:before="160" w:after="80" w:line="276" w:lineRule="auto"/>
          <w:outlineLvl w:val="2"/>
        </w:pPr>
      </w:pPrChange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/>
      <w14:ligatures w14:val="standardContextual"/>
      <w:rPrChange w:id="3" w:author="Clarence Palmer" w:date="2026-08-04T06:08:00Z">
        <w:rPr>
          <w:rFonts w:asciiTheme="minorHAnsi" w:eastAsiaTheme="majorEastAsia" w:hAnsiTheme="minorHAnsi" w:cstheme="majorBidi"/>
          <w:color w:val="0F4761" w:themeColor="accent1" w:themeShade="BF"/>
          <w:sz w:val="28"/>
          <w:szCs w:val="28"/>
          <w:lang w:val="e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A36"/>
    <w:pPr>
      <w:keepNext/>
      <w:keepLines/>
      <w:spacing w:before="80" w:after="40" w:line="278" w:lineRule="auto"/>
      <w:outlineLvl w:val="3"/>
      <w:pPrChange w:id="4" w:author="Clarence Palmer" w:date="2026-08-04T06:08:00Z">
        <w:pPr>
          <w:keepNext/>
          <w:keepLines/>
          <w:spacing w:before="80" w:after="40" w:line="276" w:lineRule="auto"/>
          <w:outlineLvl w:val="3"/>
        </w:pPr>
      </w:pPrChange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US"/>
      <w14:ligatures w14:val="standardContextual"/>
      <w:rPrChange w:id="4" w:author="Clarence Palmer" w:date="2026-08-04T06:08:00Z">
        <w:rPr>
          <w:rFonts w:asciiTheme="minorHAnsi" w:eastAsiaTheme="majorEastAsia" w:hAnsiTheme="minorHAnsi" w:cstheme="majorBidi"/>
          <w:i/>
          <w:iCs/>
          <w:color w:val="0F4761" w:themeColor="accent1" w:themeShade="BF"/>
          <w:sz w:val="22"/>
          <w:szCs w:val="22"/>
          <w:lang w:val="e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A36"/>
    <w:pPr>
      <w:keepNext/>
      <w:keepLines/>
      <w:spacing w:before="80" w:after="40" w:line="278" w:lineRule="auto"/>
      <w:outlineLvl w:val="4"/>
      <w:pPrChange w:id="5" w:author="Clarence Palmer" w:date="2026-08-04T06:08:00Z">
        <w:pPr>
          <w:keepNext/>
          <w:keepLines/>
          <w:spacing w:before="80" w:after="40" w:line="276" w:lineRule="auto"/>
          <w:outlineLvl w:val="4"/>
        </w:pPr>
      </w:pPrChange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US"/>
      <w14:ligatures w14:val="standardContextual"/>
      <w:rPrChange w:id="5" w:author="Clarence Palmer" w:date="2026-08-04T06:08:00Z">
        <w:rPr>
          <w:rFonts w:asciiTheme="minorHAnsi" w:eastAsiaTheme="majorEastAsia" w:hAnsiTheme="minorHAnsi" w:cstheme="majorBidi"/>
          <w:color w:val="0F4761" w:themeColor="accent1" w:themeShade="BF"/>
          <w:sz w:val="22"/>
          <w:szCs w:val="22"/>
          <w:lang w:val="e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A36"/>
    <w:pPr>
      <w:keepNext/>
      <w:keepLines/>
      <w:spacing w:before="40" w:line="278" w:lineRule="auto"/>
      <w:outlineLvl w:val="5"/>
      <w:pPrChange w:id="6" w:author="Clarence Palmer" w:date="2026-08-04T06:08:00Z">
        <w:pPr>
          <w:keepNext/>
          <w:keepLines/>
          <w:spacing w:before="40" w:line="276" w:lineRule="auto"/>
          <w:outlineLvl w:val="5"/>
        </w:pPr>
      </w:pPrChange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  <w:rPrChange w:id="6" w:author="Clarence Palmer" w:date="2026-08-04T06:08:00Z">
        <w:rPr>
          <w:rFonts w:asciiTheme="minorHAnsi" w:eastAsiaTheme="majorEastAsia" w:hAnsiTheme="minorHAnsi" w:cstheme="majorBidi"/>
          <w:i/>
          <w:iCs/>
          <w:color w:val="595959" w:themeColor="text1" w:themeTint="A6"/>
          <w:sz w:val="22"/>
          <w:szCs w:val="22"/>
          <w:lang w:val="e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A36"/>
    <w:pPr>
      <w:keepNext/>
      <w:keepLines/>
      <w:spacing w:before="40" w:line="278" w:lineRule="auto"/>
      <w:outlineLvl w:val="6"/>
      <w:pPrChange w:id="7" w:author="Clarence Palmer" w:date="2026-08-04T06:08:00Z">
        <w:pPr>
          <w:keepNext/>
          <w:keepLines/>
          <w:spacing w:before="40" w:line="276" w:lineRule="auto"/>
          <w:outlineLvl w:val="6"/>
        </w:pPr>
      </w:pPrChange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  <w:rPrChange w:id="7" w:author="Clarence Palmer" w:date="2026-08-04T06:08:00Z">
        <w:rPr>
          <w:rFonts w:asciiTheme="minorHAnsi" w:eastAsiaTheme="majorEastAsia" w:hAnsiTheme="minorHAnsi" w:cstheme="majorBidi"/>
          <w:color w:val="595959" w:themeColor="text1" w:themeTint="A6"/>
          <w:sz w:val="22"/>
          <w:szCs w:val="22"/>
          <w:lang w:val="e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A36"/>
    <w:pPr>
      <w:keepNext/>
      <w:keepLines/>
      <w:spacing w:line="278" w:lineRule="auto"/>
      <w:outlineLvl w:val="7"/>
      <w:pPrChange w:id="8" w:author="Clarence Palmer" w:date="2026-08-04T06:08:00Z">
        <w:pPr>
          <w:keepNext/>
          <w:keepLines/>
          <w:spacing w:line="276" w:lineRule="auto"/>
          <w:outlineLvl w:val="7"/>
        </w:pPr>
      </w:pPrChange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  <w:rPrChange w:id="8" w:author="Clarence Palmer" w:date="2026-08-04T06:08:00Z">
        <w:rPr>
          <w:rFonts w:asciiTheme="minorHAnsi" w:eastAsiaTheme="majorEastAsia" w:hAnsiTheme="minorHAnsi" w:cstheme="majorBidi"/>
          <w:i/>
          <w:iCs/>
          <w:color w:val="272727" w:themeColor="text1" w:themeTint="D8"/>
          <w:sz w:val="22"/>
          <w:szCs w:val="22"/>
          <w:lang w:val="es" w:eastAsia="en-US" w:bidi="ar-SA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A36"/>
    <w:pPr>
      <w:keepNext/>
      <w:keepLines/>
      <w:spacing w:line="278" w:lineRule="auto"/>
      <w:outlineLvl w:val="8"/>
      <w:pPrChange w:id="9" w:author="Clarence Palmer" w:date="2026-08-04T06:08:00Z">
        <w:pPr>
          <w:keepNext/>
          <w:keepLines/>
          <w:spacing w:line="276" w:lineRule="auto"/>
          <w:outlineLvl w:val="8"/>
        </w:pPr>
      </w:pPrChange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  <w:rPrChange w:id="9" w:author="Clarence Palmer" w:date="2026-08-04T06:08:00Z">
        <w:rPr>
          <w:rFonts w:asciiTheme="minorHAnsi" w:eastAsiaTheme="majorEastAsia" w:hAnsiTheme="minorHAnsi" w:cstheme="majorBidi"/>
          <w:color w:val="272727" w:themeColor="text1" w:themeTint="D8"/>
          <w:sz w:val="22"/>
          <w:szCs w:val="22"/>
          <w:lang w:val="e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8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8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85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85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85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85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85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85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85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A36"/>
    <w:pPr>
      <w:spacing w:after="80" w:line="240" w:lineRule="auto"/>
      <w:contextualSpacing/>
      <w:pPrChange w:id="10" w:author="Clarence Palmer" w:date="2026-08-04T06:08:00Z">
        <w:pPr>
          <w:spacing w:after="80" w:line="276" w:lineRule="auto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  <w:rPrChange w:id="10" w:author="Clarence Palmer" w:date="2026-08-04T06:08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5D78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A36"/>
    <w:pPr>
      <w:numPr>
        <w:ilvl w:val="1"/>
      </w:numPr>
      <w:spacing w:after="160" w:line="278" w:lineRule="auto"/>
      <w:pPrChange w:id="11" w:author="Clarence Palmer" w:date="2026-08-04T06:08:00Z">
        <w:pPr>
          <w:numPr>
            <w:ilvl w:val="1"/>
          </w:numPr>
          <w:spacing w:after="160" w:line="276" w:lineRule="auto"/>
        </w:pPr>
      </w:pPrChange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  <w:rPrChange w:id="11" w:author="Clarence Palmer" w:date="2026-08-04T06:08:00Z">
        <w:rPr>
          <w:rFonts w:asciiTheme="minorHAnsi" w:eastAsiaTheme="majorEastAsia" w:hAnsiTheme="minorHAnsi" w:cstheme="majorBidi"/>
          <w:color w:val="595959" w:themeColor="text1" w:themeTint="A6"/>
          <w:spacing w:val="15"/>
          <w:sz w:val="28"/>
          <w:szCs w:val="28"/>
          <w:lang w:val="es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5D785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A36"/>
    <w:pPr>
      <w:spacing w:before="160" w:after="160" w:line="278" w:lineRule="auto"/>
      <w:jc w:val="center"/>
      <w:pPrChange w:id="12" w:author="Clarence Palmer" w:date="2026-08-04T06:08:00Z">
        <w:pPr>
          <w:spacing w:before="160" w:after="160" w:line="276" w:lineRule="auto"/>
          <w:jc w:val="center"/>
        </w:pPr>
      </w:pPrChange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  <w:rPrChange w:id="12" w:author="Clarence Palmer" w:date="2026-08-04T06:08:00Z">
        <w:rPr>
          <w:rFonts w:ascii="Arial" w:eastAsia="Arial" w:hAnsi="Arial" w:cs="Arial"/>
          <w:i/>
          <w:iCs/>
          <w:color w:val="404040" w:themeColor="text1" w:themeTint="BF"/>
          <w:sz w:val="22"/>
          <w:szCs w:val="22"/>
          <w:lang w:val="e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5D7854"/>
    <w:rPr>
      <w:rFonts w:asciiTheme="minorHAnsi" w:hAnsiTheme="minorHAnsi" w:cstheme="minorBid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A36"/>
    <w:pPr>
      <w:spacing w:after="160" w:line="278" w:lineRule="auto"/>
      <w:ind w:left="720"/>
      <w:contextualSpacing/>
      <w:pPrChange w:id="13" w:author="Clarence Palmer" w:date="2026-08-04T06:08:00Z">
        <w:pPr>
          <w:spacing w:line="276" w:lineRule="auto"/>
          <w:ind w:left="720"/>
          <w:contextualSpacing/>
        </w:pPr>
      </w:pPrChange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  <w:rPrChange w:id="13" w:author="Clarence Palmer" w:date="2026-08-04T06:08:00Z">
        <w:rPr>
          <w:rFonts w:ascii="Arial" w:eastAsia="Arial" w:hAnsi="Arial" w:cs="Arial"/>
          <w:sz w:val="22"/>
          <w:szCs w:val="22"/>
          <w:lang w:val="es" w:eastAsia="en-US" w:bidi="ar-SA"/>
        </w:rPr>
      </w:rPrChange>
    </w:rPr>
  </w:style>
  <w:style w:type="character" w:styleId="IntenseEmphasis">
    <w:name w:val="Intense Emphasis"/>
    <w:basedOn w:val="DefaultParagraphFont"/>
    <w:uiPriority w:val="21"/>
    <w:qFormat/>
    <w:rsid w:val="005D78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A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  <w:pPrChange w:id="14" w:author="Clarence Palmer" w:date="2026-08-04T06:08:00Z">
        <w:pPr>
          <w:pBdr>
            <w:top w:val="single" w:sz="4" w:space="10" w:color="0F4761" w:themeColor="accent1" w:themeShade="BF"/>
            <w:bottom w:val="single" w:sz="4" w:space="10" w:color="0F4761" w:themeColor="accent1" w:themeShade="BF"/>
          </w:pBdr>
          <w:spacing w:before="360" w:after="360" w:line="276" w:lineRule="auto"/>
          <w:ind w:left="864" w:right="864"/>
          <w:jc w:val="center"/>
        </w:pPr>
      </w:pPrChange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US"/>
      <w14:ligatures w14:val="standardContextual"/>
      <w:rPrChange w:id="14" w:author="Clarence Palmer" w:date="2026-08-04T06:08:00Z">
        <w:rPr>
          <w:rFonts w:ascii="Arial" w:eastAsia="Arial" w:hAnsi="Arial" w:cs="Arial"/>
          <w:i/>
          <w:iCs/>
          <w:color w:val="0F4761" w:themeColor="accent1" w:themeShade="BF"/>
          <w:sz w:val="22"/>
          <w:szCs w:val="22"/>
          <w:lang w:val="e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854"/>
    <w:rPr>
      <w:rFonts w:asciiTheme="minorHAnsi" w:hAnsiTheme="minorHAnsi" w:cstheme="minorBidi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8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80</Words>
  <Characters>461</Characters>
  <Application>Microsoft Office Word</Application>
  <DocSecurity>0</DocSecurity>
  <Lines>3</Lines>
  <Paragraphs>1</Paragraphs>
  <ScaleCrop>false</ScaleCrop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2025-01-17T16:26:00Z</dcterms:created>
  <dcterms:modified xsi:type="dcterms:W3CDTF">2026-08-04T10:08:00Z</dcterms:modified>
</cp:coreProperties>
</file>