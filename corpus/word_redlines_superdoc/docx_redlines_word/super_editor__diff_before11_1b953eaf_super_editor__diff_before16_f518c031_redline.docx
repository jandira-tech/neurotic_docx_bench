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rPr>
          <w:ins w:id="0" w:author="Luccas Correa" w:date="2026-08-03T22:18:00Z" w16du:dateUtc="2026-08-04T02:18:00Z"/>
        </w:rPr>
      </w:pPr>
      <w:ins w:id="1" w:author="Luccas Correa" w:date="2026-08-03T22:18:00Z" w16du:dateUtc="2026-08-04T02:18:00Z">
        <w:r>
          <w:t>Diffing feature</w:t>
        </w:r>
      </w:ins>
    </w:p>
    <w:tbl>
      <w:tblPr>
        <w:tblStyle w:val="TableGrid"/>
        <w:tblW w:w="0" w:type="auto"/>
        <w:tblLook w:val="04A0" w:firstRow="1" w:lastRow="0" w:firstColumn="1" w:lastColumn="0" w:noHBand="0" w:noVBand="1"/>
      </w:tblPr>
      <w:tblGrid>
        <w:gridCol w:w="9350"/>
      </w:tblGrid>
      <w:tr w:rsidR="00523539" w14:paraId="718AB3DC" w14:textId="77777777" w:rsidTr="00523539">
        <w:trPr>
          <w:ins w:id="2" w:author="Luccas Correa" w:date="2026-08-03T22:18:00Z" w16du:dateUtc="2026-08-04T02:18:00Z"/>
        </w:trPr>
        <w:tc>
          <w:tcPr>
            <w:tcW w:w="9350" w:type="dxa"/>
          </w:tcPr>
          <w:p w14:paraId="71D0C7B7" w14:textId="0D6B1B09" w:rsidR="00523539" w:rsidRDefault="00523539" w:rsidP="00BF2CA6">
            <w:pPr>
              <w:rPr>
                <w:ins w:id="3" w:author="Luccas Correa" w:date="2026-08-03T22:18:00Z" w16du:dateUtc="2026-08-04T02:18:00Z"/>
              </w:rPr>
            </w:pPr>
            <w:ins w:id="4" w:author="Luccas Correa" w:date="2026-08-03T22:18:00Z" w16du:dateUtc="2026-08-04T02:18: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523539">
        <w:trPr>
          <w:ins w:id="5" w:author="Luccas Correa" w:date="2026-08-03T22:18:00Z" w16du:dateUtc="2026-08-04T02:18:00Z"/>
        </w:trPr>
        <w:tc>
          <w:tcPr>
            <w:tcW w:w="9350" w:type="dxa"/>
          </w:tcPr>
          <w:p w14:paraId="7122ECD7" w14:textId="2344E7E7" w:rsidR="00523539" w:rsidRDefault="00523539" w:rsidP="00BF2CA6">
            <w:pPr>
              <w:rPr>
                <w:ins w:id="6" w:author="Luccas Correa" w:date="2026-08-03T22:18:00Z" w16du:dateUtc="2026-08-04T02:18:00Z"/>
              </w:rPr>
            </w:pPr>
            <w:ins w:id="7" w:author="Luccas Correa" w:date="2026-08-03T22:18:00Z" w16du:dateUtc="2026-08-04T02:18: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523539">
        <w:trPr>
          <w:ins w:id="8" w:author="Luccas Correa" w:date="2026-08-03T22:18:00Z" w16du:dateUtc="2026-08-04T02:18:00Z"/>
        </w:trPr>
        <w:tc>
          <w:tcPr>
            <w:tcW w:w="9350" w:type="dxa"/>
          </w:tcPr>
          <w:p w14:paraId="5E6F6F9F" w14:textId="7C87E125" w:rsidR="00523539" w:rsidRDefault="00523539" w:rsidP="00BF2CA6">
            <w:pPr>
              <w:rPr>
                <w:ins w:id="9" w:author="Luccas Correa" w:date="2026-08-03T22:18:00Z" w16du:dateUtc="2026-08-04T02:18:00Z"/>
              </w:rPr>
            </w:pPr>
            <w:ins w:id="10" w:author="Luccas Correa" w:date="2026-08-03T22:18:00Z" w16du:dateUtc="2026-08-04T02:18: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523539">
        <w:trPr>
          <w:ins w:id="11" w:author="Luccas Correa" w:date="2026-08-03T22:18:00Z" w16du:dateUtc="2026-08-04T02:18:00Z"/>
        </w:trPr>
        <w:tc>
          <w:tcPr>
            <w:tcW w:w="9350" w:type="dxa"/>
          </w:tcPr>
          <w:p w14:paraId="26D1EBE2" w14:textId="15B91767" w:rsidR="00523539" w:rsidRDefault="00523539" w:rsidP="00BF2CA6">
            <w:pPr>
              <w:rPr>
                <w:ins w:id="12" w:author="Luccas Correa" w:date="2026-08-03T22:18:00Z" w16du:dateUtc="2026-08-04T02:18:00Z"/>
              </w:rPr>
            </w:pPr>
            <w:ins w:id="13" w:author="Luccas Correa" w:date="2026-08-03T22:18:00Z" w16du:dateUtc="2026-08-04T02:18: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523539">
        <w:trPr>
          <w:ins w:id="14" w:author="Luccas Correa" w:date="2026-08-03T22:18:00Z" w16du:dateUtc="2026-08-04T02:18:00Z"/>
        </w:trPr>
        <w:tc>
          <w:tcPr>
            <w:tcW w:w="9350" w:type="dxa"/>
          </w:tcPr>
          <w:p w14:paraId="326AC6D5" w14:textId="657A841B" w:rsidR="00523539" w:rsidRDefault="00523539" w:rsidP="00BF2CA6">
            <w:pPr>
              <w:rPr>
                <w:ins w:id="15" w:author="Luccas Correa" w:date="2026-08-03T22:18:00Z" w16du:dateUtc="2026-08-04T02:18:00Z"/>
              </w:rPr>
            </w:pPr>
            <w:ins w:id="16" w:author="Luccas Correa" w:date="2026-08-03T22:18:00Z" w16du:dateUtc="2026-08-04T02:18: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523539">
        <w:trPr>
          <w:ins w:id="17" w:author="Luccas Correa" w:date="2026-08-03T22:18:00Z" w16du:dateUtc="2026-08-04T02:18:00Z"/>
        </w:trPr>
        <w:tc>
          <w:tcPr>
            <w:tcW w:w="9350" w:type="dxa"/>
          </w:tcPr>
          <w:p w14:paraId="3F55EE29" w14:textId="46510B01" w:rsidR="00523539" w:rsidRDefault="00523539" w:rsidP="00BF2CA6">
            <w:pPr>
              <w:rPr>
                <w:ins w:id="18" w:author="Luccas Correa" w:date="2026-08-03T22:18:00Z" w16du:dateUtc="2026-08-04T02:18:00Z"/>
              </w:rPr>
            </w:pPr>
            <w:ins w:id="19" w:author="Luccas Correa" w:date="2026-08-03T22:18:00Z" w16du:dateUtc="2026-08-04T02:18: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69708074" w14:textId="2A02D6C7" w:rsidR="000A7665" w:rsidRDefault="000A7665">
      <w:del w:id="20" w:author="Luccas Correa" w:date="2026-08-03T22:18:00Z" w16du:dateUtc="2026-08-04T02:18:00Z">
        <w:r>
          <w:delText xml:space="preserve">This is some </w:delText>
        </w:r>
        <w:commentRangeStart w:id="21"/>
        <w:r>
          <w:delText>text</w:delText>
        </w:r>
        <w:commentRangeEnd w:id="21"/>
        <w:r w:rsidR="0097502B">
          <w:rPr>
            <w:rStyle w:val="CommentReference"/>
            <w:sz w:val="24"/>
            <w:szCs w:val="24"/>
          </w:rPr>
          <w:commentReference w:id="21"/>
        </w:r>
        <w:r>
          <w:delText xml:space="preserve"> with tracked changes.</w:delText>
        </w:r>
      </w:del>
    </w:p>
    <w:sectPr w:rsidR="000A766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Luccas Correa" w:date="2026-03-02T14:12:00Z" w:initials="LC">
    <w:p w14:paraId="036BD125" w14:textId="77777777" w:rsidR="0097502B" w:rsidRDefault="0097502B" w:rsidP="0097502B">
      <w:r>
        <w:rPr>
          <w:rStyle w:val="CommentReference"/>
        </w:rPr>
        <w:annotationRef/>
      </w:r>
      <w:r>
        <w:rPr>
          <w:sz w:val="20"/>
          <w:szCs w:val="20"/>
        </w:rPr>
        <w:t>Old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BD1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00363" w16cex:dateUtc="2026-03-02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BD125" w16cid:durableId="560003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65"/>
    <w:rsid w:val="000A7665"/>
    <w:rsid w:val="002B1C2A"/>
    <w:rsid w:val="00523539"/>
    <w:rsid w:val="00765E93"/>
    <w:rsid w:val="0097502B"/>
    <w:rsid w:val="00BD58F1"/>
    <w:rsid w:val="00BF2CA6"/>
    <w:rsid w:val="00E8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0AF60"/>
  <w15:chartTrackingRefBased/>
  <w15:docId w15:val="{919D4776-68E9-9A4B-8118-E6201B8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665"/>
    <w:rPr>
      <w:rFonts w:eastAsiaTheme="majorEastAsia" w:cstheme="majorBidi"/>
      <w:color w:val="272727" w:themeColor="text1" w:themeTint="D8"/>
    </w:rPr>
  </w:style>
  <w:style w:type="paragraph" w:styleId="Title">
    <w:name w:val="Title"/>
    <w:basedOn w:val="Normal"/>
    <w:next w:val="Normal"/>
    <w:link w:val="TitleChar"/>
    <w:uiPriority w:val="10"/>
    <w:qFormat/>
    <w:rsid w:val="000A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665"/>
    <w:pPr>
      <w:spacing w:before="160"/>
      <w:jc w:val="center"/>
    </w:pPr>
    <w:rPr>
      <w:i/>
      <w:iCs/>
      <w:color w:val="404040" w:themeColor="text1" w:themeTint="BF"/>
    </w:rPr>
  </w:style>
  <w:style w:type="character" w:customStyle="1" w:styleId="QuoteChar">
    <w:name w:val="Quote Char"/>
    <w:basedOn w:val="DefaultParagraphFont"/>
    <w:link w:val="Quote"/>
    <w:uiPriority w:val="29"/>
    <w:rsid w:val="000A7665"/>
    <w:rPr>
      <w:i/>
      <w:iCs/>
      <w:color w:val="404040" w:themeColor="text1" w:themeTint="BF"/>
    </w:rPr>
  </w:style>
  <w:style w:type="paragraph" w:styleId="ListParagraph">
    <w:name w:val="List Paragraph"/>
    <w:basedOn w:val="Normal"/>
    <w:uiPriority w:val="34"/>
    <w:qFormat/>
    <w:rsid w:val="000A7665"/>
    <w:pPr>
      <w:ind w:left="720"/>
      <w:contextualSpacing/>
    </w:pPr>
  </w:style>
  <w:style w:type="character" w:styleId="IntenseEmphasis">
    <w:name w:val="Intense Emphasis"/>
    <w:basedOn w:val="DefaultParagraphFont"/>
    <w:uiPriority w:val="21"/>
    <w:qFormat/>
    <w:rsid w:val="000A7665"/>
    <w:rPr>
      <w:i/>
      <w:iCs/>
      <w:color w:val="0F4761" w:themeColor="accent1" w:themeShade="BF"/>
    </w:rPr>
  </w:style>
  <w:style w:type="paragraph" w:styleId="IntenseQuote">
    <w:name w:val="Intense Quote"/>
    <w:basedOn w:val="Normal"/>
    <w:next w:val="Normal"/>
    <w:link w:val="IntenseQuoteChar"/>
    <w:uiPriority w:val="30"/>
    <w:qFormat/>
    <w:rsid w:val="000A7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665"/>
    <w:rPr>
      <w:i/>
      <w:iCs/>
      <w:color w:val="0F4761" w:themeColor="accent1" w:themeShade="BF"/>
    </w:rPr>
  </w:style>
  <w:style w:type="character" w:styleId="IntenseReference">
    <w:name w:val="Intense Reference"/>
    <w:basedOn w:val="DefaultParagraphFont"/>
    <w:uiPriority w:val="32"/>
    <w:qFormat/>
    <w:rsid w:val="000A7665"/>
    <w:rPr>
      <w:b/>
      <w:bCs/>
      <w:smallCaps/>
      <w:color w:val="0F4761" w:themeColor="accent1" w:themeShade="BF"/>
      <w:spacing w:val="5"/>
    </w:rPr>
  </w:style>
  <w:style w:type="paragraph" w:styleId="Revision">
    <w:name w:val="Revision"/>
    <w:hidden/>
    <w:uiPriority w:val="99"/>
    <w:semiHidden/>
    <w:rsid w:val="000A7665"/>
    <w:pPr>
      <w:spacing w:after="0" w:line="240" w:lineRule="auto"/>
    </w:pPr>
  </w:style>
  <w:style w:type="character" w:styleId="CommentReference">
    <w:name w:val="annotation reference"/>
    <w:basedOn w:val="DefaultParagraphFont"/>
    <w:uiPriority w:val="99"/>
    <w:semiHidden/>
    <w:unhideWhenUsed/>
    <w:rsid w:val="0097502B"/>
    <w:rPr>
      <w:sz w:val="16"/>
      <w:szCs w:val="16"/>
    </w:rPr>
  </w:style>
  <w:style w:type="paragraph" w:styleId="CommentText">
    <w:name w:val="annotation text"/>
    <w:basedOn w:val="Normal"/>
    <w:link w:val="CommentTextChar"/>
    <w:uiPriority w:val="99"/>
    <w:semiHidden/>
    <w:unhideWhenUsed/>
    <w:rsid w:val="0097502B"/>
    <w:pPr>
      <w:spacing w:line="240" w:lineRule="auto"/>
    </w:pPr>
    <w:rPr>
      <w:sz w:val="20"/>
      <w:szCs w:val="20"/>
    </w:rPr>
  </w:style>
  <w:style w:type="character" w:customStyle="1" w:styleId="CommentTextChar">
    <w:name w:val="Comment Text Char"/>
    <w:basedOn w:val="DefaultParagraphFont"/>
    <w:link w:val="CommentText"/>
    <w:uiPriority w:val="99"/>
    <w:semiHidden/>
    <w:rsid w:val="0097502B"/>
    <w:rPr>
      <w:sz w:val="20"/>
      <w:szCs w:val="20"/>
    </w:rPr>
  </w:style>
  <w:style w:type="paragraph" w:styleId="CommentSubject">
    <w:name w:val="annotation subject"/>
    <w:basedOn w:val="CommentText"/>
    <w:next w:val="CommentText"/>
    <w:link w:val="CommentSubjectChar"/>
    <w:uiPriority w:val="99"/>
    <w:semiHidden/>
    <w:unhideWhenUsed/>
    <w:rsid w:val="0097502B"/>
    <w:rPr>
      <w:b/>
      <w:bCs/>
    </w:rPr>
  </w:style>
  <w:style w:type="character" w:customStyle="1" w:styleId="CommentSubjectChar">
    <w:name w:val="Comment Subject Char"/>
    <w:basedOn w:val="CommentTextChar"/>
    <w:link w:val="CommentSubject"/>
    <w:uiPriority w:val="99"/>
    <w:semiHidden/>
    <w:rsid w:val="0097502B"/>
    <w:rPr>
      <w:b/>
      <w:bCs/>
      <w:sz w:val="20"/>
      <w:szCs w:val="20"/>
    </w:rPr>
  </w:style>
  <w:style w:type="table" w:styleId="TableGrid">
    <w:name w:val="Table Grid"/>
    <w:basedOn w:val="TableNormal"/>
    <w:uiPriority w:val="39"/>
    <w:rsid w:val="00E86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2026-03-02T17:11:00Z</dcterms:created>
  <dcterms:modified xsi:type="dcterms:W3CDTF">2026-08-04T02:18:00Z</dcterms:modified>
</cp:coreProperties>
</file>