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CEC9" w14:textId="4772EADD" w:rsidR="004F60CB" w:rsidRDefault="006C4ACB">
      <w:pPr>
        <w:rPr>
          <w:del w:id="0" w:author="Luccas Correa" w:date="2026-08-03T22:18:00Z" w16du:dateUtc="2026-08-04T02:18:00Z"/>
        </w:rPr>
      </w:pPr>
      <w:ins w:id="1" w:author="Luccas Correa" w:date="2026-08-03T22:18:00Z" w16du:dateUtc="2026-08-04T02:18:00Z">
        <w:r>
          <w:t xml:space="preserve">This is the </w:t>
        </w:r>
        <w:r w:rsidR="001B23B6">
          <w:t>end</w:t>
        </w:r>
        <w:r>
          <w:t>.</w:t>
        </w:r>
      </w:ins>
      <w:del w:id="2" w:author="Luccas Correa" w:date="2026-08-03T22:18:00Z" w16du:dateUtc="2026-08-04T02:18:00Z">
        <w:r w:rsidR="004F60CB">
          <w:delText xml:space="preserve">Here’s some text. It has a </w:delText>
        </w:r>
        <w:commentRangeStart w:id="3"/>
        <w:r w:rsidR="004F60CB">
          <w:delText>comment</w:delText>
        </w:r>
        <w:commentRangeEnd w:id="3"/>
        <w:r w:rsidR="004F60CB">
          <w:rPr>
            <w:rStyle w:val="CommentReference"/>
            <w:sz w:val="24"/>
            <w:szCs w:val="24"/>
          </w:rPr>
          <w:commentReference w:id="3"/>
        </w:r>
        <w:r w:rsidR="004F60CB">
          <w:delText>.</w:delText>
        </w:r>
      </w:del>
    </w:p>
    <w:p w14:paraId="35FF776A" w14:textId="4EC5B8BC" w:rsidR="004F60CB" w:rsidRDefault="004F60CB">
      <w:del w:id="4" w:author="Luccas Correa" w:date="2026-08-03T22:18:00Z" w16du:dateUtc="2026-08-04T02:18:00Z">
        <w:r>
          <w:delText xml:space="preserve">I will </w:delText>
        </w:r>
        <w:commentRangeStart w:id="5"/>
        <w:r>
          <w:delText xml:space="preserve">add a comment </w:delText>
        </w:r>
        <w:commentRangeEnd w:id="5"/>
        <w:r w:rsidR="00FD36A5">
          <w:rPr>
            <w:rStyle w:val="CommentReference"/>
            <w:sz w:val="24"/>
            <w:szCs w:val="24"/>
          </w:rPr>
          <w:commentReference w:id="5"/>
        </w:r>
        <w:r>
          <w:delText>to this one.</w:delText>
        </w:r>
      </w:del>
    </w:p>
    <w:sectPr w:rsidR="004F60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  <w:comment w:id="5" w:author="Luccas Correa" w:date="2025-12-31T09:30:00Z" w:initials="LC">
    <w:p w14:paraId="069422BD" w14:textId="77777777" w:rsidR="00FD36A5" w:rsidRDefault="00FD36A5" w:rsidP="00FD36A5">
      <w:r>
        <w:rPr>
          <w:rStyle w:val="CommentReference"/>
        </w:rPr>
        <w:annotationRef/>
      </w:r>
      <w:r>
        <w:rPr>
          <w:sz w:val="20"/>
          <w:szCs w:val="20"/>
        </w:rPr>
        <w:t>New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469102" w15:done="1"/>
  <w15:commentEx w15:paraId="069422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DD5D86" w16cex:dateUtc="2025-12-31T12:29:00Z"/>
  <w16cex:commentExtensible w16cex:durableId="2645084D" w16cex:dateUtc="2025-12-31T1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469102" w16cid:durableId="21DD5D86"/>
  <w16cid:commentId w16cid:paraId="069422BD" w16cid:durableId="264508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096AA2"/>
    <w:rsid w:val="001B23B6"/>
    <w:rsid w:val="002B1C2A"/>
    <w:rsid w:val="004F60CB"/>
    <w:rsid w:val="00524058"/>
    <w:rsid w:val="006C4ACB"/>
    <w:rsid w:val="0094192C"/>
    <w:rsid w:val="00A508DC"/>
    <w:rsid w:val="00CA26D4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F60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F6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0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2025-12-31T12:30:00Z</dcterms:created>
  <dcterms:modified xsi:type="dcterms:W3CDTF">2026-08-04T02:18:00Z</dcterms:modified>
</cp:coreProperties>
</file>