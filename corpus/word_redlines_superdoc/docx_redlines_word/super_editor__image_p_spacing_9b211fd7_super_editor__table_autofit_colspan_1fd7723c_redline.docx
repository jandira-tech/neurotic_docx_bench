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21" w:author="Teo Azzollini" w:date="2026-08-03T22:25:00Z" w16du:dateUtc="2026-08-04T02:25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22" w:author="Teo Azzollini" w:date="2026-08-03T22:25:00Z" w16du:dateUtc="2026-08-04T02:25:00Z"/>
                <w:rStyle w:val="BoldCharacter"/>
              </w:rPr>
            </w:pPr>
            <w:ins w:id="23" w:author="Teo Azzollini" w:date="2026-08-03T22:25:00Z" w16du:dateUtc="2026-08-04T02:25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24" w:author="Teo Azzollini" w:date="2026-08-03T22:25:00Z" w16du:dateUtc="2026-08-04T02:25:00Z"/>
                <w:i/>
                <w:iCs/>
              </w:rPr>
            </w:pPr>
            <w:bookmarkStart w:id="25" w:name="row_b7d33a53727d4ed8b9cfc4bd599d514e"/>
            <w:bookmarkEnd w:id="25"/>
          </w:p>
        </w:tc>
      </w:tr>
      <w:tr w:rsidR="00FC3464" w:rsidRPr="00A019B8" w14:paraId="265A1F02" w14:textId="77777777" w:rsidTr="00991A1A">
        <w:trPr>
          <w:cantSplit/>
          <w:ins w:id="26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27" w:author="Teo Azzollini" w:date="2026-08-03T22:25:00Z" w16du:dateUtc="2026-08-04T02:25:00Z"/>
              </w:rPr>
            </w:pPr>
            <w:ins w:id="28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29" w:author="Teo Azzollini" w:date="2026-08-03T22:25:00Z" w16du:dateUtc="2026-08-04T02:25:00Z"/>
              </w:rPr>
            </w:pPr>
            <w:ins w:id="30" w:author="Teo Azzollini" w:date="2026-08-03T22:25:00Z" w16du:dateUtc="2026-08-04T02:25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31" w:author="Teo Azzollini" w:date="2026-08-03T22:25:00Z" w16du:dateUtc="2026-08-04T02:25:00Z"/>
                <w:i/>
                <w:iCs/>
              </w:rPr>
            </w:pPr>
            <w:ins w:id="32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33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34" w:author="Teo Azzollini" w:date="2026-08-03T22:25:00Z" w16du:dateUtc="2026-08-04T02:25:00Z"/>
              </w:rPr>
            </w:pPr>
            <w:ins w:id="35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36" w:author="Teo Azzollini" w:date="2026-08-03T22:25:00Z" w16du:dateUtc="2026-08-04T02:25:00Z"/>
              </w:rPr>
            </w:pPr>
            <w:ins w:id="37" w:author="Teo Azzollini" w:date="2026-08-03T22:25:00Z" w16du:dateUtc="2026-08-04T02:25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38" w:author="Teo Azzollini" w:date="2026-08-03T22:25:00Z" w16du:dateUtc="2026-08-04T02:25:00Z"/>
                <w:i/>
                <w:iCs/>
              </w:rPr>
            </w:pPr>
            <w:ins w:id="3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40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41" w:author="Teo Azzollini" w:date="2026-08-03T22:25:00Z" w16du:dateUtc="2026-08-04T02:25:00Z"/>
              </w:rPr>
            </w:pPr>
            <w:ins w:id="42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43" w:author="Teo Azzollini" w:date="2026-08-03T22:25:00Z" w16du:dateUtc="2026-08-04T02:25:00Z"/>
                <w:i/>
                <w:iCs/>
              </w:rPr>
            </w:pPr>
            <w:ins w:id="44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45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46" w:author="Teo Azzollini" w:date="2026-08-03T22:25:00Z" w16du:dateUtc="2026-08-04T02:25:00Z"/>
              </w:rPr>
            </w:pPr>
            <w:ins w:id="47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48" w:author="Teo Azzollini" w:date="2026-08-03T22:25:00Z" w16du:dateUtc="2026-08-04T02:25:00Z"/>
                <w:i/>
                <w:iCs/>
              </w:rPr>
            </w:pPr>
            <w:ins w:id="4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50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51" w:author="Teo Azzollini" w:date="2026-08-03T22:25:00Z" w16du:dateUtc="2026-08-04T02:25:00Z"/>
              </w:rPr>
            </w:pPr>
            <w:ins w:id="52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53" w:author="Teo Azzollini" w:date="2026-08-03T22:25:00Z" w16du:dateUtc="2026-08-04T02:25:00Z"/>
                <w:i/>
                <w:iCs/>
              </w:rPr>
            </w:pPr>
            <w:ins w:id="54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55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56" w:author="Teo Azzollini" w:date="2026-08-03T22:25:00Z" w16du:dateUtc="2026-08-04T02:25:00Z"/>
              </w:rPr>
            </w:pPr>
            <w:ins w:id="57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8" w:author="Teo Azzollini" w:date="2026-08-03T22:25:00Z" w16du:dateUtc="2026-08-04T02:25:00Z"/>
                <w:lang w:val="en-US"/>
              </w:rPr>
            </w:pPr>
            <w:ins w:id="59" w:author="Teo Azzollini" w:date="2026-08-03T22:25:00Z" w16du:dateUtc="2026-08-04T02:25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60" w:author="Teo Azzollini" w:date="2026-08-03T22:25:00Z" w16du:dateUtc="2026-08-04T02:25:00Z"/>
                <w:lang w:val="en-US"/>
              </w:rPr>
            </w:pPr>
            <w:ins w:id="61" w:author="Teo Azzollini" w:date="2026-08-03T22:25:00Z" w16du:dateUtc="2026-08-04T02:25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62" w:author="Teo Azzollini" w:date="2026-08-03T22:25:00Z" w16du:dateUtc="2026-08-04T02:25:00Z"/>
                <w:i/>
                <w:iCs/>
              </w:rPr>
            </w:pPr>
            <w:ins w:id="63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64" w:author="Teo Azzollini" w:date="2026-08-03T22:25:00Z" w16du:dateUtc="2026-08-04T02:25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65" w:author="Teo Azzollini" w:date="2026-08-03T22:25:00Z" w16du:dateUtc="2026-08-04T02:25:00Z"/>
              </w:rPr>
            </w:pPr>
            <w:ins w:id="66" w:author="Teo Azzollini" w:date="2026-08-03T22:25:00Z" w16du:dateUtc="2026-08-04T02:25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67" w:author="Teo Azzollini" w:date="2026-08-03T22:25:00Z" w16du:dateUtc="2026-08-04T02:25:00Z"/>
              </w:rPr>
            </w:pPr>
            <w:ins w:id="68" w:author="Teo Azzollini" w:date="2026-08-03T22:25:00Z" w16du:dateUtc="2026-08-04T02:25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69" w:author="Teo Azzollini" w:date="2026-08-03T22:25:00Z" w16du:dateUtc="2026-08-04T02:25:00Z"/>
              </w:rPr>
            </w:pPr>
            <w:ins w:id="70" w:author="Teo Azzollini" w:date="2026-08-03T22:25:00Z" w16du:dateUtc="2026-08-04T02:25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71" w:author="Teo Azzollini" w:date="2026-08-03T22:25:00Z" w16du:dateUtc="2026-08-04T02:25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72" w:author="Teo Azzollini" w:date="2026-08-03T22:25:00Z" w16du:dateUtc="2026-08-04T02:25:00Z"/>
              </w:rPr>
            </w:pPr>
            <w:ins w:id="73" w:author="Teo Azzollini" w:date="2026-08-03T22:25:00Z" w16du:dateUtc="2026-08-04T02:25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74" w:author="Teo Azzollini" w:date="2026-08-03T22:25:00Z" w16du:dateUtc="2026-08-04T02:25:00Z"/>
              </w:rPr>
            </w:pPr>
            <w:ins w:id="75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76" w:author="Teo Azzollini" w:date="2026-08-03T22:25:00Z" w16du:dateUtc="2026-08-04T02:25:00Z"/>
                <w:i/>
                <w:iCs/>
              </w:rPr>
            </w:pPr>
            <w:ins w:id="77" w:author="Teo Azzollini" w:date="2026-08-03T22:25:00Z" w16du:dateUtc="2026-08-04T02:25:00Z">
              <w:r w:rsidRPr="006D5563">
                <w:rPr>
                  <w:rStyle w:val="BoldCharacter"/>
                </w:rPr>
                <w:t>Note</w:t>
              </w:r>
              <w:r>
                <w:rPr>
                  <w:rStyle w:val="BoldCharacter"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78" w:author="Teo Azzollini" w:date="2026-08-03T22:25:00Z" w16du:dateUtc="2026-08-04T02:25:00Z"/>
                <w:i/>
                <w:iCs/>
              </w:rPr>
            </w:pPr>
            <w:ins w:id="7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80" w:author="Teo Azzollini" w:date="2026-08-03T22:25:00Z" w16du:dateUtc="2026-08-04T02:25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81" w:author="Teo Azzollini" w:date="2026-08-03T22:25:00Z" w16du:dateUtc="2026-08-04T02:25:00Z"/>
              </w:rPr>
            </w:pPr>
            <w:ins w:id="82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83" w:author="Teo Azzollini" w:date="2026-08-03T22:25:00Z" w16du:dateUtc="2026-08-04T02:25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84" w:author="Teo Azzollini" w:date="2026-08-03T22:25:00Z" w16du:dateUtc="2026-08-04T02:25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85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86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87" w:author="Teo Azzollini" w:date="2026-08-03T22:25:00Z" w16du:dateUtc="2026-08-04T02:25:00Z"/>
              </w:rPr>
            </w:pPr>
            <w:ins w:id="88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89" w:author="Teo Azzollini" w:date="2026-08-03T22:25:00Z" w16du:dateUtc="2026-08-04T02:25:00Z"/>
                <w:i/>
                <w:iCs/>
              </w:rPr>
            </w:pPr>
            <w:ins w:id="90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91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92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93" w:author="Teo Azzollini" w:date="2026-08-03T22:25:00Z" w16du:dateUtc="2026-08-04T02:25:00Z"/>
              </w:rPr>
            </w:pPr>
            <w:ins w:id="94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95" w:author="Teo Azzollini" w:date="2026-08-03T22:25:00Z" w16du:dateUtc="2026-08-04T02:25:00Z"/>
                <w:i/>
                <w:iCs/>
              </w:rPr>
            </w:pPr>
            <w:ins w:id="96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97" w:author="Teo Azzollini" w:date="2026-08-03T22:25:00Z" w16du:dateUtc="2026-08-04T02:25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98" w:author="Teo Azzollini" w:date="2026-08-03T22:25:00Z" w16du:dateUtc="2026-08-04T02:25:00Z"/>
              </w:rPr>
            </w:pPr>
            <w:ins w:id="99" w:author="Teo Azzollini" w:date="2026-08-03T22:25:00Z" w16du:dateUtc="2026-08-04T02:25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100" w:author="Teo Azzollini" w:date="2026-08-03T22:25:00Z" w16du:dateUtc="2026-08-04T02:25:00Z"/>
              </w:rPr>
            </w:pPr>
            <w:ins w:id="101" w:author="Teo Azzollini" w:date="2026-08-03T22:25:00Z" w16du:dateUtc="2026-08-04T02:25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102" w:author="Teo Azzollini" w:date="2026-08-03T22:25:00Z" w16du:dateUtc="2026-08-04T02:25:00Z"/>
              </w:rPr>
            </w:pPr>
            <w:ins w:id="103" w:author="Teo Azzollini" w:date="2026-08-03T22:25:00Z" w16du:dateUtc="2026-08-04T02:25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104" w:author="Teo Azzollini" w:date="2026-08-03T22:25:00Z" w16du:dateUtc="2026-08-04T02:25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105" w:author="Teo Azzollini" w:date="2026-08-03T22:25:00Z" w16du:dateUtc="2026-08-04T02:25:00Z"/>
              </w:rPr>
            </w:pPr>
            <w:ins w:id="106" w:author="Teo Azzollini" w:date="2026-08-03T22:25:00Z" w16du:dateUtc="2026-08-04T02:25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107" w:author="Teo Azzollini" w:date="2026-08-03T22:25:00Z" w16du:dateUtc="2026-08-04T02:25:00Z"/>
              </w:rPr>
            </w:pPr>
            <w:ins w:id="108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109" w:author="Teo Azzollini" w:date="2026-08-03T22:25:00Z" w16du:dateUtc="2026-08-04T02:25:00Z"/>
              </w:rPr>
            </w:pPr>
            <w:ins w:id="110" w:author="Teo Azzollini" w:date="2026-08-03T22:25:00Z" w16du:dateUtc="2026-08-04T02:25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11" w:author="Teo Azzollini" w:date="2026-08-03T22:25:00Z" w16du:dateUtc="2026-08-04T02:25:00Z"/>
                <w:i/>
                <w:iCs/>
              </w:rPr>
            </w:pPr>
            <w:ins w:id="112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13" w:author="Teo Azzollini" w:date="2026-08-03T22:25:00Z" w16du:dateUtc="2026-08-04T02:25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14" w:author="Teo Azzollini" w:date="2026-08-03T22:25:00Z" w16du:dateUtc="2026-08-04T02:25:00Z"/>
              </w:rPr>
            </w:pPr>
            <w:ins w:id="115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16" w:author="Teo Azzollini" w:date="2026-08-03T22:25:00Z" w16du:dateUtc="2026-08-04T02:25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17" w:author="Teo Azzollini" w:date="2026-08-03T22:25:00Z" w16du:dateUtc="2026-08-04T02:25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18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19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20" w:author="Teo Azzollini" w:date="2026-08-03T22:25:00Z" w16du:dateUtc="2026-08-04T02:25:00Z"/>
              </w:rPr>
            </w:pPr>
            <w:ins w:id="121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22" w:author="Teo Azzollini" w:date="2026-08-03T22:25:00Z" w16du:dateUtc="2026-08-04T02:25:00Z"/>
                <w:i/>
                <w:iCs/>
              </w:rPr>
            </w:pPr>
            <w:ins w:id="123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24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25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26" w:author="Teo Azzollini" w:date="2026-08-03T22:25:00Z" w16du:dateUtc="2026-08-04T02:25:00Z"/>
              </w:rPr>
            </w:pPr>
            <w:ins w:id="127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28" w:author="Teo Azzollini" w:date="2026-08-03T22:25:00Z" w16du:dateUtc="2026-08-04T02:25:00Z"/>
                <w:i/>
                <w:iCs/>
              </w:rPr>
            </w:pPr>
            <w:ins w:id="12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6F76DC06" w14:textId="53123700" w:rsidR="004A7F04" w:rsidRDefault="00607D18">
      <w:pPr>
        <w:spacing w:line="270" w:lineRule="auto"/>
        <w:jc w:val="center"/>
        <w:rPr>
          <w:del w:id="130" w:author="Teo Azzollini" w:date="2026-08-03T22:25:00Z" w16du:dateUtc="2026-08-04T02:25:00Z"/>
        </w:rPr>
      </w:pPr>
      <w:del w:id="131" w:author="Teo Azzollini" w:date="2026-08-03T22:25:00Z" w16du:dateUtc="2026-08-04T02:25:00Z">
        <w:r>
          <w:rPr>
            <w:noProof/>
          </w:rPr>
          <w:drawing>
            <wp:inline distT="0" distB="0" distL="0" distR="0" wp14:anchorId="2C7B0A3D" wp14:editId="7CD4E88B">
              <wp:extent cx="829993" cy="792643"/>
              <wp:effectExtent l="0" t="0" r="0" b="0"/>
              <wp:docPr id="642310200" name="Picture 1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2310200" name="Picture 1" descr="A close-up of a tree trunk&#10;&#10;AI-generated content may be incorrect.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999" cy="814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DE3B516" w14:textId="1553B174" w:rsidR="004A7F04" w:rsidRDefault="00607D18">
      <w:pPr>
        <w:spacing w:line="270" w:lineRule="auto"/>
        <w:jc w:val="center"/>
        <w:rPr>
          <w:del w:id="132" w:author="Teo Azzollini" w:date="2026-08-03T22:25:00Z" w16du:dateUtc="2026-08-04T02:25:00Z"/>
        </w:rPr>
      </w:pPr>
      <w:del w:id="133" w:author="Teo Azzollini" w:date="2026-08-03T22:25:00Z" w16du:dateUtc="2026-08-04T02:25:00Z">
        <w:r>
          <w:rPr>
            <w:rFonts w:eastAsia="Arial" w:cs="Arial"/>
            <w:b/>
          </w:rPr>
          <w:delText>SOME TITLE</w:delText>
        </w:r>
      </w:del>
    </w:p>
    <w:p w14:paraId="63A6DDD7" w14:textId="77777777" w:rsidR="004A7F04" w:rsidRDefault="004A7F04">
      <w:pPr>
        <w:spacing w:line="285" w:lineRule="auto"/>
        <w:rPr>
          <w:del w:id="134" w:author="Teo Azzollini" w:date="2026-08-03T22:25:00Z" w16du:dateUtc="2026-08-04T02:25:00Z"/>
        </w:rPr>
      </w:pPr>
    </w:p>
    <w:p w14:paraId="13995A93" w14:textId="22C5CE73" w:rsidR="004A7F04" w:rsidRDefault="00607D18">
      <w:pPr>
        <w:spacing w:line="270" w:lineRule="auto"/>
        <w:ind w:left="600" w:right="600"/>
        <w:rPr>
          <w:del w:id="135" w:author="Teo Azzollini" w:date="2026-08-03T22:25:00Z" w16du:dateUtc="2026-08-04T02:25:00Z"/>
        </w:rPr>
      </w:pPr>
      <w:del w:id="136" w:author="Teo Azzollini" w:date="2026-08-03T22:25:00Z" w16du:dateUtc="2026-08-04T02:25:00Z">
        <w:r>
          <w:rPr>
            <w:noProof/>
          </w:rPr>
          <w:drawing>
            <wp:inline distT="0" distB="0" distL="0" distR="0" wp14:anchorId="2A32A11B" wp14:editId="198DE33A">
              <wp:extent cx="2540000" cy="2425700"/>
              <wp:effectExtent l="0" t="0" r="0" b="0"/>
              <wp:docPr id="373285145" name="Picture 2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285145" name="Picture 2" descr="A close-up of a tree trunk&#10;&#10;AI-generated content may be incorrect.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2425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E8F8D6D" w14:textId="77777777" w:rsidR="004A7F04" w:rsidRDefault="00665153">
      <w:pPr>
        <w:spacing w:line="270" w:lineRule="auto"/>
        <w:rPr>
          <w:del w:id="137" w:author="Teo Azzollini" w:date="2026-08-03T22:25:00Z" w16du:dateUtc="2026-08-04T02:25:00Z"/>
        </w:rPr>
      </w:pPr>
      <w:del w:id="138" w:author="Teo Azzollini" w:date="2026-08-03T22:25:00Z" w16du:dateUtc="2026-08-04T02:25:00Z">
        <w:r>
          <w:rPr>
            <w:rFonts w:eastAsia="Arial" w:cs="Arial"/>
          </w:rPr>
          <w:delText>By: </w:delText>
        </w:r>
      </w:del>
      <w:sdt>
        <w:sdtPr>
          <w:alias w:val="Signature"/>
          <w:tag w:val="agreementinput-1736977054572-763602392425"/>
          <w:id w:val="584267891"/>
          <w:lock w:val="sdtContentLocked"/>
        </w:sdtPr>
        <w:sdtEndPr/>
        <w:sdtContent>
          <w:del w:id="139" w:author="Teo Azzollini" w:date="2026-08-03T22:25:00Z" w16du:dateUtc="2026-08-04T02:25:00Z">
            <w:r>
              <w:rPr>
                <w:rFonts w:eastAsia="Arial" w:cs="Arial"/>
              </w:rPr>
              <w:delText>Signature</w:delText>
            </w:r>
          </w:del>
        </w:sdtContent>
      </w:sdt>
    </w:p>
    <w:p w14:paraId="44318150" w14:textId="77777777" w:rsidR="004A7F04" w:rsidRDefault="004A7F04">
      <w:pPr>
        <w:pPrChange w:id="140" w:author="Teo Azzollini" w:date="2026-08-03T22:25:00Z" w16du:dateUtc="2026-08-04T02:25:00Z">
          <w:pPr>
            <w:spacing w:line="270" w:lineRule="auto"/>
          </w:pPr>
        </w:pPrChange>
      </w:pPr>
    </w:p>
    <w:sectPr w:rsidR="004A7F0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143" w:author="Teo Azzollini" w:date="2026-08-03T22:25:00Z" w16du:dateUtc="2026-08-04T02:25:00Z">
        <w:sectPr w:rsidR="004A7F04">
          <w:pgSz w:w="11906" w:h="16838"/>
          <w:pgMar w:top="1134" w:right="907" w:bottom="1134" w:left="907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A432" w14:textId="77777777" w:rsidR="00665153" w:rsidRDefault="00665153" w:rsidP="00C96978">
      <w:pPr>
        <w:spacing w:after="0" w:line="240" w:lineRule="auto"/>
        <w:pPrChange w:id="19" w:author="Teo Azzollini" w:date="2026-08-03T22:25:00Z" w16du:dateUtc="2026-08-04T02:25:00Z">
          <w:pPr>
            <w:spacing w:before="0" w:after="0" w:line="240" w:lineRule="auto"/>
          </w:pPr>
        </w:pPrChange>
      </w:pPr>
      <w:r>
        <w:separator/>
      </w:r>
    </w:p>
  </w:endnote>
  <w:endnote w:type="continuationSeparator" w:id="0">
    <w:p w14:paraId="023E9B0A" w14:textId="77777777" w:rsidR="00665153" w:rsidRDefault="00665153" w:rsidP="00C96978">
      <w:pPr>
        <w:spacing w:after="0" w:line="240" w:lineRule="auto"/>
        <w:pPrChange w:id="20" w:author="Teo Azzollini" w:date="2026-08-03T22:25:00Z" w16du:dateUtc="2026-08-04T02:25:00Z">
          <w:pPr>
            <w:spacing w:before="0"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CB4A" w14:textId="77777777" w:rsidR="00AA4361" w:rsidRDefault="00AA4361">
    <w:pPr>
      <w:pStyle w:val="IntenseReference"/>
      <w:pPrChange w:id="142" w:author="Teo Azzollini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93097" w14:textId="77777777" w:rsidR="00665153" w:rsidRDefault="00665153" w:rsidP="00C96978">
      <w:pPr>
        <w:spacing w:after="0" w:line="240" w:lineRule="auto"/>
        <w:pPrChange w:id="17" w:author="Teo Azzollini" w:date="2026-08-03T22:25:00Z" w16du:dateUtc="2026-08-04T02:25:00Z">
          <w:pPr>
            <w:spacing w:before="0" w:after="0" w:line="240" w:lineRule="auto"/>
          </w:pPr>
        </w:pPrChange>
      </w:pPr>
      <w:r>
        <w:separator/>
      </w:r>
    </w:p>
  </w:footnote>
  <w:footnote w:type="continuationSeparator" w:id="0">
    <w:p w14:paraId="7655E5C8" w14:textId="77777777" w:rsidR="00665153" w:rsidRDefault="00665153" w:rsidP="00C96978">
      <w:pPr>
        <w:spacing w:after="0" w:line="240" w:lineRule="auto"/>
        <w:pPrChange w:id="18" w:author="Teo Azzollini" w:date="2026-08-03T22:25:00Z" w16du:dateUtc="2026-08-04T02:25:00Z">
          <w:pPr>
            <w:spacing w:before="0"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FDA9" w14:textId="77777777" w:rsidR="00AA4361" w:rsidRDefault="00AA4361">
    <w:pPr>
      <w:pStyle w:val="IntenseQuote"/>
      <w:pPrChange w:id="141" w:author="Teo Azzollini" w:date="2026-08-03T22:25:00Z" w16du:dateUtc="2026-08-04T02:2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51DAE"/>
    <w:rsid w:val="001F5533"/>
    <w:rsid w:val="002365C1"/>
    <w:rsid w:val="00345F8A"/>
    <w:rsid w:val="003D268B"/>
    <w:rsid w:val="00435D55"/>
    <w:rsid w:val="004A7F04"/>
    <w:rsid w:val="004D63CE"/>
    <w:rsid w:val="00524AAA"/>
    <w:rsid w:val="00607D18"/>
    <w:rsid w:val="00650969"/>
    <w:rsid w:val="00665153"/>
    <w:rsid w:val="006C7D23"/>
    <w:rsid w:val="00792C28"/>
    <w:rsid w:val="0088488D"/>
    <w:rsid w:val="00913A55"/>
    <w:rsid w:val="00A16521"/>
    <w:rsid w:val="00A572E1"/>
    <w:rsid w:val="00AA4361"/>
    <w:rsid w:val="00B31F1B"/>
    <w:rsid w:val="00C01C9B"/>
    <w:rsid w:val="00C96978"/>
    <w:rsid w:val="00D91E07"/>
    <w:rsid w:val="00E72AA1"/>
    <w:rsid w:val="00EA746E"/>
    <w:rsid w:val="00F85B33"/>
    <w:rsid w:val="00F9499F"/>
    <w:rsid w:val="00FC3464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5B87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before="0" w:after="160" w:line="259" w:lineRule="auto"/>
      <w:pPrChange w:id="0" w:author="Teo Azzollini" w:date="2026-08-03T22:25:00Z">
        <w:pPr>
          <w:spacing w:before="240" w:after="240" w:line="288" w:lineRule="auto"/>
        </w:pPr>
      </w:pPrChange>
    </w:pPr>
    <w:rPr>
      <w:rFonts w:ascii="Arial" w:eastAsiaTheme="minorEastAsia" w:hAnsi="Arial" w:cstheme="minorBidi"/>
      <w:color w:val="auto"/>
      <w:sz w:val="20"/>
      <w:szCs w:val="22"/>
      <w:rPrChange w:id="0" w:author="Teo Azzollini" w:date="2026-08-03T22:25:00Z">
        <w:rPr>
          <w:color w:val="000000"/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8-03T22:25:00Z">
        <w:pPr>
          <w:spacing w:before="161" w:after="161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  <w:pPrChange w:id="2" w:author="Teo Azzollini" w:date="2026-08-03T22:25:00Z">
        <w:pPr>
          <w:spacing w:before="199" w:after="199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3" w:author="Teo Azzollini" w:date="2026-08-03T22:25:00Z">
        <w:pPr>
          <w:spacing w:after="16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4" w:author="Teo Azzollini" w:date="2026-08-03T22:25:00Z">
        <w:pPr>
          <w:spacing w:before="319" w:after="319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5" w:author="Teo Azzollini" w:date="2026-08-03T22:25:00Z">
        <w:pPr>
          <w:spacing w:before="401" w:after="401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6" w:author="Teo Azzollini" w:date="2026-08-03T22:25:00Z">
        <w:pPr>
          <w:spacing w:before="559" w:after="559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7" w:author="Teo Azzollini" w:date="2026-08-03T22:25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Teo Azzollini" w:date="2026-08-03T22:25:00Z">
        <w:rPr>
          <w:rFonts w:ascii="Arial" w:eastAsiaTheme="majorEastAsia" w:hAnsi="Arial" w:cstheme="majorBidi"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8" w:author="Teo Azzollini" w:date="2026-08-03T22:25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Teo Azzollini" w:date="2026-08-03T22:25:00Z">
        <w:rPr>
          <w:rFonts w:ascii="Arial" w:eastAsiaTheme="majorEastAsia" w:hAnsi="Arial" w:cstheme="majorBidi"/>
          <w:i/>
          <w:iCs/>
          <w:color w:val="272727" w:themeColor="text1" w:themeTint="D8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9" w:author="Teo Azzollini" w:date="2026-08-03T22:25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Teo Azzollini" w:date="2026-08-03T22:25:00Z">
        <w:rPr>
          <w:rFonts w:ascii="Arial" w:eastAsiaTheme="majorEastAsia" w:hAnsi="Arial" w:cstheme="majorBidi"/>
          <w:color w:val="272727" w:themeColor="text1" w:themeTint="D8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0" w:author="Teo Azzollini" w:date="2026-08-03T22:25:00Z">
        <w:pPr>
          <w:pBdr>
            <w:left w:val="single" w:sz="30" w:space="18" w:color="CCCCCC"/>
          </w:pBdr>
          <w:spacing w:after="160" w:line="259" w:lineRule="auto"/>
          <w:ind w:left="600" w:right="600"/>
        </w:pPr>
      </w:pPrChange>
    </w:pPr>
    <w:rPr>
      <w:i/>
      <w:iCs/>
      <w:color w:val="404040" w:themeColor="text1" w:themeTint="BF"/>
      <w:rPrChange w:id="10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1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DAE"/>
  </w:style>
  <w:style w:type="paragraph" w:styleId="Footer">
    <w:name w:val="footer"/>
    <w:basedOn w:val="Normal"/>
    <w:link w:val="FooterChar"/>
    <w:uiPriority w:val="99"/>
    <w:unhideWhenUsed/>
    <w:rsid w:val="00051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DAE"/>
  </w:style>
  <w:style w:type="character" w:customStyle="1" w:styleId="Heading7Char">
    <w:name w:val="Heading 7 Char"/>
    <w:basedOn w:val="DefaultParagraphFont"/>
    <w:link w:val="Heading7"/>
    <w:uiPriority w:val="9"/>
    <w:semiHidden/>
    <w:rsid w:val="00AA4361"/>
    <w:rPr>
      <w:rFonts w:ascii="Arial" w:eastAsiaTheme="majorEastAsia" w:hAnsi="Arial" w:cstheme="majorBidi"/>
      <w:color w:val="595959" w:themeColor="text1" w:themeTint="A6"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361"/>
    <w:rPr>
      <w:rFonts w:ascii="Arial" w:eastAsiaTheme="majorEastAsia" w:hAnsi="Arial" w:cstheme="majorBidi"/>
      <w:i/>
      <w:iCs/>
      <w:color w:val="272727" w:themeColor="text1" w:themeTint="D8"/>
      <w:sz w:val="2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361"/>
    <w:rPr>
      <w:rFonts w:ascii="Arial" w:eastAsiaTheme="majorEastAsia" w:hAnsi="Arial" w:cstheme="majorBidi"/>
      <w:color w:val="272727" w:themeColor="text1" w:themeTint="D8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A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361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361"/>
    <w:rPr>
      <w:rFonts w:ascii="Arial" w:eastAsiaTheme="majorEastAsia" w:hAnsi="Arial" w:cstheme="majorBidi"/>
      <w:i/>
      <w:iCs/>
      <w:color w:val="0F4761" w:themeColor="accent1" w:themeShade="BF"/>
      <w:sz w:val="2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361"/>
    <w:rPr>
      <w:rFonts w:ascii="Arial" w:eastAsiaTheme="majorEastAsia" w:hAnsi="Arial" w:cstheme="majorBidi"/>
      <w:color w:val="0F4761" w:themeColor="accent1" w:themeShade="BF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361"/>
    <w:rPr>
      <w:rFonts w:ascii="Arial" w:eastAsiaTheme="majorEastAsia" w:hAnsi="Arial" w:cstheme="majorBidi"/>
      <w:i/>
      <w:iCs/>
      <w:color w:val="595959" w:themeColor="text1" w:themeTint="A6"/>
      <w:sz w:val="2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11" w:author="Teo Azzollini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Teo Azzollini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A436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12" w:author="Teo Azzollini" w:date="2026-08-03T22:25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2" w:author="Teo Azzollini" w:date="2026-08-03T22:25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A4361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AA4361"/>
    <w:rPr>
      <w:rFonts w:ascii="Arial" w:eastAsiaTheme="minorEastAsia" w:hAnsi="Arial" w:cstheme="minorBidi"/>
      <w:i/>
      <w:iCs/>
      <w:color w:val="404040" w:themeColor="text1" w:themeTint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  <w:pPrChange w:id="13" w:author="Teo Azzollini" w:date="2026-08-03T22:25:00Z">
        <w:pPr>
          <w:spacing w:after="160" w:line="259" w:lineRule="auto"/>
          <w:ind w:left="720"/>
          <w:contextualSpacing/>
        </w:pPr>
      </w:pPrChange>
    </w:pPr>
    <w:rPr>
      <w:rPrChange w:id="13" w:author="Teo Azzollini" w:date="2026-08-03T22:25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A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Teo Azzollini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Teo Azzollini" w:date="2026-08-03T22:25:00Z">
        <w:rPr>
          <w:rFonts w:ascii="Arial" w:eastAsiaTheme="minorEastAsia" w:hAnsi="Arial" w:cstheme="minorBidi"/>
          <w:i/>
          <w:iCs/>
          <w:color w:val="0F4761" w:themeColor="accent1" w:themeShade="BF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361"/>
    <w:rPr>
      <w:rFonts w:ascii="Arial" w:eastAsiaTheme="minorEastAsia" w:hAnsi="Arial" w:cstheme="minorBidi"/>
      <w:i/>
      <w:iCs/>
      <w:color w:val="0F4761" w:themeColor="accent1" w:themeShade="BF"/>
      <w:sz w:val="20"/>
      <w:szCs w:val="22"/>
    </w:rPr>
  </w:style>
  <w:style w:type="character" w:styleId="IntenseReference">
    <w:name w:val="Intense Reference"/>
    <w:basedOn w:val="DefaultParagraphFont"/>
    <w:uiPriority w:val="32"/>
    <w:qFormat/>
    <w:rsid w:val="00AA4361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5" w:author="Teo Azzollini" w:date="2026-08-03T22:25:00Z">
        <w:pPr>
          <w:spacing w:after="60"/>
        </w:pPr>
      </w:pPrChange>
    </w:pPr>
    <w:rPr>
      <w:sz w:val="18"/>
      <w:rPrChange w:id="15" w:author="Teo Azzollini" w:date="2026-08-03T22:25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16" w:author="Teo Azzollini" w:date="2026-08-03T22:25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6" w:author="Teo Azzollini" w:date="2026-08-03T22:25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AA4361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AA4361"/>
    <w:rPr>
      <w:b/>
    </w:rPr>
  </w:style>
  <w:style w:type="paragraph" w:customStyle="1" w:styleId="TableNote">
    <w:name w:val="Table Note"/>
    <w:basedOn w:val="TableBody"/>
    <w:qFormat/>
    <w:rsid w:val="00AA4361"/>
    <w:rPr>
      <w:i/>
    </w:rPr>
  </w:style>
  <w:style w:type="character" w:customStyle="1" w:styleId="TableBodyChar">
    <w:name w:val="Table Body Char"/>
    <w:basedOn w:val="DefaultParagraphFont"/>
    <w:link w:val="TableBody"/>
    <w:rsid w:val="00AA4361"/>
    <w:rPr>
      <w:rFonts w:ascii="Arial" w:eastAsiaTheme="minorEastAsia" w:hAnsi="Arial" w:cstheme="minorBidi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2025-01-15T22:13:00Z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