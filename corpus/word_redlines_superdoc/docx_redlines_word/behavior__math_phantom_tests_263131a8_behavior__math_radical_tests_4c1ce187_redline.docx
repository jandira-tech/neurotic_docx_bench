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0EB9" w14:textId="77777777" w:rsidR="00351373" w:rsidRDefault="004B798D">
      <w:pPr>
        <w:rPr>
          <w:ins w:id="0" w:author="Caio Pizzol" w:date="2026-08-03T22:16:00Z" w16du:dateUtc="2026-08-04T02:16:00Z"/>
        </w:rPr>
      </w:pPr>
      <w:ins w:id="1" w:author="Caio Pizzol" w:date="2026-08-03T22:16:00Z" w16du:dateUtc="2026-08-04T02:16:00Z">
        <w:r>
          <w:t xml:space="preserve">sqrt_degHide : </w:t>
        </w:r>
      </w:ins>
      <m:oMath>
        <m:rad>
          <m:radPr>
            <m:degHide m:val="1"/>
            <m:ctrlPr>
              <w:ins w:id="2" w:author="Caio Pizzol" w:date="2026-08-03T22:16:00Z" w16du:dateUtc="2026-08-04T02:16:00Z">
                <w:rPr>
                  <w:rFonts w:ascii="Cambria Math" w:hAnsi="Cambria Math"/>
                </w:rPr>
              </w:ins>
            </m:ctrlPr>
          </m:radPr>
          <m:deg/>
          <m:e>
            <m:r>
              <w:ins w:id="3" w:author="Caio Pizzol" w:date="2026-08-03T22:16:00Z" w16du:dateUtc="2026-08-04T02:16:00Z">
                <w:rPr>
                  <w:rFonts w:ascii="Cambria Math" w:hAnsi="Cambria Math"/>
                </w:rPr>
                <m:t>x</m:t>
              </w:ins>
            </m:r>
          </m:e>
        </m:rad>
      </m:oMath>
    </w:p>
    <w:p w14:paraId="37B07F9D" w14:textId="77777777" w:rsidR="00351373" w:rsidRDefault="004B798D">
      <w:pPr>
        <w:rPr>
          <w:ins w:id="4" w:author="Caio Pizzol" w:date="2026-08-03T22:16:00Z" w16du:dateUtc="2026-08-04T02:16:00Z"/>
        </w:rPr>
      </w:pPr>
      <w:ins w:id="5" w:author="Caio Pizzol" w:date="2026-08-03T22:16:00Z" w16du:dateUtc="2026-08-04T02:16:00Z">
        <w:r>
          <w:t xml:space="preserve">cube_root : </w:t>
        </w:r>
      </w:ins>
      <m:oMath>
        <m:rad>
          <m:radPr>
            <m:ctrlPr>
              <w:ins w:id="6" w:author="Caio Pizzol" w:date="2026-08-03T22:16:00Z" w16du:dateUtc="2026-08-04T02:16:00Z">
                <w:rPr>
                  <w:rFonts w:ascii="Cambria Math" w:hAnsi="Cambria Math"/>
                </w:rPr>
              </w:ins>
            </m:ctrlPr>
          </m:radPr>
          <m:deg>
            <m:r>
              <w:ins w:id="7" w:author="Caio Pizzol" w:date="2026-08-03T22:16:00Z" w16du:dateUtc="2026-08-04T02:16:00Z">
                <w:rPr>
                  <w:rFonts w:ascii="Cambria Math" w:hAnsi="Cambria Math"/>
                </w:rPr>
                <m:t>3</m:t>
              </w:ins>
            </m:r>
          </m:deg>
          <m:e>
            <m:r>
              <w:ins w:id="8" w:author="Caio Pizzol" w:date="2026-08-03T22:16:00Z" w16du:dateUtc="2026-08-04T02:16:00Z">
                <w:rPr>
                  <w:rFonts w:ascii="Cambria Math" w:hAnsi="Cambria Math"/>
                </w:rPr>
                <m:t>x</m:t>
              </w:ins>
            </m:r>
          </m:e>
        </m:rad>
      </m:oMath>
    </w:p>
    <w:p w14:paraId="3F61380A" w14:textId="77777777" w:rsidR="00253E53" w:rsidRDefault="004B798D">
      <w:pPr>
        <w:pStyle w:val="Heading1"/>
        <w:rPr>
          <w:del w:id="9" w:author="Caio Pizzol" w:date="2026-08-03T22:16:00Z" w16du:dateUtc="2026-08-04T02:16:00Z"/>
        </w:rPr>
      </w:pPr>
      <w:ins w:id="10" w:author="Caio Pizzol" w:date="2026-08-03T22:16:00Z" w16du:dateUtc="2026-08-04T02:16:00Z">
        <w:r>
          <w:t xml:space="preserve">empty_deg_no_degHide : </w:t>
        </w:r>
      </w:ins>
      <m:oMath>
        <m:rad>
          <m:radPr>
            <m:ctrlPr>
              <w:ins w:id="11" w:author="Caio Pizzol" w:date="2026-08-03T22:16:00Z" w16du:dateUtc="2026-08-04T02:16:00Z">
                <w:rPr>
                  <w:rFonts w:ascii="Cambria Math" w:hAnsi="Cambria Math"/>
                </w:rPr>
              </w:ins>
            </m:ctrlPr>
          </m:radPr>
          <m:deg/>
          <m:e>
            <m:r>
              <w:ins w:id="12" w:author="Caio Pizzol" w:date="2026-08-03T22:16:00Z" w16du:dateUtc="2026-08-04T02:16:00Z">
                <w:rPr>
                  <w:rFonts w:ascii="Cambria Math" w:hAnsi="Cambria Math"/>
                </w:rPr>
                <m:t>x</m:t>
              </w:ins>
            </m:r>
          </m:e>
        </m:rad>
      </m:oMath>
      <w:del w:id="13" w:author="Caio Pizzol" w:date="2026-08-03T22:16:00Z" w16du:dateUtc="2026-08-04T02:16:00Z">
        <w:r w:rsidR="006045D5">
          <w:delText>Phantom (m:phant) Spec Showcase</w:delText>
        </w:r>
      </w:del>
    </w:p>
    <w:p w14:paraId="0FAFBA04" w14:textId="77777777" w:rsidR="00253E53" w:rsidRDefault="006045D5">
      <w:pPr>
        <w:rPr>
          <w:del w:id="14" w:author="Caio Pizzol" w:date="2026-08-03T22:16:00Z" w16du:dateUtc="2026-08-04T02:16:00Z"/>
        </w:rPr>
      </w:pPr>
      <w:del w:id="15" w:author="Caio Pizzol" w:date="2026-08-03T22:16:00Z" w16du:dateUtc="2026-08-04T02:16:00Z">
        <w:r>
          <w:delText>Expression: a + [phantom(xyz)] + b</w:delText>
        </w:r>
      </w:del>
    </w:p>
    <w:p w14:paraId="637FF1E2" w14:textId="77777777" w:rsidR="00253E53" w:rsidRDefault="006045D5">
      <w:pPr>
        <w:pStyle w:val="Heading2"/>
        <w:rPr>
          <w:del w:id="16" w:author="Caio Pizzol" w:date="2026-08-03T22:16:00Z" w16du:dateUtc="2026-08-04T02:16:00Z"/>
        </w:rPr>
      </w:pPr>
      <w:del w:id="17" w:author="Caio Pizzol" w:date="2026-08-03T22:16:00Z" w16du:dateUtc="2026-08-04T02:16:00Z">
        <w:r>
          <w:delText>Case 1: No m:phantPr (bare m:phant)</w:delText>
        </w:r>
      </w:del>
    </w:p>
    <w:p w14:paraId="3E6F616A" w14:textId="77777777" w:rsidR="00253E53" w:rsidRDefault="006045D5">
      <w:pPr>
        <w:rPr>
          <w:del w:id="18" w:author="Caio Pizzol" w:date="2026-08-03T22:16:00Z" w16du:dateUtc="2026-08-04T02:16:00Z"/>
        </w:rPr>
      </w:pPr>
      <m:oMathPara>
        <m:oMath>
          <m:r>
            <w:del w:id="19" w:author="Caio Pizzol" w:date="2026-08-03T22:16:00Z" w16du:dateUtc="2026-08-04T02:16:00Z">
              <w:rPr>
                <w:rFonts w:ascii="Cambria Math" w:hAnsi="Cambria Math"/>
              </w:rPr>
              <m:t>a</m:t>
            </w:del>
          </m:r>
          <m:r>
            <w:del w:id="20" w:author="Caio Pizzol" w:date="2026-08-03T22:16:00Z" w16du:dateUtc="2026-08-04T02:16:00Z">
              <w:rPr>
                <w:rFonts w:ascii="Cambria Math" w:hAnsi="Cambria Math"/>
              </w:rPr>
              <m:t>+</m:t>
            </w:del>
          </m:r>
          <m:phant>
            <m:phantPr>
              <m:ctrlPr>
                <w:del w:id="21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phantPr>
            <m:e>
              <m:r>
                <w:del w:id="22" w:author="Caio Pizzol" w:date="2026-08-03T22:16:00Z" w16du:dateUtc="2026-08-04T02:16:00Z">
                  <w:rPr>
                    <w:rFonts w:ascii="Cambria Math" w:hAnsi="Cambria Math"/>
                  </w:rPr>
                  <m:t>xyz</m:t>
                </w:del>
              </m:r>
            </m:e>
          </m:phant>
          <m:r>
            <w:del w:id="23" w:author="Caio Pizzol" w:date="2026-08-03T22:16:00Z" w16du:dateUtc="2026-08-04T02:16:00Z">
              <w:rPr>
                <w:rFonts w:ascii="Cambria Math" w:hAnsi="Cambria Math"/>
              </w:rPr>
              <m:t>+</m:t>
            </w:del>
          </m:r>
          <m:r>
            <w:del w:id="24" w:author="Caio Pizzol" w:date="2026-08-03T22:16:00Z" w16du:dateUtc="2026-08-04T02:16:00Z">
              <w:rPr>
                <w:rFonts w:ascii="Cambria Math" w:hAnsi="Cambria Math"/>
              </w:rPr>
              <m:t>b</m:t>
            </w:del>
          </m:r>
        </m:oMath>
      </m:oMathPara>
    </w:p>
    <w:p w14:paraId="51F8F214" w14:textId="77777777" w:rsidR="00253E53" w:rsidRDefault="006045D5">
      <w:pPr>
        <w:pStyle w:val="Heading2"/>
        <w:rPr>
          <w:del w:id="25" w:author="Caio Pizzol" w:date="2026-08-03T22:16:00Z" w16du:dateUtc="2026-08-04T02:16:00Z"/>
        </w:rPr>
      </w:pPr>
      <w:del w:id="26" w:author="Caio Pizzol" w:date="2026-08-03T22:16:00Z" w16du:dateUtc="2026-08-04T02:16:00Z">
        <w:r>
          <w:delText>Case 2: Empty m:phantPr</w:delText>
        </w:r>
      </w:del>
    </w:p>
    <w:p w14:paraId="566BC98C" w14:textId="77777777" w:rsidR="00253E53" w:rsidRDefault="006045D5">
      <w:pPr>
        <w:rPr>
          <w:del w:id="27" w:author="Caio Pizzol" w:date="2026-08-03T22:16:00Z" w16du:dateUtc="2026-08-04T02:16:00Z"/>
        </w:rPr>
      </w:pPr>
      <m:oMathPara>
        <m:oMath>
          <m:r>
            <w:del w:id="28" w:author="Caio Pizzol" w:date="2026-08-03T22:16:00Z" w16du:dateUtc="2026-08-04T02:16:00Z">
              <w:rPr>
                <w:rFonts w:ascii="Cambria Math" w:hAnsi="Cambria Math"/>
              </w:rPr>
              <m:t>a</m:t>
            </w:del>
          </m:r>
          <m:r>
            <w:del w:id="29" w:author="Caio Pizzol" w:date="2026-08-03T22:16:00Z" w16du:dateUtc="2026-08-04T02:16:00Z">
              <w:rPr>
                <w:rFonts w:ascii="Cambria Math" w:hAnsi="Cambria Math"/>
              </w:rPr>
              <m:t>+</m:t>
            </w:del>
          </m:r>
          <m:phant>
            <m:phantPr>
              <m:ctrlPr>
                <w:del w:id="30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phantPr>
            <m:e>
              <m:r>
                <w:del w:id="31" w:author="Caio Pizzol" w:date="2026-08-03T22:16:00Z" w16du:dateUtc="2026-08-04T02:16:00Z">
                  <w:rPr>
                    <w:rFonts w:ascii="Cambria Math" w:hAnsi="Cambria Math"/>
                  </w:rPr>
                  <m:t>xyz</m:t>
                </w:del>
              </m:r>
            </m:e>
          </m:phant>
          <m:r>
            <w:del w:id="32" w:author="Caio Pizzol" w:date="2026-08-03T22:16:00Z" w16du:dateUtc="2026-08-04T02:16:00Z">
              <w:rPr>
                <w:rFonts w:ascii="Cambria Math" w:hAnsi="Cambria Math"/>
              </w:rPr>
              <m:t>+</m:t>
            </w:del>
          </m:r>
          <m:r>
            <w:del w:id="33" w:author="Caio Pizzol" w:date="2026-08-03T22:16:00Z" w16du:dateUtc="2026-08-04T02:16:00Z">
              <w:rPr>
                <w:rFonts w:ascii="Cambria Math" w:hAnsi="Cambria Math"/>
              </w:rPr>
              <m:t>b</m:t>
            </w:del>
          </m:r>
        </m:oMath>
      </m:oMathPara>
    </w:p>
    <w:p w14:paraId="001FE95D" w14:textId="77777777" w:rsidR="00253E53" w:rsidRDefault="006045D5">
      <w:pPr>
        <w:pStyle w:val="Heading2"/>
        <w:rPr>
          <w:del w:id="34" w:author="Caio Pizzol" w:date="2026-08-03T22:16:00Z" w16du:dateUtc="2026-08-04T02:16:00Z"/>
        </w:rPr>
      </w:pPr>
      <w:del w:id="35" w:author="Caio Pizzol" w:date="2026-08-03T22:16:00Z" w16du:dateUtc="2026-08-04T02:16:00Z">
        <w:r>
          <w:delText>Case 3: Bare m:show</w:delText>
        </w:r>
      </w:del>
    </w:p>
    <w:p w14:paraId="63483EAB" w14:textId="77777777" w:rsidR="00253E53" w:rsidRDefault="006045D5">
      <w:pPr>
        <w:rPr>
          <w:del w:id="36" w:author="Caio Pizzol" w:date="2026-08-03T22:16:00Z" w16du:dateUtc="2026-08-04T02:16:00Z"/>
        </w:rPr>
      </w:pPr>
      <m:oMathPara>
        <m:oMath>
          <m:r>
            <w:del w:id="37" w:author="Caio Pizzol" w:date="2026-08-03T22:16:00Z" w16du:dateUtc="2026-08-04T02:16:00Z">
              <w:rPr>
                <w:rFonts w:ascii="Cambria Math" w:hAnsi="Cambria Math"/>
              </w:rPr>
              <m:t>a</m:t>
            </w:del>
          </m:r>
          <m:r>
            <w:del w:id="38" w:author="Caio Pizzol" w:date="2026-08-03T22:16:00Z" w16du:dateUtc="2026-08-04T02:16:00Z">
              <w:rPr>
                <w:rFonts w:ascii="Cambria Math" w:hAnsi="Cambria Math"/>
              </w:rPr>
              <m:t>+</m:t>
            </w:del>
          </m:r>
          <m:phant>
            <m:phantPr>
              <m:ctrlPr>
                <w:del w:id="39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phantPr>
            <m:e>
              <m:r>
                <w:del w:id="40" w:author="Caio Pizzol" w:date="2026-08-03T22:16:00Z" w16du:dateUtc="2026-08-04T02:16:00Z">
                  <w:rPr>
                    <w:rFonts w:ascii="Cambria Math" w:hAnsi="Cambria Math"/>
                  </w:rPr>
                  <m:t>xyz</m:t>
                </w:del>
              </m:r>
            </m:e>
          </m:phant>
          <m:r>
            <w:del w:id="41" w:author="Caio Pizzol" w:date="2026-08-03T22:16:00Z" w16du:dateUtc="2026-08-04T02:16:00Z">
              <w:rPr>
                <w:rFonts w:ascii="Cambria Math" w:hAnsi="Cambria Math"/>
              </w:rPr>
              <m:t>+</m:t>
            </w:del>
          </m:r>
          <m:r>
            <w:del w:id="42" w:author="Caio Pizzol" w:date="2026-08-03T22:16:00Z" w16du:dateUtc="2026-08-04T02:16:00Z">
              <w:rPr>
                <w:rFonts w:ascii="Cambria Math" w:hAnsi="Cambria Math"/>
              </w:rPr>
              <m:t>b</m:t>
            </w:del>
          </m:r>
        </m:oMath>
      </m:oMathPara>
    </w:p>
    <w:p w14:paraId="65991491" w14:textId="77777777" w:rsidR="00253E53" w:rsidRDefault="006045D5">
      <w:pPr>
        <w:pStyle w:val="Heading2"/>
        <w:rPr>
          <w:del w:id="43" w:author="Caio Pizzol" w:date="2026-08-03T22:16:00Z" w16du:dateUtc="2026-08-04T02:16:00Z"/>
        </w:rPr>
      </w:pPr>
      <w:del w:id="44" w:author="Caio Pizzol" w:date="2026-08-03T22:16:00Z" w16du:dateUtc="2026-08-04T02:16:00Z">
        <w:r>
          <w:delText>Case 4: m:show val=1 (visible)</w:delText>
        </w:r>
      </w:del>
    </w:p>
    <w:p w14:paraId="3CB6DCDC" w14:textId="77777777" w:rsidR="00253E53" w:rsidRDefault="006045D5">
      <w:pPr>
        <w:rPr>
          <w:del w:id="45" w:author="Caio Pizzol" w:date="2026-08-03T22:16:00Z" w16du:dateUtc="2026-08-04T02:16:00Z"/>
        </w:rPr>
      </w:pPr>
      <m:oMathPara>
        <m:oMath>
          <m:r>
            <w:del w:id="46" w:author="Caio Pizzol" w:date="2026-08-03T22:16:00Z" w16du:dateUtc="2026-08-04T02:16:00Z">
              <w:rPr>
                <w:rFonts w:ascii="Cambria Math" w:hAnsi="Cambria Math"/>
              </w:rPr>
              <m:t>a</m:t>
            </w:del>
          </m:r>
          <m:r>
            <w:del w:id="47" w:author="Caio Pizzol" w:date="2026-08-03T22:16:00Z" w16du:dateUtc="2026-08-04T02:16:00Z">
              <w:rPr>
                <w:rFonts w:ascii="Cambria Math" w:hAnsi="Cambria Math"/>
              </w:rPr>
              <m:t>+</m:t>
            </w:del>
          </m:r>
          <m:phant>
            <m:phantPr>
              <m:ctrlPr>
                <w:del w:id="48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phantPr>
            <m:e>
              <m:r>
                <w:del w:id="49" w:author="Caio Pizzol" w:date="2026-08-03T22:16:00Z" w16du:dateUtc="2026-08-04T02:16:00Z">
                  <w:rPr>
                    <w:rFonts w:ascii="Cambria Math" w:hAnsi="Cambria Math"/>
                  </w:rPr>
                  <m:t>xyz</m:t>
                </w:del>
              </m:r>
            </m:e>
          </m:phant>
          <m:r>
            <w:del w:id="50" w:author="Caio Pizzol" w:date="2026-08-03T22:16:00Z" w16du:dateUtc="2026-08-04T02:16:00Z">
              <w:rPr>
                <w:rFonts w:ascii="Cambria Math" w:hAnsi="Cambria Math"/>
              </w:rPr>
              <m:t>+</m:t>
            </w:del>
          </m:r>
          <m:r>
            <w:del w:id="51" w:author="Caio Pizzol" w:date="2026-08-03T22:16:00Z" w16du:dateUtc="2026-08-04T02:16:00Z">
              <w:rPr>
                <w:rFonts w:ascii="Cambria Math" w:hAnsi="Cambria Math"/>
              </w:rPr>
              <m:t>b</m:t>
            </w:del>
          </m:r>
        </m:oMath>
      </m:oMathPara>
    </w:p>
    <w:p w14:paraId="4E43CA20" w14:textId="77777777" w:rsidR="00253E53" w:rsidRDefault="006045D5">
      <w:pPr>
        <w:pStyle w:val="Heading2"/>
        <w:rPr>
          <w:del w:id="52" w:author="Caio Pizzol" w:date="2026-08-03T22:16:00Z" w16du:dateUtc="2026-08-04T02:16:00Z"/>
        </w:rPr>
      </w:pPr>
      <w:del w:id="53" w:author="Caio Pizzol" w:date="2026-08-03T22:16:00Z" w16du:dateUtc="2026-08-04T02:16:00Z">
        <w:r>
          <w:delText>Case 5: m:show val</w:delText>
        </w:r>
        <w:r>
          <w:delText>=0 (hidden)</w:delText>
        </w:r>
      </w:del>
    </w:p>
    <w:p w14:paraId="19ADFE2D" w14:textId="77777777" w:rsidR="00253E53" w:rsidRDefault="006045D5">
      <w:pPr>
        <w:rPr>
          <w:del w:id="54" w:author="Caio Pizzol" w:date="2026-08-03T22:16:00Z" w16du:dateUtc="2026-08-04T02:16:00Z"/>
        </w:rPr>
      </w:pPr>
      <m:oMathPara>
        <m:oMath>
          <m:r>
            <w:del w:id="55" w:author="Caio Pizzol" w:date="2026-08-03T22:16:00Z" w16du:dateUtc="2026-08-04T02:16:00Z">
              <w:rPr>
                <w:rFonts w:ascii="Cambria Math" w:hAnsi="Cambria Math"/>
              </w:rPr>
              <m:t>a</m:t>
            </w:del>
          </m:r>
          <m:r>
            <w:del w:id="56" w:author="Caio Pizzol" w:date="2026-08-03T22:16:00Z" w16du:dateUtc="2026-08-04T02:16:00Z">
              <w:rPr>
                <w:rFonts w:ascii="Cambria Math" w:hAnsi="Cambria Math"/>
              </w:rPr>
              <m:t>+</m:t>
            </w:del>
          </m:r>
          <m:phant>
            <m:phantPr>
              <m:show m:val="0"/>
              <m:ctrlPr>
                <w:del w:id="57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phantPr>
            <m:e>
              <m:r>
                <w:del w:id="58" w:author="Caio Pizzol" w:date="2026-08-03T22:16:00Z" w16du:dateUtc="2026-08-04T02:16:00Z">
                  <w:rPr>
                    <w:rFonts w:ascii="Cambria Math" w:hAnsi="Cambria Math"/>
                  </w:rPr>
                  <m:t>xyz</m:t>
                </w:del>
              </m:r>
            </m:e>
          </m:phant>
          <m:r>
            <w:del w:id="59" w:author="Caio Pizzol" w:date="2026-08-03T22:16:00Z" w16du:dateUtc="2026-08-04T02:16:00Z">
              <w:rPr>
                <w:rFonts w:ascii="Cambria Math" w:hAnsi="Cambria Math"/>
              </w:rPr>
              <m:t>+</m:t>
            </w:del>
          </m:r>
          <m:r>
            <w:del w:id="60" w:author="Caio Pizzol" w:date="2026-08-03T22:16:00Z" w16du:dateUtc="2026-08-04T02:16:00Z">
              <w:rPr>
                <w:rFonts w:ascii="Cambria Math" w:hAnsi="Cambria Math"/>
              </w:rPr>
              <m:t>b</m:t>
            </w:del>
          </m:r>
        </m:oMath>
      </m:oMathPara>
    </w:p>
    <w:p w14:paraId="42FCC1F0" w14:textId="77777777" w:rsidR="00253E53" w:rsidRDefault="006045D5">
      <w:pPr>
        <w:pStyle w:val="Heading2"/>
        <w:rPr>
          <w:del w:id="61" w:author="Caio Pizzol" w:date="2026-08-03T22:16:00Z" w16du:dateUtc="2026-08-04T02:16:00Z"/>
        </w:rPr>
      </w:pPr>
      <w:del w:id="62" w:author="Caio Pizzol" w:date="2026-08-03T22:16:00Z" w16du:dateUtc="2026-08-04T02:16:00Z">
        <w:r>
          <w:delText>Case 6: m:show val=true</w:delText>
        </w:r>
      </w:del>
    </w:p>
    <w:p w14:paraId="75A8F9DD" w14:textId="77777777" w:rsidR="00253E53" w:rsidRDefault="006045D5">
      <w:pPr>
        <w:rPr>
          <w:del w:id="63" w:author="Caio Pizzol" w:date="2026-08-03T22:16:00Z" w16du:dateUtc="2026-08-04T02:16:00Z"/>
        </w:rPr>
      </w:pPr>
      <m:oMathPara>
        <m:oMath>
          <m:r>
            <w:del w:id="64" w:author="Caio Pizzol" w:date="2026-08-03T22:16:00Z" w16du:dateUtc="2026-08-04T02:16:00Z">
              <w:rPr>
                <w:rFonts w:ascii="Cambria Math" w:hAnsi="Cambria Math"/>
              </w:rPr>
              <m:t>a</m:t>
            </w:del>
          </m:r>
          <m:r>
            <w:del w:id="65" w:author="Caio Pizzol" w:date="2026-08-03T22:16:00Z" w16du:dateUtc="2026-08-04T02:16:00Z">
              <w:rPr>
                <w:rFonts w:ascii="Cambria Math" w:hAnsi="Cambria Math"/>
              </w:rPr>
              <m:t>+</m:t>
            </w:del>
          </m:r>
          <m:phant>
            <m:phantPr>
              <m:ctrlPr>
                <w:del w:id="66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phantPr>
            <m:e>
              <m:r>
                <w:del w:id="67" w:author="Caio Pizzol" w:date="2026-08-03T22:16:00Z" w16du:dateUtc="2026-08-04T02:16:00Z">
                  <w:rPr>
                    <w:rFonts w:ascii="Cambria Math" w:hAnsi="Cambria Math"/>
                  </w:rPr>
                  <m:t>xyz</m:t>
                </w:del>
              </m:r>
            </m:e>
          </m:phant>
          <m:r>
            <w:del w:id="68" w:author="Caio Pizzol" w:date="2026-08-03T22:16:00Z" w16du:dateUtc="2026-08-04T02:16:00Z">
              <w:rPr>
                <w:rFonts w:ascii="Cambria Math" w:hAnsi="Cambria Math"/>
              </w:rPr>
              <m:t>+</m:t>
            </w:del>
          </m:r>
          <m:r>
            <w:del w:id="69" w:author="Caio Pizzol" w:date="2026-08-03T22:16:00Z" w16du:dateUtc="2026-08-04T02:16:00Z">
              <w:rPr>
                <w:rFonts w:ascii="Cambria Math" w:hAnsi="Cambria Math"/>
              </w:rPr>
              <m:t>b</m:t>
            </w:del>
          </m:r>
        </m:oMath>
      </m:oMathPara>
    </w:p>
    <w:p w14:paraId="6E867FC7" w14:textId="77777777" w:rsidR="00253E53" w:rsidRDefault="006045D5">
      <w:pPr>
        <w:pStyle w:val="Heading2"/>
        <w:rPr>
          <w:del w:id="70" w:author="Caio Pizzol" w:date="2026-08-03T22:16:00Z" w16du:dateUtc="2026-08-04T02:16:00Z"/>
        </w:rPr>
      </w:pPr>
      <w:del w:id="71" w:author="Caio Pizzol" w:date="2026-08-03T22:16:00Z" w16du:dateUtc="2026-08-04T02:16:00Z">
        <w:r>
          <w:delText>Case 7: m:show val=false (hidden)</w:delText>
        </w:r>
      </w:del>
    </w:p>
    <w:p w14:paraId="38E0F618" w14:textId="77777777" w:rsidR="00253E53" w:rsidRDefault="006045D5">
      <w:pPr>
        <w:rPr>
          <w:del w:id="72" w:author="Caio Pizzol" w:date="2026-08-03T22:16:00Z" w16du:dateUtc="2026-08-04T02:16:00Z"/>
        </w:rPr>
      </w:pPr>
      <m:oMathPara>
        <m:oMath>
          <m:r>
            <w:del w:id="73" w:author="Caio Pizzol" w:date="2026-08-03T22:16:00Z" w16du:dateUtc="2026-08-04T02:16:00Z">
              <w:rPr>
                <w:rFonts w:ascii="Cambria Math" w:hAnsi="Cambria Math"/>
              </w:rPr>
              <m:t>a</m:t>
            </w:del>
          </m:r>
          <m:r>
            <w:del w:id="74" w:author="Caio Pizzol" w:date="2026-08-03T22:16:00Z" w16du:dateUtc="2026-08-04T02:16:00Z">
              <w:rPr>
                <w:rFonts w:ascii="Cambria Math" w:hAnsi="Cambria Math"/>
              </w:rPr>
              <m:t>+</m:t>
            </w:del>
          </m:r>
          <m:phant>
            <m:phantPr>
              <m:show m:val="0"/>
              <m:ctrlPr>
                <w:del w:id="75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phantPr>
            <m:e>
              <m:r>
                <w:del w:id="76" w:author="Caio Pizzol" w:date="2026-08-03T22:16:00Z" w16du:dateUtc="2026-08-04T02:16:00Z">
                  <w:rPr>
                    <w:rFonts w:ascii="Cambria Math" w:hAnsi="Cambria Math"/>
                  </w:rPr>
                  <m:t>xyz</m:t>
                </w:del>
              </m:r>
            </m:e>
          </m:phant>
          <m:r>
            <w:del w:id="77" w:author="Caio Pizzol" w:date="2026-08-03T22:16:00Z" w16du:dateUtc="2026-08-04T02:16:00Z">
              <w:rPr>
                <w:rFonts w:ascii="Cambria Math" w:hAnsi="Cambria Math"/>
              </w:rPr>
              <m:t>+</m:t>
            </w:del>
          </m:r>
          <m:r>
            <w:del w:id="78" w:author="Caio Pizzol" w:date="2026-08-03T22:16:00Z" w16du:dateUtc="2026-08-04T02:16:00Z">
              <w:rPr>
                <w:rFonts w:ascii="Cambria Math" w:hAnsi="Cambria Math"/>
              </w:rPr>
              <m:t>b</m:t>
            </w:del>
          </m:r>
        </m:oMath>
      </m:oMathPara>
    </w:p>
    <w:p w14:paraId="294DD9DA" w14:textId="77777777" w:rsidR="00253E53" w:rsidRDefault="006045D5">
      <w:pPr>
        <w:pStyle w:val="Heading2"/>
        <w:rPr>
          <w:del w:id="79" w:author="Caio Pizzol" w:date="2026-08-03T22:16:00Z" w16du:dateUtc="2026-08-04T02:16:00Z"/>
        </w:rPr>
      </w:pPr>
      <w:del w:id="80" w:author="Caio Pizzol" w:date="2026-08-03T22:16:00Z" w16du:dateUtc="2026-08-04T02:16:00Z">
        <w:r>
          <w:delText>Case 8: zeroWid alone</w:delText>
        </w:r>
      </w:del>
    </w:p>
    <w:p w14:paraId="06B32A99" w14:textId="77777777" w:rsidR="00253E53" w:rsidRDefault="006045D5">
      <w:pPr>
        <w:pStyle w:val="Heading2"/>
        <w:rPr>
          <w:del w:id="81" w:author="Caio Pizzol" w:date="2026-08-03T22:16:00Z" w16du:dateUtc="2026-08-04T02:16:00Z"/>
        </w:rPr>
      </w:pPr>
      <w:del w:id="82" w:author="Caio Pizzol" w:date="2026-08-03T22:16:00Z" w16du:dateUtc="2026-08-04T02:16:00Z">
        <w:r>
          <w:delText>Case 9: zeroAsc alone</w:delText>
        </w:r>
      </w:del>
    </w:p>
    <w:p w14:paraId="2275DF8A" w14:textId="77777777" w:rsidR="00253E53" w:rsidRDefault="006045D5">
      <w:pPr>
        <w:rPr>
          <w:del w:id="83" w:author="Caio Pizzol" w:date="2026-08-03T22:16:00Z" w16du:dateUtc="2026-08-04T02:16:00Z"/>
        </w:rPr>
      </w:pPr>
      <m:oMathPara>
        <m:oMath>
          <m:r>
            <w:del w:id="84" w:author="Caio Pizzol" w:date="2026-08-03T22:16:00Z" w16du:dateUtc="2026-08-04T02:16:00Z">
              <w:rPr>
                <w:rFonts w:ascii="Cambria Math" w:hAnsi="Cambria Math"/>
              </w:rPr>
              <m:t>a</m:t>
            </w:del>
          </m:r>
          <m:r>
            <w:del w:id="85" w:author="Caio Pizzol" w:date="2026-08-03T22:16:00Z" w16du:dateUtc="2026-08-04T02:16:00Z">
              <w:rPr>
                <w:rFonts w:ascii="Cambria Math" w:hAnsi="Cambria Math"/>
              </w:rPr>
              <m:t>+</m:t>
            </w:del>
          </m:r>
          <m:phant>
            <m:phantPr>
              <m:zeroAsc m:val="1"/>
              <m:ctrlPr>
                <w:del w:id="86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phantPr>
            <m:e>
              <m:r>
                <w:del w:id="87" w:author="Caio Pizzol" w:date="2026-08-03T22:16:00Z" w16du:dateUtc="2026-08-04T02:16:00Z">
                  <w:rPr>
                    <w:rFonts w:ascii="Cambria Math" w:hAnsi="Cambria Math"/>
                  </w:rPr>
                  <m:t>xyz</m:t>
                </w:del>
              </m:r>
            </m:e>
          </m:phant>
          <m:r>
            <w:del w:id="88" w:author="Caio Pizzol" w:date="2026-08-03T22:16:00Z" w16du:dateUtc="2026-08-04T02:16:00Z">
              <w:rPr>
                <w:rFonts w:ascii="Cambria Math" w:hAnsi="Cambria Math"/>
              </w:rPr>
              <m:t>+</m:t>
            </w:del>
          </m:r>
          <m:r>
            <w:del w:id="89" w:author="Caio Pizzol" w:date="2026-08-03T22:16:00Z" w16du:dateUtc="2026-08-04T02:16:00Z">
              <w:rPr>
                <w:rFonts w:ascii="Cambria Math" w:hAnsi="Cambria Math"/>
              </w:rPr>
              <m:t>b</m:t>
            </w:del>
          </m:r>
        </m:oMath>
      </m:oMathPara>
    </w:p>
    <w:p w14:paraId="1F0D6E34" w14:textId="77777777" w:rsidR="00253E53" w:rsidRDefault="006045D5">
      <w:pPr>
        <w:pStyle w:val="Heading2"/>
        <w:rPr>
          <w:del w:id="90" w:author="Caio Pizzol" w:date="2026-08-03T22:16:00Z" w16du:dateUtc="2026-08-04T02:16:00Z"/>
        </w:rPr>
      </w:pPr>
      <w:del w:id="91" w:author="Caio Pizzol" w:date="2026-08-03T22:16:00Z" w16du:dateUtc="2026-08-04T02:16:00Z">
        <w:r>
          <w:delText>Case 10: zeroDesc alone (classic smash)</w:delText>
        </w:r>
      </w:del>
    </w:p>
    <w:p w14:paraId="614975CA" w14:textId="77777777" w:rsidR="00253E53" w:rsidRDefault="006045D5">
      <w:pPr>
        <w:rPr>
          <w:del w:id="92" w:author="Caio Pizzol" w:date="2026-08-03T22:16:00Z" w16du:dateUtc="2026-08-04T02:16:00Z"/>
        </w:rPr>
      </w:pPr>
      <m:oMathPara>
        <m:oMath>
          <m:r>
            <w:del w:id="93" w:author="Caio Pizzol" w:date="2026-08-03T22:16:00Z" w16du:dateUtc="2026-08-04T02:16:00Z">
              <w:rPr>
                <w:rFonts w:ascii="Cambria Math" w:hAnsi="Cambria Math"/>
              </w:rPr>
              <m:t>a</m:t>
            </w:del>
          </m:r>
          <m:r>
            <w:del w:id="94" w:author="Caio Pizzol" w:date="2026-08-03T22:16:00Z" w16du:dateUtc="2026-08-04T02:16:00Z">
              <w:rPr>
                <w:rFonts w:ascii="Cambria Math" w:hAnsi="Cambria Math"/>
              </w:rPr>
              <m:t>+</m:t>
            </w:del>
          </m:r>
          <m:phant>
            <m:phantPr>
              <m:zeroDesc m:val="1"/>
              <m:ctrlPr>
                <w:del w:id="95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phantPr>
            <m:e>
              <m:r>
                <w:del w:id="96" w:author="Caio Pizzol" w:date="2026-08-03T22:16:00Z" w16du:dateUtc="2026-08-04T02:16:00Z">
                  <w:rPr>
                    <w:rFonts w:ascii="Cambria Math" w:hAnsi="Cambria Math"/>
                  </w:rPr>
                  <m:t>xyz</m:t>
                </w:del>
              </m:r>
            </m:e>
          </m:phant>
          <m:r>
            <w:del w:id="97" w:author="Caio Pizzol" w:date="2026-08-03T22:16:00Z" w16du:dateUtc="2026-08-04T02:16:00Z">
              <w:rPr>
                <w:rFonts w:ascii="Cambria Math" w:hAnsi="Cambria Math"/>
              </w:rPr>
              <m:t>+</m:t>
            </w:del>
          </m:r>
          <m:r>
            <w:del w:id="98" w:author="Caio Pizzol" w:date="2026-08-03T22:16:00Z" w16du:dateUtc="2026-08-04T02:16:00Z">
              <w:rPr>
                <w:rFonts w:ascii="Cambria Math" w:hAnsi="Cambria Math"/>
              </w:rPr>
              <m:t>b</m:t>
            </w:del>
          </m:r>
        </m:oMath>
      </m:oMathPara>
    </w:p>
    <w:p w14:paraId="5A38A95D" w14:textId="77777777" w:rsidR="00253E53" w:rsidRDefault="006045D5">
      <w:pPr>
        <w:pStyle w:val="Heading2"/>
        <w:rPr>
          <w:del w:id="99" w:author="Caio Pizzol" w:date="2026-08-03T22:16:00Z" w16du:dateUtc="2026-08-04T02:16:00Z"/>
        </w:rPr>
      </w:pPr>
      <w:del w:id="100" w:author="Caio Pizzol" w:date="2026-08-03T22:16:00Z" w16du:dateUtc="2026-08-04T02:16:00Z">
        <w:r>
          <w:delText>Case 11: show=0 + zeroDesc=1 (hidden, smashed)</w:delText>
        </w:r>
      </w:del>
    </w:p>
    <w:p w14:paraId="4AC62C9A" w14:textId="77777777" w:rsidR="00253E53" w:rsidRDefault="006045D5">
      <w:pPr>
        <w:rPr>
          <w:del w:id="101" w:author="Caio Pizzol" w:date="2026-08-03T22:16:00Z" w16du:dateUtc="2026-08-04T02:16:00Z"/>
        </w:rPr>
      </w:pPr>
      <m:oMathPara>
        <m:oMath>
          <m:r>
            <w:del w:id="102" w:author="Caio Pizzol" w:date="2026-08-03T22:16:00Z" w16du:dateUtc="2026-08-04T02:16:00Z">
              <w:rPr>
                <w:rFonts w:ascii="Cambria Math" w:hAnsi="Cambria Math"/>
              </w:rPr>
              <m:t>a</m:t>
            </w:del>
          </m:r>
          <m:r>
            <w:del w:id="103" w:author="Caio Pizzol" w:date="2026-08-03T22:16:00Z" w16du:dateUtc="2026-08-04T02:16:00Z">
              <w:rPr>
                <w:rFonts w:ascii="Cambria Math" w:hAnsi="Cambria Math"/>
              </w:rPr>
              <m:t>+</m:t>
            </w:del>
          </m:r>
          <m:phant>
            <m:phantPr>
              <m:show m:val="0"/>
              <m:zeroDesc m:val="1"/>
              <m:ctrlPr>
                <w:del w:id="104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phantPr>
            <m:e>
              <m:r>
                <w:del w:id="105" w:author="Caio Pizzol" w:date="2026-08-03T22:16:00Z" w16du:dateUtc="2026-08-04T02:16:00Z">
                  <w:rPr>
                    <w:rFonts w:ascii="Cambria Math" w:hAnsi="Cambria Math"/>
                  </w:rPr>
                  <m:t>xyz</m:t>
                </w:del>
              </m:r>
            </m:e>
          </m:phant>
          <m:r>
            <w:del w:id="106" w:author="Caio Pizzol" w:date="2026-08-03T22:16:00Z" w16du:dateUtc="2026-08-04T02:16:00Z">
              <w:rPr>
                <w:rFonts w:ascii="Cambria Math" w:hAnsi="Cambria Math"/>
              </w:rPr>
              <m:t>+</m:t>
            </w:del>
          </m:r>
          <m:r>
            <w:del w:id="107" w:author="Caio Pizzol" w:date="2026-08-03T22:16:00Z" w16du:dateUtc="2026-08-04T02:16:00Z">
              <w:rPr>
                <w:rFonts w:ascii="Cambria Math" w:hAnsi="Cambria Math"/>
              </w:rPr>
              <m:t>b</m:t>
            </w:del>
          </m:r>
        </m:oMath>
      </m:oMathPara>
    </w:p>
    <w:p w14:paraId="2FA9E54A" w14:textId="77777777" w:rsidR="00253E53" w:rsidRDefault="006045D5">
      <w:pPr>
        <w:pStyle w:val="Heading2"/>
        <w:rPr>
          <w:del w:id="108" w:author="Caio Pizzol" w:date="2026-08-03T22:16:00Z" w16du:dateUtc="2026-08-04T02:16:00Z"/>
        </w:rPr>
      </w:pPr>
      <w:del w:id="109" w:author="Caio Pizzol" w:date="2026-08-03T22:16:00Z" w16du:dateUtc="2026-08-04T02:16:00Z">
        <w:r>
          <w:delText>Case 12: all three zeroed, show absent</w:delText>
        </w:r>
      </w:del>
    </w:p>
    <w:p w14:paraId="354CAF40" w14:textId="77777777" w:rsidR="00253E53" w:rsidRDefault="006045D5">
      <w:pPr>
        <w:pStyle w:val="Heading2"/>
        <w:rPr>
          <w:del w:id="110" w:author="Caio Pizzol" w:date="2026-08-03T22:16:00Z" w16du:dateUtc="2026-08-04T02:16:00Z"/>
        </w:rPr>
      </w:pPr>
      <w:del w:id="111" w:author="Caio Pizzol" w:date="2026-08-03T22:16:00Z" w16du:dateUtc="2026-08-04T02:16:00Z">
        <w:r>
          <w:delText>Case 13: all three zeroed + show=0</w:delText>
        </w:r>
      </w:del>
    </w:p>
    <w:p w14:paraId="59EC085C" w14:textId="77777777" w:rsidR="00253E53" w:rsidRDefault="006045D5">
      <w:pPr>
        <w:rPr>
          <w:del w:id="112" w:author="Caio Pizzol" w:date="2026-08-03T22:16:00Z" w16du:dateUtc="2026-08-04T02:16:00Z"/>
        </w:rPr>
      </w:pPr>
      <m:oMathPara>
        <m:oMath>
          <m:r>
            <w:del w:id="113" w:author="Caio Pizzol" w:date="2026-08-03T22:16:00Z" w16du:dateUtc="2026-08-04T02:16:00Z">
              <w:rPr>
                <w:rFonts w:ascii="Cambria Math" w:hAnsi="Cambria Math"/>
              </w:rPr>
              <m:t>a</m:t>
            </w:del>
          </m:r>
          <m:r>
            <w:del w:id="114" w:author="Caio Pizzol" w:date="2026-08-03T22:16:00Z" w16du:dateUtc="2026-08-04T02:16:00Z">
              <w:rPr>
                <w:rFonts w:ascii="Cambria Math" w:hAnsi="Cambria Math"/>
              </w:rPr>
              <m:t>+</m:t>
            </w:del>
          </m:r>
          <m:phant>
            <m:phantPr>
              <m:show m:val="0"/>
              <m:zeroWid m:val="1"/>
              <m:zeroAsc m:val="1"/>
              <m:zeroDesc m:val="1"/>
              <m:ctrlPr>
                <w:del w:id="115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phantPr>
            <m:e>
              <m:r>
                <w:del w:id="116" w:author="Caio Pizzol" w:date="2026-08-03T22:16:00Z" w16du:dateUtc="2026-08-04T02:16:00Z">
                  <w:rPr>
                    <w:rFonts w:ascii="Cambria Math" w:hAnsi="Cambria Math"/>
                  </w:rPr>
                  <m:t>xyz</m:t>
                </w:del>
              </m:r>
            </m:e>
          </m:phant>
          <m:r>
            <w:del w:id="117" w:author="Caio Pizzol" w:date="2026-08-03T22:16:00Z" w16du:dateUtc="2026-08-04T02:16:00Z">
              <w:rPr>
                <w:rFonts w:ascii="Cambria Math" w:hAnsi="Cambria Math"/>
              </w:rPr>
              <m:t>+</m:t>
            </w:del>
          </m:r>
          <m:r>
            <w:del w:id="118" w:author="Caio Pizzol" w:date="2026-08-03T22:16:00Z" w16du:dateUtc="2026-08-04T02:16:00Z">
              <w:rPr>
                <w:rFonts w:ascii="Cambria Math" w:hAnsi="Cambria Math"/>
              </w:rPr>
              <m:t>b</m:t>
            </w:del>
          </m:r>
        </m:oMath>
      </m:oMathPara>
    </w:p>
    <w:p w14:paraId="4F0990A8" w14:textId="77777777" w:rsidR="00253E53" w:rsidRDefault="006045D5">
      <w:pPr>
        <w:pStyle w:val="Heading2"/>
        <w:rPr>
          <w:del w:id="119" w:author="Caio Pizzol" w:date="2026-08-03T22:16:00Z" w16du:dateUtc="2026-08-04T02:16:00Z"/>
        </w:rPr>
      </w:pPr>
      <w:del w:id="120" w:author="Caio Pizzol" w:date="2026-08-03T22:16:00Z" w16du:dateUtc="2026-08-04T02:16:00Z">
        <w:r>
          <w:delText>Case 14: m:transp=1 (unsupported)</w:delText>
        </w:r>
      </w:del>
    </w:p>
    <w:p w14:paraId="3CFF51B3" w14:textId="77777777" w:rsidR="00253E53" w:rsidRDefault="006045D5">
      <m:oMathPara>
        <m:oMath>
          <m:r>
            <w:del w:id="121" w:author="Caio Pizzol" w:date="2026-08-03T22:16:00Z" w16du:dateUtc="2026-08-04T02:16:00Z">
              <w:rPr>
                <w:rFonts w:ascii="Cambria Math" w:hAnsi="Cambria Math"/>
              </w:rPr>
              <m:t>a</m:t>
            </w:del>
          </m:r>
          <m:r>
            <w:del w:id="122" w:author="Caio Pizzol" w:date="2026-08-03T22:16:00Z" w16du:dateUtc="2026-08-04T02:16:00Z">
              <w:rPr>
                <w:rFonts w:ascii="Cambria Math" w:hAnsi="Cambria Math"/>
              </w:rPr>
              <m:t>+</m:t>
            </w:del>
          </m:r>
          <m:phant>
            <m:phantPr>
              <m:transp m:val="1"/>
              <m:ctrlPr>
                <w:del w:id="123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phantPr>
            <m:e>
              <m:r>
                <w:del w:id="124" w:author="Caio Pizzol" w:date="2026-08-03T22:16:00Z" w16du:dateUtc="2026-08-04T02:16:00Z">
                  <w:rPr>
                    <w:rFonts w:ascii="Cambria Math" w:hAnsi="Cambria Math"/>
                  </w:rPr>
                  <m:t>xyz</m:t>
                </w:del>
              </m:r>
            </m:e>
          </m:phant>
          <m:r>
            <w:del w:id="125" w:author="Caio Pizzol" w:date="2026-08-03T22:16:00Z" w16du:dateUtc="2026-08-04T02:16:00Z">
              <w:rPr>
                <w:rFonts w:ascii="Cambria Math" w:hAnsi="Cambria Math"/>
              </w:rPr>
              <m:t>+</m:t>
            </w:del>
          </m:r>
          <m:r>
            <w:del w:id="126" w:author="Caio Pizzol" w:date="2026-08-03T22:16:00Z" w16du:dateUtc="2026-08-04T02:16:00Z">
              <w:rPr>
                <w:rFonts w:ascii="Cambria Math" w:hAnsi="Cambria Math"/>
              </w:rPr>
              <m:t>b</m:t>
            </w:del>
          </m:r>
        </m:oMath>
      </m:oMathPara>
    </w:p>
    <w:sectPr w:rsidR="00253E53">
      <w:pgSz w:w="12240" w:h="15840"/>
      <w:pgMar w:top="1440" w:right="1440" w:bottom="1440" w:left="1440" w:header="720" w:footer="720" w:gutter="0"/>
      <w:cols w:space="720"/>
      <w:docGrid w:linePitch="0"/>
      <w:sectPrChange w:id="127" w:author="Caio Pizzol" w:date="2026-08-03T22:16:00Z" w16du:dateUtc="2026-08-04T02:16:00Z">
        <w:sectPr w:rsidR="00253E53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0F0"/>
    <w:rsid w:val="002031F9"/>
    <w:rsid w:val="00253E53"/>
    <w:rsid w:val="002B1C2A"/>
    <w:rsid w:val="00351373"/>
    <w:rsid w:val="004B798D"/>
    <w:rsid w:val="0068303E"/>
    <w:rsid w:val="006B0F7D"/>
    <w:rsid w:val="006B27C3"/>
    <w:rsid w:val="00744453"/>
    <w:rsid w:val="00794B85"/>
    <w:rsid w:val="00A631BB"/>
    <w:rsid w:val="00A75211"/>
    <w:rsid w:val="00BB00F0"/>
    <w:rsid w:val="00C23762"/>
    <w:rsid w:val="00C72CF2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3E74C"/>
  <w15:chartTrackingRefBased/>
  <w15:docId w15:val="{AD266B70-2F1D-4A6D-8388-3E0473B23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2026-04-13T22:46:00Z</dcterms:created>
  <dcterms:modified xsi:type="dcterms:W3CDTF">2026-08-04T02:16:00Z</dcterms:modified>
</cp:coreProperties>
</file>