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FD73F" w14:textId="2C9124B5" w:rsidR="00DE0A42" w:rsidRDefault="00232797" w:rsidP="00232797">
      <w:pPr>
        <w:pStyle w:val="Heading1"/>
        <w:rPr>
          <w:ins w:id="10" w:author="Caio Pizzol" w:date="2026-08-03T22:22:00Z" w16du:dateUtc="2026-08-04T02:22:00Z"/>
        </w:rPr>
      </w:pPr>
      <w:ins w:id="11" w:author="Caio Pizzol" w:date="2026-08-03T22:22:00Z" w16du:dateUtc="2026-08-04T02:22:00Z">
        <w:r>
          <w:t>SD-2672 RTL</w:t>
        </w:r>
      </w:ins>
    </w:p>
    <w:tbl>
      <w:tblPr>
        <w:bidiVisual/>
        <w:tblW w:w="0" w:type="auto"/>
        <w:tblLayout w:type="fixed"/>
        <w:tblLook w:val="0000" w:firstRow="0" w:lastRow="0" w:firstColumn="0" w:lastColumn="0" w:noHBand="0" w:noVBand="0"/>
        <w:tblPrChange w:id="12" w:author="Caio Pizzol" w:date="2026-08-03T22:22:00Z" w16du:dateUtc="2026-08-04T02:22:00Z"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3">
          <w:tblGrid>
            <w:gridCol w:w="3116"/>
            <w:gridCol w:w="4"/>
            <w:gridCol w:w="3113"/>
            <w:gridCol w:w="7"/>
            <w:gridCol w:w="3110"/>
            <w:gridCol w:w="10"/>
          </w:tblGrid>
        </w:tblGridChange>
      </w:tblGrid>
      <w:tr w:rsidR="00D74AD4" w14:paraId="1D7E1137" w14:textId="77777777" w:rsidTr="00232797">
        <w:trPr>
          <w:trPrChange w:id="14" w:author="Caio Pizzol" w:date="2026-08-03T22:22:00Z" w16du:dateUtc="2026-08-04T02:22:00Z">
            <w:trPr>
              <w:gridAfter w:val="0"/>
            </w:trPr>
          </w:trPrChange>
        </w:trPr>
        <w:tc>
          <w:tcPr>
            <w:tcW w:w="3120" w:type="dxa"/>
            <w:tcPrChange w:id="15" w:author="Caio Pizzol" w:date="2026-08-03T22:22:00Z" w16du:dateUtc="2026-08-04T02:22:00Z">
              <w:tcPr>
                <w:tcW w:w="3116" w:type="dxa"/>
              </w:tcPr>
            </w:tcPrChange>
          </w:tcPr>
          <w:p w14:paraId="7A9B162D" w14:textId="019E390D" w:rsidR="00D74AD4" w:rsidRDefault="00232797" w:rsidP="00232797">
            <w:pPr>
              <w:bidi/>
              <w:pPrChange w:id="16" w:author="Caio Pizzol" w:date="2026-08-03T22:22:00Z" w16du:dateUtc="2026-08-04T02:22:00Z">
                <w:pPr/>
              </w:pPrChange>
            </w:pPr>
            <w:ins w:id="17" w:author="Caio Pizzol" w:date="2026-08-03T22:22:00Z" w16du:dateUtc="2026-08-04T02:22:00Z">
              <w:r>
                <w:t>rtl-r0c0</w:t>
              </w:r>
            </w:ins>
            <w:del w:id="18" w:author="Caio Pizzol" w:date="2026-08-03T22:22:00Z" w16du:dateUtc="2026-08-04T02:22:00Z">
              <w:r w:rsidR="00D74AD4">
                <w:delText>A</w:delText>
              </w:r>
            </w:del>
          </w:p>
        </w:tc>
        <w:tc>
          <w:tcPr>
            <w:tcW w:w="3120" w:type="dxa"/>
            <w:tcPrChange w:id="19" w:author="Caio Pizzol" w:date="2026-08-03T22:22:00Z" w16du:dateUtc="2026-08-04T02:22:00Z">
              <w:tcPr>
                <w:tcW w:w="3117" w:type="dxa"/>
                <w:gridSpan w:val="2"/>
              </w:tcPr>
            </w:tcPrChange>
          </w:tcPr>
          <w:p w14:paraId="2AAEAD0B" w14:textId="46CD6ABA" w:rsidR="00D74AD4" w:rsidRDefault="00232797" w:rsidP="00232797">
            <w:pPr>
              <w:bidi/>
              <w:pPrChange w:id="20" w:author="Caio Pizzol" w:date="2026-08-03T22:22:00Z" w16du:dateUtc="2026-08-04T02:22:00Z">
                <w:pPr/>
              </w:pPrChange>
            </w:pPr>
            <w:ins w:id="21" w:author="Caio Pizzol" w:date="2026-08-03T22:22:00Z" w16du:dateUtc="2026-08-04T02:22:00Z">
              <w:r>
                <w:t>rtl-r0c1</w:t>
              </w:r>
            </w:ins>
            <w:del w:id="22" w:author="Caio Pizzol" w:date="2026-08-03T22:22:00Z" w16du:dateUtc="2026-08-04T02:22:00Z">
              <w:r w:rsidR="00D74AD4">
                <w:delText>B</w:delText>
              </w:r>
            </w:del>
          </w:p>
        </w:tc>
        <w:tc>
          <w:tcPr>
            <w:tcW w:w="3120" w:type="dxa"/>
            <w:tcPrChange w:id="23" w:author="Caio Pizzol" w:date="2026-08-03T22:22:00Z" w16du:dateUtc="2026-08-04T02:22:00Z">
              <w:tcPr>
                <w:tcW w:w="3117" w:type="dxa"/>
                <w:gridSpan w:val="2"/>
              </w:tcPr>
            </w:tcPrChange>
          </w:tcPr>
          <w:p w14:paraId="0A3139AB" w14:textId="5C704666" w:rsidR="00D74AD4" w:rsidRDefault="00232797" w:rsidP="00232797">
            <w:pPr>
              <w:bidi/>
              <w:pPrChange w:id="24" w:author="Caio Pizzol" w:date="2026-08-03T22:22:00Z" w16du:dateUtc="2026-08-04T02:22:00Z">
                <w:pPr/>
              </w:pPrChange>
            </w:pPr>
            <w:ins w:id="25" w:author="Caio Pizzol" w:date="2026-08-03T22:22:00Z" w16du:dateUtc="2026-08-04T02:22:00Z">
              <w:r>
                <w:t>rtl-r0c2</w:t>
              </w:r>
            </w:ins>
            <w:del w:id="26" w:author="Caio Pizzol" w:date="2026-08-03T22:22:00Z" w16du:dateUtc="2026-08-04T02:22:00Z">
              <w:r w:rsidR="00D74AD4">
                <w:delText>C</w:delText>
              </w:r>
            </w:del>
          </w:p>
        </w:tc>
      </w:tr>
      <w:tr w:rsidR="00D74AD4" w14:paraId="1B8FA21F" w14:textId="77777777" w:rsidTr="00232797">
        <w:trPr>
          <w:trPrChange w:id="27" w:author="Caio Pizzol" w:date="2026-08-03T22:22:00Z" w16du:dateUtc="2026-08-04T02:22:00Z">
            <w:trPr>
              <w:gridAfter w:val="0"/>
            </w:trPr>
          </w:trPrChange>
        </w:trPr>
        <w:tc>
          <w:tcPr>
            <w:tcW w:w="3120" w:type="dxa"/>
            <w:tcPrChange w:id="28" w:author="Caio Pizzol" w:date="2026-08-03T22:22:00Z" w16du:dateUtc="2026-08-04T02:22:00Z">
              <w:tcPr>
                <w:tcW w:w="3116" w:type="dxa"/>
              </w:tcPr>
            </w:tcPrChange>
          </w:tcPr>
          <w:p w14:paraId="48D659A8" w14:textId="77777777" w:rsidR="00232797" w:rsidRDefault="00232797" w:rsidP="00232797">
            <w:pPr>
              <w:bidi/>
              <w:rPr>
                <w:ins w:id="29" w:author="Caio Pizzol" w:date="2026-08-03T22:22:00Z" w16du:dateUtc="2026-08-04T02:22:00Z"/>
              </w:rPr>
            </w:pPr>
            <w:ins w:id="30" w:author="Caio Pizzol" w:date="2026-08-03T22:22:00Z" w16du:dateUtc="2026-08-04T02:22:00Z">
              <w:r>
                <w:t>rtl-r1c0</w:t>
              </w:r>
            </w:ins>
          </w:p>
          <w:p w14:paraId="08673863" w14:textId="67E14806" w:rsidR="00D74AD4" w:rsidRDefault="00D74AD4" w:rsidP="00232797">
            <w:pPr>
              <w:bidi/>
              <w:pPrChange w:id="31" w:author="Caio Pizzol" w:date="2026-08-03T22:22:00Z" w16du:dateUtc="2026-08-04T02:22:00Z">
                <w:pPr/>
              </w:pPrChange>
            </w:pPr>
            <w:del w:id="32" w:author="Caio Pizzol" w:date="2026-08-03T22:22:00Z" w16du:dateUtc="2026-08-04T02:22:00Z">
              <w:r>
                <w:delText>D</w:delText>
              </w:r>
            </w:del>
          </w:p>
        </w:tc>
        <w:tc>
          <w:tcPr>
            <w:tcW w:w="3120" w:type="dxa"/>
            <w:tcPrChange w:id="33" w:author="Caio Pizzol" w:date="2026-08-03T22:22:00Z" w16du:dateUtc="2026-08-04T02:22:00Z">
              <w:tcPr>
                <w:tcW w:w="3117" w:type="dxa"/>
                <w:gridSpan w:val="2"/>
              </w:tcPr>
            </w:tcPrChange>
          </w:tcPr>
          <w:p w14:paraId="7AEAD36D" w14:textId="199D047D" w:rsidR="00D74AD4" w:rsidRDefault="00232797" w:rsidP="00232797">
            <w:pPr>
              <w:bidi/>
              <w:pPrChange w:id="34" w:author="Caio Pizzol" w:date="2026-08-03T22:22:00Z" w16du:dateUtc="2026-08-04T02:22:00Z">
                <w:pPr/>
              </w:pPrChange>
            </w:pPr>
            <w:ins w:id="35" w:author="Caio Pizzol" w:date="2026-08-03T22:22:00Z" w16du:dateUtc="2026-08-04T02:22:00Z">
              <w:r>
                <w:t>rtl-r1c1</w:t>
              </w:r>
            </w:ins>
            <w:del w:id="36" w:author="Caio Pizzol" w:date="2026-08-03T22:22:00Z" w16du:dateUtc="2026-08-04T02:22:00Z">
              <w:r w:rsidR="00D74AD4">
                <w:delText>E</w:delText>
              </w:r>
            </w:del>
          </w:p>
        </w:tc>
        <w:tc>
          <w:tcPr>
            <w:tcW w:w="3120" w:type="dxa"/>
            <w:tcPrChange w:id="37" w:author="Caio Pizzol" w:date="2026-08-03T22:22:00Z" w16du:dateUtc="2026-08-04T02:22:00Z">
              <w:tcPr>
                <w:tcW w:w="3117" w:type="dxa"/>
                <w:gridSpan w:val="2"/>
              </w:tcPr>
            </w:tcPrChange>
          </w:tcPr>
          <w:p w14:paraId="1DBDF5E9" w14:textId="3B06D86A" w:rsidR="00D74AD4" w:rsidRDefault="00232797" w:rsidP="00232797">
            <w:pPr>
              <w:bidi/>
              <w:pPrChange w:id="38" w:author="Caio Pizzol" w:date="2026-08-03T22:22:00Z" w16du:dateUtc="2026-08-04T02:22:00Z">
                <w:pPr/>
              </w:pPrChange>
            </w:pPr>
            <w:ins w:id="39" w:author="Caio Pizzol" w:date="2026-08-03T22:22:00Z" w16du:dateUtc="2026-08-04T02:22:00Z">
              <w:r>
                <w:t>rtl-r1c2</w:t>
              </w:r>
            </w:ins>
            <w:del w:id="40" w:author="Caio Pizzol" w:date="2026-08-03T22:22:00Z" w16du:dateUtc="2026-08-04T02:22:00Z">
              <w:r w:rsidR="00D74AD4">
                <w:delText>F</w:delText>
              </w:r>
            </w:del>
          </w:p>
        </w:tc>
      </w:tr>
    </w:tbl>
    <w:p w14:paraId="732115D3" w14:textId="77777777" w:rsidR="003C58BC" w:rsidRDefault="003C58BC">
      <w:pPr>
        <w:rPr>
          <w:del w:id="41" w:author="Caio Pizzol" w:date="2026-08-03T22:22:00Z" w16du:dateUtc="2026-08-04T02:22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del w:id="42" w:author="Caio Pizzol" w:date="2026-08-03T22:22:00Z" w16du:dateUtc="2026-08-04T02:22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del w:id="43" w:author="Caio Pizzol" w:date="2026-08-03T22:22:00Z" w16du:dateUtc="2026-08-04T02:22:00Z"/>
              </w:rPr>
            </w:pPr>
            <w:del w:id="44" w:author="Caio Pizzol" w:date="2026-08-03T22:22:00Z" w16du:dateUtc="2026-08-04T02:22:00Z">
              <w:r>
                <w:delText>A</w:delText>
              </w:r>
            </w:del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del w:id="45" w:author="Caio Pizzol" w:date="2026-08-03T22:22:00Z" w16du:dateUtc="2026-08-04T02:22:00Z"/>
              </w:rPr>
            </w:pPr>
            <w:del w:id="46" w:author="Caio Pizzol" w:date="2026-08-03T22:22:00Z" w16du:dateUtc="2026-08-04T02:22:00Z">
              <w:r>
                <w:delText>B</w:delText>
              </w:r>
            </w:del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del w:id="47" w:author="Caio Pizzol" w:date="2026-08-03T22:22:00Z" w16du:dateUtc="2026-08-04T02:22:00Z"/>
              </w:rPr>
            </w:pPr>
            <w:del w:id="48" w:author="Caio Pizzol" w:date="2026-08-03T22:22:00Z" w16du:dateUtc="2026-08-04T02:22:00Z">
              <w:r>
                <w:delText>C</w:delText>
              </w:r>
            </w:del>
          </w:p>
        </w:tc>
      </w:tr>
      <w:tr w:rsidR="00D74AD4" w14:paraId="35A69F57" w14:textId="77777777" w:rsidTr="0037489B">
        <w:trPr>
          <w:del w:id="49" w:author="Caio Pizzol" w:date="2026-08-03T22:22:00Z" w16du:dateUtc="2026-08-04T02:22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del w:id="50" w:author="Caio Pizzol" w:date="2026-08-03T22:22:00Z" w16du:dateUtc="2026-08-04T02:22:00Z"/>
              </w:rPr>
            </w:pPr>
            <w:del w:id="51" w:author="Caio Pizzol" w:date="2026-08-03T22:22:00Z" w16du:dateUtc="2026-08-04T02:22:00Z">
              <w:r>
                <w:delText>D</w:delText>
              </w:r>
            </w:del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del w:id="52" w:author="Caio Pizzol" w:date="2026-08-03T22:22:00Z" w16du:dateUtc="2026-08-04T02:22:00Z"/>
              </w:rPr>
            </w:pPr>
            <w:del w:id="53" w:author="Caio Pizzol" w:date="2026-08-03T22:22:00Z" w16du:dateUtc="2026-08-04T02:22:00Z">
              <w:r>
                <w:delText>E</w:delText>
              </w:r>
            </w:del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del w:id="54" w:author="Caio Pizzol" w:date="2026-08-03T22:22:00Z" w16du:dateUtc="2026-08-04T02:22:00Z"/>
              </w:rPr>
            </w:pPr>
            <w:del w:id="55" w:author="Caio Pizzol" w:date="2026-08-03T22:22:00Z" w16du:dateUtc="2026-08-04T02:22:00Z">
              <w:r>
                <w:delText>f</w:delText>
              </w:r>
            </w:del>
          </w:p>
        </w:tc>
      </w:tr>
    </w:tbl>
    <w:p w14:paraId="143D98D8" w14:textId="77777777" w:rsidR="00D74AD4" w:rsidRDefault="00D74AD4"/>
    <w:sectPr w:rsidR="00D74A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AD4"/>
    <w:rsid w:val="00112874"/>
    <w:rsid w:val="002031F9"/>
    <w:rsid w:val="00232797"/>
    <w:rsid w:val="003552D4"/>
    <w:rsid w:val="00360F1B"/>
    <w:rsid w:val="003C1D14"/>
    <w:rsid w:val="003C58BC"/>
    <w:rsid w:val="00744453"/>
    <w:rsid w:val="007E7BEB"/>
    <w:rsid w:val="00931F1A"/>
    <w:rsid w:val="00B33473"/>
    <w:rsid w:val="00D74AD4"/>
    <w:rsid w:val="00DE0A42"/>
    <w:rsid w:val="00FB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459EC2"/>
  <w15:chartTrackingRefBased/>
  <w15:docId w15:val="{0DF18B0C-5C22-9D4B-9B55-DF7DD9166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797"/>
    <w:pPr>
      <w:keepNext/>
      <w:keepLines/>
      <w:spacing w:before="160" w:after="80" w:line="278" w:lineRule="auto"/>
      <w:outlineLvl w:val="2"/>
      <w:pPrChange w:id="0" w:author="Caio Pizzol" w:date="2026-08-03T22:2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0" w:author="Caio Pizzo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3"/>
      <w:pPrChange w:id="1" w:author="Caio Pizzol" w:date="2026-08-03T22:2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1" w:author="Caio Pizzol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797"/>
    <w:pPr>
      <w:keepNext/>
      <w:keepLines/>
      <w:spacing w:before="80" w:after="40" w:line="278" w:lineRule="auto"/>
      <w:outlineLvl w:val="4"/>
      <w:pPrChange w:id="2" w:author="Caio Pizzol" w:date="2026-08-03T22:2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2" w:author="Caio Pizzol" w:date="2026-08-03T22:22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797"/>
    <w:pPr>
      <w:keepNext/>
      <w:keepLines/>
      <w:spacing w:before="40" w:line="278" w:lineRule="auto"/>
      <w:outlineLvl w:val="5"/>
      <w:pPrChange w:id="3" w:author="Caio Pizzol" w:date="2026-08-03T22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3" w:author="Caio Pizzol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797"/>
    <w:pPr>
      <w:keepNext/>
      <w:keepLines/>
      <w:spacing w:before="40" w:line="278" w:lineRule="auto"/>
      <w:outlineLvl w:val="6"/>
      <w:pPrChange w:id="4" w:author="Caio Pizzol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4" w:author="Caio Pizzol" w:date="2026-08-03T22:22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797"/>
    <w:pPr>
      <w:keepNext/>
      <w:keepLines/>
      <w:spacing w:line="278" w:lineRule="auto"/>
      <w:outlineLvl w:val="7"/>
      <w:pPrChange w:id="5" w:author="Caio Pizzol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5" w:author="Caio Pizzol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797"/>
    <w:pPr>
      <w:keepNext/>
      <w:keepLines/>
      <w:spacing w:line="278" w:lineRule="auto"/>
      <w:outlineLvl w:val="8"/>
      <w:pPrChange w:id="6" w:author="Caio Pizzol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6" w:author="Caio Pizzol" w:date="2026-08-03T22:22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AD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AD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AD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AD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AD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AD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797"/>
    <w:pPr>
      <w:spacing w:after="80"/>
      <w:contextualSpacing/>
      <w:pPrChange w:id="7" w:author="Caio Pizzo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7" w:author="Caio Pizzo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D74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797"/>
    <w:pPr>
      <w:numPr>
        <w:ilvl w:val="1"/>
      </w:numPr>
      <w:spacing w:after="160" w:line="278" w:lineRule="auto"/>
      <w:pPrChange w:id="8" w:author="Caio Pizzol" w:date="2026-08-03T22:22:00Z">
        <w:pPr>
          <w:numPr>
            <w:ilvl w:val="1"/>
          </w:numPr>
          <w:spacing w:after="16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8" w:author="Caio Pizzol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D74AD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797"/>
    <w:pPr>
      <w:spacing w:before="160" w:after="160" w:line="278" w:lineRule="auto"/>
      <w:jc w:val="center"/>
      <w:pPrChange w:id="9" w:author="Caio Pizzol" w:date="2026-08-03T22:22:00Z">
        <w:pPr>
          <w:spacing w:before="160" w:after="160"/>
          <w:jc w:val="center"/>
        </w:pPr>
      </w:pPrChange>
    </w:pPr>
    <w:rPr>
      <w:rFonts w:asciiTheme="minorHAnsi" w:hAnsiTheme="minorHAnsi" w:cstheme="minorBidi"/>
      <w:i/>
      <w:iCs/>
      <w:color w:val="404040" w:themeColor="text1" w:themeTint="BF"/>
      <w:rPrChange w:id="9" w:author="Caio Pizzol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D74AD4"/>
    <w:rPr>
      <w:rFonts w:asciiTheme="minorHAnsi" w:hAnsiTheme="minorHAnsi" w:cstheme="min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A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A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2025-11-12T19:42:00Z</dcterms:created>
  <dcterms:modified xsi:type="dcterms:W3CDTF">2026-08-04T02:22:00Z</dcterms:modified>
</cp:coreProperties>
</file>