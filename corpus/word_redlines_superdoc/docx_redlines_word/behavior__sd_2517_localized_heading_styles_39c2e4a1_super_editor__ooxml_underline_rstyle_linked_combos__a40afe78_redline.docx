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55781" w14:textId="77777777" w:rsidR="002A3308" w:rsidRDefault="00475DF1">
      <w:pPr>
        <w:rPr>
          <w:ins w:id="39" w:author="Comparison" w:date="2026-08-04T06:08:00Z" w16du:dateUtc="2026-08-04T10:08:00Z"/>
        </w:rPr>
      </w:pPr>
      <w:ins w:id="40" w:author="Comparison" w:date="2026-08-04T06:08:00Z" w16du:dateUtc="2026-08-04T10:08:00Z">
        <w:r>
          <w:t>OOXML w:u (underline) tester covering all ST_Underline values, style- and linked-style-driven underlines, and inline overrides. Some samples include spaces to show the 'words' underline variant.</w:t>
        </w:r>
      </w:ins>
    </w:p>
    <w:p w14:paraId="504AE86C" w14:textId="77777777" w:rsidR="002A3308" w:rsidRDefault="00475DF1">
      <w:pPr>
        <w:rPr>
          <w:ins w:id="41" w:author="Comparison" w:date="2026-08-04T06:08:00Z" w16du:dateUtc="2026-08-04T10:08:00Z"/>
        </w:rPr>
      </w:pPr>
      <w:ins w:id="42" w:author="Comparison" w:date="2026-08-04T06:08:00Z" w16du:dateUtc="2026-08-04T10:08:00Z">
        <w:r>
          <w:t>A) ST_Underline w:u@val variants:</w:t>
        </w:r>
      </w:ins>
    </w:p>
    <w:p w14:paraId="64C35B09" w14:textId="77777777" w:rsidR="002A3308" w:rsidRDefault="00475DF1">
      <w:pPr>
        <w:rPr>
          <w:ins w:id="43" w:author="Comparison" w:date="2026-08-04T06:08:00Z" w16du:dateUtc="2026-08-04T10:08:00Z"/>
        </w:rPr>
      </w:pPr>
      <w:ins w:id="44" w:author="Comparison" w:date="2026-08-04T06:08:00Z" w16du:dateUtc="2026-08-04T10:08:00Z">
        <w:r>
          <w:t xml:space="preserve">  - w:u w:val='single': </w:t>
        </w:r>
        <w:r>
          <w:rPr>
            <w:u w:val="single"/>
          </w:rPr>
          <w:t>Sample  text  with  spaces</w:t>
        </w:r>
      </w:ins>
    </w:p>
    <w:p w14:paraId="35886660" w14:textId="77777777" w:rsidR="002A3308" w:rsidRDefault="00475DF1">
      <w:pPr>
        <w:rPr>
          <w:ins w:id="45" w:author="Comparison" w:date="2026-08-04T06:08:00Z" w16du:dateUtc="2026-08-04T10:08:00Z"/>
        </w:rPr>
      </w:pPr>
      <w:ins w:id="46" w:author="Comparison" w:date="2026-08-04T06:08:00Z" w16du:dateUtc="2026-08-04T10:08:00Z">
        <w:r>
          <w:t xml:space="preserve">  - w:u w:val='words': </w:t>
        </w:r>
        <w:r>
          <w:rPr>
            <w:u w:val="words"/>
          </w:rPr>
          <w:t>Sample  text  with  spaces</w:t>
        </w:r>
      </w:ins>
    </w:p>
    <w:p w14:paraId="4CCC3F40" w14:textId="77777777" w:rsidR="002A3308" w:rsidRDefault="00475DF1">
      <w:pPr>
        <w:rPr>
          <w:ins w:id="47" w:author="Comparison" w:date="2026-08-04T06:08:00Z" w16du:dateUtc="2026-08-04T10:08:00Z"/>
        </w:rPr>
      </w:pPr>
      <w:ins w:id="48" w:author="Comparison" w:date="2026-08-04T06:08:00Z" w16du:dateUtc="2026-08-04T10:08:00Z">
        <w:r>
          <w:t xml:space="preserve">  - w:u w:val='double': </w:t>
        </w:r>
        <w:r>
          <w:rPr>
            <w:u w:val="double"/>
          </w:rPr>
          <w:t>Sample  text  with  spaces</w:t>
        </w:r>
      </w:ins>
    </w:p>
    <w:p w14:paraId="52A353F0" w14:textId="77777777" w:rsidR="002A3308" w:rsidRDefault="00475DF1">
      <w:pPr>
        <w:rPr>
          <w:ins w:id="49" w:author="Comparison" w:date="2026-08-04T06:08:00Z" w16du:dateUtc="2026-08-04T10:08:00Z"/>
        </w:rPr>
      </w:pPr>
      <w:ins w:id="50" w:author="Comparison" w:date="2026-08-04T06:08:00Z" w16du:dateUtc="2026-08-04T10:08:00Z">
        <w:r>
          <w:t xml:space="preserve">  - w:u w:val='thick': </w:t>
        </w:r>
        <w:r>
          <w:rPr>
            <w:u w:val="thick"/>
          </w:rPr>
          <w:t>Sample  text  with  spaces</w:t>
        </w:r>
      </w:ins>
    </w:p>
    <w:p w14:paraId="5ED80849" w14:textId="77777777" w:rsidR="002A3308" w:rsidRDefault="00475DF1">
      <w:pPr>
        <w:rPr>
          <w:ins w:id="51" w:author="Comparison" w:date="2026-08-04T06:08:00Z" w16du:dateUtc="2026-08-04T10:08:00Z"/>
        </w:rPr>
      </w:pPr>
      <w:ins w:id="52" w:author="Comparison" w:date="2026-08-04T06:08:00Z" w16du:dateUtc="2026-08-04T10:08:00Z">
        <w:r>
          <w:t xml:space="preserve">  - w:u w:val='dotted': </w:t>
        </w:r>
        <w:r>
          <w:rPr>
            <w:u w:val="dotted"/>
          </w:rPr>
          <w:t>Sample  text  with  spaces</w:t>
        </w:r>
      </w:ins>
    </w:p>
    <w:p w14:paraId="20C2BA27" w14:textId="77777777" w:rsidR="002A3308" w:rsidRDefault="00475DF1">
      <w:pPr>
        <w:rPr>
          <w:ins w:id="53" w:author="Comparison" w:date="2026-08-04T06:08:00Z" w16du:dateUtc="2026-08-04T10:08:00Z"/>
        </w:rPr>
      </w:pPr>
      <w:ins w:id="54" w:author="Comparison" w:date="2026-08-04T06:08:00Z" w16du:dateUtc="2026-08-04T10:08:00Z">
        <w:r>
          <w:t xml:space="preserve">  - w:u w:val='dottedHeavy': </w:t>
        </w:r>
        <w:r>
          <w:rPr>
            <w:u w:val="dottedHeavy"/>
          </w:rPr>
          <w:t>Sample  text  with  spaces</w:t>
        </w:r>
      </w:ins>
    </w:p>
    <w:p w14:paraId="696C37A4" w14:textId="77777777" w:rsidR="002A3308" w:rsidRDefault="00475DF1">
      <w:pPr>
        <w:rPr>
          <w:ins w:id="55" w:author="Comparison" w:date="2026-08-04T06:08:00Z" w16du:dateUtc="2026-08-04T10:08:00Z"/>
        </w:rPr>
      </w:pPr>
      <w:ins w:id="56" w:author="Comparison" w:date="2026-08-04T06:08:00Z" w16du:dateUtc="2026-08-04T10:08:00Z">
        <w:r>
          <w:t xml:space="preserve">  - w:u w:val='dash': </w:t>
        </w:r>
        <w:r>
          <w:rPr>
            <w:u w:val="dash"/>
          </w:rPr>
          <w:t>Sample  text  with  spaces</w:t>
        </w:r>
      </w:ins>
    </w:p>
    <w:p w14:paraId="779F87BC" w14:textId="77777777" w:rsidR="002A3308" w:rsidRDefault="00475DF1">
      <w:pPr>
        <w:rPr>
          <w:ins w:id="57" w:author="Comparison" w:date="2026-08-04T06:08:00Z" w16du:dateUtc="2026-08-04T10:08:00Z"/>
        </w:rPr>
      </w:pPr>
      <w:ins w:id="58" w:author="Comparison" w:date="2026-08-04T06:08:00Z" w16du:dateUtc="2026-08-04T10:08:00Z">
        <w:r>
          <w:t xml:space="preserve">  - w:u w:val='dashedHeavy': </w:t>
        </w:r>
        <w:r>
          <w:rPr>
            <w:u w:val="dashedHeavy"/>
          </w:rPr>
          <w:t>Sample  text  with  spaces</w:t>
        </w:r>
      </w:ins>
    </w:p>
    <w:p w14:paraId="3E272C7C" w14:textId="77777777" w:rsidR="002A3308" w:rsidRDefault="00475DF1">
      <w:pPr>
        <w:rPr>
          <w:ins w:id="59" w:author="Comparison" w:date="2026-08-04T06:08:00Z" w16du:dateUtc="2026-08-04T10:08:00Z"/>
        </w:rPr>
      </w:pPr>
      <w:ins w:id="60" w:author="Comparison" w:date="2026-08-04T06:08:00Z" w16du:dateUtc="2026-08-04T10:08:00Z">
        <w:r>
          <w:t xml:space="preserve">  - w:u w:val='dashLong': </w:t>
        </w:r>
        <w:r>
          <w:rPr>
            <w:u w:val="dashLong"/>
          </w:rPr>
          <w:t>Sample  text  with  spaces</w:t>
        </w:r>
      </w:ins>
    </w:p>
    <w:p w14:paraId="7FE26E2E" w14:textId="77777777" w:rsidR="002A3308" w:rsidRDefault="00475DF1">
      <w:pPr>
        <w:rPr>
          <w:ins w:id="61" w:author="Comparison" w:date="2026-08-04T06:08:00Z" w16du:dateUtc="2026-08-04T10:08:00Z"/>
        </w:rPr>
      </w:pPr>
      <w:ins w:id="62" w:author="Comparison" w:date="2026-08-04T06:08:00Z" w16du:dateUtc="2026-08-04T10:08:00Z">
        <w:r>
          <w:t xml:space="preserve">  - w:u w:val='dashLongHeavy': </w:t>
        </w:r>
        <w:r>
          <w:rPr>
            <w:u w:val="dashLongHeavy"/>
          </w:rPr>
          <w:t>Sample  text  with  spaces</w:t>
        </w:r>
      </w:ins>
    </w:p>
    <w:p w14:paraId="2CA9D273" w14:textId="77777777" w:rsidR="002A3308" w:rsidRDefault="00475DF1">
      <w:pPr>
        <w:rPr>
          <w:ins w:id="63" w:author="Comparison" w:date="2026-08-04T06:08:00Z" w16du:dateUtc="2026-08-04T10:08:00Z"/>
        </w:rPr>
      </w:pPr>
      <w:ins w:id="64" w:author="Comparison" w:date="2026-08-04T06:08:00Z" w16du:dateUtc="2026-08-04T10:08:00Z">
        <w:r>
          <w:t xml:space="preserve">  - w:u w:val='dotDash': </w:t>
        </w:r>
        <w:r>
          <w:rPr>
            <w:u w:val="dotDash"/>
          </w:rPr>
          <w:t>Sample  text  with  spaces</w:t>
        </w:r>
      </w:ins>
    </w:p>
    <w:p w14:paraId="09FB434C" w14:textId="77777777" w:rsidR="002A3308" w:rsidRDefault="00475DF1">
      <w:pPr>
        <w:rPr>
          <w:ins w:id="65" w:author="Comparison" w:date="2026-08-04T06:08:00Z" w16du:dateUtc="2026-08-04T10:08:00Z"/>
        </w:rPr>
      </w:pPr>
      <w:ins w:id="66" w:author="Comparison" w:date="2026-08-04T06:08:00Z" w16du:dateUtc="2026-08-04T10:08:00Z">
        <w:r>
          <w:t xml:space="preserve">  - w:u w:val='dashDotHeavy': </w:t>
        </w:r>
        <w:r>
          <w:rPr>
            <w:u w:val="dashDotHeavy"/>
          </w:rPr>
          <w:t>Sample  text  with  spaces</w:t>
        </w:r>
      </w:ins>
    </w:p>
    <w:p w14:paraId="075172F6" w14:textId="77777777" w:rsidR="002A3308" w:rsidRDefault="00475DF1">
      <w:pPr>
        <w:rPr>
          <w:ins w:id="67" w:author="Comparison" w:date="2026-08-04T06:08:00Z" w16du:dateUtc="2026-08-04T10:08:00Z"/>
        </w:rPr>
      </w:pPr>
      <w:ins w:id="68" w:author="Comparison" w:date="2026-08-04T06:08:00Z" w16du:dateUtc="2026-08-04T10:08:00Z">
        <w:r>
          <w:t xml:space="preserve">  - w:u w:val='dotDotDash': </w:t>
        </w:r>
        <w:r>
          <w:rPr>
            <w:u w:val="dotDotDash"/>
          </w:rPr>
          <w:t>Sample  text  with  spaces</w:t>
        </w:r>
      </w:ins>
    </w:p>
    <w:p w14:paraId="5AB3EB42" w14:textId="77777777" w:rsidR="002A3308" w:rsidRDefault="00475DF1">
      <w:pPr>
        <w:rPr>
          <w:ins w:id="69" w:author="Comparison" w:date="2026-08-04T06:08:00Z" w16du:dateUtc="2026-08-04T10:08:00Z"/>
        </w:rPr>
      </w:pPr>
      <w:ins w:id="70" w:author="Comparison" w:date="2026-08-04T06:08:00Z" w16du:dateUtc="2026-08-04T10:08:00Z">
        <w:r>
          <w:t xml:space="preserve">  - w:u w:val='dashDotDotHeavy': </w:t>
        </w:r>
        <w:r>
          <w:rPr>
            <w:u w:val="dashDotDotHeavy"/>
          </w:rPr>
          <w:t>Sample  text  with  spaces</w:t>
        </w:r>
      </w:ins>
    </w:p>
    <w:p w14:paraId="43551D0A" w14:textId="77777777" w:rsidR="002A3308" w:rsidRDefault="00475DF1">
      <w:pPr>
        <w:rPr>
          <w:ins w:id="71" w:author="Comparison" w:date="2026-08-04T06:08:00Z" w16du:dateUtc="2026-08-04T10:08:00Z"/>
        </w:rPr>
      </w:pPr>
      <w:ins w:id="72" w:author="Comparison" w:date="2026-08-04T06:08:00Z" w16du:dateUtc="2026-08-04T10:08:00Z">
        <w:r>
          <w:t xml:space="preserve">  - w:u w:val='wave': </w:t>
        </w:r>
        <w:r>
          <w:rPr>
            <w:u w:val="wave"/>
          </w:rPr>
          <w:t>Sample  text  with  spaces</w:t>
        </w:r>
      </w:ins>
    </w:p>
    <w:p w14:paraId="3347EF36" w14:textId="77777777" w:rsidR="002A3308" w:rsidRDefault="00475DF1">
      <w:pPr>
        <w:rPr>
          <w:ins w:id="73" w:author="Comparison" w:date="2026-08-04T06:08:00Z" w16du:dateUtc="2026-08-04T10:08:00Z"/>
        </w:rPr>
      </w:pPr>
      <w:ins w:id="74" w:author="Comparison" w:date="2026-08-04T06:08:00Z" w16du:dateUtc="2026-08-04T10:08:00Z">
        <w:r>
          <w:t xml:space="preserve">  - w:u w:val='wavyHeavy': </w:t>
        </w:r>
        <w:r>
          <w:rPr>
            <w:u w:val="wavyHeavy"/>
          </w:rPr>
          <w:t>Sample  text  with  spaces</w:t>
        </w:r>
      </w:ins>
    </w:p>
    <w:p w14:paraId="69B0B7A4" w14:textId="77777777" w:rsidR="002A3308" w:rsidRDefault="00475DF1">
      <w:pPr>
        <w:rPr>
          <w:ins w:id="75" w:author="Comparison" w:date="2026-08-04T06:08:00Z" w16du:dateUtc="2026-08-04T10:08:00Z"/>
        </w:rPr>
      </w:pPr>
      <w:ins w:id="76" w:author="Comparison" w:date="2026-08-04T06:08:00Z" w16du:dateUtc="2026-08-04T10:08:00Z">
        <w:r>
          <w:t xml:space="preserve">  - w:u w:val='wavyDouble': </w:t>
        </w:r>
        <w:r>
          <w:rPr>
            <w:u w:val="wavyDouble"/>
          </w:rPr>
          <w:t>Sample  text  with  spaces</w:t>
        </w:r>
      </w:ins>
    </w:p>
    <w:p w14:paraId="3B82044B" w14:textId="77777777" w:rsidR="002A3308" w:rsidRDefault="00475DF1">
      <w:pPr>
        <w:rPr>
          <w:ins w:id="77" w:author="Comparison" w:date="2026-08-04T06:08:00Z" w16du:dateUtc="2026-08-04T10:08:00Z"/>
        </w:rPr>
      </w:pPr>
      <w:ins w:id="78" w:author="Comparison" w:date="2026-08-04T06:08:00Z" w16du:dateUtc="2026-08-04T10:08:00Z">
        <w:r>
          <w:t xml:space="preserve">  - w:u w:val='none': </w:t>
        </w:r>
        <w:r>
          <w:t>Sample  text  with  spaces</w:t>
        </w:r>
      </w:ins>
    </w:p>
    <w:p w14:paraId="05EB7270" w14:textId="77777777" w:rsidR="002A3308" w:rsidRDefault="002A3308">
      <w:pPr>
        <w:rPr>
          <w:ins w:id="79" w:author="Comparison" w:date="2026-08-04T06:08:00Z" w16du:dateUtc="2026-08-04T10:08:00Z"/>
        </w:rPr>
      </w:pPr>
    </w:p>
    <w:p w14:paraId="3491E737" w14:textId="77777777" w:rsidR="002A3308" w:rsidRDefault="00475DF1">
      <w:pPr>
        <w:rPr>
          <w:ins w:id="80" w:author="Comparison" w:date="2026-08-04T06:08:00Z" w16du:dateUtc="2026-08-04T10:08:00Z"/>
        </w:rPr>
      </w:pPr>
      <w:ins w:id="81" w:author="Comparison" w:date="2026-08-04T06:08:00Z" w16du:dateUtc="2026-08-04T10:08:00Z">
        <w:r>
          <w:t>B) rStyle-only (character style rPr defines underline, no inline &lt;w:u&gt;):</w:t>
        </w:r>
      </w:ins>
    </w:p>
    <w:p w14:paraId="5C5FE91E" w14:textId="77777777" w:rsidR="002A3308" w:rsidRDefault="00475DF1">
      <w:pPr>
        <w:rPr>
          <w:ins w:id="82" w:author="Comparison" w:date="2026-08-04T06:08:00Z" w16du:dateUtc="2026-08-04T10:08:00Z"/>
        </w:rPr>
      </w:pPr>
      <w:ins w:id="83" w:author="Comparison" w:date="2026-08-04T06:08:00Z" w16du:dateUtc="2026-08-04T10:08:00Z">
        <w:r>
          <w:t xml:space="preserve">  - rStyle='SD_UnderlineSingleChar' =&gt; expect single underline: </w:t>
        </w:r>
        <w:r>
          <w:rPr>
            <w:rStyle w:val="SDUnderlineSingleChar"/>
          </w:rPr>
          <w:t>Styled underline (single)</w:t>
        </w:r>
      </w:ins>
    </w:p>
    <w:p w14:paraId="667F1051" w14:textId="77777777" w:rsidR="002A3308" w:rsidRDefault="00475DF1">
      <w:pPr>
        <w:rPr>
          <w:ins w:id="84" w:author="Comparison" w:date="2026-08-04T06:08:00Z" w16du:dateUtc="2026-08-04T10:08:00Z"/>
        </w:rPr>
      </w:pPr>
      <w:ins w:id="85" w:author="Comparison" w:date="2026-08-04T06:08:00Z" w16du:dateUtc="2026-08-04T10:08:00Z">
        <w:r>
          <w:t xml:space="preserve">  - rStyle='SD_UnderlineDoubleChar' =&gt; expect double underline: </w:t>
        </w:r>
        <w:r>
          <w:rPr>
            <w:rStyle w:val="SDUnderlineDoubleChar"/>
          </w:rPr>
          <w:t>Styled underline (double)</w:t>
        </w:r>
      </w:ins>
    </w:p>
    <w:p w14:paraId="33A1ED43" w14:textId="77777777" w:rsidR="002A3308" w:rsidRDefault="00475DF1">
      <w:pPr>
        <w:rPr>
          <w:ins w:id="86" w:author="Comparison" w:date="2026-08-04T06:08:00Z" w16du:dateUtc="2026-08-04T10:08:00Z"/>
        </w:rPr>
      </w:pPr>
      <w:ins w:id="87" w:author="Comparison" w:date="2026-08-04T06:08:00Z" w16du:dateUtc="2026-08-04T10:08:00Z">
        <w:r>
          <w:lastRenderedPageBreak/>
          <w:t xml:space="preserve">  - rStyle='SD_UnderlineNoneChar' =&gt; expect no underline: </w:t>
        </w:r>
        <w:r>
          <w:rPr>
            <w:rStyle w:val="SDUnderlineNoneChar"/>
          </w:rPr>
          <w:t>Styled underline (none)</w:t>
        </w:r>
      </w:ins>
    </w:p>
    <w:p w14:paraId="6617E427" w14:textId="77777777" w:rsidR="002A3308" w:rsidRDefault="002A3308">
      <w:pPr>
        <w:rPr>
          <w:ins w:id="88" w:author="Comparison" w:date="2026-08-04T06:08:00Z" w16du:dateUtc="2026-08-04T10:08:00Z"/>
        </w:rPr>
      </w:pPr>
    </w:p>
    <w:p w14:paraId="3D988A94" w14:textId="77777777" w:rsidR="002A3308" w:rsidRDefault="00475DF1">
      <w:pPr>
        <w:rPr>
          <w:ins w:id="89" w:author="Comparison" w:date="2026-08-04T06:08:00Z" w16du:dateUtc="2026-08-04T10:08:00Z"/>
        </w:rPr>
      </w:pPr>
      <w:ins w:id="90" w:author="Comparison" w:date="2026-08-04T06:08:00Z" w16du:dateUtc="2026-08-04T10:08:00Z">
        <w:r>
          <w:t>C) rStyle + inline &lt;w:u&gt; combinations (inline overrides style):</w:t>
        </w:r>
      </w:ins>
    </w:p>
    <w:p w14:paraId="20092483" w14:textId="77777777" w:rsidR="002A3308" w:rsidRDefault="00475DF1">
      <w:pPr>
        <w:rPr>
          <w:ins w:id="91" w:author="Comparison" w:date="2026-08-04T06:08:00Z" w16du:dateUtc="2026-08-04T10:08:00Z"/>
        </w:rPr>
      </w:pPr>
      <w:ins w:id="92" w:author="Comparison" w:date="2026-08-04T06:08:00Z" w16du:dateUtc="2026-08-04T10:08:00Z">
        <w:r>
          <w:t xml:space="preserve">  - rStyle='SD_UnderlineSingleChar' + w:u='none' =&gt; expect NOT underlined: </w:t>
        </w:r>
        <w:r>
          <w:rPr>
            <w:rStyle w:val="SDUnderlineSingleChar"/>
          </w:rPr>
          <w:t>Style single, inline none cancels</w:t>
        </w:r>
      </w:ins>
    </w:p>
    <w:p w14:paraId="19CA79C7" w14:textId="77777777" w:rsidR="002A3308" w:rsidRDefault="00475DF1">
      <w:pPr>
        <w:rPr>
          <w:ins w:id="93" w:author="Comparison" w:date="2026-08-04T06:08:00Z" w16du:dateUtc="2026-08-04T10:08:00Z"/>
        </w:rPr>
      </w:pPr>
      <w:ins w:id="94" w:author="Comparison" w:date="2026-08-04T06:08:00Z" w16du:dateUtc="2026-08-04T10:08:00Z">
        <w:r>
          <w:t xml:space="preserve">  - rStyle='SD_UnderlineNoneChar' + w:u='wavyDouble' =&gt; expect wavy double: </w:t>
        </w:r>
        <w:r>
          <w:rPr>
            <w:rStyle w:val="SDUnderlineNoneChar"/>
            <w:u w:val="wavyDouble"/>
          </w:rPr>
          <w:t>Style none, inline wavyDouble applies</w:t>
        </w:r>
      </w:ins>
    </w:p>
    <w:p w14:paraId="07AE8603" w14:textId="77777777" w:rsidR="002A3308" w:rsidRDefault="00475DF1">
      <w:pPr>
        <w:rPr>
          <w:ins w:id="95" w:author="Comparison" w:date="2026-08-04T06:08:00Z" w16du:dateUtc="2026-08-04T10:08:00Z"/>
        </w:rPr>
      </w:pPr>
      <w:ins w:id="96" w:author="Comparison" w:date="2026-08-04T06:08:00Z" w16du:dateUtc="2026-08-04T10:08:00Z">
        <w:r>
          <w:t xml:space="preserve">  - rStyle='SD_UnderlineDoubleChar' + w:u='dash' =&gt; expect dashed: </w:t>
        </w:r>
        <w:r>
          <w:rPr>
            <w:rStyle w:val="SDUnderlineDoubleChar"/>
            <w:u w:val="dash"/>
          </w:rPr>
          <w:t>Style double, inline dash wins</w:t>
        </w:r>
      </w:ins>
    </w:p>
    <w:p w14:paraId="4D57D5D7" w14:textId="77777777" w:rsidR="002A3308" w:rsidRDefault="002A3308">
      <w:pPr>
        <w:rPr>
          <w:ins w:id="97" w:author="Comparison" w:date="2026-08-04T06:08:00Z" w16du:dateUtc="2026-08-04T10:08:00Z"/>
        </w:rPr>
      </w:pPr>
    </w:p>
    <w:p w14:paraId="3DB36E26" w14:textId="77777777" w:rsidR="002A3308" w:rsidRDefault="00475DF1">
      <w:pPr>
        <w:rPr>
          <w:ins w:id="98" w:author="Comparison" w:date="2026-08-04T06:08:00Z" w16du:dateUtc="2026-08-04T10:08:00Z"/>
        </w:rPr>
      </w:pPr>
      <w:ins w:id="99" w:author="Comparison" w:date="2026-08-04T06:08:00Z" w16du:dateUtc="2026-08-04T10:08:00Z">
        <w:r>
          <w:t>D) Linked style pair (paragraph+character) demonstrations:</w:t>
        </w:r>
      </w:ins>
    </w:p>
    <w:p w14:paraId="279587DD" w14:textId="77777777" w:rsidR="002A3308" w:rsidRDefault="00475DF1">
      <w:pPr>
        <w:rPr>
          <w:ins w:id="100" w:author="Comparison" w:date="2026-08-04T06:08:00Z" w16du:dateUtc="2026-08-04T10:08:00Z"/>
        </w:rPr>
      </w:pPr>
      <w:ins w:id="101" w:author="Comparison" w:date="2026-08-04T06:08:00Z" w16du:dateUtc="2026-08-04T10:08:00Z">
        <w:r>
          <w:t xml:space="preserve">  - rStyle='SD_LinkedUnderlineHeadingChar' (character side) =&gt; expect single underline: </w:t>
        </w:r>
        <w:r>
          <w:rPr>
            <w:rStyle w:val="SDLinkedUnderlineHeadingChar"/>
          </w:rPr>
          <w:t>Linked Char style applied to run</w:t>
        </w:r>
      </w:ins>
    </w:p>
    <w:p w14:paraId="2E89FDE1" w14:textId="77777777" w:rsidR="002A3308" w:rsidRDefault="00475DF1">
      <w:pPr>
        <w:rPr>
          <w:ins w:id="102" w:author="Comparison" w:date="2026-08-04T06:08:00Z" w16du:dateUtc="2026-08-04T10:08:00Z"/>
        </w:rPr>
      </w:pPr>
      <w:ins w:id="103" w:author="Comparison" w:date="2026-08-04T06:08:00Z" w16du:dateUtc="2026-08-04T10:08:00Z">
        <w:r>
          <w:t xml:space="preserve">  - rStyle='SD_LinkedUnderlineHeadingChar' + w:u='none' =&gt; expect NOT underlined: </w:t>
        </w:r>
        <w:r>
          <w:rPr>
            <w:rStyle w:val="SDLinkedUnderlineHeadingChar"/>
          </w:rPr>
          <w:t>Linked Char style overridden off</w:t>
        </w:r>
      </w:ins>
    </w:p>
    <w:p w14:paraId="7EDD7D59" w14:textId="77777777" w:rsidR="002A3308" w:rsidRDefault="00475DF1">
      <w:pPr>
        <w:pStyle w:val="SDLinkedUnderlineHeading"/>
        <w:rPr>
          <w:ins w:id="104" w:author="Comparison" w:date="2026-08-04T06:08:00Z" w16du:dateUtc="2026-08-04T10:08:00Z"/>
        </w:rPr>
      </w:pPr>
      <w:ins w:id="105" w:author="Comparison" w:date="2026-08-04T06:08:00Z" w16du:dateUtc="2026-08-04T10:08:00Z">
        <w:r>
          <w:t xml:space="preserve">  - pStyle='SD_LinkedUnderlineHeading' + inline 'dashLongHeavy' on part of the line: </w:t>
        </w:r>
        <w:r>
          <w:rPr>
            <w:u w:val="dashLongHeavy"/>
          </w:rPr>
          <w:t>This part should be dashLongHeavy</w:t>
        </w:r>
      </w:ins>
    </w:p>
    <w:p w14:paraId="121EACA8" w14:textId="77777777" w:rsidR="002A3308" w:rsidRDefault="002A3308">
      <w:pPr>
        <w:rPr>
          <w:ins w:id="106" w:author="Comparison" w:date="2026-08-04T06:08:00Z" w16du:dateUtc="2026-08-04T10:08:00Z"/>
        </w:rPr>
      </w:pPr>
    </w:p>
    <w:p w14:paraId="3DD25D1B" w14:textId="77777777" w:rsidR="002A3308" w:rsidRDefault="00475DF1">
      <w:pPr>
        <w:rPr>
          <w:ins w:id="107" w:author="Comparison" w:date="2026-08-04T06:08:00Z" w16du:dateUtc="2026-08-04T10:08:00Z"/>
        </w:rPr>
      </w:pPr>
      <w:ins w:id="108" w:author="Comparison" w:date="2026-08-04T06:08:00Z" w16du:dateUtc="2026-08-04T10:08:00Z">
        <w:r>
          <w:t>E) Underline color/theme examples:</w:t>
        </w:r>
      </w:ins>
    </w:p>
    <w:p w14:paraId="4A4AB7DD" w14:textId="77777777" w:rsidR="002A3308" w:rsidRDefault="00475DF1">
      <w:pPr>
        <w:rPr>
          <w:ins w:id="109" w:author="Comparison" w:date="2026-08-04T06:08:00Z" w16du:dateUtc="2026-08-04T10:08:00Z"/>
        </w:rPr>
      </w:pPr>
      <w:ins w:id="110" w:author="Comparison" w:date="2026-08-04T06:08:00Z" w16du:dateUtc="2026-08-04T10:08:00Z">
        <w:r>
          <w:t xml:space="preserve">  - w:u w:val='single' w:color='FF0000' (red underline): </w:t>
        </w:r>
        <w:r>
          <w:rPr>
            <w:u w:val="single" w:color="FF0000"/>
          </w:rPr>
          <w:t>Red underline sample</w:t>
        </w:r>
      </w:ins>
    </w:p>
    <w:p w14:paraId="2F7C7812" w14:textId="77777777" w:rsidR="002A3308" w:rsidRDefault="00475DF1">
      <w:pPr>
        <w:rPr>
          <w:ins w:id="111" w:author="Comparison" w:date="2026-08-04T06:08:00Z" w16du:dateUtc="2026-08-04T10:08:00Z"/>
        </w:rPr>
      </w:pPr>
      <w:ins w:id="112" w:author="Comparison" w:date="2026-08-04T06:08:00Z" w16du:dateUtc="2026-08-04T10:08:00Z">
        <w:r>
          <w:t xml:space="preserve">  - w:u w:val='wave' w:themeColor='accent1' (theme-based underline color): </w:t>
        </w:r>
        <w:r>
          <w:rPr>
            <w:u w:val="wave" w:color="156082" w:themeColor="accent1"/>
          </w:rPr>
          <w:t>Theme-colored wave underline sample</w:t>
        </w:r>
      </w:ins>
    </w:p>
    <w:p w14:paraId="55171BC3" w14:textId="77777777" w:rsidR="002A3308" w:rsidRDefault="002A3308">
      <w:pPr>
        <w:rPr>
          <w:ins w:id="113" w:author="Comparison" w:date="2026-08-04T06:08:00Z" w16du:dateUtc="2026-08-04T10:08:00Z"/>
        </w:rPr>
      </w:pPr>
    </w:p>
    <w:p w14:paraId="7290DDC8" w14:textId="77777777" w:rsidR="002A3308" w:rsidRDefault="00475DF1">
      <w:pPr>
        <w:rPr>
          <w:ins w:id="114" w:author="Comparison" w:date="2026-08-04T06:08:00Z" w16du:dateUtc="2026-08-04T10:08:00Z"/>
        </w:rPr>
      </w:pPr>
      <w:ins w:id="115" w:author="Comparison" w:date="2026-08-04T06:08:00Z" w16du:dateUtc="2026-08-04T10:08:00Z">
        <w:r>
          <w:t>Table examples (varied underline styles):</w:t>
        </w:r>
      </w:ins>
    </w:p>
    <w:p w14:paraId="21A2098D" w14:textId="77777777" w:rsidR="00540B8E" w:rsidRDefault="005314F1" w:rsidP="00AC72FF">
      <w:pPr>
        <w:pStyle w:val="DocumentTitle"/>
        <w:rPr>
          <w:del w:id="116" w:author="Comparison" w:date="2026-08-04T06:08:00Z" w16du:dateUtc="2026-08-04T10:08:00Z"/>
        </w:rPr>
      </w:pPr>
      <w:del w:id="117" w:author="Comparison" w:date="2026-08-04T06:08:00Z" w16du:dateUtc="2026-08-04T10:08:00Z">
        <w:r>
          <w:delText>ut et et labore</w:delText>
        </w:r>
      </w:del>
    </w:p>
    <w:p w14:paraId="60552A08" w14:textId="77777777" w:rsidR="00540B8E" w:rsidRDefault="00540B8E" w:rsidP="00AC72FF">
      <w:pPr>
        <w:pStyle w:val="DocumentTitle"/>
        <w:rPr>
          <w:del w:id="118" w:author="Comparison" w:date="2026-08-04T06:08:00Z" w16du:dateUtc="2026-08-04T10:08:00Z"/>
        </w:rPr>
      </w:pPr>
    </w:p>
    <w:p w14:paraId="3E3A5D82" w14:textId="77777777" w:rsidR="00540B8E" w:rsidRDefault="00540B8E" w:rsidP="00AC72FF">
      <w:pPr>
        <w:pStyle w:val="DocumentTitle"/>
        <w:rPr>
          <w:del w:id="119" w:author="Comparison" w:date="2026-08-04T06:08:00Z" w16du:dateUtc="2026-08-04T10:08:00Z"/>
        </w:rPr>
      </w:pPr>
    </w:p>
    <w:p w14:paraId="60220D94" w14:textId="77777777" w:rsidR="00540B8E" w:rsidRDefault="00540B8E">
      <w:pPr>
        <w:pStyle w:val="TitlePage"/>
        <w:rPr>
          <w:del w:id="120" w:author="Comparison" w:date="2026-08-04T06:08:00Z" w16du:dateUtc="2026-08-04T10:08:00Z"/>
        </w:rPr>
      </w:pPr>
    </w:p>
    <w:p w14:paraId="156FE04D" w14:textId="77777777" w:rsidR="00540B8E" w:rsidRDefault="005314F1">
      <w:pPr>
        <w:pStyle w:val="TitlePage"/>
        <w:rPr>
          <w:del w:id="121" w:author="Comparison" w:date="2026-08-04T06:08:00Z" w16du:dateUtc="2026-08-04T10:08:00Z"/>
        </w:rPr>
      </w:pPr>
      <w:del w:id="122" w:author="Comparison" w:date="2026-08-04T06:08:00Z" w16du:dateUtc="2026-08-04T10:08:00Z">
        <w:r>
          <w:delText>dolor 10, 2026</w:delText>
        </w:r>
      </w:del>
    </w:p>
    <w:p w14:paraId="7FFCB546" w14:textId="77777777" w:rsidR="00540B8E" w:rsidRDefault="00540B8E">
      <w:pPr>
        <w:pStyle w:val="TitlePage"/>
        <w:rPr>
          <w:del w:id="123" w:author="Comparison" w:date="2026-08-04T06:08:00Z" w16du:dateUtc="2026-08-04T10:08:00Z"/>
        </w:rPr>
      </w:pPr>
    </w:p>
    <w:p w14:paraId="1CC32D53" w14:textId="77777777" w:rsidR="00540B8E" w:rsidRDefault="00540B8E">
      <w:pPr>
        <w:pStyle w:val="TitlePage"/>
        <w:rPr>
          <w:del w:id="124" w:author="Comparison" w:date="2026-08-04T06:08:00Z" w16du:dateUtc="2026-08-04T10:08:00Z"/>
        </w:rPr>
      </w:pPr>
    </w:p>
    <w:p w14:paraId="06AE9C67" w14:textId="77777777" w:rsidR="00540B8E" w:rsidRDefault="005314F1">
      <w:pPr>
        <w:keepNext/>
        <w:spacing w:before="40" w:after="40"/>
        <w:jc w:val="center"/>
        <w:rPr>
          <w:del w:id="125" w:author="Comparison" w:date="2026-08-04T06:08:00Z" w16du:dateUtc="2026-08-04T10:08:00Z"/>
          <w:rFonts w:ascii="Arial" w:hAnsi="Arial" w:cs="Arial"/>
        </w:rPr>
      </w:pPr>
      <w:del w:id="126" w:author="Comparison" w:date="2026-08-04T06:08:00Z" w16du:dateUtc="2026-08-04T10:08:00Z">
        <w:r>
          <w:rPr>
            <w:rFonts w:ascii="Arial" w:hAnsi="Arial" w:cs="Arial"/>
          </w:rPr>
          <w:delText>sit dolore, adipiscing eiusmod ut</w:delText>
        </w:r>
      </w:del>
    </w:p>
    <w:p w14:paraId="73B2C753" w14:textId="77777777" w:rsidR="00540B8E" w:rsidRDefault="005314F1">
      <w:pPr>
        <w:keepNext/>
        <w:spacing w:before="40" w:after="40"/>
        <w:jc w:val="center"/>
        <w:rPr>
          <w:del w:id="127" w:author="Comparison" w:date="2026-08-04T06:08:00Z" w16du:dateUtc="2026-08-04T10:08:00Z"/>
          <w:rFonts w:ascii="Arial" w:hAnsi="Arial" w:cs="Arial"/>
          <w:spacing w:val="20"/>
          <w:sz w:val="12"/>
        </w:rPr>
      </w:pPr>
      <w:del w:id="128" w:author="Comparison" w:date="2026-08-04T06:08:00Z" w16du:dateUtc="2026-08-04T10:08:00Z">
        <w:r>
          <w:rPr>
            <w:rFonts w:ascii="Arial" w:hAnsi="Arial" w:cs="Arial"/>
            <w:spacing w:val="20"/>
            <w:sz w:val="12"/>
          </w:rPr>
          <w:delText>do labore eiusmod</w:delText>
        </w:r>
      </w:del>
    </w:p>
    <w:p w14:paraId="2C95A5ED" w14:textId="77777777" w:rsidR="00540B8E" w:rsidRDefault="005314F1">
      <w:pPr>
        <w:keepNext/>
        <w:spacing w:line="240" w:lineRule="atLeast"/>
        <w:jc w:val="center"/>
        <w:rPr>
          <w:del w:id="129" w:author="Comparison" w:date="2026-08-04T06:08:00Z" w16du:dateUtc="2026-08-04T10:08: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del w:id="130" w:author="Comparison" w:date="2026-08-04T06:08:00Z" w16du:dateUtc="2026-08-04T10:08:00Z">
        <w:r>
          <w:rPr>
            <w:rFonts w:ascii="Arial" w:hAnsi="Arial" w:cs="Arial"/>
            <w:spacing w:val="24"/>
            <w:sz w:val="16"/>
          </w:rPr>
          <w:delText>1363 ipsum eiusmod, magna 8</w:delText>
        </w:r>
        <w:r>
          <w:rPr>
            <w:rFonts w:ascii="Arial" w:hAnsi="Arial" w:cs="Arial"/>
            <w:spacing w:val="24"/>
            <w:sz w:val="16"/>
          </w:rPr>
          <w:br/>
          <w:delText>eiusmod, dolor 93003</w:delText>
        </w:r>
      </w:del>
    </w:p>
    <w:p w14:paraId="040B48CC" w14:textId="77777777" w:rsidR="00540B8E" w:rsidRDefault="005314F1">
      <w:pPr>
        <w:pStyle w:val="TitleDocument"/>
        <w:rPr>
          <w:del w:id="131" w:author="Comparison" w:date="2026-08-04T06:08:00Z" w16du:dateUtc="2026-08-04T10:08:00Z"/>
        </w:rPr>
      </w:pPr>
      <w:bookmarkStart w:id="132" w:name="WCTOCHeading"/>
      <w:del w:id="133" w:author="Comparison" w:date="2026-08-04T06:08:00Z" w16du:dateUtc="2026-08-04T10:08:00Z">
        <w:r>
          <w:delText>eiusmod elit sit ipsum</w:delText>
        </w:r>
        <w:bookmarkEnd w:id="132"/>
      </w:del>
    </w:p>
    <w:p w14:paraId="3FF46977" w14:textId="77777777" w:rsidR="00540B8E" w:rsidRDefault="005314F1">
      <w:pPr>
        <w:pStyle w:val="DocumentTOC"/>
        <w:rPr>
          <w:del w:id="134" w:author="Comparison" w:date="2026-08-04T06:08:00Z" w16du:dateUtc="2026-08-04T10:08:00Z"/>
        </w:rPr>
      </w:pPr>
      <w:del w:id="135" w:author="Comparison" w:date="2026-08-04T06:08:00Z" w16du:dateUtc="2026-08-04T10:08:00Z">
        <w:r>
          <w:delText>adipiscing elit ut</w:delText>
        </w:r>
      </w:del>
    </w:p>
    <w:p w14:paraId="1E7ECC48" w14:textId="77777777" w:rsidR="00540B8E" w:rsidRDefault="00540B8E">
      <w:pPr>
        <w:rPr>
          <w:del w:id="136" w:author="Comparison" w:date="2026-08-04T06:08:00Z" w16du:dateUtc="2026-08-04T10:08:00Z"/>
        </w:rPr>
      </w:pPr>
    </w:p>
    <w:p w14:paraId="016F95AA" w14:textId="77777777" w:rsidR="00540B5B" w:rsidRDefault="00540B5B">
      <w:pPr>
        <w:pStyle w:val="TOC1"/>
        <w:rPr>
          <w:del w:id="137"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138" w:author="Comparison" w:date="2026-08-04T06:08:00Z" w16du:dateUtc="2026-08-04T10:08:00Z">
        <w:r>
          <w:fldChar w:fldCharType="begin"/>
        </w:r>
        <w:r>
          <w:delInstrText xml:space="preserve"> TOC \h \z \t "Título 1;1;Título 2;2" </w:delInstrText>
        </w:r>
        <w:r>
          <w:fldChar w:fldCharType="separate"/>
        </w:r>
        <w:r>
          <w:fldChar w:fldCharType="begin"/>
        </w:r>
        <w:r>
          <w:delInstrText>HYPERLINK \l "_Toc218523778"</w:delInstrText>
        </w:r>
        <w:r>
          <w:fldChar w:fldCharType="separate"/>
        </w:r>
        <w:r w:rsidRPr="001302A5">
          <w:rPr>
            <w:rStyle w:val="Hyperlink"/>
            <w:noProof/>
          </w:rPr>
          <w:delText>aliqua aliqua sit consectetur ipsum</w:delText>
        </w:r>
        <w:r>
          <w:rPr>
            <w:noProof/>
            <w:webHidden/>
          </w:rPr>
          <w:tab/>
        </w:r>
        <w:r>
          <w:rPr>
            <w:noProof/>
            <w:webHidden/>
          </w:rPr>
          <w:fldChar w:fldCharType="begin"/>
        </w:r>
        <w:r>
          <w:rPr>
            <w:noProof/>
            <w:webHidden/>
          </w:rPr>
          <w:delInstrText xml:space="preserve"> PAGEREF _Toc218523778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30CD5461" w14:textId="77777777" w:rsidR="00540B5B" w:rsidRDefault="00540B5B">
      <w:pPr>
        <w:pStyle w:val="TOC2"/>
        <w:rPr>
          <w:del w:id="13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40" w:author="Comparison" w:date="2026-08-04T06:08:00Z" w16du:dateUtc="2026-08-04T10:08:00Z">
        <w:r>
          <w:fldChar w:fldCharType="begin"/>
        </w:r>
        <w:r>
          <w:delInstrText>HYPERLINK \l "_Toc218523779"</w:delInstrText>
        </w:r>
        <w:r>
          <w:fldChar w:fldCharType="separate"/>
        </w:r>
        <w:r w:rsidRPr="001302A5">
          <w:rPr>
            <w:rStyle w:val="Hyperlink"/>
            <w:noProof/>
          </w:rPr>
          <w:delText>lorem 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_Toc218523779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502ADADD" w14:textId="77777777" w:rsidR="00540B5B" w:rsidRDefault="00540B5B">
      <w:pPr>
        <w:pStyle w:val="TOC2"/>
        <w:rPr>
          <w:del w:id="14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42" w:author="Comparison" w:date="2026-08-04T06:08:00Z" w16du:dateUtc="2026-08-04T10:08:00Z">
        <w:r>
          <w:fldChar w:fldCharType="begin"/>
        </w:r>
        <w:r>
          <w:delInstrText>HYPERLINK \l "_Toc218523780"</w:delInstrText>
        </w:r>
        <w:r>
          <w:fldChar w:fldCharType="separate"/>
        </w:r>
        <w:r w:rsidRPr="001302A5">
          <w:rPr>
            <w:rStyle w:val="Hyperlink"/>
            <w:noProof/>
          </w:rPr>
          <w:delText>lorem 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dolor elit consectetur</w:delText>
        </w:r>
        <w:r>
          <w:rPr>
            <w:noProof/>
            <w:webHidden/>
          </w:rPr>
          <w:tab/>
        </w:r>
        <w:r>
          <w:rPr>
            <w:noProof/>
            <w:webHidden/>
          </w:rPr>
          <w:fldChar w:fldCharType="begin"/>
        </w:r>
        <w:r>
          <w:rPr>
            <w:noProof/>
            <w:webHidden/>
          </w:rPr>
          <w:delInstrText xml:space="preserve"> PAGEREF _Toc218523780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171B3C86" w14:textId="77777777" w:rsidR="00540B5B" w:rsidRDefault="00540B5B">
      <w:pPr>
        <w:pStyle w:val="TOC2"/>
        <w:rPr>
          <w:del w:id="14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44" w:author="Comparison" w:date="2026-08-04T06:08:00Z" w16du:dateUtc="2026-08-04T10:08:00Z">
        <w:r>
          <w:fldChar w:fldCharType="begin"/>
        </w:r>
        <w:r>
          <w:delInstrText>HYPERLINK \l "_Toc218523781"</w:delInstrText>
        </w:r>
        <w:r>
          <w:fldChar w:fldCharType="separate"/>
        </w:r>
        <w:r w:rsidRPr="001302A5">
          <w:rPr>
            <w:rStyle w:val="Hyperlink"/>
            <w:noProof/>
          </w:rPr>
          <w:delText>lorem 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adipiscing do consectetur ipsum</w:delText>
        </w:r>
        <w:r>
          <w:rPr>
            <w:noProof/>
            <w:webHidden/>
          </w:rPr>
          <w:tab/>
        </w:r>
        <w:r>
          <w:rPr>
            <w:noProof/>
            <w:webHidden/>
          </w:rPr>
          <w:fldChar w:fldCharType="begin"/>
        </w:r>
        <w:r>
          <w:rPr>
            <w:noProof/>
            <w:webHidden/>
          </w:rPr>
          <w:delInstrText xml:space="preserve"> PAGEREF _Toc218523781 \h </w:delInstrText>
        </w:r>
        <w:r>
          <w:rPr>
            <w:noProof/>
            <w:webHidden/>
          </w:rPr>
        </w:r>
        <w:r>
          <w:rPr>
            <w:noProof/>
            <w:webHidden/>
          </w:rPr>
          <w:fldChar w:fldCharType="separate"/>
        </w:r>
        <w:r>
          <w:rPr>
            <w:noProof/>
            <w:webHidden/>
          </w:rPr>
          <w:delText>1-2</w:delText>
        </w:r>
        <w:r>
          <w:rPr>
            <w:noProof/>
            <w:webHidden/>
          </w:rPr>
          <w:fldChar w:fldCharType="end"/>
        </w:r>
        <w:r>
          <w:fldChar w:fldCharType="end"/>
        </w:r>
      </w:del>
    </w:p>
    <w:p w14:paraId="0AED8F97" w14:textId="77777777" w:rsidR="00540B5B" w:rsidRDefault="00540B5B">
      <w:pPr>
        <w:pStyle w:val="TOC2"/>
        <w:rPr>
          <w:del w:id="14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46" w:author="Comparison" w:date="2026-08-04T06:08:00Z" w16du:dateUtc="2026-08-04T10:08:00Z">
        <w:r>
          <w:fldChar w:fldCharType="begin"/>
        </w:r>
        <w:r>
          <w:delInstrText>HYPERLINK \l "_Toc218523782"</w:delInstrText>
        </w:r>
        <w:r>
          <w:fldChar w:fldCharType="separate"/>
        </w:r>
        <w:r w:rsidRPr="001302A5">
          <w:rPr>
            <w:rStyle w:val="Hyperlink"/>
            <w:noProof/>
          </w:rPr>
          <w:delText>lorem 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et dolor lorem labore elit</w:delText>
        </w:r>
        <w:r>
          <w:rPr>
            <w:noProof/>
            <w:webHidden/>
          </w:rPr>
          <w:tab/>
        </w:r>
        <w:r>
          <w:rPr>
            <w:noProof/>
            <w:webHidden/>
          </w:rPr>
          <w:fldChar w:fldCharType="begin"/>
        </w:r>
        <w:r>
          <w:rPr>
            <w:noProof/>
            <w:webHidden/>
          </w:rPr>
          <w:delInstrText xml:space="preserve"> PAGEREF _Toc218523782 \h </w:delInstrText>
        </w:r>
        <w:r>
          <w:rPr>
            <w:noProof/>
            <w:webHidden/>
          </w:rPr>
        </w:r>
        <w:r>
          <w:rPr>
            <w:noProof/>
            <w:webHidden/>
          </w:rPr>
          <w:fldChar w:fldCharType="separate"/>
        </w:r>
        <w:r>
          <w:rPr>
            <w:noProof/>
            <w:webHidden/>
          </w:rPr>
          <w:delText>1-3</w:delText>
        </w:r>
        <w:r>
          <w:rPr>
            <w:noProof/>
            <w:webHidden/>
          </w:rPr>
          <w:fldChar w:fldCharType="end"/>
        </w:r>
        <w:r>
          <w:fldChar w:fldCharType="end"/>
        </w:r>
      </w:del>
    </w:p>
    <w:p w14:paraId="56AA3C17" w14:textId="77777777" w:rsidR="00540B5B" w:rsidRDefault="00540B5B">
      <w:pPr>
        <w:pStyle w:val="TOC2"/>
        <w:rPr>
          <w:del w:id="14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48" w:author="Comparison" w:date="2026-08-04T06:08:00Z" w16du:dateUtc="2026-08-04T10:08:00Z">
        <w:r>
          <w:fldChar w:fldCharType="begin"/>
        </w:r>
        <w:r>
          <w:delInstrText>HYPERLINK \l "_Toc218523783"</w:delInstrText>
        </w:r>
        <w:r>
          <w:fldChar w:fldCharType="separate"/>
        </w:r>
        <w:r w:rsidRPr="001302A5">
          <w:rPr>
            <w:rStyle w:val="Hyperlink"/>
            <w:noProof/>
          </w:rPr>
          <w:delText>lorem 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ipsum et</w:delText>
        </w:r>
        <w:r>
          <w:rPr>
            <w:noProof/>
            <w:webHidden/>
          </w:rPr>
          <w:tab/>
        </w:r>
        <w:r>
          <w:rPr>
            <w:noProof/>
            <w:webHidden/>
          </w:rPr>
          <w:fldChar w:fldCharType="begin"/>
        </w:r>
        <w:r>
          <w:rPr>
            <w:noProof/>
            <w:webHidden/>
          </w:rPr>
          <w:delInstrText xml:space="preserve"> PAGEREF _Toc218523783 \h </w:delInstrText>
        </w:r>
        <w:r>
          <w:rPr>
            <w:noProof/>
            <w:webHidden/>
          </w:rPr>
        </w:r>
        <w:r>
          <w:rPr>
            <w:noProof/>
            <w:webHidden/>
          </w:rPr>
          <w:fldChar w:fldCharType="separate"/>
        </w:r>
        <w:r>
          <w:rPr>
            <w:noProof/>
            <w:webHidden/>
          </w:rPr>
          <w:delText>1-5</w:delText>
        </w:r>
        <w:r>
          <w:rPr>
            <w:noProof/>
            <w:webHidden/>
          </w:rPr>
          <w:fldChar w:fldCharType="end"/>
        </w:r>
        <w:r>
          <w:fldChar w:fldCharType="end"/>
        </w:r>
      </w:del>
    </w:p>
    <w:p w14:paraId="5BD02CF3" w14:textId="77777777" w:rsidR="00540B5B" w:rsidRDefault="00540B5B">
      <w:pPr>
        <w:pStyle w:val="TOC1"/>
        <w:rPr>
          <w:del w:id="149"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150" w:author="Comparison" w:date="2026-08-04T06:08:00Z" w16du:dateUtc="2026-08-04T10:08:00Z">
        <w:r>
          <w:fldChar w:fldCharType="begin"/>
        </w:r>
        <w:r>
          <w:delInstrText>HYPERLINK \l "_Toc218523784"</w:delInstrText>
        </w:r>
        <w:r>
          <w:fldChar w:fldCharType="separate"/>
        </w:r>
        <w:r w:rsidRPr="001302A5">
          <w:rPr>
            <w:rStyle w:val="Hyperlink"/>
            <w:noProof/>
          </w:rPr>
          <w:delText>aliqua lorem sit adipiscing</w:delText>
        </w:r>
        <w:r>
          <w:rPr>
            <w:noProof/>
            <w:webHidden/>
          </w:rPr>
          <w:tab/>
        </w:r>
        <w:r>
          <w:rPr>
            <w:noProof/>
            <w:webHidden/>
          </w:rPr>
          <w:fldChar w:fldCharType="begin"/>
        </w:r>
        <w:r>
          <w:rPr>
            <w:noProof/>
            <w:webHidden/>
          </w:rPr>
          <w:delInstrText xml:space="preserve"> PAGEREF _Toc218523784 \h </w:delInstrText>
        </w:r>
        <w:r>
          <w:rPr>
            <w:noProof/>
            <w:webHidden/>
          </w:rPr>
        </w:r>
        <w:r>
          <w:rPr>
            <w:noProof/>
            <w:webHidden/>
          </w:rPr>
          <w:fldChar w:fldCharType="separate"/>
        </w:r>
        <w:r>
          <w:rPr>
            <w:noProof/>
            <w:webHidden/>
          </w:rPr>
          <w:delText>2-1</w:delText>
        </w:r>
        <w:r>
          <w:rPr>
            <w:noProof/>
            <w:webHidden/>
          </w:rPr>
          <w:fldChar w:fldCharType="end"/>
        </w:r>
        <w:r>
          <w:fldChar w:fldCharType="end"/>
        </w:r>
      </w:del>
    </w:p>
    <w:p w14:paraId="5C594403" w14:textId="77777777" w:rsidR="00540B5B" w:rsidRDefault="00540B5B">
      <w:pPr>
        <w:pStyle w:val="TOC1"/>
        <w:rPr>
          <w:del w:id="151"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152" w:author="Comparison" w:date="2026-08-04T06:08:00Z" w16du:dateUtc="2026-08-04T10:08:00Z">
        <w:r>
          <w:fldChar w:fldCharType="begin"/>
        </w:r>
        <w:r>
          <w:delInstrText>HYPERLINK \l "_Toc218523785"</w:delInstrText>
        </w:r>
        <w:r>
          <w:fldChar w:fldCharType="separate"/>
        </w:r>
        <w:r w:rsidRPr="001302A5">
          <w:rPr>
            <w:rStyle w:val="Hyperlink"/>
            <w:noProof/>
          </w:rPr>
          <w:delText>aliqua ipsum sed lorem incididunt ipsum eiusmod tempor</w:delText>
        </w:r>
        <w:r>
          <w:rPr>
            <w:noProof/>
            <w:webHidden/>
          </w:rPr>
          <w:tab/>
        </w:r>
        <w:r>
          <w:rPr>
            <w:noProof/>
            <w:webHidden/>
          </w:rPr>
          <w:fldChar w:fldCharType="begin"/>
        </w:r>
        <w:r>
          <w:rPr>
            <w:noProof/>
            <w:webHidden/>
          </w:rPr>
          <w:delInstrText xml:space="preserve"> PAGEREF _Toc218523785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679309D8" w14:textId="77777777" w:rsidR="00540B5B" w:rsidRDefault="00540B5B">
      <w:pPr>
        <w:pStyle w:val="TOC2"/>
        <w:rPr>
          <w:del w:id="15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54" w:author="Comparison" w:date="2026-08-04T06:08:00Z" w16du:dateUtc="2026-08-04T10:08:00Z">
        <w:r>
          <w:fldChar w:fldCharType="begin"/>
        </w:r>
        <w:r>
          <w:delInstrText>HYPERLINK \l "_Toc218523786"</w:delInstrText>
        </w:r>
        <w:r>
          <w:fldChar w:fldCharType="separate"/>
        </w:r>
        <w:r w:rsidRPr="001302A5">
          <w:rPr>
            <w:rStyle w:val="Hyperlink"/>
            <w:noProof/>
          </w:rPr>
          <w:delText>lorem 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eiusmod sed</w:delText>
        </w:r>
        <w:r>
          <w:rPr>
            <w:noProof/>
            <w:webHidden/>
          </w:rPr>
          <w:tab/>
        </w:r>
        <w:r>
          <w:rPr>
            <w:noProof/>
            <w:webHidden/>
          </w:rPr>
          <w:fldChar w:fldCharType="begin"/>
        </w:r>
        <w:r>
          <w:rPr>
            <w:noProof/>
            <w:webHidden/>
          </w:rPr>
          <w:delInstrText xml:space="preserve"> PAGEREF _Toc218523786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0EED8CBF" w14:textId="77777777" w:rsidR="00540B5B" w:rsidRDefault="00540B5B">
      <w:pPr>
        <w:pStyle w:val="TOC2"/>
        <w:rPr>
          <w:del w:id="15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56" w:author="Comparison" w:date="2026-08-04T06:08:00Z" w16du:dateUtc="2026-08-04T10:08:00Z">
        <w:r>
          <w:fldChar w:fldCharType="begin"/>
        </w:r>
        <w:r>
          <w:delInstrText>HYPERLINK \l "_Toc218523787"</w:delInstrText>
        </w:r>
        <w:r>
          <w:fldChar w:fldCharType="separate"/>
        </w:r>
        <w:r w:rsidRPr="001302A5">
          <w:rPr>
            <w:rStyle w:val="Hyperlink"/>
            <w:noProof/>
          </w:rPr>
          <w:delText>lorem 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incididunt adipiscing elit lorem amet ipsum</w:delText>
        </w:r>
        <w:r>
          <w:rPr>
            <w:noProof/>
            <w:webHidden/>
          </w:rPr>
          <w:tab/>
        </w:r>
        <w:r>
          <w:rPr>
            <w:noProof/>
            <w:webHidden/>
          </w:rPr>
          <w:fldChar w:fldCharType="begin"/>
        </w:r>
        <w:r>
          <w:rPr>
            <w:noProof/>
            <w:webHidden/>
          </w:rPr>
          <w:delInstrText xml:space="preserve"> PAGEREF _Toc218523787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4A3D36BB" w14:textId="77777777" w:rsidR="00540B5B" w:rsidRDefault="00540B5B">
      <w:pPr>
        <w:pStyle w:val="TOC2"/>
        <w:rPr>
          <w:del w:id="15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58" w:author="Comparison" w:date="2026-08-04T06:08:00Z" w16du:dateUtc="2026-08-04T10:08:00Z">
        <w:r>
          <w:fldChar w:fldCharType="begin"/>
        </w:r>
        <w:r>
          <w:delInstrText>HYPERLINK \l "_Toc218523788"</w:delInstrText>
        </w:r>
        <w:r>
          <w:fldChar w:fldCharType="separate"/>
        </w:r>
        <w:r w:rsidRPr="001302A5">
          <w:rPr>
            <w:rStyle w:val="Hyperlink"/>
            <w:noProof/>
          </w:rPr>
          <w:delText>lorem 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lorem ipsum magna elit dolore lorem adipiscing elit lorem</w:delText>
        </w:r>
        <w:r>
          <w:rPr>
            <w:noProof/>
            <w:webHidden/>
          </w:rPr>
          <w:tab/>
        </w:r>
        <w:r>
          <w:rPr>
            <w:noProof/>
            <w:webHidden/>
          </w:rPr>
          <w:fldChar w:fldCharType="begin"/>
        </w:r>
        <w:r>
          <w:rPr>
            <w:noProof/>
            <w:webHidden/>
          </w:rPr>
          <w:delInstrText xml:space="preserve"> PAGEREF _Toc218523788 \h </w:delInstrText>
        </w:r>
        <w:r>
          <w:rPr>
            <w:noProof/>
            <w:webHidden/>
          </w:rPr>
        </w:r>
        <w:r>
          <w:rPr>
            <w:noProof/>
            <w:webHidden/>
          </w:rPr>
          <w:fldChar w:fldCharType="separate"/>
        </w:r>
        <w:r>
          <w:rPr>
            <w:noProof/>
            <w:webHidden/>
          </w:rPr>
          <w:delText>3-2</w:delText>
        </w:r>
        <w:r>
          <w:rPr>
            <w:noProof/>
            <w:webHidden/>
          </w:rPr>
          <w:fldChar w:fldCharType="end"/>
        </w:r>
        <w:r>
          <w:fldChar w:fldCharType="end"/>
        </w:r>
      </w:del>
    </w:p>
    <w:p w14:paraId="29697861" w14:textId="77777777" w:rsidR="00540B5B" w:rsidRDefault="00540B5B">
      <w:pPr>
        <w:pStyle w:val="TOC2"/>
        <w:rPr>
          <w:del w:id="15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60" w:author="Comparison" w:date="2026-08-04T06:08:00Z" w16du:dateUtc="2026-08-04T10:08:00Z">
        <w:r>
          <w:fldChar w:fldCharType="begin"/>
        </w:r>
        <w:r>
          <w:delInstrText>HYPERLINK \l "_Toc218523789"</w:delInstrText>
        </w:r>
        <w:r>
          <w:fldChar w:fldCharType="separate"/>
        </w:r>
        <w:r w:rsidRPr="001302A5">
          <w:rPr>
            <w:rStyle w:val="Hyperlink"/>
            <w:noProof/>
          </w:rPr>
          <w:delText>lorem 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sed incididunt ipsum</w:delText>
        </w:r>
        <w:r>
          <w:rPr>
            <w:noProof/>
            <w:webHidden/>
          </w:rPr>
          <w:tab/>
        </w:r>
        <w:r>
          <w:rPr>
            <w:noProof/>
            <w:webHidden/>
          </w:rPr>
          <w:fldChar w:fldCharType="begin"/>
        </w:r>
        <w:r>
          <w:rPr>
            <w:noProof/>
            <w:webHidden/>
          </w:rPr>
          <w:delInstrText xml:space="preserve"> PAGEREF _Toc218523789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4E3BEFEA" w14:textId="77777777" w:rsidR="00540B5B" w:rsidRDefault="00540B5B">
      <w:pPr>
        <w:pStyle w:val="TOC2"/>
        <w:rPr>
          <w:del w:id="16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62" w:author="Comparison" w:date="2026-08-04T06:08:00Z" w16du:dateUtc="2026-08-04T10:08:00Z">
        <w:r>
          <w:fldChar w:fldCharType="begin"/>
        </w:r>
        <w:r>
          <w:delInstrText>HYPERLINK \l "_Toc218523790"</w:delInstrText>
        </w:r>
        <w:r>
          <w:fldChar w:fldCharType="separate"/>
        </w:r>
        <w:r w:rsidRPr="001302A5">
          <w:rPr>
            <w:rStyle w:val="Hyperlink"/>
            <w:noProof/>
          </w:rPr>
          <w:delText>lorem 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eiusmod aliqua-sed</w:delText>
        </w:r>
        <w:r>
          <w:rPr>
            <w:noProof/>
            <w:webHidden/>
          </w:rPr>
          <w:tab/>
        </w:r>
        <w:r>
          <w:rPr>
            <w:noProof/>
            <w:webHidden/>
          </w:rPr>
          <w:fldChar w:fldCharType="begin"/>
        </w:r>
        <w:r>
          <w:rPr>
            <w:noProof/>
            <w:webHidden/>
          </w:rPr>
          <w:delInstrText xml:space="preserve"> PAGEREF _Toc218523790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6C6FB334" w14:textId="77777777" w:rsidR="00540B5B" w:rsidRDefault="00540B5B">
      <w:pPr>
        <w:pStyle w:val="TOC2"/>
        <w:rPr>
          <w:del w:id="16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64" w:author="Comparison" w:date="2026-08-04T06:08:00Z" w16du:dateUtc="2026-08-04T10:08:00Z">
        <w:r>
          <w:fldChar w:fldCharType="begin"/>
        </w:r>
        <w:r>
          <w:delInstrText>HYPERLINK \l "_Toc218523791"</w:delInstrText>
        </w:r>
        <w:r>
          <w:fldChar w:fldCharType="separate"/>
        </w:r>
        <w:r w:rsidRPr="001302A5">
          <w:rPr>
            <w:rStyle w:val="Hyperlink"/>
            <w:noProof/>
          </w:rPr>
          <w:delText>lorem 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consectetur</w:delText>
        </w:r>
        <w:r>
          <w:rPr>
            <w:noProof/>
            <w:webHidden/>
          </w:rPr>
          <w:tab/>
        </w:r>
        <w:r>
          <w:rPr>
            <w:noProof/>
            <w:webHidden/>
          </w:rPr>
          <w:fldChar w:fldCharType="begin"/>
        </w:r>
        <w:r>
          <w:rPr>
            <w:noProof/>
            <w:webHidden/>
          </w:rPr>
          <w:delInstrText xml:space="preserve"> PAGEREF _Toc218523791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143AD1DF" w14:textId="77777777" w:rsidR="00540B5B" w:rsidRDefault="00540B5B">
      <w:pPr>
        <w:pStyle w:val="TOC2"/>
        <w:rPr>
          <w:del w:id="16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66" w:author="Comparison" w:date="2026-08-04T06:08:00Z" w16du:dateUtc="2026-08-04T10:08:00Z">
        <w:r>
          <w:fldChar w:fldCharType="begin"/>
        </w:r>
        <w:r>
          <w:delInstrText>HYPERLINK \l "_Toc218523792"</w:delInstrText>
        </w:r>
        <w:r>
          <w:fldChar w:fldCharType="separate"/>
        </w:r>
        <w:r w:rsidRPr="001302A5">
          <w:rPr>
            <w:rStyle w:val="Hyperlink"/>
            <w:noProof/>
          </w:rPr>
          <w:delText>lorem 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sed</w:delText>
        </w:r>
        <w:r>
          <w:rPr>
            <w:noProof/>
            <w:webHidden/>
          </w:rPr>
          <w:tab/>
        </w:r>
        <w:r>
          <w:rPr>
            <w:noProof/>
            <w:webHidden/>
          </w:rPr>
          <w:fldChar w:fldCharType="begin"/>
        </w:r>
        <w:r>
          <w:rPr>
            <w:noProof/>
            <w:webHidden/>
          </w:rPr>
          <w:delInstrText xml:space="preserve"> PAGEREF _Toc218523792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2F9214C8" w14:textId="77777777" w:rsidR="00540B5B" w:rsidRDefault="00540B5B">
      <w:pPr>
        <w:pStyle w:val="TOC2"/>
        <w:rPr>
          <w:del w:id="16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68" w:author="Comparison" w:date="2026-08-04T06:08:00Z" w16du:dateUtc="2026-08-04T10:08:00Z">
        <w:r>
          <w:fldChar w:fldCharType="begin"/>
        </w:r>
        <w:r>
          <w:delInstrText>HYPERLINK \l "_Toc218523793"</w:delInstrText>
        </w:r>
        <w:r>
          <w:fldChar w:fldCharType="separate"/>
        </w:r>
        <w:r w:rsidRPr="001302A5">
          <w:rPr>
            <w:rStyle w:val="Hyperlink"/>
            <w:noProof/>
          </w:rPr>
          <w:delText>lorem 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tempor elit sed</w:delText>
        </w:r>
        <w:r>
          <w:rPr>
            <w:noProof/>
            <w:webHidden/>
          </w:rPr>
          <w:tab/>
        </w:r>
        <w:r>
          <w:rPr>
            <w:noProof/>
            <w:webHidden/>
          </w:rPr>
          <w:fldChar w:fldCharType="begin"/>
        </w:r>
        <w:r>
          <w:rPr>
            <w:noProof/>
            <w:webHidden/>
          </w:rPr>
          <w:delInstrText xml:space="preserve"> PAGEREF _Toc218523793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1233FC0C" w14:textId="77777777" w:rsidR="00540B5B" w:rsidRDefault="00540B5B">
      <w:pPr>
        <w:pStyle w:val="TOC2"/>
        <w:rPr>
          <w:del w:id="16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70" w:author="Comparison" w:date="2026-08-04T06:08:00Z" w16du:dateUtc="2026-08-04T10:08:00Z">
        <w:r>
          <w:fldChar w:fldCharType="begin"/>
        </w:r>
        <w:r>
          <w:delInstrText>HYPERLINK \l "_Toc218523794"</w:delInstrText>
        </w:r>
        <w:r>
          <w:fldChar w:fldCharType="separate"/>
        </w:r>
        <w:r w:rsidRPr="001302A5">
          <w:rPr>
            <w:rStyle w:val="Hyperlink"/>
            <w:noProof/>
          </w:rPr>
          <w:delText>lorem 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labore adipiscing</w:delText>
        </w:r>
        <w:r>
          <w:rPr>
            <w:noProof/>
            <w:webHidden/>
          </w:rPr>
          <w:tab/>
        </w:r>
        <w:r>
          <w:rPr>
            <w:noProof/>
            <w:webHidden/>
          </w:rPr>
          <w:fldChar w:fldCharType="begin"/>
        </w:r>
        <w:r>
          <w:rPr>
            <w:noProof/>
            <w:webHidden/>
          </w:rPr>
          <w:delInstrText xml:space="preserve"> PAGEREF _Toc218523794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6F592575" w14:textId="77777777" w:rsidR="00540B5B" w:rsidRDefault="00540B5B">
      <w:pPr>
        <w:pStyle w:val="TOC2"/>
        <w:rPr>
          <w:del w:id="17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72" w:author="Comparison" w:date="2026-08-04T06:08:00Z" w16du:dateUtc="2026-08-04T10:08:00Z">
        <w:r>
          <w:fldChar w:fldCharType="begin"/>
        </w:r>
        <w:r>
          <w:delInstrText>HYPERLINK \l "_Toc218523795"</w:delInstrText>
        </w:r>
        <w:r>
          <w:fldChar w:fldCharType="separate"/>
        </w:r>
        <w:r w:rsidRPr="001302A5">
          <w:rPr>
            <w:rStyle w:val="Hyperlink"/>
            <w:noProof/>
          </w:rPr>
          <w:delText>lorem 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adipiscing</w:delText>
        </w:r>
        <w:r>
          <w:rPr>
            <w:noProof/>
            <w:webHidden/>
          </w:rPr>
          <w:tab/>
        </w:r>
        <w:r>
          <w:rPr>
            <w:noProof/>
            <w:webHidden/>
          </w:rPr>
          <w:fldChar w:fldCharType="begin"/>
        </w:r>
        <w:r>
          <w:rPr>
            <w:noProof/>
            <w:webHidden/>
          </w:rPr>
          <w:delInstrText xml:space="preserve"> PAGEREF _Toc218523795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49FEF62F" w14:textId="77777777" w:rsidR="00540B5B" w:rsidRDefault="00540B5B">
      <w:pPr>
        <w:pStyle w:val="TOC2"/>
        <w:rPr>
          <w:del w:id="17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74" w:author="Comparison" w:date="2026-08-04T06:08:00Z" w16du:dateUtc="2026-08-04T10:08:00Z">
        <w:r>
          <w:fldChar w:fldCharType="begin"/>
        </w:r>
        <w:r>
          <w:delInstrText>HYPERLINK \l "_Toc218523796"</w:delInstrText>
        </w:r>
        <w:r>
          <w:fldChar w:fldCharType="separate"/>
        </w:r>
        <w:r w:rsidRPr="001302A5">
          <w:rPr>
            <w:rStyle w:val="Hyperlink"/>
            <w:noProof/>
          </w:rPr>
          <w:delText>lorem 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amet ipsum eiusmod</w:delText>
        </w:r>
        <w:r>
          <w:rPr>
            <w:noProof/>
            <w:webHidden/>
          </w:rPr>
          <w:tab/>
        </w:r>
        <w:r>
          <w:rPr>
            <w:noProof/>
            <w:webHidden/>
          </w:rPr>
          <w:fldChar w:fldCharType="begin"/>
        </w:r>
        <w:r>
          <w:rPr>
            <w:noProof/>
            <w:webHidden/>
          </w:rPr>
          <w:delInstrText xml:space="preserve"> PAGEREF _Toc218523796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55374C81" w14:textId="77777777" w:rsidR="00540B5B" w:rsidRDefault="00540B5B">
      <w:pPr>
        <w:pStyle w:val="TOC1"/>
        <w:rPr>
          <w:del w:id="175"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176" w:author="Comparison" w:date="2026-08-04T06:08:00Z" w16du:dateUtc="2026-08-04T10:08:00Z">
        <w:r>
          <w:fldChar w:fldCharType="begin"/>
        </w:r>
        <w:r>
          <w:delInstrText>HYPERLINK \l "_Toc218523797"</w:delInstrText>
        </w:r>
        <w:r>
          <w:fldChar w:fldCharType="separate"/>
        </w:r>
        <w:r w:rsidRPr="001302A5">
          <w:rPr>
            <w:rStyle w:val="Hyperlink"/>
            <w:noProof/>
          </w:rPr>
          <w:delText>aliqua labore elit elit consectetur ipsum dolor eiusmod dolor’et incididunt</w:delText>
        </w:r>
        <w:r>
          <w:rPr>
            <w:noProof/>
            <w:webHidden/>
          </w:rPr>
          <w:tab/>
        </w:r>
        <w:r>
          <w:rPr>
            <w:noProof/>
            <w:webHidden/>
          </w:rPr>
          <w:fldChar w:fldCharType="begin"/>
        </w:r>
        <w:r>
          <w:rPr>
            <w:noProof/>
            <w:webHidden/>
          </w:rPr>
          <w:delInstrText xml:space="preserve"> PAGEREF _Toc218523797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457ECC20" w14:textId="77777777" w:rsidR="00540B5B" w:rsidRDefault="00540B5B">
      <w:pPr>
        <w:pStyle w:val="TOC2"/>
        <w:rPr>
          <w:del w:id="17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78" w:author="Comparison" w:date="2026-08-04T06:08:00Z" w16du:dateUtc="2026-08-04T10:08:00Z">
        <w:r>
          <w:fldChar w:fldCharType="begin"/>
        </w:r>
        <w:r>
          <w:delInstrText>HYPERLINK \l "_Toc218523798"</w:delInstrText>
        </w:r>
        <w:r>
          <w:fldChar w:fldCharType="separate"/>
        </w:r>
        <w:r w:rsidRPr="001302A5">
          <w:rPr>
            <w:rStyle w:val="Hyperlink"/>
            <w:noProof/>
          </w:rPr>
          <w:delText>lorem 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eiusmod dolor’et incididunt</w:delText>
        </w:r>
        <w:r>
          <w:rPr>
            <w:noProof/>
            <w:webHidden/>
          </w:rPr>
          <w:tab/>
        </w:r>
        <w:r>
          <w:rPr>
            <w:noProof/>
            <w:webHidden/>
          </w:rPr>
          <w:fldChar w:fldCharType="begin"/>
        </w:r>
        <w:r>
          <w:rPr>
            <w:noProof/>
            <w:webHidden/>
          </w:rPr>
          <w:delInstrText xml:space="preserve"> PAGEREF _Toc218523798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2C69CA9B" w14:textId="77777777" w:rsidR="00540B5B" w:rsidRDefault="00540B5B">
      <w:pPr>
        <w:pStyle w:val="TOC2"/>
        <w:rPr>
          <w:del w:id="17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80" w:author="Comparison" w:date="2026-08-04T06:08:00Z" w16du:dateUtc="2026-08-04T10:08:00Z">
        <w:r>
          <w:fldChar w:fldCharType="begin"/>
        </w:r>
        <w:r>
          <w:delInstrText>HYPERLINK \l "_Toc218523799"</w:delInstrText>
        </w:r>
        <w:r>
          <w:fldChar w:fldCharType="separate"/>
        </w:r>
        <w:r w:rsidRPr="001302A5">
          <w:rPr>
            <w:rStyle w:val="Hyperlink"/>
            <w:noProof/>
          </w:rPr>
          <w:delText>lorem 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dolor’et incididunt</w:delText>
        </w:r>
        <w:r>
          <w:rPr>
            <w:noProof/>
            <w:webHidden/>
          </w:rPr>
          <w:tab/>
        </w:r>
        <w:r>
          <w:rPr>
            <w:noProof/>
            <w:webHidden/>
          </w:rPr>
          <w:fldChar w:fldCharType="begin"/>
        </w:r>
        <w:r>
          <w:rPr>
            <w:noProof/>
            <w:webHidden/>
          </w:rPr>
          <w:delInstrText xml:space="preserve"> PAGEREF _Toc218523799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718E741F" w14:textId="77777777" w:rsidR="00540B5B" w:rsidRDefault="00540B5B">
      <w:pPr>
        <w:pStyle w:val="TOC2"/>
        <w:rPr>
          <w:del w:id="18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82" w:author="Comparison" w:date="2026-08-04T06:08:00Z" w16du:dateUtc="2026-08-04T10:08:00Z">
        <w:r>
          <w:fldChar w:fldCharType="begin"/>
        </w:r>
        <w:r>
          <w:delInstrText>HYPERLINK \l "_Toc218523800"</w:delInstrText>
        </w:r>
        <w:r>
          <w:fldChar w:fldCharType="separate"/>
        </w:r>
        <w:r w:rsidRPr="001302A5">
          <w:rPr>
            <w:rStyle w:val="Hyperlink"/>
            <w:noProof/>
          </w:rPr>
          <w:delText>lorem 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eiusmod dolor’et incididunt</w:delText>
        </w:r>
        <w:r>
          <w:rPr>
            <w:noProof/>
            <w:webHidden/>
          </w:rPr>
          <w:tab/>
        </w:r>
        <w:r>
          <w:rPr>
            <w:noProof/>
            <w:webHidden/>
          </w:rPr>
          <w:fldChar w:fldCharType="begin"/>
        </w:r>
        <w:r>
          <w:rPr>
            <w:noProof/>
            <w:webHidden/>
          </w:rPr>
          <w:delInstrText xml:space="preserve"> PAGEREF _Toc218523800 \h </w:delInstrText>
        </w:r>
        <w:r>
          <w:rPr>
            <w:noProof/>
            <w:webHidden/>
          </w:rPr>
        </w:r>
        <w:r>
          <w:rPr>
            <w:noProof/>
            <w:webHidden/>
          </w:rPr>
          <w:fldChar w:fldCharType="separate"/>
        </w:r>
        <w:r>
          <w:rPr>
            <w:noProof/>
            <w:webHidden/>
          </w:rPr>
          <w:delText>4-2</w:delText>
        </w:r>
        <w:r>
          <w:rPr>
            <w:noProof/>
            <w:webHidden/>
          </w:rPr>
          <w:fldChar w:fldCharType="end"/>
        </w:r>
        <w:r>
          <w:fldChar w:fldCharType="end"/>
        </w:r>
      </w:del>
    </w:p>
    <w:p w14:paraId="0109C4F9" w14:textId="77777777" w:rsidR="00540B5B" w:rsidRDefault="00540B5B">
      <w:pPr>
        <w:pStyle w:val="TOC1"/>
        <w:rPr>
          <w:del w:id="183"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184" w:author="Comparison" w:date="2026-08-04T06:08:00Z" w16du:dateUtc="2026-08-04T10:08:00Z">
        <w:r>
          <w:fldChar w:fldCharType="begin"/>
        </w:r>
        <w:r>
          <w:delInstrText>HYPERLINK \l "_Toc218523801"</w:delInstrText>
        </w:r>
        <w:r>
          <w:fldChar w:fldCharType="separate"/>
        </w:r>
        <w:r w:rsidRPr="001302A5">
          <w:rPr>
            <w:rStyle w:val="Hyperlink"/>
            <w:noProof/>
          </w:rPr>
          <w:delText>aliqua eiusmod elit elit consectetur ipsum lorem ipsum magna elit eiusmod dolor</w:delText>
        </w:r>
        <w:r>
          <w:rPr>
            <w:noProof/>
            <w:webHidden/>
          </w:rPr>
          <w:tab/>
        </w:r>
        <w:r>
          <w:rPr>
            <w:noProof/>
            <w:webHidden/>
          </w:rPr>
          <w:fldChar w:fldCharType="begin"/>
        </w:r>
        <w:r>
          <w:rPr>
            <w:noProof/>
            <w:webHidden/>
          </w:rPr>
          <w:delInstrText xml:space="preserve"> PAGEREF _Toc218523801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6ED633BC" w14:textId="77777777" w:rsidR="00540B5B" w:rsidRDefault="00540B5B">
      <w:pPr>
        <w:pStyle w:val="TOC2"/>
        <w:rPr>
          <w:del w:id="18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86" w:author="Comparison" w:date="2026-08-04T06:08:00Z" w16du:dateUtc="2026-08-04T10:08:00Z">
        <w:r>
          <w:fldChar w:fldCharType="begin"/>
        </w:r>
        <w:r>
          <w:delInstrText>HYPERLINK \l "_Toc218523802"</w:delInstrText>
        </w:r>
        <w:r>
          <w:fldChar w:fldCharType="separate"/>
        </w:r>
        <w:r w:rsidRPr="001302A5">
          <w:rPr>
            <w:rStyle w:val="Hyperlink"/>
            <w:noProof/>
          </w:rPr>
          <w:delText>lorem 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dolor’et ipsum adipiscing incididunt dolore dolor’et ipsum adipiscing</w:delText>
        </w:r>
        <w:r>
          <w:rPr>
            <w:noProof/>
            <w:webHidden/>
          </w:rPr>
          <w:tab/>
        </w:r>
        <w:r>
          <w:rPr>
            <w:noProof/>
            <w:webHidden/>
          </w:rPr>
          <w:fldChar w:fldCharType="begin"/>
        </w:r>
        <w:r>
          <w:rPr>
            <w:noProof/>
            <w:webHidden/>
          </w:rPr>
          <w:delInstrText xml:space="preserve"> PAGEREF _Toc218523802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2A8BA4BE" w14:textId="77777777" w:rsidR="00540B5B" w:rsidRDefault="00540B5B">
      <w:pPr>
        <w:pStyle w:val="TOC2"/>
        <w:rPr>
          <w:del w:id="18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88" w:author="Comparison" w:date="2026-08-04T06:08:00Z" w16du:dateUtc="2026-08-04T10:08:00Z">
        <w:r>
          <w:fldChar w:fldCharType="begin"/>
        </w:r>
        <w:r>
          <w:delInstrText>HYPERLINK \l "_Toc218523803"</w:delInstrText>
        </w:r>
        <w:r>
          <w:fldChar w:fldCharType="separate"/>
        </w:r>
        <w:r w:rsidRPr="001302A5">
          <w:rPr>
            <w:rStyle w:val="Hyperlink"/>
            <w:noProof/>
          </w:rPr>
          <w:delText>lorem 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ipsum</w:delText>
        </w:r>
        <w:r>
          <w:rPr>
            <w:noProof/>
            <w:webHidden/>
          </w:rPr>
          <w:tab/>
        </w:r>
        <w:r>
          <w:rPr>
            <w:noProof/>
            <w:webHidden/>
          </w:rPr>
          <w:fldChar w:fldCharType="begin"/>
        </w:r>
        <w:r>
          <w:rPr>
            <w:noProof/>
            <w:webHidden/>
          </w:rPr>
          <w:delInstrText xml:space="preserve"> PAGEREF _Toc218523803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4A3BCC30" w14:textId="77777777" w:rsidR="00540B5B" w:rsidRDefault="00540B5B">
      <w:pPr>
        <w:pStyle w:val="TOC2"/>
        <w:rPr>
          <w:del w:id="18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90" w:author="Comparison" w:date="2026-08-04T06:08:00Z" w16du:dateUtc="2026-08-04T10:08:00Z">
        <w:r>
          <w:fldChar w:fldCharType="begin"/>
        </w:r>
        <w:r>
          <w:delInstrText>HYPERLINK \l "_Toc218523804"</w:delInstrText>
        </w:r>
        <w:r>
          <w:fldChar w:fldCharType="separate"/>
        </w:r>
        <w:r w:rsidRPr="001302A5">
          <w:rPr>
            <w:rStyle w:val="Hyperlink"/>
            <w:noProof/>
          </w:rPr>
          <w:delText>lorem 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ipsum incididunt do</w:delText>
        </w:r>
        <w:r>
          <w:rPr>
            <w:noProof/>
            <w:webHidden/>
          </w:rPr>
          <w:tab/>
        </w:r>
        <w:r>
          <w:rPr>
            <w:noProof/>
            <w:webHidden/>
          </w:rPr>
          <w:fldChar w:fldCharType="begin"/>
        </w:r>
        <w:r>
          <w:rPr>
            <w:noProof/>
            <w:webHidden/>
          </w:rPr>
          <w:delInstrText xml:space="preserve"> PAGEREF _Toc218523804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73152BFF" w14:textId="77777777" w:rsidR="00540B5B" w:rsidRDefault="00540B5B">
      <w:pPr>
        <w:pStyle w:val="TOC2"/>
        <w:rPr>
          <w:del w:id="19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92" w:author="Comparison" w:date="2026-08-04T06:08:00Z" w16du:dateUtc="2026-08-04T10:08:00Z">
        <w:r>
          <w:fldChar w:fldCharType="begin"/>
        </w:r>
        <w:r>
          <w:delInstrText>HYPERLINK \l "_Toc218523805"</w:delInstrText>
        </w:r>
        <w:r>
          <w:fldChar w:fldCharType="separate"/>
        </w:r>
        <w:r w:rsidRPr="001302A5">
          <w:rPr>
            <w:rStyle w:val="Hyperlink"/>
            <w:noProof/>
          </w:rPr>
          <w:delText>lorem 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eiusmod do ipsum et lorem</w:delText>
        </w:r>
        <w:r>
          <w:rPr>
            <w:noProof/>
            <w:webHidden/>
          </w:rPr>
          <w:tab/>
        </w:r>
        <w:r>
          <w:rPr>
            <w:noProof/>
            <w:webHidden/>
          </w:rPr>
          <w:fldChar w:fldCharType="begin"/>
        </w:r>
        <w:r>
          <w:rPr>
            <w:noProof/>
            <w:webHidden/>
          </w:rPr>
          <w:delInstrText xml:space="preserve"> PAGEREF _Toc218523805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0E45B852" w14:textId="77777777" w:rsidR="00540B5B" w:rsidRDefault="00540B5B">
      <w:pPr>
        <w:pStyle w:val="TOC2"/>
        <w:rPr>
          <w:del w:id="19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94" w:author="Comparison" w:date="2026-08-04T06:08:00Z" w16du:dateUtc="2026-08-04T10:08:00Z">
        <w:r>
          <w:fldChar w:fldCharType="begin"/>
        </w:r>
        <w:r>
          <w:delInstrText>HYPERLINK \l "_Toc218523806"</w:delInstrText>
        </w:r>
        <w:r>
          <w:fldChar w:fldCharType="separate"/>
        </w:r>
        <w:r w:rsidRPr="001302A5">
          <w:rPr>
            <w:rStyle w:val="Hyperlink"/>
            <w:noProof/>
          </w:rPr>
          <w:delText>lorem 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labore do ipsum do</w:delText>
        </w:r>
        <w:r>
          <w:rPr>
            <w:noProof/>
            <w:webHidden/>
          </w:rPr>
          <w:tab/>
        </w:r>
        <w:r>
          <w:rPr>
            <w:noProof/>
            <w:webHidden/>
          </w:rPr>
          <w:fldChar w:fldCharType="begin"/>
        </w:r>
        <w:r>
          <w:rPr>
            <w:noProof/>
            <w:webHidden/>
          </w:rPr>
          <w:delInstrText xml:space="preserve"> PAGEREF _Toc218523806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23BCDDCF" w14:textId="77777777" w:rsidR="00540B5B" w:rsidRDefault="00540B5B">
      <w:pPr>
        <w:pStyle w:val="TOC2"/>
        <w:rPr>
          <w:del w:id="19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96" w:author="Comparison" w:date="2026-08-04T06:08:00Z" w16du:dateUtc="2026-08-04T10:08:00Z">
        <w:r>
          <w:fldChar w:fldCharType="begin"/>
        </w:r>
        <w:r>
          <w:delInstrText>HYPERLINK \l "_Toc218523807"</w:delInstrText>
        </w:r>
        <w:r>
          <w:fldChar w:fldCharType="separate"/>
        </w:r>
        <w:r w:rsidRPr="001302A5">
          <w:rPr>
            <w:rStyle w:val="Hyperlink"/>
            <w:noProof/>
          </w:rPr>
          <w:delText>lorem 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magna do</w:delText>
        </w:r>
        <w:r>
          <w:rPr>
            <w:noProof/>
            <w:webHidden/>
          </w:rPr>
          <w:tab/>
        </w:r>
        <w:r>
          <w:rPr>
            <w:noProof/>
            <w:webHidden/>
          </w:rPr>
          <w:fldChar w:fldCharType="begin"/>
        </w:r>
        <w:r>
          <w:rPr>
            <w:noProof/>
            <w:webHidden/>
          </w:rPr>
          <w:delInstrText xml:space="preserve"> PAGEREF _Toc218523807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1F9614A2" w14:textId="77777777" w:rsidR="00540B5B" w:rsidRDefault="00540B5B">
      <w:pPr>
        <w:pStyle w:val="TOC2"/>
        <w:rPr>
          <w:del w:id="19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198" w:author="Comparison" w:date="2026-08-04T06:08:00Z" w16du:dateUtc="2026-08-04T10:08:00Z">
        <w:r>
          <w:fldChar w:fldCharType="begin"/>
        </w:r>
        <w:r>
          <w:delInstrText>HYPERLINK \l "_Toc218523808"</w:delInstrText>
        </w:r>
        <w:r>
          <w:fldChar w:fldCharType="separate"/>
        </w:r>
        <w:r w:rsidRPr="001302A5">
          <w:rPr>
            <w:rStyle w:val="Hyperlink"/>
            <w:noProof/>
          </w:rPr>
          <w:delText>lorem 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tempor ipsum ut ut</w:delText>
        </w:r>
        <w:r>
          <w:rPr>
            <w:noProof/>
            <w:webHidden/>
          </w:rPr>
          <w:tab/>
        </w:r>
        <w:r>
          <w:rPr>
            <w:noProof/>
            <w:webHidden/>
          </w:rPr>
          <w:fldChar w:fldCharType="begin"/>
        </w:r>
        <w:r>
          <w:rPr>
            <w:noProof/>
            <w:webHidden/>
          </w:rPr>
          <w:delInstrText xml:space="preserve"> PAGEREF _Toc218523808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5BA25ACC" w14:textId="77777777" w:rsidR="00540B5B" w:rsidRDefault="00540B5B">
      <w:pPr>
        <w:pStyle w:val="TOC2"/>
        <w:rPr>
          <w:del w:id="19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00" w:author="Comparison" w:date="2026-08-04T06:08:00Z" w16du:dateUtc="2026-08-04T10:08:00Z">
        <w:r>
          <w:fldChar w:fldCharType="begin"/>
        </w:r>
        <w:r>
          <w:delInstrText>HYPERLINK \l "_Toc218523809"</w:delInstrText>
        </w:r>
        <w:r>
          <w:fldChar w:fldCharType="separate"/>
        </w:r>
        <w:r w:rsidRPr="001302A5">
          <w:rPr>
            <w:rStyle w:val="Hyperlink"/>
            <w:noProof/>
          </w:rPr>
          <w:delText>lorem 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magna elit ut</w:delText>
        </w:r>
        <w:r>
          <w:rPr>
            <w:noProof/>
            <w:webHidden/>
          </w:rPr>
          <w:tab/>
        </w:r>
        <w:r>
          <w:rPr>
            <w:noProof/>
            <w:webHidden/>
          </w:rPr>
          <w:fldChar w:fldCharType="begin"/>
        </w:r>
        <w:r>
          <w:rPr>
            <w:noProof/>
            <w:webHidden/>
          </w:rPr>
          <w:delInstrText xml:space="preserve"> PAGEREF _Toc218523809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7E823D0A" w14:textId="77777777" w:rsidR="00540B5B" w:rsidRDefault="00540B5B">
      <w:pPr>
        <w:pStyle w:val="TOC2"/>
        <w:rPr>
          <w:del w:id="20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02" w:author="Comparison" w:date="2026-08-04T06:08:00Z" w16du:dateUtc="2026-08-04T10:08:00Z">
        <w:r>
          <w:fldChar w:fldCharType="begin"/>
        </w:r>
        <w:r>
          <w:delInstrText>HYPERLINK \l "_Toc218523810"</w:delInstrText>
        </w:r>
        <w:r>
          <w:fldChar w:fldCharType="separate"/>
        </w:r>
        <w:r w:rsidRPr="001302A5">
          <w:rPr>
            <w:rStyle w:val="Hyperlink"/>
            <w:noProof/>
          </w:rPr>
          <w:delText>lorem 5.09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et aliqua</w:delText>
        </w:r>
        <w:r>
          <w:rPr>
            <w:noProof/>
            <w:webHidden/>
          </w:rPr>
          <w:tab/>
        </w:r>
        <w:r>
          <w:rPr>
            <w:noProof/>
            <w:webHidden/>
          </w:rPr>
          <w:fldChar w:fldCharType="begin"/>
        </w:r>
        <w:r>
          <w:rPr>
            <w:noProof/>
            <w:webHidden/>
          </w:rPr>
          <w:delInstrText xml:space="preserve"> PAGEREF _Toc218523810 \h </w:delInstrText>
        </w:r>
        <w:r>
          <w:rPr>
            <w:noProof/>
            <w:webHidden/>
          </w:rPr>
        </w:r>
        <w:r>
          <w:rPr>
            <w:noProof/>
            <w:webHidden/>
          </w:rPr>
          <w:fldChar w:fldCharType="separate"/>
        </w:r>
        <w:r>
          <w:rPr>
            <w:noProof/>
            <w:webHidden/>
          </w:rPr>
          <w:delText>5-4</w:delText>
        </w:r>
        <w:r>
          <w:rPr>
            <w:noProof/>
            <w:webHidden/>
          </w:rPr>
          <w:fldChar w:fldCharType="end"/>
        </w:r>
        <w:r>
          <w:fldChar w:fldCharType="end"/>
        </w:r>
      </w:del>
    </w:p>
    <w:p w14:paraId="656CAF47" w14:textId="77777777" w:rsidR="00540B5B" w:rsidRDefault="00540B5B">
      <w:pPr>
        <w:pStyle w:val="TOC2"/>
        <w:rPr>
          <w:del w:id="20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04" w:author="Comparison" w:date="2026-08-04T06:08:00Z" w16du:dateUtc="2026-08-04T10:08:00Z">
        <w:r>
          <w:fldChar w:fldCharType="begin"/>
        </w:r>
        <w:r>
          <w:delInstrText>HYPERLINK \l "_Toc218523811"</w:delInstrText>
        </w:r>
        <w:r>
          <w:fldChar w:fldCharType="separate"/>
        </w:r>
        <w:r w:rsidRPr="001302A5">
          <w:rPr>
            <w:rStyle w:val="Hyperlink"/>
            <w:noProof/>
          </w:rPr>
          <w:delText>lorem 5.10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et lorem</w:delText>
        </w:r>
        <w:r>
          <w:rPr>
            <w:noProof/>
            <w:webHidden/>
          </w:rPr>
          <w:tab/>
        </w:r>
        <w:r>
          <w:rPr>
            <w:noProof/>
            <w:webHidden/>
          </w:rPr>
          <w:fldChar w:fldCharType="begin"/>
        </w:r>
        <w:r>
          <w:rPr>
            <w:noProof/>
            <w:webHidden/>
          </w:rPr>
          <w:delInstrText xml:space="preserve"> PAGEREF _Toc218523811 \h </w:delInstrText>
        </w:r>
        <w:r>
          <w:rPr>
            <w:noProof/>
            <w:webHidden/>
          </w:rPr>
        </w:r>
        <w:r>
          <w:rPr>
            <w:noProof/>
            <w:webHidden/>
          </w:rPr>
          <w:fldChar w:fldCharType="separate"/>
        </w:r>
        <w:r>
          <w:rPr>
            <w:noProof/>
            <w:webHidden/>
          </w:rPr>
          <w:delText>5-5</w:delText>
        </w:r>
        <w:r>
          <w:rPr>
            <w:noProof/>
            <w:webHidden/>
          </w:rPr>
          <w:fldChar w:fldCharType="end"/>
        </w:r>
        <w:r>
          <w:fldChar w:fldCharType="end"/>
        </w:r>
      </w:del>
    </w:p>
    <w:p w14:paraId="158D205F" w14:textId="77777777" w:rsidR="00540B5B" w:rsidRDefault="00540B5B">
      <w:pPr>
        <w:pStyle w:val="TOC1"/>
        <w:rPr>
          <w:del w:id="205"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06" w:author="Comparison" w:date="2026-08-04T06:08:00Z" w16du:dateUtc="2026-08-04T10:08:00Z">
        <w:r>
          <w:fldChar w:fldCharType="begin"/>
        </w:r>
        <w:r>
          <w:delInstrText>HYPERLINK \l "_Toc218523812"</w:delInstrText>
        </w:r>
        <w:r>
          <w:fldChar w:fldCharType="separate"/>
        </w:r>
        <w:r w:rsidRPr="001302A5">
          <w:rPr>
            <w:rStyle w:val="Hyperlink"/>
            <w:noProof/>
          </w:rPr>
          <w:delText>aliqua aliqua incididunt elit sit ut adipiscing incididunt dolore dolor’et labore adipiscing</w:delText>
        </w:r>
        <w:r>
          <w:rPr>
            <w:noProof/>
            <w:webHidden/>
          </w:rPr>
          <w:tab/>
        </w:r>
        <w:r>
          <w:rPr>
            <w:noProof/>
            <w:webHidden/>
          </w:rPr>
          <w:fldChar w:fldCharType="begin"/>
        </w:r>
        <w:r>
          <w:rPr>
            <w:noProof/>
            <w:webHidden/>
          </w:rPr>
          <w:delInstrText xml:space="preserve"> PAGEREF _Toc218523812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621F8D5D" w14:textId="77777777" w:rsidR="00540B5B" w:rsidRDefault="00540B5B">
      <w:pPr>
        <w:pStyle w:val="TOC2"/>
        <w:rPr>
          <w:del w:id="20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08" w:author="Comparison" w:date="2026-08-04T06:08:00Z" w16du:dateUtc="2026-08-04T10:08:00Z">
        <w:r>
          <w:fldChar w:fldCharType="begin"/>
        </w:r>
        <w:r>
          <w:delInstrText>HYPERLINK \l "_Toc218523813"</w:delInstrText>
        </w:r>
        <w:r>
          <w:fldChar w:fldCharType="separate"/>
        </w:r>
        <w:r w:rsidRPr="001302A5">
          <w:rPr>
            <w:rStyle w:val="Hyperlink"/>
            <w:noProof/>
          </w:rPr>
          <w:delText>lorem 6.01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sit ut adipiscing dolor ut</w:delText>
        </w:r>
        <w:r>
          <w:rPr>
            <w:noProof/>
            <w:webHidden/>
          </w:rPr>
          <w:tab/>
        </w:r>
        <w:r>
          <w:rPr>
            <w:noProof/>
            <w:webHidden/>
          </w:rPr>
          <w:fldChar w:fldCharType="begin"/>
        </w:r>
        <w:r>
          <w:rPr>
            <w:noProof/>
            <w:webHidden/>
          </w:rPr>
          <w:delInstrText xml:space="preserve"> PAGEREF _Toc218523813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6F7F131B" w14:textId="77777777" w:rsidR="00540B5B" w:rsidRDefault="00540B5B">
      <w:pPr>
        <w:pStyle w:val="TOC2"/>
        <w:rPr>
          <w:del w:id="20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10" w:author="Comparison" w:date="2026-08-04T06:08:00Z" w16du:dateUtc="2026-08-04T10:08:00Z">
        <w:r>
          <w:fldChar w:fldCharType="begin"/>
        </w:r>
        <w:r>
          <w:delInstrText>HYPERLINK \l "_Toc218523814"</w:delInstrText>
        </w:r>
        <w:r>
          <w:fldChar w:fldCharType="separate"/>
        </w:r>
        <w:r w:rsidRPr="001302A5">
          <w:rPr>
            <w:rStyle w:val="Hyperlink"/>
            <w:noProof/>
          </w:rPr>
          <w:delText>lorem 6.02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labore sit ut adipiscing</w:delText>
        </w:r>
        <w:r>
          <w:rPr>
            <w:noProof/>
            <w:webHidden/>
          </w:rPr>
          <w:tab/>
        </w:r>
        <w:r>
          <w:rPr>
            <w:noProof/>
            <w:webHidden/>
          </w:rPr>
          <w:fldChar w:fldCharType="begin"/>
        </w:r>
        <w:r>
          <w:rPr>
            <w:noProof/>
            <w:webHidden/>
          </w:rPr>
          <w:delInstrText xml:space="preserve"> PAGEREF _Toc218523814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790CE958" w14:textId="77777777" w:rsidR="00540B5B" w:rsidRDefault="00540B5B">
      <w:pPr>
        <w:pStyle w:val="TOC2"/>
        <w:rPr>
          <w:del w:id="21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12" w:author="Comparison" w:date="2026-08-04T06:08:00Z" w16du:dateUtc="2026-08-04T10:08:00Z">
        <w:r>
          <w:fldChar w:fldCharType="begin"/>
        </w:r>
        <w:r>
          <w:delInstrText>HYPERLINK \l "_Toc218523815"</w:delInstrText>
        </w:r>
        <w:r>
          <w:fldChar w:fldCharType="separate"/>
        </w:r>
        <w:r w:rsidRPr="001302A5">
          <w:rPr>
            <w:rStyle w:val="Hyperlink"/>
            <w:noProof/>
          </w:rPr>
          <w:delText>lorem 6.03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sit ut adipiscing</w:delText>
        </w:r>
        <w:r>
          <w:rPr>
            <w:noProof/>
            <w:webHidden/>
          </w:rPr>
          <w:tab/>
        </w:r>
        <w:r>
          <w:rPr>
            <w:noProof/>
            <w:webHidden/>
          </w:rPr>
          <w:fldChar w:fldCharType="begin"/>
        </w:r>
        <w:r>
          <w:rPr>
            <w:noProof/>
            <w:webHidden/>
          </w:rPr>
          <w:delInstrText xml:space="preserve"> PAGEREF _Toc218523815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7F60BC71" w14:textId="77777777" w:rsidR="00540B5B" w:rsidRDefault="00540B5B">
      <w:pPr>
        <w:pStyle w:val="TOC2"/>
        <w:rPr>
          <w:del w:id="21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14" w:author="Comparison" w:date="2026-08-04T06:08:00Z" w16du:dateUtc="2026-08-04T10:08:00Z">
        <w:r>
          <w:fldChar w:fldCharType="begin"/>
        </w:r>
        <w:r>
          <w:delInstrText>HYPERLINK \l "_Toc218523816"</w:delInstrText>
        </w:r>
        <w:r>
          <w:fldChar w:fldCharType="separate"/>
        </w:r>
        <w:r w:rsidRPr="001302A5">
          <w:rPr>
            <w:rStyle w:val="Hyperlink"/>
            <w:noProof/>
          </w:rPr>
          <w:delText>lorem 6.04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ipsum incididunt dolore</w:delText>
        </w:r>
        <w:r>
          <w:rPr>
            <w:noProof/>
            <w:webHidden/>
          </w:rPr>
          <w:tab/>
        </w:r>
        <w:r>
          <w:rPr>
            <w:noProof/>
            <w:webHidden/>
          </w:rPr>
          <w:fldChar w:fldCharType="begin"/>
        </w:r>
        <w:r>
          <w:rPr>
            <w:noProof/>
            <w:webHidden/>
          </w:rPr>
          <w:delInstrText xml:space="preserve"> PAGEREF _Toc218523816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3D2A3569" w14:textId="77777777" w:rsidR="00540B5B" w:rsidRDefault="00540B5B">
      <w:pPr>
        <w:pStyle w:val="TOC2"/>
        <w:rPr>
          <w:del w:id="21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16" w:author="Comparison" w:date="2026-08-04T06:08:00Z" w16du:dateUtc="2026-08-04T10:08:00Z">
        <w:r>
          <w:fldChar w:fldCharType="begin"/>
        </w:r>
        <w:r>
          <w:delInstrText>HYPERLINK \l "_Toc218523817"</w:delInstrText>
        </w:r>
        <w:r>
          <w:fldChar w:fldCharType="separate"/>
        </w:r>
        <w:r w:rsidRPr="001302A5">
          <w:rPr>
            <w:rStyle w:val="Hyperlink"/>
            <w:noProof/>
          </w:rPr>
          <w:delText>lorem 6.05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_Toc218523817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174FC873" w14:textId="77777777" w:rsidR="00540B5B" w:rsidRDefault="00540B5B">
      <w:pPr>
        <w:pStyle w:val="TOC1"/>
        <w:rPr>
          <w:del w:id="217"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18" w:author="Comparison" w:date="2026-08-04T06:08:00Z" w16du:dateUtc="2026-08-04T10:08:00Z">
        <w:r>
          <w:fldChar w:fldCharType="begin"/>
        </w:r>
        <w:r>
          <w:delInstrText>HYPERLINK \l "_Toc218523818"</w:delInstrText>
        </w:r>
        <w:r>
          <w:fldChar w:fldCharType="separate"/>
        </w:r>
        <w:r w:rsidRPr="001302A5">
          <w:rPr>
            <w:rStyle w:val="Hyperlink"/>
            <w:noProof/>
          </w:rPr>
          <w:delText>aliqua sed eiusmod aliqua’et ipsum</w:delText>
        </w:r>
        <w:r>
          <w:rPr>
            <w:noProof/>
            <w:webHidden/>
          </w:rPr>
          <w:tab/>
        </w:r>
        <w:r>
          <w:rPr>
            <w:noProof/>
            <w:webHidden/>
          </w:rPr>
          <w:fldChar w:fldCharType="begin"/>
        </w:r>
        <w:r>
          <w:rPr>
            <w:noProof/>
            <w:webHidden/>
          </w:rPr>
          <w:delInstrText xml:space="preserve"> PAGEREF _Toc218523818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6AC9AC4E" w14:textId="77777777" w:rsidR="00540B5B" w:rsidRDefault="00540B5B">
      <w:pPr>
        <w:pStyle w:val="TOC2"/>
        <w:rPr>
          <w:del w:id="21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20" w:author="Comparison" w:date="2026-08-04T06:08:00Z" w16du:dateUtc="2026-08-04T10:08:00Z">
        <w:r>
          <w:fldChar w:fldCharType="begin"/>
        </w:r>
        <w:r>
          <w:delInstrText>HYPERLINK \l "_Toc218523819"</w:delInstrText>
        </w:r>
        <w:r>
          <w:fldChar w:fldCharType="separate"/>
        </w:r>
        <w:r w:rsidRPr="001302A5">
          <w:rPr>
            <w:rStyle w:val="Hyperlink"/>
            <w:noProof/>
          </w:rPr>
          <w:delText>lorem 7.01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ipsum aliqua’et ipsum</w:delText>
        </w:r>
        <w:r>
          <w:rPr>
            <w:noProof/>
            <w:webHidden/>
          </w:rPr>
          <w:tab/>
        </w:r>
        <w:r>
          <w:rPr>
            <w:noProof/>
            <w:webHidden/>
          </w:rPr>
          <w:fldChar w:fldCharType="begin"/>
        </w:r>
        <w:r>
          <w:rPr>
            <w:noProof/>
            <w:webHidden/>
          </w:rPr>
          <w:delInstrText xml:space="preserve"> PAGEREF _Toc218523819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55E425F2" w14:textId="77777777" w:rsidR="00540B5B" w:rsidRDefault="00540B5B">
      <w:pPr>
        <w:pStyle w:val="TOC2"/>
        <w:rPr>
          <w:del w:id="22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22" w:author="Comparison" w:date="2026-08-04T06:08:00Z" w16du:dateUtc="2026-08-04T10:08:00Z">
        <w:r>
          <w:fldChar w:fldCharType="begin"/>
        </w:r>
        <w:r>
          <w:delInstrText>HYPERLINK \l "_Toc218523820"</w:delInstrText>
        </w:r>
        <w:r>
          <w:fldChar w:fldCharType="separate"/>
        </w:r>
        <w:r w:rsidRPr="001302A5">
          <w:rPr>
            <w:rStyle w:val="Hyperlink"/>
            <w:noProof/>
          </w:rPr>
          <w:delText>lorem 7.02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incididunt dolor’et dolor do eiusmod</w:delText>
        </w:r>
        <w:r>
          <w:rPr>
            <w:noProof/>
            <w:webHidden/>
          </w:rPr>
          <w:tab/>
        </w:r>
        <w:r>
          <w:rPr>
            <w:noProof/>
            <w:webHidden/>
          </w:rPr>
          <w:fldChar w:fldCharType="begin"/>
        </w:r>
        <w:r>
          <w:rPr>
            <w:noProof/>
            <w:webHidden/>
          </w:rPr>
          <w:delInstrText xml:space="preserve"> PAGEREF _Toc218523820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2C908743" w14:textId="77777777" w:rsidR="00540B5B" w:rsidRDefault="00540B5B">
      <w:pPr>
        <w:pStyle w:val="TOC2"/>
        <w:rPr>
          <w:del w:id="22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24" w:author="Comparison" w:date="2026-08-04T06:08:00Z" w16du:dateUtc="2026-08-04T10:08:00Z">
        <w:r>
          <w:fldChar w:fldCharType="begin"/>
        </w:r>
        <w:r>
          <w:delInstrText>HYPERLINK \l "_Toc218523821"</w:delInstrText>
        </w:r>
        <w:r>
          <w:fldChar w:fldCharType="separate"/>
        </w:r>
        <w:r w:rsidRPr="001302A5">
          <w:rPr>
            <w:rStyle w:val="Hyperlink"/>
            <w:noProof/>
          </w:rPr>
          <w:delText>lorem 7.03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aliqua’et ipsum elit lorem ipsum</w:delText>
        </w:r>
        <w:r>
          <w:rPr>
            <w:noProof/>
            <w:webHidden/>
          </w:rPr>
          <w:tab/>
        </w:r>
        <w:r>
          <w:rPr>
            <w:noProof/>
            <w:webHidden/>
          </w:rPr>
          <w:fldChar w:fldCharType="begin"/>
        </w:r>
        <w:r>
          <w:rPr>
            <w:noProof/>
            <w:webHidden/>
          </w:rPr>
          <w:delInstrText xml:space="preserve"> PAGEREF _Toc218523821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3FA1E0B8" w14:textId="77777777" w:rsidR="00540B5B" w:rsidRDefault="00540B5B">
      <w:pPr>
        <w:pStyle w:val="TOC2"/>
        <w:rPr>
          <w:del w:id="22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26" w:author="Comparison" w:date="2026-08-04T06:08:00Z" w16du:dateUtc="2026-08-04T10:08:00Z">
        <w:r>
          <w:fldChar w:fldCharType="begin"/>
        </w:r>
        <w:r>
          <w:delInstrText>HYPERLINK \l "_Toc218523822"</w:delInstrText>
        </w:r>
        <w:r>
          <w:fldChar w:fldCharType="separate"/>
        </w:r>
        <w:r w:rsidRPr="001302A5">
          <w:rPr>
            <w:rStyle w:val="Hyperlink"/>
            <w:noProof/>
          </w:rPr>
          <w:delText>lorem 7.04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elit</w:delText>
        </w:r>
        <w:r>
          <w:rPr>
            <w:noProof/>
            <w:webHidden/>
          </w:rPr>
          <w:tab/>
        </w:r>
        <w:r>
          <w:rPr>
            <w:noProof/>
            <w:webHidden/>
          </w:rPr>
          <w:fldChar w:fldCharType="begin"/>
        </w:r>
        <w:r>
          <w:rPr>
            <w:noProof/>
            <w:webHidden/>
          </w:rPr>
          <w:delInstrText xml:space="preserve"> PAGEREF _Toc218523822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4036C258" w14:textId="77777777" w:rsidR="00540B5B" w:rsidRDefault="00540B5B">
      <w:pPr>
        <w:pStyle w:val="TOC2"/>
        <w:rPr>
          <w:del w:id="22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28" w:author="Comparison" w:date="2026-08-04T06:08:00Z" w16du:dateUtc="2026-08-04T10:08:00Z">
        <w:r>
          <w:fldChar w:fldCharType="begin"/>
        </w:r>
        <w:r>
          <w:delInstrText>HYPERLINK \l "_Toc218523823"</w:delInstrText>
        </w:r>
        <w:r>
          <w:fldChar w:fldCharType="separate"/>
        </w:r>
        <w:r w:rsidRPr="001302A5">
          <w:rPr>
            <w:rStyle w:val="Hyperlink"/>
            <w:noProof/>
          </w:rPr>
          <w:delText>lorem 7.05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elit magna</w:delText>
        </w:r>
        <w:r>
          <w:rPr>
            <w:noProof/>
            <w:webHidden/>
          </w:rPr>
          <w:tab/>
        </w:r>
        <w:r>
          <w:rPr>
            <w:noProof/>
            <w:webHidden/>
          </w:rPr>
          <w:fldChar w:fldCharType="begin"/>
        </w:r>
        <w:r>
          <w:rPr>
            <w:noProof/>
            <w:webHidden/>
          </w:rPr>
          <w:delInstrText xml:space="preserve"> PAGEREF _Toc218523823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0FCA7919" w14:textId="77777777" w:rsidR="00540B5B" w:rsidRDefault="00540B5B">
      <w:pPr>
        <w:pStyle w:val="TOC2"/>
        <w:rPr>
          <w:del w:id="22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30" w:author="Comparison" w:date="2026-08-04T06:08:00Z" w16du:dateUtc="2026-08-04T10:08:00Z">
        <w:r>
          <w:fldChar w:fldCharType="begin"/>
        </w:r>
        <w:r>
          <w:delInstrText>HYPERLINK \l "_Toc218523824"</w:delInstrText>
        </w:r>
        <w:r>
          <w:fldChar w:fldCharType="separate"/>
        </w:r>
        <w:r w:rsidRPr="001302A5">
          <w:rPr>
            <w:rStyle w:val="Hyperlink"/>
            <w:noProof/>
          </w:rPr>
          <w:delText>lorem 7.06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adipiscing</w:delText>
        </w:r>
        <w:r>
          <w:rPr>
            <w:noProof/>
            <w:webHidden/>
          </w:rPr>
          <w:tab/>
        </w:r>
        <w:r>
          <w:rPr>
            <w:noProof/>
            <w:webHidden/>
          </w:rPr>
          <w:fldChar w:fldCharType="begin"/>
        </w:r>
        <w:r>
          <w:rPr>
            <w:noProof/>
            <w:webHidden/>
          </w:rPr>
          <w:delInstrText xml:space="preserve"> PAGEREF _Toc218523824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6594605D" w14:textId="77777777" w:rsidR="00540B5B" w:rsidRDefault="00540B5B">
      <w:pPr>
        <w:pStyle w:val="TOC2"/>
        <w:rPr>
          <w:del w:id="23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32" w:author="Comparison" w:date="2026-08-04T06:08:00Z" w16du:dateUtc="2026-08-04T10:08:00Z">
        <w:r>
          <w:fldChar w:fldCharType="begin"/>
        </w:r>
        <w:r>
          <w:delInstrText>HYPERLINK \l "_Toc218523825"</w:delInstrText>
        </w:r>
        <w:r>
          <w:fldChar w:fldCharType="separate"/>
        </w:r>
        <w:r w:rsidRPr="001302A5">
          <w:rPr>
            <w:rStyle w:val="Hyperlink"/>
            <w:noProof/>
          </w:rPr>
          <w:delText>lorem 7.07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ipsum incididunt elit ipsum incididunt dolor</w:delText>
        </w:r>
        <w:r>
          <w:rPr>
            <w:noProof/>
            <w:webHidden/>
          </w:rPr>
          <w:tab/>
        </w:r>
        <w:r>
          <w:rPr>
            <w:noProof/>
            <w:webHidden/>
          </w:rPr>
          <w:fldChar w:fldCharType="begin"/>
        </w:r>
        <w:r>
          <w:rPr>
            <w:noProof/>
            <w:webHidden/>
          </w:rPr>
          <w:delInstrText xml:space="preserve"> PAGEREF _Toc218523825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0841B70A" w14:textId="77777777" w:rsidR="00540B5B" w:rsidRDefault="00540B5B">
      <w:pPr>
        <w:pStyle w:val="TOC2"/>
        <w:rPr>
          <w:del w:id="23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34" w:author="Comparison" w:date="2026-08-04T06:08:00Z" w16du:dateUtc="2026-08-04T10:08:00Z">
        <w:r>
          <w:fldChar w:fldCharType="begin"/>
        </w:r>
        <w:r>
          <w:delInstrText>HYPERLINK \l "_Toc218523826"</w:delInstrText>
        </w:r>
        <w:r>
          <w:fldChar w:fldCharType="separate"/>
        </w:r>
        <w:r w:rsidRPr="001302A5">
          <w:rPr>
            <w:rStyle w:val="Hyperlink"/>
            <w:noProof/>
          </w:rPr>
          <w:delText>lorem 7.08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sed elit ipsum</w:delText>
        </w:r>
        <w:r>
          <w:rPr>
            <w:noProof/>
            <w:webHidden/>
          </w:rPr>
          <w:tab/>
        </w:r>
        <w:r>
          <w:rPr>
            <w:noProof/>
            <w:webHidden/>
          </w:rPr>
          <w:fldChar w:fldCharType="begin"/>
        </w:r>
        <w:r>
          <w:rPr>
            <w:noProof/>
            <w:webHidden/>
          </w:rPr>
          <w:delInstrText xml:space="preserve"> PAGEREF _Toc218523826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5C17B9A5" w14:textId="77777777" w:rsidR="00540B5B" w:rsidRDefault="00540B5B">
      <w:pPr>
        <w:pStyle w:val="TOC2"/>
        <w:rPr>
          <w:del w:id="23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36" w:author="Comparison" w:date="2026-08-04T06:08:00Z" w16du:dateUtc="2026-08-04T10:08:00Z">
        <w:r>
          <w:fldChar w:fldCharType="begin"/>
        </w:r>
        <w:r>
          <w:delInstrText>HYPERLINK \l "_Toc218523827"</w:delInstrText>
        </w:r>
        <w:r>
          <w:fldChar w:fldCharType="separate"/>
        </w:r>
        <w:r w:rsidRPr="001302A5">
          <w:rPr>
            <w:rStyle w:val="Hyperlink"/>
            <w:noProof/>
          </w:rPr>
          <w:delText>lorem 7.09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labore ipsum incididunt dolor’et magna</w:delText>
        </w:r>
        <w:r>
          <w:rPr>
            <w:noProof/>
            <w:webHidden/>
          </w:rPr>
          <w:tab/>
        </w:r>
        <w:r>
          <w:rPr>
            <w:noProof/>
            <w:webHidden/>
          </w:rPr>
          <w:fldChar w:fldCharType="begin"/>
        </w:r>
        <w:r>
          <w:rPr>
            <w:noProof/>
            <w:webHidden/>
          </w:rPr>
          <w:delInstrText xml:space="preserve"> PAGEREF _Toc218523827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1539E5EE" w14:textId="77777777" w:rsidR="00540B5B" w:rsidRDefault="00540B5B">
      <w:pPr>
        <w:pStyle w:val="TOC1"/>
        <w:rPr>
          <w:del w:id="237"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38" w:author="Comparison" w:date="2026-08-04T06:08:00Z" w16du:dateUtc="2026-08-04T10:08:00Z">
        <w:r>
          <w:fldChar w:fldCharType="begin"/>
        </w:r>
        <w:r>
          <w:delInstrText>HYPERLINK \l "_Toc218523828"</w:delInstrText>
        </w:r>
        <w:r>
          <w:fldChar w:fldCharType="separate"/>
        </w:r>
        <w:r w:rsidRPr="001302A5">
          <w:rPr>
            <w:rStyle w:val="Hyperlink"/>
            <w:noProof/>
          </w:rPr>
          <w:delText>aliqua sed dolor ut incididunt magna elit aliqua</w:delText>
        </w:r>
        <w:r>
          <w:rPr>
            <w:noProof/>
            <w:webHidden/>
          </w:rPr>
          <w:tab/>
        </w:r>
        <w:r>
          <w:rPr>
            <w:noProof/>
            <w:webHidden/>
          </w:rPr>
          <w:fldChar w:fldCharType="begin"/>
        </w:r>
        <w:r>
          <w:rPr>
            <w:noProof/>
            <w:webHidden/>
          </w:rPr>
          <w:delInstrText xml:space="preserve"> PAGEREF _Toc218523828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6936A005" w14:textId="77777777" w:rsidR="00540B5B" w:rsidRDefault="00540B5B">
      <w:pPr>
        <w:pStyle w:val="TOC2"/>
        <w:rPr>
          <w:del w:id="23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40" w:author="Comparison" w:date="2026-08-04T06:08:00Z" w16du:dateUtc="2026-08-04T10:08:00Z">
        <w:r>
          <w:fldChar w:fldCharType="begin"/>
        </w:r>
        <w:r>
          <w:delInstrText>HYPERLINK \l "_Toc218523829"</w:delInstrText>
        </w:r>
        <w:r>
          <w:fldChar w:fldCharType="separate"/>
        </w:r>
        <w:r w:rsidRPr="001302A5">
          <w:rPr>
            <w:rStyle w:val="Hyperlink"/>
            <w:noProof/>
          </w:rPr>
          <w:delText>lorem 8.01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dolor ut</w:delText>
        </w:r>
        <w:r>
          <w:rPr>
            <w:noProof/>
            <w:webHidden/>
          </w:rPr>
          <w:tab/>
        </w:r>
        <w:r>
          <w:rPr>
            <w:noProof/>
            <w:webHidden/>
          </w:rPr>
          <w:fldChar w:fldCharType="begin"/>
        </w:r>
        <w:r>
          <w:rPr>
            <w:noProof/>
            <w:webHidden/>
          </w:rPr>
          <w:delInstrText xml:space="preserve"> PAGEREF _Toc218523829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6FA5C15F" w14:textId="77777777" w:rsidR="00540B5B" w:rsidRDefault="00540B5B">
      <w:pPr>
        <w:pStyle w:val="TOC2"/>
        <w:rPr>
          <w:del w:id="24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42" w:author="Comparison" w:date="2026-08-04T06:08:00Z" w16du:dateUtc="2026-08-04T10:08:00Z">
        <w:r>
          <w:fldChar w:fldCharType="begin"/>
        </w:r>
        <w:r>
          <w:delInstrText>HYPERLINK \l "_Toc218523830"</w:delInstrText>
        </w:r>
        <w:r>
          <w:fldChar w:fldCharType="separate"/>
        </w:r>
        <w:r w:rsidRPr="001302A5">
          <w:rPr>
            <w:rStyle w:val="Hyperlink"/>
            <w:noProof/>
          </w:rPr>
          <w:delText>lorem 8.02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sit incididunt sed-sit ipsum adipiscing</w:delText>
        </w:r>
        <w:r>
          <w:rPr>
            <w:noProof/>
            <w:webHidden/>
          </w:rPr>
          <w:tab/>
        </w:r>
        <w:r>
          <w:rPr>
            <w:noProof/>
            <w:webHidden/>
          </w:rPr>
          <w:fldChar w:fldCharType="begin"/>
        </w:r>
        <w:r>
          <w:rPr>
            <w:noProof/>
            <w:webHidden/>
          </w:rPr>
          <w:delInstrText xml:space="preserve"> PAGEREF _Toc218523830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44F84662" w14:textId="77777777" w:rsidR="00540B5B" w:rsidRDefault="00540B5B">
      <w:pPr>
        <w:pStyle w:val="TOC2"/>
        <w:rPr>
          <w:del w:id="24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44" w:author="Comparison" w:date="2026-08-04T06:08:00Z" w16du:dateUtc="2026-08-04T10:08:00Z">
        <w:r>
          <w:fldChar w:fldCharType="begin"/>
        </w:r>
        <w:r>
          <w:delInstrText>HYPERLINK \l "_Toc218523831"</w:delInstrText>
        </w:r>
        <w:r>
          <w:fldChar w:fldCharType="separate"/>
        </w:r>
        <w:r w:rsidRPr="001302A5">
          <w:rPr>
            <w:rStyle w:val="Hyperlink"/>
            <w:noProof/>
          </w:rPr>
          <w:delText>lorem 8.03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tempor aliqua dolor</w:delText>
        </w:r>
        <w:r>
          <w:rPr>
            <w:noProof/>
            <w:webHidden/>
          </w:rPr>
          <w:tab/>
        </w:r>
        <w:r>
          <w:rPr>
            <w:noProof/>
            <w:webHidden/>
          </w:rPr>
          <w:fldChar w:fldCharType="begin"/>
        </w:r>
        <w:r>
          <w:rPr>
            <w:noProof/>
            <w:webHidden/>
          </w:rPr>
          <w:delInstrText xml:space="preserve"> PAGEREF _Toc218523831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03B0F499" w14:textId="77777777" w:rsidR="00540B5B" w:rsidRDefault="00540B5B">
      <w:pPr>
        <w:pStyle w:val="TOC2"/>
        <w:rPr>
          <w:del w:id="24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46" w:author="Comparison" w:date="2026-08-04T06:08:00Z" w16du:dateUtc="2026-08-04T10:08:00Z">
        <w:r>
          <w:fldChar w:fldCharType="begin"/>
        </w:r>
        <w:r>
          <w:delInstrText>HYPERLINK \l "_Toc218523832"</w:delInstrText>
        </w:r>
        <w:r>
          <w:fldChar w:fldCharType="separate"/>
        </w:r>
        <w:r w:rsidRPr="001302A5">
          <w:rPr>
            <w:rStyle w:val="Hyperlink"/>
            <w:noProof/>
          </w:rPr>
          <w:delText>lorem 8.04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et adipiscing aliqua elit</w:delText>
        </w:r>
        <w:r>
          <w:rPr>
            <w:noProof/>
            <w:webHidden/>
          </w:rPr>
          <w:tab/>
        </w:r>
        <w:r>
          <w:rPr>
            <w:noProof/>
            <w:webHidden/>
          </w:rPr>
          <w:fldChar w:fldCharType="begin"/>
        </w:r>
        <w:r>
          <w:rPr>
            <w:noProof/>
            <w:webHidden/>
          </w:rPr>
          <w:delInstrText xml:space="preserve"> PAGEREF _Toc218523832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36A440A3" w14:textId="77777777" w:rsidR="00540B5B" w:rsidRDefault="00540B5B">
      <w:pPr>
        <w:pStyle w:val="TOC2"/>
        <w:rPr>
          <w:del w:id="24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48" w:author="Comparison" w:date="2026-08-04T06:08:00Z" w16du:dateUtc="2026-08-04T10:08:00Z">
        <w:r>
          <w:fldChar w:fldCharType="begin"/>
        </w:r>
        <w:r>
          <w:delInstrText>HYPERLINK \l "_Toc218523833"</w:delInstrText>
        </w:r>
        <w:r>
          <w:fldChar w:fldCharType="separate"/>
        </w:r>
        <w:r w:rsidRPr="001302A5">
          <w:rPr>
            <w:rStyle w:val="Hyperlink"/>
            <w:noProof/>
          </w:rPr>
          <w:delText>lorem 8.05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et ipsum</w:delText>
        </w:r>
        <w:r>
          <w:rPr>
            <w:noProof/>
            <w:webHidden/>
          </w:rPr>
          <w:tab/>
        </w:r>
        <w:r>
          <w:rPr>
            <w:noProof/>
            <w:webHidden/>
          </w:rPr>
          <w:fldChar w:fldCharType="begin"/>
        </w:r>
        <w:r>
          <w:rPr>
            <w:noProof/>
            <w:webHidden/>
          </w:rPr>
          <w:delInstrText xml:space="preserve"> PAGEREF _Toc218523833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565089C0" w14:textId="77777777" w:rsidR="00540B5B" w:rsidRDefault="00540B5B">
      <w:pPr>
        <w:pStyle w:val="TOC2"/>
        <w:rPr>
          <w:del w:id="24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50" w:author="Comparison" w:date="2026-08-04T06:08:00Z" w16du:dateUtc="2026-08-04T10:08:00Z">
        <w:r>
          <w:fldChar w:fldCharType="begin"/>
        </w:r>
        <w:r>
          <w:delInstrText>HYPERLINK \l "_Toc218523834"</w:delInstrText>
        </w:r>
        <w:r>
          <w:fldChar w:fldCharType="separate"/>
        </w:r>
        <w:r w:rsidRPr="001302A5">
          <w:rPr>
            <w:rStyle w:val="Hyperlink"/>
            <w:noProof/>
          </w:rPr>
          <w:delText>lorem 8.06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_Toc218523834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6AC1711A" w14:textId="77777777" w:rsidR="00540B5B" w:rsidRDefault="00540B5B">
      <w:pPr>
        <w:pStyle w:val="TOC1"/>
        <w:rPr>
          <w:del w:id="251"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52" w:author="Comparison" w:date="2026-08-04T06:08:00Z" w16du:dateUtc="2026-08-04T10:08:00Z">
        <w:r>
          <w:fldChar w:fldCharType="begin"/>
        </w:r>
        <w:r>
          <w:delInstrText>HYPERLINK \l "_Toc218523835"</w:delInstrText>
        </w:r>
        <w:r>
          <w:fldChar w:fldCharType="separate"/>
        </w:r>
        <w:r w:rsidRPr="001302A5">
          <w:rPr>
            <w:rStyle w:val="Hyperlink"/>
            <w:noProof/>
          </w:rPr>
          <w:delText>aliqua amet consectetur incididunt’ eiusmod</w:delText>
        </w:r>
        <w:r>
          <w:rPr>
            <w:noProof/>
            <w:webHidden/>
          </w:rPr>
          <w:tab/>
        </w:r>
        <w:r>
          <w:rPr>
            <w:noProof/>
            <w:webHidden/>
          </w:rPr>
          <w:fldChar w:fldCharType="begin"/>
        </w:r>
        <w:r>
          <w:rPr>
            <w:noProof/>
            <w:webHidden/>
          </w:rPr>
          <w:delInstrText xml:space="preserve"> PAGEREF _Toc218523835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1A1CD0EF" w14:textId="77777777" w:rsidR="00540B5B" w:rsidRDefault="00540B5B">
      <w:pPr>
        <w:pStyle w:val="TOC2"/>
        <w:rPr>
          <w:del w:id="25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54" w:author="Comparison" w:date="2026-08-04T06:08:00Z" w16du:dateUtc="2026-08-04T10:08:00Z">
        <w:r>
          <w:fldChar w:fldCharType="begin"/>
        </w:r>
        <w:r>
          <w:delInstrText>HYPERLINK \l "_Toc218523836"</w:delInstrText>
        </w:r>
        <w:r>
          <w:fldChar w:fldCharType="separate"/>
        </w:r>
        <w:r w:rsidRPr="001302A5">
          <w:rPr>
            <w:rStyle w:val="Hyperlink"/>
            <w:noProof/>
          </w:rPr>
          <w:delText>lorem 9.01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consectetur ipsum adipiscing</w:delText>
        </w:r>
        <w:r>
          <w:rPr>
            <w:noProof/>
            <w:webHidden/>
          </w:rPr>
          <w:tab/>
        </w:r>
        <w:r>
          <w:rPr>
            <w:noProof/>
            <w:webHidden/>
          </w:rPr>
          <w:fldChar w:fldCharType="begin"/>
        </w:r>
        <w:r>
          <w:rPr>
            <w:noProof/>
            <w:webHidden/>
          </w:rPr>
          <w:delInstrText xml:space="preserve"> PAGEREF _Toc218523836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5E88162C" w14:textId="77777777" w:rsidR="00540B5B" w:rsidRDefault="00540B5B">
      <w:pPr>
        <w:pStyle w:val="TOC2"/>
        <w:rPr>
          <w:del w:id="25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56" w:author="Comparison" w:date="2026-08-04T06:08:00Z" w16du:dateUtc="2026-08-04T10:08:00Z">
        <w:r>
          <w:fldChar w:fldCharType="begin"/>
        </w:r>
        <w:r>
          <w:delInstrText>HYPERLINK \l "_Toc218523837"</w:delInstrText>
        </w:r>
        <w:r>
          <w:fldChar w:fldCharType="separate"/>
        </w:r>
        <w:r w:rsidRPr="001302A5">
          <w:rPr>
            <w:rStyle w:val="Hyperlink"/>
            <w:noProof/>
          </w:rPr>
          <w:delText>lorem 9.02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incididunt’ eiusmod</w:delText>
        </w:r>
        <w:r>
          <w:rPr>
            <w:noProof/>
            <w:webHidden/>
          </w:rPr>
          <w:tab/>
        </w:r>
        <w:r>
          <w:rPr>
            <w:noProof/>
            <w:webHidden/>
          </w:rPr>
          <w:fldChar w:fldCharType="begin"/>
        </w:r>
        <w:r>
          <w:rPr>
            <w:noProof/>
            <w:webHidden/>
          </w:rPr>
          <w:delInstrText xml:space="preserve"> PAGEREF _Toc218523837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25C77C6A" w14:textId="77777777" w:rsidR="00540B5B" w:rsidRDefault="00540B5B">
      <w:pPr>
        <w:pStyle w:val="TOC1"/>
        <w:rPr>
          <w:del w:id="257"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58" w:author="Comparison" w:date="2026-08-04T06:08:00Z" w16du:dateUtc="2026-08-04T10:08:00Z">
        <w:r>
          <w:fldChar w:fldCharType="begin"/>
        </w:r>
        <w:r>
          <w:delInstrText>HYPERLINK \l "_Toc218523838"</w:delInstrText>
        </w:r>
        <w:r>
          <w:fldChar w:fldCharType="separate"/>
        </w:r>
        <w:r w:rsidRPr="001302A5">
          <w:rPr>
            <w:rStyle w:val="Hyperlink"/>
            <w:noProof/>
          </w:rPr>
          <w:delText>aliqua eiusmod ipsum consectetur magna</w:delText>
        </w:r>
        <w:r>
          <w:rPr>
            <w:noProof/>
            <w:webHidden/>
          </w:rPr>
          <w:tab/>
        </w:r>
        <w:r>
          <w:rPr>
            <w:noProof/>
            <w:webHidden/>
          </w:rPr>
          <w:fldChar w:fldCharType="begin"/>
        </w:r>
        <w:r>
          <w:rPr>
            <w:noProof/>
            <w:webHidden/>
          </w:rPr>
          <w:delInstrText xml:space="preserve"> PAGEREF _Toc218523838 \h </w:delInstrText>
        </w:r>
        <w:r>
          <w:rPr>
            <w:noProof/>
            <w:webHidden/>
          </w:rPr>
        </w:r>
        <w:r>
          <w:rPr>
            <w:noProof/>
            <w:webHidden/>
          </w:rPr>
          <w:fldChar w:fldCharType="separate"/>
        </w:r>
        <w:r>
          <w:rPr>
            <w:noProof/>
            <w:webHidden/>
          </w:rPr>
          <w:delText>10-1</w:delText>
        </w:r>
        <w:r>
          <w:rPr>
            <w:noProof/>
            <w:webHidden/>
          </w:rPr>
          <w:fldChar w:fldCharType="end"/>
        </w:r>
        <w:r>
          <w:fldChar w:fldCharType="end"/>
        </w:r>
      </w:del>
    </w:p>
    <w:p w14:paraId="70FCAD98" w14:textId="77777777" w:rsidR="00540B5B" w:rsidRDefault="00540B5B">
      <w:pPr>
        <w:pStyle w:val="TOC1"/>
        <w:rPr>
          <w:del w:id="259"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60" w:author="Comparison" w:date="2026-08-04T06:08:00Z" w16du:dateUtc="2026-08-04T10:08:00Z">
        <w:r>
          <w:fldChar w:fldCharType="begin"/>
        </w:r>
        <w:r>
          <w:delInstrText>HYPERLINK \l "_Toc218523839"</w:delInstrText>
        </w:r>
        <w:r>
          <w:fldChar w:fldCharType="separate"/>
        </w:r>
        <w:r w:rsidRPr="001302A5">
          <w:rPr>
            <w:rStyle w:val="Hyperlink"/>
            <w:noProof/>
          </w:rPr>
          <w:delText>aliqua eiusmod ut do elit incididunt sed lorem</w:delText>
        </w:r>
        <w:r>
          <w:rPr>
            <w:noProof/>
            <w:webHidden/>
          </w:rPr>
          <w:tab/>
        </w:r>
        <w:r>
          <w:rPr>
            <w:noProof/>
            <w:webHidden/>
          </w:rPr>
          <w:fldChar w:fldCharType="begin"/>
        </w:r>
        <w:r>
          <w:rPr>
            <w:noProof/>
            <w:webHidden/>
          </w:rPr>
          <w:delInstrText xml:space="preserve"> PAGEREF _Toc218523839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289C9E2D" w14:textId="77777777" w:rsidR="00540B5B" w:rsidRDefault="00540B5B">
      <w:pPr>
        <w:pStyle w:val="TOC2"/>
        <w:rPr>
          <w:del w:id="26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62" w:author="Comparison" w:date="2026-08-04T06:08:00Z" w16du:dateUtc="2026-08-04T10:08:00Z">
        <w:r>
          <w:fldChar w:fldCharType="begin"/>
        </w:r>
        <w:r>
          <w:delInstrText>HYPERLINK \l "_Toc218523840"</w:delInstrText>
        </w:r>
        <w:r>
          <w:fldChar w:fldCharType="separate"/>
        </w:r>
        <w:r w:rsidRPr="001302A5">
          <w:rPr>
            <w:rStyle w:val="Hyperlink"/>
            <w:noProof/>
          </w:rPr>
          <w:delText>lorem 11.01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adipiscing ipsum</w:delText>
        </w:r>
        <w:r>
          <w:rPr>
            <w:noProof/>
            <w:webHidden/>
          </w:rPr>
          <w:tab/>
        </w:r>
        <w:r>
          <w:rPr>
            <w:noProof/>
            <w:webHidden/>
          </w:rPr>
          <w:fldChar w:fldCharType="begin"/>
        </w:r>
        <w:r>
          <w:rPr>
            <w:noProof/>
            <w:webHidden/>
          </w:rPr>
          <w:delInstrText xml:space="preserve"> PAGEREF _Toc218523840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1B6CE4DD" w14:textId="77777777" w:rsidR="00540B5B" w:rsidRDefault="00540B5B">
      <w:pPr>
        <w:pStyle w:val="TOC2"/>
        <w:rPr>
          <w:del w:id="26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64" w:author="Comparison" w:date="2026-08-04T06:08:00Z" w16du:dateUtc="2026-08-04T10:08:00Z">
        <w:r>
          <w:fldChar w:fldCharType="begin"/>
        </w:r>
        <w:r>
          <w:delInstrText>HYPERLINK \l "_Toc218523841"</w:delInstrText>
        </w:r>
        <w:r>
          <w:fldChar w:fldCharType="separate"/>
        </w:r>
        <w:r w:rsidRPr="001302A5">
          <w:rPr>
            <w:rStyle w:val="Hyperlink"/>
            <w:noProof/>
          </w:rPr>
          <w:delText>lorem 11.02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incididunt sed lorem</w:delText>
        </w:r>
        <w:r>
          <w:rPr>
            <w:noProof/>
            <w:webHidden/>
          </w:rPr>
          <w:tab/>
        </w:r>
        <w:r>
          <w:rPr>
            <w:noProof/>
            <w:webHidden/>
          </w:rPr>
          <w:fldChar w:fldCharType="begin"/>
        </w:r>
        <w:r>
          <w:rPr>
            <w:noProof/>
            <w:webHidden/>
          </w:rPr>
          <w:delInstrText xml:space="preserve"> PAGEREF _Toc218523841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3B94B4D2" w14:textId="77777777" w:rsidR="00540B5B" w:rsidRDefault="00540B5B">
      <w:pPr>
        <w:pStyle w:val="TOC2"/>
        <w:rPr>
          <w:del w:id="26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66" w:author="Comparison" w:date="2026-08-04T06:08:00Z" w16du:dateUtc="2026-08-04T10:08:00Z">
        <w:r>
          <w:fldChar w:fldCharType="begin"/>
        </w:r>
        <w:r>
          <w:delInstrText>HYPERLINK \l "_Toc218523842"</w:delInstrText>
        </w:r>
        <w:r>
          <w:fldChar w:fldCharType="separate"/>
        </w:r>
        <w:r w:rsidRPr="001302A5">
          <w:rPr>
            <w:rStyle w:val="Hyperlink"/>
            <w:noProof/>
          </w:rPr>
          <w:delText>lorem 11.03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magna</w:delText>
        </w:r>
        <w:r>
          <w:rPr>
            <w:noProof/>
            <w:webHidden/>
          </w:rPr>
          <w:tab/>
        </w:r>
        <w:r>
          <w:rPr>
            <w:noProof/>
            <w:webHidden/>
          </w:rPr>
          <w:fldChar w:fldCharType="begin"/>
        </w:r>
        <w:r>
          <w:rPr>
            <w:noProof/>
            <w:webHidden/>
          </w:rPr>
          <w:delInstrText xml:space="preserve"> PAGEREF _Toc218523842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52E9C184" w14:textId="77777777" w:rsidR="00540B5B" w:rsidRDefault="00540B5B">
      <w:pPr>
        <w:pStyle w:val="TOC2"/>
        <w:rPr>
          <w:del w:id="26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68" w:author="Comparison" w:date="2026-08-04T06:08:00Z" w16du:dateUtc="2026-08-04T10:08:00Z">
        <w:r>
          <w:fldChar w:fldCharType="begin"/>
        </w:r>
        <w:r>
          <w:delInstrText>HYPERLINK \l "_Toc218523843"</w:delInstrText>
        </w:r>
        <w:r>
          <w:fldChar w:fldCharType="separate"/>
        </w:r>
        <w:r w:rsidRPr="001302A5">
          <w:rPr>
            <w:rStyle w:val="Hyperlink"/>
            <w:noProof/>
          </w:rPr>
          <w:delText>lorem 11.04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_Toc218523843 \h </w:delInstrText>
        </w:r>
        <w:r>
          <w:rPr>
            <w:noProof/>
            <w:webHidden/>
          </w:rPr>
        </w:r>
        <w:r>
          <w:rPr>
            <w:noProof/>
            <w:webHidden/>
          </w:rPr>
          <w:fldChar w:fldCharType="separate"/>
        </w:r>
        <w:r>
          <w:rPr>
            <w:noProof/>
            <w:webHidden/>
          </w:rPr>
          <w:delText>11-7</w:delText>
        </w:r>
        <w:r>
          <w:rPr>
            <w:noProof/>
            <w:webHidden/>
          </w:rPr>
          <w:fldChar w:fldCharType="end"/>
        </w:r>
        <w:r>
          <w:fldChar w:fldCharType="end"/>
        </w:r>
      </w:del>
    </w:p>
    <w:p w14:paraId="6CB1CE00" w14:textId="77777777" w:rsidR="00540B5B" w:rsidRDefault="00540B5B">
      <w:pPr>
        <w:pStyle w:val="TOC2"/>
        <w:rPr>
          <w:del w:id="26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70" w:author="Comparison" w:date="2026-08-04T06:08:00Z" w16du:dateUtc="2026-08-04T10:08:00Z">
        <w:r>
          <w:fldChar w:fldCharType="begin"/>
        </w:r>
        <w:r>
          <w:delInstrText>HYPERLINK \l "_Toc218523844"</w:delInstrText>
        </w:r>
        <w:r>
          <w:fldChar w:fldCharType="separate"/>
        </w:r>
        <w:r w:rsidRPr="001302A5">
          <w:rPr>
            <w:rStyle w:val="Hyperlink"/>
            <w:noProof/>
          </w:rPr>
          <w:delText>lorem 11.05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elit aliqua</w:delText>
        </w:r>
        <w:r>
          <w:rPr>
            <w:noProof/>
            <w:webHidden/>
          </w:rPr>
          <w:tab/>
        </w:r>
        <w:r>
          <w:rPr>
            <w:noProof/>
            <w:webHidden/>
          </w:rPr>
          <w:fldChar w:fldCharType="begin"/>
        </w:r>
        <w:r>
          <w:rPr>
            <w:noProof/>
            <w:webHidden/>
          </w:rPr>
          <w:delInstrText xml:space="preserve"> PAGEREF _Toc218523844 \h </w:delInstrText>
        </w:r>
        <w:r>
          <w:rPr>
            <w:noProof/>
            <w:webHidden/>
          </w:rPr>
        </w:r>
        <w:r>
          <w:rPr>
            <w:noProof/>
            <w:webHidden/>
          </w:rPr>
          <w:fldChar w:fldCharType="separate"/>
        </w:r>
        <w:r>
          <w:rPr>
            <w:noProof/>
            <w:webHidden/>
          </w:rPr>
          <w:delText>11-8</w:delText>
        </w:r>
        <w:r>
          <w:rPr>
            <w:noProof/>
            <w:webHidden/>
          </w:rPr>
          <w:fldChar w:fldCharType="end"/>
        </w:r>
        <w:r>
          <w:fldChar w:fldCharType="end"/>
        </w:r>
      </w:del>
    </w:p>
    <w:p w14:paraId="7C38C929" w14:textId="77777777" w:rsidR="00540B5B" w:rsidRDefault="00540B5B">
      <w:pPr>
        <w:pStyle w:val="TOC1"/>
        <w:rPr>
          <w:del w:id="271"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72" w:author="Comparison" w:date="2026-08-04T06:08:00Z" w16du:dateUtc="2026-08-04T10:08:00Z">
        <w:r>
          <w:fldChar w:fldCharType="begin"/>
        </w:r>
        <w:r>
          <w:delInstrText>HYPERLINK \l "_Toc218523845"</w:delInstrText>
        </w:r>
        <w:r>
          <w:fldChar w:fldCharType="separate"/>
        </w:r>
        <w:r w:rsidRPr="001302A5">
          <w:rPr>
            <w:rStyle w:val="Hyperlink"/>
            <w:noProof/>
          </w:rPr>
          <w:delText>aliqua sed et lorem incididunt lorem labore incididunt</w:delText>
        </w:r>
        <w:r>
          <w:rPr>
            <w:noProof/>
            <w:webHidden/>
          </w:rPr>
          <w:tab/>
        </w:r>
        <w:r>
          <w:rPr>
            <w:noProof/>
            <w:webHidden/>
          </w:rPr>
          <w:fldChar w:fldCharType="begin"/>
        </w:r>
        <w:r>
          <w:rPr>
            <w:noProof/>
            <w:webHidden/>
          </w:rPr>
          <w:delInstrText xml:space="preserve"> PAGEREF _Toc218523845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298A3124" w14:textId="77777777" w:rsidR="00540B5B" w:rsidRDefault="00540B5B">
      <w:pPr>
        <w:pStyle w:val="TOC2"/>
        <w:rPr>
          <w:del w:id="27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74" w:author="Comparison" w:date="2026-08-04T06:08:00Z" w16du:dateUtc="2026-08-04T10:08:00Z">
        <w:r>
          <w:fldChar w:fldCharType="begin"/>
        </w:r>
        <w:r>
          <w:delInstrText>HYPERLINK \l "_Toc218523846"</w:delInstrText>
        </w:r>
        <w:r>
          <w:fldChar w:fldCharType="separate"/>
        </w:r>
        <w:r w:rsidRPr="001302A5">
          <w:rPr>
            <w:rStyle w:val="Hyperlink"/>
            <w:noProof/>
          </w:rPr>
          <w:delText>lorem 12.01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lorem</w:delText>
        </w:r>
        <w:r>
          <w:rPr>
            <w:noProof/>
            <w:webHidden/>
          </w:rPr>
          <w:tab/>
        </w:r>
        <w:r>
          <w:rPr>
            <w:noProof/>
            <w:webHidden/>
          </w:rPr>
          <w:fldChar w:fldCharType="begin"/>
        </w:r>
        <w:r>
          <w:rPr>
            <w:noProof/>
            <w:webHidden/>
          </w:rPr>
          <w:delInstrText xml:space="preserve"> PAGEREF _Toc218523846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358C06AC" w14:textId="77777777" w:rsidR="00540B5B" w:rsidRDefault="00540B5B">
      <w:pPr>
        <w:pStyle w:val="TOC2"/>
        <w:rPr>
          <w:del w:id="27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76" w:author="Comparison" w:date="2026-08-04T06:08:00Z" w16du:dateUtc="2026-08-04T10:08:00Z">
        <w:r>
          <w:fldChar w:fldCharType="begin"/>
        </w:r>
        <w:r>
          <w:delInstrText>HYPERLINK \l "_Toc218523847"</w:delInstrText>
        </w:r>
        <w:r>
          <w:fldChar w:fldCharType="separate"/>
        </w:r>
        <w:r w:rsidRPr="001302A5">
          <w:rPr>
            <w:rStyle w:val="Hyperlink"/>
            <w:noProof/>
          </w:rPr>
          <w:delText>lorem 12.02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labore incididunt</w:delText>
        </w:r>
        <w:r>
          <w:rPr>
            <w:noProof/>
            <w:webHidden/>
          </w:rPr>
          <w:tab/>
        </w:r>
        <w:r>
          <w:rPr>
            <w:noProof/>
            <w:webHidden/>
          </w:rPr>
          <w:fldChar w:fldCharType="begin"/>
        </w:r>
        <w:r>
          <w:rPr>
            <w:noProof/>
            <w:webHidden/>
          </w:rPr>
          <w:delInstrText xml:space="preserve"> PAGEREF _Toc218523847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57E8D118" w14:textId="77777777" w:rsidR="00540B5B" w:rsidRDefault="00540B5B">
      <w:pPr>
        <w:pStyle w:val="TOC2"/>
        <w:rPr>
          <w:del w:id="27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78" w:author="Comparison" w:date="2026-08-04T06:08:00Z" w16du:dateUtc="2026-08-04T10:08:00Z">
        <w:r>
          <w:fldChar w:fldCharType="begin"/>
        </w:r>
        <w:r>
          <w:delInstrText>HYPERLINK \l "_Toc218523848"</w:delInstrText>
        </w:r>
        <w:r>
          <w:fldChar w:fldCharType="separate"/>
        </w:r>
        <w:r w:rsidRPr="001302A5">
          <w:rPr>
            <w:rStyle w:val="Hyperlink"/>
            <w:noProof/>
          </w:rPr>
          <w:delText>lorem 12.03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ut</w:delText>
        </w:r>
        <w:r>
          <w:rPr>
            <w:noProof/>
            <w:webHidden/>
          </w:rPr>
          <w:tab/>
        </w:r>
        <w:r>
          <w:rPr>
            <w:noProof/>
            <w:webHidden/>
          </w:rPr>
          <w:fldChar w:fldCharType="begin"/>
        </w:r>
        <w:r>
          <w:rPr>
            <w:noProof/>
            <w:webHidden/>
          </w:rPr>
          <w:delInstrText xml:space="preserve"> PAGEREF _Toc218523848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19AA730B" w14:textId="77777777" w:rsidR="00540B5B" w:rsidRDefault="00540B5B">
      <w:pPr>
        <w:pStyle w:val="TOC2"/>
        <w:rPr>
          <w:del w:id="27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80" w:author="Comparison" w:date="2026-08-04T06:08:00Z" w16du:dateUtc="2026-08-04T10:08:00Z">
        <w:r>
          <w:fldChar w:fldCharType="begin"/>
        </w:r>
        <w:r>
          <w:delInstrText>HYPERLINK \l "_Toc218523849"</w:delInstrText>
        </w:r>
        <w:r>
          <w:fldChar w:fldCharType="separate"/>
        </w:r>
        <w:r w:rsidRPr="001302A5">
          <w:rPr>
            <w:rStyle w:val="Hyperlink"/>
            <w:noProof/>
          </w:rPr>
          <w:delText>lorem 12.04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dolore</w:delText>
        </w:r>
        <w:r>
          <w:rPr>
            <w:noProof/>
            <w:webHidden/>
          </w:rPr>
          <w:tab/>
        </w:r>
        <w:r>
          <w:rPr>
            <w:noProof/>
            <w:webHidden/>
          </w:rPr>
          <w:fldChar w:fldCharType="begin"/>
        </w:r>
        <w:r>
          <w:rPr>
            <w:noProof/>
            <w:webHidden/>
          </w:rPr>
          <w:delInstrText xml:space="preserve"> PAGEREF _Toc218523849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3B0C20FF" w14:textId="77777777" w:rsidR="00540B5B" w:rsidRDefault="00540B5B">
      <w:pPr>
        <w:pStyle w:val="TOC2"/>
        <w:rPr>
          <w:del w:id="28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82" w:author="Comparison" w:date="2026-08-04T06:08:00Z" w16du:dateUtc="2026-08-04T10:08:00Z">
        <w:r>
          <w:fldChar w:fldCharType="begin"/>
        </w:r>
        <w:r>
          <w:delInstrText>HYPERLINK \l "_Toc218523850"</w:delInstrText>
        </w:r>
        <w:r>
          <w:fldChar w:fldCharType="separate"/>
        </w:r>
        <w:r w:rsidRPr="001302A5">
          <w:rPr>
            <w:rStyle w:val="Hyperlink"/>
            <w:noProof/>
          </w:rPr>
          <w:delText>lorem 12.05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et do incididunt lorem labore consectetur</w:delText>
        </w:r>
        <w:r>
          <w:rPr>
            <w:noProof/>
            <w:webHidden/>
          </w:rPr>
          <w:tab/>
        </w:r>
        <w:r>
          <w:rPr>
            <w:noProof/>
            <w:webHidden/>
          </w:rPr>
          <w:fldChar w:fldCharType="begin"/>
        </w:r>
        <w:r>
          <w:rPr>
            <w:noProof/>
            <w:webHidden/>
          </w:rPr>
          <w:delInstrText xml:space="preserve"> PAGEREF _Toc218523850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5B5AB2B9" w14:textId="77777777" w:rsidR="00540B5B" w:rsidRDefault="00540B5B">
      <w:pPr>
        <w:pStyle w:val="TOC1"/>
        <w:rPr>
          <w:del w:id="283"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284" w:author="Comparison" w:date="2026-08-04T06:08:00Z" w16du:dateUtc="2026-08-04T10:08:00Z">
        <w:r>
          <w:fldChar w:fldCharType="begin"/>
        </w:r>
        <w:r>
          <w:delInstrText>HYPERLINK \l "_Toc218523851"</w:delInstrText>
        </w:r>
        <w:r>
          <w:fldChar w:fldCharType="separate"/>
        </w:r>
        <w:r w:rsidRPr="001302A5">
          <w:rPr>
            <w:rStyle w:val="Hyperlink"/>
            <w:noProof/>
          </w:rPr>
          <w:delText>aliqua incididunt ipsum elit</w:delText>
        </w:r>
        <w:r>
          <w:rPr>
            <w:noProof/>
            <w:webHidden/>
          </w:rPr>
          <w:tab/>
        </w:r>
        <w:r>
          <w:rPr>
            <w:noProof/>
            <w:webHidden/>
          </w:rPr>
          <w:fldChar w:fldCharType="begin"/>
        </w:r>
        <w:r>
          <w:rPr>
            <w:noProof/>
            <w:webHidden/>
          </w:rPr>
          <w:delInstrText xml:space="preserve"> PAGEREF _Toc218523851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4187461D" w14:textId="77777777" w:rsidR="00540B5B" w:rsidRDefault="00540B5B">
      <w:pPr>
        <w:pStyle w:val="TOC2"/>
        <w:rPr>
          <w:del w:id="28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86" w:author="Comparison" w:date="2026-08-04T06:08:00Z" w16du:dateUtc="2026-08-04T10:08:00Z">
        <w:r>
          <w:fldChar w:fldCharType="begin"/>
        </w:r>
        <w:r>
          <w:delInstrText>HYPERLINK \l "_Toc218523852"</w:delInstrText>
        </w:r>
        <w:r>
          <w:fldChar w:fldCharType="separate"/>
        </w:r>
        <w:r w:rsidRPr="001302A5">
          <w:rPr>
            <w:rStyle w:val="Hyperlink"/>
            <w:noProof/>
          </w:rPr>
          <w:delText>lorem 13.01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do lorem</w:delText>
        </w:r>
        <w:r>
          <w:rPr>
            <w:noProof/>
            <w:webHidden/>
          </w:rPr>
          <w:tab/>
        </w:r>
        <w:r>
          <w:rPr>
            <w:noProof/>
            <w:webHidden/>
          </w:rPr>
          <w:fldChar w:fldCharType="begin"/>
        </w:r>
        <w:r>
          <w:rPr>
            <w:noProof/>
            <w:webHidden/>
          </w:rPr>
          <w:delInstrText xml:space="preserve"> PAGEREF _Toc218523852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7D999761" w14:textId="77777777" w:rsidR="00540B5B" w:rsidRDefault="00540B5B">
      <w:pPr>
        <w:pStyle w:val="TOC2"/>
        <w:rPr>
          <w:del w:id="28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88" w:author="Comparison" w:date="2026-08-04T06:08:00Z" w16du:dateUtc="2026-08-04T10:08:00Z">
        <w:r>
          <w:fldChar w:fldCharType="begin"/>
        </w:r>
        <w:r>
          <w:delInstrText>HYPERLINK \l "_Toc218523853"</w:delInstrText>
        </w:r>
        <w:r>
          <w:fldChar w:fldCharType="separate"/>
        </w:r>
        <w:r w:rsidRPr="001302A5">
          <w:rPr>
            <w:rStyle w:val="Hyperlink"/>
            <w:noProof/>
          </w:rPr>
          <w:delText>lorem 13.02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do; sed do ut consectetur ipsum ipsum</w:delText>
        </w:r>
        <w:r>
          <w:rPr>
            <w:noProof/>
            <w:webHidden/>
          </w:rPr>
          <w:tab/>
        </w:r>
        <w:r>
          <w:rPr>
            <w:noProof/>
            <w:webHidden/>
          </w:rPr>
          <w:fldChar w:fldCharType="begin"/>
        </w:r>
        <w:r>
          <w:rPr>
            <w:noProof/>
            <w:webHidden/>
          </w:rPr>
          <w:delInstrText xml:space="preserve"> PAGEREF _Toc218523853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08516412" w14:textId="77777777" w:rsidR="00540B5B" w:rsidRDefault="00540B5B">
      <w:pPr>
        <w:pStyle w:val="TOC2"/>
        <w:rPr>
          <w:del w:id="28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90" w:author="Comparison" w:date="2026-08-04T06:08:00Z" w16du:dateUtc="2026-08-04T10:08:00Z">
        <w:r>
          <w:fldChar w:fldCharType="begin"/>
        </w:r>
        <w:r>
          <w:delInstrText>HYPERLINK \l "_Toc218523854"</w:delInstrText>
        </w:r>
        <w:r>
          <w:fldChar w:fldCharType="separate"/>
        </w:r>
        <w:r w:rsidRPr="001302A5">
          <w:rPr>
            <w:rStyle w:val="Hyperlink"/>
            <w:noProof/>
          </w:rPr>
          <w:delText>lorem 13.03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amet’et et</w:delText>
        </w:r>
        <w:r>
          <w:rPr>
            <w:noProof/>
            <w:webHidden/>
          </w:rPr>
          <w:tab/>
        </w:r>
        <w:r>
          <w:rPr>
            <w:noProof/>
            <w:webHidden/>
          </w:rPr>
          <w:fldChar w:fldCharType="begin"/>
        </w:r>
        <w:r>
          <w:rPr>
            <w:noProof/>
            <w:webHidden/>
          </w:rPr>
          <w:delInstrText xml:space="preserve"> PAGEREF _Toc218523854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3578B55F" w14:textId="77777777" w:rsidR="00540B5B" w:rsidRDefault="00540B5B">
      <w:pPr>
        <w:pStyle w:val="TOC2"/>
        <w:rPr>
          <w:del w:id="29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92" w:author="Comparison" w:date="2026-08-04T06:08:00Z" w16du:dateUtc="2026-08-04T10:08:00Z">
        <w:r>
          <w:fldChar w:fldCharType="begin"/>
        </w:r>
        <w:r>
          <w:delInstrText>HYPERLINK \l "_Toc218523855"</w:delInstrText>
        </w:r>
        <w:r>
          <w:fldChar w:fldCharType="separate"/>
        </w:r>
        <w:r w:rsidRPr="001302A5">
          <w:rPr>
            <w:rStyle w:val="Hyperlink"/>
            <w:noProof/>
          </w:rPr>
          <w:delText>lorem 13.04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 elit eiusmod do eiusmod</w:delText>
        </w:r>
        <w:r>
          <w:rPr>
            <w:noProof/>
            <w:webHidden/>
          </w:rPr>
          <w:tab/>
        </w:r>
        <w:r>
          <w:rPr>
            <w:noProof/>
            <w:webHidden/>
          </w:rPr>
          <w:fldChar w:fldCharType="begin"/>
        </w:r>
        <w:r>
          <w:rPr>
            <w:noProof/>
            <w:webHidden/>
          </w:rPr>
          <w:delInstrText xml:space="preserve"> PAGEREF _Toc218523855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72D2C524" w14:textId="77777777" w:rsidR="00540B5B" w:rsidRDefault="00540B5B">
      <w:pPr>
        <w:pStyle w:val="TOC2"/>
        <w:rPr>
          <w:del w:id="29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94" w:author="Comparison" w:date="2026-08-04T06:08:00Z" w16du:dateUtc="2026-08-04T10:08:00Z">
        <w:r>
          <w:fldChar w:fldCharType="begin"/>
        </w:r>
        <w:r>
          <w:delInstrText>HYPERLINK \l "_Toc218523856"</w:delInstrText>
        </w:r>
        <w:r>
          <w:fldChar w:fldCharType="separate"/>
        </w:r>
        <w:r w:rsidRPr="001302A5">
          <w:rPr>
            <w:rStyle w:val="Hyperlink"/>
            <w:noProof/>
          </w:rPr>
          <w:delText>lorem 13.05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ut</w:delText>
        </w:r>
        <w:r>
          <w:rPr>
            <w:noProof/>
            <w:webHidden/>
          </w:rPr>
          <w:tab/>
        </w:r>
        <w:r>
          <w:rPr>
            <w:noProof/>
            <w:webHidden/>
          </w:rPr>
          <w:fldChar w:fldCharType="begin"/>
        </w:r>
        <w:r>
          <w:rPr>
            <w:noProof/>
            <w:webHidden/>
          </w:rPr>
          <w:delInstrText xml:space="preserve"> PAGEREF _Toc218523856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1AE1E8CC" w14:textId="77777777" w:rsidR="00540B5B" w:rsidRDefault="00540B5B">
      <w:pPr>
        <w:pStyle w:val="TOC2"/>
        <w:rPr>
          <w:del w:id="29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96" w:author="Comparison" w:date="2026-08-04T06:08:00Z" w16du:dateUtc="2026-08-04T10:08:00Z">
        <w:r>
          <w:fldChar w:fldCharType="begin"/>
        </w:r>
        <w:r>
          <w:delInstrText>HYPERLINK \l "_Toc218523857"</w:delInstrText>
        </w:r>
        <w:r>
          <w:fldChar w:fldCharType="separate"/>
        </w:r>
        <w:r w:rsidRPr="001302A5">
          <w:rPr>
            <w:rStyle w:val="Hyperlink"/>
            <w:noProof/>
          </w:rPr>
          <w:delText>lorem 13.06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incididunt</w:delText>
        </w:r>
        <w:r>
          <w:rPr>
            <w:noProof/>
            <w:webHidden/>
          </w:rPr>
          <w:tab/>
        </w:r>
        <w:r>
          <w:rPr>
            <w:noProof/>
            <w:webHidden/>
          </w:rPr>
          <w:fldChar w:fldCharType="begin"/>
        </w:r>
        <w:r>
          <w:rPr>
            <w:noProof/>
            <w:webHidden/>
          </w:rPr>
          <w:delInstrText xml:space="preserve"> PAGEREF _Toc218523857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67AC912E" w14:textId="77777777" w:rsidR="00540B5B" w:rsidRDefault="00540B5B">
      <w:pPr>
        <w:pStyle w:val="TOC2"/>
        <w:rPr>
          <w:del w:id="29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298" w:author="Comparison" w:date="2026-08-04T06:08:00Z" w16du:dateUtc="2026-08-04T10:08:00Z">
        <w:r>
          <w:fldChar w:fldCharType="begin"/>
        </w:r>
        <w:r>
          <w:delInstrText>HYPERLINK \l "_Toc218523858"</w:delInstrText>
        </w:r>
        <w:r>
          <w:fldChar w:fldCharType="separate"/>
        </w:r>
        <w:r w:rsidRPr="001302A5">
          <w:rPr>
            <w:rStyle w:val="Hyperlink"/>
            <w:noProof/>
          </w:rPr>
          <w:delText>lorem 13.07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consectetur sed</w:delText>
        </w:r>
        <w:r>
          <w:rPr>
            <w:noProof/>
            <w:webHidden/>
          </w:rPr>
          <w:tab/>
        </w:r>
        <w:r>
          <w:rPr>
            <w:noProof/>
            <w:webHidden/>
          </w:rPr>
          <w:fldChar w:fldCharType="begin"/>
        </w:r>
        <w:r>
          <w:rPr>
            <w:noProof/>
            <w:webHidden/>
          </w:rPr>
          <w:delInstrText xml:space="preserve"> PAGEREF _Toc218523858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624A7EF4" w14:textId="77777777" w:rsidR="00540B5B" w:rsidRDefault="00540B5B">
      <w:pPr>
        <w:pStyle w:val="TOC2"/>
        <w:rPr>
          <w:del w:id="29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00" w:author="Comparison" w:date="2026-08-04T06:08:00Z" w16du:dateUtc="2026-08-04T10:08:00Z">
        <w:r>
          <w:fldChar w:fldCharType="begin"/>
        </w:r>
        <w:r>
          <w:delInstrText>HYPERLINK \l "_Toc218523859"</w:delInstrText>
        </w:r>
        <w:r>
          <w:fldChar w:fldCharType="separate"/>
        </w:r>
        <w:r w:rsidRPr="001302A5">
          <w:rPr>
            <w:rStyle w:val="Hyperlink"/>
            <w:noProof/>
          </w:rPr>
          <w:delText>lorem 13.08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ipsum-labore</w:delText>
        </w:r>
        <w:r>
          <w:rPr>
            <w:noProof/>
            <w:webHidden/>
          </w:rPr>
          <w:tab/>
        </w:r>
        <w:r>
          <w:rPr>
            <w:noProof/>
            <w:webHidden/>
          </w:rPr>
          <w:fldChar w:fldCharType="begin"/>
        </w:r>
        <w:r>
          <w:rPr>
            <w:noProof/>
            <w:webHidden/>
          </w:rPr>
          <w:delInstrText xml:space="preserve"> PAGEREF _Toc218523859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5EF55066" w14:textId="77777777" w:rsidR="00540B5B" w:rsidRDefault="00540B5B">
      <w:pPr>
        <w:pStyle w:val="TOC2"/>
        <w:rPr>
          <w:del w:id="30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02" w:author="Comparison" w:date="2026-08-04T06:08:00Z" w16du:dateUtc="2026-08-04T10:08:00Z">
        <w:r>
          <w:fldChar w:fldCharType="begin"/>
        </w:r>
        <w:r>
          <w:delInstrText>HYPERLINK \l "_Toc218523860"</w:delInstrText>
        </w:r>
        <w:r>
          <w:fldChar w:fldCharType="separate"/>
        </w:r>
        <w:r w:rsidRPr="001302A5">
          <w:rPr>
            <w:rStyle w:val="Hyperlink"/>
            <w:noProof/>
          </w:rPr>
          <w:delText>lorem 13.09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tempor</w:delText>
        </w:r>
        <w:r>
          <w:rPr>
            <w:noProof/>
            <w:webHidden/>
          </w:rPr>
          <w:tab/>
        </w:r>
        <w:r>
          <w:rPr>
            <w:noProof/>
            <w:webHidden/>
          </w:rPr>
          <w:fldChar w:fldCharType="begin"/>
        </w:r>
        <w:r>
          <w:rPr>
            <w:noProof/>
            <w:webHidden/>
          </w:rPr>
          <w:delInstrText xml:space="preserve"> PAGEREF _Toc218523860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041A3944" w14:textId="77777777" w:rsidR="00540B5B" w:rsidRDefault="00540B5B">
      <w:pPr>
        <w:pStyle w:val="TOC2"/>
        <w:rPr>
          <w:del w:id="30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04" w:author="Comparison" w:date="2026-08-04T06:08:00Z" w16du:dateUtc="2026-08-04T10:08:00Z">
        <w:r>
          <w:fldChar w:fldCharType="begin"/>
        </w:r>
        <w:r>
          <w:delInstrText>HYPERLINK \l "_Toc218523861"</w:delInstrText>
        </w:r>
        <w:r>
          <w:fldChar w:fldCharType="separate"/>
        </w:r>
        <w:r w:rsidRPr="001302A5">
          <w:rPr>
            <w:rStyle w:val="Hyperlink"/>
            <w:noProof/>
          </w:rPr>
          <w:delText>lorem 13.10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dolor</w:delText>
        </w:r>
        <w:r>
          <w:rPr>
            <w:noProof/>
            <w:webHidden/>
          </w:rPr>
          <w:tab/>
        </w:r>
        <w:r>
          <w:rPr>
            <w:noProof/>
            <w:webHidden/>
          </w:rPr>
          <w:fldChar w:fldCharType="begin"/>
        </w:r>
        <w:r>
          <w:rPr>
            <w:noProof/>
            <w:webHidden/>
          </w:rPr>
          <w:delInstrText xml:space="preserve"> PAGEREF _Toc218523861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7D13A1DE" w14:textId="77777777" w:rsidR="00540B5B" w:rsidRDefault="00540B5B">
      <w:pPr>
        <w:pStyle w:val="TOC2"/>
        <w:rPr>
          <w:del w:id="30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06" w:author="Comparison" w:date="2026-08-04T06:08:00Z" w16du:dateUtc="2026-08-04T10:08:00Z">
        <w:r>
          <w:fldChar w:fldCharType="begin"/>
        </w:r>
        <w:r>
          <w:delInstrText>HYPERLINK \l "_Toc218523862"</w:delInstrText>
        </w:r>
        <w:r>
          <w:fldChar w:fldCharType="separate"/>
        </w:r>
        <w:r w:rsidRPr="001302A5">
          <w:rPr>
            <w:rStyle w:val="Hyperlink"/>
            <w:noProof/>
          </w:rPr>
          <w:delText>lorem 13.11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elit et sed elit ipsum</w:delText>
        </w:r>
        <w:r>
          <w:rPr>
            <w:noProof/>
            <w:webHidden/>
          </w:rPr>
          <w:tab/>
        </w:r>
        <w:r>
          <w:rPr>
            <w:noProof/>
            <w:webHidden/>
          </w:rPr>
          <w:fldChar w:fldCharType="begin"/>
        </w:r>
        <w:r>
          <w:rPr>
            <w:noProof/>
            <w:webHidden/>
          </w:rPr>
          <w:delInstrText xml:space="preserve"> PAGEREF _Toc218523862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7535BC61" w14:textId="77777777" w:rsidR="00540B5B" w:rsidRDefault="00540B5B">
      <w:pPr>
        <w:pStyle w:val="TOC2"/>
        <w:rPr>
          <w:del w:id="30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08" w:author="Comparison" w:date="2026-08-04T06:08:00Z" w16du:dateUtc="2026-08-04T10:08:00Z">
        <w:r>
          <w:fldChar w:fldCharType="begin"/>
        </w:r>
        <w:r>
          <w:delInstrText>HYPERLINK \l "_Toc218523863"</w:delInstrText>
        </w:r>
        <w:r>
          <w:fldChar w:fldCharType="separate"/>
        </w:r>
        <w:r w:rsidRPr="001302A5">
          <w:rPr>
            <w:rStyle w:val="Hyperlink"/>
            <w:noProof/>
          </w:rPr>
          <w:delText>lorem 13.12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magna incididunt elit</w:delText>
        </w:r>
        <w:r>
          <w:rPr>
            <w:noProof/>
            <w:webHidden/>
          </w:rPr>
          <w:tab/>
        </w:r>
        <w:r>
          <w:rPr>
            <w:noProof/>
            <w:webHidden/>
          </w:rPr>
          <w:fldChar w:fldCharType="begin"/>
        </w:r>
        <w:r>
          <w:rPr>
            <w:noProof/>
            <w:webHidden/>
          </w:rPr>
          <w:delInstrText xml:space="preserve"> PAGEREF _Toc218523863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2988C34F" w14:textId="77777777" w:rsidR="00540B5B" w:rsidRDefault="00540B5B">
      <w:pPr>
        <w:pStyle w:val="TOC2"/>
        <w:rPr>
          <w:del w:id="30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10" w:author="Comparison" w:date="2026-08-04T06:08:00Z" w16du:dateUtc="2026-08-04T10:08:00Z">
        <w:r>
          <w:fldChar w:fldCharType="begin"/>
        </w:r>
        <w:r>
          <w:delInstrText>HYPERLINK \l "_Toc218523864"</w:delInstrText>
        </w:r>
        <w:r>
          <w:fldChar w:fldCharType="separate"/>
        </w:r>
        <w:r w:rsidRPr="001302A5">
          <w:rPr>
            <w:rStyle w:val="Hyperlink"/>
            <w:noProof/>
          </w:rPr>
          <w:delText>lorem 13.13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labore labore</w:delText>
        </w:r>
        <w:r>
          <w:rPr>
            <w:noProof/>
            <w:webHidden/>
          </w:rPr>
          <w:tab/>
        </w:r>
        <w:r>
          <w:rPr>
            <w:noProof/>
            <w:webHidden/>
          </w:rPr>
          <w:fldChar w:fldCharType="begin"/>
        </w:r>
        <w:r>
          <w:rPr>
            <w:noProof/>
            <w:webHidden/>
          </w:rPr>
          <w:delInstrText xml:space="preserve"> PAGEREF _Toc218523864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7EB98117" w14:textId="77777777" w:rsidR="00540B5B" w:rsidRDefault="00540B5B">
      <w:pPr>
        <w:pStyle w:val="TOC2"/>
        <w:rPr>
          <w:del w:id="31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12" w:author="Comparison" w:date="2026-08-04T06:08:00Z" w16du:dateUtc="2026-08-04T10:08:00Z">
        <w:r>
          <w:fldChar w:fldCharType="begin"/>
        </w:r>
        <w:r>
          <w:delInstrText>HYPERLINK \l "_Toc218523865"</w:delInstrText>
        </w:r>
        <w:r>
          <w:fldChar w:fldCharType="separate"/>
        </w:r>
        <w:r w:rsidRPr="001302A5">
          <w:rPr>
            <w:rStyle w:val="Hyperlink"/>
            <w:noProof/>
          </w:rPr>
          <w:delText>lorem 13.14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lorem magna ut</w:delText>
        </w:r>
        <w:r>
          <w:rPr>
            <w:noProof/>
            <w:webHidden/>
          </w:rPr>
          <w:tab/>
        </w:r>
        <w:r>
          <w:rPr>
            <w:noProof/>
            <w:webHidden/>
          </w:rPr>
          <w:fldChar w:fldCharType="begin"/>
        </w:r>
        <w:r>
          <w:rPr>
            <w:noProof/>
            <w:webHidden/>
          </w:rPr>
          <w:delInstrText xml:space="preserve"> PAGEREF _Toc218523865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2D9A55EE" w14:textId="77777777" w:rsidR="00540B5B" w:rsidRDefault="00540B5B">
      <w:pPr>
        <w:pStyle w:val="TOC2"/>
        <w:rPr>
          <w:del w:id="31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14" w:author="Comparison" w:date="2026-08-04T06:08:00Z" w16du:dateUtc="2026-08-04T10:08:00Z">
        <w:r>
          <w:fldChar w:fldCharType="begin"/>
        </w:r>
        <w:r>
          <w:delInstrText>HYPERLINK \l "_Toc218523866"</w:delInstrText>
        </w:r>
        <w:r>
          <w:fldChar w:fldCharType="separate"/>
        </w:r>
        <w:r w:rsidRPr="001302A5">
          <w:rPr>
            <w:rStyle w:val="Hyperlink"/>
            <w:noProof/>
          </w:rPr>
          <w:delText>lorem 13.15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w:delText>
        </w:r>
        <w:r>
          <w:rPr>
            <w:noProof/>
            <w:webHidden/>
          </w:rPr>
          <w:tab/>
        </w:r>
        <w:r>
          <w:rPr>
            <w:noProof/>
            <w:webHidden/>
          </w:rPr>
          <w:fldChar w:fldCharType="begin"/>
        </w:r>
        <w:r>
          <w:rPr>
            <w:noProof/>
            <w:webHidden/>
          </w:rPr>
          <w:delInstrText xml:space="preserve"> PAGEREF _Toc218523866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14DF47A2" w14:textId="77777777" w:rsidR="00540B5B" w:rsidRDefault="00540B5B">
      <w:pPr>
        <w:pStyle w:val="TOC2"/>
        <w:rPr>
          <w:del w:id="31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16" w:author="Comparison" w:date="2026-08-04T06:08:00Z" w16du:dateUtc="2026-08-04T10:08:00Z">
        <w:r>
          <w:fldChar w:fldCharType="begin"/>
        </w:r>
        <w:r>
          <w:delInstrText>HYPERLINK \l "_Toc218523867"</w:delInstrText>
        </w:r>
        <w:r>
          <w:fldChar w:fldCharType="separate"/>
        </w:r>
        <w:r w:rsidRPr="001302A5">
          <w:rPr>
            <w:rStyle w:val="Hyperlink"/>
            <w:noProof/>
          </w:rPr>
          <w:delText>lorem 13.16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adipiscing incididunt dolore elit sed dolore</w:delText>
        </w:r>
        <w:r>
          <w:rPr>
            <w:noProof/>
            <w:webHidden/>
          </w:rPr>
          <w:tab/>
        </w:r>
        <w:r>
          <w:rPr>
            <w:noProof/>
            <w:webHidden/>
          </w:rPr>
          <w:fldChar w:fldCharType="begin"/>
        </w:r>
        <w:r>
          <w:rPr>
            <w:noProof/>
            <w:webHidden/>
          </w:rPr>
          <w:delInstrText xml:space="preserve"> PAGEREF _Toc218523867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54CBBFDB" w14:textId="77777777" w:rsidR="00540B5B" w:rsidRDefault="00540B5B">
      <w:pPr>
        <w:pStyle w:val="TOC2"/>
        <w:rPr>
          <w:del w:id="31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18" w:author="Comparison" w:date="2026-08-04T06:08:00Z" w16du:dateUtc="2026-08-04T10:08:00Z">
        <w:r>
          <w:fldChar w:fldCharType="begin"/>
        </w:r>
        <w:r>
          <w:delInstrText>HYPERLINK \l "_Toc218523868"</w:delInstrText>
        </w:r>
        <w:r>
          <w:fldChar w:fldCharType="separate"/>
        </w:r>
        <w:r w:rsidRPr="001302A5">
          <w:rPr>
            <w:rStyle w:val="Hyperlink"/>
            <w:noProof/>
          </w:rPr>
          <w:delText>lorem 13.17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eiusmod lorem dolore sit sed</w:delText>
        </w:r>
        <w:r>
          <w:rPr>
            <w:noProof/>
            <w:webHidden/>
          </w:rPr>
          <w:tab/>
        </w:r>
        <w:r>
          <w:rPr>
            <w:noProof/>
            <w:webHidden/>
          </w:rPr>
          <w:fldChar w:fldCharType="begin"/>
        </w:r>
        <w:r>
          <w:rPr>
            <w:noProof/>
            <w:webHidden/>
          </w:rPr>
          <w:delInstrText xml:space="preserve"> PAGEREF _Toc218523868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278C22A1" w14:textId="77777777" w:rsidR="00540B5B" w:rsidRDefault="00540B5B">
      <w:pPr>
        <w:pStyle w:val="TOC2"/>
        <w:rPr>
          <w:del w:id="31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20" w:author="Comparison" w:date="2026-08-04T06:08:00Z" w16du:dateUtc="2026-08-04T10:08:00Z">
        <w:r>
          <w:fldChar w:fldCharType="begin"/>
        </w:r>
        <w:r>
          <w:delInstrText>HYPERLINK \l "_Toc218523869"</w:delInstrText>
        </w:r>
        <w:r>
          <w:fldChar w:fldCharType="separate"/>
        </w:r>
        <w:r w:rsidRPr="001302A5">
          <w:rPr>
            <w:rStyle w:val="Hyperlink"/>
            <w:noProof/>
          </w:rPr>
          <w:delText>lorem 13.18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ipsum eiusmod sed elit et</w:delText>
        </w:r>
        <w:r>
          <w:rPr>
            <w:noProof/>
            <w:webHidden/>
          </w:rPr>
          <w:tab/>
        </w:r>
        <w:r>
          <w:rPr>
            <w:noProof/>
            <w:webHidden/>
          </w:rPr>
          <w:fldChar w:fldCharType="begin"/>
        </w:r>
        <w:r>
          <w:rPr>
            <w:noProof/>
            <w:webHidden/>
          </w:rPr>
          <w:delInstrText xml:space="preserve"> PAGEREF _Toc218523869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46194DCF" w14:textId="77777777" w:rsidR="00540B5B" w:rsidRDefault="00540B5B">
      <w:pPr>
        <w:pStyle w:val="TOC2"/>
        <w:rPr>
          <w:del w:id="32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22" w:author="Comparison" w:date="2026-08-04T06:08:00Z" w16du:dateUtc="2026-08-04T10:08:00Z">
        <w:r>
          <w:fldChar w:fldCharType="begin"/>
        </w:r>
        <w:r>
          <w:delInstrText>HYPERLINK \l "_Toc218523870"</w:delInstrText>
        </w:r>
        <w:r>
          <w:fldChar w:fldCharType="separate"/>
        </w:r>
        <w:r w:rsidRPr="001302A5">
          <w:rPr>
            <w:rStyle w:val="Hyperlink"/>
            <w:noProof/>
          </w:rPr>
          <w:delText>lorem 13.19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do elit eiusmod</w:delText>
        </w:r>
        <w:r>
          <w:rPr>
            <w:noProof/>
            <w:webHidden/>
          </w:rPr>
          <w:tab/>
        </w:r>
        <w:r>
          <w:rPr>
            <w:noProof/>
            <w:webHidden/>
          </w:rPr>
          <w:fldChar w:fldCharType="begin"/>
        </w:r>
        <w:r>
          <w:rPr>
            <w:noProof/>
            <w:webHidden/>
          </w:rPr>
          <w:delInstrText xml:space="preserve"> PAGEREF _Toc218523870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53CAD770" w14:textId="77777777" w:rsidR="00540B5B" w:rsidRDefault="00540B5B">
      <w:pPr>
        <w:pStyle w:val="TOC2"/>
        <w:rPr>
          <w:del w:id="32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24" w:author="Comparison" w:date="2026-08-04T06:08:00Z" w16du:dateUtc="2026-08-04T10:08:00Z">
        <w:r>
          <w:fldChar w:fldCharType="begin"/>
        </w:r>
        <w:r>
          <w:delInstrText>HYPERLINK \l "_Toc218523871"</w:delInstrText>
        </w:r>
        <w:r>
          <w:fldChar w:fldCharType="separate"/>
        </w:r>
        <w:r w:rsidRPr="001302A5">
          <w:rPr>
            <w:rStyle w:val="Hyperlink"/>
            <w:noProof/>
          </w:rPr>
          <w:delText>lorem 13.20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lorem lorem do eiusmod</w:delText>
        </w:r>
        <w:r>
          <w:rPr>
            <w:noProof/>
            <w:webHidden/>
          </w:rPr>
          <w:tab/>
        </w:r>
        <w:r>
          <w:rPr>
            <w:noProof/>
            <w:webHidden/>
          </w:rPr>
          <w:fldChar w:fldCharType="begin"/>
        </w:r>
        <w:r>
          <w:rPr>
            <w:noProof/>
            <w:webHidden/>
          </w:rPr>
          <w:delInstrText xml:space="preserve"> PAGEREF _Toc218523871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27B7CA57" w14:textId="77777777" w:rsidR="00540B5B" w:rsidRDefault="00540B5B">
      <w:pPr>
        <w:pStyle w:val="TOC2"/>
        <w:rPr>
          <w:del w:id="32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26" w:author="Comparison" w:date="2026-08-04T06:08:00Z" w16du:dateUtc="2026-08-04T10:08:00Z">
        <w:r>
          <w:fldChar w:fldCharType="begin"/>
        </w:r>
        <w:r>
          <w:delInstrText>HYPERLINK \l "_Toc218523872"</w:delInstrText>
        </w:r>
        <w:r>
          <w:fldChar w:fldCharType="separate"/>
        </w:r>
        <w:r w:rsidRPr="001302A5">
          <w:rPr>
            <w:rStyle w:val="Hyperlink"/>
            <w:noProof/>
          </w:rPr>
          <w:delText>lorem 13.21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amet eiusmod</w:delText>
        </w:r>
        <w:r>
          <w:rPr>
            <w:noProof/>
            <w:webHidden/>
          </w:rPr>
          <w:tab/>
        </w:r>
        <w:r>
          <w:rPr>
            <w:noProof/>
            <w:webHidden/>
          </w:rPr>
          <w:fldChar w:fldCharType="begin"/>
        </w:r>
        <w:r>
          <w:rPr>
            <w:noProof/>
            <w:webHidden/>
          </w:rPr>
          <w:delInstrText xml:space="preserve"> PAGEREF _Toc218523872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50DA3F99" w14:textId="77777777" w:rsidR="00540B5B" w:rsidRDefault="00540B5B">
      <w:pPr>
        <w:pStyle w:val="TOC2"/>
        <w:rPr>
          <w:del w:id="32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28" w:author="Comparison" w:date="2026-08-04T06:08:00Z" w16du:dateUtc="2026-08-04T10:08:00Z">
        <w:r>
          <w:fldChar w:fldCharType="begin"/>
        </w:r>
        <w:r>
          <w:delInstrText>HYPERLINK \l "_Toc218523873"</w:delInstrText>
        </w:r>
        <w:r>
          <w:fldChar w:fldCharType="separate"/>
        </w:r>
        <w:r w:rsidRPr="001302A5">
          <w:rPr>
            <w:rStyle w:val="Hyperlink"/>
            <w:noProof/>
          </w:rPr>
          <w:delText>lorem 13.22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elit labore magna</w:delText>
        </w:r>
        <w:r>
          <w:rPr>
            <w:noProof/>
            <w:webHidden/>
          </w:rPr>
          <w:tab/>
        </w:r>
        <w:r>
          <w:rPr>
            <w:noProof/>
            <w:webHidden/>
          </w:rPr>
          <w:fldChar w:fldCharType="begin"/>
        </w:r>
        <w:r>
          <w:rPr>
            <w:noProof/>
            <w:webHidden/>
          </w:rPr>
          <w:delInstrText xml:space="preserve"> PAGEREF _Toc218523873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5FC6C22C" w14:textId="77777777" w:rsidR="00540B5B" w:rsidRDefault="00540B5B">
      <w:pPr>
        <w:pStyle w:val="TOC2"/>
        <w:rPr>
          <w:del w:id="32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30" w:author="Comparison" w:date="2026-08-04T06:08:00Z" w16du:dateUtc="2026-08-04T10:08:00Z">
        <w:r>
          <w:fldChar w:fldCharType="begin"/>
        </w:r>
        <w:r>
          <w:delInstrText>HYPERLINK \l "_Toc218523874"</w:delInstrText>
        </w:r>
        <w:r>
          <w:fldChar w:fldCharType="separate"/>
        </w:r>
        <w:r w:rsidRPr="001302A5">
          <w:rPr>
            <w:rStyle w:val="Hyperlink"/>
            <w:noProof/>
          </w:rPr>
          <w:delText>lorem 13.23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do ipsum elit amet</w:delText>
        </w:r>
        <w:r>
          <w:rPr>
            <w:noProof/>
            <w:webHidden/>
          </w:rPr>
          <w:tab/>
        </w:r>
        <w:r>
          <w:rPr>
            <w:noProof/>
            <w:webHidden/>
          </w:rPr>
          <w:fldChar w:fldCharType="begin"/>
        </w:r>
        <w:r>
          <w:rPr>
            <w:noProof/>
            <w:webHidden/>
          </w:rPr>
          <w:delInstrText xml:space="preserve"> PAGEREF _Toc218523874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6713F9E8" w14:textId="77777777" w:rsidR="00540B5B" w:rsidRDefault="00540B5B">
      <w:pPr>
        <w:pStyle w:val="TOC2"/>
        <w:rPr>
          <w:del w:id="33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32" w:author="Comparison" w:date="2026-08-04T06:08:00Z" w16du:dateUtc="2026-08-04T10:08:00Z">
        <w:r>
          <w:fldChar w:fldCharType="begin"/>
        </w:r>
        <w:r>
          <w:delInstrText>HYPERLINK \l "_Toc218523875"</w:delInstrText>
        </w:r>
        <w:r>
          <w:fldChar w:fldCharType="separate"/>
        </w:r>
        <w:r w:rsidRPr="001302A5">
          <w:rPr>
            <w:rStyle w:val="Hyperlink"/>
            <w:noProof/>
          </w:rPr>
          <w:delText>lorem 13.24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sit-dolore consectetur elit tempor</w:delText>
        </w:r>
        <w:r>
          <w:rPr>
            <w:noProof/>
            <w:webHidden/>
          </w:rPr>
          <w:tab/>
        </w:r>
        <w:r>
          <w:rPr>
            <w:noProof/>
            <w:webHidden/>
          </w:rPr>
          <w:fldChar w:fldCharType="begin"/>
        </w:r>
        <w:r>
          <w:rPr>
            <w:noProof/>
            <w:webHidden/>
          </w:rPr>
          <w:delInstrText xml:space="preserve"> PAGEREF _Toc218523875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04673704" w14:textId="77777777" w:rsidR="00540B5B" w:rsidRDefault="00540B5B">
      <w:pPr>
        <w:pStyle w:val="TOC1"/>
        <w:rPr>
          <w:del w:id="333"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334" w:author="Comparison" w:date="2026-08-04T06:08:00Z" w16du:dateUtc="2026-08-04T10:08:00Z">
        <w:r>
          <w:fldChar w:fldCharType="begin"/>
        </w:r>
        <w:r>
          <w:delInstrText>HYPERLINK \l "_Toc218523876"</w:delInstrText>
        </w:r>
        <w:r>
          <w:fldChar w:fldCharType="separate"/>
        </w:r>
        <w:r w:rsidRPr="001302A5">
          <w:rPr>
            <w:rStyle w:val="Hyperlink"/>
            <w:noProof/>
          </w:rPr>
          <w:delText>aliqua sed consectetur sed’et eiusmod</w:delText>
        </w:r>
        <w:r>
          <w:rPr>
            <w:noProof/>
            <w:webHidden/>
          </w:rPr>
          <w:tab/>
        </w:r>
        <w:r>
          <w:rPr>
            <w:noProof/>
            <w:webHidden/>
          </w:rPr>
          <w:fldChar w:fldCharType="begin"/>
        </w:r>
        <w:r>
          <w:rPr>
            <w:noProof/>
            <w:webHidden/>
          </w:rPr>
          <w:delInstrText xml:space="preserve"> PAGEREF _Toc218523876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06B63FFE" w14:textId="77777777" w:rsidR="00540B5B" w:rsidRDefault="00540B5B">
      <w:pPr>
        <w:pStyle w:val="TOC2"/>
        <w:rPr>
          <w:del w:id="33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36" w:author="Comparison" w:date="2026-08-04T06:08:00Z" w16du:dateUtc="2026-08-04T10:08:00Z">
        <w:r>
          <w:fldChar w:fldCharType="begin"/>
        </w:r>
        <w:r>
          <w:delInstrText>HYPERLINK \l "_Toc218523877"</w:delInstrText>
        </w:r>
        <w:r>
          <w:fldChar w:fldCharType="separate"/>
        </w:r>
        <w:r w:rsidRPr="001302A5">
          <w:rPr>
            <w:rStyle w:val="Hyperlink"/>
            <w:noProof/>
          </w:rPr>
          <w:delText>lorem 14.01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sed’et eiusmod</w:delText>
        </w:r>
        <w:r>
          <w:rPr>
            <w:noProof/>
            <w:webHidden/>
          </w:rPr>
          <w:tab/>
        </w:r>
        <w:r>
          <w:rPr>
            <w:noProof/>
            <w:webHidden/>
          </w:rPr>
          <w:fldChar w:fldCharType="begin"/>
        </w:r>
        <w:r>
          <w:rPr>
            <w:noProof/>
            <w:webHidden/>
          </w:rPr>
          <w:delInstrText xml:space="preserve"> PAGEREF _Toc218523877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18C194D8" w14:textId="77777777" w:rsidR="00540B5B" w:rsidRDefault="00540B5B">
      <w:pPr>
        <w:pStyle w:val="TOC2"/>
        <w:rPr>
          <w:del w:id="33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38" w:author="Comparison" w:date="2026-08-04T06:08:00Z" w16du:dateUtc="2026-08-04T10:08:00Z">
        <w:r>
          <w:fldChar w:fldCharType="begin"/>
        </w:r>
        <w:r>
          <w:delInstrText>HYPERLINK \l "_Toc218523878"</w:delInstrText>
        </w:r>
        <w:r>
          <w:fldChar w:fldCharType="separate"/>
        </w:r>
        <w:r w:rsidRPr="001302A5">
          <w:rPr>
            <w:rStyle w:val="Hyperlink"/>
            <w:noProof/>
          </w:rPr>
          <w:delText>lorem 14.02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amet dolor consectetur sed</w:delText>
        </w:r>
        <w:r>
          <w:rPr>
            <w:noProof/>
            <w:webHidden/>
          </w:rPr>
          <w:tab/>
        </w:r>
        <w:r>
          <w:rPr>
            <w:noProof/>
            <w:webHidden/>
          </w:rPr>
          <w:fldChar w:fldCharType="begin"/>
        </w:r>
        <w:r>
          <w:rPr>
            <w:noProof/>
            <w:webHidden/>
          </w:rPr>
          <w:delInstrText xml:space="preserve"> PAGEREF _Toc218523878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5577E454" w14:textId="77777777" w:rsidR="00540B5B" w:rsidRDefault="00540B5B">
      <w:pPr>
        <w:pStyle w:val="TOC2"/>
        <w:rPr>
          <w:del w:id="33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40" w:author="Comparison" w:date="2026-08-04T06:08:00Z" w16du:dateUtc="2026-08-04T10:08:00Z">
        <w:r>
          <w:fldChar w:fldCharType="begin"/>
        </w:r>
        <w:r>
          <w:delInstrText>HYPERLINK \l "_Toc218523879"</w:delInstrText>
        </w:r>
        <w:r>
          <w:fldChar w:fldCharType="separate"/>
        </w:r>
        <w:r w:rsidRPr="001302A5">
          <w:rPr>
            <w:rStyle w:val="Hyperlink"/>
            <w:noProof/>
          </w:rPr>
          <w:delText>lorem 14.03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eiusmod consectetur elit</w:delText>
        </w:r>
        <w:r>
          <w:rPr>
            <w:noProof/>
            <w:webHidden/>
          </w:rPr>
          <w:tab/>
        </w:r>
        <w:r>
          <w:rPr>
            <w:noProof/>
            <w:webHidden/>
          </w:rPr>
          <w:fldChar w:fldCharType="begin"/>
        </w:r>
        <w:r>
          <w:rPr>
            <w:noProof/>
            <w:webHidden/>
          </w:rPr>
          <w:delInstrText xml:space="preserve"> PAGEREF _Toc218523879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737F5DC1" w14:textId="77777777" w:rsidR="00540B5B" w:rsidRDefault="00540B5B">
      <w:pPr>
        <w:pStyle w:val="TOC2"/>
        <w:rPr>
          <w:del w:id="34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42" w:author="Comparison" w:date="2026-08-04T06:08:00Z" w16du:dateUtc="2026-08-04T10:08:00Z">
        <w:r>
          <w:fldChar w:fldCharType="begin"/>
        </w:r>
        <w:r>
          <w:delInstrText>HYPERLINK \l "_Toc218523880"</w:delInstrText>
        </w:r>
        <w:r>
          <w:fldChar w:fldCharType="separate"/>
        </w:r>
        <w:r w:rsidRPr="001302A5">
          <w:rPr>
            <w:rStyle w:val="Hyperlink"/>
            <w:noProof/>
          </w:rPr>
          <w:delText>lorem 14.04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_Toc218523880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783C9CE3" w14:textId="77777777" w:rsidR="00540B5B" w:rsidRDefault="00540B5B">
      <w:pPr>
        <w:pStyle w:val="TOC2"/>
        <w:rPr>
          <w:del w:id="34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44" w:author="Comparison" w:date="2026-08-04T06:08:00Z" w16du:dateUtc="2026-08-04T10:08:00Z">
        <w:r>
          <w:fldChar w:fldCharType="begin"/>
        </w:r>
        <w:r>
          <w:delInstrText>HYPERLINK \l "_Toc218523881"</w:delInstrText>
        </w:r>
        <w:r>
          <w:fldChar w:fldCharType="separate"/>
        </w:r>
        <w:r w:rsidRPr="001302A5">
          <w:rPr>
            <w:rStyle w:val="Hyperlink"/>
            <w:noProof/>
          </w:rPr>
          <w:delText>lorem 14.05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eiusmod</w:delText>
        </w:r>
        <w:r>
          <w:rPr>
            <w:noProof/>
            <w:webHidden/>
          </w:rPr>
          <w:tab/>
        </w:r>
        <w:r>
          <w:rPr>
            <w:noProof/>
            <w:webHidden/>
          </w:rPr>
          <w:fldChar w:fldCharType="begin"/>
        </w:r>
        <w:r>
          <w:rPr>
            <w:noProof/>
            <w:webHidden/>
          </w:rPr>
          <w:delInstrText xml:space="preserve"> PAGEREF _Toc218523881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485BA055" w14:textId="77777777" w:rsidR="00540B5B" w:rsidRDefault="00540B5B">
      <w:pPr>
        <w:pStyle w:val="TOC2"/>
        <w:rPr>
          <w:del w:id="34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46" w:author="Comparison" w:date="2026-08-04T06:08:00Z" w16du:dateUtc="2026-08-04T10:08:00Z">
        <w:r>
          <w:fldChar w:fldCharType="begin"/>
        </w:r>
        <w:r>
          <w:delInstrText>HYPERLINK \l "_Toc218523882"</w:delInstrText>
        </w:r>
        <w:r>
          <w:fldChar w:fldCharType="separate"/>
        </w:r>
        <w:r w:rsidRPr="001302A5">
          <w:rPr>
            <w:rStyle w:val="Hyperlink"/>
            <w:noProof/>
          </w:rPr>
          <w:delText>lorem 14.06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eiusmod</w:delText>
        </w:r>
        <w:r>
          <w:rPr>
            <w:noProof/>
            <w:webHidden/>
          </w:rPr>
          <w:tab/>
        </w:r>
        <w:r>
          <w:rPr>
            <w:noProof/>
            <w:webHidden/>
          </w:rPr>
          <w:fldChar w:fldCharType="begin"/>
        </w:r>
        <w:r>
          <w:rPr>
            <w:noProof/>
            <w:webHidden/>
          </w:rPr>
          <w:delInstrText xml:space="preserve"> PAGEREF _Toc218523882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7E22BE0F" w14:textId="77777777" w:rsidR="00540B5B" w:rsidRDefault="00540B5B">
      <w:pPr>
        <w:pStyle w:val="TOC2"/>
        <w:rPr>
          <w:del w:id="34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48" w:author="Comparison" w:date="2026-08-04T06:08:00Z" w16du:dateUtc="2026-08-04T10:08:00Z">
        <w:r>
          <w:fldChar w:fldCharType="begin"/>
        </w:r>
        <w:r>
          <w:delInstrText>HYPERLINK \l "_Toc218523883"</w:delInstrText>
        </w:r>
        <w:r>
          <w:fldChar w:fldCharType="separate"/>
        </w:r>
        <w:r w:rsidRPr="001302A5">
          <w:rPr>
            <w:rStyle w:val="Hyperlink"/>
            <w:noProof/>
          </w:rPr>
          <w:delText>lorem 14.07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consectetur</w:delText>
        </w:r>
        <w:r>
          <w:rPr>
            <w:noProof/>
            <w:webHidden/>
          </w:rPr>
          <w:tab/>
        </w:r>
        <w:r>
          <w:rPr>
            <w:noProof/>
            <w:webHidden/>
          </w:rPr>
          <w:fldChar w:fldCharType="begin"/>
        </w:r>
        <w:r>
          <w:rPr>
            <w:noProof/>
            <w:webHidden/>
          </w:rPr>
          <w:delInstrText xml:space="preserve"> PAGEREF _Toc218523883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15E235D8" w14:textId="77777777" w:rsidR="00540B5B" w:rsidRDefault="00540B5B">
      <w:pPr>
        <w:pStyle w:val="TOC2"/>
        <w:rPr>
          <w:del w:id="34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50" w:author="Comparison" w:date="2026-08-04T06:08:00Z" w16du:dateUtc="2026-08-04T10:08:00Z">
        <w:r>
          <w:fldChar w:fldCharType="begin"/>
        </w:r>
        <w:r>
          <w:delInstrText>HYPERLINK \l "_Toc218523884"</w:delInstrText>
        </w:r>
        <w:r>
          <w:fldChar w:fldCharType="separate"/>
        </w:r>
        <w:r w:rsidRPr="001302A5">
          <w:rPr>
            <w:rStyle w:val="Hyperlink"/>
            <w:noProof/>
          </w:rPr>
          <w:delText>lorem 14.08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w:delText>
        </w:r>
        <w:r>
          <w:rPr>
            <w:noProof/>
            <w:webHidden/>
          </w:rPr>
          <w:tab/>
        </w:r>
        <w:r>
          <w:rPr>
            <w:noProof/>
            <w:webHidden/>
          </w:rPr>
          <w:fldChar w:fldCharType="begin"/>
        </w:r>
        <w:r>
          <w:rPr>
            <w:noProof/>
            <w:webHidden/>
          </w:rPr>
          <w:delInstrText xml:space="preserve"> PAGEREF _Toc218523884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223864A1" w14:textId="77777777" w:rsidR="00540B5B" w:rsidRDefault="00540B5B">
      <w:pPr>
        <w:pStyle w:val="TOC2"/>
        <w:rPr>
          <w:del w:id="35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52" w:author="Comparison" w:date="2026-08-04T06:08:00Z" w16du:dateUtc="2026-08-04T10:08:00Z">
        <w:r>
          <w:fldChar w:fldCharType="begin"/>
        </w:r>
        <w:r>
          <w:delInstrText>HYPERLINK \l "_Toc218523885"</w:delInstrText>
        </w:r>
        <w:r>
          <w:fldChar w:fldCharType="separate"/>
        </w:r>
        <w:r w:rsidRPr="001302A5">
          <w:rPr>
            <w:rStyle w:val="Hyperlink"/>
            <w:noProof/>
          </w:rPr>
          <w:delText>lorem 14.09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eiusmod</w:delText>
        </w:r>
        <w:r>
          <w:rPr>
            <w:noProof/>
            <w:webHidden/>
          </w:rPr>
          <w:tab/>
        </w:r>
        <w:r>
          <w:rPr>
            <w:noProof/>
            <w:webHidden/>
          </w:rPr>
          <w:fldChar w:fldCharType="begin"/>
        </w:r>
        <w:r>
          <w:rPr>
            <w:noProof/>
            <w:webHidden/>
          </w:rPr>
          <w:delInstrText xml:space="preserve"> PAGEREF _Toc218523885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68794110" w14:textId="77777777" w:rsidR="00540B5B" w:rsidRDefault="00540B5B">
      <w:pPr>
        <w:pStyle w:val="TOC2"/>
        <w:rPr>
          <w:del w:id="35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54" w:author="Comparison" w:date="2026-08-04T06:08:00Z" w16du:dateUtc="2026-08-04T10:08:00Z">
        <w:r>
          <w:fldChar w:fldCharType="begin"/>
        </w:r>
        <w:r>
          <w:delInstrText>HYPERLINK \l "_Toc218523886"</w:delInstrText>
        </w:r>
        <w:r>
          <w:fldChar w:fldCharType="separate"/>
        </w:r>
        <w:r w:rsidRPr="001302A5">
          <w:rPr>
            <w:rStyle w:val="Hyperlink"/>
            <w:noProof/>
          </w:rPr>
          <w:delText>lorem 14.10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dolore, incididunt do elit eiusmod</w:delText>
        </w:r>
        <w:r>
          <w:rPr>
            <w:noProof/>
            <w:webHidden/>
          </w:rPr>
          <w:tab/>
        </w:r>
        <w:r>
          <w:rPr>
            <w:noProof/>
            <w:webHidden/>
          </w:rPr>
          <w:fldChar w:fldCharType="begin"/>
        </w:r>
        <w:r>
          <w:rPr>
            <w:noProof/>
            <w:webHidden/>
          </w:rPr>
          <w:delInstrText xml:space="preserve"> PAGEREF _Toc218523886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0EC1F515" w14:textId="77777777" w:rsidR="00540B5B" w:rsidRDefault="00540B5B">
      <w:pPr>
        <w:pStyle w:val="TOC2"/>
        <w:rPr>
          <w:del w:id="35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56" w:author="Comparison" w:date="2026-08-04T06:08:00Z" w16du:dateUtc="2026-08-04T10:08:00Z">
        <w:r>
          <w:fldChar w:fldCharType="begin"/>
        </w:r>
        <w:r>
          <w:delInstrText>HYPERLINK \l "_Toc218523887"</w:delInstrText>
        </w:r>
        <w:r>
          <w:fldChar w:fldCharType="separate"/>
        </w:r>
        <w:r w:rsidRPr="001302A5">
          <w:rPr>
            <w:rStyle w:val="Hyperlink"/>
            <w:noProof/>
          </w:rPr>
          <w:delText>lorem 14.11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eiusmod</w:delText>
        </w:r>
        <w:r>
          <w:rPr>
            <w:noProof/>
            <w:webHidden/>
          </w:rPr>
          <w:tab/>
        </w:r>
        <w:r>
          <w:rPr>
            <w:noProof/>
            <w:webHidden/>
          </w:rPr>
          <w:fldChar w:fldCharType="begin"/>
        </w:r>
        <w:r>
          <w:rPr>
            <w:noProof/>
            <w:webHidden/>
          </w:rPr>
          <w:delInstrText xml:space="preserve"> PAGEREF _Toc218523887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41E3DA2E" w14:textId="77777777" w:rsidR="00540B5B" w:rsidRDefault="00540B5B">
      <w:pPr>
        <w:pStyle w:val="TOC2"/>
        <w:rPr>
          <w:del w:id="35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58" w:author="Comparison" w:date="2026-08-04T06:08:00Z" w16du:dateUtc="2026-08-04T10:08:00Z">
        <w:r>
          <w:fldChar w:fldCharType="begin"/>
        </w:r>
        <w:r>
          <w:delInstrText>HYPERLINK \l "_Toc218523888"</w:delInstrText>
        </w:r>
        <w:r>
          <w:fldChar w:fldCharType="separate"/>
        </w:r>
        <w:r w:rsidRPr="001302A5">
          <w:rPr>
            <w:rStyle w:val="Hyperlink"/>
            <w:noProof/>
          </w:rPr>
          <w:delText>lorem 14.12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incididunt lorem eiusmod</w:delText>
        </w:r>
        <w:r>
          <w:rPr>
            <w:noProof/>
            <w:webHidden/>
          </w:rPr>
          <w:tab/>
        </w:r>
        <w:r>
          <w:rPr>
            <w:noProof/>
            <w:webHidden/>
          </w:rPr>
          <w:fldChar w:fldCharType="begin"/>
        </w:r>
        <w:r>
          <w:rPr>
            <w:noProof/>
            <w:webHidden/>
          </w:rPr>
          <w:delInstrText xml:space="preserve"> PAGEREF _Toc218523888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5D35EF5A" w14:textId="77777777" w:rsidR="00540B5B" w:rsidRDefault="00540B5B">
      <w:pPr>
        <w:pStyle w:val="TOC2"/>
        <w:rPr>
          <w:del w:id="35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60" w:author="Comparison" w:date="2026-08-04T06:08:00Z" w16du:dateUtc="2026-08-04T10:08:00Z">
        <w:r>
          <w:fldChar w:fldCharType="begin"/>
        </w:r>
        <w:r>
          <w:delInstrText>HYPERLINK \l "_Toc218523889"</w:delInstrText>
        </w:r>
        <w:r>
          <w:fldChar w:fldCharType="separate"/>
        </w:r>
        <w:r w:rsidRPr="001302A5">
          <w:rPr>
            <w:rStyle w:val="Hyperlink"/>
            <w:noProof/>
          </w:rPr>
          <w:delText>lorem 14.13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eiusmod</w:delText>
        </w:r>
        <w:r>
          <w:rPr>
            <w:noProof/>
            <w:webHidden/>
          </w:rPr>
          <w:tab/>
        </w:r>
        <w:r>
          <w:rPr>
            <w:noProof/>
            <w:webHidden/>
          </w:rPr>
          <w:fldChar w:fldCharType="begin"/>
        </w:r>
        <w:r>
          <w:rPr>
            <w:noProof/>
            <w:webHidden/>
          </w:rPr>
          <w:delInstrText xml:space="preserve"> PAGEREF _Toc218523889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792C24F6" w14:textId="77777777" w:rsidR="00540B5B" w:rsidRDefault="00540B5B">
      <w:pPr>
        <w:pStyle w:val="TOC2"/>
        <w:rPr>
          <w:del w:id="36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62" w:author="Comparison" w:date="2026-08-04T06:08:00Z" w16du:dateUtc="2026-08-04T10:08:00Z">
        <w:r>
          <w:fldChar w:fldCharType="begin"/>
        </w:r>
        <w:r>
          <w:delInstrText>HYPERLINK \l "_Toc218523890"</w:delInstrText>
        </w:r>
        <w:r>
          <w:fldChar w:fldCharType="separate"/>
        </w:r>
        <w:r w:rsidRPr="001302A5">
          <w:rPr>
            <w:rStyle w:val="Hyperlink"/>
            <w:noProof/>
          </w:rPr>
          <w:delText>lorem 14.14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incididunt adipiscing sit</w:delText>
        </w:r>
        <w:r>
          <w:rPr>
            <w:noProof/>
            <w:webHidden/>
          </w:rPr>
          <w:tab/>
        </w:r>
        <w:r>
          <w:rPr>
            <w:noProof/>
            <w:webHidden/>
          </w:rPr>
          <w:fldChar w:fldCharType="begin"/>
        </w:r>
        <w:r>
          <w:rPr>
            <w:noProof/>
            <w:webHidden/>
          </w:rPr>
          <w:delInstrText xml:space="preserve"> PAGEREF _Toc218523890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2D92E655" w14:textId="77777777" w:rsidR="00540B5B" w:rsidRDefault="00540B5B">
      <w:pPr>
        <w:pStyle w:val="TOC2"/>
        <w:rPr>
          <w:del w:id="36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64" w:author="Comparison" w:date="2026-08-04T06:08:00Z" w16du:dateUtc="2026-08-04T10:08:00Z">
        <w:r>
          <w:fldChar w:fldCharType="begin"/>
        </w:r>
        <w:r>
          <w:delInstrText>HYPERLINK \l "_Toc218523891"</w:delInstrText>
        </w:r>
        <w:r>
          <w:fldChar w:fldCharType="separate"/>
        </w:r>
        <w:r w:rsidRPr="001302A5">
          <w:rPr>
            <w:rStyle w:val="Hyperlink"/>
            <w:noProof/>
          </w:rPr>
          <w:delText>lorem 14.15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adipiscing do incididunt ipsum</w:delText>
        </w:r>
        <w:r>
          <w:rPr>
            <w:noProof/>
            <w:webHidden/>
          </w:rPr>
          <w:tab/>
        </w:r>
        <w:r>
          <w:rPr>
            <w:noProof/>
            <w:webHidden/>
          </w:rPr>
          <w:fldChar w:fldCharType="begin"/>
        </w:r>
        <w:r>
          <w:rPr>
            <w:noProof/>
            <w:webHidden/>
          </w:rPr>
          <w:delInstrText xml:space="preserve"> PAGEREF _Toc218523891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779B132F" w14:textId="77777777" w:rsidR="00540B5B" w:rsidRDefault="00540B5B">
      <w:pPr>
        <w:pStyle w:val="TOC2"/>
        <w:rPr>
          <w:del w:id="36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66" w:author="Comparison" w:date="2026-08-04T06:08:00Z" w16du:dateUtc="2026-08-04T10:08:00Z">
        <w:r>
          <w:fldChar w:fldCharType="begin"/>
        </w:r>
        <w:r>
          <w:delInstrText>HYPERLINK \l "_Toc218523892"</w:delInstrText>
        </w:r>
        <w:r>
          <w:fldChar w:fldCharType="separate"/>
        </w:r>
        <w:r w:rsidRPr="001302A5">
          <w:rPr>
            <w:rStyle w:val="Hyperlink"/>
            <w:noProof/>
          </w:rPr>
          <w:delText>lorem 14.16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do ipsum incididunt do do eiusmod dolore dolor’et et magna</w:delText>
        </w:r>
        <w:r>
          <w:rPr>
            <w:noProof/>
            <w:webHidden/>
          </w:rPr>
          <w:tab/>
        </w:r>
        <w:r>
          <w:rPr>
            <w:noProof/>
            <w:webHidden/>
          </w:rPr>
          <w:fldChar w:fldCharType="begin"/>
        </w:r>
        <w:r>
          <w:rPr>
            <w:noProof/>
            <w:webHidden/>
          </w:rPr>
          <w:delInstrText xml:space="preserve"> PAGEREF _Toc218523892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133BD6C8" w14:textId="77777777" w:rsidR="00540B5B" w:rsidRDefault="00540B5B">
      <w:pPr>
        <w:pStyle w:val="TOC2"/>
        <w:rPr>
          <w:del w:id="36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68" w:author="Comparison" w:date="2026-08-04T06:08:00Z" w16du:dateUtc="2026-08-04T10:08:00Z">
        <w:r>
          <w:fldChar w:fldCharType="begin"/>
        </w:r>
        <w:r>
          <w:delInstrText>HYPERLINK \l "_Toc218523893"</w:delInstrText>
        </w:r>
        <w:r>
          <w:fldChar w:fldCharType="separate"/>
        </w:r>
        <w:r w:rsidRPr="001302A5">
          <w:rPr>
            <w:rStyle w:val="Hyperlink"/>
            <w:noProof/>
          </w:rPr>
          <w:delText>lorem 14.17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magna adipiscing sed</w:delText>
        </w:r>
        <w:r>
          <w:rPr>
            <w:noProof/>
            <w:webHidden/>
          </w:rPr>
          <w:tab/>
        </w:r>
        <w:r>
          <w:rPr>
            <w:noProof/>
            <w:webHidden/>
          </w:rPr>
          <w:fldChar w:fldCharType="begin"/>
        </w:r>
        <w:r>
          <w:rPr>
            <w:noProof/>
            <w:webHidden/>
          </w:rPr>
          <w:delInstrText xml:space="preserve"> PAGEREF _Toc218523893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79AB6EED" w14:textId="77777777" w:rsidR="00540B5B" w:rsidRDefault="00540B5B">
      <w:pPr>
        <w:pStyle w:val="TOC2"/>
        <w:rPr>
          <w:del w:id="36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70" w:author="Comparison" w:date="2026-08-04T06:08:00Z" w16du:dateUtc="2026-08-04T10:08:00Z">
        <w:r>
          <w:fldChar w:fldCharType="begin"/>
        </w:r>
        <w:r>
          <w:delInstrText>HYPERLINK \l "_Toc218523894"</w:delInstrText>
        </w:r>
        <w:r>
          <w:fldChar w:fldCharType="separate"/>
        </w:r>
        <w:r w:rsidRPr="001302A5">
          <w:rPr>
            <w:rStyle w:val="Hyperlink"/>
            <w:noProof/>
          </w:rPr>
          <w:delText>lorem 14.18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elit</w:delText>
        </w:r>
        <w:r>
          <w:rPr>
            <w:noProof/>
            <w:webHidden/>
          </w:rPr>
          <w:tab/>
        </w:r>
        <w:r>
          <w:rPr>
            <w:noProof/>
            <w:webHidden/>
          </w:rPr>
          <w:fldChar w:fldCharType="begin"/>
        </w:r>
        <w:r>
          <w:rPr>
            <w:noProof/>
            <w:webHidden/>
          </w:rPr>
          <w:delInstrText xml:space="preserve"> PAGEREF _Toc218523894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40CB63BF" w14:textId="77777777" w:rsidR="00540B5B" w:rsidRDefault="00540B5B">
      <w:pPr>
        <w:pStyle w:val="TOC2"/>
        <w:rPr>
          <w:del w:id="37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72" w:author="Comparison" w:date="2026-08-04T06:08:00Z" w16du:dateUtc="2026-08-04T10:08:00Z">
        <w:r>
          <w:fldChar w:fldCharType="begin"/>
        </w:r>
        <w:r>
          <w:delInstrText>HYPERLINK \l "_Toc218523895"</w:delInstrText>
        </w:r>
        <w:r>
          <w:fldChar w:fldCharType="separate"/>
        </w:r>
        <w:r w:rsidRPr="001302A5">
          <w:rPr>
            <w:rStyle w:val="Hyperlink"/>
            <w:noProof/>
          </w:rPr>
          <w:delText>lorem 14.19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magna eiusmod</w:delText>
        </w:r>
        <w:r>
          <w:rPr>
            <w:noProof/>
            <w:webHidden/>
          </w:rPr>
          <w:tab/>
        </w:r>
        <w:r>
          <w:rPr>
            <w:noProof/>
            <w:webHidden/>
          </w:rPr>
          <w:fldChar w:fldCharType="begin"/>
        </w:r>
        <w:r>
          <w:rPr>
            <w:noProof/>
            <w:webHidden/>
          </w:rPr>
          <w:delInstrText xml:space="preserve"> PAGEREF _Toc218523895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55BE7492" w14:textId="77777777" w:rsidR="00540B5B" w:rsidRDefault="00540B5B">
      <w:pPr>
        <w:pStyle w:val="TOC2"/>
        <w:rPr>
          <w:del w:id="37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74" w:author="Comparison" w:date="2026-08-04T06:08:00Z" w16du:dateUtc="2026-08-04T10:08:00Z">
        <w:r>
          <w:fldChar w:fldCharType="begin"/>
        </w:r>
        <w:r>
          <w:delInstrText>HYPERLINK \l "_Toc218523896"</w:delInstrText>
        </w:r>
        <w:r>
          <w:fldChar w:fldCharType="separate"/>
        </w:r>
        <w:r w:rsidRPr="001302A5">
          <w:rPr>
            <w:rStyle w:val="Hyperlink"/>
            <w:noProof/>
          </w:rPr>
          <w:delText>lorem 14.20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sit ut adipiscing</w:delText>
        </w:r>
        <w:r>
          <w:rPr>
            <w:noProof/>
            <w:webHidden/>
          </w:rPr>
          <w:tab/>
        </w:r>
        <w:r>
          <w:rPr>
            <w:noProof/>
            <w:webHidden/>
          </w:rPr>
          <w:fldChar w:fldCharType="begin"/>
        </w:r>
        <w:r>
          <w:rPr>
            <w:noProof/>
            <w:webHidden/>
          </w:rPr>
          <w:delInstrText xml:space="preserve"> PAGEREF _Toc218523896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068AEB3F" w14:textId="77777777" w:rsidR="00540B5B" w:rsidRDefault="00540B5B">
      <w:pPr>
        <w:pStyle w:val="TOC2"/>
        <w:rPr>
          <w:del w:id="37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76" w:author="Comparison" w:date="2026-08-04T06:08:00Z" w16du:dateUtc="2026-08-04T10:08:00Z">
        <w:r>
          <w:fldChar w:fldCharType="begin"/>
        </w:r>
        <w:r>
          <w:delInstrText>HYPERLINK \l "_Toc218523897"</w:delInstrText>
        </w:r>
        <w:r>
          <w:fldChar w:fldCharType="separate"/>
        </w:r>
        <w:r w:rsidRPr="001302A5">
          <w:rPr>
            <w:rStyle w:val="Hyperlink"/>
            <w:noProof/>
          </w:rPr>
          <w:delText>lorem 14.21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dolor elit ipsum adipiscing</w:delText>
        </w:r>
        <w:r>
          <w:rPr>
            <w:noProof/>
            <w:webHidden/>
          </w:rPr>
          <w:tab/>
        </w:r>
        <w:r>
          <w:rPr>
            <w:noProof/>
            <w:webHidden/>
          </w:rPr>
          <w:fldChar w:fldCharType="begin"/>
        </w:r>
        <w:r>
          <w:rPr>
            <w:noProof/>
            <w:webHidden/>
          </w:rPr>
          <w:delInstrText xml:space="preserve"> PAGEREF _Toc218523897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1A6F7A13" w14:textId="77777777" w:rsidR="00540B5B" w:rsidRDefault="00540B5B">
      <w:pPr>
        <w:pStyle w:val="TOC2"/>
        <w:rPr>
          <w:del w:id="37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78" w:author="Comparison" w:date="2026-08-04T06:08:00Z" w16du:dateUtc="2026-08-04T10:08:00Z">
        <w:r>
          <w:fldChar w:fldCharType="begin"/>
        </w:r>
        <w:r>
          <w:delInstrText>HYPERLINK \l "_Toc218523898"</w:delInstrText>
        </w:r>
        <w:r>
          <w:fldChar w:fldCharType="separate"/>
        </w:r>
        <w:r w:rsidRPr="001302A5">
          <w:rPr>
            <w:rStyle w:val="Hyperlink"/>
            <w:noProof/>
          </w:rPr>
          <w:delText>lorem 14.22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tempor incididunt tempor eiusmod</w:delText>
        </w:r>
        <w:r>
          <w:rPr>
            <w:noProof/>
            <w:webHidden/>
          </w:rPr>
          <w:tab/>
        </w:r>
        <w:r>
          <w:rPr>
            <w:noProof/>
            <w:webHidden/>
          </w:rPr>
          <w:fldChar w:fldCharType="begin"/>
        </w:r>
        <w:r>
          <w:rPr>
            <w:noProof/>
            <w:webHidden/>
          </w:rPr>
          <w:delInstrText xml:space="preserve"> PAGEREF _Toc218523898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41AAE87E" w14:textId="77777777" w:rsidR="00540B5B" w:rsidRDefault="00540B5B">
      <w:pPr>
        <w:pStyle w:val="TOC2"/>
        <w:rPr>
          <w:del w:id="37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80" w:author="Comparison" w:date="2026-08-04T06:08:00Z" w16du:dateUtc="2026-08-04T10:08:00Z">
        <w:r>
          <w:fldChar w:fldCharType="begin"/>
        </w:r>
        <w:r>
          <w:delInstrText>HYPERLINK \l "_Toc218523899"</w:delInstrText>
        </w:r>
        <w:r>
          <w:fldChar w:fldCharType="separate"/>
        </w:r>
        <w:r w:rsidRPr="001302A5">
          <w:rPr>
            <w:rStyle w:val="Hyperlink"/>
            <w:noProof/>
          </w:rPr>
          <w:delText>lorem 14.23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eiusmod</w:delText>
        </w:r>
        <w:r>
          <w:rPr>
            <w:noProof/>
            <w:webHidden/>
          </w:rPr>
          <w:tab/>
        </w:r>
        <w:r>
          <w:rPr>
            <w:noProof/>
            <w:webHidden/>
          </w:rPr>
          <w:fldChar w:fldCharType="begin"/>
        </w:r>
        <w:r>
          <w:rPr>
            <w:noProof/>
            <w:webHidden/>
          </w:rPr>
          <w:delInstrText xml:space="preserve"> PAGEREF _Toc218523899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54A60F73" w14:textId="77777777" w:rsidR="00540B5B" w:rsidRDefault="00540B5B">
      <w:pPr>
        <w:pStyle w:val="TOC2"/>
        <w:rPr>
          <w:del w:id="38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82" w:author="Comparison" w:date="2026-08-04T06:08:00Z" w16du:dateUtc="2026-08-04T10:08:00Z">
        <w:r>
          <w:fldChar w:fldCharType="begin"/>
        </w:r>
        <w:r>
          <w:delInstrText>HYPERLINK \l "_Toc218523900"</w:delInstrText>
        </w:r>
        <w:r>
          <w:fldChar w:fldCharType="separate"/>
        </w:r>
        <w:r w:rsidRPr="001302A5">
          <w:rPr>
            <w:rStyle w:val="Hyperlink"/>
            <w:noProof/>
          </w:rPr>
          <w:delText>lorem 14.24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incididunt et do tempor</w:delText>
        </w:r>
        <w:r>
          <w:rPr>
            <w:noProof/>
            <w:webHidden/>
          </w:rPr>
          <w:tab/>
        </w:r>
        <w:r>
          <w:rPr>
            <w:noProof/>
            <w:webHidden/>
          </w:rPr>
          <w:fldChar w:fldCharType="begin"/>
        </w:r>
        <w:r>
          <w:rPr>
            <w:noProof/>
            <w:webHidden/>
          </w:rPr>
          <w:delInstrText xml:space="preserve"> PAGEREF _Toc218523900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01AB9B47" w14:textId="77777777" w:rsidR="00540B5B" w:rsidRDefault="00540B5B">
      <w:pPr>
        <w:pStyle w:val="TOC2"/>
        <w:rPr>
          <w:del w:id="38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84" w:author="Comparison" w:date="2026-08-04T06:08:00Z" w16du:dateUtc="2026-08-04T10:08:00Z">
        <w:r>
          <w:fldChar w:fldCharType="begin"/>
        </w:r>
        <w:r>
          <w:delInstrText>HYPERLINK \l "_Toc218523901"</w:delInstrText>
        </w:r>
        <w:r>
          <w:fldChar w:fldCharType="separate"/>
        </w:r>
        <w:r w:rsidRPr="001302A5">
          <w:rPr>
            <w:rStyle w:val="Hyperlink"/>
            <w:noProof/>
          </w:rPr>
          <w:delText>lorem 14.25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aliqua consectetur sed’et eiusmod</w:delText>
        </w:r>
        <w:r>
          <w:rPr>
            <w:noProof/>
            <w:webHidden/>
          </w:rPr>
          <w:tab/>
        </w:r>
        <w:r>
          <w:rPr>
            <w:noProof/>
            <w:webHidden/>
          </w:rPr>
          <w:fldChar w:fldCharType="begin"/>
        </w:r>
        <w:r>
          <w:rPr>
            <w:noProof/>
            <w:webHidden/>
          </w:rPr>
          <w:delInstrText xml:space="preserve"> PAGEREF _Toc218523901 \h </w:delInstrText>
        </w:r>
        <w:r>
          <w:rPr>
            <w:noProof/>
            <w:webHidden/>
          </w:rPr>
        </w:r>
        <w:r>
          <w:rPr>
            <w:noProof/>
            <w:webHidden/>
          </w:rPr>
          <w:fldChar w:fldCharType="separate"/>
        </w:r>
        <w:r>
          <w:rPr>
            <w:noProof/>
            <w:webHidden/>
          </w:rPr>
          <w:delText>14-13</w:delText>
        </w:r>
        <w:r>
          <w:rPr>
            <w:noProof/>
            <w:webHidden/>
          </w:rPr>
          <w:fldChar w:fldCharType="end"/>
        </w:r>
        <w:r>
          <w:fldChar w:fldCharType="end"/>
        </w:r>
      </w:del>
    </w:p>
    <w:p w14:paraId="2F70A6DF" w14:textId="77777777" w:rsidR="00540B5B" w:rsidRDefault="00540B5B">
      <w:pPr>
        <w:pStyle w:val="TOC1"/>
        <w:rPr>
          <w:del w:id="385" w:author="Comparison" w:date="2026-08-04T06:08:00Z" w16du:dateUtc="2026-08-04T10:08:00Z"/>
          <w:rFonts w:asciiTheme="minorHAnsi" w:eastAsiaTheme="minorEastAsia" w:hAnsiTheme="minorHAnsi" w:cstheme="minorBidi"/>
          <w:b w:val="0"/>
          <w:noProof/>
          <w:kern w:val="2"/>
          <w:szCs w:val="24"/>
          <w:lang w:val="pt-BR" w:eastAsia="pt-BR"/>
          <w14:ligatures w14:val="standardContextual"/>
        </w:rPr>
      </w:pPr>
      <w:del w:id="386" w:author="Comparison" w:date="2026-08-04T06:08:00Z" w16du:dateUtc="2026-08-04T10:08:00Z">
        <w:r>
          <w:fldChar w:fldCharType="begin"/>
        </w:r>
        <w:r>
          <w:delInstrText>HYPERLINK \l "_Toc218523902"</w:delInstrText>
        </w:r>
        <w:r>
          <w:fldChar w:fldCharType="separate"/>
        </w:r>
        <w:r w:rsidRPr="001302A5">
          <w:rPr>
            <w:rStyle w:val="Hyperlink"/>
            <w:noProof/>
          </w:rPr>
          <w:delText>aliqua aliqua elit tempor</w:delText>
        </w:r>
        <w:r>
          <w:rPr>
            <w:noProof/>
            <w:webHidden/>
          </w:rPr>
          <w:tab/>
        </w:r>
        <w:r>
          <w:rPr>
            <w:noProof/>
            <w:webHidden/>
          </w:rPr>
          <w:fldChar w:fldCharType="begin"/>
        </w:r>
        <w:r>
          <w:rPr>
            <w:noProof/>
            <w:webHidden/>
          </w:rPr>
          <w:delInstrText xml:space="preserve"> PAGEREF _Toc218523902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0FBE75B6" w14:textId="77777777" w:rsidR="00540B5B" w:rsidRDefault="00540B5B">
      <w:pPr>
        <w:pStyle w:val="TOC2"/>
        <w:rPr>
          <w:del w:id="38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88" w:author="Comparison" w:date="2026-08-04T06:08:00Z" w16du:dateUtc="2026-08-04T10:08:00Z">
        <w:r>
          <w:fldChar w:fldCharType="begin"/>
        </w:r>
        <w:r>
          <w:delInstrText>HYPERLINK \l "_Toc218523903"</w:delInstrText>
        </w:r>
        <w:r>
          <w:fldChar w:fldCharType="separate"/>
        </w:r>
        <w:r w:rsidRPr="001302A5">
          <w:rPr>
            <w:rStyle w:val="Hyperlink"/>
            <w:noProof/>
          </w:rPr>
          <w:delText>lorem 15.01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tempor amet eiusmod</w:delText>
        </w:r>
        <w:r>
          <w:rPr>
            <w:noProof/>
            <w:webHidden/>
          </w:rPr>
          <w:tab/>
        </w:r>
        <w:r>
          <w:rPr>
            <w:noProof/>
            <w:webHidden/>
          </w:rPr>
          <w:fldChar w:fldCharType="begin"/>
        </w:r>
        <w:r>
          <w:rPr>
            <w:noProof/>
            <w:webHidden/>
          </w:rPr>
          <w:delInstrText xml:space="preserve"> PAGEREF _Toc218523903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18B6702E" w14:textId="77777777" w:rsidR="00540B5B" w:rsidRDefault="00540B5B">
      <w:pPr>
        <w:pStyle w:val="TOC2"/>
        <w:rPr>
          <w:del w:id="38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90" w:author="Comparison" w:date="2026-08-04T06:08:00Z" w16du:dateUtc="2026-08-04T10:08:00Z">
        <w:r>
          <w:fldChar w:fldCharType="begin"/>
        </w:r>
        <w:r>
          <w:delInstrText>HYPERLINK \l "_Toc218523904"</w:delInstrText>
        </w:r>
        <w:r>
          <w:fldChar w:fldCharType="separate"/>
        </w:r>
        <w:r w:rsidRPr="001302A5">
          <w:rPr>
            <w:rStyle w:val="Hyperlink"/>
            <w:noProof/>
          </w:rPr>
          <w:delText>lorem 15.02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aliqua</w:delText>
        </w:r>
        <w:r>
          <w:rPr>
            <w:noProof/>
            <w:webHidden/>
          </w:rPr>
          <w:tab/>
        </w:r>
        <w:r>
          <w:rPr>
            <w:noProof/>
            <w:webHidden/>
          </w:rPr>
          <w:fldChar w:fldCharType="begin"/>
        </w:r>
        <w:r>
          <w:rPr>
            <w:noProof/>
            <w:webHidden/>
          </w:rPr>
          <w:delInstrText xml:space="preserve"> PAGEREF _Toc218523904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29FA5CDE" w14:textId="77777777" w:rsidR="00540B5B" w:rsidRDefault="00540B5B">
      <w:pPr>
        <w:pStyle w:val="TOC2"/>
        <w:rPr>
          <w:del w:id="39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92" w:author="Comparison" w:date="2026-08-04T06:08:00Z" w16du:dateUtc="2026-08-04T10:08:00Z">
        <w:r>
          <w:fldChar w:fldCharType="begin"/>
        </w:r>
        <w:r>
          <w:delInstrText>HYPERLINK \l "_Toc218523905"</w:delInstrText>
        </w:r>
        <w:r>
          <w:fldChar w:fldCharType="separate"/>
        </w:r>
        <w:r w:rsidRPr="001302A5">
          <w:rPr>
            <w:rStyle w:val="Hyperlink"/>
            <w:noProof/>
          </w:rPr>
          <w:delText>lorem 15.03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aliqua</w:delText>
        </w:r>
        <w:r>
          <w:rPr>
            <w:noProof/>
            <w:webHidden/>
          </w:rPr>
          <w:tab/>
        </w:r>
        <w:r>
          <w:rPr>
            <w:noProof/>
            <w:webHidden/>
          </w:rPr>
          <w:fldChar w:fldCharType="begin"/>
        </w:r>
        <w:r>
          <w:rPr>
            <w:noProof/>
            <w:webHidden/>
          </w:rPr>
          <w:delInstrText xml:space="preserve"> PAGEREF _Toc218523905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04C9876B" w14:textId="77777777" w:rsidR="00540B5B" w:rsidRDefault="00540B5B">
      <w:pPr>
        <w:pStyle w:val="TOC2"/>
        <w:rPr>
          <w:del w:id="393"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94" w:author="Comparison" w:date="2026-08-04T06:08:00Z" w16du:dateUtc="2026-08-04T10:08:00Z">
        <w:r>
          <w:fldChar w:fldCharType="begin"/>
        </w:r>
        <w:r>
          <w:delInstrText>HYPERLINK \l "_Toc218523906"</w:delInstrText>
        </w:r>
        <w:r>
          <w:fldChar w:fldCharType="separate"/>
        </w:r>
        <w:r w:rsidRPr="001302A5">
          <w:rPr>
            <w:rStyle w:val="Hyperlink"/>
            <w:noProof/>
          </w:rPr>
          <w:delText>lorem 15.04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dolore</w:delText>
        </w:r>
        <w:r>
          <w:rPr>
            <w:noProof/>
            <w:webHidden/>
          </w:rPr>
          <w:tab/>
        </w:r>
        <w:r>
          <w:rPr>
            <w:noProof/>
            <w:webHidden/>
          </w:rPr>
          <w:fldChar w:fldCharType="begin"/>
        </w:r>
        <w:r>
          <w:rPr>
            <w:noProof/>
            <w:webHidden/>
          </w:rPr>
          <w:delInstrText xml:space="preserve"> PAGEREF _Toc218523906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425CD462" w14:textId="77777777" w:rsidR="00540B5B" w:rsidRDefault="00540B5B">
      <w:pPr>
        <w:pStyle w:val="TOC2"/>
        <w:rPr>
          <w:del w:id="395"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96" w:author="Comparison" w:date="2026-08-04T06:08:00Z" w16du:dateUtc="2026-08-04T10:08:00Z">
        <w:r>
          <w:fldChar w:fldCharType="begin"/>
        </w:r>
        <w:r>
          <w:delInstrText>HYPERLINK \l "_Toc218523907"</w:delInstrText>
        </w:r>
        <w:r>
          <w:fldChar w:fldCharType="separate"/>
        </w:r>
        <w:r w:rsidRPr="001302A5">
          <w:rPr>
            <w:rStyle w:val="Hyperlink"/>
            <w:noProof/>
          </w:rPr>
          <w:delText>lorem 15.05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ipsum dolor eiusmod incididunt sed elit elit</w:delText>
        </w:r>
        <w:r>
          <w:rPr>
            <w:noProof/>
            <w:webHidden/>
          </w:rPr>
          <w:tab/>
        </w:r>
        <w:r>
          <w:rPr>
            <w:noProof/>
            <w:webHidden/>
          </w:rPr>
          <w:fldChar w:fldCharType="begin"/>
        </w:r>
        <w:r>
          <w:rPr>
            <w:noProof/>
            <w:webHidden/>
          </w:rPr>
          <w:delInstrText xml:space="preserve"> PAGEREF _Toc218523907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7E4C9C7F" w14:textId="77777777" w:rsidR="00540B5B" w:rsidRDefault="00540B5B">
      <w:pPr>
        <w:pStyle w:val="TOC2"/>
        <w:rPr>
          <w:del w:id="397"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398" w:author="Comparison" w:date="2026-08-04T06:08:00Z" w16du:dateUtc="2026-08-04T10:08:00Z">
        <w:r>
          <w:fldChar w:fldCharType="begin"/>
        </w:r>
        <w:r>
          <w:delInstrText>HYPERLINK \l "_Toc218523908"</w:delInstrText>
        </w:r>
        <w:r>
          <w:fldChar w:fldCharType="separate"/>
        </w:r>
        <w:r w:rsidRPr="001302A5">
          <w:rPr>
            <w:rStyle w:val="Hyperlink"/>
            <w:noProof/>
          </w:rPr>
          <w:delText>lorem 15.06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_Toc218523908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5C1CBFBA" w14:textId="77777777" w:rsidR="00540B5B" w:rsidRDefault="00540B5B">
      <w:pPr>
        <w:pStyle w:val="TOC2"/>
        <w:rPr>
          <w:del w:id="399"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400" w:author="Comparison" w:date="2026-08-04T06:08:00Z" w16du:dateUtc="2026-08-04T10:08:00Z">
        <w:r>
          <w:fldChar w:fldCharType="begin"/>
        </w:r>
        <w:r>
          <w:delInstrText>HYPERLINK \l "_Toc218523909"</w:delInstrText>
        </w:r>
        <w:r>
          <w:fldChar w:fldCharType="separate"/>
        </w:r>
        <w:r w:rsidRPr="001302A5">
          <w:rPr>
            <w:rStyle w:val="Hyperlink"/>
            <w:noProof/>
          </w:rPr>
          <w:delText>lorem 15.07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w:delText>
        </w:r>
        <w:r>
          <w:rPr>
            <w:noProof/>
            <w:webHidden/>
          </w:rPr>
          <w:tab/>
        </w:r>
        <w:r>
          <w:rPr>
            <w:noProof/>
            <w:webHidden/>
          </w:rPr>
          <w:fldChar w:fldCharType="begin"/>
        </w:r>
        <w:r>
          <w:rPr>
            <w:noProof/>
            <w:webHidden/>
          </w:rPr>
          <w:delInstrText xml:space="preserve"> PAGEREF _Toc218523909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55F42BB2" w14:textId="77777777" w:rsidR="00540B5B" w:rsidRDefault="00540B5B">
      <w:pPr>
        <w:pStyle w:val="TOC2"/>
        <w:rPr>
          <w:del w:id="401" w:author="Comparison" w:date="2026-08-04T06:08:00Z" w16du:dateUtc="2026-08-04T10:08:00Z"/>
          <w:rFonts w:asciiTheme="minorHAnsi" w:eastAsiaTheme="minorEastAsia" w:hAnsiTheme="minorHAnsi" w:cstheme="minorBidi"/>
          <w:noProof/>
          <w:kern w:val="2"/>
          <w:szCs w:val="24"/>
          <w:lang w:val="pt-BR" w:eastAsia="pt-BR"/>
          <w14:ligatures w14:val="standardContextual"/>
        </w:rPr>
      </w:pPr>
      <w:del w:id="402" w:author="Comparison" w:date="2026-08-04T06:08:00Z" w16du:dateUtc="2026-08-04T10:08:00Z">
        <w:r>
          <w:fldChar w:fldCharType="begin"/>
        </w:r>
        <w:r>
          <w:delInstrText>HYPERLINK \l "_Toc218523910"</w:delInstrText>
        </w:r>
        <w:r>
          <w:fldChar w:fldCharType="separate"/>
        </w:r>
        <w:r w:rsidRPr="001302A5">
          <w:rPr>
            <w:rStyle w:val="Hyperlink"/>
            <w:noProof/>
          </w:rPr>
          <w:delText>lorem 15.08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tempor incididunt do elit dolore</w:delText>
        </w:r>
        <w:r>
          <w:rPr>
            <w:noProof/>
            <w:webHidden/>
          </w:rPr>
          <w:tab/>
        </w:r>
        <w:r>
          <w:rPr>
            <w:noProof/>
            <w:webHidden/>
          </w:rPr>
          <w:fldChar w:fldCharType="begin"/>
        </w:r>
        <w:r>
          <w:rPr>
            <w:noProof/>
            <w:webHidden/>
          </w:rPr>
          <w:delInstrText xml:space="preserve"> PAGEREF _Toc218523910 \h </w:delInstrText>
        </w:r>
        <w:r>
          <w:rPr>
            <w:noProof/>
            <w:webHidden/>
          </w:rPr>
        </w:r>
        <w:r>
          <w:rPr>
            <w:noProof/>
            <w:webHidden/>
          </w:rPr>
          <w:fldChar w:fldCharType="separate"/>
        </w:r>
        <w:r>
          <w:rPr>
            <w:noProof/>
            <w:webHidden/>
          </w:rPr>
          <w:delText>15-9</w:delText>
        </w:r>
        <w:r>
          <w:rPr>
            <w:noProof/>
            <w:webHidden/>
          </w:rPr>
          <w:fldChar w:fldCharType="end"/>
        </w:r>
        <w:r>
          <w:fldChar w:fldCharType="end"/>
        </w:r>
      </w:del>
    </w:p>
    <w:p w14:paraId="133D1F70" w14:textId="77777777" w:rsidR="00A97C79" w:rsidRDefault="00540B5B">
      <w:pPr>
        <w:rPr>
          <w:del w:id="403" w:author="Comparison" w:date="2026-08-04T06:08:00Z" w16du:dateUtc="2026-08-04T10:08:00Z"/>
        </w:rPr>
        <w:sectPr w:rsidR="00A97C79">
          <w:footerReference w:type="default" r:id="rId10"/>
          <w:pgSz w:w="12240" w:h="15840"/>
          <w:pgMar w:top="1440" w:right="1800" w:bottom="1440" w:left="1800" w:header="720" w:footer="720" w:gutter="0"/>
          <w:pgNumType w:fmt="lowerRoman" w:start="1"/>
          <w:cols w:space="720"/>
        </w:sectPr>
      </w:pPr>
      <w:del w:id="404" w:author="Comparison" w:date="2026-08-04T06:08:00Z" w16du:dateUtc="2026-08-04T10:08:00Z">
        <w:r>
          <w:fldChar w:fldCharType="end"/>
        </w:r>
      </w:del>
    </w:p>
    <w:p w14:paraId="2AEBC203" w14:textId="77777777" w:rsidR="00540B8E" w:rsidRDefault="005314F1">
      <w:pPr>
        <w:pStyle w:val="TitleDocument"/>
        <w:spacing w:after="480"/>
        <w:rPr>
          <w:del w:id="405" w:author="Comparison" w:date="2026-08-04T06:08:00Z" w16du:dateUtc="2026-08-04T10:08:00Z"/>
        </w:rPr>
      </w:pPr>
      <w:del w:id="406" w:author="Comparison" w:date="2026-08-04T06:08:00Z" w16du:dateUtc="2026-08-04T10:08:00Z">
        <w:r>
          <w:delText>eiusmod elit sit ipsum</w:delText>
        </w:r>
      </w:del>
    </w:p>
    <w:p w14:paraId="317EBB04" w14:textId="77777777" w:rsidR="00540B8E" w:rsidRDefault="005314F1">
      <w:pPr>
        <w:pStyle w:val="Heading1"/>
        <w:rPr>
          <w:del w:id="407" w:author="Comparison" w:date="2026-08-04T06:08:00Z" w16du:dateUtc="2026-08-04T10:08:00Z"/>
        </w:rPr>
      </w:pPr>
      <w:bookmarkStart w:id="408" w:name="5200000272882326702"/>
      <w:bookmarkStart w:id="409" w:name="_Toc507273045"/>
      <w:bookmarkStart w:id="410" w:name="_Ref508320673"/>
      <w:bookmarkStart w:id="411" w:name="_Ref509196458"/>
      <w:bookmarkStart w:id="412" w:name="_Ref519651687"/>
      <w:bookmarkStart w:id="413" w:name="_Ref38702372"/>
      <w:del w:id="414" w:author="Comparison" w:date="2026-08-04T06:08:00Z" w16du:dateUtc="2026-08-04T10:08:00Z">
        <w:r>
          <w:br/>
        </w:r>
        <w:bookmarkStart w:id="415" w:name="_Toc218523778"/>
        <w:r>
          <w:delText>sit consectetur ipsum</w:delText>
        </w:r>
        <w:bookmarkEnd w:id="408"/>
        <w:bookmarkEnd w:id="409"/>
        <w:bookmarkEnd w:id="410"/>
        <w:bookmarkEnd w:id="411"/>
        <w:bookmarkEnd w:id="412"/>
        <w:bookmarkEnd w:id="413"/>
        <w:bookmarkEnd w:id="415"/>
      </w:del>
    </w:p>
    <w:p w14:paraId="65D95EB2" w14:textId="77777777" w:rsidR="00540B8E" w:rsidRDefault="005314F1">
      <w:pPr>
        <w:pStyle w:val="TextHeading2"/>
        <w:rPr>
          <w:del w:id="416" w:author="Comparison" w:date="2026-08-04T06:08:00Z" w16du:dateUtc="2026-08-04T10:08:00Z"/>
        </w:rPr>
      </w:pPr>
      <w:del w:id="417" w:author="Comparison" w:date="2026-08-04T06:08:00Z" w16du:dateUtc="2026-08-04T10:08:00Z">
        <w:r>
          <w:delText xml:space="preserve">eiusmod dolor elit ipsum consectetur aliqua </w:delText>
        </w:r>
        <w:r>
          <w:rPr>
            <w:color w:val="000000"/>
          </w:rPr>
          <w:delText>dolor 10, 2026</w:delText>
        </w:r>
        <w:r w:rsidR="00F70040">
          <w:rPr>
            <w:color w:val="000000"/>
          </w:rPr>
          <w:delText xml:space="preserve">. </w:delText>
        </w:r>
        <w:r>
          <w:delText xml:space="preserve">eiusmod adipiscing do ipsum consectetur sit dolor aliqua elit, ipsum adipiscing labore dolor aliqua, incididunt tempor lorem elit, aliqua. (ipsum </w:delText>
        </w:r>
        <w:r>
          <w:rPr>
            <w:i/>
          </w:rPr>
          <w:delText>elit</w:delText>
        </w:r>
        <w:r>
          <w:delText>) incididunt dolor aliqua elit incididunt tempor lorem elit, aliqua. (elit, et </w:delText>
        </w:r>
        <w:r>
          <w:rPr>
            <w:i/>
          </w:rPr>
          <w:delText>sed</w:delText>
        </w:r>
        <w:r>
          <w:delText>).</w:delText>
        </w:r>
      </w:del>
    </w:p>
    <w:p w14:paraId="5F12AF20" w14:textId="77777777" w:rsidR="00540B8E" w:rsidRDefault="005314F1">
      <w:pPr>
        <w:pStyle w:val="TextHeading2"/>
        <w:rPr>
          <w:del w:id="418" w:author="Comparison" w:date="2026-08-04T06:08:00Z" w16du:dateUtc="2026-08-04T10:08:00Z"/>
        </w:rPr>
      </w:pPr>
      <w:del w:id="419" w:author="Comparison" w:date="2026-08-04T06:08:00Z" w16du:dateUtc="2026-08-04T10:08:00Z">
        <w:r>
          <w:delText>dolore sit do do eiusmod lorem consectetur et ipsum sit elit et incididunt et ipsum sit elit dolor amet consectetur lorem dolor consectetur do et ipsum consectetur eiusmod aliqua consectetur</w:delText>
        </w:r>
        <w:r w:rsidR="00F70040">
          <w:delText xml:space="preserve">. </w:delText>
        </w:r>
        <w:r>
          <w:delText>eiusmod sit elit ipsum consectetur ut sed dolor adipiscing elit et dolor, eiusmod dolor ut consectetur sit ut incididunt adipiscing lorem magna amet.</w:delText>
        </w:r>
      </w:del>
    </w:p>
    <w:p w14:paraId="6AD53E02" w14:textId="77777777" w:rsidR="00540B8E" w:rsidRDefault="005314F1">
      <w:pPr>
        <w:pStyle w:val="Heading2"/>
        <w:rPr>
          <w:del w:id="420" w:author="Comparison" w:date="2026-08-04T06:08:00Z" w16du:dateUtc="2026-08-04T10:08:00Z"/>
        </w:rPr>
      </w:pPr>
      <w:bookmarkStart w:id="421" w:name="5200479896788036240"/>
      <w:bookmarkStart w:id="422" w:name="_Toc496420422"/>
      <w:bookmarkStart w:id="423" w:name="_Toc507273046"/>
      <w:bookmarkStart w:id="424" w:name="_Ref206921444"/>
      <w:bookmarkStart w:id="425" w:name="_Ref206921648"/>
      <w:bookmarkStart w:id="426" w:name="_Toc218523779"/>
      <w:del w:id="427" w:author="Comparison" w:date="2026-08-04T06:08:00Z" w16du:dateUtc="2026-08-04T10:08:00Z">
        <w:r>
          <w:delText>consectetur consectetur ipsum</w:delText>
        </w:r>
        <w:bookmarkEnd w:id="421"/>
        <w:bookmarkEnd w:id="422"/>
        <w:bookmarkEnd w:id="423"/>
        <w:bookmarkEnd w:id="424"/>
        <w:bookmarkEnd w:id="425"/>
        <w:bookmarkEnd w:id="426"/>
      </w:del>
    </w:p>
    <w:p w14:paraId="11B8B556" w14:textId="77777777" w:rsidR="00540B8E" w:rsidRDefault="005314F1">
      <w:pPr>
        <w:pStyle w:val="TextHeading2"/>
        <w:rPr>
          <w:del w:id="428" w:author="Comparison" w:date="2026-08-04T06:08:00Z" w16du:dateUtc="2026-08-04T10:08:00Z"/>
        </w:rPr>
      </w:pPr>
      <w:del w:id="429" w:author="Comparison" w:date="2026-08-04T06:08:00Z" w16du:dateUtc="2026-08-04T10:08:00Z">
        <w:r>
          <w:delText>magna do, et consectetur adipiscing magna sed do labore:</w:delText>
        </w:r>
      </w:del>
    </w:p>
    <w:p w14:paraId="76115937" w14:textId="77777777" w:rsidR="00540B8E" w:rsidRDefault="005314F1">
      <w:pPr>
        <w:pStyle w:val="TextHeading3"/>
        <w:rPr>
          <w:del w:id="430" w:author="Comparison" w:date="2026-08-04T06:08:00Z" w16du:dateUtc="2026-08-04T10:08:00Z"/>
        </w:rPr>
      </w:pPr>
      <w:del w:id="431" w:author="Comparison" w:date="2026-08-04T06:08:00Z" w16du:dateUtc="2026-08-04T10:08:00Z">
        <w:r>
          <w:delText>“eiusmod elit sit ipsum consectetur dolor 10, 2026.”</w:delText>
        </w:r>
      </w:del>
    </w:p>
    <w:p w14:paraId="12987CEF" w14:textId="77777777" w:rsidR="00540B8E" w:rsidRDefault="005314F1">
      <w:pPr>
        <w:pStyle w:val="TextHeading2"/>
        <w:rPr>
          <w:del w:id="432" w:author="Comparison" w:date="2026-08-04T06:08:00Z" w16du:dateUtc="2026-08-04T10:08:00Z"/>
        </w:rPr>
      </w:pPr>
      <w:del w:id="433" w:author="Comparison" w:date="2026-08-04T06:08:00Z" w16du:dateUtc="2026-08-04T10:08:00Z">
        <w:r>
          <w:delText>magna ipsum magna consectetur, amet ipsum ut elit aliqua tempor do et consectetur lorem amet et consectetur consectetur dolor adipiscing lorem elit-aliqua-ipsum lorem, et consectetur et magna ut labore:</w:delText>
        </w:r>
      </w:del>
    </w:p>
    <w:p w14:paraId="7EFD8A27" w14:textId="77777777" w:rsidR="00540B8E" w:rsidRDefault="005314F1">
      <w:pPr>
        <w:pStyle w:val="TextHeading3"/>
        <w:rPr>
          <w:del w:id="434" w:author="Comparison" w:date="2026-08-04T06:08:00Z" w16du:dateUtc="2026-08-04T10:08:00Z"/>
        </w:rPr>
      </w:pPr>
      <w:del w:id="435" w:author="Comparison" w:date="2026-08-04T06:08:00Z" w16du:dateUtc="2026-08-04T10:08:00Z">
        <w:r>
          <w:delText>“dolor aliqua elit incididunt tempor lorem elit, aliqua., adipiscing, lorem incididunt dolore consectetur ipsum, elit ipsum elit sit ipsum consectetur dolor 10, 2026, incididunt dolor amet do.”</w:delText>
        </w:r>
      </w:del>
    </w:p>
    <w:p w14:paraId="5FA9F63F" w14:textId="77777777" w:rsidR="00540B8E" w:rsidRDefault="005314F1">
      <w:pPr>
        <w:pStyle w:val="TextHeading2"/>
        <w:rPr>
          <w:del w:id="436" w:author="Comparison" w:date="2026-08-04T06:08:00Z" w16du:dateUtc="2026-08-04T10:08:00Z"/>
        </w:rPr>
      </w:pPr>
      <w:del w:id="437" w:author="Comparison" w:date="2026-08-04T06:08:00Z" w16du:dateUtc="2026-08-04T10:08:00Z">
        <w:r>
          <w:delTex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delText>
        </w:r>
      </w:del>
    </w:p>
    <w:p w14:paraId="1658C74D" w14:textId="77777777" w:rsidR="00540B8E" w:rsidRDefault="005314F1">
      <w:pPr>
        <w:pStyle w:val="Heading2"/>
        <w:rPr>
          <w:del w:id="438" w:author="Comparison" w:date="2026-08-04T06:08:00Z" w16du:dateUtc="2026-08-04T10:08:00Z"/>
        </w:rPr>
      </w:pPr>
      <w:bookmarkStart w:id="439" w:name="5201199332646600547"/>
      <w:bookmarkStart w:id="440" w:name="_Ref289678862"/>
      <w:bookmarkStart w:id="441" w:name="_Toc218523780"/>
      <w:del w:id="442" w:author="Comparison" w:date="2026-08-04T06:08:00Z" w16du:dateUtc="2026-08-04T10:08:00Z">
        <w:r>
          <w:delText>tempor dolor elit consectetur</w:delText>
        </w:r>
        <w:bookmarkEnd w:id="439"/>
        <w:bookmarkEnd w:id="440"/>
        <w:bookmarkEnd w:id="441"/>
      </w:del>
    </w:p>
    <w:p w14:paraId="66E2847A" w14:textId="77777777" w:rsidR="00540B8E" w:rsidRDefault="005314F1">
      <w:pPr>
        <w:pStyle w:val="TextHeading2"/>
        <w:rPr>
          <w:del w:id="443" w:author="Comparison" w:date="2026-08-04T06:08:00Z" w16du:dateUtc="2026-08-04T10:08:00Z"/>
        </w:rPr>
      </w:pPr>
      <w:bookmarkStart w:id="444" w:name="14c3cf06e3ea4c3f_HDNDE1f"/>
      <w:bookmarkStart w:id="445" w:name="14c3cf06e3ea4c3f_HDSTE20"/>
      <w:bookmarkStart w:id="446" w:name="14c3cf06e3ea4c3f_HDNDE20"/>
      <w:bookmarkStart w:id="447" w:name="14c3cf06e3ea4c3f_HDSTE21"/>
      <w:bookmarkStart w:id="448" w:name="14c3cf06e3ea4c3f_HDNDE21"/>
      <w:bookmarkStart w:id="449" w:name="14c3cf06e3ea4c3f_HDSTE22"/>
      <w:bookmarkStart w:id="450" w:name="14c3cf06e3ea4c3f_HDNDE22"/>
      <w:bookmarkStart w:id="451" w:name="14c3cf06e3ea4c3f_HDSTE23"/>
      <w:bookmarkStart w:id="452" w:name="14c3cf06e3ea4c3f_HDNDE23"/>
      <w:bookmarkStart w:id="453" w:name="14c3cf06e3ea4c3f_HDNDE1e"/>
      <w:del w:id="454" w:author="Comparison" w:date="2026-08-04T06:08:00Z" w16du:dateUtc="2026-08-04T10:08:00Z">
        <w:r>
          <w:delText>elit adipiscing adipiscing adipiscing adipiscing do incididunt ipsum consectetur elit ipsum consectetur, lorem sit ut elit tempor, do ipsum lorem elit et sed lorem ipsum magna adipiscing dolor et sed</w:delText>
        </w:r>
        <w:r w:rsidR="00F70040">
          <w:delText xml:space="preserve">. </w:delText>
        </w:r>
        <w:r>
          <w:delTex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delText>
        </w:r>
        <w:r w:rsidR="00F70040">
          <w:delText xml:space="preserve">. </w:delText>
        </w:r>
        <w:r>
          <w:delText>eiusmod dolore adipiscing amet magna amet ipsum ipsum sed, do ut lorem dolor amet.</w:delText>
        </w:r>
        <w:bookmarkEnd w:id="444"/>
        <w:bookmarkEnd w:id="445"/>
        <w:bookmarkEnd w:id="446"/>
        <w:bookmarkEnd w:id="447"/>
        <w:bookmarkEnd w:id="448"/>
        <w:bookmarkEnd w:id="449"/>
        <w:bookmarkEnd w:id="450"/>
        <w:bookmarkEnd w:id="451"/>
        <w:bookmarkEnd w:id="452"/>
        <w:bookmarkEnd w:id="453"/>
      </w:del>
    </w:p>
    <w:p w14:paraId="1B011C4E" w14:textId="77777777" w:rsidR="00DD6938" w:rsidRDefault="005314F1">
      <w:pPr>
        <w:pStyle w:val="TextHeading2"/>
        <w:rPr>
          <w:del w:id="455" w:author="Comparison" w:date="2026-08-04T06:08:00Z" w16du:dateUtc="2026-08-04T10:08:00Z"/>
        </w:rPr>
      </w:pPr>
      <w:del w:id="456" w:author="Comparison" w:date="2026-08-04T06:08:00Z" w16du:dateUtc="2026-08-04T10:08:00Z">
        <w:r>
          <w:delText>adipiscing et consectetur adipiscing tempor incididunt eiusmod dolore elit consectetur consectetur aliqua elit dolor et sed tempor eiusmod do ipsum sit sit consectetur tempor</w:delText>
        </w:r>
        <w:r w:rsidR="00F70040">
          <w:delText xml:space="preserve">. </w:delText>
        </w:r>
        <w:r>
          <w:delTex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delText>
        </w:r>
      </w:del>
    </w:p>
    <w:p w14:paraId="14A7A9F7" w14:textId="77777777" w:rsidR="00540B8E" w:rsidRPr="00DD6938" w:rsidRDefault="00DD6938" w:rsidP="00DD6938">
      <w:pPr>
        <w:rPr>
          <w:del w:id="457" w:author="Comparison" w:date="2026-08-04T06:08:00Z" w16du:dateUtc="2026-08-04T10:08:00Z"/>
          <w:szCs w:val="20"/>
        </w:rPr>
      </w:pPr>
      <w:del w:id="458" w:author="Comparison" w:date="2026-08-04T06:08:00Z" w16du:dateUtc="2026-08-04T10:08:00Z">
        <w:r>
          <w:br w:type="page"/>
        </w:r>
      </w:del>
    </w:p>
    <w:p w14:paraId="7F302319" w14:textId="77777777" w:rsidR="00540B8E" w:rsidRDefault="005314F1">
      <w:pPr>
        <w:pStyle w:val="TextHeading2"/>
        <w:rPr>
          <w:del w:id="459" w:author="Comparison" w:date="2026-08-04T06:08:00Z" w16du:dateUtc="2026-08-04T10:08:00Z"/>
        </w:rPr>
      </w:pPr>
      <w:del w:id="460" w:author="Comparison" w:date="2026-08-04T06:08:00Z" w16du:dateUtc="2026-08-04T10:08:00Z">
        <w:r>
          <w:delText>adipiscing et consectetur magna tempor et sed incididunt lorem magna tempor do incididunt lorem ipsum consectetur’et sit lorem ipsum labore elit et sed, lorem do sit do ipsum adipiscing elit do lorem ipsum tempor lorem dolor et sed</w:delText>
        </w:r>
        <w:r w:rsidR="00F70040">
          <w:delText xml:space="preserve">. </w:delText>
        </w:r>
        <w:r>
          <w:delText>consectetur sed’et incididunt elit dolor do lorem tempor eiusmod, aliqua, lorem do do et sed incididunt magna eiusmod labore consectetur do ipsum et consectetur ipsum do amet consectetur dolor tempor magna adipiscing</w:delText>
        </w:r>
        <w:r w:rsidR="00F70040">
          <w:delText xml:space="preserve">. </w:delText>
        </w:r>
        <w:r>
          <w:delText>adipiscing tempor incididunt dolor et sed aliqua et amet elit et sed’et labore</w:delText>
        </w:r>
        <w:r w:rsidR="00F70040">
          <w:delText xml:space="preserve">. </w:delText>
        </w:r>
        <w:r>
          <w:delText>elit adipiscing sit lorem sed amet dolor aliqua adipiscing ipsum incididunt lorem aliqua eiusmod tempor incididunt dolor et sed labore et sed’et labore lorem ut do lorem eiusmod dolor elit tempor do lorem ipsum ipsum consectetur.</w:delText>
        </w:r>
      </w:del>
    </w:p>
    <w:p w14:paraId="74BF6306" w14:textId="77777777" w:rsidR="00540B8E" w:rsidRDefault="005314F1">
      <w:pPr>
        <w:pStyle w:val="TextHeading2"/>
        <w:rPr>
          <w:del w:id="461" w:author="Comparison" w:date="2026-08-04T06:08:00Z" w16du:dateUtc="2026-08-04T10:08:00Z"/>
          <w:b/>
        </w:rPr>
      </w:pPr>
      <w:del w:id="462" w:author="Comparison" w:date="2026-08-04T06:08:00Z" w16du:dateUtc="2026-08-04T10:08:00Z">
        <w:r>
          <w:rPr>
            <w:b/>
          </w:rPr>
          <w:delTex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delText>
        </w:r>
      </w:del>
    </w:p>
    <w:p w14:paraId="6D46E16D" w14:textId="77777777" w:rsidR="00540B8E" w:rsidRDefault="005314F1">
      <w:pPr>
        <w:pStyle w:val="Heading2"/>
        <w:rPr>
          <w:del w:id="463" w:author="Comparison" w:date="2026-08-04T06:08:00Z" w16du:dateUtc="2026-08-04T10:08:00Z"/>
        </w:rPr>
      </w:pPr>
      <w:bookmarkStart w:id="464" w:name="5201439144599455316"/>
      <w:bookmarkStart w:id="465" w:name="_Toc218523781"/>
      <w:del w:id="466" w:author="Comparison" w:date="2026-08-04T06:08:00Z" w16du:dateUtc="2026-08-04T10:08:00Z">
        <w:r>
          <w:delText>sed adipiscing do consectetur ipsum</w:delText>
        </w:r>
        <w:bookmarkEnd w:id="464"/>
        <w:bookmarkEnd w:id="465"/>
      </w:del>
    </w:p>
    <w:p w14:paraId="5343035D" w14:textId="77777777" w:rsidR="00540B8E" w:rsidRDefault="005314F1">
      <w:pPr>
        <w:pStyle w:val="TextHeading2"/>
        <w:rPr>
          <w:del w:id="467" w:author="Comparison" w:date="2026-08-04T06:08:00Z" w16du:dateUtc="2026-08-04T10:08:00Z"/>
        </w:rPr>
      </w:pPr>
      <w:bookmarkStart w:id="468" w:name="_Toc496420426"/>
      <w:bookmarkStart w:id="469" w:name="_Ref58049603"/>
      <w:bookmarkStart w:id="470" w:name="_Toc496420425"/>
      <w:del w:id="471" w:author="Comparison" w:date="2026-08-04T06:08:00Z" w16du:dateUtc="2026-08-04T10:08:00Z">
        <w:r>
          <w:delText>sit elit lorem elit adipiscing dolor dolor tempor do et consectetur consectetur dolor aliqua magna dolor dolor.</w:delText>
        </w:r>
        <w:bookmarkEnd w:id="468"/>
        <w:bookmarkEnd w:id="469"/>
        <w:bookmarkEnd w:id="470"/>
      </w:del>
    </w:p>
    <w:p w14:paraId="4CE4EEDC" w14:textId="77777777" w:rsidR="00540B8E" w:rsidRDefault="005314F1">
      <w:pPr>
        <w:pStyle w:val="Heading3"/>
        <w:rPr>
          <w:del w:id="472" w:author="Comparison" w:date="2026-08-04T06:08:00Z" w16du:dateUtc="2026-08-04T10:08:00Z"/>
        </w:rPr>
      </w:pPr>
      <w:bookmarkStart w:id="473" w:name="7510666417888321422"/>
      <w:bookmarkStart w:id="474" w:name="_Ref206922540"/>
      <w:del w:id="475" w:author="Comparison" w:date="2026-08-04T06:08:00Z" w16du:dateUtc="2026-08-04T10:08:00Z">
        <w:r>
          <w:delText>sit elit consectetur ipsum</w:delText>
        </w:r>
        <w:bookmarkEnd w:id="473"/>
        <w:bookmarkEnd w:id="474"/>
      </w:del>
    </w:p>
    <w:p w14:paraId="05AC533B" w14:textId="77777777" w:rsidR="00540B8E" w:rsidRDefault="005314F1">
      <w:pPr>
        <w:pStyle w:val="TextHeading3"/>
        <w:rPr>
          <w:del w:id="476" w:author="Comparison" w:date="2026-08-04T06:08:00Z" w16du:dateUtc="2026-08-04T10:08:00Z"/>
        </w:rPr>
      </w:pPr>
      <w:del w:id="477" w:author="Comparison" w:date="2026-08-04T06:08:00Z" w16du:dateUtc="2026-08-04T10:08:00Z">
        <w:r>
          <w:delText>consectetur lorem ipsum sed, sit dolor, eiusmod, incididunt magna ipsum tempor do consectetur ipsum tempor ipsum do et sed</w:delText>
        </w:r>
        <w:r w:rsidR="00F70040">
          <w:delText xml:space="preserve">. </w:delText>
        </w:r>
        <w:r>
          <w:delText>dolore ipsum dolor do et incididunt, ut, incididunt ipsum consectetur incididunt do do elit et tempor consectetur adipiscing amet magna adipiscing consectetur consectetur incididunt consectetur adipiscing magna aliqua do et consectetur dolor ipsum eiusmod</w:delText>
        </w:r>
        <w:r w:rsidR="00F70040">
          <w:delText xml:space="preserve">. </w:delText>
        </w:r>
        <w:r>
          <w:delTex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delText>
        </w:r>
      </w:del>
    </w:p>
    <w:p w14:paraId="3F01A1BA" w14:textId="77777777" w:rsidR="00540B8E" w:rsidRDefault="005314F1">
      <w:pPr>
        <w:pStyle w:val="TextHeading4"/>
        <w:rPr>
          <w:del w:id="478" w:author="Comparison" w:date="2026-08-04T06:08:00Z" w16du:dateUtc="2026-08-04T10:08:00Z"/>
        </w:rPr>
      </w:pPr>
      <w:del w:id="479" w:author="Comparison" w:date="2026-08-04T06:08:00Z" w16du:dateUtc="2026-08-04T10:08:00Z">
        <w:r>
          <w:delText>adipiscing lorem et, et ipsum labore elit eiusmod do aliqua aliqua do et consectetur dolor eiusmod aliqua sed consectetur adipiscing et do ipsum do;</w:delText>
        </w:r>
      </w:del>
    </w:p>
    <w:p w14:paraId="3CA62540" w14:textId="77777777" w:rsidR="00540B8E" w:rsidRDefault="005314F1">
      <w:pPr>
        <w:pStyle w:val="TextHeading4"/>
        <w:rPr>
          <w:del w:id="480" w:author="Comparison" w:date="2026-08-04T06:08:00Z" w16du:dateUtc="2026-08-04T10:08:00Z"/>
        </w:rPr>
      </w:pPr>
      <w:del w:id="481" w:author="Comparison" w:date="2026-08-04T06:08:00Z" w16du:dateUtc="2026-08-04T10:08:00Z">
        <w:r>
          <w:delText>do incididunt consectetur-ipsum (</w:delText>
        </w:r>
        <w:r>
          <w:rPr>
            <w:i/>
          </w:rPr>
          <w:delText>do</w:delText>
        </w:r>
        <w:r>
          <w:delText>) tempor, labore-aliqua, incididunt do incididunt incididunt;</w:delText>
        </w:r>
      </w:del>
    </w:p>
    <w:p w14:paraId="4CEFE96E" w14:textId="77777777" w:rsidR="00540B8E" w:rsidRDefault="005314F1">
      <w:pPr>
        <w:pStyle w:val="TextHeading4"/>
        <w:rPr>
          <w:del w:id="482" w:author="Comparison" w:date="2026-08-04T06:08:00Z" w16du:dateUtc="2026-08-04T10:08:00Z"/>
        </w:rPr>
      </w:pPr>
      <w:del w:id="483" w:author="Comparison" w:date="2026-08-04T06:08:00Z" w16du:dateUtc="2026-08-04T10:08:00Z">
        <w:r>
          <w:delText>sed elit incididunt;</w:delText>
        </w:r>
      </w:del>
    </w:p>
    <w:p w14:paraId="2ADB115B" w14:textId="77777777" w:rsidR="00540B8E" w:rsidRDefault="005314F1">
      <w:pPr>
        <w:pStyle w:val="TextHeading4"/>
        <w:rPr>
          <w:del w:id="484" w:author="Comparison" w:date="2026-08-04T06:08:00Z" w16du:dateUtc="2026-08-04T10:08:00Z"/>
        </w:rPr>
      </w:pPr>
      <w:del w:id="485" w:author="Comparison" w:date="2026-08-04T06:08:00Z" w16du:dateUtc="2026-08-04T10:08:00Z">
        <w:r>
          <w:delText>sit ut;</w:delText>
        </w:r>
      </w:del>
    </w:p>
    <w:p w14:paraId="31359538" w14:textId="77777777" w:rsidR="00540B8E" w:rsidRDefault="005314F1">
      <w:pPr>
        <w:pStyle w:val="TextHeading4"/>
        <w:rPr>
          <w:del w:id="486" w:author="Comparison" w:date="2026-08-04T06:08:00Z" w16du:dateUtc="2026-08-04T10:08:00Z"/>
        </w:rPr>
      </w:pPr>
      <w:del w:id="487" w:author="Comparison" w:date="2026-08-04T06:08:00Z" w16du:dateUtc="2026-08-04T10:08:00Z">
        <w:r>
          <w:delText>lorem 1244 (eiusmod do) do; incididunt</w:delText>
        </w:r>
      </w:del>
    </w:p>
    <w:p w14:paraId="6FAA51EB" w14:textId="77777777" w:rsidR="00DD6938" w:rsidRDefault="005314F1">
      <w:pPr>
        <w:pStyle w:val="TextHeading4"/>
        <w:rPr>
          <w:del w:id="488" w:author="Comparison" w:date="2026-08-04T06:08:00Z" w16du:dateUtc="2026-08-04T10:08:00Z"/>
        </w:rPr>
      </w:pPr>
      <w:del w:id="489" w:author="Comparison" w:date="2026-08-04T06:08:00Z" w16du:dateUtc="2026-08-04T10:08:00Z">
        <w:r>
          <w:delText>dolor tempor, ipsum dolor elit lorem adipiscing tempor consectetur ipsum lorem amet elit amet consectetur do amet lorem ipsum elit, adipiscing tempor consectetur ipsum aliqua elit eiusmod lorem lorem, lorem adipiscing elit eiusmod elit aliqua dolor ut.</w:delText>
        </w:r>
      </w:del>
    </w:p>
    <w:p w14:paraId="741596A2" w14:textId="77777777" w:rsidR="00540B8E" w:rsidRPr="00DD6938" w:rsidRDefault="00DD6938" w:rsidP="00DD6938">
      <w:pPr>
        <w:rPr>
          <w:del w:id="490" w:author="Comparison" w:date="2026-08-04T06:08:00Z" w16du:dateUtc="2026-08-04T10:08:00Z"/>
          <w:szCs w:val="20"/>
        </w:rPr>
      </w:pPr>
      <w:del w:id="491" w:author="Comparison" w:date="2026-08-04T06:08:00Z" w16du:dateUtc="2026-08-04T10:08:00Z">
        <w:r>
          <w:br w:type="page"/>
        </w:r>
      </w:del>
    </w:p>
    <w:p w14:paraId="7B40C533" w14:textId="77777777" w:rsidR="00540B8E" w:rsidRDefault="005314F1">
      <w:pPr>
        <w:pStyle w:val="Heading3"/>
        <w:rPr>
          <w:del w:id="492" w:author="Comparison" w:date="2026-08-04T06:08:00Z" w16du:dateUtc="2026-08-04T10:08:00Z"/>
        </w:rPr>
      </w:pPr>
      <w:bookmarkStart w:id="493" w:name="7510906229841176191"/>
      <w:del w:id="494" w:author="Comparison" w:date="2026-08-04T06:08:00Z" w16du:dateUtc="2026-08-04T10:08:00Z">
        <w:r>
          <w:delText>ipsum dolor consectetur sed</w:delText>
        </w:r>
        <w:bookmarkEnd w:id="493"/>
      </w:del>
    </w:p>
    <w:p w14:paraId="7EDA3B92" w14:textId="77777777" w:rsidR="00540B8E" w:rsidRDefault="005314F1">
      <w:pPr>
        <w:pStyle w:val="TextHeading3"/>
        <w:rPr>
          <w:del w:id="495" w:author="Comparison" w:date="2026-08-04T06:08:00Z" w16du:dateUtc="2026-08-04T10:08:00Z"/>
        </w:rPr>
      </w:pPr>
      <w:del w:id="496" w:author="Comparison" w:date="2026-08-04T06:08:00Z" w16du:dateUtc="2026-08-04T10:08:00Z">
        <w:r>
          <w:delText>consectetur lorem ipsum sed, et sed incididunt incididunt labore do dolore ipsum tempor aliqua do ipsum consectetur labore consectetur tempor</w:delText>
        </w:r>
        <w:r w:rsidR="00F70040">
          <w:delText xml:space="preserve">. </w:delText>
        </w:r>
        <w:r>
          <w:delText>tempor tempor aliqua do et consectetur lorem ipsum dolor elit ipsum consectetur amet magna ut do et sed</w:delText>
        </w:r>
        <w:r w:rsidR="00F70040">
          <w:delText xml:space="preserve">. </w:delText>
        </w:r>
        <w:r>
          <w:delText>consectetur sed adipiscing et do sit dolor tempor</w:delText>
        </w:r>
        <w:r w:rsidR="00F70040">
          <w:delText xml:space="preserve">. </w:delText>
        </w:r>
        <w:r>
          <w:delText>consectetur sed sed dolore, magna, incididunt dolore elit do do consectetur tempor amet et ipsum incididunt amet ipsum ipsum elit et ipsum, consectetur ut tempor ipsum sit elit ipsum consectetur.</w:delText>
        </w:r>
      </w:del>
    </w:p>
    <w:p w14:paraId="152C4E99" w14:textId="77777777" w:rsidR="00540B8E" w:rsidRDefault="005314F1">
      <w:pPr>
        <w:pStyle w:val="Heading3"/>
        <w:rPr>
          <w:del w:id="497" w:author="Comparison" w:date="2026-08-04T06:08:00Z" w16du:dateUtc="2026-08-04T10:08:00Z"/>
        </w:rPr>
      </w:pPr>
      <w:bookmarkStart w:id="498" w:name="14338993956583689674"/>
      <w:del w:id="499" w:author="Comparison" w:date="2026-08-04T06:08:00Z" w16du:dateUtc="2026-08-04T10:08:00Z">
        <w:r>
          <w:delText>tempor adipiscing</w:delText>
        </w:r>
        <w:bookmarkEnd w:id="498"/>
      </w:del>
    </w:p>
    <w:p w14:paraId="5FCFEF1D" w14:textId="77777777" w:rsidR="00540B8E" w:rsidRDefault="005314F1">
      <w:pPr>
        <w:pStyle w:val="TextHeading3"/>
        <w:rPr>
          <w:del w:id="500" w:author="Comparison" w:date="2026-08-04T06:08:00Z" w16du:dateUtc="2026-08-04T10:08:00Z"/>
        </w:rPr>
      </w:pPr>
      <w:del w:id="501" w:author="Comparison" w:date="2026-08-04T06:08:00Z" w16du:dateUtc="2026-08-04T10:08:00Z">
        <w:r>
          <w:delText>sit lorem tempor aliqua do et consectetur, do ipsum et ipsum ipsum tempor’et consectetur lorem adipiscing, incididunt sed magna eiusmod labore lorem tempor ipsum et adipiscing, do ipsum consectetur magna labore do tempor sit lorem adipiscing aliqua do et consectetur.</w:delText>
        </w:r>
      </w:del>
    </w:p>
    <w:p w14:paraId="471519D4" w14:textId="77777777" w:rsidR="00540B8E" w:rsidRDefault="005314F1">
      <w:pPr>
        <w:pStyle w:val="Heading3"/>
        <w:rPr>
          <w:del w:id="502" w:author="Comparison" w:date="2026-08-04T06:08:00Z" w16du:dateUtc="2026-08-04T10:08:00Z"/>
        </w:rPr>
      </w:pPr>
      <w:bookmarkStart w:id="503" w:name="15550961259466567735"/>
      <w:del w:id="504" w:author="Comparison" w:date="2026-08-04T06:08:00Z" w16du:dateUtc="2026-08-04T10:08:00Z">
        <w:r>
          <w:delText>elit adipiscing</w:delText>
        </w:r>
        <w:bookmarkEnd w:id="503"/>
      </w:del>
    </w:p>
    <w:p w14:paraId="0F8CC23F" w14:textId="77777777" w:rsidR="00540B8E" w:rsidRDefault="005314F1">
      <w:pPr>
        <w:pStyle w:val="TextHeading3"/>
        <w:rPr>
          <w:del w:id="505" w:author="Comparison" w:date="2026-08-04T06:08:00Z" w16du:dateUtc="2026-08-04T10:08:00Z"/>
        </w:rPr>
      </w:pPr>
      <w:del w:id="506" w:author="Comparison" w:date="2026-08-04T06:08:00Z" w16du:dateUtc="2026-08-04T10:08:00Z">
        <w:r>
          <w:delText>elit tempor aliqua do et consectetur incididunt sed magna eiusmod labore aliqua tempor</w:delText>
        </w:r>
        <w:r w:rsidR="00F70040">
          <w:delText xml:space="preserve">. </w:delText>
        </w:r>
        <w:r>
          <w:delText>consectetur aliqua tempor adipiscing magna ut labore ipsum aliqua tempor elit ut elit elit aliqua ipsum tempor ipsum</w:delText>
        </w:r>
        <w:r w:rsidR="00F70040">
          <w:delText xml:space="preserve">. </w:delText>
        </w:r>
        <w:r>
          <w:delText>eiusmod aliqua tempor elit ut elit elit, do et ipsum ipsum tempor’et consectetur lorem adipiscing, incididunt et aliqua tempor</w:delText>
        </w:r>
        <w:r w:rsidR="00F70040">
          <w:delText xml:space="preserve">. </w:delText>
        </w:r>
        <w:r>
          <w:delText>aliqua elit elit dolore ipsum sit incididunt do adipiscing do lorem dolor magna elit et aliqua tempor do dolor sed.</w:delText>
        </w:r>
      </w:del>
    </w:p>
    <w:p w14:paraId="26049167" w14:textId="77777777" w:rsidR="00540B8E" w:rsidRDefault="005314F1">
      <w:pPr>
        <w:pStyle w:val="TextHeading3"/>
        <w:rPr>
          <w:del w:id="507" w:author="Comparison" w:date="2026-08-04T06:08:00Z" w16du:dateUtc="2026-08-04T10:08:00Z"/>
        </w:rPr>
      </w:pPr>
      <w:del w:id="508" w:author="Comparison" w:date="2026-08-04T06:08:00Z" w16du:dateUtc="2026-08-04T10:08:00Z">
        <w:r>
          <w:delText>sed incididunt consectetur aliqua et do et consectetur aliqua eiusmod adipiscing lorem do consectetur aliqua ipsum aliqua tempor elit ut elit elit incididunt sed magna eiusmod labore aliqua tempor.</w:delText>
        </w:r>
      </w:del>
    </w:p>
    <w:p w14:paraId="184ADDD5" w14:textId="77777777" w:rsidR="00540B8E" w:rsidRDefault="005314F1">
      <w:pPr>
        <w:pStyle w:val="Heading3"/>
        <w:rPr>
          <w:del w:id="509" w:author="Comparison" w:date="2026-08-04T06:08:00Z" w16du:dateUtc="2026-08-04T10:08:00Z"/>
        </w:rPr>
      </w:pPr>
      <w:bookmarkStart w:id="510" w:name="15551440883372277273"/>
      <w:del w:id="511" w:author="Comparison" w:date="2026-08-04T06:08:00Z" w16du:dateUtc="2026-08-04T10:08:00Z">
        <w:r>
          <w:delText>lorem adipiscing</w:delText>
        </w:r>
        <w:bookmarkEnd w:id="510"/>
      </w:del>
    </w:p>
    <w:p w14:paraId="0B2CFDD0" w14:textId="77777777" w:rsidR="00540B8E" w:rsidRDefault="005314F1">
      <w:pPr>
        <w:pStyle w:val="TextHeading3"/>
        <w:rPr>
          <w:del w:id="512" w:author="Comparison" w:date="2026-08-04T06:08:00Z" w16du:dateUtc="2026-08-04T10:08:00Z"/>
        </w:rPr>
      </w:pPr>
      <w:del w:id="513" w:author="Comparison" w:date="2026-08-04T06:08:00Z" w16du:dateUtc="2026-08-04T10:08:00Z">
        <w:r>
          <w:delTex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delText>
        </w:r>
      </w:del>
    </w:p>
    <w:p w14:paraId="5811C856" w14:textId="77777777" w:rsidR="00540B8E" w:rsidRDefault="005314F1">
      <w:pPr>
        <w:pStyle w:val="Heading3"/>
        <w:rPr>
          <w:del w:id="514" w:author="Comparison" w:date="2026-08-04T06:08:00Z" w16du:dateUtc="2026-08-04T10:08:00Z"/>
        </w:rPr>
      </w:pPr>
      <w:bookmarkStart w:id="515" w:name="3481476721472270746"/>
      <w:del w:id="516" w:author="Comparison" w:date="2026-08-04T06:08:00Z" w16du:dateUtc="2026-08-04T10:08:00Z">
        <w:r>
          <w:delText>magna adipiscing et ut</w:delText>
        </w:r>
        <w:bookmarkEnd w:id="515"/>
      </w:del>
    </w:p>
    <w:p w14:paraId="3D3F78CA" w14:textId="77777777" w:rsidR="00540B8E" w:rsidRDefault="005314F1">
      <w:pPr>
        <w:pStyle w:val="TextHeading3"/>
        <w:rPr>
          <w:del w:id="517" w:author="Comparison" w:date="2026-08-04T06:08:00Z" w16du:dateUtc="2026-08-04T10:08:00Z"/>
        </w:rPr>
      </w:pPr>
      <w:del w:id="518" w:author="Comparison" w:date="2026-08-04T06:08:00Z" w16du:dateUtc="2026-08-04T10:08:00Z">
        <w:r>
          <w:delText>sed sit labore sed lorem lorem consectetur ipsum eiusmod et lorem eiusmod ut tempor ut, ipsum sit elit consectetur ut incididunt adipiscing ipsum aliqua elit tempor adipiscing consectetur ipsum lorem elit et consectetur</w:delText>
        </w:r>
        <w:r w:rsidR="00F70040">
          <w:delText xml:space="preserve">. </w:delText>
        </w:r>
        <w:r>
          <w:delText>sed ipsum adipiscing elit eiusmod ut tempor ut, tempor adipiscing consectetur ipsum lorem elit et consectetur incididunt magna dolore dolor ipsum sit elit ipsum consectetur.</w:delText>
        </w:r>
      </w:del>
    </w:p>
    <w:p w14:paraId="4709A64A" w14:textId="77777777" w:rsidR="00540B8E" w:rsidRDefault="005314F1" w:rsidP="00DD6938">
      <w:pPr>
        <w:pStyle w:val="Heading2"/>
        <w:rPr>
          <w:del w:id="519" w:author="Comparison" w:date="2026-08-04T06:08:00Z" w16du:dateUtc="2026-08-04T10:08:00Z"/>
        </w:rPr>
      </w:pPr>
      <w:bookmarkStart w:id="520" w:name="5201678956552310085"/>
      <w:bookmarkStart w:id="521" w:name="_Toc507273050"/>
      <w:bookmarkStart w:id="522" w:name="_Ref510140519"/>
      <w:bookmarkStart w:id="523" w:name="_Ref289678877"/>
      <w:bookmarkStart w:id="524" w:name="_Toc218523782"/>
      <w:del w:id="525" w:author="Comparison" w:date="2026-08-04T06:08:00Z" w16du:dateUtc="2026-08-04T10:08:00Z">
        <w:r>
          <w:delText>eiusmod et dolor lorem labore elit</w:delText>
        </w:r>
        <w:bookmarkEnd w:id="520"/>
        <w:bookmarkEnd w:id="521"/>
        <w:bookmarkEnd w:id="522"/>
        <w:bookmarkEnd w:id="523"/>
        <w:bookmarkEnd w:id="524"/>
      </w:del>
    </w:p>
    <w:p w14:paraId="583D349B" w14:textId="77777777" w:rsidR="00DD6938" w:rsidRDefault="005314F1" w:rsidP="00DD6938">
      <w:pPr>
        <w:pStyle w:val="TextHeading2"/>
        <w:spacing w:line="276" w:lineRule="auto"/>
        <w:rPr>
          <w:del w:id="526" w:author="Comparison" w:date="2026-08-04T06:08:00Z" w16du:dateUtc="2026-08-04T10:08:00Z"/>
        </w:rPr>
      </w:pPr>
      <w:bookmarkStart w:id="527" w:name="_Toc496420429"/>
      <w:del w:id="528" w:author="Comparison" w:date="2026-08-04T06:08:00Z" w16du:dateUtc="2026-08-04T10:08:00Z">
        <w:r>
          <w:delText xml:space="preserve">elit elit, sit sed ipsum magna consectetur lorem consectetur ipsum lorem consectetur ut do dolor magna consectetur sit magna consectetur ipsum ut elit ipsum sed. </w:delText>
        </w:r>
        <w:bookmarkEnd w:id="527"/>
      </w:del>
    </w:p>
    <w:p w14:paraId="3F180257" w14:textId="77777777" w:rsidR="00540B8E" w:rsidRPr="00DD6938" w:rsidRDefault="00DD6938" w:rsidP="00DD6938">
      <w:pPr>
        <w:rPr>
          <w:del w:id="529" w:author="Comparison" w:date="2026-08-04T06:08:00Z" w16du:dateUtc="2026-08-04T10:08:00Z"/>
          <w:szCs w:val="20"/>
        </w:rPr>
      </w:pPr>
      <w:del w:id="530" w:author="Comparison" w:date="2026-08-04T06:08:00Z" w16du:dateUtc="2026-08-04T10:08:00Z">
        <w:r>
          <w:br w:type="page"/>
        </w:r>
      </w:del>
    </w:p>
    <w:p w14:paraId="171E89E4" w14:textId="77777777" w:rsidR="00540B8E" w:rsidRDefault="005314F1">
      <w:pPr>
        <w:pStyle w:val="Heading3"/>
        <w:rPr>
          <w:del w:id="531" w:author="Comparison" w:date="2026-08-04T06:08:00Z" w16du:dateUtc="2026-08-04T10:08:00Z"/>
        </w:rPr>
      </w:pPr>
      <w:bookmarkStart w:id="532" w:name="16019602872552780496"/>
      <w:del w:id="533" w:author="Comparison" w:date="2026-08-04T06:08:00Z" w16du:dateUtc="2026-08-04T10:08:00Z">
        <w:r>
          <w:delText>do aliqua adipiscing elit consectetur ipsum</w:delText>
        </w:r>
        <w:bookmarkEnd w:id="532"/>
      </w:del>
    </w:p>
    <w:p w14:paraId="099CB1D8" w14:textId="77777777" w:rsidR="00540B8E" w:rsidRDefault="005314F1">
      <w:pPr>
        <w:pStyle w:val="TextHeading3"/>
        <w:rPr>
          <w:del w:id="534" w:author="Comparison" w:date="2026-08-04T06:08:00Z" w16du:dateUtc="2026-08-04T10:08:00Z"/>
        </w:rPr>
      </w:pPr>
      <w:del w:id="535" w:author="Comparison" w:date="2026-08-04T06:08:00Z" w16du:dateUtc="2026-08-04T10:08:00Z">
        <w:r>
          <w:delText>lorem incididunt elit elit sit elit labore sed, ut lorem incididunt elit elit adipiscing adipiscing amet incididunt adipiscing do aliqua incididunt elit et consectetur consectetur ipsum lorem elit dolor ipsum sed.</w:delText>
        </w:r>
      </w:del>
    </w:p>
    <w:p w14:paraId="5B5F5FEB" w14:textId="77777777" w:rsidR="00540B8E" w:rsidRDefault="005314F1">
      <w:pPr>
        <w:pStyle w:val="TextHeading3"/>
        <w:rPr>
          <w:del w:id="536" w:author="Comparison" w:date="2026-08-04T06:08:00Z" w16du:dateUtc="2026-08-04T10:08:00Z"/>
        </w:rPr>
      </w:pPr>
      <w:del w:id="537" w:author="Comparison" w:date="2026-08-04T06:08:00Z" w16du:dateUtc="2026-08-04T10:08:00Z">
        <w:r>
          <w:delTex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delText>
        </w:r>
      </w:del>
    </w:p>
    <w:p w14:paraId="74EF99E7" w14:textId="77777777" w:rsidR="00540B8E" w:rsidRDefault="005314F1">
      <w:pPr>
        <w:pStyle w:val="TextHeading3"/>
        <w:rPr>
          <w:del w:id="538" w:author="Comparison" w:date="2026-08-04T06:08:00Z" w16du:dateUtc="2026-08-04T10:08:00Z"/>
        </w:rPr>
      </w:pPr>
      <w:del w:id="539" w:author="Comparison" w:date="2026-08-04T06:08:00Z" w16du:dateUtc="2026-08-04T10:08:00Z">
        <w:r>
          <w:delText>do tempor elit elit elit, ipsum sed elit ipsum tempor elit elit, ut elit labore sed, do adipiscing do aliqua incididunt elit elit consectetur ipsum lorem elit dolor ipsum sed aliqua consectetur do ipsum sit incididunt consectetur elit et consectetur.</w:delText>
        </w:r>
      </w:del>
    </w:p>
    <w:p w14:paraId="26F02376" w14:textId="77777777" w:rsidR="00540B8E" w:rsidRDefault="005314F1">
      <w:pPr>
        <w:pStyle w:val="Heading3"/>
        <w:rPr>
          <w:del w:id="540" w:author="Comparison" w:date="2026-08-04T06:08:00Z" w16du:dateUtc="2026-08-04T10:08:00Z"/>
        </w:rPr>
      </w:pPr>
      <w:bookmarkStart w:id="541" w:name="16020082496458490034"/>
      <w:del w:id="542" w:author="Comparison" w:date="2026-08-04T06:08:00Z" w16du:dateUtc="2026-08-04T10:08:00Z">
        <w:r>
          <w:delText>adipiscing, labore, lorem amet</w:delText>
        </w:r>
        <w:bookmarkEnd w:id="541"/>
      </w:del>
    </w:p>
    <w:p w14:paraId="658D38F6" w14:textId="77777777" w:rsidR="00540B8E" w:rsidRDefault="005314F1">
      <w:pPr>
        <w:pStyle w:val="TextHeading3"/>
        <w:rPr>
          <w:del w:id="543" w:author="Comparison" w:date="2026-08-04T06:08:00Z" w16du:dateUtc="2026-08-04T10:08:00Z"/>
        </w:rPr>
      </w:pPr>
      <w:del w:id="544" w:author="Comparison" w:date="2026-08-04T06:08:00Z" w16du:dateUtc="2026-08-04T10:08:00Z">
        <w:r>
          <w:delText>labore consectetur, sit adipiscing dolore, elit, lorem ut ipsum sed, consectetur dolore lorem consectetur magna, amet dolor ut.</w:delText>
        </w:r>
      </w:del>
    </w:p>
    <w:p w14:paraId="75CF2010" w14:textId="77777777" w:rsidR="00540B8E" w:rsidRDefault="005314F1">
      <w:pPr>
        <w:pStyle w:val="TextHeading3"/>
        <w:rPr>
          <w:del w:id="545" w:author="Comparison" w:date="2026-08-04T06:08:00Z" w16du:dateUtc="2026-08-04T10:08:00Z"/>
        </w:rPr>
      </w:pPr>
      <w:del w:id="546" w:author="Comparison" w:date="2026-08-04T06:08:00Z" w16du:dateUtc="2026-08-04T10:08:00Z">
        <w:r>
          <w:delText>aliqua elit elit incididunt magna ipsum incididunt do ut dolor adipiscing lorem adipiscing elit ipsum consectetur consectetur dolore lorem consectetur magna labore do dolor elit et aliqua tempor.</w:delText>
        </w:r>
      </w:del>
    </w:p>
    <w:p w14:paraId="260DF8D4" w14:textId="77777777" w:rsidR="00540B8E" w:rsidRDefault="005314F1">
      <w:pPr>
        <w:pStyle w:val="TextHeading3"/>
        <w:rPr>
          <w:del w:id="547" w:author="Comparison" w:date="2026-08-04T06:08:00Z" w16du:dateUtc="2026-08-04T10:08:00Z"/>
        </w:rPr>
      </w:pPr>
      <w:del w:id="548" w:author="Comparison" w:date="2026-08-04T06:08:00Z" w16du:dateUtc="2026-08-04T10:08:00Z">
        <w:r>
          <w:delText>sit et, incididunt, lorem et amet magna sit consectetur labore incididunt do do et ut-elit sed.</w:delText>
        </w:r>
      </w:del>
    </w:p>
    <w:p w14:paraId="010FAFF7" w14:textId="77777777" w:rsidR="00540B8E" w:rsidRDefault="005314F1">
      <w:pPr>
        <w:pStyle w:val="Heading3"/>
        <w:rPr>
          <w:del w:id="549" w:author="Comparison" w:date="2026-08-04T06:08:00Z" w16du:dateUtc="2026-08-04T10:08:00Z"/>
        </w:rPr>
      </w:pPr>
      <w:bookmarkStart w:id="550" w:name="16020322308411344803"/>
      <w:bookmarkStart w:id="551" w:name="_Toc496420430"/>
      <w:del w:id="552" w:author="Comparison" w:date="2026-08-04T06:08:00Z" w16du:dateUtc="2026-08-04T10:08:00Z">
        <w:r>
          <w:delText>sed lorem sed elit ipsum adipiscing</w:delText>
        </w:r>
        <w:bookmarkEnd w:id="550"/>
        <w:bookmarkEnd w:id="551"/>
      </w:del>
    </w:p>
    <w:p w14:paraId="51DE4D21" w14:textId="77777777" w:rsidR="00540B8E" w:rsidRDefault="005314F1">
      <w:pPr>
        <w:pStyle w:val="TextHeading3"/>
        <w:rPr>
          <w:del w:id="553" w:author="Comparison" w:date="2026-08-04T06:08:00Z" w16du:dateUtc="2026-08-04T10:08:00Z"/>
        </w:rPr>
      </w:pPr>
      <w:del w:id="554" w:author="Comparison" w:date="2026-08-04T06:08:00Z" w16du:dateUtc="2026-08-04T10:08:00Z">
        <w:r>
          <w:delText>dolore elit elit adipiscing adipiscing tempor do et consectetur</w:delText>
        </w:r>
        <w:r w:rsidR="00F70040">
          <w:delText xml:space="preserve">. </w:delText>
        </w:r>
        <w:r>
          <w:delText>labore consectetur, incididunt elit elit adipiscing adipiscing dolor tempor ipsum et consectetur</w:delText>
        </w:r>
        <w:r w:rsidR="00F70040">
          <w:delText xml:space="preserve">. </w:delText>
        </w:r>
        <w:r>
          <w:delText>labore dolor, dolor elit elit adipiscing adipiscing et aliqua aliqua tempor ipsum et consectetur</w:delText>
        </w:r>
        <w:r w:rsidR="00F70040">
          <w:delText xml:space="preserve">. </w:delText>
        </w:r>
        <w:r>
          <w:delText>tempor tempor dolore ipsum et consectetur incididunt sed magna eiusmod labore lorem tempor.</w:delText>
        </w:r>
      </w:del>
    </w:p>
    <w:p w14:paraId="5841BFE2" w14:textId="77777777" w:rsidR="00540B8E" w:rsidRDefault="005314F1">
      <w:pPr>
        <w:pStyle w:val="Heading3"/>
        <w:rPr>
          <w:del w:id="555" w:author="Comparison" w:date="2026-08-04T06:08:00Z" w16du:dateUtc="2026-08-04T10:08:00Z"/>
        </w:rPr>
      </w:pPr>
      <w:bookmarkStart w:id="556" w:name="16020801932317054341"/>
      <w:bookmarkStart w:id="557" w:name="_Toc496420431"/>
      <w:del w:id="558" w:author="Comparison" w:date="2026-08-04T06:08:00Z" w16du:dateUtc="2026-08-04T10:08:00Z">
        <w:r>
          <w:delText>adipiscing elit elit incididunt magna ut</w:delText>
        </w:r>
        <w:bookmarkEnd w:id="556"/>
        <w:bookmarkEnd w:id="557"/>
      </w:del>
    </w:p>
    <w:p w14:paraId="6D6B1EAF" w14:textId="77777777" w:rsidR="00540B8E" w:rsidRDefault="005314F1">
      <w:pPr>
        <w:pStyle w:val="TextHeading3"/>
        <w:rPr>
          <w:del w:id="559" w:author="Comparison" w:date="2026-08-04T06:08:00Z" w16du:dateUtc="2026-08-04T10:08:00Z"/>
        </w:rPr>
      </w:pPr>
      <w:del w:id="560" w:author="Comparison" w:date="2026-08-04T06:08:00Z" w16du:dateUtc="2026-08-04T10:08:00Z">
        <w:r>
          <w:delText>dolore sed ipsum incididunt do adipiscing ipsum dolor elit amet incididunt do ipsum et consectetur</w:delText>
        </w:r>
        <w:r w:rsidR="00F70040">
          <w:delText xml:space="preserve">. </w:delText>
        </w:r>
        <w:r>
          <w:delText>dolore adipiscing ut et sed do sed labore sed elit ipsum magna amet incididunt do elit ipsum consectetur tempor labore sit do tempor do elit lorem do ipsum aliqua lorem sed</w:delText>
        </w:r>
        <w:r w:rsidR="00F70040">
          <w:delText xml:space="preserve">. </w:delText>
        </w:r>
        <w:r>
          <w:delText>consectetur sed adipiscing sed ipsum magna amet incididunt do do elit lorem amet et sit aliqua incididunt ipsum, consectetur do ipsum dolore elit do consectetur tempor</w:delText>
        </w:r>
        <w:r w:rsidR="00F70040">
          <w:delText xml:space="preserve">. </w:delText>
        </w:r>
        <w:r>
          <w:delText>sit eiusmod magna amet aliqua do magna dolor do ipsum do elit et consectetur.</w:delText>
        </w:r>
      </w:del>
    </w:p>
    <w:p w14:paraId="41851AC2" w14:textId="77777777" w:rsidR="00540B8E" w:rsidRDefault="005314F1">
      <w:pPr>
        <w:pStyle w:val="TextHeading3"/>
        <w:rPr>
          <w:del w:id="561" w:author="Comparison" w:date="2026-08-04T06:08:00Z" w16du:dateUtc="2026-08-04T10:08:00Z"/>
          <w:color w:val="000000"/>
        </w:rPr>
      </w:pPr>
      <w:del w:id="562" w:author="Comparison" w:date="2026-08-04T06:08:00Z" w16du:dateUtc="2026-08-04T10:08:00Z">
        <w:r>
          <w:rPr>
            <w:color w:val="000000"/>
          </w:rPr>
          <w:delText>sed ipsum dolore, et sed sed sed ipsum magna amet ipsum ipsum lorem tempor do elit do consectetur eiusmod</w:delText>
        </w:r>
        <w:r>
          <w:delText> </w:delText>
        </w:r>
        <w:r>
          <w:rPr>
            <w:color w:val="000000"/>
          </w:rPr>
          <w:delText>incididunt sed sed ipsum magna amet ipsum eiusmod dolor’et aliqua tempor do consectetur dolor do consectetur eiusmod.</w:delText>
        </w:r>
      </w:del>
    </w:p>
    <w:p w14:paraId="2A604FA2" w14:textId="77777777" w:rsidR="00540B8E" w:rsidRDefault="005314F1">
      <w:pPr>
        <w:pStyle w:val="TextHeading3"/>
        <w:rPr>
          <w:del w:id="563" w:author="Comparison" w:date="2026-08-04T06:08:00Z" w16du:dateUtc="2026-08-04T10:08:00Z"/>
        </w:rPr>
      </w:pPr>
      <w:del w:id="564" w:author="Comparison" w:date="2026-08-04T06:08:00Z" w16du:dateUtc="2026-08-04T10:08:00Z">
        <w:r>
          <w:delText>consectetur</w:delText>
        </w:r>
        <w:r>
          <w:rPr>
            <w:color w:val="000000"/>
          </w:rPr>
          <w:delText xml:space="preserve"> sed adipiscing ipsum sed</w:delText>
        </w:r>
        <w:r>
          <w:delText> </w:delText>
        </w:r>
        <w:r>
          <w:rPr>
            <w:color w:val="000000"/>
          </w:rPr>
          <w:delText>do elit ipsum lorem tempor amet ipsum sit aliqua elit ut lorem incididunt elit elit</w:delText>
        </w:r>
        <w:r>
          <w:delText> </w:delText>
        </w:r>
        <w:r>
          <w:rPr>
            <w:color w:val="000000"/>
          </w:rPr>
          <w:delText>incididunt ipsum do elit eiusmod dolor’et aliqua tempor amet ipsum sit aliqua incididunt ipsum elit consectetur dolor, consectetur do ipsum dolore elit do consectetur tempor</w:delText>
        </w:r>
        <w:r w:rsidR="00F70040">
          <w:rPr>
            <w:color w:val="000000"/>
          </w:rPr>
          <w:delText xml:space="preserve">. </w:delText>
        </w:r>
        <w:r>
          <w:delText>sit eiusmod magna amet aliqua do magna dolor do ipsum do elit et consectetur.</w:delText>
        </w:r>
      </w:del>
    </w:p>
    <w:p w14:paraId="4BDBB472" w14:textId="77777777" w:rsidR="00540B8E" w:rsidRDefault="005314F1">
      <w:pPr>
        <w:pStyle w:val="Heading3"/>
        <w:rPr>
          <w:del w:id="565" w:author="Comparison" w:date="2026-08-04T06:08:00Z" w16du:dateUtc="2026-08-04T10:08:00Z"/>
        </w:rPr>
      </w:pPr>
      <w:bookmarkStart w:id="566" w:name="16021041744269909110"/>
      <w:bookmarkStart w:id="567" w:name="_Toc496420432"/>
      <w:del w:id="568" w:author="Comparison" w:date="2026-08-04T06:08:00Z" w16du:dateUtc="2026-08-04T10:08:00Z">
        <w:r>
          <w:delText>incididunt elit amet et</w:delText>
        </w:r>
        <w:bookmarkEnd w:id="566"/>
        <w:bookmarkEnd w:id="567"/>
      </w:del>
    </w:p>
    <w:p w14:paraId="46A654E7" w14:textId="77777777" w:rsidR="00540B8E" w:rsidRDefault="005314F1">
      <w:pPr>
        <w:pStyle w:val="TextHeading3"/>
        <w:rPr>
          <w:del w:id="569" w:author="Comparison" w:date="2026-08-04T06:08:00Z" w16du:dateUtc="2026-08-04T10:08:00Z"/>
        </w:rPr>
      </w:pPr>
      <w:del w:id="570" w:author="Comparison" w:date="2026-08-04T06:08:00Z" w16du:dateUtc="2026-08-04T10:08:00Z">
        <w:r>
          <w:delText>dolore magna ipsum amet incididunt do adipiscing incididunt eiusmod et sed’et elit adipiscing labore do ipsum lorem tempor</w:delText>
        </w:r>
        <w:r w:rsidR="00F70040">
          <w:delText xml:space="preserve">. </w:delText>
        </w:r>
        <w:r>
          <w:delText>aliqua elit elit eiusmod ipsum amet incididunt do adipiscing incididunt eiusmod et sed’et elit adipiscing labore do et et aliqua tempor</w:delText>
        </w:r>
        <w:r w:rsidR="00F70040">
          <w:delText xml:space="preserve">. </w:delText>
        </w:r>
        <w:r>
          <w:delText>sit et sed aliqua lorem tempor do labore et ut sed dolor elit adipiscing.</w:delText>
        </w:r>
      </w:del>
    </w:p>
    <w:p w14:paraId="7613F370" w14:textId="77777777" w:rsidR="00540B8E" w:rsidRDefault="005314F1">
      <w:pPr>
        <w:pStyle w:val="Heading2"/>
        <w:rPr>
          <w:del w:id="571" w:author="Comparison" w:date="2026-08-04T06:08:00Z" w16du:dateUtc="2026-08-04T10:08:00Z"/>
        </w:rPr>
      </w:pPr>
      <w:bookmarkStart w:id="572" w:name="1881122316143328299"/>
      <w:bookmarkStart w:id="573" w:name="_Toc507273051"/>
      <w:bookmarkStart w:id="574" w:name="_Toc218523783"/>
      <w:del w:id="575" w:author="Comparison" w:date="2026-08-04T06:08:00Z" w16du:dateUtc="2026-08-04T10:08:00Z">
        <w:r>
          <w:delText>dolor ipsum et</w:delText>
        </w:r>
        <w:bookmarkEnd w:id="572"/>
        <w:bookmarkEnd w:id="573"/>
        <w:bookmarkEnd w:id="574"/>
      </w:del>
    </w:p>
    <w:p w14:paraId="766F0180" w14:textId="77777777" w:rsidR="00540B8E" w:rsidRDefault="005314F1">
      <w:pPr>
        <w:pStyle w:val="TextHeading2"/>
        <w:rPr>
          <w:del w:id="576" w:author="Comparison" w:date="2026-08-04T06:08:00Z" w16du:dateUtc="2026-08-04T10:08:00Z"/>
        </w:rPr>
      </w:pPr>
      <w:del w:id="577" w:author="Comparison" w:date="2026-08-04T06:08:00Z" w16du:dateUtc="2026-08-04T10:08:00Z">
        <w:r>
          <w:delText xml:space="preserve">consectetur ut ipsum dolor ipsum incididunt magna consectetur lorem consectetur </w:delText>
        </w:r>
        <w:r>
          <w:fldChar w:fldCharType="begin"/>
        </w:r>
        <w:r>
          <w:delInstrText xml:space="preserve"> REF 5201678956552310085 \r \h \* MERGEFORMAT </w:delInstrText>
        </w:r>
        <w:r>
          <w:fldChar w:fldCharType="separate"/>
        </w:r>
        <w:r w:rsidR="00AC72FF">
          <w:delText>lorem 1.04</w:delText>
        </w:r>
        <w:r>
          <w:fldChar w:fldCharType="end"/>
        </w:r>
        <w:r>
          <w:delText xml:space="preserve"> elit ipsum aliqua, sit sit do dolor et consectetur labore eiusmod </w:delText>
        </w:r>
        <w:r>
          <w:rPr>
            <w:i/>
          </w:rPr>
          <w:delText>dolor ipsum</w:delText>
        </w:r>
        <w:r>
          <w:delTex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delText>
        </w:r>
      </w:del>
    </w:p>
    <w:p w14:paraId="1B998868" w14:textId="77777777" w:rsidR="00540B8E" w:rsidRDefault="005314F1">
      <w:pPr>
        <w:pStyle w:val="TextHeading2"/>
        <w:rPr>
          <w:del w:id="578" w:author="Comparison" w:date="2026-08-04T06:08:00Z" w16du:dateUtc="2026-08-04T10:08:00Z"/>
        </w:rPr>
        <w:sectPr w:rsidR="00540B8E">
          <w:footerReference w:type="default" r:id="rId11"/>
          <w:pgSz w:w="12240" w:h="15840"/>
          <w:pgMar w:top="1440" w:right="1800" w:bottom="1440" w:left="1800" w:header="720" w:footer="720" w:gutter="0"/>
          <w:pgNumType w:start="1" w:chapStyle="1"/>
          <w:cols w:space="720"/>
        </w:sectPr>
      </w:pPr>
      <w:del w:id="579" w:author="Comparison" w:date="2026-08-04T06:08:00Z" w16du:dateUtc="2026-08-04T10:08:00Z">
        <w:r>
          <w:delText>dolor dolor sit consectetur et consectetur aliqua eiusmod dolor ipsum, ipsum adipiscing eiusmod amet elit et consectetur incididunt magna ut elit et et adipiscing lorem, consectetur ut tempor sit magna lorem 301.6109-1(eiusmod)(2).</w:delText>
        </w:r>
      </w:del>
    </w:p>
    <w:p w14:paraId="6C12CFD3" w14:textId="77777777" w:rsidR="00540B8E" w:rsidRDefault="005314F1">
      <w:pPr>
        <w:pStyle w:val="Heading1"/>
        <w:rPr>
          <w:del w:id="580" w:author="Comparison" w:date="2026-08-04T06:08:00Z" w16du:dateUtc="2026-08-04T10:08:00Z"/>
        </w:rPr>
      </w:pPr>
      <w:del w:id="581" w:author="Comparison" w:date="2026-08-04T06:08:00Z" w16du:dateUtc="2026-08-04T10:08:00Z">
        <w:r>
          <w:br/>
        </w:r>
        <w:bookmarkStart w:id="582" w:name="9834564168030170974"/>
        <w:bookmarkStart w:id="583" w:name="_Ref521059269"/>
        <w:bookmarkStart w:id="584" w:name="_Toc218523784"/>
        <w:r>
          <w:delText>sit adipiscing</w:delText>
        </w:r>
        <w:bookmarkEnd w:id="582"/>
        <w:bookmarkEnd w:id="583"/>
        <w:bookmarkEnd w:id="584"/>
      </w:del>
    </w:p>
    <w:p w14:paraId="28BBCDE3" w14:textId="77777777" w:rsidR="00540B8E" w:rsidRDefault="005314F1">
      <w:pPr>
        <w:pStyle w:val="TextHeading2"/>
        <w:rPr>
          <w:del w:id="585" w:author="Comparison" w:date="2026-08-04T06:08:00Z" w16du:dateUtc="2026-08-04T10:08:00Z"/>
        </w:rPr>
      </w:pPr>
      <w:del w:id="586" w:author="Comparison" w:date="2026-08-04T06:08:00Z" w16du:dateUtc="2026-08-04T10:08:00Z">
        <w:r>
          <w:delText>dolore labore lorem aliqua incididunt 11, 2017</w:delText>
        </w:r>
        <w:r w:rsidR="00F70040">
          <w:delText xml:space="preserve">. </w:delText>
        </w:r>
        <w:r>
          <w:delText xml:space="preserve">dolor aliqua elit aliqua sed do consectetur ipsum consectetur labore </w:delText>
        </w:r>
        <w:r>
          <w:rPr>
            <w:i/>
          </w:rPr>
          <w:delText>labore</w:delText>
        </w:r>
        <w:r>
          <w:delText xml:space="preserve">, incididunt tempor lorem elit, aliqua. aliqua sed do consectetur ipsum consectetur labore </w:delText>
        </w:r>
        <w:r>
          <w:rPr>
            <w:i/>
          </w:rPr>
          <w:delText>magna</w:delText>
        </w:r>
        <w:r>
          <w:delText>.</w:delText>
        </w:r>
      </w:del>
    </w:p>
    <w:p w14:paraId="47D63716" w14:textId="77777777" w:rsidR="00540B8E" w:rsidRDefault="005314F1">
      <w:pPr>
        <w:pStyle w:val="TextHeading2"/>
        <w:rPr>
          <w:del w:id="587" w:author="Comparison" w:date="2026-08-04T06:08:00Z" w16du:dateUtc="2026-08-04T10:08:00Z"/>
        </w:rPr>
      </w:pPr>
      <w:del w:id="588" w:author="Comparison" w:date="2026-08-04T06:08:00Z" w16du:dateUtc="2026-08-04T10:08:00Z">
        <w:r>
          <w:delText>dolore labore ipsum amet</w:delText>
        </w:r>
        <w:r w:rsidR="00F70040">
          <w:delText xml:space="preserve">. </w:delText>
        </w:r>
        <w:r>
          <w:delText>do sit:</w:delText>
        </w:r>
      </w:del>
    </w:p>
    <w:p w14:paraId="000C149F" w14:textId="77777777" w:rsidR="00540B8E" w:rsidRDefault="005314F1">
      <w:pPr>
        <w:pStyle w:val="TextHeading3"/>
        <w:rPr>
          <w:del w:id="589" w:author="Comparison" w:date="2026-08-04T06:08:00Z" w16du:dateUtc="2026-08-04T10:08:00Z"/>
        </w:rPr>
      </w:pPr>
      <w:del w:id="590" w:author="Comparison" w:date="2026-08-04T06:08:00Z" w16du:dateUtc="2026-08-04T10:08:00Z">
        <w:r>
          <w:delText>et adipiscing aliqua elit, incididunt aliqua ipsum 12, 2021</w:delText>
        </w:r>
        <w:r w:rsidR="006E7E61">
          <w:delText>,</w:delText>
        </w:r>
        <w:r>
          <w:delText xml:space="preserve"> incididunt </w:delText>
        </w:r>
      </w:del>
    </w:p>
    <w:p w14:paraId="6A7FD221" w14:textId="77777777" w:rsidR="00540B8E" w:rsidRDefault="005314F1">
      <w:pPr>
        <w:pStyle w:val="TextHeading3"/>
        <w:rPr>
          <w:del w:id="591" w:author="Comparison" w:date="2026-08-04T06:08:00Z" w16du:dateUtc="2026-08-04T10:08:00Z"/>
        </w:rPr>
      </w:pPr>
      <w:del w:id="592" w:author="Comparison" w:date="2026-08-04T06:08:00Z" w16du:dateUtc="2026-08-04T10:08:00Z">
        <w:r>
          <w:delText>tempor aliqua dolor, incididunt aliqua magna 24, 1996.</w:delText>
        </w:r>
      </w:del>
    </w:p>
    <w:p w14:paraId="44AD28EF" w14:textId="77777777" w:rsidR="00540B8E" w:rsidRDefault="005314F1">
      <w:pPr>
        <w:pStyle w:val="TextHeading2"/>
        <w:rPr>
          <w:del w:id="593" w:author="Comparison" w:date="2026-08-04T06:08:00Z" w16du:dateUtc="2026-08-04T10:08:00Z"/>
        </w:rPr>
      </w:pPr>
      <w:del w:id="594" w:author="Comparison" w:date="2026-08-04T06:08:00Z" w16du:dateUtc="2026-08-04T10:08:00Z">
        <w:r>
          <w:delText xml:space="preserve">tempor adipiscing consectetur ipsum eiusmod do </w:delText>
        </w:r>
        <w:r>
          <w:rPr>
            <w:i/>
          </w:rPr>
          <w:delText>et amet</w:delText>
        </w:r>
        <w:r>
          <w:delText xml:space="preserve"> sit adipiscing do adipiscing amet, incididunt dolor amet ut incididunt do elit lorem amet dolor elit dolor sed elit.</w:delText>
        </w:r>
      </w:del>
    </w:p>
    <w:p w14:paraId="42084459" w14:textId="77777777" w:rsidR="00540B8E" w:rsidRDefault="005314F1">
      <w:pPr>
        <w:pStyle w:val="TextHeading2"/>
        <w:rPr>
          <w:del w:id="595" w:author="Comparison" w:date="2026-08-04T06:08:00Z" w16du:dateUtc="2026-08-04T10:08:00Z"/>
        </w:rPr>
      </w:pPr>
      <w:del w:id="596" w:author="Comparison" w:date="2026-08-04T06:08:00Z" w16du:dateUtc="2026-08-04T10:08:00Z">
        <w:r>
          <w:delText>tempor aliqua dolor aliqua dolor aliqua elit’et lorem incididunt lorem ipsum eiusmod lorem amet lorem elit tempor lorem elit, aliqua</w:delText>
        </w:r>
        <w:r w:rsidR="00F70040">
          <w:delText xml:space="preserve">. </w:delText>
        </w:r>
        <w:r>
          <w:delText>sit amet ipsum ut elit ipsum consectetur, tempor aliqua dolor incididunt magna tempor do magna ipsum lorem elit tempor lorem elit, aliqua. incididunt dolor consectetur adipiscing do et amet.</w:delText>
        </w:r>
      </w:del>
    </w:p>
    <w:p w14:paraId="5232D6E8" w14:textId="77777777" w:rsidR="00540B8E" w:rsidRDefault="005314F1">
      <w:pPr>
        <w:pStyle w:val="TextHeading2"/>
        <w:rPr>
          <w:del w:id="597" w:author="Comparison" w:date="2026-08-04T06:08:00Z" w16du:dateUtc="2026-08-04T10:08:00Z"/>
        </w:rPr>
      </w:pPr>
      <w:del w:id="598" w:author="Comparison" w:date="2026-08-04T06:08:00Z" w16du:dateUtc="2026-08-04T10:08:00Z">
        <w:r>
          <w:delText>et adipiscing aliqua elit aliqua tempor lorem elit, aliqua.’et lorem incididunt lorem ipsum eiusmod lorem amet lorem elit dolor aliqua elit</w:delText>
        </w:r>
        <w:r w:rsidR="00F70040">
          <w:delText xml:space="preserve">. </w:delText>
        </w:r>
        <w:r>
          <w:delText>sit amet ipsum ut elit ipsum consectetur, et adipiscing aliqua elit incididunt magna tempor do magna ipsum lorem elit dolor aliqua elit incididunt dolor consectetur adipiscing do et amet.</w:delText>
        </w:r>
      </w:del>
    </w:p>
    <w:p w14:paraId="036B748D" w14:textId="77777777" w:rsidR="00540B8E" w:rsidRDefault="005314F1">
      <w:pPr>
        <w:pStyle w:val="TextHeading2"/>
        <w:rPr>
          <w:del w:id="599" w:author="Comparison" w:date="2026-08-04T06:08:00Z" w16du:dateUtc="2026-08-04T10:08:00Z"/>
        </w:rPr>
        <w:sectPr w:rsidR="00540B8E">
          <w:footerReference w:type="default" r:id="rId12"/>
          <w:pgSz w:w="12240" w:h="15840"/>
          <w:pgMar w:top="1440" w:right="1800" w:bottom="1440" w:left="1800" w:header="720" w:footer="720" w:gutter="0"/>
          <w:pgNumType w:start="1" w:chapStyle="1"/>
          <w:cols w:space="720"/>
        </w:sectPr>
      </w:pPr>
      <w:del w:id="600" w:author="Comparison" w:date="2026-08-04T06:08:00Z" w16du:dateUtc="2026-08-04T10:08:00Z">
        <w:r>
          <w:delText xml:space="preserve">ipsum do </w:delText>
        </w:r>
        <w:r>
          <w:rPr>
            <w:i/>
          </w:rPr>
          <w:delText>et ut</w:delText>
        </w:r>
        <w:r>
          <w:delText xml:space="preserve"> sit do et amet incididunt incididunt ut, do dolor lorem lorem’et ut.</w:delText>
        </w:r>
      </w:del>
    </w:p>
    <w:p w14:paraId="4C62F8C6" w14:textId="77777777" w:rsidR="00540B8E" w:rsidRDefault="005314F1">
      <w:pPr>
        <w:pStyle w:val="Heading1"/>
        <w:rPr>
          <w:del w:id="601" w:author="Comparison" w:date="2026-08-04T06:08:00Z" w16du:dateUtc="2026-08-04T10:08:00Z"/>
        </w:rPr>
      </w:pPr>
      <w:bookmarkStart w:id="602" w:name="5294527329244959310"/>
      <w:bookmarkStart w:id="603" w:name="_Ref3707009"/>
      <w:bookmarkStart w:id="604" w:name="_Ref38695193"/>
      <w:del w:id="605" w:author="Comparison" w:date="2026-08-04T06:08:00Z" w16du:dateUtc="2026-08-04T10:08:00Z">
        <w:r>
          <w:br/>
        </w:r>
        <w:bookmarkStart w:id="606" w:name="_Toc218523785"/>
        <w:r>
          <w:delText>sed lorem incididunt ipsum eiusmod tempor</w:delText>
        </w:r>
        <w:bookmarkEnd w:id="602"/>
        <w:bookmarkEnd w:id="603"/>
        <w:bookmarkEnd w:id="604"/>
        <w:bookmarkEnd w:id="606"/>
      </w:del>
    </w:p>
    <w:p w14:paraId="0BEE9C93" w14:textId="77777777" w:rsidR="00540B8E" w:rsidRDefault="005314F1">
      <w:pPr>
        <w:pStyle w:val="Heading2"/>
        <w:rPr>
          <w:del w:id="607" w:author="Comparison" w:date="2026-08-04T06:08:00Z" w16du:dateUtc="2026-08-04T10:08:00Z"/>
        </w:rPr>
      </w:pPr>
      <w:bookmarkStart w:id="608" w:name="16396585617824718885"/>
      <w:bookmarkStart w:id="609" w:name="_Ref297127286"/>
      <w:bookmarkStart w:id="610" w:name="_Toc218523786"/>
      <w:del w:id="611" w:author="Comparison" w:date="2026-08-04T06:08:00Z" w16du:dateUtc="2026-08-04T10:08:00Z">
        <w:r>
          <w:delText>eiusmod elit eiusmod sed</w:delText>
        </w:r>
        <w:bookmarkEnd w:id="608"/>
        <w:bookmarkEnd w:id="609"/>
        <w:bookmarkEnd w:id="610"/>
      </w:del>
    </w:p>
    <w:p w14:paraId="5BF9624E" w14:textId="77777777" w:rsidR="00540B8E" w:rsidRDefault="005314F1">
      <w:pPr>
        <w:pStyle w:val="TextHeading2"/>
        <w:rPr>
          <w:del w:id="612" w:author="Comparison" w:date="2026-08-04T06:08:00Z" w16du:dateUtc="2026-08-04T10:08:00Z"/>
        </w:rPr>
      </w:pPr>
      <w:del w:id="613" w:author="Comparison" w:date="2026-08-04T06:08:00Z" w16du:dateUtc="2026-08-04T10:08:00Z">
        <w:r>
          <w:delText>adipiscing sed adipiscing magna dolor lorem tempor lorem do ut elit elit</w:delText>
        </w:r>
        <w:r w:rsidR="00F70040">
          <w:delText xml:space="preserve">. </w:delText>
        </w:r>
        <w:r>
          <w:delText>sed sit sit incididunt elit lorem lorem, eiusmod dolor sed sed incididunt tempor lorem do ipsum consectetur’et elit lorem incididunt dolor ipsum ut-elit sed.</w:delText>
        </w:r>
      </w:del>
    </w:p>
    <w:p w14:paraId="093D3F4D" w14:textId="77777777" w:rsidR="00540B8E" w:rsidRDefault="005314F1">
      <w:pPr>
        <w:pStyle w:val="Heading2"/>
        <w:rPr>
          <w:del w:id="614" w:author="Comparison" w:date="2026-08-04T06:08:00Z" w16du:dateUtc="2026-08-04T10:08:00Z"/>
        </w:rPr>
      </w:pPr>
      <w:bookmarkStart w:id="615" w:name="16397065241730428423"/>
      <w:bookmarkStart w:id="616" w:name="_Ref289679039"/>
      <w:bookmarkStart w:id="617" w:name="_Toc218523787"/>
      <w:del w:id="618" w:author="Comparison" w:date="2026-08-04T06:08:00Z" w16du:dateUtc="2026-08-04T10:08:00Z">
        <w:r>
          <w:delText>sed lorem incididunt adipiscing elit lorem amet ipsum</w:delText>
        </w:r>
        <w:bookmarkEnd w:id="615"/>
        <w:bookmarkEnd w:id="616"/>
        <w:bookmarkEnd w:id="617"/>
      </w:del>
    </w:p>
    <w:p w14:paraId="0DB23535" w14:textId="77777777" w:rsidR="00540B8E" w:rsidRDefault="005314F1">
      <w:pPr>
        <w:pStyle w:val="TextHeading2"/>
        <w:rPr>
          <w:del w:id="619" w:author="Comparison" w:date="2026-08-04T06:08:00Z" w16du:dateUtc="2026-08-04T10:08:00Z"/>
        </w:rPr>
      </w:pPr>
      <w:del w:id="620" w:author="Comparison" w:date="2026-08-04T06:08:00Z" w16du:dateUtc="2026-08-04T10:08:00Z">
        <w:r>
          <w:delText>sit sit sit incididunt et, ipsum lorem elit ipsum aliqua incididunt eiusmod elit et adipiscing.</w:delText>
        </w:r>
      </w:del>
    </w:p>
    <w:p w14:paraId="08AFE9A1" w14:textId="77777777" w:rsidR="00540B8E" w:rsidRDefault="005314F1">
      <w:pPr>
        <w:pStyle w:val="Heading3"/>
        <w:rPr>
          <w:del w:id="621" w:author="Comparison" w:date="2026-08-04T06:08:00Z" w16du:dateUtc="2026-08-04T10:08:00Z"/>
        </w:rPr>
      </w:pPr>
      <w:bookmarkStart w:id="622" w:name="16397544865636137961"/>
      <w:del w:id="623" w:author="Comparison" w:date="2026-08-04T06:08:00Z" w16du:dateUtc="2026-08-04T10:08:00Z">
        <w:r>
          <w:delText>sed incididunt aliqua dolor adipiscing elit lorem</w:delText>
        </w:r>
        <w:bookmarkEnd w:id="622"/>
      </w:del>
    </w:p>
    <w:p w14:paraId="5FA281E1" w14:textId="77777777" w:rsidR="00540B8E" w:rsidRDefault="005314F1">
      <w:pPr>
        <w:pStyle w:val="TextHeading3"/>
        <w:rPr>
          <w:del w:id="624" w:author="Comparison" w:date="2026-08-04T06:08:00Z" w16du:dateUtc="2026-08-04T10:08:00Z"/>
        </w:rPr>
      </w:pPr>
      <w:del w:id="625" w:author="Comparison" w:date="2026-08-04T06:08:00Z" w16du:dateUtc="2026-08-04T10:08:00Z">
        <w:r>
          <w:delText>consectetur adipiscing ut, sit adipiscing adipiscing dolor sed do dolor sed, tempor lorem consectetur ut</w:delText>
        </w:r>
        <w:r w:rsidR="00F70040">
          <w:delText xml:space="preserve">. </w:delText>
        </w:r>
        <w:r>
          <w:delText>sed eiusmod sed aliqua dolore, adipiscing, lorem do dolore do eiusmod amet dolor ut, ut lorem incididunt elit elit adipiscing eiusmod labore sed, sit adipiscing tempor eiusmod sed do eiusmod tempor ut lorem incididunt elit elit, lorem sit adipiscing tempor eiusmod lorem sed.</w:delText>
        </w:r>
      </w:del>
    </w:p>
    <w:p w14:paraId="785D7E02" w14:textId="77777777" w:rsidR="00540B8E" w:rsidRDefault="005314F1">
      <w:pPr>
        <w:pStyle w:val="Heading3"/>
        <w:rPr>
          <w:del w:id="626" w:author="Comparison" w:date="2026-08-04T06:08:00Z" w16du:dateUtc="2026-08-04T10:08:00Z"/>
        </w:rPr>
      </w:pPr>
      <w:bookmarkStart w:id="627" w:name="17142647934644479981"/>
      <w:del w:id="628" w:author="Comparison" w:date="2026-08-04T06:08:00Z" w16du:dateUtc="2026-08-04T10:08:00Z">
        <w:r>
          <w:delText>sed incididunt aliqua dolor aliqua elit lorem</w:delText>
        </w:r>
        <w:bookmarkEnd w:id="627"/>
      </w:del>
    </w:p>
    <w:p w14:paraId="35B81ACC" w14:textId="77777777" w:rsidR="00540B8E" w:rsidRDefault="005314F1">
      <w:pPr>
        <w:pStyle w:val="TextHeading3"/>
        <w:rPr>
          <w:del w:id="629" w:author="Comparison" w:date="2026-08-04T06:08:00Z" w16du:dateUtc="2026-08-04T10:08:00Z"/>
        </w:rPr>
      </w:pPr>
      <w:del w:id="630" w:author="Comparison" w:date="2026-08-04T06:08:00Z" w16du:dateUtc="2026-08-04T10:08:00Z">
        <w:r>
          <w:delText>sed tempor elit elit aliqua elit, ipsum dolore-elit dolor adipiscing adipiscing dolor sed do dolor sed, tempor lorem consectetur ut</w:delText>
        </w:r>
        <w:r w:rsidR="00F70040">
          <w:delText xml:space="preserve">. </w:delText>
        </w:r>
        <w:r>
          <w:delText>sed eiusmod sed aliqua dolore, adipiscing, lorem do dolore do eiusmod amet dolor ut, ipsum dolore-elit dolor adipiscing eiusmod labore dolor sed, tempor eiusmod sed do eiusmod tempor ipsum dolore-elit dolor, lorem tempor eiusmod lorem sed.</w:delText>
        </w:r>
      </w:del>
    </w:p>
    <w:p w14:paraId="72E8D88D" w14:textId="77777777" w:rsidR="00540B8E" w:rsidRDefault="005314F1">
      <w:pPr>
        <w:pStyle w:val="Heading3"/>
        <w:rPr>
          <w:del w:id="631" w:author="Comparison" w:date="2026-08-04T06:08:00Z" w16du:dateUtc="2026-08-04T10:08:00Z"/>
        </w:rPr>
      </w:pPr>
      <w:bookmarkStart w:id="632" w:name="9947893381725646467"/>
      <w:del w:id="633" w:author="Comparison" w:date="2026-08-04T06:08:00Z" w16du:dateUtc="2026-08-04T10:08:00Z">
        <w:r>
          <w:delText>labore sed ipsum incididunt elit eiusmod dolor</w:delText>
        </w:r>
        <w:bookmarkEnd w:id="632"/>
      </w:del>
    </w:p>
    <w:p w14:paraId="69C88E42" w14:textId="77777777" w:rsidR="00540B8E" w:rsidRDefault="005314F1">
      <w:pPr>
        <w:pStyle w:val="TextHeading3"/>
        <w:rPr>
          <w:del w:id="634" w:author="Comparison" w:date="2026-08-04T06:08:00Z" w16du:dateUtc="2026-08-04T10:08:00Z"/>
        </w:rPr>
      </w:pPr>
      <w:del w:id="635" w:author="Comparison" w:date="2026-08-04T06:08:00Z" w16du:dateUtc="2026-08-04T10:08:00Z">
        <w:r>
          <w:delText>dolor ipsum tempor elit eiusmod dolor, ipsum ipsum dolor adipiscing eiusmod labore dolor sed.</w:delText>
        </w:r>
      </w:del>
    </w:p>
    <w:p w14:paraId="4E066F8A" w14:textId="77777777" w:rsidR="00540B8E" w:rsidRDefault="005314F1">
      <w:pPr>
        <w:pStyle w:val="TextHeading3"/>
        <w:keepNext/>
        <w:rPr>
          <w:del w:id="636" w:author="Comparison" w:date="2026-08-04T06:08:00Z" w16du:dateUtc="2026-08-04T10:08:00Z"/>
        </w:rPr>
      </w:pPr>
      <w:del w:id="637" w:author="Comparison" w:date="2026-08-04T06:08:00Z" w16du:dateUtc="2026-08-04T10:08:00Z">
        <w:r>
          <w:delText>sed ipsum ipsum dolor aliqua sit lorem magna do eiusmod amet dolor ut, ut sit lorem ipsum labore do eiusmod labore lorem sed consectetur ipsum lorem:</w:delText>
        </w:r>
      </w:del>
    </w:p>
    <w:p w14:paraId="67F1DABF" w14:textId="77777777" w:rsidR="00540B8E" w:rsidRPr="00967AE9" w:rsidRDefault="005314F1">
      <w:pPr>
        <w:pStyle w:val="TextHeading4"/>
        <w:rPr>
          <w:del w:id="638" w:author="Comparison" w:date="2026-08-04T06:08:00Z" w16du:dateUtc="2026-08-04T10:08:00Z"/>
          <w:b/>
          <w:bCs/>
        </w:rPr>
      </w:pPr>
      <w:del w:id="639" w:author="Comparison" w:date="2026-08-04T06:08:00Z" w16du:dateUtc="2026-08-04T10:08:00Z">
        <w:r w:rsidRPr="00967AE9">
          <w:rPr>
            <w:b/>
            <w:bCs/>
          </w:rPr>
          <w:delText>eiusmod consectetur aliqua;</w:delText>
        </w:r>
      </w:del>
    </w:p>
    <w:p w14:paraId="4461B484" w14:textId="77777777" w:rsidR="00540B8E" w:rsidRPr="00967AE9" w:rsidRDefault="005314F1">
      <w:pPr>
        <w:pStyle w:val="TextHeading4"/>
        <w:rPr>
          <w:del w:id="640" w:author="Comparison" w:date="2026-08-04T06:08:00Z" w16du:dateUtc="2026-08-04T10:08:00Z"/>
          <w:b/>
          <w:bCs/>
        </w:rPr>
      </w:pPr>
      <w:del w:id="641" w:author="Comparison" w:date="2026-08-04T06:08:00Z" w16du:dateUtc="2026-08-04T10:08:00Z">
        <w:r w:rsidRPr="00967AE9">
          <w:rPr>
            <w:b/>
            <w:bCs/>
          </w:rPr>
          <w:delText xml:space="preserve">magna elit; </w:delText>
        </w:r>
        <w:r w:rsidR="00890B34" w:rsidRPr="00967AE9">
          <w:rPr>
            <w:b/>
            <w:bCs/>
          </w:rPr>
          <w:delText xml:space="preserve">incididunt </w:delText>
        </w:r>
        <w:r w:rsidRPr="00967AE9">
          <w:rPr>
            <w:b/>
            <w:bCs/>
          </w:rPr>
          <w:delText xml:space="preserve">ut </w:delText>
        </w:r>
      </w:del>
    </w:p>
    <w:p w14:paraId="735711B4" w14:textId="77777777" w:rsidR="00540B8E" w:rsidRPr="00967AE9" w:rsidRDefault="005314F1">
      <w:pPr>
        <w:pStyle w:val="TextHeading4"/>
        <w:rPr>
          <w:del w:id="642" w:author="Comparison" w:date="2026-08-04T06:08:00Z" w16du:dateUtc="2026-08-04T10:08:00Z"/>
          <w:b/>
          <w:bCs/>
        </w:rPr>
      </w:pPr>
      <w:del w:id="643" w:author="Comparison" w:date="2026-08-04T06:08:00Z" w16du:dateUtc="2026-08-04T10:08:00Z">
        <w:r w:rsidRPr="00967AE9">
          <w:rPr>
            <w:b/>
            <w:bCs/>
          </w:rPr>
          <w:delText>tempor aliqua dolor.</w:delText>
        </w:r>
      </w:del>
    </w:p>
    <w:p w14:paraId="6E4F19DA" w14:textId="77777777" w:rsidR="00540B8E" w:rsidRDefault="005314F1">
      <w:pPr>
        <w:pStyle w:val="Heading3"/>
        <w:rPr>
          <w:del w:id="644" w:author="Comparison" w:date="2026-08-04T06:08:00Z" w16du:dateUtc="2026-08-04T10:08:00Z"/>
        </w:rPr>
      </w:pPr>
      <w:bookmarkStart w:id="645" w:name="16398024489541847499"/>
      <w:del w:id="646" w:author="Comparison" w:date="2026-08-04T06:08:00Z" w16du:dateUtc="2026-08-04T10:08:00Z">
        <w:r>
          <w:delText>sed elit sed ipsum incididunt elit adipiscing elit lorem </w:delText>
        </w:r>
        <w:bookmarkEnd w:id="645"/>
      </w:del>
    </w:p>
    <w:p w14:paraId="6B9FBCF3" w14:textId="77777777" w:rsidR="00540B8E" w:rsidRDefault="005314F1">
      <w:pPr>
        <w:pStyle w:val="TextHeading3"/>
        <w:rPr>
          <w:del w:id="647" w:author="Comparison" w:date="2026-08-04T06:08:00Z" w16du:dateUtc="2026-08-04T10:08:00Z"/>
        </w:rPr>
      </w:pPr>
      <w:del w:id="648" w:author="Comparison" w:date="2026-08-04T06:08:00Z" w16du:dateUtc="2026-08-04T10:08:00Z">
        <w:r>
          <w:delText>dolor dolor sed incididunt elit elit sit elit, eiusmod sed adipiscing magna dolore amet amet ut; sit consectetur consectetur amet dolore eiusmod adipiscing elit eiusmod adipiscing incididunt elit ut ipsum ipsum adipiscing amet ipsum sed aliqua do magna magna.</w:delText>
        </w:r>
      </w:del>
    </w:p>
    <w:p w14:paraId="6A20A0C0" w14:textId="77777777" w:rsidR="00540B8E" w:rsidRDefault="005314F1">
      <w:pPr>
        <w:pStyle w:val="TextHeading3"/>
        <w:rPr>
          <w:del w:id="649" w:author="Comparison" w:date="2026-08-04T06:08:00Z" w16du:dateUtc="2026-08-04T10:08:00Z"/>
        </w:rPr>
      </w:pPr>
      <w:del w:id="650" w:author="Comparison" w:date="2026-08-04T06:08:00Z" w16du:dateUtc="2026-08-04T10:08: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00C3C3F0" w14:textId="77777777" w:rsidR="00540B8E" w:rsidRDefault="005314F1">
      <w:pPr>
        <w:pStyle w:val="Heading3"/>
        <w:rPr>
          <w:del w:id="651" w:author="Comparison" w:date="2026-08-04T06:08:00Z" w16du:dateUtc="2026-08-04T10:08:00Z"/>
        </w:rPr>
      </w:pPr>
      <w:bookmarkStart w:id="652" w:name="16398504113447557037"/>
      <w:del w:id="653" w:author="Comparison" w:date="2026-08-04T06:08:00Z" w16du:dateUtc="2026-08-04T10:08:00Z">
        <w:r>
          <w:delText>do elit sed</w:delText>
        </w:r>
        <w:bookmarkEnd w:id="652"/>
      </w:del>
    </w:p>
    <w:p w14:paraId="71408E06" w14:textId="77777777" w:rsidR="00540B8E" w:rsidRDefault="005314F1">
      <w:pPr>
        <w:pStyle w:val="TextHeading3"/>
        <w:rPr>
          <w:del w:id="654" w:author="Comparison" w:date="2026-08-04T06:08:00Z" w16du:dateUtc="2026-08-04T10:08:00Z"/>
        </w:rPr>
      </w:pPr>
      <w:del w:id="655" w:author="Comparison" w:date="2026-08-04T06:08:00Z" w16du:dateUtc="2026-08-04T10:08:00Z">
        <w:r>
          <w:delText>sed ipsum amet elit sed elit eiusmod consectetur do et ipsum sed aliqua adipiscing incididunt ipsum eiusmod sed aliqua sit incididunt labore do adipiscing ipsum dolor sed consectetur tempor elit elit aliqua elit, ipsum ipsum dolor adipiscing tempor eiusmod lorem sed.</w:delText>
        </w:r>
      </w:del>
    </w:p>
    <w:p w14:paraId="54957317" w14:textId="77777777" w:rsidR="00540B8E" w:rsidRDefault="005314F1">
      <w:pPr>
        <w:pStyle w:val="TextHeading3"/>
        <w:rPr>
          <w:del w:id="656" w:author="Comparison" w:date="2026-08-04T06:08:00Z" w16du:dateUtc="2026-08-04T10:08:00Z"/>
        </w:rPr>
      </w:pPr>
      <w:del w:id="657" w:author="Comparison" w:date="2026-08-04T06:08:00Z" w16du:dateUtc="2026-08-04T10:08:00Z">
        <w:r>
          <w:delText>sed ipsum ipsum dolor aliqua sit lorem magna do tempor eiusmod lorem sed, et ipsum eiusmod adipiscing tempor sit lorem lorem eiusmod do consectetur do eiusmod labore lorem sed.</w:delText>
        </w:r>
      </w:del>
    </w:p>
    <w:p w14:paraId="046D28C7" w14:textId="77777777" w:rsidR="00540B8E" w:rsidRDefault="005314F1">
      <w:pPr>
        <w:pStyle w:val="TextHeading3"/>
        <w:rPr>
          <w:del w:id="658" w:author="Comparison" w:date="2026-08-04T06:08:00Z" w16du:dateUtc="2026-08-04T10:08:00Z"/>
        </w:rPr>
      </w:pPr>
      <w:del w:id="659" w:author="Comparison" w:date="2026-08-04T06:08:00Z" w16du:dateUtc="2026-08-04T10:08:00Z">
        <w:r>
          <w:delText>eiusmod dolor ut elit ut elit elit adipiscing dolore eiusmod adipiscing elit eiusmod adipiscing do tempor eiusmod lorem sed do amet dolor ipsum ut eiusmod ipsum 30 tempor</w:delText>
        </w:r>
        <w:r w:rsidR="00F70040">
          <w:delText xml:space="preserve">. </w:delText>
        </w:r>
        <w:r>
          <w:delText>eiusmod eiusmod adipiscing elit adipiscing sed ipsum consectetur amet do ipsum magna ipsum do adipiscing ipsum amet</w:delText>
        </w:r>
        <w:r w:rsidR="00F70040">
          <w:delText xml:space="preserve">. </w:delText>
        </w:r>
        <w:r>
          <w:delText>eiusmod consectetur aliqua lorem consectetur do ipsum adipiscing’et labore adipiscing</w:delText>
        </w:r>
        <w:r w:rsidR="00F70040">
          <w:delText xml:space="preserve">. </w:delText>
        </w:r>
      </w:del>
    </w:p>
    <w:p w14:paraId="6AC21196" w14:textId="77777777" w:rsidR="00540B8E" w:rsidRDefault="005314F1">
      <w:pPr>
        <w:pStyle w:val="TextHeading2"/>
        <w:rPr>
          <w:del w:id="660" w:author="Comparison" w:date="2026-08-04T06:08:00Z" w16du:dateUtc="2026-08-04T10:08:00Z"/>
        </w:rPr>
      </w:pPr>
      <w:del w:id="661" w:author="Comparison" w:date="2026-08-04T06:08:00Z" w16du:dateUtc="2026-08-04T10:08:00Z">
        <w:r>
          <w:delText>tempor ipsum, lorem, incididunt eiusmod amet magna dolor elit tempor sed.</w:delText>
        </w:r>
      </w:del>
    </w:p>
    <w:p w14:paraId="3229A9A5" w14:textId="77777777" w:rsidR="00540B8E" w:rsidRDefault="005314F1">
      <w:pPr>
        <w:pStyle w:val="Heading2"/>
        <w:rPr>
          <w:del w:id="662" w:author="Comparison" w:date="2026-08-04T06:08:00Z" w16du:dateUtc="2026-08-04T10:08:00Z"/>
        </w:rPr>
      </w:pPr>
      <w:bookmarkStart w:id="663" w:name="15324640722498478163"/>
      <w:bookmarkStart w:id="664" w:name="_Ref289679053"/>
      <w:bookmarkStart w:id="665" w:name="_Toc218523788"/>
      <w:del w:id="666" w:author="Comparison" w:date="2026-08-04T06:08:00Z" w16du:dateUtc="2026-08-04T10:08:00Z">
        <w:r>
          <w:delText>sed lorem lorem ipsum magna elit dolore lorem adipiscing elit lorem</w:delText>
        </w:r>
        <w:bookmarkEnd w:id="663"/>
        <w:bookmarkEnd w:id="664"/>
        <w:bookmarkEnd w:id="665"/>
      </w:del>
    </w:p>
    <w:p w14:paraId="035DE5FA" w14:textId="77777777" w:rsidR="00540B8E" w:rsidRDefault="005314F1">
      <w:pPr>
        <w:pStyle w:val="TextHeading2"/>
        <w:rPr>
          <w:del w:id="667" w:author="Comparison" w:date="2026-08-04T06:08:00Z" w16du:dateUtc="2026-08-04T10:08:00Z"/>
        </w:rPr>
      </w:pPr>
      <w:del w:id="668" w:author="Comparison" w:date="2026-08-04T06:08:00Z" w16du:dateUtc="2026-08-04T10:08:00Z">
        <w:r>
          <w:delText>do ipsum ipsum elit ut lorem incididunt elit elit, ipsum lorem elit ipsum aliqua incididunt eiusmod elit et adipiscing.</w:delText>
        </w:r>
      </w:del>
    </w:p>
    <w:p w14:paraId="444C62CA" w14:textId="77777777" w:rsidR="00540B8E" w:rsidRDefault="005314F1">
      <w:pPr>
        <w:pStyle w:val="Heading3"/>
        <w:rPr>
          <w:del w:id="669" w:author="Comparison" w:date="2026-08-04T06:08:00Z" w16du:dateUtc="2026-08-04T10:08:00Z"/>
        </w:rPr>
      </w:pPr>
      <w:bookmarkStart w:id="670" w:name="11934607328833369748"/>
      <w:del w:id="671" w:author="Comparison" w:date="2026-08-04T06:08:00Z" w16du:dateUtc="2026-08-04T10:08:00Z">
        <w:r>
          <w:delText>lorem ipsum magna elit eiusmod dolor</w:delText>
        </w:r>
        <w:bookmarkEnd w:id="670"/>
      </w:del>
    </w:p>
    <w:p w14:paraId="4176B759" w14:textId="77777777" w:rsidR="00540B8E" w:rsidRDefault="005314F1">
      <w:pPr>
        <w:pStyle w:val="TextHeading3"/>
        <w:rPr>
          <w:del w:id="672" w:author="Comparison" w:date="2026-08-04T06:08:00Z" w16du:dateUtc="2026-08-04T10:08:00Z"/>
        </w:rPr>
      </w:pPr>
      <w:del w:id="673" w:author="Comparison" w:date="2026-08-04T06:08:00Z" w16du:dateUtc="2026-08-04T10:08:00Z">
        <w:r>
          <w:delText>lorem ipsum ipsum elit eiusmod dolor, ipsum ipsum dolor adipiscing eiusmod labore dolor sed elit do dolore do et ipsum sed.</w:delText>
        </w:r>
      </w:del>
    </w:p>
    <w:p w14:paraId="0264B49E" w14:textId="77777777" w:rsidR="00540B8E" w:rsidRDefault="005314F1">
      <w:pPr>
        <w:pStyle w:val="TextHeading3"/>
        <w:keepNext/>
        <w:rPr>
          <w:del w:id="674" w:author="Comparison" w:date="2026-08-04T06:08:00Z" w16du:dateUtc="2026-08-04T10:08:00Z"/>
        </w:rPr>
      </w:pPr>
      <w:del w:id="675" w:author="Comparison" w:date="2026-08-04T06:08:00Z" w16du:dateUtc="2026-08-04T10:08:00Z">
        <w:r>
          <w:delText>sed ipsum ipsum dolor aliqua sit lorem magna do eiusmod amet dolor ut, sit lorem ipsum labore do eiusmod labore lorem sed consectetur ipsum lorem:</w:delText>
        </w:r>
      </w:del>
    </w:p>
    <w:p w14:paraId="6C71B85C" w14:textId="77777777" w:rsidR="00540B8E" w:rsidRPr="00967AE9" w:rsidRDefault="005314F1">
      <w:pPr>
        <w:pStyle w:val="TextHeading4"/>
        <w:rPr>
          <w:del w:id="676" w:author="Comparison" w:date="2026-08-04T06:08:00Z" w16du:dateUtc="2026-08-04T10:08:00Z"/>
          <w:b/>
          <w:bCs/>
        </w:rPr>
      </w:pPr>
      <w:del w:id="677" w:author="Comparison" w:date="2026-08-04T06:08:00Z" w16du:dateUtc="2026-08-04T10:08:00Z">
        <w:r w:rsidRPr="00967AE9">
          <w:rPr>
            <w:b/>
            <w:bCs/>
          </w:rPr>
          <w:delText xml:space="preserve">eiusmod consectetur aliqua; </w:delText>
        </w:r>
      </w:del>
    </w:p>
    <w:p w14:paraId="61BA8CA5" w14:textId="77777777" w:rsidR="00540B8E" w:rsidRPr="00967AE9" w:rsidRDefault="005314F1">
      <w:pPr>
        <w:pStyle w:val="TextHeading4"/>
        <w:rPr>
          <w:del w:id="678" w:author="Comparison" w:date="2026-08-04T06:08:00Z" w16du:dateUtc="2026-08-04T10:08:00Z"/>
          <w:b/>
          <w:bCs/>
        </w:rPr>
      </w:pPr>
      <w:del w:id="679" w:author="Comparison" w:date="2026-08-04T06:08:00Z" w16du:dateUtc="2026-08-04T10:08:00Z">
        <w:r w:rsidRPr="00967AE9">
          <w:rPr>
            <w:b/>
            <w:bCs/>
          </w:rPr>
          <w:delText>magna elit;</w:delText>
        </w:r>
        <w:r w:rsidR="00967AE9" w:rsidRPr="00967AE9">
          <w:rPr>
            <w:b/>
            <w:bCs/>
          </w:rPr>
          <w:delText xml:space="preserve"> incididunt</w:delText>
        </w:r>
        <w:r w:rsidRPr="00967AE9">
          <w:rPr>
            <w:b/>
            <w:bCs/>
          </w:rPr>
          <w:delText xml:space="preserve"> ut </w:delText>
        </w:r>
      </w:del>
    </w:p>
    <w:p w14:paraId="4CB28403" w14:textId="77777777" w:rsidR="00540B8E" w:rsidRPr="00967AE9" w:rsidRDefault="005314F1">
      <w:pPr>
        <w:pStyle w:val="TextHeading4"/>
        <w:rPr>
          <w:del w:id="680" w:author="Comparison" w:date="2026-08-04T06:08:00Z" w16du:dateUtc="2026-08-04T10:08:00Z"/>
          <w:b/>
          <w:bCs/>
        </w:rPr>
      </w:pPr>
      <w:del w:id="681" w:author="Comparison" w:date="2026-08-04T06:08:00Z" w16du:dateUtc="2026-08-04T10:08:00Z">
        <w:r w:rsidRPr="00967AE9">
          <w:rPr>
            <w:b/>
            <w:bCs/>
          </w:rPr>
          <w:delText>tempor aliqua dolor.</w:delText>
        </w:r>
      </w:del>
    </w:p>
    <w:p w14:paraId="777F3A68" w14:textId="77777777" w:rsidR="00540B8E" w:rsidRDefault="005314F1">
      <w:pPr>
        <w:pStyle w:val="Heading3"/>
        <w:rPr>
          <w:del w:id="682" w:author="Comparison" w:date="2026-08-04T06:08:00Z" w16du:dateUtc="2026-08-04T10:08:00Z"/>
        </w:rPr>
      </w:pPr>
      <w:bookmarkStart w:id="683" w:name="3596703405531650454"/>
      <w:del w:id="684" w:author="Comparison" w:date="2026-08-04T06:08:00Z" w16du:dateUtc="2026-08-04T10:08:00Z">
        <w:r>
          <w:delText>ipsum elit labore adipiscing dolor ipsum incididunt dolor</w:delText>
        </w:r>
        <w:bookmarkEnd w:id="683"/>
      </w:del>
    </w:p>
    <w:p w14:paraId="66F0A762" w14:textId="77777777" w:rsidR="004407C2" w:rsidRDefault="005314F1">
      <w:pPr>
        <w:pStyle w:val="TextHeading3"/>
        <w:rPr>
          <w:del w:id="685" w:author="Comparison" w:date="2026-08-04T06:08:00Z" w16du:dateUtc="2026-08-04T10:08:00Z"/>
        </w:rPr>
      </w:pPr>
      <w:del w:id="686" w:author="Comparison" w:date="2026-08-04T06:08:00Z" w16du:dateUtc="2026-08-04T10:08:00Z">
        <w:r>
          <w:delText>do ipsum ipsum elit tempor elit elit, ipsum sed dolor adipiscing tempor ipsum sit lorem lorem adipiscing amet dolor consectetur do et ipsum sed</w:delText>
        </w:r>
        <w:r w:rsidR="00F70040">
          <w:delText xml:space="preserve">. </w:delText>
        </w:r>
        <w:r>
          <w:delText>eiusmod sed dolor adipiscing dolore lorem ut ipsum amet</w:delText>
        </w:r>
        <w:r w:rsidR="00F70040">
          <w:delText xml:space="preserve">. </w:delText>
        </w:r>
        <w:r>
          <w:delTex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delText>
        </w:r>
      </w:del>
    </w:p>
    <w:p w14:paraId="39524154" w14:textId="77777777" w:rsidR="00540B8E" w:rsidRPr="004407C2" w:rsidRDefault="004407C2" w:rsidP="004407C2">
      <w:pPr>
        <w:rPr>
          <w:del w:id="687" w:author="Comparison" w:date="2026-08-04T06:08:00Z" w16du:dateUtc="2026-08-04T10:08:00Z"/>
          <w:szCs w:val="20"/>
        </w:rPr>
      </w:pPr>
      <w:del w:id="688" w:author="Comparison" w:date="2026-08-04T06:08:00Z" w16du:dateUtc="2026-08-04T10:08:00Z">
        <w:r>
          <w:br w:type="page"/>
        </w:r>
      </w:del>
    </w:p>
    <w:p w14:paraId="23A10E7B" w14:textId="77777777" w:rsidR="00540B8E" w:rsidRDefault="005314F1">
      <w:pPr>
        <w:pStyle w:val="Heading3"/>
        <w:rPr>
          <w:del w:id="689" w:author="Comparison" w:date="2026-08-04T06:08:00Z" w16du:dateUtc="2026-08-04T10:08:00Z"/>
        </w:rPr>
      </w:pPr>
      <w:bookmarkStart w:id="690" w:name="15325120346404187701"/>
      <w:del w:id="691" w:author="Comparison" w:date="2026-08-04T06:08:00Z" w16du:dateUtc="2026-08-04T10:08:00Z">
        <w:r>
          <w:delText>sed elit eiusmod sed</w:delText>
        </w:r>
        <w:bookmarkEnd w:id="690"/>
      </w:del>
    </w:p>
    <w:p w14:paraId="74B54BCA" w14:textId="77777777" w:rsidR="00540B8E" w:rsidRDefault="005314F1">
      <w:pPr>
        <w:pStyle w:val="TextHeading3"/>
        <w:rPr>
          <w:del w:id="692" w:author="Comparison" w:date="2026-08-04T06:08:00Z" w16du:dateUtc="2026-08-04T10:08:00Z"/>
        </w:rPr>
      </w:pPr>
      <w:del w:id="693" w:author="Comparison" w:date="2026-08-04T06:08:00Z" w16du:dateUtc="2026-08-04T10:08:00Z">
        <w:r>
          <w:delText>do ipsum ipsum elit tempor elit elit, ipsum sed dolor adipiscing adipiscing dolor sed, tempor lorem consectetur ut</w:delText>
        </w:r>
        <w:r w:rsidR="00F70040">
          <w:delText xml:space="preserve">. </w:delText>
        </w:r>
        <w:r>
          <w:delText>sed ipsum sed dolor aliqua elit, eiusmod sed adipiscing magna dolore amet amet ut, incididunt amet do eiusmod adipiscing elit eiusmod adipiscing aliqua ipsum aliqua incididunt ipsum dolore elit sit consectetur consectetur.</w:delText>
        </w:r>
      </w:del>
    </w:p>
    <w:p w14:paraId="6A296CAE" w14:textId="77777777" w:rsidR="00540B8E" w:rsidRDefault="005314F1">
      <w:pPr>
        <w:pStyle w:val="TextHeading3"/>
        <w:rPr>
          <w:del w:id="694" w:author="Comparison" w:date="2026-08-04T06:08:00Z" w16du:dateUtc="2026-08-04T10:08:00Z"/>
        </w:rPr>
      </w:pPr>
      <w:del w:id="695" w:author="Comparison" w:date="2026-08-04T06:08:00Z" w16du:dateUtc="2026-08-04T10:08:00Z">
        <w:r>
          <w:delText>adipiscing sed adipiscing magna dolore dolor ipsum sed dolor amet do ipsum sed dolor eiusmod sit lorem lorem do consectetur dolor ipsum magna aliqua dolor incididunt ipsum consectetur sed tempor dolore labore sed</w:delText>
        </w:r>
        <w:r w:rsidR="00F70040">
          <w:delText xml:space="preserve">. </w:delText>
        </w:r>
        <w:r>
          <w:delText>eiusmod sed consectetur do eiusmod labore lorem sed adipiscing lorem magna do lorem ipsum do ipsum sed dolor eiusmod ipsum aliqua elit labore ipsum ut lorem 672(elit).</w:delText>
        </w:r>
      </w:del>
    </w:p>
    <w:p w14:paraId="523B496B" w14:textId="77777777" w:rsidR="00540B8E" w:rsidRDefault="005314F1">
      <w:pPr>
        <w:pStyle w:val="TextHeading3"/>
        <w:rPr>
          <w:del w:id="696" w:author="Comparison" w:date="2026-08-04T06:08:00Z" w16du:dateUtc="2026-08-04T10:08:00Z"/>
        </w:rPr>
      </w:pPr>
      <w:del w:id="697" w:author="Comparison" w:date="2026-08-04T06:08:00Z" w16du:dateUtc="2026-08-04T10:08:00Z">
        <w:r>
          <w:delText>do ipsum ipsum elit incididunt elit elit, dolor adipiscing adipiscing adipiscing eiusmod sed amet amet ut, incididunt tempor ut ipsum eiusmod adipiscing elit eiusmod adipiscing</w:delText>
        </w:r>
        <w:r w:rsidR="00F70040">
          <w:delText xml:space="preserve">. </w:delText>
        </w:r>
        <w:r>
          <w:delText>eiusmod dolore adipiscing consectetur ipsum consectetur do ipsum adipiscing elit ipsum adipiscing amet do ipsum magna ipsum do adipiscing ipsum amet.</w:delText>
        </w:r>
      </w:del>
    </w:p>
    <w:p w14:paraId="477C7187" w14:textId="77777777" w:rsidR="00540B8E" w:rsidRDefault="005314F1">
      <w:pPr>
        <w:pStyle w:val="TextHeading3"/>
        <w:rPr>
          <w:del w:id="698" w:author="Comparison" w:date="2026-08-04T06:08:00Z" w16du:dateUtc="2026-08-04T10:08:00Z"/>
        </w:rPr>
      </w:pPr>
      <w:del w:id="699" w:author="Comparison" w:date="2026-08-04T06:08:00Z" w16du:dateUtc="2026-08-04T10:08:00Z">
        <w:r>
          <w:delText>eiusmod incididunt do adipiscing eiusmod sed et ipsum do aliqua lorem do magna dolore do eiusmod ipsum elit eiusmod consectetur incididunt dolor elit ipsum magna elit consectetur sed.</w:delText>
        </w:r>
      </w:del>
    </w:p>
    <w:p w14:paraId="0C1C11DA" w14:textId="77777777" w:rsidR="00540B8E" w:rsidRDefault="005314F1">
      <w:pPr>
        <w:pStyle w:val="TextHeading3"/>
        <w:rPr>
          <w:del w:id="700" w:author="Comparison" w:date="2026-08-04T06:08:00Z" w16du:dateUtc="2026-08-04T10:08:00Z"/>
        </w:rPr>
      </w:pPr>
      <w:del w:id="701" w:author="Comparison" w:date="2026-08-04T06:08:00Z" w16du:dateUtc="2026-08-04T10:08:00Z">
        <w:r>
          <w:delText>adipiscing amet lorem elit adipiscing’et eiusmod lorem dolor ut adipiscing adipiscing aliqua incididunt lorem sed incididunt.</w:delText>
        </w:r>
      </w:del>
    </w:p>
    <w:p w14:paraId="2BE58873" w14:textId="77777777" w:rsidR="00540B8E" w:rsidRDefault="005314F1">
      <w:pPr>
        <w:pStyle w:val="TextHeading3"/>
        <w:rPr>
          <w:del w:id="702" w:author="Comparison" w:date="2026-08-04T06:08:00Z" w16du:dateUtc="2026-08-04T10:08:00Z"/>
        </w:rPr>
      </w:pPr>
      <w:del w:id="703" w:author="Comparison" w:date="2026-08-04T06:08:00Z" w16du:dateUtc="2026-08-04T10:08: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1FB07CB8" w14:textId="77777777" w:rsidR="00540B8E" w:rsidRDefault="005314F1">
      <w:pPr>
        <w:pStyle w:val="Heading3"/>
        <w:rPr>
          <w:del w:id="704" w:author="Comparison" w:date="2026-08-04T06:08:00Z" w16du:dateUtc="2026-08-04T10:08:00Z"/>
        </w:rPr>
      </w:pPr>
      <w:bookmarkStart w:id="705" w:name="15325839782262752008"/>
      <w:bookmarkStart w:id="706" w:name="_Ref231397700"/>
      <w:del w:id="707" w:author="Comparison" w:date="2026-08-04T06:08:00Z" w16du:dateUtc="2026-08-04T10:08:00Z">
        <w:r>
          <w:delText>do elit sed</w:delText>
        </w:r>
        <w:bookmarkEnd w:id="705"/>
        <w:bookmarkEnd w:id="706"/>
      </w:del>
    </w:p>
    <w:p w14:paraId="50AD699F" w14:textId="77777777" w:rsidR="00540B8E" w:rsidRDefault="005314F1">
      <w:pPr>
        <w:pStyle w:val="TextHeading3"/>
        <w:rPr>
          <w:del w:id="708" w:author="Comparison" w:date="2026-08-04T06:08:00Z" w16du:dateUtc="2026-08-04T10:08:00Z"/>
        </w:rPr>
      </w:pPr>
      <w:del w:id="709" w:author="Comparison" w:date="2026-08-04T06:08:00Z" w16du:dateUtc="2026-08-04T10:08:00Z">
        <w:r>
          <w:delTex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delText>
        </w:r>
      </w:del>
    </w:p>
    <w:p w14:paraId="27B9DD3E" w14:textId="77777777" w:rsidR="00540B8E" w:rsidRDefault="005314F1">
      <w:pPr>
        <w:pStyle w:val="TextHeading3"/>
        <w:rPr>
          <w:del w:id="710" w:author="Comparison" w:date="2026-08-04T06:08:00Z" w16du:dateUtc="2026-08-04T10:08:00Z"/>
        </w:rPr>
      </w:pPr>
      <w:del w:id="711" w:author="Comparison" w:date="2026-08-04T06:08:00Z" w16du:dateUtc="2026-08-04T10:08:00Z">
        <w:r>
          <w:delText>sed ipsum sed dolor aliqua sit lorem magna do lorem eiusmod lorem sed lorem do incididunt elit elit sit lorem, et ipsum eiusmod adipiscing tempor ipsum lorem sed.</w:delText>
        </w:r>
      </w:del>
    </w:p>
    <w:p w14:paraId="20695D41" w14:textId="77777777" w:rsidR="00540B8E" w:rsidRDefault="005314F1">
      <w:pPr>
        <w:pStyle w:val="TextHeading3"/>
        <w:rPr>
          <w:del w:id="712" w:author="Comparison" w:date="2026-08-04T06:08:00Z" w16du:dateUtc="2026-08-04T10:08:00Z"/>
        </w:rPr>
      </w:pPr>
      <w:del w:id="713" w:author="Comparison" w:date="2026-08-04T06:08:00Z" w16du:dateUtc="2026-08-04T10:08:00Z">
        <w:r>
          <w:delTex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delText>
        </w:r>
      </w:del>
    </w:p>
    <w:p w14:paraId="052B5644" w14:textId="77777777" w:rsidR="00540B8E" w:rsidRDefault="005314F1">
      <w:pPr>
        <w:pStyle w:val="TextHeading3"/>
        <w:rPr>
          <w:del w:id="714" w:author="Comparison" w:date="2026-08-04T06:08:00Z" w16du:dateUtc="2026-08-04T10:08:00Z"/>
        </w:rPr>
      </w:pPr>
      <w:del w:id="715" w:author="Comparison" w:date="2026-08-04T06:08:00Z" w16du:dateUtc="2026-08-04T10:08:00Z">
        <w:r>
          <w:delText>sit adipiscing adipiscing dolore eiusmod adipiscing elit eiusmod adipiscing do tempor eiusmod lorem sed do amet dolor ipsum ut eiusmod ipsum 30 tempor</w:delText>
        </w:r>
        <w:r w:rsidR="00F70040">
          <w:delText xml:space="preserve">. </w:delText>
        </w:r>
        <w:r>
          <w:delText>eiusmod dolore adipiscing consectetur ipsum consectetur do ipsum adipiscing elit ipsum adipiscing amet do ipsum magna ipsum do adipiscing ipsum amet incididunt adipiscing lorem consectetur ipsum consectetur do ipsum labore adipiscing elit ipsum adipiscing.</w:delText>
        </w:r>
      </w:del>
    </w:p>
    <w:p w14:paraId="6A992566" w14:textId="77777777" w:rsidR="00540B8E" w:rsidRDefault="005314F1">
      <w:pPr>
        <w:pStyle w:val="TextHeading3"/>
        <w:rPr>
          <w:del w:id="716" w:author="Comparison" w:date="2026-08-04T06:08:00Z" w16du:dateUtc="2026-08-04T10:08:00Z"/>
        </w:rPr>
      </w:pPr>
      <w:del w:id="717" w:author="Comparison" w:date="2026-08-04T06:08:00Z" w16du:dateUtc="2026-08-04T10:08:00Z">
        <w:r>
          <w:delText>adipiscing amet lorem elit adipiscing’et eiusmod lorem dolor ut adipiscing adipiscing aliqua incididunt lorem sed incididunt.</w:delText>
        </w:r>
      </w:del>
    </w:p>
    <w:p w14:paraId="103CAAD3" w14:textId="77777777" w:rsidR="00540B8E" w:rsidRDefault="005314F1">
      <w:pPr>
        <w:pStyle w:val="Heading2"/>
        <w:rPr>
          <w:del w:id="718" w:author="Comparison" w:date="2026-08-04T06:08:00Z" w16du:dateUtc="2026-08-04T10:08:00Z"/>
        </w:rPr>
      </w:pPr>
      <w:bookmarkStart w:id="719" w:name="2776905880674972840"/>
      <w:bookmarkStart w:id="720" w:name="_Ref297127327"/>
      <w:bookmarkStart w:id="721" w:name="_Toc218523789"/>
      <w:del w:id="722" w:author="Comparison" w:date="2026-08-04T06:08:00Z" w16du:dateUtc="2026-08-04T10:08:00Z">
        <w:r>
          <w:delText>do elit sed incididunt ipsum</w:delText>
        </w:r>
        <w:bookmarkEnd w:id="719"/>
        <w:bookmarkEnd w:id="720"/>
        <w:bookmarkEnd w:id="721"/>
      </w:del>
    </w:p>
    <w:p w14:paraId="0272224B" w14:textId="77777777" w:rsidR="00540B8E" w:rsidRDefault="005314F1">
      <w:pPr>
        <w:pStyle w:val="TextHeading2"/>
        <w:rPr>
          <w:del w:id="723" w:author="Comparison" w:date="2026-08-04T06:08:00Z" w16du:dateUtc="2026-08-04T10:08:00Z"/>
        </w:rPr>
      </w:pPr>
      <w:del w:id="724" w:author="Comparison" w:date="2026-08-04T06:08:00Z" w16du:dateUtc="2026-08-04T10:08:00Z">
        <w:r>
          <w:delText>do elit aliqua amet magna consectetur labore incididunt do do ipsum sed lorem dolore, dolor tempor dolor ipsum ut-elit adipiscing</w:delText>
        </w:r>
        <w:r w:rsidR="00F70040">
          <w:delText xml:space="preserve">. </w:delText>
        </w:r>
        <w:r>
          <w:delText>eiusmod aliqua lorem incididunt sed magna consectetur ut tempor magna ut.</w:delText>
        </w:r>
      </w:del>
    </w:p>
    <w:p w14:paraId="6F9A4F37" w14:textId="77777777" w:rsidR="00540B8E" w:rsidRDefault="005314F1">
      <w:pPr>
        <w:pStyle w:val="TextHeading2"/>
        <w:rPr>
          <w:del w:id="725" w:author="Comparison" w:date="2026-08-04T06:08:00Z" w16du:dateUtc="2026-08-04T10:08:00Z"/>
        </w:rPr>
      </w:pPr>
      <w:del w:id="726" w:author="Comparison" w:date="2026-08-04T06:08:00Z" w16du:dateUtc="2026-08-04T10:08:00Z">
        <w:r>
          <w:delText>do elit amet amet magna consectetur labore incididunt do do ipsum lorem sed incididunt dolor ipsum ut-elit adipiscing</w:delText>
        </w:r>
        <w:r w:rsidR="00F70040">
          <w:delText xml:space="preserve">. </w:delText>
        </w:r>
        <w:r>
          <w:delText>eiusmod amet incididunt sed magna do ipsum sed elit magna dolor ipsum lorem sed</w:delText>
        </w:r>
        <w:r w:rsidR="00F70040">
          <w:delText xml:space="preserve">. </w:delText>
        </w:r>
        <w:r>
          <w:delText>adipiscing tempor elit ipsum lorem adipiscing magna tempor do ipsum sed.</w:delText>
        </w:r>
      </w:del>
    </w:p>
    <w:p w14:paraId="0DDDE520" w14:textId="77777777" w:rsidR="00540B8E" w:rsidRDefault="005314F1">
      <w:pPr>
        <w:pStyle w:val="Heading2"/>
        <w:rPr>
          <w:del w:id="727" w:author="Comparison" w:date="2026-08-04T06:08:00Z" w16du:dateUtc="2026-08-04T10:08:00Z"/>
        </w:rPr>
      </w:pPr>
      <w:bookmarkStart w:id="728" w:name="11794177181479530831"/>
      <w:bookmarkStart w:id="729" w:name="_Toc218523790"/>
      <w:del w:id="730" w:author="Comparison" w:date="2026-08-04T06:08:00Z" w16du:dateUtc="2026-08-04T10:08:00Z">
        <w:r>
          <w:delText>ipsum elit eiusmod aliqua-sed</w:delText>
        </w:r>
        <w:bookmarkEnd w:id="728"/>
        <w:bookmarkEnd w:id="729"/>
      </w:del>
    </w:p>
    <w:p w14:paraId="14ABB580" w14:textId="77777777" w:rsidR="00540B8E" w:rsidRDefault="005314F1">
      <w:pPr>
        <w:pStyle w:val="TextHeading2"/>
        <w:rPr>
          <w:del w:id="731" w:author="Comparison" w:date="2026-08-04T06:08:00Z" w16du:dateUtc="2026-08-04T10:08:00Z"/>
        </w:rPr>
      </w:pPr>
      <w:del w:id="732" w:author="Comparison" w:date="2026-08-04T06:08:00Z" w16du:dateUtc="2026-08-04T10:08:00Z">
        <w:r>
          <w:delText>sit lorem sed adipiscing tempor sit lorem lorem eiusmod do consectetur labore eiusmod aliqua-sed</w:delText>
        </w:r>
        <w:r w:rsidR="00F70040">
          <w:delText xml:space="preserve">. </w:delText>
        </w:r>
        <w:r>
          <w:delText>do aliqua-sed incididunt eiusmod amet labore adipiscing labore ipsum ut sed tempor, lorem labore adipiscing labore ipsum tempor do eiusmod do ipsum ipsum tempor sed consectetur ipsum aliqua-sed</w:delText>
        </w:r>
        <w:r w:rsidR="00F70040">
          <w:delText xml:space="preserve">. </w:delText>
        </w:r>
        <w:r>
          <w:delText>do aliqua-sed incididunt lorem sed eiusmod lorem sed incididunt ipsum ipsum, sed, lorem tempor elit ipsum ut sed, et consectetur et ipsum sit elit ipsum sed</w:delText>
        </w:r>
        <w:r w:rsidR="00F70040">
          <w:delText xml:space="preserve">. </w:delText>
        </w:r>
        <w:r>
          <w:delText>elit ipsum aliqua-sed adipiscing aliqua do ipsum magna elit ipsum ut sed, ipsum amet magna elit ipsum aliqua-sed incididunt ipsum ut sed adipiscing lorem ut ipsum magna elit ipsum ut sed dolor</w:delText>
        </w:r>
        <w:r w:rsidR="00F70040">
          <w:delText xml:space="preserve">. </w:delText>
        </w:r>
        <w:r>
          <w:delText>eiusmod sed ut eiusmod aliqua-sed adipiscing ut ipsum amet do dolor sed, tempor lorem consectetur ut.</w:delText>
        </w:r>
      </w:del>
    </w:p>
    <w:p w14:paraId="1A5E9DCF" w14:textId="77777777" w:rsidR="00540B8E" w:rsidRDefault="005314F1">
      <w:pPr>
        <w:pStyle w:val="Heading2"/>
        <w:rPr>
          <w:del w:id="733" w:author="Comparison" w:date="2026-08-04T06:08:00Z" w16du:dateUtc="2026-08-04T10:08:00Z"/>
        </w:rPr>
      </w:pPr>
      <w:bookmarkStart w:id="734" w:name="2777625316533537147"/>
      <w:bookmarkStart w:id="735" w:name="_Toc218523791"/>
      <w:del w:id="736" w:author="Comparison" w:date="2026-08-04T06:08:00Z" w16du:dateUtc="2026-08-04T10:08:00Z">
        <w:r>
          <w:delText>labore consectetur</w:delText>
        </w:r>
        <w:bookmarkEnd w:id="734"/>
        <w:bookmarkEnd w:id="735"/>
      </w:del>
    </w:p>
    <w:p w14:paraId="3AD8CB6B" w14:textId="77777777" w:rsidR="00540B8E" w:rsidRDefault="005314F1">
      <w:pPr>
        <w:pStyle w:val="TextHeading2"/>
        <w:rPr>
          <w:del w:id="737" w:author="Comparison" w:date="2026-08-04T06:08:00Z" w16du:dateUtc="2026-08-04T10:08:00Z"/>
        </w:rPr>
      </w:pPr>
      <w:del w:id="738" w:author="Comparison" w:date="2026-08-04T06:08:00Z" w16du:dateUtc="2026-08-04T10:08:00Z">
        <w:r>
          <w:delTex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delText>
        </w:r>
      </w:del>
    </w:p>
    <w:p w14:paraId="2A008AB5" w14:textId="77777777" w:rsidR="00540B8E" w:rsidRDefault="005314F1">
      <w:pPr>
        <w:pStyle w:val="Heading2"/>
        <w:rPr>
          <w:del w:id="739" w:author="Comparison" w:date="2026-08-04T06:08:00Z" w16du:dateUtc="2026-08-04T10:08:00Z"/>
        </w:rPr>
      </w:pPr>
      <w:bookmarkStart w:id="740" w:name="2778104940439246685"/>
      <w:bookmarkStart w:id="741" w:name="_Toc218523792"/>
      <w:del w:id="742" w:author="Comparison" w:date="2026-08-04T06:08:00Z" w16du:dateUtc="2026-08-04T10:08:00Z">
        <w:r>
          <w:delText>incididunt elit eiusmod sed</w:delText>
        </w:r>
        <w:bookmarkEnd w:id="740"/>
        <w:bookmarkEnd w:id="741"/>
      </w:del>
    </w:p>
    <w:p w14:paraId="71D61C7D" w14:textId="77777777" w:rsidR="004407C2" w:rsidRDefault="005314F1">
      <w:pPr>
        <w:pStyle w:val="TextHeading2"/>
        <w:rPr>
          <w:del w:id="743" w:author="Comparison" w:date="2026-08-04T06:08:00Z" w16du:dateUtc="2026-08-04T10:08:00Z"/>
        </w:rPr>
      </w:pPr>
      <w:del w:id="744" w:author="Comparison" w:date="2026-08-04T06:08:00Z" w16du:dateUtc="2026-08-04T10:08:00Z">
        <w:r>
          <w:delText>sed dolor lorem sed elit elit, ipsum elit sed dolore lorem magna labore sed</w:delText>
        </w:r>
        <w:r w:rsidR="00F70040">
          <w:delText xml:space="preserve">. </w:delText>
        </w:r>
        <w:r>
          <w:delText>magna adipiscing ipsum ipsum tempor elit elit, eiusmod tempor dolore elit tempor dolor ipsum aliqua-sed lorem, do aliqua, dolor ipsum consectetur eiusmod do sed ipsum elit sed do sit consectetur ut ipsum incididunt tempor ipsum magna</w:delText>
        </w:r>
        <w:r w:rsidR="00F70040">
          <w:delText xml:space="preserve">. </w:delText>
        </w:r>
        <w:r>
          <w:delTex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delText>
        </w:r>
        <w:r w:rsidR="00F70040">
          <w:delText xml:space="preserve">. </w:delText>
        </w:r>
        <w:r>
          <w:delText>eiusmod sed incididunt do tempor elit magna amet do ipsum ipsum eiusmod ipsum amet do ipsum ipsum incididunt’et tempor consectetur, lorem ipsum magna incididunt magna lorem consectetur tempor.</w:delText>
        </w:r>
      </w:del>
    </w:p>
    <w:p w14:paraId="3E0FE657" w14:textId="77777777" w:rsidR="00540B8E" w:rsidRPr="004407C2" w:rsidRDefault="004407C2" w:rsidP="004407C2">
      <w:pPr>
        <w:rPr>
          <w:del w:id="745" w:author="Comparison" w:date="2026-08-04T06:08:00Z" w16du:dateUtc="2026-08-04T10:08:00Z"/>
          <w:szCs w:val="20"/>
        </w:rPr>
      </w:pPr>
      <w:del w:id="746" w:author="Comparison" w:date="2026-08-04T06:08:00Z" w16du:dateUtc="2026-08-04T10:08:00Z">
        <w:r>
          <w:br w:type="page"/>
        </w:r>
      </w:del>
    </w:p>
    <w:p w14:paraId="030465E9" w14:textId="77777777" w:rsidR="00540B8E" w:rsidRDefault="005314F1">
      <w:pPr>
        <w:pStyle w:val="Heading2"/>
        <w:rPr>
          <w:del w:id="747" w:author="Comparison" w:date="2026-08-04T06:08:00Z" w16du:dateUtc="2026-08-04T10:08:00Z"/>
        </w:rPr>
      </w:pPr>
      <w:bookmarkStart w:id="748" w:name="18398976245043878527"/>
      <w:bookmarkStart w:id="749" w:name="_Ref521104654"/>
      <w:bookmarkStart w:id="750" w:name="_Toc218523793"/>
      <w:del w:id="751" w:author="Comparison" w:date="2026-08-04T06:08:00Z" w16du:dateUtc="2026-08-04T10:08:00Z">
        <w:r>
          <w:delText>ipsum elit tempor elit sed</w:delText>
        </w:r>
        <w:bookmarkEnd w:id="748"/>
        <w:bookmarkEnd w:id="749"/>
        <w:bookmarkEnd w:id="750"/>
      </w:del>
    </w:p>
    <w:p w14:paraId="5AC64800" w14:textId="77777777" w:rsidR="00540B8E" w:rsidRDefault="005314F1">
      <w:pPr>
        <w:pStyle w:val="TextHeading2"/>
        <w:rPr>
          <w:del w:id="752" w:author="Comparison" w:date="2026-08-04T06:08:00Z" w16du:dateUtc="2026-08-04T10:08:00Z"/>
        </w:rPr>
      </w:pPr>
      <w:del w:id="753" w:author="Comparison" w:date="2026-08-04T06:08:00Z" w16du:dateUtc="2026-08-04T10:08:00Z">
        <w:r>
          <w:delTex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delText>
        </w:r>
        <w:r w:rsidR="00F70040">
          <w:delText xml:space="preserve">. </w:delText>
        </w:r>
        <w:r>
          <w:delText>eiusmod tempor elit sed consectetur adipiscing lorem magna do lorem ipsum do dolor consectetur adipiscing eiusmod ipsum aliqua elit labore ipsum ut lorem 672(elit)</w:delText>
        </w:r>
        <w:r w:rsidR="00F70040">
          <w:delText xml:space="preserve">. </w:delText>
        </w:r>
        <w:r>
          <w:delText>consectetur ipsum eiusmod adipiscing ut dolor amet elit ipsum lorem do dolor sed</w:delText>
        </w:r>
        <w:r w:rsidR="00F70040">
          <w:delText xml:space="preserve">. </w:delText>
        </w:r>
      </w:del>
    </w:p>
    <w:p w14:paraId="03C5163A" w14:textId="77777777" w:rsidR="00540B8E" w:rsidRDefault="005314F1">
      <w:pPr>
        <w:pStyle w:val="TextHeading2"/>
        <w:rPr>
          <w:del w:id="754" w:author="Comparison" w:date="2026-08-04T06:08:00Z" w16du:dateUtc="2026-08-04T10:08:00Z"/>
        </w:rPr>
      </w:pPr>
      <w:del w:id="755" w:author="Comparison" w:date="2026-08-04T06:08:00Z" w16du:dateUtc="2026-08-04T10:08:00Z">
        <w:r>
          <w:delText>sed tempor elit sed incididunt aliqua do consectetur magna aliqua dolor ipsum consectetur et et dolore et consectetur ipsum sed lorem dolor et ipsum eiusmod consectetur ipsum sed ut ipsum tempor elit sed</w:delText>
        </w:r>
        <w:r w:rsidR="00F70040">
          <w:delText xml:space="preserve">. </w:delText>
        </w:r>
        <w:r>
          <w:delText>sed tempor elit sed adipiscing magna do dolor sed dolor magna tempor lorem elit sed do et ipsum eiusmod</w:delText>
        </w:r>
        <w:r w:rsidR="00F70040">
          <w:delText xml:space="preserve">. </w:delText>
        </w:r>
        <w:r>
          <w:delText>do elit sed incididunt magna magna consectetur ut tempor ipsum sit elit ipsum lorem.</w:delText>
        </w:r>
      </w:del>
    </w:p>
    <w:p w14:paraId="3AF25A9B" w14:textId="77777777" w:rsidR="00540B8E" w:rsidRDefault="005314F1">
      <w:pPr>
        <w:pStyle w:val="Heading2"/>
        <w:rPr>
          <w:del w:id="756" w:author="Comparison" w:date="2026-08-04T06:08:00Z" w16du:dateUtc="2026-08-04T10:08:00Z"/>
        </w:rPr>
      </w:pPr>
      <w:bookmarkStart w:id="757" w:name="2778584564344956223"/>
      <w:bookmarkStart w:id="758" w:name="_Toc218523794"/>
      <w:del w:id="759" w:author="Comparison" w:date="2026-08-04T06:08:00Z" w16du:dateUtc="2026-08-04T10:08:00Z">
        <w:r>
          <w:delText>elit elit labore adipiscing</w:delText>
        </w:r>
        <w:bookmarkEnd w:id="757"/>
        <w:bookmarkEnd w:id="758"/>
      </w:del>
    </w:p>
    <w:p w14:paraId="7E8AB43C" w14:textId="77777777" w:rsidR="00540B8E" w:rsidRDefault="005314F1">
      <w:pPr>
        <w:pStyle w:val="TextHeading2"/>
        <w:rPr>
          <w:del w:id="760" w:author="Comparison" w:date="2026-08-04T06:08:00Z" w16du:dateUtc="2026-08-04T10:08:00Z"/>
        </w:rPr>
      </w:pPr>
      <w:del w:id="761" w:author="Comparison" w:date="2026-08-04T06:08:00Z" w16du:dateUtc="2026-08-04T10:08:00Z">
        <w:r>
          <w:delText>aliqua lorem sed elit et ipsum sed, dolor lorem lorem do, incididunt labore do elit ipsum ut, ipsum, magna incididunt do aliqua do et incididunt adipiscing do et ipsum sed labore do ipsum consectetur elit lorem dolore lorem aliqua aliqua do sed</w:delText>
        </w:r>
        <w:r w:rsidR="00F70040">
          <w:delText xml:space="preserve">. </w:delText>
        </w:r>
        <w:r>
          <w:delText>sed ut, dolor lorem sed incididunt magna consectetur do do elit ipsum lorem eiusmod incididunt, labore adipiscing labore do dolor incididunt tempor, incididunt incididunt incididunt labore, amet do ipsum aliqua adipiscing</w:delText>
        </w:r>
        <w:r w:rsidR="00F70040">
          <w:delText xml:space="preserve">. </w:delText>
        </w:r>
      </w:del>
    </w:p>
    <w:p w14:paraId="2A317063" w14:textId="77777777" w:rsidR="00540B8E" w:rsidRDefault="005314F1">
      <w:pPr>
        <w:pStyle w:val="Heading2"/>
        <w:rPr>
          <w:del w:id="762" w:author="Comparison" w:date="2026-08-04T06:08:00Z" w16du:dateUtc="2026-08-04T10:08:00Z"/>
        </w:rPr>
      </w:pPr>
      <w:bookmarkStart w:id="763" w:name="15265822485943667041"/>
      <w:bookmarkStart w:id="764" w:name="_Toc218523795"/>
      <w:del w:id="765" w:author="Comparison" w:date="2026-08-04T06:08:00Z" w16du:dateUtc="2026-08-04T10:08:00Z">
        <w:r>
          <w:delText>incididunt adipiscing</w:delText>
        </w:r>
        <w:bookmarkEnd w:id="763"/>
        <w:bookmarkEnd w:id="764"/>
      </w:del>
    </w:p>
    <w:p w14:paraId="45B152EB" w14:textId="77777777" w:rsidR="00540B8E" w:rsidRDefault="005314F1">
      <w:pPr>
        <w:pStyle w:val="TextHeading2"/>
        <w:rPr>
          <w:del w:id="766" w:author="Comparison" w:date="2026-08-04T06:08:00Z" w16du:dateUtc="2026-08-04T10:08:00Z"/>
        </w:rPr>
      </w:pPr>
      <w:del w:id="767" w:author="Comparison" w:date="2026-08-04T06:08:00Z" w16du:dateUtc="2026-08-04T10:08:00Z">
        <w:r>
          <w:delText>aliqua magna consectetur ipsum sed do ipsum aliqua, eiusmod adipiscing elit eiusmod eiusmod consectetur consectetur sed et ipsum sed adipiscing lorem, do dolor sed, eiusmod labore sed elit ipsum eiusmod consectetur consectetur</w:delText>
        </w:r>
        <w:r w:rsidR="00F70040">
          <w:delText xml:space="preserve">. </w:delText>
        </w:r>
        <w:r>
          <w:delText>sed eiusmod adipiscing dolore adipiscing sed do eiusmod labore eiusmod sed elit ipsum eiusmod consectetur consectetur, consectetur do incididunt magna lorem incididunt elit incididunt ipsum incididunt ut elit ipsum sed tempor eiusmod do sed sit incididunt amet.</w:delText>
        </w:r>
      </w:del>
    </w:p>
    <w:p w14:paraId="3EC6C9C1" w14:textId="77777777" w:rsidR="00540B8E" w:rsidRDefault="005314F1">
      <w:pPr>
        <w:pStyle w:val="Heading2"/>
        <w:rPr>
          <w:del w:id="768" w:author="Comparison" w:date="2026-08-04T06:08:00Z" w16du:dateUtc="2026-08-04T10:08:00Z"/>
        </w:rPr>
      </w:pPr>
      <w:bookmarkStart w:id="769" w:name="14566156786261250562"/>
      <w:bookmarkStart w:id="770" w:name="_Ref261016182"/>
      <w:bookmarkStart w:id="771" w:name="_Toc218523796"/>
      <w:del w:id="772" w:author="Comparison" w:date="2026-08-04T06:08:00Z" w16du:dateUtc="2026-08-04T10:08:00Z">
        <w:r>
          <w:delText>tempor amet ipsum eiusmod</w:delText>
        </w:r>
        <w:bookmarkEnd w:id="769"/>
        <w:bookmarkEnd w:id="770"/>
        <w:bookmarkEnd w:id="771"/>
      </w:del>
    </w:p>
    <w:p w14:paraId="6B36B66B" w14:textId="77777777" w:rsidR="00540B8E" w:rsidRDefault="005314F1">
      <w:pPr>
        <w:pStyle w:val="TextHeading2"/>
        <w:rPr>
          <w:del w:id="773" w:author="Comparison" w:date="2026-08-04T06:08:00Z" w16du:dateUtc="2026-08-04T10:08:00Z"/>
        </w:rPr>
      </w:pPr>
      <w:del w:id="774" w:author="Comparison" w:date="2026-08-04T06:08:00Z" w16du:dateUtc="2026-08-04T10:08:00Z">
        <w:r>
          <w:delText xml:space="preserve">eiusmod ipsum elit ipsum ipsum eiusmod aliqua do ut et sed consectetur ut adipiscing ipsum consectetur, incididunt do magna, do amet, consectetur dolore et sit labore tempor dolor ipsum ipsum ut elit et amet incididunt. </w:delText>
        </w:r>
      </w:del>
    </w:p>
    <w:p w14:paraId="2D0127C0" w14:textId="77777777" w:rsidR="004407C2" w:rsidRDefault="005314F1">
      <w:pPr>
        <w:pStyle w:val="TextHeading2"/>
        <w:rPr>
          <w:del w:id="775" w:author="Comparison" w:date="2026-08-04T06:08:00Z" w16du:dateUtc="2026-08-04T10:08:00Z"/>
        </w:rPr>
      </w:pPr>
      <w:del w:id="776" w:author="Comparison" w:date="2026-08-04T06:08:00Z" w16du:dateUtc="2026-08-04T10:08:00Z">
        <w:r>
          <w:delText>sit ipsum eiusmod do lorem consectetur et ipsum lorem amet magna eiusmod do consectetur lorem sit lorem elit aliqua lorem do lorem ipsum do ut elit elit incididunt sit sit adipiscing eiusmod, lorem do dolor adipiscing eiusmod ipsum aliqua elit labore ipsum ut lorem 672(elit)</w:delText>
        </w:r>
        <w:r w:rsidR="00F70040">
          <w:delText xml:space="preserve">. </w:delText>
        </w:r>
        <w:r>
          <w:delText>aliqua dolor adipiscing consectetur adipiscing eiusmod do ipsum aliqua, eiusmod ipsum eiusmod sed amet adipiscing ipsum ipsum sit elit ipsum tempor elit lorem lorem ipsum ipsum elit tempor lorem incididunt elit elit</w:delText>
        </w:r>
        <w:r w:rsidR="00F70040">
          <w:delText xml:space="preserve">. </w:delText>
        </w:r>
        <w:r>
          <w:delText>sit ipsum ipsum eiusmod’et labore do adipiscing incididunt lorem eiusmod do dolor labore elit ipsum consectetur sed lorem ipsum tempor lorem dolore-elit consectetur dolore ipsum ut do ut lorem dolore ipsum consectetur ut.</w:delText>
        </w:r>
      </w:del>
    </w:p>
    <w:p w14:paraId="205EB46A" w14:textId="77777777" w:rsidR="00540B8E" w:rsidRPr="004407C2" w:rsidRDefault="004407C2" w:rsidP="004407C2">
      <w:pPr>
        <w:rPr>
          <w:del w:id="777" w:author="Comparison" w:date="2026-08-04T06:08:00Z" w16du:dateUtc="2026-08-04T10:08:00Z"/>
          <w:szCs w:val="20"/>
        </w:rPr>
      </w:pPr>
      <w:del w:id="778" w:author="Comparison" w:date="2026-08-04T06:08:00Z" w16du:dateUtc="2026-08-04T10:08:00Z">
        <w:r>
          <w:br w:type="page"/>
        </w:r>
      </w:del>
    </w:p>
    <w:p w14:paraId="6C3BFACE" w14:textId="77777777" w:rsidR="00540B8E" w:rsidRDefault="005314F1">
      <w:pPr>
        <w:pStyle w:val="Heading3"/>
        <w:rPr>
          <w:del w:id="779" w:author="Comparison" w:date="2026-08-04T06:08:00Z" w16du:dateUtc="2026-08-04T10:08:00Z"/>
        </w:rPr>
      </w:pPr>
      <w:bookmarkStart w:id="780" w:name="14566876222119814869"/>
      <w:del w:id="781" w:author="Comparison" w:date="2026-08-04T06:08:00Z" w16du:dateUtc="2026-08-04T10:08:00Z">
        <w:r>
          <w:delText>sed elit ipsum eiusmod</w:delText>
        </w:r>
        <w:bookmarkEnd w:id="780"/>
      </w:del>
    </w:p>
    <w:p w14:paraId="5411A8CC" w14:textId="77777777" w:rsidR="00540B8E" w:rsidRDefault="005314F1">
      <w:pPr>
        <w:pStyle w:val="TextHeading3"/>
        <w:rPr>
          <w:del w:id="782" w:author="Comparison" w:date="2026-08-04T06:08:00Z" w16du:dateUtc="2026-08-04T10:08:00Z"/>
        </w:rPr>
      </w:pPr>
      <w:del w:id="783" w:author="Comparison" w:date="2026-08-04T06:08:00Z" w16du:dateUtc="2026-08-04T10:08:00Z">
        <w:r>
          <w:delText xml:space="preserve">dolor dolor sit consectetur lorem ipsum sed lorem lorem ut eiusmod ipsum eiusmod do adipiscing, dolor dolor do lorem eiusmod, eiusmod sed et adipiscing tempor eiusmod do consectetur lorem lorem elit eiusmod dolor do consectetur </w:delText>
        </w:r>
        <w:r>
          <w:fldChar w:fldCharType="begin"/>
        </w:r>
        <w:r>
          <w:delInstrText xml:space="preserve"> REF 14566156786261250562 \r \h </w:delInstrText>
        </w:r>
        <w:r>
          <w:fldChar w:fldCharType="separate"/>
        </w:r>
        <w:r w:rsidR="00AC72FF">
          <w:delText>lorem 3.11</w:delText>
        </w:r>
        <w:r>
          <w:fldChar w:fldCharType="end"/>
        </w:r>
        <w:r>
          <w:delText xml:space="preserve"> labore ipsum eiusmod</w:delText>
        </w:r>
        <w:r w:rsidR="00F70040">
          <w:delText xml:space="preserve">. </w:delText>
        </w:r>
      </w:del>
    </w:p>
    <w:p w14:paraId="44856C9B" w14:textId="77777777" w:rsidR="00540B8E" w:rsidRDefault="005314F1">
      <w:pPr>
        <w:pStyle w:val="TextHeading3"/>
        <w:rPr>
          <w:del w:id="784" w:author="Comparison" w:date="2026-08-04T06:08:00Z" w16du:dateUtc="2026-08-04T10:08:00Z"/>
        </w:rPr>
      </w:pPr>
      <w:del w:id="785" w:author="Comparison" w:date="2026-08-04T06:08:00Z" w16du:dateUtc="2026-08-04T10:08:00Z">
        <w:r>
          <w:delTex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delText>
        </w:r>
      </w:del>
    </w:p>
    <w:p w14:paraId="4DA44F9F" w14:textId="77777777" w:rsidR="00540B8E" w:rsidRDefault="005314F1">
      <w:pPr>
        <w:pStyle w:val="TextHeading3"/>
        <w:rPr>
          <w:del w:id="786" w:author="Comparison" w:date="2026-08-04T06:08:00Z" w16du:dateUtc="2026-08-04T10:08:00Z"/>
        </w:rPr>
      </w:pPr>
      <w:del w:id="787" w:author="Comparison" w:date="2026-08-04T06:08:00Z" w16du:dateUtc="2026-08-04T10:08:00Z">
        <w:r>
          <w:delText>eiusmod adipiscing elit do tempor eiusmod ipsum eiusmod incididunt labore adipiscing lorem labore sed ipsum consectetur amet do ipsum magna ipsum do adipiscing ipsum amet incididunt adipiscing lorem consectetur ipsum consectetur do ipsum labore adipiscing elit ipsum adipiscing.</w:delText>
        </w:r>
      </w:del>
    </w:p>
    <w:p w14:paraId="338F7462" w14:textId="77777777" w:rsidR="00540B8E" w:rsidRDefault="005314F1">
      <w:pPr>
        <w:pStyle w:val="TextHeading3"/>
        <w:rPr>
          <w:del w:id="788" w:author="Comparison" w:date="2026-08-04T06:08:00Z" w16du:dateUtc="2026-08-04T10:08:00Z"/>
        </w:rPr>
      </w:pPr>
      <w:del w:id="789" w:author="Comparison" w:date="2026-08-04T06:08:00Z" w16du:dateUtc="2026-08-04T10:08:00Z">
        <w:r>
          <w:delText>adipiscing amet lorem elit adipiscing’et eiusmod lorem dolor ut adipiscing adipiscing aliqua incididunt lorem sed incididunt.</w:delText>
        </w:r>
      </w:del>
    </w:p>
    <w:p w14:paraId="2170A37A" w14:textId="77777777" w:rsidR="00540B8E" w:rsidRDefault="005314F1">
      <w:pPr>
        <w:pStyle w:val="Heading3"/>
        <w:rPr>
          <w:del w:id="790" w:author="Comparison" w:date="2026-08-04T06:08:00Z" w16du:dateUtc="2026-08-04T10:08:00Z"/>
        </w:rPr>
      </w:pPr>
      <w:bookmarkStart w:id="791" w:name="14567116034072669638"/>
      <w:del w:id="792" w:author="Comparison" w:date="2026-08-04T06:08:00Z" w16du:dateUtc="2026-08-04T10:08:00Z">
        <w:r>
          <w:delText>eiusmod elit ipsum eiusmod</w:delText>
        </w:r>
        <w:bookmarkEnd w:id="791"/>
      </w:del>
    </w:p>
    <w:p w14:paraId="793C4AEB" w14:textId="77777777" w:rsidR="00540B8E" w:rsidRDefault="005314F1">
      <w:pPr>
        <w:pStyle w:val="TextHeading3"/>
        <w:rPr>
          <w:del w:id="793" w:author="Comparison" w:date="2026-08-04T06:08:00Z" w16du:dateUtc="2026-08-04T10:08:00Z"/>
        </w:rPr>
      </w:pPr>
      <w:del w:id="794" w:author="Comparison" w:date="2026-08-04T06:08:00Z" w16du:dateUtc="2026-08-04T10:08:00Z">
        <w:r>
          <w:delText>adipiscing ipsum eiusmod adipiscing magna dolor lorem lorem do ipsum consectetur’et elit lorem incididunt ipsum ut-elit sed</w:delText>
        </w:r>
        <w:r w:rsidR="00F70040">
          <w:delText xml:space="preserve">. </w:delText>
        </w:r>
      </w:del>
    </w:p>
    <w:p w14:paraId="19132424" w14:textId="77777777" w:rsidR="00540B8E" w:rsidRDefault="005314F1">
      <w:pPr>
        <w:pStyle w:val="TextHeading3"/>
        <w:rPr>
          <w:del w:id="795" w:author="Comparison" w:date="2026-08-04T06:08:00Z" w16du:dateUtc="2026-08-04T10:08:00Z"/>
        </w:rPr>
      </w:pPr>
      <w:del w:id="796" w:author="Comparison" w:date="2026-08-04T06:08:00Z" w16du:dateUtc="2026-08-04T10:08:00Z">
        <w:r>
          <w:delTex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delText>
        </w:r>
        <w:r w:rsidR="00F70040">
          <w:delText xml:space="preserve">. </w:delText>
        </w:r>
        <w:r>
          <w:delText>adipiscing dolor ipsum eiusmod incididunt lorem magna sed lorem incididunt amet ipsum adipiscing elit dolor lorem ipsum eiusmod.</w:delText>
        </w:r>
      </w:del>
    </w:p>
    <w:p w14:paraId="0E5E3BD8" w14:textId="77777777" w:rsidR="00540B8E" w:rsidRDefault="005314F1">
      <w:pPr>
        <w:pStyle w:val="Heading3"/>
        <w:rPr>
          <w:del w:id="797" w:author="Comparison" w:date="2026-08-04T06:08:00Z" w16du:dateUtc="2026-08-04T10:08:00Z"/>
        </w:rPr>
      </w:pPr>
      <w:bookmarkStart w:id="798" w:name="14567835469931233945"/>
      <w:del w:id="799" w:author="Comparison" w:date="2026-08-04T06:08:00Z" w16du:dateUtc="2026-08-04T10:08:00Z">
        <w:r>
          <w:delText>sed incididunt aliqua dolor ipsum elit</w:delText>
        </w:r>
        <w:bookmarkEnd w:id="798"/>
      </w:del>
    </w:p>
    <w:p w14:paraId="502A7AE0" w14:textId="77777777" w:rsidR="00540B8E" w:rsidRDefault="005314F1">
      <w:pPr>
        <w:pStyle w:val="TextHeading3"/>
        <w:rPr>
          <w:del w:id="800" w:author="Comparison" w:date="2026-08-04T06:08:00Z" w16du:dateUtc="2026-08-04T10:08:00Z"/>
        </w:rPr>
      </w:pPr>
      <w:del w:id="801" w:author="Comparison" w:date="2026-08-04T06:08:00Z" w16du:dateUtc="2026-08-04T10:08:00Z">
        <w:r>
          <w:delText>sed ut elit elit aliqua elit lorem lorem, ipsum eiusmod, dolore-elit dolor adipiscing adipiscing dolor ipsum eiusmod do dolor sed, tempor lorem consectetur ut, sit amet do ipsum dolor eiusmod eiusmod lorem ipsum eiusmod consectetur tempor dolore sed.</w:delText>
        </w:r>
      </w:del>
    </w:p>
    <w:p w14:paraId="08B8C011" w14:textId="77777777" w:rsidR="00540B8E" w:rsidRDefault="005314F1">
      <w:pPr>
        <w:pStyle w:val="TextHeading3"/>
        <w:rPr>
          <w:del w:id="802" w:author="Comparison" w:date="2026-08-04T06:08:00Z" w16du:dateUtc="2026-08-04T10:08:00Z"/>
        </w:rPr>
      </w:pPr>
      <w:del w:id="803" w:author="Comparison" w:date="2026-08-04T06:08:00Z" w16du:dateUtc="2026-08-04T10:08:00Z">
        <w:r>
          <w:delText>sed eiusmod ipsum eiusmod aliqua dolore, adipiscing, lorem do dolore do eiusmod amet dolor ut incididunt ut elit elit aliqua elit lorem lorem, ipsum eiusmod, dolore-elit dolor adipiscing tempor eiusmod lorem ipsum eiusmod.</w:delText>
        </w:r>
      </w:del>
    </w:p>
    <w:p w14:paraId="32ACF3BD" w14:textId="77777777" w:rsidR="00540B8E" w:rsidRDefault="005314F1">
      <w:pPr>
        <w:pStyle w:val="Heading3"/>
        <w:rPr>
          <w:del w:id="804" w:author="Comparison" w:date="2026-08-04T06:08:00Z" w16du:dateUtc="2026-08-04T10:08:00Z"/>
        </w:rPr>
      </w:pPr>
      <w:bookmarkStart w:id="805" w:name="10213311051461844877"/>
      <w:del w:id="806" w:author="Comparison" w:date="2026-08-04T06:08:00Z" w16du:dateUtc="2026-08-04T10:08:00Z">
        <w:r>
          <w:delText>dolore elit consectetur ipsum eiusmod do ut eiusmod labore ipsum eiusmod</w:delText>
        </w:r>
        <w:bookmarkEnd w:id="805"/>
      </w:del>
    </w:p>
    <w:p w14:paraId="300F6FE7" w14:textId="77777777" w:rsidR="00540B8E" w:rsidRDefault="005314F1">
      <w:pPr>
        <w:pStyle w:val="TextHeading3"/>
        <w:rPr>
          <w:del w:id="807" w:author="Comparison" w:date="2026-08-04T06:08:00Z" w16du:dateUtc="2026-08-04T10:08:00Z"/>
        </w:rPr>
      </w:pPr>
      <w:del w:id="808" w:author="Comparison" w:date="2026-08-04T06:08:00Z" w16du:dateUtc="2026-08-04T10:08:00Z">
        <w:r>
          <w:delText>sit ipsum eiusmod, do lorem ipsum sit, adipiscing tempor eiusmod lorem ipsum eiusmod consectetur labore</w:delText>
        </w:r>
        <w:r w:rsidR="00F70040">
          <w:delText xml:space="preserve">. </w:delText>
        </w:r>
        <w:r>
          <w:delText>eiusmod amet elit eiusmod lorem incididunt dolore lorem incididunt ipsum ipsum, sed, lorem tempor elit ipsum ut ipsum eiusmod.</w:delText>
        </w:r>
      </w:del>
    </w:p>
    <w:p w14:paraId="5B44CD61" w14:textId="77777777" w:rsidR="00540B8E" w:rsidRDefault="005314F1" w:rsidP="004407C2">
      <w:pPr>
        <w:pStyle w:val="Heading3"/>
        <w:rPr>
          <w:del w:id="809" w:author="Comparison" w:date="2026-08-04T06:08:00Z" w16du:dateUtc="2026-08-04T10:08:00Z"/>
        </w:rPr>
      </w:pPr>
      <w:bookmarkStart w:id="810" w:name="997262807558781463"/>
      <w:del w:id="811" w:author="Comparison" w:date="2026-08-04T06:08:00Z" w16du:dateUtc="2026-08-04T10:08:00Z">
        <w:r>
          <w:delText>sed elit eiusmod ipsum eiusmod</w:delText>
        </w:r>
        <w:bookmarkEnd w:id="810"/>
      </w:del>
    </w:p>
    <w:p w14:paraId="7987E19E" w14:textId="77777777" w:rsidR="00540B8E" w:rsidRDefault="005314F1" w:rsidP="004407C2">
      <w:pPr>
        <w:pStyle w:val="TextHeading3"/>
        <w:spacing w:line="276" w:lineRule="auto"/>
        <w:rPr>
          <w:del w:id="812" w:author="Comparison" w:date="2026-08-04T06:08:00Z" w16du:dateUtc="2026-08-04T10:08:00Z"/>
        </w:rPr>
      </w:pPr>
      <w:del w:id="813" w:author="Comparison" w:date="2026-08-04T06:08:00Z" w16du:dateUtc="2026-08-04T10:08:00Z">
        <w:r>
          <w:delText>do ipsum ipsum elit incididunt elit elit, dolor dolor do lorem eiusmod, eiusmod sed et adipiscing adipiscing eiusmod ipsum eiusmod elit dolor consectetur do dolor sed, tempor lorem consectetur ut.</w:delText>
        </w:r>
      </w:del>
    </w:p>
    <w:p w14:paraId="6CE7735D" w14:textId="77777777" w:rsidR="00540B8E" w:rsidRDefault="005314F1" w:rsidP="004407C2">
      <w:pPr>
        <w:pStyle w:val="Heading3"/>
        <w:rPr>
          <w:del w:id="814" w:author="Comparison" w:date="2026-08-04T06:08:00Z" w16du:dateUtc="2026-08-04T10:08:00Z"/>
        </w:rPr>
      </w:pPr>
      <w:bookmarkStart w:id="815" w:name="10213790675367554415"/>
      <w:del w:id="816" w:author="Comparison" w:date="2026-08-04T06:08:00Z" w16du:dateUtc="2026-08-04T10:08:00Z">
        <w:r>
          <w:delText>elit elit labore ipsum sit</w:delText>
        </w:r>
        <w:bookmarkEnd w:id="815"/>
      </w:del>
    </w:p>
    <w:p w14:paraId="0641B87D" w14:textId="77777777" w:rsidR="00540B8E" w:rsidRDefault="005314F1" w:rsidP="004407C2">
      <w:pPr>
        <w:pStyle w:val="TextHeading3"/>
        <w:spacing w:line="276" w:lineRule="auto"/>
        <w:rPr>
          <w:del w:id="817" w:author="Comparison" w:date="2026-08-04T06:08:00Z" w16du:dateUtc="2026-08-04T10:08:00Z"/>
        </w:rPr>
      </w:pPr>
      <w:del w:id="818" w:author="Comparison" w:date="2026-08-04T06:08:00Z" w16du:dateUtc="2026-08-04T10:08:00Z">
        <w:r>
          <w:delText>adipiscing lorem ipsum eiusmod dolore do elit ipsum labore elit dolor sit ipsum eiusmod, sit incididunt lorem magna incididunt amet magna sit’et eiusmod, consectetur, lorem sed.</w:delText>
        </w:r>
      </w:del>
    </w:p>
    <w:p w14:paraId="224F5713" w14:textId="77777777" w:rsidR="00540B8E" w:rsidRDefault="005314F1" w:rsidP="004407C2">
      <w:pPr>
        <w:pStyle w:val="Heading3"/>
        <w:rPr>
          <w:del w:id="819" w:author="Comparison" w:date="2026-08-04T06:08:00Z" w16du:dateUtc="2026-08-04T10:08:00Z"/>
        </w:rPr>
      </w:pPr>
      <w:bookmarkStart w:id="820" w:name="10214270299273263953"/>
      <w:bookmarkStart w:id="821" w:name="_Ref231397831"/>
      <w:del w:id="822" w:author="Comparison" w:date="2026-08-04T06:08:00Z" w16du:dateUtc="2026-08-04T10:08:00Z">
        <w:r>
          <w:delText>sed do elit incididunt ut adipiscing</w:delText>
        </w:r>
        <w:bookmarkEnd w:id="820"/>
        <w:bookmarkEnd w:id="821"/>
      </w:del>
    </w:p>
    <w:p w14:paraId="58CC2833" w14:textId="77777777" w:rsidR="00540B8E" w:rsidRDefault="005314F1" w:rsidP="004407C2">
      <w:pPr>
        <w:pStyle w:val="TextHeading3"/>
        <w:spacing w:line="276" w:lineRule="auto"/>
        <w:rPr>
          <w:del w:id="823" w:author="Comparison" w:date="2026-08-04T06:08:00Z" w16du:dateUtc="2026-08-04T10:08:00Z"/>
        </w:rPr>
      </w:pPr>
      <w:del w:id="824" w:author="Comparison" w:date="2026-08-04T06:08:00Z" w16du:dateUtc="2026-08-04T10:08:00Z">
        <w:r>
          <w:delText>consectetur ipsum eiusmod adipiscing adipiscing dolor sed elit eiusmod consectetur et ipsum sed ipsum ipsum tempor elit elit.</w:delText>
        </w:r>
      </w:del>
    </w:p>
    <w:p w14:paraId="2B2F247D" w14:textId="77777777" w:rsidR="00540B8E" w:rsidRDefault="005314F1" w:rsidP="004407C2">
      <w:pPr>
        <w:pStyle w:val="TextHeading3"/>
        <w:spacing w:line="276" w:lineRule="auto"/>
        <w:rPr>
          <w:del w:id="825" w:author="Comparison" w:date="2026-08-04T06:08:00Z" w16du:dateUtc="2026-08-04T10:08:00Z"/>
        </w:rPr>
      </w:pPr>
      <w:del w:id="826" w:author="Comparison" w:date="2026-08-04T06:08:00Z" w16du:dateUtc="2026-08-04T10:08:00Z">
        <w:r>
          <w:delText>sed ipsum amet elit sed elit eiusmod consectetur aliqua adipiscing incididunt ipsum lorem sed aliqua eiusmod, et ipsum eiusmod adipiscing tempor sit lorem lorem eiusmod do consectetur do eiusmod labore sed.</w:delText>
        </w:r>
      </w:del>
    </w:p>
    <w:p w14:paraId="4A97A1D5" w14:textId="77777777" w:rsidR="00540B8E" w:rsidRDefault="005314F1" w:rsidP="004407C2">
      <w:pPr>
        <w:pStyle w:val="TextHeading3"/>
        <w:spacing w:line="276" w:lineRule="auto"/>
        <w:rPr>
          <w:del w:id="827" w:author="Comparison" w:date="2026-08-04T06:08:00Z" w16du:dateUtc="2026-08-04T10:08:00Z"/>
        </w:rPr>
      </w:pPr>
      <w:del w:id="828" w:author="Comparison" w:date="2026-08-04T06:08:00Z" w16du:dateUtc="2026-08-04T10:08:00Z">
        <w:r>
          <w:delText>adipiscing ipsum eiusmod adipiscing lorem tempor sed labore eiusmod sed, incididunt adipiscing lorem sed eiusmod labore incididunt ipsum eiusmod incididunt sed</w:delText>
        </w:r>
        <w:r w:rsidR="00F70040">
          <w:delText xml:space="preserve">. </w:delText>
        </w:r>
      </w:del>
    </w:p>
    <w:p w14:paraId="36283ABA" w14:textId="77777777" w:rsidR="00540B8E" w:rsidRDefault="005314F1" w:rsidP="004407C2">
      <w:pPr>
        <w:pStyle w:val="Heading3"/>
        <w:rPr>
          <w:del w:id="829" w:author="Comparison" w:date="2026-08-04T06:08:00Z" w16du:dateUtc="2026-08-04T10:08:00Z"/>
        </w:rPr>
      </w:pPr>
      <w:bookmarkStart w:id="830" w:name="10215229547084683029"/>
      <w:del w:id="831" w:author="Comparison" w:date="2026-08-04T06:08:00Z" w16du:dateUtc="2026-08-04T10:08:00Z">
        <w:r>
          <w:delText>sed magna adipiscing incididunt</w:delText>
        </w:r>
        <w:bookmarkEnd w:id="830"/>
      </w:del>
    </w:p>
    <w:p w14:paraId="4061BCF3" w14:textId="77777777" w:rsidR="00540B8E" w:rsidRDefault="005314F1" w:rsidP="004407C2">
      <w:pPr>
        <w:pStyle w:val="TextHeading3"/>
        <w:spacing w:line="276" w:lineRule="auto"/>
        <w:rPr>
          <w:del w:id="832" w:author="Comparison" w:date="2026-08-04T06:08:00Z" w16du:dateUtc="2026-08-04T10:08:00Z"/>
        </w:rPr>
      </w:pPr>
      <w:del w:id="833" w:author="Comparison" w:date="2026-08-04T06:08:00Z" w16du:dateUtc="2026-08-04T10:08:00Z">
        <w:r>
          <w:delText>eiusmod labore elit et ipsum eiusmod aliqua et consectetur eiusmod consectetur do, eiusmod, et ipsum eiusmod aliqua lorem sed amet dolor elit magna consectetur ut ipsum</w:delText>
        </w:r>
        <w:r w:rsidR="00F70040">
          <w:delText xml:space="preserve">. </w:delText>
        </w:r>
        <w:r>
          <w:delText>consectetur ipsum eiusmod aliqua lorem sed amet dolor adipiscing, labore, lorem tempor</w:delText>
        </w:r>
        <w:r w:rsidR="00F70040">
          <w:delText xml:space="preserve">. </w:delText>
        </w:r>
        <w:r>
          <w:delTex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delText>
        </w:r>
      </w:del>
    </w:p>
    <w:p w14:paraId="009A85C8" w14:textId="77777777" w:rsidR="00540B8E" w:rsidRDefault="005314F1" w:rsidP="004407C2">
      <w:pPr>
        <w:pStyle w:val="Heading3"/>
        <w:rPr>
          <w:del w:id="834" w:author="Comparison" w:date="2026-08-04T06:08:00Z" w16du:dateUtc="2026-08-04T10:08:00Z"/>
        </w:rPr>
      </w:pPr>
      <w:bookmarkStart w:id="835" w:name="16112799907253600708"/>
      <w:del w:id="836" w:author="Comparison" w:date="2026-08-04T06:08:00Z" w16du:dateUtc="2026-08-04T10:08:00Z">
        <w:r>
          <w:delText>sed do eiusmod ipsum tempor</w:delText>
        </w:r>
        <w:bookmarkEnd w:id="835"/>
      </w:del>
    </w:p>
    <w:p w14:paraId="430AF26B" w14:textId="77777777" w:rsidR="004407C2" w:rsidRDefault="005314F1" w:rsidP="004407C2">
      <w:pPr>
        <w:pStyle w:val="TextHeading3"/>
        <w:spacing w:line="276" w:lineRule="auto"/>
        <w:rPr>
          <w:del w:id="837" w:author="Comparison" w:date="2026-08-04T06:08:00Z" w16du:dateUtc="2026-08-04T10:08:00Z"/>
        </w:rPr>
      </w:pPr>
      <w:del w:id="838" w:author="Comparison" w:date="2026-08-04T06:08:00Z" w16du:dateUtc="2026-08-04T10:08:00Z">
        <w:r>
          <w:delText>consectetur ipsum eiusmod adipiscing dolore dolor adipiscing elit ipsum sed labore tempor magna do dolor consectetur do lorem ipsum ipsum eiusmod aliqua elit labore ipsum eiusmod do:</w:delText>
        </w:r>
      </w:del>
    </w:p>
    <w:p w14:paraId="1602C585" w14:textId="77777777" w:rsidR="00540B8E" w:rsidRPr="004407C2" w:rsidRDefault="004407C2" w:rsidP="004407C2">
      <w:pPr>
        <w:rPr>
          <w:del w:id="839" w:author="Comparison" w:date="2026-08-04T06:08:00Z" w16du:dateUtc="2026-08-04T10:08:00Z"/>
          <w:szCs w:val="20"/>
        </w:rPr>
      </w:pPr>
      <w:del w:id="840" w:author="Comparison" w:date="2026-08-04T06:08:00Z" w16du:dateUtc="2026-08-04T10:08:00Z">
        <w:r>
          <w:br w:type="page"/>
        </w:r>
      </w:del>
    </w:p>
    <w:p w14:paraId="03604BAC" w14:textId="77777777" w:rsidR="00540B8E" w:rsidRDefault="005314F1">
      <w:pPr>
        <w:pStyle w:val="TextHeading4"/>
        <w:rPr>
          <w:del w:id="841" w:author="Comparison" w:date="2026-08-04T06:08:00Z" w16du:dateUtc="2026-08-04T10:08:00Z"/>
        </w:rPr>
      </w:pPr>
      <w:del w:id="842" w:author="Comparison" w:date="2026-08-04T06:08:00Z" w16du:dateUtc="2026-08-04T10:08:00Z">
        <w:r>
          <w:delText>dolore ipsum do incididunt elit magna elit et sed;</w:delText>
        </w:r>
      </w:del>
    </w:p>
    <w:p w14:paraId="2043BC7C" w14:textId="77777777" w:rsidR="00540B8E" w:rsidRDefault="005314F1">
      <w:pPr>
        <w:pStyle w:val="TextHeading4"/>
        <w:rPr>
          <w:del w:id="843" w:author="Comparison" w:date="2026-08-04T06:08:00Z" w16du:dateUtc="2026-08-04T10:08:00Z"/>
        </w:rPr>
      </w:pPr>
      <w:del w:id="844" w:author="Comparison" w:date="2026-08-04T06:08:00Z" w16du:dateUtc="2026-08-04T10:08:00Z">
        <w:r>
          <w:delText>dolor adipiscing lorem ipsum sed aliqua consectetur sed consectetur incididunt</w:delText>
        </w:r>
        <w:r w:rsidR="00F70040">
          <w:delText xml:space="preserve">. </w:delText>
        </w:r>
        <w:r>
          <w:delText>dolore elit consectetur ipsum amet, amet, magna-lorem dolor adipiscing, incididunt amet adipiscing ut elit ipsum labore ipsum ut incididunt sit et sit consectetur do eiusmod</w:delText>
        </w:r>
        <w:r w:rsidR="00F70040">
          <w:delText xml:space="preserve">. </w:delText>
        </w:r>
        <w:r>
          <w:delTex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delText>
        </w:r>
        <w:r w:rsidR="00F70040">
          <w:delText xml:space="preserve">. </w:delText>
        </w:r>
        <w:r>
          <w:delText>do aliqua consectetur consectetur tempor lorem aliqua ipsum lorem do;</w:delText>
        </w:r>
      </w:del>
    </w:p>
    <w:p w14:paraId="61A2A0F5" w14:textId="77777777" w:rsidR="00540B8E" w:rsidRDefault="005314F1">
      <w:pPr>
        <w:pStyle w:val="TextHeading4"/>
        <w:rPr>
          <w:del w:id="845" w:author="Comparison" w:date="2026-08-04T06:08:00Z" w16du:dateUtc="2026-08-04T10:08:00Z"/>
        </w:rPr>
      </w:pPr>
      <w:del w:id="846" w:author="Comparison" w:date="2026-08-04T06:08:00Z" w16du:dateUtc="2026-08-04T10:08:00Z">
        <w:r>
          <w:delText>amet amet, do aliqua ut, consectetur tempor ipsum adipiscing adipiscing lorem lorem elit; incididunt</w:delText>
        </w:r>
      </w:del>
    </w:p>
    <w:p w14:paraId="3705D4E2" w14:textId="77777777" w:rsidR="00540B8E" w:rsidRDefault="005314F1">
      <w:pPr>
        <w:pStyle w:val="TextHeading4"/>
        <w:rPr>
          <w:del w:id="847" w:author="Comparison" w:date="2026-08-04T06:08:00Z" w16du:dateUtc="2026-08-04T10:08:00Z"/>
        </w:rPr>
      </w:pPr>
      <w:del w:id="848" w:author="Comparison" w:date="2026-08-04T06:08:00Z" w16du:dateUtc="2026-08-04T10:08:00Z">
        <w:r>
          <w:delText>eiusmod eiusmod adipiscing elit dolor consectetur do et ipsum sed ipsum ipsum ut do tempor do lorem magna elit ipsum adipiscing’et consectetur lorem consectetur elit do ipsum sed elit ipsum adipiscing’et amet</w:delText>
        </w:r>
        <w:r w:rsidR="00F70040">
          <w:delText xml:space="preserve">. </w:delText>
        </w:r>
        <w:r>
          <w:delText>elit eiusmod dolor amet ipsum adipiscing’et aliqua elit ipsum ut, et ipsum eiusmod adipiscing adipiscing consectetur ipsum adipiscing ut ipsum ipsum lorem elit et ipsum eiusmod</w:delText>
        </w:r>
        <w:r w:rsidR="00F70040">
          <w:delText xml:space="preserve">. </w:delText>
        </w:r>
        <w:r>
          <w:delText>sit ipsum ut elit amet aliqua dolor et ipsum eiusmod adipiscing amet magna consectetur eiusmod dolor ipsum adipiscing, amet magna consectetur consectetur labore incididunt adipiscing magna sed dolor et ipsum eiusmod do consectetur adipiscing’et elit</w:delText>
        </w:r>
        <w:r w:rsidR="00F70040">
          <w:delText xml:space="preserve">. </w:delText>
        </w:r>
        <w:r>
          <w:delText>dolore aliqua consectetur et ipsum eiusmod aliqua ipsum labore do consectetur consectetur tempor do amet adipiscing dolore elit ipsum magna-lorem dolor adipiscing lorem ut tempor tempor consectetur tempor adipiscing dolor consectetur elit.</w:delText>
        </w:r>
      </w:del>
    </w:p>
    <w:p w14:paraId="75C4C1EF" w14:textId="77777777" w:rsidR="00540B8E" w:rsidRDefault="005314F1">
      <w:pPr>
        <w:pStyle w:val="TextHeading3"/>
        <w:rPr>
          <w:del w:id="849" w:author="Comparison" w:date="2026-08-04T06:08:00Z" w16du:dateUtc="2026-08-04T10:08:00Z"/>
          <w:color w:val="000000"/>
        </w:rPr>
      </w:pPr>
      <w:del w:id="850" w:author="Comparison" w:date="2026-08-04T06:08:00Z" w16du:dateUtc="2026-08-04T10:08:00Z">
        <w:r>
          <w:delTex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delText>
        </w:r>
        <w:r w:rsidR="00F70040">
          <w:delText xml:space="preserve">. </w:delText>
        </w:r>
        <w:r>
          <w:delText xml:space="preserve">ipsum, et ipsum eiusmod adipiscing lorem </w:delText>
        </w:r>
        <w:r>
          <w:rPr>
            <w:color w:val="000000"/>
          </w:rPr>
          <w:delText>dolore lorem dolore ipsum ipsum elit eiusmod adipiscing consectetur dolor consectetur aliqua adipiscing dolor ipsum</w:delText>
        </w:r>
        <w:r>
          <w:delText xml:space="preserve"> consectetur </w:delText>
        </w:r>
        <w:r>
          <w:rPr>
            <w:color w:val="000000"/>
          </w:rPr>
          <w:delText xml:space="preserve">sed ipsum et. </w:delText>
        </w:r>
      </w:del>
    </w:p>
    <w:p w14:paraId="1850D3E1" w14:textId="77777777" w:rsidR="00540B8E" w:rsidRDefault="005314F1">
      <w:pPr>
        <w:pStyle w:val="TextHeading3"/>
        <w:rPr>
          <w:del w:id="851" w:author="Comparison" w:date="2026-08-04T06:08:00Z" w16du:dateUtc="2026-08-04T10:08:00Z"/>
        </w:rPr>
      </w:pPr>
      <w:del w:id="852" w:author="Comparison" w:date="2026-08-04T06:08:00Z" w16du:dateUtc="2026-08-04T10:08:00Z">
        <w:r>
          <w:rPr>
            <w:color w:val="000000"/>
          </w:rPr>
          <w:delText xml:space="preserve">sit et sit dolor </w:delText>
        </w:r>
        <w:r>
          <w:delText>et</w:delText>
        </w:r>
        <w:r>
          <w:rPr>
            <w:color w:val="000000"/>
          </w:rPr>
          <w:delText> ipsum eiusmod</w:delText>
        </w:r>
        <w:r>
          <w:delText> </w:delText>
        </w:r>
        <w:r>
          <w:rPr>
            <w:color w:val="000000"/>
          </w:rPr>
          <w:delText xml:space="preserve">consectetur ut ipsum aliqua et aliqua do aliqua consectetur consectetur ipsum consectetur, incididunt </w:delText>
        </w:r>
        <w:r>
          <w:delText>et</w:delText>
        </w:r>
        <w:r>
          <w:rPr>
            <w:color w:val="000000"/>
          </w:rPr>
          <w:delText> ipsum eiusmod</w:delText>
        </w:r>
        <w:r>
          <w:delText> </w:delText>
        </w:r>
        <w:r>
          <w:rPr>
            <w:color w:val="000000"/>
          </w:rPr>
          <w:delText>aliqua lorem sed amet ipsum dolore elit dolor lorem lorem dolor dolor et</w:delText>
        </w:r>
        <w:r w:rsidR="00F70040">
          <w:rPr>
            <w:color w:val="000000"/>
          </w:rPr>
          <w:delText xml:space="preserve">. </w:delText>
        </w:r>
        <w:r>
          <w:delText>sit et do ipsum sed sit dolor et ipsum eiusmod amet magna sit consectetur eiusmod tempor sed elit dolor et ipsum eiusmod</w:delText>
        </w:r>
        <w:r w:rsidR="00F70040">
          <w:delText xml:space="preserve">. </w:delText>
        </w:r>
        <w:r>
          <w:delText>consectetur </w:delText>
        </w:r>
        <w:r>
          <w:rPr>
            <w:color w:val="000000"/>
          </w:rPr>
          <w:delText>ipsum eiusmod</w:delText>
        </w:r>
        <w:r>
          <w:delText xml:space="preserve"> amet eiusmod eiusmod tempor elit ipsum et do ipsum elit lorem incididunt et sed.</w:delText>
        </w:r>
      </w:del>
    </w:p>
    <w:p w14:paraId="6FDD2159" w14:textId="77777777" w:rsidR="00540B8E" w:rsidRDefault="005314F1">
      <w:pPr>
        <w:pStyle w:val="Heading3"/>
        <w:rPr>
          <w:del w:id="853" w:author="Comparison" w:date="2026-08-04T06:08:00Z" w16du:dateUtc="2026-08-04T10:08:00Z"/>
        </w:rPr>
      </w:pPr>
      <w:bookmarkStart w:id="854" w:name="16114718402876438860"/>
      <w:del w:id="855" w:author="Comparison" w:date="2026-08-04T06:08:00Z" w16du:dateUtc="2026-08-04T10:08:00Z">
        <w:r>
          <w:delText>amet eiusmod elit sed elit ipsum</w:delText>
        </w:r>
        <w:bookmarkEnd w:id="854"/>
      </w:del>
    </w:p>
    <w:p w14:paraId="11553F88" w14:textId="77777777" w:rsidR="00540B8E" w:rsidRDefault="005314F1">
      <w:pPr>
        <w:pStyle w:val="TextHeading3"/>
        <w:rPr>
          <w:del w:id="856" w:author="Comparison" w:date="2026-08-04T06:08:00Z" w16du:dateUtc="2026-08-04T10:08:00Z"/>
        </w:rPr>
      </w:pPr>
      <w:del w:id="857" w:author="Comparison" w:date="2026-08-04T06:08:00Z" w16du:dateUtc="2026-08-04T10:08:00Z">
        <w:r>
          <w:delText>consectetur ipsum eiusmod adipiscing lorem ut consectetur ipsum aliqua elit eiusmod ut lorem eiusmod amet et et ipsum sed consectetur adipiscing ut et ipsum eiusmod do sed eiusmod aliqua ut elit amet eiusmod ipsum aliqua elit labore ipsum ut amet 2041 incididunt 2514</w:delText>
        </w:r>
        <w:r w:rsidR="00F70040">
          <w:delText xml:space="preserve">. </w:delText>
        </w:r>
        <w:r>
          <w:delText>amet, et ipsum eiusmod adipiscing lorem aliqua adipiscing magna amet incididunt lorem sed magna ipsum, labore amet ipsum consectetur elit incididunt lorem sed adipiscing dolor.</w:delText>
        </w:r>
      </w:del>
    </w:p>
    <w:p w14:paraId="0E7302FA" w14:textId="77777777" w:rsidR="00540B8E" w:rsidRDefault="005314F1">
      <w:pPr>
        <w:pStyle w:val="Heading3"/>
        <w:rPr>
          <w:del w:id="858" w:author="Comparison" w:date="2026-08-04T06:08:00Z" w16du:dateUtc="2026-08-04T10:08:00Z"/>
        </w:rPr>
      </w:pPr>
      <w:bookmarkStart w:id="859" w:name="3565544689335804923"/>
      <w:del w:id="860" w:author="Comparison" w:date="2026-08-04T06:08:00Z" w16du:dateUtc="2026-08-04T10:08:00Z">
        <w:r>
          <w:delText>dolore elit eiusmod</w:delText>
        </w:r>
        <w:bookmarkEnd w:id="859"/>
      </w:del>
    </w:p>
    <w:p w14:paraId="6D45D7A1" w14:textId="77777777" w:rsidR="00540B8E" w:rsidRDefault="005314F1">
      <w:pPr>
        <w:pStyle w:val="TextHeading3"/>
        <w:rPr>
          <w:del w:id="861" w:author="Comparison" w:date="2026-08-04T06:08:00Z" w16du:dateUtc="2026-08-04T10:08:00Z"/>
        </w:rPr>
      </w:pPr>
      <w:del w:id="862" w:author="Comparison" w:date="2026-08-04T06:08:00Z" w16du:dateUtc="2026-08-04T10:08:00Z">
        <w:r>
          <w:delText>labore aliqua incididunt elit tempor incididunt do lorem ipsum sit, et ipsum eiusmod adipiscing do lorem, labore, consectetur, lorem dolor dolor lorem do magna incididunt aliqua et aliqua et ipsum eiusmod dolor ipsum sed dolor eiusmod tempor sed do do et sed.</w:delText>
        </w:r>
      </w:del>
    </w:p>
    <w:p w14:paraId="2B6E3F24" w14:textId="77777777" w:rsidR="00540B8E" w:rsidRDefault="005314F1">
      <w:pPr>
        <w:pStyle w:val="Heading3"/>
        <w:rPr>
          <w:del w:id="863" w:author="Comparison" w:date="2026-08-04T06:08:00Z" w16du:dateUtc="2026-08-04T10:08:00Z"/>
        </w:rPr>
      </w:pPr>
      <w:bookmarkStart w:id="864" w:name="3566024313241514461"/>
      <w:del w:id="865" w:author="Comparison" w:date="2026-08-04T06:08:00Z" w16du:dateUtc="2026-08-04T10:08:00Z">
        <w:r>
          <w:delText>tempor</w:delText>
        </w:r>
        <w:bookmarkEnd w:id="864"/>
      </w:del>
    </w:p>
    <w:p w14:paraId="3F790119" w14:textId="77777777" w:rsidR="00540B8E" w:rsidRDefault="005314F1">
      <w:pPr>
        <w:pStyle w:val="TextHeading3"/>
        <w:rPr>
          <w:del w:id="866" w:author="Comparison" w:date="2026-08-04T06:08:00Z" w16du:dateUtc="2026-08-04T10:08:00Z"/>
        </w:rPr>
      </w:pPr>
      <w:del w:id="867" w:author="Comparison" w:date="2026-08-04T06:08:00Z" w16du:dateUtc="2026-08-04T10:08:00Z">
        <w:r>
          <w:delText>ipsum lorem tempor do sit, dolor ipsum eiusmod elit et ipsum sed aliqua labore do elit adipiscing sit amet magna labore sed dolor et sed</w:delText>
        </w:r>
        <w:r w:rsidR="00F70040">
          <w:delText xml:space="preserve">. </w:delText>
        </w:r>
        <w:r>
          <w:delText>consectetur ipsum eiusmod aliqua labore do eiusmod amet do labore amet consectetur ipsum labore elit magna tempor labore ipsum eiusmod, do labore labore.</w:delText>
        </w:r>
      </w:del>
    </w:p>
    <w:p w14:paraId="202BFEB1" w14:textId="77777777" w:rsidR="00540B8E" w:rsidRDefault="005314F1">
      <w:pPr>
        <w:pStyle w:val="TextHeading3"/>
        <w:rPr>
          <w:del w:id="868" w:author="Comparison" w:date="2026-08-04T06:08:00Z" w16du:dateUtc="2026-08-04T10:08:00Z"/>
        </w:rPr>
      </w:pPr>
      <w:del w:id="869" w:author="Comparison" w:date="2026-08-04T06:08:00Z" w16du:dateUtc="2026-08-04T10:08:00Z">
        <w:r>
          <w:delText>magna consectetur ipsum do elit ipsum eiusmod et lorem aliqua et ipsum eiusmod ipsum ipsum eiusmod sed, elit, lorem adipiscing magna aliqua incididunt elit ipsum consectetur lorem ipsum consectetur ipsum</w:delText>
        </w:r>
        <w:r w:rsidR="00F70040">
          <w:delText xml:space="preserve">. </w:delText>
        </w:r>
        <w:r>
          <w:delText>sed et ipsum eiusmod aliqua eiusmod elit magna, et ipsum eiusmod adipiscing elit magna tempor magna amet elit magna incididunt adipiscing ipsum magna incididunt amet magna magna labore ipsum eiusmod.</w:delText>
        </w:r>
      </w:del>
    </w:p>
    <w:p w14:paraId="52D68146" w14:textId="77777777" w:rsidR="00540B8E" w:rsidRDefault="005314F1">
      <w:pPr>
        <w:pStyle w:val="Heading3"/>
        <w:rPr>
          <w:del w:id="870" w:author="Comparison" w:date="2026-08-04T06:08:00Z" w16du:dateUtc="2026-08-04T10:08:00Z"/>
        </w:rPr>
      </w:pPr>
      <w:bookmarkStart w:id="871" w:name="3566743749100078768"/>
      <w:del w:id="872" w:author="Comparison" w:date="2026-08-04T06:08:00Z" w16du:dateUtc="2026-08-04T10:08:00Z">
        <w:r>
          <w:delText>dolor do sit</w:delText>
        </w:r>
        <w:bookmarkEnd w:id="871"/>
      </w:del>
    </w:p>
    <w:p w14:paraId="0A2A4462" w14:textId="77777777" w:rsidR="00540B8E" w:rsidRDefault="005314F1">
      <w:pPr>
        <w:pStyle w:val="TextHeading3"/>
        <w:rPr>
          <w:del w:id="873" w:author="Comparison" w:date="2026-08-04T06:08:00Z" w16du:dateUtc="2026-08-04T10:08:00Z"/>
        </w:rPr>
        <w:sectPr w:rsidR="00540B8E">
          <w:footerReference w:type="default" r:id="rId13"/>
          <w:pgSz w:w="12240" w:h="15840"/>
          <w:pgMar w:top="1440" w:right="1800" w:bottom="1440" w:left="1800" w:header="720" w:footer="720" w:gutter="0"/>
          <w:pgNumType w:start="1" w:chapStyle="1"/>
          <w:cols w:space="720"/>
        </w:sectPr>
      </w:pPr>
      <w:del w:id="874" w:author="Comparison" w:date="2026-08-04T06:08:00Z" w16du:dateUtc="2026-08-04T10:08:00Z">
        <w:r>
          <w:delText>eiusmod tempor incididunt lorem elit dolor consectetur do et ipsum sed, do do adipiscing, dolore, incididunt dolor, amet magna sit incididunt eiusmod amet do dolor et ipsum eiusmod do do adipiscing ut.</w:delText>
        </w:r>
      </w:del>
    </w:p>
    <w:p w14:paraId="128E10F0" w14:textId="77777777" w:rsidR="00540B8E" w:rsidRDefault="005314F1">
      <w:pPr>
        <w:pStyle w:val="Heading1"/>
        <w:rPr>
          <w:del w:id="875" w:author="Comparison" w:date="2026-08-04T06:08:00Z" w16du:dateUtc="2026-08-04T10:08:00Z"/>
        </w:rPr>
      </w:pPr>
      <w:del w:id="876" w:author="Comparison" w:date="2026-08-04T06:08:00Z" w16du:dateUtc="2026-08-04T10:08:00Z">
        <w:r>
          <w:br/>
        </w:r>
        <w:bookmarkStart w:id="877" w:name="8231429303394145906"/>
        <w:bookmarkStart w:id="878" w:name="_Toc226855026"/>
        <w:bookmarkStart w:id="879" w:name="_Toc519541199"/>
        <w:bookmarkStart w:id="880" w:name="_Toc520529437"/>
        <w:bookmarkStart w:id="881" w:name="_Toc528548713"/>
        <w:bookmarkStart w:id="882" w:name="_Toc533030240"/>
        <w:bookmarkStart w:id="883" w:name="_Toc218523797"/>
        <w:r>
          <w:delText>elit elit consectetur ipsum dolor eiusmod dolor’et incididunt</w:delText>
        </w:r>
        <w:bookmarkEnd w:id="877"/>
        <w:bookmarkEnd w:id="878"/>
        <w:bookmarkEnd w:id="879"/>
        <w:bookmarkEnd w:id="880"/>
        <w:bookmarkEnd w:id="881"/>
        <w:bookmarkEnd w:id="882"/>
        <w:bookmarkEnd w:id="883"/>
      </w:del>
    </w:p>
    <w:p w14:paraId="6F2C768A" w14:textId="77777777" w:rsidR="00540B8E" w:rsidRDefault="005314F1">
      <w:pPr>
        <w:pStyle w:val="Heading2"/>
        <w:rPr>
          <w:del w:id="884" w:author="Comparison" w:date="2026-08-04T06:08:00Z" w16du:dateUtc="2026-08-04T10:08:00Z"/>
        </w:rPr>
      </w:pPr>
      <w:bookmarkStart w:id="885" w:name="2463982305709068726"/>
      <w:bookmarkStart w:id="886" w:name="_Ref4469927"/>
      <w:bookmarkStart w:id="887" w:name="_Toc218523798"/>
      <w:del w:id="888" w:author="Comparison" w:date="2026-08-04T06:08:00Z" w16du:dateUtc="2026-08-04T10:08:00Z">
        <w:r>
          <w:delText>sed elit eiusmod dolor’et incididunt</w:delText>
        </w:r>
        <w:bookmarkEnd w:id="885"/>
        <w:bookmarkEnd w:id="886"/>
        <w:bookmarkEnd w:id="887"/>
      </w:del>
    </w:p>
    <w:p w14:paraId="17CC848C" w14:textId="77777777" w:rsidR="00540B8E" w:rsidRDefault="005314F1">
      <w:pPr>
        <w:pStyle w:val="TextHeading2"/>
        <w:rPr>
          <w:del w:id="889" w:author="Comparison" w:date="2026-08-04T06:08:00Z" w16du:dateUtc="2026-08-04T10:08:00Z"/>
        </w:rPr>
      </w:pPr>
      <w:del w:id="890" w:author="Comparison" w:date="2026-08-04T06:08:00Z" w16du:dateUtc="2026-08-04T10:08:00Z">
        <w:r>
          <w:delText>adipiscing dolor incididunt magna tempor elit ipsum dolor sed ut ipsum dolor aliqua sit do magna dolor ipsum dolor’et tempor lorem adipiscing magna dolor elit consectetur, consectetur, dolore lorem, et aliqua sed magna lorem ipsum amet, lorem dolor ipsum ut.</w:delText>
        </w:r>
      </w:del>
    </w:p>
    <w:p w14:paraId="1C059E71" w14:textId="77777777" w:rsidR="00540B8E" w:rsidRDefault="005314F1">
      <w:pPr>
        <w:pStyle w:val="Heading2"/>
        <w:rPr>
          <w:del w:id="891" w:author="Comparison" w:date="2026-08-04T06:08:00Z" w16du:dateUtc="2026-08-04T10:08:00Z"/>
        </w:rPr>
      </w:pPr>
      <w:bookmarkStart w:id="892" w:name="2464461929614778264"/>
      <w:bookmarkStart w:id="893" w:name="_Toc519541200"/>
      <w:bookmarkStart w:id="894" w:name="_Toc520529438"/>
      <w:bookmarkStart w:id="895" w:name="_Toc528548714"/>
      <w:bookmarkStart w:id="896" w:name="_Toc533030241"/>
      <w:bookmarkStart w:id="897" w:name="DeterminationOfIncapacity"/>
      <w:bookmarkStart w:id="898" w:name="_Toc218523799"/>
      <w:del w:id="899" w:author="Comparison" w:date="2026-08-04T06:08:00Z" w16du:dateUtc="2026-08-04T10:08:00Z">
        <w:r>
          <w:delText>incididunt elit eiusmod dolor’et incididunt</w:delText>
        </w:r>
        <w:bookmarkEnd w:id="892"/>
        <w:bookmarkEnd w:id="893"/>
        <w:bookmarkEnd w:id="894"/>
        <w:bookmarkEnd w:id="895"/>
        <w:bookmarkEnd w:id="896"/>
        <w:bookmarkEnd w:id="897"/>
        <w:bookmarkEnd w:id="898"/>
      </w:del>
    </w:p>
    <w:p w14:paraId="1E9C15A4" w14:textId="77777777" w:rsidR="00540B8E" w:rsidRDefault="005314F1">
      <w:pPr>
        <w:pStyle w:val="TextHeading2"/>
        <w:rPr>
          <w:del w:id="900" w:author="Comparison" w:date="2026-08-04T06:08:00Z" w16du:dateUtc="2026-08-04T10:08:00Z"/>
        </w:rPr>
      </w:pPr>
      <w:del w:id="901" w:author="Comparison" w:date="2026-08-04T06:08:00Z" w16du:dateUtc="2026-08-04T10:08:00Z">
        <w:r>
          <w:delText>magna ut elit ipsum sed, eiusmod dolor aliqua elit do sed do magna dolore et dolor tempor elit ipsum labore et.</w:delText>
        </w:r>
      </w:del>
    </w:p>
    <w:p w14:paraId="64F6FE15" w14:textId="77777777" w:rsidR="00540B8E" w:rsidRDefault="005314F1">
      <w:pPr>
        <w:pStyle w:val="Heading3"/>
        <w:rPr>
          <w:del w:id="902" w:author="Comparison" w:date="2026-08-04T06:08:00Z" w16du:dateUtc="2026-08-04T10:08:00Z"/>
        </w:rPr>
      </w:pPr>
      <w:bookmarkStart w:id="903" w:name="7342864883185520013"/>
      <w:del w:id="904" w:author="Comparison" w:date="2026-08-04T06:08:00Z" w16du:dateUtc="2026-08-04T10:08:00Z">
        <w:r>
          <w:delText>incididunt dolor sed</w:delText>
        </w:r>
        <w:bookmarkEnd w:id="903"/>
      </w:del>
    </w:p>
    <w:p w14:paraId="727E4CBC" w14:textId="77777777" w:rsidR="00540B8E" w:rsidRDefault="005314F1">
      <w:pPr>
        <w:pStyle w:val="TextHeading3"/>
        <w:rPr>
          <w:del w:id="905" w:author="Comparison" w:date="2026-08-04T06:08:00Z" w16du:dateUtc="2026-08-04T10:08:00Z"/>
        </w:rPr>
      </w:pPr>
      <w:del w:id="906" w:author="Comparison" w:date="2026-08-04T06:08:00Z" w16du:dateUtc="2026-08-04T10:08:00Z">
        <w:r>
          <w:delText xml:space="preserve">adipiscing dolor incididunt magna tempor elit do ipsum tempor amet labore sed ipsum dolor’et ut-sed et sed eiusmod ipsum tempor elit tempor labore aliqua consectetur </w:delText>
        </w:r>
        <w:r>
          <w:fldChar w:fldCharType="begin"/>
        </w:r>
        <w:r>
          <w:delInstrText xml:space="preserve"> REF 2463982305709068726 \r \h \* MERGEFORMAT </w:delInstrText>
        </w:r>
        <w:r>
          <w:fldChar w:fldCharType="separate"/>
        </w:r>
        <w:r w:rsidR="00AC72FF">
          <w:delText>lorem 4.01</w:delText>
        </w:r>
        <w:r>
          <w:fldChar w:fldCharType="end"/>
        </w:r>
        <w:r>
          <w:delText>.</w:delText>
        </w:r>
      </w:del>
    </w:p>
    <w:p w14:paraId="7252B1B8" w14:textId="77777777" w:rsidR="00540B8E" w:rsidRDefault="005314F1">
      <w:pPr>
        <w:pStyle w:val="TextHeading3"/>
        <w:rPr>
          <w:del w:id="907" w:author="Comparison" w:date="2026-08-04T06:08:00Z" w16du:dateUtc="2026-08-04T10:08:00Z"/>
        </w:rPr>
      </w:pPr>
      <w:del w:id="908" w:author="Comparison" w:date="2026-08-04T06:08:00Z" w16du:dateUtc="2026-08-04T10:08:00Z">
        <w:r>
          <w:delText>adipiscing dolor incididunt magna tempor dolore do do do ipsum dolor’et magna lorem dolore incididunt sit eiusmod tempor consectetur consectetur ipsum dolor labore magna dolor ipsum dolor’et tempor incididunt adipiscing magna.</w:delText>
        </w:r>
      </w:del>
    </w:p>
    <w:p w14:paraId="6978CF8F" w14:textId="77777777" w:rsidR="00540B8E" w:rsidRDefault="005314F1">
      <w:pPr>
        <w:pStyle w:val="Heading3"/>
        <w:rPr>
          <w:del w:id="909" w:author="Comparison" w:date="2026-08-04T06:08:00Z" w16du:dateUtc="2026-08-04T10:08:00Z"/>
        </w:rPr>
      </w:pPr>
      <w:bookmarkStart w:id="910" w:name="2464941553520487802"/>
      <w:del w:id="911" w:author="Comparison" w:date="2026-08-04T06:08:00Z" w16du:dateUtc="2026-08-04T10:08:00Z">
        <w:r>
          <w:delText>elit incididunt</w:delText>
        </w:r>
        <w:bookmarkEnd w:id="910"/>
      </w:del>
    </w:p>
    <w:p w14:paraId="5ABF9A8E" w14:textId="77777777" w:rsidR="00540B8E" w:rsidRDefault="005314F1">
      <w:pPr>
        <w:pStyle w:val="TextHeading3"/>
        <w:rPr>
          <w:del w:id="912" w:author="Comparison" w:date="2026-08-04T06:08:00Z" w16du:dateUtc="2026-08-04T10:08:00Z"/>
        </w:rPr>
      </w:pPr>
      <w:del w:id="913" w:author="Comparison" w:date="2026-08-04T06:08:00Z" w16du:dateUtc="2026-08-04T10:08:00Z">
        <w:r>
          <w:delText>adipiscing dolor incididunt magna tempor elit do eiusmod adipiscing elit eiusmod adipiscing incididunt consectetur ipsum dolor aliqua amet elit, consectetur, lorem ipsum sit do magna dolor ipsum dolor’et tempor lorem adipiscing magna.</w:delText>
        </w:r>
      </w:del>
    </w:p>
    <w:p w14:paraId="03993239" w14:textId="77777777" w:rsidR="00540B8E" w:rsidRDefault="005314F1">
      <w:pPr>
        <w:pStyle w:val="Heading3"/>
        <w:rPr>
          <w:del w:id="914" w:author="Comparison" w:date="2026-08-04T06:08:00Z" w16du:dateUtc="2026-08-04T10:08:00Z"/>
        </w:rPr>
      </w:pPr>
      <w:bookmarkStart w:id="915" w:name="2465421177426197340"/>
      <w:del w:id="916" w:author="Comparison" w:date="2026-08-04T06:08:00Z" w16du:dateUtc="2026-08-04T10:08:00Z">
        <w:r>
          <w:delText>aliqua, lorem, lorem consectetur</w:delText>
        </w:r>
        <w:bookmarkEnd w:id="915"/>
      </w:del>
    </w:p>
    <w:p w14:paraId="2728791E" w14:textId="77777777" w:rsidR="00540B8E" w:rsidRDefault="005314F1">
      <w:pPr>
        <w:pStyle w:val="TextHeading3"/>
        <w:rPr>
          <w:del w:id="917" w:author="Comparison" w:date="2026-08-04T06:08:00Z" w16du:dateUtc="2026-08-04T10:08:00Z"/>
        </w:rPr>
      </w:pPr>
      <w:del w:id="918" w:author="Comparison" w:date="2026-08-04T06:08:00Z" w16du:dateUtc="2026-08-04T10:08:00Z">
        <w:r>
          <w:delText>adipiscing dolor incididunt magna tempor elit do ipsum dolor dolore sit consectetur magna lorem adipiscing amet ipsum ipsum 30 tempor, lorem aliqua dolor et magna</w:delText>
        </w:r>
        <w:r w:rsidR="00F70040">
          <w:delText xml:space="preserve">. </w:delText>
        </w:r>
        <w:r>
          <w:delText>adipiscing dolor’et magna, adipiscing, lorem sed et magna adipiscing magna sed dolor sit ipsum elit et sed, lorem, do ipsum sed aliqua ut elit et ipsum consectetur, dolor ipsum ipsum elit dolor adipiscing elit dolor consectetur do et ipsum sed</w:delText>
        </w:r>
        <w:r w:rsidR="00F70040">
          <w:delText xml:space="preserve">. </w:delText>
        </w:r>
        <w:r>
          <w:delText>eiusmod ipsum amet sed ipsum et elit ipsum dolor’et magna, adipiscing, lorem sed et magna</w:delText>
        </w:r>
        <w:r w:rsidR="00F70040">
          <w:delText xml:space="preserve">. </w:delText>
        </w:r>
        <w:r>
          <w:delText>adipiscing et consectetur magna tempor et sed consectetur ut ipsum adipiscing elit tempor aliqua ipsum sit sit consectetur ipsum ipsum.</w:delText>
        </w:r>
      </w:del>
    </w:p>
    <w:p w14:paraId="56BB4784" w14:textId="77777777" w:rsidR="00540B8E" w:rsidRDefault="005314F1">
      <w:pPr>
        <w:pStyle w:val="TextHeading3"/>
        <w:rPr>
          <w:del w:id="919" w:author="Comparison" w:date="2026-08-04T06:08:00Z" w16du:dateUtc="2026-08-04T10:08:00Z"/>
        </w:rPr>
      </w:pPr>
      <w:del w:id="920" w:author="Comparison" w:date="2026-08-04T06:08:00Z" w16du:dateUtc="2026-08-04T10:08:00Z">
        <w:r>
          <w:delTex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delText>
        </w:r>
      </w:del>
    </w:p>
    <w:p w14:paraId="69B38810" w14:textId="77777777" w:rsidR="00540B8E" w:rsidRDefault="005314F1">
      <w:pPr>
        <w:pStyle w:val="Heading2"/>
        <w:rPr>
          <w:del w:id="921" w:author="Comparison" w:date="2026-08-04T06:08:00Z" w16du:dateUtc="2026-08-04T10:08:00Z"/>
        </w:rPr>
      </w:pPr>
      <w:bookmarkStart w:id="922" w:name="9811021952290499721"/>
      <w:bookmarkStart w:id="923" w:name="_Ref231394000"/>
      <w:bookmarkStart w:id="924" w:name="_Toc218523800"/>
      <w:del w:id="925" w:author="Comparison" w:date="2026-08-04T06:08:00Z" w16du:dateUtc="2026-08-04T10:08:00Z">
        <w:r>
          <w:delText>ipsum ut ipsum eiusmod dolor’et incididunt</w:delText>
        </w:r>
        <w:bookmarkEnd w:id="922"/>
        <w:bookmarkEnd w:id="923"/>
        <w:bookmarkEnd w:id="924"/>
      </w:del>
    </w:p>
    <w:p w14:paraId="2777CA58" w14:textId="77777777" w:rsidR="00540B8E" w:rsidRDefault="005314F1">
      <w:pPr>
        <w:pStyle w:val="TextHeading2"/>
        <w:rPr>
          <w:del w:id="926" w:author="Comparison" w:date="2026-08-04T06:08:00Z" w16du:dateUtc="2026-08-04T10:08:00Z"/>
        </w:rPr>
      </w:pPr>
      <w:del w:id="927" w:author="Comparison" w:date="2026-08-04T06:08:00Z" w16du:dateUtc="2026-08-04T10:08:00Z">
        <w:r>
          <w:delText xml:space="preserve">magna ut elit ipsum aliqua, </w:delText>
        </w:r>
        <w:r>
          <w:rPr>
            <w:i/>
          </w:rPr>
          <w:delText>elit dolor’et consectetur tempor</w:delText>
        </w:r>
        <w:r>
          <w:delText xml:space="preserve"> et do ipsum magna amet incididunt do elit ipsum elit dolor’et aliqua tempor incididunt ipsum magna amet incididunt do elit ipsum elit dolor’et elit elit ipsum lorem tempor, ipsum dolor sit ut eiusmod dolor aliqua elit. </w:delText>
        </w:r>
      </w:del>
    </w:p>
    <w:p w14:paraId="399A6776" w14:textId="77777777" w:rsidR="00540B8E" w:rsidRDefault="005314F1">
      <w:pPr>
        <w:pStyle w:val="TextHeading2"/>
        <w:rPr>
          <w:del w:id="928" w:author="Comparison" w:date="2026-08-04T06:08:00Z" w16du:dateUtc="2026-08-04T10:08:00Z"/>
        </w:rPr>
      </w:pPr>
      <w:del w:id="929" w:author="Comparison" w:date="2026-08-04T06:08:00Z" w16du:dateUtc="2026-08-04T10:08:00Z">
        <w:r>
          <w:delText xml:space="preserve">consectetur sed sed magna ipsum elit dolor’et consectetur tempor labore adipiscing. </w:delText>
        </w:r>
      </w:del>
    </w:p>
    <w:p w14:paraId="737FFD5F" w14:textId="77777777" w:rsidR="00540B8E" w:rsidRDefault="005314F1">
      <w:pPr>
        <w:pStyle w:val="Heading3"/>
        <w:rPr>
          <w:del w:id="930" w:author="Comparison" w:date="2026-08-04T06:08:00Z" w16du:dateUtc="2026-08-04T10:08:00Z"/>
        </w:rPr>
      </w:pPr>
      <w:bookmarkStart w:id="931" w:name="9811261764243354490"/>
      <w:bookmarkStart w:id="932" w:name="_Ref24240269"/>
      <w:del w:id="933" w:author="Comparison" w:date="2026-08-04T06:08:00Z" w16du:dateUtc="2026-08-04T10:08:00Z">
        <w:r>
          <w:delText>ut amet ipsum sed dolor’et eiusmod</w:delText>
        </w:r>
        <w:bookmarkEnd w:id="931"/>
        <w:bookmarkEnd w:id="932"/>
      </w:del>
    </w:p>
    <w:p w14:paraId="102807BF" w14:textId="77777777" w:rsidR="00540B8E" w:rsidRDefault="005314F1">
      <w:pPr>
        <w:pStyle w:val="TextHeading3"/>
        <w:rPr>
          <w:del w:id="934" w:author="Comparison" w:date="2026-08-04T06:08:00Z" w16du:dateUtc="2026-08-04T10:08:00Z"/>
        </w:rPr>
      </w:pPr>
      <w:del w:id="935" w:author="Comparison" w:date="2026-08-04T06:08:00Z" w16du:dateUtc="2026-08-04T10:08:00Z">
        <w:r>
          <w:delText xml:space="preserve">consectetur sed sed dolore incididunt labore adipiscing aliqua labore elit amet incididunt do amet ipsum ipsum elit ipsum elit dolor et ipsum et sed do ipsum sed dolor dolor aliqua sit. </w:delText>
        </w:r>
      </w:del>
    </w:p>
    <w:p w14:paraId="6ABDE2F5" w14:textId="77777777" w:rsidR="00540B8E" w:rsidRDefault="005314F1">
      <w:pPr>
        <w:pStyle w:val="TextHeading3"/>
        <w:rPr>
          <w:del w:id="936" w:author="Comparison" w:date="2026-08-04T06:08:00Z" w16du:dateUtc="2026-08-04T10:08:00Z"/>
        </w:rPr>
      </w:pPr>
      <w:del w:id="937" w:author="Comparison" w:date="2026-08-04T06:08:00Z" w16du:dateUtc="2026-08-04T10:08:00Z">
        <w:r>
          <w:delTex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delText>
        </w:r>
      </w:del>
    </w:p>
    <w:p w14:paraId="11B8B02A" w14:textId="77777777" w:rsidR="00540B8E" w:rsidRDefault="005314F1">
      <w:pPr>
        <w:pStyle w:val="TextHeading3"/>
        <w:rPr>
          <w:del w:id="938" w:author="Comparison" w:date="2026-08-04T06:08:00Z" w16du:dateUtc="2026-08-04T10:08:00Z"/>
        </w:rPr>
      </w:pPr>
      <w:del w:id="939" w:author="Comparison" w:date="2026-08-04T06:08:00Z" w16du:dateUtc="2026-08-04T10:08:00Z">
        <w:r>
          <w:delText>consectetur sed aliqua magna do sed eiusmod incididunt dolore do adipiscing lorem do consectetur ut consectetur ipsum elit dolor dolore dolore magna consectetur ipsum adipiscing amet amet.</w:delText>
        </w:r>
      </w:del>
    </w:p>
    <w:p w14:paraId="754B08F5" w14:textId="77777777" w:rsidR="00540B8E" w:rsidRDefault="005314F1">
      <w:pPr>
        <w:pStyle w:val="TextHeading3"/>
        <w:rPr>
          <w:del w:id="940" w:author="Comparison" w:date="2026-08-04T06:08:00Z" w16du:dateUtc="2026-08-04T10:08:00Z"/>
        </w:rPr>
      </w:pPr>
      <w:del w:id="941" w:author="Comparison" w:date="2026-08-04T06:08:00Z" w16du:dateUtc="2026-08-04T10:08:00Z">
        <w:r>
          <w:delText>eiusmod dolor dolor consectetur ipsum do sit amet ut elit elit amet incididunt sit lorem magna do dolore ipsum labore elit et sed do adipiscing dolor dolor amet ipsum elit dolor’et ipsum consectetur et sed incididunt aliqua.</w:delText>
        </w:r>
      </w:del>
    </w:p>
    <w:p w14:paraId="5AA386B4" w14:textId="77777777" w:rsidR="00540B8E" w:rsidRDefault="005314F1">
      <w:pPr>
        <w:pStyle w:val="Heading3"/>
        <w:rPr>
          <w:del w:id="942" w:author="Comparison" w:date="2026-08-04T06:08:00Z" w16du:dateUtc="2026-08-04T10:08:00Z"/>
        </w:rPr>
      </w:pPr>
      <w:bookmarkStart w:id="943" w:name="9812221012054773566"/>
      <w:del w:id="944" w:author="Comparison" w:date="2026-08-04T06:08:00Z" w16du:dateUtc="2026-08-04T10:08:00Z">
        <w:r>
          <w:delText>ipsum elit eiusmod ut</w:delText>
        </w:r>
        <w:bookmarkEnd w:id="943"/>
      </w:del>
    </w:p>
    <w:p w14:paraId="4E739037" w14:textId="77777777" w:rsidR="00540B8E" w:rsidRDefault="005314F1">
      <w:pPr>
        <w:pStyle w:val="TextHeading3"/>
        <w:rPr>
          <w:del w:id="945" w:author="Comparison" w:date="2026-08-04T06:08:00Z" w16du:dateUtc="2026-08-04T10:08:00Z"/>
        </w:rPr>
      </w:pPr>
      <w:del w:id="946" w:author="Comparison" w:date="2026-08-04T06:08:00Z" w16du:dateUtc="2026-08-04T10:08:00Z">
        <w:r>
          <w:delText>consectetur sed adipiscing adipiscing labore amet ipsum elit dolor’et ipsum consectetur dolor tempor lorem ipsum elit ipsum labore sit:</w:delText>
        </w:r>
      </w:del>
    </w:p>
    <w:p w14:paraId="42706C3E" w14:textId="77777777" w:rsidR="00540B8E" w:rsidRDefault="005314F1">
      <w:pPr>
        <w:pStyle w:val="TextHeading4"/>
        <w:rPr>
          <w:del w:id="947" w:author="Comparison" w:date="2026-08-04T06:08:00Z" w16du:dateUtc="2026-08-04T10:08:00Z"/>
        </w:rPr>
      </w:pPr>
      <w:del w:id="948" w:author="Comparison" w:date="2026-08-04T06:08:00Z" w16du:dateUtc="2026-08-04T10:08:00Z">
        <w:r>
          <w:delText>do ipsum elit dolor, sit amet do ipsum magna ipsum elit dolor aliqua sit do dolor adipiscing labore;</w:delText>
        </w:r>
      </w:del>
    </w:p>
    <w:p w14:paraId="6DF54D54" w14:textId="77777777" w:rsidR="00540B8E" w:rsidRDefault="005314F1">
      <w:pPr>
        <w:pStyle w:val="TextHeading4"/>
        <w:rPr>
          <w:del w:id="949" w:author="Comparison" w:date="2026-08-04T06:08:00Z" w16du:dateUtc="2026-08-04T10:08:00Z"/>
        </w:rPr>
      </w:pPr>
      <w:del w:id="950" w:author="Comparison" w:date="2026-08-04T06:08:00Z" w16du:dateUtc="2026-08-04T10:08:00Z">
        <w:r>
          <w:delText>do ipsum aliqua incididunt sed amet ipsum elit dolor’et aliqua incididunt ipsum;</w:delText>
        </w:r>
      </w:del>
    </w:p>
    <w:p w14:paraId="76A4824E" w14:textId="77777777" w:rsidR="00540B8E" w:rsidRDefault="005314F1">
      <w:pPr>
        <w:pStyle w:val="TextHeading4"/>
        <w:rPr>
          <w:del w:id="951" w:author="Comparison" w:date="2026-08-04T06:08:00Z" w16du:dateUtc="2026-08-04T10:08:00Z"/>
        </w:rPr>
      </w:pPr>
      <w:del w:id="952" w:author="Comparison" w:date="2026-08-04T06:08:00Z" w16du:dateUtc="2026-08-04T10:08:00Z">
        <w:r>
          <w:delText>do sit aliqua lorem dolor consectetur elit magna do adipiscing amet ipsum elit dolor et eiusmod amet lorem ut ut elit dolor labore dolor ipsum elit dolor sed ipsum dolor’et tempor; incididunt</w:delText>
        </w:r>
      </w:del>
    </w:p>
    <w:p w14:paraId="2027CEAB" w14:textId="77777777" w:rsidR="00540B8E" w:rsidRDefault="005314F1">
      <w:pPr>
        <w:pStyle w:val="TextHeading4"/>
        <w:rPr>
          <w:del w:id="953" w:author="Comparison" w:date="2026-08-04T06:08:00Z" w16du:dateUtc="2026-08-04T10:08:00Z"/>
        </w:rPr>
      </w:pPr>
      <w:del w:id="954" w:author="Comparison" w:date="2026-08-04T06:08:00Z" w16du:dateUtc="2026-08-04T10:08:00Z">
        <w:r>
          <w:delText xml:space="preserve">do ipsum elit dolor’et dolor lorem do elit dolore ipsum lorem amet ipsum elit dolor et dolor adipiscing lorem, incididunt, lorem eiusmod lorem dolor eiusmod adipiscing elit eiusmod adipiscing. </w:delText>
        </w:r>
      </w:del>
    </w:p>
    <w:p w14:paraId="323031FD" w14:textId="77777777" w:rsidR="00540B8E" w:rsidRDefault="005314F1">
      <w:pPr>
        <w:pStyle w:val="Heading3"/>
        <w:rPr>
          <w:del w:id="955" w:author="Comparison" w:date="2026-08-04T06:08:00Z" w16du:dateUtc="2026-08-04T10:08:00Z"/>
        </w:rPr>
      </w:pPr>
      <w:bookmarkStart w:id="956" w:name="5722843337834013866"/>
      <w:bookmarkStart w:id="957" w:name="_Ref24240293"/>
      <w:del w:id="958" w:author="Comparison" w:date="2026-08-04T06:08:00Z" w16du:dateUtc="2026-08-04T10:08:00Z">
        <w:r>
          <w:delText xml:space="preserve">ut amet ipsum do dolor’et eiusmod incididunt amet ipsum eiusmod elit consectetur lorem </w:delText>
        </w:r>
        <w:bookmarkEnd w:id="956"/>
        <w:bookmarkEnd w:id="957"/>
      </w:del>
    </w:p>
    <w:p w14:paraId="7DFA95C4" w14:textId="77777777" w:rsidR="00540B8E" w:rsidRDefault="005314F1">
      <w:pPr>
        <w:pStyle w:val="TextHeading3"/>
        <w:rPr>
          <w:del w:id="959" w:author="Comparison" w:date="2026-08-04T06:08:00Z" w16du:dateUtc="2026-08-04T10:08:00Z"/>
        </w:rPr>
      </w:pPr>
      <w:del w:id="960" w:author="Comparison" w:date="2026-08-04T06:08:00Z" w16du:dateUtc="2026-08-04T10:08:00Z">
        <w:r>
          <w:delText>consectetur sed adipiscing sed labore sed elit ipsum magna amet incididunt do elit ipsum elit dolor’et consectetur labore et sed lorem ipsum amet ipsum incididunt, aliqua, et, incididunt et elit ipsum ipsum dolor</w:delText>
        </w:r>
        <w:r w:rsidR="00F70040">
          <w:delText xml:space="preserve">. </w:delText>
        </w:r>
      </w:del>
    </w:p>
    <w:p w14:paraId="11507EC3" w14:textId="77777777" w:rsidR="00540B8E" w:rsidRDefault="005314F1">
      <w:pPr>
        <w:pStyle w:val="TextHeading3"/>
        <w:rPr>
          <w:del w:id="961" w:author="Comparison" w:date="2026-08-04T06:08:00Z" w16du:dateUtc="2026-08-04T10:08:00Z"/>
        </w:rPr>
      </w:pPr>
      <w:bookmarkStart w:id="962" w:name="_Hlk512328886"/>
      <w:del w:id="963" w:author="Comparison" w:date="2026-08-04T06:08:00Z" w16du:dateUtc="2026-08-04T10:08:00Z">
        <w:r>
          <w:delTex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delText>
        </w:r>
        <w:r w:rsidR="00F70040">
          <w:delText xml:space="preserve">. </w:delText>
        </w:r>
        <w:bookmarkEnd w:id="962"/>
      </w:del>
    </w:p>
    <w:p w14:paraId="581BAA5F" w14:textId="77777777" w:rsidR="00540B8E" w:rsidRDefault="005314F1">
      <w:pPr>
        <w:pStyle w:val="Heading3"/>
        <w:rPr>
          <w:del w:id="964" w:author="Comparison" w:date="2026-08-04T06:08:00Z" w16du:dateUtc="2026-08-04T10:08:00Z"/>
        </w:rPr>
      </w:pPr>
      <w:bookmarkStart w:id="965" w:name="11313918777463458910"/>
      <w:del w:id="966" w:author="Comparison" w:date="2026-08-04T06:08:00Z" w16du:dateUtc="2026-08-04T10:08:00Z">
        <w:r>
          <w:delText>sed amet consectetur sed dolore ut</w:delText>
        </w:r>
        <w:bookmarkEnd w:id="965"/>
      </w:del>
    </w:p>
    <w:p w14:paraId="3863ECCF" w14:textId="77777777" w:rsidR="00540B8E" w:rsidRDefault="005314F1">
      <w:pPr>
        <w:pStyle w:val="TextHeading3"/>
        <w:rPr>
          <w:del w:id="967" w:author="Comparison" w:date="2026-08-04T06:08:00Z" w16du:dateUtc="2026-08-04T10:08:00Z"/>
        </w:rPr>
      </w:pPr>
      <w:del w:id="968" w:author="Comparison" w:date="2026-08-04T06:08:00Z" w16du:dateUtc="2026-08-04T10:08:00Z">
        <w:r>
          <w:delText xml:space="preserve">et dolor labore et et </w:delText>
        </w:r>
        <w:r>
          <w:fldChar w:fldCharType="begin"/>
        </w:r>
        <w:r>
          <w:delInstrText xml:space="preserve"> REF 9811261764243354490 \r \h \* MERGEFORMAT </w:delInstrText>
        </w:r>
        <w:r>
          <w:fldChar w:fldCharType="separate"/>
        </w:r>
        <w:r w:rsidR="00AC72FF">
          <w:delText>(eiusmod)</w:delText>
        </w:r>
        <w:r>
          <w:fldChar w:fldCharType="end"/>
        </w:r>
        <w:r>
          <w:delText xml:space="preserve"> incididunt </w:delText>
        </w:r>
        <w:r>
          <w:fldChar w:fldCharType="begin"/>
        </w:r>
        <w:r>
          <w:delInstrText xml:space="preserve"> REF 5722843337834013866 \r \h \* MERGEFORMAT </w:delInstrText>
        </w:r>
        <w:r>
          <w:fldChar w:fldCharType="separate"/>
        </w:r>
        <w:r w:rsidR="00AC72FF">
          <w:delText>(elit)</w:delText>
        </w:r>
        <w:r>
          <w:fldChar w:fldCharType="end"/>
        </w:r>
        <w:r>
          <w:delText xml:space="preserve">, et sed sed incididunt ipsum ut do ipsum elit dolor’et consectetur, incididunt ut do ipsum consectetur elit ipsum ipsum dolor incididunt dolor aliqua consectetur aliqua ipsum elit dolor. </w:delText>
        </w:r>
      </w:del>
    </w:p>
    <w:p w14:paraId="6C80830F" w14:textId="77777777" w:rsidR="00540B8E" w:rsidRDefault="005314F1">
      <w:pPr>
        <w:pStyle w:val="TextHeading3"/>
        <w:rPr>
          <w:del w:id="969" w:author="Comparison" w:date="2026-08-04T06:08:00Z" w16du:dateUtc="2026-08-04T10:08:00Z"/>
        </w:rPr>
      </w:pPr>
      <w:del w:id="970" w:author="Comparison" w:date="2026-08-04T06:08:00Z" w16du:dateUtc="2026-08-04T10:08:00Z">
        <w:r>
          <w:delText xml:space="preserve">et dolor labore et do </w:delText>
        </w:r>
        <w:r>
          <w:fldChar w:fldCharType="begin"/>
        </w:r>
        <w:r>
          <w:delInstrText xml:space="preserve"> REF 5722843337834013866 \r \h \* MERGEFORMAT </w:delInstrText>
        </w:r>
        <w:r>
          <w:fldChar w:fldCharType="separate"/>
        </w:r>
        <w:r w:rsidR="00AC72FF">
          <w:delText>(elit)</w:delText>
        </w:r>
        <w:r>
          <w:fldChar w:fldCharType="end"/>
        </w:r>
        <w:r>
          <w:delText>, sit ut consectetur et sed, consectetur magna dolor incididunt amet amet, do ipsum amet incididunt et eiusmod do ipsum eiusmod</w:delText>
        </w:r>
        <w:r w:rsidR="00F70040">
          <w:delText xml:space="preserve">. </w:delText>
        </w:r>
        <w:r>
          <w:delText>consectetur sed adipiscing adipiscing do labore, labore do amet sit lorem do eiusmod, lorem ipsum labore.</w:delText>
        </w:r>
      </w:del>
    </w:p>
    <w:p w14:paraId="1930C9B1" w14:textId="77777777" w:rsidR="00540B8E" w:rsidRDefault="005314F1">
      <w:pPr>
        <w:pStyle w:val="TextHeading3"/>
        <w:rPr>
          <w:del w:id="971" w:author="Comparison" w:date="2026-08-04T06:08:00Z" w16du:dateUtc="2026-08-04T10:08:00Z"/>
        </w:rPr>
        <w:sectPr w:rsidR="00540B8E">
          <w:footerReference w:type="default" r:id="rId14"/>
          <w:pgSz w:w="12240" w:h="15840"/>
          <w:pgMar w:top="1440" w:right="1800" w:bottom="1440" w:left="1800" w:header="720" w:footer="720" w:gutter="0"/>
          <w:pgNumType w:start="1" w:chapStyle="1"/>
          <w:cols w:space="720"/>
        </w:sectPr>
      </w:pPr>
      <w:del w:id="972" w:author="Comparison" w:date="2026-08-04T06:08:00Z" w16du:dateUtc="2026-08-04T10:08:00Z">
        <w:r>
          <w:delText>adipiscing dolor sit do eiusmod adipiscing et ipsum lorem incididunt lorem magna tempor sit do, incididunt incididunt lorem magna sed dolor ipsum elit elit ipsum adipiscing consectetur adipiscing magna labore et dolor ipsum adipiscing elit ipsum consectetur</w:delText>
        </w:r>
        <w:r w:rsidR="00F70040">
          <w:delText xml:space="preserve">. </w:delText>
        </w:r>
      </w:del>
    </w:p>
    <w:p w14:paraId="7FB64CB6" w14:textId="77777777" w:rsidR="00540B8E" w:rsidRDefault="005314F1">
      <w:pPr>
        <w:pStyle w:val="Heading1"/>
        <w:rPr>
          <w:del w:id="973" w:author="Comparison" w:date="2026-08-04T06:08:00Z" w16du:dateUtc="2026-08-04T10:08:00Z"/>
        </w:rPr>
      </w:pPr>
      <w:del w:id="974" w:author="Comparison" w:date="2026-08-04T06:08:00Z" w16du:dateUtc="2026-08-04T10:08:00Z">
        <w:r>
          <w:br/>
        </w:r>
        <w:bookmarkStart w:id="975" w:name="17859547900309837828"/>
        <w:bookmarkStart w:id="976" w:name="_Toc507273071"/>
        <w:bookmarkStart w:id="977" w:name="_Ref508594095"/>
        <w:bookmarkStart w:id="978" w:name="_Ref511636535"/>
        <w:bookmarkStart w:id="979" w:name="_Ref38626382"/>
        <w:bookmarkStart w:id="980" w:name="_Ref38723494"/>
        <w:bookmarkStart w:id="981" w:name="_Ref231392722"/>
        <w:bookmarkStart w:id="982" w:name="_Toc218523801"/>
        <w:r>
          <w:delText>elit elit consectetur ipsum lorem ipsum magna elit eiusmod dolor</w:delText>
        </w:r>
        <w:bookmarkEnd w:id="975"/>
        <w:bookmarkEnd w:id="976"/>
        <w:bookmarkEnd w:id="977"/>
        <w:bookmarkEnd w:id="978"/>
        <w:bookmarkEnd w:id="979"/>
        <w:bookmarkEnd w:id="980"/>
        <w:bookmarkEnd w:id="981"/>
        <w:bookmarkEnd w:id="982"/>
      </w:del>
    </w:p>
    <w:p w14:paraId="0FA9D1EA" w14:textId="77777777" w:rsidR="00540B8E" w:rsidRDefault="005314F1">
      <w:pPr>
        <w:pStyle w:val="Heading2"/>
        <w:rPr>
          <w:del w:id="983" w:author="Comparison" w:date="2026-08-04T06:08:00Z" w16du:dateUtc="2026-08-04T10:08:00Z"/>
        </w:rPr>
      </w:pPr>
      <w:bookmarkStart w:id="984" w:name="6442114970643599187"/>
      <w:bookmarkStart w:id="985" w:name="_Toc226855285"/>
      <w:bookmarkStart w:id="986" w:name="_Toc218523802"/>
      <w:del w:id="987" w:author="Comparison" w:date="2026-08-04T06:08:00Z" w16du:dateUtc="2026-08-04T10:08:00Z">
        <w:r>
          <w:delText>incididunt dolor’et ipsum adipiscing incididunt dolore dolor’et ipsum adipiscing</w:delText>
        </w:r>
        <w:bookmarkEnd w:id="984"/>
        <w:bookmarkEnd w:id="985"/>
        <w:bookmarkEnd w:id="986"/>
      </w:del>
    </w:p>
    <w:p w14:paraId="00E6B1CA" w14:textId="77777777" w:rsidR="00540B8E" w:rsidRDefault="005314F1">
      <w:pPr>
        <w:pStyle w:val="TextHeading2"/>
        <w:rPr>
          <w:del w:id="988" w:author="Comparison" w:date="2026-08-04T06:08:00Z" w16du:dateUtc="2026-08-04T10:08:00Z"/>
        </w:rPr>
      </w:pPr>
      <w:del w:id="989" w:author="Comparison" w:date="2026-08-04T06:08:00Z" w16du:dateUtc="2026-08-04T10:08:00Z">
        <w:r>
          <w:delText xml:space="preserve">do ipsum ut elit elit elit, ipsum sed dolor’et ipsum consectetur dolor lorem tempor elit et consectetur incididunt ipsum sed dolor’et aliqua consectetur tempor incididunt magna sed do labore ipsum </w:delText>
        </w:r>
        <w:r>
          <w:rPr>
            <w:i/>
          </w:rPr>
          <w:delText>sed dolor’et consectetur tempor</w:delText>
        </w:r>
        <w:r w:rsidR="00F70040">
          <w:delText xml:space="preserve">. </w:delText>
        </w:r>
        <w:r>
          <w:delText xml:space="preserve">eiusmod sed dolor’et consectetur tempor incididunt magna sed do labore ipsum aliqua’et ipsum, incididunt et adipiscing sed magna ipsum aliqua’et ipsum labore aliqua consectetur </w:delText>
        </w:r>
        <w:r>
          <w:fldChar w:fldCharType="begin"/>
        </w:r>
        <w:r>
          <w:delInstrText xml:space="preserve"> REF 2155636343876565618 \r \h </w:delInstrText>
        </w:r>
        <w:r>
          <w:fldChar w:fldCharType="separate"/>
        </w:r>
        <w:r w:rsidR="00AC72FF">
          <w:delText>aliqua sed</w:delText>
        </w:r>
        <w:r>
          <w:fldChar w:fldCharType="end"/>
        </w:r>
        <w:r>
          <w:delText xml:space="preserve">. </w:delText>
        </w:r>
      </w:del>
    </w:p>
    <w:p w14:paraId="2D3F3334" w14:textId="77777777" w:rsidR="00540B8E" w:rsidRDefault="005314F1">
      <w:pPr>
        <w:pStyle w:val="TextHeading2"/>
        <w:rPr>
          <w:del w:id="990" w:author="Comparison" w:date="2026-08-04T06:08:00Z" w16du:dateUtc="2026-08-04T10:08:00Z"/>
        </w:rPr>
      </w:pPr>
      <w:del w:id="991" w:author="Comparison" w:date="2026-08-04T06:08:00Z" w16du:dateUtc="2026-08-04T10:08:00Z">
        <w:r>
          <w:delText xml:space="preserve">eiusmod lorem dolor’et ipsum consectetur dolor lorem tempor elit et consectetur incididunt ipsum lorem dolor’et aliqua consectetur tempor incididunt magna sed do labore ipsum </w:delText>
        </w:r>
        <w:r>
          <w:rPr>
            <w:i/>
          </w:rPr>
          <w:delText>lorem dolor’et consectetur tempor</w:delText>
        </w:r>
        <w:r w:rsidR="00F70040">
          <w:delText xml:space="preserve">. </w:delText>
        </w:r>
      </w:del>
    </w:p>
    <w:p w14:paraId="6C9C1ACB" w14:textId="77777777" w:rsidR="00540B8E" w:rsidRDefault="005314F1">
      <w:pPr>
        <w:pStyle w:val="Heading2"/>
        <w:rPr>
          <w:del w:id="992" w:author="Comparison" w:date="2026-08-04T06:08:00Z" w16du:dateUtc="2026-08-04T10:08:00Z"/>
        </w:rPr>
      </w:pPr>
      <w:bookmarkStart w:id="993" w:name="4385616509897695870"/>
      <w:bookmarkStart w:id="994" w:name="_Toc218523803"/>
      <w:del w:id="995" w:author="Comparison" w:date="2026-08-04T06:08:00Z" w16du:dateUtc="2026-08-04T10:08:00Z">
        <w:r>
          <w:delText>ipsum ipsum</w:delText>
        </w:r>
        <w:bookmarkEnd w:id="993"/>
        <w:bookmarkEnd w:id="994"/>
      </w:del>
    </w:p>
    <w:p w14:paraId="3BBCDF56" w14:textId="77777777" w:rsidR="00540B8E" w:rsidRDefault="005314F1">
      <w:pPr>
        <w:pStyle w:val="TextHeading2"/>
        <w:rPr>
          <w:del w:id="996" w:author="Comparison" w:date="2026-08-04T06:08:00Z" w16du:dateUtc="2026-08-04T10:08:00Z"/>
        </w:rPr>
      </w:pPr>
      <w:del w:id="997" w:author="Comparison" w:date="2026-08-04T06:08:00Z" w16du:dateUtc="2026-08-04T10:08:00Z">
        <w:r>
          <w:delText>lorem eiusmod dolor’et ipsum, et consectetur incididunt sed tempor labore tempor sed do ipsum incididunt incididunt dolor elit ipsum lorem dolor’et consectetur tempor</w:delText>
        </w:r>
        <w:r w:rsidR="00F70040">
          <w:delText xml:space="preserve">. </w:delText>
        </w:r>
        <w:r>
          <w:delText>consectetur sed adipiscing dolore do amet amet eiusmod aliqua adipiscing eiusmod amet amet ipsum lorem dolor’et consectetur tempor.</w:delText>
        </w:r>
      </w:del>
    </w:p>
    <w:p w14:paraId="57D0B298" w14:textId="77777777" w:rsidR="00540B8E" w:rsidRDefault="005314F1">
      <w:pPr>
        <w:pStyle w:val="TextHeading2"/>
        <w:rPr>
          <w:del w:id="998" w:author="Comparison" w:date="2026-08-04T06:08:00Z" w16du:dateUtc="2026-08-04T10:08:00Z"/>
        </w:rPr>
      </w:pPr>
      <w:del w:id="999" w:author="Comparison" w:date="2026-08-04T06:08:00Z" w16du:dateUtc="2026-08-04T10:08:00Z">
        <w:r>
          <w:delText xml:space="preserve">do ipsum dolor elit ipsum lorem dolor’et consectetur tempor labore aliqua consectetur ipsum consectetur, ipsum lorem dolor’et consectetur tempor incididunt magna sed do labore ipsum </w:delText>
        </w:r>
        <w:r>
          <w:rPr>
            <w:i/>
          </w:rPr>
          <w:delText>do consectetur</w:delText>
        </w:r>
        <w:r>
          <w:delText>, sit adipiscing dolore do magna adipiscing labore ipsum elit sit ipsum ipsum ipsum incididunt sit</w:delText>
        </w:r>
        <w:r w:rsidR="00F70040">
          <w:delText xml:space="preserve">. </w:delText>
        </w:r>
        <w:r>
          <w:delText>eiusmod do consectetur incididunt magna amet ipsum sit eiusmod ipsum do sit ipsum do ipsum consectetur lorem consectetur ipsum aliqua.</w:delText>
        </w:r>
      </w:del>
    </w:p>
    <w:p w14:paraId="7C604E93" w14:textId="77777777" w:rsidR="00540B8E" w:rsidRDefault="005314F1">
      <w:pPr>
        <w:pStyle w:val="Heading2"/>
        <w:rPr>
          <w:del w:id="1000" w:author="Comparison" w:date="2026-08-04T06:08:00Z" w16du:dateUtc="2026-08-04T10:08:00Z"/>
        </w:rPr>
      </w:pPr>
      <w:bookmarkStart w:id="1001" w:name="14969302453579297102"/>
      <w:bookmarkStart w:id="1002" w:name="_Toc218523804"/>
      <w:del w:id="1003" w:author="Comparison" w:date="2026-08-04T06:08:00Z" w16du:dateUtc="2026-08-04T10:08:00Z">
        <w:r>
          <w:delText>aliqua elit ipsum incididunt do</w:delText>
        </w:r>
        <w:bookmarkEnd w:id="1001"/>
        <w:bookmarkEnd w:id="1002"/>
      </w:del>
    </w:p>
    <w:p w14:paraId="15B36A0C" w14:textId="77777777" w:rsidR="00540B8E" w:rsidRDefault="005314F1">
      <w:pPr>
        <w:pStyle w:val="TextHeading2"/>
        <w:rPr>
          <w:del w:id="1004" w:author="Comparison" w:date="2026-08-04T06:08:00Z" w16du:dateUtc="2026-08-04T10:08:00Z"/>
        </w:rPr>
      </w:pPr>
      <w:del w:id="1005" w:author="Comparison" w:date="2026-08-04T06:08:00Z" w16du:dateUtc="2026-08-04T10:08:00Z">
        <w:r>
          <w:delText>consectetur sed adipiscing elit ipsum ipsum lorem dolor’et consectetur tempor:</w:delText>
        </w:r>
      </w:del>
    </w:p>
    <w:p w14:paraId="1EF7FF97" w14:textId="77777777" w:rsidR="00540B8E" w:rsidRDefault="005314F1">
      <w:pPr>
        <w:pStyle w:val="TextHeading3"/>
        <w:rPr>
          <w:del w:id="1006" w:author="Comparison" w:date="2026-08-04T06:08:00Z" w16du:dateUtc="2026-08-04T10:08:00Z"/>
        </w:rPr>
      </w:pPr>
      <w:del w:id="1007" w:author="Comparison" w:date="2026-08-04T06:08:00Z" w16du:dateUtc="2026-08-04T10:08:00Z">
        <w:r>
          <w:delText>labore elit ipsum lorem dolor’et tempor consectetur, magna, incididunt et lorem adipiscing, do labore elit adipiscing incididunt sit magna;</w:delText>
        </w:r>
      </w:del>
    </w:p>
    <w:p w14:paraId="2B15044C" w14:textId="77777777" w:rsidR="00540B8E" w:rsidRDefault="005314F1">
      <w:pPr>
        <w:pStyle w:val="TextHeading3"/>
        <w:rPr>
          <w:del w:id="1008" w:author="Comparison" w:date="2026-08-04T06:08:00Z" w16du:dateUtc="2026-08-04T10:08:00Z"/>
        </w:rPr>
      </w:pPr>
      <w:del w:id="1009" w:author="Comparison" w:date="2026-08-04T06:08:00Z" w16du:dateUtc="2026-08-04T10:08:00Z">
        <w:r>
          <w:delText>amet et magna dolor ipsum lorem dolor lorem ipsum lorem dolor’et amet;</w:delText>
        </w:r>
      </w:del>
    </w:p>
    <w:p w14:paraId="6052932D" w14:textId="77777777" w:rsidR="00540B8E" w:rsidRDefault="005314F1">
      <w:pPr>
        <w:pStyle w:val="TextHeading3"/>
        <w:rPr>
          <w:del w:id="1010" w:author="Comparison" w:date="2026-08-04T06:08:00Z" w16du:dateUtc="2026-08-04T10:08:00Z"/>
        </w:rPr>
      </w:pPr>
      <w:del w:id="1011" w:author="Comparison" w:date="2026-08-04T06:08:00Z" w16du:dateUtc="2026-08-04T10:08:00Z">
        <w:r>
          <w:delText>labore elit ipsum ipsum consectetur incididunt ipsum lorem dolor’et amet; incididunt</w:delText>
        </w:r>
      </w:del>
    </w:p>
    <w:p w14:paraId="5AE50EB2" w14:textId="77777777" w:rsidR="00540B8E" w:rsidRDefault="005314F1">
      <w:pPr>
        <w:pStyle w:val="TextHeading3"/>
        <w:rPr>
          <w:del w:id="1012" w:author="Comparison" w:date="2026-08-04T06:08:00Z" w16du:dateUtc="2026-08-04T10:08:00Z"/>
        </w:rPr>
      </w:pPr>
      <w:del w:id="1013" w:author="Comparison" w:date="2026-08-04T06:08:00Z" w16du:dateUtc="2026-08-04T10:08:00Z">
        <w:r>
          <w:delText>adipiscing-labore adipiscing amet dolor consectetur incididunt ipsum lorem dolor.</w:delText>
        </w:r>
      </w:del>
    </w:p>
    <w:p w14:paraId="2071AB57" w14:textId="77777777" w:rsidR="004407C2" w:rsidRDefault="005314F1">
      <w:pPr>
        <w:pStyle w:val="TextHeading2"/>
        <w:rPr>
          <w:del w:id="1014" w:author="Comparison" w:date="2026-08-04T06:08:00Z" w16du:dateUtc="2026-08-04T10:08:00Z"/>
        </w:rPr>
      </w:pPr>
      <w:del w:id="1015" w:author="Comparison" w:date="2026-08-04T06:08:00Z" w16du:dateUtc="2026-08-04T10:08:00Z">
        <w:r>
          <w:delText>et aliqua sit incididunt tempor et sed</w:delText>
        </w:r>
        <w:r w:rsidR="00F70040">
          <w:delText xml:space="preserve">. </w:delText>
        </w:r>
        <w:r>
          <w:delText>consectetur sed adipiscing adipiscing adipiscing aliqua adipiscing aliqua consectetur do do dolor sit aliqua amet elit ipsum labore incididunt adipiscing adipiscing aliqua consectetur dolor adipiscing’et ut</w:delText>
        </w:r>
        <w:r w:rsidR="00F70040">
          <w:delText xml:space="preserve">. </w:delText>
        </w:r>
        <w:r>
          <w:delText>sed et consectetur adipiscing ut dolor sit lorem incididunt do amet dolor ipsum consectetur dolor sed elit ipsum incididunt labore.</w:delText>
        </w:r>
      </w:del>
    </w:p>
    <w:p w14:paraId="43C6F8EE" w14:textId="77777777" w:rsidR="00540B8E" w:rsidRPr="004407C2" w:rsidRDefault="004407C2" w:rsidP="004407C2">
      <w:pPr>
        <w:rPr>
          <w:del w:id="1016" w:author="Comparison" w:date="2026-08-04T06:08:00Z" w16du:dateUtc="2026-08-04T10:08:00Z"/>
          <w:szCs w:val="20"/>
        </w:rPr>
      </w:pPr>
      <w:del w:id="1017" w:author="Comparison" w:date="2026-08-04T06:08:00Z" w16du:dateUtc="2026-08-04T10:08:00Z">
        <w:r>
          <w:br w:type="page"/>
        </w:r>
      </w:del>
    </w:p>
    <w:p w14:paraId="43489183" w14:textId="77777777" w:rsidR="00540B8E" w:rsidRDefault="005314F1">
      <w:pPr>
        <w:pStyle w:val="TextHeading2"/>
        <w:rPr>
          <w:del w:id="1018" w:author="Comparison" w:date="2026-08-04T06:08:00Z" w16du:dateUtc="2026-08-04T10:08:00Z"/>
        </w:rPr>
      </w:pPr>
      <w:del w:id="1019" w:author="Comparison" w:date="2026-08-04T06:08:00Z" w16du:dateUtc="2026-08-04T10:08:00Z">
        <w:r>
          <w:delText>sed amet adipiscing dolore ipsum labore amet adipiscing consectetur aliqua eiusmod do ipsum lorem dolor’et amet, et sed adipiscing lorem elit dolor do labore ipsum aliqua elit do sit amet consectetur aliqua amet ipsum labore amet adipiscing consectetur aliqua.</w:delText>
        </w:r>
      </w:del>
    </w:p>
    <w:p w14:paraId="52031A44" w14:textId="77777777" w:rsidR="00540B8E" w:rsidRDefault="005314F1">
      <w:pPr>
        <w:pStyle w:val="TextHeading2"/>
        <w:rPr>
          <w:del w:id="1020" w:author="Comparison" w:date="2026-08-04T06:08:00Z" w16du:dateUtc="2026-08-04T10:08:00Z"/>
        </w:rPr>
      </w:pPr>
      <w:del w:id="1021" w:author="Comparison" w:date="2026-08-04T06:08:00Z" w16du:dateUtc="2026-08-04T10:08:00Z">
        <w:r>
          <w:delTex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delText>
        </w:r>
      </w:del>
    </w:p>
    <w:p w14:paraId="5C138E13" w14:textId="77777777" w:rsidR="00540B8E" w:rsidRDefault="005314F1">
      <w:pPr>
        <w:pStyle w:val="TextHeading2"/>
        <w:rPr>
          <w:del w:id="1022" w:author="Comparison" w:date="2026-08-04T06:08:00Z" w16du:dateUtc="2026-08-04T10:08:00Z"/>
        </w:rPr>
      </w:pPr>
      <w:del w:id="1023" w:author="Comparison" w:date="2026-08-04T06:08:00Z" w16du:dateUtc="2026-08-04T10:08:00Z">
        <w:r>
          <w:delText xml:space="preserve">consectetur sed sed elit ipsum elit dolor elit ipsum consectetur tempor’et do, labore aliqua consectetur </w:delText>
        </w:r>
        <w:r>
          <w:fldChar w:fldCharType="begin"/>
        </w:r>
        <w:r>
          <w:delInstrText xml:space="preserve"> REF 12059162026549520960 \r \h </w:delInstrText>
        </w:r>
        <w:r>
          <w:fldChar w:fldCharType="separate"/>
        </w:r>
        <w:r w:rsidR="00AC72FF">
          <w:delText>lorem 5.06</w:delText>
        </w:r>
        <w:r>
          <w:fldChar w:fldCharType="end"/>
        </w:r>
        <w:r w:rsidR="00F70040">
          <w:delText xml:space="preserve">. </w:delText>
        </w:r>
        <w:r>
          <w:delTex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delText>
        </w:r>
      </w:del>
    </w:p>
    <w:p w14:paraId="753E53E7" w14:textId="77777777" w:rsidR="00540B8E" w:rsidRDefault="005314F1">
      <w:pPr>
        <w:pStyle w:val="Heading2"/>
        <w:rPr>
          <w:del w:id="1024" w:author="Comparison" w:date="2026-08-04T06:08:00Z" w16du:dateUtc="2026-08-04T10:08:00Z"/>
        </w:rPr>
      </w:pPr>
      <w:bookmarkStart w:id="1025" w:name="10211175623361707806"/>
      <w:bookmarkStart w:id="1026" w:name="_Toc218523805"/>
      <w:del w:id="1027" w:author="Comparison" w:date="2026-08-04T06:08:00Z" w16du:dateUtc="2026-08-04T10:08:00Z">
        <w:r>
          <w:delText>et aliqua eiusmod do ipsum et lorem</w:delText>
        </w:r>
        <w:bookmarkEnd w:id="1025"/>
        <w:bookmarkEnd w:id="1026"/>
      </w:del>
    </w:p>
    <w:p w14:paraId="7325BF6C" w14:textId="77777777" w:rsidR="00540B8E" w:rsidRDefault="005314F1" w:rsidP="004407C2">
      <w:pPr>
        <w:pStyle w:val="TextHeading2"/>
        <w:spacing w:line="276" w:lineRule="auto"/>
        <w:rPr>
          <w:del w:id="1028" w:author="Comparison" w:date="2026-08-04T06:08:00Z" w16du:dateUtc="2026-08-04T10:08:00Z"/>
        </w:rPr>
      </w:pPr>
      <w:del w:id="1029" w:author="Comparison" w:date="2026-08-04T06:08:00Z" w16du:dateUtc="2026-08-04T10:08:00Z">
        <w:r>
          <w:delTex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delText>
        </w:r>
        <w:r w:rsidR="00F70040">
          <w:delText xml:space="preserve">. </w:delText>
        </w:r>
        <w:r>
          <w:delText>do lorem et lorem amet do dolor amet lorem incididunt consectetur aliqua adipiscing dolore do magna adipiscing tempor sed elit eiusmod.</w:delText>
        </w:r>
      </w:del>
    </w:p>
    <w:p w14:paraId="0A2D91D7" w14:textId="77777777" w:rsidR="00540B8E" w:rsidRDefault="005314F1" w:rsidP="004407C2">
      <w:pPr>
        <w:pStyle w:val="Heading2"/>
        <w:rPr>
          <w:del w:id="1030" w:author="Comparison" w:date="2026-08-04T06:08:00Z" w16du:dateUtc="2026-08-04T10:08:00Z"/>
        </w:rPr>
      </w:pPr>
      <w:bookmarkStart w:id="1031" w:name="14971220949202135254"/>
      <w:bookmarkStart w:id="1032" w:name="_Toc218523806"/>
      <w:del w:id="1033" w:author="Comparison" w:date="2026-08-04T06:08:00Z" w16du:dateUtc="2026-08-04T10:08:00Z">
        <w:r>
          <w:delText>sed lorem labore do ipsum do</w:delText>
        </w:r>
        <w:bookmarkEnd w:id="1031"/>
        <w:bookmarkEnd w:id="1032"/>
      </w:del>
    </w:p>
    <w:p w14:paraId="1140A579" w14:textId="77777777" w:rsidR="00540B8E" w:rsidRDefault="005314F1" w:rsidP="004407C2">
      <w:pPr>
        <w:pStyle w:val="TextHeading2"/>
        <w:spacing w:line="276" w:lineRule="auto"/>
        <w:rPr>
          <w:del w:id="1034" w:author="Comparison" w:date="2026-08-04T06:08:00Z" w16du:dateUtc="2026-08-04T10:08:00Z"/>
        </w:rPr>
      </w:pPr>
      <w:del w:id="1035" w:author="Comparison" w:date="2026-08-04T06:08:00Z" w16du:dateUtc="2026-08-04T10:08:00Z">
        <w:r>
          <w:delText>eiusmod magna do ipsum aliqua consectetur ipsum sed, dolor adipiscing lorem et et do ipsum sed et ipsum sed amet et magna lorem sed magna elit et consectetur lorem ipsum amet</w:delText>
        </w:r>
        <w:r w:rsidR="00F70040">
          <w:delText xml:space="preserve">. </w:delText>
        </w:r>
        <w:r>
          <w:delText>aliqua consectetur ipsum sed aliqua consectetur adipiscing adipiscing lorem et magna et do elit et lorem lorem labore.</w:delText>
        </w:r>
      </w:del>
    </w:p>
    <w:p w14:paraId="7818C78E" w14:textId="77777777" w:rsidR="00540B8E" w:rsidRDefault="005314F1" w:rsidP="004407C2">
      <w:pPr>
        <w:pStyle w:val="Heading2"/>
        <w:rPr>
          <w:del w:id="1036" w:author="Comparison" w:date="2026-08-04T06:08:00Z" w16du:dateUtc="2026-08-04T10:08:00Z"/>
        </w:rPr>
      </w:pPr>
      <w:bookmarkStart w:id="1037" w:name="12059162026549520960"/>
      <w:bookmarkStart w:id="1038" w:name="_Ref508590762"/>
      <w:bookmarkStart w:id="1039" w:name="_Toc218523807"/>
      <w:del w:id="1040" w:author="Comparison" w:date="2026-08-04T06:08:00Z" w16du:dateUtc="2026-08-04T10:08:00Z">
        <w:r>
          <w:delText>aliqua elit magna do</w:delText>
        </w:r>
        <w:bookmarkEnd w:id="1037"/>
        <w:bookmarkEnd w:id="1038"/>
        <w:bookmarkEnd w:id="1039"/>
      </w:del>
    </w:p>
    <w:p w14:paraId="69AC800E" w14:textId="77777777" w:rsidR="004407C2" w:rsidRDefault="005314F1" w:rsidP="004407C2">
      <w:pPr>
        <w:pStyle w:val="TextHeading2"/>
        <w:spacing w:line="276" w:lineRule="auto"/>
        <w:rPr>
          <w:del w:id="1041" w:author="Comparison" w:date="2026-08-04T06:08:00Z" w16du:dateUtc="2026-08-04T10:08:00Z"/>
        </w:rPr>
      </w:pPr>
      <w:del w:id="1042" w:author="Comparison" w:date="2026-08-04T06:08:00Z" w16du:dateUtc="2026-08-04T10:08:00Z">
        <w:r>
          <w:delText xml:space="preserve">magna ipsum ut elit ipsum aliqua, ipsum adipiscing </w:delText>
        </w:r>
        <w:r>
          <w:rPr>
            <w:i/>
          </w:rPr>
          <w:delText>ipsum elit</w:delText>
        </w:r>
        <w:r>
          <w:delText xml:space="preserve"> et do dolor elit eiusmod dolor ut elit ipsum lorem dolor’et ipsum dolor labore, amet, lorem amet lorem, do amet, ipsum, amet, incididunt ut-do magna-lorem dolor elit</w:delText>
        </w:r>
        <w:r w:rsidR="00F70040">
          <w:delText xml:space="preserve">. </w:delText>
        </w:r>
        <w:r>
          <w:delText xml:space="preserve">magna ut elit ipsum lorem, </w:delText>
        </w:r>
        <w:r>
          <w:rPr>
            <w:i/>
          </w:rPr>
          <w:delText>ipsum elit</w:delText>
        </w:r>
        <w:r>
          <w:delText xml:space="preserve"> et lorem amet dolor aliqua amet adipiscing eiusmod dolor labore ipsum ut lorem 2031(elit)(5)(dolore) lorem lorem 2032adipiscing(elit), lorem dolor ipsum sit ipsum adipiscing eiusmod dolor dolor elit labore</w:delText>
        </w:r>
        <w:r w:rsidR="00F70040">
          <w:delText xml:space="preserve">. </w:delText>
        </w:r>
        <w:r>
          <w:delText>sit et ipsum adipiscing amet dolor magna-lorem dolor adipiscing, ipsum ipsum eiusmod ut-do magna-lorem dolor adipiscing.</w:delText>
        </w:r>
      </w:del>
    </w:p>
    <w:p w14:paraId="19B98177" w14:textId="77777777" w:rsidR="00540B8E" w:rsidRPr="004407C2" w:rsidRDefault="004407C2" w:rsidP="004407C2">
      <w:pPr>
        <w:rPr>
          <w:del w:id="1043" w:author="Comparison" w:date="2026-08-04T06:08:00Z" w16du:dateUtc="2026-08-04T10:08:00Z"/>
          <w:szCs w:val="20"/>
        </w:rPr>
      </w:pPr>
      <w:del w:id="1044" w:author="Comparison" w:date="2026-08-04T06:08:00Z" w16du:dateUtc="2026-08-04T10:08:00Z">
        <w:r>
          <w:br w:type="page"/>
        </w:r>
      </w:del>
    </w:p>
    <w:p w14:paraId="7CA866AD" w14:textId="77777777" w:rsidR="00540B8E" w:rsidRDefault="005314F1">
      <w:pPr>
        <w:pStyle w:val="TextHeading2"/>
        <w:rPr>
          <w:del w:id="1045" w:author="Comparison" w:date="2026-08-04T06:08:00Z" w16du:dateUtc="2026-08-04T10:08:00Z"/>
        </w:rPr>
      </w:pPr>
      <w:del w:id="1046" w:author="Comparison" w:date="2026-08-04T06:08:00Z" w16du:dateUtc="2026-08-04T10:08:00Z">
        <w:r>
          <w:delText>sed labore do sed elit eiusmod incididunt labore ipsum labore consectetur ipsum aliqua lorem et consectetur ipsum consectetur, et sed sed labore ipsum elit tempor ipsum ipsum labore dolor ipsum sit sed amet ipsum ut elit ipsum adipiscing</w:delText>
        </w:r>
        <w:r w:rsidR="00F70040">
          <w:delText xml:space="preserve">. </w:delText>
        </w:r>
        <w:r>
          <w:delText>sed labore ipsum, et sed sed elit ipsum ipsum elit amet dolor ipsum tempor dolor ipsum adipiscing, sed lorem ipsum ipsum adipiscing ut elit ipsum labore ipsum ut, ipsum adipiscing sit incididunt ipsum ipsum elit, incididunt ipsum ut elit dolor sed adipiscing ipsum tempor</w:delText>
        </w:r>
        <w:r w:rsidR="00F70040">
          <w:delText xml:space="preserve">. </w:delText>
        </w:r>
        <w:r>
          <w:delText xml:space="preserve">eiusmod magna et consectetur dolore ipsum adipiscing sit do magna et amet adipiscing aliqua ut. </w:delText>
        </w:r>
      </w:del>
    </w:p>
    <w:p w14:paraId="637800BE" w14:textId="77777777" w:rsidR="00540B8E" w:rsidRDefault="005314F1">
      <w:pPr>
        <w:pStyle w:val="TextHeading2"/>
        <w:rPr>
          <w:del w:id="1047" w:author="Comparison" w:date="2026-08-04T06:08:00Z" w16du:dateUtc="2026-08-04T10:08:00Z"/>
        </w:rPr>
      </w:pPr>
      <w:del w:id="1048" w:author="Comparison" w:date="2026-08-04T06:08:00Z" w16du:dateUtc="2026-08-04T10:08:00Z">
        <w:r>
          <w:delTex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delText>
        </w:r>
        <w:r w:rsidR="00F70040">
          <w:delText xml:space="preserve">. </w:delText>
        </w:r>
        <w:r>
          <w:delText>sed ipsum elit sit lorem dolore ipsum ipsum ipsum elit tempor elit ipsum ipsum et ipsum consectetur, ipsum sed sed labore ipsum do incididunt aliqua tempor ipsum ipsum elit sit consectetur do aliqua.</w:delText>
        </w:r>
      </w:del>
    </w:p>
    <w:p w14:paraId="0DC169A5" w14:textId="77777777" w:rsidR="00540B8E" w:rsidRDefault="005314F1">
      <w:pPr>
        <w:pStyle w:val="TextHeading2"/>
        <w:rPr>
          <w:del w:id="1049" w:author="Comparison" w:date="2026-08-04T06:08:00Z" w16du:dateUtc="2026-08-04T10:08:00Z"/>
        </w:rPr>
      </w:pPr>
      <w:bookmarkStart w:id="1050" w:name="_Hlk493779504"/>
      <w:del w:id="1051" w:author="Comparison" w:date="2026-08-04T06:08:00Z" w16du:dateUtc="2026-08-04T10:08:00Z">
        <w:r>
          <w:delTex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delText>
        </w:r>
        <w:bookmarkEnd w:id="1050"/>
      </w:del>
    </w:p>
    <w:p w14:paraId="4FFE92A4" w14:textId="77777777" w:rsidR="00540B8E" w:rsidRDefault="005314F1">
      <w:pPr>
        <w:pStyle w:val="Heading2"/>
        <w:rPr>
          <w:del w:id="1052" w:author="Comparison" w:date="2026-08-04T06:08:00Z" w16du:dateUtc="2026-08-04T10:08:00Z"/>
        </w:rPr>
      </w:pPr>
      <w:bookmarkStart w:id="1053" w:name="12059641650455230498"/>
      <w:bookmarkStart w:id="1054" w:name="_Hlk505438526"/>
      <w:bookmarkStart w:id="1055" w:name="_Toc218523808"/>
      <w:del w:id="1056" w:author="Comparison" w:date="2026-08-04T06:08:00Z" w16du:dateUtc="2026-08-04T10:08:00Z">
        <w:r>
          <w:delText>dolore tempor ipsum ut ut</w:delText>
        </w:r>
        <w:bookmarkEnd w:id="1053"/>
        <w:bookmarkEnd w:id="1054"/>
        <w:bookmarkEnd w:id="1055"/>
      </w:del>
    </w:p>
    <w:p w14:paraId="744C8427" w14:textId="77777777" w:rsidR="00540B8E" w:rsidRDefault="005314F1">
      <w:pPr>
        <w:pStyle w:val="TextHeading2"/>
        <w:tabs>
          <w:tab w:val="left" w:pos="3510"/>
        </w:tabs>
        <w:rPr>
          <w:del w:id="1057" w:author="Comparison" w:date="2026-08-04T06:08:00Z" w16du:dateUtc="2026-08-04T10:08:00Z"/>
        </w:rPr>
      </w:pPr>
      <w:del w:id="1058" w:author="Comparison" w:date="2026-08-04T06:08:00Z" w16du:dateUtc="2026-08-04T10:08:00Z">
        <w:r>
          <w:delText>eiusmod labore ut sit magna do ipsum elit ipsum magna eiusmod ipsum lorem dolor’et ut ut incididunt et sed</w:delText>
        </w:r>
        <w:r w:rsidR="00F70040">
          <w:delText xml:space="preserve">. </w:delText>
        </w:r>
        <w:r>
          <w:delText>et ut amet consectetur do ipsum ut ut incididunt ipsum sed sit ipsum consectetur elit lorem elit.</w:delText>
        </w:r>
      </w:del>
    </w:p>
    <w:p w14:paraId="3676BF8F" w14:textId="77777777" w:rsidR="00540B8E" w:rsidRDefault="005314F1">
      <w:pPr>
        <w:pStyle w:val="Heading3"/>
        <w:rPr>
          <w:del w:id="1059" w:author="Comparison" w:date="2026-08-04T06:08:00Z" w16du:dateUtc="2026-08-04T10:08:00Z"/>
        </w:rPr>
      </w:pPr>
      <w:bookmarkStart w:id="1060" w:name="12060121274360940036"/>
      <w:del w:id="1061" w:author="Comparison" w:date="2026-08-04T06:08:00Z" w16du:dateUtc="2026-08-04T10:08:00Z">
        <w:r>
          <w:delText>tempor aliqua adipiscing ipsum ipsum ut ut</w:delText>
        </w:r>
        <w:bookmarkEnd w:id="1060"/>
      </w:del>
    </w:p>
    <w:p w14:paraId="049FA04D" w14:textId="77777777" w:rsidR="00540B8E" w:rsidRDefault="005314F1">
      <w:pPr>
        <w:pStyle w:val="TextHeading3"/>
        <w:rPr>
          <w:del w:id="1062" w:author="Comparison" w:date="2026-08-04T06:08:00Z" w16du:dateUtc="2026-08-04T10:08:00Z"/>
        </w:rPr>
      </w:pPr>
      <w:del w:id="1063" w:author="Comparison" w:date="2026-08-04T06:08:00Z" w16du:dateUtc="2026-08-04T10:08:00Z">
        <w:r>
          <w:delText>consectetur sed adipiscing tempor incididunt ipsum tempor ut elit ipsum lorem dolor’et ut ut amet aliqua magna et ipsum aliqua incididunt ipsum amet dolor consectetur dolor aliqua consectetur ut ipsum lorem adipiscing</w:delText>
        </w:r>
        <w:r w:rsidR="00F70040">
          <w:delText xml:space="preserve">. </w:delText>
        </w:r>
        <w:r>
          <w:delText>sed eiusmod amet aliqua sit et ipsum aliqua do ipsum lorem dolor’et ut ut, et sed incididunt labore ipsum adipiscing do incididunt lorem ipsum adipiscing elit ipsum amet.</w:delText>
        </w:r>
      </w:del>
    </w:p>
    <w:p w14:paraId="7AD56B28" w14:textId="77777777" w:rsidR="00540B8E" w:rsidRDefault="005314F1">
      <w:pPr>
        <w:pStyle w:val="Heading3"/>
        <w:rPr>
          <w:del w:id="1064" w:author="Comparison" w:date="2026-08-04T06:08:00Z" w16du:dateUtc="2026-08-04T10:08:00Z"/>
        </w:rPr>
      </w:pPr>
      <w:bookmarkStart w:id="1065" w:name="12060600898266649574"/>
      <w:del w:id="1066" w:author="Comparison" w:date="2026-08-04T06:08:00Z" w16du:dateUtc="2026-08-04T10:08:00Z">
        <w:r>
          <w:delText>consectetur elit et adipiscing</w:delText>
        </w:r>
        <w:bookmarkEnd w:id="1065"/>
      </w:del>
    </w:p>
    <w:p w14:paraId="687CDEC8" w14:textId="77777777" w:rsidR="004407C2" w:rsidRDefault="005314F1">
      <w:pPr>
        <w:pStyle w:val="TextHeading3"/>
        <w:rPr>
          <w:del w:id="1067" w:author="Comparison" w:date="2026-08-04T06:08:00Z" w16du:dateUtc="2026-08-04T10:08:00Z"/>
        </w:rPr>
      </w:pPr>
      <w:del w:id="1068" w:author="Comparison" w:date="2026-08-04T06:08:00Z" w16du:dateUtc="2026-08-04T10:08:00Z">
        <w:r>
          <w:delText>consectetur sed adipiscing sit lorem aliqua dolor labore elit tempor lorem do et sed dolor ipsum lorem dolor’et ut ut</w:delText>
        </w:r>
        <w:r w:rsidR="00F70040">
          <w:delText xml:space="preserve">. </w:delText>
        </w:r>
        <w:r>
          <w:delText>sed et sed incididunt ipsum tempor, et sed adipiscing lorem dolore consectetur elit, incididunt incididunt lorem magna tempor do adipiscing ipsum ut ut’et lorem.</w:delText>
        </w:r>
      </w:del>
    </w:p>
    <w:p w14:paraId="197B853C" w14:textId="77777777" w:rsidR="00540B8E" w:rsidRPr="004407C2" w:rsidRDefault="004407C2" w:rsidP="004407C2">
      <w:pPr>
        <w:rPr>
          <w:del w:id="1069" w:author="Comparison" w:date="2026-08-04T06:08:00Z" w16du:dateUtc="2026-08-04T10:08:00Z"/>
          <w:szCs w:val="20"/>
        </w:rPr>
      </w:pPr>
      <w:del w:id="1070" w:author="Comparison" w:date="2026-08-04T06:08:00Z" w16du:dateUtc="2026-08-04T10:08:00Z">
        <w:r>
          <w:br w:type="page"/>
        </w:r>
      </w:del>
    </w:p>
    <w:p w14:paraId="32B31BD3" w14:textId="77777777" w:rsidR="00540B8E" w:rsidRDefault="005314F1">
      <w:pPr>
        <w:pStyle w:val="Heading3"/>
        <w:rPr>
          <w:del w:id="1071" w:author="Comparison" w:date="2026-08-04T06:08:00Z" w16du:dateUtc="2026-08-04T10:08:00Z"/>
        </w:rPr>
      </w:pPr>
      <w:bookmarkStart w:id="1072" w:name="12061080522172359112"/>
      <w:del w:id="1073" w:author="Comparison" w:date="2026-08-04T06:08:00Z" w16du:dateUtc="2026-08-04T10:08:00Z">
        <w:r>
          <w:delText>sit ut do ipsum dolore dolor’et ut ut</w:delText>
        </w:r>
        <w:bookmarkEnd w:id="1072"/>
      </w:del>
    </w:p>
    <w:p w14:paraId="1C3F3D01" w14:textId="77777777" w:rsidR="00540B8E" w:rsidRDefault="005314F1">
      <w:pPr>
        <w:pStyle w:val="TextHeading3"/>
        <w:tabs>
          <w:tab w:val="left" w:pos="3510"/>
        </w:tabs>
        <w:rPr>
          <w:del w:id="1074" w:author="Comparison" w:date="2026-08-04T06:08:00Z" w16du:dateUtc="2026-08-04T10:08:00Z"/>
        </w:rPr>
      </w:pPr>
      <w:del w:id="1075" w:author="Comparison" w:date="2026-08-04T06:08:00Z" w16du:dateUtc="2026-08-04T10:08:00Z">
        <w:r>
          <w:delTex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delText>
        </w:r>
      </w:del>
    </w:p>
    <w:p w14:paraId="4114108D" w14:textId="77777777" w:rsidR="00540B8E" w:rsidRDefault="005314F1">
      <w:pPr>
        <w:pStyle w:val="Heading2"/>
        <w:rPr>
          <w:del w:id="1076" w:author="Comparison" w:date="2026-08-04T06:08:00Z" w16du:dateUtc="2026-08-04T10:08:00Z"/>
        </w:rPr>
      </w:pPr>
      <w:bookmarkStart w:id="1077" w:name="8749372362949139356"/>
      <w:bookmarkStart w:id="1078" w:name="_Toc218523809"/>
      <w:del w:id="1079" w:author="Comparison" w:date="2026-08-04T06:08:00Z" w16du:dateUtc="2026-08-04T10:08:00Z">
        <w:r>
          <w:delText>dolore do magna elit ut</w:delText>
        </w:r>
        <w:bookmarkEnd w:id="1077"/>
        <w:bookmarkEnd w:id="1078"/>
      </w:del>
    </w:p>
    <w:p w14:paraId="39CBCC1D" w14:textId="77777777" w:rsidR="00540B8E" w:rsidRDefault="005314F1">
      <w:pPr>
        <w:pStyle w:val="TextHeading2"/>
        <w:rPr>
          <w:del w:id="1080" w:author="Comparison" w:date="2026-08-04T06:08:00Z" w16du:dateUtc="2026-08-04T10:08:00Z"/>
          <w:i/>
        </w:rPr>
      </w:pPr>
      <w:del w:id="1081" w:author="Comparison" w:date="2026-08-04T06:08:00Z" w16du:dateUtc="2026-08-04T10:08:00Z">
        <w:r>
          <w:delText>do eiusmod dolor’et ipsum, et sed adipiscing adipiscing adipiscing amet labore aliqua consectetur ipsum lorem</w:delText>
        </w:r>
        <w:r w:rsidR="00F70040">
          <w:delText xml:space="preserve">. </w:delText>
        </w:r>
        <w:r>
          <w:delText>sit do eiusmod ut ut aliqua consectetur amet ipsum lorem dolor’et consectetur amet, ipsum incididunt labore aliqua do et sed labore do dolor adipiscing sed incididunt magna ipsum do ipsum ut ut’et sit eiusmod labore.</w:delText>
        </w:r>
      </w:del>
    </w:p>
    <w:p w14:paraId="5A6234AC" w14:textId="77777777" w:rsidR="00540B8E" w:rsidRDefault="005314F1">
      <w:pPr>
        <w:pStyle w:val="Heading3"/>
        <w:rPr>
          <w:del w:id="1082" w:author="Comparison" w:date="2026-08-04T06:08:00Z" w16du:dateUtc="2026-08-04T10:08:00Z"/>
        </w:rPr>
      </w:pPr>
      <w:bookmarkStart w:id="1083" w:name="8749851986854848894"/>
      <w:del w:id="1084" w:author="Comparison" w:date="2026-08-04T06:08:00Z" w16du:dateUtc="2026-08-04T10:08:00Z">
        <w:r>
          <w:delText>elit ut</w:delText>
        </w:r>
        <w:bookmarkEnd w:id="1083"/>
      </w:del>
    </w:p>
    <w:p w14:paraId="048B96E9" w14:textId="77777777" w:rsidR="00540B8E" w:rsidRDefault="005314F1">
      <w:pPr>
        <w:pStyle w:val="TextHeading3"/>
        <w:rPr>
          <w:del w:id="1085" w:author="Comparison" w:date="2026-08-04T06:08:00Z" w16du:dateUtc="2026-08-04T10:08:00Z"/>
        </w:rPr>
      </w:pPr>
      <w:del w:id="1086" w:author="Comparison" w:date="2026-08-04T06:08:00Z" w16du:dateUtc="2026-08-04T10:08:00Z">
        <w:r>
          <w:delText>consectetur sed adipiscing adipiscing dolor adipiscing amet ipsum amet ipsum aliqua incididunt elit ipsum lorem dolor’et amet, do:</w:delText>
        </w:r>
      </w:del>
    </w:p>
    <w:p w14:paraId="7A2915C0" w14:textId="77777777" w:rsidR="00540B8E" w:rsidRDefault="005314F1">
      <w:pPr>
        <w:pStyle w:val="TextHeading4"/>
        <w:rPr>
          <w:del w:id="1087" w:author="Comparison" w:date="2026-08-04T06:08:00Z" w16du:dateUtc="2026-08-04T10:08:00Z"/>
        </w:rPr>
      </w:pPr>
      <w:del w:id="1088" w:author="Comparison" w:date="2026-08-04T06:08:00Z" w16du:dateUtc="2026-08-04T10:08:00Z">
        <w:r>
          <w:delText xml:space="preserve">adipiscing aliqua et do sit labore sit dolor; </w:delText>
        </w:r>
      </w:del>
    </w:p>
    <w:p w14:paraId="15344DEE" w14:textId="77777777" w:rsidR="00540B8E" w:rsidRDefault="005314F1">
      <w:pPr>
        <w:pStyle w:val="TextHeading4"/>
        <w:rPr>
          <w:del w:id="1089" w:author="Comparison" w:date="2026-08-04T06:08:00Z" w16du:dateUtc="2026-08-04T10:08:00Z"/>
        </w:rPr>
      </w:pPr>
      <w:del w:id="1090" w:author="Comparison" w:date="2026-08-04T06:08:00Z" w16du:dateUtc="2026-08-04T10:08:00Z">
        <w:r>
          <w:delText xml:space="preserve">et dolor do dolore incididunt labore labore amet adipiscing lorem lorem amet adipiscing lorem; </w:delText>
        </w:r>
      </w:del>
    </w:p>
    <w:p w14:paraId="129E5B96" w14:textId="77777777" w:rsidR="00540B8E" w:rsidRDefault="005314F1">
      <w:pPr>
        <w:pStyle w:val="TextHeading4"/>
        <w:rPr>
          <w:del w:id="1091" w:author="Comparison" w:date="2026-08-04T06:08:00Z" w16du:dateUtc="2026-08-04T10:08:00Z"/>
        </w:rPr>
      </w:pPr>
      <w:del w:id="1092" w:author="Comparison" w:date="2026-08-04T06:08:00Z" w16du:dateUtc="2026-08-04T10:08:00Z">
        <w:r>
          <w:delText xml:space="preserve">labore eiusmod dolor’et sit magna-lorem lorem do dolor labore elit ipsum consectetur tempor; </w:delText>
        </w:r>
      </w:del>
    </w:p>
    <w:p w14:paraId="602C3ED7" w14:textId="77777777" w:rsidR="00540B8E" w:rsidRDefault="005314F1">
      <w:pPr>
        <w:pStyle w:val="TextHeading4"/>
        <w:rPr>
          <w:del w:id="1093" w:author="Comparison" w:date="2026-08-04T06:08:00Z" w16du:dateUtc="2026-08-04T10:08:00Z"/>
        </w:rPr>
      </w:pPr>
      <w:del w:id="1094" w:author="Comparison" w:date="2026-08-04T06:08:00Z" w16du:dateUtc="2026-08-04T10:08:00Z">
        <w:r>
          <w:delText xml:space="preserve">et ipsum-aliqua sit; </w:delText>
        </w:r>
      </w:del>
    </w:p>
    <w:p w14:paraId="1C73A489" w14:textId="77777777" w:rsidR="00540B8E" w:rsidRDefault="005314F1">
      <w:pPr>
        <w:pStyle w:val="TextHeading4"/>
        <w:rPr>
          <w:del w:id="1095" w:author="Comparison" w:date="2026-08-04T06:08:00Z" w16du:dateUtc="2026-08-04T10:08:00Z"/>
        </w:rPr>
      </w:pPr>
      <w:del w:id="1096" w:author="Comparison" w:date="2026-08-04T06:08:00Z" w16du:dateUtc="2026-08-04T10:08:00Z">
        <w:r>
          <w:delText xml:space="preserve">dolore amet elit do lorem dolor labore elit dolor elit; incididunt </w:delText>
        </w:r>
      </w:del>
    </w:p>
    <w:p w14:paraId="1B7BDADD" w14:textId="77777777" w:rsidR="00540B8E" w:rsidRDefault="005314F1">
      <w:pPr>
        <w:pStyle w:val="TextHeading4"/>
        <w:rPr>
          <w:del w:id="1097" w:author="Comparison" w:date="2026-08-04T06:08:00Z" w16du:dateUtc="2026-08-04T10:08:00Z"/>
        </w:rPr>
      </w:pPr>
      <w:del w:id="1098" w:author="Comparison" w:date="2026-08-04T06:08:00Z" w16du:dateUtc="2026-08-04T10:08:00Z">
        <w:r>
          <w:delText>consectetur dolor labore elit ipsum lorem dolor’et do consectetur labore magna elit ipsum lorem dolor’et amet amet labore lorem amet amet adipiscing ut, lorem incididunt.</w:delText>
        </w:r>
      </w:del>
    </w:p>
    <w:p w14:paraId="79880183" w14:textId="77777777" w:rsidR="00540B8E" w:rsidRDefault="005314F1">
      <w:pPr>
        <w:pStyle w:val="TextHeading3"/>
        <w:rPr>
          <w:del w:id="1099" w:author="Comparison" w:date="2026-08-04T06:08:00Z" w16du:dateUtc="2026-08-04T10:08:00Z"/>
        </w:rPr>
      </w:pPr>
      <w:del w:id="1100" w:author="Comparison" w:date="2026-08-04T06:08:00Z" w16du:dateUtc="2026-08-04T10:08:00Z">
        <w:r>
          <w:delTex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delText>
        </w:r>
      </w:del>
    </w:p>
    <w:p w14:paraId="71AEE564" w14:textId="77777777" w:rsidR="004407C2" w:rsidRDefault="005314F1">
      <w:pPr>
        <w:pStyle w:val="TextHeading3"/>
        <w:rPr>
          <w:del w:id="1101" w:author="Comparison" w:date="2026-08-04T06:08:00Z" w16du:dateUtc="2026-08-04T10:08:00Z"/>
        </w:rPr>
      </w:pPr>
      <w:del w:id="1102" w:author="Comparison" w:date="2026-08-04T06:08:00Z" w16du:dateUtc="2026-08-04T10:08:00Z">
        <w:r>
          <w:delText>consectetur sed adipiscing adipiscing amet lorem eiusmod amet incididunt do dolor elit dolor adipiscing amet sit dolor et sed.</w:delText>
        </w:r>
      </w:del>
    </w:p>
    <w:p w14:paraId="5DA30F42" w14:textId="77777777" w:rsidR="00540B8E" w:rsidRPr="004407C2" w:rsidRDefault="004407C2" w:rsidP="004407C2">
      <w:pPr>
        <w:rPr>
          <w:del w:id="1103" w:author="Comparison" w:date="2026-08-04T06:08:00Z" w16du:dateUtc="2026-08-04T10:08:00Z"/>
          <w:szCs w:val="20"/>
        </w:rPr>
      </w:pPr>
      <w:del w:id="1104" w:author="Comparison" w:date="2026-08-04T06:08:00Z" w16du:dateUtc="2026-08-04T10:08:00Z">
        <w:r>
          <w:br w:type="page"/>
        </w:r>
      </w:del>
    </w:p>
    <w:p w14:paraId="538D4066" w14:textId="77777777" w:rsidR="00540B8E" w:rsidRDefault="005314F1">
      <w:pPr>
        <w:pStyle w:val="Heading3"/>
        <w:rPr>
          <w:del w:id="1105" w:author="Comparison" w:date="2026-08-04T06:08:00Z" w16du:dateUtc="2026-08-04T10:08:00Z"/>
        </w:rPr>
      </w:pPr>
      <w:bookmarkStart w:id="1106" w:name="8750571422713413201"/>
      <w:del w:id="1107" w:author="Comparison" w:date="2026-08-04T06:08:00Z" w16du:dateUtc="2026-08-04T10:08:00Z">
        <w:r>
          <w:delText>sed elit dolore consectetur</w:delText>
        </w:r>
        <w:bookmarkEnd w:id="1106"/>
      </w:del>
    </w:p>
    <w:p w14:paraId="6CEC78B2" w14:textId="77777777" w:rsidR="00540B8E" w:rsidRDefault="005314F1">
      <w:pPr>
        <w:pStyle w:val="TextHeading3"/>
        <w:rPr>
          <w:del w:id="1108" w:author="Comparison" w:date="2026-08-04T06:08:00Z" w16du:dateUtc="2026-08-04T10:08:00Z"/>
        </w:rPr>
      </w:pPr>
      <w:del w:id="1109" w:author="Comparison" w:date="2026-08-04T06:08:00Z" w16du:dateUtc="2026-08-04T10:08:00Z">
        <w:r>
          <w:delTex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delText>
        </w:r>
        <w:r w:rsidR="00F70040">
          <w:delText xml:space="preserve">. </w:delText>
        </w:r>
        <w:r>
          <w:delText>do aliqua dolor tempor aliqua dolor eiusmod dolor ipsum ipsum dolor’et adipiscing amet lorem ipsum dolor dolore lorem adipiscing sit aliqua dolore do ipsum</w:delText>
        </w:r>
        <w:r w:rsidR="00F70040">
          <w:delText xml:space="preserve">. </w:delText>
        </w:r>
        <w:r>
          <w:delText xml:space="preserve">eiusmod aliqua elit et sed’et amet et magna ut aliqua ipsum ut, amet adipiscing eiusmod, incididunt ipsum sit adipiscing do et sed, tempor ipsum magna consectetur eiusmod ipsum ipsum ipsum dolore lorem ipsum consectetur dolor sit aliqua. </w:delText>
        </w:r>
      </w:del>
    </w:p>
    <w:p w14:paraId="46DF373B" w14:textId="77777777" w:rsidR="00540B8E" w:rsidRDefault="005314F1">
      <w:pPr>
        <w:pStyle w:val="Heading2"/>
        <w:rPr>
          <w:del w:id="1110" w:author="Comparison" w:date="2026-08-04T06:08:00Z" w16du:dateUtc="2026-08-04T10:08:00Z"/>
        </w:rPr>
      </w:pPr>
      <w:bookmarkStart w:id="1111" w:name="13265350700636468417"/>
      <w:bookmarkStart w:id="1112" w:name="_Toc218523810"/>
      <w:del w:id="1113" w:author="Comparison" w:date="2026-08-04T06:08:00Z" w16du:dateUtc="2026-08-04T10:08:00Z">
        <w:r>
          <w:delText>dolore do et aliqua</w:delText>
        </w:r>
        <w:bookmarkEnd w:id="1111"/>
        <w:bookmarkEnd w:id="1112"/>
      </w:del>
    </w:p>
    <w:p w14:paraId="7C56A1EE" w14:textId="77777777" w:rsidR="00540B8E" w:rsidRDefault="005314F1">
      <w:pPr>
        <w:pStyle w:val="TextHeading2"/>
        <w:rPr>
          <w:del w:id="1114" w:author="Comparison" w:date="2026-08-04T06:08:00Z" w16du:dateUtc="2026-08-04T10:08:00Z"/>
        </w:rPr>
      </w:pPr>
      <w:del w:id="1115" w:author="Comparison" w:date="2026-08-04T06:08:00Z" w16du:dateUtc="2026-08-04T10:08:00Z">
        <w:r>
          <w:rPr>
            <w:color w:val="000000"/>
          </w:rPr>
          <w:delText xml:space="preserve">eiusmod </w:delText>
        </w:r>
        <w:r>
          <w:delText>adipiscing lorem incididunt aliqua sed consectetur labore ipsum ut lorem 2010(elit)(2)</w:delText>
        </w:r>
        <w:r w:rsidR="00F70040">
          <w:delText xml:space="preserve">. </w:delText>
        </w:r>
        <w:r>
          <w:delTex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delText>
        </w:r>
      </w:del>
    </w:p>
    <w:p w14:paraId="228F1CF3" w14:textId="77777777" w:rsidR="00540B8E" w:rsidRDefault="005314F1">
      <w:pPr>
        <w:pStyle w:val="TextHeading2"/>
        <w:rPr>
          <w:del w:id="1116" w:author="Comparison" w:date="2026-08-04T06:08:00Z" w16du:dateUtc="2026-08-04T10:08:00Z"/>
        </w:rPr>
      </w:pPr>
      <w:del w:id="1117" w:author="Comparison" w:date="2026-08-04T06:08:00Z" w16du:dateUtc="2026-08-04T10:08:00Z">
        <w:r>
          <w:delTex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delText>
        </w:r>
        <w:r>
          <w:rPr>
            <w:i/>
          </w:rPr>
          <w:delText>do</w:delText>
        </w:r>
        <w:r>
          <w:delText>) labore sed consectetur labore ipsum ut lorem 2010(elit)(4), do dolor, lorem ipsum consectetur lorem ipsum sed dolor’et adipiscing lorem incididunt.</w:delText>
        </w:r>
      </w:del>
    </w:p>
    <w:p w14:paraId="675668EC" w14:textId="77777777" w:rsidR="00540B8E" w:rsidRDefault="005314F1">
      <w:pPr>
        <w:pStyle w:val="TextHeading2"/>
        <w:rPr>
          <w:del w:id="1118" w:author="Comparison" w:date="2026-08-04T06:08:00Z" w16du:dateUtc="2026-08-04T10:08:00Z"/>
        </w:rPr>
      </w:pPr>
      <w:del w:id="1119" w:author="Comparison" w:date="2026-08-04T06:08:00Z" w16du:dateUtc="2026-08-04T10:08:00Z">
        <w:r>
          <w:delTex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delText>
        </w:r>
      </w:del>
    </w:p>
    <w:p w14:paraId="79040CFB" w14:textId="77777777" w:rsidR="00540B8E" w:rsidRDefault="005314F1">
      <w:pPr>
        <w:pStyle w:val="TextHeading2"/>
        <w:rPr>
          <w:del w:id="1120" w:author="Comparison" w:date="2026-08-04T06:08:00Z" w16du:dateUtc="2026-08-04T10:08:00Z"/>
        </w:rPr>
      </w:pPr>
      <w:del w:id="1121" w:author="Comparison" w:date="2026-08-04T06:08:00Z" w16du:dateUtc="2026-08-04T10:08:00Z">
        <w:r>
          <w:delText xml:space="preserve">consectetur sed, elit labore elit lorem lorem amet ut elit labore ipsum ut lorem 2203, incididunt lorem magna sed do ipsum ipsum elit et ipsum lorem ipsum ipsum elit ipsum sed dolor’et amet amet ipsum dolore do adipiscing eiusmod </w:delText>
        </w:r>
        <w:r>
          <w:rPr>
            <w:color w:val="000000"/>
          </w:rPr>
          <w:delText xml:space="preserve">do </w:delText>
        </w:r>
        <w:r>
          <w:delText>sed et labore ipsum ut lorem 2010(elit)(5)(adipiscing).</w:delText>
        </w:r>
      </w:del>
    </w:p>
    <w:p w14:paraId="2B7304ED" w14:textId="77777777" w:rsidR="00540B8E" w:rsidRDefault="005314F1">
      <w:pPr>
        <w:pStyle w:val="Heading2"/>
        <w:rPr>
          <w:del w:id="1122" w:author="Comparison" w:date="2026-08-04T06:08:00Z" w16du:dateUtc="2026-08-04T10:08:00Z"/>
        </w:rPr>
      </w:pPr>
      <w:bookmarkStart w:id="1123" w:name="13070693942350281867"/>
      <w:bookmarkStart w:id="1124" w:name="_Toc218523811"/>
      <w:del w:id="1125" w:author="Comparison" w:date="2026-08-04T06:08:00Z" w16du:dateUtc="2026-08-04T10:08:00Z">
        <w:r>
          <w:delText>aliqua elit et lorem</w:delText>
        </w:r>
        <w:bookmarkEnd w:id="1123"/>
        <w:bookmarkEnd w:id="1124"/>
      </w:del>
    </w:p>
    <w:p w14:paraId="7690C8CB" w14:textId="77777777" w:rsidR="00540B8E" w:rsidRDefault="005314F1">
      <w:pPr>
        <w:pStyle w:val="TextHeading2"/>
        <w:rPr>
          <w:del w:id="1126" w:author="Comparison" w:date="2026-08-04T06:08:00Z" w16du:dateUtc="2026-08-04T10:08:00Z"/>
        </w:rPr>
        <w:sectPr w:rsidR="00540B8E">
          <w:footerReference w:type="default" r:id="rId15"/>
          <w:pgSz w:w="12240" w:h="15840"/>
          <w:pgMar w:top="1440" w:right="1800" w:bottom="1440" w:left="1800" w:header="720" w:footer="720" w:gutter="0"/>
          <w:pgNumType w:start="1" w:chapStyle="1"/>
          <w:cols w:space="720"/>
        </w:sectPr>
      </w:pPr>
      <w:del w:id="1127" w:author="Comparison" w:date="2026-08-04T06:08:00Z" w16du:dateUtc="2026-08-04T10:08:00Z">
        <w:r>
          <w:delText xml:space="preserve">magna ipsum magna elit, et sed amet adipiscing do consectetur labore ipsum tempor consectetur incididunt </w:delText>
        </w:r>
        <w:r>
          <w:rPr>
            <w:i/>
          </w:rPr>
          <w:delText>amet consectetur eiusmod elit eiusmod et</w:delText>
        </w:r>
        <w:r>
          <w:delText xml:space="preserve"> (incididunt) labore consectetur adipiscing aliqua sed et ipsum et.incididunt. amet adipiscing sit</w:delText>
        </w:r>
        <w:r w:rsidR="00F70040">
          <w:delText xml:space="preserve">. </w:delText>
        </w:r>
        <w:r>
          <w:delText>eiusmod dolor incididunt dolor amet ipsum amet adipiscing consectetur aliqua et labore ipsum ut lorem 642(elit)(1), (2), labore tempor.</w:delText>
        </w:r>
      </w:del>
    </w:p>
    <w:p w14:paraId="2B7405A4" w14:textId="77777777" w:rsidR="00540B8E" w:rsidRDefault="005314F1">
      <w:pPr>
        <w:pStyle w:val="Heading1"/>
        <w:rPr>
          <w:del w:id="1128" w:author="Comparison" w:date="2026-08-04T06:08:00Z" w16du:dateUtc="2026-08-04T10:08:00Z"/>
        </w:rPr>
      </w:pPr>
      <w:del w:id="1129" w:author="Comparison" w:date="2026-08-04T06:08:00Z" w16du:dateUtc="2026-08-04T10:08:00Z">
        <w:r>
          <w:br/>
        </w:r>
        <w:bookmarkStart w:id="1130" w:name="13264031231065834860"/>
        <w:bookmarkStart w:id="1131" w:name="_Ref5900190"/>
        <w:bookmarkStart w:id="1132" w:name="_Toc218523812"/>
        <w:r>
          <w:delText>incididunt elit sit ut adipiscing incididunt dolore dolor’et labore adipiscing</w:delText>
        </w:r>
        <w:bookmarkEnd w:id="1130"/>
        <w:bookmarkEnd w:id="1131"/>
        <w:bookmarkEnd w:id="1132"/>
      </w:del>
    </w:p>
    <w:p w14:paraId="1D091BA7" w14:textId="77777777" w:rsidR="00540B8E" w:rsidRDefault="005314F1">
      <w:pPr>
        <w:pStyle w:val="Heading2"/>
        <w:rPr>
          <w:del w:id="1133" w:author="Comparison" w:date="2026-08-04T06:08:00Z" w16du:dateUtc="2026-08-04T10:08:00Z"/>
        </w:rPr>
      </w:pPr>
      <w:bookmarkStart w:id="1134" w:name="14877824951548979694"/>
      <w:bookmarkStart w:id="1135" w:name="_Toc507273084"/>
      <w:bookmarkStart w:id="1136" w:name="_Ref507264699"/>
      <w:bookmarkStart w:id="1137" w:name="_Toc218523813"/>
      <w:del w:id="1138" w:author="Comparison" w:date="2026-08-04T06:08:00Z" w16du:dateUtc="2026-08-04T10:08:00Z">
        <w:r>
          <w:delText>magna elit sit ut adipiscing dolor ut</w:delText>
        </w:r>
        <w:bookmarkEnd w:id="1134"/>
        <w:bookmarkEnd w:id="1135"/>
        <w:bookmarkEnd w:id="1136"/>
        <w:bookmarkEnd w:id="1137"/>
      </w:del>
    </w:p>
    <w:p w14:paraId="01769C8E" w14:textId="77777777" w:rsidR="00540B8E" w:rsidRDefault="005314F1">
      <w:pPr>
        <w:pStyle w:val="TextHeading2"/>
        <w:rPr>
          <w:del w:id="1139" w:author="Comparison" w:date="2026-08-04T06:08:00Z" w16du:dateUtc="2026-08-04T10:08:00Z"/>
        </w:rPr>
      </w:pPr>
      <w:del w:id="1140" w:author="Comparison" w:date="2026-08-04T06:08:00Z" w16du:dateUtc="2026-08-04T10:08:00Z">
        <w:r>
          <w:delText>aliqua elit elit adipiscing dolore elit sit elit dolor magna tempor dolor eiusmod elit tempor lorem labore lorem sit do ipsum sed</w:delText>
        </w:r>
        <w:r w:rsidR="00F70040">
          <w:delText xml:space="preserve">. </w:delText>
        </w:r>
        <w:r>
          <w:delText>eiusmod lorem amet elit do et consectetur incididunt amet eiusmod ipsum ipsum sit incididunt ipsum adipiscing eiusmod do elit dolor incididunt</w:delText>
        </w:r>
        <w:r w:rsidR="00F70040">
          <w:delText xml:space="preserve">. </w:delText>
        </w:r>
        <w:r>
          <w:delText>sed ut lorem incididunt elit elit ut eiusmod lorem, et sed sed incididunt ipsum lorem dolor lorem lorem ipsum sed do ipsum magna adipiscing dolor dolor.</w:delText>
        </w:r>
      </w:del>
    </w:p>
    <w:p w14:paraId="3E60A09E" w14:textId="77777777" w:rsidR="00540B8E" w:rsidRDefault="005314F1">
      <w:pPr>
        <w:pStyle w:val="TextHeading2"/>
        <w:rPr>
          <w:del w:id="1141" w:author="Comparison" w:date="2026-08-04T06:08:00Z" w16du:dateUtc="2026-08-04T10:08:00Z"/>
        </w:rPr>
      </w:pPr>
      <w:del w:id="1142" w:author="Comparison" w:date="2026-08-04T06:08:00Z" w16du:dateUtc="2026-08-04T10:08:00Z">
        <w:r>
          <w:delTex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delText>
        </w:r>
        <w:r w:rsidR="00F70040">
          <w:delText xml:space="preserve">. </w:delText>
        </w:r>
        <w:r>
          <w:delText>sed ut lorem incididunt elit elit dolore ut tempor ipsum consectetur amet labore do ipsum magna elit dolor incididunt elit dolor magna tempor, ipsum lorem tempor ipsum adipiscing lorem dolor incididunt adipiscing labore do consectetur incididunt.</w:delText>
        </w:r>
      </w:del>
    </w:p>
    <w:p w14:paraId="1BFEAD9C" w14:textId="77777777" w:rsidR="00540B8E" w:rsidRDefault="005314F1">
      <w:pPr>
        <w:pStyle w:val="TextHeading2"/>
        <w:rPr>
          <w:del w:id="1143" w:author="Comparison" w:date="2026-08-04T06:08:00Z" w16du:dateUtc="2026-08-04T10:08:00Z"/>
        </w:rPr>
      </w:pPr>
      <w:del w:id="1144" w:author="Comparison" w:date="2026-08-04T06:08:00Z" w16du:dateUtc="2026-08-04T10:08:00Z">
        <w:r>
          <w:delText>sed ipsum lorem tempor ipsum adipiscing lorem dolor tempor tempor eiusmod adipiscing elit ipsum sed labore do ipsum lorem dolor elit dolor incididunt elit dolor magna tempor, ipsum ut elit ipsum sed incididunt adipiscing labore do dolor sit consectetur sit consectetur amet.</w:delText>
        </w:r>
      </w:del>
    </w:p>
    <w:p w14:paraId="1457014E" w14:textId="77777777" w:rsidR="00540B8E" w:rsidRDefault="005314F1">
      <w:pPr>
        <w:pStyle w:val="TextHeading2"/>
        <w:rPr>
          <w:del w:id="1145" w:author="Comparison" w:date="2026-08-04T06:08:00Z" w16du:dateUtc="2026-08-04T10:08:00Z"/>
        </w:rPr>
      </w:pPr>
      <w:del w:id="1146" w:author="Comparison" w:date="2026-08-04T06:08:00Z" w16du:dateUtc="2026-08-04T10:08:00Z">
        <w:r>
          <w:delText>sed ipsum dolor et lorem amet consectetur elit ipsum lorem dolor lorem, ipsum lorem incididunt ut eiusmod labore sit et do et consectetur, sit amet do ipsum magna ipsum et dolor magna elit dolor magna tempor</w:delText>
        </w:r>
        <w:r w:rsidR="00F70040">
          <w:delText xml:space="preserve">. </w:delText>
        </w:r>
        <w:r>
          <w:delTex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delText>
        </w:r>
      </w:del>
    </w:p>
    <w:p w14:paraId="68D9D9B0" w14:textId="77777777" w:rsidR="00540B8E" w:rsidRDefault="005314F1">
      <w:pPr>
        <w:pStyle w:val="Heading2"/>
        <w:rPr>
          <w:del w:id="1147" w:author="Comparison" w:date="2026-08-04T06:08:00Z" w16du:dateUtc="2026-08-04T10:08:00Z"/>
        </w:rPr>
      </w:pPr>
      <w:bookmarkStart w:id="1148" w:name="3595094889033379850"/>
      <w:bookmarkStart w:id="1149" w:name="_Toc507273085"/>
      <w:bookmarkStart w:id="1150" w:name="_Toc218523814"/>
      <w:del w:id="1151" w:author="Comparison" w:date="2026-08-04T06:08:00Z" w16du:dateUtc="2026-08-04T10:08:00Z">
        <w:r>
          <w:delText>magna elit labore sit ut adipiscing</w:delText>
        </w:r>
        <w:bookmarkEnd w:id="1148"/>
        <w:bookmarkEnd w:id="1149"/>
        <w:bookmarkEnd w:id="1150"/>
      </w:del>
    </w:p>
    <w:p w14:paraId="0881124D" w14:textId="77777777" w:rsidR="00540B8E" w:rsidRDefault="0028181C">
      <w:pPr>
        <w:pStyle w:val="TextHeading2"/>
        <w:rPr>
          <w:del w:id="1152" w:author="Comparison" w:date="2026-08-04T06:08:00Z" w16du:dateUtc="2026-08-04T10:08:00Z"/>
        </w:rPr>
      </w:pPr>
      <w:del w:id="1153" w:author="Comparison" w:date="2026-08-04T06:08:00Z" w16du:dateUtc="2026-08-04T10:08:00Z">
        <w:r w:rsidRPr="0028181C">
          <w:delText>consectetur sed sed sed ipsum lorem dolor’et incididunt dolor magna tempor lorem dolor elit dolor eiusmod tempor lorem do ipsum sed dolor</w:delText>
        </w:r>
        <w:r w:rsidR="00F70040">
          <w:delText xml:space="preserve">. </w:delText>
        </w:r>
        <w:r w:rsidRPr="0028181C">
          <w:delText>sed sit sit incididunt lorem, et sed sed sed dolor incididunt dolor magna tempor lorem dolor elit dolor eiusmod tempor lorem labore aliqua consectetur ipsum labore lorem</w:delText>
        </w:r>
        <w:r w:rsidR="005314F1">
          <w:delText>.</w:delText>
        </w:r>
      </w:del>
    </w:p>
    <w:p w14:paraId="5AA7D3E3" w14:textId="77777777" w:rsidR="00540B8E" w:rsidRDefault="005314F1">
      <w:pPr>
        <w:pStyle w:val="Heading2"/>
        <w:rPr>
          <w:del w:id="1154" w:author="Comparison" w:date="2026-08-04T06:08:00Z" w16du:dateUtc="2026-08-04T10:08:00Z"/>
        </w:rPr>
      </w:pPr>
      <w:bookmarkStart w:id="1155" w:name="17649804556330699425"/>
      <w:bookmarkStart w:id="1156" w:name="_Toc218523815"/>
      <w:del w:id="1157" w:author="Comparison" w:date="2026-08-04T06:08:00Z" w16du:dateUtc="2026-08-04T10:08:00Z">
        <w:r>
          <w:delText>sed elit sit ut adipiscing</w:delText>
        </w:r>
        <w:bookmarkEnd w:id="1155"/>
        <w:bookmarkEnd w:id="1156"/>
      </w:del>
    </w:p>
    <w:p w14:paraId="737882FA" w14:textId="77777777" w:rsidR="004407C2" w:rsidRDefault="005314F1">
      <w:pPr>
        <w:pStyle w:val="TextHeading2"/>
        <w:rPr>
          <w:del w:id="1158" w:author="Comparison" w:date="2026-08-04T06:08:00Z" w16du:dateUtc="2026-08-04T10:08:00Z"/>
        </w:rPr>
      </w:pPr>
      <w:del w:id="1159" w:author="Comparison" w:date="2026-08-04T06:08:00Z" w16du:dateUtc="2026-08-04T10:08:00Z">
        <w:r>
          <w:delText xml:space="preserve">magna ut elit ipsum aliqua, ipsum adipiscing </w:delText>
        </w:r>
        <w:r>
          <w:rPr>
            <w:i/>
          </w:rPr>
          <w:delText>dolor magna tempor</w:delText>
        </w:r>
        <w:r>
          <w:delText xml:space="preserve"> aliqua labore dolore, incididunt incididunt et, incididunt elit tempor, ut ut, et, incididunt, consectetur incididunt amet, tempor, ipsum sit, incididunt dolore consectetur</w:delText>
        </w:r>
        <w:r w:rsidR="00F70040">
          <w:delText xml:space="preserve">. </w:delText>
        </w:r>
        <w:r>
          <w:delText>eiusmod adipiscing et lorem amet dolor tempor consectetur et sed, consectetur magna dolor incididunt amet amet, incididunt do magna magna elit dolor do lorem do ipsum incididunt dolor ipsum lorem dolor lorem et consectetur.</w:delText>
        </w:r>
      </w:del>
    </w:p>
    <w:p w14:paraId="7145B704" w14:textId="77777777" w:rsidR="00540B8E" w:rsidRPr="004407C2" w:rsidRDefault="004407C2" w:rsidP="004407C2">
      <w:pPr>
        <w:rPr>
          <w:del w:id="1160" w:author="Comparison" w:date="2026-08-04T06:08:00Z" w16du:dateUtc="2026-08-04T10:08:00Z"/>
          <w:szCs w:val="20"/>
        </w:rPr>
      </w:pPr>
      <w:del w:id="1161" w:author="Comparison" w:date="2026-08-04T06:08:00Z" w16du:dateUtc="2026-08-04T10:08:00Z">
        <w:r>
          <w:br w:type="page"/>
        </w:r>
      </w:del>
    </w:p>
    <w:p w14:paraId="1A8AFA95" w14:textId="77777777" w:rsidR="00540B8E" w:rsidRDefault="005314F1">
      <w:pPr>
        <w:pStyle w:val="TextHeading2"/>
        <w:rPr>
          <w:del w:id="1162" w:author="Comparison" w:date="2026-08-04T06:08:00Z" w16du:dateUtc="2026-08-04T10:08:00Z"/>
        </w:rPr>
      </w:pPr>
      <w:del w:id="1163" w:author="Comparison" w:date="2026-08-04T06:08:00Z" w16du:dateUtc="2026-08-04T10:08:00Z">
        <w:r>
          <w:delText>do ipsum ipsum elit eiusmod dolor, do et sed elit tempor do magna tempor et ipsum aliqua ipsum ipsum lorem dolor’et consectetur amet lorem consectetur dolor ipsum aliqua, et sed sed sed ipsum tempor consectetur ut tempor ipsum aliqua’et sit</w:delText>
        </w:r>
        <w:r w:rsidR="00F70040">
          <w:delText xml:space="preserve">. </w:delText>
        </w:r>
        <w:r>
          <w:delText>eiusmod elit consectetur sit incididunt elit dolor magna tempor magna lorem lorem dolor et consectetur tempor lorem ipsum ipsum elit eiusmod dolor et lorem consectetur ipsum ut elit ipsum amet</w:delText>
        </w:r>
        <w:r w:rsidR="00F70040">
          <w:delText xml:space="preserve">. </w:delText>
        </w:r>
        <w:r>
          <w:delTex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delText>
        </w:r>
      </w:del>
    </w:p>
    <w:p w14:paraId="60BBEFC8" w14:textId="77777777" w:rsidR="00540B8E" w:rsidRDefault="005314F1">
      <w:pPr>
        <w:pStyle w:val="Heading2"/>
        <w:rPr>
          <w:del w:id="1164" w:author="Comparison" w:date="2026-08-04T06:08:00Z" w16du:dateUtc="2026-08-04T10:08:00Z"/>
        </w:rPr>
      </w:pPr>
      <w:bookmarkStart w:id="1165" w:name="17650523992189263732"/>
      <w:bookmarkStart w:id="1166" w:name="_Ref175574873"/>
      <w:bookmarkStart w:id="1167" w:name="_Ref506741941"/>
      <w:bookmarkStart w:id="1168" w:name="_Toc218523816"/>
      <w:del w:id="1169" w:author="Comparison" w:date="2026-08-04T06:08:00Z" w16du:dateUtc="2026-08-04T10:08:00Z">
        <w:r>
          <w:delText>et ipsum incididunt dolore</w:delText>
        </w:r>
        <w:bookmarkEnd w:id="1165"/>
        <w:bookmarkEnd w:id="1166"/>
        <w:bookmarkEnd w:id="1167"/>
        <w:bookmarkEnd w:id="1168"/>
      </w:del>
    </w:p>
    <w:p w14:paraId="24EABAB4" w14:textId="77777777" w:rsidR="00540B8E" w:rsidRDefault="005314F1">
      <w:pPr>
        <w:pStyle w:val="TextHeading2"/>
        <w:rPr>
          <w:del w:id="1170" w:author="Comparison" w:date="2026-08-04T06:08:00Z" w16du:dateUtc="2026-08-04T10:08:00Z"/>
        </w:rPr>
      </w:pPr>
      <w:del w:id="1171" w:author="Comparison" w:date="2026-08-04T06:08:00Z" w16du:dateUtc="2026-08-04T10:08:00Z">
        <w:r>
          <w:delText>eiusmod tempor tempor consectetur ut tempor ipsum aliqua aliqua do do ipsum aliqua adipiscing lorem incididunt lorem sed dolor ut, et sed sed elit ipsum adipiscing labore elit aliqua, dolore, et, dolor, ut, incididunt ipsum sit amet ipsum tempor labore sit incididunt incididunt</w:delText>
        </w:r>
        <w:r w:rsidR="00F70040">
          <w:delText xml:space="preserve">. </w:delText>
        </w:r>
        <w:r>
          <w:delText>sed labore ipsum aliqua consectetur et consectetur, et sed sed sed tempor et ipsum aliqua consectetur do do lorem, eiusmod incididunt, incididunt ipsum elit aliqua ipsum tempor.</w:delText>
        </w:r>
      </w:del>
    </w:p>
    <w:p w14:paraId="5C094635" w14:textId="77777777" w:rsidR="00540B8E" w:rsidRDefault="005314F1">
      <w:pPr>
        <w:pStyle w:val="Heading2"/>
        <w:rPr>
          <w:del w:id="1172" w:author="Comparison" w:date="2026-08-04T06:08:00Z" w16du:dateUtc="2026-08-04T10:08:00Z"/>
        </w:rPr>
      </w:pPr>
      <w:bookmarkStart w:id="1173" w:name="16598353161686914927"/>
      <w:bookmarkStart w:id="1174" w:name="_Toc218523817"/>
      <w:del w:id="1175" w:author="Comparison" w:date="2026-08-04T06:08:00Z" w16du:dateUtc="2026-08-04T10:08:00Z">
        <w:r>
          <w:delText>dolore magna</w:delText>
        </w:r>
        <w:bookmarkEnd w:id="1173"/>
        <w:bookmarkEnd w:id="1174"/>
      </w:del>
    </w:p>
    <w:p w14:paraId="6AD74FA5" w14:textId="77777777" w:rsidR="00540B8E" w:rsidRDefault="005314F1">
      <w:pPr>
        <w:pStyle w:val="TextHeading2"/>
        <w:rPr>
          <w:del w:id="1176" w:author="Comparison" w:date="2026-08-04T06:08:00Z" w16du:dateUtc="2026-08-04T10:08:00Z"/>
        </w:rPr>
        <w:sectPr w:rsidR="00540B8E">
          <w:footerReference w:type="default" r:id="rId16"/>
          <w:pgSz w:w="12240" w:h="15840"/>
          <w:pgMar w:top="1440" w:right="1800" w:bottom="1440" w:left="1800" w:header="720" w:footer="720" w:gutter="0"/>
          <w:pgNumType w:start="1" w:chapStyle="1"/>
          <w:cols w:space="720"/>
        </w:sectPr>
      </w:pPr>
      <w:del w:id="1177" w:author="Comparison" w:date="2026-08-04T06:08:00Z" w16du:dateUtc="2026-08-04T10:08:00Z">
        <w:r>
          <w:delText>eiusmod lorem dolor’et incididunt tempor incididunt magna consectetur labore aliqua consectetur ipsum labore lorem.</w:delText>
        </w:r>
      </w:del>
    </w:p>
    <w:p w14:paraId="61175876" w14:textId="77777777" w:rsidR="00540B8E" w:rsidRDefault="005314F1">
      <w:pPr>
        <w:pStyle w:val="Heading1"/>
        <w:rPr>
          <w:del w:id="1178" w:author="Comparison" w:date="2026-08-04T06:08:00Z" w16du:dateUtc="2026-08-04T10:08:00Z"/>
        </w:rPr>
      </w:pPr>
      <w:del w:id="1179" w:author="Comparison" w:date="2026-08-04T06:08:00Z" w16du:dateUtc="2026-08-04T10:08:00Z">
        <w:r>
          <w:br/>
        </w:r>
        <w:bookmarkStart w:id="1180" w:name="2155636343876565618"/>
        <w:bookmarkStart w:id="1181" w:name="_Ref511288031"/>
        <w:bookmarkStart w:id="1182" w:name="_Toc218523818"/>
        <w:r>
          <w:delText>eiusmod aliqua’et ipsum</w:delText>
        </w:r>
        <w:bookmarkEnd w:id="1180"/>
        <w:bookmarkEnd w:id="1181"/>
        <w:bookmarkEnd w:id="1182"/>
      </w:del>
    </w:p>
    <w:p w14:paraId="57A999E2" w14:textId="77777777" w:rsidR="00540B8E" w:rsidRDefault="005314F1">
      <w:pPr>
        <w:pStyle w:val="TextHeading2"/>
        <w:rPr>
          <w:del w:id="1183" w:author="Comparison" w:date="2026-08-04T06:08:00Z" w16du:dateUtc="2026-08-04T10:08:00Z"/>
        </w:rPr>
      </w:pPr>
      <w:del w:id="1184" w:author="Comparison" w:date="2026-08-04T06:08:00Z" w16du:dateUtc="2026-08-04T10:08:00Z">
        <w:r>
          <w:delText>consectetur sed sed dolore ipsum incididunt lorem dolor’et consectetur tempor do ipsum aliqua’et ipsum.</w:delText>
        </w:r>
      </w:del>
    </w:p>
    <w:p w14:paraId="208145F9" w14:textId="77777777" w:rsidR="00540B8E" w:rsidRDefault="005314F1">
      <w:pPr>
        <w:pStyle w:val="TextHeading2"/>
        <w:rPr>
          <w:del w:id="1185" w:author="Comparison" w:date="2026-08-04T06:08:00Z" w16du:dateUtc="2026-08-04T10:08:00Z"/>
        </w:rPr>
      </w:pPr>
      <w:del w:id="1186" w:author="Comparison" w:date="2026-08-04T06:08:00Z" w16du:dateUtc="2026-08-04T10:08:00Z">
        <w:r>
          <w:delText>consectetur sed sed magna ipsum aliqua’et ipsum labore aliqua consectetur ipsum aliqua</w:delText>
        </w:r>
        <w:r w:rsidR="00F70040">
          <w:delText xml:space="preserve">. </w:delText>
        </w:r>
      </w:del>
    </w:p>
    <w:p w14:paraId="1A663741" w14:textId="77777777" w:rsidR="00540B8E" w:rsidRDefault="005314F1">
      <w:pPr>
        <w:pStyle w:val="Heading2"/>
        <w:rPr>
          <w:del w:id="1187" w:author="Comparison" w:date="2026-08-04T06:08:00Z" w16du:dateUtc="2026-08-04T10:08:00Z"/>
        </w:rPr>
      </w:pPr>
      <w:bookmarkStart w:id="1188" w:name="2156115967782275156"/>
      <w:bookmarkStart w:id="1189" w:name="_Toc218523819"/>
      <w:del w:id="1190" w:author="Comparison" w:date="2026-08-04T06:08:00Z" w16du:dateUtc="2026-08-04T10:08:00Z">
        <w:r>
          <w:delText>sed elit ipsum aliqua’et ipsum</w:delText>
        </w:r>
        <w:bookmarkEnd w:id="1188"/>
        <w:bookmarkEnd w:id="1189"/>
      </w:del>
    </w:p>
    <w:p w14:paraId="5E626B43" w14:textId="77777777" w:rsidR="00540B8E" w:rsidRDefault="005314F1">
      <w:pPr>
        <w:pStyle w:val="TextHeading2"/>
        <w:rPr>
          <w:del w:id="1191" w:author="Comparison" w:date="2026-08-04T06:08:00Z" w16du:dateUtc="2026-08-04T10:08:00Z"/>
        </w:rPr>
      </w:pPr>
      <w:bookmarkStart w:id="1192" w:name="_Ref470486216"/>
      <w:del w:id="1193" w:author="Comparison" w:date="2026-08-04T06:08:00Z" w16du:dateUtc="2026-08-04T10:08:00Z">
        <w:r>
          <w:delText>eiusmod sed dolor adipiscing eiusmod labore dolor sed elit ipsum aliqua’et ipsum</w:delText>
        </w:r>
        <w:r w:rsidR="00F70040">
          <w:delText xml:space="preserve">. </w:delText>
        </w:r>
        <w:r>
          <w:delText>eiusmod sed dolor adipiscing adipiscing incididunt dolore ipsum sed elit ipsum aliqua’et ipsum do dolor sed, tempor lorem consectetur ut</w:delText>
        </w:r>
        <w:r w:rsidR="00F70040">
          <w:delText xml:space="preserve">. </w:delText>
        </w:r>
        <w:r>
          <w:delText>aliqua dolor ipsum adipiscing consectetur ipsum sed, ipsum sed dolor adipiscing tempor dolor lorem lorem do consectetur do eiusmod labore sed elit ipsum aliqua’et ipsum.</w:delText>
        </w:r>
        <w:bookmarkEnd w:id="1192"/>
      </w:del>
    </w:p>
    <w:p w14:paraId="00B9E174" w14:textId="77777777" w:rsidR="00540B8E" w:rsidRDefault="005314F1">
      <w:pPr>
        <w:pStyle w:val="Heading2"/>
        <w:rPr>
          <w:del w:id="1194" w:author="Comparison" w:date="2026-08-04T06:08:00Z" w16du:dateUtc="2026-08-04T10:08:00Z"/>
        </w:rPr>
      </w:pPr>
      <w:bookmarkStart w:id="1195" w:name="2551158164853213227"/>
      <w:bookmarkStart w:id="1196" w:name="_Ref516271694"/>
      <w:bookmarkStart w:id="1197" w:name="_Toc218523820"/>
      <w:del w:id="1198" w:author="Comparison" w:date="2026-08-04T06:08:00Z" w16du:dateUtc="2026-08-04T10:08:00Z">
        <w:r>
          <w:delText>eiusmod incididunt dolor’et dolor do eiusmod</w:delText>
        </w:r>
        <w:bookmarkEnd w:id="1195"/>
        <w:bookmarkEnd w:id="1196"/>
        <w:bookmarkEnd w:id="1197"/>
      </w:del>
    </w:p>
    <w:p w14:paraId="760AD922" w14:textId="77777777" w:rsidR="00540B8E" w:rsidRDefault="005314F1">
      <w:pPr>
        <w:pStyle w:val="TextHeading2"/>
        <w:rPr>
          <w:del w:id="1199" w:author="Comparison" w:date="2026-08-04T06:08:00Z" w16du:dateUtc="2026-08-04T10:08:00Z"/>
        </w:rPr>
      </w:pPr>
      <w:del w:id="1200" w:author="Comparison" w:date="2026-08-04T06:08:00Z" w16du:dateUtc="2026-08-04T10:08:00Z">
        <w:r>
          <w:delText>eiusmod sed dolor ipsum dolore ipsum amet incididunt do dolore, elit, lorem ut ipsum aliqua’et ipsum’et sit, consectetur dolore lorem consectetur magna, amet dolor ut</w:delText>
        </w:r>
        <w:r w:rsidR="00F70040">
          <w:delText xml:space="preserve">. </w:delText>
        </w:r>
        <w:r>
          <w:delText>eiusmod et, incididunt, lorem et elit ipsum aliqua’et ipsum amet magna consectetur labore incididunt elit dolor ipsum sed dolor incididunt ipsum sed elit ipsum aliqua’et ipsum</w:delText>
        </w:r>
        <w:r w:rsidR="00F70040">
          <w:delText xml:space="preserve">. </w:delText>
        </w:r>
        <w:r>
          <w:delTex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delText>
        </w:r>
      </w:del>
    </w:p>
    <w:p w14:paraId="1938DDD3" w14:textId="77777777" w:rsidR="00540B8E" w:rsidRDefault="005314F1">
      <w:pPr>
        <w:pStyle w:val="TextHeading2"/>
        <w:rPr>
          <w:del w:id="1201" w:author="Comparison" w:date="2026-08-04T06:08:00Z" w16du:dateUtc="2026-08-04T10:08:00Z"/>
        </w:rPr>
      </w:pPr>
      <w:del w:id="1202" w:author="Comparison" w:date="2026-08-04T06:08:00Z" w16du:dateUtc="2026-08-04T10:08:00Z">
        <w:r>
          <w:delText>eiusmod incididunt do dolore, elit, lorem ut adipiscing magna consectetur amet dolor ipsum sed dolor.</w:delText>
        </w:r>
      </w:del>
    </w:p>
    <w:p w14:paraId="35A298E2" w14:textId="77777777" w:rsidR="00540B8E" w:rsidRDefault="005314F1">
      <w:pPr>
        <w:pStyle w:val="Heading2"/>
        <w:rPr>
          <w:del w:id="1203" w:author="Comparison" w:date="2026-08-04T06:08:00Z" w16du:dateUtc="2026-08-04T10:08:00Z"/>
        </w:rPr>
      </w:pPr>
      <w:bookmarkStart w:id="1204" w:name="172526112455517735"/>
      <w:bookmarkStart w:id="1205" w:name="_Toc218523821"/>
      <w:del w:id="1206" w:author="Comparison" w:date="2026-08-04T06:08:00Z" w16du:dateUtc="2026-08-04T10:08:00Z">
        <w:r>
          <w:delText>aliqua’et ipsum elit lorem ipsum</w:delText>
        </w:r>
        <w:bookmarkEnd w:id="1204"/>
        <w:bookmarkEnd w:id="1205"/>
      </w:del>
    </w:p>
    <w:p w14:paraId="39CFD68A" w14:textId="77777777" w:rsidR="00540B8E" w:rsidRDefault="005314F1">
      <w:pPr>
        <w:pStyle w:val="TextHeading2"/>
        <w:rPr>
          <w:del w:id="1207" w:author="Comparison" w:date="2026-08-04T06:08:00Z" w16du:dateUtc="2026-08-04T10:08:00Z"/>
          <w:color w:val="0000FF"/>
        </w:rPr>
      </w:pPr>
      <w:del w:id="1208" w:author="Comparison" w:date="2026-08-04T06:08:00Z" w16du:dateUtc="2026-08-04T10:08:00Z">
        <w:r>
          <w:delText>sed ipsum aliqua’et ipsum aliqua ipsum amet consectetur sed aliqua ipsum ipsum elit ipsum lorem dolor, eiusmod dolor do consectetur consectetur dolore lorem magna labore dolor eiusmod eiusmod elit ut.</w:delText>
        </w:r>
      </w:del>
    </w:p>
    <w:p w14:paraId="75664E10" w14:textId="77777777" w:rsidR="00540B8E" w:rsidRDefault="005314F1">
      <w:pPr>
        <w:pStyle w:val="Heading2"/>
        <w:rPr>
          <w:del w:id="1209" w:author="Comparison" w:date="2026-08-04T06:08:00Z" w16du:dateUtc="2026-08-04T10:08:00Z"/>
        </w:rPr>
      </w:pPr>
      <w:bookmarkStart w:id="1210" w:name="2020512515643330889"/>
      <w:bookmarkStart w:id="1211" w:name="_Toc218523822"/>
      <w:del w:id="1212" w:author="Comparison" w:date="2026-08-04T06:08:00Z" w16du:dateUtc="2026-08-04T10:08:00Z">
        <w:r>
          <w:delText>magna elit elit</w:delText>
        </w:r>
        <w:bookmarkEnd w:id="1210"/>
        <w:bookmarkEnd w:id="1211"/>
      </w:del>
    </w:p>
    <w:p w14:paraId="70CDA529" w14:textId="77777777" w:rsidR="00540B8E" w:rsidRDefault="005314F1">
      <w:pPr>
        <w:pStyle w:val="TextHeading2"/>
        <w:rPr>
          <w:del w:id="1213" w:author="Comparison" w:date="2026-08-04T06:08:00Z" w16du:dateUtc="2026-08-04T10:08:00Z"/>
        </w:rPr>
      </w:pPr>
      <w:del w:id="1214" w:author="Comparison" w:date="2026-08-04T06:08:00Z" w16du:dateUtc="2026-08-04T10:08:00Z">
        <w:r>
          <w:delText>aliqua dolor ipsum adipiscing consectetur ipsum sed, et sed sed sed do elit ipsum magna amet elit ipsum aliqua’et ipsum, do magna amet sit dolor tempor consectetur magna eiusmod ipsum lorem dolor’et tempor, do ipsum sed dolor do consectetur ut</w:delText>
        </w:r>
        <w:r w:rsidR="00F70040">
          <w:delText xml:space="preserve">. </w:delText>
        </w:r>
        <w:r>
          <w:delText>aliqua sit consectetur ipsum sed adipiscing dolore ipsum incididunt elit ipsum sed dolor do elit ipsum aliqua’et ipsum’et adipiscing magna amet.</w:delText>
        </w:r>
      </w:del>
    </w:p>
    <w:p w14:paraId="1C45FE92" w14:textId="77777777" w:rsidR="00540B8E" w:rsidRDefault="005314F1">
      <w:pPr>
        <w:pStyle w:val="Heading2"/>
        <w:rPr>
          <w:del w:id="1215" w:author="Comparison" w:date="2026-08-04T06:08:00Z" w16du:dateUtc="2026-08-04T10:08:00Z"/>
        </w:rPr>
      </w:pPr>
      <w:bookmarkStart w:id="1216" w:name="2020992139549040427"/>
      <w:bookmarkStart w:id="1217" w:name="_Ref417987062"/>
      <w:bookmarkStart w:id="1218" w:name="_Toc218523823"/>
      <w:del w:id="1219" w:author="Comparison" w:date="2026-08-04T06:08:00Z" w16du:dateUtc="2026-08-04T10:08:00Z">
        <w:r>
          <w:delText>ut elit magna</w:delText>
        </w:r>
        <w:bookmarkEnd w:id="1216"/>
        <w:bookmarkEnd w:id="1217"/>
        <w:bookmarkEnd w:id="1218"/>
      </w:del>
    </w:p>
    <w:p w14:paraId="4443F770" w14:textId="77777777" w:rsidR="00540B8E" w:rsidRDefault="005314F1">
      <w:pPr>
        <w:pStyle w:val="TextHeading2"/>
        <w:rPr>
          <w:del w:id="1220" w:author="Comparison" w:date="2026-08-04T06:08:00Z" w16du:dateUtc="2026-08-04T10:08:00Z"/>
        </w:rPr>
      </w:pPr>
      <w:del w:id="1221" w:author="Comparison" w:date="2026-08-04T06:08:00Z" w16du:dateUtc="2026-08-04T10:08:00Z">
        <w:r>
          <w:delText>aliqua dolor ipsum adipiscing consectetur ipsum sed, et sed sed sed labore sed elit ipsum do elit ipsum aliqua’et ipsum, do tempor consectetur magna eiusmod ipsum lorem dolor’et tempor, do ipsum sed dolor labore dolore lorem aliqua aliqua amet dolor ut.</w:delText>
        </w:r>
      </w:del>
    </w:p>
    <w:p w14:paraId="7E7859B4" w14:textId="77777777" w:rsidR="00540B8E" w:rsidRDefault="005314F1">
      <w:pPr>
        <w:pStyle w:val="TextHeading2"/>
        <w:rPr>
          <w:del w:id="1222" w:author="Comparison" w:date="2026-08-04T06:08:00Z" w16du:dateUtc="2026-08-04T10:08:00Z"/>
        </w:rPr>
      </w:pPr>
      <w:del w:id="1223" w:author="Comparison" w:date="2026-08-04T06:08:00Z" w16du:dateUtc="2026-08-04T10:08:00Z">
        <w:r>
          <w:delText>consectetur sed adipiscing ipsum sed labore sed elit ipsum do elit ipsum aliqua’et ipsum do ipsum sed dolor labore et sed incididunt ipsum lorem tempor amet dolor ut</w:delText>
        </w:r>
        <w:r w:rsidR="00F70040">
          <w:delText xml:space="preserve">. </w:delText>
        </w:r>
      </w:del>
    </w:p>
    <w:p w14:paraId="6A163C4F" w14:textId="77777777" w:rsidR="00540B8E" w:rsidRDefault="005314F1">
      <w:pPr>
        <w:pStyle w:val="Heading2"/>
        <w:rPr>
          <w:del w:id="1224" w:author="Comparison" w:date="2026-08-04T06:08:00Z" w16du:dateUtc="2026-08-04T10:08:00Z"/>
        </w:rPr>
      </w:pPr>
      <w:bookmarkStart w:id="1225" w:name="3868498918831144043"/>
      <w:bookmarkStart w:id="1226" w:name="_Toc507273095"/>
      <w:bookmarkStart w:id="1227" w:name="_Toc218523824"/>
      <w:del w:id="1228" w:author="Comparison" w:date="2026-08-04T06:08:00Z" w16du:dateUtc="2026-08-04T10:08:00Z">
        <w:r>
          <w:delText>tempor adipiscing</w:delText>
        </w:r>
        <w:bookmarkEnd w:id="1225"/>
        <w:bookmarkEnd w:id="1226"/>
        <w:bookmarkEnd w:id="1227"/>
      </w:del>
    </w:p>
    <w:p w14:paraId="72148E85" w14:textId="77777777" w:rsidR="00540B8E" w:rsidRDefault="005314F1">
      <w:pPr>
        <w:pStyle w:val="TextHeading2"/>
        <w:rPr>
          <w:del w:id="1229" w:author="Comparison" w:date="2026-08-04T06:08:00Z" w16du:dateUtc="2026-08-04T10:08:00Z"/>
        </w:rPr>
      </w:pPr>
      <w:del w:id="1230" w:author="Comparison" w:date="2026-08-04T06:08:00Z" w16du:dateUtc="2026-08-04T10:08:00Z">
        <w:r>
          <w:delText>sit ipsum ipsum elit ipsum sed dolor, et sed sed eiusmod dolor et tempor adipiscing consectetur ipsum aliqua’et ipsum do dolor tempor.</w:delText>
        </w:r>
      </w:del>
    </w:p>
    <w:p w14:paraId="19AC6CC5" w14:textId="77777777" w:rsidR="00540B8E" w:rsidRDefault="005314F1">
      <w:pPr>
        <w:pStyle w:val="Heading2"/>
        <w:rPr>
          <w:del w:id="1231" w:author="Comparison" w:date="2026-08-04T06:08:00Z" w16du:dateUtc="2026-08-04T10:08:00Z"/>
        </w:rPr>
      </w:pPr>
      <w:bookmarkStart w:id="1232" w:name="3868978542736853581"/>
      <w:bookmarkStart w:id="1233" w:name="_Ref524307769"/>
      <w:bookmarkStart w:id="1234" w:name="_Toc218523825"/>
      <w:del w:id="1235" w:author="Comparison" w:date="2026-08-04T06:08:00Z" w16du:dateUtc="2026-08-04T10:08:00Z">
        <w:r>
          <w:delText>ipsum ut ipsum ipsum incididunt elit ipsum incididunt dolor</w:delText>
        </w:r>
        <w:bookmarkEnd w:id="1232"/>
        <w:bookmarkEnd w:id="1233"/>
        <w:bookmarkEnd w:id="1234"/>
      </w:del>
    </w:p>
    <w:p w14:paraId="06D57CFD" w14:textId="77777777" w:rsidR="00540B8E" w:rsidRDefault="005314F1">
      <w:pPr>
        <w:pStyle w:val="TextHeading2"/>
        <w:rPr>
          <w:del w:id="1236" w:author="Comparison" w:date="2026-08-04T06:08:00Z" w16du:dateUtc="2026-08-04T10:08:00Z"/>
        </w:rPr>
      </w:pPr>
      <w:del w:id="1237" w:author="Comparison" w:date="2026-08-04T06:08:00Z" w16du:dateUtc="2026-08-04T10:08:00Z">
        <w:r>
          <w:delText xml:space="preserve">dolor dolor sed ipsum sed dolor aliqua elit, et sed sed magna ipsum aliqua’et ipsum et do ipsum ut elit </w:delText>
        </w:r>
        <w:r>
          <w:fldChar w:fldCharType="begin"/>
        </w:r>
        <w:r>
          <w:delInstrText xml:space="preserve"> REF 9811021952290499721 \r \h </w:delInstrText>
        </w:r>
        <w:r>
          <w:fldChar w:fldCharType="separate"/>
        </w:r>
        <w:r w:rsidR="00AC72FF">
          <w:delText>lorem 4.03</w:delText>
        </w:r>
        <w:r>
          <w:fldChar w:fldCharType="end"/>
        </w:r>
        <w:r>
          <w:delText>.</w:delText>
        </w:r>
      </w:del>
    </w:p>
    <w:p w14:paraId="4728AAF6" w14:textId="77777777" w:rsidR="00540B8E" w:rsidRDefault="005314F1">
      <w:pPr>
        <w:pStyle w:val="Heading2"/>
        <w:rPr>
          <w:del w:id="1238" w:author="Comparison" w:date="2026-08-04T06:08:00Z" w16du:dateUtc="2026-08-04T10:08:00Z"/>
        </w:rPr>
      </w:pPr>
      <w:bookmarkStart w:id="1239" w:name="2156595591687984694"/>
      <w:bookmarkStart w:id="1240" w:name="_Toc218523826"/>
      <w:del w:id="1241" w:author="Comparison" w:date="2026-08-04T06:08:00Z" w16du:dateUtc="2026-08-04T10:08:00Z">
        <w:r>
          <w:delText>elit sed elit ipsum</w:delText>
        </w:r>
        <w:bookmarkEnd w:id="1239"/>
        <w:bookmarkEnd w:id="1240"/>
      </w:del>
    </w:p>
    <w:p w14:paraId="7E3369EB" w14:textId="77777777" w:rsidR="00540B8E" w:rsidRDefault="005314F1">
      <w:pPr>
        <w:pStyle w:val="TextHeading2"/>
        <w:rPr>
          <w:del w:id="1242" w:author="Comparison" w:date="2026-08-04T06:08:00Z" w16du:dateUtc="2026-08-04T10:08:00Z"/>
        </w:rPr>
      </w:pPr>
      <w:del w:id="1243" w:author="Comparison" w:date="2026-08-04T06:08:00Z" w16du:dateUtc="2026-08-04T10:08:00Z">
        <w:r>
          <w:delTex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delText>
        </w:r>
        <w:r w:rsidR="00F70040">
          <w:delText xml:space="preserve">. </w:delText>
        </w:r>
        <w:r>
          <w:delText>eiusmod sed dolor dolore ipsum tempor incididunt do aliqua ipsum aliqua ut elit amet.</w:delText>
        </w:r>
      </w:del>
    </w:p>
    <w:p w14:paraId="15735250" w14:textId="77777777" w:rsidR="00540B8E" w:rsidRDefault="005314F1">
      <w:pPr>
        <w:pStyle w:val="Heading2"/>
        <w:rPr>
          <w:del w:id="1244" w:author="Comparison" w:date="2026-08-04T06:08:00Z" w16du:dateUtc="2026-08-04T10:08:00Z"/>
        </w:rPr>
      </w:pPr>
      <w:bookmarkStart w:id="1245" w:name="2157075215593694232"/>
      <w:bookmarkStart w:id="1246" w:name="_Ref46047941"/>
      <w:bookmarkStart w:id="1247" w:name="_Toc218523827"/>
      <w:del w:id="1248" w:author="Comparison" w:date="2026-08-04T06:08:00Z" w16du:dateUtc="2026-08-04T10:08:00Z">
        <w:r>
          <w:delText>elit labore ipsum incididunt dolor’et magna</w:delText>
        </w:r>
        <w:bookmarkEnd w:id="1245"/>
        <w:bookmarkEnd w:id="1246"/>
        <w:bookmarkEnd w:id="1247"/>
      </w:del>
    </w:p>
    <w:p w14:paraId="042976CC" w14:textId="77777777" w:rsidR="00540B8E" w:rsidRDefault="005314F1">
      <w:pPr>
        <w:pStyle w:val="TextHeading2"/>
        <w:rPr>
          <w:del w:id="1249" w:author="Comparison" w:date="2026-08-04T06:08:00Z" w16du:dateUtc="2026-08-04T10:08:00Z"/>
        </w:rPr>
      </w:pPr>
      <w:bookmarkStart w:id="1250" w:name="_Hlk512955143"/>
      <w:del w:id="1251" w:author="Comparison" w:date="2026-08-04T06:08:00Z" w16du:dateUtc="2026-08-04T10:08:00Z">
        <w:r>
          <w:delText xml:space="preserve">eiusmod aliqua’et ipsum elit tempor incididunt ipsum ipsum elit ipsum sed dolor, incididunt et sed sed magna ipsum aliqua’et ipsum labore tempor ipsum ut elit </w:delText>
        </w:r>
        <w:r>
          <w:fldChar w:fldCharType="begin"/>
        </w:r>
        <w:r>
          <w:delInstrText xml:space="preserve"> REF 17859547900309837828 \r \h </w:delInstrText>
        </w:r>
        <w:r>
          <w:fldChar w:fldCharType="separate"/>
        </w:r>
        <w:r w:rsidR="00AC72FF">
          <w:delText>aliqua eiusmod</w:delText>
        </w:r>
        <w:r>
          <w:fldChar w:fldCharType="end"/>
        </w:r>
        <w:r>
          <w:delText xml:space="preserve"> amet incididunt labore ipsum ipsum elit ipsum ut elit elit do ut.</w:delText>
        </w:r>
        <w:bookmarkEnd w:id="1250"/>
      </w:del>
    </w:p>
    <w:p w14:paraId="45BF1845" w14:textId="77777777" w:rsidR="00540B8E" w:rsidRDefault="005314F1">
      <w:pPr>
        <w:pStyle w:val="TextHeading2"/>
        <w:rPr>
          <w:del w:id="1252" w:author="Comparison" w:date="2026-08-04T06:08:00Z" w16du:dateUtc="2026-08-04T10:08:00Z"/>
        </w:rPr>
        <w:sectPr w:rsidR="00540B8E">
          <w:footerReference w:type="default" r:id="rId17"/>
          <w:pgSz w:w="12240" w:h="15840"/>
          <w:pgMar w:top="1440" w:right="1800" w:bottom="1440" w:left="1800" w:header="720" w:footer="720" w:gutter="0"/>
          <w:pgNumType w:start="1" w:chapStyle="1"/>
          <w:cols w:space="720"/>
        </w:sectPr>
      </w:pPr>
      <w:del w:id="1253" w:author="Comparison" w:date="2026-08-04T06:08:00Z" w16du:dateUtc="2026-08-04T10:08:00Z">
        <w:r>
          <w:delText xml:space="preserve">lorem sit elit ipsum do ipsum, et sed sed labore ipsum ut elit </w:delText>
        </w:r>
        <w:r>
          <w:fldChar w:fldCharType="begin"/>
        </w:r>
        <w:r>
          <w:delInstrText xml:space="preserve"> REF 904505909664802881 \r \h </w:delInstrText>
        </w:r>
        <w:r>
          <w:fldChar w:fldCharType="separate"/>
        </w:r>
        <w:r w:rsidR="00AC72FF">
          <w:delText>aliqua sed</w:delText>
        </w:r>
        <w:r>
          <w:fldChar w:fldCharType="end"/>
        </w:r>
        <w:r>
          <w:delText xml:space="preserve"> tempor eiusmod do dolor lorem labore do magna sit ipsum ipsum sed dolor’et incididunt consectetur tempor</w:delText>
        </w:r>
        <w:r w:rsidR="00F70040">
          <w:delText xml:space="preserve">. </w:delText>
        </w:r>
        <w:r>
          <w:delText xml:space="preserve">consectetur sed sed ut magna ipsum dolore sed lorem dolore elit ipsum aliqua’et ipsum labore aliqua consectetur </w:delText>
        </w:r>
        <w:r>
          <w:fldChar w:fldCharType="begin"/>
        </w:r>
        <w:r>
          <w:delInstrText xml:space="preserve"> REF 904505909664802881 \r \h </w:delInstrText>
        </w:r>
        <w:r>
          <w:fldChar w:fldCharType="separate"/>
        </w:r>
        <w:r w:rsidR="00AC72FF">
          <w:delText>aliqua sed</w:delText>
        </w:r>
        <w:r>
          <w:fldChar w:fldCharType="end"/>
        </w:r>
        <w:r>
          <w:delText>.</w:delText>
        </w:r>
      </w:del>
    </w:p>
    <w:p w14:paraId="4F12F6B1" w14:textId="77777777" w:rsidR="00540B8E" w:rsidRDefault="005314F1">
      <w:pPr>
        <w:pStyle w:val="Heading1"/>
        <w:rPr>
          <w:del w:id="1254" w:author="Comparison" w:date="2026-08-04T06:08:00Z" w16du:dateUtc="2026-08-04T10:08:00Z"/>
        </w:rPr>
      </w:pPr>
      <w:del w:id="1255" w:author="Comparison" w:date="2026-08-04T06:08:00Z" w16du:dateUtc="2026-08-04T10:08:00Z">
        <w:r>
          <w:br/>
        </w:r>
        <w:bookmarkStart w:id="1256" w:name="904505909664802881"/>
        <w:bookmarkStart w:id="1257" w:name="_Ref508176305"/>
        <w:bookmarkStart w:id="1258" w:name="_Ref123981894"/>
        <w:bookmarkStart w:id="1259" w:name="_Ref299976677"/>
        <w:bookmarkStart w:id="1260" w:name="_Toc218523828"/>
        <w:r>
          <w:delText>dolor ut incididunt magna elit aliqua</w:delText>
        </w:r>
        <w:bookmarkEnd w:id="1256"/>
        <w:bookmarkEnd w:id="1257"/>
        <w:bookmarkEnd w:id="1258"/>
        <w:bookmarkEnd w:id="1259"/>
        <w:bookmarkEnd w:id="1260"/>
      </w:del>
    </w:p>
    <w:p w14:paraId="258EC629" w14:textId="77777777" w:rsidR="00540B8E" w:rsidRDefault="005314F1">
      <w:pPr>
        <w:pStyle w:val="Heading2"/>
        <w:rPr>
          <w:del w:id="1261" w:author="Comparison" w:date="2026-08-04T06:08:00Z" w16du:dateUtc="2026-08-04T10:08:00Z"/>
        </w:rPr>
      </w:pPr>
      <w:bookmarkStart w:id="1262" w:name="6301619336614558159"/>
      <w:bookmarkStart w:id="1263" w:name="_Toc218523829"/>
      <w:del w:id="1264" w:author="Comparison" w:date="2026-08-04T06:08:00Z" w16du:dateUtc="2026-08-04T10:08:00Z">
        <w:r>
          <w:delText>dolore dolor ut</w:delText>
        </w:r>
        <w:bookmarkEnd w:id="1262"/>
        <w:bookmarkEnd w:id="1263"/>
      </w:del>
    </w:p>
    <w:p w14:paraId="7154CEE9" w14:textId="77777777" w:rsidR="00540B8E" w:rsidRDefault="005314F1">
      <w:pPr>
        <w:pStyle w:val="TextHeading2"/>
        <w:rPr>
          <w:del w:id="1265" w:author="Comparison" w:date="2026-08-04T06:08:00Z" w16du:dateUtc="2026-08-04T10:08:00Z"/>
        </w:rPr>
      </w:pPr>
      <w:del w:id="1266" w:author="Comparison" w:date="2026-08-04T06:08:00Z" w16du:dateUtc="2026-08-04T10:08:00Z">
        <w:r>
          <w:delText xml:space="preserve">do ipsum ipsum elit ipsum tempor elit elit, et sed sed adipiscing ipsum lorem labore ut consectetur ipsum aliqua incididunt consectetur </w:delText>
        </w:r>
        <w:r>
          <w:fldChar w:fldCharType="begin"/>
        </w:r>
        <w:r>
          <w:delInstrText xml:space="preserve"> REF 13264031231065834860 \r \h </w:delInstrText>
        </w:r>
        <w:r>
          <w:fldChar w:fldCharType="separate"/>
        </w:r>
        <w:r w:rsidR="00AC72FF">
          <w:delText>aliqua aliqua</w:delText>
        </w:r>
        <w:r>
          <w:fldChar w:fldCharType="end"/>
        </w:r>
        <w:r>
          <w:delText xml:space="preserve"> ipsum et incididunt consectetur tempor lorem tempor et dolore lorem elit ipsum consectetur</w:delText>
        </w:r>
        <w:r w:rsidR="00F70040">
          <w:delText xml:space="preserve">. </w:delText>
        </w:r>
        <w:r>
          <w:delText xml:space="preserve">consectetur sed sed adipiscing do adipiscing labore consectetur ut tempor ipsum et elit </w:delText>
        </w:r>
        <w:r>
          <w:fldChar w:fldCharType="begin"/>
        </w:r>
        <w:r>
          <w:delInstrText xml:space="preserve"> REF 17791317020369043568 \r \h </w:delInstrText>
        </w:r>
        <w:r>
          <w:fldChar w:fldCharType="separate"/>
        </w:r>
        <w:r w:rsidR="00AC72FF">
          <w:delText>lorem 8.02</w:delText>
        </w:r>
        <w:r>
          <w:fldChar w:fldCharType="end"/>
        </w:r>
        <w:r>
          <w:delText>.</w:delText>
        </w:r>
      </w:del>
    </w:p>
    <w:p w14:paraId="5D92AD70" w14:textId="77777777" w:rsidR="00540B8E" w:rsidRDefault="005314F1">
      <w:pPr>
        <w:pStyle w:val="Heading2"/>
        <w:rPr>
          <w:del w:id="1267" w:author="Comparison" w:date="2026-08-04T06:08:00Z" w16du:dateUtc="2026-08-04T10:08:00Z"/>
        </w:rPr>
      </w:pPr>
      <w:bookmarkStart w:id="1268" w:name="17791317020369043568"/>
      <w:bookmarkStart w:id="1269" w:name="_Ref522872994"/>
      <w:bookmarkStart w:id="1270" w:name="_Toc218523830"/>
      <w:del w:id="1271" w:author="Comparison" w:date="2026-08-04T06:08:00Z" w16du:dateUtc="2026-08-04T10:08:00Z">
        <w:r>
          <w:delText>ut ipsum sit incididunt sed-sit ipsum adipiscing</w:delText>
        </w:r>
        <w:bookmarkEnd w:id="1268"/>
        <w:bookmarkEnd w:id="1269"/>
        <w:bookmarkEnd w:id="1270"/>
      </w:del>
    </w:p>
    <w:p w14:paraId="5F1497FF" w14:textId="77777777" w:rsidR="00540B8E" w:rsidRDefault="005314F1">
      <w:pPr>
        <w:pStyle w:val="TextHeading2"/>
        <w:rPr>
          <w:del w:id="1272" w:author="Comparison" w:date="2026-08-04T06:08:00Z" w16du:dateUtc="2026-08-04T10:08:00Z"/>
        </w:rPr>
      </w:pPr>
      <w:del w:id="1273" w:author="Comparison" w:date="2026-08-04T06:08:00Z" w16du:dateUtc="2026-08-04T10:08:00Z">
        <w:r>
          <w:delText xml:space="preserve">eiusmod ut elit ipsum lorem amet amet do et sed dolore do lorem incididunt ut dolore et ipsum labore elit </w:delText>
        </w:r>
        <w:r>
          <w:fldChar w:fldCharType="begin"/>
        </w:r>
        <w:r>
          <w:delInstrText xml:space="preserve"> REF 1249176948444042530 \r \h </w:delInstrText>
        </w:r>
        <w:r>
          <w:fldChar w:fldCharType="separate"/>
        </w:r>
        <w:r w:rsidR="00AC72FF">
          <w:delText>lorem 13.24</w:delText>
        </w:r>
        <w:r>
          <w:fldChar w:fldCharType="end"/>
        </w:r>
        <w:r>
          <w:delText>.</w:delText>
        </w:r>
      </w:del>
    </w:p>
    <w:p w14:paraId="34180A92" w14:textId="77777777" w:rsidR="00540B8E" w:rsidRDefault="005314F1">
      <w:pPr>
        <w:pStyle w:val="TextHeading2"/>
        <w:rPr>
          <w:del w:id="1274" w:author="Comparison" w:date="2026-08-04T06:08:00Z" w16du:dateUtc="2026-08-04T10:08:00Z"/>
        </w:rPr>
      </w:pPr>
      <w:del w:id="1275" w:author="Comparison" w:date="2026-08-04T06:08:00Z" w16du:dateUtc="2026-08-04T10:08:00Z">
        <w:r>
          <w:delText>sed eiusmod adipiscing elit eiusmod lorem dolor aliqua eiusmod do elit labore sed consectetur labore ipsum ut lorem 2613, ut et sed et adipiscing ipsum lorem dolor ipsum lorem consectetur tempor do ipsum magna elit, ut ipsum ut consectetur tempor.</w:delText>
        </w:r>
      </w:del>
    </w:p>
    <w:p w14:paraId="195A6353" w14:textId="77777777" w:rsidR="00540B8E" w:rsidRDefault="005314F1">
      <w:pPr>
        <w:pStyle w:val="TextHeading2"/>
        <w:rPr>
          <w:del w:id="1276" w:author="Comparison" w:date="2026-08-04T06:08:00Z" w16du:dateUtc="2026-08-04T10:08:00Z"/>
        </w:rPr>
      </w:pPr>
      <w:del w:id="1277" w:author="Comparison" w:date="2026-08-04T06:08:00Z" w16du:dateUtc="2026-08-04T10:08:00Z">
        <w:r>
          <w:delText>sed eiusmod adipiscing elit eiusmod lorem dolor aliqua eiusmod dolore-do elit labore sed consectetur labore ipsum ut lorem 2613, ut et sed et adipiscing ipsum lorem dolor ipsum ut consectetur tempor do ipsum magna elit, ut ipsum lorem consectetur tempor.</w:delText>
        </w:r>
      </w:del>
    </w:p>
    <w:p w14:paraId="3BA12A4A" w14:textId="77777777" w:rsidR="00540B8E" w:rsidRDefault="005314F1">
      <w:pPr>
        <w:pStyle w:val="Heading2"/>
        <w:rPr>
          <w:del w:id="1278" w:author="Comparison" w:date="2026-08-04T06:08:00Z" w16du:dateUtc="2026-08-04T10:08:00Z"/>
        </w:rPr>
      </w:pPr>
      <w:bookmarkStart w:id="1279" w:name="_Toc218523831"/>
      <w:del w:id="1280" w:author="Comparison" w:date="2026-08-04T06:08:00Z" w16du:dateUtc="2026-08-04T10:08:00Z">
        <w:r>
          <w:delText>dolor magna do tempor aliqua dolor</w:delText>
        </w:r>
        <w:bookmarkEnd w:id="1279"/>
        <w:r>
          <w:delText xml:space="preserve"> </w:delText>
        </w:r>
      </w:del>
    </w:p>
    <w:p w14:paraId="30E02922" w14:textId="77777777" w:rsidR="00540B8E" w:rsidRDefault="005314F1">
      <w:pPr>
        <w:pStyle w:val="TextHeading2"/>
        <w:rPr>
          <w:del w:id="1281" w:author="Comparison" w:date="2026-08-04T06:08:00Z" w16du:dateUtc="2026-08-04T10:08:00Z"/>
        </w:rPr>
      </w:pPr>
      <w:del w:id="1282" w:author="Comparison" w:date="2026-08-04T06:08:00Z" w16du:dateUtc="2026-08-04T10:08:00Z">
        <w:r>
          <w:delText>adipiscing</w:delText>
        </w:r>
        <w:r>
          <w:rPr>
            <w:color w:val="000000"/>
          </w:rPr>
          <w:delText xml:space="preserve">sed ipsum ipsum </w:delText>
        </w:r>
        <w:r>
          <w:delText>elit ipsum tempor elit elit, et sed sed sed ipsum ipsum incididunt consectetur tempor</w:delText>
        </w:r>
        <w:r w:rsidR="00D22DB6">
          <w:delText>, ipsum ut tempor</w:delText>
        </w:r>
        <w:r>
          <w:delText xml:space="preserve"> dolor do 1807 incididunt ipsum, elit magna, dolore, et 91504 do tempor aliqua dolor.</w:delText>
        </w:r>
      </w:del>
    </w:p>
    <w:p w14:paraId="2296C56F" w14:textId="77777777" w:rsidR="00540B8E" w:rsidRDefault="005314F1">
      <w:pPr>
        <w:pStyle w:val="TextHeading2"/>
        <w:rPr>
          <w:del w:id="1283" w:author="Comparison" w:date="2026-08-04T06:08:00Z" w16du:dateUtc="2026-08-04T10:08:00Z"/>
        </w:rPr>
      </w:pPr>
      <w:del w:id="1284" w:author="Comparison" w:date="2026-08-04T06:08:00Z" w16du:dateUtc="2026-08-04T10:08:00Z">
        <w:r>
          <w:delText>sed tempor aliqua dolor aliqua lorem, et sed sed sed ipsum tempor do tempor aliqua dolor’et ut,</w:delText>
        </w:r>
        <w:r>
          <w:rPr>
            <w:i/>
          </w:rPr>
          <w:delText xml:space="preserve"> </w:delText>
        </w:r>
        <w:r>
          <w:delText>dolore incididunt. sed tempor aliqua dolor aliqua lorem incididunt dolore ipsum ut, ut ipsum dolor incididunt et, incididunt ipsum tempor dolore incididunt magna tempor et ipsum ipsum ut elit ipsum consectetur.</w:delText>
        </w:r>
      </w:del>
    </w:p>
    <w:p w14:paraId="0D210320" w14:textId="77777777" w:rsidR="00540B8E" w:rsidRDefault="005314F1">
      <w:pPr>
        <w:pStyle w:val="TextHeading2"/>
        <w:rPr>
          <w:del w:id="1285" w:author="Comparison" w:date="2026-08-04T06:08:00Z" w16du:dateUtc="2026-08-04T10:08:00Z"/>
        </w:rPr>
      </w:pPr>
      <w:del w:id="1286" w:author="Comparison" w:date="2026-08-04T06:08:00Z" w16du:dateUtc="2026-08-04T10:08:00Z">
        <w:r>
          <w:delText>adipiscing elit et ipsum lorem elit adipiscing elit dolor do labore lorem ipsum elit. adipiscing elit et ipsum lorem elit adipiscing elit do lorem, eiusmod incididunt, incididunt ipsum elit.</w:delText>
        </w:r>
      </w:del>
    </w:p>
    <w:p w14:paraId="4681A742" w14:textId="77777777" w:rsidR="00540B8E" w:rsidRDefault="005314F1">
      <w:pPr>
        <w:pStyle w:val="Heading2"/>
        <w:rPr>
          <w:del w:id="1287" w:author="Comparison" w:date="2026-08-04T06:08:00Z" w16du:dateUtc="2026-08-04T10:08:00Z"/>
        </w:rPr>
      </w:pPr>
      <w:bookmarkStart w:id="1288" w:name="_Toc218523832"/>
      <w:bookmarkStart w:id="1289" w:name="4022421534842898063"/>
      <w:del w:id="1290" w:author="Comparison" w:date="2026-08-04T06:08:00Z" w16du:dateUtc="2026-08-04T10:08:00Z">
        <w:r>
          <w:delText>dolor magna do et adipiscing aliqua elit</w:delText>
        </w:r>
        <w:bookmarkEnd w:id="1288"/>
        <w:r>
          <w:delText xml:space="preserve"> </w:delText>
        </w:r>
        <w:bookmarkEnd w:id="1289"/>
      </w:del>
    </w:p>
    <w:p w14:paraId="76FA7780" w14:textId="77777777" w:rsidR="00540B8E" w:rsidRDefault="005314F1">
      <w:pPr>
        <w:pStyle w:val="TextHeading2"/>
        <w:rPr>
          <w:del w:id="1291" w:author="Comparison" w:date="2026-08-04T06:08:00Z" w16du:dateUtc="2026-08-04T10:08:00Z"/>
        </w:rPr>
      </w:pPr>
      <w:bookmarkStart w:id="1292" w:name="_Hlk505607599"/>
      <w:bookmarkStart w:id="1293" w:name="_Hlk496684919"/>
      <w:bookmarkStart w:id="1294" w:name="_Hlk496685039"/>
      <w:bookmarkStart w:id="1295" w:name="_Hlk505607937"/>
      <w:del w:id="1296" w:author="Comparison" w:date="2026-08-04T06:08:00Z" w16du:dateUtc="2026-08-04T10:08:00Z">
        <w:r>
          <w:delText>adipiscing</w:delText>
        </w:r>
        <w:r>
          <w:rPr>
            <w:color w:val="000000"/>
          </w:rPr>
          <w:delText xml:space="preserve">sed ipsum ipsum </w:delText>
        </w:r>
        <w:r>
          <w:delText>elit ipsum tempor elit elit, et sed sed sed ipsum ipsum incididunt consectetur tempor</w:delText>
        </w:r>
        <w:r w:rsidR="00E53EAD">
          <w:delText>, ipsum ut tempor</w:delText>
        </w:r>
        <w:r>
          <w:delText xml:space="preserve"> dolor do 144 magna eiusmod ut, elit, et 93001-2929 do et adipiscing aliqua elit.</w:delText>
        </w:r>
        <w:bookmarkEnd w:id="1292"/>
        <w:bookmarkEnd w:id="1293"/>
        <w:bookmarkEnd w:id="1294"/>
        <w:bookmarkEnd w:id="1295"/>
      </w:del>
    </w:p>
    <w:p w14:paraId="01C75241" w14:textId="77777777" w:rsidR="00540B8E" w:rsidRDefault="005314F1">
      <w:pPr>
        <w:pStyle w:val="TextHeading2"/>
        <w:rPr>
          <w:del w:id="1297" w:author="Comparison" w:date="2026-08-04T06:08:00Z" w16du:dateUtc="2026-08-04T10:08:00Z"/>
        </w:rPr>
      </w:pPr>
      <w:del w:id="1298" w:author="Comparison" w:date="2026-08-04T06:08:00Z" w16du:dateUtc="2026-08-04T10:08:00Z">
        <w:r>
          <w:delText>sed et adipiscing aliqua elit aliqua lorem, et sed sed sed ipsum tempor do et adipiscing aliqua elit’et ut,</w:delText>
        </w:r>
        <w:r>
          <w:rPr>
            <w:i/>
          </w:rPr>
          <w:delText xml:space="preserve"> </w:delText>
        </w:r>
        <w:r>
          <w:delText>dolore incididunt. sed et adipiscing aliqua elit aliqua lorem incididunt dolore ipsum ut, ut ipsum dolor incididunt et, incididunt ipsum tempor dolore incididunt magna tempor et ipsum ipsum ut elit ipsum consectetur.</w:delText>
        </w:r>
      </w:del>
    </w:p>
    <w:p w14:paraId="56AB388A" w14:textId="77777777" w:rsidR="00540B8E" w:rsidRDefault="005314F1">
      <w:pPr>
        <w:pStyle w:val="TextHeading2"/>
        <w:rPr>
          <w:del w:id="1299" w:author="Comparison" w:date="2026-08-04T06:08:00Z" w16du:dateUtc="2026-08-04T10:08:00Z"/>
        </w:rPr>
      </w:pPr>
      <w:del w:id="1300" w:author="Comparison" w:date="2026-08-04T06:08:00Z" w16du:dateUtc="2026-08-04T10:08:00Z">
        <w:r>
          <w:delText>adipiscing elit et ipsum lorem elit adipiscing elit dolor do labore lorem ipsum elit. adipiscing elit et ipsum lorem elit adipiscing elit do lorem, eiusmod incididunt, incididunt ipsum elit.</w:delText>
        </w:r>
      </w:del>
    </w:p>
    <w:p w14:paraId="01A4F76E" w14:textId="77777777" w:rsidR="00540B8E" w:rsidRDefault="005314F1">
      <w:pPr>
        <w:pStyle w:val="Heading2"/>
        <w:rPr>
          <w:del w:id="1301" w:author="Comparison" w:date="2026-08-04T06:08:00Z" w16du:dateUtc="2026-08-04T10:08:00Z"/>
        </w:rPr>
      </w:pPr>
      <w:bookmarkStart w:id="1302" w:name="15761174490880343761"/>
      <w:bookmarkStart w:id="1303" w:name="_Toc218523833"/>
      <w:del w:id="1304" w:author="Comparison" w:date="2026-08-04T06:08:00Z" w16du:dateUtc="2026-08-04T10:08:00Z">
        <w:r>
          <w:delText>dolore incididunt et ipsum</w:delText>
        </w:r>
        <w:bookmarkEnd w:id="1302"/>
        <w:bookmarkEnd w:id="1303"/>
      </w:del>
    </w:p>
    <w:p w14:paraId="30B4F3A7" w14:textId="77777777" w:rsidR="00540B8E" w:rsidRDefault="005314F1">
      <w:pPr>
        <w:pStyle w:val="TextHeading2"/>
        <w:rPr>
          <w:del w:id="1305" w:author="Comparison" w:date="2026-08-04T06:08:00Z" w16du:dateUtc="2026-08-04T10:08:00Z"/>
        </w:rPr>
      </w:pPr>
      <w:del w:id="1306" w:author="Comparison" w:date="2026-08-04T06:08:00Z" w16du:dateUtc="2026-08-04T10:08:00Z">
        <w:r>
          <w:delText>sed ipsum adipiscing dolor, tempor elit et ipsum aliqua incididunt adipiscing consectetur do do lorem, eiusmod incididunt, lorem dolor ipsum elit aliqua ipsum tempor.</w:delText>
        </w:r>
      </w:del>
    </w:p>
    <w:p w14:paraId="28F42C75" w14:textId="77777777" w:rsidR="00540B8E" w:rsidRDefault="005314F1">
      <w:pPr>
        <w:pStyle w:val="TextHeading2"/>
        <w:rPr>
          <w:del w:id="1307" w:author="Comparison" w:date="2026-08-04T06:08:00Z" w16du:dateUtc="2026-08-04T10:08:00Z"/>
        </w:rPr>
      </w:pPr>
      <w:del w:id="1308" w:author="Comparison" w:date="2026-08-04T06:08:00Z" w16du:dateUtc="2026-08-04T10:08:00Z">
        <w:r>
          <w:delText>consectetur sed sed elit, labore sit incididunt incididunt, ipsum adipiscing labore elit dolore, et, dolor, ut, incididunt ipsum sit amet ipsum tempor tempor dolor incididunt elit tempor aliqua lorem do do ipsum aliqua adipiscing.</w:delText>
        </w:r>
      </w:del>
    </w:p>
    <w:p w14:paraId="3A5A3ADD" w14:textId="77777777" w:rsidR="00540B8E" w:rsidRDefault="005314F1">
      <w:pPr>
        <w:pStyle w:val="Heading2"/>
        <w:rPr>
          <w:del w:id="1309" w:author="Comparison" w:date="2026-08-04T06:08:00Z" w16du:dateUtc="2026-08-04T10:08:00Z"/>
        </w:rPr>
      </w:pPr>
      <w:bookmarkStart w:id="1310" w:name="904745721617657650"/>
      <w:bookmarkStart w:id="1311" w:name="_Toc218523834"/>
      <w:del w:id="1312" w:author="Comparison" w:date="2026-08-04T06:08:00Z" w16du:dateUtc="2026-08-04T10:08:00Z">
        <w:r>
          <w:delText>dolore magna</w:delText>
        </w:r>
        <w:bookmarkEnd w:id="1310"/>
        <w:bookmarkEnd w:id="1311"/>
      </w:del>
    </w:p>
    <w:p w14:paraId="329114E1" w14:textId="77777777" w:rsidR="00540B8E" w:rsidRDefault="005314F1">
      <w:pPr>
        <w:pStyle w:val="TextHeading2"/>
        <w:rPr>
          <w:del w:id="1313" w:author="Comparison" w:date="2026-08-04T06:08:00Z" w16du:dateUtc="2026-08-04T10:08:00Z"/>
        </w:rPr>
        <w:sectPr w:rsidR="00540B8E">
          <w:footerReference w:type="default" r:id="rId18"/>
          <w:pgSz w:w="12240" w:h="15840"/>
          <w:pgMar w:top="1440" w:right="1800" w:bottom="1440" w:left="1800" w:header="720" w:footer="720" w:gutter="0"/>
          <w:pgNumType w:start="1" w:chapStyle="1"/>
          <w:cols w:space="720"/>
        </w:sectPr>
      </w:pPr>
      <w:del w:id="1314" w:author="Comparison" w:date="2026-08-04T06:08:00Z" w16du:dateUtc="2026-08-04T10:08:00Z">
        <w:r>
          <w:delText>consectetur sed sed sed do incididunt consectetur tempor lorem tempor et ipsum lorem dolore lorem elit ipsum consectetur labore aliqua consectetur ipsum lorem consectetur elit.</w:delText>
        </w:r>
      </w:del>
    </w:p>
    <w:p w14:paraId="02DABCC8" w14:textId="77777777" w:rsidR="00540B8E" w:rsidRDefault="005314F1">
      <w:pPr>
        <w:pStyle w:val="Heading1"/>
        <w:rPr>
          <w:del w:id="1315" w:author="Comparison" w:date="2026-08-04T06:08:00Z" w16du:dateUtc="2026-08-04T10:08:00Z"/>
        </w:rPr>
      </w:pPr>
      <w:bookmarkStart w:id="1316" w:name="8257584867261087568"/>
      <w:bookmarkStart w:id="1317" w:name="_Ref44544506"/>
      <w:del w:id="1318" w:author="Comparison" w:date="2026-08-04T06:08:00Z" w16du:dateUtc="2026-08-04T10:08:00Z">
        <w:r>
          <w:br/>
        </w:r>
        <w:bookmarkStart w:id="1319" w:name="_Toc218523835"/>
        <w:r>
          <w:delText>consectetur incididunt’ eiusmod</w:delText>
        </w:r>
        <w:bookmarkEnd w:id="1316"/>
        <w:bookmarkEnd w:id="1317"/>
        <w:bookmarkEnd w:id="1319"/>
      </w:del>
    </w:p>
    <w:p w14:paraId="1C88EB3F" w14:textId="77777777" w:rsidR="00540B8E" w:rsidRDefault="005314F1">
      <w:pPr>
        <w:pStyle w:val="TextHeading2"/>
        <w:rPr>
          <w:del w:id="1320" w:author="Comparison" w:date="2026-08-04T06:08:00Z" w16du:dateUtc="2026-08-04T10:08:00Z"/>
        </w:rPr>
      </w:pPr>
      <w:del w:id="1321" w:author="Comparison" w:date="2026-08-04T06:08:00Z" w16du:dateUtc="2026-08-04T10:08:00Z">
        <w:r>
          <w:delText xml:space="preserve">do dolor ipsum lorem labore labore consectetur </w:delText>
        </w:r>
        <w:r>
          <w:fldChar w:fldCharType="begin"/>
        </w:r>
        <w:r>
          <w:delInstrText xml:space="preserve"> REF 904505909664802881 \r \h \* MERGEFORMAT </w:delInstrText>
        </w:r>
        <w:r>
          <w:fldChar w:fldCharType="separate"/>
        </w:r>
        <w:r w:rsidR="00AC72FF">
          <w:delText>aliqua sed</w:delText>
        </w:r>
        <w:r>
          <w:fldChar w:fldCharType="end"/>
        </w:r>
        <w:r>
          <w:delText>, et sed sed magna incididunt sed et incididunt consectetur tempor et do ipsum ut elit ipsum aliqua.</w:delText>
        </w:r>
      </w:del>
    </w:p>
    <w:p w14:paraId="4BB59845" w14:textId="77777777" w:rsidR="00540B8E" w:rsidRDefault="006C325D" w:rsidP="006C325D">
      <w:pPr>
        <w:pStyle w:val="TextHeading2"/>
        <w:rPr>
          <w:del w:id="1322" w:author="Comparison" w:date="2026-08-04T06:08:00Z" w16du:dateUtc="2026-08-04T10:08:00Z"/>
        </w:rPr>
        <w:sectPr w:rsidR="00540B8E">
          <w:footerReference w:type="default" r:id="rId19"/>
          <w:pgSz w:w="12240" w:h="15840"/>
          <w:pgMar w:top="1440" w:right="1800" w:bottom="1440" w:left="1800" w:header="720" w:footer="720" w:gutter="0"/>
          <w:pgNumType w:start="1" w:chapStyle="1"/>
          <w:cols w:space="720"/>
        </w:sectPr>
      </w:pPr>
      <w:del w:id="1323" w:author="Comparison" w:date="2026-08-04T06:08:00Z" w16du:dateUtc="2026-08-04T10:08:00Z">
        <w:r>
          <w:delText xml:space="preserve">consectetur sed sed sed et incididunt consectetur tempor (lorem tempor et dolore lorem elit ipsum sed), lorem ipsum tempor consectetur do ipsum aliqua, </w:delText>
        </w:r>
        <w:r w:rsidR="001E56B1">
          <w:delText xml:space="preserve">aliqua incididunt </w:delText>
        </w:r>
        <w:r>
          <w:delText>adipiscing elit consectetur, do et ut,</w:delText>
        </w:r>
        <w:r>
          <w:rPr>
            <w:i/>
          </w:rPr>
          <w:delText> dolore incididunt</w:delText>
        </w:r>
        <w:r w:rsidR="00F70040">
          <w:delText xml:space="preserve">. </w:delText>
        </w:r>
        <w:r>
          <w:delText xml:space="preserve">sed eiusmod elit aliqua do magna tempor do sit elit adipiscing lorem eiusmod adipiscing et ipsum consectetur elit 25, et sed sed dolore lorem sed ipsum elit et ipsum sit elit </w:delText>
        </w:r>
        <w:r>
          <w:fldChar w:fldCharType="begin"/>
        </w:r>
        <w:r>
          <w:delInstrText xml:space="preserve"> REF 14183750307631145427 \r \h </w:delInstrText>
        </w:r>
        <w:r>
          <w:fldChar w:fldCharType="separate"/>
        </w:r>
        <w:r>
          <w:delText>aliqua eiusmod</w:delText>
        </w:r>
        <w:r>
          <w:fldChar w:fldCharType="end"/>
        </w:r>
        <w:r>
          <w:delText>.</w:delText>
        </w:r>
      </w:del>
    </w:p>
    <w:p w14:paraId="109F6B62" w14:textId="77777777" w:rsidR="00540B8E" w:rsidRDefault="005314F1">
      <w:pPr>
        <w:pStyle w:val="Heading1"/>
        <w:rPr>
          <w:del w:id="1324" w:author="Comparison" w:date="2026-08-04T06:08:00Z" w16du:dateUtc="2026-08-04T10:08:00Z"/>
        </w:rPr>
      </w:pPr>
      <w:del w:id="1325" w:author="Comparison" w:date="2026-08-04T06:08:00Z" w16du:dateUtc="2026-08-04T10:08:00Z">
        <w:r>
          <w:br/>
        </w:r>
        <w:bookmarkStart w:id="1326" w:name="16122690445615825453"/>
        <w:bookmarkStart w:id="1327" w:name="_Ref508176600"/>
        <w:bookmarkStart w:id="1328" w:name="_Ref224224851"/>
        <w:bookmarkStart w:id="1329" w:name="_Toc218523838"/>
        <w:r>
          <w:delText>ipsum consectetur magna</w:delText>
        </w:r>
        <w:bookmarkEnd w:id="1326"/>
        <w:bookmarkEnd w:id="1327"/>
        <w:bookmarkEnd w:id="1328"/>
        <w:bookmarkEnd w:id="1329"/>
      </w:del>
    </w:p>
    <w:p w14:paraId="4EE739AF" w14:textId="77777777" w:rsidR="00540B8E" w:rsidRDefault="005314F1">
      <w:pPr>
        <w:pStyle w:val="TextHeading2"/>
        <w:rPr>
          <w:del w:id="1330" w:author="Comparison" w:date="2026-08-04T06:08:00Z" w16du:dateUtc="2026-08-04T10:08:00Z"/>
        </w:rPr>
        <w:sectPr w:rsidR="00540B8E">
          <w:footerReference w:type="default" r:id="rId20"/>
          <w:pgSz w:w="12240" w:h="15840"/>
          <w:pgMar w:top="1440" w:right="1800" w:bottom="1440" w:left="1800" w:header="720" w:footer="720" w:gutter="0"/>
          <w:pgNumType w:start="1" w:chapStyle="1"/>
          <w:cols w:space="720"/>
        </w:sectPr>
      </w:pPr>
      <w:del w:id="1331" w:author="Comparison" w:date="2026-08-04T06:08:00Z" w16du:dateUtc="2026-08-04T10:08:00Z">
        <w:r>
          <w:delTex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delText>
        </w:r>
      </w:del>
    </w:p>
    <w:p w14:paraId="179CD96D" w14:textId="77777777" w:rsidR="00540B8E" w:rsidRDefault="005314F1">
      <w:pPr>
        <w:pStyle w:val="Heading1"/>
        <w:rPr>
          <w:del w:id="1332" w:author="Comparison" w:date="2026-08-04T06:08:00Z" w16du:dateUtc="2026-08-04T10:08:00Z"/>
        </w:rPr>
      </w:pPr>
      <w:del w:id="1333" w:author="Comparison" w:date="2026-08-04T06:08:00Z" w16du:dateUtc="2026-08-04T10:08:00Z">
        <w:r>
          <w:br/>
        </w:r>
        <w:bookmarkStart w:id="1334" w:name="14183750307631145427"/>
        <w:bookmarkStart w:id="1335" w:name="_Ref508936149"/>
        <w:bookmarkStart w:id="1336" w:name="_Toc218523839"/>
        <w:r>
          <w:delText>ut do elit incididunt sed lorem</w:delText>
        </w:r>
        <w:bookmarkEnd w:id="1334"/>
        <w:bookmarkEnd w:id="1335"/>
        <w:bookmarkEnd w:id="1336"/>
      </w:del>
    </w:p>
    <w:p w14:paraId="774DDED2" w14:textId="77777777" w:rsidR="00540B8E" w:rsidRDefault="005314F1">
      <w:pPr>
        <w:pStyle w:val="Heading2"/>
        <w:rPr>
          <w:del w:id="1337" w:author="Comparison" w:date="2026-08-04T06:08:00Z" w16du:dateUtc="2026-08-04T10:08:00Z"/>
        </w:rPr>
      </w:pPr>
      <w:bookmarkStart w:id="1338" w:name="10607977917332868666"/>
      <w:bookmarkStart w:id="1339" w:name="_Ref119481278"/>
      <w:bookmarkStart w:id="1340" w:name="_Ref119492733"/>
      <w:bookmarkStart w:id="1341" w:name="_Ref301787239"/>
      <w:bookmarkStart w:id="1342" w:name="_Toc218523840"/>
      <w:del w:id="1343" w:author="Comparison" w:date="2026-08-04T06:08:00Z" w16du:dateUtc="2026-08-04T10:08:00Z">
        <w:r>
          <w:delText>do adipiscing ipsum</w:delText>
        </w:r>
        <w:bookmarkEnd w:id="1338"/>
        <w:bookmarkEnd w:id="1339"/>
        <w:bookmarkEnd w:id="1340"/>
        <w:bookmarkEnd w:id="1341"/>
        <w:bookmarkEnd w:id="1342"/>
      </w:del>
    </w:p>
    <w:p w14:paraId="016A0F49" w14:textId="77777777" w:rsidR="00540B8E" w:rsidRDefault="005314F1">
      <w:pPr>
        <w:pStyle w:val="TextHeading2"/>
        <w:rPr>
          <w:del w:id="1344" w:author="Comparison" w:date="2026-08-04T06:08:00Z" w16du:dateUtc="2026-08-04T10:08:00Z"/>
        </w:rPr>
      </w:pPr>
      <w:del w:id="1345" w:author="Comparison" w:date="2026-08-04T06:08:00Z" w16du:dateUtc="2026-08-04T10:08:00Z">
        <w:r>
          <w:delText>sed et dolor adipiscing elit ipsum consectetur et sed aliqua dolore do sed do lorem amet ipsum ipsum elit dolor adipiscing ut consectetur elit aliqua aliqua lorem et amet consectetur-ut tempor eiusmod, et sed sed sed incididunt magna ipsum consectetur tempor labore adipiscing:</w:delText>
        </w:r>
      </w:del>
    </w:p>
    <w:p w14:paraId="5CD913B2" w14:textId="77777777" w:rsidR="00540B8E" w:rsidRDefault="005314F1">
      <w:pPr>
        <w:pStyle w:val="Heading3"/>
        <w:rPr>
          <w:del w:id="1346" w:author="Comparison" w:date="2026-08-04T06:08:00Z" w16du:dateUtc="2026-08-04T10:08:00Z"/>
        </w:rPr>
      </w:pPr>
      <w:bookmarkStart w:id="1347" w:name="13965535425297067217"/>
      <w:del w:id="1348" w:author="Comparison" w:date="2026-08-04T06:08:00Z" w16du:dateUtc="2026-08-04T10:08:00Z">
        <w:r>
          <w:delText>sit ipsum ut amet sit</w:delText>
        </w:r>
        <w:bookmarkEnd w:id="1347"/>
      </w:del>
    </w:p>
    <w:p w14:paraId="0ED58C01" w14:textId="77777777" w:rsidR="00540B8E" w:rsidRDefault="005314F1">
      <w:pPr>
        <w:pStyle w:val="TextHeading3"/>
        <w:rPr>
          <w:del w:id="1349" w:author="Comparison" w:date="2026-08-04T06:08:00Z" w16du:dateUtc="2026-08-04T10:08:00Z"/>
        </w:rPr>
      </w:pPr>
      <w:del w:id="1350" w:author="Comparison" w:date="2026-08-04T06:08:00Z" w16du:dateUtc="2026-08-04T10:08:00Z">
        <w:r>
          <w:delText xml:space="preserve">ut ipsum sed elit incididunt consectetur do ipsum ipsum consectetur ut consectetur lorem consectetur </w:delText>
        </w:r>
        <w:r>
          <w:fldChar w:fldCharType="begin"/>
        </w:r>
        <w:r>
          <w:delInstrText xml:space="preserve"> REF 15152141074271571474 \r \h </w:delInstrText>
        </w:r>
        <w:r>
          <w:fldChar w:fldCharType="separate"/>
        </w:r>
        <w:r w:rsidR="00AC72FF">
          <w:delText>lorem 12.01</w:delText>
        </w:r>
        <w:r>
          <w:fldChar w:fldCharType="end"/>
        </w:r>
        <w:r>
          <w:delText xml:space="preserve"> sit eiusmod ipsum ipsum adipiscing elit ipsum </w:delText>
        </w:r>
        <w:r>
          <w:fldChar w:fldCharType="begin"/>
        </w:r>
        <w:r>
          <w:delInstrText xml:space="preserve"> REF 10607977917332868666 \r \h </w:delInstrText>
        </w:r>
        <w:r>
          <w:fldChar w:fldCharType="separate"/>
        </w:r>
        <w:r w:rsidR="00AC72FF">
          <w:delText>lorem 11.01</w:delText>
        </w:r>
        <w:r>
          <w:fldChar w:fldCharType="end"/>
        </w:r>
        <w:r>
          <w:delText>.</w:delText>
        </w:r>
      </w:del>
    </w:p>
    <w:p w14:paraId="3168B65D" w14:textId="77777777" w:rsidR="00540B8E" w:rsidRDefault="005314F1">
      <w:pPr>
        <w:pStyle w:val="Heading3"/>
        <w:rPr>
          <w:del w:id="1351" w:author="Comparison" w:date="2026-08-04T06:08:00Z" w16du:dateUtc="2026-08-04T10:08:00Z"/>
        </w:rPr>
      </w:pPr>
      <w:bookmarkStart w:id="1352" w:name="14087018932731222136"/>
      <w:bookmarkStart w:id="1353" w:name="_Ref509490628"/>
      <w:del w:id="1354" w:author="Comparison" w:date="2026-08-04T06:08:00Z" w16du:dateUtc="2026-08-04T10:08:00Z">
        <w:r>
          <w:delText>ut amet do adipiscing</w:delText>
        </w:r>
        <w:bookmarkEnd w:id="1352"/>
        <w:bookmarkEnd w:id="1353"/>
      </w:del>
    </w:p>
    <w:p w14:paraId="1928E9E0" w14:textId="77777777" w:rsidR="00540B8E" w:rsidRDefault="005314F1">
      <w:pPr>
        <w:pStyle w:val="TextHeading3"/>
        <w:rPr>
          <w:del w:id="1355" w:author="Comparison" w:date="2026-08-04T06:08:00Z" w16du:dateUtc="2026-08-04T10:08:00Z"/>
        </w:rPr>
      </w:pPr>
      <w:del w:id="1356" w:author="Comparison" w:date="2026-08-04T06:08:00Z" w16du:dateUtc="2026-08-04T10:08:00Z">
        <w:r>
          <w:delText>sed magna dolor, amet, incididunt lorem amet, et sed adipiscing sed incididunt amet elit magna amet incididunt do amet eiusmod consectetur elit ipsum adipiscing lorem ipsum aliqua dolor dolore adipiscing dolor incididunt eiusmod, lorem dolor ipsum ipsum elit magna.</w:delText>
        </w:r>
      </w:del>
    </w:p>
    <w:p w14:paraId="51A0F2EB" w14:textId="77777777" w:rsidR="00540B8E" w:rsidRDefault="005314F1">
      <w:pPr>
        <w:pStyle w:val="TextHeading3"/>
        <w:rPr>
          <w:del w:id="1357" w:author="Comparison" w:date="2026-08-04T06:08:00Z" w16du:dateUtc="2026-08-04T10:08:00Z"/>
        </w:rPr>
      </w:pPr>
      <w:del w:id="1358" w:author="Comparison" w:date="2026-08-04T06:08:00Z" w16du:dateUtc="2026-08-04T10:08:00Z">
        <w:r>
          <w:rPr>
            <w:i/>
          </w:rPr>
          <w:delText>do consectetur</w:delText>
        </w:r>
        <w:r>
          <w:delText xml:space="preserve"> et do ipsum ut adipiscing amet amet ipsum ut incididunt, dolore, incididunt consectetur ut, consectetur ipsum amet elit et sed, adipiscing ut adipiscing sit lorem lorem aliqua dolor dolor do dolore, amet, lorem sed elit dolor amet lorem elit ipsum sit ut.</w:delText>
        </w:r>
      </w:del>
    </w:p>
    <w:p w14:paraId="2693F238" w14:textId="77777777" w:rsidR="00540B8E" w:rsidRDefault="005314F1">
      <w:pPr>
        <w:pStyle w:val="TextHeading3"/>
        <w:rPr>
          <w:del w:id="1359" w:author="Comparison" w:date="2026-08-04T06:08:00Z" w16du:dateUtc="2026-08-04T10:08:00Z"/>
        </w:rPr>
      </w:pPr>
      <w:del w:id="1360" w:author="Comparison" w:date="2026-08-04T06:08:00Z" w16du:dateUtc="2026-08-04T10:08:00Z">
        <w:r>
          <w:rPr>
            <w:i/>
          </w:rPr>
          <w:delText>do consectetur</w:delText>
        </w:r>
        <w:r>
          <w:delText xml:space="preserve"> incididunt ipsum amet eiusmod incididunt elit labore; magna aliqua ipsum; dolor incididunt dolore; amet elit lorem, aliqua, aliqua, incididunt ut; do do ipsum; sit, do et magna; et; lorem; incididunt amet lorem consectetur</w:delText>
        </w:r>
        <w:r w:rsidR="00F70040">
          <w:delText xml:space="preserve">. </w:delText>
        </w:r>
        <w:r>
          <w:rPr>
            <w:i/>
          </w:rPr>
          <w:delText>do consectetur</w:delText>
        </w:r>
        <w:r>
          <w:delTex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delText>
        </w:r>
      </w:del>
    </w:p>
    <w:p w14:paraId="14C027D0" w14:textId="77777777" w:rsidR="00540B8E" w:rsidRDefault="005314F1">
      <w:pPr>
        <w:pStyle w:val="TextHeading3"/>
        <w:rPr>
          <w:del w:id="1361" w:author="Comparison" w:date="2026-08-04T06:08:00Z" w16du:dateUtc="2026-08-04T10:08:00Z"/>
        </w:rPr>
      </w:pPr>
      <w:del w:id="1362" w:author="Comparison" w:date="2026-08-04T06:08:00Z" w16du:dateUtc="2026-08-04T10:08:00Z">
        <w:r>
          <w:delText>consectetur sed incididunt labore ipsum et do ut consectetur aliqua amet adipiscing consectetur</w:delText>
        </w:r>
        <w:r w:rsidR="00F70040">
          <w:delText xml:space="preserve">. </w:delText>
        </w:r>
        <w:r>
          <w:delTex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delText>
        </w:r>
      </w:del>
    </w:p>
    <w:p w14:paraId="2AC40565" w14:textId="77777777" w:rsidR="00540B8E" w:rsidRDefault="005314F1">
      <w:pPr>
        <w:pStyle w:val="Heading3"/>
        <w:rPr>
          <w:del w:id="1363" w:author="Comparison" w:date="2026-08-04T06:08:00Z" w16du:dateUtc="2026-08-04T10:08:00Z"/>
        </w:rPr>
      </w:pPr>
      <w:bookmarkStart w:id="1364" w:name="14088217992495495981"/>
      <w:del w:id="1365" w:author="Comparison" w:date="2026-08-04T06:08:00Z" w16du:dateUtc="2026-08-04T10:08:00Z">
        <w:r>
          <w:delText>lorem do ut sit elit ipsum amet</w:delText>
        </w:r>
        <w:bookmarkEnd w:id="1364"/>
      </w:del>
    </w:p>
    <w:p w14:paraId="3D0FBB53" w14:textId="77777777" w:rsidR="00540B8E" w:rsidRDefault="005314F1">
      <w:pPr>
        <w:pStyle w:val="TextHeading3"/>
        <w:rPr>
          <w:del w:id="1366" w:author="Comparison" w:date="2026-08-04T06:08:00Z" w16du:dateUtc="2026-08-04T10:08:00Z"/>
        </w:rPr>
      </w:pPr>
      <w:del w:id="1367" w:author="Comparison" w:date="2026-08-04T06:08:00Z" w16du:dateUtc="2026-08-04T10:08:00Z">
        <w:r>
          <w:delText>sit sed sit consectetur et sed’et dolor, amet, incididunt lorem amet, do adipiscing do ipsum consectetur et magna adipiscing consectetur et amet aliqua consectetur ipsum adipiscing do labore ipsum, tempor, incididunt et labore elit.</w:delText>
        </w:r>
      </w:del>
    </w:p>
    <w:p w14:paraId="1F922B82" w14:textId="77777777" w:rsidR="00540B8E" w:rsidRDefault="005314F1">
      <w:pPr>
        <w:pStyle w:val="Heading3"/>
        <w:rPr>
          <w:del w:id="1368" w:author="Comparison" w:date="2026-08-04T06:08:00Z" w16du:dateUtc="2026-08-04T10:08:00Z"/>
        </w:rPr>
      </w:pPr>
      <w:bookmarkStart w:id="1369" w:name="14088697616401205519"/>
      <w:del w:id="1370" w:author="Comparison" w:date="2026-08-04T06:08:00Z" w16du:dateUtc="2026-08-04T10:08:00Z">
        <w:r>
          <w:delText>ipsum do amet do magna tempor incididunt et do ipsum amet</w:delText>
        </w:r>
        <w:bookmarkEnd w:id="1369"/>
      </w:del>
    </w:p>
    <w:p w14:paraId="459BD139" w14:textId="77777777" w:rsidR="00540B8E" w:rsidRDefault="005314F1">
      <w:pPr>
        <w:pStyle w:val="TextHeading3"/>
        <w:rPr>
          <w:del w:id="1371" w:author="Comparison" w:date="2026-08-04T06:08:00Z" w16du:dateUtc="2026-08-04T10:08:00Z"/>
        </w:rPr>
      </w:pPr>
      <w:del w:id="1372" w:author="Comparison" w:date="2026-08-04T06:08:00Z" w16du:dateUtc="2026-08-04T10:08:00Z">
        <w:r>
          <w:delText xml:space="preserve">eiusmod ut elit ipsum ut elit ipsum </w:delText>
        </w:r>
        <w:r>
          <w:fldChar w:fldCharType="begin"/>
        </w:r>
        <w:r>
          <w:delInstrText xml:space="preserve"> REF 10607977917332868666 \r \h </w:delInstrText>
        </w:r>
        <w:r>
          <w:fldChar w:fldCharType="separate"/>
        </w:r>
        <w:r w:rsidR="00AC72FF">
          <w:delText>lorem 11.01</w:delText>
        </w:r>
        <w:r>
          <w:fldChar w:fldCharType="end"/>
        </w:r>
        <w:r>
          <w:delText xml:space="preserve"> aliqua do dolor dolor eiusmod lorem, lorem amet lorem ipsum adipiscing adipiscing magna dolor, ipsum ipsum dolore dolor amet, incididunt lorem do ipsum dolor eiusmod elit ipsum lorem</w:delText>
        </w:r>
        <w:r w:rsidR="00F70040">
          <w:delText xml:space="preserve">. </w:delText>
        </w:r>
        <w:r>
          <w:delText>tempor sed elit et sed sed magna dolore magna labore dolor ipsum ipsum, incididunt et sed’et amet aliqua et ipsum sed do magna dolor ipsum ipsum aliqua dolor, amet, incididunt lorem.</w:delText>
        </w:r>
      </w:del>
    </w:p>
    <w:p w14:paraId="05B65DFD" w14:textId="77777777" w:rsidR="00540B8E" w:rsidRDefault="005314F1">
      <w:pPr>
        <w:pStyle w:val="TextHeading3"/>
        <w:rPr>
          <w:del w:id="1373" w:author="Comparison" w:date="2026-08-04T06:08:00Z" w16du:dateUtc="2026-08-04T10:08:00Z"/>
        </w:rPr>
      </w:pPr>
      <w:del w:id="1374" w:author="Comparison" w:date="2026-08-04T06:08:00Z" w16du:dateUtc="2026-08-04T10:08:00Z">
        <w:r>
          <w:delText>magna ut elit dolore ipsum adipiscing’et aliqua amet dolor elit adipiscing eiusmod, ipsum magna elit ipsum consectetur amet’et do lorem eiusmod amet incididunt magna tempor eiusmod do ipsum adipiscing amet do ipsum ut</w:delText>
        </w:r>
        <w:r w:rsidR="00F70040">
          <w:delText xml:space="preserve">. </w:delText>
        </w:r>
        <w:r>
          <w:delText xml:space="preserve">eiusmod adipiscing amet lorem magna tempor do labore adipiscing do ipsum consectetur’et do lorem amet, lorem do labore labore, incididunt, labore, lorem ut do eiusmod dolor elit lorem dolore amet incididunt lorem sed aliqua aliqua. </w:delText>
        </w:r>
      </w:del>
    </w:p>
    <w:p w14:paraId="40406410" w14:textId="77777777" w:rsidR="00540B8E" w:rsidRDefault="005314F1">
      <w:pPr>
        <w:pStyle w:val="TextHeading3"/>
        <w:rPr>
          <w:del w:id="1375" w:author="Comparison" w:date="2026-08-04T06:08:00Z" w16du:dateUtc="2026-08-04T10:08:00Z"/>
        </w:rPr>
      </w:pPr>
      <w:del w:id="1376" w:author="Comparison" w:date="2026-08-04T06:08:00Z" w16du:dateUtc="2026-08-04T10:08:00Z">
        <w:r>
          <w:delText>consectetur sed sed dolore, magna, incididunt sed do tempor consectetur do ipsum consectetur amet ipsum tempor ipsum elit ipsum adipiscing ipsum incididunt lorem sed elit</w:delText>
        </w:r>
        <w:r w:rsidR="00F70040">
          <w:delText xml:space="preserve">. </w:delText>
        </w:r>
        <w:r>
          <w:delText>tempor labore ipsum ipsum consectetur elit sit consectetur ipsum dolor, amet, incididunt lorem amet elit et sed, incididunt ipsum adipiscing aliqua amet do ipsum consectetur consectetur aliqua amet incididunt lorem sed et incididunt et.</w:delText>
        </w:r>
      </w:del>
    </w:p>
    <w:p w14:paraId="014B99A6" w14:textId="77777777" w:rsidR="00540B8E" w:rsidRDefault="005314F1">
      <w:pPr>
        <w:pStyle w:val="TextHeading3"/>
        <w:rPr>
          <w:del w:id="1377" w:author="Comparison" w:date="2026-08-04T06:08:00Z" w16du:dateUtc="2026-08-04T10:08:00Z"/>
        </w:rPr>
      </w:pPr>
      <w:del w:id="1378" w:author="Comparison" w:date="2026-08-04T06:08:00Z" w16du:dateUtc="2026-08-04T10:08:00Z">
        <w:r>
          <w:delTex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delText>
        </w:r>
        <w:r w:rsidR="00F70040">
          <w:delText xml:space="preserve">. </w:delText>
        </w:r>
        <w:r>
          <w:delTex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delText>
        </w:r>
        <w:r w:rsidR="00F70040">
          <w:delText xml:space="preserve">. </w:delText>
        </w:r>
        <w:r>
          <w:delText>sit labore amet dolor et sed consectetur ipsum do, do adipiscing dolor magna, incididunt magna eiusmod tempor elit do ipsum consectetur amet.</w:delText>
        </w:r>
      </w:del>
    </w:p>
    <w:p w14:paraId="4C5234FE" w14:textId="77777777" w:rsidR="00540B8E" w:rsidRDefault="005314F1">
      <w:pPr>
        <w:pStyle w:val="Heading3"/>
        <w:rPr>
          <w:del w:id="1379" w:author="Comparison" w:date="2026-08-04T06:08:00Z" w16du:dateUtc="2026-08-04T10:08:00Z"/>
        </w:rPr>
      </w:pPr>
      <w:bookmarkStart w:id="1380" w:name="17818166929142019689"/>
      <w:del w:id="1381" w:author="Comparison" w:date="2026-08-04T06:08:00Z" w16du:dateUtc="2026-08-04T10:08:00Z">
        <w:r>
          <w:delText>magna tempor</w:delText>
        </w:r>
        <w:bookmarkEnd w:id="1380"/>
      </w:del>
    </w:p>
    <w:p w14:paraId="08C7DD41" w14:textId="77777777" w:rsidR="00540B8E" w:rsidRDefault="005314F1">
      <w:pPr>
        <w:pStyle w:val="TextHeading3"/>
        <w:rPr>
          <w:del w:id="1382" w:author="Comparison" w:date="2026-08-04T06:08:00Z" w16du:dateUtc="2026-08-04T10:08:00Z"/>
        </w:rPr>
      </w:pPr>
      <w:del w:id="1383" w:author="Comparison" w:date="2026-08-04T06:08:00Z" w16du:dateUtc="2026-08-04T10:08:00Z">
        <w:r>
          <w:delText>consectetur sed sed magna incididunt amet dolore dolor incididunt labore incididunt magna sit ipsum ipsum consectetur, incididunt adipiscing aliqua eiusmod labore magna consectetur ut tempor ipsum ut elit ipsum lorem</w:delText>
        </w:r>
        <w:r w:rsidR="00F70040">
          <w:delText xml:space="preserve">. </w:delText>
        </w:r>
        <w:r>
          <w:delText>consectetur sed adipiscing sed incididunt amet elit amet incididunt do do lorem amet ipsum ipsum elit ipsum adipiscing amet dolor eiusmod consectetur lorem ipsum aliqua dolor dolore adipiscing dolor incididunt eiusmod, lorem dolor ipsum ipsum elit magna</w:delText>
        </w:r>
        <w:r w:rsidR="00F70040">
          <w:delText xml:space="preserve">. </w:delText>
        </w:r>
        <w:r>
          <w:delText>sit eiusmod amet incididunt magna dolor do do</w:delText>
        </w:r>
        <w:r w:rsidR="00F70040">
          <w:delText xml:space="preserve">. </w:delText>
        </w:r>
        <w:r>
          <w:delText>sed dolor labore, et sed amet:</w:delText>
        </w:r>
      </w:del>
    </w:p>
    <w:p w14:paraId="767FB18B" w14:textId="77777777" w:rsidR="00540B8E" w:rsidRDefault="005314F1">
      <w:pPr>
        <w:pStyle w:val="TextHeading4"/>
        <w:rPr>
          <w:del w:id="1384" w:author="Comparison" w:date="2026-08-04T06:08:00Z" w16du:dateUtc="2026-08-04T10:08:00Z"/>
        </w:rPr>
      </w:pPr>
      <w:del w:id="1385" w:author="Comparison" w:date="2026-08-04T06:08:00Z" w16du:dateUtc="2026-08-04T10:08:00Z">
        <w:r>
          <w:delText>do dolor ipsum adipiscing amet lorem et elit ipsum adipiscing consectetur sit eiusmod eiusmod;</w:delText>
        </w:r>
      </w:del>
    </w:p>
    <w:p w14:paraId="1BCB24C6" w14:textId="77777777" w:rsidR="00540B8E" w:rsidRDefault="005314F1">
      <w:pPr>
        <w:pStyle w:val="TextHeading4"/>
        <w:rPr>
          <w:del w:id="1386" w:author="Comparison" w:date="2026-08-04T06:08:00Z" w16du:dateUtc="2026-08-04T10:08:00Z"/>
        </w:rPr>
      </w:pPr>
      <w:del w:id="1387" w:author="Comparison" w:date="2026-08-04T06:08:00Z" w16du:dateUtc="2026-08-04T10:08:00Z">
        <w:r>
          <w:delText>do do ipsum eiusmod ipsum dolor tempor dolore, do et adipiscing aliqua aliqua, do, do (lorem dolor amet do aliqua dolor), do adipiscing elit (aliqua), sed-incididunt dolor tempor (do), incididunt dolor ipsum eiusmod ut eiusmod amet lorem ipsum adipiscing aliqua dolor;</w:delText>
        </w:r>
      </w:del>
    </w:p>
    <w:p w14:paraId="5B4E7C65" w14:textId="77777777" w:rsidR="00540B8E" w:rsidRDefault="005314F1">
      <w:pPr>
        <w:pStyle w:val="TextHeading4"/>
        <w:rPr>
          <w:del w:id="1388" w:author="Comparison" w:date="2026-08-04T06:08:00Z" w16du:dateUtc="2026-08-04T10:08:00Z"/>
        </w:rPr>
      </w:pPr>
      <w:del w:id="1389" w:author="Comparison" w:date="2026-08-04T06:08:00Z" w16du:dateUtc="2026-08-04T10:08:00Z">
        <w:r>
          <w:delText>do adipiscing incididunt amet sed elit dolor dolor aliqua;</w:delText>
        </w:r>
      </w:del>
    </w:p>
    <w:p w14:paraId="6D071EEE" w14:textId="77777777" w:rsidR="00540B8E" w:rsidRDefault="005314F1">
      <w:pPr>
        <w:pStyle w:val="TextHeading4"/>
        <w:rPr>
          <w:del w:id="1390" w:author="Comparison" w:date="2026-08-04T06:08:00Z" w16du:dateUtc="2026-08-04T10:08:00Z"/>
        </w:rPr>
      </w:pPr>
      <w:del w:id="1391" w:author="Comparison" w:date="2026-08-04T06:08:00Z" w16du:dateUtc="2026-08-04T10:08:00Z">
        <w:r>
          <w:delText xml:space="preserve">adipiscing amet dolore consectetur ipsum adipiscing’et elit elit eiusmod incididunt magna labore incididunt dolore; </w:delText>
        </w:r>
      </w:del>
    </w:p>
    <w:p w14:paraId="453A9469" w14:textId="77777777" w:rsidR="00540B8E" w:rsidRDefault="005314F1">
      <w:pPr>
        <w:pStyle w:val="TextHeading4"/>
        <w:rPr>
          <w:del w:id="1392" w:author="Comparison" w:date="2026-08-04T06:08:00Z" w16du:dateUtc="2026-08-04T10:08:00Z"/>
        </w:rPr>
      </w:pPr>
      <w:del w:id="1393" w:author="Comparison" w:date="2026-08-04T06:08:00Z" w16du:dateUtc="2026-08-04T10:08:00Z">
        <w:r>
          <w:delText>lorem magna et lorem consectetur do adipiscing lorem aliqua;</w:delText>
        </w:r>
      </w:del>
    </w:p>
    <w:p w14:paraId="735C5509" w14:textId="77777777" w:rsidR="00540B8E" w:rsidRDefault="005314F1">
      <w:pPr>
        <w:pStyle w:val="TextHeading4"/>
        <w:rPr>
          <w:del w:id="1394" w:author="Comparison" w:date="2026-08-04T06:08:00Z" w16du:dateUtc="2026-08-04T10:08:00Z"/>
        </w:rPr>
      </w:pPr>
      <w:del w:id="1395" w:author="Comparison" w:date="2026-08-04T06:08:00Z" w16du:dateUtc="2026-08-04T10:08:00Z">
        <w:r>
          <w:delText>lorem elit lorem et dolor amet do dolor dolore dolore lorem sed, et tempor consectetur aliqua sit dolor ipsum dolore dolore lorem eiusmod aliqua tempor dolor ipsum amet; incididunt</w:delText>
        </w:r>
      </w:del>
    </w:p>
    <w:p w14:paraId="383732C1" w14:textId="77777777" w:rsidR="00540B8E" w:rsidRDefault="005314F1">
      <w:pPr>
        <w:pStyle w:val="TextHeading4"/>
        <w:rPr>
          <w:del w:id="1396" w:author="Comparison" w:date="2026-08-04T06:08:00Z" w16du:dateUtc="2026-08-04T10:08:00Z"/>
        </w:rPr>
      </w:pPr>
      <w:del w:id="1397" w:author="Comparison" w:date="2026-08-04T06:08:00Z" w16du:dateUtc="2026-08-04T10:08:00Z">
        <w:r>
          <w:delText>lorem magna sed amet dolor aliqua elit eiusmod.</w:delText>
        </w:r>
      </w:del>
    </w:p>
    <w:p w14:paraId="38A2F2F3" w14:textId="77777777" w:rsidR="00540B8E" w:rsidRDefault="005314F1">
      <w:pPr>
        <w:pStyle w:val="Heading3"/>
        <w:rPr>
          <w:del w:id="1398" w:author="Comparison" w:date="2026-08-04T06:08:00Z" w16du:dateUtc="2026-08-04T10:08:00Z"/>
        </w:rPr>
      </w:pPr>
      <w:bookmarkStart w:id="1399" w:name="6570033511105622368"/>
      <w:bookmarkStart w:id="1400" w:name="_Ref509490632"/>
      <w:del w:id="1401" w:author="Comparison" w:date="2026-08-04T06:08:00Z" w16du:dateUtc="2026-08-04T10:08:00Z">
        <w:r>
          <w:delText>et elit labore magna</w:delText>
        </w:r>
        <w:bookmarkEnd w:id="1399"/>
        <w:bookmarkEnd w:id="1400"/>
      </w:del>
    </w:p>
    <w:p w14:paraId="5E4F3023" w14:textId="77777777" w:rsidR="00540B8E" w:rsidRDefault="005314F1">
      <w:pPr>
        <w:pStyle w:val="TextHeading3"/>
        <w:rPr>
          <w:del w:id="1402" w:author="Comparison" w:date="2026-08-04T06:08:00Z" w16du:dateUtc="2026-08-04T10:08:00Z"/>
        </w:rPr>
      </w:pPr>
      <w:del w:id="1403" w:author="Comparison" w:date="2026-08-04T06:08:00Z" w16du:dateUtc="2026-08-04T10:08:00Z">
        <w:r>
          <w:delText>consectetur sed sed labore ipsum dolor elit dolore ipsum magna elit eiusmod labore magna do ipsum aliqua dolore labore do eiusmod amet ipsum adipiscing’et consectetur</w:delText>
        </w:r>
        <w:r w:rsidR="00F70040">
          <w:delText xml:space="preserve">. </w:delText>
        </w:r>
        <w:r>
          <w:delTex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delText>
        </w:r>
      </w:del>
    </w:p>
    <w:p w14:paraId="1EF6A315" w14:textId="77777777" w:rsidR="00540B8E" w:rsidRDefault="005314F1">
      <w:pPr>
        <w:pStyle w:val="TextHeading3"/>
        <w:rPr>
          <w:del w:id="1404" w:author="Comparison" w:date="2026-08-04T06:08:00Z" w16du:dateUtc="2026-08-04T10:08:00Z"/>
        </w:rPr>
      </w:pPr>
      <w:del w:id="1405" w:author="Comparison" w:date="2026-08-04T06:08:00Z" w16du:dateUtc="2026-08-04T10:08:00Z">
        <w:r>
          <w:delTex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delText>
        </w:r>
      </w:del>
    </w:p>
    <w:p w14:paraId="76DB1379" w14:textId="77777777" w:rsidR="00540B8E" w:rsidRDefault="005314F1">
      <w:pPr>
        <w:pStyle w:val="Heading3"/>
        <w:rPr>
          <w:del w:id="1406" w:author="Comparison" w:date="2026-08-04T06:08:00Z" w16du:dateUtc="2026-08-04T10:08:00Z"/>
        </w:rPr>
      </w:pPr>
      <w:bookmarkStart w:id="1407" w:name="6570752946964186675"/>
      <w:del w:id="1408" w:author="Comparison" w:date="2026-08-04T06:08:00Z" w16du:dateUtc="2026-08-04T10:08:00Z">
        <w:r>
          <w:delText>magna adipiscing</w:delText>
        </w:r>
        <w:bookmarkEnd w:id="1407"/>
      </w:del>
    </w:p>
    <w:p w14:paraId="4D8707A9" w14:textId="77777777" w:rsidR="00540B8E" w:rsidRDefault="005314F1">
      <w:pPr>
        <w:pStyle w:val="TextHeading3"/>
        <w:rPr>
          <w:del w:id="1409" w:author="Comparison" w:date="2026-08-04T06:08:00Z" w16du:dateUtc="2026-08-04T10:08:00Z"/>
        </w:rPr>
      </w:pPr>
      <w:del w:id="1410" w:author="Comparison" w:date="2026-08-04T06:08:00Z" w16du:dateUtc="2026-08-04T10:08:00Z">
        <w:r>
          <w:delText>sed et sed dolor eiusmod labore magna, ipsum labore magna incididunt ipsum et sed adipiscing incididunt labore do magna sit ipsum ipsum consectetur consectetur sit et incididunt aliqua amet ipsum adipiscing’et consectetur, do amet amet eiusmod ipsum, do magna, incididunt amet et.</w:delText>
        </w:r>
      </w:del>
    </w:p>
    <w:p w14:paraId="503DBE3A" w14:textId="77777777" w:rsidR="00540B8E" w:rsidRDefault="005314F1">
      <w:pPr>
        <w:pStyle w:val="Heading3"/>
        <w:rPr>
          <w:del w:id="1411" w:author="Comparison" w:date="2026-08-04T06:08:00Z" w16du:dateUtc="2026-08-04T10:08:00Z"/>
        </w:rPr>
      </w:pPr>
      <w:bookmarkStart w:id="1412" w:name="6571232570869896213"/>
      <w:del w:id="1413" w:author="Comparison" w:date="2026-08-04T06:08:00Z" w16du:dateUtc="2026-08-04T10:08:00Z">
        <w:r>
          <w:delText>labore magna consectetur amet dolore do</w:delText>
        </w:r>
        <w:bookmarkEnd w:id="1412"/>
      </w:del>
    </w:p>
    <w:p w14:paraId="6BB79D1F" w14:textId="77777777" w:rsidR="00540B8E" w:rsidRDefault="005314F1">
      <w:pPr>
        <w:pStyle w:val="TextHeading3"/>
        <w:rPr>
          <w:del w:id="1414" w:author="Comparison" w:date="2026-08-04T06:08:00Z" w16du:dateUtc="2026-08-04T10:08:00Z"/>
        </w:rPr>
      </w:pPr>
      <w:del w:id="1415" w:author="Comparison" w:date="2026-08-04T06:08:00Z" w16du:dateUtc="2026-08-04T10:08:00Z">
        <w:r>
          <w:delText>sed et sed dolor eiusmod labore magna, ipsum labore magna adipiscing et amet aliqua amet magna lorem do elit ipsum aliqua magna et ipsum consectetur incididunt ut eiusmod aliqua dolor ipsum amet adipiscing dolor ipsum labore magna</w:delText>
        </w:r>
        <w:r w:rsidR="00F70040">
          <w:delText xml:space="preserve">. </w:delText>
        </w:r>
        <w:r>
          <w:delText>sit ipsum amet magna ipsum consectetur ipsum consectetur’et lorem incididunt amet labore ipsum consectetur’et labore adipiscing incididunt et</w:delText>
        </w:r>
        <w:r w:rsidR="00F70040">
          <w:delText xml:space="preserve">. </w:delText>
        </w:r>
        <w:r>
          <w:delText>sit consectetur do, ipsum labore magna sed eiusmod sit aliqua aliqua incididunt incididunt ipsum ipsum ipsum do et sed</w:delText>
        </w:r>
        <w:r w:rsidR="00F70040">
          <w:delText xml:space="preserve">. </w:delText>
        </w:r>
        <w:r>
          <w:delText>do ipsum amet do ipsum ipsum ipsum sit incididunt eiusmod ipsum amet ipsum adipiscing’et consectetur amet eiusmod sit elit 60 tempor.</w:delText>
        </w:r>
      </w:del>
    </w:p>
    <w:p w14:paraId="7E13973C" w14:textId="77777777" w:rsidR="00540B8E" w:rsidRDefault="005314F1">
      <w:pPr>
        <w:pStyle w:val="TextHeading3"/>
        <w:rPr>
          <w:del w:id="1416" w:author="Comparison" w:date="2026-08-04T06:08:00Z" w16du:dateUtc="2026-08-04T10:08:00Z"/>
        </w:rPr>
      </w:pPr>
      <w:del w:id="1417" w:author="Comparison" w:date="2026-08-04T06:08:00Z" w16du:dateUtc="2026-08-04T10:08:00Z">
        <w:r>
          <w:delText>consectetur sed incididunt lorem magna adipiscing sed amet dolor sed elit ipsum labore magna, et et sed dolore tempor labore elit incididunt elit do ipsum labore magna’et sed sed sed ipsum sed labore lorem magna</w:delText>
        </w:r>
        <w:r w:rsidR="00F70040">
          <w:delText xml:space="preserve">. </w:delText>
        </w:r>
        <w:r>
          <w:delText>eiusmod labore magna amet lorem adipiscing dolor labore consectetur adipiscing ut eiusmod sit elit do eiusmod et et sed dolore elit do ipsum dolor.</w:delText>
        </w:r>
      </w:del>
    </w:p>
    <w:p w14:paraId="509DC511" w14:textId="77777777" w:rsidR="00540B8E" w:rsidRDefault="005314F1">
      <w:pPr>
        <w:pStyle w:val="Heading3"/>
        <w:rPr>
          <w:del w:id="1418" w:author="Comparison" w:date="2026-08-04T06:08:00Z" w16du:dateUtc="2026-08-04T10:08:00Z"/>
        </w:rPr>
      </w:pPr>
      <w:bookmarkStart w:id="1419" w:name="6571952006728460520"/>
      <w:del w:id="1420" w:author="Comparison" w:date="2026-08-04T06:08:00Z" w16du:dateUtc="2026-08-04T10:08:00Z">
        <w:r>
          <w:delText>eiusmod labore amet</w:delText>
        </w:r>
        <w:bookmarkEnd w:id="1419"/>
      </w:del>
    </w:p>
    <w:p w14:paraId="4F9E0926" w14:textId="77777777" w:rsidR="00540B8E" w:rsidRDefault="005314F1">
      <w:pPr>
        <w:pStyle w:val="TextHeading3"/>
        <w:rPr>
          <w:del w:id="1421" w:author="Comparison" w:date="2026-08-04T06:08:00Z" w16du:dateUtc="2026-08-04T10:08:00Z"/>
        </w:rPr>
      </w:pPr>
      <w:del w:id="1422" w:author="Comparison" w:date="2026-08-04T06:08:00Z" w16du:dateUtc="2026-08-04T10:08:00Z">
        <w:r>
          <w:delText>sed et sed dolor eiusmod labore magna, ipsum labore magna sed eiusmod eiusmod tempor ipsum incididunt amet ut elit dolore elit ipsum adipiscing’et eiusmod incididunt sed tempor do et sed do consectetur ut</w:delText>
        </w:r>
        <w:r w:rsidR="00F70040">
          <w:delText xml:space="preserve">. </w:delText>
        </w:r>
        <w:r>
          <w:delText>eiusmod ipsum incididunt amet amet dolor adipiscing et incididunt magna et do ipsum adipiscing.</w:delText>
        </w:r>
      </w:del>
    </w:p>
    <w:p w14:paraId="7CD1C6D3" w14:textId="77777777" w:rsidR="00540B8E" w:rsidRDefault="005314F1">
      <w:pPr>
        <w:pStyle w:val="Heading3"/>
        <w:rPr>
          <w:del w:id="1423" w:author="Comparison" w:date="2026-08-04T06:08:00Z" w16du:dateUtc="2026-08-04T10:08:00Z"/>
        </w:rPr>
      </w:pPr>
      <w:bookmarkStart w:id="1424" w:name="9290919437997694943"/>
      <w:del w:id="1425" w:author="Comparison" w:date="2026-08-04T06:08:00Z" w16du:dateUtc="2026-08-04T10:08:00Z">
        <w:r>
          <w:delText xml:space="preserve">dolore dolor </w:delText>
        </w:r>
        <w:bookmarkEnd w:id="1424"/>
      </w:del>
    </w:p>
    <w:p w14:paraId="16C58C8F" w14:textId="77777777" w:rsidR="00540B8E" w:rsidRDefault="005314F1">
      <w:pPr>
        <w:pStyle w:val="TextHeading3"/>
        <w:rPr>
          <w:del w:id="1426" w:author="Comparison" w:date="2026-08-04T06:08:00Z" w16du:dateUtc="2026-08-04T10:08:00Z"/>
        </w:rPr>
      </w:pPr>
      <w:del w:id="1427" w:author="Comparison" w:date="2026-08-04T06:08:00Z" w16du:dateUtc="2026-08-04T10:08:00Z">
        <w:r>
          <w:delTex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delText>
        </w:r>
      </w:del>
    </w:p>
    <w:p w14:paraId="33ADFFD3" w14:textId="77777777" w:rsidR="00540B8E" w:rsidRDefault="005314F1">
      <w:pPr>
        <w:pStyle w:val="Heading3"/>
        <w:rPr>
          <w:del w:id="1428" w:author="Comparison" w:date="2026-08-04T06:08:00Z" w16du:dateUtc="2026-08-04T10:08:00Z"/>
        </w:rPr>
      </w:pPr>
      <w:bookmarkStart w:id="1429" w:name="9291399061903404481"/>
      <w:del w:id="1430" w:author="Comparison" w:date="2026-08-04T06:08:00Z" w16du:dateUtc="2026-08-04T10:08:00Z">
        <w:r>
          <w:delText>tempor elit ipsum labore magna</w:delText>
        </w:r>
        <w:bookmarkEnd w:id="1429"/>
      </w:del>
    </w:p>
    <w:p w14:paraId="353C0C22" w14:textId="77777777" w:rsidR="00540B8E" w:rsidRDefault="005314F1">
      <w:pPr>
        <w:pStyle w:val="TextHeading3"/>
        <w:rPr>
          <w:del w:id="1431" w:author="Comparison" w:date="2026-08-04T06:08:00Z" w16du:dateUtc="2026-08-04T10:08:00Z"/>
        </w:rPr>
      </w:pPr>
      <w:del w:id="1432" w:author="Comparison" w:date="2026-08-04T06:08:00Z" w16du:dateUtc="2026-08-04T10:08:00Z">
        <w:r>
          <w:delText>sed et sed dolor eiusmod labore magna, ipsum labore magna incididunt magna labore do et incididunt adipiscing sit amet ipsum magna dolore lorem aliqua elit</w:delText>
        </w:r>
        <w:r w:rsidR="00F70040">
          <w:delText xml:space="preserve">. </w:delText>
        </w:r>
        <w:r>
          <w:delText>eiusmod sit incididunt incididunt magna amet ipsum lorem incididunt magna ut amet magna elit eiusmod incididunt sit ipsum ipsum consectetur sed incididunt consectetur ipsum consectetur sed labore.</w:delText>
        </w:r>
      </w:del>
    </w:p>
    <w:p w14:paraId="5BAA3CF5" w14:textId="77777777" w:rsidR="00540B8E" w:rsidRDefault="005314F1">
      <w:pPr>
        <w:pStyle w:val="Heading3"/>
        <w:rPr>
          <w:del w:id="1433" w:author="Comparison" w:date="2026-08-04T06:08:00Z" w16du:dateUtc="2026-08-04T10:08:00Z"/>
        </w:rPr>
      </w:pPr>
      <w:bookmarkStart w:id="1434" w:name="9291878685809114019"/>
      <w:del w:id="1435" w:author="Comparison" w:date="2026-08-04T06:08:00Z" w16du:dateUtc="2026-08-04T10:08:00Z">
        <w:r>
          <w:delText>eiusmod eiusmod elit eiusmod labore magna</w:delText>
        </w:r>
        <w:bookmarkEnd w:id="1434"/>
      </w:del>
    </w:p>
    <w:p w14:paraId="2CF15D38" w14:textId="77777777" w:rsidR="00540B8E" w:rsidRDefault="005314F1">
      <w:pPr>
        <w:pStyle w:val="TextHeading3"/>
        <w:rPr>
          <w:del w:id="1436" w:author="Comparison" w:date="2026-08-04T06:08:00Z" w16du:dateUtc="2026-08-04T10:08:00Z"/>
        </w:rPr>
      </w:pPr>
      <w:del w:id="1437" w:author="Comparison" w:date="2026-08-04T06:08:00Z" w16du:dateUtc="2026-08-04T10:08:00Z">
        <w:r>
          <w:delText>sit labore magna adipiscing magna dolor lorem 30 tempor tempor lorem do et sed.</w:delText>
        </w:r>
      </w:del>
    </w:p>
    <w:p w14:paraId="4291FB7E" w14:textId="77777777" w:rsidR="00540B8E" w:rsidRDefault="005314F1">
      <w:pPr>
        <w:pStyle w:val="Heading3"/>
        <w:rPr>
          <w:del w:id="1438" w:author="Comparison" w:date="2026-08-04T06:08:00Z" w16du:dateUtc="2026-08-04T10:08:00Z"/>
        </w:rPr>
      </w:pPr>
      <w:bookmarkStart w:id="1439" w:name="9292358309714823557"/>
      <w:del w:id="1440" w:author="Comparison" w:date="2026-08-04T06:08:00Z" w16du:dateUtc="2026-08-04T10:08:00Z">
        <w:r>
          <w:delText>aliqua elit labore magna</w:delText>
        </w:r>
        <w:bookmarkEnd w:id="1439"/>
      </w:del>
    </w:p>
    <w:p w14:paraId="7569FBEB" w14:textId="77777777" w:rsidR="00540B8E" w:rsidRDefault="005314F1">
      <w:pPr>
        <w:pStyle w:val="TextHeading3"/>
        <w:rPr>
          <w:del w:id="1441" w:author="Comparison" w:date="2026-08-04T06:08:00Z" w16du:dateUtc="2026-08-04T10:08:00Z"/>
        </w:rPr>
      </w:pPr>
      <w:del w:id="1442" w:author="Comparison" w:date="2026-08-04T06:08:00Z" w16du:dateUtc="2026-08-04T10:08:00Z">
        <w:r>
          <w:delText>consectetur sed adipiscing tempor ipsum labore magna consectetur ut incididunt lorem eiusmod eiusmod</w:delText>
        </w:r>
        <w:r w:rsidR="00F70040">
          <w:delText xml:space="preserve">. </w:delText>
        </w:r>
        <w:r>
          <w:delText>sed eiusmod labore magna do eiusmod amet dolor ut, et sed adipiscing lorem eiusmod eiusmod, elit adipiscing dolor do eiusmod lorem</w:delText>
        </w:r>
        <w:r w:rsidR="00F70040">
          <w:delText xml:space="preserve">. </w:delText>
        </w:r>
        <w:r>
          <w:delTex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delText>
        </w:r>
      </w:del>
    </w:p>
    <w:p w14:paraId="7DF25CD4" w14:textId="77777777" w:rsidR="00540B8E" w:rsidRDefault="005314F1">
      <w:pPr>
        <w:pStyle w:val="Heading3"/>
        <w:rPr>
          <w:del w:id="1443" w:author="Comparison" w:date="2026-08-04T06:08:00Z" w16du:dateUtc="2026-08-04T10:08:00Z"/>
        </w:rPr>
      </w:pPr>
      <w:bookmarkStart w:id="1444" w:name="5270671899271369135"/>
      <w:del w:id="1445" w:author="Comparison" w:date="2026-08-04T06:08:00Z" w16du:dateUtc="2026-08-04T10:08:00Z">
        <w:r>
          <w:delText xml:space="preserve">sed tempor elit ut do aliqua </w:delText>
        </w:r>
        <w:bookmarkEnd w:id="1444"/>
      </w:del>
    </w:p>
    <w:p w14:paraId="55E037F6" w14:textId="77777777" w:rsidR="00540B8E" w:rsidRDefault="005314F1">
      <w:pPr>
        <w:pStyle w:val="TextHeading3"/>
        <w:rPr>
          <w:del w:id="1446" w:author="Comparison" w:date="2026-08-04T06:08:00Z" w16du:dateUtc="2026-08-04T10:08:00Z"/>
        </w:rPr>
      </w:pPr>
      <w:del w:id="1447" w:author="Comparison" w:date="2026-08-04T06:08:00Z" w16du:dateUtc="2026-08-04T10:08:00Z">
        <w:r>
          <w:delText>magna ut elit dolore ipsum adipiscing’et amet do aliqua dolor aliqua, ipsum magna elit ipsum consectetur amet’et do lorem eiusmod amet adipiscing magna tempor eiusmod do ipsum adipiscing</w:delText>
        </w:r>
        <w:r w:rsidR="00F70040">
          <w:delText xml:space="preserve">. </w:delText>
        </w:r>
        <w:r>
          <w:delText xml:space="preserve">consectetur sed sed lorem dolor ut dolor ipsum adipiscing do: </w:delText>
        </w:r>
      </w:del>
    </w:p>
    <w:p w14:paraId="15CFB774" w14:textId="77777777" w:rsidR="00540B8E" w:rsidRDefault="005314F1">
      <w:pPr>
        <w:pStyle w:val="TextHeading4"/>
        <w:rPr>
          <w:del w:id="1448" w:author="Comparison" w:date="2026-08-04T06:08:00Z" w16du:dateUtc="2026-08-04T10:08:00Z"/>
        </w:rPr>
      </w:pPr>
      <w:del w:id="1449" w:author="Comparison" w:date="2026-08-04T06:08:00Z" w16du:dateUtc="2026-08-04T10:08:00Z">
        <w:r>
          <w:delText xml:space="preserve">lorem consectetur do lorem amet do lorem aliqua incididunt elit ipsum adipiscing do elit amet dolore, magna, lorem magna consectetur ipsum amet do aliqua dolor adipiscing eiusmod do ipsum consectetur dolore lorem magna; lorem </w:delText>
        </w:r>
      </w:del>
    </w:p>
    <w:p w14:paraId="5CBDA3DF" w14:textId="77777777" w:rsidR="00540B8E" w:rsidRDefault="005314F1">
      <w:pPr>
        <w:pStyle w:val="TextHeading4"/>
        <w:rPr>
          <w:del w:id="1450" w:author="Comparison" w:date="2026-08-04T06:08:00Z" w16du:dateUtc="2026-08-04T10:08:00Z"/>
        </w:rPr>
      </w:pPr>
      <w:del w:id="1451" w:author="Comparison" w:date="2026-08-04T06:08:00Z" w16du:dateUtc="2026-08-04T10:08:00Z">
        <w:r>
          <w:delText>dolore eiusmod adipiscing lorem dolor ipsum do dolore amet ipsum lorem elit consectetur do lorem amet amet ipsum ut</w:delText>
        </w:r>
        <w:r w:rsidR="00F70040">
          <w:delText xml:space="preserve">. </w:delText>
        </w:r>
      </w:del>
    </w:p>
    <w:p w14:paraId="72448DD5" w14:textId="77777777" w:rsidR="00540B8E" w:rsidRDefault="005314F1">
      <w:pPr>
        <w:pStyle w:val="TextHeading3"/>
        <w:rPr>
          <w:del w:id="1452" w:author="Comparison" w:date="2026-08-04T06:08:00Z" w16du:dateUtc="2026-08-04T10:08:00Z"/>
        </w:rPr>
      </w:pPr>
      <w:del w:id="1453" w:author="Comparison" w:date="2026-08-04T06:08:00Z" w16du:dateUtc="2026-08-04T10:08:00Z">
        <w:r>
          <w:delText>sed magna dolor, amet, incididunt lorem amet, et sed adipiscing dolore ipsum do lorem sed incididunt do amet ipsum adipiscing’et amet do aliqua dolor aliqua</w:delText>
        </w:r>
        <w:r w:rsidR="00F70040">
          <w:delText xml:space="preserve">. </w:delText>
        </w:r>
        <w:r>
          <w:delText>do aliqua incididunt eiusmod ut ipsum eiusmod adipiscing elit eiusmod adipiscing consectetur ipsum consectetur do aliqua lorem eiusmod do ipsum adipiscing amet ut elit dolore amet do aliqua dolor aliqua</w:delText>
        </w:r>
        <w:r w:rsidR="00F70040">
          <w:delText xml:space="preserve">. </w:delText>
        </w:r>
        <w:r>
          <w:delText>ipsum amet ipsum elit, do adipiscing dolor magna, incididunt magna eiusmod tempor elit do ipsum consectetur amet.</w:delText>
        </w:r>
      </w:del>
    </w:p>
    <w:p w14:paraId="4B020CD4" w14:textId="77777777" w:rsidR="00540B8E" w:rsidRDefault="005314F1">
      <w:pPr>
        <w:pStyle w:val="Heading3"/>
        <w:rPr>
          <w:del w:id="1454" w:author="Comparison" w:date="2026-08-04T06:08:00Z" w16du:dateUtc="2026-08-04T10:08:00Z"/>
        </w:rPr>
      </w:pPr>
      <w:bookmarkStart w:id="1455" w:name="5271870959035642980"/>
      <w:del w:id="1456" w:author="Comparison" w:date="2026-08-04T06:08:00Z" w16du:dateUtc="2026-08-04T10:08:00Z">
        <w:r>
          <w:delText>dolor elit sed et labore consectetur sed magna</w:delText>
        </w:r>
        <w:bookmarkEnd w:id="1455"/>
      </w:del>
    </w:p>
    <w:p w14:paraId="28B302CC" w14:textId="77777777" w:rsidR="00540B8E" w:rsidRDefault="005314F1">
      <w:pPr>
        <w:pStyle w:val="TextHeading3"/>
        <w:rPr>
          <w:del w:id="1457" w:author="Comparison" w:date="2026-08-04T06:08:00Z" w16du:dateUtc="2026-08-04T10:08:00Z"/>
        </w:rPr>
      </w:pPr>
      <w:del w:id="1458" w:author="Comparison" w:date="2026-08-04T06:08:00Z" w16du:dateUtc="2026-08-04T10:08:00Z">
        <w:r>
          <w:delText>consectetur sed incididunt magna ut ipsum ipsum consectetur tempor amet dolor aliqua lorem sit elit do eiusmod sit dolor ipsum adipiscing labore eiusmod tempor elit et sed et ipsum labore aliqua do et sed et ipsum lorem consectetur ut ipsum.</w:delText>
        </w:r>
      </w:del>
    </w:p>
    <w:p w14:paraId="767F2785" w14:textId="77777777" w:rsidR="00540B8E" w:rsidRDefault="005314F1">
      <w:pPr>
        <w:pStyle w:val="Heading3"/>
        <w:rPr>
          <w:del w:id="1459" w:author="Comparison" w:date="2026-08-04T06:08:00Z" w16du:dateUtc="2026-08-04T10:08:00Z"/>
        </w:rPr>
      </w:pPr>
      <w:bookmarkStart w:id="1460" w:name="6919787709891577870"/>
      <w:del w:id="1461" w:author="Comparison" w:date="2026-08-04T06:08:00Z" w16du:dateUtc="2026-08-04T10:08:00Z">
        <w:r>
          <w:delText>et incididunt magna elit ipsum do adipiscing ipsum</w:delText>
        </w:r>
        <w:bookmarkEnd w:id="1460"/>
      </w:del>
    </w:p>
    <w:p w14:paraId="071C0A3D" w14:textId="77777777" w:rsidR="00540B8E" w:rsidRDefault="005314F1">
      <w:pPr>
        <w:pStyle w:val="TextHeading3"/>
        <w:rPr>
          <w:del w:id="1462" w:author="Comparison" w:date="2026-08-04T06:08:00Z" w16du:dateUtc="2026-08-04T10:08:00Z"/>
        </w:rPr>
      </w:pPr>
      <w:del w:id="1463" w:author="Comparison" w:date="2026-08-04T06:08:00Z" w16du:dateUtc="2026-08-04T10:08:00Z">
        <w:r>
          <w:delTex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del>
    </w:p>
    <w:p w14:paraId="59C16F72" w14:textId="77777777" w:rsidR="00540B8E" w:rsidRDefault="005314F1">
      <w:pPr>
        <w:pStyle w:val="TextHeading3"/>
        <w:rPr>
          <w:del w:id="1464" w:author="Comparison" w:date="2026-08-04T06:08:00Z" w16du:dateUtc="2026-08-04T10:08:00Z"/>
        </w:rPr>
      </w:pPr>
      <w:del w:id="1465" w:author="Comparison" w:date="2026-08-04T06:08:00Z" w16du:dateUtc="2026-08-04T10:08:00Z">
        <w:r>
          <w:delText>sed ipsum ipsum ut elit ipsum consectetur lorem lorem eiusmod amet ipsum incididunt tempor’et dolor lorem dolore, ut et sed sed sed ipsum incididunt tempor do ipsum adipiscing aliqua incididunt adipiscing elit consectetur.</w:delText>
        </w:r>
      </w:del>
    </w:p>
    <w:p w14:paraId="6CDD4579" w14:textId="77777777" w:rsidR="00540B8E" w:rsidRDefault="005314F1">
      <w:pPr>
        <w:pStyle w:val="TextHeading3"/>
        <w:rPr>
          <w:del w:id="1466" w:author="Comparison" w:date="2026-08-04T06:08:00Z" w16du:dateUtc="2026-08-04T10:08:00Z"/>
        </w:rPr>
      </w:pPr>
      <w:del w:id="1467" w:author="Comparison" w:date="2026-08-04T06:08:00Z" w16du:dateUtc="2026-08-04T10:08:00Z">
        <w:r>
          <w:rPr>
            <w:i/>
          </w:rPr>
          <w:delText>et et</w:delText>
        </w:r>
        <w:r>
          <w:delText xml:space="preserve"> aliqua lorem ut ipsum adipiscing dolore adipiscing amet ipsum amet 33 incididunt elit ipsum 36-eiusmod sit lorem adipiscing ipsum sed do tempor ipsum consectetur elit.</w:delText>
        </w:r>
      </w:del>
    </w:p>
    <w:p w14:paraId="7FBF23B8" w14:textId="77777777" w:rsidR="004407C2" w:rsidRDefault="005314F1">
      <w:pPr>
        <w:pStyle w:val="TextHeading3"/>
        <w:rPr>
          <w:del w:id="1468" w:author="Comparison" w:date="2026-08-04T06:08:00Z" w16du:dateUtc="2026-08-04T10:08:00Z"/>
        </w:rPr>
      </w:pPr>
      <w:del w:id="1469" w:author="Comparison" w:date="2026-08-04T06:08:00Z" w16du:dateUtc="2026-08-04T10:08:00Z">
        <w:r>
          <w:delText xml:space="preserve">eiusmod sit </w:delText>
        </w:r>
        <w:r>
          <w:rPr>
            <w:i/>
          </w:rPr>
          <w:delText>sed dolor</w:delText>
        </w:r>
        <w:r>
          <w:delText xml:space="preserve"> incididunt </w:delText>
        </w:r>
        <w:r>
          <w:rPr>
            <w:i/>
          </w:rPr>
          <w:delText>amet ipsum</w:delText>
        </w:r>
        <w:r>
          <w:delText xml:space="preserve"> do ipsum sit-sed dolor consectetur sed labore magna amet do sed ipsum adipiscing do eiusmod lorem magna ipsum 100% elit ipsum do (tempor elit ipsum dolore magna) consectetur sit ipsum do eiusmod amet ipsum adipiscing’et aliqua ipsum, et, et, incididunt aliqua</w:delText>
        </w:r>
        <w:r w:rsidR="00F70040">
          <w:delText xml:space="preserve">. </w:delText>
        </w:r>
        <w:r>
          <w:delText>sed magna dolor, amet, incididunt lorem amet, et sed sed do dolor lorem lorem ipsum adipiscing dolore lorem ipsum dolor elit sed dolor.</w:delText>
        </w:r>
      </w:del>
    </w:p>
    <w:p w14:paraId="62CA5848" w14:textId="77777777" w:rsidR="00540B8E" w:rsidRPr="004407C2" w:rsidRDefault="004407C2" w:rsidP="004407C2">
      <w:pPr>
        <w:rPr>
          <w:del w:id="1470" w:author="Comparison" w:date="2026-08-04T06:08:00Z" w16du:dateUtc="2026-08-04T10:08:00Z"/>
          <w:szCs w:val="20"/>
        </w:rPr>
      </w:pPr>
      <w:del w:id="1471" w:author="Comparison" w:date="2026-08-04T06:08:00Z" w16du:dateUtc="2026-08-04T10:08:00Z">
        <w:r>
          <w:br w:type="page"/>
        </w:r>
      </w:del>
    </w:p>
    <w:p w14:paraId="07A9A78A" w14:textId="77777777" w:rsidR="00540B8E" w:rsidRDefault="005314F1">
      <w:pPr>
        <w:pStyle w:val="Heading3"/>
        <w:rPr>
          <w:del w:id="1472" w:author="Comparison" w:date="2026-08-04T06:08:00Z" w16du:dateUtc="2026-08-04T10:08:00Z"/>
        </w:rPr>
      </w:pPr>
      <w:bookmarkStart w:id="1473" w:name="7494026712699528945"/>
      <w:del w:id="1474" w:author="Comparison" w:date="2026-08-04T06:08:00Z" w16du:dateUtc="2026-08-04T10:08:00Z">
        <w:r>
          <w:delText>magna incididunt ipsum magna elit ipsum amet</w:delText>
        </w:r>
        <w:bookmarkEnd w:id="1473"/>
      </w:del>
    </w:p>
    <w:p w14:paraId="128D0365" w14:textId="77777777" w:rsidR="00540B8E" w:rsidRDefault="005314F1">
      <w:pPr>
        <w:pStyle w:val="TextHeading3"/>
        <w:rPr>
          <w:del w:id="1475" w:author="Comparison" w:date="2026-08-04T06:08:00Z" w16du:dateUtc="2026-08-04T10:08:00Z"/>
        </w:rPr>
      </w:pPr>
      <w:del w:id="1476" w:author="Comparison" w:date="2026-08-04T06:08:00Z" w16du:dateUtc="2026-08-04T10:08:00Z">
        <w:r>
          <w:delText xml:space="preserve">lorem ipsum adipiscing’et ipsum,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r w:rsidR="00F70040">
          <w:delText xml:space="preserve">. </w:delText>
        </w:r>
        <w:r>
          <w:delText>sed ipsum ipsum ut elit ipsum consectetur eiusmod amet ipsum adipiscing’et elit do magna adipiscing consectetur consectetur, ut dolor ut incididunt magna dolore labore dolor ipsum adipiscing do lorem ipsum labore elit consectetur consectetur.</w:delText>
        </w:r>
      </w:del>
    </w:p>
    <w:p w14:paraId="46C7FE40" w14:textId="77777777" w:rsidR="00540B8E" w:rsidRDefault="005314F1">
      <w:pPr>
        <w:pStyle w:val="TextHeading3"/>
        <w:rPr>
          <w:del w:id="1477" w:author="Comparison" w:date="2026-08-04T06:08:00Z" w16du:dateUtc="2026-08-04T10:08:00Z"/>
        </w:rPr>
      </w:pPr>
      <w:del w:id="1478" w:author="Comparison" w:date="2026-08-04T06:08:00Z" w16du:dateUtc="2026-08-04T10:08:00Z">
        <w:r>
          <w:delTex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delText>
        </w:r>
        <w:r w:rsidR="00F70040">
          <w:delText xml:space="preserve">. </w:delText>
        </w:r>
        <w:r>
          <w:delText>sit ipsum adipiscing adipiscing lorem aliqua ipsum dolore ut elit amet do tempor do ut lorem magna, incididunt lorem sed amet, incididunt lorem sed sed lorem ipsum sed elit incididunt lorem sed amet.</w:delText>
        </w:r>
      </w:del>
    </w:p>
    <w:p w14:paraId="0171BED0" w14:textId="77777777" w:rsidR="00540B8E" w:rsidRDefault="005314F1">
      <w:pPr>
        <w:pStyle w:val="TextHeading3"/>
        <w:rPr>
          <w:del w:id="1479" w:author="Comparison" w:date="2026-08-04T06:08:00Z" w16du:dateUtc="2026-08-04T10:08:00Z"/>
        </w:rPr>
      </w:pPr>
      <w:del w:id="1480" w:author="Comparison" w:date="2026-08-04T06:08:00Z" w16du:dateUtc="2026-08-04T10:08:00Z">
        <w:r>
          <w:delText>dolore sit do do eiusmod dolore ut elit amet incididunt lorem eiusmod aliqua ut elit amet labore sed consectetur labore ipsum ut lorem 2041.</w:delText>
        </w:r>
      </w:del>
    </w:p>
    <w:p w14:paraId="03B1D1B6" w14:textId="77777777" w:rsidR="00540B8E" w:rsidRDefault="005314F1">
      <w:pPr>
        <w:pStyle w:val="TextHeading3"/>
        <w:rPr>
          <w:del w:id="1481" w:author="Comparison" w:date="2026-08-04T06:08:00Z" w16du:dateUtc="2026-08-04T10:08:00Z"/>
        </w:rPr>
      </w:pPr>
      <w:del w:id="1482" w:author="Comparison" w:date="2026-08-04T06:08:00Z" w16du:dateUtc="2026-08-04T10:08:00Z">
        <w:r>
          <w:delText xml:space="preserve">sed dolor magna elit ipsum adipiscing’et consectetur aliqua lorem magna consectetur, et sed sed sed ipsum incididunt dolore sed </w:delText>
        </w:r>
        <w:r>
          <w:rPr>
            <w:i/>
          </w:rPr>
          <w:delText xml:space="preserve">dolore incididunt </w:delText>
        </w:r>
        <w:r>
          <w:delText>do ipsum adipiscing’et ut</w:delText>
        </w:r>
        <w:r w:rsidR="00F70040">
          <w:delText xml:space="preserve">. </w:delText>
        </w:r>
        <w:r>
          <w:delText xml:space="preserve">sed ipsum adipiscing dolore ipsum ut-eiusmod ut, et sed sed sed ipsum dolore sed </w:delText>
        </w:r>
        <w:r>
          <w:rPr>
            <w:i/>
            <w:color w:val="000000"/>
          </w:rPr>
          <w:delText>dolore incididunt</w:delText>
        </w:r>
        <w:r>
          <w:rPr>
            <w:color w:val="000000"/>
          </w:rPr>
          <w:delText xml:space="preserve"> do ipsum ut elit ipsum adipiscing’et ipsum sit do elit magna eiusmod labore elit lorem lorem, do tempor aliqua ipsum ut-eiusmod labore, </w:delText>
        </w:r>
        <w:r>
          <w:rPr>
            <w:i/>
            <w:color w:val="000000"/>
          </w:rPr>
          <w:delText>dolore incididunt</w:delText>
        </w:r>
        <w:r>
          <w:rPr>
            <w:color w:val="000000"/>
          </w:rPr>
          <w:delText xml:space="preserve"> do et ut</w:delText>
        </w:r>
        <w:r>
          <w:delText>.</w:delText>
        </w:r>
      </w:del>
    </w:p>
    <w:p w14:paraId="57C6E3AC" w14:textId="77777777" w:rsidR="00540B8E" w:rsidRDefault="005314F1">
      <w:pPr>
        <w:pStyle w:val="TextHeading3"/>
        <w:rPr>
          <w:del w:id="1483" w:author="Comparison" w:date="2026-08-04T06:08:00Z" w16du:dateUtc="2026-08-04T10:08:00Z"/>
        </w:rPr>
      </w:pPr>
      <w:del w:id="1484" w:author="Comparison" w:date="2026-08-04T06:08:00Z" w16du:dateUtc="2026-08-04T10:08: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w:delText>
        </w:r>
      </w:del>
    </w:p>
    <w:p w14:paraId="04191771" w14:textId="77777777" w:rsidR="00540B8E" w:rsidRDefault="005314F1">
      <w:pPr>
        <w:pStyle w:val="Heading2"/>
        <w:rPr>
          <w:del w:id="1485" w:author="Comparison" w:date="2026-08-04T06:08:00Z" w16du:dateUtc="2026-08-04T10:08:00Z"/>
        </w:rPr>
      </w:pPr>
      <w:bookmarkStart w:id="1486" w:name="16146184161926789452"/>
      <w:bookmarkStart w:id="1487" w:name="_Ref220405287"/>
      <w:bookmarkStart w:id="1488" w:name="_Toc218523841"/>
      <w:del w:id="1489" w:author="Comparison" w:date="2026-08-04T06:08:00Z" w16du:dateUtc="2026-08-04T10:08:00Z">
        <w:r>
          <w:delText>elit incididunt sed lorem</w:delText>
        </w:r>
        <w:bookmarkEnd w:id="1486"/>
        <w:bookmarkEnd w:id="1487"/>
        <w:bookmarkEnd w:id="1488"/>
      </w:del>
    </w:p>
    <w:p w14:paraId="51A4ECAB" w14:textId="77777777" w:rsidR="00540B8E" w:rsidRDefault="005314F1">
      <w:pPr>
        <w:pStyle w:val="TextHeading2"/>
        <w:rPr>
          <w:del w:id="1490" w:author="Comparison" w:date="2026-08-04T06:08:00Z" w16du:dateUtc="2026-08-04T10:08:00Z"/>
        </w:rPr>
      </w:pPr>
      <w:del w:id="1491" w:author="Comparison" w:date="2026-08-04T06:08:00Z" w16du:dateUtc="2026-08-04T10:08:00Z">
        <w:r>
          <w:delText xml:space="preserve">sed et sed aliqua magna lorem dolore et dolor adipiscing elit ipsum consectetur do sed magna amet lorem do do eiusmod elit elit dolore lorem et lorem 25 adipiscing elit consectetur lorem elit aliqua elit labore sed consectetur </w:delText>
        </w:r>
        <w:r>
          <w:fldChar w:fldCharType="begin"/>
        </w:r>
        <w:r>
          <w:delInstrText xml:space="preserve"> REF 2910059081454847979 \r \h </w:delInstrText>
        </w:r>
        <w:r>
          <w:fldChar w:fldCharType="separate"/>
        </w:r>
        <w:r w:rsidR="00AC72FF">
          <w:delText>lorem 15.07(et)</w:delText>
        </w:r>
        <w:r>
          <w:fldChar w:fldCharType="end"/>
        </w:r>
        <w:r>
          <w:delText xml:space="preserve">, et sed adipiscing adipiscing ipsum dolor dolor dolor tempor lorem ipsum elit ipsum incididunt do consectetur </w:delText>
        </w:r>
        <w:r>
          <w:fldChar w:fldCharType="begin"/>
        </w:r>
        <w:r>
          <w:delInstrText xml:space="preserve"> REF 14184469743489709734 \w \h </w:delInstrText>
        </w:r>
        <w:r>
          <w:fldChar w:fldCharType="separate"/>
        </w:r>
        <w:r w:rsidR="00AC72FF">
          <w:delText>lorem 11.03</w:delText>
        </w:r>
        <w:r>
          <w:fldChar w:fldCharType="end"/>
        </w:r>
        <w:r w:rsidR="00F70040">
          <w:delText xml:space="preserve">. </w:delText>
        </w:r>
        <w:r>
          <w:delText xml:space="preserve">magna, et sed adipiscing sed ipsum consectetur tempor consectetur eiusmod aliqua consectetur do magna consectetur dolor et sed et </w:delText>
        </w:r>
        <w:r>
          <w:fldChar w:fldCharType="begin"/>
        </w:r>
        <w:r>
          <w:delInstrText xml:space="preserve"> REF 11954226565216652239 \r \h </w:delInstrText>
        </w:r>
        <w:r>
          <w:fldChar w:fldCharType="separate"/>
        </w:r>
        <w:r w:rsidR="00AC72FF">
          <w:delText>lorem 11.04</w:delText>
        </w:r>
        <w:r>
          <w:fldChar w:fldCharType="end"/>
        </w:r>
        <w:r>
          <w:delText>.</w:delText>
        </w:r>
      </w:del>
    </w:p>
    <w:p w14:paraId="3F1832D0" w14:textId="77777777" w:rsidR="00540B8E" w:rsidRDefault="005314F1">
      <w:pPr>
        <w:pStyle w:val="TextHeading2"/>
        <w:rPr>
          <w:del w:id="1492" w:author="Comparison" w:date="2026-08-04T06:08:00Z" w16du:dateUtc="2026-08-04T10:08:00Z"/>
        </w:rPr>
      </w:pPr>
      <w:del w:id="1493" w:author="Comparison" w:date="2026-08-04T06:08:00Z" w16du:dateUtc="2026-08-04T10:08:00Z">
        <w:r>
          <w:delText>dolore ut consectetur sed dolor eiusmod dolor do eiusmod adipiscing, et sed do, do ipsum magna adipiscing, ipsum sed ipsum adipiscing dolore tempor consectetur sit dolore labore elit consectetur tempor.</w:delText>
        </w:r>
      </w:del>
    </w:p>
    <w:p w14:paraId="1E623579" w14:textId="77777777" w:rsidR="00540B8E" w:rsidRDefault="005314F1">
      <w:pPr>
        <w:pStyle w:val="Heading2"/>
        <w:rPr>
          <w:del w:id="1494" w:author="Comparison" w:date="2026-08-04T06:08:00Z" w16du:dateUtc="2026-08-04T10:08:00Z"/>
        </w:rPr>
      </w:pPr>
      <w:bookmarkStart w:id="1495" w:name="14184469743489709734"/>
      <w:bookmarkStart w:id="1496" w:name="_Toc507273116"/>
      <w:bookmarkStart w:id="1497" w:name="_Ref119479877"/>
      <w:bookmarkStart w:id="1498" w:name="_Toc218523842"/>
      <w:del w:id="1499" w:author="Comparison" w:date="2026-08-04T06:08:00Z" w16du:dateUtc="2026-08-04T10:08:00Z">
        <w:r>
          <w:delText>adipiscing elit magna</w:delText>
        </w:r>
        <w:bookmarkEnd w:id="1495"/>
        <w:bookmarkEnd w:id="1496"/>
        <w:bookmarkEnd w:id="1497"/>
        <w:bookmarkEnd w:id="1498"/>
      </w:del>
    </w:p>
    <w:p w14:paraId="38AA299D" w14:textId="77777777" w:rsidR="00540B8E" w:rsidRDefault="005314F1">
      <w:pPr>
        <w:pStyle w:val="TextHeading2"/>
        <w:rPr>
          <w:del w:id="1500" w:author="Comparison" w:date="2026-08-04T06:08:00Z" w16du:dateUtc="2026-08-04T10:08:00Z"/>
        </w:rPr>
      </w:pPr>
      <w:del w:id="1501" w:author="Comparison" w:date="2026-08-04T06:08:00Z" w16du:dateUtc="2026-08-04T10:08:00Z">
        <w:r>
          <w:delText xml:space="preserve">consectetur sed adipiscing sed consectetur tempor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consectetur dolor tempor lorem ipsum elit ipsum labore incididunt:</w:delText>
        </w:r>
      </w:del>
    </w:p>
    <w:p w14:paraId="730B50E3" w14:textId="77777777" w:rsidR="00540B8E" w:rsidRDefault="005314F1">
      <w:pPr>
        <w:pStyle w:val="TextHeading3"/>
        <w:rPr>
          <w:del w:id="1502" w:author="Comparison" w:date="2026-08-04T06:08:00Z" w16du:dateUtc="2026-08-04T10:08:00Z"/>
        </w:rPr>
      </w:pPr>
      <w:del w:id="1503" w:author="Comparison" w:date="2026-08-04T06:08:00Z" w16du:dateUtc="2026-08-04T10:08:00Z">
        <w:r>
          <w:delText>consectetur sed adipiscing sed consectetur tempor magna do ipsum adipiscing.</w:delText>
        </w:r>
      </w:del>
    </w:p>
    <w:p w14:paraId="142B010A" w14:textId="77777777" w:rsidR="00540B8E" w:rsidRDefault="005314F1">
      <w:pPr>
        <w:pStyle w:val="TextHeading3"/>
        <w:rPr>
          <w:del w:id="1504" w:author="Comparison" w:date="2026-08-04T06:08:00Z" w16du:dateUtc="2026-08-04T10:08:00Z"/>
        </w:rPr>
      </w:pPr>
      <w:del w:id="1505" w:author="Comparison" w:date="2026-08-04T06:08:00Z" w16du:dateUtc="2026-08-04T10:08:00Z">
        <w:r>
          <w:delText>consectetur sed adipiscing sed consectetur tempor do ipsum adipiscing’et dolor, do, eiusmod, ipsum dolore et, lorem dolor elit elit dolore ipsum ipsum lorem elit sit amet ipsum adipiscing.</w:delText>
        </w:r>
      </w:del>
    </w:p>
    <w:p w14:paraId="50D397C0" w14:textId="77777777" w:rsidR="00540B8E" w:rsidRDefault="005314F1">
      <w:pPr>
        <w:pStyle w:val="TextHeading3"/>
        <w:rPr>
          <w:del w:id="1506" w:author="Comparison" w:date="2026-08-04T06:08:00Z" w16du:dateUtc="2026-08-04T10:08:00Z"/>
        </w:rPr>
      </w:pPr>
      <w:del w:id="1507" w:author="Comparison" w:date="2026-08-04T06:08:00Z" w16du:dateUtc="2026-08-04T10:08:00Z">
        <w:r>
          <w:delText>consectetur sed adipiscing sed consectetur tempor do dolor elit lorem elit, do et sed, labore adipiscing amet ipsum adipiscing et ipsum do magna do do elit lorem incididunt tempor.</w:delText>
        </w:r>
      </w:del>
    </w:p>
    <w:p w14:paraId="607186A7" w14:textId="77777777" w:rsidR="00540B8E" w:rsidRDefault="005314F1">
      <w:pPr>
        <w:pStyle w:val="TextHeading3"/>
        <w:rPr>
          <w:del w:id="1508" w:author="Comparison" w:date="2026-08-04T06:08:00Z" w16du:dateUtc="2026-08-04T10:08:00Z"/>
        </w:rPr>
      </w:pPr>
      <w:del w:id="1509" w:author="Comparison" w:date="2026-08-04T06:08:00Z" w16du:dateUtc="2026-08-04T10:08:00Z">
        <w:r>
          <w:delText>consectetur sed adipiscing sed consectetur tempor do ipsum aliqua incididunt sed amet ipsum adipiscing’et aliqua incididunt ipsum.</w:delText>
        </w:r>
      </w:del>
    </w:p>
    <w:p w14:paraId="7E478FB4" w14:textId="77777777" w:rsidR="00540B8E" w:rsidRDefault="005314F1">
      <w:pPr>
        <w:pStyle w:val="TextHeading3"/>
        <w:rPr>
          <w:del w:id="1510" w:author="Comparison" w:date="2026-08-04T06:08:00Z" w16du:dateUtc="2026-08-04T10:08:00Z"/>
        </w:rPr>
      </w:pPr>
      <w:del w:id="1511" w:author="Comparison" w:date="2026-08-04T06:08:00Z" w16du:dateUtc="2026-08-04T10:08:00Z">
        <w:r>
          <w:delText>consectetur sed adipiscing sed consectetur tempor do sit aliqua lorem dolor consectetur elit magna do adipiscing amet ipsum adipiscing et eiusmod lorem ut ut elit dolor labore dolor ipsum adipiscing sed amet elit.</w:delText>
        </w:r>
      </w:del>
    </w:p>
    <w:p w14:paraId="1A60E0D5" w14:textId="77777777" w:rsidR="00540B8E" w:rsidRDefault="005314F1">
      <w:pPr>
        <w:pStyle w:val="Heading2"/>
        <w:rPr>
          <w:del w:id="1512" w:author="Comparison" w:date="2026-08-04T06:08:00Z" w16du:dateUtc="2026-08-04T10:08:00Z"/>
        </w:rPr>
      </w:pPr>
      <w:bookmarkStart w:id="1513" w:name="11954226565216652239"/>
      <w:bookmarkStart w:id="1514" w:name="_Ref220391720"/>
      <w:bookmarkStart w:id="1515" w:name="_Toc218523843"/>
      <w:del w:id="1516" w:author="Comparison" w:date="2026-08-04T06:08:00Z" w16du:dateUtc="2026-08-04T10:08:00Z">
        <w:r>
          <w:delText>consectetur consectetur ipsum</w:delText>
        </w:r>
        <w:bookmarkEnd w:id="1513"/>
        <w:bookmarkEnd w:id="1514"/>
        <w:bookmarkEnd w:id="1515"/>
      </w:del>
    </w:p>
    <w:p w14:paraId="119E0933" w14:textId="77777777" w:rsidR="00540B8E" w:rsidRDefault="005314F1">
      <w:pPr>
        <w:pStyle w:val="TextHeading2"/>
        <w:rPr>
          <w:del w:id="1517" w:author="Comparison" w:date="2026-08-04T06:08:00Z" w16du:dateUtc="2026-08-04T10:08:00Z"/>
        </w:rPr>
      </w:pPr>
      <w:del w:id="1518" w:author="Comparison" w:date="2026-08-04T06:08:00Z" w16du:dateUtc="2026-08-04T10:08:00Z">
        <w:r>
          <w:delText xml:space="preserve">consectetur sed adipiscing sed incididunt magna consectetur tempor consectetur eiusmod aliqua consectetur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labore adipiscing.</w:delText>
        </w:r>
      </w:del>
    </w:p>
    <w:p w14:paraId="76D39761" w14:textId="77777777" w:rsidR="00540B8E" w:rsidRDefault="005314F1">
      <w:pPr>
        <w:pStyle w:val="Heading3"/>
        <w:rPr>
          <w:del w:id="1519" w:author="Comparison" w:date="2026-08-04T06:08:00Z" w16du:dateUtc="2026-08-04T10:08:00Z"/>
        </w:rPr>
      </w:pPr>
      <w:bookmarkStart w:id="1520" w:name="11954706189122361777"/>
      <w:del w:id="1521" w:author="Comparison" w:date="2026-08-04T06:08:00Z" w16du:dateUtc="2026-08-04T10:08:00Z">
        <w:r>
          <w:delText>magna elit aliqua elit incididunt magna</w:delText>
        </w:r>
        <w:bookmarkEnd w:id="1520"/>
      </w:del>
    </w:p>
    <w:p w14:paraId="2E636ABC" w14:textId="77777777" w:rsidR="00540B8E" w:rsidRDefault="005314F1">
      <w:pPr>
        <w:pStyle w:val="TextHeading3"/>
        <w:rPr>
          <w:del w:id="1522" w:author="Comparison" w:date="2026-08-04T06:08:00Z" w16du:dateUtc="2026-08-04T10:08:00Z"/>
        </w:rPr>
      </w:pPr>
      <w:del w:id="1523" w:author="Comparison" w:date="2026-08-04T06:08:00Z" w16du:dateUtc="2026-08-04T10:08:00Z">
        <w:r>
          <w:delText>consectetur tempor sed adipiscing sed do ipsum adipiscing labore sed elit ipsum magna amet incididunt do elit dolor consectetur do et ipsum lorem labore et tempor sed adipiscing do tempor amet dolor ut</w:delText>
        </w:r>
        <w:r w:rsidR="00F70040">
          <w:delText xml:space="preserve">. </w:delText>
        </w:r>
        <w:r>
          <w:delText>sed tempor aliqua ipsum ut-elit tempor sed, et sed sed sed do ipsum adipiscing labore sed elit ipsum magna amet incididunt do elit ipsum consectetur do et ipsum lorem labore et sed incididunt aliqua ipsum lorem tempor amet ipsum adipiscing’et incididunt, aliqua, et, incididunt et</w:delText>
        </w:r>
        <w:r w:rsidR="00F70040">
          <w:delText xml:space="preserve">. </w:delText>
        </w:r>
        <w:r>
          <w:delText>sit eiusmod magna amet incididunt magna labore incididunt dolor do do.</w:delText>
        </w:r>
      </w:del>
    </w:p>
    <w:p w14:paraId="370289EF" w14:textId="77777777" w:rsidR="00540B8E" w:rsidRDefault="005314F1">
      <w:pPr>
        <w:pStyle w:val="Heading3"/>
        <w:rPr>
          <w:del w:id="1524" w:author="Comparison" w:date="2026-08-04T06:08:00Z" w16du:dateUtc="2026-08-04T10:08:00Z"/>
        </w:rPr>
      </w:pPr>
      <w:bookmarkStart w:id="1525" w:name="11954946001075216546"/>
      <w:del w:id="1526" w:author="Comparison" w:date="2026-08-04T06:08:00Z" w16du:dateUtc="2026-08-04T10:08:00Z">
        <w:r>
          <w:delText>dolor elit incididunt</w:delText>
        </w:r>
        <w:bookmarkEnd w:id="1525"/>
      </w:del>
    </w:p>
    <w:p w14:paraId="77727548" w14:textId="77777777" w:rsidR="00540B8E" w:rsidRDefault="005314F1">
      <w:pPr>
        <w:pStyle w:val="TextHeading3"/>
        <w:rPr>
          <w:del w:id="1527" w:author="Comparison" w:date="2026-08-04T06:08:00Z" w16du:dateUtc="2026-08-04T10:08:00Z"/>
        </w:rPr>
      </w:pPr>
      <w:del w:id="1528" w:author="Comparison" w:date="2026-08-04T06:08:00Z" w16du:dateUtc="2026-08-04T10:08:00Z">
        <w:r>
          <w:delText>et ipsum adipiscing magna consectetur aliqua do et ipsum lorem ut ipsum 25 adipiscing elit consectetur lorem aliqua ipsum eiusmod elit, ipsum adipiscing adipiscing sed do lorem dolor labore elit ipsum labore magna amet incididunt do ipsum ipsum consectetur.</w:delText>
        </w:r>
      </w:del>
    </w:p>
    <w:p w14:paraId="7D0A34BA" w14:textId="77777777" w:rsidR="00540B8E" w:rsidRDefault="005314F1">
      <w:pPr>
        <w:pStyle w:val="Heading3"/>
        <w:rPr>
          <w:del w:id="1529" w:author="Comparison" w:date="2026-08-04T06:08:00Z" w16du:dateUtc="2026-08-04T10:08:00Z"/>
        </w:rPr>
      </w:pPr>
      <w:bookmarkStart w:id="1530" w:name="11955425624980926084"/>
      <w:del w:id="1531" w:author="Comparison" w:date="2026-08-04T06:08:00Z" w16du:dateUtc="2026-08-04T10:08:00Z">
        <w:r>
          <w:delText>magna incididunt ipsum magna elit ipsum amet</w:delText>
        </w:r>
        <w:bookmarkEnd w:id="1530"/>
      </w:del>
    </w:p>
    <w:p w14:paraId="0B95C13B" w14:textId="77777777" w:rsidR="004407C2" w:rsidRDefault="005314F1" w:rsidP="004407C2">
      <w:pPr>
        <w:pStyle w:val="TextHeading3"/>
        <w:spacing w:line="276" w:lineRule="auto"/>
        <w:rPr>
          <w:del w:id="1532" w:author="Comparison" w:date="2026-08-04T06:08:00Z" w16du:dateUtc="2026-08-04T10:08:00Z"/>
        </w:rPr>
      </w:pPr>
      <w:del w:id="1533" w:author="Comparison" w:date="2026-08-04T06:08:00Z" w16du:dateUtc="2026-08-04T10:08:00Z">
        <w:r>
          <w:delTex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delText>
        </w:r>
        <w:r w:rsidR="00F70040">
          <w:delText xml:space="preserve">. </w:delText>
        </w:r>
        <w:r>
          <w:delText>eiusmod adipiscing dolore ipsum tempor incididunt do aliqua ipsum aliqua ut elit amet.</w:delText>
        </w:r>
      </w:del>
    </w:p>
    <w:p w14:paraId="0B229914" w14:textId="77777777" w:rsidR="00540B8E" w:rsidRPr="004407C2" w:rsidRDefault="004407C2" w:rsidP="004407C2">
      <w:pPr>
        <w:rPr>
          <w:del w:id="1534" w:author="Comparison" w:date="2026-08-04T06:08:00Z" w16du:dateUtc="2026-08-04T10:08:00Z"/>
          <w:szCs w:val="20"/>
        </w:rPr>
      </w:pPr>
      <w:del w:id="1535" w:author="Comparison" w:date="2026-08-04T06:08:00Z" w16du:dateUtc="2026-08-04T10:08:00Z">
        <w:r>
          <w:br w:type="page"/>
        </w:r>
      </w:del>
    </w:p>
    <w:p w14:paraId="495740EC" w14:textId="77777777" w:rsidR="00540B8E" w:rsidRDefault="005314F1">
      <w:pPr>
        <w:pStyle w:val="TextHeading3"/>
        <w:rPr>
          <w:del w:id="1536" w:author="Comparison" w:date="2026-08-04T06:08:00Z" w16du:dateUtc="2026-08-04T10:08:00Z"/>
        </w:rPr>
      </w:pPr>
      <w:del w:id="1537" w:author="Comparison" w:date="2026-08-04T06:08:00Z" w16du:dateUtc="2026-08-04T10:08:00Z">
        <w:r>
          <w:delText xml:space="preserve">eiusmod adipiscing adipiscing lorem aliqua ipsum ut elit amet do tempor do ipsum adipiscing, ipsum adipiscing’et amet, ipsum adipiscing’et sed, lorem sed elit ipsum adipiscing’et amet ipsum ipsum </w:delText>
        </w:r>
        <w:r>
          <w:rPr>
            <w:i/>
          </w:rPr>
          <w:delText>dolore elit</w:delText>
        </w:r>
        <w:r>
          <w:delText xml:space="preserve"> elit ipsum adipiscing’et consectetur</w:delText>
        </w:r>
        <w:r w:rsidR="00F70040">
          <w:delText xml:space="preserve">. </w:delText>
        </w:r>
        <w:r>
          <w:delText xml:space="preserve">magna ut elit ipsum ut elit amet, ipsum </w:delText>
        </w:r>
        <w:r>
          <w:rPr>
            <w:i/>
          </w:rPr>
          <w:delText>dolore elit</w:delText>
        </w:r>
        <w:r>
          <w:delTex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delText>
        </w:r>
        <w:r w:rsidR="00F70040">
          <w:delText xml:space="preserve">. </w:delText>
        </w:r>
        <w:r>
          <w:delText>sed ipsum magna-lorem adipiscing et lorem ut amet, ipsum dolore elit incididunt magna ipsum adipiscing’et adipiscing consectetur.</w:delText>
        </w:r>
      </w:del>
    </w:p>
    <w:p w14:paraId="33628177" w14:textId="77777777" w:rsidR="00540B8E" w:rsidRDefault="005314F1">
      <w:pPr>
        <w:pStyle w:val="TextHeading3"/>
        <w:rPr>
          <w:del w:id="1538" w:author="Comparison" w:date="2026-08-04T06:08:00Z" w16du:dateUtc="2026-08-04T10:08:00Z"/>
        </w:rPr>
      </w:pPr>
      <w:del w:id="1539" w:author="Comparison" w:date="2026-08-04T06:08:00Z" w16du:dateUtc="2026-08-04T10:08:00Z">
        <w:r>
          <w:delText xml:space="preserve">sed dolor magna elit ipsum adipiscing’et consectetur aliqua lorem magna consectetur, et sed sed sed ipsum incididunt dolore sed </w:delText>
        </w:r>
        <w:r>
          <w:rPr>
            <w:i/>
          </w:rPr>
          <w:delText>dolore incididunt</w:delText>
        </w:r>
        <w:r>
          <w:delText xml:space="preserve"> do ipsum adipiscing’et ut</w:delText>
        </w:r>
        <w:r w:rsidR="00F70040">
          <w:delText xml:space="preserve">. </w:delText>
        </w:r>
        <w:r>
          <w:delText xml:space="preserve">sed ipsum adipiscing dolore ipsum ut-eiusmod ut, et sed sed sed ipsum dolore sed </w:delText>
        </w:r>
        <w:r>
          <w:rPr>
            <w:i/>
          </w:rPr>
          <w:delText>dolore incididunt</w:delText>
        </w:r>
        <w:r>
          <w:delText xml:space="preserve"> do ipsum ut elit ipsum adipiscing’et ipsum sit do elit magna eiusmod labore elit lorem lorem, do tempor aliqua ipsum ut-eiusmod labore, </w:delText>
        </w:r>
        <w:r>
          <w:rPr>
            <w:i/>
          </w:rPr>
          <w:delText>dolore incididunt</w:delText>
        </w:r>
        <w:r>
          <w:delText xml:space="preserve"> do et ut</w:delText>
        </w:r>
        <w:r w:rsidR="00F70040">
          <w:delText xml:space="preserve">. </w:delText>
        </w:r>
      </w:del>
    </w:p>
    <w:p w14:paraId="650D8300" w14:textId="77777777" w:rsidR="00540B8E" w:rsidRDefault="005314F1">
      <w:pPr>
        <w:pStyle w:val="TextHeading3"/>
        <w:rPr>
          <w:del w:id="1540" w:author="Comparison" w:date="2026-08-04T06:08:00Z" w16du:dateUtc="2026-08-04T10:08:00Z"/>
        </w:rPr>
      </w:pPr>
      <w:del w:id="1541" w:author="Comparison" w:date="2026-08-04T06:08:00Z" w16du:dateUtc="2026-08-04T10:08: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 xml:space="preserve">. </w:delText>
        </w:r>
      </w:del>
    </w:p>
    <w:p w14:paraId="52678FDC" w14:textId="77777777" w:rsidR="00540B8E" w:rsidRDefault="005314F1">
      <w:pPr>
        <w:pStyle w:val="Heading2"/>
        <w:rPr>
          <w:del w:id="1542" w:author="Comparison" w:date="2026-08-04T06:08:00Z" w16du:dateUtc="2026-08-04T10:08:00Z"/>
        </w:rPr>
      </w:pPr>
      <w:bookmarkStart w:id="1543" w:name="337939498182716388"/>
      <w:bookmarkStart w:id="1544" w:name="_Toc507273117"/>
      <w:bookmarkStart w:id="1545" w:name="_Toc218523844"/>
      <w:del w:id="1546" w:author="Comparison" w:date="2026-08-04T06:08:00Z" w16du:dateUtc="2026-08-04T10:08:00Z">
        <w:r>
          <w:delText>dolor elit aliqua</w:delText>
        </w:r>
        <w:bookmarkEnd w:id="1543"/>
        <w:bookmarkEnd w:id="1544"/>
        <w:bookmarkEnd w:id="1545"/>
      </w:del>
    </w:p>
    <w:p w14:paraId="6A06C43C" w14:textId="77777777" w:rsidR="00540B8E" w:rsidRDefault="005314F1">
      <w:pPr>
        <w:pStyle w:val="TextHeading2"/>
        <w:rPr>
          <w:del w:id="1547" w:author="Comparison" w:date="2026-08-04T06:08:00Z" w16du:dateUtc="2026-08-04T10:08:00Z"/>
        </w:rPr>
      </w:pPr>
      <w:del w:id="1548" w:author="Comparison" w:date="2026-08-04T06:08:00Z" w16du:dateUtc="2026-08-04T10:08:00Z">
        <w:r>
          <w:delText>sit sed sit dolor et sed et ipsum aliqua aliqua sit, ut, incididunt adipiscing incididunt do ipsum consectetur do ipsum ut elit ipsum aliqua.</w:delText>
        </w:r>
      </w:del>
    </w:p>
    <w:p w14:paraId="20A31F6B" w14:textId="77777777" w:rsidR="00540B8E" w:rsidRDefault="005314F1">
      <w:pPr>
        <w:pStyle w:val="TextHeading2"/>
        <w:rPr>
          <w:del w:id="1549" w:author="Comparison" w:date="2026-08-04T06:08:00Z" w16du:dateUtc="2026-08-04T10:08:00Z"/>
        </w:rPr>
      </w:pPr>
      <w:del w:id="1550" w:author="Comparison" w:date="2026-08-04T06:08:00Z" w16du:dateUtc="2026-08-04T10:08:00Z">
        <w:r>
          <w:delText>eiusmod ut elit ipsum aliqua lorem lorem amet do labore do ut elit elit ipsum dolor consectetur sed et ipsum consectetur.</w:delText>
        </w:r>
      </w:del>
    </w:p>
    <w:p w14:paraId="2CF91BBF" w14:textId="77777777" w:rsidR="00540B8E" w:rsidRDefault="005314F1">
      <w:pPr>
        <w:pStyle w:val="TextHeading2"/>
        <w:rPr>
          <w:del w:id="1551" w:author="Comparison" w:date="2026-08-04T06:08:00Z" w16du:dateUtc="2026-08-04T10:08:00Z"/>
        </w:rPr>
        <w:sectPr w:rsidR="00540B8E">
          <w:footerReference w:type="default" r:id="rId21"/>
          <w:pgSz w:w="12240" w:h="15840"/>
          <w:pgMar w:top="1440" w:right="1800" w:bottom="1440" w:left="1800" w:header="720" w:footer="720" w:gutter="0"/>
          <w:pgNumType w:start="1" w:chapStyle="1"/>
          <w:cols w:space="720"/>
        </w:sectPr>
      </w:pPr>
      <w:del w:id="1552" w:author="Comparison" w:date="2026-08-04T06:08:00Z" w16du:dateUtc="2026-08-04T10:08:00Z">
        <w:r>
          <w:delText xml:space="preserve">sed labore aliqua consectetur </w:delText>
        </w:r>
        <w:r>
          <w:fldChar w:fldCharType="begin"/>
        </w:r>
        <w:r>
          <w:delInstrText xml:space="preserve"> REF _Ref119492733 \r \h </w:delInstrText>
        </w:r>
        <w:r>
          <w:fldChar w:fldCharType="separate"/>
        </w:r>
        <w:r w:rsidR="00AC72FF">
          <w:delText>lorem 11.01</w:delText>
        </w:r>
        <w:r>
          <w:fldChar w:fldCharType="end"/>
        </w:r>
        <w:r>
          <w:delText xml:space="preserve">, ipsum ut elit ipsum aliqua lorem lorem amet do labore consectetur sit tempor do magna sit do eiusmod adipiscing et ipsum ut elit </w:delText>
        </w:r>
        <w:r>
          <w:fldChar w:fldCharType="begin"/>
        </w:r>
        <w:r>
          <w:delInstrText xml:space="preserve"> REF 15152141074271571474 \r \h </w:delInstrText>
        </w:r>
        <w:r>
          <w:fldChar w:fldCharType="separate"/>
        </w:r>
        <w:r w:rsidR="00AC72FF">
          <w:delText>lorem 12.01</w:delText>
        </w:r>
        <w:r>
          <w:fldChar w:fldCharType="end"/>
        </w:r>
        <w:r>
          <w:delText xml:space="preserve"> eiusmod do ipsum magna consectetur eiusmod adipiscing aliqua labore eiusmod et do lorem tempor dolor eiusmod adipiscing et labore ipsum ut lorem 401(eiusmod)(9).</w:delText>
        </w:r>
      </w:del>
    </w:p>
    <w:p w14:paraId="6BAA39FD" w14:textId="77777777" w:rsidR="00540B8E" w:rsidRDefault="005314F1">
      <w:pPr>
        <w:pStyle w:val="Heading1"/>
        <w:rPr>
          <w:del w:id="1553" w:author="Comparison" w:date="2026-08-04T06:08:00Z" w16du:dateUtc="2026-08-04T10:08:00Z"/>
        </w:rPr>
      </w:pPr>
      <w:del w:id="1554" w:author="Comparison" w:date="2026-08-04T06:08:00Z" w16du:dateUtc="2026-08-04T10:08:00Z">
        <w:r>
          <w:br/>
        </w:r>
        <w:bookmarkStart w:id="1555" w:name="14425310089551435072"/>
        <w:bookmarkStart w:id="1556" w:name="_Ref17190735"/>
        <w:bookmarkStart w:id="1557" w:name="_Toc218523845"/>
        <w:r>
          <w:delText>et lorem incididunt lorem labore incididunt</w:delText>
        </w:r>
        <w:bookmarkEnd w:id="1555"/>
        <w:bookmarkEnd w:id="1556"/>
        <w:bookmarkEnd w:id="1557"/>
      </w:del>
    </w:p>
    <w:p w14:paraId="7C7F8350" w14:textId="77777777" w:rsidR="00540B8E" w:rsidRDefault="005314F1">
      <w:pPr>
        <w:pStyle w:val="TextHeading2"/>
        <w:rPr>
          <w:del w:id="1558" w:author="Comparison" w:date="2026-08-04T06:08:00Z" w16du:dateUtc="2026-08-04T10:08:00Z"/>
        </w:rPr>
      </w:pPr>
      <w:del w:id="1559" w:author="Comparison" w:date="2026-08-04T06:08:00Z" w16du:dateUtc="2026-08-04T10:08:00Z">
        <w:r>
          <w:delText>eiusmod ut elit ipsum aliqua amet do sed elit incididunt incididunt lorem et incididunt dolor lorem sit et do et consectetur.</w:delText>
        </w:r>
      </w:del>
    </w:p>
    <w:p w14:paraId="42DD7D30" w14:textId="77777777" w:rsidR="00540B8E" w:rsidRDefault="005314F1">
      <w:pPr>
        <w:pStyle w:val="Heading2"/>
        <w:rPr>
          <w:del w:id="1560" w:author="Comparison" w:date="2026-08-04T06:08:00Z" w16du:dateUtc="2026-08-04T10:08:00Z"/>
        </w:rPr>
      </w:pPr>
      <w:bookmarkStart w:id="1561" w:name="_Toc218523846"/>
      <w:bookmarkStart w:id="1562" w:name="15152141074271571474"/>
      <w:bookmarkStart w:id="1563" w:name="_Ref224199639"/>
      <w:del w:id="1564" w:author="Comparison" w:date="2026-08-04T06:08:00Z" w16du:dateUtc="2026-08-04T10:08:00Z">
        <w:r>
          <w:delText>et lorem</w:delText>
        </w:r>
        <w:bookmarkEnd w:id="1561"/>
        <w:r>
          <w:delText> </w:delText>
        </w:r>
        <w:bookmarkEnd w:id="1562"/>
        <w:bookmarkEnd w:id="1563"/>
      </w:del>
    </w:p>
    <w:p w14:paraId="46186E48" w14:textId="77777777" w:rsidR="00540B8E" w:rsidRDefault="005314F1">
      <w:pPr>
        <w:pStyle w:val="TextHeading2"/>
        <w:rPr>
          <w:del w:id="1565" w:author="Comparison" w:date="2026-08-04T06:08:00Z" w16du:dateUtc="2026-08-04T10:08:00Z"/>
        </w:rPr>
      </w:pPr>
      <w:del w:id="1566" w:author="Comparison" w:date="2026-08-04T06:08:00Z" w16du:dateUtc="2026-08-04T10:08:00Z">
        <w:r>
          <w:delText>aliqua dolor aliqua adipiscing consectetur ipsum consectetur, ipsum lorem’et ut amet do sed elit incididunt.</w:delText>
        </w:r>
      </w:del>
    </w:p>
    <w:p w14:paraId="324BA3D0" w14:textId="77777777" w:rsidR="00540B8E" w:rsidRDefault="005314F1">
      <w:pPr>
        <w:pStyle w:val="Heading3"/>
        <w:rPr>
          <w:del w:id="1567" w:author="Comparison" w:date="2026-08-04T06:08:00Z" w16du:dateUtc="2026-08-04T10:08:00Z"/>
        </w:rPr>
      </w:pPr>
      <w:bookmarkStart w:id="1568" w:name="4954177668865028889"/>
      <w:del w:id="1569" w:author="Comparison" w:date="2026-08-04T06:08:00Z" w16du:dateUtc="2026-08-04T10:08:00Z">
        <w:r>
          <w:delText>elit elit consectetur sed</w:delText>
        </w:r>
        <w:bookmarkEnd w:id="1568"/>
      </w:del>
    </w:p>
    <w:p w14:paraId="1AD82C5F" w14:textId="77777777" w:rsidR="00540B8E" w:rsidRDefault="005314F1">
      <w:pPr>
        <w:pStyle w:val="TextHeading3"/>
        <w:rPr>
          <w:del w:id="1570" w:author="Comparison" w:date="2026-08-04T06:08:00Z" w16du:dateUtc="2026-08-04T10:08:00Z"/>
        </w:rPr>
      </w:pPr>
      <w:del w:id="1571" w:author="Comparison" w:date="2026-08-04T06:08:00Z" w16du:dateUtc="2026-08-04T10:08:00Z">
        <w:r>
          <w:delTex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delText>
        </w:r>
      </w:del>
    </w:p>
    <w:p w14:paraId="722AE8C3" w14:textId="77777777" w:rsidR="00540B8E" w:rsidRDefault="005314F1">
      <w:pPr>
        <w:pStyle w:val="TextHeading3"/>
        <w:rPr>
          <w:del w:id="1572" w:author="Comparison" w:date="2026-08-04T06:08:00Z" w16du:dateUtc="2026-08-04T10:08:00Z"/>
        </w:rPr>
      </w:pPr>
      <w:del w:id="1573" w:author="Comparison" w:date="2026-08-04T06:08:00Z" w16du:dateUtc="2026-08-04T10:08:00Z">
        <w:r>
          <w:delText>consectetur sed adipiscing adipiscing eiusmod sed dolor elit dolor sed elit eiusmod lorem dolore-sed labore eiusmod et do et consectetur</w:delText>
        </w:r>
        <w:r w:rsidR="00F70040">
          <w:delText xml:space="preserve">. </w:delText>
        </w:r>
      </w:del>
    </w:p>
    <w:p w14:paraId="73308024" w14:textId="77777777" w:rsidR="00540B8E" w:rsidRDefault="005314F1">
      <w:pPr>
        <w:pStyle w:val="TextHeading3"/>
        <w:rPr>
          <w:del w:id="1574" w:author="Comparison" w:date="2026-08-04T06:08:00Z" w16du:dateUtc="2026-08-04T10:08:00Z"/>
        </w:rPr>
      </w:pPr>
      <w:del w:id="1575" w:author="Comparison" w:date="2026-08-04T06:08:00Z" w16du:dateUtc="2026-08-04T10:08:00Z">
        <w:r>
          <w:delText>sed adipiscing adipiscing dolore et sed sed amet dolor sed et ipsum lorem elit ipsum ipsum ipsum sed lorem ipsum dolor elit dolor sed elit eiusmod et do et consectetur.</w:delText>
        </w:r>
      </w:del>
    </w:p>
    <w:p w14:paraId="26B0D64C" w14:textId="77777777" w:rsidR="00540B8E" w:rsidRDefault="005314F1">
      <w:pPr>
        <w:pStyle w:val="TextHeading3"/>
        <w:rPr>
          <w:del w:id="1576" w:author="Comparison" w:date="2026-08-04T06:08:00Z" w16du:dateUtc="2026-08-04T10:08:00Z"/>
        </w:rPr>
      </w:pPr>
      <w:del w:id="1577" w:author="Comparison" w:date="2026-08-04T06:08:00Z" w16du:dateUtc="2026-08-04T10:08:00Z">
        <w:r>
          <w:delText>consectetur sed adipiscing lorem eiusmod lorem sit ipsum et dolor elit incididunt</w:delText>
        </w:r>
        <w:r w:rsidR="00F70040">
          <w:delText xml:space="preserve">. </w:delText>
        </w:r>
        <w:r>
          <w:delText xml:space="preserve">sit ut dolor do et sed et ipsum sit elit eiusmod elit incididunt consectetur adipiscing lorem tempor do incididunt et sed ipsum ut do eiusmod ipsum sit lorem ipsum elit dolor ipsum et ipsum incididunt aliqua elit </w:delText>
        </w:r>
        <w:r>
          <w:rPr>
            <w:i/>
          </w:rPr>
          <w:delText>aliqua ipsum</w:delText>
        </w:r>
        <w:r>
          <w:delText>.</w:delText>
        </w:r>
      </w:del>
    </w:p>
    <w:p w14:paraId="6919E6C4" w14:textId="77777777" w:rsidR="00540B8E" w:rsidRDefault="005314F1">
      <w:pPr>
        <w:pStyle w:val="Heading3"/>
        <w:rPr>
          <w:del w:id="1578" w:author="Comparison" w:date="2026-08-04T06:08:00Z" w16du:dateUtc="2026-08-04T10:08:00Z"/>
        </w:rPr>
      </w:pPr>
      <w:bookmarkStart w:id="1579" w:name="17773071729512515224"/>
      <w:del w:id="1580" w:author="Comparison" w:date="2026-08-04T06:08:00Z" w16du:dateUtc="2026-08-04T10:08:00Z">
        <w:r>
          <w:delText>ut ipsum et et lorem do eiusmod ipsum tempor sed amet ipsum dolor magna elit magna aliqua </w:delText>
        </w:r>
        <w:bookmarkEnd w:id="1579"/>
      </w:del>
    </w:p>
    <w:p w14:paraId="21B6E025" w14:textId="77777777" w:rsidR="00540B8E" w:rsidRDefault="005314F1">
      <w:pPr>
        <w:pStyle w:val="TextHeading3"/>
        <w:rPr>
          <w:del w:id="1581" w:author="Comparison" w:date="2026-08-04T06:08:00Z" w16du:dateUtc="2026-08-04T10:08:00Z"/>
        </w:rPr>
      </w:pPr>
      <w:del w:id="1582" w:author="Comparison" w:date="2026-08-04T06:08:00Z" w16du:dateUtc="2026-08-04T10:08:00Z">
        <w:r>
          <w:delTex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delText>
        </w:r>
      </w:del>
    </w:p>
    <w:p w14:paraId="7FC1B757" w14:textId="77777777" w:rsidR="00540B8E" w:rsidRDefault="005314F1">
      <w:pPr>
        <w:pStyle w:val="TextHeading3"/>
        <w:rPr>
          <w:del w:id="1583" w:author="Comparison" w:date="2026-08-04T06:08:00Z" w16du:dateUtc="2026-08-04T10:08:00Z"/>
        </w:rPr>
      </w:pPr>
      <w:del w:id="1584" w:author="Comparison" w:date="2026-08-04T06:08:00Z" w16du:dateUtc="2026-08-04T10:08:00Z">
        <w:r>
          <w:delText xml:space="preserve">sed dolor consectetur consectetur aliqua amet ipsum labore amet adipiscing ut aliqua (eiusmod </w:delText>
        </w:r>
        <w:r>
          <w:rPr>
            <w:i/>
          </w:rPr>
          <w:delText>magna aliqua ipsum</w:delText>
        </w:r>
        <w:r>
          <w:delText>) elit ipsum adipiscing elit ipsum eiusmod et dolor sed elit incididunt, dolor eiusmod, et tempor ipsum eiusmod elit ipsum lorem dolor’et ipsum, et sed amet sed do consectetur ipsum eiusmod elit</w:delText>
        </w:r>
      </w:del>
    </w:p>
    <w:p w14:paraId="45A384E2" w14:textId="77777777" w:rsidR="00540B8E" w:rsidRDefault="005314F1">
      <w:pPr>
        <w:pStyle w:val="TextHeading4"/>
        <w:rPr>
          <w:del w:id="1585" w:author="Comparison" w:date="2026-08-04T06:08:00Z" w16du:dateUtc="2026-08-04T10:08:00Z"/>
        </w:rPr>
      </w:pPr>
      <w:del w:id="1586" w:author="Comparison" w:date="2026-08-04T06:08:00Z" w16du:dateUtc="2026-08-04T10:08:00Z">
        <w:r>
          <w:delText>ipsum magna amet elit aliqua adipiscing magna aliqua ipsum’et elit elit ipsum incididunt ipsum ipsum eiusmod, incididunt</w:delText>
        </w:r>
      </w:del>
    </w:p>
    <w:p w14:paraId="2D2DAABE" w14:textId="77777777" w:rsidR="00540B8E" w:rsidRDefault="005314F1">
      <w:pPr>
        <w:pStyle w:val="TextHeading4"/>
        <w:rPr>
          <w:del w:id="1587" w:author="Comparison" w:date="2026-08-04T06:08:00Z" w16du:dateUtc="2026-08-04T10:08:00Z"/>
        </w:rPr>
      </w:pPr>
      <w:del w:id="1588" w:author="Comparison" w:date="2026-08-04T06:08:00Z" w16du:dateUtc="2026-08-04T10:08:00Z">
        <w:r>
          <w:delText>ipsum tempor labore dolor do magna dolor ipsum adipiscing magna aliqua ipsum’et elit elit ipsum incididunt et labore ipsum ut lorem 401(eiusmod)(9).</w:delText>
        </w:r>
      </w:del>
    </w:p>
    <w:p w14:paraId="4BFC104B" w14:textId="77777777" w:rsidR="00540B8E" w:rsidRDefault="005314F1" w:rsidP="004407C2">
      <w:pPr>
        <w:pStyle w:val="TextHeading3"/>
        <w:spacing w:line="276" w:lineRule="auto"/>
        <w:rPr>
          <w:del w:id="1589" w:author="Comparison" w:date="2026-08-04T06:08:00Z" w16du:dateUtc="2026-08-04T10:08:00Z"/>
        </w:rPr>
      </w:pPr>
      <w:del w:id="1590" w:author="Comparison" w:date="2026-08-04T06:08:00Z" w16du:dateUtc="2026-08-04T10:08:00Z">
        <w:r>
          <w:delText>consectetur sed adipiscing sed aliqua amet ipsum ipsum magna aliqua ipsum’et elit elit ipsum incididunt labore et tempor sed adipiscing do tempor amet dolor ut</w:delText>
        </w:r>
        <w:r w:rsidR="00F70040">
          <w:delText xml:space="preserve">. </w:delText>
        </w:r>
        <w:r>
          <w:delText>sed ipsum tempor sed aliqua ut elit, et sed adipiscing sed dolor aliqua amet ipsum ipsum magna aliqua ipsum’et elit elit ipsum incididunt consectetur et sed incididunt ipsum lorem tempor amet ipsum sed dolor’et incididunt, aliqua, et, incididunt et</w:delText>
        </w:r>
        <w:r w:rsidR="00F70040">
          <w:delText xml:space="preserve">. </w:delText>
        </w:r>
        <w:r>
          <w:delText>consectetur sed amet lorem sed do amet dolor do ipsum sed dolor</w:delText>
        </w:r>
        <w:r w:rsidR="00F70040">
          <w:delText xml:space="preserve">. </w:delText>
        </w:r>
      </w:del>
    </w:p>
    <w:p w14:paraId="2009DBD9" w14:textId="77777777" w:rsidR="00540B8E" w:rsidRDefault="005314F1" w:rsidP="004407C2">
      <w:pPr>
        <w:pStyle w:val="TextHeading3"/>
        <w:spacing w:line="276" w:lineRule="auto"/>
        <w:rPr>
          <w:del w:id="1591" w:author="Comparison" w:date="2026-08-04T06:08:00Z" w16du:dateUtc="2026-08-04T10:08:00Z"/>
        </w:rPr>
      </w:pPr>
      <w:del w:id="1592" w:author="Comparison" w:date="2026-08-04T06:08:00Z" w16du:dateUtc="2026-08-04T10:08:00Z">
        <w:r>
          <w:delText>sed ipsum eiusmod elit ipsum sed dolor’et ipsum, dolor incididunt consectetur adipiscing labore adipiscing tempor do magna tempor do ipsum sed dolor sit amet ipsum sed dolor’et ipsum amet magna tempor do ipsum dolore adipiscing</w:delText>
        </w:r>
        <w:r w:rsidR="00F70040">
          <w:delText xml:space="preserve">. </w:delText>
        </w:r>
        <w:r>
          <w:delText>consectetur, do incididunt aliqua amet magna dolor dolor adipiscing 31 elit ipsum eiusmod consectetur amet ipsum amet dolor elit ipsum sed dolor’et ipsum.</w:delText>
        </w:r>
      </w:del>
    </w:p>
    <w:p w14:paraId="3543DC10" w14:textId="77777777" w:rsidR="00540B8E" w:rsidRDefault="005314F1" w:rsidP="004407C2">
      <w:pPr>
        <w:pStyle w:val="TextHeading3"/>
        <w:spacing w:line="276" w:lineRule="auto"/>
        <w:rPr>
          <w:del w:id="1593" w:author="Comparison" w:date="2026-08-04T06:08:00Z" w16du:dateUtc="2026-08-04T10:08:00Z"/>
        </w:rPr>
      </w:pPr>
      <w:del w:id="1594" w:author="Comparison" w:date="2026-08-04T06:08:00Z" w16du:dateUtc="2026-08-04T10:08:00Z">
        <w:r>
          <w:delTex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delText>
        </w:r>
        <w:r w:rsidR="00F70040">
          <w:delText xml:space="preserve">. </w:delText>
        </w:r>
        <w:r>
          <w:delText>consectetur ipsum aliqua consectetur ipsum magna aliqua ipsum incididunt magna eiusmod ipsum consectetur incididunt consectetur ipsum sed dolor incididunt dolor labore sit dolor eiusmod adipiscing et labore ipsum ut lorem 401(eiusmod)(9)</w:delText>
        </w:r>
        <w:r w:rsidR="00F70040">
          <w:delText xml:space="preserve">. </w:delText>
        </w:r>
        <w:r>
          <w:delText>do consectetur aliqua do magna dolore labore tempor ipsum ipsum, labore dolor ipsum do ipsum aliqua consectetur ipsum consectetur.</w:delText>
        </w:r>
      </w:del>
    </w:p>
    <w:p w14:paraId="075E2F8D" w14:textId="77777777" w:rsidR="004407C2" w:rsidRDefault="005314F1" w:rsidP="004407C2">
      <w:pPr>
        <w:pStyle w:val="TextHeading3"/>
        <w:spacing w:line="276" w:lineRule="auto"/>
        <w:rPr>
          <w:del w:id="1595" w:author="Comparison" w:date="2026-08-04T06:08:00Z" w16du:dateUtc="2026-08-04T10:08:00Z"/>
        </w:rPr>
      </w:pPr>
      <w:del w:id="1596" w:author="Comparison" w:date="2026-08-04T06:08:00Z" w16du:dateUtc="2026-08-04T10:08:00Z">
        <w:r>
          <w:delTex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delText>
        </w:r>
        <w:r w:rsidR="00F70040">
          <w:delText xml:space="preserve">. </w:delText>
        </w:r>
        <w:r>
          <w:delText xml:space="preserve">sed amet sit aliqua lorem eiusmod, ut et sed sed labore ipsum labore incididunt ipsum amet aliqua eiusmod do incididunt amet consectetur sit amet incididunt dolor aliqua et </w:delText>
        </w:r>
        <w:r>
          <w:fldChar w:fldCharType="begin"/>
        </w:r>
        <w:r>
          <w:delInstrText xml:space="preserve"> REF _Ref136304792 \r \h </w:delInstrText>
        </w:r>
        <w:r w:rsidR="004407C2">
          <w:delInstrText xml:space="preserve"> \* MERGEFORMAT </w:delInstrText>
        </w:r>
        <w:r>
          <w:fldChar w:fldCharType="separate"/>
        </w:r>
        <w:r w:rsidR="00AC72FF">
          <w:delText>lorem 13.12</w:delText>
        </w:r>
        <w:r>
          <w:fldChar w:fldCharType="end"/>
        </w:r>
        <w:r>
          <w:delText>.</w:delText>
        </w:r>
      </w:del>
    </w:p>
    <w:p w14:paraId="4352F09D" w14:textId="77777777" w:rsidR="00540B8E" w:rsidRPr="004407C2" w:rsidRDefault="004407C2" w:rsidP="004407C2">
      <w:pPr>
        <w:rPr>
          <w:del w:id="1597" w:author="Comparison" w:date="2026-08-04T06:08:00Z" w16du:dateUtc="2026-08-04T10:08:00Z"/>
          <w:szCs w:val="20"/>
        </w:rPr>
      </w:pPr>
      <w:del w:id="1598" w:author="Comparison" w:date="2026-08-04T06:08:00Z" w16du:dateUtc="2026-08-04T10:08:00Z">
        <w:r>
          <w:br w:type="page"/>
        </w:r>
      </w:del>
    </w:p>
    <w:p w14:paraId="5FE5A04F" w14:textId="77777777" w:rsidR="00540B8E" w:rsidRDefault="005314F1">
      <w:pPr>
        <w:pStyle w:val="Heading3"/>
        <w:rPr>
          <w:del w:id="1599" w:author="Comparison" w:date="2026-08-04T06:08:00Z" w16du:dateUtc="2026-08-04T10:08:00Z"/>
        </w:rPr>
      </w:pPr>
      <w:bookmarkStart w:id="1600" w:name="6110520815585029040"/>
      <w:del w:id="1601" w:author="Comparison" w:date="2026-08-04T06:08:00Z" w16du:dateUtc="2026-08-04T10:08:00Z">
        <w:r>
          <w:delText>ut ipsum et et lorem do eiusmod do ipsum eiusmod tempor incididunt amet ipsum dolor magna elit magna aliqua </w:delText>
        </w:r>
        <w:bookmarkEnd w:id="1600"/>
      </w:del>
    </w:p>
    <w:p w14:paraId="0743D869" w14:textId="77777777" w:rsidR="00540B8E" w:rsidRDefault="005314F1">
      <w:pPr>
        <w:pStyle w:val="TextHeading3"/>
        <w:rPr>
          <w:del w:id="1602" w:author="Comparison" w:date="2026-08-04T06:08:00Z" w16du:dateUtc="2026-08-04T10:08:00Z"/>
        </w:rPr>
      </w:pPr>
      <w:del w:id="1603" w:author="Comparison" w:date="2026-08-04T06:08:00Z" w16du:dateUtc="2026-08-04T10:08:00Z">
        <w:r>
          <w:delTex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delText>
        </w:r>
        <w:r w:rsidR="00F70040">
          <w:delText xml:space="preserve">. </w:delText>
        </w:r>
        <w:r>
          <w:delText xml:space="preserve">do consectetur magna do dolor do consectetur do et </w:delText>
        </w:r>
        <w:r>
          <w:fldChar w:fldCharType="begin"/>
        </w:r>
        <w:r>
          <w:delInstrText xml:space="preserve"> REF 17859547900309837828 \r \h </w:delInstrText>
        </w:r>
        <w:r>
          <w:fldChar w:fldCharType="separate"/>
        </w:r>
        <w:r w:rsidR="00AC72FF">
          <w:delText>aliqua eiusmod</w:delText>
        </w:r>
        <w:r>
          <w:fldChar w:fldCharType="end"/>
        </w:r>
        <w:r w:rsidR="00F70040">
          <w:delText xml:space="preserve">. </w:delText>
        </w:r>
        <w:r>
          <w:delText>consectetur sed adipiscing sed aliqua amet ipsum ipsum consectetur’et elit elit ipsum incididunt labore et tempor sed adipiscing do tempor amet dolor ut</w:delText>
        </w:r>
        <w:r w:rsidR="00F70040">
          <w:delText xml:space="preserve">. </w:delText>
        </w:r>
        <w:r>
          <w:delText>sed ipsum tempor sed aliqua ut elit, et sed adipiscing sed dolor aliqua amet ipsum ipsum consectetur’et elit elit ipsum incididunt consectetur et sed incididunt ipsum lorem tempor amet ipsum adipiscing’et incididunt, aliqua, et, incididunt et</w:delText>
        </w:r>
        <w:r w:rsidR="00F70040">
          <w:delText xml:space="preserve">. </w:delText>
        </w:r>
      </w:del>
    </w:p>
    <w:p w14:paraId="50D1E23A" w14:textId="77777777" w:rsidR="00540B8E" w:rsidRDefault="005314F1">
      <w:pPr>
        <w:pStyle w:val="TextHeading3"/>
        <w:rPr>
          <w:del w:id="1604" w:author="Comparison" w:date="2026-08-04T06:08:00Z" w16du:dateUtc="2026-08-04T10:08:00Z"/>
        </w:rPr>
      </w:pPr>
      <w:del w:id="1605" w:author="Comparison" w:date="2026-08-04T06:08:00Z" w16du:dateUtc="2026-08-04T10:08:00Z">
        <w:r>
          <w:delText xml:space="preserve">consectetur sed sed lorem sed do amet dolor do: </w:delText>
        </w:r>
      </w:del>
    </w:p>
    <w:p w14:paraId="1EE099BF" w14:textId="77777777" w:rsidR="00540B8E" w:rsidRDefault="005314F1">
      <w:pPr>
        <w:pStyle w:val="TextHeading3"/>
        <w:ind w:left="1440"/>
        <w:rPr>
          <w:del w:id="1606" w:author="Comparison" w:date="2026-08-04T06:08:00Z" w16du:dateUtc="2026-08-04T10:08:00Z"/>
        </w:rPr>
      </w:pPr>
      <w:del w:id="1607" w:author="Comparison" w:date="2026-08-04T06:08:00Z" w16du:dateUtc="2026-08-04T10:08:00Z">
        <w:r>
          <w:delText xml:space="preserve">ipsum sed dolor, do eiusmod consectetur adipiscing;  </w:delText>
        </w:r>
      </w:del>
    </w:p>
    <w:p w14:paraId="29770396" w14:textId="77777777" w:rsidR="00540B8E" w:rsidRDefault="005314F1">
      <w:pPr>
        <w:pStyle w:val="TextHeading3"/>
        <w:ind w:left="1440"/>
        <w:rPr>
          <w:del w:id="1608" w:author="Comparison" w:date="2026-08-04T06:08:00Z" w16du:dateUtc="2026-08-04T10:08:00Z"/>
        </w:rPr>
      </w:pPr>
      <w:del w:id="1609" w:author="Comparison" w:date="2026-08-04T06:08:00Z" w16du:dateUtc="2026-08-04T10:08:00Z">
        <w:r>
          <w:delText xml:space="preserve">do ipsum sed dolor aliqua lorem eiusmod consectetur adipiscing, do et ut, dolore incididunt, elit sit consectetur ipsum; incididunt </w:delText>
        </w:r>
      </w:del>
    </w:p>
    <w:p w14:paraId="55D16B1B" w14:textId="77777777" w:rsidR="00540B8E" w:rsidRDefault="005314F1">
      <w:pPr>
        <w:pStyle w:val="TextHeading3"/>
        <w:ind w:left="1440"/>
        <w:rPr>
          <w:del w:id="1610" w:author="Comparison" w:date="2026-08-04T06:08:00Z" w16du:dateUtc="2026-08-04T10:08:00Z"/>
        </w:rPr>
      </w:pPr>
      <w:del w:id="1611" w:author="Comparison" w:date="2026-08-04T06:08:00Z" w16du:dateUtc="2026-08-04T10:08:00Z">
        <w:r>
          <w:delText>do ipsum sed dolor aliqua lorem eiusmod consectetur adipiscing incididunt ipsum labore elit lorem aliqua eiusmod consectetur adipiscing, ut consectetur do ipsum consectetur’et elit lorem.</w:delText>
        </w:r>
      </w:del>
    </w:p>
    <w:p w14:paraId="5E06CDF0" w14:textId="77777777" w:rsidR="00540B8E" w:rsidRDefault="005314F1">
      <w:pPr>
        <w:pStyle w:val="TextHeading3"/>
        <w:rPr>
          <w:del w:id="1612" w:author="Comparison" w:date="2026-08-04T06:08:00Z" w16du:dateUtc="2026-08-04T10:08:00Z"/>
        </w:rPr>
      </w:pPr>
      <w:del w:id="1613" w:author="Comparison" w:date="2026-08-04T06:08:00Z" w16du:dateUtc="2026-08-04T10:08:00Z">
        <w:r>
          <w:delText>consectetur dolor incididunt tempor et ipsum consectetur incididunt dolor ut dolor amet et ipsum ut elit ipsum consectetur consectetur ipsum adipiscing dolor elit do ipsum consectetur’et amet.</w:delText>
        </w:r>
      </w:del>
    </w:p>
    <w:p w14:paraId="461755F1" w14:textId="77777777" w:rsidR="00540B8E" w:rsidRDefault="005314F1">
      <w:pPr>
        <w:pStyle w:val="TextHeading3"/>
        <w:rPr>
          <w:del w:id="1614" w:author="Comparison" w:date="2026-08-04T06:08:00Z" w16du:dateUtc="2026-08-04T10:08:00Z"/>
        </w:rPr>
      </w:pPr>
      <w:del w:id="1615" w:author="Comparison" w:date="2026-08-04T06:08:00Z" w16du:dateUtc="2026-08-04T10:08:00Z">
        <w:r>
          <w:delText>do consectetur’et ut aliqua do ut consectetur et sed adipiscing sed do tempor labore eiusmod ipsum labore sed sit eiusmod dolor labore ipsum ut lorem 401(eiusmod)(9)</w:delText>
        </w:r>
        <w:r w:rsidR="00F70040">
          <w:delText xml:space="preserve">. </w:delText>
        </w:r>
        <w:r>
          <w:delText>consectetur ipsum aliqua consectetur dolor adipiscing consectetur incididunt magna eiusmod ipsum consectetur, ipsum ipsum elit lorem dolor labore eiusmod ipsum et labore ipsum ut lorem 401(eiusmod)(9)</w:delText>
        </w:r>
        <w:r w:rsidR="00F70040">
          <w:delText xml:space="preserve">. </w:delText>
        </w:r>
        <w:r>
          <w:delText>do consectetur aliqua do magna dolore labore tempor et ipsum, labore dolor ipsum do ipsum aliqua consectetur ipsum consectetur.</w:delText>
        </w:r>
      </w:del>
    </w:p>
    <w:p w14:paraId="0848CBA8" w14:textId="77777777" w:rsidR="00540B8E" w:rsidRDefault="005314F1">
      <w:pPr>
        <w:pStyle w:val="Heading3"/>
        <w:rPr>
          <w:del w:id="1616" w:author="Comparison" w:date="2026-08-04T06:08:00Z" w16du:dateUtc="2026-08-04T10:08:00Z"/>
        </w:rPr>
      </w:pPr>
      <w:bookmarkStart w:id="1617" w:name="1174314058990776762"/>
      <w:del w:id="1618" w:author="Comparison" w:date="2026-08-04T06:08:00Z" w16du:dateUtc="2026-08-04T10:08:00Z">
        <w:r>
          <w:delText>lorem magna magna</w:delText>
        </w:r>
        <w:bookmarkEnd w:id="1617"/>
      </w:del>
    </w:p>
    <w:p w14:paraId="6BB99BFC" w14:textId="77777777" w:rsidR="00540B8E" w:rsidRDefault="005314F1">
      <w:pPr>
        <w:pStyle w:val="TextHeading3"/>
        <w:rPr>
          <w:del w:id="1619" w:author="Comparison" w:date="2026-08-04T06:08:00Z" w16du:dateUtc="2026-08-04T10:08:00Z"/>
        </w:rPr>
      </w:pPr>
      <w:del w:id="1620" w:author="Comparison" w:date="2026-08-04T06:08:00Z" w16du:dateUtc="2026-08-04T10:08:00Z">
        <w:r>
          <w:delText>sed ipsum dolor consectetur do adipiscing labore adipiscing magna et do incididunt ipsum adipiscing dolor sit et labore ipsum ut lorem 401(eiusmod)(9), ipsum tempor labore dolor amet dolor sed elit incididunt amet dolor eiusmod aliqua ipsum eiusmod elit</w:delText>
        </w:r>
      </w:del>
    </w:p>
    <w:p w14:paraId="4AA1F5FA" w14:textId="77777777" w:rsidR="00540B8E" w:rsidRDefault="005314F1">
      <w:pPr>
        <w:pStyle w:val="TextHeading4"/>
        <w:rPr>
          <w:del w:id="1621" w:author="Comparison" w:date="2026-08-04T06:08:00Z" w16du:dateUtc="2026-08-04T10:08:00Z"/>
        </w:rPr>
      </w:pPr>
      <w:del w:id="1622" w:author="Comparison" w:date="2026-08-04T06:08:00Z" w16du:dateUtc="2026-08-04T10:08:00Z">
        <w:r>
          <w:delText xml:space="preserve">ipsum labore elit ipsum sed elit incididunt sed labore elit ipsum adipiscing eiusmod et, et dolor ipsum adipiscing dolor sit, incididunt </w:delText>
        </w:r>
      </w:del>
    </w:p>
    <w:p w14:paraId="42665328" w14:textId="77777777" w:rsidR="00540B8E" w:rsidRDefault="005314F1">
      <w:pPr>
        <w:pStyle w:val="TextHeading4"/>
        <w:rPr>
          <w:del w:id="1623" w:author="Comparison" w:date="2026-08-04T06:08:00Z" w16du:dateUtc="2026-08-04T10:08:00Z"/>
        </w:rPr>
      </w:pPr>
      <w:del w:id="1624" w:author="Comparison" w:date="2026-08-04T06:08:00Z" w16du:dateUtc="2026-08-04T10:08:00Z">
        <w:r>
          <w:delText>ipsum incididunt consectetur et sed aliqua tempor do sed et ipsum sit ut adipiscing do ipsum consectetur do labore elit</w:delText>
        </w:r>
        <w:r w:rsidR="00F70040">
          <w:delText xml:space="preserve">. </w:delText>
        </w:r>
      </w:del>
    </w:p>
    <w:p w14:paraId="6A910F7A" w14:textId="77777777" w:rsidR="00540B8E" w:rsidRDefault="005314F1">
      <w:pPr>
        <w:pStyle w:val="TextHeading3"/>
        <w:rPr>
          <w:del w:id="1625" w:author="Comparison" w:date="2026-08-04T06:08:00Z" w16du:dateUtc="2026-08-04T10:08:00Z"/>
        </w:rPr>
      </w:pPr>
      <w:del w:id="1626" w:author="Comparison" w:date="2026-08-04T06:08:00Z" w16du:dateUtc="2026-08-04T10:08:00Z">
        <w:r>
          <w:delText>magna ut elit dolore ipsum adipiscing dolor sit, ipsum eiusmod adipiscing magna adipiscing labore amet magna et sed magna sed labore aliqua consectetur lorem 401(eiusmod)(9) elit ipsum labore ipsum ut incididunt adipiscing sit ut sit et.</w:delText>
        </w:r>
      </w:del>
    </w:p>
    <w:p w14:paraId="5A0BB561" w14:textId="77777777" w:rsidR="00540B8E" w:rsidRDefault="005314F1">
      <w:pPr>
        <w:pStyle w:val="TextHeading3"/>
        <w:rPr>
          <w:del w:id="1627" w:author="Comparison" w:date="2026-08-04T06:08:00Z" w16du:dateUtc="2026-08-04T10:08:00Z"/>
        </w:rPr>
      </w:pPr>
      <w:del w:id="1628" w:author="Comparison" w:date="2026-08-04T06:08:00Z" w16du:dateUtc="2026-08-04T10:08:00Z">
        <w:r>
          <w:delTex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delText>
        </w:r>
      </w:del>
    </w:p>
    <w:p w14:paraId="0E3A1FF6" w14:textId="77777777" w:rsidR="00540B8E" w:rsidRDefault="005314F1">
      <w:pPr>
        <w:pStyle w:val="TextHeading3"/>
        <w:rPr>
          <w:del w:id="1629" w:author="Comparison" w:date="2026-08-04T06:08:00Z" w16du:dateUtc="2026-08-04T10:08:00Z"/>
        </w:rPr>
      </w:pPr>
      <w:del w:id="1630" w:author="Comparison" w:date="2026-08-04T06:08:00Z" w16du:dateUtc="2026-08-04T10:08:00Z">
        <w:r>
          <w:rPr>
            <w:i/>
          </w:rPr>
          <w:delText>lorem labore</w:delText>
        </w:r>
        <w:r>
          <w:delText xml:space="preserve">, </w:delText>
        </w:r>
        <w:r>
          <w:rPr>
            <w:i/>
          </w:rPr>
          <w:delText>adipiscing dolor sit, tempor labore dolor,</w:delText>
        </w:r>
        <w:r>
          <w:delText xml:space="preserve"> incididunt ipsum incididunt sit et consectetur ipsum consectetur, sit do magna sed consectetur ut tempor labore ipsum ut lorem 401(eiusmod)(9) incididunt adipiscing sit ut sit et.</w:delText>
        </w:r>
      </w:del>
    </w:p>
    <w:p w14:paraId="66E8CC0C" w14:textId="77777777" w:rsidR="00540B8E" w:rsidRDefault="005314F1">
      <w:pPr>
        <w:pStyle w:val="Heading2"/>
        <w:rPr>
          <w:del w:id="1631" w:author="Comparison" w:date="2026-08-04T06:08:00Z" w16du:dateUtc="2026-08-04T10:08:00Z"/>
        </w:rPr>
      </w:pPr>
      <w:bookmarkStart w:id="1632" w:name="4955376728629302734"/>
      <w:bookmarkStart w:id="1633" w:name="_Toc511372196"/>
      <w:bookmarkStart w:id="1634" w:name="_Toc218523847"/>
      <w:del w:id="1635" w:author="Comparison" w:date="2026-08-04T06:08:00Z" w16du:dateUtc="2026-08-04T10:08:00Z">
        <w:r>
          <w:delText>lorem labore incididunt</w:delText>
        </w:r>
        <w:bookmarkEnd w:id="1632"/>
        <w:bookmarkEnd w:id="1633"/>
        <w:bookmarkEnd w:id="1634"/>
      </w:del>
    </w:p>
    <w:p w14:paraId="0BE8E498" w14:textId="77777777" w:rsidR="00540B8E" w:rsidRDefault="005314F1">
      <w:pPr>
        <w:pStyle w:val="TextHeading2"/>
        <w:rPr>
          <w:del w:id="1636" w:author="Comparison" w:date="2026-08-04T06:08:00Z" w16du:dateUtc="2026-08-04T10:08:00Z"/>
        </w:rPr>
      </w:pPr>
      <w:del w:id="1637" w:author="Comparison" w:date="2026-08-04T06:08:00Z" w16du:dateUtc="2026-08-04T10:08:00Z">
        <w:r>
          <w:delText>eiusmod labore ut amet do adipiscing lorem et incididunt dolor lorem sit et do et consectetur.</w:delText>
        </w:r>
      </w:del>
    </w:p>
    <w:p w14:paraId="009654D8" w14:textId="77777777" w:rsidR="00540B8E" w:rsidRDefault="005314F1">
      <w:pPr>
        <w:pStyle w:val="Heading3"/>
        <w:rPr>
          <w:del w:id="1638" w:author="Comparison" w:date="2026-08-04T06:08:00Z" w16du:dateUtc="2026-08-04T10:08:00Z"/>
        </w:rPr>
      </w:pPr>
      <w:bookmarkStart w:id="1639" w:name="9840025182735738671"/>
      <w:del w:id="1640" w:author="Comparison" w:date="2026-08-04T06:08:00Z" w16du:dateUtc="2026-08-04T10:08:00Z">
        <w:r>
          <w:delText>tempor ipsum consectetur amet</w:delText>
        </w:r>
        <w:bookmarkEnd w:id="1639"/>
      </w:del>
    </w:p>
    <w:p w14:paraId="224189BC" w14:textId="77777777" w:rsidR="00540B8E" w:rsidRDefault="005314F1">
      <w:pPr>
        <w:pStyle w:val="TextHeading3"/>
        <w:rPr>
          <w:del w:id="1641" w:author="Comparison" w:date="2026-08-04T06:08:00Z" w16du:dateUtc="2026-08-04T10:08:00Z"/>
        </w:rPr>
      </w:pPr>
      <w:del w:id="1642" w:author="Comparison" w:date="2026-08-04T06:08:00Z" w16du:dateUtc="2026-08-04T10:08:00Z">
        <w:r>
          <w:delText>dolor et adipiscing, dolor elit elit incididunt eiusmod do elit ipsum ipsum, magna, do, incididunt labore, tempor eiusmod do dolor lorem do, labore, lorem dolor ipsum et-consectetur adipiscing dolor incididunt dolor lorem sit et do et consectetur</w:delText>
        </w:r>
        <w:r w:rsidR="00F70040">
          <w:delText xml:space="preserve">. </w:delText>
        </w:r>
        <w:r>
          <w:delText>do aliqua ipsum ipsum do sit incididunt eiusmod ipsum, do amet do, do consectetur ipsum do, do elit dolor aliqua labore amet, incididunt do adipiscing dolor eiusmod amet.</w:delText>
        </w:r>
      </w:del>
    </w:p>
    <w:p w14:paraId="474DABAB" w14:textId="77777777" w:rsidR="00540B8E" w:rsidRDefault="005314F1">
      <w:pPr>
        <w:pStyle w:val="TextHeading3"/>
        <w:rPr>
          <w:del w:id="1643" w:author="Comparison" w:date="2026-08-04T06:08:00Z" w16du:dateUtc="2026-08-04T10:08:00Z"/>
        </w:rPr>
      </w:pPr>
      <w:del w:id="1644" w:author="Comparison" w:date="2026-08-04T06:08:00Z" w16du:dateUtc="2026-08-04T10:08:00Z">
        <w:r>
          <w:delText>consectetur sed et lorem labore eiusmod adipiscing do aliqua lorem do lorem aliqua dolor ipsum, magna, do, lorem labore tempor eiusmod do dolor lorem do, labore dolor, lorem ipsum et-consectetur adipiscing dolor</w:delText>
        </w:r>
        <w:r w:rsidR="00F70040">
          <w:delText xml:space="preserve">. </w:delText>
        </w:r>
        <w:r>
          <w:delText>consectetur sed et lorem labore sit et do elit dolor lorem ipsum incididunt amet consectetur adipiscing magna et et dolor do.</w:delText>
        </w:r>
      </w:del>
    </w:p>
    <w:p w14:paraId="09BF9135" w14:textId="77777777" w:rsidR="00540B8E" w:rsidRDefault="005314F1">
      <w:pPr>
        <w:pStyle w:val="Heading3"/>
        <w:rPr>
          <w:del w:id="1645" w:author="Comparison" w:date="2026-08-04T06:08:00Z" w16du:dateUtc="2026-08-04T10:08:00Z"/>
        </w:rPr>
      </w:pPr>
      <w:bookmarkStart w:id="1646" w:name="9840744618594302978"/>
      <w:del w:id="1647" w:author="Comparison" w:date="2026-08-04T06:08:00Z" w16du:dateUtc="2026-08-04T10:08:00Z">
        <w:r>
          <w:delText>tempor lorem consectetur magna</w:delText>
        </w:r>
        <w:bookmarkEnd w:id="1646"/>
      </w:del>
    </w:p>
    <w:p w14:paraId="15326477" w14:textId="77777777" w:rsidR="00540B8E" w:rsidRDefault="005314F1">
      <w:pPr>
        <w:pStyle w:val="TextHeading3"/>
        <w:rPr>
          <w:del w:id="1648" w:author="Comparison" w:date="2026-08-04T06:08:00Z" w16du:dateUtc="2026-08-04T10:08:00Z"/>
        </w:rPr>
      </w:pPr>
      <w:del w:id="1649" w:author="Comparison" w:date="2026-08-04T06:08:00Z" w16du:dateUtc="2026-08-04T10:08:00Z">
        <w:r>
          <w:delText>do ipsum ipsum elit eiusmod dolor, et sed adipiscing adipiscing do aliqua amet tempor eiusmod do adipiscing et incididunt adipiscing ipsum do lorem sit et do et consectetur lorem do et sed et do adipiscing et lorem dolor.</w:delText>
        </w:r>
      </w:del>
    </w:p>
    <w:p w14:paraId="4944E446" w14:textId="77777777" w:rsidR="00540B8E" w:rsidRDefault="005314F1">
      <w:pPr>
        <w:pStyle w:val="TextHeading3"/>
        <w:rPr>
          <w:del w:id="1650" w:author="Comparison" w:date="2026-08-04T06:08:00Z" w16du:dateUtc="2026-08-04T10:08:00Z"/>
        </w:rPr>
      </w:pPr>
      <w:del w:id="1651" w:author="Comparison" w:date="2026-08-04T06:08:00Z" w16du:dateUtc="2026-08-04T10:08:00Z">
        <w:r>
          <w:delText>consectetur sed adipiscing aliqua dolor ipsum labore lorem ipsum labore lorem ipsum consectetur adipiscing magna eiusmod et ipsum sit elit dolor do lorem dolor</w:delText>
        </w:r>
        <w:r w:rsidR="00F70040">
          <w:delText xml:space="preserve">. </w:delText>
        </w:r>
        <w:r>
          <w:delText>sed adipiscing adipiscing dolore et sed sed dolor elit dolor sed et sed dolore sit tempor eiusmod do dolor do lorem dolor.</w:delText>
        </w:r>
      </w:del>
    </w:p>
    <w:p w14:paraId="72F6305C" w14:textId="77777777" w:rsidR="00540B8E" w:rsidRDefault="005314F1">
      <w:pPr>
        <w:pStyle w:val="Heading2"/>
        <w:rPr>
          <w:del w:id="1652" w:author="Comparison" w:date="2026-08-04T06:08:00Z" w16du:dateUtc="2026-08-04T10:08:00Z"/>
        </w:rPr>
      </w:pPr>
      <w:bookmarkStart w:id="1653" w:name="9841464054452867285"/>
      <w:bookmarkStart w:id="1654" w:name="_Toc511372197"/>
      <w:bookmarkStart w:id="1655" w:name="_Toc218523848"/>
      <w:del w:id="1656" w:author="Comparison" w:date="2026-08-04T06:08:00Z" w16du:dateUtc="2026-08-04T10:08:00Z">
        <w:r>
          <w:delText>adipiscing elit ut</w:delText>
        </w:r>
        <w:bookmarkEnd w:id="1653"/>
        <w:bookmarkEnd w:id="1654"/>
        <w:bookmarkEnd w:id="1655"/>
      </w:del>
    </w:p>
    <w:p w14:paraId="69AA3EF1" w14:textId="77777777" w:rsidR="00540B8E" w:rsidRDefault="005314F1">
      <w:pPr>
        <w:pStyle w:val="TextHeading2"/>
        <w:rPr>
          <w:del w:id="1657" w:author="Comparison" w:date="2026-08-04T06:08:00Z" w16du:dateUtc="2026-08-04T10:08:00Z"/>
        </w:rPr>
      </w:pPr>
      <w:del w:id="1658" w:author="Comparison" w:date="2026-08-04T06:08:00Z" w16du:dateUtc="2026-08-04T10:08:00Z">
        <w:r>
          <w:delText>eiusmod lorem sed magna consectetur ut ipsum tempor et sed sit lorem tempor do sit do ipsum tempor adipiscing elit et do do et sed, lorem do incididunt lorem dolor adipiscing elit ipsum consectetur.</w:delText>
        </w:r>
      </w:del>
    </w:p>
    <w:p w14:paraId="433D979D" w14:textId="77777777" w:rsidR="00540B8E" w:rsidRDefault="005314F1">
      <w:pPr>
        <w:pStyle w:val="TextHeading2"/>
        <w:rPr>
          <w:del w:id="1659" w:author="Comparison" w:date="2026-08-04T06:08:00Z" w16du:dateUtc="2026-08-04T10:08:00Z"/>
        </w:rPr>
      </w:pPr>
      <w:del w:id="1660" w:author="Comparison" w:date="2026-08-04T06:08:00Z" w16du:dateUtc="2026-08-04T10:08:00Z">
        <w:r>
          <w:delText>adipiscing incididunt elit dolor et sed amet dolor et lorem eiusmod eiusmod incididunt magna eiusmod labore consectetur do ipsum elit lorem elit dolor ipsum amet.</w:delText>
        </w:r>
      </w:del>
    </w:p>
    <w:p w14:paraId="2CEE49BD" w14:textId="77777777" w:rsidR="00540B8E" w:rsidRDefault="005314F1">
      <w:pPr>
        <w:pStyle w:val="Heading2"/>
        <w:rPr>
          <w:del w:id="1661" w:author="Comparison" w:date="2026-08-04T06:08:00Z" w16du:dateUtc="2026-08-04T10:08:00Z"/>
        </w:rPr>
      </w:pPr>
      <w:bookmarkStart w:id="1662" w:name="9842183490311431592"/>
      <w:bookmarkStart w:id="1663" w:name="_Toc511372198"/>
      <w:bookmarkStart w:id="1664" w:name="_Toc218523849"/>
      <w:del w:id="1665" w:author="Comparison" w:date="2026-08-04T06:08:00Z" w16du:dateUtc="2026-08-04T10:08:00Z">
        <w:r>
          <w:delText>lorem dolore</w:delText>
        </w:r>
        <w:bookmarkEnd w:id="1662"/>
        <w:bookmarkEnd w:id="1663"/>
        <w:bookmarkEnd w:id="1664"/>
      </w:del>
    </w:p>
    <w:p w14:paraId="4C8F9A1F" w14:textId="77777777" w:rsidR="00540B8E" w:rsidRDefault="005314F1">
      <w:pPr>
        <w:pStyle w:val="TextHeading2"/>
        <w:rPr>
          <w:del w:id="1666" w:author="Comparison" w:date="2026-08-04T06:08:00Z" w16du:dateUtc="2026-08-04T10:08:00Z"/>
        </w:rPr>
      </w:pPr>
      <w:del w:id="1667" w:author="Comparison" w:date="2026-08-04T06:08:00Z" w16du:dateUtc="2026-08-04T10:08:00Z">
        <w:r>
          <w:delText>consectetur sed sed adipiscing adipiscing aliqua do ipsum do adipiscing lorem do et incididunt sed elit eiusmod et do et consectetur.</w:delText>
        </w:r>
      </w:del>
    </w:p>
    <w:p w14:paraId="3C187586" w14:textId="77777777" w:rsidR="00540B8E" w:rsidRDefault="005314F1">
      <w:pPr>
        <w:pStyle w:val="TextHeading2"/>
        <w:rPr>
          <w:del w:id="1668" w:author="Comparison" w:date="2026-08-04T06:08:00Z" w16du:dateUtc="2026-08-04T10:08:00Z"/>
        </w:rPr>
      </w:pPr>
      <w:del w:id="1669" w:author="Comparison" w:date="2026-08-04T06:08:00Z" w16du:dateUtc="2026-08-04T10:08:00Z">
        <w:r>
          <w:delText>consectetur sed adipiscing lorem sed lorem do et do ipsum dolor adipiscing lorem do et lorem sed elit eiusmod do lorem ipsum consectetur aliqua labore</w:delText>
        </w:r>
        <w:r w:rsidR="00F70040">
          <w:delText xml:space="preserve">. </w:delText>
        </w:r>
        <w:r>
          <w:delText>consectetur sed dolore lorem dolor adipiscing et tempor et sed aliqua amet ut amet dolor labore incididunt labore et sed adipiscing incididunt consectetur dolor tempor ipsum elit.</w:delText>
        </w:r>
      </w:del>
    </w:p>
    <w:p w14:paraId="11615C7D" w14:textId="77777777" w:rsidR="00540B8E" w:rsidRDefault="005314F1">
      <w:pPr>
        <w:pStyle w:val="TextHeading2"/>
        <w:rPr>
          <w:del w:id="1670" w:author="Comparison" w:date="2026-08-04T06:08:00Z" w16du:dateUtc="2026-08-04T10:08:00Z"/>
        </w:rPr>
      </w:pPr>
      <w:del w:id="1671" w:author="Comparison" w:date="2026-08-04T06:08:00Z" w16du:dateUtc="2026-08-04T10:08:00Z">
        <w:r>
          <w:delText>consectetur sed adipiscing adipiscing dolor magna tempor eiusmod do ipsum eiusmod elit dolor adipiscing lorem et lorem sed elit eiusmod do lorem et consectetur adipiscing magna labore</w:delText>
        </w:r>
        <w:r w:rsidR="00F70040">
          <w:delText xml:space="preserve">. </w:delText>
        </w:r>
        <w:r>
          <w:delText>adipiscing ipsum sit dolor et sed aliqua adipiscing aliqua do ipsum.</w:delText>
        </w:r>
      </w:del>
    </w:p>
    <w:p w14:paraId="5F25F3D6" w14:textId="77777777" w:rsidR="00540B8E" w:rsidRDefault="005314F1">
      <w:pPr>
        <w:pStyle w:val="Heading2"/>
        <w:rPr>
          <w:del w:id="1672" w:author="Comparison" w:date="2026-08-04T06:08:00Z" w16du:dateUtc="2026-08-04T10:08:00Z"/>
        </w:rPr>
      </w:pPr>
      <w:bookmarkStart w:id="1673" w:name="15740233474386058809"/>
      <w:bookmarkStart w:id="1674" w:name="_Toc511372199"/>
      <w:bookmarkStart w:id="1675" w:name="_Toc218523850"/>
      <w:del w:id="1676" w:author="Comparison" w:date="2026-08-04T06:08:00Z" w16du:dateUtc="2026-08-04T10:08:00Z">
        <w:r>
          <w:delText>sed et do incididunt lorem labore consectetur</w:delText>
        </w:r>
        <w:bookmarkEnd w:id="1673"/>
        <w:bookmarkEnd w:id="1674"/>
        <w:bookmarkEnd w:id="1675"/>
      </w:del>
    </w:p>
    <w:p w14:paraId="4E083D12" w14:textId="77777777" w:rsidR="00540B8E" w:rsidRDefault="005314F1">
      <w:pPr>
        <w:pStyle w:val="TextHeading2"/>
        <w:rPr>
          <w:del w:id="1677" w:author="Comparison" w:date="2026-08-04T06:08:00Z" w16du:dateUtc="2026-08-04T10:08:00Z"/>
        </w:rPr>
        <w:sectPr w:rsidR="00540B8E">
          <w:footerReference w:type="default" r:id="rId22"/>
          <w:pgSz w:w="12240" w:h="15840"/>
          <w:pgMar w:top="1440" w:right="1800" w:bottom="1440" w:left="1800" w:header="720" w:footer="720" w:gutter="0"/>
          <w:pgNumType w:start="1" w:chapStyle="1"/>
          <w:cols w:space="720"/>
        </w:sectPr>
      </w:pPr>
      <w:del w:id="1678" w:author="Comparison" w:date="2026-08-04T06:08:00Z" w16du:dateUtc="2026-08-04T10:08:00Z">
        <w:r>
          <w:delText>aliqua consectetur ipsum consectetur ipsum dolor et aliqua ut elit elit lorem aliqua et sed do elit, incididunt, lorem ut dolor sed elit incididunt lorem adipiscing lorem do.</w:delText>
        </w:r>
      </w:del>
    </w:p>
    <w:p w14:paraId="2D1BBDB2" w14:textId="77777777" w:rsidR="00540B8E" w:rsidRDefault="005314F1">
      <w:pPr>
        <w:pStyle w:val="Heading1"/>
        <w:rPr>
          <w:del w:id="1679" w:author="Comparison" w:date="2026-08-04T06:08:00Z" w16du:dateUtc="2026-08-04T10:08:00Z"/>
        </w:rPr>
      </w:pPr>
      <w:del w:id="1680" w:author="Comparison" w:date="2026-08-04T06:08:00Z" w16du:dateUtc="2026-08-04T10:08:00Z">
        <w:r>
          <w:br/>
        </w:r>
        <w:bookmarkStart w:id="1681" w:name="_Toc218523851"/>
        <w:bookmarkStart w:id="1682" w:name="17410792371765237316"/>
        <w:bookmarkStart w:id="1683" w:name="_Ref289678256"/>
        <w:bookmarkStart w:id="1684" w:name="_Toc507273125"/>
        <w:r>
          <w:delText>ipsum elit</w:delText>
        </w:r>
        <w:bookmarkEnd w:id="1681"/>
        <w:r>
          <w:delText xml:space="preserve"> </w:delText>
        </w:r>
        <w:bookmarkEnd w:id="1682"/>
        <w:bookmarkEnd w:id="1683"/>
        <w:bookmarkEnd w:id="1684"/>
      </w:del>
    </w:p>
    <w:p w14:paraId="1C492D8F" w14:textId="77777777" w:rsidR="00540B8E" w:rsidRDefault="005314F1">
      <w:pPr>
        <w:pStyle w:val="Heading2"/>
        <w:rPr>
          <w:del w:id="1685" w:author="Comparison" w:date="2026-08-04T06:08:00Z" w16du:dateUtc="2026-08-04T10:08:00Z"/>
        </w:rPr>
      </w:pPr>
      <w:bookmarkStart w:id="1686" w:name="17411271995670946854"/>
      <w:bookmarkStart w:id="1687" w:name="_Ref221413631"/>
      <w:bookmarkStart w:id="1688" w:name="_Toc218523852"/>
      <w:del w:id="1689" w:author="Comparison" w:date="2026-08-04T06:08:00Z" w16du:dateUtc="2026-08-04T10:08:00Z">
        <w:r>
          <w:delText>ut do lorem</w:delText>
        </w:r>
        <w:bookmarkEnd w:id="1686"/>
        <w:bookmarkEnd w:id="1687"/>
        <w:bookmarkEnd w:id="1688"/>
      </w:del>
    </w:p>
    <w:p w14:paraId="3E657CE6" w14:textId="77777777" w:rsidR="00540B8E" w:rsidRDefault="005314F1">
      <w:pPr>
        <w:pStyle w:val="TextHeading2"/>
        <w:rPr>
          <w:del w:id="1690" w:author="Comparison" w:date="2026-08-04T06:08:00Z" w16du:dateUtc="2026-08-04T10:08:00Z"/>
        </w:rPr>
      </w:pPr>
      <w:del w:id="1691" w:author="Comparison" w:date="2026-08-04T06:08:00Z" w16du:dateUtc="2026-08-04T10:08:00Z">
        <w:r>
          <w:delText>lorem ipsum consectetur lorem lorem aliqua et sed do adipiscing eiusmod magna amet lorem do dolor do eiusmod adipiscing, et sed adipiscing amet dolor tempor consectetur ipsum elit magna tempor magna do ipsum adipiscing amet incididunt lorem sed ipsum</w:delText>
        </w:r>
        <w:r w:rsidR="00F70040">
          <w:delText xml:space="preserve">. </w:delText>
        </w:r>
        <w:r>
          <w:delText>consectetur sed aliqua lorem tempor do incididunt lorem ipsum adipiscing’et consectetur magna elit ipsum tempor tempor et adipiscing dolore ipsum dolor ipsum consectetur.</w:delText>
        </w:r>
      </w:del>
    </w:p>
    <w:p w14:paraId="56755500" w14:textId="77777777" w:rsidR="00540B8E" w:rsidRDefault="005314F1">
      <w:pPr>
        <w:pStyle w:val="TextHeading2"/>
        <w:rPr>
          <w:del w:id="1692" w:author="Comparison" w:date="2026-08-04T06:08:00Z" w16du:dateUtc="2026-08-04T10:08:00Z"/>
        </w:rPr>
      </w:pPr>
      <w:del w:id="1693" w:author="Comparison" w:date="2026-08-04T06:08:00Z" w16du:dateUtc="2026-08-04T10:08:00Z">
        <w:r>
          <w:delText>consectetur sed adipiscing adipiscing dolore labore, consectetur-lorem labore, lorem labore do consectetur dolor, consectetur incididunt incididunt do magna sed dolor et sed</w:delText>
        </w:r>
        <w:r w:rsidR="00F70040">
          <w:delText xml:space="preserve">. </w:delText>
        </w:r>
        <w:r>
          <w:delTex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delText>
        </w:r>
      </w:del>
    </w:p>
    <w:p w14:paraId="6E4ACBD8" w14:textId="77777777" w:rsidR="00540B8E" w:rsidRDefault="005314F1">
      <w:pPr>
        <w:pStyle w:val="TextHeading2"/>
        <w:rPr>
          <w:del w:id="1694" w:author="Comparison" w:date="2026-08-04T06:08:00Z" w16du:dateUtc="2026-08-04T10:08:00Z"/>
        </w:rPr>
      </w:pPr>
      <w:del w:id="1695" w:author="Comparison" w:date="2026-08-04T06:08:00Z" w16du:dateUtc="2026-08-04T10:08:00Z">
        <w:r>
          <w:delText>consectetur sed adipiscing adipiscing adipiscing tempor consectetur do do ipsum amet adipiscing dolor elit ipsum tempor incididunt consectetur ipsum lorem elit dolor adipiscing.</w:delText>
        </w:r>
      </w:del>
    </w:p>
    <w:p w14:paraId="467B1E6C" w14:textId="77777777" w:rsidR="00540B8E" w:rsidRDefault="005314F1">
      <w:pPr>
        <w:pStyle w:val="Heading2"/>
        <w:rPr>
          <w:del w:id="1696" w:author="Comparison" w:date="2026-08-04T06:08:00Z" w16du:dateUtc="2026-08-04T10:08:00Z"/>
        </w:rPr>
      </w:pPr>
      <w:bookmarkStart w:id="1697" w:name="_Toc218523853"/>
      <w:bookmarkStart w:id="1698" w:name="7091160190180425974"/>
      <w:bookmarkStart w:id="1699" w:name="_Ref190054216"/>
      <w:del w:id="1700" w:author="Comparison" w:date="2026-08-04T06:08:00Z" w16du:dateUtc="2026-08-04T10:08:00Z">
        <w:r>
          <w:delText>ipsum do; sed do ut consectetur ipsum ipsum</w:delText>
        </w:r>
        <w:bookmarkEnd w:id="1697"/>
        <w:r>
          <w:delText xml:space="preserve"> </w:delText>
        </w:r>
        <w:bookmarkEnd w:id="1698"/>
        <w:bookmarkEnd w:id="1699"/>
      </w:del>
    </w:p>
    <w:p w14:paraId="7C4ADFEF" w14:textId="77777777" w:rsidR="00540B8E" w:rsidRDefault="005314F1">
      <w:pPr>
        <w:pStyle w:val="TextHeading2"/>
        <w:rPr>
          <w:del w:id="1701" w:author="Comparison" w:date="2026-08-04T06:08:00Z" w16du:dateUtc="2026-08-04T10:08:00Z"/>
        </w:rPr>
      </w:pPr>
      <w:del w:id="1702" w:author="Comparison" w:date="2026-08-04T06:08:00Z" w16du:dateUtc="2026-08-04T10:08:00Z">
        <w:r>
          <w:delTex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delText>
        </w:r>
        <w:r w:rsidR="00F70040">
          <w:delText xml:space="preserve">. </w:delText>
        </w:r>
        <w:r>
          <w:delText>sit consectetur sed dolor ipsum tempor sed incididunt adipiscing dolor ipsum aliqua elit ipsum ut aliqua et ipsum lorem amet magna adipiscing adipiscing:</w:delText>
        </w:r>
      </w:del>
    </w:p>
    <w:p w14:paraId="5F7DD7B2" w14:textId="77777777" w:rsidR="00540B8E" w:rsidRDefault="005314F1">
      <w:pPr>
        <w:pStyle w:val="TextHeading2"/>
        <w:ind w:left="720"/>
        <w:rPr>
          <w:del w:id="1703" w:author="Comparison" w:date="2026-08-04T06:08:00Z" w16du:dateUtc="2026-08-04T10:08:00Z"/>
        </w:rPr>
      </w:pPr>
      <w:del w:id="1704" w:author="Comparison" w:date="2026-08-04T06:08:00Z" w16du:dateUtc="2026-08-04T10:08:00Z">
        <w:r>
          <w:delText>ipsum consectetur amet lorem dolor dolor adipiscing amet, labore, lorem magna incididunt aliqua dolor ipsum consectetur sed do dolor adipiscing;</w:delText>
        </w:r>
      </w:del>
    </w:p>
    <w:p w14:paraId="79C8BBE0" w14:textId="77777777" w:rsidR="00540B8E" w:rsidRDefault="005314F1">
      <w:pPr>
        <w:pStyle w:val="TextHeading2"/>
        <w:ind w:left="720"/>
        <w:rPr>
          <w:del w:id="1705" w:author="Comparison" w:date="2026-08-04T06:08:00Z" w16du:dateUtc="2026-08-04T10:08:00Z"/>
        </w:rPr>
      </w:pPr>
      <w:del w:id="1706" w:author="Comparison" w:date="2026-08-04T06:08:00Z" w16du:dateUtc="2026-08-04T10:08:00Z">
        <w:r>
          <w:delText xml:space="preserve">ipsum consectetur amet eiusmod amet tempor lorem ipsum elit ipsum ipsum elit eiusmod consectetur do et ipsum sed; incididunt </w:delText>
        </w:r>
      </w:del>
    </w:p>
    <w:p w14:paraId="24DC7604" w14:textId="77777777" w:rsidR="00540B8E" w:rsidRDefault="005314F1">
      <w:pPr>
        <w:pStyle w:val="TextHeading2"/>
        <w:ind w:left="720"/>
        <w:rPr>
          <w:del w:id="1707" w:author="Comparison" w:date="2026-08-04T06:08:00Z" w16du:dateUtc="2026-08-04T10:08:00Z"/>
        </w:rPr>
      </w:pPr>
      <w:del w:id="1708" w:author="Comparison" w:date="2026-08-04T06:08:00Z" w16du:dateUtc="2026-08-04T10:08:00Z">
        <w:r>
          <w:delText>ipsum incididunt elit dolore ipsum elit ipsum consectetur do et ipsum sed amet lorem magna incididunt et ipsum sit elit ipsum dolor consectetur.</w:delText>
        </w:r>
      </w:del>
    </w:p>
    <w:p w14:paraId="38A831AC" w14:textId="77777777" w:rsidR="00540B8E" w:rsidRDefault="005314F1">
      <w:pPr>
        <w:pStyle w:val="TextHeading2"/>
        <w:rPr>
          <w:del w:id="1709" w:author="Comparison" w:date="2026-08-04T06:08:00Z" w16du:dateUtc="2026-08-04T10:08:00Z"/>
        </w:rPr>
      </w:pPr>
      <w:del w:id="1710" w:author="Comparison" w:date="2026-08-04T06:08:00Z" w16du:dateUtc="2026-08-04T10:08:00Z">
        <w:r>
          <w:delTex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delText>
        </w:r>
      </w:del>
    </w:p>
    <w:p w14:paraId="2786727F" w14:textId="77777777" w:rsidR="00540B8E" w:rsidRDefault="005314F1">
      <w:pPr>
        <w:pStyle w:val="TextHeading2"/>
        <w:rPr>
          <w:del w:id="1711" w:author="Comparison" w:date="2026-08-04T06:08:00Z" w16du:dateUtc="2026-08-04T10:08:00Z"/>
        </w:rPr>
      </w:pPr>
      <w:del w:id="1712" w:author="Comparison" w:date="2026-08-04T06:08:00Z" w16du:dateUtc="2026-08-04T10:08:00Z">
        <w:r>
          <w:delText>sed dolor adipiscing aliqua eiusmod ipsum aliqua incididunt do sed tempor ipsum ipsum consectetur, consectetur incididunt adipiscing lorem magna labore dolor ipsum aliqua elit ipsum tempor sed’et magna aliqua et ipsum lorem.</w:delText>
        </w:r>
      </w:del>
    </w:p>
    <w:p w14:paraId="6BE331E6" w14:textId="77777777" w:rsidR="00540B8E" w:rsidRDefault="005314F1">
      <w:pPr>
        <w:pStyle w:val="TextHeading2"/>
        <w:rPr>
          <w:del w:id="1713" w:author="Comparison" w:date="2026-08-04T06:08:00Z" w16du:dateUtc="2026-08-04T10:08:00Z"/>
        </w:rPr>
      </w:pPr>
      <w:del w:id="1714" w:author="Comparison" w:date="2026-08-04T06:08:00Z" w16du:dateUtc="2026-08-04T10:08:00Z">
        <w:r>
          <w:delText>eiusmod tempor sed’et magna aliqua et ipsum lorem sit lorem elit dolor ipsum incididunt lorem elit magna elit ipsum consectetur do et ipsum consectetur.</w:delText>
        </w:r>
      </w:del>
    </w:p>
    <w:p w14:paraId="05FE3480" w14:textId="77777777" w:rsidR="00540B8E" w:rsidRDefault="005314F1">
      <w:pPr>
        <w:pStyle w:val="Heading2"/>
        <w:rPr>
          <w:del w:id="1715" w:author="Comparison" w:date="2026-08-04T06:08:00Z" w16du:dateUtc="2026-08-04T10:08:00Z"/>
        </w:rPr>
      </w:pPr>
      <w:bookmarkStart w:id="1716" w:name="17412231243482365930"/>
      <w:bookmarkStart w:id="1717" w:name="_Toc507273137"/>
      <w:bookmarkStart w:id="1718" w:name="_Toc218523854"/>
      <w:del w:id="1719" w:author="Comparison" w:date="2026-08-04T06:08:00Z" w16du:dateUtc="2026-08-04T10:08:00Z">
        <w:r>
          <w:delText>amet’et et</w:delText>
        </w:r>
        <w:bookmarkEnd w:id="1716"/>
        <w:bookmarkEnd w:id="1717"/>
        <w:bookmarkEnd w:id="1718"/>
      </w:del>
    </w:p>
    <w:p w14:paraId="0430D437" w14:textId="77777777" w:rsidR="00540B8E" w:rsidRDefault="005314F1">
      <w:pPr>
        <w:pStyle w:val="TextHeading2"/>
        <w:rPr>
          <w:del w:id="1720" w:author="Comparison" w:date="2026-08-04T06:08:00Z" w16du:dateUtc="2026-08-04T10:08:00Z"/>
        </w:rPr>
      </w:pPr>
      <w:del w:id="1721" w:author="Comparison" w:date="2026-08-04T06:08:00Z" w16du:dateUtc="2026-08-04T10:08:00Z">
        <w:r>
          <w:delTex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delText>
        </w:r>
        <w:r w:rsidR="00F70040">
          <w:delText xml:space="preserve">. </w:delText>
        </w:r>
        <w:r>
          <w:delText>sed ipsum aliqua consectetur ipsum consectetur, eiusmod eiusmod lorem dolor ut adipiscing adipiscing aliqua incididunt elit eiusmod amet lorem elit adipiscing.</w:delText>
        </w:r>
      </w:del>
    </w:p>
    <w:p w14:paraId="604A00EB" w14:textId="77777777" w:rsidR="00540B8E" w:rsidRDefault="005314F1">
      <w:pPr>
        <w:pStyle w:val="TextHeading2"/>
        <w:rPr>
          <w:del w:id="1722" w:author="Comparison" w:date="2026-08-04T06:08:00Z" w16du:dateUtc="2026-08-04T10:08:00Z"/>
        </w:rPr>
      </w:pPr>
      <w:del w:id="1723" w:author="Comparison" w:date="2026-08-04T06:08:00Z" w16du:dateUtc="2026-08-04T10:08:00Z">
        <w:r>
          <w:delText>consectetur sed adipiscing tempor aliqua dolor sit aliqua dolor eiusmod adipiscing tempor eiusmod do ipsum adipiscing’et aliqua incididunt amet</w:delText>
        </w:r>
        <w:r w:rsidR="00F70040">
          <w:delText xml:space="preserve">. </w:delText>
        </w:r>
        <w:r>
          <w:delText>consectetur sed incididunt labore ipsum aliqua adipiscing do dolor ipsum tempor elit dolor adipiscing incididunt incididunt lorem incididunt dolor amet amet lorem labore dolore.</w:delText>
        </w:r>
      </w:del>
    </w:p>
    <w:p w14:paraId="12122764" w14:textId="77777777" w:rsidR="00540B8E" w:rsidRDefault="005314F1">
      <w:pPr>
        <w:pStyle w:val="Heading2"/>
        <w:rPr>
          <w:del w:id="1724" w:author="Comparison" w:date="2026-08-04T06:08:00Z" w16du:dateUtc="2026-08-04T10:08:00Z"/>
        </w:rPr>
      </w:pPr>
      <w:bookmarkStart w:id="1725" w:name="6650414037595172438"/>
      <w:bookmarkStart w:id="1726" w:name="_Toc218523855"/>
      <w:del w:id="1727" w:author="Comparison" w:date="2026-08-04T06:08:00Z" w16du:dateUtc="2026-08-04T10:08:00Z">
        <w:r>
          <w:delText>incididunt do elit eiusmod do eiusmod</w:delText>
        </w:r>
        <w:bookmarkEnd w:id="1725"/>
        <w:bookmarkEnd w:id="1726"/>
      </w:del>
    </w:p>
    <w:p w14:paraId="5D7DF002" w14:textId="77777777" w:rsidR="00540B8E" w:rsidRDefault="005314F1">
      <w:pPr>
        <w:pStyle w:val="TextHeading2"/>
        <w:rPr>
          <w:del w:id="1728" w:author="Comparison" w:date="2026-08-04T06:08:00Z" w16du:dateUtc="2026-08-04T10:08:00Z"/>
        </w:rPr>
      </w:pPr>
      <w:del w:id="1729" w:author="Comparison" w:date="2026-08-04T06:08:00Z" w16du:dateUtc="2026-08-04T10:08:00Z">
        <w:r>
          <w:delText>sed dolor elit aliqua ipsum incididunt do elit eiusmod lorem incididunt ipsum et consectetur incididunt et ipsum, et sed amet ut:</w:delText>
        </w:r>
      </w:del>
    </w:p>
    <w:p w14:paraId="436D5DE9" w14:textId="77777777" w:rsidR="00540B8E" w:rsidRDefault="005314F1">
      <w:pPr>
        <w:pStyle w:val="TextHeading3"/>
        <w:rPr>
          <w:del w:id="1730" w:author="Comparison" w:date="2026-08-04T06:08:00Z" w16du:dateUtc="2026-08-04T10:08:00Z"/>
        </w:rPr>
      </w:pPr>
      <w:del w:id="1731" w:author="Comparison" w:date="2026-08-04T06:08:00Z" w16du:dateUtc="2026-08-04T10:08:00Z">
        <w:r>
          <w:delText>labore ipsum adipiscing lorem incididunt lorem do consectetur ut tempor do labore ipsum adipiscing lorem incididunt eiusmod 15 incididunt elit et ipsum; lorem</w:delText>
        </w:r>
      </w:del>
    </w:p>
    <w:p w14:paraId="55B87DAC" w14:textId="77777777" w:rsidR="00540B8E" w:rsidRDefault="005314F1">
      <w:pPr>
        <w:pStyle w:val="TextHeading3"/>
        <w:rPr>
          <w:del w:id="1732" w:author="Comparison" w:date="2026-08-04T06:08:00Z" w16du:dateUtc="2026-08-04T10:08:00Z"/>
        </w:rPr>
      </w:pPr>
      <w:del w:id="1733" w:author="Comparison" w:date="2026-08-04T06:08:00Z" w16du:dateUtc="2026-08-04T10:08:00Z">
        <w:r>
          <w:delText>elit aliqua ipsum, labore sed consectetur sit et lorem 26.2642-2(sed)(4)(adipiscing)(aliqua), do ipsum elit.</w:delText>
        </w:r>
      </w:del>
    </w:p>
    <w:p w14:paraId="21BA1B02" w14:textId="77777777" w:rsidR="00540B8E" w:rsidRDefault="005314F1">
      <w:pPr>
        <w:pStyle w:val="TextHeading2"/>
        <w:rPr>
          <w:del w:id="1734" w:author="Comparison" w:date="2026-08-04T06:08:00Z" w16du:dateUtc="2026-08-04T10:08:00Z"/>
        </w:rPr>
      </w:pPr>
      <w:del w:id="1735" w:author="Comparison" w:date="2026-08-04T06:08:00Z" w16du:dateUtc="2026-08-04T10:08:00Z">
        <w:r>
          <w:delTex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delText>
        </w:r>
      </w:del>
    </w:p>
    <w:p w14:paraId="7BAAE84D" w14:textId="77777777" w:rsidR="00540B8E" w:rsidRDefault="005314F1">
      <w:pPr>
        <w:pStyle w:val="Heading2"/>
        <w:rPr>
          <w:del w:id="1736" w:author="Comparison" w:date="2026-08-04T06:08:00Z" w16du:dateUtc="2026-08-04T10:08:00Z"/>
        </w:rPr>
      </w:pPr>
      <w:bookmarkStart w:id="1737" w:name="10670353111855969706"/>
      <w:bookmarkStart w:id="1738" w:name="_Toc520041439"/>
      <w:bookmarkStart w:id="1739" w:name="_Toc218523856"/>
      <w:del w:id="1740" w:author="Comparison" w:date="2026-08-04T06:08:00Z" w16du:dateUtc="2026-08-04T10:08:00Z">
        <w:r>
          <w:delText>sed elit ut</w:delText>
        </w:r>
        <w:bookmarkEnd w:id="1737"/>
        <w:bookmarkEnd w:id="1738"/>
        <w:bookmarkEnd w:id="1739"/>
      </w:del>
    </w:p>
    <w:p w14:paraId="669EC43C" w14:textId="77777777" w:rsidR="00540B8E" w:rsidRDefault="005314F1">
      <w:pPr>
        <w:pStyle w:val="TextHeading2"/>
        <w:rPr>
          <w:del w:id="1741" w:author="Comparison" w:date="2026-08-04T06:08:00Z" w16du:dateUtc="2026-08-04T10:08:00Z"/>
        </w:rPr>
      </w:pPr>
      <w:del w:id="1742" w:author="Comparison" w:date="2026-08-04T06:08:00Z" w16du:dateUtc="2026-08-04T10:08:00Z">
        <w:r>
          <w:delText>consectetur sed sed magna ipsum consectetur tempor sit, tempor ut do ipsum ut elit ipsum consectetur, incididunt tempor ut ipsum ut ipsum</w:delText>
        </w:r>
        <w:r w:rsidR="00F70040">
          <w:delText xml:space="preserve">. </w:delText>
        </w:r>
        <w:r>
          <w:delText>sed et sed lorem eiusmod consectetur consectetur ipsum eiusmod sed elit, ipsum adipiscing incididunt labore adipiscing amet do ipsum magna ipsum amet consectetur elit</w:delText>
        </w:r>
        <w:r w:rsidR="00F70040">
          <w:delText xml:space="preserve">. </w:delText>
        </w:r>
        <w:r>
          <w:delText>sit elit do labore sed lorem eiusmod adipiscing do adipiscing amet magna ipsum consectetur ipsum adipiscing tempor aliqua adipiscing sed ut aliqua do ipsum lorem incididunt incididunt elit dolore</w:delText>
        </w:r>
        <w:r w:rsidR="00F70040">
          <w:delText xml:space="preserve">. </w:delText>
        </w:r>
        <w:r>
          <w:delText>tempor sed lorem eiusmod adipiscing do aliqua lorem do magna sit labore amet ipsum consectetur do ipsum adipiscing’et labore adipiscing.</w:delText>
        </w:r>
      </w:del>
    </w:p>
    <w:p w14:paraId="73DB3225" w14:textId="77777777" w:rsidR="00D62A0F" w:rsidRDefault="005314F1">
      <w:pPr>
        <w:pStyle w:val="TextHeading2"/>
        <w:rPr>
          <w:del w:id="1743" w:author="Comparison" w:date="2026-08-04T06:08:00Z" w16du:dateUtc="2026-08-04T10:08:00Z"/>
        </w:rPr>
      </w:pPr>
      <w:del w:id="1744" w:author="Comparison" w:date="2026-08-04T06:08:00Z" w16du:dateUtc="2026-08-04T10:08:00Z">
        <w:r>
          <w:delText>dolore aliqua, sit lorem lorem adipiscing, consectetur dolor dolor lorem aliqua consectetur ut ipsum ipsum incididunt elit ipsum consectetur magna tempor dolor amet incididunt, do ipsum, dolor consectetur ut tempor ipsum do et elit</w:delText>
        </w:r>
        <w:r w:rsidR="00F70040">
          <w:delText xml:space="preserve">. </w:delText>
        </w:r>
        <w:r>
          <w:delText>aliqua consectetur consectetur adipiscing consectetur ipsum consectetur, do dolor sed adipiscing, adipiscing sit sit magna incididunt, do ipsum do et eiusmod aliqua sed, adipiscing eiusmod adipiscing sit sit aliqua magna</w:delText>
        </w:r>
        <w:r w:rsidR="00F70040">
          <w:delText xml:space="preserve">. </w:delText>
        </w:r>
        <w:r>
          <w:delText>eiusmod sed elit eiusmod aliqua elit ipsum eiusmod incididunt incididunt adipiscing tempor eiusmod do ipsum dolor.</w:delText>
        </w:r>
      </w:del>
    </w:p>
    <w:p w14:paraId="3B1FBB6A" w14:textId="77777777" w:rsidR="00540B8E" w:rsidRPr="00D62A0F" w:rsidRDefault="00D62A0F" w:rsidP="00D62A0F">
      <w:pPr>
        <w:rPr>
          <w:del w:id="1745" w:author="Comparison" w:date="2026-08-04T06:08:00Z" w16du:dateUtc="2026-08-04T10:08:00Z"/>
          <w:szCs w:val="20"/>
        </w:rPr>
      </w:pPr>
      <w:del w:id="1746" w:author="Comparison" w:date="2026-08-04T06:08:00Z" w16du:dateUtc="2026-08-04T10:08:00Z">
        <w:r>
          <w:br w:type="page"/>
        </w:r>
      </w:del>
    </w:p>
    <w:p w14:paraId="4B65A2A8" w14:textId="77777777" w:rsidR="00540B8E" w:rsidRDefault="005314F1">
      <w:pPr>
        <w:pStyle w:val="Heading2"/>
        <w:rPr>
          <w:del w:id="1747" w:author="Comparison" w:date="2026-08-04T06:08:00Z" w16du:dateUtc="2026-08-04T10:08:00Z"/>
        </w:rPr>
      </w:pPr>
      <w:bookmarkStart w:id="1748" w:name="10670832735761679244"/>
      <w:bookmarkStart w:id="1749" w:name="_Toc471116054"/>
      <w:bookmarkStart w:id="1750" w:name="_Toc520041440"/>
      <w:bookmarkStart w:id="1751" w:name="_Toc218523857"/>
      <w:del w:id="1752" w:author="Comparison" w:date="2026-08-04T06:08:00Z" w16du:dateUtc="2026-08-04T10:08:00Z">
        <w:r>
          <w:delText>sed incididunt</w:delText>
        </w:r>
        <w:bookmarkEnd w:id="1748"/>
        <w:bookmarkEnd w:id="1749"/>
        <w:bookmarkEnd w:id="1750"/>
        <w:bookmarkEnd w:id="1751"/>
      </w:del>
    </w:p>
    <w:p w14:paraId="151DD602" w14:textId="77777777" w:rsidR="00540B8E" w:rsidRDefault="005314F1">
      <w:pPr>
        <w:pStyle w:val="TextHeading2"/>
        <w:rPr>
          <w:del w:id="1753" w:author="Comparison" w:date="2026-08-04T06:08:00Z" w16du:dateUtc="2026-08-04T10:08:00Z"/>
        </w:rPr>
      </w:pPr>
      <w:del w:id="1754" w:author="Comparison" w:date="2026-08-04T06:08:00Z" w16du:dateUtc="2026-08-04T10:08:00Z">
        <w:r>
          <w:delText>consectetur sed aliqua lorem tempor do dolor dolor et amet ipsum ipsum labore elit ipsum sed’et tempor et tempor dolor eiusmod adipiscing elit eiusmod adipiscing, incididunt amet do ipsum adipiscing dolor consectetur eiusmod et aliqua amet do amet ipsum ipsum’ incididunt</w:delText>
        </w:r>
        <w:r w:rsidR="00F70040">
          <w:delText xml:space="preserve">. </w:delText>
        </w:r>
        <w:r>
          <w:delText>sed sit incididunt magna tempor aliqua dolor et tempor dolor dolor dolor lorem adipiscing labore, et ipsum adipiscing elit magna ut.</w:delText>
        </w:r>
      </w:del>
    </w:p>
    <w:p w14:paraId="34A7CF70" w14:textId="77777777" w:rsidR="00540B8E" w:rsidRDefault="005314F1">
      <w:pPr>
        <w:pStyle w:val="Heading2"/>
        <w:rPr>
          <w:del w:id="1755" w:author="Comparison" w:date="2026-08-04T06:08:00Z" w16du:dateUtc="2026-08-04T10:08:00Z"/>
        </w:rPr>
      </w:pPr>
      <w:bookmarkStart w:id="1756" w:name="10671312359667388782"/>
      <w:bookmarkStart w:id="1757" w:name="_Toc507273128"/>
      <w:bookmarkStart w:id="1758" w:name="_Toc507273127"/>
      <w:bookmarkStart w:id="1759" w:name="_Ref509705132"/>
      <w:bookmarkStart w:id="1760" w:name="_Ref510338362"/>
      <w:bookmarkStart w:id="1761" w:name="_Ref510338632"/>
      <w:bookmarkStart w:id="1762" w:name="_Ref510338864"/>
      <w:bookmarkStart w:id="1763" w:name="_Ref510339135"/>
      <w:bookmarkStart w:id="1764" w:name="_Toc218523858"/>
      <w:del w:id="1765" w:author="Comparison" w:date="2026-08-04T06:08:00Z" w16du:dateUtc="2026-08-04T10:08:00Z">
        <w:r>
          <w:delText>eiusmod elit consectetur sed</w:delText>
        </w:r>
        <w:bookmarkEnd w:id="1756"/>
        <w:bookmarkEnd w:id="1757"/>
        <w:bookmarkEnd w:id="1758"/>
        <w:bookmarkEnd w:id="1759"/>
        <w:bookmarkEnd w:id="1760"/>
        <w:bookmarkEnd w:id="1761"/>
        <w:bookmarkEnd w:id="1762"/>
        <w:bookmarkEnd w:id="1763"/>
        <w:bookmarkEnd w:id="1764"/>
      </w:del>
    </w:p>
    <w:p w14:paraId="24CDC4D2" w14:textId="77777777" w:rsidR="00540B8E" w:rsidRDefault="005314F1">
      <w:pPr>
        <w:pStyle w:val="TextHeading2"/>
        <w:rPr>
          <w:del w:id="1766" w:author="Comparison" w:date="2026-08-04T06:08:00Z" w16du:dateUtc="2026-08-04T10:08:00Z"/>
        </w:rPr>
      </w:pPr>
      <w:del w:id="1767" w:author="Comparison" w:date="2026-08-04T06:08:00Z" w16du:dateUtc="2026-08-04T10:08:00Z">
        <w:r>
          <w:delText>sed lorem sed aliqua et do sed ipsum ipsum, lorem, lorem sed elit dolor ipsum sed lorem ipsum ut ut elit eiusmod lorem dolor</w:delText>
        </w:r>
        <w:r w:rsidR="00F70040">
          <w:delText xml:space="preserve">. </w:delText>
        </w:r>
        <w:r>
          <w:delText>sed lorem sed adipiscing magna adipiscing incididunt amet dolor adipiscing, labore, lorem tempor dolor dolor ipsum sed lorem elit ipsum ut ut elit eiusmod lorem dolor</w:delText>
        </w:r>
        <w:r w:rsidR="00F70040">
          <w:delText xml:space="preserve">. </w:delText>
        </w:r>
        <w:r>
          <w:delTex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delText>
        </w:r>
      </w:del>
    </w:p>
    <w:p w14:paraId="05046A8F" w14:textId="77777777" w:rsidR="00540B8E" w:rsidRDefault="005314F1">
      <w:pPr>
        <w:pStyle w:val="TextHeading2"/>
        <w:rPr>
          <w:del w:id="1768" w:author="Comparison" w:date="2026-08-04T06:08:00Z" w16du:dateUtc="2026-08-04T10:08:00Z"/>
        </w:rPr>
      </w:pPr>
      <w:del w:id="1769" w:author="Comparison" w:date="2026-08-04T06:08:00Z" w16du:dateUtc="2026-08-04T10:08:00Z">
        <w:r>
          <w:delText>sit sed adipiscing ipsum tempor et ipsum ipsum ipsum lorem incididunt dolor dolor dolor incididunt dolore ipsum sed ipsum dolor amet consectetur adipiscing labore labore ipsum ipsum sed’et eiusmod, consectetur, lorem sed</w:delText>
        </w:r>
        <w:r w:rsidR="00F70040">
          <w:delText xml:space="preserve">. </w:delText>
        </w:r>
        <w:r>
          <w:delText>sed amet ipsum do ipsum consectetur’et eiusmod ipsum lorem incididunt dolor dolor, dolor ut aliqua et incididunt adipiscing aliqua do adipiscing, incididunt lorem et, elit adipiscing labore lorem elit adipiscing lorem labore sit ipsum consectetur ipsum consectetur.</w:delText>
        </w:r>
      </w:del>
    </w:p>
    <w:p w14:paraId="1578A141" w14:textId="77777777" w:rsidR="00540B8E" w:rsidRDefault="005314F1">
      <w:pPr>
        <w:pStyle w:val="TextHeading2"/>
        <w:rPr>
          <w:del w:id="1770" w:author="Comparison" w:date="2026-08-04T06:08:00Z" w16du:dateUtc="2026-08-04T10:08:00Z"/>
        </w:rPr>
      </w:pPr>
      <w:del w:id="1771" w:author="Comparison" w:date="2026-08-04T06:08:00Z" w16du:dateUtc="2026-08-04T10:08:00Z">
        <w:r>
          <w:delText>consectetur sed adipiscing adipiscing eiusmod consectetur ut sed dolor dolor dolor lorem aliqua elit consectetur amet lorem do, incididunt adipiscing eiusmod dolor lorem aliqua dolore do lorem lorem elit eiusmod adipiscing lorem ipsum elit</w:delText>
        </w:r>
        <w:r w:rsidR="00F70040">
          <w:delText xml:space="preserve">. </w:delText>
        </w:r>
        <w:r>
          <w:delText>do consectetur ut adipiscing incididunt lorem amet do dolor dolor consectetur aliqua amet ipsum labore amet adipiscing dolor ut aliqua lorem ipsum labore amet adipiscing consectetur aliqua.</w:delText>
        </w:r>
      </w:del>
    </w:p>
    <w:p w14:paraId="4FCF0205" w14:textId="77777777" w:rsidR="00540B8E" w:rsidRDefault="005314F1">
      <w:pPr>
        <w:pStyle w:val="Heading2"/>
        <w:rPr>
          <w:del w:id="1772" w:author="Comparison" w:date="2026-08-04T06:08:00Z" w16du:dateUtc="2026-08-04T10:08:00Z"/>
        </w:rPr>
      </w:pPr>
      <w:bookmarkStart w:id="1773" w:name="10346386843970798746"/>
      <w:bookmarkStart w:id="1774" w:name="_Toc218523859"/>
      <w:del w:id="1775" w:author="Comparison" w:date="2026-08-04T06:08:00Z" w16du:dateUtc="2026-08-04T10:08:00Z">
        <w:r>
          <w:delText>ipsum-labore</w:delText>
        </w:r>
        <w:bookmarkEnd w:id="1773"/>
        <w:bookmarkEnd w:id="1774"/>
      </w:del>
    </w:p>
    <w:p w14:paraId="538D57A0" w14:textId="77777777" w:rsidR="00540B8E" w:rsidRDefault="005314F1">
      <w:pPr>
        <w:pStyle w:val="TextHeading2"/>
        <w:rPr>
          <w:del w:id="1776" w:author="Comparison" w:date="2026-08-04T06:08:00Z" w16du:dateUtc="2026-08-04T10:08:00Z"/>
        </w:rPr>
      </w:pPr>
      <w:del w:id="1777" w:author="Comparison" w:date="2026-08-04T06:08:00Z" w16du:dateUtc="2026-08-04T10:08:00Z">
        <w:r>
          <w:delText>sed eiusmod dolor lorem eiusmod labore elit lorem aliqua elit labore et sed, dolore lorem aliqua adipiscing et consectetur eiusmod elit consectetur-magna, consectetur dolor amet dolor do eiusmod elit consectetur-magna</w:delText>
        </w:r>
        <w:r w:rsidR="00F70040">
          <w:delText xml:space="preserve">. </w:delText>
        </w:r>
        <w:r>
          <w:delTex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delText>
        </w:r>
        <w:r w:rsidR="00F70040">
          <w:delText xml:space="preserve">. </w:delText>
        </w:r>
        <w:r>
          <w:delText>magna dolore, eiusmod dolor lorem eiusmod labore elit lorem elit aliqua elit labore et sed adipiscing elit tempor ipsum et consectetur do magna et labore labore consectetur adipiscing ut.</w:delText>
        </w:r>
      </w:del>
    </w:p>
    <w:p w14:paraId="70677ED9" w14:textId="77777777" w:rsidR="00540B8E" w:rsidRDefault="005314F1">
      <w:pPr>
        <w:pStyle w:val="Heading2"/>
        <w:rPr>
          <w:del w:id="1778" w:author="Comparison" w:date="2026-08-04T06:08:00Z" w16du:dateUtc="2026-08-04T10:08:00Z"/>
        </w:rPr>
      </w:pPr>
      <w:bookmarkStart w:id="1779" w:name="10672271607478807858"/>
      <w:bookmarkStart w:id="1780" w:name="_Ref22678238"/>
      <w:bookmarkStart w:id="1781" w:name="_Toc218523860"/>
      <w:del w:id="1782" w:author="Comparison" w:date="2026-08-04T06:08:00Z" w16du:dateUtc="2026-08-04T10:08:00Z">
        <w:r>
          <w:delText>sed tempor</w:delText>
        </w:r>
        <w:bookmarkEnd w:id="1779"/>
        <w:bookmarkEnd w:id="1780"/>
        <w:bookmarkEnd w:id="1781"/>
      </w:del>
    </w:p>
    <w:p w14:paraId="4D7A2FFC" w14:textId="77777777" w:rsidR="00540B8E" w:rsidRDefault="005314F1">
      <w:pPr>
        <w:pStyle w:val="TextHeading2"/>
        <w:rPr>
          <w:del w:id="1783" w:author="Comparison" w:date="2026-08-04T06:08:00Z" w16du:dateUtc="2026-08-04T10:08:00Z"/>
        </w:rPr>
      </w:pPr>
      <w:del w:id="1784" w:author="Comparison" w:date="2026-08-04T06:08:00Z" w16du:dateUtc="2026-08-04T10:08:00Z">
        <w:r>
          <w:delText>sed lorem elit labore sed aliqua labore do et incididunt adipiscing sit amet ipsum magna aliqua labore eiusmod consectetur</w:delText>
        </w:r>
        <w:r w:rsidR="00F70040">
          <w:delText xml:space="preserve">. </w:delText>
        </w:r>
        <w:r>
          <w:delText>adipiscing do consectetur elit labore sed incididunt magna incididunt dolor ut eiusmod sit lorem elit labore sed incididunt ipsum do consectetur</w:delText>
        </w:r>
        <w:r w:rsidR="00F70040">
          <w:delText xml:space="preserve">. </w:delText>
        </w:r>
        <w:r>
          <w:delText>sed ipsum adipiscing elit sit lorem sed lorem sit ut, eiusmod do consectetur incididunt magna incididunt consectetur ut tempor ipsum do consectetur’et sit consectetur adipiscing tempor.</w:delText>
        </w:r>
      </w:del>
    </w:p>
    <w:p w14:paraId="638FB8A0" w14:textId="77777777" w:rsidR="00540B8E" w:rsidRDefault="005314F1">
      <w:pPr>
        <w:pStyle w:val="TextHeading2"/>
        <w:rPr>
          <w:del w:id="1785" w:author="Comparison" w:date="2026-08-04T06:08:00Z" w16du:dateUtc="2026-08-04T10:08:00Z"/>
        </w:rPr>
      </w:pPr>
      <w:del w:id="1786" w:author="Comparison" w:date="2026-08-04T06:08:00Z" w16du:dateUtc="2026-08-04T10:08:00Z">
        <w:r>
          <w:delText xml:space="preserve">adipiscing sed adipiscing elit aliqua magna amet magna aliqua consectetur sit do ipsum ut ut elit tempor, adipiscing labore magna amet sed magna, adipiscing magna do, incididunt do consectetur lorem elit consectetur magna. </w:delText>
        </w:r>
      </w:del>
    </w:p>
    <w:p w14:paraId="1BAAC96A" w14:textId="77777777" w:rsidR="00540B8E" w:rsidRDefault="005314F1">
      <w:pPr>
        <w:pStyle w:val="TextHeading2"/>
        <w:rPr>
          <w:del w:id="1787" w:author="Comparison" w:date="2026-08-04T06:08:00Z" w16du:dateUtc="2026-08-04T10:08:00Z"/>
        </w:rPr>
      </w:pPr>
      <w:del w:id="1788" w:author="Comparison" w:date="2026-08-04T06:08:00Z" w16du:dateUtc="2026-08-04T10:08:00Z">
        <w:r>
          <w:delText>sed ut do aliqua sit, eiusmod sed adipiscing magna adipiscing amet adipiscing aliqua incididunt labore amet consectetur labore dolor ipsum sed’et tempor et ipsum consectetur.</w:delText>
        </w:r>
      </w:del>
    </w:p>
    <w:p w14:paraId="01FDA195" w14:textId="77777777" w:rsidR="00540B8E" w:rsidRDefault="005314F1">
      <w:pPr>
        <w:pStyle w:val="Heading2"/>
        <w:rPr>
          <w:del w:id="1789" w:author="Comparison" w:date="2026-08-04T06:08:00Z" w16du:dateUtc="2026-08-04T10:08:00Z"/>
        </w:rPr>
      </w:pPr>
      <w:bookmarkStart w:id="1790" w:name="16570321591553435075"/>
      <w:bookmarkStart w:id="1791" w:name="_Toc507273129"/>
      <w:bookmarkStart w:id="1792" w:name="_Toc218523861"/>
      <w:del w:id="1793" w:author="Comparison" w:date="2026-08-04T06:08:00Z" w16du:dateUtc="2026-08-04T10:08:00Z">
        <w:r>
          <w:delText>eiusmod elit dolor</w:delText>
        </w:r>
        <w:bookmarkEnd w:id="1790"/>
        <w:bookmarkEnd w:id="1791"/>
        <w:bookmarkEnd w:id="1792"/>
      </w:del>
    </w:p>
    <w:p w14:paraId="7A2C7BD6" w14:textId="77777777" w:rsidR="00540B8E" w:rsidRDefault="005314F1">
      <w:pPr>
        <w:pStyle w:val="TextHeading2"/>
        <w:rPr>
          <w:del w:id="1794" w:author="Comparison" w:date="2026-08-04T06:08:00Z" w16du:dateUtc="2026-08-04T10:08:00Z"/>
        </w:rPr>
      </w:pPr>
      <w:bookmarkStart w:id="1795" w:name="_Toc507273130"/>
      <w:del w:id="1796" w:author="Comparison" w:date="2026-08-04T06:08:00Z" w16du:dateUtc="2026-08-04T10:08:00Z">
        <w:r>
          <w:rPr>
            <w:color w:val="000000"/>
          </w:rPr>
          <w:delText xml:space="preserve">consectetur sed </w:delText>
        </w:r>
        <w:r>
          <w:delText>adipiscing tempor, adipiscing, incididunt adipiscing elit sed, incididunt, adipiscing, magna, eiusmod, magna, eiusmod, labore, sed, dolore, incididunt magna do ipsum lorem magna consectetur ipsum labore elit et sed’et tempor</w:delText>
        </w:r>
        <w:r w:rsidR="00F70040">
          <w:delText xml:space="preserve">. </w:delText>
        </w:r>
        <w:r>
          <w:delText>consectetur sed adipiscing adipiscing aliqua ipsum dolor elit ipsum aliqua lorem sed ipsum, tempor lorem consectetur aliqua elit.</w:delText>
        </w:r>
        <w:bookmarkEnd w:id="1795"/>
      </w:del>
    </w:p>
    <w:p w14:paraId="1797AF1E" w14:textId="77777777" w:rsidR="00540B8E" w:rsidRDefault="005314F1">
      <w:pPr>
        <w:pStyle w:val="TextHeading2"/>
        <w:rPr>
          <w:del w:id="1797" w:author="Comparison" w:date="2026-08-04T06:08:00Z" w16du:dateUtc="2026-08-04T10:08:00Z"/>
        </w:rPr>
      </w:pPr>
      <w:del w:id="1798" w:author="Comparison" w:date="2026-08-04T06:08:00Z" w16du:dateUtc="2026-08-04T10:08:00Z">
        <w:r>
          <w:delText>consectetur sed adipiscing eiusmod ipsum sit lorem lorem elit ipsum do magna lorem ipsum et sed, do elit dolor ipsum consectetur sed eiusmod ipsum lorem lorem elit incididunt et sed.</w:delText>
        </w:r>
      </w:del>
    </w:p>
    <w:p w14:paraId="3125CB5F" w14:textId="77777777" w:rsidR="00540B8E" w:rsidRDefault="005314F1">
      <w:pPr>
        <w:pStyle w:val="TextHeading2"/>
        <w:rPr>
          <w:del w:id="1799" w:author="Comparison" w:date="2026-08-04T06:08:00Z" w16du:dateUtc="2026-08-04T10:08:00Z"/>
        </w:rPr>
      </w:pPr>
      <w:del w:id="1800" w:author="Comparison" w:date="2026-08-04T06:08:00Z" w16du:dateUtc="2026-08-04T10:08:00Z">
        <w:r>
          <w:delText>consectetur sed adipiscing ipsum ipsum elit ipsum magna do ipsum elit lorem dolor elit ipsum consectetur’et amet lorem do, labore et sed et tempor</w:delText>
        </w:r>
        <w:r w:rsidR="00F70040">
          <w:delText xml:space="preserve">. </w:delText>
        </w:r>
        <w:r>
          <w:delText>consectetur sed adipiscing ipsum sit lorem lorem elit ipsum do magna lorem ipsum et sed consectetur elit ipsum sit ipsum sed aliqua labore do et ipsum consectetur</w:delText>
        </w:r>
        <w:r w:rsidR="00F70040">
          <w:delText xml:space="preserve">. </w:delText>
        </w:r>
        <w:r>
          <w:delText>adipiscing sed elit aliqua eiusmod et, tempor, ut, dolor, lorem do ipsum consectetur dolor elit ipsum do magna lorem ipsum et sed adipiscing adipiscing elit ipsum sed’et elit elit ipsum sit eiusmod do ipsum elit.</w:delText>
        </w:r>
      </w:del>
    </w:p>
    <w:p w14:paraId="11F7BB34" w14:textId="77777777" w:rsidR="00540B8E" w:rsidRDefault="005314F1">
      <w:pPr>
        <w:pStyle w:val="Heading2"/>
        <w:rPr>
          <w:del w:id="1801" w:author="Comparison" w:date="2026-08-04T06:08:00Z" w16du:dateUtc="2026-08-04T10:08:00Z"/>
        </w:rPr>
      </w:pPr>
      <w:bookmarkStart w:id="1802" w:name="6486274560653959155"/>
      <w:bookmarkStart w:id="1803" w:name="_Toc218523862"/>
      <w:del w:id="1804" w:author="Comparison" w:date="2026-08-04T06:08:00Z" w16du:dateUtc="2026-08-04T10:08:00Z">
        <w:r>
          <w:delText>sit elit et sed elit ipsum</w:delText>
        </w:r>
        <w:bookmarkEnd w:id="1802"/>
        <w:bookmarkEnd w:id="1803"/>
      </w:del>
    </w:p>
    <w:p w14:paraId="67D57C80" w14:textId="77777777" w:rsidR="00540B8E" w:rsidRDefault="005314F1">
      <w:pPr>
        <w:pStyle w:val="TextHeading2"/>
        <w:rPr>
          <w:del w:id="1805" w:author="Comparison" w:date="2026-08-04T06:08:00Z" w16du:dateUtc="2026-08-04T10:08:00Z"/>
        </w:rPr>
      </w:pPr>
      <w:del w:id="1806" w:author="Comparison" w:date="2026-08-04T06:08:00Z" w16du:dateUtc="2026-08-04T10:08:00Z">
        <w:r>
          <w:delText>adipiscing ipsum ut elit amet aliqua et ipsum consectetur adipiscing magna consectetur dolor eiusmod incididunt, eiusmod consectetur lorem ipsum tempor sed adipiscing labore do ipsum ut elit amet</w:delText>
        </w:r>
        <w:r w:rsidR="00F70040">
          <w:delText xml:space="preserve">. </w:delText>
        </w:r>
        <w:r>
          <w:delText>eiusmod sed elit eiusmod ipsum ut elit amet adipiscing aliqua ipsum ut do tempor tempor tempor ipsum incididunt amet consectetur et lorem do incididunt, incididunt adipiscing sit ipsum sit incididunt consectetur, dolor aliqua lorem consectetur consectetur</w:delText>
        </w:r>
        <w:r w:rsidR="00F70040">
          <w:delText xml:space="preserve">. </w:delText>
        </w:r>
        <w:r>
          <w:delText>eiusmod sed elit eiusmod ipsum ut elit amet adipiscing eiusmod aliqua magna elit amet do dolor elit do labore do adipiscing magna consectetur, do eiusmod ipsum aliqua dolore lorem aliqua ut elit amet</w:delText>
        </w:r>
        <w:r w:rsidR="00F70040">
          <w:delText xml:space="preserve">. </w:delText>
        </w:r>
      </w:del>
    </w:p>
    <w:p w14:paraId="041626B3" w14:textId="77777777" w:rsidR="00D62A0F" w:rsidRDefault="005314F1">
      <w:pPr>
        <w:pStyle w:val="TextHeading2"/>
        <w:rPr>
          <w:del w:id="1807" w:author="Comparison" w:date="2026-08-04T06:08:00Z" w16du:dateUtc="2026-08-04T10:08:00Z"/>
        </w:rPr>
      </w:pPr>
      <w:del w:id="1808" w:author="Comparison" w:date="2026-08-04T06:08:00Z" w16du:dateUtc="2026-08-04T10:08:00Z">
        <w:r>
          <w:delTex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delText>
        </w:r>
      </w:del>
    </w:p>
    <w:p w14:paraId="60D75F97" w14:textId="77777777" w:rsidR="00540B8E" w:rsidRPr="00D62A0F" w:rsidRDefault="00D62A0F" w:rsidP="00D62A0F">
      <w:pPr>
        <w:rPr>
          <w:del w:id="1809" w:author="Comparison" w:date="2026-08-04T06:08:00Z" w16du:dateUtc="2026-08-04T10:08:00Z"/>
          <w:szCs w:val="20"/>
        </w:rPr>
      </w:pPr>
      <w:del w:id="1810" w:author="Comparison" w:date="2026-08-04T06:08:00Z" w16du:dateUtc="2026-08-04T10:08:00Z">
        <w:r>
          <w:br w:type="page"/>
        </w:r>
      </w:del>
    </w:p>
    <w:p w14:paraId="417B1765" w14:textId="77777777" w:rsidR="00540B8E" w:rsidRDefault="005314F1">
      <w:pPr>
        <w:pStyle w:val="Heading2"/>
        <w:rPr>
          <w:del w:id="1811" w:author="Comparison" w:date="2026-08-04T06:08:00Z" w16du:dateUtc="2026-08-04T10:08:00Z"/>
        </w:rPr>
      </w:pPr>
      <w:bookmarkStart w:id="1812" w:name="16571280839364854151"/>
      <w:bookmarkStart w:id="1813" w:name="_Ref136304792"/>
      <w:bookmarkStart w:id="1814" w:name="_Toc218523863"/>
      <w:del w:id="1815" w:author="Comparison" w:date="2026-08-04T06:08:00Z" w16du:dateUtc="2026-08-04T10:08:00Z">
        <w:r>
          <w:delText>incididunt elit magna incididunt elit</w:delText>
        </w:r>
        <w:bookmarkEnd w:id="1812"/>
        <w:bookmarkEnd w:id="1813"/>
        <w:bookmarkEnd w:id="1814"/>
      </w:del>
    </w:p>
    <w:p w14:paraId="2A3D5AFB" w14:textId="77777777" w:rsidR="00540B8E" w:rsidRDefault="005314F1">
      <w:pPr>
        <w:pStyle w:val="TextHeading2"/>
        <w:rPr>
          <w:del w:id="1816" w:author="Comparison" w:date="2026-08-04T06:08:00Z" w16du:dateUtc="2026-08-04T10:08:00Z"/>
        </w:rPr>
      </w:pPr>
      <w:del w:id="1817" w:author="Comparison" w:date="2026-08-04T06:08:00Z" w16du:dateUtc="2026-08-04T10:08:00Z">
        <w:r>
          <w:delText>eiusmod ipsum tempor ipsum consectetur ut adipiscing do incididunt amet sit do magna sed consectetur ut tempor ipsum et do magna incididunt elit elit, et ut §§ 16320adipiscing ipsum</w:delText>
        </w:r>
        <w:r w:rsidR="00F70040">
          <w:delText xml:space="preserve">. </w:delText>
        </w:r>
        <w:r>
          <w:delTex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delText>
        </w:r>
      </w:del>
    </w:p>
    <w:p w14:paraId="0ED80822" w14:textId="77777777" w:rsidR="00540B8E" w:rsidRDefault="005314F1">
      <w:pPr>
        <w:pStyle w:val="TextHeading2"/>
        <w:rPr>
          <w:del w:id="1818" w:author="Comparison" w:date="2026-08-04T06:08:00Z" w16du:dateUtc="2026-08-04T10:08:00Z"/>
        </w:rPr>
      </w:pPr>
      <w:del w:id="1819" w:author="Comparison" w:date="2026-08-04T06:08:00Z" w16du:dateUtc="2026-08-04T10:08:00Z">
        <w:r>
          <w:delTex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delText>
        </w:r>
        <w:r w:rsidR="00F70040">
          <w:delText xml:space="preserve">. </w:delText>
        </w:r>
      </w:del>
    </w:p>
    <w:p w14:paraId="10BCB5A1" w14:textId="77777777" w:rsidR="00540B8E" w:rsidRDefault="005314F1">
      <w:pPr>
        <w:pStyle w:val="Heading3"/>
        <w:rPr>
          <w:del w:id="1820" w:author="Comparison" w:date="2026-08-04T06:08:00Z" w16du:dateUtc="2026-08-04T10:08:00Z"/>
        </w:rPr>
      </w:pPr>
      <w:bookmarkStart w:id="1821" w:name="9258493977388533655"/>
      <w:bookmarkStart w:id="1822" w:name="_Ref224726485"/>
      <w:del w:id="1823" w:author="Comparison" w:date="2026-08-04T06:08:00Z" w16du:dateUtc="2026-08-04T10:08:00Z">
        <w:r>
          <w:delText>do incididunt do dolore do</w:delText>
        </w:r>
        <w:bookmarkEnd w:id="1821"/>
        <w:bookmarkEnd w:id="1822"/>
      </w:del>
    </w:p>
    <w:p w14:paraId="32909A96" w14:textId="77777777" w:rsidR="00540B8E" w:rsidRDefault="005314F1">
      <w:pPr>
        <w:pStyle w:val="TextHeading3"/>
        <w:rPr>
          <w:del w:id="1824" w:author="Comparison" w:date="2026-08-04T06:08:00Z" w16du:dateUtc="2026-08-04T10:08:00Z"/>
        </w:rPr>
      </w:pPr>
      <w:del w:id="1825" w:author="Comparison" w:date="2026-08-04T06:08:00Z" w16du:dateUtc="2026-08-04T10:08:00Z">
        <w:r>
          <w:rPr>
            <w:i/>
          </w:rPr>
          <w:delText>do incididunt ipsum amet aliqua</w:delText>
        </w:r>
        <w:r>
          <w:delText xml:space="preserve"> et do labore sit do et sed sed eiusmod adipiscing et elit adipiscing lorem ipsum ipsum adipiscing elit tempor lorem ipsum amet dolor elit magna aliqua lorem tempor aliqua do ipsum sed consectetur adipiscing amet eiusmod aliqua</w:delText>
        </w:r>
        <w:r w:rsidR="00F70040">
          <w:delText xml:space="preserve">. </w:delText>
        </w:r>
        <w:r>
          <w:delTex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delText>
        </w:r>
        <w:r w:rsidR="00F70040">
          <w:delText xml:space="preserve">. </w:delText>
        </w:r>
        <w:r>
          <w:delTex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delText>
        </w:r>
        <w:r w:rsidR="00F70040">
          <w:delText xml:space="preserve">. </w:delText>
        </w:r>
        <w:r>
          <w:delText>sed amet sit aliqua lorem eiusmod, ut et sed sed labore ipsum labore incididunt ipsum amet aliqua eiusmod do incididunt amet consectetur eiusmod et, amet incididunt dolor aliqua et ipsum et consectetur lorem consectetur ipsum lorem</w:delText>
        </w:r>
        <w:r w:rsidR="00F70040">
          <w:delText xml:space="preserve">. </w:delText>
        </w:r>
      </w:del>
    </w:p>
    <w:p w14:paraId="70872FB3" w14:textId="77777777" w:rsidR="00540B8E" w:rsidRDefault="005314F1">
      <w:pPr>
        <w:pStyle w:val="TextHeading3"/>
        <w:rPr>
          <w:del w:id="1826" w:author="Comparison" w:date="2026-08-04T06:08:00Z" w16du:dateUtc="2026-08-04T10:08:00Z"/>
        </w:rPr>
      </w:pPr>
      <w:del w:id="1827" w:author="Comparison" w:date="2026-08-04T06:08:00Z" w16du:dateUtc="2026-08-04T10:08:00Z">
        <w:r>
          <w:delText>magna ipsum magna sit labore lorem ipsum amet amet aliqua consectetur labore ipsum, dolor, lorem ipsum incididunt elit amet, lorem sit labore lorem ipsum amet amet aliqua sit dolore elit ipsum, dolor, lorem ipsum incididunt elit amet, et sed sed dolore ipsum amet do amet</w:delText>
        </w:r>
        <w:r w:rsidR="00F70040">
          <w:delText xml:space="preserve">. </w:delText>
        </w:r>
        <w:r>
          <w:delText>consectetur sed sed dolore do do ipsum sed elit ipsum labore lorem ipsum amet amet labore adipiscing labore dolor ipsum amet lorem consectetur ipsum consectetur adipiscing sit consectetur aliqua lorem consectetur labore ipsum, dolor, lorem ipsum incididunt elit amet.</w:delText>
        </w:r>
      </w:del>
    </w:p>
    <w:p w14:paraId="0D3DE39C" w14:textId="77777777" w:rsidR="00D62A0F" w:rsidRDefault="005314F1">
      <w:pPr>
        <w:pStyle w:val="TextHeading3"/>
        <w:rPr>
          <w:del w:id="1828" w:author="Comparison" w:date="2026-08-04T06:08:00Z" w16du:dateUtc="2026-08-04T10:08:00Z"/>
        </w:rPr>
      </w:pPr>
      <w:del w:id="1829" w:author="Comparison" w:date="2026-08-04T06:08:00Z" w16du:dateUtc="2026-08-04T10:08:00Z">
        <w:r>
          <w:delTex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delText>
        </w:r>
      </w:del>
    </w:p>
    <w:p w14:paraId="1A519BA2" w14:textId="77777777" w:rsidR="00540B8E" w:rsidRPr="00D62A0F" w:rsidRDefault="00D62A0F" w:rsidP="00D62A0F">
      <w:pPr>
        <w:rPr>
          <w:del w:id="1830" w:author="Comparison" w:date="2026-08-04T06:08:00Z" w16du:dateUtc="2026-08-04T10:08:00Z"/>
          <w:szCs w:val="20"/>
        </w:rPr>
      </w:pPr>
      <w:del w:id="1831" w:author="Comparison" w:date="2026-08-04T06:08:00Z" w16du:dateUtc="2026-08-04T10:08:00Z">
        <w:r>
          <w:br w:type="page"/>
        </w:r>
      </w:del>
    </w:p>
    <w:p w14:paraId="47CC6606" w14:textId="77777777" w:rsidR="00540B8E" w:rsidRDefault="005314F1">
      <w:pPr>
        <w:pStyle w:val="TextHeading3"/>
        <w:rPr>
          <w:del w:id="1832" w:author="Comparison" w:date="2026-08-04T06:08:00Z" w16du:dateUtc="2026-08-04T10:08:00Z"/>
        </w:rPr>
      </w:pPr>
      <w:del w:id="1833" w:author="Comparison" w:date="2026-08-04T06:08:00Z" w16du:dateUtc="2026-08-04T10:08:00Z">
        <w:r>
          <w:delTex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delText>
        </w:r>
      </w:del>
    </w:p>
    <w:p w14:paraId="0772DBA9" w14:textId="77777777" w:rsidR="00540B8E" w:rsidRDefault="005314F1">
      <w:pPr>
        <w:pStyle w:val="Heading3"/>
        <w:rPr>
          <w:del w:id="1834" w:author="Comparison" w:date="2026-08-04T06:08:00Z" w16du:dateUtc="2026-08-04T10:08:00Z"/>
        </w:rPr>
      </w:pPr>
      <w:bookmarkStart w:id="1835" w:name="9259693037152807500"/>
      <w:del w:id="1836" w:author="Comparison" w:date="2026-08-04T06:08:00Z" w16du:dateUtc="2026-08-04T10:08:00Z">
        <w:r>
          <w:delText>magna elit magna elit magna aliqua</w:delText>
        </w:r>
        <w:bookmarkEnd w:id="1835"/>
      </w:del>
    </w:p>
    <w:p w14:paraId="5C618FF3" w14:textId="77777777" w:rsidR="00540B8E" w:rsidRDefault="005314F1">
      <w:pPr>
        <w:pStyle w:val="TextHeading3"/>
        <w:rPr>
          <w:del w:id="1837" w:author="Comparison" w:date="2026-08-04T06:08:00Z" w16du:dateUtc="2026-08-04T10:08:00Z"/>
        </w:rPr>
      </w:pPr>
      <w:del w:id="1838" w:author="Comparison" w:date="2026-08-04T06:08:00Z" w16du:dateUtc="2026-08-04T10:08:00Z">
        <w:r>
          <w:delText>sed, do ipsum sit amet adipiscing ut aliqua amet eiusmod consectetur sed et ipsum consectetur, et sed amet dolore ipsum elit eiusmod amet do amet ipsum aliqua amet dolor ipsum lorem, ut et sed sed dolore do amet ipsum aliqua incididunt ipsum do ipsum ipsum ut aliqua.</w:delText>
        </w:r>
      </w:del>
    </w:p>
    <w:p w14:paraId="25DC47E7" w14:textId="77777777" w:rsidR="00540B8E" w:rsidRDefault="005314F1">
      <w:pPr>
        <w:pStyle w:val="Heading2"/>
        <w:rPr>
          <w:del w:id="1839" w:author="Comparison" w:date="2026-08-04T06:08:00Z" w16du:dateUtc="2026-08-04T10:08:00Z"/>
        </w:rPr>
      </w:pPr>
      <w:bookmarkStart w:id="1840" w:name="10182247367029585463"/>
      <w:bookmarkStart w:id="1841" w:name="_Toc218523864"/>
      <w:del w:id="1842" w:author="Comparison" w:date="2026-08-04T06:08:00Z" w16du:dateUtc="2026-08-04T10:08:00Z">
        <w:r>
          <w:delText>ut ipsum labore labore</w:delText>
        </w:r>
        <w:bookmarkEnd w:id="1840"/>
        <w:bookmarkEnd w:id="1841"/>
      </w:del>
    </w:p>
    <w:p w14:paraId="0EBF2E9B" w14:textId="77777777" w:rsidR="00540B8E" w:rsidRDefault="005314F1">
      <w:pPr>
        <w:pStyle w:val="TextHeading2"/>
        <w:rPr>
          <w:del w:id="1843" w:author="Comparison" w:date="2026-08-04T06:08:00Z" w16du:dateUtc="2026-08-04T10:08:00Z"/>
        </w:rPr>
      </w:pPr>
      <w:del w:id="1844" w:author="Comparison" w:date="2026-08-04T06:08:00Z" w16du:dateUtc="2026-08-04T10:08:00Z">
        <w:r>
          <w:delTex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delText>
        </w:r>
        <w:r w:rsidR="00F70040">
          <w:delText xml:space="preserve">. </w:delText>
        </w:r>
        <w:r>
          <w:delText>consectetur sed sed dolore do adipiscing et do ut consectetur eiusmod dolor ipsum dolor labore adipiscing aliqua eiusmod labore eiusmod sed dolor incididunt dolor lorem labore adipiscing elit amet lorem labore elit elit do ipsum dolor.</w:delText>
        </w:r>
      </w:del>
    </w:p>
    <w:p w14:paraId="576BA0F0" w14:textId="77777777" w:rsidR="00540B8E" w:rsidRDefault="005314F1">
      <w:pPr>
        <w:pStyle w:val="Heading2"/>
        <w:rPr>
          <w:del w:id="1845" w:author="Comparison" w:date="2026-08-04T06:08:00Z" w16du:dateUtc="2026-08-04T10:08:00Z"/>
        </w:rPr>
      </w:pPr>
      <w:bookmarkStart w:id="1846" w:name="10182726990935295001"/>
      <w:bookmarkStart w:id="1847" w:name="_Toc218523865"/>
      <w:del w:id="1848" w:author="Comparison" w:date="2026-08-04T06:08:00Z" w16du:dateUtc="2026-08-04T10:08:00Z">
        <w:r>
          <w:delText>incididunt elit lorem magna ut</w:delText>
        </w:r>
        <w:bookmarkEnd w:id="1846"/>
        <w:bookmarkEnd w:id="1847"/>
      </w:del>
    </w:p>
    <w:p w14:paraId="5709EC9B" w14:textId="77777777" w:rsidR="00540B8E" w:rsidRDefault="005314F1">
      <w:pPr>
        <w:pStyle w:val="TextHeading2"/>
        <w:rPr>
          <w:del w:id="1849" w:author="Comparison" w:date="2026-08-04T06:08:00Z" w16du:dateUtc="2026-08-04T10:08:00Z"/>
        </w:rPr>
      </w:pPr>
      <w:del w:id="1850" w:author="Comparison" w:date="2026-08-04T06:08:00Z" w16du:dateUtc="2026-08-04T10:08:00Z">
        <w:r>
          <w:delTex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delText>
        </w:r>
      </w:del>
    </w:p>
    <w:p w14:paraId="32C6D2D9" w14:textId="77777777" w:rsidR="00540B8E" w:rsidRDefault="005314F1">
      <w:pPr>
        <w:pStyle w:val="Heading2"/>
        <w:rPr>
          <w:del w:id="1851" w:author="Comparison" w:date="2026-08-04T06:08:00Z" w16du:dateUtc="2026-08-04T10:08:00Z"/>
        </w:rPr>
      </w:pPr>
      <w:bookmarkStart w:id="1852" w:name="16571520651317708920"/>
      <w:bookmarkStart w:id="1853" w:name="_Ref66106808"/>
      <w:bookmarkStart w:id="1854" w:name="_Toc218523866"/>
      <w:del w:id="1855" w:author="Comparison" w:date="2026-08-04T06:08:00Z" w16du:dateUtc="2026-08-04T10:08:00Z">
        <w:r>
          <w:delText>ipsum elit</w:delText>
        </w:r>
        <w:bookmarkEnd w:id="1852"/>
        <w:bookmarkEnd w:id="1853"/>
        <w:bookmarkEnd w:id="1854"/>
      </w:del>
    </w:p>
    <w:p w14:paraId="10938ED3" w14:textId="77777777" w:rsidR="00540B8E" w:rsidRDefault="005314F1">
      <w:pPr>
        <w:pStyle w:val="TextHeading2"/>
        <w:rPr>
          <w:del w:id="1856" w:author="Comparison" w:date="2026-08-04T06:08:00Z" w16du:dateUtc="2026-08-04T10:08:00Z"/>
        </w:rPr>
      </w:pPr>
      <w:del w:id="1857" w:author="Comparison" w:date="2026-08-04T06:08:00Z" w16du:dateUtc="2026-08-04T10:08:00Z">
        <w:r>
          <w:delText>sed do ipsum magna tempor dolor dolor, et sed aliqua lorem tempor do aliqua dolor consectetur dolor adipiscing</w:delText>
        </w:r>
        <w:r w:rsidR="00F70040">
          <w:delText xml:space="preserve">. </w:delText>
        </w:r>
        <w:r>
          <w:delText>do ipsum ipsum elit ipsum ut elit elit do ut, et sed amet eiusmod sit magna adipiscing do ipsum elit lorem elit dolor consectetur do et ipsum consectetur et amet dolor ipsum elit lorem.</w:delText>
        </w:r>
      </w:del>
    </w:p>
    <w:p w14:paraId="07DAECC7" w14:textId="77777777" w:rsidR="00540B8E" w:rsidRDefault="005314F1">
      <w:pPr>
        <w:pStyle w:val="TextHeading2"/>
        <w:rPr>
          <w:del w:id="1858" w:author="Comparison" w:date="2026-08-04T06:08:00Z" w16du:dateUtc="2026-08-04T10:08:00Z"/>
        </w:rPr>
      </w:pPr>
      <w:del w:id="1859" w:author="Comparison" w:date="2026-08-04T06:08:00Z" w16du:dateUtc="2026-08-04T10:08:00Z">
        <w:r>
          <w:delText>eiusmod magna adipiscing amet amet ipsum aliqua, amet, incididunt labore elit amet incididunt do incididunt ipsum aliqua aliqua incididunt amet ipsum adipiscing sit</w:delText>
        </w:r>
        <w:r w:rsidR="00F70040">
          <w:delText xml:space="preserve">. </w:delText>
        </w:r>
        <w:r>
          <w:delText>adipiscing tempor elit ipsum labore consectetur adipiscing magna aliqua amet eiusmod consectetur ipsum ipsum adipiscing incididunt labore ipsum dolore magna.</w:delText>
        </w:r>
      </w:del>
    </w:p>
    <w:p w14:paraId="74BA43A4" w14:textId="77777777" w:rsidR="00D62A0F" w:rsidRDefault="005314F1">
      <w:pPr>
        <w:pStyle w:val="TextHeading2"/>
        <w:rPr>
          <w:del w:id="1860" w:author="Comparison" w:date="2026-08-04T06:08:00Z" w16du:dateUtc="2026-08-04T10:08:00Z"/>
        </w:rPr>
      </w:pPr>
      <w:del w:id="1861" w:author="Comparison" w:date="2026-08-04T06:08:00Z" w16du:dateUtc="2026-08-04T10:08:00Z">
        <w:r>
          <w:delTex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delText>
        </w:r>
        <w:r w:rsidR="00F70040">
          <w:delText xml:space="preserve">. </w:delText>
        </w:r>
        <w:r>
          <w:delText>sed ipsum elit elit sit elit amet elit aliqua eiusmod amet lorem elit, ipsum adipiscing’et sed dolor lorem dolor ut adipiscing incididunt ipsum dolor tempor et ipsum lorem.</w:delText>
        </w:r>
      </w:del>
    </w:p>
    <w:p w14:paraId="28C1D102" w14:textId="77777777" w:rsidR="00540B8E" w:rsidRPr="00D62A0F" w:rsidRDefault="00D62A0F" w:rsidP="00D62A0F">
      <w:pPr>
        <w:rPr>
          <w:del w:id="1862" w:author="Comparison" w:date="2026-08-04T06:08:00Z" w16du:dateUtc="2026-08-04T10:08:00Z"/>
          <w:szCs w:val="20"/>
        </w:rPr>
      </w:pPr>
      <w:del w:id="1863" w:author="Comparison" w:date="2026-08-04T06:08:00Z" w16du:dateUtc="2026-08-04T10:08:00Z">
        <w:r>
          <w:br w:type="page"/>
        </w:r>
      </w:del>
    </w:p>
    <w:p w14:paraId="2E7BF8E4" w14:textId="77777777" w:rsidR="00540B8E" w:rsidRDefault="005314F1">
      <w:pPr>
        <w:pStyle w:val="TextHeading2"/>
        <w:rPr>
          <w:del w:id="1864" w:author="Comparison" w:date="2026-08-04T06:08:00Z" w16du:dateUtc="2026-08-04T10:08:00Z"/>
        </w:rPr>
      </w:pPr>
      <w:del w:id="1865" w:author="Comparison" w:date="2026-08-04T06:08:00Z" w16du:dateUtc="2026-08-04T10:08:00Z">
        <w:r>
          <w:delText>adipiscing adipiscing adipiscing amet do sit adipiscing aliqua dolor et sed amet dolor lorem tempor lorem do et sed eiusmod 180 tempor lorem et sed elit ipsum adipiscing</w:delText>
        </w:r>
        <w:r w:rsidR="00F70040">
          <w:delText xml:space="preserve">. </w:delText>
        </w:r>
        <w:r>
          <w:delText>sit adipiscing elit et lorem labore eiusmod tempor tempor incididunt aliqua tempor do dolor do ipsum adipiscing.</w:delText>
        </w:r>
      </w:del>
    </w:p>
    <w:p w14:paraId="65082163" w14:textId="77777777" w:rsidR="00540B8E" w:rsidRDefault="005314F1">
      <w:pPr>
        <w:pStyle w:val="TextHeading2"/>
        <w:rPr>
          <w:del w:id="1866" w:author="Comparison" w:date="2026-08-04T06:08:00Z" w16du:dateUtc="2026-08-04T10:08:00Z"/>
        </w:rPr>
      </w:pPr>
      <w:del w:id="1867" w:author="Comparison" w:date="2026-08-04T06:08:00Z" w16du:dateUtc="2026-08-04T10:08:00Z">
        <w:r>
          <w:delText>consectetur sed amet adipiscing ipsum consectetur’et adipiscing lorem incididunt dolore eiusmod do ipsum do adipiscing ut incididunt incididunt adipiscing lorem amet do</w:delText>
        </w:r>
        <w:r w:rsidR="00F70040">
          <w:delText xml:space="preserve">. </w:delText>
        </w:r>
        <w:r>
          <w:delText>consectetur sed aliqua lorem tempor do dolor dolor sit et et consectetur do consectetur ipsum ipsum eiusmod adipiscing</w:delText>
        </w:r>
        <w:r w:rsidR="00F70040">
          <w:delText xml:space="preserve">. </w:delText>
        </w:r>
        <w:r>
          <w:delText>consectetur sed adipiscing consectetur dolor sit et sed incididunt aliqua lorem magna adipiscing do ipsum adipiscing aliqua ipsum sit</w:delText>
        </w:r>
        <w:r w:rsidR="00F70040">
          <w:delText xml:space="preserve">. </w:delText>
        </w:r>
      </w:del>
    </w:p>
    <w:p w14:paraId="03F5B5A6" w14:textId="77777777" w:rsidR="00540B8E" w:rsidRDefault="005314F1">
      <w:pPr>
        <w:pStyle w:val="TextHeading2"/>
        <w:rPr>
          <w:del w:id="1868" w:author="Comparison" w:date="2026-08-04T06:08:00Z" w16du:dateUtc="2026-08-04T10:08:00Z"/>
        </w:rPr>
      </w:pPr>
      <w:del w:id="1869" w:author="Comparison" w:date="2026-08-04T06:08:00Z" w16du:dateUtc="2026-08-04T10:08:00Z">
        <w:r>
          <w:delText>sed do incididunt, eiusmod adipiscing’et dolor ut adipiscing elit dolor sit incididunt dolore dolor elit aliqua incididunt elit ipsum adipiscing labore do sit adipiscing</w:delText>
        </w:r>
        <w:r w:rsidR="00F70040">
          <w:delText xml:space="preserve">. </w:delText>
        </w:r>
        <w:r>
          <w:delText>sed dolor adipiscing’et dolor ut labore do amet do dolor adipiscing consectetur labore eiusmod 180 tempor lorem et sed elit ipsum adipiscing, ipsum adipiscing’et dolor ut incididunt magna tempor do dolor do ipsum adipiscing.</w:delText>
        </w:r>
      </w:del>
    </w:p>
    <w:p w14:paraId="04465D40" w14:textId="77777777" w:rsidR="00540B8E" w:rsidRDefault="005314F1">
      <w:pPr>
        <w:pStyle w:val="Heading2"/>
        <w:rPr>
          <w:del w:id="1870" w:author="Comparison" w:date="2026-08-04T06:08:00Z" w16du:dateUtc="2026-08-04T10:08:00Z"/>
        </w:rPr>
      </w:pPr>
      <w:bookmarkStart w:id="1871" w:name="16571760463270563689"/>
      <w:bookmarkStart w:id="1872" w:name="_Toc507273131"/>
      <w:bookmarkStart w:id="1873" w:name="_Ref289678300"/>
      <w:bookmarkStart w:id="1874" w:name="_Toc218523867"/>
      <w:del w:id="1875" w:author="Comparison" w:date="2026-08-04T06:08:00Z" w16du:dateUtc="2026-08-04T10:08:00Z">
        <w:r>
          <w:delText>do elit adipiscing incididunt dolore elit sed dolore</w:delText>
        </w:r>
        <w:bookmarkEnd w:id="1871"/>
        <w:bookmarkEnd w:id="1872"/>
        <w:bookmarkEnd w:id="1873"/>
        <w:bookmarkEnd w:id="1874"/>
      </w:del>
    </w:p>
    <w:p w14:paraId="1A741FB8" w14:textId="77777777" w:rsidR="00540B8E" w:rsidRDefault="005314F1">
      <w:pPr>
        <w:pStyle w:val="TextHeading2"/>
        <w:rPr>
          <w:del w:id="1876" w:author="Comparison" w:date="2026-08-04T06:08:00Z" w16du:dateUtc="2026-08-04T10:08:00Z"/>
        </w:rPr>
      </w:pPr>
      <w:del w:id="1877" w:author="Comparison" w:date="2026-08-04T06:08:00Z" w16du:dateUtc="2026-08-04T10:08:00Z">
        <w:r>
          <w:delText>et labore elit elit aliqua elit labore eiusmod sed, do ipsum adipiscing sit dolor do adipiscing tempor eiusmod do eiusmod amet dolor, do amet dolor adipiscing amet elit do magna magna et ipsum labore sit elit ipsum adipiscing’ amet eiusmod ipsum</w:delText>
        </w:r>
        <w:r w:rsidR="00F70040">
          <w:delText xml:space="preserve">. </w:delText>
        </w:r>
        <w:r>
          <w:delText>sed ipsum ipsum ipsum adipiscing sit dolor do adipiscing tempor eiusmod do eiusmod amet dolor, ipsum adipiscing amet dolor dolor aliqua amet elit do magna magna.</w:delText>
        </w:r>
      </w:del>
    </w:p>
    <w:p w14:paraId="73F1838C" w14:textId="77777777" w:rsidR="00540B8E" w:rsidRDefault="005314F1">
      <w:pPr>
        <w:pStyle w:val="TextHeading2"/>
        <w:rPr>
          <w:del w:id="1878" w:author="Comparison" w:date="2026-08-04T06:08:00Z" w16du:dateUtc="2026-08-04T10:08:00Z"/>
        </w:rPr>
      </w:pPr>
      <w:del w:id="1879" w:author="Comparison" w:date="2026-08-04T06:08:00Z" w16du:dateUtc="2026-08-04T10:08:00Z">
        <w:r>
          <w:delText>sed et adipiscing sit sit do dolor aliqua eiusmod dolor amet lorem do labore adipiscing magna, sit ut consectetur ipsum dolor magna dolor dolor amet incididunt ut dolor dolor, do ipsum, consectetur ut tempor ipsum do et elit</w:delText>
        </w:r>
        <w:r w:rsidR="00F70040">
          <w:delText xml:space="preserve">. </w:delText>
        </w:r>
        <w:r>
          <w:delText>aliqua elit et adipiscing adipiscing sit sit magna, incididunt adipiscing eiusmod adipiscing sit sit aliqua magna do ipsum do et eiusmod aliqua sed</w:delText>
        </w:r>
        <w:r w:rsidR="00F70040">
          <w:delText xml:space="preserve">. </w:delText>
        </w:r>
        <w:r>
          <w:delText>eiusmod sed elit eiusmod aliqua elit ipsum eiusmod incididunt adipiscing tempor eiusmod do ipsum dolor.</w:delText>
        </w:r>
      </w:del>
    </w:p>
    <w:p w14:paraId="13508A6C" w14:textId="77777777" w:rsidR="00540B8E" w:rsidRDefault="005314F1">
      <w:pPr>
        <w:pStyle w:val="TextHeading2"/>
        <w:rPr>
          <w:del w:id="1880" w:author="Comparison" w:date="2026-08-04T06:08:00Z" w16du:dateUtc="2026-08-04T10:08:00Z"/>
        </w:rPr>
      </w:pPr>
      <w:del w:id="1881" w:author="Comparison" w:date="2026-08-04T06:08:00Z" w16du:dateUtc="2026-08-04T10:08:00Z">
        <w:r>
          <w:delText>adipiscing ipsum sed adipiscing magna lorem elit ipsum eiusmod sed elit ipsum aliqua</w:delText>
        </w:r>
        <w:r w:rsidR="00F70040">
          <w:delText xml:space="preserve">. </w:delText>
        </w:r>
        <w:r>
          <w:delText>adipiscing sed incididunt magna ipsum ipsum magna amet dolor et ipsum magna lorem labore consectetur ipsum consectetur lorem</w:delText>
        </w:r>
        <w:r w:rsidR="00F70040">
          <w:delText xml:space="preserve">. </w:delText>
        </w:r>
        <w:r>
          <w:delText>do labore dolore, ipsum sit sed amet ut adipiscing tempor et ipsum adipiscing consectetur dolor adipiscing ipsum lorem aliqua do lorem ipsum aliqua sed.</w:delText>
        </w:r>
      </w:del>
    </w:p>
    <w:p w14:paraId="13DB0EC1" w14:textId="77777777" w:rsidR="00540B8E" w:rsidRDefault="005314F1">
      <w:pPr>
        <w:pStyle w:val="TextHeading2"/>
        <w:rPr>
          <w:del w:id="1882" w:author="Comparison" w:date="2026-08-04T06:08:00Z" w16du:dateUtc="2026-08-04T10:08:00Z"/>
        </w:rPr>
      </w:pPr>
      <w:del w:id="1883" w:author="Comparison" w:date="2026-08-04T06:08:00Z" w16du:dateUtc="2026-08-04T10:08:00Z">
        <w:r>
          <w:delTex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delText>
        </w:r>
        <w:r w:rsidR="00F70040">
          <w:delText xml:space="preserve">. </w:delText>
        </w:r>
        <w:r>
          <w:delText>eiusmod magna tempor ipsum et sed consectetur ut ipsum adipiscing tempor incididunt ipsum et sed’et labore do adipiscing aliqua incididunt elit ipsum consectetur consectetur dolore labore do ipsum ipsum adipiscing’ ut.</w:delText>
        </w:r>
      </w:del>
    </w:p>
    <w:p w14:paraId="55D1BA75" w14:textId="77777777" w:rsidR="00540B8E" w:rsidRDefault="005314F1">
      <w:pPr>
        <w:pStyle w:val="TextHeading2"/>
        <w:rPr>
          <w:del w:id="1884" w:author="Comparison" w:date="2026-08-04T06:08:00Z" w16du:dateUtc="2026-08-04T10:08:00Z"/>
        </w:rPr>
      </w:pPr>
      <w:del w:id="1885" w:author="Comparison" w:date="2026-08-04T06:08:00Z" w16du:dateUtc="2026-08-04T10:08:00Z">
        <w:r>
          <w:delText xml:space="preserve">eiusmod do ipsum sed consectetur lorem consectetur </w:delText>
        </w:r>
        <w:r>
          <w:fldChar w:fldCharType="begin"/>
        </w:r>
        <w:r>
          <w:delInstrText xml:space="preserve"> REF 15678763705006793907 \r \h </w:delInstrText>
        </w:r>
        <w:r>
          <w:fldChar w:fldCharType="separate"/>
        </w:r>
        <w:r w:rsidR="00AC72FF">
          <w:delText>lorem 14.25</w:delText>
        </w:r>
        <w:r>
          <w:fldChar w:fldCharType="end"/>
        </w:r>
        <w:r>
          <w:delText>, dolor sed adipiscing, dolor tempor sed, adipiscing do dolor ipsum sed ipsum incididunt do aliqua dolor ut, do eiusmod incididunt ut, aliqua do et sed consectetur ipsum consectetur</w:delText>
        </w:r>
        <w:r w:rsidR="00F70040">
          <w:delText xml:space="preserve">. </w:delText>
        </w:r>
        <w:r>
          <w:delText>dolor ipsum sed eiusmod aliqua et ipsum lorem aliqua consectetur lorem, ipsum sed do labore ipsum aliqua aliqua sit adipiscing aliqua ipsum ut do ipsum consectetur magna labore do ipsum aliqua sed dolore eiusmod aliqua consectetur ipsum aliqua elit ipsum ut</w:delText>
        </w:r>
        <w:r w:rsidR="00F70040">
          <w:delText xml:space="preserve">. </w:delText>
        </w:r>
        <w:r>
          <w:delText>eiusmod aliqua sed adipiscing ut ipsum aliqua do dolor sed dolor lorem tempor lorem do ipsum sed do labore ipsum ut magna eiusmod.</w:delText>
        </w:r>
      </w:del>
    </w:p>
    <w:p w14:paraId="69EB0B1E" w14:textId="77777777" w:rsidR="00540B8E" w:rsidRDefault="005314F1">
      <w:pPr>
        <w:pStyle w:val="Heading2"/>
        <w:rPr>
          <w:del w:id="1886" w:author="Comparison" w:date="2026-08-04T06:08:00Z" w16du:dateUtc="2026-08-04T10:08:00Z"/>
        </w:rPr>
      </w:pPr>
      <w:bookmarkStart w:id="1887" w:name="4023066373635639290"/>
      <w:bookmarkStart w:id="1888" w:name="_Toc218523868"/>
      <w:del w:id="1889" w:author="Comparison" w:date="2026-08-04T06:08:00Z" w16du:dateUtc="2026-08-04T10:08:00Z">
        <w:r>
          <w:delText>sed aliqua eiusmod lorem dolore sit sed</w:delText>
        </w:r>
        <w:bookmarkEnd w:id="1887"/>
        <w:bookmarkEnd w:id="1888"/>
      </w:del>
    </w:p>
    <w:p w14:paraId="79167E53" w14:textId="77777777" w:rsidR="00540B8E" w:rsidRDefault="005314F1">
      <w:pPr>
        <w:pStyle w:val="TextHeading2"/>
        <w:rPr>
          <w:del w:id="1890" w:author="Comparison" w:date="2026-08-04T06:08:00Z" w16du:dateUtc="2026-08-04T10:08:00Z"/>
        </w:rPr>
      </w:pPr>
      <w:del w:id="1891" w:author="Comparison" w:date="2026-08-04T06:08:00Z" w16du:dateUtc="2026-08-04T10:08:00Z">
        <w:r>
          <w:delText>aliqua dolor adipiscing elit ipsum consectetur do ipsum aliqua, dolor sed adipiscing ut dolor sed ut consectetur dolore lorem consectetur magna, do lorem amet dolor labore sit elit sed, dolor eiusmod tempor sed</w:delText>
        </w:r>
        <w:r w:rsidR="00F70040">
          <w:delText xml:space="preserve">. </w:delText>
        </w:r>
        <w:r>
          <w:delText>eiusmod sed adipiscing ut eiusmod ut eiusmod lorem adipiscing ut ipsum ut amet do elit adipiscing.</w:delText>
        </w:r>
      </w:del>
    </w:p>
    <w:p w14:paraId="6EF91CBA" w14:textId="77777777" w:rsidR="00540B8E" w:rsidRDefault="005314F1">
      <w:pPr>
        <w:pStyle w:val="Heading2"/>
        <w:rPr>
          <w:del w:id="1892" w:author="Comparison" w:date="2026-08-04T06:08:00Z" w16du:dateUtc="2026-08-04T10:08:00Z"/>
        </w:rPr>
      </w:pPr>
      <w:bookmarkStart w:id="1893" w:name="4023545997541348828"/>
      <w:bookmarkStart w:id="1894" w:name="_Toc218523869"/>
      <w:del w:id="1895" w:author="Comparison" w:date="2026-08-04T06:08:00Z" w16du:dateUtc="2026-08-04T10:08:00Z">
        <w:r>
          <w:delText>sed aliqua ipsum eiusmod sed elit et</w:delText>
        </w:r>
        <w:bookmarkEnd w:id="1893"/>
        <w:bookmarkEnd w:id="1894"/>
      </w:del>
    </w:p>
    <w:p w14:paraId="65CFFF08" w14:textId="77777777" w:rsidR="00540B8E" w:rsidRDefault="005314F1">
      <w:pPr>
        <w:pStyle w:val="TextHeading2"/>
        <w:rPr>
          <w:del w:id="1896" w:author="Comparison" w:date="2026-08-04T06:08:00Z" w16du:dateUtc="2026-08-04T10:08:00Z"/>
        </w:rPr>
      </w:pPr>
      <w:bookmarkStart w:id="1897" w:name="_Hlk207376294"/>
      <w:del w:id="1898" w:author="Comparison" w:date="2026-08-04T06:08:00Z" w16du:dateUtc="2026-08-04T10:08:00Z">
        <w:r>
          <w:delText>magna ipsum magna adipiscing dolor dolor, et sed adipiscing tempor dolor lorem lorem elit do eiusmod labore et sed’et aliqua et eiusmod ut elit dolor do dolor dolor do aliqua incididunt elit et consectetur lorem dolor ipsum consectetur do et ipsum consectetur.</w:delText>
        </w:r>
        <w:bookmarkEnd w:id="1897"/>
      </w:del>
    </w:p>
    <w:p w14:paraId="7777D2A9" w14:textId="77777777" w:rsidR="00540B8E" w:rsidRDefault="005314F1">
      <w:pPr>
        <w:pStyle w:val="Heading2"/>
        <w:rPr>
          <w:del w:id="1899" w:author="Comparison" w:date="2026-08-04T06:08:00Z" w16du:dateUtc="2026-08-04T10:08:00Z"/>
        </w:rPr>
      </w:pPr>
      <w:bookmarkStart w:id="1900" w:name="12835761933414026378"/>
      <w:bookmarkStart w:id="1901" w:name="_Toc218523870"/>
      <w:del w:id="1902" w:author="Comparison" w:date="2026-08-04T06:08:00Z" w16du:dateUtc="2026-08-04T10:08:00Z">
        <w:r>
          <w:delText>elit do elit eiusmod</w:delText>
        </w:r>
        <w:bookmarkEnd w:id="1900"/>
        <w:bookmarkEnd w:id="1901"/>
      </w:del>
    </w:p>
    <w:p w14:paraId="4AD987CB" w14:textId="77777777" w:rsidR="00540B8E" w:rsidRDefault="005314F1">
      <w:pPr>
        <w:pStyle w:val="TextHeading2"/>
        <w:rPr>
          <w:del w:id="1903" w:author="Comparison" w:date="2026-08-04T06:08:00Z" w16du:dateUtc="2026-08-04T10:08:00Z"/>
        </w:rPr>
      </w:pPr>
      <w:del w:id="1904" w:author="Comparison" w:date="2026-08-04T06:08:00Z" w16du:dateUtc="2026-08-04T10:08:00Z">
        <w:r>
          <w:delTex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delText>
        </w:r>
        <w:r w:rsidR="00F70040">
          <w:delText xml:space="preserve">. </w:delText>
        </w:r>
        <w:r>
          <w:delText>magna ut elit incididunt, ipsum dolor incididunt magna eiusmod labore dolor tempor sit adipiscing sit aliqua magna elit ipsum lorem consectetur.</w:delText>
        </w:r>
      </w:del>
    </w:p>
    <w:p w14:paraId="163B4DE4" w14:textId="77777777" w:rsidR="00540B8E" w:rsidRDefault="005314F1">
      <w:pPr>
        <w:pStyle w:val="Heading2"/>
        <w:rPr>
          <w:del w:id="1905" w:author="Comparison" w:date="2026-08-04T06:08:00Z" w16du:dateUtc="2026-08-04T10:08:00Z"/>
        </w:rPr>
      </w:pPr>
      <w:bookmarkStart w:id="1906" w:name="13759755135007932955"/>
      <w:bookmarkStart w:id="1907" w:name="_Ref413068831"/>
      <w:bookmarkStart w:id="1908" w:name="_Toc218523871"/>
      <w:del w:id="1909" w:author="Comparison" w:date="2026-08-04T06:08:00Z" w16du:dateUtc="2026-08-04T10:08:00Z">
        <w:r>
          <w:delText>dolore do lorem lorem do eiusmod</w:delText>
        </w:r>
        <w:bookmarkEnd w:id="1906"/>
        <w:bookmarkEnd w:id="1907"/>
        <w:bookmarkEnd w:id="1908"/>
      </w:del>
    </w:p>
    <w:p w14:paraId="7C27E0D1" w14:textId="77777777" w:rsidR="00540B8E" w:rsidRDefault="005314F1">
      <w:pPr>
        <w:pStyle w:val="TextHeading2"/>
        <w:rPr>
          <w:del w:id="1910" w:author="Comparison" w:date="2026-08-04T06:08:00Z" w16du:dateUtc="2026-08-04T10:08:00Z"/>
        </w:rPr>
      </w:pPr>
      <w:del w:id="1911" w:author="Comparison" w:date="2026-08-04T06:08:00Z" w16du:dateUtc="2026-08-04T10:08:00Z">
        <w:r>
          <w:delText>consectetur sed adipiscing lorem eiusmod consectetur do et ipsum consectetur tempor dolor ipsum consectetur, do ipsum ipsum dolore do do ipsum consectetur sit amet ipsum consectetur ipsum incididunt labore do consectetur tempor sed consectetur labore</w:delText>
        </w:r>
        <w:r w:rsidR="00F70040">
          <w:delText xml:space="preserve">. </w:delText>
        </w:r>
        <w:r>
          <w:delText>consectetur sed adipiscing magna ipsum elit consectetur et ipsum ut elit ipsum sed adipiscing ipsum ipsum consectetur, incididunt ipsum consectetur incididunt ipsum eiusmod magna do tempor dolor lorem eiusmod consectetur</w:delText>
        </w:r>
        <w:r w:rsidR="00F70040">
          <w:delText xml:space="preserve">. </w:delText>
        </w:r>
        <w:r>
          <w:delText xml:space="preserve">aliqua, consectetur ipsum eiusmod eiusmod consectetur aliqua elit lorem ipsum consectetur lorem eiusmod consectetur do et ipsum ut elit ipsum consectetur eiusmod, et sed adipiscing labore ipsum sit ipsum lorem ipsum consectetur dolore do dolore tempor </w:delText>
        </w:r>
        <w:r>
          <w:fldChar w:fldCharType="begin"/>
        </w:r>
        <w:r>
          <w:delInstrText xml:space="preserve"> REF 8409673738367728109 \r \h </w:delInstrText>
        </w:r>
        <w:r>
          <w:fldChar w:fldCharType="separate"/>
        </w:r>
        <w:r w:rsidR="00AC72FF">
          <w:delText>lorem 15.01</w:delText>
        </w:r>
        <w:r>
          <w:fldChar w:fldCharType="end"/>
        </w:r>
        <w:r>
          <w:delText>, do ipsum, do lorem ipsum ipsum</w:delText>
        </w:r>
        <w:r w:rsidR="00F70040">
          <w:delText xml:space="preserve">. </w:delText>
        </w:r>
        <w:r>
          <w:delText>sit do eiusmod ipsum et lorem adipiscing do, et sed adipiscing elit ipsum dolore’ aliqua amet ut elit elit incididunt consectetur incididunt incididunt amet aliqua lorem incididunt ipsum amet dolor et consectetur.</w:delText>
        </w:r>
      </w:del>
    </w:p>
    <w:p w14:paraId="20E8AC96" w14:textId="77777777" w:rsidR="00540B8E" w:rsidRDefault="005314F1">
      <w:pPr>
        <w:pStyle w:val="TextHeading2"/>
        <w:rPr>
          <w:del w:id="1912" w:author="Comparison" w:date="2026-08-04T06:08:00Z" w16du:dateUtc="2026-08-04T10:08:00Z"/>
        </w:rPr>
      </w:pPr>
      <w:del w:id="1913" w:author="Comparison" w:date="2026-08-04T06:08:00Z" w16du:dateUtc="2026-08-04T10:08:00Z">
        <w:r>
          <w:delTex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delText>
        </w:r>
        <w:r w:rsidR="00F70040">
          <w:delText xml:space="preserve">. </w:delText>
        </w:r>
        <w:r>
          <w:delText xml:space="preserve">eiusmod aliqua dolore adipiscing magna adipiscing aliqua eiusmod </w:delText>
        </w:r>
        <w:r>
          <w:rPr>
            <w:i/>
          </w:rPr>
          <w:delText>dolore elit adipiscing</w:delText>
        </w:r>
        <w:r>
          <w:delText xml:space="preserve"> sed, sit ipsum et amet magna ut aliqua ipsum aliqua’ et et labore labore aliqua ipsum et dolor</w:delText>
        </w:r>
        <w:r w:rsidR="00F70040">
          <w:delText xml:space="preserve">. </w:delText>
        </w:r>
        <w:r>
          <w:delText>do ipsum tempor, amet elit aliqua eiusmod labore incididunt lorem lorem elit elit tempor ipsum incididunt lorem elit labore</w:delText>
        </w:r>
        <w:r w:rsidR="00F70040">
          <w:delText xml:space="preserve">. </w:delText>
        </w:r>
        <w:r>
          <w:delText>consectetur sed sed dolore incididunt magna dolor adipiscing consectetur incididunt sit incididunt consectetur incididunt do dolor elit ipsum aliqua consectetur</w:delText>
        </w:r>
        <w:r w:rsidR="00F70040">
          <w:delText xml:space="preserve">. </w:delText>
        </w:r>
      </w:del>
    </w:p>
    <w:p w14:paraId="1931B74F" w14:textId="77777777" w:rsidR="00540B8E" w:rsidRDefault="005314F1">
      <w:pPr>
        <w:pStyle w:val="TextHeading2"/>
        <w:rPr>
          <w:del w:id="1914" w:author="Comparison" w:date="2026-08-04T06:08:00Z" w16du:dateUtc="2026-08-04T10:08:00Z"/>
          <w:color w:val="000000"/>
        </w:rPr>
      </w:pPr>
      <w:del w:id="1915" w:author="Comparison" w:date="2026-08-04T06:08:00Z" w16du:dateUtc="2026-08-04T10:08:00Z">
        <w:r>
          <w:rPr>
            <w:color w:val="000000"/>
          </w:rPr>
          <w:delTex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delText>
        </w:r>
        <w:r w:rsidR="00F70040">
          <w:rPr>
            <w:color w:val="000000"/>
          </w:rPr>
          <w:delText xml:space="preserve">. </w:delText>
        </w:r>
        <w:r>
          <w:rPr>
            <w:color w:val="000000"/>
          </w:rPr>
          <w:delText>adipiscing aliqua consectetur do dolor magna amet magna eiusmod labore eiusmod aliqua consectetur amet do ut ipsum ipsum magna magna dolor; eiusmod, ipsum magna magna dolor adipiscing magna tempor do eiusmod dolor sed et sed labore ipsum ut.</w:delText>
        </w:r>
      </w:del>
    </w:p>
    <w:p w14:paraId="235209BF" w14:textId="77777777" w:rsidR="00540B8E" w:rsidRDefault="005314F1">
      <w:pPr>
        <w:pStyle w:val="Heading2"/>
        <w:rPr>
          <w:del w:id="1916" w:author="Comparison" w:date="2026-08-04T06:08:00Z" w16du:dateUtc="2026-08-04T10:08:00Z"/>
        </w:rPr>
      </w:pPr>
      <w:bookmarkStart w:id="1917" w:name="14683748336601839532"/>
      <w:bookmarkStart w:id="1918" w:name="_Toc507273135"/>
      <w:bookmarkStart w:id="1919" w:name="_Ref416249978"/>
      <w:bookmarkStart w:id="1920" w:name="_Toc218523872"/>
      <w:del w:id="1921" w:author="Comparison" w:date="2026-08-04T06:08:00Z" w16du:dateUtc="2026-08-04T10:08:00Z">
        <w:r>
          <w:delText>dolore do amet eiusmod</w:delText>
        </w:r>
        <w:bookmarkEnd w:id="1917"/>
        <w:bookmarkEnd w:id="1918"/>
        <w:bookmarkEnd w:id="1919"/>
        <w:bookmarkEnd w:id="1920"/>
      </w:del>
    </w:p>
    <w:p w14:paraId="1D4CB922" w14:textId="77777777" w:rsidR="00540B8E" w:rsidRDefault="005314F1">
      <w:pPr>
        <w:pStyle w:val="TextHeading2"/>
        <w:rPr>
          <w:del w:id="1922" w:author="Comparison" w:date="2026-08-04T06:08:00Z" w16du:dateUtc="2026-08-04T10:08:00Z"/>
        </w:rPr>
      </w:pPr>
      <w:del w:id="1923" w:author="Comparison" w:date="2026-08-04T06:08:00Z" w16du:dateUtc="2026-08-04T10:08:00Z">
        <w:r>
          <w:delText>consectetur tempor sed adipiscing tempor dolor consectetur do et ipsum consectetur do dolor sed, do et tempor sed, consectetur magna dolor incididunt amet amet, incididunt consectetur ipsum eiusmod consectetur do et ipsum consectetur aliqua ipsum eiusmod incididunt</w:delText>
        </w:r>
        <w:r w:rsidR="00F70040">
          <w:delText xml:space="preserve">. </w:delText>
        </w:r>
        <w:r>
          <w:delText>eiusmod tempor, et sed incididunt labore ipsum aliqua lorem tempor eiusmod do consectetur consectetur tempor</w:delText>
        </w:r>
        <w:r w:rsidR="00F70040">
          <w:delText xml:space="preserve">. </w:delText>
        </w:r>
        <w:r>
          <w:delText xml:space="preserve">consectetur sed incididunt sed ipsum consectetur tempor ipsum eiusmod lorem consectetur consectetur ipsum lorem: </w:delText>
        </w:r>
      </w:del>
    </w:p>
    <w:p w14:paraId="2367118A" w14:textId="77777777" w:rsidR="00540B8E" w:rsidRDefault="005314F1">
      <w:pPr>
        <w:pStyle w:val="TextHeading3"/>
        <w:rPr>
          <w:del w:id="1924" w:author="Comparison" w:date="2026-08-04T06:08:00Z" w16du:dateUtc="2026-08-04T10:08:00Z"/>
        </w:rPr>
      </w:pPr>
      <w:del w:id="1925" w:author="Comparison" w:date="2026-08-04T06:08:00Z" w16du:dateUtc="2026-08-04T10:08:00Z">
        <w:r>
          <w:delText>do elit, do sit sit incididunt ut eiusmod;</w:delText>
        </w:r>
      </w:del>
    </w:p>
    <w:p w14:paraId="441899D9" w14:textId="77777777" w:rsidR="00540B8E" w:rsidRDefault="005314F1">
      <w:pPr>
        <w:pStyle w:val="TextHeading3"/>
        <w:rPr>
          <w:del w:id="1926" w:author="Comparison" w:date="2026-08-04T06:08:00Z" w16du:dateUtc="2026-08-04T10:08:00Z"/>
        </w:rPr>
      </w:pPr>
      <w:del w:id="1927" w:author="Comparison" w:date="2026-08-04T06:08:00Z" w16du:dateUtc="2026-08-04T10:08:00Z">
        <w:r>
          <w:delText>do tempor elit elit aliqua lorem, do ipsum sed dolor, do ipsum sed dolor aliqua ut eiusmod consectetur adipiscing;</w:delText>
        </w:r>
      </w:del>
    </w:p>
    <w:p w14:paraId="7ED2F4F1" w14:textId="77777777" w:rsidR="00540B8E" w:rsidRDefault="005314F1">
      <w:pPr>
        <w:pStyle w:val="TextHeading3"/>
        <w:rPr>
          <w:del w:id="1928" w:author="Comparison" w:date="2026-08-04T06:08:00Z" w16du:dateUtc="2026-08-04T10:08:00Z"/>
        </w:rPr>
      </w:pPr>
      <w:del w:id="1929" w:author="Comparison" w:date="2026-08-04T06:08:00Z" w16du:dateUtc="2026-08-04T10:08:00Z">
        <w:r>
          <w:delText>do sit sit incididunt lorem lorem ipsum sed dolor aliqua lorem eiusmod consectetur adipiscing, do ipsum ipsum ut labore do ut labore elit ipsum consectetur’et magna amet, consectetur ipsum consectetur incididunt; incididunt ut</w:delText>
        </w:r>
      </w:del>
    </w:p>
    <w:p w14:paraId="7E0BBCF4" w14:textId="77777777" w:rsidR="00540B8E" w:rsidRDefault="005314F1">
      <w:pPr>
        <w:pStyle w:val="TextHeading3"/>
        <w:rPr>
          <w:del w:id="1930" w:author="Comparison" w:date="2026-08-04T06:08:00Z" w16du:dateUtc="2026-08-04T10:08:00Z"/>
        </w:rPr>
      </w:pPr>
      <w:del w:id="1931" w:author="Comparison" w:date="2026-08-04T06:08:00Z" w16du:dateUtc="2026-08-04T10:08:00Z">
        <w:r>
          <w:delText>do aliqua elit ipsum ipsum sit labore do ut labore elit magna amet, do ipsum ipsum ut dolor do elit incididunt labore elit ipsum consectetur’et magna amet, consectetur ipsum amet incididunt ipsum et tempor sed incididunt.</w:delText>
        </w:r>
      </w:del>
    </w:p>
    <w:p w14:paraId="235CE324" w14:textId="77777777" w:rsidR="00540B8E" w:rsidRDefault="005314F1">
      <w:pPr>
        <w:pStyle w:val="Heading2"/>
        <w:rPr>
          <w:del w:id="1932" w:author="Comparison" w:date="2026-08-04T06:08:00Z" w16du:dateUtc="2026-08-04T10:08:00Z"/>
        </w:rPr>
      </w:pPr>
      <w:bookmarkStart w:id="1933" w:name="4024025621447058366"/>
      <w:bookmarkStart w:id="1934" w:name="_Toc218523873"/>
      <w:del w:id="1935" w:author="Comparison" w:date="2026-08-04T06:08:00Z" w16du:dateUtc="2026-08-04T10:08:00Z">
        <w:r>
          <w:delText>amet elit labore magna</w:delText>
        </w:r>
        <w:bookmarkEnd w:id="1933"/>
        <w:bookmarkEnd w:id="1934"/>
      </w:del>
    </w:p>
    <w:p w14:paraId="3D82915A" w14:textId="77777777" w:rsidR="00540B8E" w:rsidRDefault="005314F1" w:rsidP="00D62A0F">
      <w:pPr>
        <w:pStyle w:val="TextHeading2"/>
        <w:spacing w:line="276" w:lineRule="auto"/>
        <w:rPr>
          <w:del w:id="1936" w:author="Comparison" w:date="2026-08-04T06:08:00Z" w16du:dateUtc="2026-08-04T10:08:00Z"/>
        </w:rPr>
      </w:pPr>
      <w:del w:id="1937" w:author="Comparison" w:date="2026-08-04T06:08:00Z" w16du:dateUtc="2026-08-04T10:08:00Z">
        <w:r>
          <w:delTex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delText>
        </w:r>
        <w:r w:rsidR="00F70040">
          <w:delText xml:space="preserve">. </w:delText>
        </w:r>
        <w:r>
          <w:delText>sed eiusmod elit magna elit magna incididunt magna tempor.</w:delText>
        </w:r>
      </w:del>
    </w:p>
    <w:p w14:paraId="550F0927" w14:textId="77777777" w:rsidR="00540B8E" w:rsidRDefault="005314F1" w:rsidP="00D62A0F">
      <w:pPr>
        <w:pStyle w:val="Heading2"/>
        <w:rPr>
          <w:del w:id="1938" w:author="Comparison" w:date="2026-08-04T06:08:00Z" w16du:dateUtc="2026-08-04T10:08:00Z"/>
        </w:rPr>
      </w:pPr>
      <w:bookmarkStart w:id="1939" w:name="856970270861820801"/>
      <w:bookmarkStart w:id="1940" w:name="_Toc507273140"/>
      <w:bookmarkStart w:id="1941" w:name="_Toc218523874"/>
      <w:del w:id="1942" w:author="Comparison" w:date="2026-08-04T06:08:00Z" w16du:dateUtc="2026-08-04T10:08:00Z">
        <w:r>
          <w:delText>dolore incididunt do ipsum elit amet</w:delText>
        </w:r>
        <w:bookmarkEnd w:id="1939"/>
        <w:bookmarkEnd w:id="1940"/>
        <w:bookmarkEnd w:id="1941"/>
      </w:del>
    </w:p>
    <w:p w14:paraId="3CDF06BE" w14:textId="77777777" w:rsidR="00540B8E" w:rsidRDefault="005314F1" w:rsidP="00D62A0F">
      <w:pPr>
        <w:pStyle w:val="TextHeading2"/>
        <w:spacing w:line="276" w:lineRule="auto"/>
        <w:rPr>
          <w:del w:id="1943" w:author="Comparison" w:date="2026-08-04T06:08:00Z" w16du:dateUtc="2026-08-04T10:08:00Z"/>
        </w:rPr>
      </w:pPr>
      <w:del w:id="1944" w:author="Comparison" w:date="2026-08-04T06:08:00Z" w16du:dateUtc="2026-08-04T10:08:00Z">
        <w:r>
          <w:delText>lorem ipsum ipsum elit sit elit amet, et sed adipiscing elit ipsum magna labore, et lorem adipiscing labore, et lorem, lorem ipsum labore amet ipsum do ipsum ipsum elit ipsum adipiscing ipsum consectetur tempor</w:delText>
        </w:r>
        <w:r w:rsidR="00F70040">
          <w:delText xml:space="preserve">. </w:delText>
        </w:r>
        <w:r>
          <w:delText>do lorem amet magna do ipsum magna ipsum elit amet dolore lorem consectetur dolor ipsum ut elit amet aliqua do ipsum adipiscing et ipsum consectetur</w:delText>
        </w:r>
        <w:r w:rsidR="00F70040">
          <w:delText xml:space="preserve">. </w:delText>
        </w:r>
      </w:del>
    </w:p>
    <w:p w14:paraId="53127E3D" w14:textId="77777777" w:rsidR="00D62A0F" w:rsidRDefault="005314F1" w:rsidP="00D62A0F">
      <w:pPr>
        <w:pStyle w:val="TextHeading2"/>
        <w:spacing w:line="276" w:lineRule="auto"/>
        <w:rPr>
          <w:del w:id="1945" w:author="Comparison" w:date="2026-08-04T06:08:00Z" w16du:dateUtc="2026-08-04T10:08:00Z"/>
        </w:rPr>
      </w:pPr>
      <w:del w:id="1946" w:author="Comparison" w:date="2026-08-04T06:08:00Z" w16du:dateUtc="2026-08-04T10:08:00Z">
        <w:r>
          <w:delText>consectetur sed adipiscing tempor incididunt dolor ut dolor ipsum lorem adipiscing’et dolor ut lorem dolore dolor amet amet consectetur magna ipsum ut lorem ipsum amet incididunt consectetur lorem tempor do sit do ipsum adipiscing elit ipsum amet</w:delText>
        </w:r>
        <w:r w:rsidR="00F70040">
          <w:delText xml:space="preserve">. </w:delText>
        </w:r>
        <w:r>
          <w:delTex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delText>
        </w:r>
      </w:del>
    </w:p>
    <w:p w14:paraId="0781D47D" w14:textId="77777777" w:rsidR="00540B8E" w:rsidRPr="00D62A0F" w:rsidRDefault="00D62A0F" w:rsidP="00D62A0F">
      <w:pPr>
        <w:rPr>
          <w:del w:id="1947" w:author="Comparison" w:date="2026-08-04T06:08:00Z" w16du:dateUtc="2026-08-04T10:08:00Z"/>
          <w:szCs w:val="20"/>
        </w:rPr>
      </w:pPr>
      <w:del w:id="1948" w:author="Comparison" w:date="2026-08-04T06:08:00Z" w16du:dateUtc="2026-08-04T10:08:00Z">
        <w:r>
          <w:br w:type="page"/>
        </w:r>
      </w:del>
    </w:p>
    <w:p w14:paraId="1AC16939" w14:textId="77777777" w:rsidR="00540B8E" w:rsidRDefault="005314F1">
      <w:pPr>
        <w:pStyle w:val="Heading2"/>
        <w:rPr>
          <w:del w:id="1949" w:author="Comparison" w:date="2026-08-04T06:08:00Z" w16du:dateUtc="2026-08-04T10:08:00Z"/>
        </w:rPr>
      </w:pPr>
      <w:bookmarkStart w:id="1950" w:name="1249176948444042530"/>
      <w:bookmarkStart w:id="1951" w:name="_Ref224198443"/>
      <w:bookmarkStart w:id="1952" w:name="GSTTaxProvisionsHeading"/>
      <w:bookmarkStart w:id="1953" w:name="_Toc218523875"/>
      <w:del w:id="1954" w:author="Comparison" w:date="2026-08-04T06:08:00Z" w16du:dateUtc="2026-08-04T10:08:00Z">
        <w:r>
          <w:delText>sit-dolore consectetur elit tempor</w:delText>
        </w:r>
        <w:bookmarkEnd w:id="1950"/>
        <w:bookmarkEnd w:id="1951"/>
        <w:bookmarkEnd w:id="1952"/>
        <w:bookmarkEnd w:id="1953"/>
      </w:del>
    </w:p>
    <w:p w14:paraId="08EE70D3" w14:textId="77777777" w:rsidR="00540B8E" w:rsidRDefault="005314F1">
      <w:pPr>
        <w:pStyle w:val="TextHeading2"/>
        <w:rPr>
          <w:del w:id="1955" w:author="Comparison" w:date="2026-08-04T06:08:00Z" w16du:dateUtc="2026-08-04T10:08:00Z"/>
        </w:rPr>
      </w:pPr>
      <w:del w:id="1956" w:author="Comparison" w:date="2026-08-04T06:08:00Z" w16du:dateUtc="2026-08-04T10:08:00Z">
        <w:r>
          <w:delTex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delText>
        </w:r>
        <w:r w:rsidR="00F70040">
          <w:delText xml:space="preserve">. </w:delText>
        </w:r>
        <w:r>
          <w:delText>sed et sed elit do incididunt eiusmod consectetur consectetur adipiscing ipsum magna eiusmod amet lorem consectetur, et sed amet do incididunt magna ipsum aliqua dolore labore aliqua consectetur ipsum lorem.</w:delText>
        </w:r>
      </w:del>
    </w:p>
    <w:p w14:paraId="3E6AFC36" w14:textId="77777777" w:rsidR="00540B8E" w:rsidRDefault="005314F1">
      <w:pPr>
        <w:pStyle w:val="Heading3"/>
        <w:rPr>
          <w:del w:id="1957" w:author="Comparison" w:date="2026-08-04T06:08:00Z" w16du:dateUtc="2026-08-04T10:08:00Z"/>
        </w:rPr>
      </w:pPr>
      <w:bookmarkStart w:id="1958" w:name="738745044417396754"/>
      <w:del w:id="1959" w:author="Comparison" w:date="2026-08-04T06:08:00Z" w16du:dateUtc="2026-08-04T10:08:00Z">
        <w:r>
          <w:delText>adipiscing lorem sit incididunt sed-sit eiusmod</w:delText>
        </w:r>
        <w:bookmarkEnd w:id="1958"/>
      </w:del>
    </w:p>
    <w:p w14:paraId="295A67E1" w14:textId="77777777" w:rsidR="00540B8E" w:rsidRDefault="005314F1">
      <w:pPr>
        <w:pStyle w:val="TextHeading3"/>
        <w:rPr>
          <w:del w:id="1960" w:author="Comparison" w:date="2026-08-04T06:08:00Z" w16du:dateUtc="2026-08-04T10:08:00Z"/>
        </w:rPr>
      </w:pPr>
      <w:del w:id="1961" w:author="Comparison" w:date="2026-08-04T06:08:00Z" w16du:dateUtc="2026-08-04T10:08:00Z">
        <w:r>
          <w:delText xml:space="preserve">consectetur sed sed incididunt ipsum tempor elit ipsum ipsum amet-lorem consectetur lorem ipsum aliqua dolore, ipsum </w:delText>
        </w:r>
        <w:r>
          <w:rPr>
            <w:i/>
          </w:rPr>
          <w:delText>lorem consectetur</w:delText>
        </w:r>
        <w:r>
          <w:delText xml:space="preserve"> incididunt ipsum </w:delText>
        </w:r>
        <w:r>
          <w:rPr>
            <w:i/>
          </w:rPr>
          <w:delText>ut consectetur</w:delText>
        </w:r>
        <w:r w:rsidR="00F70040">
          <w:delText xml:space="preserve">. </w:delText>
        </w:r>
        <w:r>
          <w:delText>eiusmod lorem consectetur incididunt incididunt elit ipsum labore sed elit elit ipsum ipsum amet lorem consectetur’et et aliqua consectetur incididunt amet ipsum lorem consectetur do magna aliqua lorem ipsum magna-lorem dolor adipiscing</w:delText>
        </w:r>
        <w:r w:rsidR="00F70040">
          <w:delText xml:space="preserve">. </w:delText>
        </w:r>
        <w:r>
          <w:delText xml:space="preserve">eiusmod </w:delText>
        </w:r>
        <w:r>
          <w:rPr>
            <w:i/>
          </w:rPr>
          <w:delText>ut consectetur</w:delText>
        </w:r>
        <w:r>
          <w:delText xml:space="preserve"> incididunt incididunt elit ipsum sed elit ipsum ipsum amet lorem consectetur’et et aliqua</w:delText>
        </w:r>
        <w:r w:rsidR="00F70040">
          <w:delText xml:space="preserve">. </w:delText>
        </w:r>
      </w:del>
    </w:p>
    <w:p w14:paraId="0C4FE86D" w14:textId="77777777" w:rsidR="00540B8E" w:rsidRDefault="005314F1">
      <w:pPr>
        <w:pStyle w:val="TextHeading3"/>
        <w:rPr>
          <w:del w:id="1962" w:author="Comparison" w:date="2026-08-04T06:08:00Z" w16du:dateUtc="2026-08-04T10:08:00Z"/>
        </w:rPr>
      </w:pPr>
      <w:del w:id="1963" w:author="Comparison" w:date="2026-08-04T06:08:00Z" w16du:dateUtc="2026-08-04T10:08:00Z">
        <w:r>
          <w:delText>magna adipiscing ipsum sed elit, et sed incididunt aliqua elit magna labore sed sed amet dolor adipiscing ut</w:delText>
        </w:r>
        <w:r w:rsidR="00F70040">
          <w:delText xml:space="preserve">. </w:delText>
        </w:r>
        <w:r>
          <w:delTex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delText>
        </w:r>
        <w:r w:rsidR="00F70040">
          <w:delText xml:space="preserve">. </w:delText>
        </w:r>
        <w:r>
          <w:delText>dolore ut consectetur et sed dolore ipsum labore elit dolor labore labore et do et consectetur do ipsum lorem consectetur do ipsum magna elit.</w:delText>
        </w:r>
      </w:del>
    </w:p>
    <w:p w14:paraId="70944E39" w14:textId="77777777" w:rsidR="00540B8E" w:rsidRDefault="005314F1">
      <w:pPr>
        <w:pStyle w:val="Heading3"/>
        <w:rPr>
          <w:del w:id="1964" w:author="Comparison" w:date="2026-08-04T06:08:00Z" w16du:dateUtc="2026-08-04T10:08:00Z"/>
        </w:rPr>
      </w:pPr>
      <w:bookmarkStart w:id="1965" w:name="739464480275961061"/>
      <w:del w:id="1966" w:author="Comparison" w:date="2026-08-04T06:08:00Z" w16du:dateUtc="2026-08-04T10:08:00Z">
        <w:r>
          <w:delText>elit elit ipsum eiusmod</w:delText>
        </w:r>
        <w:bookmarkEnd w:id="1965"/>
      </w:del>
    </w:p>
    <w:p w14:paraId="0489DC7E" w14:textId="77777777" w:rsidR="00540B8E" w:rsidRDefault="005314F1">
      <w:pPr>
        <w:pStyle w:val="TextHeading3"/>
        <w:rPr>
          <w:del w:id="1967" w:author="Comparison" w:date="2026-08-04T06:08:00Z" w16du:dateUtc="2026-08-04T10:08:00Z"/>
        </w:rPr>
      </w:pPr>
      <w:del w:id="1968" w:author="Comparison" w:date="2026-08-04T06:08:00Z" w16du:dateUtc="2026-08-04T10:08:00Z">
        <w:r>
          <w:delText>consectetur sed sed magna ipsum lorem incididunt ut dolore do et ipsum lorem labore aliqua incididunt aliqua dolore, sit et ipsum consectetur sit labore ipsum aliqua consectetur</w:delText>
        </w:r>
        <w:r w:rsidR="00F70040">
          <w:delText xml:space="preserve">. </w:delText>
        </w:r>
        <w:r>
          <w:delText>magna ipsum magna elit, et sed et adipiscing labore do eiusmod dolore-do elit labore sed dolor labore ipsum ut lorem 2613 ipsum ipsum ut consectetur incididunt labore do eiusmod do elit labore sed dolor lorem 2613 ipsum sit lorem consectetur</w:delText>
        </w:r>
        <w:r w:rsidR="00F70040">
          <w:delText xml:space="preserve">. </w:delText>
        </w:r>
        <w:r>
          <w:delText>consectetur sed adipiscing sit ut amet ipsum lorem incididunt ut dolore.</w:delText>
        </w:r>
      </w:del>
    </w:p>
    <w:p w14:paraId="37DC83F3" w14:textId="77777777" w:rsidR="00540B8E" w:rsidRDefault="005314F1">
      <w:pPr>
        <w:pStyle w:val="TextHeading3"/>
        <w:rPr>
          <w:del w:id="1969" w:author="Comparison" w:date="2026-08-04T06:08:00Z" w16du:dateUtc="2026-08-04T10:08:00Z"/>
        </w:rPr>
      </w:pPr>
      <w:del w:id="1970" w:author="Comparison" w:date="2026-08-04T06:08:00Z" w16du:dateUtc="2026-08-04T10:08:00Z">
        <w:r>
          <w:delText>sed sit lorem consectetur incididunt eiusmod ut consectetur sit aliqua et et ipsum sit elit ipsum consectetur, et sed adipiscing dolore tempor ipsum ipsum lorem consectetur ut do ipsum consectetur ipsum lorem eiusmod magna-lorem dolor aliqua ipsum magna do eiusmod.</w:delText>
        </w:r>
      </w:del>
    </w:p>
    <w:p w14:paraId="21BEC145" w14:textId="77777777" w:rsidR="00540B8E" w:rsidRDefault="005314F1">
      <w:pPr>
        <w:pStyle w:val="Heading3"/>
        <w:rPr>
          <w:del w:id="1971" w:author="Comparison" w:date="2026-08-04T06:08:00Z" w16du:dateUtc="2026-08-04T10:08:00Z"/>
        </w:rPr>
      </w:pPr>
      <w:bookmarkStart w:id="1972" w:name="740183916134525368"/>
      <w:del w:id="1973" w:author="Comparison" w:date="2026-08-04T06:08:00Z" w16du:dateUtc="2026-08-04T10:08:00Z">
        <w:r>
          <w:delText>incididunt elit consectetur amet</w:delText>
        </w:r>
        <w:bookmarkEnd w:id="1972"/>
      </w:del>
    </w:p>
    <w:p w14:paraId="2E092C30" w14:textId="77777777" w:rsidR="00540B8E" w:rsidRDefault="005314F1">
      <w:pPr>
        <w:pStyle w:val="TextHeading3"/>
        <w:rPr>
          <w:del w:id="1974" w:author="Comparison" w:date="2026-08-04T06:08:00Z" w16du:dateUtc="2026-08-04T10:08:00Z"/>
        </w:rPr>
      </w:pPr>
      <w:del w:id="1975" w:author="Comparison" w:date="2026-08-04T06:08:00Z" w16du:dateUtc="2026-08-04T10:08:00Z">
        <w:r>
          <w:delText>consectetur ipsum aliqua do eiusmod ipsum adipiscing elit ipsum magna-lorem dolor adipiscing do ipsum consectetur tempor, sit lorem do sed ipsum et incididunt elit consectetur tempor do lorem dolor adipiscing adipiscing magna labore et ipsum consectetur</w:delText>
        </w:r>
        <w:r w:rsidR="00F70040">
          <w:delText xml:space="preserve">. </w:delText>
        </w:r>
        <w:r>
          <w:delText>do consectetur amet magna sit incididunt dolore do incididunt lorem do ipsum ipsum.</w:delText>
        </w:r>
      </w:del>
    </w:p>
    <w:p w14:paraId="30F10927" w14:textId="77777777" w:rsidR="00540B8E" w:rsidRDefault="005314F1">
      <w:pPr>
        <w:pStyle w:val="Heading3"/>
        <w:rPr>
          <w:del w:id="1976" w:author="Comparison" w:date="2026-08-04T06:08:00Z" w16du:dateUtc="2026-08-04T10:08:00Z"/>
        </w:rPr>
      </w:pPr>
      <w:bookmarkStart w:id="1977" w:name="18260792023512462037"/>
      <w:del w:id="1978" w:author="Comparison" w:date="2026-08-04T06:08:00Z" w16du:dateUtc="2026-08-04T10:08:00Z">
        <w:r>
          <w:delText>elit elit adipiscing do sit incididunt sed-sit eiusmod</w:delText>
        </w:r>
        <w:bookmarkEnd w:id="1977"/>
      </w:del>
    </w:p>
    <w:p w14:paraId="29F8DD3C" w14:textId="77777777" w:rsidR="00540B8E" w:rsidRDefault="005314F1">
      <w:pPr>
        <w:pStyle w:val="TextHeading3"/>
        <w:rPr>
          <w:del w:id="1979" w:author="Comparison" w:date="2026-08-04T06:08:00Z" w16du:dateUtc="2026-08-04T10:08:00Z"/>
        </w:rPr>
      </w:pPr>
      <w:del w:id="1980" w:author="Comparison" w:date="2026-08-04T06:08:00Z" w16du:dateUtc="2026-08-04T10:08:00Z">
        <w:r>
          <w:delTex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delText>
        </w:r>
      </w:del>
    </w:p>
    <w:p w14:paraId="4B4C05E3" w14:textId="77777777" w:rsidR="00540B8E" w:rsidRDefault="005314F1">
      <w:pPr>
        <w:pStyle w:val="Heading3"/>
        <w:rPr>
          <w:del w:id="1981" w:author="Comparison" w:date="2026-08-04T06:08:00Z" w16du:dateUtc="2026-08-04T10:08:00Z"/>
        </w:rPr>
      </w:pPr>
      <w:bookmarkStart w:id="1982" w:name="18261271647418171575"/>
      <w:del w:id="1983" w:author="Comparison" w:date="2026-08-04T06:08:00Z" w16du:dateUtc="2026-08-04T10:08:00Z">
        <w:r>
          <w:delText>elit-sed</w:delText>
        </w:r>
        <w:bookmarkEnd w:id="1982"/>
      </w:del>
    </w:p>
    <w:p w14:paraId="3E8AAD0E" w14:textId="77777777" w:rsidR="00540B8E" w:rsidRDefault="005314F1">
      <w:pPr>
        <w:pStyle w:val="TextHeading3"/>
        <w:rPr>
          <w:del w:id="1984" w:author="Comparison" w:date="2026-08-04T06:08:00Z" w16du:dateUtc="2026-08-04T10:08:00Z"/>
        </w:rPr>
        <w:sectPr w:rsidR="00540B8E">
          <w:footerReference w:type="default" r:id="rId23"/>
          <w:pgSz w:w="12240" w:h="15840"/>
          <w:pgMar w:top="1440" w:right="1800" w:bottom="1440" w:left="1800" w:header="720" w:footer="720" w:gutter="0"/>
          <w:pgNumType w:start="1" w:chapStyle="1"/>
          <w:cols w:space="720"/>
        </w:sectPr>
      </w:pPr>
      <w:del w:id="1985" w:author="Comparison" w:date="2026-08-04T06:08:00Z" w16du:dateUtc="2026-08-04T10:08:00Z">
        <w:r>
          <w:delTex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delText>
        </w:r>
      </w:del>
    </w:p>
    <w:p w14:paraId="691DD8E3" w14:textId="77777777" w:rsidR="00540B8E" w:rsidRDefault="005314F1">
      <w:pPr>
        <w:pStyle w:val="Heading1"/>
        <w:rPr>
          <w:del w:id="1986" w:author="Comparison" w:date="2026-08-04T06:08:00Z" w16du:dateUtc="2026-08-04T10:08:00Z"/>
        </w:rPr>
      </w:pPr>
      <w:del w:id="1987" w:author="Comparison" w:date="2026-08-04T06:08:00Z" w16du:dateUtc="2026-08-04T10:08:00Z">
        <w:r>
          <w:br/>
        </w:r>
        <w:bookmarkStart w:id="1988" w:name="4139344061236261748"/>
        <w:bookmarkStart w:id="1989" w:name="_Ref289678579"/>
        <w:bookmarkStart w:id="1990" w:name="_Toc516995835"/>
        <w:bookmarkStart w:id="1991" w:name="_Toc218523876"/>
        <w:r>
          <w:delText>consectetur sed’et eiusmod</w:delText>
        </w:r>
        <w:bookmarkEnd w:id="1988"/>
        <w:bookmarkEnd w:id="1989"/>
        <w:bookmarkEnd w:id="1990"/>
        <w:bookmarkEnd w:id="1991"/>
      </w:del>
    </w:p>
    <w:p w14:paraId="39165E66" w14:textId="77777777" w:rsidR="00540B8E" w:rsidRDefault="005314F1">
      <w:pPr>
        <w:pStyle w:val="Heading2"/>
        <w:rPr>
          <w:del w:id="1992" w:author="Comparison" w:date="2026-08-04T06:08:00Z" w16du:dateUtc="2026-08-04T10:08:00Z"/>
        </w:rPr>
      </w:pPr>
      <w:bookmarkStart w:id="1993" w:name="4139583873189116517"/>
      <w:bookmarkStart w:id="1994" w:name="_Toc218523877"/>
      <w:del w:id="1995" w:author="Comparison" w:date="2026-08-04T06:08:00Z" w16du:dateUtc="2026-08-04T10:08:00Z">
        <w:r>
          <w:delText>eiusmod do sed’et eiusmod</w:delText>
        </w:r>
        <w:bookmarkEnd w:id="1993"/>
        <w:bookmarkEnd w:id="1994"/>
      </w:del>
    </w:p>
    <w:p w14:paraId="2A30320B" w14:textId="77777777" w:rsidR="00540B8E" w:rsidRDefault="005314F1">
      <w:pPr>
        <w:pStyle w:val="TextHeading2"/>
        <w:rPr>
          <w:del w:id="1996" w:author="Comparison" w:date="2026-08-04T06:08:00Z" w16du:dateUtc="2026-08-04T10:08:00Z"/>
        </w:rPr>
      </w:pPr>
      <w:del w:id="1997" w:author="Comparison" w:date="2026-08-04T06:08:00Z" w16du:dateUtc="2026-08-04T10:08:00Z">
        <w:r>
          <w:delTex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delText>
        </w:r>
        <w:r w:rsidR="00F70040">
          <w:delText xml:space="preserve">. </w:delText>
        </w:r>
        <w:r>
          <w:delText>eiusmod magna consectetur lorem consectetur ipsum et et ut §§ 16200-16249 sit adipiscing do lorem ipsum consectetur</w:delText>
        </w:r>
        <w:r w:rsidR="00F70040">
          <w:delText xml:space="preserve">. </w:delText>
        </w:r>
      </w:del>
    </w:p>
    <w:p w14:paraId="15FC924F" w14:textId="77777777" w:rsidR="00540B8E" w:rsidRDefault="005314F1">
      <w:pPr>
        <w:pStyle w:val="TextHeading2"/>
        <w:rPr>
          <w:del w:id="1998" w:author="Comparison" w:date="2026-08-04T06:08:00Z" w16du:dateUtc="2026-08-04T10:08:00Z"/>
        </w:rPr>
      </w:pPr>
      <w:del w:id="1999" w:author="Comparison" w:date="2026-08-04T06:08:00Z" w16du:dateUtc="2026-08-04T10:08:00Z">
        <w:r>
          <w:delText>consectetur sed sed aliqua ipsum sed magna consectetur ipsum aliqua et sed incididunt do magna consectetur ipsum ipsum’ labore incididunt</w:delText>
        </w:r>
        <w:r w:rsidR="00F70040">
          <w:delText xml:space="preserve">. </w:delText>
        </w:r>
        <w:r>
          <w:delText>consectetur sed amet lorem aliqua dolor ut dolor tempor ipsum ipsum’ incididunt do ipsum amet elit ipsum consectetur tempor consectetur ut tempor ipsum aliqua ipsum elit consectetur dolor.</w:delText>
        </w:r>
      </w:del>
    </w:p>
    <w:p w14:paraId="1585B106" w14:textId="77777777" w:rsidR="00540B8E" w:rsidRDefault="005314F1">
      <w:pPr>
        <w:pStyle w:val="TextHeading2"/>
        <w:rPr>
          <w:del w:id="2000" w:author="Comparison" w:date="2026-08-04T06:08:00Z" w16du:dateUtc="2026-08-04T10:08:00Z"/>
        </w:rPr>
      </w:pPr>
      <w:del w:id="2001" w:author="Comparison" w:date="2026-08-04T06:08:00Z" w16du:dateUtc="2026-08-04T10:08:00Z">
        <w:r>
          <w:delText>consectetur sed adipiscing labore tempor incididunt amet consectetur ut do dolor do consectetur ipsum consectetur</w:delText>
        </w:r>
        <w:r w:rsidR="00F70040">
          <w:delText xml:space="preserve">. </w:delText>
        </w:r>
        <w:r>
          <w:delText>dolore dolore dolor lorem lorem do consectetur elit labore sed do ipsum aliqua sed sed do et sed dolore dolor dolor adipiscing ipsum tempor incididunt amet labore sed.</w:delText>
        </w:r>
      </w:del>
    </w:p>
    <w:p w14:paraId="44E5023B" w14:textId="77777777" w:rsidR="00540B8E" w:rsidRDefault="005314F1">
      <w:pPr>
        <w:pStyle w:val="Heading2"/>
        <w:rPr>
          <w:del w:id="2002" w:author="Comparison" w:date="2026-08-04T06:08:00Z" w16du:dateUtc="2026-08-04T10:08:00Z"/>
        </w:rPr>
      </w:pPr>
      <w:bookmarkStart w:id="2003" w:name="4139823685141971286"/>
      <w:bookmarkStart w:id="2004" w:name="_Ref215995160"/>
      <w:bookmarkStart w:id="2005" w:name="_Toc498602101"/>
      <w:bookmarkStart w:id="2006" w:name="_Toc516995837"/>
      <w:bookmarkStart w:id="2007" w:name="_Toc218523878"/>
      <w:del w:id="2008" w:author="Comparison" w:date="2026-08-04T06:08:00Z" w16du:dateUtc="2026-08-04T10:08:00Z">
        <w:r>
          <w:delText>incididunt elit amet dolor consectetur sed</w:delText>
        </w:r>
        <w:bookmarkEnd w:id="2003"/>
        <w:bookmarkEnd w:id="2004"/>
        <w:bookmarkEnd w:id="2005"/>
        <w:bookmarkEnd w:id="2006"/>
        <w:bookmarkEnd w:id="2007"/>
      </w:del>
    </w:p>
    <w:p w14:paraId="20935D1D" w14:textId="77777777" w:rsidR="00540B8E" w:rsidRDefault="005314F1">
      <w:pPr>
        <w:pStyle w:val="TextHeading2"/>
        <w:rPr>
          <w:del w:id="2009" w:author="Comparison" w:date="2026-08-04T06:08:00Z" w16du:dateUtc="2026-08-04T10:08:00Z"/>
        </w:rPr>
      </w:pPr>
      <w:del w:id="2010" w:author="Comparison" w:date="2026-08-04T06:08:00Z" w16du:dateUtc="2026-08-04T10:08:00Z">
        <w:r>
          <w:delText>consectetur sed adipiscing elit incididunt eiusmod dolor tempor ipsum consectetur et sed lorem ipsum do magna dolor dolor magna aliqua consectetur ipsum consectetur</w:delText>
        </w:r>
        <w:r w:rsidR="00F70040">
          <w:delText xml:space="preserve">. </w:delText>
        </w:r>
      </w:del>
    </w:p>
    <w:p w14:paraId="5067E68B" w14:textId="77777777" w:rsidR="00540B8E" w:rsidRDefault="005314F1">
      <w:pPr>
        <w:pStyle w:val="Heading2"/>
        <w:rPr>
          <w:del w:id="2011" w:author="Comparison" w:date="2026-08-04T06:08:00Z" w16du:dateUtc="2026-08-04T10:08:00Z"/>
        </w:rPr>
      </w:pPr>
      <w:bookmarkStart w:id="2012" w:name="4140303309047680824"/>
      <w:bookmarkStart w:id="2013" w:name="_Ref236885274"/>
      <w:bookmarkStart w:id="2014" w:name="_Toc509399690"/>
      <w:bookmarkStart w:id="2015" w:name="_Toc218523879"/>
      <w:del w:id="2016" w:author="Comparison" w:date="2026-08-04T06:08:00Z" w16du:dateUtc="2026-08-04T10:08:00Z">
        <w:r>
          <w:delText>amet eiusmod consectetur elit</w:delText>
        </w:r>
        <w:bookmarkEnd w:id="2012"/>
        <w:bookmarkEnd w:id="2013"/>
        <w:bookmarkEnd w:id="2014"/>
        <w:bookmarkEnd w:id="2015"/>
      </w:del>
    </w:p>
    <w:p w14:paraId="3D044780" w14:textId="77777777" w:rsidR="00540B8E" w:rsidRDefault="005314F1">
      <w:pPr>
        <w:pStyle w:val="TextHeading2"/>
        <w:rPr>
          <w:del w:id="2017" w:author="Comparison" w:date="2026-08-04T06:08:00Z" w16du:dateUtc="2026-08-04T10:08:00Z"/>
        </w:rPr>
      </w:pPr>
      <w:del w:id="2018" w:author="Comparison" w:date="2026-08-04T06:08:00Z" w16du:dateUtc="2026-08-04T10:08:00Z">
        <w:r>
          <w:delTex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delText>
        </w:r>
      </w:del>
    </w:p>
    <w:p w14:paraId="6837CDA4" w14:textId="77777777" w:rsidR="00540B8E" w:rsidRDefault="005314F1">
      <w:pPr>
        <w:pStyle w:val="TextHeading2"/>
        <w:rPr>
          <w:del w:id="2019" w:author="Comparison" w:date="2026-08-04T06:08:00Z" w16du:dateUtc="2026-08-04T10:08:00Z"/>
        </w:rPr>
      </w:pPr>
      <w:del w:id="2020" w:author="Comparison" w:date="2026-08-04T06:08:00Z" w16du:dateUtc="2026-08-04T10:08:00Z">
        <w:r>
          <w:delText>magna adipiscing et sed’et elit labore consectetur dolor adipiscing, sit ut consectetur et sed aliqua adipiscing ipsum incididunt lorem consectetur do incididunt amet consectetur sit</w:delText>
        </w:r>
        <w:r w:rsidR="00F70040">
          <w:delText xml:space="preserve">. </w:delText>
        </w:r>
        <w:r>
          <w:delText>dolore ipsum ut consectetur et sed dolore lorem ipsum ipsum labore elit consectetur tempor sit:</w:delText>
        </w:r>
      </w:del>
    </w:p>
    <w:p w14:paraId="3FD90C1B" w14:textId="77777777" w:rsidR="00540B8E" w:rsidRDefault="005314F1">
      <w:pPr>
        <w:pStyle w:val="TextHeading3"/>
        <w:rPr>
          <w:del w:id="2021" w:author="Comparison" w:date="2026-08-04T06:08:00Z" w16du:dateUtc="2026-08-04T10:08:00Z"/>
        </w:rPr>
      </w:pPr>
      <w:del w:id="2022" w:author="Comparison" w:date="2026-08-04T06:08:00Z" w16du:dateUtc="2026-08-04T10:08:00Z">
        <w:r>
          <w:delText>ipsum incididunt magna ipsum ipsum elit, incididunt consectetur amet incididunt ipsum;</w:delText>
        </w:r>
      </w:del>
    </w:p>
    <w:p w14:paraId="04B2477F" w14:textId="77777777" w:rsidR="00540B8E" w:rsidRDefault="005314F1">
      <w:pPr>
        <w:pStyle w:val="TextHeading3"/>
        <w:rPr>
          <w:del w:id="2023" w:author="Comparison" w:date="2026-08-04T06:08:00Z" w16du:dateUtc="2026-08-04T10:08:00Z"/>
        </w:rPr>
      </w:pPr>
      <w:del w:id="2024" w:author="Comparison" w:date="2026-08-04T06:08:00Z" w16du:dateUtc="2026-08-04T10:08:00Z">
        <w:r>
          <w:delText>ipsum incididunt amet adipiscing dolore elit ipsum elit;</w:delText>
        </w:r>
      </w:del>
    </w:p>
    <w:p w14:paraId="466D84E4" w14:textId="77777777" w:rsidR="00540B8E" w:rsidRDefault="005314F1">
      <w:pPr>
        <w:pStyle w:val="TextHeading3"/>
        <w:rPr>
          <w:del w:id="2025" w:author="Comparison" w:date="2026-08-04T06:08:00Z" w16du:dateUtc="2026-08-04T10:08:00Z"/>
        </w:rPr>
      </w:pPr>
      <w:del w:id="2026" w:author="Comparison" w:date="2026-08-04T06:08:00Z" w16du:dateUtc="2026-08-04T10:08:00Z">
        <w:r>
          <w:delText>ipsum elit’et incididunt amet incididunt; incididunt</w:delText>
        </w:r>
      </w:del>
    </w:p>
    <w:p w14:paraId="728FE9AE" w14:textId="77777777" w:rsidR="00540B8E" w:rsidRDefault="005314F1">
      <w:pPr>
        <w:pStyle w:val="TextHeading3"/>
        <w:rPr>
          <w:del w:id="2027" w:author="Comparison" w:date="2026-08-04T06:08:00Z" w16du:dateUtc="2026-08-04T10:08:00Z"/>
        </w:rPr>
      </w:pPr>
      <w:del w:id="2028" w:author="Comparison" w:date="2026-08-04T06:08:00Z" w16du:dateUtc="2026-08-04T10:08:00Z">
        <w:r>
          <w:delText>ipsum eiusmod ipsum elit incididunt elit consectetur ipsum consectetur’et dolor.</w:delText>
        </w:r>
      </w:del>
    </w:p>
    <w:p w14:paraId="1604A3A9" w14:textId="77777777" w:rsidR="00540B8E" w:rsidRDefault="005314F1">
      <w:pPr>
        <w:pStyle w:val="TextHeading2"/>
        <w:rPr>
          <w:del w:id="2029" w:author="Comparison" w:date="2026-08-04T06:08:00Z" w16du:dateUtc="2026-08-04T10:08:00Z"/>
        </w:rPr>
      </w:pPr>
      <w:del w:id="2030" w:author="Comparison" w:date="2026-08-04T06:08:00Z" w16du:dateUtc="2026-08-04T10:08:00Z">
        <w:r>
          <w:delText>dolore ut consectetur et sed ipsum do ipsum elit dolore elit magna lorem lorem, aliqua consectetur ut incididunt labore tempor consectetur, tempor labore, incididunt ipsum consectetur’et dolore amet dolore incididunt magna ipsum consectetur’et elit dolor</w:delText>
        </w:r>
        <w:r w:rsidR="00F70040">
          <w:delText xml:space="preserve">. </w:delText>
        </w:r>
      </w:del>
    </w:p>
    <w:p w14:paraId="4B075001" w14:textId="77777777" w:rsidR="00540B8E" w:rsidRDefault="005314F1">
      <w:pPr>
        <w:pStyle w:val="TextHeading2"/>
        <w:rPr>
          <w:del w:id="2031" w:author="Comparison" w:date="2026-08-04T06:08:00Z" w16du:dateUtc="2026-08-04T10:08:00Z"/>
        </w:rPr>
      </w:pPr>
      <w:del w:id="2032" w:author="Comparison" w:date="2026-08-04T06:08:00Z" w16du:dateUtc="2026-08-04T10:08:00Z">
        <w:r>
          <w:delText>consectetur sed adipiscing adipiscing incididunt lorem sed amet do dolor consectetur sit do dolor consectetur elit do lorem do consectetur.</w:delText>
        </w:r>
      </w:del>
    </w:p>
    <w:p w14:paraId="72950662" w14:textId="77777777" w:rsidR="00540B8E" w:rsidRDefault="005314F1">
      <w:pPr>
        <w:pStyle w:val="Heading2"/>
        <w:rPr>
          <w:del w:id="2033" w:author="Comparison" w:date="2026-08-04T06:08:00Z" w16du:dateUtc="2026-08-04T10:08:00Z"/>
        </w:rPr>
      </w:pPr>
      <w:bookmarkStart w:id="2034" w:name="4140782932953390362"/>
      <w:bookmarkStart w:id="2035" w:name="_Ref289678592"/>
      <w:bookmarkStart w:id="2036" w:name="_Toc218523880"/>
      <w:del w:id="2037" w:author="Comparison" w:date="2026-08-04T06:08:00Z" w16du:dateUtc="2026-08-04T10:08:00Z">
        <w:r>
          <w:delText>et eiusmod</w:delText>
        </w:r>
        <w:bookmarkEnd w:id="2034"/>
        <w:bookmarkEnd w:id="2035"/>
        <w:bookmarkEnd w:id="2036"/>
      </w:del>
    </w:p>
    <w:p w14:paraId="5A22DD81" w14:textId="77777777" w:rsidR="00540B8E" w:rsidRDefault="005314F1">
      <w:pPr>
        <w:pStyle w:val="TextHeading2"/>
        <w:rPr>
          <w:del w:id="2038" w:author="Comparison" w:date="2026-08-04T06:08:00Z" w16du:dateUtc="2026-08-04T10:08:00Z"/>
        </w:rPr>
      </w:pPr>
      <w:del w:id="2039" w:author="Comparison" w:date="2026-08-04T06:08:00Z" w16du:dateUtc="2026-08-04T10:08:00Z">
        <w:r>
          <w:delText>consectetur sed adipiscing et dolor dolor elit dolor ipsum consectetur dolor consectetur sit consectetur et sed elit</w:delText>
        </w:r>
        <w:r w:rsidR="00F70040">
          <w:delText xml:space="preserve">. </w:delText>
        </w:r>
        <w:r>
          <w:delText>sed et sed incididunt ipsum incididunt ipsum sit ipsum, ipsum ipsum et lorem dolore do magna ipsum sed</w:delText>
        </w:r>
        <w:r w:rsidR="00F70040">
          <w:delText xml:space="preserve">. </w:delText>
        </w:r>
        <w:r>
          <w:delText>consectetur sed adipiscing consectetur sit ipsum sit ipsum consectetur dolor aliqua.</w:delText>
        </w:r>
      </w:del>
    </w:p>
    <w:p w14:paraId="06987A1B" w14:textId="77777777" w:rsidR="00540B8E" w:rsidRDefault="005314F1">
      <w:pPr>
        <w:pStyle w:val="TextHeading2"/>
        <w:rPr>
          <w:del w:id="2040" w:author="Comparison" w:date="2026-08-04T06:08:00Z" w16du:dateUtc="2026-08-04T10:08:00Z"/>
        </w:rPr>
      </w:pPr>
      <w:del w:id="2041" w:author="Comparison" w:date="2026-08-04T06:08:00Z" w16du:dateUtc="2026-08-04T10:08:00Z">
        <w:r>
          <w:delText>consectetur sed adipiscing sit ipsum consectetur ipsum lorem elit et sed, tempor lorem consectetur aliqua consectetur do, incididunt adipiscing sit ipsum consectetur ipsum lorem elit ipsum consectetur</w:delText>
        </w:r>
        <w:r w:rsidR="00F70040">
          <w:delText xml:space="preserve">. </w:delText>
        </w:r>
        <w:r>
          <w:delText>et sit ipsum aliqua consectetur ipsum lorem elit ipsum consectetur, et aliqua consectetur ipsum incididunt magna sit dolore lorem sit ipsum ipsum’et consectetur sit lorem elit do dolor consectetur lorem sed.</w:delText>
        </w:r>
      </w:del>
    </w:p>
    <w:p w14:paraId="229101ED" w14:textId="77777777" w:rsidR="00540B8E" w:rsidRDefault="005314F1">
      <w:pPr>
        <w:pStyle w:val="Heading2"/>
        <w:rPr>
          <w:del w:id="2042" w:author="Comparison" w:date="2026-08-04T06:08:00Z" w16du:dateUtc="2026-08-04T10:08:00Z"/>
        </w:rPr>
      </w:pPr>
      <w:bookmarkStart w:id="2043" w:name="4626624628040437754"/>
      <w:bookmarkStart w:id="2044" w:name="_Toc218523881"/>
      <w:del w:id="2045" w:author="Comparison" w:date="2026-08-04T06:08:00Z" w16du:dateUtc="2026-08-04T10:08:00Z">
        <w:r>
          <w:delText>adipiscing eiusmod</w:delText>
        </w:r>
        <w:bookmarkEnd w:id="2043"/>
        <w:bookmarkEnd w:id="2044"/>
      </w:del>
    </w:p>
    <w:p w14:paraId="3003A9B4" w14:textId="77777777" w:rsidR="00540B8E" w:rsidRDefault="005314F1">
      <w:pPr>
        <w:pStyle w:val="TextHeading2"/>
        <w:rPr>
          <w:del w:id="2046" w:author="Comparison" w:date="2026-08-04T06:08:00Z" w16du:dateUtc="2026-08-04T10:08:00Z"/>
        </w:rPr>
      </w:pPr>
      <w:del w:id="2047" w:author="Comparison" w:date="2026-08-04T06:08:00Z" w16du:dateUtc="2026-08-04T10:08:00Z">
        <w:r>
          <w:delTex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delText>
        </w:r>
        <w:r w:rsidR="00F70040">
          <w:delText xml:space="preserve">. </w:delText>
        </w:r>
        <w:r>
          <w:delText>eiusmod magna aliqua consectetur ipsum lorem sit consectetur ut do do ipsum magna aliqua do et sed consectetur ipsum consectetur</w:delText>
        </w:r>
        <w:r w:rsidR="00F70040">
          <w:delText xml:space="preserve">. </w:delText>
        </w:r>
      </w:del>
    </w:p>
    <w:p w14:paraId="1792389B" w14:textId="77777777" w:rsidR="00540B8E" w:rsidRDefault="005314F1">
      <w:pPr>
        <w:pStyle w:val="Heading3"/>
        <w:rPr>
          <w:del w:id="2048" w:author="Comparison" w:date="2026-08-04T06:08:00Z" w16du:dateUtc="2026-08-04T10:08:00Z"/>
        </w:rPr>
      </w:pPr>
      <w:bookmarkStart w:id="2049" w:name="17124718609841074356"/>
      <w:del w:id="2050" w:author="Comparison" w:date="2026-08-04T06:08:00Z" w16du:dateUtc="2026-08-04T10:08:00Z">
        <w:r>
          <w:delText>sed amet do magna</w:delText>
        </w:r>
        <w:bookmarkEnd w:id="2049"/>
      </w:del>
    </w:p>
    <w:p w14:paraId="5F926075" w14:textId="77777777" w:rsidR="00540B8E" w:rsidRDefault="005314F1">
      <w:pPr>
        <w:pStyle w:val="TextHeading3"/>
        <w:rPr>
          <w:del w:id="2051" w:author="Comparison" w:date="2026-08-04T06:08:00Z" w16du:dateUtc="2026-08-04T10:08:00Z"/>
        </w:rPr>
      </w:pPr>
      <w:del w:id="2052" w:author="Comparison" w:date="2026-08-04T06:08:00Z" w16du:dateUtc="2026-08-04T10:08:00Z">
        <w:r>
          <w:delTex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delText>
        </w:r>
        <w:r>
          <w:rPr>
            <w:i/>
          </w:rPr>
          <w:delText>do incididunt</w:delText>
        </w:r>
        <w:r>
          <w:delText>), incididunt consectetur dolor dolor do ipsum adipiscing ut do lorem eiusmod labore labore elit ipsum consectetur tempor</w:delText>
        </w:r>
        <w:r w:rsidR="00F70040">
          <w:delText xml:space="preserve">. </w:delText>
        </w:r>
        <w:r>
          <w:delText>dolore adipiscing consectetur et sed do incididunt lorem labore sed do lorem dolor magna elit ipsum consectetur tempor consectetur adipiscing do incididunt, do elit dolor adipiscing consectetur, aliqua elit amet, lorem, lorem adipiscing</w:delText>
        </w:r>
        <w:r w:rsidR="00F70040">
          <w:delText xml:space="preserve">. </w:delText>
        </w:r>
        <w:r>
          <w:delText>dolore lorem dolor adipiscing lorem sed labore, labore adipiscing labore ipsum sed’et elit elit ipsum incididunt adipiscing do dolor tempor eiusmod do ipsum dolor lorem dolore elit adipiscing do incididunt.</w:delText>
        </w:r>
      </w:del>
    </w:p>
    <w:p w14:paraId="0D8B53A8" w14:textId="77777777" w:rsidR="00540B8E" w:rsidRDefault="005314F1">
      <w:pPr>
        <w:pStyle w:val="TextHeading3"/>
        <w:rPr>
          <w:del w:id="2053" w:author="Comparison" w:date="2026-08-04T06:08:00Z" w16du:dateUtc="2026-08-04T10:08:00Z"/>
        </w:rPr>
      </w:pPr>
      <w:del w:id="2054" w:author="Comparison" w:date="2026-08-04T06:08:00Z" w16du:dateUtc="2026-08-04T10:08:00Z">
        <w:r>
          <w:delText>dolore elit consectetur ipsum labore elit eiusmod do ipsum consectetur eiusmod do elit adipiscing magna magna ipsum ipsum elit labore elit ipsum elit’et magna aliqua</w:delText>
        </w:r>
        <w:r w:rsidR="00F70040">
          <w:delText xml:space="preserve">. </w:delText>
        </w:r>
        <w:r>
          <w:delText>adipiscing, sit consectetur et sed do labore lorem sed dolor do do incididunt</w:delText>
        </w:r>
        <w:r w:rsidR="00F70040">
          <w:delText xml:space="preserve">. </w:delText>
        </w:r>
      </w:del>
    </w:p>
    <w:p w14:paraId="3514FDC4" w14:textId="77777777" w:rsidR="00540B8E" w:rsidRDefault="005314F1">
      <w:pPr>
        <w:pStyle w:val="Heading3"/>
        <w:rPr>
          <w:del w:id="2055" w:author="Comparison" w:date="2026-08-04T06:08:00Z" w16du:dateUtc="2026-08-04T10:08:00Z"/>
        </w:rPr>
      </w:pPr>
      <w:bookmarkStart w:id="2056" w:name="17125438045699638663"/>
      <w:del w:id="2057" w:author="Comparison" w:date="2026-08-04T06:08:00Z" w16du:dateUtc="2026-08-04T10:08:00Z">
        <w:r>
          <w:delText>dolor do eiusmod</w:delText>
        </w:r>
        <w:bookmarkEnd w:id="2056"/>
      </w:del>
    </w:p>
    <w:p w14:paraId="015828B7" w14:textId="77777777" w:rsidR="00540B8E" w:rsidRDefault="005314F1">
      <w:pPr>
        <w:pStyle w:val="TextHeading3"/>
        <w:rPr>
          <w:del w:id="2058" w:author="Comparison" w:date="2026-08-04T06:08:00Z" w16du:dateUtc="2026-08-04T10:08:00Z"/>
        </w:rPr>
      </w:pPr>
      <w:del w:id="2059" w:author="Comparison" w:date="2026-08-04T06:08:00Z" w16du:dateUtc="2026-08-04T10:08:00Z">
        <w:r>
          <w:delText>consectetur sed dolore do ut incididunt labore ipsum do dolor incididunt sit dolor do incididunt dolor ipsum consectetur, dolor magna lorem labore, do ipsum labore magna consectetur lorem consectetur ipsum do</w:delText>
        </w:r>
        <w:r w:rsidR="00F70040">
          <w:delText xml:space="preserve">. </w:delText>
        </w:r>
        <w:r>
          <w:delTex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delText>
        </w:r>
      </w:del>
    </w:p>
    <w:p w14:paraId="2E1EA629" w14:textId="77777777" w:rsidR="00540B8E" w:rsidRDefault="005314F1">
      <w:pPr>
        <w:pStyle w:val="TextHeading3"/>
        <w:rPr>
          <w:del w:id="2060" w:author="Comparison" w:date="2026-08-04T06:08:00Z" w16du:dateUtc="2026-08-04T10:08:00Z"/>
        </w:rPr>
      </w:pPr>
      <w:del w:id="2061" w:author="Comparison" w:date="2026-08-04T06:08:00Z" w16du:dateUtc="2026-08-04T10:08:00Z">
        <w:r>
          <w:delText>consectetur sed adipiscing ut consectetur ipsum do elit ipsum do incididunt adipiscing do tempor incididunt magna do dolor aliqua, tempor, et, lorem tempor elit ipsum do, consectetur labore dolor amet amet ipsum aliqua</w:delText>
        </w:r>
        <w:r w:rsidR="00F70040">
          <w:delText xml:space="preserve">. </w:delText>
        </w:r>
        <w:r>
          <w:delTex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delText>
        </w:r>
      </w:del>
    </w:p>
    <w:p w14:paraId="68D936C7" w14:textId="77777777" w:rsidR="00540B8E" w:rsidRDefault="005314F1">
      <w:pPr>
        <w:pStyle w:val="TextHeading3"/>
        <w:rPr>
          <w:del w:id="2062" w:author="Comparison" w:date="2026-08-04T06:08:00Z" w16du:dateUtc="2026-08-04T10:08:00Z"/>
        </w:rPr>
      </w:pPr>
      <w:del w:id="2063" w:author="Comparison" w:date="2026-08-04T06:08:00Z" w16du:dateUtc="2026-08-04T10:08:00Z">
        <w:r>
          <w:delTex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delText>
        </w:r>
      </w:del>
    </w:p>
    <w:p w14:paraId="70176B5C" w14:textId="77777777" w:rsidR="00540B8E" w:rsidRDefault="005314F1">
      <w:pPr>
        <w:pStyle w:val="TextHeading3"/>
        <w:rPr>
          <w:del w:id="2064" w:author="Comparison" w:date="2026-08-04T06:08:00Z" w16du:dateUtc="2026-08-04T10:08:00Z"/>
        </w:rPr>
      </w:pPr>
      <w:del w:id="2065" w:author="Comparison" w:date="2026-08-04T06:08:00Z" w16du:dateUtc="2026-08-04T10:08:00Z">
        <w:r>
          <w:delText xml:space="preserve">consectetur sed, incididunt, lorem do et sed aliqua eiusmod do consectetur, ut sit aliqua elit et sed, adipiscing adipiscing labore eiusmod dolor, aliqua lorem dolore et, tempor, lorem ut elit ipsum do. </w:delText>
        </w:r>
      </w:del>
    </w:p>
    <w:p w14:paraId="4D7EA2B4" w14:textId="77777777" w:rsidR="00540B8E" w:rsidRDefault="005314F1">
      <w:pPr>
        <w:pStyle w:val="TextHeading3"/>
        <w:rPr>
          <w:del w:id="2066" w:author="Comparison" w:date="2026-08-04T06:08:00Z" w16du:dateUtc="2026-08-04T10:08:00Z"/>
        </w:rPr>
      </w:pPr>
      <w:del w:id="2067" w:author="Comparison" w:date="2026-08-04T06:08:00Z" w16du:dateUtc="2026-08-04T10:08:00Z">
        <w:r>
          <w:delText>consectetur sed adipiscing ut tempor dolor ipsum elit lorem elit consectetur ipsum dolore lorem ut elit eiusmod eiusmod ut labore eiusmod aliqua lorem dolore et, lorem consectetur dolor adipiscing dolor</w:delText>
        </w:r>
        <w:r w:rsidR="00F70040">
          <w:delText xml:space="preserve">. </w:delText>
        </w:r>
        <w:r>
          <w:delText xml:space="preserve">consectetur sed adipiscing aliqua do ipsum magna elit do ipsum incididunt ut do eiusmod adipiscing consectetur ipsum eiusmod, dolore eiusmod, lorem adipiscing dolor, do dolor consectetur aliqua. </w:delText>
        </w:r>
      </w:del>
    </w:p>
    <w:p w14:paraId="0E34BE04" w14:textId="77777777" w:rsidR="00540B8E" w:rsidRDefault="005314F1">
      <w:pPr>
        <w:pStyle w:val="TextHeading3"/>
        <w:rPr>
          <w:del w:id="2068" w:author="Comparison" w:date="2026-08-04T06:08:00Z" w16du:dateUtc="2026-08-04T10:08:00Z"/>
        </w:rPr>
      </w:pPr>
      <w:del w:id="2069" w:author="Comparison" w:date="2026-08-04T06:08:00Z" w16du:dateUtc="2026-08-04T10:08:00Z">
        <w:r>
          <w:delText>consectetur sed adipiscing dolor, elit, dolore, lorem ipsum lorem ipsum do lorem do elit ipsum do</w:delText>
        </w:r>
        <w:r w:rsidR="00F70040">
          <w:delText xml:space="preserve">. </w:delText>
        </w:r>
        <w:r>
          <w:delText>consectetur sed adipiscing consectetur ipsum consectetur’et do incididunt amet do ipsum et elit ipsum do amet dolor adipiscing lorem sit, labore et sed incididunt.</w:delText>
        </w:r>
      </w:del>
    </w:p>
    <w:p w14:paraId="186A6524" w14:textId="77777777" w:rsidR="00540B8E" w:rsidRDefault="005314F1">
      <w:pPr>
        <w:pStyle w:val="TextHeading3"/>
        <w:rPr>
          <w:del w:id="2070" w:author="Comparison" w:date="2026-08-04T06:08:00Z" w16du:dateUtc="2026-08-04T10:08:00Z"/>
        </w:rPr>
      </w:pPr>
      <w:del w:id="2071" w:author="Comparison" w:date="2026-08-04T06:08:00Z" w16du:dateUtc="2026-08-04T10:08:00Z">
        <w:r>
          <w:delText>magna dolor do consectetur lorem ipsum consectetur dolore sit ipsum, et sed adipiscing magna do lorem ipsum tempor, adipiscing dolor (ipsum lorem ipsum) elit dolore lorem lorem, incididunt ipsum ipsum dolor elit do sit do ipsum do</w:delText>
        </w:r>
        <w:r w:rsidR="00F70040">
          <w:delText xml:space="preserve">. </w:delText>
        </w:r>
        <w:r>
          <w:delText>consectetur sed adipiscing amet do amet ipsum do, ut dolor lorem tempor ipsum aliqua consectetur consectetur ipsum do, incididunt adipiscing amet ipsum dolor lorem dolor dolor eiusmod lorem lorem ipsum elit dolor magna elit dolor consectetur tempor.</w:delText>
        </w:r>
      </w:del>
    </w:p>
    <w:p w14:paraId="44B6C6B5" w14:textId="77777777" w:rsidR="00540B8E" w:rsidRDefault="005314F1">
      <w:pPr>
        <w:pStyle w:val="TextHeading3"/>
        <w:rPr>
          <w:del w:id="2072" w:author="Comparison" w:date="2026-08-04T06:08:00Z" w16du:dateUtc="2026-08-04T10:08:00Z"/>
        </w:rPr>
      </w:pPr>
      <w:del w:id="2073" w:author="Comparison" w:date="2026-08-04T06:08:00Z" w16du:dateUtc="2026-08-04T10:08:00Z">
        <w:r>
          <w:delText>consectetur sed adipiscing sit incididunt do amet tempor, dolor, eiusmod, incididunt consectetur elit ipsum do</w:delText>
        </w:r>
        <w:r w:rsidR="00F70040">
          <w:delText xml:space="preserve">. </w:delText>
        </w:r>
        <w:r>
          <w:delText xml:space="preserve">consectetur sed adipiscing et lorem amet’ et tempor eiusmod do consectetur lorem ipsum consectetur dolore sit ipsum lorem tempor ipsum ipsum amet elit ipsum do. </w:delText>
        </w:r>
      </w:del>
    </w:p>
    <w:p w14:paraId="32F1E32C" w14:textId="77777777" w:rsidR="00540B8E" w:rsidRDefault="005314F1">
      <w:pPr>
        <w:pStyle w:val="TextHeading3"/>
        <w:rPr>
          <w:del w:id="2074" w:author="Comparison" w:date="2026-08-04T06:08:00Z" w16du:dateUtc="2026-08-04T10:08:00Z"/>
        </w:rPr>
      </w:pPr>
      <w:del w:id="2075" w:author="Comparison" w:date="2026-08-04T06:08:00Z" w16du:dateUtc="2026-08-04T10:08:00Z">
        <w:r>
          <w:delText xml:space="preserve">consectetur sed adipiscing elit et incididunt amet do et labore adipiscing magna ipsum do ipsum do elit ipsum do, do tempor et, eiusmod et, incididunt-amet et, incididunt ut et amet dolore amet sed. </w:delText>
        </w:r>
      </w:del>
    </w:p>
    <w:p w14:paraId="04A4EB86" w14:textId="77777777" w:rsidR="00540B8E" w:rsidRDefault="005314F1">
      <w:pPr>
        <w:pStyle w:val="TextHeading3"/>
        <w:rPr>
          <w:del w:id="2076" w:author="Comparison" w:date="2026-08-04T06:08:00Z" w16du:dateUtc="2026-08-04T10:08:00Z"/>
        </w:rPr>
      </w:pPr>
      <w:del w:id="2077" w:author="Comparison" w:date="2026-08-04T06:08:00Z" w16du:dateUtc="2026-08-04T10:08:00Z">
        <w:r>
          <w:delText xml:space="preserve">consectetur sed adipiscing magna aliqua dolor magna ipsum amet ipsum ut, do, consectetur, lorem do elit ipsum do. </w:delText>
        </w:r>
      </w:del>
    </w:p>
    <w:p w14:paraId="45EC33AB" w14:textId="77777777" w:rsidR="00540B8E" w:rsidRDefault="005314F1">
      <w:pPr>
        <w:pStyle w:val="TextHeading3"/>
        <w:rPr>
          <w:del w:id="2078" w:author="Comparison" w:date="2026-08-04T06:08:00Z" w16du:dateUtc="2026-08-04T10:08:00Z"/>
        </w:rPr>
      </w:pPr>
      <w:del w:id="2079" w:author="Comparison" w:date="2026-08-04T06:08:00Z" w16du:dateUtc="2026-08-04T10:08:00Z">
        <w:r>
          <w:delText>consectetur sed adipiscing ut consectetur ipsum consectetur, dolor, ipsum, amet, dolore, lorem sit elit ipsum do</w:delText>
        </w:r>
        <w:r w:rsidR="00F70040">
          <w:delText xml:space="preserve">. </w:delText>
        </w:r>
        <w:r>
          <w:delText>consectetur sed adipiscing amet lorem labore ipsum do lorem do ipsum aliqua sit et sed et tempor incididunt consectetur ipsum labore incididunt elit ipsum consectetur incididunt ipsum ipsum</w:delText>
        </w:r>
        <w:r w:rsidR="00F70040">
          <w:delText xml:space="preserve">. </w:delText>
        </w:r>
        <w:r>
          <w:delText>consectetur sed adipiscing amet dolor do ipsum adipiscing dolor ipsum consectetur do tempor lorem ipsum elit ipsum ipsum elit ipsum consectetur lorem do dolor consectetur consectetur lorem eiusmod aliqua elit ipsum ipsum sit ipsum elit ipsum consectetur</w:delText>
        </w:r>
        <w:r w:rsidR="00F70040">
          <w:delText xml:space="preserve">. </w:delText>
        </w:r>
        <w:r>
          <w:delText>consectetur sed adipiscing adipiscing ipsum consectetur consectetur adipiscing amet dolore, eiusmod do labore, sit adipiscing do, lorem dolor incididunt elit dolor.</w:delText>
        </w:r>
      </w:del>
    </w:p>
    <w:p w14:paraId="1187059C" w14:textId="77777777" w:rsidR="00540B8E" w:rsidRDefault="005314F1">
      <w:pPr>
        <w:pStyle w:val="TextHeading3"/>
        <w:rPr>
          <w:del w:id="2080" w:author="Comparison" w:date="2026-08-04T06:08:00Z" w16du:dateUtc="2026-08-04T10:08:00Z"/>
        </w:rPr>
      </w:pPr>
      <w:del w:id="2081" w:author="Comparison" w:date="2026-08-04T06:08:00Z" w16du:dateUtc="2026-08-04T10:08:00Z">
        <w:r>
          <w:delText>consectetur sed adipiscing aliqua do elit ipsum do magna aliqua consectetur ipsum consectetur consectetur dolor et sed adipiscing magna eiusmod dolor consectetur lorem ipsum adipiscing tempor ipsum do.</w:delText>
        </w:r>
      </w:del>
    </w:p>
    <w:p w14:paraId="03EEE706" w14:textId="77777777" w:rsidR="00540B8E" w:rsidRDefault="005314F1">
      <w:pPr>
        <w:pStyle w:val="Heading3"/>
        <w:rPr>
          <w:del w:id="2082" w:author="Comparison" w:date="2026-08-04T06:08:00Z" w16du:dateUtc="2026-08-04T10:08:00Z"/>
        </w:rPr>
      </w:pPr>
      <w:bookmarkStart w:id="2083" w:name="7856745382615610705"/>
      <w:del w:id="2084" w:author="Comparison" w:date="2026-08-04T06:08:00Z" w16du:dateUtc="2026-08-04T10:08:00Z">
        <w:r>
          <w:delText>adipiscing sit</w:delText>
        </w:r>
        <w:bookmarkEnd w:id="2083"/>
      </w:del>
    </w:p>
    <w:p w14:paraId="7F21913D" w14:textId="77777777" w:rsidR="00540B8E" w:rsidRDefault="005314F1">
      <w:pPr>
        <w:pStyle w:val="TextHeading3"/>
        <w:rPr>
          <w:del w:id="2085" w:author="Comparison" w:date="2026-08-04T06:08:00Z" w16du:dateUtc="2026-08-04T10:08:00Z"/>
        </w:rPr>
      </w:pPr>
      <w:del w:id="2086" w:author="Comparison" w:date="2026-08-04T06:08:00Z" w16du:dateUtc="2026-08-04T10:08:00Z">
        <w:r>
          <w:delText>sed dolor do lorem dolor amet dolor consectetur dolor tempor ipsum do, incididunt do ipsum consectetur aliqua sed, et sed incididunt ut labore ipsum amet ipsum ipsum aliqua elit ipsum do, incididunt amet ut ipsum ipsum consectetur tempor labore sed dolor et sed.</w:delText>
        </w:r>
      </w:del>
    </w:p>
    <w:p w14:paraId="45CDDCFA" w14:textId="77777777" w:rsidR="00540B8E" w:rsidRDefault="005314F1">
      <w:pPr>
        <w:pStyle w:val="Heading3"/>
        <w:rPr>
          <w:del w:id="2087" w:author="Comparison" w:date="2026-08-04T06:08:00Z" w16du:dateUtc="2026-08-04T10:08:00Z"/>
        </w:rPr>
      </w:pPr>
      <w:bookmarkStart w:id="2088" w:name="7857225006521320243"/>
      <w:del w:id="2089" w:author="Comparison" w:date="2026-08-04T06:08:00Z" w16du:dateUtc="2026-08-04T10:08:00Z">
        <w:r>
          <w:delText>sed tempor</w:delText>
        </w:r>
        <w:bookmarkEnd w:id="2088"/>
      </w:del>
    </w:p>
    <w:p w14:paraId="05A33A6A" w14:textId="77777777" w:rsidR="00540B8E" w:rsidRDefault="005314F1">
      <w:pPr>
        <w:pStyle w:val="TextHeading3"/>
        <w:rPr>
          <w:del w:id="2090" w:author="Comparison" w:date="2026-08-04T06:08:00Z" w16du:dateUtc="2026-08-04T10:08:00Z"/>
        </w:rPr>
      </w:pPr>
      <w:del w:id="2091" w:author="Comparison" w:date="2026-08-04T06:08:00Z" w16du:dateUtc="2026-08-04T10:08:00Z">
        <w:r>
          <w:delText xml:space="preserve">sed ut do ipsum sit consectetur lorem consectetur </w:delText>
        </w:r>
        <w:r>
          <w:fldChar w:fldCharType="begin"/>
        </w:r>
        <w:r>
          <w:delInstrText xml:space="preserve"> REF _Ref22678238 \r \h </w:delInstrText>
        </w:r>
        <w:r>
          <w:fldChar w:fldCharType="separate"/>
        </w:r>
        <w:r w:rsidR="00AC72FF">
          <w:delText>lorem 13.09</w:delText>
        </w:r>
        <w:r>
          <w:fldChar w:fldCharType="end"/>
        </w:r>
        <w:r>
          <w:delText>, et sed adipiscing elit aliqua adipiscing sit amet magna consectetur dolor tempor ipsum do elit ipsum do</w:delText>
        </w:r>
        <w:r w:rsidR="00F70040">
          <w:delText xml:space="preserve">. </w:delText>
        </w:r>
        <w:r>
          <w:delText>consectetur sed adipiscing elit ipsum sit magna ipsum ipsum do, ipsum consectetur lorem incididunt.</w:delText>
        </w:r>
      </w:del>
    </w:p>
    <w:p w14:paraId="6204B4F2" w14:textId="77777777" w:rsidR="00540B8E" w:rsidRDefault="005314F1">
      <w:pPr>
        <w:pStyle w:val="Heading3"/>
        <w:rPr>
          <w:del w:id="2092" w:author="Comparison" w:date="2026-08-04T06:08:00Z" w16du:dateUtc="2026-08-04T10:08:00Z"/>
        </w:rPr>
      </w:pPr>
      <w:bookmarkStart w:id="2093" w:name="13754795366690237922"/>
      <w:del w:id="2094" w:author="Comparison" w:date="2026-08-04T06:08:00Z" w16du:dateUtc="2026-08-04T10:08:00Z">
        <w:r>
          <w:delText>incididunt elit sed</w:delText>
        </w:r>
        <w:bookmarkEnd w:id="2093"/>
      </w:del>
    </w:p>
    <w:p w14:paraId="699E89D8" w14:textId="77777777" w:rsidR="00540B8E" w:rsidRDefault="005314F1">
      <w:pPr>
        <w:pStyle w:val="TextHeading3"/>
        <w:rPr>
          <w:del w:id="2095" w:author="Comparison" w:date="2026-08-04T06:08:00Z" w16du:dateUtc="2026-08-04T10:08:00Z"/>
        </w:rPr>
      </w:pPr>
      <w:del w:id="2096" w:author="Comparison" w:date="2026-08-04T06:08:00Z" w16du:dateUtc="2026-08-04T10:08:00Z">
        <w:r>
          <w:delText>consectetur sed adipiscing aliqua do elit ipsum magna aliqua consectetur ipsum consectetur consectetur dolor et sed adipiscing magna adipiscing tempor lorem labore eiusmod magna ipsum consectetur ipsum do.</w:delText>
        </w:r>
      </w:del>
    </w:p>
    <w:p w14:paraId="021B0CD2" w14:textId="77777777" w:rsidR="00540B8E" w:rsidRDefault="005314F1">
      <w:pPr>
        <w:pStyle w:val="Heading2"/>
        <w:rPr>
          <w:del w:id="2097" w:author="Comparison" w:date="2026-08-04T06:08:00Z" w16du:dateUtc="2026-08-04T10:08:00Z"/>
        </w:rPr>
      </w:pPr>
      <w:bookmarkStart w:id="2098" w:name="4627104251946147292"/>
      <w:bookmarkStart w:id="2099" w:name="_Toc218523882"/>
      <w:del w:id="2100" w:author="Comparison" w:date="2026-08-04T06:08:00Z" w16du:dateUtc="2026-08-04T10:08:00Z">
        <w:r>
          <w:delText>dolore eiusmod</w:delText>
        </w:r>
        <w:bookmarkEnd w:id="2098"/>
        <w:bookmarkEnd w:id="2099"/>
      </w:del>
    </w:p>
    <w:p w14:paraId="62C79699" w14:textId="77777777" w:rsidR="00540B8E" w:rsidRDefault="005314F1">
      <w:pPr>
        <w:pStyle w:val="TextHeading2"/>
        <w:rPr>
          <w:del w:id="2101" w:author="Comparison" w:date="2026-08-04T06:08:00Z" w16du:dateUtc="2026-08-04T10:08:00Z"/>
        </w:rPr>
      </w:pPr>
      <w:del w:id="2102" w:author="Comparison" w:date="2026-08-04T06:08:00Z" w16du:dateUtc="2026-08-04T10:08:00Z">
        <w:r>
          <w:delText>consectetur sed adipiscing amet do do lorem do consectetur, dolor, adipiscing amet ipsum tempor, incididunt ipsum dolore elit consectetur tempor amet ipsum incididunt incididunt sit incididunt consectetur consectetur et sed et tempor</w:delText>
        </w:r>
        <w:r w:rsidR="00F70040">
          <w:delText xml:space="preserve">. </w:delText>
        </w:r>
        <w:r>
          <w:delText>consectetur sed adipiscing eiusmod labore elit dolor dolor amet dolor adipiscing, sed, lorem ut elit consectetur tempor.</w:delText>
        </w:r>
      </w:del>
    </w:p>
    <w:p w14:paraId="1DE96246" w14:textId="77777777" w:rsidR="00540B8E" w:rsidRDefault="005314F1">
      <w:pPr>
        <w:pStyle w:val="TextHeading2"/>
        <w:rPr>
          <w:del w:id="2103" w:author="Comparison" w:date="2026-08-04T06:08:00Z" w16du:dateUtc="2026-08-04T10:08:00Z"/>
        </w:rPr>
      </w:pPr>
      <w:del w:id="2104" w:author="Comparison" w:date="2026-08-04T06:08:00Z" w16du:dateUtc="2026-08-04T10:08:00Z">
        <w:r>
          <w:delText>consectetur sed adipiscing et lorem dolor, incididunt adipiscing eiusmod aliqua lorem ipsum ipsum, consectetur et sed lorem aliqua.</w:delText>
        </w:r>
      </w:del>
    </w:p>
    <w:p w14:paraId="1D6BD71F" w14:textId="77777777" w:rsidR="00540B8E" w:rsidRDefault="005314F1">
      <w:pPr>
        <w:pStyle w:val="Heading2"/>
        <w:rPr>
          <w:del w:id="2105" w:author="Comparison" w:date="2026-08-04T06:08:00Z" w16du:dateUtc="2026-08-04T10:08:00Z"/>
        </w:rPr>
      </w:pPr>
      <w:bookmarkStart w:id="2106" w:name="4627823687804711599"/>
      <w:bookmarkStart w:id="2107" w:name="_Toc218523883"/>
      <w:del w:id="2108" w:author="Comparison" w:date="2026-08-04T06:08:00Z" w16du:dateUtc="2026-08-04T10:08:00Z">
        <w:r>
          <w:delText>do consectetur</w:delText>
        </w:r>
        <w:bookmarkEnd w:id="2106"/>
        <w:bookmarkEnd w:id="2107"/>
      </w:del>
    </w:p>
    <w:p w14:paraId="4D2882DF" w14:textId="77777777" w:rsidR="00540B8E" w:rsidRDefault="005314F1">
      <w:pPr>
        <w:pStyle w:val="TextHeading2"/>
        <w:rPr>
          <w:del w:id="2109" w:author="Comparison" w:date="2026-08-04T06:08:00Z" w16du:dateUtc="2026-08-04T10:08:00Z"/>
        </w:rPr>
      </w:pPr>
      <w:del w:id="2110" w:author="Comparison" w:date="2026-08-04T06:08:00Z" w16du:dateUtc="2026-08-04T10:08:00Z">
        <w:r>
          <w:delText>magna ut elit do tempor do do ipsum consectetur tempor’et incididunt incididunt elit, et sed adipiscing incididunt magna lorem do elit ipsum consectetur tempor consectetur tempor tempor elit ipsum dolore amet lorem et sed aliqua ipsum elit labore eiusmod sed</w:delText>
        </w:r>
        <w:r w:rsidR="00F70040">
          <w:delText xml:space="preserve">. </w:delText>
        </w:r>
        <w:r>
          <w:delText>adipiscing do consectetur elit labore et sed adipiscing aliqua labore do amet elit</w:delText>
        </w:r>
        <w:r w:rsidR="00F70040">
          <w:delText xml:space="preserve">. </w:delText>
        </w:r>
        <w:r>
          <w:delText>et consectetur tempor aliqua adipiscing incididunt dolor consectetur ipsum aliqua, et sed incididunt ut lorem consectetur tempor ipsum ipsum consectetur’et labore elit ipsum consectetur dolor aliqua.</w:delText>
        </w:r>
      </w:del>
    </w:p>
    <w:p w14:paraId="26319136" w14:textId="77777777" w:rsidR="00540B8E" w:rsidRDefault="005314F1">
      <w:pPr>
        <w:pStyle w:val="Heading2"/>
        <w:rPr>
          <w:del w:id="2111" w:author="Comparison" w:date="2026-08-04T06:08:00Z" w16du:dateUtc="2026-08-04T10:08:00Z"/>
        </w:rPr>
      </w:pPr>
      <w:bookmarkStart w:id="2112" w:name="3822955922436669913"/>
      <w:bookmarkStart w:id="2113" w:name="_Toc218523884"/>
      <w:del w:id="2114" w:author="Comparison" w:date="2026-08-04T06:08:00Z" w16du:dateUtc="2026-08-04T10:08:00Z">
        <w:r>
          <w:delText>et do</w:delText>
        </w:r>
        <w:bookmarkEnd w:id="2112"/>
        <w:bookmarkEnd w:id="2113"/>
      </w:del>
    </w:p>
    <w:p w14:paraId="569C832E" w14:textId="77777777" w:rsidR="00540B8E" w:rsidRDefault="005314F1">
      <w:pPr>
        <w:pStyle w:val="TextHeading2"/>
        <w:rPr>
          <w:del w:id="2115" w:author="Comparison" w:date="2026-08-04T06:08:00Z" w16du:dateUtc="2026-08-04T10:08:00Z"/>
        </w:rPr>
      </w:pPr>
      <w:del w:id="2116" w:author="Comparison" w:date="2026-08-04T06:08:00Z" w16du:dateUtc="2026-08-04T10:08:00Z">
        <w:r>
          <w:delText>consectetur sed dolore ipsum labore do adipiscing, lorem, adipiscing, dolore, dolor, incididunt et et labore aliqua.</w:delText>
        </w:r>
      </w:del>
    </w:p>
    <w:p w14:paraId="4D616F40" w14:textId="77777777" w:rsidR="00540B8E" w:rsidRDefault="005314F1">
      <w:pPr>
        <w:pStyle w:val="TextHeading2"/>
        <w:rPr>
          <w:del w:id="2117" w:author="Comparison" w:date="2026-08-04T06:08:00Z" w16du:dateUtc="2026-08-04T10:08:00Z"/>
        </w:rPr>
      </w:pPr>
      <w:del w:id="2118" w:author="Comparison" w:date="2026-08-04T06:08:00Z" w16du:dateUtc="2026-08-04T10:08:00Z">
        <w:r>
          <w:delTex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delText>
        </w:r>
      </w:del>
    </w:p>
    <w:p w14:paraId="2DF5C78A" w14:textId="77777777" w:rsidR="00540B8E" w:rsidRDefault="005314F1">
      <w:pPr>
        <w:pStyle w:val="TextHeading2"/>
        <w:rPr>
          <w:del w:id="2119" w:author="Comparison" w:date="2026-08-04T06:08:00Z" w16du:dateUtc="2026-08-04T10:08:00Z"/>
        </w:rPr>
      </w:pPr>
      <w:del w:id="2120" w:author="Comparison" w:date="2026-08-04T06:08:00Z" w16du:dateUtc="2026-08-04T10:08:00Z">
        <w:r>
          <w:delText>consectetur labore aliqua adipiscing magna do consectetur ipsum dolore lorem aliqua et aliqua labore amet</w:delText>
        </w:r>
        <w:r w:rsidR="00F70040">
          <w:delText xml:space="preserve">. </w:delText>
        </w:r>
        <w:r>
          <w:delTex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delText>
        </w:r>
        <w:r w:rsidR="00F70040">
          <w:delText xml:space="preserve">. </w:delText>
        </w:r>
        <w:r>
          <w:delText>et amet amet sit, adipiscing, labore, ipsum, ipsum amet, incididunt elit, sed, incididunt dolor incididunt adipiscing consectetur dolor do lorem adipiscing magna ipsum labore lorem sed.</w:delText>
        </w:r>
      </w:del>
    </w:p>
    <w:p w14:paraId="48F4B214" w14:textId="77777777" w:rsidR="00540B8E" w:rsidRDefault="005314F1">
      <w:pPr>
        <w:pStyle w:val="Heading2"/>
        <w:rPr>
          <w:del w:id="2121" w:author="Comparison" w:date="2026-08-04T06:08:00Z" w16du:dateUtc="2026-08-04T10:08:00Z"/>
        </w:rPr>
      </w:pPr>
      <w:bookmarkStart w:id="2122" w:name="4628303311710421137"/>
      <w:bookmarkStart w:id="2123" w:name="_Toc218523885"/>
      <w:del w:id="2124" w:author="Comparison" w:date="2026-08-04T06:08:00Z" w16du:dateUtc="2026-08-04T10:08:00Z">
        <w:r>
          <w:delText>magna eiusmod</w:delText>
        </w:r>
        <w:bookmarkEnd w:id="2122"/>
        <w:bookmarkEnd w:id="2123"/>
      </w:del>
    </w:p>
    <w:p w14:paraId="6E6084E7" w14:textId="77777777" w:rsidR="00540B8E" w:rsidRDefault="005314F1">
      <w:pPr>
        <w:pStyle w:val="TextHeading2"/>
        <w:rPr>
          <w:del w:id="2125" w:author="Comparison" w:date="2026-08-04T06:08:00Z" w16du:dateUtc="2026-08-04T10:08:00Z"/>
        </w:rPr>
      </w:pPr>
      <w:del w:id="2126" w:author="Comparison" w:date="2026-08-04T06:08:00Z" w16du:dateUtc="2026-08-04T10:08:00Z">
        <w:r>
          <w:delText>consectetur sed adipiscing sit consectetur tempor do do tempor tempor lorem do sit do dolor amet dolor sed ipsum tempor</w:delText>
        </w:r>
        <w:r w:rsidR="00F70040">
          <w:delText xml:space="preserve">. </w:delText>
        </w:r>
        <w:r>
          <w:delText xml:space="preserve">magna ut elit ipsum consectetur, </w:delText>
        </w:r>
        <w:r>
          <w:rPr>
            <w:i/>
          </w:rPr>
          <w:delText>amet dolor</w:delText>
        </w:r>
        <w:r>
          <w:delText xml:space="preserve"> magna dolor labore, amet, lorem amet dolor, labore, aliqua, lorem elit et ipsum consectetur lorem lorem incididunt.</w:delText>
        </w:r>
      </w:del>
    </w:p>
    <w:p w14:paraId="07D77161" w14:textId="77777777" w:rsidR="00540B8E" w:rsidRDefault="005314F1">
      <w:pPr>
        <w:pStyle w:val="TextHeading2"/>
        <w:rPr>
          <w:del w:id="2127" w:author="Comparison" w:date="2026-08-04T06:08:00Z" w16du:dateUtc="2026-08-04T10:08:00Z"/>
        </w:rPr>
      </w:pPr>
      <w:del w:id="2128" w:author="Comparison" w:date="2026-08-04T06:08:00Z" w16du:dateUtc="2026-08-04T10:08:00Z">
        <w:r>
          <w:delText>consectetur sed adipiscing et do sit tempor do et sed incididunt consectetur ipsum tempor aliqua lorem adipiscing magna tempor dolor dolor lorem eiusmod lorem aliqua lorem magna et amet dolor ut ut lorem amet consectetur elit do amet do ipsum consectetur lorem do dolor sed.</w:delText>
        </w:r>
      </w:del>
    </w:p>
    <w:p w14:paraId="6F255972" w14:textId="77777777" w:rsidR="00540B8E" w:rsidRDefault="005314F1">
      <w:pPr>
        <w:pStyle w:val="TextHeading2"/>
        <w:rPr>
          <w:del w:id="2129" w:author="Comparison" w:date="2026-08-04T06:08:00Z" w16du:dateUtc="2026-08-04T10:08:00Z"/>
        </w:rPr>
      </w:pPr>
      <w:del w:id="2130" w:author="Comparison" w:date="2026-08-04T06:08:00Z" w16du:dateUtc="2026-08-04T10:08:00Z">
        <w:r>
          <w:delText>consectetur sed adipiscing aliqua consectetur tempor do:</w:delText>
        </w:r>
      </w:del>
    </w:p>
    <w:p w14:paraId="06E567FF" w14:textId="77777777" w:rsidR="00540B8E" w:rsidRDefault="005314F1">
      <w:pPr>
        <w:pStyle w:val="TextHeading3"/>
        <w:rPr>
          <w:del w:id="2131" w:author="Comparison" w:date="2026-08-04T06:08:00Z" w16du:dateUtc="2026-08-04T10:08:00Z"/>
        </w:rPr>
      </w:pPr>
      <w:del w:id="2132" w:author="Comparison" w:date="2026-08-04T06:08:00Z" w16du:dateUtc="2026-08-04T10:08:00Z">
        <w:r>
          <w:delText>adipiscing amet eiusmod, aliqua, lorem consectetur consectetur;</w:delText>
        </w:r>
      </w:del>
    </w:p>
    <w:p w14:paraId="29D36599" w14:textId="77777777" w:rsidR="00540B8E" w:rsidRDefault="005314F1">
      <w:pPr>
        <w:pStyle w:val="TextHeading3"/>
        <w:rPr>
          <w:del w:id="2133" w:author="Comparison" w:date="2026-08-04T06:08:00Z" w16du:dateUtc="2026-08-04T10:08:00Z"/>
        </w:rPr>
      </w:pPr>
      <w:del w:id="2134" w:author="Comparison" w:date="2026-08-04T06:08:00Z" w16du:dateUtc="2026-08-04T10:08:00Z">
        <w:r>
          <w:delText xml:space="preserve">dolore et elit do do, consectetur aliqua, lorem adipiscing dolor lorem eiusmod do eiusmod ipsum, consectetur, lorem ut; </w:delText>
        </w:r>
      </w:del>
    </w:p>
    <w:p w14:paraId="2DED6EC2" w14:textId="77777777" w:rsidR="00540B8E" w:rsidRDefault="005314F1">
      <w:pPr>
        <w:pStyle w:val="TextHeading3"/>
        <w:rPr>
          <w:del w:id="2135" w:author="Comparison" w:date="2026-08-04T06:08:00Z" w16du:dateUtc="2026-08-04T10:08:00Z"/>
        </w:rPr>
      </w:pPr>
      <w:del w:id="2136" w:author="Comparison" w:date="2026-08-04T06:08:00Z" w16du:dateUtc="2026-08-04T10:08:00Z">
        <w:r>
          <w:delText xml:space="preserve">adipiscing, labore, lorem adipiscing sed et sed dolor eiusmod do aliqua lorem dolor amet, amet, lorem labore dolore sit tempor amet tempor; </w:delText>
        </w:r>
      </w:del>
    </w:p>
    <w:p w14:paraId="08BEC998" w14:textId="77777777" w:rsidR="00540B8E" w:rsidRDefault="005314F1">
      <w:pPr>
        <w:pStyle w:val="TextHeading3"/>
        <w:rPr>
          <w:del w:id="2137" w:author="Comparison" w:date="2026-08-04T06:08:00Z" w16du:dateUtc="2026-08-04T10:08:00Z"/>
        </w:rPr>
      </w:pPr>
      <w:del w:id="2138" w:author="Comparison" w:date="2026-08-04T06:08:00Z" w16du:dateUtc="2026-08-04T10:08:00Z">
        <w:r>
          <w:delText>dolore tempor dolor lorem lorem dolor dolor adipiscing lorem dolor dolor amet, amet, lorem labore dolore aliqua sit tempor, labore, lorem ipsum elit dolor lorem eiusmod; incididunt</w:delText>
        </w:r>
      </w:del>
    </w:p>
    <w:p w14:paraId="1A4879C7" w14:textId="77777777" w:rsidR="00540B8E" w:rsidRDefault="005314F1">
      <w:pPr>
        <w:pStyle w:val="TextHeading3"/>
        <w:rPr>
          <w:del w:id="2139" w:author="Comparison" w:date="2026-08-04T06:08:00Z" w16du:dateUtc="2026-08-04T10:08:00Z"/>
        </w:rPr>
      </w:pPr>
      <w:del w:id="2140" w:author="Comparison" w:date="2026-08-04T06:08:00Z" w16du:dateUtc="2026-08-04T10:08:00Z">
        <w:r>
          <w:delText>adipiscing dolore, eiusmod, incididunt sed dolore do magna et sed consectetur adipiscing sed.</w:delText>
        </w:r>
      </w:del>
    </w:p>
    <w:p w14:paraId="69748B8D" w14:textId="77777777" w:rsidR="00540B8E" w:rsidRDefault="005314F1">
      <w:pPr>
        <w:pStyle w:val="TextHeading2"/>
        <w:rPr>
          <w:del w:id="2141" w:author="Comparison" w:date="2026-08-04T06:08:00Z" w16du:dateUtc="2026-08-04T10:08:00Z"/>
        </w:rPr>
      </w:pPr>
      <w:del w:id="2142" w:author="Comparison" w:date="2026-08-04T06:08:00Z" w16du:dateUtc="2026-08-04T10:08:00Z">
        <w:r>
          <w:delTex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delText>
        </w:r>
        <w:r w:rsidR="00F70040">
          <w:delText xml:space="preserve">. </w:delText>
        </w:r>
      </w:del>
    </w:p>
    <w:p w14:paraId="371A8C45" w14:textId="77777777" w:rsidR="00540B8E" w:rsidRDefault="005314F1">
      <w:pPr>
        <w:pStyle w:val="TextHeading2"/>
        <w:rPr>
          <w:del w:id="2143" w:author="Comparison" w:date="2026-08-04T06:08:00Z" w16du:dateUtc="2026-08-04T10:08:00Z"/>
        </w:rPr>
      </w:pPr>
      <w:del w:id="2144" w:author="Comparison" w:date="2026-08-04T06:08:00Z" w16du:dateUtc="2026-08-04T10:08:00Z">
        <w:r>
          <w:delText>consectetur sed aliqua lorem sed do dolor adipiscing lorem do dolor ipsum consectetur amet dolor dolore consectetur ipsum labore elit tempor labore eiusmod tempor elit et sed’et sed do dolore tempor dolor amet dolor, do dolor dolore magna.</w:delText>
        </w:r>
      </w:del>
    </w:p>
    <w:p w14:paraId="10840A10" w14:textId="77777777" w:rsidR="00540B8E" w:rsidRDefault="005314F1">
      <w:pPr>
        <w:pStyle w:val="TextHeading2"/>
        <w:rPr>
          <w:del w:id="2145" w:author="Comparison" w:date="2026-08-04T06:08:00Z" w16du:dateUtc="2026-08-04T10:08:00Z"/>
        </w:rPr>
      </w:pPr>
      <w:del w:id="2146" w:author="Comparison" w:date="2026-08-04T06:08:00Z" w16du:dateUtc="2026-08-04T10:08:00Z">
        <w:r>
          <w:delText>consectetur sed adipiscing lorem, ut, lorem adipiscing dolor ut adipiscing dolor et sed consectetur et sed incididunt adipiscing ut et sed do incididunt lorem amet et dolor amet dolor.</w:delText>
        </w:r>
      </w:del>
    </w:p>
    <w:p w14:paraId="3482B6DE" w14:textId="77777777" w:rsidR="00540B8E" w:rsidRDefault="005314F1">
      <w:pPr>
        <w:pStyle w:val="Heading2"/>
        <w:rPr>
          <w:del w:id="2147" w:author="Comparison" w:date="2026-08-04T06:08:00Z" w16du:dateUtc="2026-08-04T10:08:00Z"/>
        </w:rPr>
      </w:pPr>
      <w:bookmarkStart w:id="2148" w:name="525960939319335894"/>
      <w:bookmarkStart w:id="2149" w:name="_Toc218523886"/>
      <w:del w:id="2150" w:author="Comparison" w:date="2026-08-04T06:08:00Z" w16du:dateUtc="2026-08-04T10:08:00Z">
        <w:r>
          <w:delText>dolor, dolore, incididunt do elit eiusmod</w:delText>
        </w:r>
        <w:bookmarkEnd w:id="2148"/>
        <w:bookmarkEnd w:id="2149"/>
      </w:del>
    </w:p>
    <w:p w14:paraId="15AE3F30" w14:textId="77777777" w:rsidR="00540B8E" w:rsidRDefault="005314F1">
      <w:pPr>
        <w:pStyle w:val="TextHeading2"/>
        <w:rPr>
          <w:del w:id="2151" w:author="Comparison" w:date="2026-08-04T06:08:00Z" w16du:dateUtc="2026-08-04T10:08:00Z"/>
        </w:rPr>
      </w:pPr>
      <w:del w:id="2152" w:author="Comparison" w:date="2026-08-04T06:08:00Z" w16du:dateUtc="2026-08-04T10:08:00Z">
        <w:r>
          <w:delText>consectetur sed adipiscing sed, labore, incididunt amet dolor consectetur lorem sed do, dolor labore eiusmod dolor eiusmod, eiusmod, lorem incididunt.</w:delText>
        </w:r>
      </w:del>
    </w:p>
    <w:p w14:paraId="58BAD46D" w14:textId="77777777" w:rsidR="00540B8E" w:rsidRDefault="005314F1">
      <w:pPr>
        <w:pStyle w:val="TextHeading2"/>
        <w:rPr>
          <w:del w:id="2153" w:author="Comparison" w:date="2026-08-04T06:08:00Z" w16du:dateUtc="2026-08-04T10:08:00Z"/>
        </w:rPr>
      </w:pPr>
      <w:del w:id="2154" w:author="Comparison" w:date="2026-08-04T06:08:00Z" w16du:dateUtc="2026-08-04T10:08:00Z">
        <w:r>
          <w:delText>consectetur sed adipiscing et consectetur ipsum sit, aliqua, incididunt labore elit consectetur incididunt dolor consectetur, ut dolor ut magna lorem labore tempor do labore, adipiscing aliqua, sit, lorem labore.</w:delText>
        </w:r>
      </w:del>
    </w:p>
    <w:p w14:paraId="12743816" w14:textId="77777777" w:rsidR="00540B8E" w:rsidRDefault="005314F1">
      <w:pPr>
        <w:pStyle w:val="TextHeading2"/>
        <w:rPr>
          <w:del w:id="2155" w:author="Comparison" w:date="2026-08-04T06:08:00Z" w16du:dateUtc="2026-08-04T10:08:00Z"/>
        </w:rPr>
      </w:pPr>
      <w:del w:id="2156" w:author="Comparison" w:date="2026-08-04T06:08:00Z" w16du:dateUtc="2026-08-04T10:08:00Z">
        <w:r>
          <w:delText>consectetur sed adipiscing et incididunt ut consectetur dolor tempor consectetur aliqua, dolor amet lorem magna et.</w:delText>
        </w:r>
      </w:del>
    </w:p>
    <w:p w14:paraId="0F985958" w14:textId="77777777" w:rsidR="00540B8E" w:rsidRDefault="005314F1">
      <w:pPr>
        <w:pStyle w:val="TextHeading2"/>
        <w:rPr>
          <w:del w:id="2157" w:author="Comparison" w:date="2026-08-04T06:08:00Z" w16du:dateUtc="2026-08-04T10:08:00Z"/>
        </w:rPr>
      </w:pPr>
      <w:del w:id="2158" w:author="Comparison" w:date="2026-08-04T06:08:00Z" w16du:dateUtc="2026-08-04T10:08:00Z">
        <w:r>
          <w:delText>consectetur sed adipiscing elit lorem aliqua sed, dolore, incididunt, aliqua, incididunt, incididunt labore.</w:delText>
        </w:r>
      </w:del>
    </w:p>
    <w:p w14:paraId="62A84508" w14:textId="77777777" w:rsidR="00540B8E" w:rsidRDefault="005314F1">
      <w:pPr>
        <w:pStyle w:val="TextHeading2"/>
        <w:rPr>
          <w:del w:id="2159" w:author="Comparison" w:date="2026-08-04T06:08:00Z" w16du:dateUtc="2026-08-04T10:08:00Z"/>
        </w:rPr>
      </w:pPr>
      <w:del w:id="2160" w:author="Comparison" w:date="2026-08-04T06:08:00Z" w16du:dateUtc="2026-08-04T10:08:00Z">
        <w:r>
          <w:delText>consectetur sed adipiscing adipiscing incididunt ipsum do consectetur incididunt dolor labore; et lorem, eiusmod, incididunt consectetur ipsum; incididunt labore, sed, adipiscing, incididunt dolore elit eiusmod, lorem ipsum, sed ipsum, incididunt consectetur elit dolor sit.</w:delText>
        </w:r>
      </w:del>
    </w:p>
    <w:p w14:paraId="6C6D295B" w14:textId="77777777" w:rsidR="00540B8E" w:rsidRDefault="005314F1">
      <w:pPr>
        <w:pStyle w:val="TextHeading2"/>
        <w:rPr>
          <w:del w:id="2161" w:author="Comparison" w:date="2026-08-04T06:08:00Z" w16du:dateUtc="2026-08-04T10:08:00Z"/>
        </w:rPr>
      </w:pPr>
      <w:del w:id="2162" w:author="Comparison" w:date="2026-08-04T06:08:00Z" w16du:dateUtc="2026-08-04T10:08:00Z">
        <w:r>
          <w:delText>consectetur sed adipiscing lorem do ut lorem lorem adipiscing do sit eiusmod consectetur lorem dolor do amet ipsum ipsum elit ipsum ipsum.</w:delText>
        </w:r>
      </w:del>
    </w:p>
    <w:p w14:paraId="32D88604" w14:textId="77777777" w:rsidR="00540B8E" w:rsidRDefault="005314F1">
      <w:pPr>
        <w:pStyle w:val="Heading2"/>
        <w:rPr>
          <w:del w:id="2163" w:author="Comparison" w:date="2026-08-04T06:08:00Z" w16du:dateUtc="2026-08-04T10:08:00Z"/>
        </w:rPr>
      </w:pPr>
      <w:bookmarkStart w:id="2164" w:name="10528271791407886506"/>
      <w:bookmarkStart w:id="2165" w:name="_Toc218523887"/>
      <w:del w:id="2166" w:author="Comparison" w:date="2026-08-04T06:08:00Z" w16du:dateUtc="2026-08-04T10:08:00Z">
        <w:r>
          <w:delText>labore eiusmod</w:delText>
        </w:r>
        <w:bookmarkEnd w:id="2164"/>
        <w:bookmarkEnd w:id="2165"/>
      </w:del>
    </w:p>
    <w:p w14:paraId="379A07F8" w14:textId="77777777" w:rsidR="00540B8E" w:rsidRDefault="005314F1">
      <w:pPr>
        <w:pStyle w:val="TextHeading2"/>
        <w:rPr>
          <w:del w:id="2167" w:author="Comparison" w:date="2026-08-04T06:08:00Z" w16du:dateUtc="2026-08-04T10:08:00Z"/>
        </w:rPr>
      </w:pPr>
      <w:del w:id="2168" w:author="Comparison" w:date="2026-08-04T06:08:00Z" w16du:dateUtc="2026-08-04T10:08:00Z">
        <w:r>
          <w:delText>consectetur sed adipiscing elit, sit, dolore, incididunt sit tempor labore amet, lorem et aliqua ut lorem incididunt elit et adipiscing, dolor adipiscing’et adipiscing, lorem dolor elit’et adipiscing consectetur labore dolor adipiscing dolore sit elit ipsum.</w:delText>
        </w:r>
      </w:del>
    </w:p>
    <w:p w14:paraId="2B3077A2" w14:textId="77777777" w:rsidR="00540B8E" w:rsidRDefault="005314F1">
      <w:pPr>
        <w:pStyle w:val="TextHeading2"/>
        <w:rPr>
          <w:del w:id="2169" w:author="Comparison" w:date="2026-08-04T06:08:00Z" w16du:dateUtc="2026-08-04T10:08:00Z"/>
        </w:rPr>
      </w:pPr>
      <w:del w:id="2170" w:author="Comparison" w:date="2026-08-04T06:08:00Z" w16du:dateUtc="2026-08-04T10:08:00Z">
        <w:r>
          <w:delText>consectetur sed adipiscing elit aliqua, eiusmod, amet, tempor incididunt ipsum incididunt ipsum lorem aliqua incididunt elit incididunt amet ipsum ipsum elit dolor adipiscing</w:delText>
        </w:r>
        <w:r w:rsidR="00F70040">
          <w:delText xml:space="preserve">. </w:delText>
        </w:r>
        <w:r>
          <w:delText>consectetur sed adipiscing elit ut incididunt incididunt sit amet dolor adipiscing.</w:delText>
        </w:r>
      </w:del>
    </w:p>
    <w:p w14:paraId="7D6A40B7" w14:textId="77777777" w:rsidR="00540B8E" w:rsidRDefault="005314F1">
      <w:pPr>
        <w:pStyle w:val="TextHeading2"/>
        <w:rPr>
          <w:del w:id="2171" w:author="Comparison" w:date="2026-08-04T06:08:00Z" w16du:dateUtc="2026-08-04T10:08:00Z"/>
        </w:rPr>
      </w:pPr>
      <w:del w:id="2172" w:author="Comparison" w:date="2026-08-04T06:08:00Z" w16du:dateUtc="2026-08-04T10:08:00Z">
        <w:r>
          <w:delText>consectetur sed adipiscing elit lorem dolor dolor ut dolor dolor ut tempor eiusmod do dolor do, incididunt adipiscing et lorem dolor dolor ut dolor dolor adipiscing consectetur eiusmod adipiscing lorem do</w:delText>
        </w:r>
        <w:r w:rsidR="00F70040">
          <w:delText xml:space="preserve">. </w:delText>
        </w:r>
        <w:r>
          <w:delText>consectetur sed adipiscing amet do do elit dolor ipsum aliqua dolor do, ut dolor dolore ipsum ipsum labore dolore ipsum do lorem ipsum eiusmod tempor</w:delText>
        </w:r>
        <w:r w:rsidR="00F70040">
          <w:delText xml:space="preserve">. </w:delText>
        </w:r>
        <w:r>
          <w:delText>consectetur sed adipiscing magna ipsum do labore eiusmod amet ipsum dolor.</w:delText>
        </w:r>
      </w:del>
    </w:p>
    <w:p w14:paraId="70419587" w14:textId="77777777" w:rsidR="00540B8E" w:rsidRDefault="005314F1">
      <w:pPr>
        <w:pStyle w:val="TextHeading2"/>
        <w:rPr>
          <w:del w:id="2173" w:author="Comparison" w:date="2026-08-04T06:08:00Z" w16du:dateUtc="2026-08-04T10:08:00Z"/>
        </w:rPr>
      </w:pPr>
      <w:del w:id="2174" w:author="Comparison" w:date="2026-08-04T06:08:00Z" w16du:dateUtc="2026-08-04T10:08:00Z">
        <w:r>
          <w:delTex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delText>
        </w:r>
      </w:del>
    </w:p>
    <w:p w14:paraId="1F124F36" w14:textId="77777777" w:rsidR="00540B8E" w:rsidRDefault="005314F1">
      <w:pPr>
        <w:pStyle w:val="TextHeading2"/>
        <w:rPr>
          <w:del w:id="2175" w:author="Comparison" w:date="2026-08-04T06:08:00Z" w16du:dateUtc="2026-08-04T10:08:00Z"/>
        </w:rPr>
      </w:pPr>
      <w:del w:id="2176" w:author="Comparison" w:date="2026-08-04T06:08:00Z" w16du:dateUtc="2026-08-04T10:08:00Z">
        <w:r>
          <w:delText>consectetur sed adipiscing et dolor eiusmod-aliqua lorem lorem dolor-adipiscing lorem elit dolor sit consectetur eiusmod do.</w:delText>
        </w:r>
      </w:del>
    </w:p>
    <w:p w14:paraId="1C758524" w14:textId="77777777" w:rsidR="00540B8E" w:rsidRDefault="005314F1">
      <w:pPr>
        <w:pStyle w:val="TextHeading2"/>
        <w:rPr>
          <w:del w:id="2177" w:author="Comparison" w:date="2026-08-04T06:08:00Z" w16du:dateUtc="2026-08-04T10:08:00Z"/>
        </w:rPr>
      </w:pPr>
      <w:del w:id="2178" w:author="Comparison" w:date="2026-08-04T06:08:00Z" w16du:dateUtc="2026-08-04T10:08:00Z">
        <w:r>
          <w:delText>consectetur sed adipiscing amet dolor do do magna et labore labore do consectetur elit sit elit ipsum consectetur ipsum do, do ipsum adipiscing.</w:delText>
        </w:r>
      </w:del>
    </w:p>
    <w:p w14:paraId="6381643B" w14:textId="77777777" w:rsidR="00540B8E" w:rsidRDefault="005314F1">
      <w:pPr>
        <w:pStyle w:val="TextHeading2"/>
        <w:rPr>
          <w:del w:id="2179" w:author="Comparison" w:date="2026-08-04T06:08:00Z" w16du:dateUtc="2026-08-04T10:08:00Z"/>
        </w:rPr>
      </w:pPr>
      <w:del w:id="2180" w:author="Comparison" w:date="2026-08-04T06:08:00Z" w16du:dateUtc="2026-08-04T10:08:00Z">
        <w:r>
          <w:delText>consectetur sed adipiscing aliqua dolor ipsum incididunt, dolor, lorem ipsum sit consectetur eiusmod do lorem adipiscing dolor ipsum dolore lorem labore.</w:delText>
        </w:r>
      </w:del>
    </w:p>
    <w:p w14:paraId="75EF2770" w14:textId="77777777" w:rsidR="00540B8E" w:rsidRDefault="005314F1">
      <w:pPr>
        <w:pStyle w:val="TextHeading2"/>
        <w:rPr>
          <w:del w:id="2181" w:author="Comparison" w:date="2026-08-04T06:08:00Z" w16du:dateUtc="2026-08-04T10:08:00Z"/>
        </w:rPr>
      </w:pPr>
      <w:del w:id="2182" w:author="Comparison" w:date="2026-08-04T06:08:00Z" w16du:dateUtc="2026-08-04T10:08:00Z">
        <w:r>
          <w:delText>lorem tempor elit ipsum consectetur, et sed adipiscing dolor incididunt magna ipsum et adipiscing dolor ipsum consectetur labore eiusmod dolor elit consectetur tempor.</w:delText>
        </w:r>
      </w:del>
    </w:p>
    <w:p w14:paraId="72C8E520" w14:textId="77777777" w:rsidR="00540B8E" w:rsidRDefault="005314F1">
      <w:pPr>
        <w:pStyle w:val="Heading2"/>
        <w:rPr>
          <w:del w:id="2183" w:author="Comparison" w:date="2026-08-04T06:08:00Z" w16du:dateUtc="2026-08-04T10:08:00Z"/>
        </w:rPr>
      </w:pPr>
      <w:bookmarkStart w:id="2184" w:name="16425602339623949416"/>
      <w:bookmarkStart w:id="2185" w:name="_Ref289678612"/>
      <w:bookmarkStart w:id="2186" w:name="_Toc218523888"/>
      <w:del w:id="2187" w:author="Comparison" w:date="2026-08-04T06:08:00Z" w16du:dateUtc="2026-08-04T10:08:00Z">
        <w:r>
          <w:delText>do incididunt lorem eiusmod</w:delText>
        </w:r>
        <w:bookmarkEnd w:id="2184"/>
        <w:bookmarkEnd w:id="2185"/>
        <w:bookmarkEnd w:id="2186"/>
      </w:del>
    </w:p>
    <w:p w14:paraId="200AFCFB" w14:textId="77777777" w:rsidR="00540B8E" w:rsidRDefault="005314F1">
      <w:pPr>
        <w:pStyle w:val="TextHeading2"/>
        <w:rPr>
          <w:del w:id="2188" w:author="Comparison" w:date="2026-08-04T06:08:00Z" w16du:dateUtc="2026-08-04T10:08:00Z"/>
        </w:rPr>
      </w:pPr>
      <w:del w:id="2189" w:author="Comparison" w:date="2026-08-04T06:08:00Z" w16du:dateUtc="2026-08-04T10:08:00Z">
        <w:r>
          <w:delText>consectetur sed adipiscing adipiscing dolor do, lorem ipsum ipsum dolore elit, dolor elit do eiusmod adipiscing, labore adipiscing labore sit elit, consectetur, lorem amet, amet dolor adipiscing lorem et aliqua consectetur, incididunt lorem lorem lorem</w:delText>
        </w:r>
        <w:r w:rsidR="00F70040">
          <w:delText xml:space="preserve">. </w:delText>
        </w:r>
      </w:del>
    </w:p>
    <w:p w14:paraId="6097E281" w14:textId="77777777" w:rsidR="00540B8E" w:rsidRDefault="005314F1">
      <w:pPr>
        <w:pStyle w:val="TextHeading2"/>
        <w:rPr>
          <w:del w:id="2190" w:author="Comparison" w:date="2026-08-04T06:08:00Z" w16du:dateUtc="2026-08-04T10:08:00Z"/>
        </w:rPr>
      </w:pPr>
      <w:del w:id="2191" w:author="Comparison" w:date="2026-08-04T06:08:00Z" w16du:dateUtc="2026-08-04T10:08:00Z">
        <w:r>
          <w:delText>consectetur sed adipiscing elit dolor consectetur tempor dolor labore, eiusmod, lorem ipsum, incididunt adipiscing et, do, lorem et lorem dolor ipsum lorem ipsum lorem lorem lorem adipiscing adipiscing, dolor labore eiusmod sed lorem ut</w:delText>
        </w:r>
        <w:r w:rsidR="00F70040">
          <w:delText xml:space="preserve">. </w:delText>
        </w:r>
        <w:r>
          <w:delText>eiusmod adipiscing adipiscing eiusmod do ipsum consectetur’et tempor incididunt do ipsum sit tempor amet sit ipsum do et ipsum consectetur do aliqua consectetur lorem do magna lorem et ipsum labore dolor adipiscing.</w:delText>
        </w:r>
      </w:del>
    </w:p>
    <w:p w14:paraId="3DD946FB" w14:textId="77777777" w:rsidR="00540B8E" w:rsidRDefault="005314F1">
      <w:pPr>
        <w:pStyle w:val="TextHeading2"/>
        <w:rPr>
          <w:del w:id="2192" w:author="Comparison" w:date="2026-08-04T06:08:00Z" w16du:dateUtc="2026-08-04T10:08:00Z"/>
        </w:rPr>
      </w:pPr>
      <w:del w:id="2193" w:author="Comparison" w:date="2026-08-04T06:08:00Z" w16du:dateUtc="2026-08-04T10:08:00Z">
        <w:r>
          <w:delTex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delText>
        </w:r>
      </w:del>
    </w:p>
    <w:p w14:paraId="5384D609" w14:textId="77777777" w:rsidR="00540B8E" w:rsidRDefault="005314F1">
      <w:pPr>
        <w:pStyle w:val="TextHeading2"/>
        <w:rPr>
          <w:del w:id="2194" w:author="Comparison" w:date="2026-08-04T06:08:00Z" w16du:dateUtc="2026-08-04T10:08:00Z"/>
        </w:rPr>
      </w:pPr>
      <w:del w:id="2195" w:author="Comparison" w:date="2026-08-04T06:08:00Z" w16du:dateUtc="2026-08-04T10:08:00Z">
        <w:r>
          <w:delText>consectetur sed adipiscing amet do do ipsum sed incididunt aliqua ipsum sit consectetur et sed et tempor ipsum dolor elit, do, lorem ipsum tempor do, consectetur ipsum elit elit eiusmod do consectetur, magna aliqua consectetur lorem sit eiusmod sed.</w:delText>
        </w:r>
      </w:del>
    </w:p>
    <w:p w14:paraId="2A1402B8" w14:textId="77777777" w:rsidR="00540B8E" w:rsidRDefault="005314F1">
      <w:pPr>
        <w:pStyle w:val="TextHeading2"/>
        <w:rPr>
          <w:del w:id="2196" w:author="Comparison" w:date="2026-08-04T06:08:00Z" w16du:dateUtc="2026-08-04T10:08:00Z"/>
        </w:rPr>
      </w:pPr>
      <w:del w:id="2197" w:author="Comparison" w:date="2026-08-04T06:08:00Z" w16du:dateUtc="2026-08-04T10:08:00Z">
        <w:r>
          <w:delText>consectetur sed adipiscing elit, amet do do lorem do consectetur, adipiscing, eiusmod, lorem, incididunt eiusmod labore</w:delText>
        </w:r>
        <w:r w:rsidR="00F70040">
          <w:delText xml:space="preserve">. </w:delText>
        </w:r>
        <w:r>
          <w:delText>consectetur sed adipiscing sit aliqua dolore elit magna.</w:delText>
        </w:r>
      </w:del>
    </w:p>
    <w:p w14:paraId="5CB91273" w14:textId="77777777" w:rsidR="00540B8E" w:rsidRDefault="005314F1">
      <w:pPr>
        <w:pStyle w:val="Heading2"/>
        <w:rPr>
          <w:del w:id="2198" w:author="Comparison" w:date="2026-08-04T06:08:00Z" w16du:dateUtc="2026-08-04T10:08:00Z"/>
        </w:rPr>
      </w:pPr>
      <w:bookmarkStart w:id="2199" w:name="16426801399388223261"/>
      <w:bookmarkStart w:id="2200" w:name="_Toc218523889"/>
      <w:del w:id="2201" w:author="Comparison" w:date="2026-08-04T06:08:00Z" w16du:dateUtc="2026-08-04T10:08:00Z">
        <w:r>
          <w:delText>sit eiusmod</w:delText>
        </w:r>
        <w:bookmarkEnd w:id="2199"/>
        <w:bookmarkEnd w:id="2200"/>
      </w:del>
    </w:p>
    <w:p w14:paraId="4305BC2A" w14:textId="77777777" w:rsidR="00540B8E" w:rsidRDefault="005314F1">
      <w:pPr>
        <w:pStyle w:val="TextHeading2"/>
        <w:rPr>
          <w:del w:id="2202" w:author="Comparison" w:date="2026-08-04T06:08:00Z" w16du:dateUtc="2026-08-04T10:08:00Z"/>
        </w:rPr>
      </w:pPr>
      <w:del w:id="2203" w:author="Comparison" w:date="2026-08-04T06:08:00Z" w16du:dateUtc="2026-08-04T10:08:00Z">
        <w:r>
          <w:delText>consectetur sed adipiscing dolore ut amet, lorem, incididunt dolor ipsum tempor consectetur ipsum lorem elit eiusmod sed lorem consectetur dolor ipsum tempor, consectetur aliqua ipsum consectetur elit dolor consectetur lorem consectetur do.</w:delText>
        </w:r>
      </w:del>
    </w:p>
    <w:p w14:paraId="4E1070CC" w14:textId="77777777" w:rsidR="00540B8E" w:rsidRDefault="005314F1">
      <w:pPr>
        <w:pStyle w:val="Heading2"/>
        <w:rPr>
          <w:del w:id="2204" w:author="Comparison" w:date="2026-08-04T06:08:00Z" w16du:dateUtc="2026-08-04T10:08:00Z"/>
        </w:rPr>
      </w:pPr>
      <w:bookmarkStart w:id="2205" w:name="16427281023293932799"/>
      <w:bookmarkStart w:id="2206" w:name="_Toc218523890"/>
      <w:del w:id="2207" w:author="Comparison" w:date="2026-08-04T06:08:00Z" w16du:dateUtc="2026-08-04T10:08:00Z">
        <w:r>
          <w:delText>eiusmod, do incididunt adipiscing sit</w:delText>
        </w:r>
        <w:bookmarkEnd w:id="2205"/>
        <w:bookmarkEnd w:id="2206"/>
      </w:del>
    </w:p>
    <w:p w14:paraId="67C41E45" w14:textId="77777777" w:rsidR="00540B8E" w:rsidRDefault="005314F1">
      <w:pPr>
        <w:pStyle w:val="TextHeading2"/>
        <w:rPr>
          <w:del w:id="2208" w:author="Comparison" w:date="2026-08-04T06:08:00Z" w16du:dateUtc="2026-08-04T10:08:00Z"/>
        </w:rPr>
      </w:pPr>
      <w:del w:id="2209" w:author="Comparison" w:date="2026-08-04T06:08:00Z" w16du:dateUtc="2026-08-04T10:08:00Z">
        <w:r>
          <w:delText>consectetur sed adipiscing labore, ut, labore, incididunt lorem, ut dolor lorem consectetur tempor do, dolor labore, amet, ut, magna, lorem ipsum sed adipiscing ipsum lorem incididunt.</w:delText>
        </w:r>
      </w:del>
    </w:p>
    <w:p w14:paraId="69CA26F0" w14:textId="77777777" w:rsidR="00540B8E" w:rsidRDefault="005314F1">
      <w:pPr>
        <w:pStyle w:val="TextHeading2"/>
        <w:rPr>
          <w:del w:id="2210" w:author="Comparison" w:date="2026-08-04T06:08:00Z" w16du:dateUtc="2026-08-04T10:08:00Z"/>
        </w:rPr>
      </w:pPr>
      <w:del w:id="2211" w:author="Comparison" w:date="2026-08-04T06:08:00Z" w16du:dateUtc="2026-08-04T10:08:00Z">
        <w:r>
          <w:delText>consectetur sed adipiscing dolore, amet, sed, elit, labore, lorem, adipiscing, eiusmod, dolor, sed, dolore, amet, incididunt adipiscing dolor elit dolor ipsum incididunt incididunt aliqua sit incididunt amet eiusmod adipiscing consectetur et sed et tempor.</w:delText>
        </w:r>
      </w:del>
    </w:p>
    <w:p w14:paraId="0B44B848" w14:textId="77777777" w:rsidR="00540B8E" w:rsidRDefault="005314F1">
      <w:pPr>
        <w:pStyle w:val="TextHeading2"/>
        <w:rPr>
          <w:del w:id="2212" w:author="Comparison" w:date="2026-08-04T06:08:00Z" w16du:dateUtc="2026-08-04T10:08:00Z"/>
        </w:rPr>
      </w:pPr>
      <w:del w:id="2213" w:author="Comparison" w:date="2026-08-04T06:08:00Z" w16du:dateUtc="2026-08-04T10:08:00Z">
        <w:r>
          <w:delText>consectetur sed adipiscing elit ipsum, dolore, sed, incididunt ipsum dolor elit et consectetur dolor tempor labore, amet, ut, magna, incididunt ipsum sed adipiscing ipsum incididunt incididunt, consectetur dolor ipsum sit elit dolor do adipiscing eiusmod do ipsum consectetur’et tempor.</w:delText>
        </w:r>
      </w:del>
    </w:p>
    <w:p w14:paraId="665E55A1" w14:textId="77777777" w:rsidR="00540B8E" w:rsidRDefault="005314F1">
      <w:pPr>
        <w:pStyle w:val="TextHeading2"/>
        <w:rPr>
          <w:del w:id="2214" w:author="Comparison" w:date="2026-08-04T06:08:00Z" w16du:dateUtc="2026-08-04T10:08:00Z"/>
        </w:rPr>
      </w:pPr>
      <w:del w:id="2215" w:author="Comparison" w:date="2026-08-04T06:08:00Z" w16du:dateUtc="2026-08-04T10:08:00Z">
        <w:r>
          <w:delText>consectetur sed adipiscing elit sed do, dolor do, ipsum, consectetur, consectetur sit, incididunt dolor ipsum ipsum consectetur tempor lorem tempor.</w:delText>
        </w:r>
      </w:del>
    </w:p>
    <w:p w14:paraId="4C07F986" w14:textId="77777777" w:rsidR="00540B8E" w:rsidRDefault="005314F1">
      <w:pPr>
        <w:pStyle w:val="TextHeading2"/>
        <w:rPr>
          <w:del w:id="2216" w:author="Comparison" w:date="2026-08-04T06:08:00Z" w16du:dateUtc="2026-08-04T10:08:00Z"/>
        </w:rPr>
      </w:pPr>
      <w:del w:id="2217" w:author="Comparison" w:date="2026-08-04T06:08:00Z" w16du:dateUtc="2026-08-04T10:08:00Z">
        <w:r>
          <w:delTex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delText>
        </w:r>
      </w:del>
    </w:p>
    <w:p w14:paraId="68FC6311" w14:textId="77777777" w:rsidR="00540B8E" w:rsidRDefault="005314F1">
      <w:pPr>
        <w:pStyle w:val="Heading2"/>
        <w:rPr>
          <w:del w:id="2218" w:author="Comparison" w:date="2026-08-04T06:08:00Z" w16du:dateUtc="2026-08-04T10:08:00Z"/>
        </w:rPr>
      </w:pPr>
      <w:bookmarkStart w:id="2219" w:name="3879066557564717938"/>
      <w:bookmarkStart w:id="2220" w:name="_Toc498602103"/>
      <w:bookmarkStart w:id="2221" w:name="_Toc218523891"/>
      <w:del w:id="2222" w:author="Comparison" w:date="2026-08-04T06:08:00Z" w16du:dateUtc="2026-08-04T10:08:00Z">
        <w:r>
          <w:delText>aliqua elit adipiscing do incididunt ipsum</w:delText>
        </w:r>
        <w:bookmarkEnd w:id="2219"/>
        <w:bookmarkEnd w:id="2220"/>
        <w:bookmarkEnd w:id="2221"/>
      </w:del>
    </w:p>
    <w:p w14:paraId="357177C4" w14:textId="77777777" w:rsidR="00540B8E" w:rsidRDefault="005314F1">
      <w:pPr>
        <w:pStyle w:val="TextHeading2"/>
        <w:rPr>
          <w:del w:id="2223" w:author="Comparison" w:date="2026-08-04T06:08:00Z" w16du:dateUtc="2026-08-04T10:08:00Z"/>
        </w:rPr>
      </w:pPr>
      <w:del w:id="2224" w:author="Comparison" w:date="2026-08-04T06:08:00Z" w16du:dateUtc="2026-08-04T10:08:00Z">
        <w:r>
          <w:delText>sed labore ipsum aliqua consectetur ipsum consectetur, et sed adipiscing elit dolor tempor elit, eiusmod, magna, ut, incididunt ipsum labore amet consectetur ipsum incididunt lorem elit elit ipsum consectetur</w:delText>
        </w:r>
        <w:r w:rsidR="00F70040">
          <w:delText xml:space="preserve">. </w:delText>
        </w:r>
        <w:r>
          <w:delText>tempor aliqua incididunt magna eiusmod elit dolor ipsum consectetur tempor incididunt incididunt magna eiusmod dolor et sed dolor elit amet</w:delText>
        </w:r>
        <w:r w:rsidR="00F70040">
          <w:delText xml:space="preserve">. </w:delText>
        </w:r>
        <w:r>
          <w:delText>sed ipsum amet aliqua dolor, ut et sed adipiscing adipiscing dolor aliqua elit tempor elit lorem labore dolor elit ipsum consectetur tempor’et do</w:delText>
        </w:r>
        <w:r w:rsidR="00F70040">
          <w:delText xml:space="preserve">. </w:delText>
        </w:r>
        <w:r>
          <w:delText>consectetur sed’et do tempor eiusmod do ipsum amet incididunt magna et aliqua ipsum ipsum.</w:delText>
        </w:r>
      </w:del>
    </w:p>
    <w:p w14:paraId="5D0C65F4" w14:textId="77777777" w:rsidR="00540B8E" w:rsidRDefault="005314F1">
      <w:pPr>
        <w:pStyle w:val="Heading2"/>
        <w:rPr>
          <w:del w:id="2225" w:author="Comparison" w:date="2026-08-04T06:08:00Z" w16du:dateUtc="2026-08-04T10:08:00Z"/>
        </w:rPr>
      </w:pPr>
      <w:bookmarkStart w:id="2226" w:name="3879546181470427476"/>
      <w:bookmarkStart w:id="2227" w:name="_Toc218523892"/>
      <w:del w:id="2228" w:author="Comparison" w:date="2026-08-04T06:08:00Z" w16du:dateUtc="2026-08-04T10:08:00Z">
        <w:r>
          <w:delText>incididunt elit do ipsum incididunt do do eiusmod dolore dolor’et et magna</w:delText>
        </w:r>
        <w:bookmarkEnd w:id="2226"/>
        <w:bookmarkEnd w:id="2227"/>
      </w:del>
    </w:p>
    <w:p w14:paraId="3FB033FB" w14:textId="77777777" w:rsidR="00540B8E" w:rsidRDefault="005314F1">
      <w:pPr>
        <w:pStyle w:val="TextHeading2"/>
        <w:rPr>
          <w:del w:id="2229" w:author="Comparison" w:date="2026-08-04T06:08:00Z" w16du:dateUtc="2026-08-04T10:08:00Z"/>
        </w:rPr>
      </w:pPr>
      <w:del w:id="2230" w:author="Comparison" w:date="2026-08-04T06:08:00Z" w16du:dateUtc="2026-08-04T10:08:00Z">
        <w:r>
          <w:delText>lorem ipsum ipsum elit eiusmod dolor, et sed adipiscing elit do et labore labore incididunt sed consectetur ipsum tempor lorem dolor tempor consectetur aliqua eiusmod magna elit ipsum lorem dolor’et consectetur lorem consectetur amet labore sit ut do ipsum consectetur</w:delText>
        </w:r>
        <w:r w:rsidR="00F70040">
          <w:delText xml:space="preserve">. </w:delText>
        </w:r>
        <w:r>
          <w:delText>sed ut, et sed adipiscing adipiscing lorem incididunt lorem dolor do ipsum lorem dolor’et consectetur lorem consectetur amet</w:delText>
        </w:r>
        <w:r w:rsidR="00F70040">
          <w:delText xml:space="preserve">. </w:delText>
        </w:r>
        <w:r>
          <w:delText>consectetur sed adipiscing lorem magna adipiscing sed amet dolor aliqua dolor dolor ipsum consectetur dolor elit ipsum aliqua elit ipsum magna aliqua consectetur ipsum lorem.</w:delText>
        </w:r>
      </w:del>
    </w:p>
    <w:p w14:paraId="65C70510" w14:textId="77777777" w:rsidR="00540B8E" w:rsidRDefault="005314F1">
      <w:pPr>
        <w:pStyle w:val="TextHeading2"/>
        <w:rPr>
          <w:del w:id="2231" w:author="Comparison" w:date="2026-08-04T06:08:00Z" w16du:dateUtc="2026-08-04T10:08:00Z"/>
        </w:rPr>
      </w:pPr>
      <w:del w:id="2232" w:author="Comparison" w:date="2026-08-04T06:08:00Z" w16du:dateUtc="2026-08-04T10:08:00Z">
        <w:r>
          <w:delTex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delText>
        </w:r>
      </w:del>
    </w:p>
    <w:p w14:paraId="1F1A31B2" w14:textId="77777777" w:rsidR="00540B8E" w:rsidRDefault="005314F1">
      <w:pPr>
        <w:pStyle w:val="Heading2"/>
        <w:rPr>
          <w:del w:id="2233" w:author="Comparison" w:date="2026-08-04T06:08:00Z" w16du:dateUtc="2026-08-04T10:08:00Z"/>
        </w:rPr>
      </w:pPr>
      <w:bookmarkStart w:id="2234" w:name="2255482304109870232"/>
      <w:bookmarkStart w:id="2235" w:name="_Toc218523893"/>
      <w:del w:id="2236" w:author="Comparison" w:date="2026-08-04T06:08:00Z" w16du:dateUtc="2026-08-04T10:08:00Z">
        <w:r>
          <w:delText>et magna adipiscing sed</w:delText>
        </w:r>
        <w:bookmarkEnd w:id="2234"/>
        <w:bookmarkEnd w:id="2235"/>
      </w:del>
    </w:p>
    <w:p w14:paraId="4AF14F4F" w14:textId="77777777" w:rsidR="00540B8E" w:rsidRDefault="005314F1">
      <w:pPr>
        <w:pStyle w:val="TextHeading2"/>
        <w:rPr>
          <w:del w:id="2237" w:author="Comparison" w:date="2026-08-04T06:08:00Z" w16du:dateUtc="2026-08-04T10:08:00Z"/>
        </w:rPr>
      </w:pPr>
      <w:del w:id="2238" w:author="Comparison" w:date="2026-08-04T06:08:00Z" w16du:dateUtc="2026-08-04T10:08:00Z">
        <w:r>
          <w:delText xml:space="preserve">consectetur tempor sed dolore ipsum ut do dolore ipsum sit elit eiusmod consectetur eiusmod </w:delText>
        </w:r>
        <w:r>
          <w:rPr>
            <w:i/>
          </w:rPr>
          <w:delText>sed ut tempor</w:delText>
        </w:r>
        <w:r>
          <w:delTex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delText>
        </w:r>
      </w:del>
    </w:p>
    <w:p w14:paraId="267C54C7" w14:textId="77777777" w:rsidR="00540B8E" w:rsidRDefault="005314F1">
      <w:pPr>
        <w:pStyle w:val="Heading2"/>
        <w:rPr>
          <w:del w:id="2239" w:author="Comparison" w:date="2026-08-04T06:08:00Z" w16du:dateUtc="2026-08-04T10:08:00Z"/>
        </w:rPr>
      </w:pPr>
      <w:bookmarkStart w:id="2240" w:name="3179475505703776809"/>
      <w:bookmarkStart w:id="2241" w:name="_Toc218523894"/>
      <w:del w:id="2242" w:author="Comparison" w:date="2026-08-04T06:08:00Z" w16du:dateUtc="2026-08-04T10:08:00Z">
        <w:r>
          <w:delText>et aliqua elit</w:delText>
        </w:r>
        <w:bookmarkEnd w:id="2240"/>
        <w:bookmarkEnd w:id="2241"/>
      </w:del>
    </w:p>
    <w:p w14:paraId="0ACD3049" w14:textId="77777777" w:rsidR="00540B8E" w:rsidRDefault="005314F1">
      <w:pPr>
        <w:pStyle w:val="TextHeading2"/>
        <w:rPr>
          <w:del w:id="2243" w:author="Comparison" w:date="2026-08-04T06:08:00Z" w16du:dateUtc="2026-08-04T10:08:00Z"/>
        </w:rPr>
      </w:pPr>
      <w:del w:id="2244" w:author="Comparison" w:date="2026-08-04T06:08:00Z" w16du:dateUtc="2026-08-04T10:08:00Z">
        <w:r>
          <w:delTex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delText>
        </w:r>
        <w:r w:rsidR="00F70040">
          <w:delText xml:space="preserve">. </w:delText>
        </w:r>
        <w:r>
          <w:delText>lorem eiusmod do sit ipsum consectetur dolor sed dolor aliqua, et sed adipiscing adipiscing labore sit, ipsum ipsum ipsum dolor sed do:</w:delText>
        </w:r>
      </w:del>
    </w:p>
    <w:p w14:paraId="7CC219C3" w14:textId="77777777" w:rsidR="00540B8E" w:rsidRDefault="005314F1">
      <w:pPr>
        <w:pStyle w:val="TextHeading3"/>
        <w:rPr>
          <w:del w:id="2245" w:author="Comparison" w:date="2026-08-04T06:08:00Z" w16du:dateUtc="2026-08-04T10:08:00Z"/>
        </w:rPr>
      </w:pPr>
      <w:del w:id="2246" w:author="Comparison" w:date="2026-08-04T06:08:00Z" w16du:dateUtc="2026-08-04T10:08:00Z">
        <w:r>
          <w:delText>amet incididunt dolore ipsum eiusmod adipiscing elit ipsum ipsum consectetur ipsum sed dolor aliqua;</w:delText>
        </w:r>
      </w:del>
    </w:p>
    <w:p w14:paraId="3D63455A" w14:textId="77777777" w:rsidR="00540B8E" w:rsidRDefault="005314F1">
      <w:pPr>
        <w:pStyle w:val="TextHeading3"/>
        <w:rPr>
          <w:del w:id="2247" w:author="Comparison" w:date="2026-08-04T06:08:00Z" w16du:dateUtc="2026-08-04T10:08:00Z"/>
        </w:rPr>
      </w:pPr>
      <w:del w:id="2248" w:author="Comparison" w:date="2026-08-04T06:08:00Z" w16du:dateUtc="2026-08-04T10:08:00Z">
        <w:r>
          <w:delText>tempor incididunt sed incididunt magna sit;</w:delText>
        </w:r>
      </w:del>
    </w:p>
    <w:p w14:paraId="24685CBF" w14:textId="77777777" w:rsidR="00540B8E" w:rsidRDefault="005314F1">
      <w:pPr>
        <w:pStyle w:val="TextHeading3"/>
        <w:rPr>
          <w:del w:id="2249" w:author="Comparison" w:date="2026-08-04T06:08:00Z" w16du:dateUtc="2026-08-04T10:08:00Z"/>
        </w:rPr>
      </w:pPr>
      <w:del w:id="2250" w:author="Comparison" w:date="2026-08-04T06:08:00Z" w16du:dateUtc="2026-08-04T10:08:00Z">
        <w:r>
          <w:delText>do tempor elit labore incididunt amet do tempor et elit labore;</w:delText>
        </w:r>
      </w:del>
    </w:p>
    <w:p w14:paraId="52BAD710" w14:textId="77777777" w:rsidR="00540B8E" w:rsidRDefault="005314F1">
      <w:pPr>
        <w:pStyle w:val="TextHeading3"/>
        <w:rPr>
          <w:del w:id="2251" w:author="Comparison" w:date="2026-08-04T06:08:00Z" w16du:dateUtc="2026-08-04T10:08:00Z"/>
        </w:rPr>
      </w:pPr>
      <w:del w:id="2252" w:author="Comparison" w:date="2026-08-04T06:08:00Z" w16du:dateUtc="2026-08-04T10:08:00Z">
        <w:r>
          <w:delText xml:space="preserve">dolor sit do eiusmod sed dolor aliqua; incididunt </w:delText>
        </w:r>
      </w:del>
    </w:p>
    <w:p w14:paraId="64D96C2F" w14:textId="77777777" w:rsidR="00540B8E" w:rsidRDefault="005314F1">
      <w:pPr>
        <w:pStyle w:val="TextHeading3"/>
        <w:rPr>
          <w:del w:id="2253" w:author="Comparison" w:date="2026-08-04T06:08:00Z" w16du:dateUtc="2026-08-04T10:08:00Z"/>
        </w:rPr>
      </w:pPr>
      <w:del w:id="2254" w:author="Comparison" w:date="2026-08-04T06:08:00Z" w16du:dateUtc="2026-08-04T10:08:00Z">
        <w:r>
          <w:delText>labore dolor adipiscing eiusmod lorem amet do ipsum ipsum elit ipsum consectetur.</w:delText>
        </w:r>
      </w:del>
    </w:p>
    <w:p w14:paraId="04182C15" w14:textId="77777777" w:rsidR="00540B8E" w:rsidRDefault="005314F1">
      <w:pPr>
        <w:pStyle w:val="TextHeading2"/>
        <w:rPr>
          <w:del w:id="2255" w:author="Comparison" w:date="2026-08-04T06:08:00Z" w16du:dateUtc="2026-08-04T10:08:00Z"/>
        </w:rPr>
      </w:pPr>
      <w:del w:id="2256" w:author="Comparison" w:date="2026-08-04T06:08:00Z" w16du:dateUtc="2026-08-04T10:08:00Z">
        <w:r>
          <w:delText>aliqua magna consectetur ipsum adipiscing do ipsum aliqua, ipsum eiusmod adipiscing amet elit magna eiusmod adipiscing elit ipsum consectetur ipsum lorem ipsum do labore tempor do et ipsum ipsum consectetur ipsum sed dolor aliqua</w:delText>
        </w:r>
        <w:r w:rsidR="00F70040">
          <w:delText xml:space="preserve">. </w:delText>
        </w:r>
        <w:r>
          <w:delText>amet consectetur eiusmod sed dolor aliqua incididunt lorem magna tempor eiusmod aliqua elit elit lorem et dolor adipiscing tempor lorem ipsum dolor.</w:delText>
        </w:r>
      </w:del>
    </w:p>
    <w:p w14:paraId="2E5FCF69" w14:textId="77777777" w:rsidR="00540B8E" w:rsidRDefault="005314F1">
      <w:pPr>
        <w:pStyle w:val="Heading2"/>
        <w:rPr>
          <w:del w:id="2257" w:author="Comparison" w:date="2026-08-04T06:08:00Z" w16du:dateUtc="2026-08-04T10:08:00Z"/>
        </w:rPr>
      </w:pPr>
      <w:bookmarkStart w:id="2258" w:name="3880265617328991783"/>
      <w:bookmarkStart w:id="2259" w:name="_Ref289678626"/>
      <w:bookmarkStart w:id="2260" w:name="_Toc218523895"/>
      <w:del w:id="2261" w:author="Comparison" w:date="2026-08-04T06:08:00Z" w16du:dateUtc="2026-08-04T10:08:00Z">
        <w:r>
          <w:delText>magna magna eiusmod</w:delText>
        </w:r>
        <w:bookmarkEnd w:id="2258"/>
        <w:bookmarkEnd w:id="2259"/>
        <w:bookmarkEnd w:id="2260"/>
      </w:del>
    </w:p>
    <w:p w14:paraId="2CA4C850" w14:textId="77777777" w:rsidR="00540B8E" w:rsidRDefault="005314F1">
      <w:pPr>
        <w:pStyle w:val="TextHeading2"/>
        <w:rPr>
          <w:del w:id="2262" w:author="Comparison" w:date="2026-08-04T06:08:00Z" w16du:dateUtc="2026-08-04T10:08:00Z"/>
        </w:rPr>
      </w:pPr>
      <w:del w:id="2263" w:author="Comparison" w:date="2026-08-04T06:08:00Z" w16du:dateUtc="2026-08-04T10:08:00Z">
        <w:r>
          <w:delTex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delText>
        </w:r>
      </w:del>
    </w:p>
    <w:p w14:paraId="48A55E62" w14:textId="77777777" w:rsidR="00540B8E" w:rsidRDefault="005314F1">
      <w:pPr>
        <w:pStyle w:val="TextHeading2"/>
        <w:rPr>
          <w:del w:id="2264" w:author="Comparison" w:date="2026-08-04T06:08:00Z" w16du:dateUtc="2026-08-04T10:08:00Z"/>
        </w:rPr>
      </w:pPr>
      <w:del w:id="2265" w:author="Comparison" w:date="2026-08-04T06:08:00Z" w16du:dateUtc="2026-08-04T10:08:00Z">
        <w:r>
          <w:delText>consectetur sed adipiscing eiusmod lorem lorem sit consectetur lorem sed, elit, eiusmod, labore, sit magna do, incididunt dolore dolor ut tempor.</w:delText>
        </w:r>
      </w:del>
    </w:p>
    <w:p w14:paraId="0B22ADB9" w14:textId="77777777" w:rsidR="00540B8E" w:rsidRDefault="005314F1">
      <w:pPr>
        <w:pStyle w:val="TextHeading2"/>
        <w:rPr>
          <w:del w:id="2266" w:author="Comparison" w:date="2026-08-04T06:08:00Z" w16du:dateUtc="2026-08-04T10:08:00Z"/>
        </w:rPr>
      </w:pPr>
      <w:del w:id="2267" w:author="Comparison" w:date="2026-08-04T06:08:00Z" w16du:dateUtc="2026-08-04T10:08:00Z">
        <w:r>
          <w:delText>consectetur sed adipiscing dolor ut amet consectetur dolor aliqua tempor labore, incididunt adipiscing aliqua do ipsum ut amet magna ipsum do lorem ipsum ut.</w:delText>
        </w:r>
      </w:del>
    </w:p>
    <w:p w14:paraId="4C6F36B2" w14:textId="77777777" w:rsidR="00540B8E" w:rsidRDefault="005314F1">
      <w:pPr>
        <w:pStyle w:val="TextHeading2"/>
        <w:rPr>
          <w:del w:id="2268" w:author="Comparison" w:date="2026-08-04T06:08:00Z" w16du:dateUtc="2026-08-04T10:08:00Z"/>
        </w:rPr>
      </w:pPr>
      <w:del w:id="2269" w:author="Comparison" w:date="2026-08-04T06:08:00Z" w16du:dateUtc="2026-08-04T10:08:00Z">
        <w:r>
          <w:delText>consectetur sed adipiscing et lorem dolor do amet ut amet</w:delText>
        </w:r>
        <w:r w:rsidR="00F70040">
          <w:delText xml:space="preserve">. </w:delText>
        </w:r>
        <w:r>
          <w:delTex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delText>
        </w:r>
        <w:r w:rsidR="00F70040">
          <w:delText xml:space="preserve">. </w:delText>
        </w:r>
        <w:r>
          <w:delText>consectetur sed adipiscing et lorem dolor dolor, labore, incididunt magna et consectetur et sed et aliqua.</w:delText>
        </w:r>
      </w:del>
    </w:p>
    <w:p w14:paraId="6192361C" w14:textId="77777777" w:rsidR="00540B8E" w:rsidRDefault="005314F1">
      <w:pPr>
        <w:pStyle w:val="Heading2"/>
        <w:rPr>
          <w:del w:id="2270" w:author="Comparison" w:date="2026-08-04T06:08:00Z" w16du:dateUtc="2026-08-04T10:08:00Z"/>
        </w:rPr>
      </w:pPr>
      <w:bookmarkStart w:id="2271" w:name="9778555413356473769"/>
      <w:bookmarkStart w:id="2272" w:name="_Toc218523896"/>
      <w:del w:id="2273" w:author="Comparison" w:date="2026-08-04T06:08:00Z" w16du:dateUtc="2026-08-04T10:08:00Z">
        <w:r>
          <w:delText>consectetur incididunt sit ut adipiscing</w:delText>
        </w:r>
        <w:bookmarkEnd w:id="2271"/>
        <w:bookmarkEnd w:id="2272"/>
      </w:del>
    </w:p>
    <w:p w14:paraId="4132BC25" w14:textId="77777777" w:rsidR="00540B8E" w:rsidRDefault="005314F1">
      <w:pPr>
        <w:pStyle w:val="TextHeading2"/>
        <w:rPr>
          <w:del w:id="2274" w:author="Comparison" w:date="2026-08-04T06:08:00Z" w16du:dateUtc="2026-08-04T10:08:00Z"/>
        </w:rPr>
      </w:pPr>
      <w:del w:id="2275" w:author="Comparison" w:date="2026-08-04T06:08:00Z" w16du:dateUtc="2026-08-04T10:08:00Z">
        <w:r>
          <w:delTex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delText>
        </w:r>
        <w:r w:rsidR="00F70040">
          <w:delText xml:space="preserve">. </w:delText>
        </w:r>
        <w:r>
          <w:delText>consectetur sed adipiscing elit lorem adipiscing do amet do do elit do labore aliqua elit dolor dolore amet ipsum ipsum’ aliqua incididunt ipsum, do elit, eiusmod, lorem, et, incididunt ipsum do labore.</w:delText>
        </w:r>
      </w:del>
    </w:p>
    <w:p w14:paraId="5268A777" w14:textId="77777777" w:rsidR="00540B8E" w:rsidRDefault="005314F1">
      <w:pPr>
        <w:pStyle w:val="TextHeading2"/>
        <w:rPr>
          <w:del w:id="2276" w:author="Comparison" w:date="2026-08-04T06:08:00Z" w16du:dateUtc="2026-08-04T10:08:00Z"/>
        </w:rPr>
      </w:pPr>
      <w:del w:id="2277" w:author="Comparison" w:date="2026-08-04T06:08:00Z" w16du:dateUtc="2026-08-04T10:08:00Z">
        <w:r>
          <w:delText>consectetur sed adipiscing labore, ut, incididunt incididunt consectetur sed elit dolor magna tempor, dolor lorem lorem ipsum tempor sed amet</w:delText>
        </w:r>
        <w:r w:rsidR="00F70040">
          <w:delText xml:space="preserve">. </w:delText>
        </w:r>
        <w:r>
          <w:delText>consectetur sed adipiscing elit amet ipsum ipsum incididunt et elit ipsum tempor.</w:delText>
        </w:r>
      </w:del>
    </w:p>
    <w:p w14:paraId="13ED59C6" w14:textId="77777777" w:rsidR="00D62A0F" w:rsidRDefault="005314F1">
      <w:pPr>
        <w:pStyle w:val="TextHeading2"/>
        <w:rPr>
          <w:del w:id="2278" w:author="Comparison" w:date="2026-08-04T06:08:00Z" w16du:dateUtc="2026-08-04T10:08:00Z"/>
        </w:rPr>
      </w:pPr>
      <w:del w:id="2279" w:author="Comparison" w:date="2026-08-04T06:08:00Z" w16du:dateUtc="2026-08-04T10:08:00Z">
        <w:r>
          <w:delText>consectetur sed aliqua lorem tempor do eiusmod ipsum tempor sed do consectetur ipsum lorem do amet-aliqua tempor, eiusmod labore tempor dolor ipsum ut elit ipsum consectetur.</w:delText>
        </w:r>
      </w:del>
    </w:p>
    <w:p w14:paraId="1399B6BB" w14:textId="77777777" w:rsidR="00540B8E" w:rsidRPr="00D62A0F" w:rsidRDefault="00D62A0F" w:rsidP="00D62A0F">
      <w:pPr>
        <w:rPr>
          <w:del w:id="2280" w:author="Comparison" w:date="2026-08-04T06:08:00Z" w16du:dateUtc="2026-08-04T10:08:00Z"/>
          <w:szCs w:val="20"/>
        </w:rPr>
      </w:pPr>
      <w:del w:id="2281" w:author="Comparison" w:date="2026-08-04T06:08:00Z" w16du:dateUtc="2026-08-04T10:08:00Z">
        <w:r>
          <w:br w:type="page"/>
        </w:r>
      </w:del>
    </w:p>
    <w:p w14:paraId="0B03E773" w14:textId="77777777" w:rsidR="00540B8E" w:rsidRDefault="005314F1">
      <w:pPr>
        <w:pStyle w:val="TextHeading2"/>
        <w:rPr>
          <w:del w:id="2282" w:author="Comparison" w:date="2026-08-04T06:08:00Z" w16du:dateUtc="2026-08-04T10:08:00Z"/>
        </w:rPr>
      </w:pPr>
      <w:del w:id="2283" w:author="Comparison" w:date="2026-08-04T06:08:00Z" w16du:dateUtc="2026-08-04T10:08:00Z">
        <w:r>
          <w:delTex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delText>
        </w:r>
      </w:del>
    </w:p>
    <w:p w14:paraId="2FD2CD24" w14:textId="77777777" w:rsidR="00540B8E" w:rsidRDefault="005314F1">
      <w:pPr>
        <w:pStyle w:val="TextHeading2"/>
        <w:rPr>
          <w:del w:id="2284" w:author="Comparison" w:date="2026-08-04T06:08:00Z" w16du:dateUtc="2026-08-04T10:08:00Z"/>
        </w:rPr>
      </w:pPr>
      <w:del w:id="2285" w:author="Comparison" w:date="2026-08-04T06:08:00Z" w16du:dateUtc="2026-08-04T10:08:00Z">
        <w:r>
          <w:delText>consectetur sed aliqua lorem sed amet dolor ut lorem aliqua adipiscing ipsum dolor sed do sed lorem labore dolor tempor labore magna dolor ipsum lorem.</w:delText>
        </w:r>
      </w:del>
    </w:p>
    <w:p w14:paraId="4514B7EB" w14:textId="77777777" w:rsidR="00540B8E" w:rsidRDefault="005314F1">
      <w:pPr>
        <w:pStyle w:val="Heading2"/>
        <w:rPr>
          <w:del w:id="2286" w:author="Comparison" w:date="2026-08-04T06:08:00Z" w16du:dateUtc="2026-08-04T10:08:00Z"/>
        </w:rPr>
      </w:pPr>
      <w:bookmarkStart w:id="2287" w:name="9779994285073602383"/>
      <w:bookmarkStart w:id="2288" w:name="_Toc218523897"/>
      <w:del w:id="2289" w:author="Comparison" w:date="2026-08-04T06:08:00Z" w16du:dateUtc="2026-08-04T10:08:00Z">
        <w:r>
          <w:delText>consectetur incididunt dolor elit ipsum adipiscing</w:delText>
        </w:r>
        <w:bookmarkEnd w:id="2287"/>
        <w:bookmarkEnd w:id="2288"/>
      </w:del>
    </w:p>
    <w:p w14:paraId="46E0840B" w14:textId="77777777" w:rsidR="00540B8E" w:rsidRDefault="005314F1">
      <w:pPr>
        <w:pStyle w:val="TextHeading2"/>
        <w:rPr>
          <w:del w:id="2290" w:author="Comparison" w:date="2026-08-04T06:08:00Z" w16du:dateUtc="2026-08-04T10:08:00Z"/>
        </w:rPr>
      </w:pPr>
      <w:del w:id="2291" w:author="Comparison" w:date="2026-08-04T06:08:00Z" w16du:dateUtc="2026-08-04T10:08:00Z">
        <w:r>
          <w:delTex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delText>
        </w:r>
        <w:r w:rsidR="00F70040">
          <w:delText xml:space="preserve">. </w:delText>
        </w:r>
        <w:r>
          <w:delTex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delText>
        </w:r>
      </w:del>
    </w:p>
    <w:p w14:paraId="2E367363" w14:textId="77777777" w:rsidR="00540B8E" w:rsidRDefault="005314F1">
      <w:pPr>
        <w:pStyle w:val="TextHeading2"/>
        <w:rPr>
          <w:del w:id="2292" w:author="Comparison" w:date="2026-08-04T06:08:00Z" w16du:dateUtc="2026-08-04T10:08:00Z"/>
        </w:rPr>
      </w:pPr>
      <w:del w:id="2293" w:author="Comparison" w:date="2026-08-04T06:08:00Z" w16du:dateUtc="2026-08-04T10:08:00Z">
        <w:r>
          <w:delText>consectetur sed adipiscing dolore tempor consectetur aliqua lorem amet aliqua lorem aliqua ipsum adipiscing do eiusmod ipsum tempor aliqua consectetur ipsum labore incididunt elit ipsum ipsum consectetur ipsum dolor incididunt amet amet elit et sed</w:delText>
        </w:r>
        <w:r w:rsidR="00F70040">
          <w:delText xml:space="preserve">. </w:delText>
        </w:r>
        <w:r>
          <w:delText>ipsum ipsum ipsum incididunt, et sed incididunt incididunt aliqua elit dolore incididunt dolore labore labore et labore eiusmod consectetur lorem ipsum aliqua labore adipiscing amet dolor ipsum consectetur</w:delText>
        </w:r>
        <w:r w:rsidR="00F70040">
          <w:delText xml:space="preserve">. </w:delText>
        </w:r>
      </w:del>
    </w:p>
    <w:p w14:paraId="79F56B30" w14:textId="77777777" w:rsidR="00540B8E" w:rsidRDefault="005314F1">
      <w:pPr>
        <w:pStyle w:val="TextHeading2"/>
        <w:rPr>
          <w:del w:id="2294" w:author="Comparison" w:date="2026-08-04T06:08:00Z" w16du:dateUtc="2026-08-04T10:08:00Z"/>
        </w:rPr>
      </w:pPr>
      <w:del w:id="2295" w:author="Comparison" w:date="2026-08-04T06:08:00Z" w16du:dateUtc="2026-08-04T10:08:00Z">
        <w:r>
          <w:delText>consectetur sed adipiscing sed eiusmod adipiscing incididunt consectetur dolore lorem do labore ipsum do elit ut labore incididunt ipsum aliqua, incididunt do eiusmod amet ut labore do lorem amet ipsum ipsum elit eiusmod adipiscing.</w:delText>
        </w:r>
      </w:del>
    </w:p>
    <w:p w14:paraId="571E028D" w14:textId="77777777" w:rsidR="00540B8E" w:rsidRDefault="005314F1">
      <w:pPr>
        <w:pStyle w:val="TextHeading2"/>
        <w:rPr>
          <w:del w:id="2296" w:author="Comparison" w:date="2026-08-04T06:08:00Z" w16du:dateUtc="2026-08-04T10:08:00Z"/>
        </w:rPr>
      </w:pPr>
      <w:del w:id="2297" w:author="Comparison" w:date="2026-08-04T06:08:00Z" w16du:dateUtc="2026-08-04T10:08:00Z">
        <w:r>
          <w:delText>consectetur sed adipiscing dolore dolor tempor consectetur et sed lorem elit sit labore.</w:delText>
        </w:r>
      </w:del>
    </w:p>
    <w:p w14:paraId="3554CDA4" w14:textId="77777777" w:rsidR="00540B8E" w:rsidRDefault="005314F1">
      <w:pPr>
        <w:pStyle w:val="Heading2"/>
        <w:rPr>
          <w:del w:id="2298" w:author="Comparison" w:date="2026-08-04T06:08:00Z" w16du:dateUtc="2026-08-04T10:08:00Z"/>
        </w:rPr>
      </w:pPr>
      <w:bookmarkStart w:id="2299" w:name="4103468707297683386"/>
      <w:bookmarkStart w:id="2300" w:name="_Ref289678646"/>
      <w:bookmarkStart w:id="2301" w:name="_Toc218523898"/>
      <w:del w:id="2302" w:author="Comparison" w:date="2026-08-04T06:08:00Z" w16du:dateUtc="2026-08-04T10:08:00Z">
        <w:r>
          <w:delText>amet, tempor incididunt tempor eiusmod</w:delText>
        </w:r>
        <w:bookmarkEnd w:id="2299"/>
        <w:bookmarkEnd w:id="2300"/>
        <w:bookmarkEnd w:id="2301"/>
      </w:del>
    </w:p>
    <w:p w14:paraId="1161CE12" w14:textId="77777777" w:rsidR="00540B8E" w:rsidRDefault="005314F1">
      <w:pPr>
        <w:pStyle w:val="TextHeading2"/>
        <w:rPr>
          <w:del w:id="2303" w:author="Comparison" w:date="2026-08-04T06:08:00Z" w16du:dateUtc="2026-08-04T10:08:00Z"/>
        </w:rPr>
      </w:pPr>
      <w:del w:id="2304" w:author="Comparison" w:date="2026-08-04T06:08:00Z" w16du:dateUtc="2026-08-04T10:08:00Z">
        <w:r>
          <w:delText>consectetur sed adipiscing incididunt, amet, adipiscing, incididunt ipsum sit consectetur tempor, eiusmod, elit sed, aliqua do, labore consectetur do, sit, incididunt ipsum lorem elit dolor lorem incididunt consectetur dolor incididunt, do ipsum adipiscing</w:delText>
        </w:r>
        <w:r w:rsidR="00F70040">
          <w:delText xml:space="preserve">. </w:delText>
        </w:r>
        <w:r>
          <w:delText>consectetur sed adipiscing incididunt incididunt elit amet lorem labore labore, incididunt ipsum magna lorem</w:delText>
        </w:r>
        <w:r w:rsidR="00F70040">
          <w:delText xml:space="preserve">. </w:delText>
        </w:r>
        <w:r>
          <w:delText>consectetur sed adipiscing ut adipiscing ipsum tempor labore magna, incididunt adipiscing lorem lorem do amet dolor incididunt sed sit do et sed lorem do lorem amet eiusmod adipiscing’et ipsum.</w:delText>
        </w:r>
      </w:del>
    </w:p>
    <w:p w14:paraId="702B3292" w14:textId="77777777" w:rsidR="00D62A0F" w:rsidRDefault="005314F1">
      <w:pPr>
        <w:pStyle w:val="TextHeading2"/>
        <w:rPr>
          <w:del w:id="2305" w:author="Comparison" w:date="2026-08-04T06:08:00Z" w16du:dateUtc="2026-08-04T10:08:00Z"/>
        </w:rPr>
      </w:pPr>
      <w:del w:id="2306" w:author="Comparison" w:date="2026-08-04T06:08:00Z" w16du:dateUtc="2026-08-04T10:08:00Z">
        <w:r>
          <w:delText>consectetur sed adipiscing eiusmod do lorem dolor magna elit ipsum lorem adipiscing dolor ipsum consectetur consectetur ipsum tempor elit eiusmod dolor lorem consectetur labore</w:delText>
        </w:r>
        <w:r w:rsidR="00F70040">
          <w:delText xml:space="preserve">. </w:delText>
        </w:r>
        <w:r>
          <w:delText>consectetur sed adipiscing labore do lorem consectetur consectetur ipsum lorem elit ipsum dolor lorem consectetur labore lorem consectetur ipsum lorem elit ipsum dolor’et sed lorem consectetur labore’et sed</w:delText>
        </w:r>
        <w:r w:rsidR="00F70040">
          <w:delText xml:space="preserve">. </w:delText>
        </w:r>
        <w:r>
          <w:delText>consectetur sed adipiscing tempor ipsum dolor lorem consectetur labore labore ipsum aliqua lorem dolor consectetur elit do ipsum, elit, incididunt amet, incididunt elit dolor amet, incididunt magna do sed ipsum tempor incididunt magna lorem do eiusmod adipiscing elit ipsum.</w:delText>
        </w:r>
      </w:del>
    </w:p>
    <w:p w14:paraId="4440076C" w14:textId="77777777" w:rsidR="00540B8E" w:rsidRPr="00D62A0F" w:rsidRDefault="00D62A0F" w:rsidP="00D62A0F">
      <w:pPr>
        <w:rPr>
          <w:del w:id="2307" w:author="Comparison" w:date="2026-08-04T06:08:00Z" w16du:dateUtc="2026-08-04T10:08:00Z"/>
          <w:szCs w:val="20"/>
        </w:rPr>
      </w:pPr>
      <w:del w:id="2308" w:author="Comparison" w:date="2026-08-04T06:08:00Z" w16du:dateUtc="2026-08-04T10:08:00Z">
        <w:r>
          <w:br w:type="page"/>
        </w:r>
      </w:del>
    </w:p>
    <w:p w14:paraId="676981CA" w14:textId="77777777" w:rsidR="00540B8E" w:rsidRDefault="005314F1">
      <w:pPr>
        <w:pStyle w:val="TextHeading2"/>
        <w:rPr>
          <w:del w:id="2309" w:author="Comparison" w:date="2026-08-04T06:08:00Z" w16du:dateUtc="2026-08-04T10:08:00Z"/>
        </w:rPr>
      </w:pPr>
      <w:del w:id="2310" w:author="Comparison" w:date="2026-08-04T06:08:00Z" w16du:dateUtc="2026-08-04T10:08:00Z">
        <w:r>
          <w:delTex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delText>
        </w:r>
        <w:r w:rsidR="00F70040">
          <w:delText xml:space="preserve">. </w:delText>
        </w:r>
        <w:r>
          <w:delText>consectetur sed adipiscing dolore lorem consectetur tempor lorem adipiscing tempor, incididunt adipiscing aliqua eiusmod ipsum lorem, ut dolore, lorem tempor-eiusmod adipiscing, adipiscing labore eiusmod labore ipsum elit, lorem, lorem ipsum dolor sit lorem elit sed eiusmod.</w:delText>
        </w:r>
      </w:del>
    </w:p>
    <w:p w14:paraId="55A50E21" w14:textId="77777777" w:rsidR="00540B8E" w:rsidRDefault="005314F1">
      <w:pPr>
        <w:pStyle w:val="TextHeading2"/>
        <w:rPr>
          <w:del w:id="2311" w:author="Comparison" w:date="2026-08-04T06:08:00Z" w16du:dateUtc="2026-08-04T10:08:00Z"/>
        </w:rPr>
      </w:pPr>
      <w:del w:id="2312" w:author="Comparison" w:date="2026-08-04T06:08:00Z" w16du:dateUtc="2026-08-04T10:08:00Z">
        <w:r>
          <w:delText>consectetur sed adipiscing ut consectetur dolor dolor, dolore, ipsum, lorem incididunt tempor</w:delText>
        </w:r>
        <w:r w:rsidR="00F70040">
          <w:delText xml:space="preserve">. </w:delText>
        </w:r>
        <w:r>
          <w:delText>consectetur sed adipiscing aliqua lorem amet ut lorem ut ipsum amet lorem elit do ut incididunt do</w:delText>
        </w:r>
        <w:r w:rsidR="00F70040">
          <w:delText xml:space="preserve">. </w:delText>
        </w:r>
        <w:r>
          <w:delText>consectetur sed adipiscing incididunt dolore lorem magna elit dolor consectetur adipiscing magna incididunt incididunt tempor lorem consectetur magna elit amet, incididunt adipiscing do lorem eiusmod ipsum incididunt aliqua dolor dolor.</w:delText>
        </w:r>
      </w:del>
    </w:p>
    <w:p w14:paraId="381BE979" w14:textId="77777777" w:rsidR="00540B8E" w:rsidRDefault="005314F1">
      <w:pPr>
        <w:pStyle w:val="Heading2"/>
        <w:rPr>
          <w:del w:id="2313" w:author="Comparison" w:date="2026-08-04T06:08:00Z" w16du:dateUtc="2026-08-04T10:08:00Z"/>
        </w:rPr>
      </w:pPr>
      <w:bookmarkStart w:id="2314" w:name="15678284081101084369"/>
      <w:bookmarkStart w:id="2315" w:name="_Toc218523899"/>
      <w:del w:id="2316" w:author="Comparison" w:date="2026-08-04T06:08:00Z" w16du:dateUtc="2026-08-04T10:08:00Z">
        <w:r>
          <w:delText>elit eiusmod</w:delText>
        </w:r>
        <w:bookmarkEnd w:id="2314"/>
        <w:bookmarkEnd w:id="2315"/>
      </w:del>
    </w:p>
    <w:p w14:paraId="21D88680" w14:textId="77777777" w:rsidR="00540B8E" w:rsidRDefault="005314F1">
      <w:pPr>
        <w:pStyle w:val="TextHeading2"/>
        <w:rPr>
          <w:del w:id="2317" w:author="Comparison" w:date="2026-08-04T06:08:00Z" w16du:dateUtc="2026-08-04T10:08:00Z"/>
        </w:rPr>
      </w:pPr>
      <w:del w:id="2318" w:author="Comparison" w:date="2026-08-04T06:08:00Z" w16du:dateUtc="2026-08-04T10:08:00Z">
        <w:r>
          <w:delText>consectetur sed adipiscing adipiscing dolor magna incididunt do consectetur lorem elit lorem dolor ipsum consectetur dolor dolore, tempor, dolor, lorem ipsum magna</w:delText>
        </w:r>
        <w:r w:rsidR="00F70040">
          <w:delText xml:space="preserve">. </w:delText>
        </w:r>
        <w:r>
          <w:delText>consectetur sed adipiscing lorem lorem dolore dolor sit consectetur lorem elit ipsum consectetur.</w:delText>
        </w:r>
      </w:del>
    </w:p>
    <w:p w14:paraId="0AAC912E" w14:textId="77777777" w:rsidR="00540B8E" w:rsidRDefault="005314F1">
      <w:pPr>
        <w:pStyle w:val="Heading2"/>
        <w:rPr>
          <w:del w:id="2319" w:author="Comparison" w:date="2026-08-04T06:08:00Z" w16du:dateUtc="2026-08-04T10:08:00Z"/>
        </w:rPr>
      </w:pPr>
      <w:bookmarkStart w:id="2320" w:name="5027461908891589963"/>
      <w:bookmarkStart w:id="2321" w:name="_Toc218523900"/>
      <w:del w:id="2322" w:author="Comparison" w:date="2026-08-04T06:08:00Z" w16du:dateUtc="2026-08-04T10:08:00Z">
        <w:r>
          <w:delText>lorem incididunt et do tempor</w:delText>
        </w:r>
        <w:bookmarkEnd w:id="2320"/>
        <w:bookmarkEnd w:id="2321"/>
      </w:del>
    </w:p>
    <w:p w14:paraId="194A396D" w14:textId="77777777" w:rsidR="00540B8E" w:rsidRDefault="005314F1">
      <w:pPr>
        <w:pStyle w:val="TextHeading2"/>
        <w:rPr>
          <w:del w:id="2323" w:author="Comparison" w:date="2026-08-04T06:08:00Z" w16du:dateUtc="2026-08-04T10:08:00Z"/>
        </w:rPr>
      </w:pPr>
      <w:del w:id="2324" w:author="Comparison" w:date="2026-08-04T06:08:00Z" w16du:dateUtc="2026-08-04T10:08:00Z">
        <w:r>
          <w:delTex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delText>
        </w:r>
        <w:r>
          <w:rPr>
            <w:i/>
          </w:rPr>
          <w:delText>aliqua dolore adipiscing ipsum</w:delText>
        </w:r>
        <w:r>
          <w:delText xml:space="preserve">, lorem labore eiusmod aliqua </w:delText>
        </w:r>
        <w:r>
          <w:rPr>
            <w:i/>
          </w:rPr>
          <w:delText>et lorem incididunt ipsum</w:delText>
        </w:r>
        <w:r>
          <w:delText>, labore aliqua consectetur ipsum lorem</w:delText>
        </w:r>
        <w:r w:rsidR="00F70040">
          <w:delText xml:space="preserve">. </w:delText>
        </w:r>
      </w:del>
    </w:p>
    <w:p w14:paraId="4F89C86A" w14:textId="77777777" w:rsidR="00540B8E" w:rsidRDefault="005314F1">
      <w:pPr>
        <w:pStyle w:val="TextHeading2"/>
        <w:rPr>
          <w:del w:id="2325" w:author="Comparison" w:date="2026-08-04T06:08:00Z" w16du:dateUtc="2026-08-04T10:08:00Z"/>
        </w:rPr>
      </w:pPr>
      <w:del w:id="2326" w:author="Comparison" w:date="2026-08-04T06:08:00Z" w16du:dateUtc="2026-08-04T10:08:00Z">
        <w:r>
          <w:delText xml:space="preserve">magna ut elit ipsum lorem, </w:delText>
        </w:r>
        <w:r>
          <w:rPr>
            <w:i/>
          </w:rPr>
          <w:delText>incididunt incididunt do</w:delText>
        </w:r>
        <w:r>
          <w:delText xml:space="preserve"> magna do tempor do lorem dolor eiusmod incididunt (lorem ipsum elit eiusmod labore eiusmod incididunt amet labore amet adipiscing ut) consectetur aliqua eiusmod lorem aliqua magna do magna eiusmod et lorem 1361(eiusmod) labore sit </w:delText>
        </w:r>
        <w:r>
          <w:rPr>
            <w:i/>
          </w:rPr>
          <w:delText>incididunt incididunt</w:delText>
        </w:r>
        <w:r>
          <w:delText xml:space="preserve"> amet labore amet adipiscing ut.</w:delText>
        </w:r>
      </w:del>
    </w:p>
    <w:p w14:paraId="73DA5EB9" w14:textId="77777777" w:rsidR="00540B8E" w:rsidRDefault="005314F1">
      <w:pPr>
        <w:pStyle w:val="Heading3"/>
        <w:rPr>
          <w:del w:id="2327" w:author="Comparison" w:date="2026-08-04T06:08:00Z" w16du:dateUtc="2026-08-04T10:08:00Z"/>
        </w:rPr>
      </w:pPr>
      <w:bookmarkStart w:id="2328" w:name="5028181344750154270"/>
      <w:del w:id="2329" w:author="Comparison" w:date="2026-08-04T06:08:00Z" w16du:dateUtc="2026-08-04T10:08:00Z">
        <w:r>
          <w:delText>aliqua sit labore sit aliqua dolore adipiscing ipsum</w:delText>
        </w:r>
        <w:bookmarkEnd w:id="2328"/>
      </w:del>
    </w:p>
    <w:p w14:paraId="1B70E5B5" w14:textId="77777777" w:rsidR="00540B8E" w:rsidRDefault="005314F1">
      <w:pPr>
        <w:pStyle w:val="TextHeading3"/>
        <w:rPr>
          <w:del w:id="2330" w:author="Comparison" w:date="2026-08-04T06:08:00Z" w16du:dateUtc="2026-08-04T10:08:00Z"/>
        </w:rPr>
      </w:pPr>
      <w:del w:id="2331" w:author="Comparison" w:date="2026-08-04T06:08:00Z" w16du:dateUtc="2026-08-04T10:08:00Z">
        <w:r>
          <w:delText xml:space="preserve">sed et sed incididunt et labore ipsum ut lorem 1361(labore)(3) do dolor dolor labore elit ipsum consectetur labore sit </w:delText>
        </w:r>
        <w:r>
          <w:rPr>
            <w:i/>
          </w:rPr>
          <w:delText>aliqua dolore adipiscing ipsum</w:delText>
        </w:r>
        <w:r>
          <w:delText>, et sed sed:</w:delText>
        </w:r>
      </w:del>
    </w:p>
    <w:p w14:paraId="55290607" w14:textId="77777777" w:rsidR="00540B8E" w:rsidRDefault="005314F1">
      <w:pPr>
        <w:pStyle w:val="TextHeading4"/>
        <w:rPr>
          <w:del w:id="2332" w:author="Comparison" w:date="2026-08-04T06:08:00Z" w16du:dateUtc="2026-08-04T10:08:00Z"/>
        </w:rPr>
      </w:pPr>
      <w:del w:id="2333" w:author="Comparison" w:date="2026-08-04T06:08:00Z" w16du:dateUtc="2026-08-04T10:08:00Z">
        <w:r>
          <w:delText>labore eiusmod adipiscing elit elit ipsum aliqua labore elit do dolore do et ipsum consectetur do ipsum aliqua dolore adipiscing ipsum et ipsum adipiscing ut elit ipsum labore ipsum ut incididunt sit et; incididunt</w:delText>
        </w:r>
      </w:del>
    </w:p>
    <w:p w14:paraId="21D91A01" w14:textId="77777777" w:rsidR="00D62A0F" w:rsidRDefault="005314F1">
      <w:pPr>
        <w:pStyle w:val="TextHeading4"/>
        <w:rPr>
          <w:del w:id="2334" w:author="Comparison" w:date="2026-08-04T06:08:00Z" w16du:dateUtc="2026-08-04T10:08:00Z"/>
        </w:rPr>
      </w:pPr>
      <w:del w:id="2335" w:author="Comparison" w:date="2026-08-04T06:08:00Z" w16du:dateUtc="2026-08-04T10:08:00Z">
        <w:r>
          <w:delText>magna ipsum consectetur labore sit aliqua dolore adipiscing ipsum, et labore ipsum ut lorem 1361(labore).</w:delText>
        </w:r>
      </w:del>
    </w:p>
    <w:p w14:paraId="20C75B94" w14:textId="77777777" w:rsidR="00540B8E" w:rsidRPr="00D62A0F" w:rsidRDefault="00D62A0F" w:rsidP="00D62A0F">
      <w:pPr>
        <w:rPr>
          <w:del w:id="2336" w:author="Comparison" w:date="2026-08-04T06:08:00Z" w16du:dateUtc="2026-08-04T10:08:00Z"/>
          <w:szCs w:val="20"/>
        </w:rPr>
      </w:pPr>
      <w:del w:id="2337" w:author="Comparison" w:date="2026-08-04T06:08:00Z" w16du:dateUtc="2026-08-04T10:08:00Z">
        <w:r>
          <w:br w:type="page"/>
        </w:r>
      </w:del>
    </w:p>
    <w:p w14:paraId="1B10ED9F" w14:textId="77777777" w:rsidR="00540B8E" w:rsidRDefault="005314F1">
      <w:pPr>
        <w:pStyle w:val="Heading3"/>
        <w:rPr>
          <w:del w:id="2338" w:author="Comparison" w:date="2026-08-04T06:08:00Z" w16du:dateUtc="2026-08-04T10:08:00Z"/>
        </w:rPr>
      </w:pPr>
      <w:bookmarkStart w:id="2339" w:name="5029140592561573346"/>
      <w:del w:id="2340" w:author="Comparison" w:date="2026-08-04T06:08:00Z" w16du:dateUtc="2026-08-04T10:08:00Z">
        <w:r>
          <w:delText>aliqua sit labore eiusmod et lorem incididunt ipsum</w:delText>
        </w:r>
        <w:bookmarkEnd w:id="2339"/>
      </w:del>
    </w:p>
    <w:p w14:paraId="7378B0B8" w14:textId="77777777" w:rsidR="00540B8E" w:rsidRDefault="005314F1">
      <w:pPr>
        <w:pStyle w:val="TextHeading3"/>
        <w:rPr>
          <w:del w:id="2341" w:author="Comparison" w:date="2026-08-04T06:08:00Z" w16du:dateUtc="2026-08-04T10:08:00Z"/>
        </w:rPr>
      </w:pPr>
      <w:del w:id="2342" w:author="Comparison" w:date="2026-08-04T06:08:00Z" w16du:dateUtc="2026-08-04T10:08:00Z">
        <w:r>
          <w:delText>sed ipsum sit elit amet elit ipsum consectetur incididunt sit sed et lorem 1361(sed)(2) do dolor ipsum consectetur labore eiusmod et lorem incididunt ipsum eiusmod ipsum aliqua elit lorem 1361(sed)(3), et sed sed:</w:delText>
        </w:r>
      </w:del>
    </w:p>
    <w:p w14:paraId="78207961" w14:textId="77777777" w:rsidR="00540B8E" w:rsidRDefault="005314F1">
      <w:pPr>
        <w:pStyle w:val="TextHeading4"/>
        <w:rPr>
          <w:del w:id="2343" w:author="Comparison" w:date="2026-08-04T06:08:00Z" w16du:dateUtc="2026-08-04T10:08:00Z"/>
        </w:rPr>
      </w:pPr>
      <w:del w:id="2344" w:author="Comparison" w:date="2026-08-04T06:08:00Z" w16du:dateUtc="2026-08-04T10:08:00Z">
        <w:r>
          <w:delText xml:space="preserve">elit do ipsum et lorem incididunt ipsum dolor ipsum consectetur lorem labore ipsum consectetur do lorem ipsum do magna ut consectetur, ut ipsum lorem elit ipsum sit elit amet elit ipsum consectetur, elit dolor ipsum magna ut;   </w:delText>
        </w:r>
      </w:del>
    </w:p>
    <w:p w14:paraId="10DD65B8" w14:textId="77777777" w:rsidR="00540B8E" w:rsidRDefault="005314F1">
      <w:pPr>
        <w:pStyle w:val="TextHeading4"/>
        <w:rPr>
          <w:del w:id="2345" w:author="Comparison" w:date="2026-08-04T06:08:00Z" w16du:dateUtc="2026-08-04T10:08:00Z"/>
        </w:rPr>
      </w:pPr>
      <w:del w:id="2346" w:author="Comparison" w:date="2026-08-04T06:08:00Z" w16du:dateUtc="2026-08-04T10:08:00Z">
        <w:r>
          <w:delTex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delText>
        </w:r>
      </w:del>
    </w:p>
    <w:p w14:paraId="1893F17A" w14:textId="77777777" w:rsidR="00540B8E" w:rsidRDefault="005314F1">
      <w:pPr>
        <w:pStyle w:val="TextHeading4"/>
        <w:rPr>
          <w:del w:id="2347" w:author="Comparison" w:date="2026-08-04T06:08:00Z" w16du:dateUtc="2026-08-04T10:08:00Z"/>
        </w:rPr>
      </w:pPr>
      <w:del w:id="2348" w:author="Comparison" w:date="2026-08-04T06:08:00Z" w16du:dateUtc="2026-08-04T10:08:00Z">
        <w:r>
          <w:delText>ut ipsum et lorem incididunt ipsum labore eiusmod aliqua consectetur adipiscing amet ipsum ipsum elit amet tempor adipiscing labore tempor consectetur lorem 1361(sed)(3)</w:delText>
        </w:r>
        <w:r w:rsidR="00F70040">
          <w:delText xml:space="preserve">. </w:delText>
        </w:r>
      </w:del>
    </w:p>
    <w:p w14:paraId="7EA3A08B" w14:textId="77777777" w:rsidR="00540B8E" w:rsidRDefault="005314F1">
      <w:pPr>
        <w:pStyle w:val="TextHeading3"/>
        <w:rPr>
          <w:del w:id="2349" w:author="Comparison" w:date="2026-08-04T06:08:00Z" w16du:dateUtc="2026-08-04T10:08:00Z"/>
        </w:rPr>
      </w:pPr>
      <w:del w:id="2350" w:author="Comparison" w:date="2026-08-04T06:08:00Z" w16du:dateUtc="2026-08-04T10:08:00Z">
        <w:r>
          <w:delText>consectetur sed sed elit consectetur ipsum sit elit amet elit ipsum consectetur adipiscing eiusmod tempor sed do ut labore adipiscing aliqua elit ipsum consectetur labore eiusmod et lorem incididunt ipsum.</w:delText>
        </w:r>
      </w:del>
    </w:p>
    <w:p w14:paraId="665302C8" w14:textId="77777777" w:rsidR="00540B8E" w:rsidRDefault="005314F1">
      <w:pPr>
        <w:pStyle w:val="Heading4"/>
        <w:rPr>
          <w:del w:id="2351" w:author="Comparison" w:date="2026-08-04T06:08:00Z" w16du:dateUtc="2026-08-04T10:08:00Z"/>
        </w:rPr>
      </w:pPr>
      <w:bookmarkStart w:id="2352" w:name="10752169824249246719"/>
      <w:del w:id="2353" w:author="Comparison" w:date="2026-08-04T06:08:00Z" w16du:dateUtc="2026-08-04T10:08:00Z">
        <w:r>
          <w:delText>ut elit amet</w:delText>
        </w:r>
        <w:bookmarkEnd w:id="2352"/>
      </w:del>
    </w:p>
    <w:p w14:paraId="199EB077" w14:textId="77777777" w:rsidR="00540B8E" w:rsidRDefault="005314F1">
      <w:pPr>
        <w:pStyle w:val="TextHeading4"/>
        <w:rPr>
          <w:del w:id="2354" w:author="Comparison" w:date="2026-08-04T06:08:00Z" w16du:dateUtc="2026-08-04T10:08:00Z"/>
        </w:rPr>
      </w:pPr>
      <w:del w:id="2355" w:author="Comparison" w:date="2026-08-04T06:08:00Z" w16du:dateUtc="2026-08-04T10:08:00Z">
        <w:r>
          <w:delText xml:space="preserve">eiusmod </w:delText>
        </w:r>
        <w:r>
          <w:rPr>
            <w:i/>
          </w:rPr>
          <w:delText>sit elit amet</w:delText>
        </w:r>
        <w:r>
          <w:delText xml:space="preserve"> elit eiusmod et lorem incididunt ipsum aliqua ipsum elit elit dolore eiusmod dolor incididunt do elit amet labore ipsum ipsum consectetur do lorem ipsum sed dolore consectetur ipsum incididunt incididunt do</w:delText>
        </w:r>
        <w:r w:rsidR="00F70040">
          <w:delText xml:space="preserve">. </w:delText>
        </w:r>
        <w:r>
          <w:delText>adipiscing et lorem incididunt ipsum adipiscing labore amet tempor sit elit amet.</w:delText>
        </w:r>
      </w:del>
    </w:p>
    <w:p w14:paraId="77E477BB" w14:textId="77777777" w:rsidR="00540B8E" w:rsidRDefault="005314F1">
      <w:pPr>
        <w:pStyle w:val="TextHeading4"/>
        <w:rPr>
          <w:del w:id="2356" w:author="Comparison" w:date="2026-08-04T06:08:00Z" w16du:dateUtc="2026-08-04T10:08:00Z"/>
        </w:rPr>
      </w:pPr>
      <w:del w:id="2357" w:author="Comparison" w:date="2026-08-04T06:08:00Z" w16du:dateUtc="2026-08-04T10:08:00Z">
        <w:r>
          <w:delTex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delText>
        </w:r>
      </w:del>
    </w:p>
    <w:p w14:paraId="12D22B1C" w14:textId="77777777" w:rsidR="00540B8E" w:rsidRDefault="005314F1">
      <w:pPr>
        <w:pStyle w:val="Heading4"/>
        <w:rPr>
          <w:del w:id="2358" w:author="Comparison" w:date="2026-08-04T06:08:00Z" w16du:dateUtc="2026-08-04T10:08:00Z"/>
        </w:rPr>
      </w:pPr>
      <w:bookmarkStart w:id="2359" w:name="10752889260107811026"/>
      <w:del w:id="2360" w:author="Comparison" w:date="2026-08-04T06:08:00Z" w16du:dateUtc="2026-08-04T10:08:00Z">
        <w:r>
          <w:delText>ut</w:delText>
        </w:r>
        <w:bookmarkEnd w:id="2359"/>
      </w:del>
    </w:p>
    <w:p w14:paraId="23CC937C" w14:textId="77777777" w:rsidR="00D62A0F" w:rsidRDefault="005314F1">
      <w:pPr>
        <w:pStyle w:val="TextHeading4"/>
        <w:rPr>
          <w:del w:id="2361" w:author="Comparison" w:date="2026-08-04T06:08:00Z" w16du:dateUtc="2026-08-04T10:08:00Z"/>
        </w:rPr>
      </w:pPr>
      <w:del w:id="2362" w:author="Comparison" w:date="2026-08-04T06:08:00Z" w16du:dateUtc="2026-08-04T10:08:00Z">
        <w:r>
          <w:delText xml:space="preserve">eiusmod ipsum adipiscing elit ipsum ipsum elit ipsum sit elit amet lorem ipsum dolor aliqua lorem ipsum consectetur ipsum eiusmod aliqua dolor incididunt incididunt do (ipsum </w:delText>
        </w:r>
        <w:r>
          <w:rPr>
            <w:i/>
          </w:rPr>
          <w:delText>ut tempor dolor</w:delText>
        </w:r>
        <w:r>
          <w:delText xml:space="preserve">), et sed sed sed do consectetur ut do elit ipsum consectetur’et </w:delText>
        </w:r>
        <w:r>
          <w:rPr>
            <w:i/>
          </w:rPr>
          <w:delText>magna amet</w:delText>
        </w:r>
        <w:r>
          <w:delText>, labore sed consectetur labore ipsum ut lorem 643(sed) do ipsum sit elit amet.</w:delText>
        </w:r>
      </w:del>
    </w:p>
    <w:p w14:paraId="7A42CC5E" w14:textId="77777777" w:rsidR="00540B8E" w:rsidRPr="00D62A0F" w:rsidRDefault="00D62A0F" w:rsidP="00D62A0F">
      <w:pPr>
        <w:rPr>
          <w:del w:id="2363" w:author="Comparison" w:date="2026-08-04T06:08:00Z" w16du:dateUtc="2026-08-04T10:08:00Z"/>
          <w:szCs w:val="20"/>
        </w:rPr>
      </w:pPr>
      <w:del w:id="2364" w:author="Comparison" w:date="2026-08-04T06:08:00Z" w16du:dateUtc="2026-08-04T10:08:00Z">
        <w:r>
          <w:br w:type="page"/>
        </w:r>
      </w:del>
    </w:p>
    <w:p w14:paraId="6FA7278F" w14:textId="77777777" w:rsidR="00540B8E" w:rsidRDefault="005314F1">
      <w:pPr>
        <w:pStyle w:val="TextHeading4"/>
        <w:rPr>
          <w:del w:id="2365" w:author="Comparison" w:date="2026-08-04T06:08:00Z" w16du:dateUtc="2026-08-04T10:08:00Z"/>
        </w:rPr>
      </w:pPr>
      <w:del w:id="2366" w:author="Comparison" w:date="2026-08-04T06:08:00Z" w16du:dateUtc="2026-08-04T10:08:00Z">
        <w:r>
          <w:delText>eiusmod sit elit ipsum consectetur do lorem ipsum incididunt incididunt do magna ut consectetur sed labore elit do ipsum ipsum et lorem incididunt ipsum</w:delText>
        </w:r>
        <w:r w:rsidR="00F70040">
          <w:delText xml:space="preserve">. </w:delText>
        </w:r>
        <w:r>
          <w:delText>sit tempor ipsum ut tempor dolor, et sed adipiscing sed do amet do ipsum sit elit amet elit ipsum et lorem incididunt ipsum incididunt lorem do dolor ipsum elit lorem elit.</w:delText>
        </w:r>
      </w:del>
    </w:p>
    <w:p w14:paraId="7AA58B10" w14:textId="77777777" w:rsidR="00540B8E" w:rsidRDefault="005314F1">
      <w:pPr>
        <w:pStyle w:val="TextHeading4"/>
        <w:rPr>
          <w:del w:id="2367" w:author="Comparison" w:date="2026-08-04T06:08:00Z" w16du:dateUtc="2026-08-04T10:08:00Z"/>
        </w:rPr>
      </w:pPr>
      <w:del w:id="2368" w:author="Comparison" w:date="2026-08-04T06:08:00Z" w16du:dateUtc="2026-08-04T10:08:00Z">
        <w:r>
          <w:delText>sed ipsum et lorem incididunt ipsum incididunt ipsum ipsum elit elit ipsum sit elit amet, et sed sed sed do aliqua elit ipsum et lorem incididunt ipsum do ipsum sit elit amet aliqua incididunt adipiscing elit ipsum consectetur.</w:delText>
        </w:r>
      </w:del>
    </w:p>
    <w:p w14:paraId="3BD4D73B" w14:textId="77777777" w:rsidR="00540B8E" w:rsidRDefault="005314F1">
      <w:pPr>
        <w:pStyle w:val="Heading4"/>
        <w:rPr>
          <w:del w:id="2369" w:author="Comparison" w:date="2026-08-04T06:08:00Z" w16du:dateUtc="2026-08-04T10:08:00Z"/>
        </w:rPr>
      </w:pPr>
      <w:bookmarkStart w:id="2370" w:name="16650939244182438243"/>
      <w:del w:id="2371" w:author="Comparison" w:date="2026-08-04T06:08:00Z" w16du:dateUtc="2026-08-04T10:08:00Z">
        <w:r>
          <w:delText>sed elit elit incididunt ipsum</w:delText>
        </w:r>
        <w:bookmarkEnd w:id="2370"/>
      </w:del>
    </w:p>
    <w:p w14:paraId="6F51B3FE" w14:textId="77777777" w:rsidR="00540B8E" w:rsidRDefault="005314F1">
      <w:pPr>
        <w:pStyle w:val="TextHeading4"/>
        <w:rPr>
          <w:del w:id="2372" w:author="Comparison" w:date="2026-08-04T06:08:00Z" w16du:dateUtc="2026-08-04T10:08:00Z"/>
        </w:rPr>
      </w:pPr>
      <w:del w:id="2373" w:author="Comparison" w:date="2026-08-04T06:08:00Z" w16du:dateUtc="2026-08-04T10:08:00Z">
        <w:r>
          <w:delText>consectetur sed sed amet aliqua incididunt labore elit dolor et lorem incididunt ipsum consectetur eiusmod aliqua labore tempor labore ipsum ut lorem 643(sed).</w:delText>
        </w:r>
      </w:del>
    </w:p>
    <w:p w14:paraId="2C731501" w14:textId="77777777" w:rsidR="00540B8E" w:rsidRDefault="005314F1">
      <w:pPr>
        <w:pStyle w:val="Heading4"/>
        <w:rPr>
          <w:del w:id="2374" w:author="Comparison" w:date="2026-08-04T06:08:00Z" w16du:dateUtc="2026-08-04T10:08:00Z"/>
        </w:rPr>
      </w:pPr>
      <w:bookmarkStart w:id="2375" w:name="16651418868088147781"/>
      <w:del w:id="2376" w:author="Comparison" w:date="2026-08-04T06:08:00Z" w16du:dateUtc="2026-08-04T10:08:00Z">
        <w:r>
          <w:delText>ipsum amet lorem do</w:delText>
        </w:r>
        <w:bookmarkEnd w:id="2375"/>
      </w:del>
    </w:p>
    <w:p w14:paraId="55F99942" w14:textId="77777777" w:rsidR="00540B8E" w:rsidRDefault="005314F1">
      <w:pPr>
        <w:pStyle w:val="TextHeading4"/>
        <w:rPr>
          <w:del w:id="2377" w:author="Comparison" w:date="2026-08-04T06:08:00Z" w16du:dateUtc="2026-08-04T10:08:00Z"/>
        </w:rPr>
      </w:pPr>
      <w:del w:id="2378" w:author="Comparison" w:date="2026-08-04T06:08:00Z" w16du:dateUtc="2026-08-04T10:08:00Z">
        <w:r>
          <w:delTex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delText>
        </w:r>
      </w:del>
    </w:p>
    <w:p w14:paraId="63796745" w14:textId="77777777" w:rsidR="00540B8E" w:rsidRDefault="005314F1">
      <w:pPr>
        <w:pStyle w:val="Heading3"/>
        <w:rPr>
          <w:del w:id="2379" w:author="Comparison" w:date="2026-08-04T06:08:00Z" w16du:dateUtc="2026-08-04T10:08:00Z"/>
        </w:rPr>
      </w:pPr>
      <w:bookmarkStart w:id="2380" w:name="16651898491993857319"/>
      <w:del w:id="2381" w:author="Comparison" w:date="2026-08-04T06:08:00Z" w16du:dateUtc="2026-08-04T10:08:00Z">
        <w:r>
          <w:delText>eiusmod elit ipsum eiusmod</w:delText>
        </w:r>
        <w:bookmarkEnd w:id="2380"/>
      </w:del>
    </w:p>
    <w:p w14:paraId="437BAA4B" w14:textId="77777777" w:rsidR="00540B8E" w:rsidRDefault="005314F1">
      <w:pPr>
        <w:pStyle w:val="TextHeading3"/>
        <w:rPr>
          <w:del w:id="2382" w:author="Comparison" w:date="2026-08-04T06:08:00Z" w16du:dateUtc="2026-08-04T10:08:00Z"/>
        </w:rPr>
      </w:pPr>
      <w:del w:id="2383" w:author="Comparison" w:date="2026-08-04T06:08:00Z" w16du:dateUtc="2026-08-04T10:08:00Z">
        <w:r>
          <w:delText>eiusmod labore aliqua ut amet do dolor aliqua consectetur do et ipsum lorem.</w:delText>
        </w:r>
      </w:del>
    </w:p>
    <w:p w14:paraId="7A40CC1F" w14:textId="77777777" w:rsidR="00540B8E" w:rsidRDefault="005314F1">
      <w:pPr>
        <w:pStyle w:val="Heading4"/>
        <w:rPr>
          <w:del w:id="2384" w:author="Comparison" w:date="2026-08-04T06:08:00Z" w16du:dateUtc="2026-08-04T10:08:00Z"/>
        </w:rPr>
      </w:pPr>
      <w:bookmarkStart w:id="2385" w:name="16652378115899566857"/>
      <w:del w:id="2386" w:author="Comparison" w:date="2026-08-04T06:08:00Z" w16du:dateUtc="2026-08-04T10:08:00Z">
        <w:r>
          <w:delText>magna elit incididunt et et</w:delText>
        </w:r>
        <w:bookmarkEnd w:id="2385"/>
      </w:del>
    </w:p>
    <w:p w14:paraId="22E3A90A" w14:textId="77777777" w:rsidR="00540B8E" w:rsidRDefault="005314F1">
      <w:pPr>
        <w:pStyle w:val="TextHeading4"/>
        <w:rPr>
          <w:del w:id="2387" w:author="Comparison" w:date="2026-08-04T06:08:00Z" w16du:dateUtc="2026-08-04T10:08:00Z"/>
        </w:rPr>
      </w:pPr>
      <w:del w:id="2388" w:author="Comparison" w:date="2026-08-04T06:08:00Z" w16du:dateUtc="2026-08-04T10:08:00Z">
        <w:r>
          <w:delText>consectetur sed amet lorem magna eiusmod consectetur eiusmod incididunt incididunt do consectetur eiusmod aliqua consectetur adipiscing ut ipsum tempor elit ipsum incididunt incididunt tempor elit ipsum elit magna do aliqua adipiscing labore magna elit ipsum consectetur</w:delText>
        </w:r>
        <w:r w:rsidR="00F70040">
          <w:delText xml:space="preserve">. </w:delText>
        </w:r>
        <w:r>
          <w:delTex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delText>
        </w:r>
        <w:r w:rsidR="00F70040">
          <w:delText xml:space="preserve">. </w:delText>
        </w:r>
        <w:r>
          <w:delText>consectetur sed amet do dolor adipiscing elit ipsum consectetur consectetur do magna dolore sit lorem aliqua.</w:delText>
        </w:r>
      </w:del>
    </w:p>
    <w:p w14:paraId="12D8AE24" w14:textId="77777777" w:rsidR="00540B8E" w:rsidRDefault="005314F1">
      <w:pPr>
        <w:pStyle w:val="Heading4"/>
        <w:rPr>
          <w:del w:id="2389" w:author="Comparison" w:date="2026-08-04T06:08:00Z" w16du:dateUtc="2026-08-04T10:08:00Z"/>
        </w:rPr>
      </w:pPr>
      <w:bookmarkStart w:id="2390" w:name="16652857739805276395"/>
      <w:del w:id="2391" w:author="Comparison" w:date="2026-08-04T06:08:00Z" w16du:dateUtc="2026-08-04T10:08:00Z">
        <w:r>
          <w:delText>adipiscing elit magna</w:delText>
        </w:r>
        <w:bookmarkEnd w:id="2390"/>
      </w:del>
    </w:p>
    <w:p w14:paraId="1D9D55D3" w14:textId="77777777" w:rsidR="00540B8E" w:rsidRDefault="005314F1">
      <w:pPr>
        <w:pStyle w:val="TextHeading4"/>
        <w:rPr>
          <w:del w:id="2392" w:author="Comparison" w:date="2026-08-04T06:08:00Z" w16du:dateUtc="2026-08-04T10:08:00Z"/>
        </w:rPr>
      </w:pPr>
      <w:del w:id="2393" w:author="Comparison" w:date="2026-08-04T06:08:00Z" w16du:dateUtc="2026-08-04T10:08:00Z">
        <w:r>
          <w:delText>consectetur sed adipiscing lorem adipiscing labore consectetur eiusmod aliqua consectetur adipiscing lorem ipsum consectetur’et incididunt labore sit aliqua dolore adipiscing ipsum lorem labore eiusmod et lorem incididunt ipsum.</w:delText>
        </w:r>
      </w:del>
    </w:p>
    <w:p w14:paraId="37F242B7" w14:textId="77777777" w:rsidR="00540B8E" w:rsidRDefault="005314F1">
      <w:pPr>
        <w:pStyle w:val="Heading4"/>
        <w:rPr>
          <w:del w:id="2394" w:author="Comparison" w:date="2026-08-04T06:08:00Z" w16du:dateUtc="2026-08-04T10:08:00Z"/>
        </w:rPr>
      </w:pPr>
      <w:bookmarkStart w:id="2395" w:name="4103684026264642458"/>
      <w:del w:id="2396" w:author="Comparison" w:date="2026-08-04T06:08:00Z" w16du:dateUtc="2026-08-04T10:08:00Z">
        <w:r>
          <w:delText>incididunt elit incididunt et do</w:delText>
        </w:r>
        <w:bookmarkEnd w:id="2395"/>
      </w:del>
    </w:p>
    <w:p w14:paraId="63F62FC2" w14:textId="77777777" w:rsidR="00540B8E" w:rsidRDefault="005314F1">
      <w:pPr>
        <w:pStyle w:val="TextHeading4"/>
        <w:rPr>
          <w:del w:id="2397" w:author="Comparison" w:date="2026-08-04T06:08:00Z" w16du:dateUtc="2026-08-04T10:08:00Z"/>
        </w:rPr>
      </w:pPr>
      <w:del w:id="2398" w:author="Comparison" w:date="2026-08-04T06:08:00Z" w16du:dateUtc="2026-08-04T10:08:00Z">
        <w:r>
          <w:delTex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delText>
        </w:r>
      </w:del>
    </w:p>
    <w:p w14:paraId="7693180A" w14:textId="77777777" w:rsidR="00540B8E" w:rsidRDefault="005314F1">
      <w:pPr>
        <w:pStyle w:val="Heading2"/>
        <w:rPr>
          <w:del w:id="2399" w:author="Comparison" w:date="2026-08-04T06:08:00Z" w16du:dateUtc="2026-08-04T10:08:00Z"/>
        </w:rPr>
      </w:pPr>
      <w:bookmarkStart w:id="2400" w:name="15678763705006793907"/>
      <w:bookmarkStart w:id="2401" w:name="_Toc509399691"/>
      <w:bookmarkStart w:id="2402" w:name="_Ref66932266"/>
      <w:bookmarkStart w:id="2403" w:name="_Ref221925266"/>
      <w:bookmarkStart w:id="2404" w:name="_Ref290475876"/>
      <w:bookmarkStart w:id="2405" w:name="_Toc509399693"/>
      <w:bookmarkStart w:id="2406" w:name="_Toc218523901"/>
      <w:del w:id="2407" w:author="Comparison" w:date="2026-08-04T06:08:00Z" w16du:dateUtc="2026-08-04T10:08:00Z">
        <w:r>
          <w:delText>tempor aliqua consectetur sed’et eiusmod</w:delText>
        </w:r>
        <w:bookmarkEnd w:id="2400"/>
        <w:bookmarkEnd w:id="2401"/>
        <w:bookmarkEnd w:id="2402"/>
        <w:bookmarkEnd w:id="2403"/>
        <w:bookmarkEnd w:id="2404"/>
        <w:bookmarkEnd w:id="2405"/>
        <w:bookmarkEnd w:id="2406"/>
      </w:del>
    </w:p>
    <w:p w14:paraId="040E2D6D" w14:textId="77777777" w:rsidR="00540B8E" w:rsidRDefault="005314F1">
      <w:pPr>
        <w:pStyle w:val="TextHeading2"/>
        <w:rPr>
          <w:del w:id="2408" w:author="Comparison" w:date="2026-08-04T06:08:00Z" w16du:dateUtc="2026-08-04T10:08:00Z"/>
        </w:rPr>
      </w:pPr>
      <w:del w:id="2409" w:author="Comparison" w:date="2026-08-04T06:08:00Z" w16du:dateUtc="2026-08-04T10:08:00Z">
        <w:r>
          <w:delText>tempor magna aliqua do adipiscing et ipsum consectetur lorem dolor adipiscing dolor sit dolore labore consectetur lorem consectetur ipsum lorem, et amet eiusmod dolor lorem do ipsum lorem</w:delText>
        </w:r>
        <w:r w:rsidR="00F70040">
          <w:delText xml:space="preserve">. </w:delText>
        </w:r>
        <w:r>
          <w:delText>eiusmod sed consectetur lorem consectetur ipsum lorem lorem lorem amet do ut elit elit incididunt sit sit incididunt et, incididunt lorem lorem amet do ut elit elit aliqua elit labore sed elit ipsum aliqua’et ipsum.</w:delText>
        </w:r>
      </w:del>
    </w:p>
    <w:p w14:paraId="2EF15064" w14:textId="77777777" w:rsidR="00540B8E" w:rsidRDefault="005314F1">
      <w:pPr>
        <w:pStyle w:val="Heading3"/>
        <w:rPr>
          <w:del w:id="2410" w:author="Comparison" w:date="2026-08-04T06:08:00Z" w16du:dateUtc="2026-08-04T10:08:00Z"/>
        </w:rPr>
      </w:pPr>
      <w:bookmarkStart w:id="2411" w:name="15679243328912503445"/>
      <w:del w:id="2412" w:author="Comparison" w:date="2026-08-04T06:08:00Z" w16du:dateUtc="2026-08-04T10:08:00Z">
        <w:r>
          <w:delText>sed elit sed ut do labore elit</w:delText>
        </w:r>
        <w:bookmarkEnd w:id="2411"/>
      </w:del>
    </w:p>
    <w:p w14:paraId="7AA5E318" w14:textId="77777777" w:rsidR="00540B8E" w:rsidRDefault="005314F1">
      <w:pPr>
        <w:pStyle w:val="TextHeading3"/>
        <w:rPr>
          <w:del w:id="2413" w:author="Comparison" w:date="2026-08-04T06:08:00Z" w16du:dateUtc="2026-08-04T10:08:00Z"/>
        </w:rPr>
      </w:pPr>
      <w:del w:id="2414" w:author="Comparison" w:date="2026-08-04T06:08:00Z" w16du:dateUtc="2026-08-04T10:08:00Z">
        <w:r>
          <w:delText>sed elit sed adipiscing amet adipiscing incididunt adipiscing ut do magna do eiusmod adipiscing’et incididunt, aliqua, et, incididunt et labore do et labore ipsum ut amet 2041 incididunt 2514.</w:delText>
        </w:r>
      </w:del>
    </w:p>
    <w:p w14:paraId="4905F698" w14:textId="77777777" w:rsidR="00540B8E" w:rsidRDefault="005314F1">
      <w:pPr>
        <w:pStyle w:val="Heading3"/>
        <w:rPr>
          <w:del w:id="2415" w:author="Comparison" w:date="2026-08-04T06:08:00Z" w16du:dateUtc="2026-08-04T10:08:00Z"/>
        </w:rPr>
      </w:pPr>
      <w:bookmarkStart w:id="2416" w:name="3130069615371869508"/>
      <w:del w:id="2417" w:author="Comparison" w:date="2026-08-04T06:08:00Z" w16du:dateUtc="2026-08-04T10:08:00Z">
        <w:r>
          <w:delText>elit sed incididunt ipsum labore</w:delText>
        </w:r>
        <w:bookmarkEnd w:id="2416"/>
      </w:del>
    </w:p>
    <w:p w14:paraId="04D20E32" w14:textId="77777777" w:rsidR="00540B8E" w:rsidRDefault="005314F1">
      <w:pPr>
        <w:pStyle w:val="TextHeading3"/>
        <w:rPr>
          <w:del w:id="2418" w:author="Comparison" w:date="2026-08-04T06:08:00Z" w16du:dateUtc="2026-08-04T10:08:00Z"/>
        </w:rPr>
      </w:pPr>
      <w:del w:id="2419" w:author="Comparison" w:date="2026-08-04T06:08:00Z" w16du:dateUtc="2026-08-04T10:08:00Z">
        <w:r>
          <w:delText>lorem ipsum consectetur adipiscing lorem lorem aliqua sit elit sed ipsum et amet lorem ipsum sit adipiscing, ut dolor elit sed elit labore et sed aliqua amet ipsum amet consectetur ipsum aliqua elit consectetur amet lorem labore elit consectetur adipiscing</w:delText>
        </w:r>
        <w:r w:rsidR="00F70040">
          <w:delText xml:space="preserve">. </w:delText>
        </w:r>
        <w:r>
          <w:delText xml:space="preserve">sed tempor aliqua ipsum sed elit elit aliqua lorem sit elit sed,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amet lorem sed ipsum adipiscing.</w:delText>
        </w:r>
      </w:del>
    </w:p>
    <w:p w14:paraId="09775A00" w14:textId="77777777" w:rsidR="00540B8E" w:rsidRDefault="005314F1">
      <w:pPr>
        <w:pStyle w:val="Heading3"/>
        <w:rPr>
          <w:del w:id="2420" w:author="Comparison" w:date="2026-08-04T06:08:00Z" w16du:dateUtc="2026-08-04T10:08:00Z"/>
        </w:rPr>
      </w:pPr>
      <w:bookmarkStart w:id="2421" w:name="3130549239277579046"/>
      <w:del w:id="2422" w:author="Comparison" w:date="2026-08-04T06:08:00Z" w16du:dateUtc="2026-08-04T10:08:00Z">
        <w:r>
          <w:delText>ut eiusmod elit consectetur tempor sed</w:delText>
        </w:r>
        <w:bookmarkEnd w:id="2421"/>
      </w:del>
    </w:p>
    <w:p w14:paraId="42C47091" w14:textId="77777777" w:rsidR="00540B8E" w:rsidRDefault="005314F1">
      <w:pPr>
        <w:pStyle w:val="TextHeading3"/>
        <w:rPr>
          <w:del w:id="2423" w:author="Comparison" w:date="2026-08-04T06:08:00Z" w16du:dateUtc="2026-08-04T10:08:00Z"/>
        </w:rPr>
      </w:pPr>
      <w:del w:id="2424" w:author="Comparison" w:date="2026-08-04T06:08:00Z" w16du:dateUtc="2026-08-04T10:08:00Z">
        <w:r>
          <w:delText>lorem eiusmod ut lorem amet aliqua aliqua sed do et tempor sed, ut dolor elit sed elit aliqua ut elit labore et sed aliqua amet ipsum amet consectetur ipsum aliqua elit ipsum ut lorem amet</w:delText>
        </w:r>
        <w:r w:rsidR="00F70040">
          <w:delText xml:space="preserve">. </w:delText>
        </w:r>
        <w:r>
          <w:delText xml:space="preserve">sed tempor aliqua ipsum tempor sed ut elit,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ut lorem amet consectetur aliqua aliqua amet dolor et tempor sed.</w:delText>
        </w:r>
      </w:del>
    </w:p>
    <w:p w14:paraId="051F37DB" w14:textId="77777777" w:rsidR="00540B8E" w:rsidRDefault="005314F1">
      <w:pPr>
        <w:pStyle w:val="Heading3"/>
        <w:rPr>
          <w:del w:id="2425" w:author="Comparison" w:date="2026-08-04T06:08:00Z" w16du:dateUtc="2026-08-04T10:08:00Z"/>
        </w:rPr>
      </w:pPr>
      <w:bookmarkStart w:id="2426" w:name="3131028863183288584"/>
      <w:del w:id="2427" w:author="Comparison" w:date="2026-08-04T06:08:00Z" w16du:dateUtc="2026-08-04T10:08:00Z">
        <w:r>
          <w:delText>sed ut consectetur consectetur elit eiusmod dolor amet</w:delText>
        </w:r>
        <w:bookmarkEnd w:id="2426"/>
      </w:del>
    </w:p>
    <w:p w14:paraId="19AE837C" w14:textId="77777777" w:rsidR="00540B8E" w:rsidRDefault="005314F1">
      <w:pPr>
        <w:pStyle w:val="TextHeading3"/>
        <w:rPr>
          <w:del w:id="2428" w:author="Comparison" w:date="2026-08-04T06:08:00Z" w16du:dateUtc="2026-08-04T10:08:00Z"/>
        </w:rPr>
      </w:pPr>
      <w:del w:id="2429" w:author="Comparison" w:date="2026-08-04T06:08:00Z" w16du:dateUtc="2026-08-04T10:08:00Z">
        <w:r>
          <w:delText>consectetur sed adipiscing lorem aliqua lorem ut consectetur ipsum aliqua elit amet tempor eiusmod do ipsum dolor elit amet lorem do consectetur adipiscing consectetur dolor aliqua consectetur eiusmod sed et elit et sed, do ipsum et elit et.</w:delText>
        </w:r>
      </w:del>
    </w:p>
    <w:p w14:paraId="56F6E4FE" w14:textId="77777777" w:rsidR="00540B8E" w:rsidRDefault="005314F1">
      <w:pPr>
        <w:pStyle w:val="TextHeading3"/>
        <w:rPr>
          <w:del w:id="2430" w:author="Comparison" w:date="2026-08-04T06:08:00Z" w16du:dateUtc="2026-08-04T10:08:00Z"/>
        </w:rPr>
      </w:pPr>
      <w:del w:id="2431" w:author="Comparison" w:date="2026-08-04T06:08:00Z" w16du:dateUtc="2026-08-04T10:08:00Z">
        <w:r>
          <w:delTex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delText>
        </w:r>
      </w:del>
    </w:p>
    <w:p w14:paraId="58BBBFE9" w14:textId="77777777" w:rsidR="00540B8E" w:rsidRDefault="005314F1">
      <w:pPr>
        <w:pStyle w:val="Heading3"/>
        <w:rPr>
          <w:del w:id="2432" w:author="Comparison" w:date="2026-08-04T06:08:00Z" w16du:dateUtc="2026-08-04T10:08:00Z"/>
        </w:rPr>
      </w:pPr>
      <w:bookmarkStart w:id="2433" w:name="3131748299041852891"/>
      <w:del w:id="2434" w:author="Comparison" w:date="2026-08-04T06:08:00Z" w16du:dateUtc="2026-08-04T10:08:00Z">
        <w:r>
          <w:delText>labore sed aliqua ipsum lorem elit consectetur sed</w:delText>
        </w:r>
        <w:bookmarkEnd w:id="2433"/>
      </w:del>
    </w:p>
    <w:p w14:paraId="35BE2D1B" w14:textId="77777777" w:rsidR="00540B8E" w:rsidRDefault="005314F1">
      <w:pPr>
        <w:pStyle w:val="TextHeading3"/>
        <w:rPr>
          <w:del w:id="2435" w:author="Comparison" w:date="2026-08-04T06:08:00Z" w16du:dateUtc="2026-08-04T10:08:00Z"/>
        </w:rPr>
      </w:pPr>
      <w:del w:id="2436" w:author="Comparison" w:date="2026-08-04T06:08:00Z" w16du:dateUtc="2026-08-04T10:08:00Z">
        <w:r>
          <w:delText>sed ipsum consectetur aliqua eiusmod do consectetur lorem ipsum adipiscing elit eiusmod sed, consectetur sed adipiscing lorem aliqua dolor magna lorem ipsum tempor eiusmod do ipsum do</w:delText>
        </w:r>
        <w:r w:rsidR="00F70040">
          <w:delText xml:space="preserve">. </w:delText>
        </w:r>
        <w:r>
          <w:delText>dolore, eiusmod aliqua-sed lorem sit tempor elit sed amet aliqua ipsum magna incididunt ipsum tempor eiusmod do ipsum do</w:delText>
        </w:r>
        <w:r w:rsidR="00F70040">
          <w:delText xml:space="preserve">. </w:delText>
        </w:r>
      </w:del>
    </w:p>
    <w:p w14:paraId="5BD52805" w14:textId="77777777" w:rsidR="00540B8E" w:rsidRDefault="005314F1">
      <w:pPr>
        <w:pStyle w:val="TextHeading3"/>
        <w:rPr>
          <w:del w:id="2437" w:author="Comparison" w:date="2026-08-04T06:08:00Z" w16du:dateUtc="2026-08-04T10:08:00Z"/>
        </w:rPr>
      </w:pPr>
      <w:del w:id="2438" w:author="Comparison" w:date="2026-08-04T06:08:00Z" w16du:dateUtc="2026-08-04T10:08:00Z">
        <w:r>
          <w:delTex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delText>
        </w:r>
      </w:del>
    </w:p>
    <w:p w14:paraId="1B6D1F09" w14:textId="77777777" w:rsidR="00540B8E" w:rsidRDefault="005314F1">
      <w:pPr>
        <w:pStyle w:val="Heading3"/>
        <w:rPr>
          <w:del w:id="2439" w:author="Comparison" w:date="2026-08-04T06:08:00Z" w16du:dateUtc="2026-08-04T10:08:00Z"/>
        </w:rPr>
      </w:pPr>
      <w:bookmarkStart w:id="2440" w:name="9029558471163625339"/>
      <w:del w:id="2441" w:author="Comparison" w:date="2026-08-04T06:08:00Z" w16du:dateUtc="2026-08-04T10:08:00Z">
        <w:r>
          <w:delText>labore sed aliqua eiusmod amet’et lorem</w:delText>
        </w:r>
        <w:bookmarkEnd w:id="2440"/>
      </w:del>
    </w:p>
    <w:p w14:paraId="444C603B" w14:textId="77777777" w:rsidR="00540B8E" w:rsidRDefault="005314F1">
      <w:pPr>
        <w:pStyle w:val="TextHeading3"/>
        <w:rPr>
          <w:del w:id="2442" w:author="Comparison" w:date="2026-08-04T06:08:00Z" w16du:dateUtc="2026-08-04T10:08:00Z"/>
        </w:rPr>
      </w:pPr>
      <w:del w:id="2443" w:author="Comparison" w:date="2026-08-04T06:08:00Z" w16du:dateUtc="2026-08-04T10:08:00Z">
        <w:r>
          <w:delText>sed ipsum consectetur aliqua eiusmod do consectetur lorem eiusmod adipiscing’et adipiscing, ipsum adipiscing, incididunt lorem labore sed, adipiscing lorem aliqua dolor ut sed ipsum do, magna dolore labore, lorem magna et</w:delText>
        </w:r>
        <w:r w:rsidR="00F70040">
          <w:delText xml:space="preserve">. </w:delText>
        </w:r>
        <w:r>
          <w:delText>do magna elit ut aliqua magna do aliqua sit adipiscing adipiscing ipsum eiusmod dolor ut consectetur adipiscing ut sit lorem elit labore elit ipsum do.</w:delText>
        </w:r>
      </w:del>
    </w:p>
    <w:p w14:paraId="4114879B" w14:textId="77777777" w:rsidR="00540B8E" w:rsidRDefault="005314F1">
      <w:pPr>
        <w:pStyle w:val="TextHeading3"/>
        <w:rPr>
          <w:del w:id="2444" w:author="Comparison" w:date="2026-08-04T06:08:00Z" w16du:dateUtc="2026-08-04T10:08:00Z"/>
        </w:rPr>
      </w:pPr>
      <w:del w:id="2445" w:author="Comparison" w:date="2026-08-04T06:08:00Z" w16du:dateUtc="2026-08-04T10:08:00Z">
        <w:r>
          <w:delText>sed ut, ipsum dolor elit amet lorem do do ipsum adipiscing adipiscing adipiscing magna lorem dolor elit ipsum do’et et, dolore labore, lorem ipsum tempor ipsum elit ipsum do.</w:delText>
        </w:r>
      </w:del>
    </w:p>
    <w:p w14:paraId="4BA32CC9" w14:textId="77777777" w:rsidR="00540B8E" w:rsidRDefault="005314F1">
      <w:pPr>
        <w:pStyle w:val="TextHeading3"/>
        <w:rPr>
          <w:del w:id="2446" w:author="Comparison" w:date="2026-08-04T06:08:00Z" w16du:dateUtc="2026-08-04T10:08:00Z"/>
        </w:rPr>
        <w:sectPr w:rsidR="00540B8E">
          <w:footerReference w:type="default" r:id="rId24"/>
          <w:pgSz w:w="12240" w:h="15840"/>
          <w:pgMar w:top="1440" w:right="1800" w:bottom="1440" w:left="1800" w:header="720" w:footer="720" w:gutter="0"/>
          <w:pgNumType w:start="1" w:chapStyle="1"/>
          <w:cols w:space="720"/>
        </w:sectPr>
      </w:pPr>
      <w:del w:id="2447" w:author="Comparison" w:date="2026-08-04T06:08:00Z" w16du:dateUtc="2026-08-04T10:08:00Z">
        <w:r>
          <w:delText>eiusmod sed elit ipsum do lorem lorem amet do, incididunt ipsum adipiscing’et ipsum, ipsum do’et et adipiscing ipsum magna dolor consectetur ipsum adipiscing’et labore amet amet labore amet adipiscing ut.</w:delText>
        </w:r>
      </w:del>
    </w:p>
    <w:p w14:paraId="4DF9EEF0" w14:textId="77777777" w:rsidR="00540B8E" w:rsidRDefault="005314F1">
      <w:pPr>
        <w:pStyle w:val="Heading1"/>
        <w:rPr>
          <w:del w:id="2448" w:author="Comparison" w:date="2026-08-04T06:08:00Z" w16du:dateUtc="2026-08-04T10:08:00Z"/>
        </w:rPr>
      </w:pPr>
      <w:del w:id="2449" w:author="Comparison" w:date="2026-08-04T06:08:00Z" w16du:dateUtc="2026-08-04T10:08:00Z">
        <w:r>
          <w:br/>
        </w:r>
        <w:bookmarkStart w:id="2450" w:name="18045582993454939452"/>
        <w:bookmarkStart w:id="2451" w:name="_Ref38699220"/>
        <w:bookmarkStart w:id="2452" w:name="_Toc218523902"/>
        <w:r>
          <w:delText>elit tempor</w:delText>
        </w:r>
        <w:bookmarkEnd w:id="2450"/>
        <w:bookmarkEnd w:id="2451"/>
        <w:bookmarkEnd w:id="2452"/>
      </w:del>
    </w:p>
    <w:p w14:paraId="085057D0" w14:textId="77777777" w:rsidR="00540B8E" w:rsidRDefault="005314F1">
      <w:pPr>
        <w:pStyle w:val="Heading2"/>
        <w:rPr>
          <w:del w:id="2453" w:author="Comparison" w:date="2026-08-04T06:08:00Z" w16du:dateUtc="2026-08-04T10:08:00Z"/>
        </w:rPr>
      </w:pPr>
      <w:bookmarkStart w:id="2454" w:name="8409673738367728109"/>
      <w:bookmarkStart w:id="2455" w:name="_Ref224207089"/>
      <w:bookmarkStart w:id="2456" w:name="_Toc218523903"/>
      <w:del w:id="2457" w:author="Comparison" w:date="2026-08-04T06:08:00Z" w16du:dateUtc="2026-08-04T10:08:00Z">
        <w:r>
          <w:delText>lorem tempor amet eiusmod</w:delText>
        </w:r>
        <w:bookmarkEnd w:id="2454"/>
        <w:bookmarkEnd w:id="2455"/>
        <w:bookmarkEnd w:id="2456"/>
      </w:del>
    </w:p>
    <w:p w14:paraId="0D458C40" w14:textId="77777777" w:rsidR="00540B8E" w:rsidRDefault="005314F1">
      <w:pPr>
        <w:pStyle w:val="TextHeading2"/>
        <w:rPr>
          <w:del w:id="2458" w:author="Comparison" w:date="2026-08-04T06:08:00Z" w16du:dateUtc="2026-08-04T10:08:00Z"/>
        </w:rPr>
      </w:pPr>
      <w:del w:id="2459" w:author="Comparison" w:date="2026-08-04T06:08:00Z" w16du:dateUtc="2026-08-04T10:08:00Z">
        <w:r>
          <w:delTex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delText>
        </w:r>
      </w:del>
    </w:p>
    <w:p w14:paraId="402223E1" w14:textId="77777777" w:rsidR="00540B8E" w:rsidRDefault="005314F1">
      <w:pPr>
        <w:pStyle w:val="TextHeading2"/>
        <w:rPr>
          <w:del w:id="2460" w:author="Comparison" w:date="2026-08-04T06:08:00Z" w16du:dateUtc="2026-08-04T10:08:00Z"/>
        </w:rPr>
      </w:pPr>
      <w:del w:id="2461" w:author="Comparison" w:date="2026-08-04T06:08:00Z" w16du:dateUtc="2026-08-04T10:08:00Z">
        <w:r>
          <w:delText>sit consectetur sed, ipsum incididunt consectetur tempor incididunt aliqua consectetur incididunt magna tempor do ipsum aliqua labore do elit ut labore elit ipsum consectetur’et magna amet, consectetur ipsum consectetur incididunt</w:delText>
        </w:r>
        <w:r w:rsidR="00F70040">
          <w:delText xml:space="preserve">. </w:delText>
        </w:r>
        <w:r>
          <w:delText>sed ipsum adipiscing aliqua labore do ut labore elit magna amet, ipsum incididunt consectetur tempor incididunt aliqua consectetur incididunt magna tempor do ipsum ipsum labore do elit incididunt labore elit ipsum consectetur’et magna amet, consectetur et ipsum.</w:delText>
        </w:r>
      </w:del>
    </w:p>
    <w:p w14:paraId="78C74427" w14:textId="77777777" w:rsidR="00540B8E" w:rsidRDefault="005314F1">
      <w:pPr>
        <w:pStyle w:val="Heading2"/>
        <w:rPr>
          <w:del w:id="2462" w:author="Comparison" w:date="2026-08-04T06:08:00Z" w16du:dateUtc="2026-08-04T10:08:00Z"/>
        </w:rPr>
      </w:pPr>
      <w:bookmarkStart w:id="2463" w:name="12494780197587110398"/>
      <w:bookmarkStart w:id="2464" w:name="_Toc507273150"/>
      <w:bookmarkStart w:id="2465" w:name="_Toc516883695"/>
      <w:bookmarkStart w:id="2466" w:name="_Toc516995847"/>
      <w:bookmarkStart w:id="2467" w:name="_Ref215994518"/>
      <w:bookmarkStart w:id="2468" w:name="_Toc218523904"/>
      <w:del w:id="2469" w:author="Comparison" w:date="2026-08-04T06:08:00Z" w16du:dateUtc="2026-08-04T10:08:00Z">
        <w:r>
          <w:delText>elit aliqua</w:delText>
        </w:r>
        <w:bookmarkEnd w:id="2463"/>
        <w:bookmarkEnd w:id="2464"/>
        <w:bookmarkEnd w:id="2465"/>
        <w:bookmarkEnd w:id="2466"/>
        <w:bookmarkEnd w:id="2467"/>
        <w:bookmarkEnd w:id="2468"/>
      </w:del>
    </w:p>
    <w:p w14:paraId="0F8E8F12" w14:textId="77777777" w:rsidR="00540B8E" w:rsidRDefault="005314F1">
      <w:pPr>
        <w:pStyle w:val="TextHeading2"/>
        <w:rPr>
          <w:del w:id="2470" w:author="Comparison" w:date="2026-08-04T06:08:00Z" w16du:dateUtc="2026-08-04T10:08:00Z"/>
        </w:rPr>
      </w:pPr>
      <w:del w:id="2471" w:author="Comparison" w:date="2026-08-04T06:08:00Z" w16du:dateUtc="2026-08-04T10:08:00Z">
        <w:r>
          <w:delText>tempor dolore do et ipsum sed sed magna tempor tempor dolore. sed adipiscing adipiscing magna, eiusmod, elit, incididunt, lorem ipsum tempor dolor ipsum amet lorem do elit dolor consectetur do et ipsum sed</w:delText>
        </w:r>
        <w:r w:rsidR="00F70040">
          <w:delText xml:space="preserve">. </w:delText>
        </w:r>
        <w:r>
          <w:delText>sed ut, labore ipsum amet labore ipsum do elit dolor consectetur do et ipsum sed aliqua consectetur do lorem, ipsum et lorem dolor ipsum sed amet, ipsum ut lorem adipiscing elit sed lorem do, lorem dolor et dolor.</w:delText>
        </w:r>
      </w:del>
    </w:p>
    <w:p w14:paraId="6B13659A" w14:textId="77777777" w:rsidR="00540B8E" w:rsidRDefault="005314F1">
      <w:pPr>
        <w:pStyle w:val="TextHeading2"/>
        <w:rPr>
          <w:del w:id="2472" w:author="Comparison" w:date="2026-08-04T06:08:00Z" w16du:dateUtc="2026-08-04T10:08:00Z"/>
        </w:rPr>
      </w:pPr>
      <w:del w:id="2473" w:author="Comparison" w:date="2026-08-04T06:08:00Z" w16du:dateUtc="2026-08-04T10:08:00Z">
        <w:r>
          <w:delText>do lorem et lorem do eiusmod adipiscing’et incididunt do adipiscing dolor ipsum lorem aliqua elit dolor ut elit amet aliqua consectetur ipsum sed</w:delText>
        </w:r>
        <w:r w:rsidR="00F70040">
          <w:delText xml:space="preserve">. </w:delText>
        </w:r>
        <w:r>
          <w:delText xml:space="preserve">sed ut, ipsum lorem et lorem dolore ipsum sed elit sit tempor sed do tempor tempor consectetur aliqua consectetur amet dolor adipiscing labore aliqua consectetur </w:delText>
        </w:r>
        <w:r>
          <w:fldChar w:fldCharType="begin"/>
        </w:r>
        <w:r>
          <w:delInstrText xml:space="preserve"> REF _Ref190054216 \r \h </w:delInstrText>
        </w:r>
        <w:r>
          <w:fldChar w:fldCharType="separate"/>
        </w:r>
        <w:r w:rsidR="00AC72FF">
          <w:delText>lorem 13.02</w:delText>
        </w:r>
        <w:r>
          <w:fldChar w:fldCharType="end"/>
        </w:r>
        <w:r>
          <w:delText>.</w:delText>
        </w:r>
      </w:del>
    </w:p>
    <w:p w14:paraId="622DAA65" w14:textId="77777777" w:rsidR="00540B8E" w:rsidRDefault="005314F1">
      <w:pPr>
        <w:pStyle w:val="Heading2"/>
        <w:rPr>
          <w:del w:id="2474" w:author="Comparison" w:date="2026-08-04T06:08:00Z" w16du:dateUtc="2026-08-04T10:08:00Z"/>
        </w:rPr>
      </w:pPr>
      <w:bookmarkStart w:id="2475" w:name="4531370239331921013"/>
      <w:bookmarkStart w:id="2476" w:name="_Toc507273151"/>
      <w:bookmarkStart w:id="2477" w:name="_Ref510336743"/>
      <w:bookmarkStart w:id="2478" w:name="_Toc516883696"/>
      <w:bookmarkStart w:id="2479" w:name="_Ref516884395"/>
      <w:bookmarkStart w:id="2480" w:name="_Toc516995848"/>
      <w:bookmarkStart w:id="2481" w:name="_Toc218523905"/>
      <w:del w:id="2482" w:author="Comparison" w:date="2026-08-04T06:08:00Z" w16du:dateUtc="2026-08-04T10:08:00Z">
        <w:r>
          <w:delText>magna aliqua</w:delText>
        </w:r>
        <w:bookmarkEnd w:id="2475"/>
        <w:bookmarkEnd w:id="2476"/>
        <w:bookmarkEnd w:id="2477"/>
        <w:bookmarkEnd w:id="2478"/>
        <w:bookmarkEnd w:id="2479"/>
        <w:bookmarkEnd w:id="2480"/>
        <w:bookmarkEnd w:id="2481"/>
      </w:del>
    </w:p>
    <w:p w14:paraId="0CEEE2A6" w14:textId="77777777" w:rsidR="00540B8E" w:rsidRDefault="005314F1">
      <w:pPr>
        <w:pStyle w:val="TextHeading2"/>
        <w:rPr>
          <w:del w:id="2483" w:author="Comparison" w:date="2026-08-04T06:08:00Z" w16du:dateUtc="2026-08-04T10:08:00Z"/>
        </w:rPr>
      </w:pPr>
      <w:bookmarkStart w:id="2484" w:name="_Toc507273152"/>
      <w:del w:id="2485" w:author="Comparison" w:date="2026-08-04T06:08:00Z" w16du:dateUtc="2026-08-04T10:08:00Z">
        <w:r>
          <w:delTex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delText>
        </w:r>
        <w:bookmarkEnd w:id="2484"/>
      </w:del>
    </w:p>
    <w:p w14:paraId="4379BABE" w14:textId="77777777" w:rsidR="00540B8E" w:rsidRDefault="005314F1">
      <w:pPr>
        <w:pStyle w:val="TextHeading2"/>
        <w:rPr>
          <w:del w:id="2486" w:author="Comparison" w:date="2026-08-04T06:08:00Z" w16du:dateUtc="2026-08-04T10:08:00Z"/>
        </w:rPr>
      </w:pPr>
      <w:del w:id="2487" w:author="Comparison" w:date="2026-08-04T06:08:00Z" w16du:dateUtc="2026-08-04T10:08:00Z">
        <w:r>
          <w:delText>sit ipsum dolor sit consectetur lorem ipsum sit elit ipsum magna elit et sed ipsum magna lorem ut elit ipsum adipiscing, et et ut lorem 21311 incididunt amet, incididunt et sed adipiscing amet ut ipsum adipiscing dolor dolor elit adipiscing dolor elit aliqua:</w:delText>
        </w:r>
      </w:del>
    </w:p>
    <w:p w14:paraId="2FFDECF5" w14:textId="77777777" w:rsidR="00540B8E" w:rsidRDefault="005314F1">
      <w:pPr>
        <w:pStyle w:val="TextHeading3"/>
        <w:rPr>
          <w:del w:id="2488" w:author="Comparison" w:date="2026-08-04T06:08:00Z" w16du:dateUtc="2026-08-04T10:08:00Z"/>
        </w:rPr>
      </w:pPr>
      <w:del w:id="2489" w:author="Comparison" w:date="2026-08-04T06:08:00Z" w16du:dateUtc="2026-08-04T10:08:00Z">
        <w:r>
          <w:delText>eiusmod ut labore sed dolor dolor adipiscing consectetur do ut;</w:delText>
        </w:r>
      </w:del>
    </w:p>
    <w:p w14:paraId="3B7835FE" w14:textId="77777777" w:rsidR="00540B8E" w:rsidRDefault="005314F1">
      <w:pPr>
        <w:pStyle w:val="TextHeading3"/>
        <w:rPr>
          <w:del w:id="2490" w:author="Comparison" w:date="2026-08-04T06:08:00Z" w16du:dateUtc="2026-08-04T10:08:00Z"/>
        </w:rPr>
      </w:pPr>
      <w:del w:id="2491" w:author="Comparison" w:date="2026-08-04T06:08:00Z" w16du:dateUtc="2026-08-04T10:08:00Z">
        <w:r>
          <w:delText>eiusmod eiusmod dolor dolor adipiscing do sed eiusmod tempor dolor aliqua ipsum incididunt consectetur ipsum et dolore lorem aliqua ipsum tempor do ipsum dolor sed; incididunt</w:delText>
        </w:r>
      </w:del>
    </w:p>
    <w:p w14:paraId="0DBC1397" w14:textId="77777777" w:rsidR="00540B8E" w:rsidRDefault="005314F1">
      <w:pPr>
        <w:pStyle w:val="TextHeading3"/>
        <w:rPr>
          <w:del w:id="2492" w:author="Comparison" w:date="2026-08-04T06:08:00Z" w16du:dateUtc="2026-08-04T10:08:00Z"/>
        </w:rPr>
      </w:pPr>
      <w:del w:id="2493" w:author="Comparison" w:date="2026-08-04T06:08:00Z" w16du:dateUtc="2026-08-04T10:08:00Z">
        <w:r>
          <w:delText>dolor magna elit eiusmod et’et sit lorem ipsum elit dolor elit ut aliqua ipsum magna elit eiusmod sit elit ipsum lorem.</w:delText>
        </w:r>
      </w:del>
    </w:p>
    <w:p w14:paraId="034831D2" w14:textId="77777777" w:rsidR="00540B8E" w:rsidRDefault="005314F1">
      <w:pPr>
        <w:pStyle w:val="TextHeading2"/>
        <w:rPr>
          <w:del w:id="2494" w:author="Comparison" w:date="2026-08-04T06:08:00Z" w16du:dateUtc="2026-08-04T10:08:00Z"/>
        </w:rPr>
      </w:pPr>
      <w:del w:id="2495" w:author="Comparison" w:date="2026-08-04T06:08:00Z" w16du:dateUtc="2026-08-04T10:08:00Z">
        <w:r>
          <w:delText xml:space="preserve">eiusmod sit </w:delText>
        </w:r>
        <w:r>
          <w:rPr>
            <w:i/>
          </w:rPr>
          <w:delText>ut labore</w:delText>
        </w:r>
        <w:r>
          <w:delText xml:space="preserve">, incididunt </w:delText>
        </w:r>
        <w:r>
          <w:rPr>
            <w:i/>
          </w:rPr>
          <w:delText>eiusmod</w:delText>
        </w:r>
        <w:r>
          <w:delText xml:space="preserve"> labore ipsum consectetur lorem labore consectetur lorem consectetur et et ut lorem 21310</w:delText>
        </w:r>
        <w:r w:rsidR="00F70040">
          <w:delText xml:space="preserve">. </w:delText>
        </w:r>
        <w:r>
          <w:delText xml:space="preserve">do consectetur incididunt dolor dolore do consectetur ipsum sed sit </w:delText>
        </w:r>
        <w:r>
          <w:rPr>
            <w:i/>
          </w:rPr>
          <w:delText>eiusmod ipsum</w:delText>
        </w:r>
        <w:r>
          <w:delText xml:space="preserve"> labore aliqua consectetur et et ut lorem 21310(labore).</w:delText>
        </w:r>
      </w:del>
    </w:p>
    <w:p w14:paraId="03ABEDFB" w14:textId="77777777" w:rsidR="00540B8E" w:rsidRDefault="005314F1">
      <w:pPr>
        <w:pStyle w:val="Heading2"/>
        <w:rPr>
          <w:del w:id="2496" w:author="Comparison" w:date="2026-08-04T06:08:00Z" w16du:dateUtc="2026-08-04T10:08:00Z"/>
        </w:rPr>
      </w:pPr>
      <w:bookmarkStart w:id="2497" w:name="17534628511985456090"/>
      <w:bookmarkStart w:id="2498" w:name="_Toc218523906"/>
      <w:del w:id="2499" w:author="Comparison" w:date="2026-08-04T06:08:00Z" w16du:dateUtc="2026-08-04T10:08:00Z">
        <w:r>
          <w:delText>et dolore</w:delText>
        </w:r>
        <w:bookmarkEnd w:id="2497"/>
        <w:bookmarkEnd w:id="2498"/>
      </w:del>
    </w:p>
    <w:p w14:paraId="75D55B7F" w14:textId="77777777" w:rsidR="00540B8E" w:rsidRDefault="005314F1">
      <w:pPr>
        <w:pStyle w:val="TextHeading2"/>
        <w:rPr>
          <w:del w:id="2500" w:author="Comparison" w:date="2026-08-04T06:08:00Z" w16du:dateUtc="2026-08-04T10:08:00Z"/>
        </w:rPr>
      </w:pPr>
      <w:del w:id="2501" w:author="Comparison" w:date="2026-08-04T06:08:00Z" w16du:dateUtc="2026-08-04T10:08:00Z">
        <w:r>
          <w:delTex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delText>
        </w:r>
        <w:r>
          <w:fldChar w:fldCharType="begin"/>
        </w:r>
        <w:r>
          <w:delInstrText xml:space="preserve"> REF 2157075215593694232 \r \h \* MERGEFORMAT </w:delInstrText>
        </w:r>
        <w:r>
          <w:fldChar w:fldCharType="separate"/>
        </w:r>
        <w:r w:rsidR="00AC72FF">
          <w:delText>lorem 7.09</w:delText>
        </w:r>
        <w:r>
          <w:fldChar w:fldCharType="end"/>
        </w:r>
        <w:r>
          <w:delText xml:space="preserve"> amet ipsum ipsum incididunt tempor consectetur ipsum aliqua’et ipsum incididunt ipsum elit ipsum sed dolor.</w:delText>
        </w:r>
      </w:del>
    </w:p>
    <w:p w14:paraId="15241983" w14:textId="77777777" w:rsidR="00540B8E" w:rsidRDefault="005314F1">
      <w:pPr>
        <w:pStyle w:val="TextHeading2"/>
        <w:rPr>
          <w:del w:id="2502" w:author="Comparison" w:date="2026-08-04T06:08:00Z" w16du:dateUtc="2026-08-04T10:08:00Z"/>
        </w:rPr>
      </w:pPr>
      <w:bookmarkStart w:id="2503" w:name="_Toc507273153"/>
      <w:del w:id="2504" w:author="Comparison" w:date="2026-08-04T06:08:00Z" w16du:dateUtc="2026-08-04T10:08:00Z">
        <w:r>
          <w:delText>sed dolor ipsum adipiscing aliqua eiusmod do ipsum ipsum elit eiusmod dolor, sit elit eiusmod 30 tempor lorem ipsum dolor’et ipsum, ut ipsum adipiscing incididunt magna tempor do labore sit ipsum dolor amet ut elit ipsum consectetur.</w:delText>
        </w:r>
        <w:bookmarkEnd w:id="2503"/>
      </w:del>
    </w:p>
    <w:p w14:paraId="24F36486" w14:textId="77777777" w:rsidR="00540B8E" w:rsidRDefault="005314F1">
      <w:pPr>
        <w:pStyle w:val="Heading2"/>
        <w:rPr>
          <w:del w:id="2505" w:author="Comparison" w:date="2026-08-04T06:08:00Z" w16du:dateUtc="2026-08-04T10:08:00Z"/>
        </w:rPr>
      </w:pPr>
      <w:bookmarkStart w:id="2506" w:name="18045822805407794221"/>
      <w:bookmarkStart w:id="2507" w:name="_Ref25562755"/>
      <w:bookmarkStart w:id="2508" w:name="_Toc218523907"/>
      <w:del w:id="2509" w:author="Comparison" w:date="2026-08-04T06:08:00Z" w16du:dateUtc="2026-08-04T10:08:00Z">
        <w:r>
          <w:delText>amet ipsum dolor eiusmod incididunt sed elit elit</w:delText>
        </w:r>
        <w:bookmarkEnd w:id="2506"/>
        <w:bookmarkEnd w:id="2507"/>
        <w:bookmarkEnd w:id="2508"/>
      </w:del>
    </w:p>
    <w:p w14:paraId="2864296B" w14:textId="77777777" w:rsidR="00540B8E" w:rsidRDefault="005314F1">
      <w:pPr>
        <w:pStyle w:val="TextHeading2"/>
        <w:rPr>
          <w:del w:id="2510" w:author="Comparison" w:date="2026-08-04T06:08:00Z" w16du:dateUtc="2026-08-04T10:08:00Z"/>
        </w:rPr>
      </w:pPr>
      <w:del w:id="2511" w:author="Comparison" w:date="2026-08-04T06:08:00Z" w16du:dateUtc="2026-08-04T10:08:00Z">
        <w:r>
          <w:delText>sit dolor sed, et ipsum eiusmod adipiscing eiusmod ipsum adipiscing dolor elit ipsum consectetur; eiusmod ipsum adipiscing elit ipsum incididunt elit ipsum consectetur; incididunt adipiscing do lorem dolor magna elit ipsum tempor ipsum tempor adipiscing do eiusmod</w:delText>
        </w:r>
        <w:r w:rsidR="00F70040">
          <w:delText xml:space="preserve">. </w:delText>
        </w:r>
        <w:r>
          <w:delText>consectetur ipsum eiusmod adipiscing et, dolor magna sit sed tempor ipsum consectetur lorem, consectetur ipsum consectetur incididunt ut magna sit, do, incididunt dolore dolor ipsum dolor adipiscing’et sit</w:delText>
        </w:r>
        <w:r w:rsidR="00F70040">
          <w:delText xml:space="preserve">. </w:delText>
        </w:r>
        <w:r>
          <w:delText>consectetur ipsum eiusmod adipiscing dolore elit et ipsum lorem amet dolor ut et ipsum eiusmod lorem aliqua, do ipsum amet elit dolor elit consectetur eiusmod elit ipsum consectetur lorem dolor consectetur adipiscing.</w:delText>
        </w:r>
      </w:del>
    </w:p>
    <w:p w14:paraId="2595C550" w14:textId="77777777" w:rsidR="00540B8E" w:rsidRDefault="005314F1">
      <w:pPr>
        <w:pStyle w:val="TextHeading2"/>
        <w:rPr>
          <w:del w:id="2512" w:author="Comparison" w:date="2026-08-04T06:08:00Z" w16du:dateUtc="2026-08-04T10:08:00Z"/>
        </w:rPr>
      </w:pPr>
      <w:del w:id="2513" w:author="Comparison" w:date="2026-08-04T06:08:00Z" w16du:dateUtc="2026-08-04T10:08:00Z">
        <w:r>
          <w:delText>sed tempor ipsum lorem tempor dolor et ipsum eiusmod, et ipsum eiusmod adipiscing tempor sit tempor sed do eiusmod labore sed consectetur ipsum dolor adipiscing.</w:delText>
        </w:r>
      </w:del>
    </w:p>
    <w:p w14:paraId="7DBF66ED" w14:textId="77777777" w:rsidR="00540B8E" w:rsidRDefault="005314F1">
      <w:pPr>
        <w:pStyle w:val="TextHeading2"/>
        <w:rPr>
          <w:del w:id="2514" w:author="Comparison" w:date="2026-08-04T06:08:00Z" w16du:dateUtc="2026-08-04T10:08:00Z"/>
        </w:rPr>
      </w:pPr>
      <w:del w:id="2515" w:author="Comparison" w:date="2026-08-04T06:08:00Z" w16du:dateUtc="2026-08-04T10:08:00Z">
        <w:r>
          <w:delTex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delText>
        </w:r>
        <w:r w:rsidR="00F70040">
          <w:delText xml:space="preserve">. </w:delText>
        </w:r>
        <w:r>
          <w:delText>sed eiusmod adipiscing aliqua eiusmod amet lorem aliqua elit, ipsum adipiscing’et eiusmod lorem dolor ut adipiscing adipiscing aliqua ipsum adipiscing’et incididunt.</w:delText>
        </w:r>
      </w:del>
    </w:p>
    <w:p w14:paraId="32DC7C46" w14:textId="77777777" w:rsidR="00540B8E" w:rsidRDefault="005314F1">
      <w:pPr>
        <w:pStyle w:val="Heading2"/>
        <w:rPr>
          <w:del w:id="2516" w:author="Comparison" w:date="2026-08-04T06:08:00Z" w16du:dateUtc="2026-08-04T10:08:00Z"/>
        </w:rPr>
      </w:pPr>
      <w:bookmarkStart w:id="2517" w:name="14711227157375540305"/>
      <w:bookmarkStart w:id="2518" w:name="_Toc218523908"/>
      <w:del w:id="2519" w:author="Comparison" w:date="2026-08-04T06:08:00Z" w16du:dateUtc="2026-08-04T10:08:00Z">
        <w:r>
          <w:delText>et eiusmod</w:delText>
        </w:r>
        <w:bookmarkEnd w:id="2517"/>
        <w:bookmarkEnd w:id="2518"/>
      </w:del>
    </w:p>
    <w:p w14:paraId="4F984BBE" w14:textId="77777777" w:rsidR="00540B8E" w:rsidRDefault="005314F1">
      <w:pPr>
        <w:pStyle w:val="TextHeading2"/>
        <w:rPr>
          <w:del w:id="2520" w:author="Comparison" w:date="2026-08-04T06:08:00Z" w16du:dateUtc="2026-08-04T10:08:00Z"/>
        </w:rPr>
      </w:pPr>
      <w:del w:id="2521" w:author="Comparison" w:date="2026-08-04T06:08:00Z" w16du:dateUtc="2026-08-04T10:08:00Z">
        <w:r>
          <w:delText xml:space="preserve">sit sed aliqua lorem labore lorem, ipsum </w:delText>
        </w:r>
        <w:r>
          <w:rPr>
            <w:i/>
          </w:rPr>
          <w:delText>do</w:delText>
        </w:r>
        <w:r>
          <w:delText xml:space="preserve"> tempor elit et lorem dolor ipsum adipiscing incididunt magna aliqua consectetur adipiscing dolor adipiscing elit ipsum consectetur.</w:delText>
        </w:r>
      </w:del>
    </w:p>
    <w:p w14:paraId="209E8859" w14:textId="77777777" w:rsidR="00540B8E" w:rsidRDefault="005314F1">
      <w:pPr>
        <w:pStyle w:val="Heading2"/>
        <w:rPr>
          <w:del w:id="2522" w:author="Comparison" w:date="2026-08-04T06:08:00Z" w16du:dateUtc="2026-08-04T10:08:00Z"/>
        </w:rPr>
      </w:pPr>
      <w:bookmarkStart w:id="2523" w:name="18046782053219213297"/>
      <w:bookmarkStart w:id="2524" w:name="_Toc507273156"/>
      <w:bookmarkStart w:id="2525" w:name="_Toc516883701"/>
      <w:bookmarkStart w:id="2526" w:name="_Toc516995851"/>
      <w:bookmarkStart w:id="2527" w:name="_Toc218523909"/>
      <w:del w:id="2528" w:author="Comparison" w:date="2026-08-04T06:08:00Z" w16du:dateUtc="2026-08-04T10:08:00Z">
        <w:r>
          <w:delText>et</w:delText>
        </w:r>
        <w:bookmarkEnd w:id="2523"/>
        <w:bookmarkEnd w:id="2524"/>
        <w:bookmarkEnd w:id="2525"/>
        <w:bookmarkEnd w:id="2526"/>
        <w:bookmarkEnd w:id="2527"/>
      </w:del>
    </w:p>
    <w:p w14:paraId="7CE18D61" w14:textId="77777777" w:rsidR="00D62A0F" w:rsidRDefault="005314F1">
      <w:pPr>
        <w:pStyle w:val="TextHeading2"/>
        <w:rPr>
          <w:del w:id="2529" w:author="Comparison" w:date="2026-08-04T06:08:00Z" w16du:dateUtc="2026-08-04T10:08:00Z"/>
        </w:rPr>
      </w:pPr>
      <w:del w:id="2530" w:author="Comparison" w:date="2026-08-04T06:08:00Z" w16du:dateUtc="2026-08-04T10:08:00Z">
        <w:r>
          <w:delText>magna ut elit ipsum consectetur, ipsum labore sit labore adipiscing lorem:</w:delText>
        </w:r>
      </w:del>
    </w:p>
    <w:p w14:paraId="73F9B447" w14:textId="77777777" w:rsidR="00540B8E" w:rsidRPr="00D62A0F" w:rsidRDefault="00D62A0F" w:rsidP="00D62A0F">
      <w:pPr>
        <w:rPr>
          <w:del w:id="2531" w:author="Comparison" w:date="2026-08-04T06:08:00Z" w16du:dateUtc="2026-08-04T10:08:00Z"/>
          <w:szCs w:val="20"/>
        </w:rPr>
      </w:pPr>
      <w:del w:id="2532" w:author="Comparison" w:date="2026-08-04T06:08:00Z" w16du:dateUtc="2026-08-04T10:08:00Z">
        <w:r>
          <w:br w:type="page"/>
        </w:r>
      </w:del>
    </w:p>
    <w:p w14:paraId="4D85F32A" w14:textId="77777777" w:rsidR="00540B8E" w:rsidRDefault="005314F1">
      <w:pPr>
        <w:pStyle w:val="Heading3"/>
        <w:rPr>
          <w:del w:id="2533" w:author="Comparison" w:date="2026-08-04T06:08:00Z" w16du:dateUtc="2026-08-04T10:08:00Z"/>
        </w:rPr>
      </w:pPr>
      <w:bookmarkStart w:id="2534" w:name="18047261677124922835"/>
      <w:del w:id="2535" w:author="Comparison" w:date="2026-08-04T06:08:00Z" w16du:dateUtc="2026-08-04T10:08:00Z">
        <w:r>
          <w:delText>eiusmod incididunt adipiscing eiusmod</w:delText>
        </w:r>
        <w:bookmarkEnd w:id="2534"/>
      </w:del>
    </w:p>
    <w:p w14:paraId="26CE7757" w14:textId="77777777" w:rsidR="00540B8E" w:rsidRDefault="005314F1">
      <w:pPr>
        <w:pStyle w:val="TextHeading3"/>
        <w:rPr>
          <w:del w:id="2536" w:author="Comparison" w:date="2026-08-04T06:08:00Z" w16du:dateUtc="2026-08-04T10:08:00Z"/>
        </w:rPr>
      </w:pPr>
      <w:bookmarkStart w:id="2537" w:name="_Ref508081865"/>
      <w:del w:id="2538" w:author="Comparison" w:date="2026-08-04T06:08:00Z" w16du:dateUtc="2026-08-04T10:08:00Z">
        <w:r>
          <w:delTex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delText>
        </w:r>
        <w:r w:rsidR="00F70040">
          <w:delText xml:space="preserve">. </w:delText>
        </w:r>
        <w:r>
          <w:delText>adipiscing elit aliqua tempor amet amet do ipsum dolor magna sed do ipsum sed ut incididunt consectetur ipsum adipiscing consectetur lorem tempor do.</w:delText>
        </w:r>
        <w:bookmarkEnd w:id="2537"/>
      </w:del>
    </w:p>
    <w:p w14:paraId="59C4F95B" w14:textId="77777777" w:rsidR="00540B8E" w:rsidRDefault="005314F1">
      <w:pPr>
        <w:pStyle w:val="TextHeading3"/>
        <w:rPr>
          <w:del w:id="2539" w:author="Comparison" w:date="2026-08-04T06:08:00Z" w16du:dateUtc="2026-08-04T10:08:00Z"/>
        </w:rPr>
      </w:pPr>
      <w:del w:id="2540" w:author="Comparison" w:date="2026-08-04T06:08:00Z" w16du:dateUtc="2026-08-04T10:08:00Z">
        <w:r>
          <w:delText xml:space="preserve">adipiscing dolore </w:delText>
        </w:r>
        <w:r>
          <w:rPr>
            <w:i/>
          </w:rPr>
          <w:delText>consectetur do</w:delText>
        </w:r>
        <w:r>
          <w:delText xml:space="preserve"> lorem incididunt et incididunt magna tempor eiusmod elit consectetur lorem ipsum ipsum sit elit dolore.</w:delText>
        </w:r>
      </w:del>
    </w:p>
    <w:p w14:paraId="749EED19" w14:textId="77777777" w:rsidR="00540B8E" w:rsidRDefault="005314F1">
      <w:pPr>
        <w:pStyle w:val="Heading3"/>
        <w:rPr>
          <w:del w:id="2541" w:author="Comparison" w:date="2026-08-04T06:08:00Z" w16du:dateUtc="2026-08-04T10:08:00Z"/>
        </w:rPr>
      </w:pPr>
      <w:bookmarkStart w:id="2542" w:name="12355012403618773758"/>
      <w:bookmarkStart w:id="2543" w:name="_Ref236888864"/>
      <w:del w:id="2544" w:author="Comparison" w:date="2026-08-04T06:08:00Z" w16du:dateUtc="2026-08-04T10:08:00Z">
        <w:r>
          <w:delText>incididunt dolore consectetur</w:delText>
        </w:r>
        <w:bookmarkEnd w:id="2542"/>
        <w:bookmarkEnd w:id="2543"/>
      </w:del>
    </w:p>
    <w:p w14:paraId="0FFADE82" w14:textId="77777777" w:rsidR="00540B8E" w:rsidRDefault="005314F1">
      <w:pPr>
        <w:pStyle w:val="TextHeading3"/>
        <w:rPr>
          <w:del w:id="2545" w:author="Comparison" w:date="2026-08-04T06:08:00Z" w16du:dateUtc="2026-08-04T10:08:00Z"/>
        </w:rPr>
      </w:pPr>
      <w:del w:id="2546" w:author="Comparison" w:date="2026-08-04T06:08:00Z" w16du:dateUtc="2026-08-04T10:08:00Z">
        <w:r>
          <w:delText xml:space="preserve">adipiscing dolor’et </w:delText>
        </w:r>
        <w:r>
          <w:rPr>
            <w:i/>
          </w:rPr>
          <w:delText>incididunt dolore consectetur</w:delText>
        </w:r>
        <w:r>
          <w:delText xml:space="preserve"> magna ipsum dolore lorem aliqua consectetur labore ipsum ut lorem 2631 consectetur lorem do ipsum dolor’et ipsum; sit dolor ipsum eiusmod elit:</w:delText>
        </w:r>
      </w:del>
    </w:p>
    <w:p w14:paraId="2636CF76" w14:textId="77777777" w:rsidR="00540B8E" w:rsidRDefault="005314F1">
      <w:pPr>
        <w:pStyle w:val="TextHeading4"/>
        <w:rPr>
          <w:del w:id="2547" w:author="Comparison" w:date="2026-08-04T06:08:00Z" w16du:dateUtc="2026-08-04T10:08:00Z"/>
        </w:rPr>
      </w:pPr>
      <w:del w:id="2548" w:author="Comparison" w:date="2026-08-04T06:08:00Z" w16du:dateUtc="2026-08-04T10:08:00Z">
        <w:r>
          <w:delText xml:space="preserve">dolor incididunt elit dolore lorem consectetur do ipsum dolor’et elit ut, do dolor eiusmod sit do ipsum sed elit ipsum dolor’et ipsum dolor ipsum dolor’et ut ut, dolor ipsum dolor’et sed, lorem dolor do elit dolor; incididunt </w:delText>
        </w:r>
      </w:del>
    </w:p>
    <w:p w14:paraId="1FC1981E" w14:textId="77777777" w:rsidR="00540B8E" w:rsidRDefault="005314F1">
      <w:pPr>
        <w:pStyle w:val="TextHeading4"/>
        <w:rPr>
          <w:del w:id="2549" w:author="Comparison" w:date="2026-08-04T06:08:00Z" w16du:dateUtc="2026-08-04T10:08:00Z"/>
        </w:rPr>
      </w:pPr>
      <w:del w:id="2550" w:author="Comparison" w:date="2026-08-04T06:08:00Z" w16du:dateUtc="2026-08-04T10:08:00Z">
        <w:r>
          <w:delText>dolor incididunt consectetur do ut-do aliqua labore sed consectetur labore ipsum ut lorem 2612(elit)(1) consectetur et lorem dolor amet sit lorem ipsum ipsum magna-lorem dolor adipiscing do do ipsum dolor’et ipsum do lorem amet ipsum ipsum elit ipsum lorem dolor’et ut.</w:delText>
        </w:r>
      </w:del>
    </w:p>
    <w:p w14:paraId="60F57DDB" w14:textId="77777777" w:rsidR="00540B8E" w:rsidRDefault="005314F1">
      <w:pPr>
        <w:pStyle w:val="TextHeading3"/>
        <w:rPr>
          <w:del w:id="2551" w:author="Comparison" w:date="2026-08-04T06:08:00Z" w16du:dateUtc="2026-08-04T10:08:00Z"/>
        </w:rPr>
      </w:pPr>
      <w:del w:id="2552" w:author="Comparison" w:date="2026-08-04T06:08:00Z" w16du:dateUtc="2026-08-04T10:08:00Z">
        <w:r>
          <w:delTex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delText>
        </w:r>
      </w:del>
    </w:p>
    <w:p w14:paraId="44EA14EC" w14:textId="77777777" w:rsidR="00540B8E" w:rsidRDefault="005314F1">
      <w:pPr>
        <w:pStyle w:val="Heading3"/>
        <w:rPr>
          <w:del w:id="2553" w:author="Comparison" w:date="2026-08-04T06:08:00Z" w16du:dateUtc="2026-08-04T10:08:00Z"/>
        </w:rPr>
      </w:pPr>
      <w:bookmarkStart w:id="2554" w:name="319866794696311454"/>
      <w:del w:id="2555" w:author="Comparison" w:date="2026-08-04T06:08:00Z" w16du:dateUtc="2026-08-04T10:08:00Z">
        <w:r>
          <w:delText>sit ipsum</w:delText>
        </w:r>
        <w:bookmarkEnd w:id="2554"/>
      </w:del>
    </w:p>
    <w:p w14:paraId="63317DD2" w14:textId="77777777" w:rsidR="00540B8E" w:rsidRDefault="005314F1">
      <w:pPr>
        <w:pStyle w:val="TextHeading3"/>
        <w:rPr>
          <w:del w:id="2556" w:author="Comparison" w:date="2026-08-04T06:08:00Z" w16du:dateUtc="2026-08-04T10:08:00Z"/>
        </w:rPr>
      </w:pPr>
      <w:del w:id="2557" w:author="Comparison" w:date="2026-08-04T06:08:00Z" w16du:dateUtc="2026-08-04T10:08:00Z">
        <w:r>
          <w:delText xml:space="preserve">eiusmod adipiscing </w:delText>
        </w:r>
        <w:r>
          <w:rPr>
            <w:i/>
          </w:rPr>
          <w:delText>ipsum consectetur</w:delText>
        </w:r>
        <w:r>
          <w:delTex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delText>
        </w:r>
      </w:del>
    </w:p>
    <w:p w14:paraId="7CB4C431" w14:textId="77777777" w:rsidR="00540B8E" w:rsidRDefault="005314F1">
      <w:pPr>
        <w:pStyle w:val="Heading3"/>
        <w:rPr>
          <w:del w:id="2558" w:author="Comparison" w:date="2026-08-04T06:08:00Z" w16du:dateUtc="2026-08-04T10:08:00Z"/>
        </w:rPr>
      </w:pPr>
      <w:bookmarkStart w:id="2559" w:name="2908140585832009827"/>
      <w:del w:id="2560" w:author="Comparison" w:date="2026-08-04T06:08:00Z" w16du:dateUtc="2026-08-04T10:08:00Z">
        <w:r>
          <w:delText>incididunt</w:delText>
        </w:r>
        <w:bookmarkEnd w:id="2559"/>
      </w:del>
    </w:p>
    <w:p w14:paraId="3DD78303" w14:textId="77777777" w:rsidR="00540B8E" w:rsidRDefault="005314F1">
      <w:pPr>
        <w:pStyle w:val="TextHeading3"/>
        <w:rPr>
          <w:del w:id="2561" w:author="Comparison" w:date="2026-08-04T06:08:00Z" w16du:dateUtc="2026-08-04T10:08:00Z"/>
        </w:rPr>
      </w:pPr>
      <w:del w:id="2562" w:author="Comparison" w:date="2026-08-04T06:08:00Z" w16du:dateUtc="2026-08-04T10:08:00Z">
        <w:r>
          <w:delText xml:space="preserve">eiusmod adipiscing </w:delText>
        </w:r>
        <w:r>
          <w:rPr>
            <w:i/>
          </w:rPr>
          <w:delText>ut</w:delText>
        </w:r>
        <w:r>
          <w:delText xml:space="preserve"> magna aliqua elit magna incididunt ipsum eiusmod elit, adipiscing labore amet, do, lorem lorem-do</w:delText>
        </w:r>
        <w:r w:rsidR="00F70040">
          <w:delText xml:space="preserve">. </w:delText>
        </w:r>
        <w:r>
          <w:delText xml:space="preserve">eiusmod adipiscing </w:delText>
        </w:r>
        <w:r>
          <w:rPr>
            <w:i/>
          </w:rPr>
          <w:delText>ut</w:delText>
        </w:r>
        <w:r>
          <w:delText xml:space="preserve"> et lorem amet ut ut, adipiscing labore sed incididunt dolore.</w:delText>
        </w:r>
      </w:del>
    </w:p>
    <w:p w14:paraId="0FC9E3A2" w14:textId="77777777" w:rsidR="00540B8E" w:rsidRDefault="005314F1">
      <w:pPr>
        <w:pStyle w:val="Heading3"/>
        <w:rPr>
          <w:del w:id="2563" w:author="Comparison" w:date="2026-08-04T06:08:00Z" w16du:dateUtc="2026-08-04T10:08:00Z"/>
        </w:rPr>
      </w:pPr>
      <w:bookmarkStart w:id="2564" w:name="3091846399478031185"/>
      <w:del w:id="2565" w:author="Comparison" w:date="2026-08-04T06:08:00Z" w16du:dateUtc="2026-08-04T10:08:00Z">
        <w:r>
          <w:delText>sed ut</w:delText>
        </w:r>
        <w:bookmarkEnd w:id="2564"/>
      </w:del>
    </w:p>
    <w:p w14:paraId="4F2E73A6" w14:textId="77777777" w:rsidR="00540B8E" w:rsidRDefault="005314F1">
      <w:pPr>
        <w:pStyle w:val="TextHeading3"/>
        <w:rPr>
          <w:del w:id="2566" w:author="Comparison" w:date="2026-08-04T06:08:00Z" w16du:dateUtc="2026-08-04T10:08:00Z"/>
        </w:rPr>
      </w:pPr>
      <w:del w:id="2567" w:author="Comparison" w:date="2026-08-04T06:08:00Z" w16du:dateUtc="2026-08-04T10:08:00Z">
        <w:r>
          <w:delText xml:space="preserve">eiusmod adipiscing </w:delText>
        </w:r>
        <w:r>
          <w:rPr>
            <w:i/>
          </w:rPr>
          <w:delText>lorem dolor</w:delText>
        </w:r>
        <w:r>
          <w:delTex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delText>
        </w:r>
      </w:del>
    </w:p>
    <w:p w14:paraId="4417912E" w14:textId="77777777" w:rsidR="00540B8E" w:rsidRDefault="005314F1">
      <w:pPr>
        <w:pStyle w:val="Heading3"/>
        <w:rPr>
          <w:del w:id="2568" w:author="Comparison" w:date="2026-08-04T06:08:00Z" w16du:dateUtc="2026-08-04T10:08:00Z"/>
        </w:rPr>
      </w:pPr>
      <w:bookmarkStart w:id="2569" w:name="2973381361080752369"/>
      <w:del w:id="2570" w:author="Comparison" w:date="2026-08-04T06:08:00Z" w16du:dateUtc="2026-08-04T10:08:00Z">
        <w:r>
          <w:delText>labore</w:delText>
        </w:r>
        <w:bookmarkEnd w:id="2569"/>
      </w:del>
    </w:p>
    <w:p w14:paraId="57295E70" w14:textId="77777777" w:rsidR="00540B8E" w:rsidRDefault="005314F1">
      <w:pPr>
        <w:pStyle w:val="TextHeading3"/>
        <w:rPr>
          <w:del w:id="2571" w:author="Comparison" w:date="2026-08-04T06:08:00Z" w16du:dateUtc="2026-08-04T10:08:00Z"/>
        </w:rPr>
      </w:pPr>
      <w:del w:id="2572" w:author="Comparison" w:date="2026-08-04T06:08:00Z" w16du:dateUtc="2026-08-04T10:08:00Z">
        <w:r>
          <w:delText xml:space="preserve">eiusmod adipiscing </w:delText>
        </w:r>
        <w:r>
          <w:rPr>
            <w:i/>
          </w:rPr>
          <w:delText>aliqua</w:delText>
        </w:r>
        <w:r>
          <w:delText xml:space="preserve"> aliqua magna do magna sit tempor elit et labore ipsum ut amet 2041 incididunt 2514 incididunt aliqua:</w:delText>
        </w:r>
      </w:del>
    </w:p>
    <w:p w14:paraId="6918C886" w14:textId="77777777" w:rsidR="00540B8E" w:rsidRDefault="005314F1">
      <w:pPr>
        <w:pStyle w:val="TextHeading4"/>
        <w:rPr>
          <w:del w:id="2573" w:author="Comparison" w:date="2026-08-04T06:08:00Z" w16du:dateUtc="2026-08-04T10:08:00Z"/>
        </w:rPr>
      </w:pPr>
      <w:del w:id="2574" w:author="Comparison" w:date="2026-08-04T06:08:00Z" w16du:dateUtc="2026-08-04T10:08:00Z">
        <w:r>
          <w:delText>eiusmod do do aliqua, amet, incididunt ipsum incididunt sit, do dolor sit;</w:delText>
        </w:r>
      </w:del>
    </w:p>
    <w:p w14:paraId="76D1B4B6" w14:textId="77777777" w:rsidR="00540B8E" w:rsidRDefault="005314F1">
      <w:pPr>
        <w:pStyle w:val="TextHeading4"/>
        <w:rPr>
          <w:del w:id="2575" w:author="Comparison" w:date="2026-08-04T06:08:00Z" w16du:dateUtc="2026-08-04T10:08:00Z"/>
        </w:rPr>
      </w:pPr>
      <w:del w:id="2576" w:author="Comparison" w:date="2026-08-04T06:08:00Z" w16du:dateUtc="2026-08-04T10:08:00Z">
        <w:r>
          <w:delText>sit incididunt tempor consectetur consectetur dolor sed do eiusmod dolor lorem dolor;</w:delText>
        </w:r>
      </w:del>
    </w:p>
    <w:p w14:paraId="660EA9DE" w14:textId="77777777" w:rsidR="00540B8E" w:rsidRDefault="005314F1">
      <w:pPr>
        <w:pStyle w:val="TextHeading4"/>
        <w:rPr>
          <w:del w:id="2577" w:author="Comparison" w:date="2026-08-04T06:08:00Z" w16du:dateUtc="2026-08-04T10:08:00Z"/>
        </w:rPr>
      </w:pPr>
      <w:del w:id="2578" w:author="Comparison" w:date="2026-08-04T06:08:00Z" w16du:dateUtc="2026-08-04T10:08:00Z">
        <w:r>
          <w:delText>sit, et, lorem elit lorem lorem lorem do dolor do, labore adipiscing labore do lorem; incididunt</w:delText>
        </w:r>
      </w:del>
    </w:p>
    <w:p w14:paraId="5B979E4F" w14:textId="77777777" w:rsidR="00540B8E" w:rsidRDefault="005314F1">
      <w:pPr>
        <w:pStyle w:val="TextHeading4"/>
        <w:rPr>
          <w:del w:id="2579" w:author="Comparison" w:date="2026-08-04T06:08:00Z" w16du:dateUtc="2026-08-04T10:08:00Z"/>
        </w:rPr>
      </w:pPr>
      <w:del w:id="2580" w:author="Comparison" w:date="2026-08-04T06:08:00Z" w16du:dateUtc="2026-08-04T10:08:00Z">
        <w:r>
          <w:delText>dolor ipsum incididunt lorem sed consectetur et sed lorem incididunt amet sit eiusmod adipiscing’et et incididunt incididunt do incididunt lorem, lorem lorem, do lorem, ipsum do, incididunt labore.</w:delText>
        </w:r>
      </w:del>
    </w:p>
    <w:p w14:paraId="62A135C8" w14:textId="77777777" w:rsidR="00540B8E" w:rsidRDefault="005314F1">
      <w:pPr>
        <w:pStyle w:val="TextHeading3"/>
        <w:rPr>
          <w:del w:id="2581" w:author="Comparison" w:date="2026-08-04T06:08:00Z" w16du:dateUtc="2026-08-04T10:08:00Z"/>
        </w:rPr>
      </w:pPr>
      <w:del w:id="2582" w:author="Comparison" w:date="2026-08-04T06:08:00Z" w16du:dateUtc="2026-08-04T10:08:00Z">
        <w:r>
          <w:delText xml:space="preserve">eiusmod adipiscing </w:delText>
        </w:r>
        <w:r>
          <w:rPr>
            <w:i/>
          </w:rPr>
          <w:delText>aliqua</w:delText>
        </w:r>
        <w:r>
          <w:delText xml:space="preserve"> ipsum aliqua labore adipiscing labore dolor, tempor incididunt sed, magna, tempor, elit, dolore incididunt ipsum dolore, amet, sit, incididunt eiusmod adipiscing do amet eiusmod labore.</w:delText>
        </w:r>
      </w:del>
    </w:p>
    <w:p w14:paraId="5D9927E0" w14:textId="77777777" w:rsidR="00540B8E" w:rsidRDefault="005314F1">
      <w:pPr>
        <w:pStyle w:val="Heading3"/>
        <w:rPr>
          <w:del w:id="2583" w:author="Comparison" w:date="2026-08-04T06:08:00Z" w16du:dateUtc="2026-08-04T10:08:00Z"/>
        </w:rPr>
      </w:pPr>
      <w:bookmarkStart w:id="2584" w:name="2908620209737719365"/>
      <w:del w:id="2585" w:author="Comparison" w:date="2026-08-04T06:08:00Z" w16du:dateUtc="2026-08-04T10:08:00Z">
        <w:r>
          <w:delText>sed magna</w:delText>
        </w:r>
        <w:bookmarkEnd w:id="2584"/>
      </w:del>
    </w:p>
    <w:p w14:paraId="579B9DA1" w14:textId="77777777" w:rsidR="00540B8E" w:rsidRDefault="005314F1">
      <w:pPr>
        <w:pStyle w:val="TextHeading3"/>
        <w:rPr>
          <w:del w:id="2586" w:author="Comparison" w:date="2026-08-04T06:08:00Z" w16du:dateUtc="2026-08-04T10:08:00Z"/>
        </w:rPr>
      </w:pPr>
      <w:del w:id="2587" w:author="Comparison" w:date="2026-08-04T06:08:00Z" w16du:dateUtc="2026-08-04T10:08:00Z">
        <w:r>
          <w:delText>magna ipsum ut elit ipsum consectetur, eiusmod sed dolore dolore consectetur ut ipsum do:</w:delText>
        </w:r>
      </w:del>
    </w:p>
    <w:p w14:paraId="07FB20DA" w14:textId="77777777" w:rsidR="00540B8E" w:rsidRDefault="005314F1">
      <w:pPr>
        <w:pStyle w:val="TextHeading4"/>
        <w:rPr>
          <w:del w:id="2588" w:author="Comparison" w:date="2026-08-04T06:08:00Z" w16du:dateUtc="2026-08-04T10:08:00Z"/>
        </w:rPr>
      </w:pPr>
      <w:del w:id="2589" w:author="Comparison" w:date="2026-08-04T06:08:00Z" w16du:dateUtc="2026-08-04T10:08:00Z">
        <w:r>
          <w:delText xml:space="preserve">sit elit lorem dolor aliqua lorem eiusmod tempor elit sed dolor; </w:delText>
        </w:r>
      </w:del>
    </w:p>
    <w:p w14:paraId="48280C3C" w14:textId="77777777" w:rsidR="00540B8E" w:rsidRDefault="005314F1">
      <w:pPr>
        <w:pStyle w:val="TextHeading4"/>
        <w:rPr>
          <w:del w:id="2590" w:author="Comparison" w:date="2026-08-04T06:08:00Z" w16du:dateUtc="2026-08-04T10:08:00Z"/>
        </w:rPr>
      </w:pPr>
      <w:del w:id="2591" w:author="Comparison" w:date="2026-08-04T06:08:00Z" w16du:dateUtc="2026-08-04T10:08:00Z">
        <w:r>
          <w:delText>ipsum sed dolore lorem adipiscing ipsum sed do adipiscing lorem lorem adipiscing tempor ipsum dolor do ipsum ipsum’ incididunt; incididunt</w:delText>
        </w:r>
      </w:del>
    </w:p>
    <w:p w14:paraId="436A26C0" w14:textId="77777777" w:rsidR="00540B8E" w:rsidRDefault="005314F1">
      <w:pPr>
        <w:pStyle w:val="TextHeading4"/>
        <w:rPr>
          <w:del w:id="2592" w:author="Comparison" w:date="2026-08-04T06:08:00Z" w16du:dateUtc="2026-08-04T10:08:00Z"/>
        </w:rPr>
      </w:pPr>
      <w:del w:id="2593" w:author="Comparison" w:date="2026-08-04T06:08:00Z" w16du:dateUtc="2026-08-04T10:08:00Z">
        <w:r>
          <w:delText>sit elit lorem dolor et lorem tempor consectetur sit adipiscing magna ipsum do ipsum sed</w:delText>
        </w:r>
        <w:r w:rsidR="00F70040">
          <w:delText xml:space="preserve">. </w:delText>
        </w:r>
      </w:del>
    </w:p>
    <w:p w14:paraId="5A5D5C21" w14:textId="77777777" w:rsidR="00540B8E" w:rsidRDefault="005314F1">
      <w:pPr>
        <w:pStyle w:val="TextHeading3"/>
        <w:rPr>
          <w:del w:id="2594" w:author="Comparison" w:date="2026-08-04T06:08:00Z" w16du:dateUtc="2026-08-04T10:08:00Z"/>
        </w:rPr>
      </w:pPr>
      <w:del w:id="2595" w:author="Comparison" w:date="2026-08-04T06:08:00Z" w16du:dateUtc="2026-08-04T10:08:00Z">
        <w:r>
          <w:delTex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delText>
        </w:r>
      </w:del>
    </w:p>
    <w:p w14:paraId="4AA449A9" w14:textId="77777777" w:rsidR="00540B8E" w:rsidRDefault="005314F1">
      <w:pPr>
        <w:pStyle w:val="Heading3"/>
        <w:rPr>
          <w:del w:id="2596" w:author="Comparison" w:date="2026-08-04T06:08:00Z" w16du:dateUtc="2026-08-04T10:08:00Z"/>
        </w:rPr>
      </w:pPr>
      <w:bookmarkStart w:id="2597" w:name="7593347369050285254"/>
      <w:del w:id="2598" w:author="Comparison" w:date="2026-08-04T06:08:00Z" w16du:dateUtc="2026-08-04T10:08:00Z">
        <w:r>
          <w:delText>dolor</w:delText>
        </w:r>
        <w:bookmarkEnd w:id="2597"/>
      </w:del>
    </w:p>
    <w:p w14:paraId="1BAAB2E9" w14:textId="77777777" w:rsidR="00540B8E" w:rsidRDefault="005314F1">
      <w:pPr>
        <w:pStyle w:val="TextHeading3"/>
        <w:rPr>
          <w:del w:id="2599" w:author="Comparison" w:date="2026-08-04T06:08:00Z" w16du:dateUtc="2026-08-04T10:08:00Z"/>
        </w:rPr>
      </w:pPr>
      <w:del w:id="2600" w:author="Comparison" w:date="2026-08-04T06:08:00Z" w16du:dateUtc="2026-08-04T10:08:00Z">
        <w:r>
          <w:rPr>
            <w:i/>
          </w:rPr>
          <w:delText>dolor</w:delText>
        </w:r>
        <w:r>
          <w:delText xml:space="preserve"> dolore ipsum consectetur sed aliqua labore </w:delText>
        </w:r>
        <w:r>
          <w:rPr>
            <w:i/>
          </w:rPr>
          <w:delText>magna</w:delText>
        </w:r>
        <w:r>
          <w:delText xml:space="preserve">, </w:delText>
        </w:r>
        <w:r>
          <w:rPr>
            <w:i/>
          </w:rPr>
          <w:delText>tempor</w:delText>
        </w:r>
        <w:r>
          <w:delText xml:space="preserve"> lorem dolor ipsum adipiscing labore do ipsum dolor elit eiusmod consectetur.</w:delText>
        </w:r>
      </w:del>
    </w:p>
    <w:p w14:paraId="7E9E584D" w14:textId="77777777" w:rsidR="00540B8E" w:rsidRDefault="005314F1">
      <w:pPr>
        <w:pStyle w:val="Heading3"/>
        <w:rPr>
          <w:del w:id="2601" w:author="Comparison" w:date="2026-08-04T06:08:00Z" w16du:dateUtc="2026-08-04T10:08:00Z"/>
        </w:rPr>
      </w:pPr>
      <w:bookmarkStart w:id="2602" w:name="2910059081454847979"/>
      <w:bookmarkStart w:id="2603" w:name="_Ref223002369"/>
      <w:del w:id="2604" w:author="Comparison" w:date="2026-08-04T06:08:00Z" w16du:dateUtc="2026-08-04T10:08:00Z">
        <w:r>
          <w:delText>incididunt</w:delText>
        </w:r>
        <w:bookmarkEnd w:id="2602"/>
        <w:bookmarkEnd w:id="2603"/>
      </w:del>
    </w:p>
    <w:p w14:paraId="1BAE8300" w14:textId="77777777" w:rsidR="00540B8E" w:rsidRDefault="005314F1">
      <w:pPr>
        <w:pStyle w:val="TextHeading3"/>
        <w:rPr>
          <w:del w:id="2605" w:author="Comparison" w:date="2026-08-04T06:08:00Z" w16du:dateUtc="2026-08-04T10:08:00Z"/>
        </w:rPr>
      </w:pPr>
      <w:del w:id="2606" w:author="Comparison" w:date="2026-08-04T06:08:00Z" w16du:dateUtc="2026-08-04T10:08:00Z">
        <w:r>
          <w:delText>sed labore ipsum aliqua consectetur ipsum consectetur, eiusmod elit aliqua tempor elit consectetur dolor elit ipsum labore et.</w:delText>
        </w:r>
      </w:del>
    </w:p>
    <w:p w14:paraId="10E4689A" w14:textId="77777777" w:rsidR="00540B8E" w:rsidRDefault="005314F1">
      <w:pPr>
        <w:pStyle w:val="Heading4"/>
        <w:rPr>
          <w:del w:id="2607" w:author="Comparison" w:date="2026-08-04T06:08:00Z" w16du:dateUtc="2026-08-04T10:08:00Z"/>
        </w:rPr>
      </w:pPr>
      <w:bookmarkStart w:id="2608" w:name="8807629441623765658"/>
      <w:del w:id="2609" w:author="Comparison" w:date="2026-08-04T06:08:00Z" w16du:dateUtc="2026-08-04T10:08:00Z">
        <w:r>
          <w:delText>eiusmod elit elit lorem aliqua sed</w:delText>
        </w:r>
        <w:bookmarkEnd w:id="2608"/>
      </w:del>
    </w:p>
    <w:p w14:paraId="258D8801" w14:textId="77777777" w:rsidR="00540B8E" w:rsidRDefault="005314F1">
      <w:pPr>
        <w:pStyle w:val="TextHeading4"/>
        <w:rPr>
          <w:del w:id="2610" w:author="Comparison" w:date="2026-08-04T06:08:00Z" w16du:dateUtc="2026-08-04T10:08:00Z"/>
        </w:rPr>
      </w:pPr>
      <w:del w:id="2611" w:author="Comparison" w:date="2026-08-04T06:08:00Z" w16du:dateUtc="2026-08-04T10:08:00Z">
        <w:r>
          <w:delTex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delText>
        </w:r>
        <w:r w:rsidR="00F70040">
          <w:delText xml:space="preserve">. </w:delText>
        </w:r>
        <w:r>
          <w:delText>sed sit lorem magna do aliqua consectetur dolore magna do eiusmod ipsum adipiscing lorem ipsum labore do ipsum dolor tempor amet, consectetur lorem incididunt magna tempor elit.</w:delText>
        </w:r>
      </w:del>
    </w:p>
    <w:p w14:paraId="41A760B6" w14:textId="77777777" w:rsidR="005314F1" w:rsidRDefault="005314F1" w:rsidP="00D62A0F">
      <w:pPr>
        <w:pStyle w:val="TextHeading4"/>
        <w:rPr>
          <w:del w:id="2612" w:author="Comparison" w:date="2026-08-04T06:08:00Z" w16du:dateUtc="2026-08-04T10:08:00Z"/>
        </w:rPr>
      </w:pPr>
      <w:del w:id="2613" w:author="Comparison" w:date="2026-08-04T06:08:00Z" w16du:dateUtc="2026-08-04T10:08:00Z">
        <w:r>
          <w:delText>sed lorem aliqua tempor dolore do do amet ipsum lorem’et magna lorem dolore incididunt elit eiusmod tempor consectetur consectetur ipsum lorem aliqua sit do magna dolor incididunt lorem sed tempor incididunt adipiscing magna.</w:delText>
        </w:r>
      </w:del>
    </w:p>
    <w:p w14:paraId="4D35F17F" w14:textId="77777777" w:rsidR="00540B8E" w:rsidRDefault="005314F1">
      <w:pPr>
        <w:pStyle w:val="Heading4"/>
        <w:rPr>
          <w:del w:id="2614" w:author="Comparison" w:date="2026-08-04T06:08:00Z" w16du:dateUtc="2026-08-04T10:08:00Z"/>
        </w:rPr>
      </w:pPr>
      <w:bookmarkStart w:id="2615" w:name="8808348877482329965"/>
      <w:del w:id="2616" w:author="Comparison" w:date="2026-08-04T06:08:00Z" w16du:dateUtc="2026-08-04T10:08:00Z">
        <w:r>
          <w:delText>elit incididunt</w:delText>
        </w:r>
        <w:bookmarkEnd w:id="2615"/>
      </w:del>
    </w:p>
    <w:p w14:paraId="297E64A3" w14:textId="77777777" w:rsidR="005314F1" w:rsidRDefault="005314F1" w:rsidP="00D62A0F">
      <w:pPr>
        <w:pStyle w:val="TextHeading4"/>
        <w:rPr>
          <w:del w:id="2617" w:author="Comparison" w:date="2026-08-04T06:08:00Z" w16du:dateUtc="2026-08-04T10:08:00Z"/>
        </w:rPr>
      </w:pPr>
      <w:del w:id="2618" w:author="Comparison" w:date="2026-08-04T06:08:00Z" w16du:dateUtc="2026-08-04T10:08:00Z">
        <w:r>
          <w:delText>sed lorem aliqua tempor elit do eiusmod adipiscing elit eiusmod adipiscing dolore labore ipsum lorem do magna tempor, consectetur, lorem amet elit.</w:delText>
        </w:r>
      </w:del>
    </w:p>
    <w:p w14:paraId="70E79056" w14:textId="77777777" w:rsidR="00540B8E" w:rsidRDefault="005314F1">
      <w:pPr>
        <w:pStyle w:val="Heading4"/>
        <w:rPr>
          <w:del w:id="2619" w:author="Comparison" w:date="2026-08-04T06:08:00Z" w16du:dateUtc="2026-08-04T10:08:00Z"/>
        </w:rPr>
      </w:pPr>
      <w:bookmarkStart w:id="2620" w:name="8808828501388039503"/>
      <w:del w:id="2621" w:author="Comparison" w:date="2026-08-04T06:08:00Z" w16du:dateUtc="2026-08-04T10:08:00Z">
        <w:r>
          <w:delText>aliqua, lorem, lorem consectetur</w:delText>
        </w:r>
        <w:bookmarkEnd w:id="2620"/>
      </w:del>
    </w:p>
    <w:p w14:paraId="7E992C3F" w14:textId="77777777" w:rsidR="00540B8E" w:rsidRDefault="005314F1">
      <w:pPr>
        <w:pStyle w:val="TextHeading4"/>
        <w:rPr>
          <w:del w:id="2622" w:author="Comparison" w:date="2026-08-04T06:08:00Z" w16du:dateUtc="2026-08-04T10:08:00Z"/>
        </w:rPr>
      </w:pPr>
      <w:del w:id="2623" w:author="Comparison" w:date="2026-08-04T06:08:00Z" w16du:dateUtc="2026-08-04T10:08:00Z">
        <w:r>
          <w:delText>sed lorem aliqua tempor do magna elit amet dolore lorem aliqua do magna dolor incididunt lorem sed tempor lorem adipiscing magna ipsum do ipsum lorem’et consectetur magna lorem adipiscing amet ipsum ipsum 30 tempor, lorem amet dolore lorem aliqua aliqua dolor et magna.</w:delText>
        </w:r>
      </w:del>
    </w:p>
    <w:p w14:paraId="55437A93" w14:textId="77777777" w:rsidR="00D62A0F" w:rsidRDefault="005314F1" w:rsidP="00D62A0F">
      <w:pPr>
        <w:pStyle w:val="TextHeading4"/>
        <w:rPr>
          <w:del w:id="2624" w:author="Comparison" w:date="2026-08-04T06:08:00Z" w16du:dateUtc="2026-08-04T10:08:00Z"/>
        </w:rPr>
      </w:pPr>
      <w:del w:id="2625" w:author="Comparison" w:date="2026-08-04T06:08:00Z" w16du:dateUtc="2026-08-04T10:08:00Z">
        <w:r>
          <w:delText>sed lorem’et magna, adipiscing, lorem sed et magna adipiscing magna sed dolor sit ipsum elit et sed, lorem dolor ipsum ipsum elit dolor adipiscing do ipsum sed aliqua ut elit</w:delText>
        </w:r>
        <w:r w:rsidR="00F70040">
          <w:delText xml:space="preserve">. </w:delText>
        </w:r>
        <w:r>
          <w:delText>eiusmod ipsum amet sed ipsum et elit ipsum lorem’et magna, adipiscing, lorem sed, incididunt adipiscing magna eiusmod incididunt dolor dolor et consectetur magna consectetur ut ipsum tempor et sed.</w:delText>
        </w:r>
      </w:del>
    </w:p>
    <w:p w14:paraId="18C245D4" w14:textId="77777777" w:rsidR="005314F1" w:rsidRPr="00D62A0F" w:rsidRDefault="00D62A0F" w:rsidP="00D62A0F">
      <w:pPr>
        <w:rPr>
          <w:del w:id="2626" w:author="Comparison" w:date="2026-08-04T06:08:00Z" w16du:dateUtc="2026-08-04T10:08:00Z"/>
          <w:szCs w:val="20"/>
        </w:rPr>
      </w:pPr>
      <w:del w:id="2627" w:author="Comparison" w:date="2026-08-04T06:08:00Z" w16du:dateUtc="2026-08-04T10:08:00Z">
        <w:r>
          <w:br w:type="page"/>
        </w:r>
      </w:del>
    </w:p>
    <w:p w14:paraId="6FFD831F" w14:textId="77777777" w:rsidR="00540B8E" w:rsidRDefault="005314F1">
      <w:pPr>
        <w:pStyle w:val="Heading3"/>
        <w:rPr>
          <w:del w:id="2628" w:author="Comparison" w:date="2026-08-04T06:08:00Z" w16du:dateUtc="2026-08-04T10:08:00Z"/>
        </w:rPr>
      </w:pPr>
      <w:bookmarkStart w:id="2629" w:name="8809547937246603810"/>
      <w:del w:id="2630" w:author="Comparison" w:date="2026-08-04T06:08:00Z" w16du:dateUtc="2026-08-04T10:08:00Z">
        <w:r>
          <w:delText>incididunt, dolore, eiusmod</w:delText>
        </w:r>
        <w:bookmarkEnd w:id="2629"/>
      </w:del>
    </w:p>
    <w:p w14:paraId="6B9C2370" w14:textId="77777777" w:rsidR="005314F1" w:rsidRPr="00D62A0F" w:rsidRDefault="005314F1" w:rsidP="00D62A0F">
      <w:pPr>
        <w:pStyle w:val="TextHeading3"/>
        <w:rPr>
          <w:del w:id="2631" w:author="Comparison" w:date="2026-08-04T06:08:00Z" w16du:dateUtc="2026-08-04T10:08:00Z"/>
          <w:rFonts w:ascii="Book Antiqua" w:hAnsi="Book Antiqua" w:cs="Book Antiqua"/>
        </w:rPr>
      </w:pPr>
      <w:del w:id="2632" w:author="Comparison" w:date="2026-08-04T06:08:00Z" w16du:dateUtc="2026-08-04T10:08:00Z">
        <w:r>
          <w:delText>sed ipsum eiusmod, ipsum labore amet, aliqua, incididunt do do amet consectetur sit, aliqua consectetur sit incididunt do consectetur sit, labore</w:delText>
        </w:r>
        <w:r w:rsidR="00F70040">
          <w:delText xml:space="preserve">. </w:delText>
        </w:r>
        <w:r>
          <w:delText>incididunt, aliqua, incididunt do sit labore elit elit incididunt ipsum, lorem labore elit sit lorem sed</w:delText>
        </w:r>
        <w:r>
          <w:rPr>
            <w:rFonts w:ascii="Book Antiqua" w:hAnsi="Book Antiqua" w:cs="Book Antiqua"/>
          </w:rPr>
          <w:delText>.</w:delText>
        </w:r>
      </w:del>
    </w:p>
    <w:p w14:paraId="60085E2C" w14:textId="77777777" w:rsidR="00540B8E" w:rsidRDefault="005314F1">
      <w:pPr>
        <w:pStyle w:val="Heading3"/>
        <w:rPr>
          <w:del w:id="2633" w:author="Comparison" w:date="2026-08-04T06:08:00Z" w16du:dateUtc="2026-08-04T10:08:00Z"/>
        </w:rPr>
      </w:pPr>
      <w:bookmarkStart w:id="2634" w:name="14707118297415521489"/>
      <w:del w:id="2635" w:author="Comparison" w:date="2026-08-04T06:08:00Z" w16du:dateUtc="2026-08-04T10:08:00Z">
        <w:r>
          <w:delText>elit amet</w:delText>
        </w:r>
        <w:bookmarkEnd w:id="2634"/>
      </w:del>
    </w:p>
    <w:p w14:paraId="3C1199C6" w14:textId="77777777" w:rsidR="00540B8E" w:rsidRDefault="005314F1">
      <w:pPr>
        <w:pStyle w:val="TextHeading3"/>
        <w:rPr>
          <w:del w:id="2636" w:author="Comparison" w:date="2026-08-04T06:08:00Z" w16du:dateUtc="2026-08-04T10:08:00Z"/>
        </w:rPr>
      </w:pPr>
      <w:bookmarkStart w:id="2637" w:name="_Ref509487277"/>
      <w:del w:id="2638" w:author="Comparison" w:date="2026-08-04T06:08:00Z" w16du:dateUtc="2026-08-04T10:08:00Z">
        <w:r>
          <w:delText xml:space="preserve">eiusmod adipiscing </w:delText>
        </w:r>
        <w:r>
          <w:rPr>
            <w:i/>
          </w:rPr>
          <w:delText>elit amet</w:delText>
        </w:r>
        <w:r>
          <w:delText xml:space="preserve"> magna dolor adipiscing elit aliqua ut labore do elit labore elit ipsum consectetur’et magna amet, dolor ut lorem incididunt.</w:delText>
        </w:r>
        <w:bookmarkEnd w:id="2637"/>
      </w:del>
    </w:p>
    <w:p w14:paraId="0A4507F7" w14:textId="77777777" w:rsidR="00540B8E" w:rsidRDefault="005314F1">
      <w:pPr>
        <w:pStyle w:val="TextHeading3"/>
        <w:rPr>
          <w:del w:id="2639" w:author="Comparison" w:date="2026-08-04T06:08:00Z" w16du:dateUtc="2026-08-04T10:08:00Z"/>
        </w:rPr>
      </w:pPr>
      <w:del w:id="2640" w:author="Comparison" w:date="2026-08-04T06:08:00Z" w16du:dateUtc="2026-08-04T10:08:00Z">
        <w:r>
          <w:delText xml:space="preserve">sed ipsum aliqua consectetur ipsum consectetur, ipsum ut </w:delText>
        </w:r>
        <w:r>
          <w:rPr>
            <w:i/>
          </w:rPr>
          <w:delText>aliqua elit ipsum elit lorem</w:delText>
        </w:r>
        <w:r>
          <w:delText xml:space="preserve"> magna dolor incididunt elit elit lorem elit adipiscing elit ipsum ipsum 50% elit ipsum lorem magna amet do consectetur amet labore tempor aliqua ipsum eiusmod elit eiusmod do</w:delText>
        </w:r>
        <w:r w:rsidR="00F70040">
          <w:delText xml:space="preserve">. </w:delText>
        </w:r>
        <w:r>
          <w:delText>magna ut elit ipsum eiusmod, ipsum elit sit dolor do elit incididunt labore elit magna amet elit ipsum lorem amet consectetur et ipsum.</w:delText>
        </w:r>
      </w:del>
    </w:p>
    <w:p w14:paraId="154F49B4" w14:textId="77777777" w:rsidR="005314F1" w:rsidRDefault="005314F1" w:rsidP="00D62A0F">
      <w:pPr>
        <w:pStyle w:val="TextHeading3"/>
        <w:rPr>
          <w:del w:id="2641" w:author="Comparison" w:date="2026-08-04T06:08:00Z" w16du:dateUtc="2026-08-04T10:08:00Z"/>
        </w:rPr>
      </w:pPr>
      <w:del w:id="2642" w:author="Comparison" w:date="2026-08-04T06:08:00Z" w16du:dateUtc="2026-08-04T10:08:00Z">
        <w:r>
          <w:delText xml:space="preserve">ipsum do eiusmod </w:delText>
        </w:r>
        <w:r>
          <w:rPr>
            <w:i/>
          </w:rPr>
          <w:delText>aliqua</w:delText>
        </w:r>
        <w:r>
          <w:delText xml:space="preserve"> elit do eiusmod aliqua elit ipsum adipiscing consectetur elit tempor et sed sed tempor do aliqua dolore lorem consectetur ipsum</w:delText>
        </w:r>
        <w:r w:rsidR="00F70040">
          <w:delText xml:space="preserve">. </w:delText>
        </w:r>
        <w:r>
          <w:delText xml:space="preserve">do et sed sed tempor do aliqua dolore lorem consectetur ipsum, adipiscing do eiusmod </w:delText>
        </w:r>
        <w:r>
          <w:rPr>
            <w:i/>
          </w:rPr>
          <w:delText>aliqua</w:delText>
        </w:r>
        <w:r>
          <w:delText xml:space="preserve"> elit do eiusmod aliqua elit dolor aliqua consectetur lorem consectetur elit.</w:delText>
        </w:r>
      </w:del>
    </w:p>
    <w:p w14:paraId="1DCB2FFF" w14:textId="77777777" w:rsidR="00540B8E" w:rsidRDefault="005314F1">
      <w:pPr>
        <w:pStyle w:val="Heading3"/>
        <w:rPr>
          <w:del w:id="2643" w:author="Comparison" w:date="2026-08-04T06:08:00Z" w16du:dateUtc="2026-08-04T10:08:00Z"/>
        </w:rPr>
      </w:pPr>
      <w:bookmarkStart w:id="2644" w:name="10365326973832004985"/>
      <w:del w:id="2645" w:author="Comparison" w:date="2026-08-04T06:08:00Z" w16du:dateUtc="2026-08-04T10:08:00Z">
        <w:r>
          <w:delText>elit consectetur amet elit eiusmod sit (incididunt)</w:delText>
        </w:r>
        <w:bookmarkEnd w:id="2644"/>
      </w:del>
    </w:p>
    <w:p w14:paraId="16FD068E" w14:textId="77777777" w:rsidR="005314F1" w:rsidRDefault="005314F1" w:rsidP="00D62A0F">
      <w:pPr>
        <w:pStyle w:val="TextHeading3"/>
        <w:rPr>
          <w:del w:id="2646" w:author="Comparison" w:date="2026-08-04T06:08:00Z" w16du:dateUtc="2026-08-04T10:08:00Z"/>
        </w:rPr>
      </w:pPr>
      <w:del w:id="2647" w:author="Comparison" w:date="2026-08-04T06:08:00Z" w16du:dateUtc="2026-08-04T10:08:00Z">
        <w:r>
          <w:delText xml:space="preserve">eiusmod adipiscing </w:delText>
        </w:r>
        <w:r>
          <w:rPr>
            <w:i/>
          </w:rPr>
          <w:delText>amet consectetur eiusmod elit eiusmod et</w:delText>
        </w:r>
        <w:r>
          <w:delText xml:space="preserve"> (incididunt) magna amet lorem lorem eiusmod et’et ipsum consectetur adipiscing labore adipiscing eiusmod do ipsum et do ipsum amet sit adipiscing lorem dolor ipsum et ipsum ipsum et’et elit</w:delText>
        </w:r>
        <w:r w:rsidR="00F70040">
          <w:delText xml:space="preserve">. </w:delText>
        </w:r>
        <w:r>
          <w:delText>magna dolore, aliqua et sed elit incididunt incididunt ipsum ipsum sit do sit incididunt</w:delText>
        </w:r>
        <w:r w:rsidR="00F70040">
          <w:delText xml:space="preserve">. </w:delText>
        </w:r>
        <w:r>
          <w:delText>magna ut elit ipsum consectetur, incididunt magna dolor amet consectetur adipiscing magna ut labore incididunt et labore ipsum ut lorem 691(eiusmod).</w:delText>
        </w:r>
      </w:del>
    </w:p>
    <w:p w14:paraId="03F142EA" w14:textId="77777777" w:rsidR="00540B8E" w:rsidRDefault="005314F1">
      <w:pPr>
        <w:pStyle w:val="Heading3"/>
        <w:rPr>
          <w:del w:id="2648" w:author="Comparison" w:date="2026-08-04T06:08:00Z" w16du:dateUtc="2026-08-04T10:08:00Z"/>
        </w:rPr>
      </w:pPr>
      <w:bookmarkStart w:id="2649" w:name="14708077545226940565"/>
      <w:del w:id="2650" w:author="Comparison" w:date="2026-08-04T06:08:00Z" w16du:dateUtc="2026-08-04T10:08:00Z">
        <w:r>
          <w:delText>tempor sed</w:delText>
        </w:r>
        <w:bookmarkEnd w:id="2649"/>
      </w:del>
    </w:p>
    <w:p w14:paraId="59A0CFDE" w14:textId="77777777" w:rsidR="005314F1" w:rsidRDefault="005314F1" w:rsidP="00D62A0F">
      <w:pPr>
        <w:pStyle w:val="TextHeading3"/>
        <w:rPr>
          <w:del w:id="2651" w:author="Comparison" w:date="2026-08-04T06:08:00Z" w16du:dateUtc="2026-08-04T10:08:00Z"/>
        </w:rPr>
      </w:pPr>
      <w:del w:id="2652" w:author="Comparison" w:date="2026-08-04T06:08:00Z" w16du:dateUtc="2026-08-04T10:08:00Z">
        <w:r>
          <w:delText xml:space="preserve">eiusmod adipiscing </w:delText>
        </w:r>
        <w:r>
          <w:rPr>
            <w:i/>
          </w:rPr>
          <w:delText>tempor sed</w:delText>
        </w:r>
        <w:r>
          <w:delText xml:space="preserve"> magna dolor sed elit aliqua lorem sit elit sed labore sed consectetur do </w:delText>
        </w:r>
        <w:r>
          <w:fldChar w:fldCharType="begin"/>
        </w:r>
        <w:r>
          <w:delInstrText xml:space="preserve"> REF 14708557169132650103 \r \h </w:delInstrText>
        </w:r>
        <w:r>
          <w:fldChar w:fldCharType="separate"/>
        </w:r>
        <w:r w:rsidR="00AC72FF">
          <w:delText>(aliqua)</w:delText>
        </w:r>
        <w:r>
          <w:fldChar w:fldCharType="end"/>
        </w:r>
        <w:r>
          <w:delText xml:space="preserve"> incididunt aliqua sit tempor elit sed consectetur et ipsum ut elit </w:delText>
        </w:r>
        <w:r>
          <w:fldChar w:fldCharType="begin"/>
        </w:r>
        <w:r>
          <w:delInstrText xml:space="preserve"> REF _Ref521104654 \r \h </w:delInstrText>
        </w:r>
        <w:r>
          <w:fldChar w:fldCharType="separate"/>
        </w:r>
        <w:r w:rsidR="00AC72FF">
          <w:delText>lorem 3.08</w:delText>
        </w:r>
        <w:r>
          <w:fldChar w:fldCharType="end"/>
        </w:r>
        <w:r w:rsidR="00F70040">
          <w:delText xml:space="preserve">. </w:delText>
        </w:r>
      </w:del>
    </w:p>
    <w:p w14:paraId="09534EB8" w14:textId="77777777" w:rsidR="00540B8E" w:rsidRDefault="005314F1">
      <w:pPr>
        <w:pStyle w:val="Heading3"/>
        <w:rPr>
          <w:del w:id="2653" w:author="Comparison" w:date="2026-08-04T06:08:00Z" w16du:dateUtc="2026-08-04T10:08:00Z"/>
        </w:rPr>
      </w:pPr>
      <w:bookmarkStart w:id="2654" w:name="8398875532246913015"/>
      <w:del w:id="2655" w:author="Comparison" w:date="2026-08-04T06:08:00Z" w16du:dateUtc="2026-08-04T10:08:00Z">
        <w:r>
          <w:delText xml:space="preserve">eiusmod </w:delText>
        </w:r>
        <w:bookmarkEnd w:id="2654"/>
      </w:del>
    </w:p>
    <w:p w14:paraId="5BFF9EDE" w14:textId="77777777" w:rsidR="005314F1" w:rsidRDefault="005314F1" w:rsidP="00D62A0F">
      <w:pPr>
        <w:pStyle w:val="TextHeading3"/>
        <w:rPr>
          <w:del w:id="2656" w:author="Comparison" w:date="2026-08-04T06:08:00Z" w16du:dateUtc="2026-08-04T10:08:00Z"/>
        </w:rPr>
      </w:pPr>
      <w:del w:id="2657" w:author="Comparison" w:date="2026-08-04T06:08:00Z" w16du:dateUtc="2026-08-04T10:08:00Z">
        <w:r>
          <w:delText xml:space="preserve">eiusmod adipiscing </w:delText>
        </w:r>
        <w:r>
          <w:rPr>
            <w:i/>
          </w:rPr>
          <w:delText>ipsum sed</w:delText>
        </w:r>
        <w:r>
          <w:delText xml:space="preserve"> magna ipsum consectetur, incididunt aliqua do dolore do et ipsum sit elit ipsum consectetur.</w:delText>
        </w:r>
      </w:del>
    </w:p>
    <w:p w14:paraId="787E8310" w14:textId="77777777" w:rsidR="00540B8E" w:rsidRDefault="005314F1">
      <w:pPr>
        <w:pStyle w:val="Heading3"/>
        <w:rPr>
          <w:del w:id="2658" w:author="Comparison" w:date="2026-08-04T06:08:00Z" w16du:dateUtc="2026-08-04T10:08:00Z"/>
        </w:rPr>
      </w:pPr>
      <w:bookmarkStart w:id="2659" w:name="14708557169132650103"/>
      <w:bookmarkStart w:id="2660" w:name="_Ref335134988"/>
      <w:del w:id="2661" w:author="Comparison" w:date="2026-08-04T06:08:00Z" w16du:dateUtc="2026-08-04T10:08:00Z">
        <w:r>
          <w:delText>elit sed</w:delText>
        </w:r>
        <w:bookmarkEnd w:id="2659"/>
        <w:bookmarkEnd w:id="2660"/>
      </w:del>
    </w:p>
    <w:p w14:paraId="2876E38A" w14:textId="77777777" w:rsidR="00540B8E" w:rsidRDefault="005314F1">
      <w:pPr>
        <w:pStyle w:val="TextHeading3"/>
        <w:rPr>
          <w:del w:id="2662" w:author="Comparison" w:date="2026-08-04T06:08:00Z" w16du:dateUtc="2026-08-04T10:08:00Z"/>
        </w:rPr>
      </w:pPr>
      <w:del w:id="2663" w:author="Comparison" w:date="2026-08-04T06:08:00Z" w16du:dateUtc="2026-08-04T10:08:00Z">
        <w:r>
          <w:delText xml:space="preserve">eiusmod adipiscing </w:delText>
        </w:r>
        <w:r>
          <w:rPr>
            <w:i/>
          </w:rPr>
          <w:delText>elit sed</w:delText>
        </w:r>
        <w:r>
          <w:delText xml:space="preserve"> magna eiusmod sed elit:</w:delText>
        </w:r>
      </w:del>
    </w:p>
    <w:p w14:paraId="7404002B" w14:textId="77777777" w:rsidR="00540B8E" w:rsidRDefault="005314F1">
      <w:pPr>
        <w:pStyle w:val="TextHeading4"/>
        <w:rPr>
          <w:del w:id="2664" w:author="Comparison" w:date="2026-08-04T06:08:00Z" w16du:dateUtc="2026-08-04T10:08:00Z"/>
        </w:rPr>
      </w:pPr>
      <w:del w:id="2665" w:author="Comparison" w:date="2026-08-04T06:08:00Z" w16du:dateUtc="2026-08-04T10:08:00Z">
        <w:r>
          <w:delText xml:space="preserve">aliqua eiusmod et lorem adipiscing; </w:delText>
        </w:r>
      </w:del>
    </w:p>
    <w:p w14:paraId="5887660F" w14:textId="77777777" w:rsidR="00540B8E" w:rsidRDefault="005314F1">
      <w:pPr>
        <w:pStyle w:val="TextHeading4"/>
        <w:rPr>
          <w:del w:id="2666" w:author="Comparison" w:date="2026-08-04T06:08:00Z" w16du:dateUtc="2026-08-04T10:08:00Z"/>
        </w:rPr>
      </w:pPr>
      <w:del w:id="2667" w:author="Comparison" w:date="2026-08-04T06:08:00Z" w16du:dateUtc="2026-08-04T10:08:00Z">
        <w:r>
          <w:delText xml:space="preserve">aliqua do lorem ipsum do eiusmod et lorem adipiscing; </w:delText>
        </w:r>
      </w:del>
    </w:p>
    <w:p w14:paraId="5D6331A0" w14:textId="77777777" w:rsidR="00540B8E" w:rsidRDefault="005314F1">
      <w:pPr>
        <w:pStyle w:val="TextHeading4"/>
        <w:rPr>
          <w:del w:id="2668" w:author="Comparison" w:date="2026-08-04T06:08:00Z" w16du:dateUtc="2026-08-04T10:08:00Z"/>
        </w:rPr>
      </w:pPr>
      <w:del w:id="2669" w:author="Comparison" w:date="2026-08-04T06:08:00Z" w16du:dateUtc="2026-08-04T10:08:00Z">
        <w:r>
          <w:delText xml:space="preserve">labore magna dolore incididunt sed dolor eiusmod et tempor ut ipsum et lorem eiusmod consectetur elit aliqua do lorem ipsum do ipsum et; lorem </w:delText>
        </w:r>
      </w:del>
    </w:p>
    <w:p w14:paraId="4173C1B5" w14:textId="77777777" w:rsidR="00540B8E" w:rsidRDefault="005314F1">
      <w:pPr>
        <w:pStyle w:val="TextHeading4"/>
        <w:rPr>
          <w:del w:id="2670" w:author="Comparison" w:date="2026-08-04T06:08:00Z" w16du:dateUtc="2026-08-04T10:08:00Z"/>
        </w:rPr>
      </w:pPr>
      <w:del w:id="2671" w:author="Comparison" w:date="2026-08-04T06:08:00Z" w16du:dateUtc="2026-08-04T10:08:00Z">
        <w:r>
          <w:delText>labore magna dolore incididunt sed dolor eiusmod adipiscing tempor ut ipsum adipiscing lorem eiusmod consectetur elit aliqua do lorem ipsum do ipsum adipiscing.</w:delText>
        </w:r>
      </w:del>
    </w:p>
    <w:p w14:paraId="10DB1CE4" w14:textId="77777777" w:rsidR="005314F1" w:rsidRDefault="005314F1" w:rsidP="00D62A0F">
      <w:pPr>
        <w:pStyle w:val="TextHeading3"/>
        <w:rPr>
          <w:del w:id="2672" w:author="Comparison" w:date="2026-08-04T06:08:00Z" w16du:dateUtc="2026-08-04T10:08:00Z"/>
        </w:rPr>
      </w:pPr>
      <w:del w:id="2673" w:author="Comparison" w:date="2026-08-04T06:08:00Z" w16du:dateUtc="2026-08-04T10:08:00Z">
        <w:r>
          <w:delText xml:space="preserve">magna ut elit ipsum do, </w:delText>
        </w:r>
        <w:r>
          <w:rPr>
            <w:i/>
          </w:rPr>
          <w:delText>et</w:delText>
        </w:r>
        <w:r>
          <w:delText xml:space="preserve"> magna eiusmod elit elit aliqua tempor do ipsum consectetur ipsum consectetur elit’et elit, do eiusmod elit magna dolor aliqua consectetur tempor elit do ipsum consectetur</w:delText>
        </w:r>
        <w:r w:rsidR="00F70040">
          <w:delText xml:space="preserve">. </w:delText>
        </w:r>
        <w:r>
          <w:delText>adipiscing elit aliqua amet eiusmod et ipsum incididunt lorem sed elit</w:delText>
        </w:r>
        <w:r w:rsidR="00F70040">
          <w:delText xml:space="preserve">. </w:delText>
        </w:r>
        <w:r>
          <w:rPr>
            <w:i/>
          </w:rPr>
          <w:delText>amet</w:delText>
        </w:r>
        <w:r>
          <w:delTex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delText>
        </w:r>
        <w:r w:rsidR="00F70040">
          <w:delText xml:space="preserve">. </w:delText>
        </w:r>
        <w:r>
          <w:rPr>
            <w:i/>
          </w:rPr>
          <w:delText>elit lorem ipsum</w:delText>
        </w:r>
        <w:r>
          <w:delText xml:space="preserve"> aliqua et labore sed consectetur labore ipsum ut lorem 672(elit).</w:delText>
        </w:r>
      </w:del>
    </w:p>
    <w:p w14:paraId="40F00C07" w14:textId="77777777" w:rsidR="00540B8E" w:rsidRDefault="005314F1">
      <w:pPr>
        <w:pStyle w:val="Heading3"/>
        <w:rPr>
          <w:del w:id="2674" w:author="Comparison" w:date="2026-08-04T06:08:00Z" w16du:dateUtc="2026-08-04T10:08:00Z"/>
        </w:rPr>
      </w:pPr>
      <w:bookmarkStart w:id="2675" w:name="2160342703403435242"/>
      <w:del w:id="2676" w:author="Comparison" w:date="2026-08-04T06:08:00Z" w16du:dateUtc="2026-08-04T10:08:00Z">
        <w:r>
          <w:delText>labore ipsum ut incididunt sit et</w:delText>
        </w:r>
        <w:bookmarkEnd w:id="2675"/>
      </w:del>
    </w:p>
    <w:p w14:paraId="540A4108" w14:textId="77777777" w:rsidR="005314F1" w:rsidRDefault="005314F1" w:rsidP="00D62A0F">
      <w:pPr>
        <w:pStyle w:val="TextHeading3"/>
        <w:rPr>
          <w:del w:id="2677" w:author="Comparison" w:date="2026-08-04T06:08:00Z" w16du:dateUtc="2026-08-04T10:08:00Z"/>
        </w:rPr>
      </w:pPr>
      <w:del w:id="2678" w:author="Comparison" w:date="2026-08-04T06:08:00Z" w16du:dateUtc="2026-08-04T10:08:00Z">
        <w:r>
          <w:delText xml:space="preserve">ipsum do ipsum </w:delText>
        </w:r>
        <w:r>
          <w:rPr>
            <w:i/>
          </w:rPr>
          <w:delText>labore ipsum ut</w:delText>
        </w:r>
        <w:r>
          <w:delText xml:space="preserve"> lorem do magna ut sit do ipsum labore ipsum ut elit 1986, labore tempor, incididunt dolor sit sit et</w:delText>
        </w:r>
        <w:r w:rsidR="00F70040">
          <w:delText xml:space="preserve">. </w:delText>
        </w:r>
        <w:r>
          <w:delText xml:space="preserve">ipsum do ipsum </w:delText>
        </w:r>
        <w:r>
          <w:rPr>
            <w:i/>
          </w:rPr>
          <w:delText>sit et</w:delText>
        </w:r>
        <w:r>
          <w:delText>, sit do ipsum sit et et ipsum labore ipsum ut consectetur lorem</w:delText>
        </w:r>
        <w:r w:rsidR="00F70040">
          <w:delText xml:space="preserve">. </w:delText>
        </w:r>
        <w:r>
          <w:delTex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delText>
        </w:r>
        <w:r w:rsidR="00F70040">
          <w:delText xml:space="preserve">. </w:delText>
        </w:r>
        <w:r>
          <w:delText>eiusmod consectetur labore magna do adipiscing do ipsum sit et.</w:delText>
        </w:r>
      </w:del>
    </w:p>
    <w:p w14:paraId="286DBD9A" w14:textId="77777777" w:rsidR="00540B8E" w:rsidRDefault="005314F1">
      <w:pPr>
        <w:pStyle w:val="Heading3"/>
        <w:rPr>
          <w:del w:id="2679" w:author="Comparison" w:date="2026-08-04T06:08:00Z" w16du:dateUtc="2026-08-04T10:08:00Z"/>
        </w:rPr>
      </w:pPr>
      <w:bookmarkStart w:id="2680" w:name="2160822327309144780"/>
      <w:del w:id="2681" w:author="Comparison" w:date="2026-08-04T06:08:00Z" w16du:dateUtc="2026-08-04T10:08:00Z">
        <w:r>
          <w:delText>dolor ut lorem ut ut</w:delText>
        </w:r>
        <w:bookmarkEnd w:id="2680"/>
      </w:del>
    </w:p>
    <w:p w14:paraId="150F93CA" w14:textId="77777777" w:rsidR="005314F1" w:rsidRDefault="005314F1" w:rsidP="00D62A0F">
      <w:pPr>
        <w:pStyle w:val="TextHeading3"/>
        <w:rPr>
          <w:del w:id="2682" w:author="Comparison" w:date="2026-08-04T06:08:00Z" w16du:dateUtc="2026-08-04T10:08:00Z"/>
        </w:rPr>
      </w:pPr>
      <w:del w:id="2683" w:author="Comparison" w:date="2026-08-04T06:08:00Z" w16du:dateUtc="2026-08-04T10:08:00Z">
        <w:r>
          <w:delText xml:space="preserve">elit et consectetur ipsum consectetur eiusmod, ipsum adipiscing </w:delText>
        </w:r>
        <w:r>
          <w:rPr>
            <w:i/>
          </w:rPr>
          <w:delText>dolor ut</w:delText>
        </w:r>
        <w:r>
          <w:delText xml:space="preserve"> lorem </w:delText>
        </w:r>
        <w:r>
          <w:rPr>
            <w:i/>
          </w:rPr>
          <w:delText>ut ut</w:delText>
        </w:r>
        <w:r>
          <w:delText xml:space="preserve"> magna eiusmod elit’et dolor, do, elit, lorem, sed, dolor consectetur elit et eiusmod dolor sed elit et, lorem dolor ipsum elit lorem elit magna eiusmod elit lorem ipsum elit’et amet</w:delText>
        </w:r>
        <w:r w:rsidR="00F70040">
          <w:delText xml:space="preserve">. </w:delText>
        </w:r>
        <w:r>
          <w:delText>sed ipsum elit elit eiusmod amet adipiscing, ipsum adipiscing’et eiusmod lorem eiusmod elit tempor tempor elit ipsum adipiscing, eiusmod amet dolor et do eiusmod consectetur do et ipsum sed, incididunt magna tempor ipsum adipiscing’et dolor ut amet ut elit ipsum consectetur.</w:delText>
        </w:r>
      </w:del>
    </w:p>
    <w:p w14:paraId="11A573DE" w14:textId="77777777" w:rsidR="00540B8E" w:rsidRDefault="005314F1">
      <w:pPr>
        <w:pStyle w:val="Heading3"/>
        <w:rPr>
          <w:del w:id="2684" w:author="Comparison" w:date="2026-08-04T06:08:00Z" w16du:dateUtc="2026-08-04T10:08:00Z"/>
        </w:rPr>
      </w:pPr>
      <w:bookmarkStart w:id="2685" w:name="14866827943404259054"/>
      <w:del w:id="2686" w:author="Comparison" w:date="2026-08-04T06:08:00Z" w16du:dateUtc="2026-08-04T10:08:00Z">
        <w:r>
          <w:delText>aliqua magna</w:delText>
        </w:r>
        <w:bookmarkEnd w:id="2685"/>
      </w:del>
    </w:p>
    <w:p w14:paraId="135ACA11" w14:textId="77777777" w:rsidR="005314F1" w:rsidRDefault="005314F1" w:rsidP="00D62A0F">
      <w:pPr>
        <w:pStyle w:val="TextHeading3"/>
        <w:rPr>
          <w:del w:id="2687" w:author="Comparison" w:date="2026-08-04T06:08:00Z" w16du:dateUtc="2026-08-04T10:08:00Z"/>
        </w:rPr>
      </w:pPr>
      <w:del w:id="2688" w:author="Comparison" w:date="2026-08-04T06:08:00Z" w16du:dateUtc="2026-08-04T10:08:00Z">
        <w:r>
          <w:delText xml:space="preserve">lorem eiusmod dolor aliqua do magna sit do eiusmod elit’et ut </w:delText>
        </w:r>
        <w:r>
          <w:rPr>
            <w:i/>
          </w:rPr>
          <w:delText>dolore incididunt</w:delText>
        </w:r>
        <w:r>
          <w:delText>, ipsum dolor incididunt magna et lorem labore et et ipsum labore tempor sit ut-eiusmod amet incididunt lorem amet elit amet ut-eiusmod ut</w:delText>
        </w:r>
        <w:r w:rsidR="00F70040">
          <w:delText xml:space="preserve">. </w:delText>
        </w:r>
        <w:r>
          <w:delText>aliqua ut-eiusmod lorem incididunt elit tempor elit, incididunt ipsum elit elit dolor lorem lorem incididunt magna et tempor ipsum lorem lorem’et ut-eiusmod ut consectetur ipsum consectetur aliqua.</w:delText>
        </w:r>
      </w:del>
    </w:p>
    <w:p w14:paraId="1D06AD6B" w14:textId="77777777" w:rsidR="00540B8E" w:rsidRDefault="005314F1">
      <w:pPr>
        <w:pStyle w:val="Heading3"/>
        <w:rPr>
          <w:del w:id="2689" w:author="Comparison" w:date="2026-08-04T06:08:00Z" w16du:dateUtc="2026-08-04T10:08:00Z"/>
        </w:rPr>
      </w:pPr>
      <w:bookmarkStart w:id="2690" w:name="14748362905006980238"/>
      <w:del w:id="2691" w:author="Comparison" w:date="2026-08-04T06:08:00Z" w16du:dateUtc="2026-08-04T10:08:00Z">
        <w:r>
          <w:delText>dolor amet</w:delText>
        </w:r>
        <w:bookmarkEnd w:id="2690"/>
      </w:del>
    </w:p>
    <w:p w14:paraId="2437A10A" w14:textId="77777777" w:rsidR="005314F1" w:rsidRDefault="005314F1" w:rsidP="00D62A0F">
      <w:pPr>
        <w:pStyle w:val="TextHeading3"/>
        <w:rPr>
          <w:del w:id="2692" w:author="Comparison" w:date="2026-08-04T06:08:00Z" w16du:dateUtc="2026-08-04T10:08:00Z"/>
        </w:rPr>
      </w:pPr>
      <w:del w:id="2693" w:author="Comparison" w:date="2026-08-04T06:08:00Z" w16du:dateUtc="2026-08-04T10:08:00Z">
        <w:r>
          <w:delText xml:space="preserve">eiusmod </w:delText>
        </w:r>
        <w:r>
          <w:rPr>
            <w:i/>
          </w:rPr>
          <w:delText>dolor amet</w:delText>
        </w:r>
        <w:r>
          <w:delText xml:space="preserve"> elit eiusmod consectetur do et ipsum consectetur aliqua consectetur consectetur’et labore elit amet, et amet ipsum lorem aliqua adipiscing eiusmod labore ipsum dolor amet elit consectetur aliqua consectetur.</w:delText>
        </w:r>
      </w:del>
    </w:p>
    <w:p w14:paraId="0529B4D5" w14:textId="77777777" w:rsidR="00540B8E" w:rsidRDefault="005314F1">
      <w:pPr>
        <w:pStyle w:val="Heading3"/>
        <w:rPr>
          <w:del w:id="2694" w:author="Comparison" w:date="2026-08-04T06:08:00Z" w16du:dateUtc="2026-08-04T10:08:00Z"/>
        </w:rPr>
      </w:pPr>
      <w:bookmarkStart w:id="2695" w:name="18444335711382606546"/>
      <w:del w:id="2696" w:author="Comparison" w:date="2026-08-04T06:08:00Z" w16du:dateUtc="2026-08-04T10:08:00Z">
        <w:r>
          <w:delText>et et consectetur</w:delText>
        </w:r>
        <w:bookmarkEnd w:id="2695"/>
      </w:del>
    </w:p>
    <w:p w14:paraId="2C0B0BB3" w14:textId="77777777" w:rsidR="005314F1" w:rsidRDefault="005314F1" w:rsidP="00D62A0F">
      <w:pPr>
        <w:pStyle w:val="TextHeading3"/>
        <w:rPr>
          <w:del w:id="2697" w:author="Comparison" w:date="2026-08-04T06:08:00Z" w16du:dateUtc="2026-08-04T10:08:00Z"/>
        </w:rPr>
      </w:pPr>
      <w:del w:id="2698" w:author="Comparison" w:date="2026-08-04T06:08:00Z" w16du:dateUtc="2026-08-04T10:08:00Z">
        <w:r>
          <w:delText xml:space="preserve">eiusmod adipiscing </w:delText>
        </w:r>
        <w:r>
          <w:rPr>
            <w:i/>
          </w:rPr>
          <w:delText>sed elit incididunt</w:delText>
        </w:r>
        <w:r>
          <w:delText xml:space="preserve"> magna eiusmod incididunt sed et labore ipsum ut lorem 401, sit lorem elit adipiscing et lorem 408 lorem lorem 408adipiscing, lorem eiusmod adipiscing-ipsum labore et lorem 403</w:delText>
        </w:r>
        <w:r w:rsidR="00F70040">
          <w:delText xml:space="preserve">. </w:delText>
        </w:r>
        <w:r>
          <w:delText xml:space="preserve">eiusmod adipiscing </w:delText>
        </w:r>
        <w:r>
          <w:rPr>
            <w:i/>
          </w:rPr>
          <w:delText>sed elit eiusmod</w:delText>
        </w:r>
        <w:r>
          <w:delTex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delText>
        </w:r>
      </w:del>
    </w:p>
    <w:p w14:paraId="3ECC8DF8" w14:textId="77777777" w:rsidR="00540B8E" w:rsidRDefault="005314F1">
      <w:pPr>
        <w:pStyle w:val="Heading3"/>
        <w:rPr>
          <w:del w:id="2699" w:author="Comparison" w:date="2026-08-04T06:08:00Z" w16du:dateUtc="2026-08-04T10:08:00Z"/>
        </w:rPr>
      </w:pPr>
      <w:bookmarkStart w:id="2700" w:name="1845578040860868084"/>
      <w:del w:id="2701" w:author="Comparison" w:date="2026-08-04T06:08:00Z" w16du:dateUtc="2026-08-04T10:08:00Z">
        <w:r>
          <w:delText>magna-amet ipsum</w:delText>
        </w:r>
        <w:bookmarkEnd w:id="2700"/>
      </w:del>
    </w:p>
    <w:p w14:paraId="486F48EC" w14:textId="77777777" w:rsidR="005314F1" w:rsidRDefault="005314F1" w:rsidP="00D62A0F">
      <w:pPr>
        <w:pStyle w:val="TextHeading3"/>
        <w:rPr>
          <w:del w:id="2702" w:author="Comparison" w:date="2026-08-04T06:08:00Z" w16du:dateUtc="2026-08-04T10:08:00Z"/>
        </w:rPr>
      </w:pPr>
      <w:del w:id="2703" w:author="Comparison" w:date="2026-08-04T06:08:00Z" w16du:dateUtc="2026-08-04T10:08:00Z">
        <w:r>
          <w:delText xml:space="preserve">eiusmod adipiscing </w:delText>
        </w:r>
        <w:r>
          <w:rPr>
            <w:i/>
          </w:rPr>
          <w:delText>sit-eiusmod consectetur</w:delText>
        </w:r>
        <w:r>
          <w:delTex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delText>
        </w:r>
      </w:del>
    </w:p>
    <w:p w14:paraId="704D59CD" w14:textId="77777777" w:rsidR="000605E6" w:rsidRPr="00CC0220" w:rsidRDefault="000605E6" w:rsidP="000605E6">
      <w:pPr>
        <w:pStyle w:val="Heading3"/>
        <w:rPr>
          <w:del w:id="2704" w:author="Comparison" w:date="2026-08-04T06:08:00Z" w16du:dateUtc="2026-08-04T10:08:00Z"/>
          <w:rFonts w:cs="Arial"/>
        </w:rPr>
      </w:pPr>
      <w:bookmarkStart w:id="2705" w:name="_Hlk216456277"/>
      <w:bookmarkStart w:id="2706" w:name="_Toc216873531"/>
      <w:bookmarkStart w:id="2707" w:name="2161781575120563856"/>
      <w:del w:id="2708" w:author="Comparison" w:date="2026-08-04T06:08:00Z" w16du:dateUtc="2026-08-04T10:08:00Z">
        <w:r w:rsidRPr="00CC0220">
          <w:rPr>
            <w:rFonts w:cs="Arial"/>
          </w:rPr>
          <w:delText>dolore elit incididunt incididunt sit amet</w:delText>
        </w:r>
        <w:bookmarkEnd w:id="2705"/>
        <w:bookmarkEnd w:id="2706"/>
      </w:del>
    </w:p>
    <w:p w14:paraId="627B0608" w14:textId="77777777" w:rsidR="000605E6" w:rsidRPr="00CC0220" w:rsidRDefault="000605E6" w:rsidP="000605E6">
      <w:pPr>
        <w:pStyle w:val="TextHeading3"/>
        <w:spacing w:line="276" w:lineRule="auto"/>
        <w:ind w:firstLine="840"/>
        <w:rPr>
          <w:del w:id="2709" w:author="Comparison" w:date="2026-08-04T06:08:00Z" w16du:dateUtc="2026-08-04T10:08:00Z"/>
        </w:rPr>
      </w:pPr>
      <w:bookmarkStart w:id="2710" w:name="_Hlk216463300"/>
      <w:bookmarkStart w:id="2711" w:name="_Hlk216456265"/>
      <w:del w:id="2712" w:author="Comparison" w:date="2026-08-04T06:08:00Z" w16du:dateUtc="2026-08-04T10:08:00Z">
        <w:r w:rsidRPr="00CC0220">
          <w:rPr>
            <w:b/>
            <w:bCs/>
            <w:bdr w:val="none" w:sz="0" w:space="0" w:color="auto" w:frame="1"/>
          </w:rPr>
          <w:delText>(eiusmod) “elit.”</w:delText>
        </w:r>
      </w:del>
    </w:p>
    <w:p w14:paraId="24A344CA" w14:textId="77777777" w:rsidR="000605E6" w:rsidRPr="00D62A0F" w:rsidRDefault="000605E6" w:rsidP="00D62A0F">
      <w:pPr>
        <w:shd w:val="clear" w:color="auto" w:fill="FFFFFF"/>
        <w:ind w:left="1560" w:right="702"/>
        <w:jc w:val="both"/>
        <w:rPr>
          <w:del w:id="2713" w:author="Comparison" w:date="2026-08-04T06:08:00Z" w16du:dateUtc="2026-08-04T10:08:00Z"/>
          <w:bdr w:val="none" w:sz="0" w:space="0" w:color="auto" w:frame="1"/>
        </w:rPr>
      </w:pPr>
      <w:del w:id="2714" w:author="Comparison" w:date="2026-08-04T06:08:00Z" w16du:dateUtc="2026-08-04T10:08:00Z">
        <w:r w:rsidRPr="00CC0220">
          <w:rPr>
            <w:bdr w:val="none" w:sz="0" w:space="0" w:color="auto" w:frame="1"/>
          </w:rPr>
          <w:delText>eiusmod elit </w:delText>
        </w:r>
        <w:r w:rsidRPr="00CC0220">
          <w:rPr>
            <w:b/>
            <w:bCs/>
            <w:bdr w:val="none" w:sz="0" w:space="0" w:color="auto" w:frame="1"/>
          </w:rPr>
          <w:delText>“sed,”</w:delText>
        </w:r>
        <w:r w:rsidRPr="00CC0220">
          <w:rPr>
            <w:bdr w:val="none" w:sz="0" w:space="0" w:color="auto" w:frame="1"/>
          </w:rPr>
          <w:delText> amet et consectetur ipsum ipsum, aliqua ut incididunt aliqua magna do dolor eiusmod adipiscing, labore, ipsum, lorem magna. et et consectetur lorem do adipiscing sed, “sed” ipsum eiusmod consectetur adipiscing.</w:delText>
        </w:r>
      </w:del>
    </w:p>
    <w:p w14:paraId="2692B1BB" w14:textId="77777777" w:rsidR="000605E6" w:rsidRPr="00CC0220" w:rsidRDefault="000605E6" w:rsidP="000605E6">
      <w:pPr>
        <w:shd w:val="clear" w:color="auto" w:fill="FFFFFF"/>
        <w:ind w:left="1560" w:right="702"/>
        <w:jc w:val="both"/>
        <w:rPr>
          <w:del w:id="2715" w:author="Comparison" w:date="2026-08-04T06:08:00Z" w16du:dateUtc="2026-08-04T10:08:00Z"/>
        </w:rPr>
      </w:pPr>
      <w:del w:id="2716" w:author="Comparison" w:date="2026-08-04T06:08:00Z" w16du:dateUtc="2026-08-04T10:08:00Z">
        <w:r w:rsidRPr="00CC0220">
          <w:rPr>
            <w:b/>
            <w:bCs/>
            <w:bdr w:val="none" w:sz="0" w:space="0" w:color="auto" w:frame="1"/>
          </w:rPr>
          <w:delText>(sed) “dolor.”</w:delText>
        </w:r>
      </w:del>
    </w:p>
    <w:p w14:paraId="64B91D30" w14:textId="77777777" w:rsidR="000605E6" w:rsidRPr="00D62A0F" w:rsidRDefault="000605E6" w:rsidP="00D62A0F">
      <w:pPr>
        <w:shd w:val="clear" w:color="auto" w:fill="FFFFFF"/>
        <w:ind w:left="1560" w:right="702"/>
        <w:jc w:val="both"/>
        <w:rPr>
          <w:del w:id="2717" w:author="Comparison" w:date="2026-08-04T06:08:00Z" w16du:dateUtc="2026-08-04T10:08:00Z"/>
        </w:rPr>
      </w:pPr>
      <w:del w:id="2718" w:author="Comparison" w:date="2026-08-04T06:08:00Z" w16du:dateUtc="2026-08-04T10:08:00Z">
        <w:r w:rsidRPr="00CC0220">
          <w:rPr>
            <w:bdr w:val="none" w:sz="0" w:space="0" w:color="auto" w:frame="1"/>
          </w:rPr>
          <w:delText>eiusmod elit </w:delText>
        </w:r>
        <w:r w:rsidRPr="00CC0220">
          <w:rPr>
            <w:b/>
            <w:bCs/>
            <w:bdr w:val="none" w:sz="0" w:space="0" w:color="auto" w:frame="1"/>
          </w:rPr>
          <w:delText>“amet,”</w:delText>
        </w:r>
        <w:r w:rsidRPr="00CC0220">
          <w:rPr>
            <w:bdr w:val="none" w:sz="0" w:space="0" w:color="auto" w:frame="1"/>
          </w:rPr>
          <w:delText> amet et consectetur ipsum ipsum, aliqua ut incididunt aliqua magna do dolor eiusmod adipiscing, labore, ipsum, lorem magna. et et consectetur lorem do adipiscing sed, “amet” ipsum eiusmod consectetur adipiscing.</w:delText>
        </w:r>
      </w:del>
    </w:p>
    <w:p w14:paraId="2CA19481" w14:textId="77777777" w:rsidR="000605E6" w:rsidRPr="00CC0220" w:rsidRDefault="000605E6" w:rsidP="000605E6">
      <w:pPr>
        <w:shd w:val="clear" w:color="auto" w:fill="FFFFFF"/>
        <w:ind w:left="1560" w:right="702"/>
        <w:jc w:val="both"/>
        <w:rPr>
          <w:del w:id="2719" w:author="Comparison" w:date="2026-08-04T06:08:00Z" w16du:dateUtc="2026-08-04T10:08:00Z"/>
          <w:bdr w:val="none" w:sz="0" w:space="0" w:color="auto" w:frame="1"/>
        </w:rPr>
      </w:pPr>
      <w:del w:id="2720" w:author="Comparison" w:date="2026-08-04T06:08:00Z" w16du:dateUtc="2026-08-04T10:08:00Z">
        <w:r w:rsidRPr="00CC0220">
          <w:rPr>
            <w:b/>
            <w:bCs/>
            <w:bdr w:val="none" w:sz="0" w:space="0" w:color="auto" w:frame="1"/>
          </w:rPr>
          <w:delText>(elit) “aliqua.”</w:delText>
        </w:r>
      </w:del>
    </w:p>
    <w:p w14:paraId="4DCAD914" w14:textId="77777777" w:rsidR="000605E6" w:rsidRPr="00D62A0F" w:rsidRDefault="000605E6" w:rsidP="00D62A0F">
      <w:pPr>
        <w:shd w:val="clear" w:color="auto" w:fill="FFFFFF" w:themeFill="background1"/>
        <w:ind w:left="1560" w:right="702"/>
        <w:jc w:val="both"/>
        <w:rPr>
          <w:del w:id="2721" w:author="Comparison" w:date="2026-08-04T06:08:00Z" w16du:dateUtc="2026-08-04T10:08:00Z"/>
        </w:rPr>
      </w:pPr>
      <w:del w:id="2722" w:author="Comparison" w:date="2026-08-04T06:08:00Z" w16du:dateUtc="2026-08-04T10:08:00Z">
        <w:r w:rsidRPr="00CC0220">
          <w:rPr>
            <w:bdr w:val="none" w:sz="0" w:space="0" w:color="auto" w:frame="1"/>
          </w:rPr>
          <w:delText>eiusmod elit </w:delText>
        </w:r>
        <w:r w:rsidRPr="00CC0220">
          <w:rPr>
            <w:b/>
            <w:bCs/>
            <w:bdr w:val="none" w:sz="0" w:space="0" w:color="auto" w:frame="1"/>
          </w:rPr>
          <w:delText>“adipiscing,”</w:delText>
        </w:r>
        <w:r w:rsidRPr="00CC0220">
          <w:rPr>
            <w:bdr w:val="none" w:sz="0" w:space="0" w:color="auto" w:frame="1"/>
          </w:rPr>
          <w:delText xml:space="preserve"> amet et consectetur ipsum ipsum, lorem sit et lorem adipiscing sit elit. et et consectetur lorem do adipiscing sed, “adipiscing” lorem ipsum sed do adipiscing consectetur ipsum sed’et adipiscing amet, consectetur consectetur ut ipsum, </w:delText>
        </w:r>
        <w:r w:rsidRPr="00CC0220">
          <w:delText>consectetur ut tempor ipsum ut elit ipsum ipsum, incididunt labore tempor adipiscing dolor</w:delText>
        </w:r>
        <w:r w:rsidRPr="00CC0220">
          <w:rPr>
            <w:bdr w:val="none" w:sz="0" w:space="0" w:color="auto" w:frame="1"/>
          </w:rPr>
          <w:delText xml:space="preserve">, et ipsum et </w:delText>
        </w:r>
        <w:r w:rsidRPr="00CC0220">
          <w:delText>dolor consectetur ipsum ipsum.</w:delText>
        </w:r>
      </w:del>
    </w:p>
    <w:p w14:paraId="79F6A14A" w14:textId="77777777" w:rsidR="000605E6" w:rsidRPr="00CC0220" w:rsidRDefault="000605E6" w:rsidP="000605E6">
      <w:pPr>
        <w:shd w:val="clear" w:color="auto" w:fill="FFFFFF"/>
        <w:ind w:left="1560"/>
        <w:jc w:val="both"/>
        <w:rPr>
          <w:del w:id="2723" w:author="Comparison" w:date="2026-08-04T06:08:00Z" w16du:dateUtc="2026-08-04T10:08:00Z"/>
          <w:bdr w:val="none" w:sz="0" w:space="0" w:color="auto" w:frame="1"/>
        </w:rPr>
      </w:pPr>
      <w:del w:id="2724" w:author="Comparison" w:date="2026-08-04T06:08:00Z" w16du:dateUtc="2026-08-04T10:08:00Z">
        <w:r w:rsidRPr="00CC0220">
          <w:rPr>
            <w:b/>
            <w:bCs/>
            <w:bdr w:val="none" w:sz="0" w:space="0" w:color="auto" w:frame="1"/>
          </w:rPr>
          <w:delText>(sed) “consectetur.”</w:delText>
        </w:r>
      </w:del>
    </w:p>
    <w:p w14:paraId="05968999" w14:textId="77777777" w:rsidR="000605E6" w:rsidRPr="00CC0220" w:rsidRDefault="000605E6" w:rsidP="00D62A0F">
      <w:pPr>
        <w:shd w:val="clear" w:color="auto" w:fill="FFFFFF"/>
        <w:ind w:left="1560" w:right="702"/>
        <w:jc w:val="both"/>
        <w:rPr>
          <w:del w:id="2725" w:author="Comparison" w:date="2026-08-04T06:08:00Z" w16du:dateUtc="2026-08-04T10:08:00Z"/>
          <w:bdr w:val="none" w:sz="0" w:space="0" w:color="auto" w:frame="1"/>
        </w:rPr>
      </w:pPr>
      <w:del w:id="2726" w:author="Comparison" w:date="2026-08-04T06:08:00Z" w16du:dateUtc="2026-08-04T10:08:00Z">
        <w:r w:rsidRPr="00CC0220">
          <w:rPr>
            <w:bdr w:val="none" w:sz="0" w:space="0" w:color="auto" w:frame="1"/>
          </w:rPr>
          <w:delText>eiusmod elit </w:delText>
        </w:r>
        <w:r w:rsidRPr="00CC0220">
          <w:rPr>
            <w:b/>
            <w:bCs/>
            <w:bdr w:val="none" w:sz="0" w:space="0" w:color="auto" w:frame="1"/>
          </w:rPr>
          <w:delText>“incididunt,”</w:delText>
        </w:r>
        <w:r w:rsidRPr="00CC0220">
          <w:rPr>
            <w:bdr w:val="none" w:sz="0" w:space="0" w:color="auto" w:frame="1"/>
          </w:rPr>
          <w:delText> amet et consectetur ipsum ipsum, aliqua et do sed eiusmod eiusmod elit lorem eiusmod incididunt et lorem do amet et ipsum sed eiusmod lorem ipsum.</w:delText>
        </w:r>
      </w:del>
    </w:p>
    <w:p w14:paraId="7B2973D7" w14:textId="77777777" w:rsidR="000605E6" w:rsidRPr="00CC0220" w:rsidRDefault="000605E6" w:rsidP="000605E6">
      <w:pPr>
        <w:shd w:val="clear" w:color="auto" w:fill="FFFFFF"/>
        <w:ind w:left="1560" w:right="702"/>
        <w:jc w:val="both"/>
        <w:rPr>
          <w:del w:id="2727" w:author="Comparison" w:date="2026-08-04T06:08:00Z" w16du:dateUtc="2026-08-04T10:08:00Z"/>
        </w:rPr>
      </w:pPr>
      <w:del w:id="2728" w:author="Comparison" w:date="2026-08-04T06:08:00Z" w16du:dateUtc="2026-08-04T10:08:00Z">
        <w:r w:rsidRPr="00CC0220">
          <w:rPr>
            <w:b/>
            <w:bCs/>
            <w:bdr w:val="none" w:sz="0" w:space="0" w:color="auto" w:frame="1"/>
          </w:rPr>
          <w:delText>(labore) “aliqua amet.”</w:delText>
        </w:r>
      </w:del>
    </w:p>
    <w:p w14:paraId="004E0754" w14:textId="77777777" w:rsidR="000605E6" w:rsidRPr="00CC0220" w:rsidRDefault="000605E6" w:rsidP="000605E6">
      <w:pPr>
        <w:shd w:val="clear" w:color="auto" w:fill="FFFFFF"/>
        <w:ind w:left="1560" w:right="702"/>
        <w:jc w:val="both"/>
        <w:rPr>
          <w:del w:id="2729" w:author="Comparison" w:date="2026-08-04T06:08:00Z" w16du:dateUtc="2026-08-04T10:08:00Z"/>
        </w:rPr>
      </w:pPr>
      <w:del w:id="2730" w:author="Comparison" w:date="2026-08-04T06:08:00Z" w16du:dateUtc="2026-08-04T10:08:00Z">
        <w:r w:rsidRPr="00CC0220">
          <w:rPr>
            <w:bdr w:val="none" w:sz="0" w:space="0" w:color="auto" w:frame="1"/>
          </w:rPr>
          <w:delText>et ipsum labore </w:delText>
        </w:r>
        <w:r w:rsidRPr="00CC0220">
          <w:rPr>
            <w:b/>
            <w:bCs/>
            <w:bdr w:val="none" w:sz="0" w:space="0" w:color="auto" w:frame="1"/>
          </w:rPr>
          <w:delText>“adipiscing lorem”</w:delText>
        </w:r>
        <w:r w:rsidRPr="00CC0220">
          <w:rPr>
            <w:bdr w:val="none" w:sz="0" w:space="0" w:color="auto" w:frame="1"/>
          </w:rPr>
          <w:delText> sit et consectetur lorem do adipiscing sed, do do ipsum sed aliqua lorem adipiscing do dolore ipsum magna elit</w:delText>
        </w:r>
        <w:bookmarkEnd w:id="2710"/>
        <w:r w:rsidRPr="00CC0220">
          <w:rPr>
            <w:bdr w:val="none" w:sz="0" w:space="0" w:color="auto" w:frame="1"/>
          </w:rPr>
          <w:delText>.</w:delText>
        </w:r>
        <w:bookmarkEnd w:id="2711"/>
      </w:del>
    </w:p>
    <w:p w14:paraId="4C7BDD88" w14:textId="77777777" w:rsidR="00540B8E" w:rsidRDefault="005314F1">
      <w:pPr>
        <w:pStyle w:val="Heading3"/>
        <w:rPr>
          <w:del w:id="2731" w:author="Comparison" w:date="2026-08-04T06:08:00Z" w16du:dateUtc="2026-08-04T10:08:00Z"/>
        </w:rPr>
      </w:pPr>
      <w:del w:id="2732" w:author="Comparison" w:date="2026-08-04T06:08:00Z" w16du:dateUtc="2026-08-04T10:08:00Z">
        <w:r>
          <w:delText>ipsum</w:delText>
        </w:r>
        <w:bookmarkEnd w:id="2707"/>
      </w:del>
    </w:p>
    <w:p w14:paraId="46EE9734" w14:textId="77777777" w:rsidR="005314F1" w:rsidRDefault="005314F1" w:rsidP="00D62A0F">
      <w:pPr>
        <w:pStyle w:val="TextHeading3"/>
        <w:rPr>
          <w:del w:id="2733" w:author="Comparison" w:date="2026-08-04T06:08:00Z" w16du:dateUtc="2026-08-04T10:08:00Z"/>
        </w:rPr>
      </w:pPr>
      <w:del w:id="2734" w:author="Comparison" w:date="2026-08-04T06:08:00Z" w16du:dateUtc="2026-08-04T10:08:00Z">
        <w:r>
          <w:delText xml:space="preserve">eiusmod sit </w:delText>
        </w:r>
        <w:r>
          <w:rPr>
            <w:i/>
          </w:rPr>
          <w:delText>ipsum consectetur,</w:delText>
        </w:r>
        <w:r>
          <w:delText xml:space="preserve"> </w:delText>
        </w:r>
        <w:r>
          <w:rPr>
            <w:i/>
          </w:rPr>
          <w:delText>ipsum eiusmod, sed,</w:delText>
        </w:r>
        <w:r>
          <w:delText xml:space="preserve"> incididunt </w:delText>
        </w:r>
        <w:r>
          <w:rPr>
            <w:i/>
          </w:rPr>
          <w:delText>ipsum consectetur eiusmod</w:delText>
        </w:r>
        <w:r>
          <w:delText xml:space="preserve"> elit do ipsum consectetur incididunt do dolore do et ipsum sit elit ipsum consectetur.</w:delText>
        </w:r>
      </w:del>
    </w:p>
    <w:p w14:paraId="4A2B843A" w14:textId="77777777" w:rsidR="00540B8E" w:rsidRDefault="005314F1">
      <w:pPr>
        <w:pStyle w:val="Heading3"/>
        <w:rPr>
          <w:del w:id="2735" w:author="Comparison" w:date="2026-08-04T06:08:00Z" w16du:dateUtc="2026-08-04T10:08:00Z"/>
        </w:rPr>
      </w:pPr>
      <w:bookmarkStart w:id="2736" w:name="8059351935289481535"/>
      <w:del w:id="2737" w:author="Comparison" w:date="2026-08-04T06:08:00Z" w16du:dateUtc="2026-08-04T10:08:00Z">
        <w:r>
          <w:delText>sed</w:delText>
        </w:r>
        <w:bookmarkEnd w:id="2736"/>
      </w:del>
    </w:p>
    <w:p w14:paraId="027C72DA" w14:textId="77777777" w:rsidR="005314F1" w:rsidRDefault="005314F1" w:rsidP="00D62A0F">
      <w:pPr>
        <w:pStyle w:val="TextHeading3"/>
        <w:rPr>
          <w:del w:id="2738" w:author="Comparison" w:date="2026-08-04T06:08:00Z" w16du:dateUtc="2026-08-04T10:08:00Z"/>
        </w:rPr>
      </w:pPr>
      <w:del w:id="2739" w:author="Comparison" w:date="2026-08-04T06:08:00Z" w16du:dateUtc="2026-08-04T10:08:00Z">
        <w:r>
          <w:delText xml:space="preserve">eiusmod sit </w:delText>
        </w:r>
        <w:r>
          <w:rPr>
            <w:i/>
          </w:rPr>
          <w:delText>et sed</w:delText>
        </w:r>
        <w:r>
          <w:delText xml:space="preserve"> incididunt </w:delText>
        </w:r>
        <w:r>
          <w:rPr>
            <w:i/>
          </w:rPr>
          <w:delText>sed</w:delText>
        </w:r>
        <w:r>
          <w:delText xml:space="preserve"> elit do ipsum lorem adipiscing do consectetur aliqua aliqua incididunt do dolor lorem, incididunt, eiusmod, lorem aliqua elit, incididunt, lorem ipsum elit consectetur sed eiusmod labore ipsum sed elit dolor consectetur do et ipsum sit elit ipsum consectetur</w:delText>
        </w:r>
        <w:r w:rsidR="00F70040">
          <w:delText xml:space="preserve">. </w:delText>
        </w:r>
        <w:r>
          <w:delText xml:space="preserve">eiusmod adipiscing </w:delText>
        </w:r>
        <w:r>
          <w:rPr>
            <w:i/>
          </w:rPr>
          <w:delText>sed</w:delText>
        </w:r>
        <w:r>
          <w:delText xml:space="preserve"> et do magna lorem lorem labore ipsum sed adipiscing adipiscing.</w:delText>
        </w:r>
      </w:del>
    </w:p>
    <w:p w14:paraId="7B4EB722" w14:textId="77777777" w:rsidR="00540B8E" w:rsidRDefault="005314F1">
      <w:pPr>
        <w:pStyle w:val="Heading3"/>
        <w:rPr>
          <w:del w:id="2740" w:author="Comparison" w:date="2026-08-04T06:08:00Z" w16du:dateUtc="2026-08-04T10:08:00Z"/>
        </w:rPr>
      </w:pPr>
      <w:bookmarkStart w:id="2741" w:name="8059831559195191073"/>
      <w:del w:id="2742" w:author="Comparison" w:date="2026-08-04T06:08:00Z" w16du:dateUtc="2026-08-04T10:08:00Z">
        <w:r>
          <w:delText>ipsum adipiscing</w:delText>
        </w:r>
        <w:bookmarkEnd w:id="2741"/>
      </w:del>
    </w:p>
    <w:p w14:paraId="15D49E6C" w14:textId="77777777" w:rsidR="005314F1" w:rsidRDefault="005314F1" w:rsidP="00D62A0F">
      <w:pPr>
        <w:pStyle w:val="TextHeading3"/>
        <w:rPr>
          <w:del w:id="2743" w:author="Comparison" w:date="2026-08-04T06:08:00Z" w16du:dateUtc="2026-08-04T10:08:00Z"/>
        </w:rPr>
      </w:pPr>
      <w:bookmarkStart w:id="2744" w:name="_Toc507273157"/>
      <w:bookmarkStart w:id="2745" w:name="_Toc516883702"/>
      <w:bookmarkStart w:id="2746" w:name="_Toc516995852"/>
      <w:del w:id="2747" w:author="Comparison" w:date="2026-08-04T06:08:00Z" w16du:dateUtc="2026-08-04T10:08:00Z">
        <w:r>
          <w:delText xml:space="preserve">eiusmod adipiscing </w:delText>
        </w:r>
        <w:r>
          <w:rPr>
            <w:i/>
          </w:rPr>
          <w:delText>consectetur tempor</w:delText>
        </w:r>
        <w:r>
          <w:delText xml:space="preserve"> magna do tempor amet ipsum dolor tempor incididunt adipiscing dolor eiusmod sed et ipsum consectetur.</w:delText>
        </w:r>
        <w:bookmarkEnd w:id="2744"/>
        <w:bookmarkEnd w:id="2745"/>
        <w:bookmarkEnd w:id="2746"/>
      </w:del>
    </w:p>
    <w:p w14:paraId="18CE6470" w14:textId="77777777" w:rsidR="00540B8E" w:rsidRDefault="005314F1">
      <w:pPr>
        <w:pStyle w:val="Heading2"/>
        <w:rPr>
          <w:del w:id="2748" w:author="Comparison" w:date="2026-08-04T06:08:00Z" w16du:dateUtc="2026-08-04T10:08:00Z"/>
        </w:rPr>
      </w:pPr>
      <w:bookmarkStart w:id="2749" w:name="8060311183100900611"/>
      <w:bookmarkStart w:id="2750" w:name="_Toc218523910"/>
      <w:del w:id="2751" w:author="Comparison" w:date="2026-08-04T06:08:00Z" w16du:dateUtc="2026-08-04T10:08:00Z">
        <w:r>
          <w:delText>elit tempor incididunt do elit dolore</w:delText>
        </w:r>
        <w:bookmarkEnd w:id="2749"/>
        <w:bookmarkEnd w:id="2750"/>
      </w:del>
    </w:p>
    <w:p w14:paraId="40EFCFF0" w14:textId="77777777" w:rsidR="005314F1" w:rsidRPr="00D62A0F" w:rsidRDefault="005314F1">
      <w:pPr>
        <w:pStyle w:val="TextHeading2"/>
        <w:rPr>
          <w:del w:id="2752" w:author="Comparison" w:date="2026-08-04T06:08:00Z" w16du:dateUtc="2026-08-04T10:08:00Z"/>
        </w:rPr>
      </w:pPr>
      <w:del w:id="2753" w:author="Comparison" w:date="2026-08-04T06:08:00Z" w16du:dateUtc="2026-08-04T10:08:00Z">
        <w:r>
          <w:delText>eiusmod labore aliqua ut incididunt aliqua elit lorem amet do ipsum consectetur.</w:delText>
        </w:r>
      </w:del>
    </w:p>
    <w:p w14:paraId="4B090D51" w14:textId="77777777" w:rsidR="00540B8E" w:rsidRDefault="005314F1">
      <w:pPr>
        <w:pStyle w:val="Heading3"/>
        <w:rPr>
          <w:del w:id="2754" w:author="Comparison" w:date="2026-08-04T06:08:00Z" w16du:dateUtc="2026-08-04T10:08:00Z"/>
        </w:rPr>
      </w:pPr>
      <w:bookmarkStart w:id="2755" w:name="8060790807006610149"/>
      <w:del w:id="2756" w:author="Comparison" w:date="2026-08-04T06:08:00Z" w16du:dateUtc="2026-08-04T10:08:00Z">
        <w:r>
          <w:delText>lorem eiusmod; adipiscing elit ut lorem consectetur magna</w:delText>
        </w:r>
        <w:bookmarkEnd w:id="2755"/>
      </w:del>
    </w:p>
    <w:p w14:paraId="3550C22E" w14:textId="77777777" w:rsidR="00540B8E" w:rsidRDefault="005314F1">
      <w:pPr>
        <w:pStyle w:val="TextHeading3"/>
        <w:rPr>
          <w:del w:id="2757" w:author="Comparison" w:date="2026-08-04T06:08:00Z" w16du:dateUtc="2026-08-04T10:08:00Z"/>
        </w:rPr>
      </w:pPr>
      <w:del w:id="2758" w:author="Comparison" w:date="2026-08-04T06:08:00Z" w16du:dateUtc="2026-08-04T10:08:00Z">
        <w:r>
          <w:delText xml:space="preserve">do consectetur adipiscing magna labore consectetur dolor et elit amet, dolor elit lorem incididunt magna tempor sit aliqua. </w:delText>
        </w:r>
      </w:del>
    </w:p>
    <w:p w14:paraId="76362BCF" w14:textId="77777777" w:rsidR="005314F1" w:rsidRDefault="005314F1" w:rsidP="00D62A0F">
      <w:pPr>
        <w:pStyle w:val="TextHeading3"/>
        <w:rPr>
          <w:del w:id="2759" w:author="Comparison" w:date="2026-08-04T06:08:00Z" w16du:dateUtc="2026-08-04T10:08:00Z"/>
        </w:rPr>
      </w:pPr>
      <w:del w:id="2760" w:author="Comparison" w:date="2026-08-04T06:08:00Z" w16du:dateUtc="2026-08-04T10:08:00Z">
        <w:r>
          <w:delText>sit elit adipiscing tempor aliqua eiusmod dolore lorem incididunt tempor elit ipsum consectetur consectetur ipsum sed dolore do magna eiusmod aliqua tempor labore do tempor labore sit aliqua.</w:delText>
        </w:r>
      </w:del>
    </w:p>
    <w:p w14:paraId="173BA0E2" w14:textId="77777777" w:rsidR="00540B8E" w:rsidRDefault="005314F1">
      <w:pPr>
        <w:pStyle w:val="Heading3"/>
        <w:rPr>
          <w:del w:id="2761" w:author="Comparison" w:date="2026-08-04T06:08:00Z" w16du:dateUtc="2026-08-04T10:08:00Z"/>
        </w:rPr>
      </w:pPr>
      <w:bookmarkStart w:id="2762" w:name="13958600979128382597"/>
      <w:del w:id="2763" w:author="Comparison" w:date="2026-08-04T06:08:00Z" w16du:dateUtc="2026-08-04T10:08:00Z">
        <w:r>
          <w:delText xml:space="preserve">consectetur incididunt et; do </w:delText>
        </w:r>
        <w:bookmarkEnd w:id="2762"/>
      </w:del>
    </w:p>
    <w:p w14:paraId="6597BB2B" w14:textId="77777777" w:rsidR="005314F1" w:rsidRDefault="005314F1" w:rsidP="00D62A0F">
      <w:pPr>
        <w:pStyle w:val="TextHeading3"/>
        <w:rPr>
          <w:del w:id="2764" w:author="Comparison" w:date="2026-08-04T06:08:00Z" w16du:dateUtc="2026-08-04T10:08:00Z"/>
        </w:rPr>
      </w:pPr>
      <w:del w:id="2765" w:author="Comparison" w:date="2026-08-04T06:08:00Z" w16du:dateUtc="2026-08-04T10:08:00Z">
        <w:r>
          <w:delText>sed ipsum sed ut ipsum, magna labore adipiscing magna sit labore lorem, incididunt lorem labore adipiscing magna sit labore magna</w:delText>
        </w:r>
        <w:r w:rsidR="00F70040">
          <w:delText xml:space="preserve">. </w:delText>
        </w:r>
        <w:r>
          <w:delText>ipsum elit tempor amet adipiscing magna sit labore labore eiusmod amet labore aliqua aliqua eiusmod ipsum sed</w:delText>
        </w:r>
        <w:r w:rsidR="00F70040">
          <w:delText xml:space="preserve">. </w:delText>
        </w:r>
        <w:r>
          <w:delText xml:space="preserve">eiusmod elit </w:delText>
        </w:r>
        <w:r>
          <w:rPr>
            <w:i/>
          </w:rPr>
          <w:delText>lorem,</w:delText>
        </w:r>
        <w:r>
          <w:delText xml:space="preserve"> ut et consectetur eiusmod amet elit ipsum ipsum ipsum sit, adipiscing ipsum labore incididunt eiusmod incididunt incididunt eiusmod dolor labore ipsum sed ut.</w:delText>
        </w:r>
      </w:del>
    </w:p>
    <w:p w14:paraId="08F43BE3" w14:textId="77777777" w:rsidR="00540B8E" w:rsidRDefault="005314F1">
      <w:pPr>
        <w:pStyle w:val="Heading3"/>
        <w:rPr>
          <w:del w:id="2766" w:author="Comparison" w:date="2026-08-04T06:08:00Z" w16du:dateUtc="2026-08-04T10:08:00Z"/>
        </w:rPr>
      </w:pPr>
      <w:bookmarkStart w:id="2767" w:name="13959080603034092135"/>
      <w:del w:id="2768" w:author="Comparison" w:date="2026-08-04T06:08:00Z" w16du:dateUtc="2026-08-04T10:08:00Z">
        <w:r>
          <w:delText>labore elit lorem, amet, incididunt et</w:delText>
        </w:r>
        <w:bookmarkEnd w:id="2767"/>
      </w:del>
    </w:p>
    <w:p w14:paraId="1CAA3016" w14:textId="77777777" w:rsidR="005314F1" w:rsidRDefault="005314F1" w:rsidP="00D62A0F">
      <w:pPr>
        <w:pStyle w:val="TextHeading3"/>
        <w:rPr>
          <w:del w:id="2769" w:author="Comparison" w:date="2026-08-04T06:08:00Z" w16du:dateUtc="2026-08-04T10:08:00Z"/>
        </w:rPr>
      </w:pPr>
      <w:del w:id="2770" w:author="Comparison" w:date="2026-08-04T06:08:00Z" w16du:dateUtc="2026-08-04T10:08:00Z">
        <w:r>
          <w:delText>eiusmod do elit lorem, amet, incididunt et et eiusmod ipsum consectetur sit dolor dolor amet ipsum do elit ipsum magna</w:delText>
        </w:r>
        <w:r w:rsidR="00F70040">
          <w:delText xml:space="preserve">. </w:delText>
        </w:r>
        <w:r>
          <w:delText>do labore ipsum magna consectetur ipsum consectetur lorem lorem elit ipsum consectetur.</w:delText>
        </w:r>
      </w:del>
    </w:p>
    <w:p w14:paraId="48036D72" w14:textId="77777777" w:rsidR="00540B8E" w:rsidRDefault="005314F1">
      <w:pPr>
        <w:pStyle w:val="Heading3"/>
        <w:rPr>
          <w:del w:id="2771" w:author="Comparison" w:date="2026-08-04T06:08:00Z" w16du:dateUtc="2026-08-04T10:08:00Z"/>
        </w:rPr>
      </w:pPr>
      <w:bookmarkStart w:id="2772" w:name="13959560226939801673"/>
      <w:del w:id="2773" w:author="Comparison" w:date="2026-08-04T06:08:00Z" w16du:dateUtc="2026-08-04T10:08:00Z">
        <w:r>
          <w:delText>dolor magna eiusmod</w:delText>
        </w:r>
        <w:bookmarkEnd w:id="2772"/>
      </w:del>
    </w:p>
    <w:p w14:paraId="468A83C2" w14:textId="77777777" w:rsidR="005314F1" w:rsidRDefault="005314F1" w:rsidP="00D62A0F">
      <w:pPr>
        <w:pStyle w:val="TextHeading3"/>
        <w:rPr>
          <w:del w:id="2774" w:author="Comparison" w:date="2026-08-04T06:08:00Z" w16du:dateUtc="2026-08-04T10:08:00Z"/>
        </w:rPr>
      </w:pPr>
      <w:del w:id="2775" w:author="Comparison" w:date="2026-08-04T06:08:00Z" w16du:dateUtc="2026-08-04T10:08:00Z">
        <w:r>
          <w:delTex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delText>
        </w:r>
        <w:r>
          <w:fldChar w:fldCharType="begin"/>
        </w:r>
        <w:r>
          <w:delInstrText xml:space="preserve"> REF 18045822805407794221 \r \h </w:delInstrText>
        </w:r>
        <w:r>
          <w:fldChar w:fldCharType="separate"/>
        </w:r>
        <w:r w:rsidR="00AC72FF">
          <w:delText>lorem 15.05</w:delText>
        </w:r>
        <w:r>
          <w:fldChar w:fldCharType="end"/>
        </w:r>
        <w:r>
          <w:delText>.</w:delText>
        </w:r>
      </w:del>
    </w:p>
    <w:p w14:paraId="4AED7F0B" w14:textId="77777777" w:rsidR="00540B8E" w:rsidRDefault="005314F1">
      <w:pPr>
        <w:pStyle w:val="Heading3"/>
        <w:rPr>
          <w:del w:id="2776" w:author="Comparison" w:date="2026-08-04T06:08:00Z" w16du:dateUtc="2026-08-04T10:08:00Z"/>
        </w:rPr>
      </w:pPr>
      <w:bookmarkStart w:id="2777" w:name="13960039850845511211"/>
      <w:bookmarkStart w:id="2778" w:name="_Ref280102695"/>
      <w:del w:id="2779" w:author="Comparison" w:date="2026-08-04T06:08:00Z" w16du:dateUtc="2026-08-04T10:08:00Z">
        <w:r>
          <w:delText>consectetur</w:delText>
        </w:r>
        <w:bookmarkEnd w:id="2777"/>
        <w:bookmarkEnd w:id="2778"/>
      </w:del>
    </w:p>
    <w:p w14:paraId="142FB379" w14:textId="77777777" w:rsidR="005314F1" w:rsidRPr="005314F1" w:rsidRDefault="005314F1" w:rsidP="00D62A0F">
      <w:pPr>
        <w:pStyle w:val="TextHeading3"/>
        <w:rPr>
          <w:del w:id="2780" w:author="Comparison" w:date="2026-08-04T06:08:00Z" w16du:dateUtc="2026-08-04T10:08:00Z"/>
        </w:rPr>
      </w:pPr>
      <w:del w:id="2781" w:author="Comparison" w:date="2026-08-04T06:08:00Z" w16du:dateUtc="2026-08-04T10:08:00Z">
        <w:r>
          <w:delText>sed ipsum dolor, dolor lorem tempor et ipsum consectetur incididunt magna consectetur labore</w:delText>
        </w:r>
        <w:r w:rsidR="00F70040">
          <w:delText xml:space="preserve">. </w:delText>
        </w:r>
        <w:r>
          <w:delText>eiusmod lorem adipiscing magna eiusmod do tempor consectetur elit dolore do ipsum consectetur incididunt lorem incididunt incididunt magna magna aliqua ipsum dolor eiusmod do</w:delText>
        </w:r>
        <w:r w:rsidR="00F70040">
          <w:delText xml:space="preserve">. </w:delText>
        </w:r>
        <w:r>
          <w:delText>do adipiscing ipsum magna sit, aliqua labore, dolor amet dolore tempor magna incididunt eiusmod do ipsum tempor adipiscing consectetur elit ipsum consectetur incididunt lorem</w:delText>
        </w:r>
        <w:r w:rsidR="00F70040">
          <w:delText xml:space="preserve">. </w:delText>
        </w:r>
        <w:r>
          <w:delText>amet lorem aliqua magna aliqua ipsum dolor elit ipsum magna incididunt</w:delText>
        </w:r>
        <w:r w:rsidR="00F70040">
          <w:delText xml:space="preserve">. </w:delText>
        </w:r>
        <w:r>
          <w:delText>sed eiusmod consectetur lorem lorem et lorem elit ipsum magna incididunt sit dolore consectetur consectetur dolore lorem aliqua sit ipsum lorem, lorem incididunt magna magna aliqua ipsum dolor tempor adipiscing tempor labore adipiscing lorem dolore amet dolore</w:delText>
        </w:r>
        <w:r w:rsidR="00F70040">
          <w:delText xml:space="preserve">. </w:delText>
        </w:r>
        <w:r>
          <w:delText>sed ipsum consectetur incididunt lorem aliqua eiusmod amet lorem elit lorem, lorem incididunt magna amet do ipsum eiusmod lorem dolor ut.</w:delText>
        </w:r>
      </w:del>
    </w:p>
    <w:p w14:paraId="0504E0B5" w14:textId="77777777" w:rsidR="00540B8E" w:rsidRDefault="005314F1">
      <w:pPr>
        <w:pStyle w:val="Heading3"/>
        <w:rPr>
          <w:del w:id="2782" w:author="Comparison" w:date="2026-08-04T06:08:00Z" w16du:dateUtc="2026-08-04T10:08:00Z"/>
        </w:rPr>
      </w:pPr>
      <w:bookmarkStart w:id="2783" w:name="13960519474751220749"/>
      <w:del w:id="2784" w:author="Comparison" w:date="2026-08-04T06:08:00Z" w16du:dateUtc="2026-08-04T10:08:00Z">
        <w:r>
          <w:delText>elit</w:delText>
        </w:r>
        <w:bookmarkEnd w:id="2783"/>
      </w:del>
    </w:p>
    <w:p w14:paraId="272D38A0" w14:textId="77777777" w:rsidR="00540B8E" w:rsidRDefault="005314F1">
      <w:pPr>
        <w:pStyle w:val="TextHeading3"/>
        <w:keepNext/>
        <w:keepLines/>
        <w:rPr>
          <w:del w:id="2785" w:author="Comparison" w:date="2026-08-04T06:08:00Z" w16du:dateUtc="2026-08-04T10:08:00Z"/>
        </w:rPr>
      </w:pPr>
      <w:del w:id="2786" w:author="Comparison" w:date="2026-08-04T06:08:00Z" w16du:dateUtc="2026-08-04T10:08:00Z">
        <w:r>
          <w:delText>eiusmod ut lorem do elit dolor adipiscing elit ipsum consectetur et lorem sed ipsum ut lorem consectetur elit dolor ipsum adipiscing elit ipsum consectetur</w:delText>
        </w:r>
        <w:r w:rsidR="00F70040">
          <w:delText xml:space="preserve">. </w:delText>
        </w:r>
        <w:r>
          <w:delText>sed eiusmod adipiscing elit eiusmod adipiscing incididunt consectetur dolor adipiscing aliqua lorem, ipsum incididunt ut elit ipsum consectetur sit do magna dolore labore do ipsum lorem adipiscing sit et adipiscing dolor.</w:delText>
        </w:r>
      </w:del>
    </w:p>
    <w:p w14:paraId="0CE226CC" w14:textId="77777777" w:rsidR="00540B8E" w:rsidRDefault="005314F1">
      <w:pPr>
        <w:pStyle w:val="TextHeading2"/>
        <w:keepNext/>
        <w:keepLines/>
        <w:rPr>
          <w:del w:id="2787" w:author="Comparison" w:date="2026-08-04T06:08:00Z" w16du:dateUtc="2026-08-04T10:08:00Z"/>
        </w:rPr>
      </w:pPr>
      <w:bookmarkStart w:id="2788" w:name="BeginAcknowledgement"/>
      <w:del w:id="2789" w:author="Comparison" w:date="2026-08-04T06:08:00Z" w16du:dateUtc="2026-08-04T10:08:00Z">
        <w:r>
          <w:delText>dolore labore labore ipsum consectetur aliqua dolor 10, 2026</w:delText>
        </w:r>
        <w:r w:rsidR="00F70040">
          <w:delText xml:space="preserve">. </w:delText>
        </w:r>
        <w:r>
          <w:delText>do consectetur sed aliqua magna ut elit dolor elit, dolor lorem lorem aliqua elit dolor eiusmod sed.</w:delText>
        </w:r>
        <w:bookmarkEnd w:id="2788"/>
      </w:del>
    </w:p>
    <w:p w14:paraId="5AF71D53" w14:textId="77777777" w:rsidR="00540B8E" w:rsidRDefault="005314F1">
      <w:pPr>
        <w:keepNext/>
        <w:keepLines/>
        <w:tabs>
          <w:tab w:val="left" w:pos="8640"/>
        </w:tabs>
        <w:spacing w:before="960"/>
        <w:ind w:left="3960"/>
        <w:rPr>
          <w:del w:id="2790" w:author="Comparison" w:date="2026-08-04T06:08:00Z" w16du:dateUtc="2026-08-04T10:08:00Z"/>
          <w:u w:val="single"/>
        </w:rPr>
      </w:pPr>
      <w:del w:id="2791" w:author="Comparison" w:date="2026-08-04T06:08:00Z" w16du:dateUtc="2026-08-04T10:08:00Z">
        <w:r>
          <w:rPr>
            <w:u w:val="single"/>
          </w:rPr>
          <w:tab/>
        </w:r>
      </w:del>
    </w:p>
    <w:p w14:paraId="552CE25A" w14:textId="77777777" w:rsidR="00540B8E" w:rsidRDefault="005314F1">
      <w:pPr>
        <w:tabs>
          <w:tab w:val="left" w:pos="9360"/>
        </w:tabs>
        <w:spacing w:after="480"/>
        <w:ind w:left="3960"/>
        <w:rPr>
          <w:del w:id="2792" w:author="Comparison" w:date="2026-08-04T06:08:00Z" w16du:dateUtc="2026-08-04T10:08:00Z"/>
        </w:rPr>
      </w:pPr>
      <w:del w:id="2793" w:author="Comparison" w:date="2026-08-04T06:08:00Z" w16du:dateUtc="2026-08-04T10:08:00Z">
        <w:r>
          <w:delText>dolor aliqua elit, dolor incididunt sed</w:delText>
        </w:r>
      </w:del>
    </w:p>
    <w:p w14:paraId="35F4716F" w14:textId="77777777" w:rsidR="00540B8E" w:rsidRDefault="005314F1">
      <w:pPr>
        <w:keepNext/>
        <w:keepLines/>
        <w:tabs>
          <w:tab w:val="left" w:pos="8640"/>
        </w:tabs>
        <w:spacing w:before="960"/>
        <w:ind w:left="3960"/>
        <w:rPr>
          <w:del w:id="2794" w:author="Comparison" w:date="2026-08-04T06:08:00Z" w16du:dateUtc="2026-08-04T10:08:00Z"/>
          <w:u w:val="single"/>
        </w:rPr>
      </w:pPr>
      <w:del w:id="2795" w:author="Comparison" w:date="2026-08-04T06:08:00Z" w16du:dateUtc="2026-08-04T10:08:00Z">
        <w:r>
          <w:rPr>
            <w:u w:val="single"/>
          </w:rPr>
          <w:tab/>
        </w:r>
      </w:del>
    </w:p>
    <w:p w14:paraId="7DB087E3" w14:textId="77777777" w:rsidR="00540B8E" w:rsidRDefault="005314F1">
      <w:pPr>
        <w:tabs>
          <w:tab w:val="left" w:pos="9360"/>
        </w:tabs>
        <w:spacing w:after="480"/>
        <w:ind w:left="3960"/>
        <w:rPr>
          <w:del w:id="2796" w:author="Comparison" w:date="2026-08-04T06:08:00Z" w16du:dateUtc="2026-08-04T10:08:00Z"/>
        </w:rPr>
      </w:pPr>
      <w:del w:id="2797" w:author="Comparison" w:date="2026-08-04T06:08:00Z" w16du:dateUtc="2026-08-04T10:08:00Z">
        <w:r>
          <w:delText>tempor lorem elit, aliqua., dolor incididunt sed</w:delText>
        </w:r>
      </w:del>
    </w:p>
    <w:p w14:paraId="785A0420"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798" w:author="Comparison" w:date="2026-08-04T06:08:00Z" w16du:dateUtc="2026-08-04T10:08:00Z"/>
          <w:sz w:val="20"/>
        </w:rPr>
      </w:pPr>
      <w:del w:id="2799" w:author="Comparison" w:date="2026-08-04T06:08:00Z" w16du:dateUtc="2026-08-04T10:08: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305D38C9" w14:textId="77777777" w:rsidR="00540B8E" w:rsidRDefault="005314F1">
      <w:pPr>
        <w:pStyle w:val="TextHeading2"/>
        <w:keepNext/>
        <w:tabs>
          <w:tab w:val="right" w:pos="4320"/>
        </w:tabs>
        <w:spacing w:after="0"/>
        <w:rPr>
          <w:del w:id="2800" w:author="Comparison" w:date="2026-08-04T06:08:00Z" w16du:dateUtc="2026-08-04T10:08:00Z"/>
        </w:rPr>
      </w:pPr>
      <w:del w:id="2801" w:author="Comparison" w:date="2026-08-04T06:08:00Z" w16du:dateUtc="2026-08-04T10:08:00Z">
        <w:r>
          <w:delText>magna elit dolor)</w:delText>
        </w:r>
      </w:del>
    </w:p>
    <w:p w14:paraId="035845EC" w14:textId="77777777" w:rsidR="00540B8E" w:rsidRDefault="005314F1">
      <w:pPr>
        <w:pStyle w:val="TextHeading2"/>
        <w:keepNext/>
        <w:tabs>
          <w:tab w:val="right" w:pos="4320"/>
        </w:tabs>
        <w:spacing w:before="0"/>
        <w:rPr>
          <w:del w:id="2802" w:author="Comparison" w:date="2026-08-04T06:08:00Z" w16du:dateUtc="2026-08-04T10:08:00Z"/>
        </w:rPr>
      </w:pPr>
      <w:del w:id="2803" w:author="Comparison" w:date="2026-08-04T06:08:00Z" w16du:dateUtc="2026-08-04T10:08:00Z">
        <w:r>
          <w:delText xml:space="preserve">eiusmod </w:delText>
        </w:r>
        <w:r w:rsidRPr="005314F1">
          <w:delText>elit  aliqua</w:delText>
        </w:r>
        <w:r>
          <w:delText>)</w:delText>
        </w:r>
      </w:del>
    </w:p>
    <w:p w14:paraId="6C7F2C79" w14:textId="77777777" w:rsidR="00540B8E" w:rsidRDefault="005314F1">
      <w:pPr>
        <w:pStyle w:val="TextHeading2"/>
        <w:keepNext/>
        <w:keepLines/>
        <w:rPr>
          <w:del w:id="2804" w:author="Comparison" w:date="2026-08-04T06:08:00Z" w16du:dateUtc="2026-08-04T10:08:00Z"/>
        </w:rPr>
      </w:pPr>
      <w:del w:id="2805" w:author="Comparison" w:date="2026-08-04T06:08:00Z" w16du:dateUtc="2026-08-04T10:08:00Z">
        <w:r>
          <w:delTex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65DA1192" w14:textId="77777777" w:rsidR="00540B8E" w:rsidRDefault="005314F1">
      <w:pPr>
        <w:pStyle w:val="TextHeading2"/>
        <w:keepNext/>
        <w:keepLines/>
        <w:rPr>
          <w:del w:id="2806" w:author="Comparison" w:date="2026-08-04T06:08:00Z" w16du:dateUtc="2026-08-04T10:08:00Z"/>
        </w:rPr>
      </w:pPr>
      <w:del w:id="2807" w:author="Comparison" w:date="2026-08-04T06:08:00Z" w16du:dateUtc="2026-08-04T10:08:00Z">
        <w:r>
          <w:delText>do eiusmod et et adipiscing sed et ipsum sit elit ipsum magna elit et consectetur ipsum adipiscing labore aliqua aliqua incididunt amet.</w:delText>
        </w:r>
      </w:del>
    </w:p>
    <w:p w14:paraId="79E0F25D" w14:textId="77777777" w:rsidR="00540B8E" w:rsidRDefault="005314F1">
      <w:pPr>
        <w:pStyle w:val="TextHeading2"/>
        <w:keepNext/>
        <w:spacing w:after="720"/>
        <w:rPr>
          <w:del w:id="2808" w:author="Comparison" w:date="2026-08-04T06:08:00Z" w16du:dateUtc="2026-08-04T10:08:00Z"/>
        </w:rPr>
      </w:pPr>
      <w:del w:id="2809" w:author="Comparison" w:date="2026-08-04T06:08:00Z" w16du:dateUtc="2026-08-04T10:08:00Z">
        <w:r>
          <w:delText>tempor adipiscing incididunt incididunt tempor magna.</w:delText>
        </w:r>
      </w:del>
    </w:p>
    <w:tbl>
      <w:tblPr>
        <w:tblW w:w="0" w:type="auto"/>
        <w:tblLook w:val="04A0" w:firstRow="1" w:lastRow="0" w:firstColumn="1" w:lastColumn="0" w:noHBand="0" w:noVBand="1"/>
        <w:tblPrChange w:id="2810" w:author="Comparison" w:date="2026-08-04T06:08:00Z" w16du:dateUtc="2026-08-04T10:08: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887"/>
        <w:gridCol w:w="2418"/>
        <w:gridCol w:w="2335"/>
        <w:tblGridChange w:id="2811">
          <w:tblGrid>
            <w:gridCol w:w="1095"/>
            <w:gridCol w:w="2792"/>
            <w:gridCol w:w="1618"/>
            <w:gridCol w:w="800"/>
            <w:gridCol w:w="2335"/>
          </w:tblGrid>
        </w:tblGridChange>
      </w:tblGrid>
      <w:tr w:rsidR="00540B8E" w14:paraId="42D2EC0C" w14:textId="77777777">
        <w:tc>
          <w:tcPr>
            <w:tcW w:w="4680" w:type="dxa"/>
            <w:tcPrChange w:id="2812" w:author="Comparison" w:date="2026-08-04T06:08:00Z" w16du:dateUtc="2026-08-04T10:08:00Z">
              <w:tcPr>
                <w:tcW w:w="1136" w:type="dxa"/>
              </w:tcPr>
            </w:tcPrChange>
          </w:tcPr>
          <w:p w14:paraId="45BEE24E" w14:textId="77777777" w:rsidR="00540B8E" w:rsidRDefault="00475DF1">
            <w:pPr>
              <w:pPrChange w:id="2813" w:author="Comparison" w:date="2026-08-04T06:08:00Z" w16du:dateUtc="2026-08-04T10:08:00Z">
                <w:pPr>
                  <w:pStyle w:val="TextHeading2"/>
                  <w:keepNext/>
                  <w:tabs>
                    <w:tab w:val="right" w:pos="1170"/>
                    <w:tab w:val="right" w:pos="4680"/>
                    <w:tab w:val="center" w:pos="6480"/>
                  </w:tabs>
                  <w:spacing w:before="0" w:after="0"/>
                  <w:jc w:val="left"/>
                </w:pPr>
              </w:pPrChange>
            </w:pPr>
            <w:ins w:id="2814" w:author="Comparison" w:date="2026-08-04T06:08:00Z" w16du:dateUtc="2026-08-04T10:08:00Z">
              <w:r>
                <w:t>w:u='thick'</w:t>
              </w:r>
            </w:ins>
            <w:del w:id="2815" w:author="Comparison" w:date="2026-08-04T06:08:00Z" w16du:dateUtc="2026-08-04T10:08:00Z">
              <w:r w:rsidR="005314F1">
                <w:delText>ipsum</w:delText>
              </w:r>
            </w:del>
          </w:p>
        </w:tc>
        <w:tc>
          <w:tcPr>
            <w:tcW w:w="4680" w:type="dxa"/>
            <w:tcPrChange w:id="2816" w:author="Comparison" w:date="2026-08-04T06:08:00Z" w16du:dateUtc="2026-08-04T10:08:00Z">
              <w:tcPr>
                <w:tcW w:w="5002" w:type="dxa"/>
                <w:gridSpan w:val="2"/>
                <w:tcBorders>
                  <w:bottom w:val="single" w:sz="4" w:space="0" w:color="auto"/>
                </w:tcBorders>
              </w:tcPr>
            </w:tcPrChange>
          </w:tcPr>
          <w:p w14:paraId="46FCA23A" w14:textId="77777777" w:rsidR="00540B8E" w:rsidRDefault="00475DF1">
            <w:pPr>
              <w:pPrChange w:id="2817" w:author="Comparison" w:date="2026-08-04T06:08:00Z" w16du:dateUtc="2026-08-04T10:08:00Z">
                <w:pPr>
                  <w:pStyle w:val="TextHeading2"/>
                  <w:keepNext/>
                  <w:tabs>
                    <w:tab w:val="right" w:pos="1170"/>
                    <w:tab w:val="right" w:pos="4680"/>
                    <w:tab w:val="center" w:pos="6480"/>
                  </w:tabs>
                  <w:spacing w:before="0" w:after="0"/>
                </w:pPr>
              </w:pPrChange>
            </w:pPr>
            <w:ins w:id="2818" w:author="Comparison" w:date="2026-08-04T06:08:00Z" w16du:dateUtc="2026-08-04T10:08:00Z">
              <w:r>
                <w:rPr>
                  <w:u w:val="thick"/>
                </w:rPr>
                <w:t>Thick underline</w:t>
              </w:r>
            </w:ins>
          </w:p>
        </w:tc>
        <w:tc>
          <w:tcPr>
            <w:tcW w:w="4680" w:type="dxa"/>
            <w:tcPrChange w:id="2819" w:author="Comparison" w:date="2026-08-04T06:08:00Z" w16du:dateUtc="2026-08-04T10:08:00Z">
              <w:tcPr>
                <w:tcW w:w="3438" w:type="dxa"/>
                <w:gridSpan w:val="2"/>
              </w:tcPr>
            </w:tcPrChange>
          </w:tcPr>
          <w:p w14:paraId="64E86761" w14:textId="77777777" w:rsidR="00540B8E" w:rsidRDefault="005314F1">
            <w:pPr>
              <w:pStyle w:val="TextHeading2"/>
              <w:keepNext/>
              <w:tabs>
                <w:tab w:val="right" w:pos="1170"/>
                <w:tab w:val="right" w:pos="4680"/>
                <w:tab w:val="center" w:pos="6480"/>
              </w:tabs>
              <w:spacing w:before="0" w:after="0"/>
              <w:jc w:val="left"/>
            </w:pPr>
            <w:del w:id="2820" w:author="Comparison" w:date="2026-08-04T06:08:00Z" w16du:dateUtc="2026-08-04T10:08:00Z">
              <w:r>
                <w:delText>(dolore)</w:delText>
              </w:r>
            </w:del>
          </w:p>
        </w:tc>
      </w:tr>
      <w:tr w:rsidR="002A3308" w14:paraId="3365AC97" w14:textId="77777777">
        <w:trPr>
          <w:ins w:id="2821" w:author="Comparison" w:date="2026-08-04T06:08:00Z" w16du:dateUtc="2026-08-04T10:08:00Z"/>
        </w:trPr>
        <w:tc>
          <w:tcPr>
            <w:tcW w:w="4680" w:type="dxa"/>
          </w:tcPr>
          <w:p w14:paraId="59BF5057" w14:textId="77777777" w:rsidR="002A3308" w:rsidRDefault="00475DF1">
            <w:pPr>
              <w:rPr>
                <w:ins w:id="2822" w:author="Comparison" w:date="2026-08-04T06:08:00Z" w16du:dateUtc="2026-08-04T10:08:00Z"/>
              </w:rPr>
            </w:pPr>
            <w:ins w:id="2823" w:author="Comparison" w:date="2026-08-04T06:08:00Z" w16du:dateUtc="2026-08-04T10:08:00Z">
              <w:r>
                <w:t>rStyle='SD_UnderlineDoubleChar' + inline 'none'</w:t>
              </w:r>
            </w:ins>
          </w:p>
        </w:tc>
        <w:tc>
          <w:tcPr>
            <w:tcW w:w="4680" w:type="dxa"/>
            <w:gridSpan w:val="2"/>
          </w:tcPr>
          <w:p w14:paraId="1B7A06DA" w14:textId="77777777" w:rsidR="002A3308" w:rsidRDefault="00475DF1">
            <w:pPr>
              <w:rPr>
                <w:ins w:id="2824" w:author="Comparison" w:date="2026-08-04T06:08:00Z" w16du:dateUtc="2026-08-04T10:08:00Z"/>
              </w:rPr>
            </w:pPr>
            <w:ins w:id="2825" w:author="Comparison" w:date="2026-08-04T06:08:00Z" w16du:dateUtc="2026-08-04T10:08:00Z">
              <w:r>
                <w:rPr>
                  <w:rStyle w:val="SDUnderlineDoubleChar"/>
                </w:rPr>
                <w:t>Should NOT be underlined</w:t>
              </w:r>
            </w:ins>
          </w:p>
        </w:tc>
      </w:tr>
    </w:tbl>
    <w:p w14:paraId="30B67335" w14:textId="77777777" w:rsidR="00540B8E" w:rsidRDefault="00540B8E">
      <w:pPr>
        <w:rPr>
          <w:del w:id="2826" w:author="Comparison" w:date="2026-08-04T06:08:00Z" w16du:dateUtc="2026-08-04T10:08:00Z"/>
        </w:rPr>
        <w:sectPr w:rsidR="00540B8E">
          <w:footerReference w:type="default" r:id="rId25"/>
          <w:pgSz w:w="12240" w:h="15840"/>
          <w:pgMar w:top="1440" w:right="1800" w:bottom="1440" w:left="1800" w:header="720" w:footer="720" w:gutter="0"/>
          <w:pgNumType w:start="1" w:chapStyle="1"/>
          <w:cols w:space="720"/>
        </w:sectPr>
      </w:pPr>
    </w:p>
    <w:p w14:paraId="626E92D7" w14:textId="77777777" w:rsidR="00540B8E" w:rsidRDefault="005314F1">
      <w:pPr>
        <w:tabs>
          <w:tab w:val="left" w:pos="8640"/>
        </w:tabs>
        <w:spacing w:after="360"/>
        <w:jc w:val="center"/>
        <w:rPr>
          <w:del w:id="2827" w:author="Comparison" w:date="2026-08-04T06:08:00Z" w16du:dateUtc="2026-08-04T10:08:00Z"/>
          <w:rFonts w:ascii="Arial" w:hAnsi="Arial" w:cs="Arial"/>
          <w:b/>
          <w:sz w:val="36"/>
        </w:rPr>
      </w:pPr>
      <w:del w:id="2828" w:author="Comparison" w:date="2026-08-04T06:08:00Z" w16du:dateUtc="2026-08-04T10:08:00Z">
        <w:r>
          <w:rPr>
            <w:rFonts w:ascii="Arial" w:hAnsi="Arial" w:cs="Arial"/>
            <w:b/>
            <w:sz w:val="36"/>
          </w:rPr>
          <w:delText>et dolore</w:delText>
        </w:r>
        <w:r>
          <w:rPr>
            <w:rFonts w:ascii="Arial" w:hAnsi="Arial" w:cs="Arial"/>
            <w:b/>
            <w:sz w:val="36"/>
          </w:rPr>
          <w:br/>
          <w:delText>tempor adipiscing</w:delText>
        </w:r>
      </w:del>
    </w:p>
    <w:p w14:paraId="47043319" w14:textId="77777777" w:rsidR="00540B8E" w:rsidRDefault="005314F1">
      <w:pPr>
        <w:tabs>
          <w:tab w:val="left" w:pos="8640"/>
        </w:tabs>
        <w:spacing w:before="120" w:after="120"/>
        <w:jc w:val="both"/>
        <w:rPr>
          <w:del w:id="2829" w:author="Comparison" w:date="2026-08-04T06:08:00Z" w16du:dateUtc="2026-08-04T10:08:00Z"/>
          <w:color w:val="000000"/>
          <w:u w:val="single"/>
        </w:rPr>
      </w:pPr>
      <w:del w:id="2830" w:author="Comparison" w:date="2026-08-04T06:08:00Z" w16du:dateUtc="2026-08-04T10:08:00Z">
        <w:r>
          <w:rPr>
            <w:color w:val="000000"/>
            <w:u w:val="single"/>
          </w:rPr>
          <w:delText>eiusmod ut consectetur</w:delText>
        </w:r>
        <w:r>
          <w:rPr>
            <w:color w:val="000000"/>
            <w:u w:val="single"/>
          </w:rPr>
          <w:tab/>
        </w:r>
      </w:del>
    </w:p>
    <w:p w14:paraId="07291CA1" w14:textId="77777777" w:rsidR="00540B8E" w:rsidRDefault="005314F1">
      <w:pPr>
        <w:tabs>
          <w:tab w:val="left" w:pos="8640"/>
        </w:tabs>
        <w:spacing w:before="120" w:after="120"/>
        <w:jc w:val="both"/>
        <w:rPr>
          <w:del w:id="2831" w:author="Comparison" w:date="2026-08-04T06:08:00Z" w16du:dateUtc="2026-08-04T10:08:00Z"/>
          <w:color w:val="000000"/>
          <w:u w:val="single"/>
        </w:rPr>
      </w:pPr>
      <w:del w:id="2832" w:author="Comparison" w:date="2026-08-04T06:08:00Z" w16du:dateUtc="2026-08-04T10:08:00Z">
        <w:r>
          <w:rPr>
            <w:color w:val="000000"/>
            <w:u w:val="single"/>
          </w:rPr>
          <w:tab/>
        </w:r>
      </w:del>
    </w:p>
    <w:p w14:paraId="4F3BF819" w14:textId="77777777" w:rsidR="00540B8E" w:rsidRDefault="005314F1">
      <w:pPr>
        <w:tabs>
          <w:tab w:val="left" w:pos="8640"/>
        </w:tabs>
        <w:spacing w:before="120" w:after="120"/>
        <w:jc w:val="both"/>
        <w:rPr>
          <w:del w:id="2833" w:author="Comparison" w:date="2026-08-04T06:08:00Z" w16du:dateUtc="2026-08-04T10:08:00Z"/>
          <w:color w:val="000000"/>
          <w:u w:val="single"/>
        </w:rPr>
      </w:pPr>
      <w:del w:id="2834" w:author="Comparison" w:date="2026-08-04T06:08:00Z" w16du:dateUtc="2026-08-04T10:08:00Z">
        <w:r>
          <w:rPr>
            <w:color w:val="000000"/>
            <w:u w:val="single"/>
          </w:rPr>
          <w:tab/>
        </w:r>
      </w:del>
    </w:p>
    <w:p w14:paraId="4AA9A5FB" w14:textId="77777777" w:rsidR="00540B8E" w:rsidRDefault="005314F1">
      <w:pPr>
        <w:tabs>
          <w:tab w:val="left" w:pos="8640"/>
        </w:tabs>
        <w:spacing w:before="120" w:after="120"/>
        <w:jc w:val="both"/>
        <w:rPr>
          <w:del w:id="2835" w:author="Comparison" w:date="2026-08-04T06:08:00Z" w16du:dateUtc="2026-08-04T10:08:00Z"/>
          <w:color w:val="000000"/>
          <w:u w:val="single"/>
        </w:rPr>
      </w:pPr>
      <w:del w:id="2836" w:author="Comparison" w:date="2026-08-04T06:08:00Z" w16du:dateUtc="2026-08-04T10:08:00Z">
        <w:r>
          <w:rPr>
            <w:color w:val="000000"/>
            <w:u w:val="single"/>
          </w:rPr>
          <w:tab/>
        </w:r>
      </w:del>
    </w:p>
    <w:p w14:paraId="69517249" w14:textId="77777777" w:rsidR="00540B8E" w:rsidRDefault="005314F1">
      <w:pPr>
        <w:tabs>
          <w:tab w:val="left" w:pos="8640"/>
        </w:tabs>
        <w:spacing w:before="120" w:after="120"/>
        <w:jc w:val="both"/>
        <w:rPr>
          <w:del w:id="2837" w:author="Comparison" w:date="2026-08-04T06:08:00Z" w16du:dateUtc="2026-08-04T10:08:00Z"/>
          <w:color w:val="000000"/>
          <w:u w:val="single"/>
        </w:rPr>
      </w:pPr>
      <w:del w:id="2838" w:author="Comparison" w:date="2026-08-04T06:08:00Z" w16du:dateUtc="2026-08-04T10:08:00Z">
        <w:r>
          <w:rPr>
            <w:color w:val="000000"/>
            <w:u w:val="single"/>
          </w:rPr>
          <w:tab/>
        </w:r>
      </w:del>
    </w:p>
    <w:p w14:paraId="749A4E22" w14:textId="77777777" w:rsidR="00540B8E" w:rsidRDefault="005314F1">
      <w:pPr>
        <w:tabs>
          <w:tab w:val="left" w:pos="8640"/>
        </w:tabs>
        <w:spacing w:before="120" w:after="120"/>
        <w:jc w:val="both"/>
        <w:rPr>
          <w:del w:id="2839" w:author="Comparison" w:date="2026-08-04T06:08:00Z" w16du:dateUtc="2026-08-04T10:08:00Z"/>
          <w:color w:val="000000"/>
          <w:u w:val="single"/>
        </w:rPr>
      </w:pPr>
      <w:del w:id="2840" w:author="Comparison" w:date="2026-08-04T06:08:00Z" w16du:dateUtc="2026-08-04T10:08:00Z">
        <w:r>
          <w:rPr>
            <w:color w:val="000000"/>
            <w:u w:val="single"/>
          </w:rPr>
          <w:tab/>
        </w:r>
      </w:del>
    </w:p>
    <w:p w14:paraId="5EB4529B" w14:textId="77777777" w:rsidR="00540B8E" w:rsidRDefault="005314F1">
      <w:pPr>
        <w:tabs>
          <w:tab w:val="left" w:pos="8640"/>
        </w:tabs>
        <w:spacing w:before="120" w:after="120"/>
        <w:jc w:val="both"/>
        <w:rPr>
          <w:del w:id="2841" w:author="Comparison" w:date="2026-08-04T06:08:00Z" w16du:dateUtc="2026-08-04T10:08:00Z"/>
          <w:color w:val="000000"/>
          <w:u w:val="single"/>
        </w:rPr>
      </w:pPr>
      <w:del w:id="2842" w:author="Comparison" w:date="2026-08-04T06:08:00Z" w16du:dateUtc="2026-08-04T10:08:00Z">
        <w:r>
          <w:rPr>
            <w:color w:val="000000"/>
            <w:u w:val="single"/>
          </w:rPr>
          <w:tab/>
        </w:r>
      </w:del>
    </w:p>
    <w:p w14:paraId="46D1DF7F" w14:textId="77777777" w:rsidR="00540B8E" w:rsidRDefault="005314F1">
      <w:pPr>
        <w:tabs>
          <w:tab w:val="left" w:pos="8640"/>
        </w:tabs>
        <w:spacing w:before="120" w:after="120"/>
        <w:jc w:val="both"/>
        <w:rPr>
          <w:del w:id="2843" w:author="Comparison" w:date="2026-08-04T06:08:00Z" w16du:dateUtc="2026-08-04T10:08:00Z"/>
          <w:color w:val="000000"/>
          <w:u w:val="single"/>
        </w:rPr>
      </w:pPr>
      <w:del w:id="2844" w:author="Comparison" w:date="2026-08-04T06:08:00Z" w16du:dateUtc="2026-08-04T10:08:00Z">
        <w:r>
          <w:rPr>
            <w:color w:val="000000"/>
            <w:u w:val="single"/>
          </w:rPr>
          <w:tab/>
        </w:r>
      </w:del>
    </w:p>
    <w:p w14:paraId="7C77E725" w14:textId="77777777" w:rsidR="00540B8E" w:rsidRDefault="005314F1">
      <w:pPr>
        <w:tabs>
          <w:tab w:val="left" w:pos="8640"/>
        </w:tabs>
        <w:spacing w:before="120" w:after="120"/>
        <w:jc w:val="both"/>
        <w:rPr>
          <w:del w:id="2845" w:author="Comparison" w:date="2026-08-04T06:08:00Z" w16du:dateUtc="2026-08-04T10:08:00Z"/>
          <w:color w:val="000000"/>
          <w:u w:val="single"/>
        </w:rPr>
      </w:pPr>
      <w:del w:id="2846" w:author="Comparison" w:date="2026-08-04T06:08:00Z" w16du:dateUtc="2026-08-04T10:08:00Z">
        <w:r>
          <w:rPr>
            <w:color w:val="000000"/>
            <w:u w:val="single"/>
          </w:rPr>
          <w:tab/>
        </w:r>
      </w:del>
    </w:p>
    <w:p w14:paraId="1EEB78BE" w14:textId="77777777" w:rsidR="00540B8E" w:rsidRDefault="005314F1">
      <w:pPr>
        <w:tabs>
          <w:tab w:val="left" w:pos="8640"/>
        </w:tabs>
        <w:spacing w:before="120" w:after="120"/>
        <w:jc w:val="both"/>
        <w:rPr>
          <w:del w:id="2847" w:author="Comparison" w:date="2026-08-04T06:08:00Z" w16du:dateUtc="2026-08-04T10:08:00Z"/>
          <w:color w:val="000000"/>
          <w:u w:val="single"/>
        </w:rPr>
      </w:pPr>
      <w:del w:id="2848" w:author="Comparison" w:date="2026-08-04T06:08:00Z" w16du:dateUtc="2026-08-04T10:08:00Z">
        <w:r>
          <w:rPr>
            <w:color w:val="000000"/>
            <w:u w:val="single"/>
          </w:rPr>
          <w:tab/>
        </w:r>
      </w:del>
    </w:p>
    <w:p w14:paraId="4A83E611" w14:textId="77777777" w:rsidR="00540B8E" w:rsidRDefault="005314F1">
      <w:pPr>
        <w:tabs>
          <w:tab w:val="left" w:pos="8640"/>
        </w:tabs>
        <w:spacing w:before="120" w:after="120"/>
        <w:jc w:val="both"/>
        <w:rPr>
          <w:del w:id="2849" w:author="Comparison" w:date="2026-08-04T06:08:00Z" w16du:dateUtc="2026-08-04T10:08:00Z"/>
          <w:color w:val="000000"/>
          <w:u w:val="single"/>
        </w:rPr>
      </w:pPr>
      <w:del w:id="2850" w:author="Comparison" w:date="2026-08-04T06:08:00Z" w16du:dateUtc="2026-08-04T10:08:00Z">
        <w:r>
          <w:rPr>
            <w:color w:val="000000"/>
            <w:u w:val="single"/>
          </w:rPr>
          <w:tab/>
        </w:r>
      </w:del>
    </w:p>
    <w:p w14:paraId="411DFA3C" w14:textId="77777777" w:rsidR="00540B8E" w:rsidRDefault="005314F1">
      <w:pPr>
        <w:tabs>
          <w:tab w:val="left" w:pos="8640"/>
        </w:tabs>
        <w:spacing w:before="120" w:after="120"/>
        <w:jc w:val="both"/>
        <w:rPr>
          <w:del w:id="2851" w:author="Comparison" w:date="2026-08-04T06:08:00Z" w16du:dateUtc="2026-08-04T10:08:00Z"/>
          <w:color w:val="000000"/>
          <w:u w:val="single"/>
        </w:rPr>
      </w:pPr>
      <w:del w:id="2852" w:author="Comparison" w:date="2026-08-04T06:08:00Z" w16du:dateUtc="2026-08-04T10:08:00Z">
        <w:r>
          <w:rPr>
            <w:color w:val="000000"/>
            <w:u w:val="single"/>
          </w:rPr>
          <w:tab/>
        </w:r>
      </w:del>
    </w:p>
    <w:p w14:paraId="3615A464" w14:textId="77777777" w:rsidR="00540B8E" w:rsidRDefault="005314F1">
      <w:pPr>
        <w:tabs>
          <w:tab w:val="left" w:pos="8640"/>
        </w:tabs>
        <w:spacing w:before="120" w:after="120"/>
        <w:jc w:val="both"/>
        <w:rPr>
          <w:del w:id="2853" w:author="Comparison" w:date="2026-08-04T06:08:00Z" w16du:dateUtc="2026-08-04T10:08:00Z"/>
          <w:color w:val="000000"/>
          <w:u w:val="single"/>
        </w:rPr>
      </w:pPr>
      <w:del w:id="2854" w:author="Comparison" w:date="2026-08-04T06:08:00Z" w16du:dateUtc="2026-08-04T10:08:00Z">
        <w:r>
          <w:rPr>
            <w:color w:val="000000"/>
            <w:u w:val="single"/>
          </w:rPr>
          <w:tab/>
        </w:r>
      </w:del>
    </w:p>
    <w:p w14:paraId="77506CF0" w14:textId="77777777" w:rsidR="00540B8E" w:rsidRDefault="005314F1">
      <w:pPr>
        <w:tabs>
          <w:tab w:val="left" w:pos="8640"/>
        </w:tabs>
        <w:spacing w:before="120" w:after="120"/>
        <w:jc w:val="both"/>
        <w:rPr>
          <w:del w:id="2855" w:author="Comparison" w:date="2026-08-04T06:08:00Z" w16du:dateUtc="2026-08-04T10:08:00Z"/>
          <w:color w:val="000000"/>
          <w:u w:val="single"/>
        </w:rPr>
        <w:sectPr w:rsidR="00540B8E">
          <w:footerReference w:type="default" r:id="rId26"/>
          <w:pgSz w:w="12240" w:h="15840"/>
          <w:pgMar w:top="1440" w:right="1800" w:bottom="1440" w:left="1800" w:header="720" w:footer="720" w:gutter="0"/>
          <w:pgNumType w:start="1"/>
          <w:cols w:space="720"/>
        </w:sectPr>
      </w:pPr>
      <w:del w:id="2856" w:author="Comparison" w:date="2026-08-04T06:08:00Z" w16du:dateUtc="2026-08-04T10:08:00Z">
        <w:r>
          <w:rPr>
            <w:color w:val="000000"/>
            <w:u w:val="single"/>
          </w:rPr>
          <w:tab/>
        </w:r>
      </w:del>
    </w:p>
    <w:p w14:paraId="63702082" w14:textId="77777777" w:rsidR="00540B8E" w:rsidRDefault="005314F1">
      <w:pPr>
        <w:tabs>
          <w:tab w:val="left" w:pos="8640"/>
        </w:tabs>
        <w:spacing w:after="360"/>
        <w:jc w:val="center"/>
        <w:rPr>
          <w:del w:id="2857" w:author="Comparison" w:date="2026-08-04T06:08:00Z" w16du:dateUtc="2026-08-04T10:08:00Z"/>
          <w:rFonts w:ascii="Arial" w:hAnsi="Arial" w:cs="Arial"/>
          <w:b/>
          <w:sz w:val="36"/>
        </w:rPr>
      </w:pPr>
      <w:del w:id="2858" w:author="Comparison" w:date="2026-08-04T06:08:00Z" w16du:dateUtc="2026-08-04T10:08:00Z">
        <w:r>
          <w:rPr>
            <w:rFonts w:ascii="Arial" w:hAnsi="Arial" w:cs="Arial"/>
            <w:b/>
            <w:sz w:val="36"/>
          </w:rPr>
          <w:delText>et tempor-1</w:delText>
        </w:r>
        <w:r>
          <w:rPr>
            <w:rFonts w:ascii="Arial" w:hAnsi="Arial" w:cs="Arial"/>
            <w:b/>
            <w:sz w:val="36"/>
          </w:rPr>
          <w:br/>
          <w:delText>dolor aliqua elit’et elit adipiscing</w:delText>
        </w:r>
      </w:del>
    </w:p>
    <w:p w14:paraId="5F9BF5AA" w14:textId="77777777" w:rsidR="00540B8E" w:rsidRDefault="005314F1">
      <w:pPr>
        <w:tabs>
          <w:tab w:val="left" w:pos="8640"/>
        </w:tabs>
        <w:spacing w:before="120" w:after="120"/>
        <w:jc w:val="both"/>
        <w:rPr>
          <w:del w:id="2859" w:author="Comparison" w:date="2026-08-04T06:08:00Z" w16du:dateUtc="2026-08-04T10:08:00Z"/>
          <w:color w:val="000000"/>
          <w:u w:val="single"/>
        </w:rPr>
      </w:pPr>
      <w:del w:id="2860" w:author="Comparison" w:date="2026-08-04T06:08:00Z" w16du:dateUtc="2026-08-04T10:08:00Z">
        <w:r>
          <w:rPr>
            <w:color w:val="000000"/>
            <w:u w:val="single"/>
          </w:rPr>
          <w:tab/>
        </w:r>
      </w:del>
    </w:p>
    <w:p w14:paraId="7D2C5DCF" w14:textId="77777777" w:rsidR="00540B8E" w:rsidRDefault="005314F1">
      <w:pPr>
        <w:tabs>
          <w:tab w:val="left" w:pos="8640"/>
        </w:tabs>
        <w:spacing w:before="120" w:after="120"/>
        <w:jc w:val="both"/>
        <w:rPr>
          <w:del w:id="2861" w:author="Comparison" w:date="2026-08-04T06:08:00Z" w16du:dateUtc="2026-08-04T10:08:00Z"/>
          <w:color w:val="000000"/>
          <w:u w:val="single"/>
        </w:rPr>
      </w:pPr>
      <w:del w:id="2862" w:author="Comparison" w:date="2026-08-04T06:08:00Z" w16du:dateUtc="2026-08-04T10:08:00Z">
        <w:r>
          <w:rPr>
            <w:color w:val="000000"/>
            <w:u w:val="single"/>
          </w:rPr>
          <w:tab/>
        </w:r>
      </w:del>
    </w:p>
    <w:p w14:paraId="2A17D359" w14:textId="77777777" w:rsidR="00540B8E" w:rsidRDefault="005314F1">
      <w:pPr>
        <w:tabs>
          <w:tab w:val="left" w:pos="8640"/>
        </w:tabs>
        <w:spacing w:before="120" w:after="120"/>
        <w:jc w:val="both"/>
        <w:rPr>
          <w:del w:id="2863" w:author="Comparison" w:date="2026-08-04T06:08:00Z" w16du:dateUtc="2026-08-04T10:08:00Z"/>
          <w:color w:val="000000"/>
          <w:u w:val="single"/>
        </w:rPr>
      </w:pPr>
      <w:del w:id="2864" w:author="Comparison" w:date="2026-08-04T06:08:00Z" w16du:dateUtc="2026-08-04T10:08:00Z">
        <w:r>
          <w:rPr>
            <w:color w:val="000000"/>
            <w:u w:val="single"/>
          </w:rPr>
          <w:tab/>
        </w:r>
      </w:del>
    </w:p>
    <w:p w14:paraId="6F13CEA0" w14:textId="77777777" w:rsidR="00540B8E" w:rsidRDefault="005314F1">
      <w:pPr>
        <w:tabs>
          <w:tab w:val="left" w:pos="8640"/>
        </w:tabs>
        <w:spacing w:before="120" w:after="120"/>
        <w:jc w:val="both"/>
        <w:rPr>
          <w:del w:id="2865" w:author="Comparison" w:date="2026-08-04T06:08:00Z" w16du:dateUtc="2026-08-04T10:08:00Z"/>
          <w:color w:val="000000"/>
          <w:u w:val="single"/>
        </w:rPr>
      </w:pPr>
      <w:del w:id="2866" w:author="Comparison" w:date="2026-08-04T06:08:00Z" w16du:dateUtc="2026-08-04T10:08:00Z">
        <w:r>
          <w:rPr>
            <w:color w:val="000000"/>
            <w:u w:val="single"/>
          </w:rPr>
          <w:tab/>
        </w:r>
      </w:del>
    </w:p>
    <w:p w14:paraId="65EAD366" w14:textId="77777777" w:rsidR="00540B8E" w:rsidRDefault="005314F1">
      <w:pPr>
        <w:tabs>
          <w:tab w:val="left" w:pos="8640"/>
        </w:tabs>
        <w:spacing w:before="120" w:after="120"/>
        <w:jc w:val="both"/>
        <w:rPr>
          <w:del w:id="2867" w:author="Comparison" w:date="2026-08-04T06:08:00Z" w16du:dateUtc="2026-08-04T10:08:00Z"/>
          <w:color w:val="000000"/>
          <w:u w:val="single"/>
        </w:rPr>
      </w:pPr>
      <w:del w:id="2868" w:author="Comparison" w:date="2026-08-04T06:08:00Z" w16du:dateUtc="2026-08-04T10:08:00Z">
        <w:r>
          <w:rPr>
            <w:color w:val="000000"/>
            <w:u w:val="single"/>
          </w:rPr>
          <w:tab/>
        </w:r>
      </w:del>
    </w:p>
    <w:p w14:paraId="7CBCD2E2" w14:textId="77777777" w:rsidR="00540B8E" w:rsidRDefault="005314F1">
      <w:pPr>
        <w:tabs>
          <w:tab w:val="left" w:pos="8640"/>
        </w:tabs>
        <w:spacing w:before="120" w:after="120"/>
        <w:jc w:val="both"/>
        <w:rPr>
          <w:del w:id="2869" w:author="Comparison" w:date="2026-08-04T06:08:00Z" w16du:dateUtc="2026-08-04T10:08:00Z"/>
          <w:color w:val="000000"/>
          <w:u w:val="single"/>
        </w:rPr>
      </w:pPr>
      <w:del w:id="2870" w:author="Comparison" w:date="2026-08-04T06:08:00Z" w16du:dateUtc="2026-08-04T10:08:00Z">
        <w:r>
          <w:rPr>
            <w:color w:val="000000"/>
            <w:u w:val="single"/>
          </w:rPr>
          <w:tab/>
        </w:r>
      </w:del>
    </w:p>
    <w:p w14:paraId="72F31857" w14:textId="77777777" w:rsidR="00540B8E" w:rsidRDefault="005314F1">
      <w:pPr>
        <w:tabs>
          <w:tab w:val="left" w:pos="8640"/>
        </w:tabs>
        <w:spacing w:before="120" w:after="120"/>
        <w:jc w:val="both"/>
        <w:rPr>
          <w:del w:id="2871" w:author="Comparison" w:date="2026-08-04T06:08:00Z" w16du:dateUtc="2026-08-04T10:08:00Z"/>
          <w:color w:val="000000"/>
          <w:u w:val="single"/>
        </w:rPr>
      </w:pPr>
      <w:del w:id="2872" w:author="Comparison" w:date="2026-08-04T06:08:00Z" w16du:dateUtc="2026-08-04T10:08:00Z">
        <w:r>
          <w:rPr>
            <w:color w:val="000000"/>
            <w:u w:val="single"/>
          </w:rPr>
          <w:tab/>
        </w:r>
      </w:del>
    </w:p>
    <w:p w14:paraId="72F9C58D" w14:textId="77777777" w:rsidR="00540B8E" w:rsidRDefault="005314F1">
      <w:pPr>
        <w:tabs>
          <w:tab w:val="left" w:pos="8640"/>
        </w:tabs>
        <w:spacing w:before="120" w:after="120"/>
        <w:jc w:val="both"/>
        <w:rPr>
          <w:del w:id="2873" w:author="Comparison" w:date="2026-08-04T06:08:00Z" w16du:dateUtc="2026-08-04T10:08:00Z"/>
          <w:color w:val="000000"/>
          <w:u w:val="single"/>
        </w:rPr>
      </w:pPr>
      <w:del w:id="2874" w:author="Comparison" w:date="2026-08-04T06:08:00Z" w16du:dateUtc="2026-08-04T10:08:00Z">
        <w:r>
          <w:rPr>
            <w:color w:val="000000"/>
            <w:u w:val="single"/>
          </w:rPr>
          <w:tab/>
        </w:r>
      </w:del>
    </w:p>
    <w:p w14:paraId="731CAD7A" w14:textId="77777777" w:rsidR="00540B8E" w:rsidRDefault="005314F1">
      <w:pPr>
        <w:tabs>
          <w:tab w:val="left" w:pos="8640"/>
        </w:tabs>
        <w:spacing w:before="120" w:after="120"/>
        <w:jc w:val="both"/>
        <w:rPr>
          <w:del w:id="2875" w:author="Comparison" w:date="2026-08-04T06:08:00Z" w16du:dateUtc="2026-08-04T10:08:00Z"/>
          <w:color w:val="000000"/>
          <w:u w:val="single"/>
        </w:rPr>
      </w:pPr>
      <w:del w:id="2876" w:author="Comparison" w:date="2026-08-04T06:08:00Z" w16du:dateUtc="2026-08-04T10:08:00Z">
        <w:r>
          <w:rPr>
            <w:color w:val="000000"/>
            <w:u w:val="single"/>
          </w:rPr>
          <w:tab/>
        </w:r>
      </w:del>
    </w:p>
    <w:p w14:paraId="2E3819E2" w14:textId="77777777" w:rsidR="00540B8E" w:rsidRDefault="005314F1">
      <w:pPr>
        <w:tabs>
          <w:tab w:val="left" w:pos="8640"/>
        </w:tabs>
        <w:spacing w:before="120" w:after="120"/>
        <w:jc w:val="both"/>
        <w:rPr>
          <w:del w:id="2877" w:author="Comparison" w:date="2026-08-04T06:08:00Z" w16du:dateUtc="2026-08-04T10:08:00Z"/>
          <w:color w:val="000000"/>
          <w:u w:val="single"/>
        </w:rPr>
      </w:pPr>
      <w:del w:id="2878" w:author="Comparison" w:date="2026-08-04T06:08:00Z" w16du:dateUtc="2026-08-04T10:08:00Z">
        <w:r>
          <w:rPr>
            <w:color w:val="000000"/>
            <w:u w:val="single"/>
          </w:rPr>
          <w:tab/>
        </w:r>
      </w:del>
    </w:p>
    <w:p w14:paraId="3945B09E" w14:textId="77777777" w:rsidR="00540B8E" w:rsidRDefault="005314F1">
      <w:pPr>
        <w:tabs>
          <w:tab w:val="left" w:pos="8640"/>
        </w:tabs>
        <w:spacing w:before="120" w:after="120"/>
        <w:jc w:val="both"/>
        <w:rPr>
          <w:del w:id="2879" w:author="Comparison" w:date="2026-08-04T06:08:00Z" w16du:dateUtc="2026-08-04T10:08:00Z"/>
          <w:color w:val="000000"/>
          <w:u w:val="single"/>
        </w:rPr>
        <w:sectPr w:rsidR="00540B8E">
          <w:footerReference w:type="default" r:id="rId27"/>
          <w:pgSz w:w="12240" w:h="15840"/>
          <w:pgMar w:top="1440" w:right="1800" w:bottom="1440" w:left="1800" w:header="720" w:footer="720" w:gutter="0"/>
          <w:pgNumType w:start="1"/>
          <w:cols w:space="720"/>
        </w:sectPr>
      </w:pPr>
      <w:del w:id="2880" w:author="Comparison" w:date="2026-08-04T06:08:00Z" w16du:dateUtc="2026-08-04T10:08:00Z">
        <w:r>
          <w:rPr>
            <w:color w:val="000000"/>
            <w:u w:val="single"/>
          </w:rPr>
          <w:tab/>
        </w:r>
      </w:del>
    </w:p>
    <w:p w14:paraId="41957C1C" w14:textId="77777777" w:rsidR="00540B8E" w:rsidRDefault="005314F1">
      <w:pPr>
        <w:tabs>
          <w:tab w:val="left" w:pos="8640"/>
        </w:tabs>
        <w:spacing w:after="360"/>
        <w:jc w:val="center"/>
        <w:rPr>
          <w:del w:id="2881" w:author="Comparison" w:date="2026-08-04T06:08:00Z" w16du:dateUtc="2026-08-04T10:08:00Z"/>
          <w:rFonts w:ascii="Arial" w:hAnsi="Arial" w:cs="Arial"/>
          <w:b/>
          <w:sz w:val="36"/>
        </w:rPr>
      </w:pPr>
      <w:del w:id="2882" w:author="Comparison" w:date="2026-08-04T06:08:00Z" w16du:dateUtc="2026-08-04T10:08:00Z">
        <w:r>
          <w:rPr>
            <w:rFonts w:ascii="Arial" w:hAnsi="Arial" w:cs="Arial"/>
            <w:b/>
            <w:sz w:val="36"/>
          </w:rPr>
          <w:delText>et tempor-2</w:delText>
        </w:r>
        <w:r>
          <w:rPr>
            <w:rFonts w:ascii="Arial" w:hAnsi="Arial" w:cs="Arial"/>
            <w:b/>
            <w:sz w:val="36"/>
          </w:rPr>
          <w:br/>
          <w:delText>tempor lorem elit, aliqua.’et elit adipiscing</w:delText>
        </w:r>
      </w:del>
    </w:p>
    <w:p w14:paraId="1EC7086E" w14:textId="77777777" w:rsidR="00540B8E" w:rsidRDefault="005314F1">
      <w:pPr>
        <w:tabs>
          <w:tab w:val="left" w:pos="8640"/>
        </w:tabs>
        <w:spacing w:before="120" w:after="120"/>
        <w:jc w:val="both"/>
        <w:rPr>
          <w:del w:id="2883" w:author="Comparison" w:date="2026-08-04T06:08:00Z" w16du:dateUtc="2026-08-04T10:08:00Z"/>
          <w:color w:val="000000"/>
          <w:u w:val="single"/>
        </w:rPr>
      </w:pPr>
      <w:del w:id="2884" w:author="Comparison" w:date="2026-08-04T06:08:00Z" w16du:dateUtc="2026-08-04T10:08:00Z">
        <w:r>
          <w:rPr>
            <w:color w:val="000000"/>
            <w:u w:val="single"/>
          </w:rPr>
          <w:tab/>
        </w:r>
      </w:del>
    </w:p>
    <w:p w14:paraId="549B17A9" w14:textId="77777777" w:rsidR="00540B8E" w:rsidRDefault="005314F1">
      <w:pPr>
        <w:tabs>
          <w:tab w:val="left" w:pos="8640"/>
        </w:tabs>
        <w:spacing w:before="120" w:after="120"/>
        <w:jc w:val="both"/>
        <w:rPr>
          <w:del w:id="2885" w:author="Comparison" w:date="2026-08-04T06:08:00Z" w16du:dateUtc="2026-08-04T10:08:00Z"/>
          <w:color w:val="000000"/>
          <w:u w:val="single"/>
        </w:rPr>
      </w:pPr>
      <w:del w:id="2886" w:author="Comparison" w:date="2026-08-04T06:08:00Z" w16du:dateUtc="2026-08-04T10:08:00Z">
        <w:r>
          <w:rPr>
            <w:color w:val="000000"/>
            <w:u w:val="single"/>
          </w:rPr>
          <w:tab/>
        </w:r>
      </w:del>
    </w:p>
    <w:p w14:paraId="5CE794F8" w14:textId="77777777" w:rsidR="00540B8E" w:rsidRDefault="005314F1">
      <w:pPr>
        <w:tabs>
          <w:tab w:val="left" w:pos="8640"/>
        </w:tabs>
        <w:spacing w:before="120" w:after="120"/>
        <w:jc w:val="both"/>
        <w:rPr>
          <w:del w:id="2887" w:author="Comparison" w:date="2026-08-04T06:08:00Z" w16du:dateUtc="2026-08-04T10:08:00Z"/>
          <w:color w:val="000000"/>
          <w:u w:val="single"/>
        </w:rPr>
      </w:pPr>
      <w:del w:id="2888" w:author="Comparison" w:date="2026-08-04T06:08:00Z" w16du:dateUtc="2026-08-04T10:08:00Z">
        <w:r>
          <w:rPr>
            <w:color w:val="000000"/>
            <w:u w:val="single"/>
          </w:rPr>
          <w:tab/>
        </w:r>
      </w:del>
    </w:p>
    <w:p w14:paraId="3B4AE17C" w14:textId="77777777" w:rsidR="00540B8E" w:rsidRDefault="005314F1">
      <w:pPr>
        <w:tabs>
          <w:tab w:val="left" w:pos="8640"/>
        </w:tabs>
        <w:spacing w:before="120" w:after="120"/>
        <w:jc w:val="both"/>
        <w:rPr>
          <w:del w:id="2889" w:author="Comparison" w:date="2026-08-04T06:08:00Z" w16du:dateUtc="2026-08-04T10:08:00Z"/>
          <w:color w:val="000000"/>
          <w:u w:val="single"/>
        </w:rPr>
      </w:pPr>
      <w:del w:id="2890" w:author="Comparison" w:date="2026-08-04T06:08:00Z" w16du:dateUtc="2026-08-04T10:08:00Z">
        <w:r>
          <w:rPr>
            <w:color w:val="000000"/>
            <w:u w:val="single"/>
          </w:rPr>
          <w:tab/>
        </w:r>
      </w:del>
    </w:p>
    <w:p w14:paraId="42B92165" w14:textId="77777777" w:rsidR="00540B8E" w:rsidRDefault="005314F1">
      <w:pPr>
        <w:tabs>
          <w:tab w:val="left" w:pos="8640"/>
        </w:tabs>
        <w:spacing w:before="120" w:after="120"/>
        <w:jc w:val="both"/>
        <w:rPr>
          <w:del w:id="2891" w:author="Comparison" w:date="2026-08-04T06:08:00Z" w16du:dateUtc="2026-08-04T10:08:00Z"/>
          <w:color w:val="000000"/>
          <w:u w:val="single"/>
        </w:rPr>
      </w:pPr>
      <w:del w:id="2892" w:author="Comparison" w:date="2026-08-04T06:08:00Z" w16du:dateUtc="2026-08-04T10:08:00Z">
        <w:r>
          <w:rPr>
            <w:color w:val="000000"/>
            <w:u w:val="single"/>
          </w:rPr>
          <w:tab/>
        </w:r>
      </w:del>
    </w:p>
    <w:p w14:paraId="5343073E" w14:textId="77777777" w:rsidR="00540B8E" w:rsidRDefault="005314F1">
      <w:pPr>
        <w:tabs>
          <w:tab w:val="left" w:pos="8640"/>
        </w:tabs>
        <w:spacing w:before="120" w:after="120"/>
        <w:jc w:val="both"/>
        <w:rPr>
          <w:del w:id="2893" w:author="Comparison" w:date="2026-08-04T06:08:00Z" w16du:dateUtc="2026-08-04T10:08:00Z"/>
          <w:color w:val="000000"/>
          <w:u w:val="single"/>
        </w:rPr>
      </w:pPr>
      <w:del w:id="2894" w:author="Comparison" w:date="2026-08-04T06:08:00Z" w16du:dateUtc="2026-08-04T10:08:00Z">
        <w:r>
          <w:rPr>
            <w:color w:val="000000"/>
            <w:u w:val="single"/>
          </w:rPr>
          <w:tab/>
        </w:r>
      </w:del>
    </w:p>
    <w:p w14:paraId="4D79B069" w14:textId="77777777" w:rsidR="00540B8E" w:rsidRDefault="005314F1">
      <w:pPr>
        <w:tabs>
          <w:tab w:val="left" w:pos="8640"/>
        </w:tabs>
        <w:spacing w:before="120" w:after="120"/>
        <w:jc w:val="both"/>
        <w:rPr>
          <w:del w:id="2895" w:author="Comparison" w:date="2026-08-04T06:08:00Z" w16du:dateUtc="2026-08-04T10:08:00Z"/>
          <w:color w:val="000000"/>
          <w:u w:val="single"/>
        </w:rPr>
      </w:pPr>
      <w:del w:id="2896" w:author="Comparison" w:date="2026-08-04T06:08:00Z" w16du:dateUtc="2026-08-04T10:08:00Z">
        <w:r>
          <w:rPr>
            <w:color w:val="000000"/>
            <w:u w:val="single"/>
          </w:rPr>
          <w:tab/>
        </w:r>
      </w:del>
    </w:p>
    <w:p w14:paraId="507192A5" w14:textId="77777777" w:rsidR="00540B8E" w:rsidRDefault="005314F1">
      <w:pPr>
        <w:tabs>
          <w:tab w:val="left" w:pos="8640"/>
        </w:tabs>
        <w:spacing w:before="120" w:after="120"/>
        <w:jc w:val="both"/>
        <w:rPr>
          <w:del w:id="2897" w:author="Comparison" w:date="2026-08-04T06:08:00Z" w16du:dateUtc="2026-08-04T10:08:00Z"/>
          <w:color w:val="000000"/>
          <w:u w:val="single"/>
        </w:rPr>
      </w:pPr>
      <w:del w:id="2898" w:author="Comparison" w:date="2026-08-04T06:08:00Z" w16du:dateUtc="2026-08-04T10:08:00Z">
        <w:r>
          <w:rPr>
            <w:color w:val="000000"/>
            <w:u w:val="single"/>
          </w:rPr>
          <w:tab/>
        </w:r>
      </w:del>
    </w:p>
    <w:p w14:paraId="3013B05D" w14:textId="77777777" w:rsidR="00540B8E" w:rsidRDefault="005314F1">
      <w:pPr>
        <w:tabs>
          <w:tab w:val="left" w:pos="8640"/>
        </w:tabs>
        <w:spacing w:before="120" w:after="120"/>
        <w:jc w:val="both"/>
        <w:rPr>
          <w:del w:id="2899" w:author="Comparison" w:date="2026-08-04T06:08:00Z" w16du:dateUtc="2026-08-04T10:08:00Z"/>
          <w:color w:val="000000"/>
          <w:u w:val="single"/>
        </w:rPr>
      </w:pPr>
      <w:del w:id="2900" w:author="Comparison" w:date="2026-08-04T06:08:00Z" w16du:dateUtc="2026-08-04T10:08:00Z">
        <w:r>
          <w:rPr>
            <w:color w:val="000000"/>
            <w:u w:val="single"/>
          </w:rPr>
          <w:tab/>
        </w:r>
      </w:del>
    </w:p>
    <w:p w14:paraId="7E61B340" w14:textId="77777777" w:rsidR="00540B8E" w:rsidRDefault="005314F1">
      <w:pPr>
        <w:tabs>
          <w:tab w:val="left" w:pos="8640"/>
        </w:tabs>
        <w:spacing w:before="120" w:after="120"/>
        <w:jc w:val="both"/>
        <w:rPr>
          <w:del w:id="2901" w:author="Comparison" w:date="2026-08-04T06:08:00Z" w16du:dateUtc="2026-08-04T10:08:00Z"/>
          <w:color w:val="000000"/>
          <w:u w:val="single"/>
        </w:rPr>
      </w:pPr>
      <w:del w:id="2902" w:author="Comparison" w:date="2026-08-04T06:08:00Z" w16du:dateUtc="2026-08-04T10:08:00Z">
        <w:r>
          <w:rPr>
            <w:color w:val="000000"/>
            <w:u w:val="single"/>
          </w:rPr>
          <w:tab/>
        </w:r>
      </w:del>
    </w:p>
    <w:p w14:paraId="0526ABCB" w14:textId="77777777" w:rsidR="00DB1501" w:rsidRDefault="00DB1501">
      <w:pPr>
        <w:rPr>
          <w:del w:id="2903" w:author="Comparison" w:date="2026-08-04T06:08:00Z" w16du:dateUtc="2026-08-04T10:08:00Z"/>
        </w:rPr>
        <w:sectPr w:rsidR="00DB1501">
          <w:footerReference w:type="default" r:id="rId28"/>
          <w:pgSz w:w="12240" w:h="15840"/>
          <w:pgMar w:top="1440" w:right="1800" w:bottom="1440" w:left="1800" w:header="720" w:footer="720" w:gutter="0"/>
          <w:pgNumType w:start="1"/>
          <w:cols w:space="720"/>
        </w:sectPr>
      </w:pPr>
    </w:p>
    <w:p w14:paraId="379942DE"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904" w:author="Comparison" w:date="2026-08-04T06:08:00Z" w16du:dateUtc="2026-08-04T10:08:00Z"/>
          <w:sz w:val="20"/>
        </w:rPr>
      </w:pPr>
      <w:del w:id="2905" w:author="Comparison" w:date="2026-08-04T06:08:00Z" w16du:dateUtc="2026-08-04T10:08: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0DA71A5D" w14:textId="77777777" w:rsidR="00540B8E" w:rsidRDefault="005314F1">
      <w:pPr>
        <w:pStyle w:val="TextHeading2"/>
        <w:keepNext/>
        <w:tabs>
          <w:tab w:val="right" w:pos="4320"/>
        </w:tabs>
        <w:spacing w:after="0"/>
        <w:rPr>
          <w:del w:id="2906" w:author="Comparison" w:date="2026-08-04T06:08:00Z" w16du:dateUtc="2026-08-04T10:08:00Z"/>
        </w:rPr>
      </w:pPr>
      <w:del w:id="2907" w:author="Comparison" w:date="2026-08-04T06:08:00Z" w16du:dateUtc="2026-08-04T10:08:00Z">
        <w:r>
          <w:delText xml:space="preserve">magna elit </w:delText>
        </w:r>
        <w:r>
          <w:tab/>
          <w:delText>)</w:delText>
        </w:r>
      </w:del>
    </w:p>
    <w:p w14:paraId="5EAB21D9" w14:textId="77777777" w:rsidR="00540B8E" w:rsidRDefault="005314F1">
      <w:pPr>
        <w:pStyle w:val="TextHeading2"/>
        <w:keepNext/>
        <w:tabs>
          <w:tab w:val="right" w:pos="4320"/>
        </w:tabs>
        <w:spacing w:before="0"/>
        <w:rPr>
          <w:del w:id="2908" w:author="Comparison" w:date="2026-08-04T06:08:00Z" w16du:dateUtc="2026-08-04T10:08:00Z"/>
        </w:rPr>
      </w:pPr>
      <w:del w:id="2909" w:author="Comparison" w:date="2026-08-04T06:08:00Z" w16du:dateUtc="2026-08-04T10:08:00Z">
        <w:r>
          <w:delText xml:space="preserve">eiusmod </w:delText>
        </w:r>
        <w:r w:rsidRPr="005314F1">
          <w:delText xml:space="preserve">elit  </w:delText>
        </w:r>
        <w:r w:rsidRPr="005314F1">
          <w:tab/>
        </w:r>
        <w:r>
          <w:delText>)</w:delText>
        </w:r>
      </w:del>
    </w:p>
    <w:p w14:paraId="663E6748" w14:textId="77777777" w:rsidR="00540B8E" w:rsidRDefault="005314F1">
      <w:pPr>
        <w:pStyle w:val="TextHeading2"/>
        <w:keepNext/>
        <w:keepLines/>
        <w:rPr>
          <w:del w:id="2910" w:author="Comparison" w:date="2026-08-04T06:08:00Z" w16du:dateUtc="2026-08-04T10:08:00Z"/>
        </w:rPr>
      </w:pPr>
      <w:del w:id="2911" w:author="Comparison" w:date="2026-08-04T06:08:00Z" w16du:dateUtc="2026-08-04T10:08:00Z">
        <w:r>
          <w:delTex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030D331D" w14:textId="77777777" w:rsidR="00540B8E" w:rsidRDefault="005314F1">
      <w:pPr>
        <w:pStyle w:val="TextHeading2"/>
        <w:keepNext/>
        <w:keepLines/>
        <w:rPr>
          <w:del w:id="2912" w:author="Comparison" w:date="2026-08-04T06:08:00Z" w16du:dateUtc="2026-08-04T10:08:00Z"/>
        </w:rPr>
      </w:pPr>
      <w:del w:id="2913" w:author="Comparison" w:date="2026-08-04T06:08:00Z" w16du:dateUtc="2026-08-04T10:08:00Z">
        <w:r>
          <w:delText>do eiusmod et et adipiscing sed et ipsum sit elit ipsum magna elit et consectetur ipsum adipiscing labore aliqua aliqua incididunt amet.</w:delText>
        </w:r>
      </w:del>
    </w:p>
    <w:p w14:paraId="2C6E9FFA" w14:textId="77777777" w:rsidR="00540B8E" w:rsidRDefault="005314F1">
      <w:pPr>
        <w:pStyle w:val="TextHeading2"/>
        <w:keepNext/>
        <w:spacing w:after="720"/>
        <w:rPr>
          <w:del w:id="2914" w:author="Comparison" w:date="2026-08-04T06:08:00Z" w16du:dateUtc="2026-08-04T10:08:00Z"/>
        </w:rPr>
      </w:pPr>
      <w:del w:id="2915" w:author="Comparison" w:date="2026-08-04T06:08:00Z" w16du:dateUtc="2026-08-04T10:08:00Z">
        <w:r>
          <w:delText>tempor adipiscing incididunt incididunt tempor magna.</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4865"/>
        <w:gridCol w:w="3368"/>
      </w:tblGrid>
      <w:tr w:rsidR="00540B8E" w14:paraId="46C3106B" w14:textId="77777777">
        <w:trPr>
          <w:del w:id="2916" w:author="Comparison" w:date="2026-08-04T06:08:00Z" w16du:dateUtc="2026-08-04T10:08:00Z"/>
        </w:trPr>
        <w:tc>
          <w:tcPr>
            <w:tcW w:w="1136" w:type="dxa"/>
            <w:hideMark/>
          </w:tcPr>
          <w:p w14:paraId="2AFBF564" w14:textId="77777777" w:rsidR="00540B8E" w:rsidRDefault="005314F1">
            <w:pPr>
              <w:pStyle w:val="TextHeading2"/>
              <w:keepNext/>
              <w:tabs>
                <w:tab w:val="right" w:pos="1170"/>
                <w:tab w:val="right" w:pos="4680"/>
                <w:tab w:val="center" w:pos="6480"/>
              </w:tabs>
              <w:spacing w:before="0" w:after="0"/>
              <w:jc w:val="left"/>
              <w:rPr>
                <w:del w:id="2917" w:author="Comparison" w:date="2026-08-04T06:08:00Z" w16du:dateUtc="2026-08-04T10:08:00Z"/>
              </w:rPr>
            </w:pPr>
            <w:del w:id="2918" w:author="Comparison" w:date="2026-08-04T06:08:00Z" w16du:dateUtc="2026-08-04T10:08:00Z">
              <w:r>
                <w:delText>ipsum</w:delText>
              </w:r>
            </w:del>
          </w:p>
        </w:tc>
        <w:tc>
          <w:tcPr>
            <w:tcW w:w="5002" w:type="dxa"/>
            <w:tcBorders>
              <w:bottom w:val="single" w:sz="4" w:space="0" w:color="auto"/>
            </w:tcBorders>
            <w:hideMark/>
          </w:tcPr>
          <w:p w14:paraId="1F01D752" w14:textId="77777777" w:rsidR="00540B8E" w:rsidRDefault="00540B8E">
            <w:pPr>
              <w:pStyle w:val="TextHeading2"/>
              <w:keepNext/>
              <w:tabs>
                <w:tab w:val="right" w:pos="1170"/>
                <w:tab w:val="right" w:pos="4680"/>
                <w:tab w:val="center" w:pos="6480"/>
              </w:tabs>
              <w:spacing w:before="0" w:after="0"/>
              <w:rPr>
                <w:del w:id="2919" w:author="Comparison" w:date="2026-08-04T06:08:00Z" w16du:dateUtc="2026-08-04T10:08:00Z"/>
              </w:rPr>
            </w:pPr>
          </w:p>
        </w:tc>
        <w:tc>
          <w:tcPr>
            <w:tcW w:w="3438" w:type="dxa"/>
            <w:hideMark/>
          </w:tcPr>
          <w:p w14:paraId="24AE1E09" w14:textId="77777777" w:rsidR="00540B8E" w:rsidRDefault="005314F1">
            <w:pPr>
              <w:pStyle w:val="TextHeading2"/>
              <w:keepNext/>
              <w:tabs>
                <w:tab w:val="right" w:pos="1170"/>
                <w:tab w:val="right" w:pos="4680"/>
                <w:tab w:val="center" w:pos="6480"/>
              </w:tabs>
              <w:spacing w:before="0" w:after="0"/>
              <w:jc w:val="left"/>
              <w:rPr>
                <w:del w:id="2920" w:author="Comparison" w:date="2026-08-04T06:08:00Z" w16du:dateUtc="2026-08-04T10:08:00Z"/>
              </w:rPr>
            </w:pPr>
            <w:del w:id="2921" w:author="Comparison" w:date="2026-08-04T06:08:00Z" w16du:dateUtc="2026-08-04T10:08:00Z">
              <w:r>
                <w:delText>(dolore)</w:delText>
              </w:r>
            </w:del>
          </w:p>
        </w:tc>
      </w:tr>
    </w:tbl>
    <w:p w14:paraId="4459A7D8" w14:textId="77777777" w:rsidR="00861B15" w:rsidRDefault="00861B15"/>
    <w:sectPr w:rsidR="00861B15" w:rsidSect="00034616">
      <w:footerReference w:type="default" r:id="rId29"/>
      <w:pgSz w:w="12240" w:h="15840"/>
      <w:pgMar w:top="1440" w:right="1440" w:bottom="1440" w:left="1440" w:header="720" w:footer="720" w:gutter="0"/>
      <w:pgNumType w:chapStyle="0"/>
      <w:cols w:space="720"/>
      <w:docGrid w:linePitch="360"/>
      <w:sectPrChange w:id="2927" w:author="Comparison" w:date="2026-08-04T06:08:00Z" w16du:dateUtc="2026-08-04T10:08:00Z">
        <w:sectPr w:rsidR="00861B15" w:rsidSect="00034616">
          <w:pgMar w:top="1440" w:right="1800" w:bottom="1440" w:left="1800" w:header="720" w:footer="720" w:gutter="0"/>
          <w:pgNumType w:chapStyle="1"/>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6C902" w14:textId="77777777" w:rsidR="00475DF1" w:rsidRDefault="00475DF1" w:rsidP="00320F30">
      <w:pPr>
        <w:spacing w:after="0" w:line="240" w:lineRule="auto"/>
        <w:pPrChange w:id="37" w:author="Comparison" w:date="2026-08-04T06:08:00Z" w16du:dateUtc="2026-08-04T10:08:00Z">
          <w:pPr/>
        </w:pPrChange>
      </w:pPr>
      <w:r>
        <w:separator/>
      </w:r>
    </w:p>
  </w:endnote>
  <w:endnote w:type="continuationSeparator" w:id="0">
    <w:p w14:paraId="7E4692EB" w14:textId="77777777" w:rsidR="00475DF1" w:rsidRDefault="00475DF1" w:rsidP="00320F30">
      <w:pPr>
        <w:spacing w:after="0" w:line="240" w:lineRule="auto"/>
        <w:pPrChange w:id="38" w:author="Comparison" w:date="2026-08-04T06:08:00Z" w16du:dateUtc="2026-08-04T10:08: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47033" w14:textId="77777777" w:rsidR="00861B15" w:rsidRDefault="00861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F48B" w14:textId="77777777" w:rsidR="00540B8E" w:rsidRDefault="00540B8E">
    <w:pPr>
      <w:pStyle w:val="Footer"/>
      <w:spacing w:before="60"/>
      <w:jc w:val="center"/>
    </w:pPr>
  </w:p>
  <w:p w14:paraId="271A41A1" w14:textId="77777777" w:rsidR="00540B8E" w:rsidRDefault="005314F1">
    <w:pPr>
      <w:pStyle w:val="Footer"/>
      <w:jc w:val="center"/>
    </w:pPr>
    <w:r>
      <w:rPr>
        <w:rStyle w:val="PageNumber"/>
      </w:rPr>
      <w:t>Smith Family Trust</w:t>
    </w:r>
  </w:p>
  <w:p w14:paraId="35547BC1" w14:textId="77777777" w:rsidR="00540B8E" w:rsidRDefault="005314F1">
    <w:pPr>
      <w:pStyle w:val="Footer"/>
      <w:jc w:val="center"/>
    </w:pPr>
    <w:r>
      <w:fldChar w:fldCharType="begin"/>
    </w:r>
    <w:r>
      <w:instrText xml:space="preserve"> PAGE </w:instrText>
    </w:r>
    <w:r>
      <w:fldChar w:fldCharType="separate"/>
    </w:r>
    <w:r w:rsidR="00AC72F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2A10" w14:textId="77777777" w:rsidR="00540B8E" w:rsidRDefault="00540B8E">
    <w:pPr>
      <w:pStyle w:val="Footer"/>
      <w:spacing w:before="60"/>
      <w:jc w:val="center"/>
    </w:pPr>
  </w:p>
  <w:p w14:paraId="6396859F" w14:textId="77777777" w:rsidR="00540B8E" w:rsidRDefault="005314F1">
    <w:pPr>
      <w:pStyle w:val="Footer"/>
      <w:jc w:val="center"/>
    </w:pPr>
    <w:r>
      <w:rPr>
        <w:rStyle w:val="PageNumber"/>
      </w:rPr>
      <w:t>Smith Family Trust</w:t>
    </w:r>
  </w:p>
  <w:p w14:paraId="20910E7D" w14:textId="77777777" w:rsidR="00540B8E" w:rsidRDefault="005314F1">
    <w:pPr>
      <w:pStyle w:val="Footer"/>
      <w:jc w:val="center"/>
    </w:pPr>
    <w:r>
      <w:fldChar w:fldCharType="begin"/>
    </w:r>
    <w:r>
      <w:instrText xml:space="preserve"> PAGE </w:instrText>
    </w:r>
    <w:r>
      <w:fldChar w:fldCharType="separate"/>
    </w:r>
    <w:r w:rsidR="00AC72FF">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D69C" w14:textId="77777777" w:rsidR="00540B8E" w:rsidRDefault="00540B8E">
    <w:pPr>
      <w:pStyle w:val="Footer"/>
      <w:spacing w:before="60"/>
      <w:jc w:val="center"/>
    </w:pPr>
  </w:p>
  <w:p w14:paraId="0C0AEFAC" w14:textId="77777777" w:rsidR="00540B8E" w:rsidRDefault="005314F1">
    <w:pPr>
      <w:pStyle w:val="Footer"/>
      <w:jc w:val="center"/>
    </w:pPr>
    <w:r>
      <w:rPr>
        <w:rStyle w:val="PageNumber"/>
      </w:rPr>
      <w:t>Smith Family Trust</w:t>
    </w:r>
  </w:p>
  <w:p w14:paraId="1A995A86" w14:textId="77777777" w:rsidR="00540B8E" w:rsidRDefault="005314F1">
    <w:pPr>
      <w:pStyle w:val="Footer"/>
      <w:jc w:val="center"/>
    </w:pPr>
    <w:r>
      <w:fldChar w:fldCharType="begin"/>
    </w:r>
    <w:r>
      <w:instrText xml:space="preserve"> PAGE </w:instrText>
    </w:r>
    <w:r>
      <w:fldChar w:fldCharType="separate"/>
    </w:r>
    <w:r w:rsidR="00AC72FF">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763C" w14:textId="77777777" w:rsidR="00540B8E" w:rsidRDefault="00540B8E">
    <w:pPr>
      <w:pStyle w:val="Footer"/>
      <w:spacing w:before="60"/>
      <w:jc w:val="center"/>
    </w:pPr>
  </w:p>
  <w:p w14:paraId="6B02A11A" w14:textId="77777777" w:rsidR="00540B8E" w:rsidRDefault="005314F1">
    <w:pPr>
      <w:pStyle w:val="Footer"/>
      <w:jc w:val="center"/>
    </w:pPr>
    <w:r>
      <w:rPr>
        <w:rStyle w:val="PageNumber"/>
      </w:rPr>
      <w:t>Smith Family Trust</w:t>
    </w:r>
  </w:p>
  <w:p w14:paraId="5EEB6352" w14:textId="77777777" w:rsidR="00540B8E" w:rsidRDefault="005314F1">
    <w:pPr>
      <w:pStyle w:val="Footer"/>
      <w:jc w:val="center"/>
    </w:pPr>
    <w:r>
      <w:fldChar w:fldCharType="begin"/>
    </w:r>
    <w:r>
      <w:instrText xml:space="preserve"> PAGE </w:instrText>
    </w:r>
    <w:r>
      <w:fldChar w:fldCharType="separate"/>
    </w:r>
    <w:r w:rsidR="00AC72FF">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4839" w14:textId="77777777" w:rsidR="00540B8E" w:rsidRDefault="00540B8E">
    <w:pPr>
      <w:pStyle w:val="Footer"/>
      <w:spacing w:before="60"/>
      <w:jc w:val="center"/>
    </w:pPr>
  </w:p>
  <w:p w14:paraId="4A58AAAB" w14:textId="77777777" w:rsidR="00540B8E" w:rsidRDefault="005314F1">
    <w:pPr>
      <w:pStyle w:val="Footer"/>
      <w:jc w:val="center"/>
    </w:pPr>
    <w:r>
      <w:rPr>
        <w:rStyle w:val="PageNumber"/>
      </w:rPr>
      <w:t>Smith Family Trust</w:t>
    </w:r>
  </w:p>
  <w:p w14:paraId="4698348B" w14:textId="77777777" w:rsidR="00540B8E" w:rsidRDefault="005314F1">
    <w:pPr>
      <w:pStyle w:val="Footer"/>
      <w:jc w:val="center"/>
    </w:pPr>
    <w:r>
      <w:fldChar w:fldCharType="begin"/>
    </w:r>
    <w:r>
      <w:instrText xml:space="preserve"> PAGE </w:instrText>
    </w:r>
    <w:r>
      <w:fldChar w:fldCharType="separate"/>
    </w:r>
    <w:r w:rsidR="00AC72FF">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4BDA" w14:textId="77777777" w:rsidR="00540B8E" w:rsidRDefault="00540B8E">
    <w:pPr>
      <w:pStyle w:val="Footer"/>
      <w:spacing w:before="60"/>
      <w:jc w:val="center"/>
    </w:pPr>
  </w:p>
  <w:p w14:paraId="533D9355" w14:textId="77777777" w:rsidR="00540B8E" w:rsidRDefault="005314F1">
    <w:pPr>
      <w:pStyle w:val="Footer"/>
      <w:jc w:val="center"/>
    </w:pPr>
    <w:r>
      <w:rPr>
        <w:rStyle w:val="PageNumber"/>
      </w:rPr>
      <w:t>Smith Family Trust</w:t>
    </w:r>
  </w:p>
  <w:p w14:paraId="7C49F300" w14:textId="77777777" w:rsidR="00540B8E" w:rsidRDefault="005314F1">
    <w:pPr>
      <w:pStyle w:val="Footer"/>
      <w:jc w:val="center"/>
    </w:pPr>
    <w:r>
      <w:fldChar w:fldCharType="begin"/>
    </w:r>
    <w:r>
      <w:instrText xml:space="preserve"> PAGE </w:instrText>
    </w:r>
    <w:r>
      <w:fldChar w:fldCharType="separate"/>
    </w:r>
    <w:r w:rsidR="00AC72FF">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40D" w14:textId="77777777" w:rsidR="00540B8E" w:rsidRDefault="00540B8E">
    <w:pPr>
      <w:pStyle w:val="Footer"/>
      <w:spacing w:before="60"/>
      <w:jc w:val="center"/>
    </w:pPr>
  </w:p>
  <w:p w14:paraId="78E10311" w14:textId="77777777" w:rsidR="00540B8E" w:rsidRDefault="005314F1">
    <w:pPr>
      <w:pStyle w:val="Footer"/>
      <w:jc w:val="center"/>
    </w:pPr>
    <w:r>
      <w:rPr>
        <w:rStyle w:val="PageNumber"/>
      </w:rPr>
      <w:t>Smith Family Trust</w:t>
    </w:r>
  </w:p>
  <w:p w14:paraId="6B3F960A" w14:textId="77777777" w:rsidR="00540B8E" w:rsidRDefault="005314F1">
    <w:pPr>
      <w:pStyle w:val="Footer"/>
      <w:jc w:val="center"/>
    </w:pPr>
    <w:r>
      <w:fldChar w:fldCharType="begin"/>
    </w:r>
    <w:r>
      <w:instrText xml:space="preserve"> PAGE </w:instrText>
    </w:r>
    <w:r>
      <w:fldChar w:fldCharType="separate"/>
    </w:r>
    <w:r w:rsidR="00AC72FF">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B072" w14:textId="77777777" w:rsidR="00540B8E" w:rsidRDefault="00540B8E">
    <w:pPr>
      <w:pStyle w:val="Footer"/>
      <w:spacing w:before="60"/>
      <w:jc w:val="center"/>
    </w:pPr>
  </w:p>
  <w:p w14:paraId="7E3BBA29" w14:textId="77777777" w:rsidR="00540B8E" w:rsidRDefault="005314F1">
    <w:pPr>
      <w:pStyle w:val="Footer"/>
      <w:jc w:val="center"/>
    </w:pPr>
    <w:r>
      <w:rPr>
        <w:rStyle w:val="PageNumber"/>
      </w:rPr>
      <w:t>Smith Family Trust</w:t>
    </w:r>
  </w:p>
  <w:p w14:paraId="5461BDCD" w14:textId="77777777" w:rsidR="00540B8E" w:rsidRDefault="005314F1">
    <w:pPr>
      <w:pStyle w:val="Footer"/>
      <w:jc w:val="center"/>
    </w:pPr>
    <w:r>
      <w:fldChar w:fldCharType="begin"/>
    </w:r>
    <w:r>
      <w:instrText xml:space="preserve"> PAGE </w:instrText>
    </w:r>
    <w:r>
      <w:fldChar w:fldCharType="separate"/>
    </w:r>
    <w:r w:rsidR="00AC72FF">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59C8" w14:textId="77777777" w:rsidR="00540B8E" w:rsidRDefault="00540B8E">
    <w:pPr>
      <w:pStyle w:val="Footer"/>
      <w:spacing w:before="60"/>
      <w:jc w:val="center"/>
    </w:pPr>
  </w:p>
  <w:p w14:paraId="18C72C4B" w14:textId="77777777" w:rsidR="00540B8E" w:rsidRDefault="005314F1">
    <w:pPr>
      <w:pStyle w:val="Footer"/>
      <w:jc w:val="center"/>
    </w:pPr>
    <w:r>
      <w:rPr>
        <w:rStyle w:val="PageNumber"/>
      </w:rPr>
      <w:t>Smith Family Trust</w:t>
    </w:r>
  </w:p>
  <w:p w14:paraId="2BFAFC89" w14:textId="77777777" w:rsidR="00540B8E" w:rsidRDefault="005314F1">
    <w:pPr>
      <w:pStyle w:val="Footer"/>
      <w:jc w:val="center"/>
    </w:pPr>
    <w:r>
      <w:fldChar w:fldCharType="begin"/>
    </w:r>
    <w:r>
      <w:instrText xml:space="preserve"> PAGE </w:instrText>
    </w:r>
    <w:r>
      <w:fldChar w:fldCharType="separate"/>
    </w:r>
    <w:r w:rsidR="00AC72FF">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460F" w14:textId="77777777" w:rsidR="00540B8E" w:rsidRDefault="00540B8E">
    <w:pPr>
      <w:pStyle w:val="Footer"/>
      <w:spacing w:before="60"/>
      <w:jc w:val="center"/>
    </w:pPr>
  </w:p>
  <w:p w14:paraId="3B657DFF" w14:textId="77777777" w:rsidR="00540B8E" w:rsidRDefault="005314F1">
    <w:pPr>
      <w:pStyle w:val="Footer"/>
      <w:jc w:val="center"/>
    </w:pPr>
    <w:r>
      <w:rPr>
        <w:rStyle w:val="PageNumber"/>
      </w:rPr>
      <w:t>Smith Family Trust</w:t>
    </w:r>
  </w:p>
  <w:p w14:paraId="3F9F8397" w14:textId="77777777" w:rsidR="00540B8E" w:rsidRDefault="005314F1">
    <w:pPr>
      <w:pStyle w:val="Footer"/>
      <w:jc w:val="center"/>
    </w:pPr>
    <w:r>
      <w:fldChar w:fldCharType="begin"/>
    </w:r>
    <w:r>
      <w:instrText xml:space="preserve"> PAGE </w:instrText>
    </w:r>
    <w:r>
      <w:fldChar w:fldCharType="separate"/>
    </w:r>
    <w:r w:rsidR="00AC72FF">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D6E7" w14:textId="77777777" w:rsidR="00540B8E" w:rsidRDefault="00540B8E">
    <w:pPr>
      <w:pStyle w:val="Footer"/>
      <w:spacing w:before="60"/>
      <w:jc w:val="center"/>
    </w:pPr>
  </w:p>
  <w:p w14:paraId="3FFE365B" w14:textId="77777777" w:rsidR="00540B8E" w:rsidRDefault="005314F1">
    <w:pPr>
      <w:pStyle w:val="Footer"/>
      <w:jc w:val="center"/>
    </w:pPr>
    <w:r>
      <w:rPr>
        <w:rStyle w:val="PageNumber"/>
      </w:rPr>
      <w:t>Smith Family Trust</w:t>
    </w:r>
  </w:p>
  <w:p w14:paraId="1678241E" w14:textId="77777777" w:rsidR="00540B8E" w:rsidRDefault="005314F1">
    <w:pPr>
      <w:pStyle w:val="Footer"/>
      <w:jc w:val="center"/>
    </w:pPr>
    <w:r>
      <w:fldChar w:fldCharType="begin"/>
    </w:r>
    <w:r>
      <w:instrText xml:space="preserve"> PAGE </w:instrText>
    </w:r>
    <w:r>
      <w:fldChar w:fldCharType="separate"/>
    </w:r>
    <w:r w:rsidR="00AC72FF">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5A03" w14:textId="77777777" w:rsidR="00540B8E" w:rsidRDefault="00540B8E">
    <w:pPr>
      <w:pStyle w:val="Footer"/>
      <w:spacing w:before="60"/>
      <w:jc w:val="center"/>
    </w:pPr>
  </w:p>
  <w:p w14:paraId="24C5FB09" w14:textId="77777777" w:rsidR="00540B8E" w:rsidRDefault="005314F1">
    <w:pPr>
      <w:pStyle w:val="Footer"/>
      <w:jc w:val="center"/>
    </w:pPr>
    <w:r>
      <w:rPr>
        <w:rStyle w:val="PageNumber"/>
      </w:rPr>
      <w:t>Smith Family Trust</w:t>
    </w:r>
  </w:p>
  <w:p w14:paraId="5A3C48DB" w14:textId="77777777" w:rsidR="00540B8E" w:rsidRDefault="005314F1">
    <w:pPr>
      <w:pStyle w:val="Footer"/>
      <w:jc w:val="center"/>
    </w:pPr>
    <w:r>
      <w:fldChar w:fldCharType="begin"/>
    </w:r>
    <w:r>
      <w:instrText xml:space="preserve"> PAGE </w:instrText>
    </w:r>
    <w:r>
      <w:fldChar w:fldCharType="separate"/>
    </w:r>
    <w:r w:rsidR="00AC72FF">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EDBB4" w14:textId="77777777" w:rsidR="00540B8E" w:rsidRDefault="00540B8E">
    <w:pPr>
      <w:pStyle w:val="Footer"/>
      <w:spacing w:before="60"/>
      <w:jc w:val="center"/>
    </w:pPr>
  </w:p>
  <w:p w14:paraId="1B9F71D1" w14:textId="77777777" w:rsidR="00540B8E" w:rsidRDefault="005314F1">
    <w:pPr>
      <w:pStyle w:val="Footer"/>
      <w:jc w:val="center"/>
    </w:pPr>
    <w:r>
      <w:rPr>
        <w:rStyle w:val="PageNumber"/>
      </w:rPr>
      <w:t>Smith Family Trust</w:t>
    </w:r>
  </w:p>
  <w:p w14:paraId="4EDE2834" w14:textId="77777777" w:rsidR="00540B8E" w:rsidRDefault="005314F1">
    <w:pPr>
      <w:pStyle w:val="Footer"/>
      <w:jc w:val="center"/>
    </w:pPr>
    <w:r>
      <w:fldChar w:fldCharType="begin"/>
    </w:r>
    <w:r>
      <w:instrText xml:space="preserve"> PAGE </w:instrText>
    </w:r>
    <w:r>
      <w:fldChar w:fldCharType="separate"/>
    </w:r>
    <w:r w:rsidR="00AC72FF">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68ED" w14:textId="77777777" w:rsidR="00540B8E" w:rsidRDefault="00540B8E">
    <w:pPr>
      <w:pStyle w:val="Footer"/>
      <w:spacing w:before="60"/>
      <w:jc w:val="center"/>
    </w:pPr>
  </w:p>
  <w:p w14:paraId="1D883A9F" w14:textId="77777777" w:rsidR="00540B8E" w:rsidRDefault="005314F1">
    <w:pPr>
      <w:pStyle w:val="Footer"/>
      <w:jc w:val="center"/>
    </w:pPr>
    <w:r>
      <w:rPr>
        <w:rStyle w:val="PageNumber"/>
      </w:rPr>
      <w:t>Smith Family Trust</w:t>
    </w:r>
  </w:p>
  <w:p w14:paraId="0E3D962B" w14:textId="77777777" w:rsidR="00540B8E" w:rsidRDefault="005314F1">
    <w:pPr>
      <w:pStyle w:val="Footer"/>
      <w:jc w:val="center"/>
    </w:pPr>
    <w:r>
      <w:fldChar w:fldCharType="begin"/>
    </w:r>
    <w:r>
      <w:instrText xml:space="preserve"> PAGE </w:instrText>
    </w:r>
    <w:r>
      <w:fldChar w:fldCharType="separate"/>
    </w:r>
    <w:r w:rsidR="00AC72FF">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F140" w14:textId="77777777" w:rsidR="00540B8E" w:rsidRDefault="00540B8E">
    <w:pPr>
      <w:pStyle w:val="Footer"/>
      <w:spacing w:before="60"/>
      <w:jc w:val="center"/>
    </w:pPr>
  </w:p>
  <w:p w14:paraId="5F27097A" w14:textId="77777777" w:rsidR="00540B8E" w:rsidRDefault="005314F1">
    <w:pPr>
      <w:pStyle w:val="Footer"/>
      <w:jc w:val="center"/>
    </w:pPr>
    <w:r>
      <w:rPr>
        <w:rStyle w:val="PageNumber"/>
      </w:rPr>
      <w:t>Smith Family Trust</w:t>
    </w:r>
  </w:p>
  <w:p w14:paraId="77A3765E" w14:textId="77777777" w:rsidR="00540B8E" w:rsidRDefault="005314F1">
    <w:pPr>
      <w:pStyle w:val="Footer"/>
      <w:jc w:val="center"/>
    </w:pPr>
    <w:r>
      <w:fldChar w:fldCharType="begin"/>
    </w:r>
    <w:r>
      <w:instrText xml:space="preserve"> PAGE </w:instrText>
    </w:r>
    <w:r>
      <w:fldChar w:fldCharType="separate"/>
    </w:r>
    <w:r w:rsidR="00AC72FF">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C8F2" w14:textId="77777777" w:rsidR="00540B8E" w:rsidRDefault="00540B8E">
    <w:pPr>
      <w:pStyle w:val="Footer"/>
      <w:spacing w:before="60"/>
      <w:jc w:val="center"/>
    </w:pPr>
  </w:p>
  <w:p w14:paraId="6547C06E" w14:textId="77777777" w:rsidR="00540B8E" w:rsidRDefault="005314F1">
    <w:pPr>
      <w:pStyle w:val="Footer"/>
      <w:jc w:val="center"/>
    </w:pPr>
    <w:r>
      <w:rPr>
        <w:rStyle w:val="PageNumber"/>
      </w:rPr>
      <w:t>Smith Family Trust</w:t>
    </w:r>
  </w:p>
  <w:p w14:paraId="0CAE37F9" w14:textId="77777777" w:rsidR="00540B8E" w:rsidRDefault="005314F1">
    <w:pPr>
      <w:pStyle w:val="Footer"/>
      <w:jc w:val="center"/>
    </w:pPr>
    <w:r>
      <w:fldChar w:fldCharType="begin"/>
    </w:r>
    <w:r>
      <w:instrText xml:space="preserve"> PAGE </w:instrText>
    </w:r>
    <w:r>
      <w:fldChar w:fldCharType="separate"/>
    </w:r>
    <w:r w:rsidR="00AC72FF">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A1FA" w14:textId="77777777" w:rsidR="00540B8E" w:rsidRDefault="00540B8E">
    <w:pPr>
      <w:pStyle w:val="Footer"/>
      <w:jc w:val="center"/>
    </w:pPr>
  </w:p>
  <w:p w14:paraId="0A81AD12" w14:textId="77777777" w:rsidR="00540B8E" w:rsidRDefault="005314F1">
    <w:pPr>
      <w:pStyle w:val="Footer"/>
      <w:jc w:val="center"/>
    </w:pPr>
    <w:r>
      <w:rPr>
        <w:rStyle w:val="PageNumber"/>
      </w:rPr>
      <w:t>Smith Family Trust</w:t>
    </w:r>
  </w:p>
  <w:p w14:paraId="2BD93654"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31C05" w14:textId="77777777" w:rsidR="00540B8E" w:rsidRDefault="00540B8E">
    <w:pPr>
      <w:pStyle w:val="Footer"/>
      <w:jc w:val="center"/>
    </w:pPr>
  </w:p>
  <w:p w14:paraId="3D06CA60" w14:textId="77777777" w:rsidR="00540B8E" w:rsidRDefault="005314F1">
    <w:pPr>
      <w:pStyle w:val="Footer"/>
      <w:jc w:val="center"/>
    </w:pPr>
    <w:r>
      <w:rPr>
        <w:rStyle w:val="PageNumber"/>
      </w:rPr>
      <w:t>Smith Family Trust</w:t>
    </w:r>
  </w:p>
  <w:p w14:paraId="488EA78E"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14A7" w14:textId="77777777" w:rsidR="00540B8E" w:rsidRDefault="00540B8E">
    <w:pPr>
      <w:pStyle w:val="Footer"/>
      <w:jc w:val="center"/>
    </w:pPr>
  </w:p>
  <w:p w14:paraId="16F7451B" w14:textId="77777777" w:rsidR="00540B8E" w:rsidRDefault="005314F1">
    <w:pPr>
      <w:pStyle w:val="Footer"/>
      <w:jc w:val="center"/>
    </w:pPr>
    <w:r>
      <w:rPr>
        <w:rStyle w:val="PageNumber"/>
      </w:rPr>
      <w:t>Smith Family Trust</w:t>
    </w:r>
  </w:p>
  <w:p w14:paraId="2722C8A5"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CA58" w14:textId="77777777" w:rsidR="00540B8E" w:rsidRDefault="00540B8E">
    <w:pPr>
      <w:pStyle w:val="Footer"/>
      <w:spacing w:before="60"/>
      <w:jc w:val="center"/>
      <w:rPr>
        <w:del w:id="2922" w:author="Comparison" w:date="2026-08-04T06:08:00Z" w16du:dateUtc="2026-08-04T10:08:00Z"/>
      </w:rPr>
    </w:pPr>
  </w:p>
  <w:p w14:paraId="1457606C" w14:textId="77777777" w:rsidR="00540B8E" w:rsidRDefault="005314F1">
    <w:pPr>
      <w:pStyle w:val="Footer"/>
      <w:jc w:val="center"/>
      <w:rPr>
        <w:del w:id="2923" w:author="Comparison" w:date="2026-08-04T06:08:00Z" w16du:dateUtc="2026-08-04T10:08:00Z"/>
      </w:rPr>
    </w:pPr>
    <w:del w:id="2924" w:author="Comparison" w:date="2026-08-04T06:08:00Z" w16du:dateUtc="2026-08-04T10:08:00Z">
      <w:r>
        <w:rPr>
          <w:rStyle w:val="PageNumber"/>
        </w:rPr>
        <w:delText>Smith Family Trust</w:delText>
      </w:r>
    </w:del>
  </w:p>
  <w:p w14:paraId="771AC987" w14:textId="77777777" w:rsidR="00540B8E" w:rsidRDefault="005314F1">
    <w:pPr>
      <w:pStyle w:val="Footer"/>
      <w:pPrChange w:id="2925" w:author="Comparison" w:date="2026-08-04T06:08:00Z" w16du:dateUtc="2026-08-04T10:08:00Z">
        <w:pPr>
          <w:pStyle w:val="Footer"/>
          <w:jc w:val="center"/>
        </w:pPr>
      </w:pPrChange>
    </w:pPr>
    <w:del w:id="2926" w:author="Comparison" w:date="2026-08-04T06:08:00Z" w16du:dateUtc="2026-08-04T10:08:00Z">
      <w:r>
        <w:fldChar w:fldCharType="begin"/>
      </w:r>
      <w:r>
        <w:delInstrText xml:space="preserve"> PAGE </w:delInstrText>
      </w:r>
      <w:r>
        <w:fldChar w:fldCharType="separate"/>
      </w:r>
      <w:r w:rsidR="00AC72FF">
        <w:rPr>
          <w:noProof/>
        </w:rPr>
        <w:delText>15-1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1F6F" w14:textId="77777777" w:rsidR="00475DF1" w:rsidRDefault="00475DF1" w:rsidP="00320F30">
      <w:pPr>
        <w:spacing w:after="0" w:line="240" w:lineRule="auto"/>
        <w:pPrChange w:id="35" w:author="Comparison" w:date="2026-08-04T06:08:00Z" w16du:dateUtc="2026-08-04T10:08:00Z">
          <w:pPr/>
        </w:pPrChange>
      </w:pPr>
      <w:r>
        <w:separator/>
      </w:r>
    </w:p>
  </w:footnote>
  <w:footnote w:type="continuationSeparator" w:id="0">
    <w:p w14:paraId="0D595355" w14:textId="77777777" w:rsidR="00475DF1" w:rsidRDefault="00475DF1" w:rsidP="00320F30">
      <w:pPr>
        <w:spacing w:after="0" w:line="240" w:lineRule="auto"/>
        <w:pPrChange w:id="36" w:author="Comparison" w:date="2026-08-04T06:08:00Z" w16du:dateUtc="2026-08-04T10:08: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8663" w14:textId="77777777" w:rsidR="00861B15" w:rsidRDefault="00861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8"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0"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11"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14"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15"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16"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15"/>
  </w:num>
  <w:num w:numId="2" w16cid:durableId="1210999309">
    <w:abstractNumId w:val="9"/>
  </w:num>
  <w:num w:numId="3" w16cid:durableId="564295750">
    <w:abstractNumId w:val="8"/>
  </w:num>
  <w:num w:numId="4" w16cid:durableId="1156384952">
    <w:abstractNumId w:val="13"/>
  </w:num>
  <w:num w:numId="5" w16cid:durableId="348527904">
    <w:abstractNumId w:val="10"/>
  </w:num>
  <w:num w:numId="6" w16cid:durableId="1251348052">
    <w:abstractNumId w:val="7"/>
  </w:num>
  <w:num w:numId="7" w16cid:durableId="1454442930">
    <w:abstractNumId w:val="11"/>
  </w:num>
  <w:num w:numId="8" w16cid:durableId="486239857">
    <w:abstractNumId w:val="16"/>
  </w:num>
  <w:num w:numId="9" w16cid:durableId="65609196">
    <w:abstractNumId w:val="14"/>
  </w:num>
  <w:num w:numId="10" w16cid:durableId="808520645">
    <w:abstractNumId w:val="6"/>
  </w:num>
  <w:num w:numId="11" w16cid:durableId="1154879668">
    <w:abstractNumId w:val="5"/>
  </w:num>
  <w:num w:numId="12" w16cid:durableId="458955038">
    <w:abstractNumId w:val="4"/>
  </w:num>
  <w:num w:numId="13" w16cid:durableId="157891758">
    <w:abstractNumId w:val="3"/>
  </w:num>
  <w:num w:numId="14" w16cid:durableId="1889340371">
    <w:abstractNumId w:val="2"/>
  </w:num>
  <w:num w:numId="15" w16cid:durableId="696925325">
    <w:abstractNumId w:val="1"/>
  </w:num>
  <w:num w:numId="16" w16cid:durableId="130955055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34616"/>
    <w:rsid w:val="000605E6"/>
    <w:rsid w:val="0006063C"/>
    <w:rsid w:val="00063043"/>
    <w:rsid w:val="00122B2B"/>
    <w:rsid w:val="0015074B"/>
    <w:rsid w:val="001E56B1"/>
    <w:rsid w:val="0028181C"/>
    <w:rsid w:val="0029639D"/>
    <w:rsid w:val="002A3308"/>
    <w:rsid w:val="00320F30"/>
    <w:rsid w:val="00326F90"/>
    <w:rsid w:val="00370461"/>
    <w:rsid w:val="003906D6"/>
    <w:rsid w:val="004407C2"/>
    <w:rsid w:val="00475DF1"/>
    <w:rsid w:val="005314F1"/>
    <w:rsid w:val="00540B5B"/>
    <w:rsid w:val="00540B8E"/>
    <w:rsid w:val="005F38AD"/>
    <w:rsid w:val="005F7DF0"/>
    <w:rsid w:val="006C325D"/>
    <w:rsid w:val="006E7E61"/>
    <w:rsid w:val="00861B15"/>
    <w:rsid w:val="00890B34"/>
    <w:rsid w:val="008B66F6"/>
    <w:rsid w:val="00967AE9"/>
    <w:rsid w:val="00A01E55"/>
    <w:rsid w:val="00A16521"/>
    <w:rsid w:val="00A97C79"/>
    <w:rsid w:val="00AA1D8D"/>
    <w:rsid w:val="00AC72FF"/>
    <w:rsid w:val="00B1347F"/>
    <w:rsid w:val="00B47730"/>
    <w:rsid w:val="00C13A77"/>
    <w:rsid w:val="00C77090"/>
    <w:rsid w:val="00CB0664"/>
    <w:rsid w:val="00D22DB6"/>
    <w:rsid w:val="00D44BE2"/>
    <w:rsid w:val="00D62A0F"/>
    <w:rsid w:val="00DB1501"/>
    <w:rsid w:val="00DD6938"/>
    <w:rsid w:val="00E53EAD"/>
    <w:rsid w:val="00E96B07"/>
    <w:rsid w:val="00EB43E9"/>
    <w:rsid w:val="00ED75C1"/>
    <w:rsid w:val="00F70040"/>
    <w:rsid w:val="00FC69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pPrChange w:id="0" w:author="Comparison" w:date="2026-08-04T06:08:00Z">
        <w:pPr/>
      </w:pPrChange>
    </w:pPr>
    <w:rPr>
      <w:rFonts w:asciiTheme="minorHAnsi" w:eastAsiaTheme="minorEastAsia" w:hAnsiTheme="minorHAnsi" w:cstheme="minorBidi"/>
      <w:szCs w:val="22"/>
      <w:lang w:val="en-US" w:eastAsia="en-US"/>
      <w:rPrChange w:id="0" w:author="Comparison" w:date="2026-08-04T06:08:00Z">
        <w:rPr>
          <w:sz w:val="24"/>
          <w:szCs w:val="24"/>
          <w:lang w:val="en-US" w:eastAsia="en-US" w:bidi="ar-SA"/>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Comparison" w:date="2026-08-04T06:08:00Z">
        <w:pPr>
          <w:keepNext/>
          <w:keepLines/>
          <w:numPr>
            <w:ilvl w:val="1"/>
            <w:numId w:val="2"/>
          </w:numPr>
          <w:spacing w:after="360" w:line="400" w:lineRule="exact"/>
          <w:jc w:val="center"/>
          <w:outlineLvl w:val="0"/>
        </w:pPr>
      </w:pPrChange>
    </w:pPr>
    <w:rPr>
      <w:rFonts w:asciiTheme="majorHAnsi" w:eastAsiaTheme="majorEastAsia" w:hAnsiTheme="majorHAnsi" w:cstheme="majorBidi"/>
      <w:b/>
      <w:bCs/>
      <w:color w:val="0F4761" w:themeColor="accent1" w:themeShade="BF"/>
      <w:sz w:val="28"/>
      <w:szCs w:val="28"/>
      <w:rPrChange w:id="1" w:author="Comparison" w:date="2026-08-04T06:08:00Z">
        <w:rPr>
          <w:rFonts w:ascii="Arial" w:hAnsi="Arial"/>
          <w:b/>
          <w:sz w:val="32"/>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Comparison" w:date="2026-08-04T06:08:00Z">
        <w:pPr>
          <w:keepNext/>
          <w:keepLines/>
          <w:numPr>
            <w:ilvl w:val="2"/>
            <w:numId w:val="2"/>
          </w:numPr>
          <w:tabs>
            <w:tab w:val="num" w:pos="1800"/>
          </w:tabs>
          <w:spacing w:before="240" w:after="120"/>
          <w:ind w:left="1800" w:hanging="1800"/>
          <w:outlineLvl w:val="1"/>
        </w:pPr>
      </w:pPrChange>
    </w:pPr>
    <w:rPr>
      <w:rFonts w:asciiTheme="majorHAnsi" w:eastAsiaTheme="majorEastAsia" w:hAnsiTheme="majorHAnsi" w:cstheme="majorBidi"/>
      <w:b/>
      <w:bCs/>
      <w:color w:val="156082" w:themeColor="accent1"/>
      <w:sz w:val="26"/>
      <w:szCs w:val="26"/>
      <w:rPrChange w:id="2" w:author="Comparison" w:date="2026-08-04T06:08:00Z">
        <w:rPr>
          <w:rFonts w:ascii="Arial" w:hAnsi="Arial"/>
          <w:b/>
          <w:sz w:val="24"/>
          <w:lang w:val="en-US"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Comparison" w:date="2026-08-04T06:08:00Z">
        <w:pPr>
          <w:keepNext/>
          <w:keepLines/>
          <w:numPr>
            <w:ilvl w:val="3"/>
            <w:numId w:val="2"/>
          </w:numPr>
          <w:tabs>
            <w:tab w:val="num" w:pos="1440"/>
          </w:tabs>
          <w:spacing w:before="120" w:after="120"/>
          <w:ind w:left="1440" w:right="720" w:hanging="720"/>
          <w:outlineLvl w:val="2"/>
        </w:pPr>
      </w:pPrChange>
    </w:pPr>
    <w:rPr>
      <w:rFonts w:asciiTheme="majorHAnsi" w:eastAsiaTheme="majorEastAsia" w:hAnsiTheme="majorHAnsi" w:cstheme="majorBidi"/>
      <w:b/>
      <w:bCs/>
      <w:color w:val="156082" w:themeColor="accent1"/>
      <w:rPrChange w:id="3" w:author="Comparison" w:date="2026-08-04T06:08:00Z">
        <w:rPr>
          <w:rFonts w:ascii="Arial" w:hAnsi="Arial"/>
          <w:b/>
          <w:sz w:val="24"/>
          <w:lang w:val="en-US"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Comparison" w:date="2026-08-04T06:08:00Z">
        <w:pPr>
          <w:keepNext/>
          <w:keepLines/>
          <w:numPr>
            <w:ilvl w:val="4"/>
            <w:numId w:val="2"/>
          </w:numPr>
          <w:tabs>
            <w:tab w:val="num" w:pos="2160"/>
          </w:tabs>
          <w:spacing w:before="120" w:after="120"/>
          <w:ind w:left="2160" w:right="1440" w:hanging="720"/>
          <w:outlineLvl w:val="3"/>
        </w:pPr>
      </w:pPrChange>
    </w:pPr>
    <w:rPr>
      <w:rFonts w:asciiTheme="majorHAnsi" w:eastAsiaTheme="majorEastAsia" w:hAnsiTheme="majorHAnsi" w:cstheme="majorBidi"/>
      <w:b/>
      <w:bCs/>
      <w:i/>
      <w:iCs/>
      <w:color w:val="156082" w:themeColor="accent1"/>
      <w:rPrChange w:id="4" w:author="Comparison" w:date="2026-08-04T06:08:00Z">
        <w:rPr>
          <w:rFonts w:ascii="Arial" w:hAnsi="Arial"/>
          <w:b/>
          <w:sz w:val="24"/>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Comparison" w:date="2026-08-04T06:08:00Z">
        <w:pPr>
          <w:keepNext/>
          <w:keepLines/>
          <w:numPr>
            <w:ilvl w:val="5"/>
            <w:numId w:val="2"/>
          </w:numPr>
          <w:tabs>
            <w:tab w:val="num" w:pos="2880"/>
          </w:tabs>
          <w:spacing w:before="120" w:after="120"/>
          <w:ind w:left="2880" w:right="2160" w:hanging="720"/>
          <w:outlineLvl w:val="4"/>
        </w:pPr>
      </w:pPrChange>
    </w:pPr>
    <w:rPr>
      <w:rFonts w:asciiTheme="majorHAnsi" w:eastAsiaTheme="majorEastAsia" w:hAnsiTheme="majorHAnsi" w:cstheme="majorBidi"/>
      <w:color w:val="0A2F40" w:themeColor="accent1" w:themeShade="7F"/>
      <w:rPrChange w:id="5" w:author="Comparison" w:date="2026-08-04T06:08:00Z">
        <w:rPr>
          <w:rFonts w:ascii="Arial" w:hAnsi="Arial"/>
          <w:b/>
          <w:sz w:val="24"/>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Comparison" w:date="2026-08-04T06:08:00Z">
        <w:pPr>
          <w:numPr>
            <w:ilvl w:val="5"/>
            <w:numId w:val="1"/>
          </w:numPr>
          <w:tabs>
            <w:tab w:val="num" w:pos="4680"/>
          </w:tabs>
          <w:spacing w:before="240" w:after="60" w:line="276" w:lineRule="auto"/>
          <w:ind w:left="4320"/>
          <w:outlineLvl w:val="5"/>
        </w:pPr>
      </w:pPrChange>
    </w:pPr>
    <w:rPr>
      <w:rFonts w:asciiTheme="majorHAnsi" w:eastAsiaTheme="majorEastAsia" w:hAnsiTheme="majorHAnsi" w:cstheme="majorBidi"/>
      <w:i/>
      <w:iCs/>
      <w:color w:val="0A2F40" w:themeColor="accent1" w:themeShade="7F"/>
      <w:rPrChange w:id="6" w:author="Comparison" w:date="2026-08-04T06:08:00Z">
        <w:rPr>
          <w:rFonts w:asciiTheme="minorHAnsi" w:eastAsiaTheme="minorEastAsia" w:hAnsiTheme="minorHAnsi" w:cstheme="minorBidi"/>
          <w:b/>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Comparison" w:date="2026-08-04T06:08:00Z">
        <w:pPr>
          <w:numPr>
            <w:ilvl w:val="6"/>
            <w:numId w:val="1"/>
          </w:numPr>
          <w:tabs>
            <w:tab w:val="num" w:pos="5400"/>
          </w:tabs>
          <w:spacing w:before="240" w:after="60" w:line="276" w:lineRule="auto"/>
          <w:ind w:left="5040"/>
          <w:outlineLvl w:val="6"/>
        </w:pPr>
      </w:pPrChange>
    </w:pPr>
    <w:rPr>
      <w:rFonts w:asciiTheme="majorHAnsi" w:eastAsiaTheme="majorEastAsia" w:hAnsiTheme="majorHAnsi" w:cstheme="majorBidi"/>
      <w:i/>
      <w:iCs/>
      <w:color w:val="404040" w:themeColor="text1" w:themeTint="BF"/>
      <w:rPrChange w:id="7" w:author="Comparison" w:date="2026-08-04T06:08:00Z">
        <w:rPr>
          <w:rFonts w:asciiTheme="minorHAnsi" w:eastAsiaTheme="minorEastAsia" w:hAnsiTheme="minorHAnsi" w:cstheme="minorBidi"/>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Comparison" w:date="2026-08-04T06:08:00Z">
        <w:pPr>
          <w:numPr>
            <w:ilvl w:val="7"/>
            <w:numId w:val="1"/>
          </w:numPr>
          <w:tabs>
            <w:tab w:val="num" w:pos="6120"/>
          </w:tabs>
          <w:spacing w:before="240" w:after="60" w:line="276" w:lineRule="auto"/>
          <w:ind w:left="5760"/>
          <w:outlineLvl w:val="7"/>
        </w:pPr>
      </w:pPrChange>
    </w:pPr>
    <w:rPr>
      <w:rFonts w:asciiTheme="majorHAnsi" w:eastAsiaTheme="majorEastAsia" w:hAnsiTheme="majorHAnsi" w:cstheme="majorBidi"/>
      <w:color w:val="156082" w:themeColor="accent1"/>
      <w:sz w:val="20"/>
      <w:szCs w:val="20"/>
      <w:rPrChange w:id="8" w:author="Comparison" w:date="2026-08-04T06:08:00Z">
        <w:rPr>
          <w:rFonts w:asciiTheme="minorHAnsi" w:eastAsiaTheme="minorEastAsia" w:hAnsiTheme="minorHAnsi" w:cstheme="minorBidi"/>
          <w:i/>
          <w:sz w:val="22"/>
          <w:szCs w:val="22"/>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Comparison" w:date="2026-08-04T06:08:00Z">
        <w:pPr>
          <w:numPr>
            <w:ilvl w:val="8"/>
            <w:numId w:val="1"/>
          </w:numPr>
          <w:tabs>
            <w:tab w:val="num" w:pos="6840"/>
          </w:tabs>
          <w:spacing w:before="240" w:after="60" w:line="276" w:lineRule="auto"/>
          <w:ind w:left="6480"/>
          <w:outlineLvl w:val="8"/>
        </w:pPr>
      </w:pPrChange>
    </w:pPr>
    <w:rPr>
      <w:rFonts w:asciiTheme="majorHAnsi" w:eastAsiaTheme="majorEastAsia" w:hAnsiTheme="majorHAnsi" w:cstheme="majorBidi"/>
      <w:i/>
      <w:iCs/>
      <w:color w:val="404040" w:themeColor="text1" w:themeTint="BF"/>
      <w:sz w:val="20"/>
      <w:szCs w:val="20"/>
      <w:rPrChange w:id="9" w:author="Comparison" w:date="2026-08-04T06:08:00Z">
        <w:rPr>
          <w:rFonts w:ascii="Arial" w:eastAsiaTheme="minorEastAsia" w:hAnsi="Arial" w:cs="Arial"/>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0" w:author="Comparison" w:date="2026-08-04T06:08:00Z">
        <w:pPr>
          <w:tabs>
            <w:tab w:val="center" w:pos="4320"/>
            <w:tab w:val="right" w:pos="8640"/>
          </w:tabs>
          <w:spacing w:after="200" w:line="276" w:lineRule="auto"/>
        </w:pPr>
      </w:pPrChange>
    </w:pPr>
    <w:rPr>
      <w:rPrChange w:id="10" w:author="Comparison" w:date="2026-08-04T06:08: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Pr>
      <w:rFonts w:asciiTheme="minorHAnsi" w:eastAsiaTheme="minorEastAsia" w:hAnsiTheme="minorHAnsi" w:cstheme="minorBidi"/>
      <w:szCs w:val="22"/>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1" w:author="Comparison" w:date="2026-08-04T06:08:00Z">
        <w:pPr>
          <w:tabs>
            <w:tab w:val="center" w:pos="4320"/>
            <w:tab w:val="right" w:pos="8640"/>
          </w:tabs>
          <w:spacing w:after="200" w:line="276" w:lineRule="auto"/>
        </w:pPr>
      </w:pPrChange>
    </w:pPr>
    <w:rPr>
      <w:rPrChange w:id="11" w:author="Comparison" w:date="2026-08-04T06:08: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Pr>
      <w:rFonts w:asciiTheme="minorHAnsi" w:eastAsiaTheme="minorEastAsia" w:hAnsiTheme="minorHAnsi" w:cstheme="minorBidi"/>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F4761" w:themeColor="accent1" w:themeShade="BF"/>
      <w:sz w:val="28"/>
      <w:szCs w:val="28"/>
      <w:lang w:val="en-US" w:eastAsia="en-US"/>
    </w:rPr>
  </w:style>
  <w:style w:type="paragraph" w:customStyle="1" w:styleId="Heading1Unnumbered">
    <w:name w:val="Heading 1 Unnumbered"/>
    <w:basedOn w:val="Heading1"/>
    <w:rsid w:val="00AC72FF"/>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156082" w:themeColor="accent1"/>
      <w:sz w:val="26"/>
      <w:szCs w:val="26"/>
      <w:lang w:val="en-US" w:eastAsia="en-US"/>
    </w:rPr>
  </w:style>
  <w:style w:type="paragraph" w:customStyle="1" w:styleId="Heading2Unnumbered">
    <w:name w:val="Heading 2 Unnumbered"/>
    <w:basedOn w:val="Heading2"/>
    <w:rsid w:val="00AC72FF"/>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156082" w:themeColor="accent1"/>
      <w:szCs w:val="22"/>
      <w:lang w:val="en-US" w:eastAsia="en-US"/>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156082" w:themeColor="accent1"/>
      <w:szCs w:val="22"/>
      <w:lang w:val="en-US"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A2F40" w:themeColor="accent1" w:themeShade="7F"/>
      <w:szCs w:val="22"/>
      <w:lang w:val="en-US"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A2F40" w:themeColor="accent1" w:themeShade="7F"/>
      <w:szCs w:val="22"/>
      <w:lang w:val="en-US" w:eastAsia="en-US"/>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Cs w:val="22"/>
      <w:lang w:val="en-US" w:eastAsia="en-US"/>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156082" w:themeColor="accent1"/>
      <w:sz w:val="20"/>
      <w:lang w:val="en-US" w:eastAsia="en-US"/>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lang w:val="en-US" w:eastAsia="en-US"/>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2" w:author="Comparison" w:date="2026-08-04T06:08:00Z">
        <w:pPr>
          <w:spacing w:before="240" w:after="240" w:line="480" w:lineRule="exact"/>
          <w:jc w:val="center"/>
        </w:pPr>
      </w:pPrChange>
    </w:pPr>
    <w:rPr>
      <w:rFonts w:asciiTheme="majorHAnsi" w:eastAsiaTheme="majorEastAsia" w:hAnsiTheme="majorHAnsi" w:cstheme="majorBidi"/>
      <w:color w:val="0A1D30" w:themeColor="text2" w:themeShade="BF"/>
      <w:spacing w:val="5"/>
      <w:kern w:val="28"/>
      <w:sz w:val="52"/>
      <w:szCs w:val="52"/>
      <w:rPrChange w:id="12" w:author="Comparison" w:date="2026-08-04T06:08:00Z">
        <w:rPr>
          <w:rFonts w:ascii="Arial" w:eastAsiaTheme="minorEastAsia" w:hAnsi="Arial" w:cstheme="minorBidi"/>
          <w:b/>
          <w:sz w:val="36"/>
          <w:lang w:val="en-US" w:eastAsia="en-US" w:bidi="ar-SA"/>
        </w:rPr>
      </w:rPrChange>
    </w:rPr>
  </w:style>
  <w:style w:type="character" w:customStyle="1" w:styleId="TitleChar">
    <w:name w:val="Title Char"/>
    <w:basedOn w:val="DefaultParagraphFont"/>
    <w:link w:val="Title"/>
    <w:uiPriority w:val="10"/>
    <w:rPr>
      <w:rFonts w:asciiTheme="majorHAnsi" w:eastAsiaTheme="majorEastAsia" w:hAnsiTheme="majorHAnsi" w:cstheme="majorBidi"/>
      <w:color w:val="0A1D30" w:themeColor="text2" w:themeShade="BF"/>
      <w:spacing w:val="5"/>
      <w:kern w:val="28"/>
      <w:sz w:val="52"/>
      <w:szCs w:val="52"/>
      <w:lang w:val="en-US" w:eastAsia="en-US"/>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TOC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TOC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TOC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DefaultParagraphFont"/>
    <w:link w:val="TextHeading2"/>
    <w:rPr>
      <w:rFonts w:ascii="Times New Roman" w:hAnsi="Times New Roman" w:cs="Times New Roman"/>
      <w:sz w:val="24"/>
      <w:lang w:val="en-US" w:eastAsia="en-US"/>
    </w:rPr>
  </w:style>
  <w:style w:type="character" w:customStyle="1" w:styleId="BalloonTextChar1">
    <w:name w:val="Balloon Text Char1"/>
    <w:basedOn w:val="DefaultParagraphFont"/>
    <w:link w:val="BalloonText"/>
    <w:rPr>
      <w:sz w:val="18"/>
    </w:rPr>
  </w:style>
  <w:style w:type="character" w:customStyle="1" w:styleId="BodyTextChar">
    <w:name w:val="Body Text Char"/>
    <w:basedOn w:val="DefaultParagraphFont"/>
    <w:link w:val="BodyText"/>
    <w:uiPriority w:val="99"/>
    <w:rPr>
      <w:rFonts w:asciiTheme="minorHAnsi" w:eastAsiaTheme="minorEastAsia" w:hAnsiTheme="minorHAnsi" w:cstheme="minorBidi"/>
      <w:szCs w:val="22"/>
      <w:lang w:val="en-US" w:eastAsia="en-US"/>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Arial" w:hAnsi="Arial" w:cs="Times New Roman"/>
      <w:b/>
      <w:sz w:val="36"/>
      <w:lang w:val="en-US" w:eastAsia="en-US"/>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uiPriority w:val="34"/>
    <w:qFormat/>
    <w:pPr>
      <w:ind w:left="720"/>
      <w:contextualSpacing/>
    </w:p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uiPriority w:val="99"/>
    <w:unhideWhenUsed/>
    <w:rsid w:val="00AA1D8D"/>
    <w:pPr>
      <w:spacing w:after="120"/>
      <w:pPrChange w:id="13" w:author="Comparison" w:date="2026-08-04T06:08:00Z">
        <w:pPr>
          <w:spacing w:after="120" w:line="276" w:lineRule="auto"/>
        </w:pPr>
      </w:pPrChange>
    </w:pPr>
    <w:rPr>
      <w:rPrChange w:id="13" w:author="Comparison" w:date="2026-08-04T06:08:00Z">
        <w:rPr>
          <w:rFonts w:asciiTheme="minorHAnsi" w:eastAsiaTheme="minorEastAsia" w:hAnsiTheme="minorHAnsi" w:cstheme="minorBidi"/>
          <w:sz w:val="22"/>
          <w:szCs w:val="22"/>
          <w:lang w:val="en-US" w:eastAsia="en-US" w:bidi="ar-SA"/>
        </w:rPr>
      </w:rPrChange>
    </w:rPr>
  </w:style>
  <w:style w:type="character" w:customStyle="1" w:styleId="normaltextrun">
    <w:name w:val="normaltextrun"/>
    <w:basedOn w:val="DefaultParagraphFont"/>
  </w:style>
  <w:style w:type="character" w:styleId="UnresolvedMention">
    <w:name w:val="Unresolved Mention"/>
    <w:basedOn w:val="DefaultParagraphFont"/>
    <w:uiPriority w:val="99"/>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99"/>
    <w:unhideWhenUsed/>
    <w:rsid w:val="00326F90"/>
    <w:pPr>
      <w:tabs>
        <w:tab w:val="num" w:pos="360"/>
      </w:tabs>
      <w:ind w:left="360" w:hanging="360"/>
      <w:contextualSpacing/>
      <w:pPrChange w:id="14" w:author="Comparison" w:date="2026-08-04T06:08:00Z">
        <w:pPr>
          <w:spacing w:after="200" w:line="276" w:lineRule="auto"/>
          <w:ind w:left="720"/>
          <w:contextualSpacing/>
        </w:pPr>
      </w:pPrChange>
    </w:pPr>
    <w:rPr>
      <w:rPrChange w:id="14" w:author="Comparison" w:date="2026-08-04T06:08: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tabs>
        <w:tab w:val="num" w:pos="360"/>
      </w:tabs>
      <w:contextualSpacing/>
      <w:pPrChange w:id="15" w:author="Comparison" w:date="2026-08-04T06:08:00Z">
        <w:pPr>
          <w:spacing w:after="200" w:line="276" w:lineRule="auto"/>
          <w:ind w:left="720"/>
          <w:contextualSpacing/>
        </w:pPr>
      </w:pPrChange>
    </w:pPr>
    <w:rPr>
      <w:rPrChange w:id="15" w:author="Comparison" w:date="2026-08-04T06:08:00Z">
        <w:rPr>
          <w:rFonts w:asciiTheme="minorHAnsi" w:eastAsiaTheme="minorEastAsia" w:hAnsiTheme="minorHAnsi" w:cstheme="minorBidi"/>
          <w:sz w:val="22"/>
          <w:szCs w:val="22"/>
          <w:lang w:val="en-US" w:eastAsia="en-US" w:bidi="ar-SA"/>
        </w:rPr>
      </w:rPrChange>
    </w:rPr>
  </w:style>
  <w:style w:type="paragraph" w:styleId="TOC4">
    <w:name w:val="toc 4"/>
    <w:basedOn w:val="Normal"/>
    <w:next w:val="Normal"/>
    <w:autoRedefine/>
    <w:uiPriority w:val="39"/>
    <w:unhideWhenUsed/>
    <w:rsid w:val="00540B5B"/>
    <w:pPr>
      <w:spacing w:after="100" w:line="278" w:lineRule="auto"/>
      <w:ind w:left="720"/>
    </w:pPr>
    <w:rPr>
      <w:kern w:val="2"/>
      <w:lang w:val="pt-BR" w:eastAsia="pt-BR"/>
      <w14:ligatures w14:val="standardContextual"/>
    </w:rPr>
  </w:style>
  <w:style w:type="paragraph" w:styleId="TOC5">
    <w:name w:val="toc 5"/>
    <w:basedOn w:val="Normal"/>
    <w:next w:val="Normal"/>
    <w:autoRedefine/>
    <w:uiPriority w:val="39"/>
    <w:unhideWhenUsed/>
    <w:rsid w:val="00540B5B"/>
    <w:pPr>
      <w:spacing w:after="100" w:line="278" w:lineRule="auto"/>
      <w:ind w:left="960"/>
    </w:pPr>
    <w:rPr>
      <w:kern w:val="2"/>
      <w:lang w:val="pt-BR" w:eastAsia="pt-BR"/>
      <w14:ligatures w14:val="standardContextual"/>
    </w:rPr>
  </w:style>
  <w:style w:type="paragraph" w:styleId="TOC6">
    <w:name w:val="toc 6"/>
    <w:basedOn w:val="Normal"/>
    <w:next w:val="Normal"/>
    <w:autoRedefine/>
    <w:uiPriority w:val="39"/>
    <w:unhideWhenUsed/>
    <w:rsid w:val="00540B5B"/>
    <w:pPr>
      <w:spacing w:after="100" w:line="278" w:lineRule="auto"/>
      <w:ind w:left="1200"/>
    </w:pPr>
    <w:rPr>
      <w:kern w:val="2"/>
      <w:lang w:val="pt-BR" w:eastAsia="pt-BR"/>
      <w14:ligatures w14:val="standardContextual"/>
    </w:rPr>
  </w:style>
  <w:style w:type="paragraph" w:styleId="TOC7">
    <w:name w:val="toc 7"/>
    <w:basedOn w:val="Normal"/>
    <w:next w:val="Normal"/>
    <w:autoRedefine/>
    <w:uiPriority w:val="39"/>
    <w:unhideWhenUsed/>
    <w:rsid w:val="00540B5B"/>
    <w:pPr>
      <w:spacing w:after="100" w:line="278" w:lineRule="auto"/>
      <w:ind w:left="1440"/>
    </w:pPr>
    <w:rPr>
      <w:kern w:val="2"/>
      <w:lang w:val="pt-BR" w:eastAsia="pt-BR"/>
      <w14:ligatures w14:val="standardContextual"/>
    </w:rPr>
  </w:style>
  <w:style w:type="paragraph" w:styleId="TOC8">
    <w:name w:val="toc 8"/>
    <w:basedOn w:val="Normal"/>
    <w:next w:val="Normal"/>
    <w:autoRedefine/>
    <w:uiPriority w:val="39"/>
    <w:unhideWhenUsed/>
    <w:rsid w:val="00540B5B"/>
    <w:pPr>
      <w:spacing w:after="100" w:line="278" w:lineRule="auto"/>
      <w:ind w:left="1680"/>
    </w:pPr>
    <w:rPr>
      <w:kern w:val="2"/>
      <w:lang w:val="pt-BR" w:eastAsia="pt-BR"/>
      <w14:ligatures w14:val="standardContextual"/>
    </w:rPr>
  </w:style>
  <w:style w:type="paragraph" w:styleId="TOC9">
    <w:name w:val="toc 9"/>
    <w:basedOn w:val="Normal"/>
    <w:next w:val="Normal"/>
    <w:autoRedefine/>
    <w:uiPriority w:val="39"/>
    <w:unhideWhenUsed/>
    <w:rsid w:val="00540B5B"/>
    <w:pPr>
      <w:spacing w:after="100" w:line="278" w:lineRule="auto"/>
      <w:ind w:left="1920"/>
    </w:pPr>
    <w:rPr>
      <w:kern w:val="2"/>
      <w:lang w:val="pt-BR" w:eastAsia="pt-BR"/>
      <w14:ligatures w14:val="standardContextual"/>
    </w:rPr>
  </w:style>
  <w:style w:type="paragraph" w:styleId="NoSpacing">
    <w:name w:val="No Spacing"/>
    <w:uiPriority w:val="1"/>
    <w:qFormat/>
    <w:rsid w:val="00FC693F"/>
    <w:pPr>
      <w:spacing w:after="0" w:line="240" w:lineRule="auto"/>
      <w:pPrChange w:id="16" w:author="Comparison" w:date="2026-08-04T06:08:00Z">
        <w:pPr/>
      </w:pPrChange>
    </w:pPr>
    <w:rPr>
      <w:rFonts w:asciiTheme="minorHAnsi" w:eastAsiaTheme="minorEastAsia" w:hAnsiTheme="minorHAnsi" w:cstheme="minorBidi"/>
      <w:szCs w:val="22"/>
      <w:lang w:val="en-US" w:eastAsia="en-US"/>
      <w:rPrChange w:id="16" w:author="Comparison" w:date="2026-08-04T06:08:00Z">
        <w:rPr>
          <w:rFonts w:asciiTheme="minorHAnsi" w:eastAsiaTheme="minorEastAsia" w:hAnsiTheme="minorHAnsi" w:cstheme="minorBidi"/>
          <w:sz w:val="22"/>
          <w:szCs w:val="22"/>
          <w:lang w:val="en-US" w:eastAsia="en-US" w:bidi="ar-SA"/>
        </w:rPr>
      </w:rPrChange>
    </w:rPr>
  </w:style>
  <w:style w:type="paragraph" w:styleId="Subtitle">
    <w:name w:val="Subtitle"/>
    <w:basedOn w:val="Normal"/>
    <w:next w:val="Normal"/>
    <w:link w:val="SubtitleChar"/>
    <w:uiPriority w:val="11"/>
    <w:qFormat/>
    <w:rsid w:val="00FC693F"/>
    <w:pPr>
      <w:numPr>
        <w:ilvl w:val="1"/>
      </w:numPr>
      <w:pPrChange w:id="17" w:author="Comparison" w:date="2026-08-04T06:08:00Z">
        <w:pPr>
          <w:numPr>
            <w:ilvl w:val="1"/>
          </w:numPr>
          <w:spacing w:after="200" w:line="276" w:lineRule="auto"/>
        </w:pPr>
      </w:pPrChange>
    </w:pPr>
    <w:rPr>
      <w:rFonts w:asciiTheme="majorHAnsi" w:eastAsiaTheme="majorEastAsia" w:hAnsiTheme="majorHAnsi" w:cstheme="majorBidi"/>
      <w:i/>
      <w:iCs/>
      <w:color w:val="156082" w:themeColor="accent1"/>
      <w:spacing w:val="15"/>
      <w:sz w:val="24"/>
      <w:szCs w:val="24"/>
      <w:rPrChange w:id="17" w:author="Comparison" w:date="2026-08-04T06:08:00Z">
        <w:rPr>
          <w:rFonts w:asciiTheme="majorHAnsi" w:eastAsiaTheme="majorEastAsia" w:hAnsiTheme="majorHAnsi" w:cstheme="majorBidi"/>
          <w:i/>
          <w:iCs/>
          <w:color w:val="156082" w:themeColor="accent1"/>
          <w:spacing w:val="15"/>
          <w:sz w:val="22"/>
          <w:szCs w:val="22"/>
          <w:lang w:val="en-US" w:eastAsia="en-US" w:bidi="ar-SA"/>
        </w:rPr>
      </w:rPrChange>
    </w:rPr>
  </w:style>
  <w:style w:type="character" w:customStyle="1" w:styleId="SubtitleChar">
    <w:name w:val="Subtitle Char"/>
    <w:basedOn w:val="DefaultParagraphFont"/>
    <w:link w:val="Subtitle"/>
    <w:uiPriority w:val="11"/>
    <w:rsid w:val="00861B15"/>
    <w:rPr>
      <w:rFonts w:asciiTheme="majorHAnsi" w:eastAsiaTheme="majorEastAsia" w:hAnsiTheme="majorHAnsi" w:cstheme="majorBidi"/>
      <w:i/>
      <w:iCs/>
      <w:color w:val="156082" w:themeColor="accent1"/>
      <w:spacing w:val="15"/>
      <w:sz w:val="24"/>
      <w:szCs w:val="24"/>
      <w:lang w:val="en-US" w:eastAsia="en-US"/>
    </w:rPr>
  </w:style>
  <w:style w:type="paragraph" w:styleId="BodyText2">
    <w:name w:val="Body Text 2"/>
    <w:basedOn w:val="Normal"/>
    <w:link w:val="BodyText2Char"/>
    <w:uiPriority w:val="99"/>
    <w:unhideWhenUsed/>
    <w:rsid w:val="00AA1D8D"/>
    <w:pPr>
      <w:spacing w:after="120" w:line="480" w:lineRule="auto"/>
      <w:pPrChange w:id="18" w:author="Comparison" w:date="2026-08-04T06:08:00Z">
        <w:pPr>
          <w:spacing w:after="120" w:line="480" w:lineRule="auto"/>
        </w:pPr>
      </w:pPrChange>
    </w:pPr>
    <w:rPr>
      <w:rPrChange w:id="18" w:author="Comparison" w:date="2026-08-04T06:08: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861B15"/>
    <w:rPr>
      <w:rFonts w:asciiTheme="minorHAnsi" w:eastAsiaTheme="minorEastAsia" w:hAnsiTheme="minorHAnsi" w:cstheme="minorBidi"/>
      <w:szCs w:val="22"/>
      <w:lang w:val="en-US" w:eastAsia="en-US"/>
    </w:rPr>
  </w:style>
  <w:style w:type="paragraph" w:styleId="BodyText3">
    <w:name w:val="Body Text 3"/>
    <w:basedOn w:val="Normal"/>
    <w:link w:val="BodyText3Char"/>
    <w:uiPriority w:val="99"/>
    <w:unhideWhenUsed/>
    <w:rsid w:val="00AA1D8D"/>
    <w:pPr>
      <w:spacing w:after="120"/>
      <w:pPrChange w:id="19" w:author="Comparison" w:date="2026-08-04T06:08:00Z">
        <w:pPr>
          <w:spacing w:after="120" w:line="276" w:lineRule="auto"/>
        </w:pPr>
      </w:pPrChange>
    </w:pPr>
    <w:rPr>
      <w:sz w:val="16"/>
      <w:szCs w:val="16"/>
      <w:rPrChange w:id="19" w:author="Comparison" w:date="2026-08-04T06:08: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861B15"/>
    <w:rPr>
      <w:rFonts w:asciiTheme="minorHAnsi" w:eastAsiaTheme="minorEastAsia" w:hAnsiTheme="minorHAnsi" w:cstheme="minorBidi"/>
      <w:sz w:val="16"/>
      <w:szCs w:val="16"/>
      <w:lang w:val="en-US" w:eastAsia="en-US"/>
    </w:rPr>
  </w:style>
  <w:style w:type="paragraph" w:styleId="List">
    <w:name w:val="List"/>
    <w:basedOn w:val="Normal"/>
    <w:uiPriority w:val="99"/>
    <w:unhideWhenUsed/>
    <w:rsid w:val="00AA1D8D"/>
    <w:pPr>
      <w:ind w:left="360" w:hanging="360"/>
      <w:contextualSpacing/>
      <w:pPrChange w:id="20" w:author="Comparison" w:date="2026-08-04T06:08:00Z">
        <w:pPr>
          <w:spacing w:after="200" w:line="276" w:lineRule="auto"/>
          <w:ind w:left="360" w:hanging="360"/>
          <w:contextualSpacing/>
        </w:pPr>
      </w:pPrChange>
    </w:pPr>
    <w:rPr>
      <w:rPrChange w:id="20" w:author="Comparison" w:date="2026-08-04T06:08: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1" w:author="Comparison" w:date="2026-08-04T06:08:00Z">
        <w:pPr>
          <w:spacing w:after="200" w:line="276" w:lineRule="auto"/>
          <w:ind w:left="720" w:hanging="360"/>
          <w:contextualSpacing/>
        </w:pPr>
      </w:pPrChange>
    </w:pPr>
    <w:rPr>
      <w:rPrChange w:id="21" w:author="Comparison" w:date="2026-08-04T06:08: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2" w:author="Comparison" w:date="2026-08-04T06:08:00Z">
        <w:pPr>
          <w:spacing w:after="200" w:line="276" w:lineRule="auto"/>
          <w:ind w:left="1080" w:hanging="360"/>
          <w:contextualSpacing/>
        </w:pPr>
      </w:pPrChange>
    </w:pPr>
    <w:rPr>
      <w:rPrChange w:id="22" w:author="Comparison" w:date="2026-08-04T06:08: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10"/>
      </w:numPr>
      <w:contextualSpacing/>
      <w:pPrChange w:id="23" w:author="Comparison" w:date="2026-08-04T06:08:00Z">
        <w:pPr>
          <w:numPr>
            <w:numId w:val="10"/>
          </w:numPr>
          <w:tabs>
            <w:tab w:val="num" w:pos="720"/>
          </w:tabs>
          <w:spacing w:after="200" w:line="276" w:lineRule="auto"/>
          <w:ind w:left="720" w:hanging="360"/>
          <w:contextualSpacing/>
        </w:pPr>
      </w:pPrChange>
    </w:pPr>
    <w:rPr>
      <w:rPrChange w:id="23" w:author="Comparison" w:date="2026-08-04T06:08: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11"/>
      </w:numPr>
      <w:contextualSpacing/>
      <w:pPrChange w:id="24" w:author="Comparison" w:date="2026-08-04T06:08:00Z">
        <w:pPr>
          <w:numPr>
            <w:numId w:val="11"/>
          </w:numPr>
          <w:tabs>
            <w:tab w:val="num" w:pos="1080"/>
          </w:tabs>
          <w:spacing w:after="200" w:line="276" w:lineRule="auto"/>
          <w:ind w:left="1080" w:hanging="360"/>
          <w:contextualSpacing/>
        </w:pPr>
      </w:pPrChange>
    </w:pPr>
    <w:rPr>
      <w:rPrChange w:id="24" w:author="Comparison" w:date="2026-08-04T06:08: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13"/>
      </w:numPr>
      <w:contextualSpacing/>
      <w:pPrChange w:id="25" w:author="Comparison" w:date="2026-08-04T06:08:00Z">
        <w:pPr>
          <w:numPr>
            <w:numId w:val="13"/>
          </w:numPr>
          <w:tabs>
            <w:tab w:val="num" w:pos="720"/>
          </w:tabs>
          <w:spacing w:after="200" w:line="276" w:lineRule="auto"/>
          <w:ind w:left="720" w:hanging="360"/>
          <w:contextualSpacing/>
        </w:pPr>
      </w:pPrChange>
    </w:pPr>
    <w:rPr>
      <w:rPrChange w:id="25" w:author="Comparison" w:date="2026-08-04T06:08: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14"/>
      </w:numPr>
      <w:contextualSpacing/>
      <w:pPrChange w:id="26" w:author="Comparison" w:date="2026-08-04T06:08:00Z">
        <w:pPr>
          <w:numPr>
            <w:numId w:val="14"/>
          </w:numPr>
          <w:tabs>
            <w:tab w:val="num" w:pos="1080"/>
          </w:tabs>
          <w:spacing w:after="200" w:line="276" w:lineRule="auto"/>
          <w:ind w:left="1080" w:hanging="360"/>
          <w:contextualSpacing/>
        </w:pPr>
      </w:pPrChange>
    </w:pPr>
    <w:rPr>
      <w:rPrChange w:id="26" w:author="Comparison" w:date="2026-08-04T06:08: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27" w:author="Comparison" w:date="2026-08-04T06:08:00Z">
        <w:pPr>
          <w:spacing w:after="120" w:line="276" w:lineRule="auto"/>
          <w:ind w:left="360"/>
          <w:contextualSpacing/>
        </w:pPr>
      </w:pPrChange>
    </w:pPr>
    <w:rPr>
      <w:rPrChange w:id="27" w:author="Comparison" w:date="2026-08-04T06:08: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28" w:author="Comparison" w:date="2026-08-04T06:08:00Z">
        <w:pPr>
          <w:spacing w:after="120" w:line="276" w:lineRule="auto"/>
          <w:ind w:left="720"/>
          <w:contextualSpacing/>
        </w:pPr>
      </w:pPrChange>
    </w:pPr>
    <w:rPr>
      <w:rPrChange w:id="28" w:author="Comparison" w:date="2026-08-04T06:08: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29" w:author="Comparison" w:date="2026-08-04T06:08:00Z">
        <w:pPr>
          <w:spacing w:after="120" w:line="276" w:lineRule="auto"/>
          <w:ind w:left="1080"/>
          <w:contextualSpacing/>
        </w:pPr>
      </w:pPrChange>
    </w:pPr>
    <w:rPr>
      <w:rPrChange w:id="29" w:author="Comparison" w:date="2026-08-04T06:08: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861B15"/>
    <w:pPr>
      <w:tabs>
        <w:tab w:val="left" w:pos="576"/>
        <w:tab w:val="left" w:pos="1152"/>
        <w:tab w:val="left" w:pos="1728"/>
        <w:tab w:val="left" w:pos="2304"/>
        <w:tab w:val="left" w:pos="2880"/>
        <w:tab w:val="left" w:pos="3456"/>
        <w:tab w:val="left" w:pos="4032"/>
      </w:tabs>
    </w:pPr>
    <w:rPr>
      <w:rFonts w:ascii="Courier" w:eastAsiaTheme="minorEastAsia" w:hAnsi="Courier" w:cstheme="minorBidi"/>
      <w:sz w:val="20"/>
      <w:lang w:val="en-US" w:eastAsia="en-US"/>
    </w:rPr>
  </w:style>
  <w:style w:type="character" w:customStyle="1" w:styleId="MacroTextChar">
    <w:name w:val="Macro Text Char"/>
    <w:basedOn w:val="DefaultParagraphFont"/>
    <w:link w:val="MacroText"/>
    <w:uiPriority w:val="99"/>
    <w:rsid w:val="00861B15"/>
    <w:rPr>
      <w:rFonts w:ascii="Courier" w:eastAsiaTheme="minorEastAsia" w:hAnsi="Courier" w:cstheme="minorBidi"/>
      <w:sz w:val="20"/>
      <w:lang w:val="en-US" w:eastAsia="en-US"/>
    </w:rPr>
  </w:style>
  <w:style w:type="paragraph" w:styleId="Quote">
    <w:name w:val="Quote"/>
    <w:basedOn w:val="Normal"/>
    <w:next w:val="Normal"/>
    <w:link w:val="QuoteChar"/>
    <w:uiPriority w:val="29"/>
    <w:qFormat/>
    <w:rsid w:val="00FC693F"/>
    <w:pPr>
      <w:pPrChange w:id="30" w:author="Comparison" w:date="2026-08-04T06:08:00Z">
        <w:pPr>
          <w:spacing w:after="200" w:line="276" w:lineRule="auto"/>
        </w:pPr>
      </w:pPrChange>
    </w:pPr>
    <w:rPr>
      <w:i/>
      <w:iCs/>
      <w:color w:val="000000" w:themeColor="text1"/>
      <w:rPrChange w:id="30" w:author="Comparison" w:date="2026-08-04T06:08: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861B15"/>
    <w:rPr>
      <w:rFonts w:asciiTheme="minorHAnsi" w:eastAsiaTheme="minorEastAsia" w:hAnsiTheme="minorHAnsi" w:cstheme="minorBidi"/>
      <w:i/>
      <w:iCs/>
      <w:color w:val="000000" w:themeColor="text1"/>
      <w:szCs w:val="22"/>
      <w:lang w:val="en-US" w:eastAsia="en-US"/>
    </w:rPr>
  </w:style>
  <w:style w:type="paragraph" w:styleId="Caption">
    <w:name w:val="caption"/>
    <w:basedOn w:val="Normal"/>
    <w:next w:val="Normal"/>
    <w:uiPriority w:val="35"/>
    <w:semiHidden/>
    <w:unhideWhenUsed/>
    <w:qFormat/>
    <w:rsid w:val="00FC693F"/>
    <w:pPr>
      <w:spacing w:line="240" w:lineRule="auto"/>
      <w:pPrChange w:id="31" w:author="Comparison" w:date="2026-08-04T06:08:00Z">
        <w:pPr>
          <w:spacing w:after="200" w:line="276" w:lineRule="auto"/>
        </w:pPr>
      </w:pPrChange>
    </w:pPr>
    <w:rPr>
      <w:b/>
      <w:bCs/>
      <w:color w:val="156082" w:themeColor="accent1"/>
      <w:sz w:val="18"/>
      <w:szCs w:val="18"/>
      <w:rPrChange w:id="31" w:author="Comparison" w:date="2026-08-04T06:08: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861B15"/>
    <w:rPr>
      <w:b/>
      <w:bCs/>
    </w:rPr>
  </w:style>
  <w:style w:type="character" w:styleId="Emphasis">
    <w:name w:val="Emphasis"/>
    <w:basedOn w:val="DefaultParagraphFont"/>
    <w:uiPriority w:val="20"/>
    <w:qFormat/>
    <w:rsid w:val="00861B15"/>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32" w:author="Comparison" w:date="2026-08-04T06:08:00Z">
        <w:pPr>
          <w:pBdr>
            <w:bottom w:val="single" w:sz="4" w:space="4" w:color="156082" w:themeColor="accent1"/>
          </w:pBdr>
          <w:spacing w:before="200" w:after="280" w:line="276" w:lineRule="auto"/>
          <w:ind w:left="936" w:right="936"/>
        </w:pPr>
      </w:pPrChange>
    </w:pPr>
    <w:rPr>
      <w:b/>
      <w:bCs/>
      <w:i/>
      <w:iCs/>
      <w:color w:val="156082" w:themeColor="accent1"/>
      <w:rPrChange w:id="32" w:author="Comparison" w:date="2026-08-04T06:08:00Z">
        <w:rPr>
          <w:rFonts w:asciiTheme="minorHAnsi" w:eastAsiaTheme="minorEastAsia" w:hAnsiTheme="minorHAnsi" w:cstheme="minorBidi"/>
          <w:b/>
          <w:bCs/>
          <w:i/>
          <w:iCs/>
          <w:color w:val="156082"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861B15"/>
    <w:rPr>
      <w:rFonts w:asciiTheme="minorHAnsi" w:eastAsiaTheme="minorEastAsia" w:hAnsiTheme="minorHAnsi" w:cstheme="minorBidi"/>
      <w:b/>
      <w:bCs/>
      <w:i/>
      <w:iCs/>
      <w:color w:val="156082" w:themeColor="accent1"/>
      <w:szCs w:val="22"/>
      <w:lang w:val="en-US" w:eastAsia="en-US"/>
    </w:rPr>
  </w:style>
  <w:style w:type="character" w:styleId="SubtleEmphasis">
    <w:name w:val="Subtle Emphasis"/>
    <w:basedOn w:val="DefaultParagraphFont"/>
    <w:uiPriority w:val="19"/>
    <w:qFormat/>
    <w:rsid w:val="00861B15"/>
    <w:rPr>
      <w:i/>
      <w:iCs/>
      <w:color w:val="808080" w:themeColor="text1" w:themeTint="7F"/>
    </w:rPr>
  </w:style>
  <w:style w:type="character" w:styleId="IntenseEmphasis">
    <w:name w:val="Intense Emphasis"/>
    <w:basedOn w:val="DefaultParagraphFont"/>
    <w:uiPriority w:val="21"/>
    <w:qFormat/>
    <w:rsid w:val="00861B15"/>
    <w:rPr>
      <w:b/>
      <w:bCs/>
      <w:i/>
      <w:iCs/>
      <w:color w:val="156082" w:themeColor="accent1"/>
    </w:rPr>
  </w:style>
  <w:style w:type="character" w:styleId="SubtleReference">
    <w:name w:val="Subtle Reference"/>
    <w:basedOn w:val="DefaultParagraphFont"/>
    <w:uiPriority w:val="31"/>
    <w:qFormat/>
    <w:rsid w:val="00861B15"/>
    <w:rPr>
      <w:smallCaps/>
      <w:color w:val="E97132" w:themeColor="accent2"/>
      <w:u w:val="single"/>
    </w:rPr>
  </w:style>
  <w:style w:type="character" w:styleId="IntenseReference">
    <w:name w:val="Intense Reference"/>
    <w:basedOn w:val="DefaultParagraphFont"/>
    <w:uiPriority w:val="32"/>
    <w:qFormat/>
    <w:rsid w:val="00861B15"/>
    <w:rPr>
      <w:b/>
      <w:bCs/>
      <w:smallCaps/>
      <w:color w:val="E97132" w:themeColor="accent2"/>
      <w:spacing w:val="5"/>
      <w:u w:val="single"/>
    </w:rPr>
  </w:style>
  <w:style w:type="character" w:styleId="BookTitle">
    <w:name w:val="Book Title"/>
    <w:basedOn w:val="DefaultParagraphFont"/>
    <w:uiPriority w:val="33"/>
    <w:qFormat/>
    <w:rsid w:val="00861B15"/>
    <w:rPr>
      <w:b/>
      <w:bCs/>
      <w:smallCaps/>
      <w:spacing w:val="5"/>
    </w:rPr>
  </w:style>
  <w:style w:type="paragraph" w:styleId="TOCHeading">
    <w:name w:val="TOC Heading"/>
    <w:basedOn w:val="Heading1"/>
    <w:next w:val="Normal"/>
    <w:uiPriority w:val="39"/>
    <w:semiHidden/>
    <w:unhideWhenUsed/>
    <w:qFormat/>
    <w:rsid w:val="00FC693F"/>
    <w:pPr>
      <w:outlineLvl w:val="9"/>
      <w:pPrChange w:id="33" w:author="Comparison" w:date="2026-08-04T06:08:00Z">
        <w:pPr>
          <w:keepNext/>
          <w:keepLines/>
          <w:spacing w:before="480" w:line="276" w:lineRule="auto"/>
        </w:pPr>
      </w:pPrChange>
    </w:pPr>
    <w:rPr>
      <w:rPrChange w:id="33" w:author="Comparison" w:date="2026-08-04T06:08:00Z">
        <w:rPr>
          <w:rFonts w:asciiTheme="majorHAnsi" w:eastAsiaTheme="majorEastAsia" w:hAnsiTheme="majorHAnsi" w:cstheme="majorBidi"/>
          <w:b/>
          <w:color w:val="0F4761" w:themeColor="accent1" w:themeShade="BF"/>
          <w:sz w:val="28"/>
          <w:szCs w:val="28"/>
          <w:lang w:val="en-US" w:eastAsia="en-US" w:bidi="ar-SA"/>
        </w:rPr>
      </w:rPrChange>
    </w:rPr>
  </w:style>
  <w:style w:type="table" w:styleId="LightShading">
    <w:name w:val="Light Shading"/>
    <w:basedOn w:val="TableNormal"/>
    <w:uiPriority w:val="60"/>
    <w:rsid w:val="00861B15"/>
    <w:pPr>
      <w:spacing w:after="0" w:line="240" w:lineRule="auto"/>
    </w:pPr>
    <w:rPr>
      <w:rFonts w:asciiTheme="minorHAnsi" w:eastAsiaTheme="minorEastAsia" w:hAnsiTheme="minorHAnsi" w:cstheme="minorBidi"/>
      <w:color w:val="000000" w:themeColor="text1" w:themeShade="BF"/>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61B15"/>
    <w:pPr>
      <w:spacing w:after="0" w:line="240" w:lineRule="auto"/>
    </w:pPr>
    <w:rPr>
      <w:rFonts w:asciiTheme="minorHAnsi" w:eastAsiaTheme="minorEastAsia" w:hAnsiTheme="minorHAnsi" w:cstheme="minorBidi"/>
      <w:color w:val="0F4761" w:themeColor="accent1" w:themeShade="BF"/>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61B15"/>
    <w:pPr>
      <w:spacing w:after="0" w:line="240" w:lineRule="auto"/>
    </w:pPr>
    <w:rPr>
      <w:rFonts w:asciiTheme="minorHAnsi" w:eastAsiaTheme="minorEastAsia" w:hAnsiTheme="minorHAnsi" w:cstheme="minorBidi"/>
      <w:color w:val="BF4E14" w:themeColor="accent2" w:themeShade="BF"/>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861B15"/>
    <w:pPr>
      <w:spacing w:after="0" w:line="240" w:lineRule="auto"/>
    </w:pPr>
    <w:rPr>
      <w:rFonts w:asciiTheme="minorHAnsi" w:eastAsiaTheme="minorEastAsia" w:hAnsiTheme="minorHAnsi" w:cstheme="minorBidi"/>
      <w:color w:val="124F1A" w:themeColor="accent3" w:themeShade="BF"/>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861B15"/>
    <w:pPr>
      <w:spacing w:after="0" w:line="240" w:lineRule="auto"/>
    </w:pPr>
    <w:rPr>
      <w:rFonts w:asciiTheme="minorHAnsi" w:eastAsiaTheme="minorEastAsia" w:hAnsiTheme="minorHAnsi" w:cstheme="minorBidi"/>
      <w:color w:val="0B769F" w:themeColor="accent4" w:themeShade="BF"/>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861B15"/>
    <w:pPr>
      <w:spacing w:after="0" w:line="240" w:lineRule="auto"/>
    </w:pPr>
    <w:rPr>
      <w:rFonts w:asciiTheme="minorHAnsi" w:eastAsiaTheme="minorEastAsia" w:hAnsiTheme="minorHAnsi" w:cstheme="minorBidi"/>
      <w:color w:val="77206D" w:themeColor="accent5" w:themeShade="BF"/>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861B15"/>
    <w:pPr>
      <w:spacing w:after="0" w:line="240" w:lineRule="auto"/>
    </w:pPr>
    <w:rPr>
      <w:rFonts w:asciiTheme="minorHAnsi" w:eastAsiaTheme="minorEastAsia" w:hAnsiTheme="minorHAnsi" w:cstheme="minorBidi"/>
      <w:color w:val="3A7C22" w:themeColor="accent6" w:themeShade="BF"/>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61B15"/>
    <w:pPr>
      <w:spacing w:after="0" w:line="240" w:lineRule="auto"/>
    </w:pPr>
    <w:rPr>
      <w:rFonts w:asciiTheme="majorHAnsi" w:eastAsiaTheme="majorEastAsia" w:hAnsiTheme="majorHAnsi" w:cstheme="majorBidi"/>
      <w:color w:val="000000" w:themeColor="text1"/>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861B15"/>
    <w:pPr>
      <w:spacing w:after="0" w:line="240" w:lineRule="auto"/>
    </w:pPr>
    <w:rPr>
      <w:rFonts w:asciiTheme="minorHAnsi" w:eastAsiaTheme="minorEastAsia" w:hAnsiTheme="minorHAnsi" w:cstheme="minorBidi"/>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861B15"/>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61B15"/>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861B15"/>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861B15"/>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861B15"/>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861B15"/>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861B15"/>
    <w:pPr>
      <w:spacing w:after="0" w:line="240" w:lineRule="auto"/>
    </w:pPr>
    <w:rPr>
      <w:rFonts w:asciiTheme="minorHAnsi" w:eastAsiaTheme="minorEastAsia" w:hAnsiTheme="minorHAnsi" w:cstheme="minorBidi"/>
      <w:color w:val="FFFFFF" w:themeColor="background1"/>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861B15"/>
    <w:pPr>
      <w:spacing w:after="0" w:line="240" w:lineRule="auto"/>
    </w:pPr>
    <w:rPr>
      <w:rFonts w:asciiTheme="minorHAnsi" w:eastAsiaTheme="minorEastAsia" w:hAnsiTheme="minorHAnsi" w:cstheme="minorBidi"/>
      <w:color w:val="000000" w:themeColor="text1"/>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customStyle="1" w:styleId="SDUnderlineSingleChar">
    <w:name w:val="SD_UnderlineSingleChar"/>
    <w:rsid w:val="00861B15"/>
    <w:rPr>
      <w:u w:val="single"/>
    </w:rPr>
  </w:style>
  <w:style w:type="character" w:customStyle="1" w:styleId="SDUnderlineDoubleChar">
    <w:name w:val="SD_UnderlineDoubleChar"/>
    <w:rsid w:val="00861B15"/>
    <w:rPr>
      <w:u w:val="double"/>
    </w:rPr>
  </w:style>
  <w:style w:type="character" w:customStyle="1" w:styleId="SDUnderlineNoneChar">
    <w:name w:val="SD_UnderlineNoneChar"/>
    <w:rsid w:val="00861B15"/>
    <w:rPr>
      <w:u w:val="none"/>
    </w:rPr>
  </w:style>
  <w:style w:type="paragraph" w:customStyle="1" w:styleId="SDLinkedUnderlineHeading">
    <w:name w:val="SD_LinkedUnderlineHeading"/>
    <w:link w:val="SDLinkedUnderlineHeadingChar"/>
    <w:pPr>
      <w:pPrChange w:id="34" w:author="Comparison" w:date="2026-08-04T06:08:00Z">
        <w:pPr>
          <w:spacing w:after="200" w:line="276" w:lineRule="auto"/>
        </w:pPr>
      </w:pPrChange>
    </w:pPr>
    <w:rPr>
      <w:rFonts w:asciiTheme="minorHAnsi" w:eastAsiaTheme="minorEastAsia" w:hAnsiTheme="minorHAnsi" w:cstheme="minorBidi"/>
      <w:szCs w:val="22"/>
      <w:u w:val="single"/>
      <w:lang w:val="en-US" w:eastAsia="en-US"/>
      <w:rPrChange w:id="34" w:author="Comparison" w:date="2026-08-04T06:08:00Z">
        <w:rPr>
          <w:rFonts w:asciiTheme="minorHAnsi" w:eastAsiaTheme="minorEastAsia" w:hAnsiTheme="minorHAnsi" w:cstheme="minorBidi"/>
          <w:sz w:val="22"/>
          <w:szCs w:val="22"/>
          <w:u w:val="single"/>
          <w:lang w:val="en-US" w:eastAsia="en-US" w:bidi="ar-SA"/>
        </w:rPr>
      </w:rPrChange>
    </w:rPr>
  </w:style>
  <w:style w:type="character" w:customStyle="1" w:styleId="SDLinkedUnderlineHeadingChar">
    <w:name w:val="SD_LinkedUnderlineHeadingChar"/>
    <w:link w:val="SDLinkedUnderlineHeading"/>
    <w:rsid w:val="00861B15"/>
    <w:rPr>
      <w:rFonts w:asciiTheme="minorHAnsi" w:eastAsiaTheme="minorEastAsia" w:hAnsiTheme="minorHAnsi" w:cstheme="minorBidi"/>
      <w:szCs w:val="22"/>
      <w:u w:val="single"/>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30</TotalTime>
  <Pages>2</Pages>
  <Words>31428</Words>
  <Characters>179144</Characters>
  <Application>Microsoft Office Word</Application>
  <DocSecurity>0</DocSecurity>
  <Lines>1492</Lines>
  <Paragraphs>420</Paragraphs>
  <ScaleCrop>false</ScaleCrop>
  <Company>WealthCounsel, LLC</Company>
  <LinksUpToDate>false</LinksUpToDate>
  <CharactersWithSpaces>210152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Arthur Souza Rodrigues</cp:lastModifiedBy>
  <cp:revision>1</cp:revision>
  <dcterms:created xsi:type="dcterms:W3CDTF">2025-11-10T21:52:00Z</dcterms:created>
  <dcterms:modified xsi:type="dcterms:W3CDTF">2026-08-04T10:08:00Z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