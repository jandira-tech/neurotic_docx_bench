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1AC41" w14:textId="5B12376F" w:rsidR="003C58BC" w:rsidRDefault="0045155D" w:rsidP="004862C1">
      <w:pPr>
        <w:pStyle w:val="ListParagraph"/>
        <w:numPr>
          <w:ilvl w:val="0"/>
          <w:numId w:val="1"/>
        </w:numPr>
        <w:rPr>
          <w:del w:id="0" w:author="Nick Bernal" w:date="2026-08-03T22:17:00Z" w16du:dateUtc="2026-08-04T02:17:00Z"/>
        </w:rPr>
      </w:pPr>
      <w:commentRangeStart w:id="1"/>
      <w:ins w:id="2" w:author="Nick Bernal" w:date="2026-08-03T22:17:00Z" w16du:dateUtc="2026-08-04T02:17:00Z">
        <w:r>
          <w:t>test</w:t>
        </w:r>
        <w:commentRangeEnd w:id="1"/>
        <w:r>
          <w:rPr>
            <w:rStyle w:val="CommentReference"/>
            <w:sz w:val="24"/>
            <w:szCs w:val="24"/>
          </w:rPr>
          <w:commentReference w:id="1"/>
        </w:r>
      </w:ins>
      <w:del w:id="3" w:author="Nick Bernal" w:date="2026-08-03T22:17:00Z" w16du:dateUtc="2026-08-04T02:17:00Z">
        <w:r w:rsidR="004862C1">
          <w:delText>One</w:delText>
        </w:r>
      </w:del>
    </w:p>
    <w:p w14:paraId="5504B64E" w14:textId="783739EC" w:rsidR="004862C1" w:rsidRDefault="004862C1" w:rsidP="004862C1">
      <w:pPr>
        <w:pStyle w:val="ListParagraph"/>
        <w:numPr>
          <w:ilvl w:val="0"/>
          <w:numId w:val="1"/>
        </w:numPr>
        <w:rPr>
          <w:del w:id="4" w:author="Nick Bernal" w:date="2026-08-03T22:17:00Z" w16du:dateUtc="2026-08-04T02:17:00Z"/>
        </w:rPr>
      </w:pPr>
      <w:del w:id="5" w:author="Nick Bernal" w:date="2026-08-03T22:17:00Z" w16du:dateUtc="2026-08-04T02:17:00Z">
        <w:r>
          <w:delText>Two</w:delText>
        </w:r>
      </w:del>
    </w:p>
    <w:p w14:paraId="58F2F381" w14:textId="33E6F848" w:rsidR="004862C1" w:rsidRDefault="004862C1" w:rsidP="004862C1">
      <w:pPr>
        <w:pStyle w:val="ListParagraph"/>
        <w:numPr>
          <w:ilvl w:val="0"/>
          <w:numId w:val="1"/>
        </w:numPr>
        <w:rPr>
          <w:del w:id="6" w:author="Nick Bernal" w:date="2026-08-03T22:17:00Z" w16du:dateUtc="2026-08-04T02:17:00Z"/>
        </w:rPr>
      </w:pPr>
      <w:del w:id="7" w:author="Nick Bernal" w:date="2026-08-03T22:17:00Z" w16du:dateUtc="2026-08-04T02:17:00Z">
        <w:r>
          <w:delText>Three</w:delText>
        </w:r>
      </w:del>
    </w:p>
    <w:p w14:paraId="3AF4C77C" w14:textId="77777777" w:rsidR="0087458D" w:rsidRDefault="0087458D" w:rsidP="0087458D">
      <w:pPr>
        <w:rPr>
          <w:del w:id="8" w:author="Nick Bernal" w:date="2026-08-03T22:17:00Z" w16du:dateUtc="2026-08-04T02:17:00Z"/>
        </w:rPr>
      </w:pPr>
    </w:p>
    <w:p w14:paraId="469BB087" w14:textId="77777777" w:rsidR="0087458D" w:rsidRDefault="0087458D" w:rsidP="0087458D">
      <w:pPr>
        <w:rPr>
          <w:del w:id="9" w:author="Nick Bernal" w:date="2026-08-03T22:17:00Z" w16du:dateUtc="2026-08-04T02:17:00Z"/>
        </w:rPr>
      </w:pPr>
    </w:p>
    <w:p w14:paraId="3A2EECA7" w14:textId="77777777" w:rsidR="0087458D" w:rsidRDefault="0087458D" w:rsidP="0087458D">
      <w:pPr>
        <w:pStyle w:val="ListParagraph"/>
        <w:numPr>
          <w:ilvl w:val="0"/>
          <w:numId w:val="2"/>
        </w:numPr>
        <w:rPr>
          <w:del w:id="10" w:author="Nick Bernal" w:date="2026-08-03T22:17:00Z" w16du:dateUtc="2026-08-04T02:17:00Z"/>
        </w:rPr>
      </w:pPr>
      <w:del w:id="11" w:author="Nick Bernal" w:date="2026-08-03T22:17:00Z" w16du:dateUtc="2026-08-04T02:17:00Z">
        <w:r>
          <w:delText>One</w:delText>
        </w:r>
      </w:del>
    </w:p>
    <w:p w14:paraId="3539946A" w14:textId="77777777" w:rsidR="0087458D" w:rsidRDefault="0087458D" w:rsidP="0087458D">
      <w:pPr>
        <w:pStyle w:val="ListParagraph"/>
        <w:numPr>
          <w:ilvl w:val="0"/>
          <w:numId w:val="2"/>
        </w:numPr>
        <w:rPr>
          <w:del w:id="12" w:author="Nick Bernal" w:date="2026-08-03T22:17:00Z" w16du:dateUtc="2026-08-04T02:17:00Z"/>
        </w:rPr>
      </w:pPr>
      <w:del w:id="13" w:author="Nick Bernal" w:date="2026-08-03T22:17:00Z" w16du:dateUtc="2026-08-04T02:17:00Z">
        <w:r>
          <w:delText>Two</w:delText>
        </w:r>
      </w:del>
    </w:p>
    <w:p w14:paraId="7CFF86DD" w14:textId="77777777" w:rsidR="0087458D" w:rsidRDefault="0087458D" w:rsidP="0087458D">
      <w:pPr>
        <w:pStyle w:val="ListParagraph"/>
        <w:numPr>
          <w:ilvl w:val="0"/>
          <w:numId w:val="2"/>
        </w:numPr>
        <w:rPr>
          <w:del w:id="14" w:author="Nick Bernal" w:date="2026-08-03T22:17:00Z" w16du:dateUtc="2026-08-04T02:17:00Z"/>
        </w:rPr>
      </w:pPr>
      <w:del w:id="15" w:author="Nick Bernal" w:date="2026-08-03T22:17:00Z" w16du:dateUtc="2026-08-04T02:17:00Z">
        <w:r>
          <w:delText>Three</w:delText>
        </w:r>
      </w:del>
    </w:p>
    <w:p w14:paraId="51D381FF" w14:textId="77777777" w:rsidR="0087458D" w:rsidRDefault="0087458D" w:rsidP="0087458D"/>
    <w:sectPr w:rsidR="008745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" w:author="Nick Bernal [2]" w:date="2025-02-12T19:47:00Z" w:initials="NB">
    <w:p w14:paraId="5C17FA99" w14:textId="77777777" w:rsidR="0045155D" w:rsidRDefault="0045155D" w:rsidP="0045155D">
      <w:r>
        <w:rPr>
          <w:rStyle w:val="CommentReference"/>
        </w:rPr>
        <w:annotationRef/>
      </w:r>
      <w:r>
        <w:rPr>
          <w:sz w:val="20"/>
          <w:szCs w:val="20"/>
        </w:rPr>
        <w:t>abcabc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C17FA99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804553A" w16cex:dateUtc="2025-02-13T03:4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C17FA99" w16cid:durableId="3804553A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5B1003"/>
    <w:multiLevelType w:val="hybridMultilevel"/>
    <w:tmpl w:val="7A1C062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AF7475"/>
    <w:multiLevelType w:val="hybridMultilevel"/>
    <w:tmpl w:val="7A1C06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82783863">
    <w:abstractNumId w:val="1"/>
  </w:num>
  <w:num w:numId="2" w16cid:durableId="2021662785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Nick Bernal">
    <w15:presenceInfo w15:providerId="AD" w15:userId="S::nick@superdoc.dev::4464350f-9f85-4a67-a601-d9205f9ec23e"/>
  </w15:person>
  <w15:person w15:author="Nick Bernal [2]">
    <w15:presenceInfo w15:providerId="Windows Live" w15:userId="9a812e40746bcab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A48"/>
    <w:rsid w:val="00134A48"/>
    <w:rsid w:val="002B1C2A"/>
    <w:rsid w:val="00360F1B"/>
    <w:rsid w:val="003C1D14"/>
    <w:rsid w:val="003C58BC"/>
    <w:rsid w:val="0045155D"/>
    <w:rsid w:val="004862C1"/>
    <w:rsid w:val="005F4510"/>
    <w:rsid w:val="0087458D"/>
    <w:rsid w:val="00931F1A"/>
    <w:rsid w:val="00BE1A3C"/>
    <w:rsid w:val="00CE3856"/>
    <w:rsid w:val="00E20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DFAAA58"/>
  <w15:chartTrackingRefBased/>
  <w15:docId w15:val="{AD97DFC2-E30D-B342-815F-729211511C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4A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4A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4A4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4A4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4A4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4A48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4A48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4A48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4A48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4A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4A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4A4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4A4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4A4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4A4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4A4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4A4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4A4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4A4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4A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4A48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4A4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4A4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4A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4A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4A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4A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4A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4A48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BE1A3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E1A3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E1A3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E1A3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E1A3C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Arthur Souza Rodrigues</cp:lastModifiedBy>
  <cp:revision>1</cp:revision>
  <dcterms:created xsi:type="dcterms:W3CDTF">2025-05-06T21:48:00Z</dcterms:created>
  <dcterms:modified xsi:type="dcterms:W3CDTF">2026-08-04T02:17:00Z</dcterms:modified>
</cp:coreProperties>
</file>