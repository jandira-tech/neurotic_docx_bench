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2687D" w14:textId="77777777" w:rsidR="0053647C" w:rsidRDefault="0053647C">
      <w:pPr>
        <w:rPr>
          <w:ins w:id="0" w:author="Nick Bernal [2]" w:date="2026-08-03T22:22:00Z" w16du:dateUtc="2026-08-04T02:22:00Z"/>
        </w:rPr>
      </w:pPr>
    </w:p>
    <w:p w14:paraId="7008B665" w14:textId="77777777" w:rsidR="0053647C" w:rsidRDefault="0053647C">
      <w:pPr>
        <w:rPr>
          <w:ins w:id="1" w:author="Nick Bernal [2]" w:date="2026-08-03T22:22:00Z" w16du:dateUtc="2026-08-04T02:22:00Z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80"/>
      </w:tblGrid>
      <w:tr w:rsidR="0053647C" w14:paraId="0B164C69" w14:textId="77777777">
        <w:trPr>
          <w:ins w:id="2" w:author="Nick Bernal [2]" w:date="2026-08-03T22:22:00Z" w16du:dateUtc="2026-08-04T02:22:00Z"/>
        </w:trPr>
        <w:tc>
          <w:tcPr>
            <w:tcW w:w="3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A2386" w14:textId="77777777" w:rsidR="0053647C" w:rsidRDefault="00FB16FF">
            <w:pPr>
              <w:rPr>
                <w:ins w:id="3" w:author="Nick Bernal [2]" w:date="2026-08-03T22:22:00Z" w16du:dateUtc="2026-08-04T02:22:00Z"/>
              </w:rPr>
            </w:pPr>
            <w:customXmlInsRangeStart w:id="4" w:author="Nick Bernal [2]" w:date="2026-08-03T22:22:00Z"/>
            <w:sdt>
              <w:sdtPr>
                <w:alias w:val="Enter paragraph text"/>
                <w:tag w:val="agreementinput-1747346355186-700003594468"/>
                <w:id w:val="1242762745"/>
              </w:sdtPr>
              <w:sdtEndPr/>
              <w:sdtContent>
                <w:customXmlInsRangeEnd w:id="4"/>
                <w:ins w:id="5" w:author="Nick Bernal [2]" w:date="2026-08-03T22:22:00Z" w16du:dateUtc="2026-08-04T02:22:00Z">
                  <w:r>
                    <w:t>Enter paragraph text</w:t>
                  </w:r>
                </w:ins>
                <w:customXmlInsRangeStart w:id="6" w:author="Nick Bernal [2]" w:date="2026-08-03T22:22:00Z"/>
              </w:sdtContent>
            </w:sdt>
            <w:customXmlInsRangeEnd w:id="6"/>
          </w:p>
          <w:p w14:paraId="4C4195A2" w14:textId="77777777" w:rsidR="0053647C" w:rsidRDefault="0053647C">
            <w:pPr>
              <w:rPr>
                <w:ins w:id="7" w:author="Nick Bernal [2]" w:date="2026-08-03T22:22:00Z" w16du:dateUtc="2026-08-04T02:22:00Z"/>
              </w:rPr>
            </w:pPr>
          </w:p>
        </w:tc>
      </w:tr>
    </w:tbl>
    <w:p w14:paraId="17E9693C" w14:textId="78034D79" w:rsidR="003C58BC" w:rsidRDefault="002A40D3">
      <w:commentRangeStart w:id="8"/>
      <w:del w:id="9" w:author="Nick Bernal [2]" w:date="2026-08-03T22:22:00Z" w16du:dateUtc="2026-08-04T02:22:00Z">
        <w:r>
          <w:delText>My comment</w:delText>
        </w:r>
        <w:commentRangeEnd w:id="8"/>
        <w:r>
          <w:rPr>
            <w:rStyle w:val="CommentReference"/>
            <w:sz w:val="24"/>
            <w:szCs w:val="24"/>
          </w:rPr>
          <w:commentReference w:id="8"/>
        </w:r>
      </w:del>
    </w:p>
    <w:sectPr w:rsidR="003C58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8" w:author="Nick Bernal" w:date="2024-08-12T17:12:00Z" w:initials="NB">
    <w:p w14:paraId="31C01DDC" w14:textId="77777777" w:rsidR="002A40D3" w:rsidRDefault="002A40D3" w:rsidP="002A40D3">
      <w:r>
        <w:rPr>
          <w:rStyle w:val="CommentReference"/>
        </w:rPr>
        <w:annotationRef/>
      </w:r>
      <w:r>
        <w:rPr>
          <w:sz w:val="20"/>
          <w:szCs w:val="20"/>
        </w:rPr>
        <w:t>Some comment here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1C01DD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E58F7BE" w16cex:dateUtc="2024-08-13T00:1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1C01DDC" w16cid:durableId="6E58F7B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 [2]">
    <w15:presenceInfo w15:providerId="AD" w15:userId="S::nick@superdoc.dev::4464350f-9f85-4a67-a601-d9205f9ec23e"/>
  </w15:person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0D3"/>
    <w:rsid w:val="00112874"/>
    <w:rsid w:val="00233D7B"/>
    <w:rsid w:val="002A40D3"/>
    <w:rsid w:val="003104CE"/>
    <w:rsid w:val="00360F1B"/>
    <w:rsid w:val="003A4303"/>
    <w:rsid w:val="003C1D14"/>
    <w:rsid w:val="003C58BC"/>
    <w:rsid w:val="0049461A"/>
    <w:rsid w:val="0053647C"/>
    <w:rsid w:val="005458B8"/>
    <w:rsid w:val="00652E45"/>
    <w:rsid w:val="006E7945"/>
    <w:rsid w:val="00AB2838"/>
    <w:rsid w:val="00B96C71"/>
    <w:rsid w:val="00BB1758"/>
    <w:rsid w:val="00BB6CBB"/>
    <w:rsid w:val="00C9518E"/>
    <w:rsid w:val="00CC3C3F"/>
    <w:rsid w:val="00CE0D03"/>
    <w:rsid w:val="00EC277A"/>
    <w:rsid w:val="00F9209E"/>
    <w:rsid w:val="00FB0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A3358E"/>
  <w15:chartTrackingRefBased/>
  <w15:docId w15:val="{9B3B0207-5647-0C4D-AA43-B6DA6A74F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0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0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0D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0D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0D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0D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0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0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0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0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0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0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0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0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0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0D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0D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0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0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0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0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0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0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0D3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2A40D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A40D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A40D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A40D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A40D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2024-08-13T00:12:00Z</dcterms:created>
  <dcterms:modified xsi:type="dcterms:W3CDTF">2026-08-04T02:22:00Z</dcterms:modified>
</cp:coreProperties>
</file>