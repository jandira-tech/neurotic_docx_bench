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01D7" w14:textId="3094CB29" w:rsidR="008511E1" w:rsidRDefault="008511E1">
      <w:pPr>
        <w:rPr>
          <w:ins w:id="9" w:author="Nick Bernal" w:date="2026-08-03T22:18:00Z" w16du:dateUtc="2026-08-04T02:18:00Z"/>
        </w:rPr>
      </w:pPr>
      <w:ins w:id="10" w:author="Nick Bernal" w:date="2026-08-03T22:18:00Z" w16du:dateUtc="2026-08-04T02:18:00Z">
        <w:r>
          <w:t>First page</w:t>
        </w:r>
      </w:ins>
    </w:p>
    <w:p w14:paraId="33E36496" w14:textId="77777777" w:rsidR="008511E1" w:rsidRDefault="008511E1">
      <w:pPr>
        <w:rPr>
          <w:ins w:id="11" w:author="Nick Bernal" w:date="2026-08-03T22:18:00Z" w16du:dateUtc="2026-08-04T02:18:00Z"/>
        </w:rPr>
      </w:pPr>
    </w:p>
    <w:p w14:paraId="6D6611D6" w14:textId="77777777" w:rsidR="008511E1" w:rsidRDefault="008511E1">
      <w:pPr>
        <w:rPr>
          <w:ins w:id="12" w:author="Nick Bernal" w:date="2026-08-03T22:18:00Z" w16du:dateUtc="2026-08-04T02:18:00Z"/>
        </w:rPr>
      </w:pPr>
    </w:p>
    <w:p w14:paraId="17C9D27B" w14:textId="77777777" w:rsidR="008511E1" w:rsidRDefault="008511E1">
      <w:pPr>
        <w:rPr>
          <w:ins w:id="13" w:author="Nick Bernal" w:date="2026-08-03T22:18:00Z" w16du:dateUtc="2026-08-04T02:18:00Z"/>
        </w:rPr>
      </w:pPr>
    </w:p>
    <w:p w14:paraId="6FF3F24E" w14:textId="77777777" w:rsidR="008511E1" w:rsidRDefault="008511E1">
      <w:pPr>
        <w:rPr>
          <w:ins w:id="14" w:author="Nick Bernal" w:date="2026-08-03T22:18:00Z" w16du:dateUtc="2026-08-04T02:18:00Z"/>
        </w:rPr>
      </w:pPr>
    </w:p>
    <w:p w14:paraId="2A1F00E2" w14:textId="77777777" w:rsidR="008511E1" w:rsidRDefault="008511E1">
      <w:pPr>
        <w:rPr>
          <w:ins w:id="15" w:author="Nick Bernal" w:date="2026-08-03T22:18:00Z" w16du:dateUtc="2026-08-04T02:18:00Z"/>
        </w:rPr>
      </w:pPr>
    </w:p>
    <w:p w14:paraId="5D8E0289" w14:textId="77777777" w:rsidR="008511E1" w:rsidRDefault="008511E1">
      <w:pPr>
        <w:rPr>
          <w:ins w:id="16" w:author="Nick Bernal" w:date="2026-08-03T22:18:00Z" w16du:dateUtc="2026-08-04T02:18:00Z"/>
        </w:rPr>
      </w:pPr>
    </w:p>
    <w:p w14:paraId="35B24C31" w14:textId="77777777" w:rsidR="008511E1" w:rsidRDefault="008511E1">
      <w:pPr>
        <w:rPr>
          <w:ins w:id="17" w:author="Nick Bernal" w:date="2026-08-03T22:18:00Z" w16du:dateUtc="2026-08-04T02:18:00Z"/>
        </w:rPr>
      </w:pPr>
    </w:p>
    <w:p w14:paraId="6DDE1523" w14:textId="77777777" w:rsidR="008511E1" w:rsidRDefault="008511E1">
      <w:pPr>
        <w:rPr>
          <w:ins w:id="18" w:author="Nick Bernal" w:date="2026-08-03T22:18:00Z" w16du:dateUtc="2026-08-04T02:18:00Z"/>
        </w:rPr>
      </w:pPr>
    </w:p>
    <w:p w14:paraId="09E6EBEB" w14:textId="77777777" w:rsidR="008511E1" w:rsidRDefault="008511E1">
      <w:pPr>
        <w:rPr>
          <w:ins w:id="19" w:author="Nick Bernal" w:date="2026-08-03T22:18:00Z" w16du:dateUtc="2026-08-04T02:18:00Z"/>
        </w:rPr>
      </w:pPr>
    </w:p>
    <w:p w14:paraId="2E726344" w14:textId="77777777" w:rsidR="008511E1" w:rsidRDefault="008511E1">
      <w:pPr>
        <w:rPr>
          <w:ins w:id="20" w:author="Nick Bernal" w:date="2026-08-03T22:18:00Z" w16du:dateUtc="2026-08-04T02:18:00Z"/>
        </w:rPr>
      </w:pPr>
    </w:p>
    <w:p w14:paraId="22A168AD" w14:textId="77777777" w:rsidR="008511E1" w:rsidRDefault="008511E1">
      <w:pPr>
        <w:rPr>
          <w:ins w:id="21" w:author="Nick Bernal" w:date="2026-08-03T22:18:00Z" w16du:dateUtc="2026-08-04T02:18:00Z"/>
        </w:rPr>
      </w:pPr>
    </w:p>
    <w:p w14:paraId="27330084" w14:textId="77777777" w:rsidR="008511E1" w:rsidRDefault="008511E1">
      <w:pPr>
        <w:rPr>
          <w:ins w:id="22" w:author="Nick Bernal" w:date="2026-08-03T22:18:00Z" w16du:dateUtc="2026-08-04T02:18:00Z"/>
        </w:rPr>
      </w:pPr>
    </w:p>
    <w:p w14:paraId="37ACABD2" w14:textId="77777777" w:rsidR="008511E1" w:rsidRDefault="008511E1">
      <w:pPr>
        <w:rPr>
          <w:ins w:id="23" w:author="Nick Bernal" w:date="2026-08-03T22:18:00Z" w16du:dateUtc="2026-08-04T02:18:00Z"/>
        </w:rPr>
      </w:pPr>
    </w:p>
    <w:p w14:paraId="544B4F1B" w14:textId="77777777" w:rsidR="008511E1" w:rsidRDefault="008511E1">
      <w:pPr>
        <w:rPr>
          <w:ins w:id="24" w:author="Nick Bernal" w:date="2026-08-03T22:18:00Z" w16du:dateUtc="2026-08-04T02:18:00Z"/>
        </w:rPr>
      </w:pPr>
    </w:p>
    <w:p w14:paraId="2FBFFBAE" w14:textId="77777777" w:rsidR="008511E1" w:rsidRDefault="008511E1">
      <w:pPr>
        <w:rPr>
          <w:ins w:id="25" w:author="Nick Bernal" w:date="2026-08-03T22:18:00Z" w16du:dateUtc="2026-08-04T02:18:00Z"/>
        </w:rPr>
      </w:pPr>
    </w:p>
    <w:p w14:paraId="3BBA0F6F" w14:textId="77777777" w:rsidR="008511E1" w:rsidRDefault="008511E1">
      <w:pPr>
        <w:rPr>
          <w:ins w:id="26" w:author="Nick Bernal" w:date="2026-08-03T22:18:00Z" w16du:dateUtc="2026-08-04T02:18:00Z"/>
        </w:rPr>
      </w:pPr>
    </w:p>
    <w:p w14:paraId="4706BF31" w14:textId="77777777" w:rsidR="008511E1" w:rsidRDefault="008511E1">
      <w:pPr>
        <w:rPr>
          <w:ins w:id="27" w:author="Nick Bernal" w:date="2026-08-03T22:18:00Z" w16du:dateUtc="2026-08-04T02:18:00Z"/>
        </w:rPr>
      </w:pPr>
    </w:p>
    <w:p w14:paraId="2F21BF7F" w14:textId="77777777" w:rsidR="008511E1" w:rsidRDefault="008511E1">
      <w:pPr>
        <w:rPr>
          <w:ins w:id="28" w:author="Nick Bernal" w:date="2026-08-03T22:18:00Z" w16du:dateUtc="2026-08-04T02:18:00Z"/>
        </w:rPr>
      </w:pPr>
    </w:p>
    <w:p w14:paraId="1A9B5FEE" w14:textId="77777777" w:rsidR="008511E1" w:rsidRDefault="008511E1">
      <w:pPr>
        <w:rPr>
          <w:ins w:id="29" w:author="Nick Bernal" w:date="2026-08-03T22:18:00Z" w16du:dateUtc="2026-08-04T02:18:00Z"/>
        </w:rPr>
      </w:pPr>
    </w:p>
    <w:p w14:paraId="261E0CED" w14:textId="77777777" w:rsidR="008511E1" w:rsidRDefault="008511E1">
      <w:pPr>
        <w:rPr>
          <w:ins w:id="30" w:author="Nick Bernal" w:date="2026-08-03T22:18:00Z" w16du:dateUtc="2026-08-04T02:18:00Z"/>
        </w:rPr>
      </w:pPr>
    </w:p>
    <w:p w14:paraId="38C7CC16" w14:textId="77777777" w:rsidR="008511E1" w:rsidRDefault="008511E1">
      <w:pPr>
        <w:rPr>
          <w:ins w:id="31" w:author="Nick Bernal" w:date="2026-08-03T22:18:00Z" w16du:dateUtc="2026-08-04T02:18:00Z"/>
        </w:rPr>
      </w:pPr>
    </w:p>
    <w:p w14:paraId="1EE3E6FC" w14:textId="77777777" w:rsidR="008511E1" w:rsidRDefault="008511E1">
      <w:pPr>
        <w:rPr>
          <w:ins w:id="32" w:author="Nick Bernal" w:date="2026-08-03T22:18:00Z" w16du:dateUtc="2026-08-04T02:18:00Z"/>
        </w:rPr>
      </w:pPr>
    </w:p>
    <w:p w14:paraId="19FD987C" w14:textId="77777777" w:rsidR="008511E1" w:rsidRDefault="008511E1">
      <w:pPr>
        <w:rPr>
          <w:ins w:id="33" w:author="Nick Bernal" w:date="2026-08-03T22:18:00Z" w16du:dateUtc="2026-08-04T02:18:00Z"/>
        </w:rPr>
      </w:pPr>
    </w:p>
    <w:p w14:paraId="282E308E" w14:textId="77777777" w:rsidR="008511E1" w:rsidRDefault="008511E1">
      <w:pPr>
        <w:rPr>
          <w:ins w:id="34" w:author="Nick Bernal" w:date="2026-08-03T22:18:00Z" w16du:dateUtc="2026-08-04T02:18:00Z"/>
        </w:rPr>
      </w:pPr>
    </w:p>
    <w:p w14:paraId="7917C291" w14:textId="77777777" w:rsidR="008511E1" w:rsidRDefault="008511E1">
      <w:pPr>
        <w:rPr>
          <w:ins w:id="35" w:author="Nick Bernal" w:date="2026-08-03T22:18:00Z" w16du:dateUtc="2026-08-04T02:18:00Z"/>
        </w:rPr>
      </w:pPr>
    </w:p>
    <w:p w14:paraId="77191236" w14:textId="77777777" w:rsidR="008511E1" w:rsidRDefault="008511E1">
      <w:pPr>
        <w:rPr>
          <w:ins w:id="36" w:author="Nick Bernal" w:date="2026-08-03T22:18:00Z" w16du:dateUtc="2026-08-04T02:18:00Z"/>
        </w:rPr>
      </w:pPr>
    </w:p>
    <w:p w14:paraId="045E7C4E" w14:textId="77777777" w:rsidR="008511E1" w:rsidRDefault="008511E1">
      <w:pPr>
        <w:rPr>
          <w:ins w:id="37" w:author="Nick Bernal" w:date="2026-08-03T22:18:00Z" w16du:dateUtc="2026-08-04T02:18:00Z"/>
        </w:rPr>
      </w:pPr>
    </w:p>
    <w:p w14:paraId="43CEC33F" w14:textId="77777777" w:rsidR="008511E1" w:rsidRDefault="008511E1">
      <w:pPr>
        <w:rPr>
          <w:ins w:id="38" w:author="Nick Bernal" w:date="2026-08-03T22:18:00Z" w16du:dateUtc="2026-08-04T02:18:00Z"/>
        </w:rPr>
      </w:pPr>
    </w:p>
    <w:p w14:paraId="2046DCDC" w14:textId="77777777" w:rsidR="008511E1" w:rsidRDefault="008511E1">
      <w:pPr>
        <w:rPr>
          <w:ins w:id="39" w:author="Nick Bernal" w:date="2026-08-03T22:18:00Z" w16du:dateUtc="2026-08-04T02:18:00Z"/>
        </w:rPr>
      </w:pPr>
    </w:p>
    <w:p w14:paraId="0EE1AD32" w14:textId="77777777" w:rsidR="008511E1" w:rsidRDefault="008511E1">
      <w:pPr>
        <w:rPr>
          <w:ins w:id="40" w:author="Nick Bernal" w:date="2026-08-03T22:18:00Z" w16du:dateUtc="2026-08-04T02:18:00Z"/>
        </w:rPr>
      </w:pPr>
    </w:p>
    <w:p w14:paraId="4F158DF9" w14:textId="77777777" w:rsidR="008511E1" w:rsidRDefault="008511E1">
      <w:pPr>
        <w:rPr>
          <w:ins w:id="41" w:author="Nick Bernal" w:date="2026-08-03T22:18:00Z" w16du:dateUtc="2026-08-04T02:18:00Z"/>
        </w:rPr>
      </w:pPr>
    </w:p>
    <w:p w14:paraId="25DF5D44" w14:textId="77777777" w:rsidR="008511E1" w:rsidRDefault="008511E1">
      <w:pPr>
        <w:rPr>
          <w:ins w:id="42" w:author="Nick Bernal" w:date="2026-08-03T22:18:00Z" w16du:dateUtc="2026-08-04T02:18:00Z"/>
        </w:rPr>
      </w:pPr>
    </w:p>
    <w:p w14:paraId="603FA421" w14:textId="77777777" w:rsidR="008511E1" w:rsidRDefault="008511E1">
      <w:pPr>
        <w:rPr>
          <w:ins w:id="43" w:author="Nick Bernal" w:date="2026-08-03T22:18:00Z" w16du:dateUtc="2026-08-04T02:18:00Z"/>
        </w:rPr>
      </w:pPr>
    </w:p>
    <w:p w14:paraId="0282CF25" w14:textId="77777777" w:rsidR="008511E1" w:rsidRDefault="008511E1">
      <w:pPr>
        <w:rPr>
          <w:ins w:id="44" w:author="Nick Bernal" w:date="2026-08-03T22:18:00Z" w16du:dateUtc="2026-08-04T02:18:00Z"/>
        </w:rPr>
      </w:pPr>
    </w:p>
    <w:p w14:paraId="2083CD75" w14:textId="77777777" w:rsidR="008511E1" w:rsidRDefault="008511E1">
      <w:pPr>
        <w:rPr>
          <w:ins w:id="45" w:author="Nick Bernal" w:date="2026-08-03T22:18:00Z" w16du:dateUtc="2026-08-04T02:18:00Z"/>
        </w:rPr>
      </w:pPr>
    </w:p>
    <w:p w14:paraId="3AF2D0C9" w14:textId="77777777" w:rsidR="008511E1" w:rsidRDefault="008511E1">
      <w:pPr>
        <w:rPr>
          <w:ins w:id="46" w:author="Nick Bernal" w:date="2026-08-03T22:18:00Z" w16du:dateUtc="2026-08-04T02:18:00Z"/>
        </w:rPr>
      </w:pPr>
    </w:p>
    <w:p w14:paraId="185BDFC0" w14:textId="77777777" w:rsidR="008511E1" w:rsidRDefault="008511E1">
      <w:pPr>
        <w:rPr>
          <w:ins w:id="47" w:author="Nick Bernal" w:date="2026-08-03T22:18:00Z" w16du:dateUtc="2026-08-04T02:18:00Z"/>
        </w:rPr>
      </w:pPr>
    </w:p>
    <w:p w14:paraId="76D303E0" w14:textId="77777777" w:rsidR="008511E1" w:rsidRDefault="008511E1">
      <w:pPr>
        <w:rPr>
          <w:ins w:id="48" w:author="Nick Bernal" w:date="2026-08-03T22:18:00Z" w16du:dateUtc="2026-08-04T02:18:00Z"/>
        </w:rPr>
      </w:pPr>
    </w:p>
    <w:p w14:paraId="364449D7" w14:textId="77777777" w:rsidR="008511E1" w:rsidRDefault="008511E1">
      <w:pPr>
        <w:rPr>
          <w:ins w:id="49" w:author="Nick Bernal" w:date="2026-08-03T22:18:00Z" w16du:dateUtc="2026-08-04T02:18:00Z"/>
        </w:rPr>
      </w:pPr>
    </w:p>
    <w:p w14:paraId="2830ECBC" w14:textId="77777777" w:rsidR="008511E1" w:rsidRDefault="008511E1">
      <w:pPr>
        <w:rPr>
          <w:ins w:id="50" w:author="Nick Bernal" w:date="2026-08-03T22:18:00Z" w16du:dateUtc="2026-08-04T02:18:00Z"/>
        </w:rPr>
      </w:pPr>
    </w:p>
    <w:p w14:paraId="4C77B8F2" w14:textId="77777777" w:rsidR="008511E1" w:rsidRDefault="008511E1">
      <w:pPr>
        <w:rPr>
          <w:ins w:id="51" w:author="Nick Bernal" w:date="2026-08-03T22:18:00Z" w16du:dateUtc="2026-08-04T02:18:00Z"/>
        </w:rPr>
      </w:pPr>
    </w:p>
    <w:p w14:paraId="79329549" w14:textId="77777777" w:rsidR="008511E1" w:rsidRDefault="008511E1">
      <w:pPr>
        <w:rPr>
          <w:ins w:id="52" w:author="Nick Bernal" w:date="2026-08-03T22:18:00Z" w16du:dateUtc="2026-08-04T02:18:00Z"/>
        </w:rPr>
      </w:pPr>
    </w:p>
    <w:p w14:paraId="2A5B4D2A" w14:textId="77777777" w:rsidR="008511E1" w:rsidRDefault="008511E1">
      <w:pPr>
        <w:rPr>
          <w:ins w:id="53" w:author="Nick Bernal" w:date="2026-08-03T22:18:00Z" w16du:dateUtc="2026-08-04T02:18:00Z"/>
        </w:rPr>
      </w:pPr>
    </w:p>
    <w:p w14:paraId="63D224D9" w14:textId="77777777" w:rsidR="008511E1" w:rsidRDefault="008511E1">
      <w:pPr>
        <w:rPr>
          <w:ins w:id="54" w:author="Nick Bernal" w:date="2026-08-03T22:18:00Z" w16du:dateUtc="2026-08-04T02:18:00Z"/>
        </w:rPr>
      </w:pPr>
    </w:p>
    <w:p w14:paraId="1B2A33FD" w14:textId="77777777" w:rsidR="008511E1" w:rsidRDefault="008511E1">
      <w:pPr>
        <w:rPr>
          <w:ins w:id="55" w:author="Nick Bernal" w:date="2026-08-03T22:18:00Z" w16du:dateUtc="2026-08-04T02:18:00Z"/>
        </w:rPr>
      </w:pPr>
    </w:p>
    <w:p w14:paraId="0C41B15A" w14:textId="77777777" w:rsidR="008511E1" w:rsidRDefault="008511E1">
      <w:pPr>
        <w:rPr>
          <w:ins w:id="56" w:author="Nick Bernal" w:date="2026-08-03T22:18:00Z" w16du:dateUtc="2026-08-04T02:18:00Z"/>
        </w:rPr>
      </w:pPr>
    </w:p>
    <w:p w14:paraId="042BBBD8" w14:textId="77777777" w:rsidR="008511E1" w:rsidRDefault="008511E1">
      <w:pPr>
        <w:rPr>
          <w:ins w:id="57" w:author="Nick Bernal" w:date="2026-08-03T22:18:00Z" w16du:dateUtc="2026-08-04T02:18:00Z"/>
        </w:rPr>
      </w:pPr>
    </w:p>
    <w:p w14:paraId="3D44CF10" w14:textId="77777777" w:rsidR="008511E1" w:rsidRDefault="008511E1">
      <w:pPr>
        <w:rPr>
          <w:ins w:id="58" w:author="Nick Bernal" w:date="2026-08-03T22:18:00Z" w16du:dateUtc="2026-08-04T02:18:00Z"/>
        </w:rPr>
      </w:pPr>
    </w:p>
    <w:p w14:paraId="0CC09863" w14:textId="16057B5F" w:rsidR="008511E1" w:rsidRDefault="008511E1">
      <w:pPr>
        <w:rPr>
          <w:ins w:id="59" w:author="Nick Bernal" w:date="2026-08-03T22:18:00Z" w16du:dateUtc="2026-08-04T02:18:00Z"/>
        </w:rPr>
      </w:pPr>
      <w:ins w:id="60" w:author="Nick Bernal" w:date="2026-08-03T22:18:00Z" w16du:dateUtc="2026-08-04T02:18:00Z">
        <w:r>
          <w:t>Second page</w:t>
        </w:r>
      </w:ins>
    </w:p>
    <w:p w14:paraId="109A6A2D" w14:textId="77777777" w:rsidR="008511E1" w:rsidRDefault="008511E1">
      <w:pPr>
        <w:rPr>
          <w:ins w:id="61" w:author="Nick Bernal" w:date="2026-08-03T22:18:00Z" w16du:dateUtc="2026-08-04T02:18:00Z"/>
        </w:rPr>
      </w:pPr>
    </w:p>
    <w:p w14:paraId="76A6931C" w14:textId="77777777" w:rsidR="008511E1" w:rsidRDefault="008511E1">
      <w:pPr>
        <w:rPr>
          <w:ins w:id="62" w:author="Nick Bernal" w:date="2026-08-03T22:18:00Z" w16du:dateUtc="2026-08-04T02:18:00Z"/>
        </w:rPr>
      </w:pPr>
    </w:p>
    <w:p w14:paraId="4D928F92" w14:textId="77777777" w:rsidR="008511E1" w:rsidRDefault="008511E1">
      <w:pPr>
        <w:rPr>
          <w:ins w:id="63" w:author="Nick Bernal" w:date="2026-08-03T22:18:00Z" w16du:dateUtc="2026-08-04T02:18:00Z"/>
        </w:rPr>
      </w:pPr>
    </w:p>
    <w:p w14:paraId="6BB41AE8" w14:textId="77777777" w:rsidR="008511E1" w:rsidRDefault="008511E1">
      <w:pPr>
        <w:rPr>
          <w:ins w:id="64" w:author="Nick Bernal" w:date="2026-08-03T22:18:00Z" w16du:dateUtc="2026-08-04T02:18:00Z"/>
        </w:rPr>
      </w:pPr>
    </w:p>
    <w:p w14:paraId="7EC794D4" w14:textId="77777777" w:rsidR="008511E1" w:rsidRDefault="008511E1">
      <w:pPr>
        <w:rPr>
          <w:ins w:id="65" w:author="Nick Bernal" w:date="2026-08-03T22:18:00Z" w16du:dateUtc="2026-08-04T02:18:00Z"/>
        </w:rPr>
      </w:pPr>
    </w:p>
    <w:p w14:paraId="6BA29CB7" w14:textId="77777777" w:rsidR="008511E1" w:rsidRDefault="008511E1">
      <w:pPr>
        <w:rPr>
          <w:ins w:id="66" w:author="Nick Bernal" w:date="2026-08-03T22:18:00Z" w16du:dateUtc="2026-08-04T02:18:00Z"/>
        </w:rPr>
      </w:pPr>
    </w:p>
    <w:p w14:paraId="67899EDD" w14:textId="77777777" w:rsidR="008511E1" w:rsidRDefault="008511E1">
      <w:pPr>
        <w:rPr>
          <w:ins w:id="67" w:author="Nick Bernal" w:date="2026-08-03T22:18:00Z" w16du:dateUtc="2026-08-04T02:18:00Z"/>
        </w:rPr>
      </w:pPr>
    </w:p>
    <w:p w14:paraId="1736018C" w14:textId="77777777" w:rsidR="008511E1" w:rsidRDefault="008511E1">
      <w:pPr>
        <w:rPr>
          <w:ins w:id="68" w:author="Nick Bernal" w:date="2026-08-03T22:18:00Z" w16du:dateUtc="2026-08-04T02:18:00Z"/>
        </w:rPr>
      </w:pPr>
    </w:p>
    <w:p w14:paraId="4D05D726" w14:textId="77777777" w:rsidR="008511E1" w:rsidRDefault="008511E1">
      <w:pPr>
        <w:rPr>
          <w:ins w:id="69" w:author="Nick Bernal" w:date="2026-08-03T22:18:00Z" w16du:dateUtc="2026-08-04T02:18:00Z"/>
        </w:rPr>
      </w:pPr>
    </w:p>
    <w:p w14:paraId="61F4CF35" w14:textId="77777777" w:rsidR="008511E1" w:rsidRDefault="008511E1">
      <w:pPr>
        <w:rPr>
          <w:ins w:id="70" w:author="Nick Bernal" w:date="2026-08-03T22:18:00Z" w16du:dateUtc="2026-08-04T02:18:00Z"/>
        </w:rPr>
      </w:pPr>
    </w:p>
    <w:p w14:paraId="2421F2D5" w14:textId="77777777" w:rsidR="008511E1" w:rsidRDefault="008511E1">
      <w:pPr>
        <w:rPr>
          <w:ins w:id="71" w:author="Nick Bernal" w:date="2026-08-03T22:18:00Z" w16du:dateUtc="2026-08-04T02:18:00Z"/>
        </w:rPr>
      </w:pPr>
    </w:p>
    <w:p w14:paraId="1B131297" w14:textId="77777777" w:rsidR="008511E1" w:rsidRDefault="008511E1">
      <w:pPr>
        <w:rPr>
          <w:ins w:id="72" w:author="Nick Bernal" w:date="2026-08-03T22:18:00Z" w16du:dateUtc="2026-08-04T02:18:00Z"/>
        </w:rPr>
      </w:pPr>
    </w:p>
    <w:p w14:paraId="794E38B0" w14:textId="77777777" w:rsidR="008511E1" w:rsidRDefault="008511E1">
      <w:pPr>
        <w:rPr>
          <w:ins w:id="73" w:author="Nick Bernal" w:date="2026-08-03T22:18:00Z" w16du:dateUtc="2026-08-04T02:18:00Z"/>
        </w:rPr>
      </w:pPr>
    </w:p>
    <w:p w14:paraId="1314F4DA" w14:textId="77777777" w:rsidR="008511E1" w:rsidRDefault="008511E1">
      <w:pPr>
        <w:rPr>
          <w:ins w:id="74" w:author="Nick Bernal" w:date="2026-08-03T22:18:00Z" w16du:dateUtc="2026-08-04T02:18:00Z"/>
        </w:rPr>
      </w:pPr>
    </w:p>
    <w:p w14:paraId="34C04295" w14:textId="77777777" w:rsidR="008511E1" w:rsidRDefault="008511E1">
      <w:pPr>
        <w:rPr>
          <w:ins w:id="75" w:author="Nick Bernal" w:date="2026-08-03T22:18:00Z" w16du:dateUtc="2026-08-04T02:18:00Z"/>
        </w:rPr>
      </w:pPr>
    </w:p>
    <w:p w14:paraId="4735DF35" w14:textId="77777777" w:rsidR="008511E1" w:rsidRDefault="008511E1">
      <w:pPr>
        <w:rPr>
          <w:ins w:id="76" w:author="Nick Bernal" w:date="2026-08-03T22:18:00Z" w16du:dateUtc="2026-08-04T02:18:00Z"/>
        </w:rPr>
      </w:pPr>
    </w:p>
    <w:p w14:paraId="195B8D20" w14:textId="77777777" w:rsidR="008511E1" w:rsidRDefault="008511E1">
      <w:pPr>
        <w:rPr>
          <w:ins w:id="77" w:author="Nick Bernal" w:date="2026-08-03T22:18:00Z" w16du:dateUtc="2026-08-04T02:18:00Z"/>
        </w:rPr>
      </w:pPr>
    </w:p>
    <w:p w14:paraId="3C299027" w14:textId="77777777" w:rsidR="008511E1" w:rsidRDefault="008511E1">
      <w:pPr>
        <w:rPr>
          <w:ins w:id="78" w:author="Nick Bernal" w:date="2026-08-03T22:18:00Z" w16du:dateUtc="2026-08-04T02:18:00Z"/>
        </w:rPr>
      </w:pPr>
    </w:p>
    <w:p w14:paraId="1255A27D" w14:textId="77777777" w:rsidR="008511E1" w:rsidRDefault="008511E1">
      <w:pPr>
        <w:rPr>
          <w:ins w:id="79" w:author="Nick Bernal" w:date="2026-08-03T22:18:00Z" w16du:dateUtc="2026-08-04T02:18:00Z"/>
        </w:rPr>
      </w:pPr>
    </w:p>
    <w:p w14:paraId="1DE065D3" w14:textId="77777777" w:rsidR="008511E1" w:rsidRDefault="008511E1">
      <w:pPr>
        <w:rPr>
          <w:ins w:id="80" w:author="Nick Bernal" w:date="2026-08-03T22:18:00Z" w16du:dateUtc="2026-08-04T02:18:00Z"/>
        </w:rPr>
      </w:pPr>
    </w:p>
    <w:p w14:paraId="0DA6E628" w14:textId="77777777" w:rsidR="008511E1" w:rsidRDefault="008511E1">
      <w:pPr>
        <w:rPr>
          <w:ins w:id="81" w:author="Nick Bernal" w:date="2026-08-03T22:18:00Z" w16du:dateUtc="2026-08-04T02:18:00Z"/>
        </w:rPr>
      </w:pPr>
    </w:p>
    <w:p w14:paraId="43444591" w14:textId="77777777" w:rsidR="008511E1" w:rsidRDefault="008511E1">
      <w:pPr>
        <w:rPr>
          <w:ins w:id="82" w:author="Nick Bernal" w:date="2026-08-03T22:18:00Z" w16du:dateUtc="2026-08-04T02:18:00Z"/>
        </w:rPr>
      </w:pPr>
    </w:p>
    <w:p w14:paraId="4D4A3292" w14:textId="77777777" w:rsidR="008511E1" w:rsidRDefault="008511E1">
      <w:pPr>
        <w:rPr>
          <w:ins w:id="83" w:author="Nick Bernal" w:date="2026-08-03T22:18:00Z" w16du:dateUtc="2026-08-04T02:18:00Z"/>
        </w:rPr>
      </w:pPr>
    </w:p>
    <w:p w14:paraId="629EDCE4" w14:textId="77777777" w:rsidR="008511E1" w:rsidRDefault="008511E1">
      <w:pPr>
        <w:rPr>
          <w:ins w:id="84" w:author="Nick Bernal" w:date="2026-08-03T22:18:00Z" w16du:dateUtc="2026-08-04T02:18:00Z"/>
        </w:rPr>
      </w:pPr>
    </w:p>
    <w:p w14:paraId="542FBCCE" w14:textId="77777777" w:rsidR="008511E1" w:rsidRDefault="008511E1">
      <w:pPr>
        <w:rPr>
          <w:ins w:id="85" w:author="Nick Bernal" w:date="2026-08-03T22:18:00Z" w16du:dateUtc="2026-08-04T02:18:00Z"/>
        </w:rPr>
      </w:pPr>
    </w:p>
    <w:p w14:paraId="142620EF" w14:textId="77777777" w:rsidR="008511E1" w:rsidRDefault="008511E1">
      <w:pPr>
        <w:rPr>
          <w:ins w:id="86" w:author="Nick Bernal" w:date="2026-08-03T22:18:00Z" w16du:dateUtc="2026-08-04T02:18:00Z"/>
        </w:rPr>
      </w:pPr>
    </w:p>
    <w:p w14:paraId="090D168F" w14:textId="77777777" w:rsidR="008511E1" w:rsidRDefault="008511E1">
      <w:pPr>
        <w:rPr>
          <w:ins w:id="87" w:author="Nick Bernal" w:date="2026-08-03T22:18:00Z" w16du:dateUtc="2026-08-04T02:18:00Z"/>
        </w:rPr>
      </w:pPr>
    </w:p>
    <w:p w14:paraId="36C7E071" w14:textId="77777777" w:rsidR="008511E1" w:rsidRDefault="008511E1">
      <w:pPr>
        <w:rPr>
          <w:ins w:id="88" w:author="Nick Bernal" w:date="2026-08-03T22:18:00Z" w16du:dateUtc="2026-08-04T02:18:00Z"/>
        </w:rPr>
      </w:pPr>
    </w:p>
    <w:p w14:paraId="12FCD024" w14:textId="77777777" w:rsidR="008511E1" w:rsidRDefault="008511E1">
      <w:pPr>
        <w:rPr>
          <w:ins w:id="89" w:author="Nick Bernal" w:date="2026-08-03T22:18:00Z" w16du:dateUtc="2026-08-04T02:18:00Z"/>
        </w:rPr>
      </w:pPr>
    </w:p>
    <w:p w14:paraId="6219F5CD" w14:textId="77777777" w:rsidR="008511E1" w:rsidRDefault="008511E1">
      <w:pPr>
        <w:rPr>
          <w:ins w:id="90" w:author="Nick Bernal" w:date="2026-08-03T22:18:00Z" w16du:dateUtc="2026-08-04T02:18:00Z"/>
        </w:rPr>
      </w:pPr>
    </w:p>
    <w:p w14:paraId="71FFBA80" w14:textId="77777777" w:rsidR="008511E1" w:rsidRDefault="008511E1">
      <w:pPr>
        <w:rPr>
          <w:ins w:id="91" w:author="Nick Bernal" w:date="2026-08-03T22:18:00Z" w16du:dateUtc="2026-08-04T02:18:00Z"/>
        </w:rPr>
      </w:pPr>
    </w:p>
    <w:p w14:paraId="4F91191B" w14:textId="77777777" w:rsidR="008511E1" w:rsidRDefault="008511E1">
      <w:pPr>
        <w:rPr>
          <w:ins w:id="92" w:author="Nick Bernal" w:date="2026-08-03T22:18:00Z" w16du:dateUtc="2026-08-04T02:18:00Z"/>
        </w:rPr>
      </w:pPr>
    </w:p>
    <w:p w14:paraId="305B12FB" w14:textId="77777777" w:rsidR="008511E1" w:rsidRDefault="008511E1">
      <w:pPr>
        <w:rPr>
          <w:ins w:id="93" w:author="Nick Bernal" w:date="2026-08-03T22:18:00Z" w16du:dateUtc="2026-08-04T02:18:00Z"/>
        </w:rPr>
      </w:pPr>
    </w:p>
    <w:p w14:paraId="18AD7953" w14:textId="77777777" w:rsidR="008511E1" w:rsidRDefault="008511E1">
      <w:pPr>
        <w:rPr>
          <w:ins w:id="94" w:author="Nick Bernal" w:date="2026-08-03T22:18:00Z" w16du:dateUtc="2026-08-04T02:18:00Z"/>
        </w:rPr>
      </w:pPr>
    </w:p>
    <w:p w14:paraId="699F9789" w14:textId="77777777" w:rsidR="008511E1" w:rsidRDefault="008511E1">
      <w:pPr>
        <w:rPr>
          <w:ins w:id="95" w:author="Nick Bernal" w:date="2026-08-03T22:18:00Z" w16du:dateUtc="2026-08-04T02:18:00Z"/>
        </w:rPr>
      </w:pPr>
    </w:p>
    <w:p w14:paraId="576F9BF1" w14:textId="77777777" w:rsidR="008511E1" w:rsidRDefault="008511E1">
      <w:pPr>
        <w:rPr>
          <w:ins w:id="96" w:author="Nick Bernal" w:date="2026-08-03T22:18:00Z" w16du:dateUtc="2026-08-04T02:18:00Z"/>
        </w:rPr>
      </w:pPr>
    </w:p>
    <w:p w14:paraId="7400A094" w14:textId="77777777" w:rsidR="008511E1" w:rsidRDefault="008511E1">
      <w:pPr>
        <w:rPr>
          <w:ins w:id="97" w:author="Nick Bernal" w:date="2026-08-03T22:18:00Z" w16du:dateUtc="2026-08-04T02:18:00Z"/>
        </w:rPr>
      </w:pPr>
    </w:p>
    <w:p w14:paraId="1B81269E" w14:textId="77777777" w:rsidR="008511E1" w:rsidRDefault="008511E1">
      <w:pPr>
        <w:rPr>
          <w:ins w:id="98" w:author="Nick Bernal" w:date="2026-08-03T22:18:00Z" w16du:dateUtc="2026-08-04T02:18:00Z"/>
        </w:rPr>
      </w:pPr>
    </w:p>
    <w:p w14:paraId="2B2261A4" w14:textId="77777777" w:rsidR="008511E1" w:rsidRDefault="008511E1">
      <w:pPr>
        <w:rPr>
          <w:ins w:id="99" w:author="Nick Bernal" w:date="2026-08-03T22:18:00Z" w16du:dateUtc="2026-08-04T02:18:00Z"/>
        </w:rPr>
      </w:pPr>
    </w:p>
    <w:p w14:paraId="21E0DAAE" w14:textId="77777777" w:rsidR="008511E1" w:rsidRDefault="008511E1">
      <w:pPr>
        <w:rPr>
          <w:ins w:id="100" w:author="Nick Bernal" w:date="2026-08-03T22:18:00Z" w16du:dateUtc="2026-08-04T02:18:00Z"/>
        </w:rPr>
      </w:pPr>
    </w:p>
    <w:p w14:paraId="7A382871" w14:textId="77777777" w:rsidR="008511E1" w:rsidRDefault="008511E1">
      <w:pPr>
        <w:rPr>
          <w:ins w:id="101" w:author="Nick Bernal" w:date="2026-08-03T22:18:00Z" w16du:dateUtc="2026-08-04T02:18:00Z"/>
        </w:rPr>
      </w:pPr>
    </w:p>
    <w:p w14:paraId="2A2F68DD" w14:textId="77777777" w:rsidR="008511E1" w:rsidRDefault="008511E1">
      <w:pPr>
        <w:rPr>
          <w:ins w:id="102" w:author="Nick Bernal" w:date="2026-08-03T22:18:00Z" w16du:dateUtc="2026-08-04T02:18:00Z"/>
        </w:rPr>
      </w:pPr>
    </w:p>
    <w:p w14:paraId="0378CA1B" w14:textId="77777777" w:rsidR="008511E1" w:rsidRDefault="008511E1">
      <w:pPr>
        <w:rPr>
          <w:ins w:id="103" w:author="Nick Bernal" w:date="2026-08-03T22:18:00Z" w16du:dateUtc="2026-08-04T02:18:00Z"/>
        </w:rPr>
      </w:pPr>
    </w:p>
    <w:p w14:paraId="0757D807" w14:textId="77777777" w:rsidR="008511E1" w:rsidRDefault="008511E1">
      <w:pPr>
        <w:rPr>
          <w:ins w:id="104" w:author="Nick Bernal" w:date="2026-08-03T22:18:00Z" w16du:dateUtc="2026-08-04T02:18:00Z"/>
        </w:rPr>
      </w:pPr>
    </w:p>
    <w:p w14:paraId="3DC3C318" w14:textId="77777777" w:rsidR="008511E1" w:rsidRDefault="008511E1">
      <w:pPr>
        <w:rPr>
          <w:ins w:id="105" w:author="Nick Bernal" w:date="2026-08-03T22:18:00Z" w16du:dateUtc="2026-08-04T02:18:00Z"/>
        </w:rPr>
      </w:pPr>
    </w:p>
    <w:p w14:paraId="652E338C" w14:textId="77777777" w:rsidR="008511E1" w:rsidRDefault="008511E1">
      <w:pPr>
        <w:rPr>
          <w:ins w:id="106" w:author="Nick Bernal" w:date="2026-08-03T22:18:00Z" w16du:dateUtc="2026-08-04T02:18:00Z"/>
        </w:rPr>
      </w:pPr>
    </w:p>
    <w:p w14:paraId="1A7CBE29" w14:textId="77777777" w:rsidR="008511E1" w:rsidRDefault="008511E1">
      <w:pPr>
        <w:rPr>
          <w:ins w:id="107" w:author="Nick Bernal" w:date="2026-08-03T22:18:00Z" w16du:dateUtc="2026-08-04T02:18:00Z"/>
        </w:rPr>
      </w:pPr>
    </w:p>
    <w:p w14:paraId="58C91666" w14:textId="77777777" w:rsidR="00152737" w:rsidRPr="00707476" w:rsidRDefault="008511E1" w:rsidP="00152737">
      <w:pPr>
        <w:rPr>
          <w:del w:id="108" w:author="Nick Bernal" w:date="2026-08-03T22:18:00Z" w16du:dateUtc="2026-08-04T02:18:00Z"/>
          <w:rFonts w:ascii="Arial" w:hAnsi="Arial" w:cs="Arial"/>
          <w:sz w:val="32"/>
          <w:szCs w:val="32"/>
        </w:rPr>
      </w:pPr>
      <w:ins w:id="109" w:author="Nick Bernal" w:date="2026-08-03T22:18:00Z" w16du:dateUtc="2026-08-04T02:18:00Z">
        <w:r>
          <w:t>Third page</w:t>
        </w:r>
      </w:ins>
      <w:del w:id="110" w:author="Nick Bernal" w:date="2026-08-03T22:18:00Z" w16du:dateUtc="2026-08-04T02:18:00Z">
        <w:r w:rsidR="00152737" w:rsidRPr="00707476">
          <w:rPr>
            <w:rFonts w:ascii="Arial" w:hAnsi="Arial" w:cs="Arial"/>
            <w:sz w:val="32"/>
            <w:szCs w:val="32"/>
          </w:rPr>
          <w:delText>This is a document with:</w:delText>
        </w:r>
      </w:del>
    </w:p>
    <w:p w14:paraId="356D25C4" w14:textId="77777777" w:rsidR="00152737" w:rsidRPr="00707476" w:rsidRDefault="00152737" w:rsidP="00152737">
      <w:pPr>
        <w:pStyle w:val="ListParagraph"/>
        <w:numPr>
          <w:ilvl w:val="0"/>
          <w:numId w:val="1"/>
        </w:numPr>
        <w:rPr>
          <w:del w:id="111" w:author="Nick Bernal" w:date="2026-08-03T22:18:00Z" w16du:dateUtc="2026-08-04T02:18:00Z"/>
          <w:rFonts w:cs="Arial"/>
          <w:sz w:val="32"/>
          <w:szCs w:val="32"/>
        </w:rPr>
      </w:pPr>
      <w:del w:id="112" w:author="Nick Bernal" w:date="2026-08-03T22:18:00Z" w16du:dateUtc="2026-08-04T02:18:00Z">
        <w:r w:rsidRPr="00707476">
          <w:rPr>
            <w:rFonts w:cs="Arial"/>
            <w:sz w:val="32"/>
            <w:szCs w:val="32"/>
          </w:rPr>
          <w:delText>normal headers and footers defined</w:delText>
        </w:r>
        <w:r>
          <w:rPr>
            <w:rFonts w:cs="Arial"/>
            <w:sz w:val="32"/>
            <w:szCs w:val="32"/>
          </w:rPr>
          <w:delText xml:space="preserve"> - ON</w:delText>
        </w:r>
      </w:del>
    </w:p>
    <w:p w14:paraId="374E9A75" w14:textId="3D0EB384" w:rsidR="00152737" w:rsidRPr="00707476" w:rsidRDefault="00152737" w:rsidP="00152737">
      <w:pPr>
        <w:pStyle w:val="ListParagraph"/>
        <w:numPr>
          <w:ilvl w:val="0"/>
          <w:numId w:val="1"/>
        </w:numPr>
        <w:rPr>
          <w:del w:id="113" w:author="Nick Bernal" w:date="2026-08-03T22:18:00Z" w16du:dateUtc="2026-08-04T02:18:00Z"/>
          <w:rFonts w:cs="Arial"/>
          <w:sz w:val="32"/>
          <w:szCs w:val="32"/>
        </w:rPr>
      </w:pPr>
      <w:del w:id="114" w:author="Nick Bernal" w:date="2026-08-03T22:18:00Z" w16du:dateUtc="2026-08-04T02:18:00Z">
        <w:r w:rsidRPr="00707476">
          <w:rPr>
            <w:rFonts w:cs="Arial"/>
            <w:sz w:val="32"/>
            <w:szCs w:val="32"/>
          </w:rPr>
          <w:delText xml:space="preserve">odd/even headers and footers </w:delText>
        </w:r>
        <w:r>
          <w:rPr>
            <w:rFonts w:cs="Arial"/>
            <w:sz w:val="32"/>
            <w:szCs w:val="32"/>
          </w:rPr>
          <w:delText xml:space="preserve">NOT </w:delText>
        </w:r>
        <w:r w:rsidRPr="00707476">
          <w:rPr>
            <w:rFonts w:cs="Arial"/>
            <w:sz w:val="32"/>
            <w:szCs w:val="32"/>
          </w:rPr>
          <w:delText>defined</w:delText>
        </w:r>
      </w:del>
    </w:p>
    <w:p w14:paraId="5D885491" w14:textId="232AA19D" w:rsidR="00152737" w:rsidRPr="00707476" w:rsidRDefault="00152737" w:rsidP="00152737">
      <w:pPr>
        <w:pStyle w:val="ListParagraph"/>
        <w:numPr>
          <w:ilvl w:val="0"/>
          <w:numId w:val="1"/>
        </w:numPr>
        <w:rPr>
          <w:del w:id="115" w:author="Nick Bernal" w:date="2026-08-03T22:18:00Z" w16du:dateUtc="2026-08-04T02:18:00Z"/>
          <w:rFonts w:cs="Arial"/>
          <w:sz w:val="32"/>
          <w:szCs w:val="32"/>
        </w:rPr>
      </w:pPr>
      <w:del w:id="116" w:author="Nick Bernal" w:date="2026-08-03T22:18:00Z" w16du:dateUtc="2026-08-04T02:18:00Z">
        <w:r w:rsidRPr="00707476">
          <w:rPr>
            <w:rFonts w:cs="Arial"/>
            <w:sz w:val="32"/>
            <w:szCs w:val="32"/>
          </w:rPr>
          <w:delText xml:space="preserve">first page header and footer </w:delText>
        </w:r>
        <w:r>
          <w:rPr>
            <w:rFonts w:cs="Arial"/>
            <w:sz w:val="32"/>
            <w:szCs w:val="32"/>
          </w:rPr>
          <w:delText xml:space="preserve">NOT </w:delText>
        </w:r>
        <w:r w:rsidRPr="00707476">
          <w:rPr>
            <w:rFonts w:cs="Arial"/>
            <w:sz w:val="32"/>
            <w:szCs w:val="32"/>
          </w:rPr>
          <w:delText>defined</w:delText>
        </w:r>
      </w:del>
    </w:p>
    <w:p w14:paraId="2B412BFF" w14:textId="77777777" w:rsidR="004F01DB" w:rsidRDefault="004F01DB">
      <w:pPr>
        <w:rPr>
          <w:del w:id="117" w:author="Nick Bernal" w:date="2026-08-03T22:18:00Z" w16du:dateUtc="2026-08-04T02:18:00Z"/>
        </w:rPr>
      </w:pPr>
    </w:p>
    <w:p w14:paraId="00CD8ECF" w14:textId="77777777" w:rsidR="004F01DB" w:rsidRDefault="004F01DB" w:rsidP="004F01DB">
      <w:pPr>
        <w:rPr>
          <w:del w:id="118" w:author="Nick Bernal" w:date="2026-08-03T22:18:00Z" w16du:dateUtc="2026-08-04T02:18:00Z"/>
        </w:rPr>
      </w:pPr>
      <w:del w:id="119" w:author="Nick Bernal" w:date="2026-08-03T22:18:00Z" w16du:dateUtc="2026-08-04T02:18: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120" w:author="Nick Bernal" w:date="2026-08-03T22:18:00Z" w16du:dateUtc="2026-08-04T02:18:00Z"/>
        </w:rPr>
      </w:pPr>
    </w:p>
    <w:p w14:paraId="494BBA49" w14:textId="77777777" w:rsidR="004F01DB" w:rsidRDefault="004F01DB" w:rsidP="004F01DB">
      <w:pPr>
        <w:rPr>
          <w:del w:id="121" w:author="Nick Bernal" w:date="2026-08-03T22:18:00Z" w16du:dateUtc="2026-08-04T02:18:00Z"/>
        </w:rPr>
      </w:pPr>
      <w:del w:id="122" w:author="Nick Bernal" w:date="2026-08-03T22:18:00Z" w16du:dateUtc="2026-08-04T02:18: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123" w:author="Nick Bernal" w:date="2026-08-03T22:18:00Z" w16du:dateUtc="2026-08-04T02:18:00Z"/>
        </w:rPr>
      </w:pPr>
    </w:p>
    <w:p w14:paraId="33853DFC" w14:textId="77777777" w:rsidR="004F01DB" w:rsidRDefault="004F01DB" w:rsidP="004F01DB">
      <w:pPr>
        <w:rPr>
          <w:del w:id="124" w:author="Nick Bernal" w:date="2026-08-03T22:18:00Z" w16du:dateUtc="2026-08-04T02:18:00Z"/>
        </w:rPr>
      </w:pPr>
      <w:del w:id="125" w:author="Nick Bernal" w:date="2026-08-03T22:18:00Z" w16du:dateUtc="2026-08-04T02:18: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126" w:author="Nick Bernal" w:date="2026-08-03T22:18:00Z" w16du:dateUtc="2026-08-04T02:18:00Z"/>
        </w:rPr>
      </w:pPr>
    </w:p>
    <w:p w14:paraId="54785561" w14:textId="77777777" w:rsidR="004F01DB" w:rsidRDefault="004F01DB" w:rsidP="004F01DB">
      <w:pPr>
        <w:rPr>
          <w:del w:id="127" w:author="Nick Bernal" w:date="2026-08-03T22:18:00Z" w16du:dateUtc="2026-08-04T02:18:00Z"/>
        </w:rPr>
      </w:pPr>
      <w:del w:id="128" w:author="Nick Bernal" w:date="2026-08-03T22:18:00Z" w16du:dateUtc="2026-08-04T02:18: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129" w:author="Nick Bernal" w:date="2026-08-03T22:18:00Z" w16du:dateUtc="2026-08-04T02:18:00Z"/>
        </w:rPr>
      </w:pPr>
    </w:p>
    <w:p w14:paraId="17A313F1" w14:textId="77777777" w:rsidR="004F01DB" w:rsidRDefault="004F01DB" w:rsidP="004F01DB">
      <w:pPr>
        <w:rPr>
          <w:del w:id="130" w:author="Nick Bernal" w:date="2026-08-03T22:18:00Z" w16du:dateUtc="2026-08-04T02:18:00Z"/>
        </w:rPr>
      </w:pPr>
      <w:del w:id="131" w:author="Nick Bernal" w:date="2026-08-03T22:18:00Z" w16du:dateUtc="2026-08-04T02:18: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132" w:author="Nick Bernal" w:date="2026-08-03T22:18:00Z" w16du:dateUtc="2026-08-04T02:18:00Z"/>
        </w:rPr>
      </w:pPr>
    </w:p>
    <w:p w14:paraId="5E75D878" w14:textId="77777777" w:rsidR="004F01DB" w:rsidRDefault="004F01DB" w:rsidP="004F01DB">
      <w:pPr>
        <w:rPr>
          <w:del w:id="133" w:author="Nick Bernal" w:date="2026-08-03T22:18:00Z" w16du:dateUtc="2026-08-04T02:18:00Z"/>
        </w:rPr>
      </w:pPr>
      <w:del w:id="134" w:author="Nick Bernal" w:date="2026-08-03T22:18:00Z" w16du:dateUtc="2026-08-04T02:18: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135" w:author="Nick Bernal" w:date="2026-08-03T22:18:00Z" w16du:dateUtc="2026-08-04T02:18:00Z"/>
        </w:rPr>
      </w:pPr>
    </w:p>
    <w:p w14:paraId="5D8B5A5F" w14:textId="77777777" w:rsidR="004F01DB" w:rsidRDefault="004F01DB" w:rsidP="004F01DB">
      <w:pPr>
        <w:rPr>
          <w:del w:id="136" w:author="Nick Bernal" w:date="2026-08-03T22:18:00Z" w16du:dateUtc="2026-08-04T02:18:00Z"/>
        </w:rPr>
      </w:pPr>
      <w:del w:id="137" w:author="Nick Bernal" w:date="2026-08-03T22:18:00Z" w16du:dateUtc="2026-08-04T02:18: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138" w:author="Nick Bernal" w:date="2026-08-03T22:18:00Z" w16du:dateUtc="2026-08-04T02:18:00Z"/>
        </w:rPr>
      </w:pPr>
    </w:p>
    <w:p w14:paraId="760D93F7" w14:textId="77777777" w:rsidR="004F01DB" w:rsidRDefault="004F01DB" w:rsidP="004F01DB">
      <w:pPr>
        <w:rPr>
          <w:del w:id="139" w:author="Nick Bernal" w:date="2026-08-03T22:18:00Z" w16du:dateUtc="2026-08-04T02:18:00Z"/>
        </w:rPr>
      </w:pPr>
      <w:del w:id="140" w:author="Nick Bernal" w:date="2026-08-03T22:18:00Z" w16du:dateUtc="2026-08-04T02:18: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141" w:author="Nick Bernal" w:date="2026-08-03T22:18:00Z" w16du:dateUtc="2026-08-04T02:18:00Z"/>
        </w:rPr>
      </w:pPr>
    </w:p>
    <w:p w14:paraId="489ECB5E" w14:textId="77777777" w:rsidR="004F01DB" w:rsidRDefault="004F01DB" w:rsidP="004F01DB">
      <w:pPr>
        <w:rPr>
          <w:del w:id="142" w:author="Nick Bernal" w:date="2026-08-03T22:18:00Z" w16du:dateUtc="2026-08-04T02:18:00Z"/>
        </w:rPr>
      </w:pPr>
      <w:del w:id="143" w:author="Nick Bernal" w:date="2026-08-03T22:18:00Z" w16du:dateUtc="2026-08-04T02:18: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144" w:author="Nick Bernal" w:date="2026-08-03T22:18:00Z" w16du:dateUtc="2026-08-04T02:18:00Z"/>
        </w:rPr>
      </w:pPr>
    </w:p>
    <w:p w14:paraId="2B498E55" w14:textId="77777777" w:rsidR="004F01DB" w:rsidRDefault="004F01DB" w:rsidP="004F01DB">
      <w:pPr>
        <w:rPr>
          <w:del w:id="145" w:author="Nick Bernal" w:date="2026-08-03T22:18:00Z" w16du:dateUtc="2026-08-04T02:18:00Z"/>
        </w:rPr>
      </w:pPr>
      <w:del w:id="146" w:author="Nick Bernal" w:date="2026-08-03T22:18:00Z" w16du:dateUtc="2026-08-04T02:18: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147" w:author="Nick Bernal" w:date="2026-08-03T22:18:00Z" w16du:dateUtc="2026-08-04T02:18:00Z"/>
        </w:rPr>
      </w:pPr>
    </w:p>
    <w:p w14:paraId="7BFDE422" w14:textId="77777777" w:rsidR="004F01DB" w:rsidRDefault="004F01DB" w:rsidP="004F01DB">
      <w:pPr>
        <w:rPr>
          <w:del w:id="148" w:author="Nick Bernal" w:date="2026-08-03T22:18:00Z" w16du:dateUtc="2026-08-04T02:18:00Z"/>
        </w:rPr>
      </w:pPr>
      <w:del w:id="149" w:author="Nick Bernal" w:date="2026-08-03T22:18:00Z" w16du:dateUtc="2026-08-04T02:18: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150" w:author="Nick Bernal" w:date="2026-08-03T22:18:00Z" w16du:dateUtc="2026-08-04T02:18:00Z"/>
        </w:rPr>
      </w:pPr>
    </w:p>
    <w:p w14:paraId="07EB1598" w14:textId="77777777" w:rsidR="004F01DB" w:rsidRDefault="004F01DB" w:rsidP="004F01DB">
      <w:pPr>
        <w:rPr>
          <w:del w:id="151" w:author="Nick Bernal" w:date="2026-08-03T22:18:00Z" w16du:dateUtc="2026-08-04T02:18:00Z"/>
        </w:rPr>
      </w:pPr>
      <w:del w:id="152" w:author="Nick Bernal" w:date="2026-08-03T22:18:00Z" w16du:dateUtc="2026-08-04T02:18: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153" w:author="Nick Bernal" w:date="2026-08-03T22:18:00Z" w16du:dateUtc="2026-08-04T02:18:00Z"/>
        </w:rPr>
      </w:pPr>
    </w:p>
    <w:p w14:paraId="3971476F" w14:textId="2E7193DC" w:rsidR="004F01DB" w:rsidRDefault="004F01DB" w:rsidP="004F01DB">
      <w:pPr>
        <w:rPr>
          <w:del w:id="154" w:author="Nick Bernal" w:date="2026-08-03T22:18:00Z" w16du:dateUtc="2026-08-04T02:18:00Z"/>
        </w:rPr>
      </w:pPr>
      <w:del w:id="155" w:author="Nick Bernal" w:date="2026-08-03T22:18:00Z" w16du:dateUtc="2026-08-04T02:18: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156" w:author="Nick Bernal" w:date="2026-08-03T22:18:00Z" w16du:dateUtc="2026-08-04T02:18:00Z"/>
        </w:rPr>
      </w:pPr>
    </w:p>
    <w:p w14:paraId="7C18433F" w14:textId="77777777" w:rsidR="004F01DB" w:rsidRDefault="004F01DB" w:rsidP="004F01DB">
      <w:pPr>
        <w:rPr>
          <w:del w:id="157" w:author="Nick Bernal" w:date="2026-08-03T22:18:00Z" w16du:dateUtc="2026-08-04T02:18:00Z"/>
        </w:rPr>
      </w:pPr>
      <w:del w:id="158" w:author="Nick Bernal" w:date="2026-08-03T22:18:00Z" w16du:dateUtc="2026-08-04T02:18: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159" w:author="Nick Bernal" w:date="2026-08-03T22:18:00Z" w16du:dateUtc="2026-08-04T02:18:00Z"/>
        </w:rPr>
      </w:pPr>
    </w:p>
    <w:p w14:paraId="196D4F8A" w14:textId="77777777" w:rsidR="004F01DB" w:rsidRDefault="004F01DB" w:rsidP="004F01DB">
      <w:pPr>
        <w:rPr>
          <w:del w:id="160" w:author="Nick Bernal" w:date="2026-08-03T22:18:00Z" w16du:dateUtc="2026-08-04T02:18:00Z"/>
        </w:rPr>
      </w:pPr>
      <w:del w:id="161" w:author="Nick Bernal" w:date="2026-08-03T22:18:00Z" w16du:dateUtc="2026-08-04T02:18: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162" w:author="Nick Bernal" w:date="2026-08-03T22:18:00Z" w16du:dateUtc="2026-08-04T02:18:00Z"/>
        </w:rPr>
      </w:pPr>
    </w:p>
    <w:p w14:paraId="0948AE63" w14:textId="77777777" w:rsidR="004F01DB" w:rsidRDefault="004F01DB" w:rsidP="004F01DB">
      <w:pPr>
        <w:rPr>
          <w:del w:id="163" w:author="Nick Bernal" w:date="2026-08-03T22:18:00Z" w16du:dateUtc="2026-08-04T02:18:00Z"/>
        </w:rPr>
      </w:pPr>
      <w:del w:id="164" w:author="Nick Bernal" w:date="2026-08-03T22:18:00Z" w16du:dateUtc="2026-08-04T02:18: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165" w:author="Nick Bernal" w:date="2026-08-03T22:18:00Z" w16du:dateUtc="2026-08-04T02:18:00Z"/>
        </w:rPr>
      </w:pPr>
    </w:p>
    <w:p w14:paraId="4DCD514D" w14:textId="77777777" w:rsidR="004F01DB" w:rsidRDefault="004F01DB" w:rsidP="004F01DB">
      <w:pPr>
        <w:rPr>
          <w:del w:id="166" w:author="Nick Bernal" w:date="2026-08-03T22:18:00Z" w16du:dateUtc="2026-08-04T02:18:00Z"/>
        </w:rPr>
      </w:pPr>
      <w:del w:id="167" w:author="Nick Bernal" w:date="2026-08-03T22:18:00Z" w16du:dateUtc="2026-08-04T02:18: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168" w:author="Nick Bernal" w:date="2026-08-03T22:18:00Z" w16du:dateUtc="2026-08-04T02:18:00Z"/>
        </w:rPr>
      </w:pPr>
    </w:p>
    <w:p w14:paraId="2D455B85" w14:textId="77777777" w:rsidR="004F01DB" w:rsidRDefault="004F01DB" w:rsidP="004F01DB">
      <w:pPr>
        <w:rPr>
          <w:del w:id="169" w:author="Nick Bernal" w:date="2026-08-03T22:18:00Z" w16du:dateUtc="2026-08-04T02:18:00Z"/>
        </w:rPr>
      </w:pPr>
      <w:del w:id="170" w:author="Nick Bernal" w:date="2026-08-03T22:18:00Z" w16du:dateUtc="2026-08-04T02:18: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171" w:author="Nick Bernal" w:date="2026-08-03T22:18:00Z" w16du:dateUtc="2026-08-04T02:18:00Z"/>
        </w:rPr>
      </w:pPr>
    </w:p>
    <w:p w14:paraId="741EBB70" w14:textId="77777777" w:rsidR="004F01DB" w:rsidRDefault="004F01DB" w:rsidP="004F01DB">
      <w:pPr>
        <w:rPr>
          <w:del w:id="172" w:author="Nick Bernal" w:date="2026-08-03T22:18:00Z" w16du:dateUtc="2026-08-04T02:18:00Z"/>
        </w:rPr>
      </w:pPr>
      <w:del w:id="173" w:author="Nick Bernal" w:date="2026-08-03T22:18:00Z" w16du:dateUtc="2026-08-04T02:18: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174" w:author="Nick Bernal" w:date="2026-08-03T22:18:00Z" w16du:dateUtc="2026-08-04T02:18:00Z"/>
        </w:rPr>
      </w:pPr>
    </w:p>
    <w:p w14:paraId="4233D3C0" w14:textId="77777777" w:rsidR="004F01DB" w:rsidRDefault="004F01DB" w:rsidP="004F01DB">
      <w:pPr>
        <w:rPr>
          <w:del w:id="175" w:author="Nick Bernal" w:date="2026-08-03T22:18:00Z" w16du:dateUtc="2026-08-04T02:18:00Z"/>
        </w:rPr>
      </w:pPr>
      <w:del w:id="176" w:author="Nick Bernal" w:date="2026-08-03T22:18:00Z" w16du:dateUtc="2026-08-04T02:18: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177" w:author="Nick Bernal" w:date="2026-08-03T22:18:00Z" w16du:dateUtc="2026-08-04T02:18:00Z"/>
        </w:rPr>
      </w:pPr>
    </w:p>
    <w:p w14:paraId="509908EF" w14:textId="77777777" w:rsidR="004F01DB" w:rsidRDefault="004F01DB" w:rsidP="004F01DB">
      <w:pPr>
        <w:rPr>
          <w:del w:id="178" w:author="Nick Bernal" w:date="2026-08-03T22:18:00Z" w16du:dateUtc="2026-08-04T02:18:00Z"/>
        </w:rPr>
      </w:pPr>
      <w:del w:id="179" w:author="Nick Bernal" w:date="2026-08-03T22:18:00Z" w16du:dateUtc="2026-08-04T02:18: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180" w:author="Nick Bernal" w:date="2026-08-03T22:18:00Z" w16du:dateUtc="2026-08-04T02:18:00Z"/>
        </w:rPr>
      </w:pPr>
    </w:p>
    <w:p w14:paraId="6FF4375E" w14:textId="77777777" w:rsidR="004F01DB" w:rsidRDefault="004F01DB" w:rsidP="004F01DB">
      <w:pPr>
        <w:rPr>
          <w:del w:id="181" w:author="Nick Bernal" w:date="2026-08-03T22:18:00Z" w16du:dateUtc="2026-08-04T02:18:00Z"/>
        </w:rPr>
      </w:pPr>
      <w:del w:id="182" w:author="Nick Bernal" w:date="2026-08-03T22:18:00Z" w16du:dateUtc="2026-08-04T02:18: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183" w:author="Nick Bernal" w:date="2026-08-03T22:18:00Z" w16du:dateUtc="2026-08-04T02:18:00Z"/>
        </w:rPr>
      </w:pPr>
    </w:p>
    <w:p w14:paraId="334235E1" w14:textId="77777777" w:rsidR="004F01DB" w:rsidRDefault="004F01DB" w:rsidP="004F01DB">
      <w:pPr>
        <w:rPr>
          <w:del w:id="184" w:author="Nick Bernal" w:date="2026-08-03T22:18:00Z" w16du:dateUtc="2026-08-04T02:18:00Z"/>
        </w:rPr>
      </w:pPr>
      <w:del w:id="185" w:author="Nick Bernal" w:date="2026-08-03T22:18:00Z" w16du:dateUtc="2026-08-04T02:18: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86" w:author="Nick Bernal" w:date="2026-08-03T22:18:00Z" w16du:dateUtc="2026-08-04T02:18:00Z"/>
        </w:rPr>
      </w:pPr>
    </w:p>
    <w:p w14:paraId="0FBEA8CB" w14:textId="77777777" w:rsidR="004F01DB" w:rsidRDefault="004F01DB" w:rsidP="004F01DB">
      <w:pPr>
        <w:rPr>
          <w:del w:id="187" w:author="Nick Bernal" w:date="2026-08-03T22:18:00Z" w16du:dateUtc="2026-08-04T02:18:00Z"/>
        </w:rPr>
      </w:pPr>
      <w:del w:id="188" w:author="Nick Bernal" w:date="2026-08-03T22:18:00Z" w16du:dateUtc="2026-08-04T02:18: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89" w:author="Nick Bernal" w:date="2026-08-03T22:18:00Z" w16du:dateUtc="2026-08-04T02:18:00Z"/>
        </w:rPr>
      </w:pPr>
    </w:p>
    <w:p w14:paraId="59AB8981" w14:textId="77777777" w:rsidR="004F01DB" w:rsidRDefault="004F01DB" w:rsidP="004F01DB">
      <w:pPr>
        <w:rPr>
          <w:del w:id="190" w:author="Nick Bernal" w:date="2026-08-03T22:18:00Z" w16du:dateUtc="2026-08-04T02:18:00Z"/>
        </w:rPr>
      </w:pPr>
      <w:del w:id="191" w:author="Nick Bernal" w:date="2026-08-03T22:18:00Z" w16du:dateUtc="2026-08-04T02:18: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92" w:author="Nick Bernal" w:date="2026-08-03T22:18:00Z" w16du:dateUtc="2026-08-04T02:18:00Z"/>
        </w:rPr>
      </w:pPr>
    </w:p>
    <w:p w14:paraId="0901CD5E" w14:textId="007FE68F" w:rsidR="004F01DB" w:rsidRDefault="004F01DB" w:rsidP="004F01DB">
      <w:pPr>
        <w:rPr>
          <w:del w:id="193" w:author="Nick Bernal" w:date="2026-08-03T22:18:00Z" w16du:dateUtc="2026-08-04T02:18:00Z"/>
        </w:rPr>
      </w:pPr>
      <w:del w:id="194" w:author="Nick Bernal" w:date="2026-08-03T22:18:00Z" w16du:dateUtc="2026-08-04T02:18: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95" w:author="Nick Bernal" w:date="2026-08-03T22:18:00Z" w16du:dateUtc="2026-08-04T02:18:00Z"/>
        </w:rPr>
      </w:pPr>
    </w:p>
    <w:p w14:paraId="32F3FB69" w14:textId="77777777" w:rsidR="004F01DB" w:rsidRDefault="004F01DB" w:rsidP="004F01DB">
      <w:pPr>
        <w:rPr>
          <w:del w:id="196" w:author="Nick Bernal" w:date="2026-08-03T22:18:00Z" w16du:dateUtc="2026-08-04T02:18:00Z"/>
        </w:rPr>
      </w:pPr>
      <w:del w:id="197" w:author="Nick Bernal" w:date="2026-08-03T22:18:00Z" w16du:dateUtc="2026-08-04T02:18: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98" w:author="Nick Bernal" w:date="2026-08-03T22:18:00Z" w16du:dateUtc="2026-08-04T02:18:00Z"/>
        </w:rPr>
      </w:pPr>
    </w:p>
    <w:p w14:paraId="1544DAC1" w14:textId="77777777" w:rsidR="004F01DB" w:rsidRDefault="004F01DB" w:rsidP="004F01DB">
      <w:pPr>
        <w:rPr>
          <w:del w:id="199" w:author="Nick Bernal" w:date="2026-08-03T22:18:00Z" w16du:dateUtc="2026-08-04T02:18:00Z"/>
        </w:rPr>
      </w:pPr>
      <w:del w:id="200" w:author="Nick Bernal" w:date="2026-08-03T22:18:00Z" w16du:dateUtc="2026-08-04T02:18: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201" w:author="Nick Bernal" w:date="2026-08-03T22:18:00Z" w16du:dateUtc="2026-08-04T02:18:00Z"/>
        </w:rPr>
      </w:pPr>
    </w:p>
    <w:p w14:paraId="559DF6DD" w14:textId="77777777" w:rsidR="004F01DB" w:rsidRDefault="004F01DB" w:rsidP="004F01DB">
      <w:pPr>
        <w:rPr>
          <w:del w:id="202" w:author="Nick Bernal" w:date="2026-08-03T22:18:00Z" w16du:dateUtc="2026-08-04T02:18:00Z"/>
        </w:rPr>
      </w:pPr>
      <w:del w:id="203" w:author="Nick Bernal" w:date="2026-08-03T22:18:00Z" w16du:dateUtc="2026-08-04T02:18: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204" w:author="Nick Bernal" w:date="2026-08-03T22:18:00Z" w16du:dateUtc="2026-08-04T02:18:00Z"/>
        </w:rPr>
      </w:pPr>
    </w:p>
    <w:p w14:paraId="2E054923" w14:textId="77777777" w:rsidR="004F01DB" w:rsidRDefault="004F01DB" w:rsidP="004F01DB">
      <w:pPr>
        <w:rPr>
          <w:del w:id="205" w:author="Nick Bernal" w:date="2026-08-03T22:18:00Z" w16du:dateUtc="2026-08-04T02:18:00Z"/>
        </w:rPr>
      </w:pPr>
      <w:del w:id="206" w:author="Nick Bernal" w:date="2026-08-03T22:18:00Z" w16du:dateUtc="2026-08-04T02:18: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207" w:author="Nick Bernal" w:date="2026-08-03T22:18:00Z" w16du:dateUtc="2026-08-04T02:18:00Z"/>
        </w:rPr>
      </w:pPr>
    </w:p>
    <w:p w14:paraId="1D566488" w14:textId="77777777" w:rsidR="004F01DB" w:rsidRDefault="004F01DB" w:rsidP="004F01DB">
      <w:pPr>
        <w:rPr>
          <w:del w:id="208" w:author="Nick Bernal" w:date="2026-08-03T22:18:00Z" w16du:dateUtc="2026-08-04T02:18:00Z"/>
        </w:rPr>
      </w:pPr>
      <w:del w:id="209" w:author="Nick Bernal" w:date="2026-08-03T22:18:00Z" w16du:dateUtc="2026-08-04T02:18: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210" w:author="Nick Bernal" w:date="2026-08-03T22:18:00Z" w16du:dateUtc="2026-08-04T02:18:00Z"/>
        </w:rPr>
      </w:pPr>
    </w:p>
    <w:p w14:paraId="4E7139A4" w14:textId="77777777" w:rsidR="004F01DB" w:rsidRDefault="004F01DB" w:rsidP="004F01DB">
      <w:pPr>
        <w:rPr>
          <w:del w:id="211" w:author="Nick Bernal" w:date="2026-08-03T22:18:00Z" w16du:dateUtc="2026-08-04T02:18:00Z"/>
        </w:rPr>
      </w:pPr>
      <w:del w:id="212" w:author="Nick Bernal" w:date="2026-08-03T22:18:00Z" w16du:dateUtc="2026-08-04T02:18: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213" w:author="Nick Bernal" w:date="2026-08-03T22:18:00Z" w16du:dateUtc="2026-08-04T02:18:00Z"/>
        </w:rPr>
      </w:pPr>
    </w:p>
    <w:p w14:paraId="3AA1D742" w14:textId="77777777" w:rsidR="004F01DB" w:rsidRDefault="004F01DB" w:rsidP="004F01DB">
      <w:pPr>
        <w:rPr>
          <w:del w:id="214" w:author="Nick Bernal" w:date="2026-08-03T22:18:00Z" w16du:dateUtc="2026-08-04T02:18:00Z"/>
        </w:rPr>
      </w:pPr>
      <w:del w:id="215" w:author="Nick Bernal" w:date="2026-08-03T22:18:00Z" w16du:dateUtc="2026-08-04T02:18: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216" w:author="Nick Bernal" w:date="2026-08-03T22:18:00Z" w16du:dateUtc="2026-08-04T02:18:00Z"/>
        </w:rPr>
      </w:pPr>
    </w:p>
    <w:p w14:paraId="41B0EB6F" w14:textId="77777777" w:rsidR="004F01DB" w:rsidRDefault="004F01DB" w:rsidP="004F01DB">
      <w:pPr>
        <w:rPr>
          <w:del w:id="217" w:author="Nick Bernal" w:date="2026-08-03T22:18:00Z" w16du:dateUtc="2026-08-04T02:18:00Z"/>
        </w:rPr>
      </w:pPr>
      <w:del w:id="218" w:author="Nick Bernal" w:date="2026-08-03T22:18:00Z" w16du:dateUtc="2026-08-04T02:18: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219" w:author="Nick Bernal" w:date="2026-08-03T22:18:00Z" w16du:dateUtc="2026-08-04T02:18:00Z"/>
        </w:rPr>
      </w:pPr>
    </w:p>
    <w:p w14:paraId="5914C8E6" w14:textId="77777777" w:rsidR="004F01DB" w:rsidRDefault="004F01DB" w:rsidP="004F01DB">
      <w:pPr>
        <w:rPr>
          <w:del w:id="220" w:author="Nick Bernal" w:date="2026-08-03T22:18:00Z" w16du:dateUtc="2026-08-04T02:18:00Z"/>
        </w:rPr>
      </w:pPr>
      <w:del w:id="221" w:author="Nick Bernal" w:date="2026-08-03T22:18:00Z" w16du:dateUtc="2026-08-04T02:18: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222" w:author="Nick Bernal" w:date="2026-08-03T22:18:00Z" w16du:dateUtc="2026-08-04T02:18:00Z"/>
        </w:rPr>
      </w:pPr>
    </w:p>
    <w:p w14:paraId="02962601" w14:textId="77777777" w:rsidR="004F01DB" w:rsidRDefault="004F01DB" w:rsidP="004F01DB">
      <w:pPr>
        <w:rPr>
          <w:del w:id="223" w:author="Nick Bernal" w:date="2026-08-03T22:18:00Z" w16du:dateUtc="2026-08-04T02:18:00Z"/>
        </w:rPr>
      </w:pPr>
      <w:del w:id="224" w:author="Nick Bernal" w:date="2026-08-03T22:18:00Z" w16du:dateUtc="2026-08-04T02:18: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225" w:author="Nick Bernal" w:date="2026-08-03T22:18:00Z" w16du:dateUtc="2026-08-04T02:18:00Z"/>
        </w:rPr>
      </w:pPr>
    </w:p>
    <w:p w14:paraId="141F27DA" w14:textId="77777777" w:rsidR="004F01DB" w:rsidRDefault="004F01DB" w:rsidP="004F01DB">
      <w:pPr>
        <w:rPr>
          <w:del w:id="226" w:author="Nick Bernal" w:date="2026-08-03T22:18:00Z" w16du:dateUtc="2026-08-04T02:18:00Z"/>
        </w:rPr>
      </w:pPr>
      <w:del w:id="227" w:author="Nick Bernal" w:date="2026-08-03T22:18:00Z" w16du:dateUtc="2026-08-04T02:18: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228" w:author="Nick Bernal" w:date="2026-08-03T22:18:00Z" w16du:dateUtc="2026-08-04T02:18:00Z"/>
        </w:rPr>
      </w:pPr>
    </w:p>
    <w:p w14:paraId="1AF34760" w14:textId="77777777" w:rsidR="004F01DB" w:rsidRDefault="004F01DB" w:rsidP="004F01DB">
      <w:pPr>
        <w:rPr>
          <w:del w:id="229" w:author="Nick Bernal" w:date="2026-08-03T22:18:00Z" w16du:dateUtc="2026-08-04T02:18:00Z"/>
        </w:rPr>
      </w:pPr>
      <w:del w:id="230" w:author="Nick Bernal" w:date="2026-08-03T22:18:00Z" w16du:dateUtc="2026-08-04T02:18: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231" w:author="Nick Bernal" w:date="2026-08-03T22:18:00Z" w16du:dateUtc="2026-08-04T02:18:00Z"/>
        </w:rPr>
      </w:pPr>
    </w:p>
    <w:p w14:paraId="0A20D19C" w14:textId="395D8BF1" w:rsidR="004F01DB" w:rsidRDefault="004F01DB" w:rsidP="004F01DB">
      <w:pPr>
        <w:rPr>
          <w:del w:id="232" w:author="Nick Bernal" w:date="2026-08-03T22:18:00Z" w16du:dateUtc="2026-08-04T02:18:00Z"/>
        </w:rPr>
      </w:pPr>
      <w:del w:id="233" w:author="Nick Bernal" w:date="2026-08-03T22:18:00Z" w16du:dateUtc="2026-08-04T02:18: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234" w:author="Nick Bernal" w:date="2026-08-03T22:18:00Z" w16du:dateUtc="2026-08-04T02:18:00Z"/>
        </w:rPr>
      </w:pPr>
    </w:p>
    <w:p w14:paraId="6103222C" w14:textId="77777777" w:rsidR="004F01DB" w:rsidRDefault="004F01DB" w:rsidP="004F01DB">
      <w:pPr>
        <w:rPr>
          <w:del w:id="235" w:author="Nick Bernal" w:date="2026-08-03T22:18:00Z" w16du:dateUtc="2026-08-04T02:18:00Z"/>
        </w:rPr>
      </w:pPr>
      <w:del w:id="236" w:author="Nick Bernal" w:date="2026-08-03T22:18:00Z" w16du:dateUtc="2026-08-04T02:18: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237" w:author="Nick Bernal" w:date="2026-08-03T22:18:00Z" w16du:dateUtc="2026-08-04T02:18:00Z"/>
        </w:rPr>
      </w:pPr>
    </w:p>
    <w:p w14:paraId="324F38C0" w14:textId="77777777" w:rsidR="004F01DB" w:rsidRDefault="004F01DB" w:rsidP="004F01DB">
      <w:pPr>
        <w:rPr>
          <w:del w:id="238" w:author="Nick Bernal" w:date="2026-08-03T22:18:00Z" w16du:dateUtc="2026-08-04T02:18:00Z"/>
        </w:rPr>
      </w:pPr>
      <w:del w:id="239" w:author="Nick Bernal" w:date="2026-08-03T22:18:00Z" w16du:dateUtc="2026-08-04T02:18: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240" w:author="Nick Bernal" w:date="2026-08-03T22:18:00Z" w16du:dateUtc="2026-08-04T02:18:00Z"/>
        </w:rPr>
      </w:pPr>
    </w:p>
    <w:p w14:paraId="696D4449" w14:textId="77777777" w:rsidR="004F01DB" w:rsidRDefault="004F01DB" w:rsidP="004F01DB">
      <w:pPr>
        <w:rPr>
          <w:del w:id="241" w:author="Nick Bernal" w:date="2026-08-03T22:18:00Z" w16du:dateUtc="2026-08-04T02:18:00Z"/>
        </w:rPr>
      </w:pPr>
      <w:del w:id="242" w:author="Nick Bernal" w:date="2026-08-03T22:18:00Z" w16du:dateUtc="2026-08-04T02:18: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243" w:author="Nick Bernal" w:date="2026-08-03T22:18:00Z" w16du:dateUtc="2026-08-04T02:18:00Z"/>
        </w:rPr>
      </w:pPr>
    </w:p>
    <w:p w14:paraId="2DDDE5DD" w14:textId="77777777" w:rsidR="004F01DB" w:rsidRDefault="004F01DB" w:rsidP="004F01DB">
      <w:pPr>
        <w:rPr>
          <w:del w:id="244" w:author="Nick Bernal" w:date="2026-08-03T22:18:00Z" w16du:dateUtc="2026-08-04T02:18:00Z"/>
        </w:rPr>
      </w:pPr>
      <w:del w:id="245" w:author="Nick Bernal" w:date="2026-08-03T22:18:00Z" w16du:dateUtc="2026-08-04T02:18: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246" w:author="Nick Bernal" w:date="2026-08-03T22:18:00Z" w16du:dateUtc="2026-08-04T02:18:00Z"/>
        </w:rPr>
      </w:pPr>
    </w:p>
    <w:p w14:paraId="7CA81043" w14:textId="77777777" w:rsidR="004F01DB" w:rsidRDefault="004F01DB" w:rsidP="004F01DB">
      <w:pPr>
        <w:rPr>
          <w:del w:id="247" w:author="Nick Bernal" w:date="2026-08-03T22:18:00Z" w16du:dateUtc="2026-08-04T02:18:00Z"/>
        </w:rPr>
      </w:pPr>
      <w:del w:id="248" w:author="Nick Bernal" w:date="2026-08-03T22:18:00Z" w16du:dateUtc="2026-08-04T02:18: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249" w:author="Nick Bernal" w:date="2026-08-03T22:18:00Z" w16du:dateUtc="2026-08-04T02:18:00Z"/>
        </w:rPr>
      </w:pPr>
    </w:p>
    <w:p w14:paraId="3F653367" w14:textId="77777777" w:rsidR="004F01DB" w:rsidRDefault="004F01DB" w:rsidP="004F01DB">
      <w:pPr>
        <w:rPr>
          <w:del w:id="250" w:author="Nick Bernal" w:date="2026-08-03T22:18:00Z" w16du:dateUtc="2026-08-04T02:18:00Z"/>
        </w:rPr>
      </w:pPr>
      <w:del w:id="251" w:author="Nick Bernal" w:date="2026-08-03T22:18:00Z" w16du:dateUtc="2026-08-04T02:18: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252" w:author="Nick Bernal" w:date="2026-08-03T22:18:00Z" w16du:dateUtc="2026-08-04T02:18:00Z"/>
        </w:rPr>
      </w:pPr>
    </w:p>
    <w:p w14:paraId="2FBFB7A0" w14:textId="77777777" w:rsidR="004F01DB" w:rsidRDefault="004F01DB" w:rsidP="004F01DB">
      <w:pPr>
        <w:rPr>
          <w:del w:id="253" w:author="Nick Bernal" w:date="2026-08-03T22:18:00Z" w16du:dateUtc="2026-08-04T02:18:00Z"/>
        </w:rPr>
      </w:pPr>
      <w:del w:id="254" w:author="Nick Bernal" w:date="2026-08-03T22:18:00Z" w16du:dateUtc="2026-08-04T02:18: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255" w:author="Nick Bernal" w:date="2026-08-03T22:18:00Z" w16du:dateUtc="2026-08-04T02:18:00Z"/>
        </w:rPr>
      </w:pPr>
    </w:p>
    <w:p w14:paraId="7F1050B3" w14:textId="77777777" w:rsidR="004F01DB" w:rsidRDefault="004F01DB" w:rsidP="004F01DB">
      <w:pPr>
        <w:rPr>
          <w:del w:id="256" w:author="Nick Bernal" w:date="2026-08-03T22:18:00Z" w16du:dateUtc="2026-08-04T02:18:00Z"/>
        </w:rPr>
      </w:pPr>
      <w:del w:id="257" w:author="Nick Bernal" w:date="2026-08-03T22:18:00Z" w16du:dateUtc="2026-08-04T02:18: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258" w:author="Nick Bernal" w:date="2026-08-03T22:18:00Z" w16du:dateUtc="2026-08-04T02:18:00Z"/>
        </w:rPr>
      </w:pPr>
    </w:p>
    <w:p w14:paraId="62FFE61C" w14:textId="77777777" w:rsidR="004F01DB" w:rsidRDefault="004F01DB" w:rsidP="004F01DB">
      <w:pPr>
        <w:rPr>
          <w:del w:id="259" w:author="Nick Bernal" w:date="2026-08-03T22:18:00Z" w16du:dateUtc="2026-08-04T02:18:00Z"/>
        </w:rPr>
      </w:pPr>
      <w:del w:id="260" w:author="Nick Bernal" w:date="2026-08-03T22:18:00Z" w16du:dateUtc="2026-08-04T02:18: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261" w:author="Nick Bernal" w:date="2026-08-03T22:18:00Z" w16du:dateUtc="2026-08-04T02:18:00Z"/>
        </w:rPr>
      </w:pPr>
    </w:p>
    <w:p w14:paraId="3C07BC82" w14:textId="77777777" w:rsidR="004F01DB" w:rsidRDefault="004F01DB" w:rsidP="004F01DB">
      <w:pPr>
        <w:rPr>
          <w:del w:id="262" w:author="Nick Bernal" w:date="2026-08-03T22:18:00Z" w16du:dateUtc="2026-08-04T02:18:00Z"/>
        </w:rPr>
      </w:pPr>
      <w:del w:id="263" w:author="Nick Bernal" w:date="2026-08-03T22:18:00Z" w16du:dateUtc="2026-08-04T02:18: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264" w:author="Nick Bernal" w:date="2026-08-03T22:18:00Z" w16du:dateUtc="2026-08-04T02:18:00Z"/>
        </w:rPr>
      </w:pPr>
    </w:p>
    <w:p w14:paraId="5F562ED2" w14:textId="77777777" w:rsidR="004F01DB" w:rsidRDefault="004F01DB" w:rsidP="004F01DB">
      <w:pPr>
        <w:rPr>
          <w:del w:id="265" w:author="Nick Bernal" w:date="2026-08-03T22:18:00Z" w16du:dateUtc="2026-08-04T02:18:00Z"/>
        </w:rPr>
      </w:pPr>
      <w:del w:id="266" w:author="Nick Bernal" w:date="2026-08-03T22:18:00Z" w16du:dateUtc="2026-08-04T02:18: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267" w:author="Nick Bernal" w:date="2026-08-03T22:18:00Z" w16du:dateUtc="2026-08-04T02:18:00Z"/>
        </w:rPr>
      </w:pPr>
    </w:p>
    <w:p w14:paraId="5AF4CBCA" w14:textId="77777777" w:rsidR="004F01DB" w:rsidRDefault="004F01DB" w:rsidP="004F01DB">
      <w:pPr>
        <w:rPr>
          <w:del w:id="268" w:author="Nick Bernal" w:date="2026-08-03T22:18:00Z" w16du:dateUtc="2026-08-04T02:18:00Z"/>
        </w:rPr>
      </w:pPr>
      <w:del w:id="269" w:author="Nick Bernal" w:date="2026-08-03T22:18:00Z" w16du:dateUtc="2026-08-04T02:18: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270" w:author="Nick Bernal" w:date="2026-08-03T22:18:00Z" w16du:dateUtc="2026-08-04T02:18:00Z"/>
        </w:rPr>
      </w:pPr>
    </w:p>
    <w:p w14:paraId="0AFA2C07" w14:textId="79F8DC0A" w:rsidR="004F01DB" w:rsidRDefault="004F01DB" w:rsidP="004F01DB">
      <w:pPr>
        <w:rPr>
          <w:del w:id="271" w:author="Nick Bernal" w:date="2026-08-03T22:18:00Z" w16du:dateUtc="2026-08-04T02:18:00Z"/>
        </w:rPr>
      </w:pPr>
      <w:del w:id="272" w:author="Nick Bernal" w:date="2026-08-03T22:18:00Z" w16du:dateUtc="2026-08-04T02:18: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273" w:author="Nick Bernal" w:date="2026-08-03T22:18:00Z" w16du:dateUtc="2026-08-04T02:18:00Z"/>
        </w:rPr>
      </w:pPr>
    </w:p>
    <w:p w14:paraId="435C6295" w14:textId="77777777" w:rsidR="004F01DB" w:rsidRDefault="004F01DB"/>
    <w:sectPr w:rsidR="004F01DB" w:rsidSect="008511E1">
      <w:headerReference w:type="even" r:id="rId7"/>
      <w:headerReference w:type="default" r:id="rId8"/>
      <w:footerReference w:type="even" r:id="rId9"/>
      <w:footerReference w:type="default" r:id="rId10"/>
      <w:headerReference w:type="first" r:id="rId11"/>
      <w:pgSz w:w="12240" w:h="15840"/>
      <w:pgMar w:top="1440" w:right="1440" w:bottom="1440" w:left="1440" w:header="720" w:footer="720" w:gutter="0"/>
      <w:cols w:space="720"/>
      <w:titlePg/>
      <w:docGrid w:linePitch="360"/>
      <w:sectPrChange w:id="293" w:author="Nick Bernal" w:date="2026-08-03T22:18:00Z" w16du:dateUtc="2026-08-04T02:18:00Z">
        <w:sectPr w:rsidR="004F01DB" w:rsidSect="008511E1">
          <w:pgMar w:top="1440" w:right="1440" w:bottom="1440" w:left="1440"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1575" w14:textId="77777777" w:rsidR="008061A3" w:rsidRDefault="008061A3" w:rsidP="004F01DB">
      <w:r>
        <w:separator/>
      </w:r>
    </w:p>
  </w:endnote>
  <w:endnote w:type="continuationSeparator" w:id="0">
    <w:p w14:paraId="268FD00D" w14:textId="77777777" w:rsidR="008061A3" w:rsidRDefault="008061A3"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notTrueType/>
    <w:pitch w:val="default"/>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3197D91F" w:rsidR="004F01DB" w:rsidRDefault="004F01DB" w:rsidP="00DB1E75">
        <w:pPr>
          <w:pStyle w:val="Footer"/>
          <w:framePr w:wrap="none" w:vAnchor="text" w:hAnchor="margin" w:y="1"/>
          <w:rPr>
            <w:rStyle w:val="PageNumber"/>
          </w:rPr>
        </w:pPr>
        <w:del w:id="286" w:author="Nick Bernal" w:date="2026-08-03T22:18:00Z" w16du:dateUtc="2026-08-04T02:18: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p>
    </w:sdtContent>
  </w:sdt>
  <w:p w14:paraId="7060B59D" w14:textId="77777777" w:rsidR="004F01DB" w:rsidRDefault="004F01DB">
    <w:pPr>
      <w:pStyle w:val="Footer"/>
      <w:pPrChange w:id="287" w:author="Nick Bernal" w:date="2026-08-03T22:18:00Z" w16du:dateUtc="2026-08-04T02:18:00Z">
        <w:pPr>
          <w:pStyle w:val="Footer"/>
          <w:ind w:firstLine="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88" w:author="Nick Bernal" w:date="2026-08-03T22:18:00Z" w16du:dateUtc="2026-08-04T02:18:00Z"/>
            <w:rStyle w:val="PageNumber"/>
          </w:rPr>
        </w:pPr>
        <w:del w:id="289" w:author="Nick Bernal" w:date="2026-08-03T22:18:00Z" w16du:dateUtc="2026-08-04T02:18: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5430119F" w:rsidR="004F01DB" w:rsidRDefault="004F01DB" w:rsidP="004F01DB">
    <w:pPr>
      <w:pStyle w:val="Header"/>
      <w:ind w:right="360" w:firstLine="360"/>
      <w:rPr>
        <w:del w:id="290" w:author="Nick Bernal" w:date="2026-08-03T22:18:00Z" w16du:dateUtc="2026-08-04T02:18:00Z"/>
      </w:rPr>
    </w:pPr>
    <w:del w:id="291" w:author="Nick Bernal" w:date="2026-08-03T22:18:00Z" w16du:dateUtc="2026-08-04T02:18:00Z">
      <w:r>
        <w:delText>Normal footer, page numbers at the left</w:delText>
      </w:r>
    </w:del>
  </w:p>
  <w:p w14:paraId="0C7BE5CC" w14:textId="77777777" w:rsidR="004F01DB" w:rsidRDefault="004F0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B73C3" w14:textId="77777777" w:rsidR="008061A3" w:rsidRDefault="008061A3" w:rsidP="004F01DB">
      <w:r>
        <w:separator/>
      </w:r>
    </w:p>
  </w:footnote>
  <w:footnote w:type="continuationSeparator" w:id="0">
    <w:p w14:paraId="76298C6A" w14:textId="77777777" w:rsidR="008061A3" w:rsidRDefault="008061A3"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3A2E" w14:textId="77777777" w:rsidR="008061A3" w:rsidRDefault="008511E1" w:rsidP="00DB1E75">
    <w:pPr>
      <w:pStyle w:val="Header"/>
      <w:framePr w:wrap="none" w:vAnchor="text" w:hAnchor="margin" w:xAlign="right" w:y="1"/>
      <w:rPr>
        <w:ins w:id="274" w:author="Nick Bernal" w:date="2026-08-03T22:18:00Z" w16du:dateUtc="2026-08-04T02:18:00Z"/>
        <w:rStyle w:val="PageNumber"/>
      </w:rPr>
    </w:pPr>
    <w:ins w:id="275" w:author="Nick Bernal" w:date="2026-08-03T22:18:00Z" w16du:dateUtc="2026-08-04T02:18:00Z">
      <w:r>
        <w:t>Second page header</w:t>
      </w:r>
    </w:ins>
  </w:p>
  <w:sdt>
    <w:sdtPr>
      <w:rPr>
        <w:rStyle w:val="PageNumber"/>
      </w:rPr>
      <w:id w:val="642929878"/>
      <w:docPartObj>
        <w:docPartGallery w:val="Page Numbers (Top of Page)"/>
        <w:docPartUnique/>
      </w:docPartObj>
    </w:sdtPr>
    <w:sdtEndPr>
      <w:rPr>
        <w:rStyle w:val="PageNumber"/>
      </w:rPr>
    </w:sdtEndPr>
    <w:sdtContent>
      <w:p w14:paraId="318B5C34" w14:textId="68240F20" w:rsidR="004F01DB" w:rsidRDefault="004F01DB" w:rsidP="00DB1E75">
        <w:pPr>
          <w:pStyle w:val="Header"/>
          <w:framePr w:wrap="none" w:vAnchor="text" w:hAnchor="margin" w:xAlign="right" w:y="1"/>
          <w:rPr>
            <w:rStyle w:val="PageNumber"/>
          </w:rPr>
        </w:pPr>
        <w:del w:id="276" w:author="Nick Bernal" w:date="2026-08-03T22:18:00Z" w16du:dateUtc="2026-08-04T02:18: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p>
    </w:sdtContent>
  </w:sdt>
  <w:p w14:paraId="50724051" w14:textId="77777777" w:rsidR="004F01DB" w:rsidRDefault="004F01DB">
    <w:pPr>
      <w:pStyle w:val="Header"/>
      <w:pPrChange w:id="277" w:author="Nick Bernal" w:date="2026-08-03T22:18:00Z" w16du:dateUtc="2026-08-04T02:18: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C01B" w14:textId="77777777" w:rsidR="008061A3" w:rsidRDefault="008511E1" w:rsidP="00DB1E75">
    <w:pPr>
      <w:pStyle w:val="Header"/>
      <w:framePr w:wrap="none" w:vAnchor="text" w:hAnchor="margin" w:xAlign="right" w:y="1"/>
      <w:rPr>
        <w:ins w:id="278" w:author="Nick Bernal" w:date="2026-08-03T22:18:00Z" w16du:dateUtc="2026-08-04T02:18:00Z"/>
        <w:rStyle w:val="PageNumber"/>
      </w:rPr>
    </w:pPr>
    <w:ins w:id="279" w:author="Nick Bernal" w:date="2026-08-03T22:18:00Z" w16du:dateUtc="2026-08-04T02:18:00Z">
      <w:r>
        <w:t>Third</w:t>
      </w:r>
    </w:ins>
  </w:p>
  <w:sdt>
    <w:sdtPr>
      <w:rPr>
        <w:rStyle w:val="PageNumber"/>
      </w:rPr>
      <w:id w:val="-1437587406"/>
      <w:docPartObj>
        <w:docPartGallery w:val="Page Numbers (Top of Page)"/>
        <w:docPartUnique/>
      </w:docPartObj>
    </w:sdtPr>
    <w:sdtEndPr>
      <w:rPr>
        <w:rStyle w:val="PageNumber"/>
      </w:rPr>
    </w:sdtEndPr>
    <w:sdtContent>
      <w:p w14:paraId="7830A194" w14:textId="2875E4B5" w:rsidR="004F01DB" w:rsidRDefault="004F01DB" w:rsidP="00DB1E75">
        <w:pPr>
          <w:pStyle w:val="Header"/>
          <w:framePr w:wrap="none" w:vAnchor="text" w:hAnchor="margin" w:xAlign="right" w:y="1"/>
          <w:rPr>
            <w:del w:id="280" w:author="Nick Bernal" w:date="2026-08-03T22:18:00Z" w16du:dateUtc="2026-08-04T02:18:00Z"/>
            <w:rStyle w:val="PageNumber"/>
          </w:rPr>
        </w:pPr>
        <w:del w:id="281" w:author="Nick Bernal" w:date="2026-08-03T22:18:00Z" w16du:dateUtc="2026-08-04T02:18: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BAC3F87" w:rsidR="004F01DB" w:rsidRDefault="004F01DB">
    <w:pPr>
      <w:pStyle w:val="Header"/>
      <w:pPrChange w:id="282" w:author="Nick Bernal" w:date="2026-08-03T22:18:00Z" w16du:dateUtc="2026-08-04T02:18:00Z">
        <w:pPr>
          <w:pStyle w:val="Header"/>
          <w:ind w:right="360"/>
        </w:pPr>
      </w:pPrChange>
    </w:pPr>
    <w:del w:id="283" w:author="Nick Bernal" w:date="2026-08-03T22:18:00Z" w16du:dateUtc="2026-08-04T02:18:00Z">
      <w:r>
        <w:delText>Normal header,</w:delText>
      </w:r>
    </w:del>
    <w:r>
      <w:t xml:space="preserve"> page </w:t>
    </w:r>
    <w:ins w:id="284" w:author="Nick Bernal" w:date="2026-08-03T22:18:00Z" w16du:dateUtc="2026-08-04T02:18:00Z">
      <w:r w:rsidR="008511E1">
        <w:t>header</w:t>
      </w:r>
    </w:ins>
    <w:del w:id="285" w:author="Nick Bernal" w:date="2026-08-03T22:18:00Z" w16du:dateUtc="2026-08-04T02:18:00Z">
      <w:r>
        <w:delText>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1DB3" w14:textId="77777777" w:rsidR="0001739F" w:rsidRDefault="008511E1">
    <w:pPr>
      <w:pStyle w:val="Header"/>
    </w:pPr>
    <w:ins w:id="292" w:author="Nick Bernal" w:date="2026-08-03T22:18:00Z" w16du:dateUtc="2026-08-04T02:18:00Z">
      <w:r>
        <w:t>First page header</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1739F"/>
    <w:rsid w:val="00093352"/>
    <w:rsid w:val="000D6AE6"/>
    <w:rsid w:val="00152737"/>
    <w:rsid w:val="00206959"/>
    <w:rsid w:val="002B1C2A"/>
    <w:rsid w:val="00360F1B"/>
    <w:rsid w:val="003C095A"/>
    <w:rsid w:val="003C1D14"/>
    <w:rsid w:val="003C58BC"/>
    <w:rsid w:val="003D60C6"/>
    <w:rsid w:val="004F01DB"/>
    <w:rsid w:val="00670BE3"/>
    <w:rsid w:val="006C780D"/>
    <w:rsid w:val="008061A3"/>
    <w:rsid w:val="008511E1"/>
    <w:rsid w:val="00903368"/>
    <w:rsid w:val="00931F1A"/>
    <w:rsid w:val="009F2052"/>
    <w:rsid w:val="00A152CE"/>
    <w:rsid w:val="00A22C64"/>
    <w:rsid w:val="00A35637"/>
    <w:rsid w:val="00AA1D5D"/>
    <w:rsid w:val="00D070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1E1"/>
    <w:pPr>
      <w:keepNext/>
      <w:keepLines/>
      <w:spacing w:before="160" w:after="80"/>
      <w:outlineLvl w:val="2"/>
      <w:pPrChange w:id="0" w:author="Nick Bernal" w:date="2026-08-03T22:18:00Z">
        <w:pPr>
          <w:keepNext/>
          <w:keepLines/>
          <w:spacing w:before="160" w:after="80"/>
          <w:outlineLvl w:val="2"/>
        </w:pPr>
      </w:pPrChange>
    </w:pPr>
    <w:rPr>
      <w:rFonts w:eastAsiaTheme="majorEastAsia" w:cstheme="majorBidi"/>
      <w:color w:val="0F4761" w:themeColor="accent1" w:themeShade="BF"/>
      <w:sz w:val="28"/>
      <w:szCs w:val="28"/>
      <w:rPrChange w:id="0" w:author="Nick Bernal" w:date="2026-08-03T22:18: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8511E1"/>
    <w:pPr>
      <w:keepNext/>
      <w:keepLines/>
      <w:spacing w:before="80" w:after="40"/>
      <w:outlineLvl w:val="3"/>
      <w:pPrChange w:id="1" w:author="Nick Bernal" w:date="2026-08-03T22:18:00Z">
        <w:pPr>
          <w:keepNext/>
          <w:keepLines/>
          <w:spacing w:before="80" w:after="40"/>
          <w:outlineLvl w:val="3"/>
        </w:pPr>
      </w:pPrChange>
    </w:pPr>
    <w:rPr>
      <w:rFonts w:eastAsiaTheme="majorEastAsia" w:cstheme="majorBidi"/>
      <w:i/>
      <w:iCs/>
      <w:color w:val="0F4761" w:themeColor="accent1" w:themeShade="BF"/>
      <w:rPrChange w:id="1" w:author="Nick Bernal" w:date="2026-08-03T22:18: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8511E1"/>
    <w:pPr>
      <w:keepNext/>
      <w:keepLines/>
      <w:spacing w:before="80" w:after="40"/>
      <w:outlineLvl w:val="4"/>
      <w:pPrChange w:id="2" w:author="Nick Bernal" w:date="2026-08-03T22:18:00Z">
        <w:pPr>
          <w:keepNext/>
          <w:keepLines/>
          <w:spacing w:before="80" w:after="40"/>
          <w:outlineLvl w:val="4"/>
        </w:pPr>
      </w:pPrChange>
    </w:pPr>
    <w:rPr>
      <w:rFonts w:eastAsiaTheme="majorEastAsia" w:cstheme="majorBidi"/>
      <w:color w:val="0F4761" w:themeColor="accent1" w:themeShade="BF"/>
      <w:rPrChange w:id="2" w:author="Nick Bernal" w:date="2026-08-03T22:18: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8511E1"/>
    <w:pPr>
      <w:keepNext/>
      <w:keepLines/>
      <w:spacing w:before="40"/>
      <w:outlineLvl w:val="5"/>
      <w:pPrChange w:id="3" w:author="Nick Bernal" w:date="2026-08-03T22:18:00Z">
        <w:pPr>
          <w:keepNext/>
          <w:keepLines/>
          <w:spacing w:before="40"/>
          <w:outlineLvl w:val="5"/>
        </w:pPr>
      </w:pPrChange>
    </w:pPr>
    <w:rPr>
      <w:rFonts w:eastAsiaTheme="majorEastAsia" w:cstheme="majorBidi"/>
      <w:i/>
      <w:iCs/>
      <w:color w:val="595959" w:themeColor="text1" w:themeTint="A6"/>
      <w:rPrChange w:id="3" w:author="Nick Bernal" w:date="2026-08-03T22:18: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8511E1"/>
    <w:pPr>
      <w:keepNext/>
      <w:keepLines/>
      <w:spacing w:before="40"/>
      <w:outlineLvl w:val="6"/>
      <w:pPrChange w:id="4" w:author="Nick Bernal" w:date="2026-08-03T22:18:00Z">
        <w:pPr>
          <w:keepNext/>
          <w:keepLines/>
          <w:spacing w:before="40"/>
          <w:outlineLvl w:val="6"/>
        </w:pPr>
      </w:pPrChange>
    </w:pPr>
    <w:rPr>
      <w:rFonts w:eastAsiaTheme="majorEastAsia" w:cstheme="majorBidi"/>
      <w:color w:val="595959" w:themeColor="text1" w:themeTint="A6"/>
      <w:rPrChange w:id="4" w:author="Nick Bernal" w:date="2026-08-03T22:18: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8511E1"/>
    <w:pPr>
      <w:keepNext/>
      <w:keepLines/>
      <w:outlineLvl w:val="7"/>
      <w:pPrChange w:id="5" w:author="Nick Bernal" w:date="2026-08-03T22:18:00Z">
        <w:pPr>
          <w:keepNext/>
          <w:keepLines/>
          <w:outlineLvl w:val="7"/>
        </w:pPr>
      </w:pPrChange>
    </w:pPr>
    <w:rPr>
      <w:rFonts w:eastAsiaTheme="majorEastAsia" w:cstheme="majorBidi"/>
      <w:i/>
      <w:iCs/>
      <w:color w:val="272727" w:themeColor="text1" w:themeTint="D8"/>
      <w:rPrChange w:id="5" w:author="Nick Bernal" w:date="2026-08-03T22:18: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8511E1"/>
    <w:pPr>
      <w:keepNext/>
      <w:keepLines/>
      <w:outlineLvl w:val="8"/>
      <w:pPrChange w:id="6" w:author="Nick Bernal" w:date="2026-08-03T22:18:00Z">
        <w:pPr>
          <w:keepNext/>
          <w:keepLines/>
          <w:outlineLvl w:val="8"/>
        </w:pPr>
      </w:pPrChange>
    </w:pPr>
    <w:rPr>
      <w:rFonts w:eastAsiaTheme="majorEastAsia" w:cstheme="majorBidi"/>
      <w:color w:val="272727" w:themeColor="text1" w:themeTint="D8"/>
      <w:rPrChange w:id="6" w:author="Nick Bernal" w:date="2026-08-03T22:18: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1E1"/>
    <w:pPr>
      <w:ind w:left="720"/>
      <w:contextualSpacing/>
      <w:pPrChange w:id="7" w:author="Nick Bernal" w:date="2026-08-03T22:18:00Z">
        <w:pPr>
          <w:spacing w:after="120" w:line="264" w:lineRule="auto"/>
        </w:pPr>
      </w:pPrChange>
    </w:pPr>
    <w:rPr>
      <w:rFonts w:ascii="Arial" w:hAnsi="Arial" w:cs="Times New Roman (Body CS)"/>
      <w:rPrChange w:id="7" w:author="Nick Bernal" w:date="2026-08-03T22:18: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1E1"/>
    <w:pPr>
      <w:numPr>
        <w:ilvl w:val="1"/>
      </w:numPr>
      <w:spacing w:after="160"/>
      <w:pPrChange w:id="8" w:author="Nick Bernal" w:date="2026-08-03T22:18:00Z">
        <w:pPr>
          <w:numPr>
            <w:ilvl w:val="1"/>
          </w:numPr>
          <w:spacing w:after="160"/>
        </w:pPr>
      </w:pPrChange>
    </w:pPr>
    <w:rPr>
      <w:rFonts w:eastAsiaTheme="majorEastAsia" w:cstheme="majorBidi"/>
      <w:color w:val="595959" w:themeColor="text1" w:themeTint="A6"/>
      <w:spacing w:val="15"/>
      <w:sz w:val="28"/>
      <w:szCs w:val="28"/>
      <w:rPrChange w:id="8" w:author="Nick Bernal" w:date="2026-08-03T22:18: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5471</Words>
  <Characters>31186</Characters>
  <Application>Microsoft Office Word</Application>
  <DocSecurity>0</DocSecurity>
  <Lines>259</Lines>
  <Paragraphs>73</Paragraphs>
  <ScaleCrop>false</ScaleCrop>
  <Company/>
  <LinksUpToDate>false</LinksUpToDate>
  <CharactersWithSpaces>36584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2025-11-04T03:51:00Z</dcterms:created>
  <dcterms:modified xsi:type="dcterms:W3CDTF">2026-08-04T02:18:00Z</dcterms:modified>
</cp:coreProperties>
</file>