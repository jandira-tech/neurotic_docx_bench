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7523AB" w:rsidP="008B74BE">
      <w:pPr>
        <w:pStyle w:val="ListParagraph"/>
        <w:numPr>
          <w:ilvl w:val="0"/>
          <w:numId w:val="2"/>
        </w:numPr>
        <w:rPr>
          <w:del w:id="8" w:author="Elliot Burton" w:date="2026-08-03T22:25:00Z" w16du:dateUtc="2026-08-04T02:25:00Z"/>
        </w:rPr>
      </w:pPr>
      <w:ins w:id="9" w:author="Elliot Burton" w:date="2026-08-03T22:25:00Z" w16du:dateUtc="2026-08-04T02:25:00Z">
        <w:r>
          <w:t>Table with left</w:t>
        </w:r>
      </w:ins>
      <w:del w:id="10" w:author="Elliot Burton" w:date="2026-08-03T22:25:00Z" w16du:dateUtc="2026-08-04T02:25:00Z">
        <w:r w:rsidR="008B74BE">
          <w:delText>List item 1</w:delText>
        </w:r>
      </w:del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del w:id="11" w:author="Elliot Burton" w:date="2026-08-03T22:25:00Z" w16du:dateUtc="2026-08-04T02:25:00Z"/>
        </w:rPr>
      </w:pPr>
      <w:del w:id="12" w:author="Elliot Burton" w:date="2026-08-03T22:25:00Z" w16du:dateUtc="2026-08-04T02:25:00Z">
        <w:r>
          <w:delText>List item 2</w:delText>
        </w:r>
      </w:del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13" w:author="Elliot Burton" w:date="2026-08-03T22:25:00Z" w16du:dateUtc="2026-08-04T02:25:00Z"/>
        </w:rPr>
      </w:pPr>
      <w:del w:id="14" w:author="Elliot Burton" w:date="2026-08-03T22:25:00Z" w16du:dateUtc="2026-08-04T02:25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15" w:author="Elliot Burton" w:date="2026-08-03T22:25:00Z" w16du:dateUtc="2026-08-04T02:25:00Z"/>
        </w:rPr>
      </w:pPr>
      <w:del w:id="16" w:author="Elliot Burton" w:date="2026-08-03T22:25:00Z" w16du:dateUtc="2026-08-04T02:25:00Z">
        <w:r>
          <w:delText>Back</w:delText>
        </w:r>
      </w:del>
    </w:p>
    <w:p w14:paraId="17C8BA61" w14:textId="77777777" w:rsidR="003140C5" w:rsidRDefault="003140C5" w:rsidP="003140C5">
      <w:pPr>
        <w:rPr>
          <w:del w:id="17" w:author="Elliot Burton" w:date="2026-08-03T22:25:00Z" w16du:dateUtc="2026-08-04T02:25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18" w:author="Elliot Burton" w:date="2026-08-03T22:25:00Z" w16du:dateUtc="2026-08-04T02:25:00Z"/>
        </w:rPr>
      </w:pPr>
      <w:del w:id="19" w:author="Elliot Burton" w:date="2026-08-03T22:25:00Z" w16du:dateUtc="2026-08-04T02:25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20" w:author="Elliot Burton" w:date="2026-08-03T22:25:00Z" w16du:dateUtc="2026-08-04T02:25:00Z"/>
        </w:rPr>
      </w:pPr>
      <w:del w:id="21" w:author="Elliot Burton" w:date="2026-08-03T22:25:00Z" w16du:dateUtc="2026-08-04T02:25:00Z">
        <w:r>
          <w:delText>Num 2</w:delText>
        </w:r>
      </w:del>
    </w:p>
    <w:p w14:paraId="7200FA4E" w14:textId="0FC6E886" w:rsidR="003140C5" w:rsidRDefault="003140C5">
      <w:pPr>
        <w:pPrChange w:id="22" w:author="Elliot Burton" w:date="2026-08-03T22:25:00Z" w16du:dateUtc="2026-08-04T02:25:00Z">
          <w:pPr>
            <w:pStyle w:val="ListParagraph"/>
            <w:numPr>
              <w:ilvl w:val="1"/>
              <w:numId w:val="3"/>
            </w:numPr>
            <w:ind w:left="1440" w:hanging="360"/>
          </w:pPr>
        </w:pPrChange>
      </w:pPr>
      <w:del w:id="23" w:author="Elliot Burton" w:date="2026-08-03T22:25:00Z" w16du:dateUtc="2026-08-04T02:25:00Z">
        <w:r>
          <w:delText>With</w:delText>
        </w:r>
      </w:del>
      <w:r>
        <w:t xml:space="preserve"> </w:t>
      </w:r>
      <w:r w:rsidR="00470750">
        <w:t>indent</w:t>
      </w:r>
      <w:r>
        <w:t xml:space="preserve"> 1</w:t>
      </w:r>
      <w:ins w:id="24" w:author="Elliot Burton" w:date="2026-08-03T22:25:00Z" w16du:dateUtc="2026-08-04T02:25:00Z">
        <w:r w:rsidR="007523AB">
          <w:t>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637"/>
      </w:tblGrid>
      <w:tr w:rsidR="007523AB" w14:paraId="313CFF58" w14:textId="77777777" w:rsidTr="007523AB">
        <w:trPr>
          <w:ins w:id="25" w:author="Elliot Burton" w:date="2026-08-03T22:25:00Z" w16du:dateUtc="2026-08-04T02:25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26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27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28" w:author="Elliot Burton" w:date="2026-08-03T22:25:00Z" w16du:dateUtc="2026-08-04T02:25:00Z"/>
              </w:rPr>
            </w:pPr>
          </w:p>
        </w:tc>
      </w:tr>
      <w:tr w:rsidR="007523AB" w14:paraId="26E07C29" w14:textId="77777777" w:rsidTr="007523AB">
        <w:trPr>
          <w:ins w:id="29" w:author="Elliot Burton" w:date="2026-08-03T22:25:00Z" w16du:dateUtc="2026-08-04T02:25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30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31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32" w:author="Elliot Burton" w:date="2026-08-03T22:25:00Z" w16du:dateUtc="2026-08-04T02:25:00Z"/>
              </w:rPr>
            </w:pPr>
          </w:p>
        </w:tc>
      </w:tr>
    </w:tbl>
    <w:p w14:paraId="45BEBAB2" w14:textId="77777777" w:rsidR="007523AB" w:rsidRDefault="007523AB">
      <w:pPr>
        <w:rPr>
          <w:ins w:id="33" w:author="Elliot Burton" w:date="2026-08-03T22:25:00Z" w16du:dateUtc="2026-08-04T02:25:00Z"/>
        </w:rPr>
      </w:pPr>
    </w:p>
    <w:p w14:paraId="2C60F655" w14:textId="77777777" w:rsidR="007523AB" w:rsidRDefault="007523AB">
      <w:pPr>
        <w:rPr>
          <w:ins w:id="34" w:author="Elliot Burton" w:date="2026-08-03T22:25:00Z" w16du:dateUtc="2026-08-04T02:25:00Z"/>
        </w:rPr>
      </w:pPr>
    </w:p>
    <w:p w14:paraId="360CD8D0" w14:textId="04778A4E" w:rsidR="007523AB" w:rsidRDefault="007523AB">
      <w:pPr>
        <w:rPr>
          <w:ins w:id="35" w:author="Elliot Burton" w:date="2026-08-03T22:25:00Z" w16du:dateUtc="2026-08-04T02:25:00Z"/>
        </w:rPr>
      </w:pPr>
      <w:ins w:id="36" w:author="Elliot Burton" w:date="2026-08-03T22:25:00Z" w16du:dateUtc="2026-08-04T02:25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23AB" w14:paraId="2036DA3A" w14:textId="77777777" w:rsidTr="007523AB">
        <w:trPr>
          <w:ins w:id="37" w:author="Elliot Burton" w:date="2026-08-03T22:25:00Z" w16du:dateUtc="2026-08-04T02:25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38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39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40" w:author="Elliot Burton" w:date="2026-08-03T22:25:00Z" w16du:dateUtc="2026-08-04T02:25:00Z"/>
              </w:rPr>
            </w:pPr>
          </w:p>
        </w:tc>
      </w:tr>
      <w:tr w:rsidR="007523AB" w14:paraId="2E703C72" w14:textId="77777777" w:rsidTr="007523AB">
        <w:trPr>
          <w:ins w:id="41" w:author="Elliot Burton" w:date="2026-08-03T22:25:00Z" w16du:dateUtc="2026-08-04T02:25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42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43" w:author="Elliot Burton" w:date="2026-08-03T22:25:00Z" w16du:dateUtc="2026-08-04T02:25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44" w:author="Elliot Burton" w:date="2026-08-03T22:25:00Z" w16du:dateUtc="2026-08-04T02:25:00Z"/>
              </w:rPr>
            </w:pPr>
          </w:p>
        </w:tc>
      </w:tr>
    </w:tbl>
    <w:p w14:paraId="2BE4DAE9" w14:textId="0ADF5B03" w:rsidR="003140C5" w:rsidRDefault="003140C5">
      <w:pPr>
        <w:pPrChange w:id="45" w:author="Elliot Burton" w:date="2026-08-03T22:25:00Z" w16du:dateUtc="2026-08-04T02:25:00Z">
          <w:pPr>
            <w:pStyle w:val="ListParagraph"/>
            <w:numPr>
              <w:numId w:val="3"/>
            </w:numPr>
            <w:ind w:hanging="360"/>
          </w:pPr>
        </w:pPrChange>
      </w:pPr>
      <w:del w:id="46" w:author="Elliot Burton" w:date="2026-08-03T22:25:00Z" w16du:dateUtc="2026-08-04T02:25:00Z">
        <w:r>
          <w:delText>last</w:delText>
        </w:r>
      </w:del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13590C"/>
    <w:rsid w:val="003140C5"/>
    <w:rsid w:val="00360F1B"/>
    <w:rsid w:val="003C1D14"/>
    <w:rsid w:val="003C58BC"/>
    <w:rsid w:val="00470750"/>
    <w:rsid w:val="00470754"/>
    <w:rsid w:val="005F58DF"/>
    <w:rsid w:val="00687427"/>
    <w:rsid w:val="006B56F3"/>
    <w:rsid w:val="007523AB"/>
    <w:rsid w:val="007F0A0A"/>
    <w:rsid w:val="008B74BE"/>
    <w:rsid w:val="008C31CE"/>
    <w:rsid w:val="00A16521"/>
    <w:rsid w:val="00AA6D4A"/>
    <w:rsid w:val="00B33473"/>
    <w:rsid w:val="00CF5EA7"/>
    <w:rsid w:val="00DE473F"/>
    <w:rsid w:val="00E87962"/>
    <w:rsid w:val="00F643D6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line="278" w:lineRule="auto"/>
      <w:outlineLvl w:val="5"/>
      <w:pPrChange w:id="0" w:author="Elliot Burton" w:date="2026-08-03T22:25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Elliot Burton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line="278" w:lineRule="auto"/>
      <w:outlineLvl w:val="6"/>
      <w:pPrChange w:id="1" w:author="Elliot Burton" w:date="2026-08-03T22:25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Elliot Burton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line="278" w:lineRule="auto"/>
      <w:outlineLvl w:val="7"/>
      <w:pPrChange w:id="2" w:author="Elliot Burton" w:date="2026-08-03T22:25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Elliot Burton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line="278" w:lineRule="auto"/>
      <w:outlineLvl w:val="8"/>
      <w:pPrChange w:id="3" w:author="Elliot Burton" w:date="2026-08-03T22:25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Elliot Burton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/>
      <w:contextualSpacing/>
      <w:pPrChange w:id="4" w:author="Elliot Burton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Elliot Burt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 w:line="278" w:lineRule="auto"/>
      <w:pPrChange w:id="5" w:author="Elliot Burton" w:date="2026-08-03T22:25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Elliot Burton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 w:line="278" w:lineRule="auto"/>
      <w:jc w:val="center"/>
      <w:pPrChange w:id="6" w:author="Elliot Burton" w:date="2026-08-03T22:25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6" w:author="Elliot Burton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  <w:pPrChange w:id="7" w:author="Elliot Burton" w:date="2026-08-03T22:25:00Z">
        <w:pPr>
          <w:spacing w:after="160" w:line="278" w:lineRule="auto"/>
        </w:pPr>
      </w:pPrChange>
    </w:pPr>
    <w:rPr>
      <w:b/>
      <w:bCs/>
      <w:u w:val="single"/>
      <w:rPrChange w:id="7" w:author="Elliot Burton" w:date="2026-08-03T22:25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687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2026-08-04T02:25:00Z</dcterms:modified>
</cp:coreProperties>
</file>