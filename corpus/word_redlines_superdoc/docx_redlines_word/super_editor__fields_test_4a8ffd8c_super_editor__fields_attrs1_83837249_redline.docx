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0F56" w14:textId="77777777" w:rsidR="00191F8E" w:rsidRDefault="007E56B7" w:rsidP="00191F8E">
      <w:pPr>
        <w:spacing w:after="120" w:line="276" w:lineRule="auto"/>
        <w:rPr>
          <w:del w:id="0" w:author="Nick Bernal" w:date="2026-08-03T22:18:00Z" w16du:dateUtc="2026-08-04T02:18:00Z"/>
        </w:rPr>
      </w:pPr>
      <w:ins w:id="1" w:author="Nick Bernal" w:date="2026-08-03T22:18:00Z" w16du:dateUtc="2026-08-04T02:18:00Z">
        <w:r>
          <w:rPr>
            <w:b/>
            <w:i/>
          </w:rPr>
          <w:t>bold Enter your full name</w:t>
        </w:r>
        <w:r>
          <w:rPr>
            <w:b/>
            <w:i/>
          </w:rPr>
          <w:t xml:space="preserve"> sentence</w:t>
        </w:r>
      </w:ins>
      <w:del w:id="2" w:author="Nick Bernal" w:date="2026-08-03T22:18:00Z" w16du:dateUtc="2026-08-04T02:18:00Z">
        <w:r w:rsidR="00191F8E">
          <w:rPr>
            <w:rFonts w:eastAsia="Arial" w:cs="Arial"/>
            <w:b/>
            <w:sz w:val="18"/>
          </w:rPr>
          <w:delText>Field: </w:delText>
        </w:r>
      </w:del>
      <w:sdt>
        <w:sdtPr>
          <w:alias w:val="Priya Slipknot test"/>
          <w:tag w:val="{&quot;displayLabel&quot;:&quot;Priya Slipknot test&quot;,&quot;defaultDisplayLabel&quot;:&quot;&quot;,&quot;fieldId&quot;:&quot;agreementinput-1681225627634-466256831072&quot;,&quot;fieldType&quot;:&quot;TEXTINPUT&quot;,&quot;fieldTypeShort&quot;:&quot;text&quot;,&quot;fieldColor&quot;:&quot;#980043&quot;,&quot;fieldMultipleImage&quot;:&quot;false&quot;,&quot;fieldFontFamily&quot;:&quot;Arial&quot;,&quot;fieldFontSize&quot;:&quot;9pt&quot;,&quot;fieldTextColor&quot;:null,&quot;fieldTextHighlight&quot;:null,&quot;hash&quot;:&quot;1904&quot;}"/>
          <w:id w:val="1078635748"/>
        </w:sdtPr>
        <w:sdtEndPr/>
        <w:sdtContent>
          <w:del w:id="3" w:author="Nick Bernal" w:date="2026-08-03T22:18:00Z" w16du:dateUtc="2026-08-04T02:18:00Z">
            <w:r w:rsidR="00191F8E">
              <w:rPr>
                <w:rFonts w:eastAsia="Arial" w:cs="Arial"/>
                <w:sz w:val="18"/>
              </w:rPr>
              <w:delText>Basic text</w:delText>
            </w:r>
          </w:del>
        </w:sdtContent>
      </w:sdt>
      <w:del w:id="4" w:author="Nick Bernal" w:date="2026-08-03T22:18:00Z" w16du:dateUtc="2026-08-04T02:18:00Z">
        <w:r w:rsidR="00191F8E">
          <w:rPr>
            <w:rFonts w:eastAsia="Arial" w:cs="Arial"/>
            <w:sz w:val="18"/>
          </w:rPr>
          <w:delText> ("something") </w:delText>
        </w:r>
      </w:del>
    </w:p>
    <w:p w14:paraId="7C2FAFC1" w14:textId="1676844A" w:rsidR="00191F8E" w:rsidRDefault="00191F8E" w:rsidP="00191F8E">
      <w:pPr>
        <w:spacing w:line="276" w:lineRule="auto"/>
        <w:ind w:right="-30"/>
        <w:rPr>
          <w:del w:id="5" w:author="Nick Bernal" w:date="2026-08-03T22:18:00Z" w16du:dateUtc="2026-08-04T02:18:00Z"/>
          <w:rFonts w:eastAsia="Arial" w:cs="Arial"/>
          <w:sz w:val="18"/>
        </w:rPr>
      </w:pPr>
      <w:del w:id="6" w:author="Nick Bernal" w:date="2026-08-03T22:18:00Z" w16du:dateUtc="2026-08-04T02:18:00Z">
        <w:r>
          <w:rPr>
            <w:rFonts w:eastAsia="Arial" w:cs="Arial"/>
            <w:b/>
            <w:sz w:val="18"/>
          </w:rPr>
          <w:delText>Product: </w:delText>
        </w:r>
      </w:del>
      <w:sdt>
        <w:sdtPr>
          <w:alias w:val="cool product"/>
          <w:tag w:val="{&quot;displayLabel&quot;:&quot;cool product&quot;,&quot;defaultDisplayLabel&quot;:&quot;&quot;,&quot;fieldId&quot;:&quot;agreementinput-1681225672483-903929190969&quot;,&quot;fieldType&quot;:&quot;TEXTINPUT&quot;,&quot;fieldTypeShort&quot;:&quot;text&quot;,&quot;fieldColor&quot;:&quot;#980043&quot;,&quot;fieldMultipleImage&quot;:&quot;false&quot;,&quot;fieldFontFamily&quot;:&quot;Arial&quot;,&quot;fieldFontSize&quot;:&quot;9pt&quot;,&quot;fieldTextColor&quot;:null,&quot;fieldTextHighlight&quot;:null,&quot;hash&quot;:&quot;3c4f&quot;}"/>
          <w:id w:val="2095670110"/>
        </w:sdtPr>
        <w:sdtEndPr/>
        <w:sdtContent>
          <w:del w:id="7" w:author="Nick Bernal" w:date="2026-08-03T22:18:00Z" w16du:dateUtc="2026-08-04T02:18:00Z">
            <w:r>
              <w:rPr>
                <w:rFonts w:eastAsia="Arial" w:cs="Arial"/>
                <w:sz w:val="18"/>
              </w:rPr>
              <w:delText>cool product</w:delText>
            </w:r>
          </w:del>
        </w:sdtContent>
      </w:sdt>
      <w:del w:id="8" w:author="Nick Bernal" w:date="2026-08-03T22:18:00Z" w16du:dateUtc="2026-08-04T02:18:00Z">
        <w:r>
          <w:rPr>
            <w:rFonts w:eastAsia="Arial" w:cs="Arial"/>
            <w:sz w:val="18"/>
          </w:rPr>
          <w:delText> (“Product”)</w:delText>
        </w:r>
      </w:del>
    </w:p>
    <w:p w14:paraId="734F31CB" w14:textId="77777777" w:rsidR="00191F8E" w:rsidRDefault="00191F8E" w:rsidP="00191F8E">
      <w:pPr>
        <w:spacing w:line="276" w:lineRule="auto"/>
        <w:ind w:right="-30"/>
        <w:rPr>
          <w:del w:id="9" w:author="Nick Bernal" w:date="2026-08-03T22:18:00Z" w16du:dateUtc="2026-08-04T02:18:00Z"/>
          <w:rFonts w:eastAsia="Arial" w:cs="Arial"/>
          <w:sz w:val="18"/>
        </w:rPr>
      </w:pPr>
    </w:p>
    <w:p w14:paraId="18C42499" w14:textId="77777777" w:rsidR="00191F8E" w:rsidRDefault="007E56B7">
      <w:pPr>
        <w:pPrChange w:id="10" w:author="Nick Bernal" w:date="2026-08-03T22:18:00Z" w16du:dateUtc="2026-08-04T02:18:00Z">
          <w:pPr>
            <w:spacing w:line="276" w:lineRule="auto"/>
          </w:pPr>
        </w:pPrChange>
      </w:pPr>
      <w:sdt>
        <w:sdtPr>
          <w:alias w:val="CS - Deliverables"/>
          <w:tag w:val="{&quot;displayLabel&quot;:&quot;CS - Deliverables&quot;,&quot;defaultDisplayLabel&quot;:&quot;&quot;,&quot;fieldId&quot;:&quot;agreementinput-1681225719028-752593937875&quot;,&quot;fieldType&quot;:&quot;HTMLINPUT&quot;,&quot;fieldTypeShort&quot;:&quot;html&quot;,&quot;fieldColor&quot;:&quot;#980043&quot;,&quot;fieldMultipleImage&quot;:&quot;false&quot;,&quot;fieldFontFamily&quot;:&quot;Arial&quot;,&quot;fieldFontSize&quot;:&quot;9pt&quot;,&quot;fieldTextColor&quot;:null,&quot;fieldTextHighlight&quot;:null,&quot;hash&quot;:&quot;b43b&quot;}"/>
          <w:id w:val="222492336"/>
        </w:sdtPr>
        <w:sdtEndPr/>
        <w:sdtContent>
          <w:del w:id="11" w:author="Nick Bernal" w:date="2026-08-03T22:18:00Z" w16du:dateUtc="2026-08-04T02:18:00Z">
            <w:r w:rsidR="00191F8E">
              <w:rPr>
                <w:rFonts w:eastAsia="Arial" w:cs="Arial"/>
                <w:sz w:val="18"/>
              </w:rPr>
              <w:delText>html input type</w:delText>
            </w:r>
          </w:del>
        </w:sdtContent>
      </w:sdt>
    </w:p>
    <w:sectPr w:rsidR="00191F8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F8D04" w14:textId="77777777" w:rsidR="007E56B7" w:rsidRDefault="007E56B7">
      <w:r>
        <w:separator/>
      </w:r>
    </w:p>
  </w:endnote>
  <w:endnote w:type="continuationSeparator" w:id="0">
    <w:p w14:paraId="117B0251" w14:textId="77777777" w:rsidR="007E56B7" w:rsidRDefault="007E5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B6055" w14:textId="77777777" w:rsidR="005B022D" w:rsidRDefault="005B022D">
    <w:pPr>
      <w:pPrChange w:id="13" w:author="Nick Bernal" w:date="2026-08-03T22:18:00Z" w16du:dateUtc="2026-08-04T02:18:00Z">
        <w:pPr/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300F8" w14:textId="77777777" w:rsidR="007E56B7" w:rsidRDefault="007E56B7">
      <w:r>
        <w:separator/>
      </w:r>
    </w:p>
  </w:footnote>
  <w:footnote w:type="continuationSeparator" w:id="0">
    <w:p w14:paraId="3856EF3E" w14:textId="77777777" w:rsidR="007E56B7" w:rsidRDefault="007E56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C941" w14:textId="77777777" w:rsidR="005B022D" w:rsidRDefault="005B022D">
    <w:pPr>
      <w:pPrChange w:id="12" w:author="Nick Bernal" w:date="2026-08-03T22:18:00Z" w16du:dateUtc="2026-08-04T02:18:00Z">
        <w:pPr/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8009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3"/>
  </w:num>
  <w:num w:numId="3" w16cid:durableId="1788812440">
    <w:abstractNumId w:val="4"/>
  </w:num>
  <w:num w:numId="4" w16cid:durableId="213124399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A3E64"/>
    <w:rsid w:val="00111CAD"/>
    <w:rsid w:val="00191F8E"/>
    <w:rsid w:val="00233D7B"/>
    <w:rsid w:val="002B1C2A"/>
    <w:rsid w:val="003104CE"/>
    <w:rsid w:val="00360F1B"/>
    <w:rsid w:val="003A4303"/>
    <w:rsid w:val="003C1D14"/>
    <w:rsid w:val="003C58BC"/>
    <w:rsid w:val="00422FC1"/>
    <w:rsid w:val="0049461A"/>
    <w:rsid w:val="005B022D"/>
    <w:rsid w:val="005D09A1"/>
    <w:rsid w:val="00652E45"/>
    <w:rsid w:val="00657E37"/>
    <w:rsid w:val="007E56B7"/>
    <w:rsid w:val="00A6315B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8F0C5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2026-08-04T02:18:00Z</dcterms:modified>
</cp:coreProperties>
</file>