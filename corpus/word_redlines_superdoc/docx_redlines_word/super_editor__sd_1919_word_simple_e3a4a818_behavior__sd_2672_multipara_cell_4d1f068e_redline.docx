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81FB6" w14:textId="77777777" w:rsidR="00DE0A42" w:rsidRDefault="00404FC0" w:rsidP="00404FC0">
      <w:pPr>
        <w:pStyle w:val="Heading1"/>
        <w:rPr>
          <w:ins w:id="1" w:author="Caio Pizzol" w:date="2026-08-03T22:26:00Z" w16du:dateUtc="2026-08-04T02:26:00Z"/>
        </w:rPr>
      </w:pPr>
      <w:ins w:id="2" w:author="Caio Pizzol" w:date="2026-08-03T22:26:00Z" w16du:dateUtc="2026-08-04T02:26:00Z">
        <w:r>
          <w:t>SD-2672 plain 3x3</w:t>
        </w:r>
      </w:ins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23736D2B" w14:textId="77777777" w:rsidTr="00404FC0">
        <w:trPr>
          <w:ins w:id="3" w:author="Caio Pizzol" w:date="2026-08-03T22:26:00Z" w16du:dateUtc="2026-08-04T02:26:00Z"/>
        </w:trPr>
        <w:tc>
          <w:tcPr>
            <w:tcW w:w="3120" w:type="dxa"/>
          </w:tcPr>
          <w:p w14:paraId="49254463" w14:textId="77777777" w:rsidR="00F047B0" w:rsidRDefault="00B61160">
            <w:pPr>
              <w:rPr>
                <w:ins w:id="4" w:author="Caio Pizzol" w:date="2026-08-03T22:26:00Z" w16du:dateUtc="2026-08-04T02:26:00Z"/>
              </w:rPr>
            </w:pPr>
            <w:ins w:id="5" w:author="Caio Pizzol" w:date="2026-08-03T22:26:00Z" w16du:dateUtc="2026-08-04T02:26:00Z">
              <w:r>
                <w:t>cell-00-line-1</w:t>
              </w:r>
            </w:ins>
          </w:p>
          <w:p w14:paraId="35BD5771" w14:textId="77777777" w:rsidR="00F047B0" w:rsidRDefault="00B61160">
            <w:pPr>
              <w:rPr>
                <w:ins w:id="6" w:author="Caio Pizzol" w:date="2026-08-03T22:26:00Z" w16du:dateUtc="2026-08-04T02:26:00Z"/>
              </w:rPr>
            </w:pPr>
            <w:ins w:id="7" w:author="Caio Pizzol" w:date="2026-08-03T22:26:00Z" w16du:dateUtc="2026-08-04T02:26:00Z">
              <w:r>
                <w:t>cell-00-line-2</w:t>
              </w:r>
            </w:ins>
          </w:p>
        </w:tc>
        <w:tc>
          <w:tcPr>
            <w:tcW w:w="3120" w:type="dxa"/>
          </w:tcPr>
          <w:p w14:paraId="3BD05CD9" w14:textId="77777777" w:rsidR="00404FC0" w:rsidRDefault="00404FC0" w:rsidP="00404FC0">
            <w:pPr>
              <w:rPr>
                <w:ins w:id="8" w:author="Caio Pizzol" w:date="2026-08-03T22:26:00Z" w16du:dateUtc="2026-08-04T02:26:00Z"/>
              </w:rPr>
            </w:pPr>
            <w:ins w:id="9" w:author="Caio Pizzol" w:date="2026-08-03T22:26:00Z" w16du:dateUtc="2026-08-04T02:26:00Z">
              <w:r>
                <w:t>r0c1</w:t>
              </w:r>
            </w:ins>
          </w:p>
        </w:tc>
        <w:tc>
          <w:tcPr>
            <w:tcW w:w="3120" w:type="dxa"/>
          </w:tcPr>
          <w:p w14:paraId="4386BFA8" w14:textId="77777777" w:rsidR="00404FC0" w:rsidRDefault="00404FC0" w:rsidP="00404FC0">
            <w:pPr>
              <w:rPr>
                <w:ins w:id="10" w:author="Caio Pizzol" w:date="2026-08-03T22:26:00Z" w16du:dateUtc="2026-08-04T02:26:00Z"/>
              </w:rPr>
            </w:pPr>
            <w:ins w:id="11" w:author="Caio Pizzol" w:date="2026-08-03T22:26:00Z" w16du:dateUtc="2026-08-04T02:26:00Z">
              <w:r>
                <w:t>r0c2</w:t>
              </w:r>
            </w:ins>
          </w:p>
        </w:tc>
      </w:tr>
      <w:tr w:rsidR="00404FC0" w14:paraId="771A3C69" w14:textId="77777777" w:rsidTr="00404FC0">
        <w:trPr>
          <w:ins w:id="12" w:author="Caio Pizzol" w:date="2026-08-03T22:26:00Z" w16du:dateUtc="2026-08-04T02:26:00Z"/>
        </w:trPr>
        <w:tc>
          <w:tcPr>
            <w:tcW w:w="3120" w:type="dxa"/>
          </w:tcPr>
          <w:p w14:paraId="1E2FDBFF" w14:textId="77777777" w:rsidR="00404FC0" w:rsidRDefault="00404FC0" w:rsidP="00404FC0">
            <w:pPr>
              <w:rPr>
                <w:ins w:id="13" w:author="Caio Pizzol" w:date="2026-08-03T22:26:00Z" w16du:dateUtc="2026-08-04T02:26:00Z"/>
              </w:rPr>
            </w:pPr>
          </w:p>
          <w:p w14:paraId="2D178328" w14:textId="77777777" w:rsidR="00404FC0" w:rsidRDefault="00404FC0" w:rsidP="00404FC0">
            <w:pPr>
              <w:rPr>
                <w:ins w:id="14" w:author="Caio Pizzol" w:date="2026-08-03T22:26:00Z" w16du:dateUtc="2026-08-04T02:26:00Z"/>
              </w:rPr>
            </w:pPr>
            <w:ins w:id="15" w:author="Caio Pizzol" w:date="2026-08-03T22:26:00Z" w16du:dateUtc="2026-08-04T02:26:00Z">
              <w:r>
                <w:t>r1c0</w:t>
              </w:r>
            </w:ins>
          </w:p>
        </w:tc>
        <w:tc>
          <w:tcPr>
            <w:tcW w:w="3120" w:type="dxa"/>
          </w:tcPr>
          <w:p w14:paraId="7A0F4DE0" w14:textId="77777777" w:rsidR="00404FC0" w:rsidRDefault="00404FC0" w:rsidP="00404FC0">
            <w:pPr>
              <w:rPr>
                <w:ins w:id="16" w:author="Caio Pizzol" w:date="2026-08-03T22:26:00Z" w16du:dateUtc="2026-08-04T02:26:00Z"/>
              </w:rPr>
            </w:pPr>
            <w:ins w:id="17" w:author="Caio Pizzol" w:date="2026-08-03T22:26:00Z" w16du:dateUtc="2026-08-04T02:26:00Z">
              <w:r>
                <w:t>r1c1</w:t>
              </w:r>
            </w:ins>
          </w:p>
        </w:tc>
        <w:tc>
          <w:tcPr>
            <w:tcW w:w="3120" w:type="dxa"/>
          </w:tcPr>
          <w:p w14:paraId="382B7AFE" w14:textId="77777777" w:rsidR="00404FC0" w:rsidRDefault="00404FC0" w:rsidP="00404FC0">
            <w:pPr>
              <w:rPr>
                <w:ins w:id="18" w:author="Caio Pizzol" w:date="2026-08-03T22:26:00Z" w16du:dateUtc="2026-08-04T02:26:00Z"/>
              </w:rPr>
            </w:pPr>
            <w:ins w:id="19" w:author="Caio Pizzol" w:date="2026-08-03T22:26:00Z" w16du:dateUtc="2026-08-04T02:26:00Z">
              <w:r>
                <w:t>r1c2</w:t>
              </w:r>
            </w:ins>
          </w:p>
        </w:tc>
      </w:tr>
      <w:tr w:rsidR="00404FC0" w14:paraId="4F926AD9" w14:textId="77777777" w:rsidTr="00404FC0">
        <w:trPr>
          <w:ins w:id="20" w:author="Caio Pizzol" w:date="2026-08-03T22:26:00Z" w16du:dateUtc="2026-08-04T02:26:00Z"/>
        </w:trPr>
        <w:tc>
          <w:tcPr>
            <w:tcW w:w="3120" w:type="dxa"/>
          </w:tcPr>
          <w:p w14:paraId="448C75B1" w14:textId="77777777" w:rsidR="00404FC0" w:rsidRDefault="00404FC0" w:rsidP="00404FC0">
            <w:pPr>
              <w:rPr>
                <w:ins w:id="21" w:author="Caio Pizzol" w:date="2026-08-03T22:26:00Z" w16du:dateUtc="2026-08-04T02:26:00Z"/>
              </w:rPr>
            </w:pPr>
            <w:ins w:id="22" w:author="Caio Pizzol" w:date="2026-08-03T22:26:00Z" w16du:dateUtc="2026-08-04T02:26:00Z">
              <w:r>
                <w:t>r2c0</w:t>
              </w:r>
            </w:ins>
          </w:p>
        </w:tc>
        <w:tc>
          <w:tcPr>
            <w:tcW w:w="3120" w:type="dxa"/>
          </w:tcPr>
          <w:p w14:paraId="5B8BD034" w14:textId="77777777" w:rsidR="00404FC0" w:rsidRDefault="00404FC0" w:rsidP="00404FC0">
            <w:pPr>
              <w:rPr>
                <w:ins w:id="23" w:author="Caio Pizzol" w:date="2026-08-03T22:26:00Z" w16du:dateUtc="2026-08-04T02:26:00Z"/>
              </w:rPr>
            </w:pPr>
            <w:ins w:id="24" w:author="Caio Pizzol" w:date="2026-08-03T22:26:00Z" w16du:dateUtc="2026-08-04T02:26:00Z">
              <w:r>
                <w:t>r2c1</w:t>
              </w:r>
            </w:ins>
          </w:p>
        </w:tc>
        <w:tc>
          <w:tcPr>
            <w:tcW w:w="3120" w:type="dxa"/>
          </w:tcPr>
          <w:p w14:paraId="1DBF50FB" w14:textId="77777777" w:rsidR="00404FC0" w:rsidRDefault="00404FC0" w:rsidP="00404FC0">
            <w:pPr>
              <w:rPr>
                <w:ins w:id="25" w:author="Caio Pizzol" w:date="2026-08-03T22:26:00Z" w16du:dateUtc="2026-08-04T02:26:00Z"/>
              </w:rPr>
            </w:pPr>
            <w:ins w:id="26" w:author="Caio Pizzol" w:date="2026-08-03T22:26:00Z" w16du:dateUtc="2026-08-04T02:26:00Z">
              <w:r>
                <w:t>r2c2</w:t>
              </w:r>
            </w:ins>
          </w:p>
        </w:tc>
      </w:tr>
    </w:tbl>
    <w:p w14:paraId="427FEE5F" w14:textId="759CE83B" w:rsidR="00DE0A42" w:rsidRDefault="00007E95" w:rsidP="00007E95">
      <w:pPr>
        <w:pStyle w:val="Heading1"/>
        <w:rPr>
          <w:del w:id="27" w:author="Caio Pizzol" w:date="2026-08-03T22:26:00Z" w16du:dateUtc="2026-08-04T02:26:00Z"/>
        </w:rPr>
      </w:pPr>
      <w:del w:id="28" w:author="Caio Pizzol" w:date="2026-08-03T22:26:00Z" w16du:dateUtc="2026-08-04T02:26:00Z">
        <w:r>
          <w:delText>Chapter One</w:delText>
        </w:r>
      </w:del>
    </w:p>
    <w:p w14:paraId="73E94B08" w14:textId="57F05B41" w:rsidR="00007E95" w:rsidRDefault="00007E95" w:rsidP="00007E95">
      <w:pPr>
        <w:rPr>
          <w:del w:id="29" w:author="Caio Pizzol" w:date="2026-08-03T22:26:00Z" w16du:dateUtc="2026-08-04T02:26:00Z"/>
        </w:rPr>
      </w:pPr>
      <w:del w:id="30" w:author="Caio Pizzol" w:date="2026-08-03T22:26:00Z" w16du:dateUtc="2026-08-04T02:26:00Z">
        <w:r>
          <w:delText>This is body text using the Normal style. It should inherit font, size, and language from the document defaults and paragraph style. No inline formatting is applied here.</w:delText>
        </w:r>
      </w:del>
    </w:p>
    <w:p w14:paraId="32E267F3" w14:textId="32BA9C16" w:rsidR="00007E95" w:rsidRDefault="00007E95" w:rsidP="00007E95">
      <w:pPr>
        <w:rPr>
          <w:del w:id="31" w:author="Caio Pizzol" w:date="2026-08-03T22:26:00Z" w16du:dateUtc="2026-08-04T02:26:00Z"/>
        </w:rPr>
      </w:pPr>
      <w:del w:id="32" w:author="Caio Pizzol" w:date="2026-08-03T22:26:00Z" w16du:dateUtc="2026-08-04T02:26:00Z">
        <w:r>
          <w:delText>Another paragraph of plain body text. Word will add w:lang to this run automatically, but the font and size come from the Normal style definition in styles.xml.</w:delText>
        </w:r>
      </w:del>
    </w:p>
    <w:p w14:paraId="51362133" w14:textId="24A483AF" w:rsidR="00007E95" w:rsidRDefault="00007E95" w:rsidP="00007E95">
      <w:pPr>
        <w:pStyle w:val="Heading2"/>
        <w:rPr>
          <w:del w:id="33" w:author="Caio Pizzol" w:date="2026-08-03T22:26:00Z" w16du:dateUtc="2026-08-04T02:26:00Z"/>
        </w:rPr>
      </w:pPr>
      <w:del w:id="34" w:author="Caio Pizzol" w:date="2026-08-03T22:26:00Z" w16du:dateUtc="2026-08-04T02:26:00Z">
        <w:r>
          <w:delText>Section 1.1</w:delText>
        </w:r>
      </w:del>
    </w:p>
    <w:p w14:paraId="3BB7B98B" w14:textId="1255DAF2" w:rsidR="00007E95" w:rsidRDefault="00007E95" w:rsidP="00007E95">
      <w:pPr>
        <w:rPr>
          <w:del w:id="35" w:author="Caio Pizzol" w:date="2026-08-03T22:26:00Z" w16du:dateUtc="2026-08-04T02:26:00Z"/>
        </w:rPr>
      </w:pPr>
      <w:del w:id="36" w:author="Caio Pizzol" w:date="2026-08-03T22:26:00Z" w16du:dateUtc="2026-08-04T02:26:00Z">
        <w:r>
          <w:delText>More body text under a Heading 2. The heading style inherits from Normal via basedOn, creating a style chain that the exporter must respect.</w:delText>
        </w:r>
      </w:del>
    </w:p>
    <w:p w14:paraId="307635A5" w14:textId="41F4C593" w:rsidR="00007E95" w:rsidRDefault="00007E95" w:rsidP="00007E95">
      <w:pPr>
        <w:rPr>
          <w:del w:id="37" w:author="Caio Pizzol" w:date="2026-08-03T22:26:00Z" w16du:dateUtc="2026-08-04T02:26:00Z"/>
        </w:rPr>
      </w:pPr>
      <w:del w:id="38" w:author="Caio Pizzol" w:date="2026-08-03T22:26:00Z" w16du:dateUtc="2026-08-04T02:26:00Z">
        <w:r>
          <w:delText>A final paragraph with no direct formatting whatsoever. Every property on this run should come from the style cascade.</w:delText>
        </w:r>
      </w:del>
    </w:p>
    <w:p w14:paraId="1AFBC666" w14:textId="77777777" w:rsidR="00007E95" w:rsidRPr="00007E95" w:rsidRDefault="00007E95" w:rsidP="00007E95"/>
    <w:sectPr w:rsidR="00007E95" w:rsidRPr="00007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95"/>
    <w:rsid w:val="00007E95"/>
    <w:rsid w:val="00173B5B"/>
    <w:rsid w:val="001D3CDD"/>
    <w:rsid w:val="002031F9"/>
    <w:rsid w:val="00404FC0"/>
    <w:rsid w:val="004B09E1"/>
    <w:rsid w:val="00744453"/>
    <w:rsid w:val="009D1762"/>
    <w:rsid w:val="00A16521"/>
    <w:rsid w:val="00DE0A42"/>
    <w:rsid w:val="00F0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07CB"/>
  <w15:chartTrackingRefBased/>
  <w15:docId w15:val="{82E19DE0-60A9-46EE-92B8-50112645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  <w:pPrChange w:id="0" w:author="Caio Pizzol" w:date="2026-08-03T22:26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0" w:author="Caio Pizzol" w:date="2026-08-03T22:26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7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2026-03-25T16:37:00Z</dcterms:created>
  <dcterms:modified xsi:type="dcterms:W3CDTF">2026-08-04T02:26:00Z</dcterms:modified>
</cp:coreProperties>
</file>