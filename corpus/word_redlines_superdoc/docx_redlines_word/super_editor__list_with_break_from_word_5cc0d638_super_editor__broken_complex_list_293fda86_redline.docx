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37F1" w14:textId="6C240629" w:rsidR="005F553B" w:rsidRPr="005F553B" w:rsidRDefault="001029AD" w:rsidP="005F553B">
      <w:pPr>
        <w:pStyle w:val="ListParagraph"/>
        <w:numPr>
          <w:ilvl w:val="0"/>
          <w:numId w:val="7"/>
        </w:numPr>
        <w:ind w:left="360"/>
        <w:jc w:val="both"/>
        <w:rPr>
          <w:ins w:id="24" w:author="Nick Bernal" w:date="2026-08-03T22:24:00Z" w16du:dateUtc="2026-08-04T02:24:00Z"/>
          <w:rFonts w:ascii="Aptos" w:hAnsi="Aptos" w:cs="Calibri"/>
          <w:sz w:val="20"/>
          <w:szCs w:val="20"/>
        </w:rPr>
      </w:pPr>
      <w:ins w:id="25" w:author="Nick Bernal" w:date="2026-08-03T22:24:00Z" w16du:dateUtc="2026-08-04T02:24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ONE</w:t>
        </w:r>
      </w:ins>
    </w:p>
    <w:p w14:paraId="241CF6BD" w14:textId="77777777" w:rsidR="005F553B" w:rsidRPr="005F553B" w:rsidRDefault="005F553B" w:rsidP="005F553B">
      <w:pPr>
        <w:jc w:val="both"/>
        <w:rPr>
          <w:ins w:id="26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06328782" w14:textId="5A53F946" w:rsidR="005F553B" w:rsidRPr="005F553B" w:rsidRDefault="00481DAC" w:rsidP="005F553B">
      <w:pPr>
        <w:pStyle w:val="ListParagraph"/>
        <w:numPr>
          <w:ilvl w:val="1"/>
          <w:numId w:val="7"/>
        </w:numPr>
        <w:ind w:left="360" w:firstLine="0"/>
        <w:jc w:val="both"/>
        <w:rPr>
          <w:ins w:id="27" w:author="Nick Bernal" w:date="2026-08-03T22:24:00Z" w16du:dateUtc="2026-08-04T02:24:00Z"/>
          <w:rFonts w:ascii="Aptos" w:hAnsi="Aptos" w:cs="Calibri"/>
          <w:sz w:val="20"/>
          <w:szCs w:val="20"/>
        </w:rPr>
      </w:pPr>
      <w:ins w:id="28" w:author="Nick Bernal" w:date="2026-08-03T22:24:00Z" w16du:dateUtc="2026-08-04T02:24:00Z">
        <w:r>
          <w:rPr>
            <w:rFonts w:ascii="Aptos" w:hAnsi="Aptos" w:cs="Calibri"/>
            <w:sz w:val="20"/>
            <w:szCs w:val="20"/>
          </w:rPr>
          <w:t>a</w:t>
        </w:r>
      </w:ins>
    </w:p>
    <w:p w14:paraId="5B852758" w14:textId="77777777" w:rsidR="005F553B" w:rsidRPr="005F553B" w:rsidRDefault="005F553B" w:rsidP="005F553B">
      <w:pPr>
        <w:jc w:val="both"/>
        <w:rPr>
          <w:ins w:id="29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1E433FC0" w14:textId="1FCB705D" w:rsidR="005F553B" w:rsidRDefault="00481DAC" w:rsidP="005F553B">
      <w:pPr>
        <w:pStyle w:val="ListParagraph"/>
        <w:numPr>
          <w:ilvl w:val="1"/>
          <w:numId w:val="7"/>
        </w:numPr>
        <w:ind w:left="360" w:firstLine="0"/>
        <w:jc w:val="both"/>
        <w:rPr>
          <w:ins w:id="30" w:author="Nick Bernal" w:date="2026-08-03T22:24:00Z" w16du:dateUtc="2026-08-04T02:24:00Z"/>
          <w:rFonts w:ascii="Aptos" w:hAnsi="Aptos" w:cs="Calibri"/>
          <w:sz w:val="20"/>
          <w:szCs w:val="20"/>
        </w:rPr>
      </w:pPr>
      <w:ins w:id="31" w:author="Nick Bernal" w:date="2026-08-03T22:24:00Z" w16du:dateUtc="2026-08-04T02:24:00Z">
        <w:r>
          <w:rPr>
            <w:rFonts w:ascii="Aptos" w:hAnsi="Aptos" w:cs="Calibri"/>
            <w:sz w:val="20"/>
            <w:szCs w:val="20"/>
          </w:rPr>
          <w:t>b</w:t>
        </w:r>
      </w:ins>
    </w:p>
    <w:p w14:paraId="699C9E33" w14:textId="77777777" w:rsidR="00AA1906" w:rsidRPr="00AA1906" w:rsidRDefault="00AA1906" w:rsidP="00AA1906">
      <w:pPr>
        <w:pStyle w:val="ListParagraph"/>
        <w:rPr>
          <w:ins w:id="32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7"/>
        </w:numPr>
        <w:ind w:left="360" w:firstLine="0"/>
        <w:jc w:val="both"/>
        <w:rPr>
          <w:ins w:id="33" w:author="Nick Bernal" w:date="2026-08-03T22:24:00Z" w16du:dateUtc="2026-08-04T02:24:00Z"/>
          <w:rFonts w:ascii="Aptos" w:hAnsi="Aptos" w:cs="Calibri"/>
          <w:sz w:val="20"/>
          <w:szCs w:val="20"/>
          <w:highlight w:val="green"/>
        </w:rPr>
      </w:pPr>
      <w:ins w:id="34" w:author="Nick Bernal" w:date="2026-08-03T22:24:00Z" w16du:dateUtc="2026-08-04T02:24:00Z">
        <w:r>
          <w:rPr>
            <w:rFonts w:ascii="Aptos" w:hAnsi="Aptos" w:cstheme="minorHAnsi"/>
            <w:sz w:val="20"/>
            <w:szCs w:val="20"/>
            <w:highlight w:val="green"/>
          </w:rPr>
          <w:t>c</w:t>
        </w:r>
      </w:ins>
    </w:p>
    <w:p w14:paraId="2E1A17E5" w14:textId="77777777" w:rsidR="00AA1906" w:rsidRDefault="00AA1906" w:rsidP="00AA1906">
      <w:pPr>
        <w:jc w:val="both"/>
        <w:rPr>
          <w:ins w:id="35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ind w:left="360"/>
        <w:jc w:val="both"/>
        <w:rPr>
          <w:ins w:id="36" w:author="Nick Bernal" w:date="2026-08-03T22:24:00Z" w16du:dateUtc="2026-08-04T02:24:00Z"/>
          <w:rFonts w:ascii="Aptos" w:hAnsi="Aptos" w:cs="Calibri"/>
          <w:sz w:val="20"/>
          <w:szCs w:val="20"/>
        </w:rPr>
      </w:pPr>
      <w:ins w:id="37" w:author="Nick Bernal" w:date="2026-08-03T22:24:00Z" w16du:dateUtc="2026-08-04T02:24:00Z">
        <w:r w:rsidRPr="005F553B">
          <w:rPr>
            <w:rFonts w:ascii="Aptos" w:hAnsi="Aptos" w:cs="Calibri"/>
            <w:sz w:val="20"/>
            <w:szCs w:val="20"/>
            <w:highlight w:val="yellow"/>
          </w:rPr>
          <w:t>OR</w:t>
        </w:r>
      </w:ins>
    </w:p>
    <w:p w14:paraId="57E07697" w14:textId="77777777" w:rsidR="00AA1906" w:rsidRPr="005F553B" w:rsidRDefault="00AA1906" w:rsidP="00AA1906">
      <w:pPr>
        <w:ind w:left="360"/>
        <w:jc w:val="both"/>
        <w:rPr>
          <w:ins w:id="38" w:author="Nick Bernal" w:date="2026-08-03T22:24:00Z" w16du:dateUtc="2026-08-04T02:24:00Z"/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16"/>
        </w:numPr>
        <w:ind w:left="360" w:firstLine="0"/>
        <w:jc w:val="both"/>
        <w:rPr>
          <w:ins w:id="39" w:author="Nick Bernal" w:date="2026-08-03T22:24:00Z" w16du:dateUtc="2026-08-04T02:24:00Z"/>
          <w:rFonts w:ascii="Aptos" w:hAnsi="Aptos" w:cs="Calibri"/>
          <w:sz w:val="20"/>
          <w:szCs w:val="20"/>
          <w:highlight w:val="cyan"/>
        </w:rPr>
      </w:pPr>
      <w:ins w:id="40" w:author="Nick Bernal" w:date="2026-08-03T22:24:00Z" w16du:dateUtc="2026-08-04T02:24:00Z">
        <w:r>
          <w:rPr>
            <w:rFonts w:ascii="Aptos" w:hAnsi="Aptos" w:cstheme="minorHAnsi"/>
            <w:sz w:val="20"/>
            <w:szCs w:val="20"/>
            <w:highlight w:val="cyan"/>
          </w:rPr>
          <w:t>c</w:t>
        </w:r>
      </w:ins>
    </w:p>
    <w:p w14:paraId="7030023B" w14:textId="77777777" w:rsidR="005F553B" w:rsidRPr="005F553B" w:rsidRDefault="005F553B" w:rsidP="005F553B">
      <w:pPr>
        <w:jc w:val="both"/>
        <w:rPr>
          <w:ins w:id="41" w:author="Nick Bernal" w:date="2026-08-03T22:24:00Z" w16du:dateUtc="2026-08-04T02:24:00Z"/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16"/>
        </w:numPr>
        <w:ind w:left="360"/>
        <w:jc w:val="both"/>
        <w:rPr>
          <w:ins w:id="42" w:author="Nick Bernal" w:date="2026-08-03T22:24:00Z" w16du:dateUtc="2026-08-04T02:24:00Z"/>
          <w:rFonts w:ascii="Aptos" w:hAnsi="Aptos" w:cstheme="minorHAnsi"/>
          <w:sz w:val="20"/>
          <w:szCs w:val="20"/>
        </w:rPr>
      </w:pPr>
      <w:ins w:id="43" w:author="Nick Bernal" w:date="2026-08-03T22:24:00Z" w16du:dateUtc="2026-08-04T02:24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t>d</w:t>
        </w:r>
      </w:ins>
    </w:p>
    <w:p w14:paraId="35100D34" w14:textId="77777777" w:rsidR="005F553B" w:rsidRPr="005F553B" w:rsidRDefault="005F553B" w:rsidP="005F553B">
      <w:pPr>
        <w:jc w:val="both"/>
        <w:rPr>
          <w:ins w:id="44" w:author="Nick Bernal" w:date="2026-08-03T22:24:00Z" w16du:dateUtc="2026-08-04T02:24:00Z"/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16"/>
        </w:numPr>
        <w:ind w:left="360"/>
        <w:jc w:val="both"/>
        <w:rPr>
          <w:ins w:id="45" w:author="Nick Bernal" w:date="2026-08-03T22:24:00Z" w16du:dateUtc="2026-08-04T02:24:00Z"/>
          <w:rFonts w:ascii="Aptos" w:hAnsi="Aptos" w:cstheme="minorHAnsi"/>
          <w:sz w:val="20"/>
          <w:szCs w:val="20"/>
        </w:rPr>
      </w:pPr>
      <w:ins w:id="46" w:author="Nick Bernal" w:date="2026-08-03T22:24:00Z" w16du:dateUtc="2026-08-04T02:24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t>e</w:t>
        </w:r>
      </w:ins>
    </w:p>
    <w:p w14:paraId="344B4D9D" w14:textId="77777777" w:rsidR="005F553B" w:rsidRPr="005F553B" w:rsidRDefault="005F553B" w:rsidP="005F553B">
      <w:pPr>
        <w:pStyle w:val="ListParagraph"/>
        <w:ind w:left="360"/>
        <w:jc w:val="both"/>
        <w:rPr>
          <w:ins w:id="47" w:author="Nick Bernal" w:date="2026-08-03T22:24:00Z" w16du:dateUtc="2026-08-04T02:24:00Z"/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16"/>
        </w:numPr>
        <w:ind w:left="360" w:firstLine="0"/>
        <w:jc w:val="both"/>
        <w:rPr>
          <w:ins w:id="48" w:author="Nick Bernal" w:date="2026-08-03T22:24:00Z" w16du:dateUtc="2026-08-04T02:24:00Z"/>
          <w:rFonts w:ascii="Aptos" w:hAnsi="Aptos" w:cstheme="minorHAnsi"/>
          <w:sz w:val="20"/>
          <w:szCs w:val="20"/>
        </w:rPr>
      </w:pPr>
      <w:ins w:id="49" w:author="Nick Bernal" w:date="2026-08-03T22:24:00Z" w16du:dateUtc="2026-08-04T02:24:00Z">
        <w:r>
          <w:rPr>
            <w:rFonts w:ascii="Aptos" w:hAnsi="Aptos" w:cstheme="minorHAnsi"/>
            <w:sz w:val="20"/>
            <w:szCs w:val="20"/>
          </w:rPr>
          <w:t>a</w:t>
        </w:r>
      </w:ins>
    </w:p>
    <w:p w14:paraId="400AA673" w14:textId="6530B514" w:rsidR="003C58BC" w:rsidRDefault="00F56623" w:rsidP="00F56623">
      <w:pPr>
        <w:pStyle w:val="ListParagraph"/>
        <w:numPr>
          <w:ilvl w:val="0"/>
          <w:numId w:val="1"/>
        </w:numPr>
        <w:rPr>
          <w:del w:id="50" w:author="Nick Bernal" w:date="2026-08-03T22:24:00Z" w16du:dateUtc="2026-08-04T02:24:00Z"/>
        </w:rPr>
      </w:pPr>
      <w:del w:id="51" w:author="Nick Bernal" w:date="2026-08-03T22:24:00Z" w16du:dateUtc="2026-08-04T02:24:00Z">
        <w:r>
          <w:delText>Item 1</w:delText>
        </w:r>
      </w:del>
    </w:p>
    <w:p w14:paraId="60C719B1" w14:textId="77777777" w:rsidR="00F56623" w:rsidRDefault="00F56623" w:rsidP="00F56623">
      <w:pPr>
        <w:rPr>
          <w:del w:id="52" w:author="Nick Bernal" w:date="2026-08-03T22:24:00Z" w16du:dateUtc="2026-08-04T02:24:00Z"/>
        </w:rPr>
      </w:pPr>
    </w:p>
    <w:p w14:paraId="6381D824" w14:textId="73DC2D69" w:rsidR="00F56623" w:rsidRDefault="00F56623" w:rsidP="00F56623">
      <w:pPr>
        <w:rPr>
          <w:del w:id="53" w:author="Nick Bernal" w:date="2026-08-03T22:24:00Z" w16du:dateUtc="2026-08-04T02:24:00Z"/>
        </w:rPr>
      </w:pPr>
      <w:del w:id="54" w:author="Nick Bernal" w:date="2026-08-03T22:24:00Z" w16du:dateUtc="2026-08-04T02:24:00Z">
        <w:r>
          <w:delText>Break test</w:delText>
        </w:r>
      </w:del>
    </w:p>
    <w:p w14:paraId="7344E247" w14:textId="77777777" w:rsidR="00F56623" w:rsidRDefault="00F56623" w:rsidP="00F56623">
      <w:pPr>
        <w:rPr>
          <w:del w:id="55" w:author="Nick Bernal" w:date="2026-08-03T22:24:00Z" w16du:dateUtc="2026-08-04T02:24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1"/>
        </w:numPr>
        <w:rPr>
          <w:del w:id="56" w:author="Nick Bernal" w:date="2026-08-03T22:24:00Z" w16du:dateUtc="2026-08-04T02:24:00Z"/>
        </w:rPr>
      </w:pPr>
      <w:del w:id="57" w:author="Nick Bernal" w:date="2026-08-03T22:24:00Z" w16du:dateUtc="2026-08-04T02:24:00Z">
        <w:r>
          <w:delText>Item 2</w:delText>
        </w:r>
      </w:del>
    </w:p>
    <w:p w14:paraId="493CC21E" w14:textId="77777777" w:rsidR="00F836A8" w:rsidRDefault="00F836A8" w:rsidP="00F836A8">
      <w:pPr>
        <w:rPr>
          <w:del w:id="58" w:author="Nick Bernal" w:date="2026-08-03T22:24:00Z" w16du:dateUtc="2026-08-04T02:24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2"/>
        </w:numPr>
        <w:rPr>
          <w:del w:id="59" w:author="Nick Bernal" w:date="2026-08-03T22:24:00Z" w16du:dateUtc="2026-08-04T02:24:00Z"/>
        </w:rPr>
      </w:pPr>
      <w:del w:id="60" w:author="Nick Bernal" w:date="2026-08-03T22:24:00Z" w16du:dateUtc="2026-08-04T02:24:00Z">
        <w:r>
          <w:delText>New list starts here (num 1)</w:delText>
        </w:r>
      </w:del>
    </w:p>
    <w:p w14:paraId="0948182B" w14:textId="6B25D8D3" w:rsidR="00F836A8" w:rsidRPr="001029AD" w:rsidRDefault="00F836A8" w:rsidP="001029AD">
      <w:pPr>
        <w:jc w:val="both"/>
        <w:rPr>
          <w:rFonts w:ascii="Aptos" w:hAnsi="Aptos"/>
          <w:sz w:val="20"/>
          <w:rPrChange w:id="61" w:author="Nick Bernal" w:date="2026-08-03T22:24:00Z" w16du:dateUtc="2026-08-04T02:24:00Z">
            <w:rPr/>
          </w:rPrChange>
        </w:rPr>
        <w:pPrChange w:id="62" w:author="Nick Bernal" w:date="2026-08-03T22:24:00Z" w16du:dateUtc="2026-08-04T02:24:00Z">
          <w:pPr>
            <w:pStyle w:val="ListParagraph"/>
            <w:numPr>
              <w:numId w:val="2"/>
            </w:numPr>
            <w:ind w:hanging="360"/>
          </w:pPr>
        </w:pPrChange>
      </w:pPr>
      <w:del w:id="63" w:author="Nick Bernal" w:date="2026-08-03T22:24:00Z" w16du:dateUtc="2026-08-04T02:24:00Z">
        <w:r>
          <w:delText>Num 2</w:delText>
        </w:r>
      </w:del>
    </w:p>
    <w:sectPr w:rsidR="00F836A8" w:rsidRPr="001029AD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70" w:author="Nick Bernal" w:date="2026-08-03T22:24:00Z" w16du:dateUtc="2026-08-04T02:24:00Z">
        <w:sectPr w:rsidR="00F836A8" w:rsidRPr="001029AD" w:rsidSect="00E86DCD">
          <w:type w:val="nextPage"/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73FA" w14:textId="77777777" w:rsidR="00BD4547" w:rsidRDefault="00BD4547">
      <w:pPr>
        <w:pPrChange w:id="22" w:author="Nick Bernal" w:date="2026-08-03T22:24:00Z" w16du:dateUtc="2026-08-04T02:24:00Z">
          <w:pPr/>
        </w:pPrChange>
      </w:pPr>
      <w:r>
        <w:separator/>
      </w:r>
    </w:p>
  </w:endnote>
  <w:endnote w:type="continuationSeparator" w:id="0">
    <w:p w14:paraId="497A5F04" w14:textId="77777777" w:rsidR="00BD4547" w:rsidRDefault="00BD4547">
      <w:pPr>
        <w:pPrChange w:id="23" w:author="Nick Bernal" w:date="2026-08-03T22:24:00Z" w16du:dateUtc="2026-08-04T02:2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2637" w14:textId="77777777" w:rsidR="003606BE" w:rsidRDefault="001B54A4">
    <w:pPr>
      <w:pStyle w:val="DocID"/>
      <w:pPrChange w:id="65" w:author="Nick Bernal" w:date="2026-08-03T22:24:00Z" w16du:dateUtc="2026-08-04T02:24:00Z">
        <w:pPr>
          <w:pStyle w:val="Footer"/>
        </w:pPr>
      </w:pPrChange>
    </w:pPr>
    <w:ins w:id="66" w:author="Nick Bernal" w:date="2026-08-03T22:24:00Z" w16du:dateUtc="2026-08-04T02:24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B1DA" w14:textId="77777777" w:rsidR="003606BE" w:rsidRDefault="003606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1D0C6" w14:textId="77777777" w:rsidR="003606BE" w:rsidRDefault="001B54A4">
    <w:pPr>
      <w:pStyle w:val="DocID"/>
      <w:pPrChange w:id="68" w:author="Nick Bernal" w:date="2026-08-03T22:24:00Z" w16du:dateUtc="2026-08-04T02:24:00Z">
        <w:pPr>
          <w:pStyle w:val="Footer"/>
        </w:pPr>
      </w:pPrChange>
    </w:pPr>
    <w:ins w:id="69" w:author="Nick Bernal" w:date="2026-08-03T22:24:00Z" w16du:dateUtc="2026-08-04T02:24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E26D5" w14:textId="77777777" w:rsidR="00BD4547" w:rsidRDefault="00BD4547">
      <w:pPr>
        <w:pPrChange w:id="20" w:author="Nick Bernal" w:date="2026-08-03T22:24:00Z" w16du:dateUtc="2026-08-04T02:24:00Z">
          <w:pPr/>
        </w:pPrChange>
      </w:pPr>
      <w:r>
        <w:separator/>
      </w:r>
    </w:p>
  </w:footnote>
  <w:footnote w:type="continuationSeparator" w:id="0">
    <w:p w14:paraId="738DDC42" w14:textId="77777777" w:rsidR="00BD4547" w:rsidRDefault="00BD4547">
      <w:pPr>
        <w:pPrChange w:id="21" w:author="Nick Bernal" w:date="2026-08-03T22:24:00Z" w16du:dateUtc="2026-08-04T02:2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62036" w14:textId="77777777" w:rsidR="003606BE" w:rsidRDefault="00BD4547">
    <w:pPr>
      <w:pStyle w:val="Header"/>
    </w:pPr>
    <w:ins w:id="64" w:author="Nick Bernal" w:date="2026-08-03T22:24:00Z" w16du:dateUtc="2026-08-04T02:24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3A4C" w14:textId="77777777" w:rsidR="003606BE" w:rsidRDefault="003606BE" w:rsidP="003606BE">
    <w:pPr>
      <w:pStyle w:val="Header"/>
      <w:tabs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D4A39" w14:textId="77777777" w:rsidR="003606BE" w:rsidRDefault="00BD4547">
    <w:pPr>
      <w:pStyle w:val="Header"/>
    </w:pPr>
    <w:ins w:id="67" w:author="Nick Bernal" w:date="2026-08-03T22:24:00Z" w16du:dateUtc="2026-08-04T02:24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431462">
    <w:abstractNumId w:val="15"/>
  </w:num>
  <w:num w:numId="2" w16cid:durableId="1671834887">
    <w:abstractNumId w:val="5"/>
  </w:num>
  <w:num w:numId="3" w16cid:durableId="1217087456">
    <w:abstractNumId w:val="12"/>
  </w:num>
  <w:num w:numId="4" w16cid:durableId="1608851627">
    <w:abstractNumId w:val="2"/>
  </w:num>
  <w:num w:numId="5" w16cid:durableId="924462704">
    <w:abstractNumId w:val="0"/>
  </w:num>
  <w:num w:numId="6" w16cid:durableId="1362126119">
    <w:abstractNumId w:val="13"/>
  </w:num>
  <w:num w:numId="7" w16cid:durableId="848762291">
    <w:abstractNumId w:val="18"/>
  </w:num>
  <w:num w:numId="8" w16cid:durableId="1140999659">
    <w:abstractNumId w:val="6"/>
  </w:num>
  <w:num w:numId="9" w16cid:durableId="961962539">
    <w:abstractNumId w:val="9"/>
  </w:num>
  <w:num w:numId="10" w16cid:durableId="1196187685">
    <w:abstractNumId w:val="4"/>
  </w:num>
  <w:num w:numId="11" w16cid:durableId="1430466139">
    <w:abstractNumId w:val="17"/>
  </w:num>
  <w:num w:numId="12" w16cid:durableId="2038964581">
    <w:abstractNumId w:val="11"/>
  </w:num>
  <w:num w:numId="13" w16cid:durableId="1468863022">
    <w:abstractNumId w:val="16"/>
  </w:num>
  <w:num w:numId="14" w16cid:durableId="1076517445">
    <w:abstractNumId w:val="8"/>
  </w:num>
  <w:num w:numId="15" w16cid:durableId="1599941806">
    <w:abstractNumId w:val="19"/>
  </w:num>
  <w:num w:numId="16" w16cid:durableId="2118207971">
    <w:abstractNumId w:val="10"/>
  </w:num>
  <w:num w:numId="17" w16cid:durableId="835804716">
    <w:abstractNumId w:val="3"/>
  </w:num>
  <w:num w:numId="18" w16cid:durableId="634068571">
    <w:abstractNumId w:val="14"/>
  </w:num>
  <w:num w:numId="19" w16cid:durableId="1590849697">
    <w:abstractNumId w:val="1"/>
  </w:num>
  <w:num w:numId="20" w16cid:durableId="153842314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6BE"/>
    <w:rsid w:val="00360CBC"/>
    <w:rsid w:val="00360F1B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1D14"/>
    <w:rsid w:val="003C22FE"/>
    <w:rsid w:val="003C49CB"/>
    <w:rsid w:val="003C5219"/>
    <w:rsid w:val="003C58BC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63B0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075E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1F1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61D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A40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4547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5D3D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2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36A8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/>
      <w:outlineLvl w:val="0"/>
      <w:pPrChange w:id="0" w:author="Nick Bernal" w:date="2026-08-03T22:24:00Z">
        <w:pPr>
          <w:keepNext/>
          <w:keepLines/>
          <w:spacing w:before="360" w:after="80"/>
          <w:outlineLvl w:val="0"/>
        </w:pPr>
      </w:pPrChange>
    </w:pPr>
    <w:rPr>
      <w:rFonts w:eastAsia="Times New Roman" w:cs="Arial"/>
      <w:b/>
      <w:bCs/>
      <w:kern w:val="0"/>
      <w:sz w:val="32"/>
      <w:szCs w:val="32"/>
      <w14:ligatures w14:val="none"/>
      <w:rPrChange w:id="0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23"/>
    <w:rPr>
      <w:rFonts w:eastAsia="Times New Roman" w:cs="Arial"/>
      <w:b/>
      <w:bCs/>
      <w:kern w:val="0"/>
      <w:sz w:val="32"/>
      <w:szCs w:val="32"/>
      <w:shd w:val="clear" w:color="auto" w:fill="FFFFFF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pPrChange w:id="1" w:author="Nick Bernal" w:date="2026-08-03T22:24:00Z">
        <w:pPr/>
      </w:pPrChange>
    </w:pPr>
    <w:rPr>
      <w:rFonts w:ascii="Tahoma" w:hAnsi="Tahoma" w:cs="Tahoma"/>
      <w:kern w:val="0"/>
      <w:sz w:val="16"/>
      <w:szCs w:val="16"/>
      <w14:ligatures w14:val="none"/>
      <w:rPrChange w:id="1" w:author="Nick Bernal" w:date="2026-08-03T22:24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6BE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pPrChange w:id="2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rFonts w:asciiTheme="minorHAnsi" w:hAnsiTheme="minorHAnsi" w:cstheme="minorBidi"/>
      <w:kern w:val="0"/>
      <w:sz w:val="22"/>
      <w:szCs w:val="22"/>
      <w14:ligatures w14:val="none"/>
      <w:rPrChange w:id="2" w:author="Nick Bernal" w:date="2026-08-03T22:24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606BE"/>
    <w:rPr>
      <w:rFonts w:asciiTheme="minorHAnsi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pPrChange w:id="3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rFonts w:asciiTheme="minorHAnsi" w:hAnsiTheme="minorHAnsi" w:cstheme="minorBidi"/>
      <w:kern w:val="0"/>
      <w:sz w:val="22"/>
      <w:szCs w:val="22"/>
      <w14:ligatures w14:val="none"/>
      <w:rPrChange w:id="3" w:author="Nick Bernal" w:date="2026-08-03T22:24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606BE"/>
    <w:rPr>
      <w:rFonts w:asciiTheme="minorHAnsi" w:hAnsiTheme="minorHAnsi" w:cstheme="minorBidi"/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3606BE"/>
  </w:style>
  <w:style w:type="character" w:styleId="Hyperlink">
    <w:name w:val="Hyperlink"/>
    <w:basedOn w:val="DefaultParagraphFont"/>
    <w:uiPriority w:val="99"/>
    <w:unhideWhenUsed/>
    <w:rsid w:val="003606BE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/>
      <w:pPrChange w:id="4" w:author="Nick Bernal" w:date="2026-08-03T22:24:00Z">
        <w:pPr>
          <w:spacing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4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606B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pPrChange w:id="5" w:author="Nick Bernal" w:date="2026-08-03T22:24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200" w:line="276" w:lineRule="auto"/>
        </w:pPr>
      </w:pPrChange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  <w:rPrChange w:id="5" w:author="Nick Bernal" w:date="2026-08-03T22:24:00Z">
        <w:rPr>
          <w:rFonts w:ascii="Calibri" w:eastAsia="Arial Unicode MS" w:hAnsi="Calibri" w:cs="Arial Unicode MS"/>
          <w:color w:val="000000"/>
          <w:sz w:val="22"/>
          <w:szCs w:val="22"/>
          <w:u w:color="000000"/>
          <w:bdr w:val="nil"/>
          <w:lang w:val="en-US" w:eastAsia="en-US" w:bidi="ar-SA"/>
        </w:rPr>
      </w:rPrChange>
    </w:rPr>
  </w:style>
  <w:style w:type="numbering" w:customStyle="1" w:styleId="ImportedStyle3">
    <w:name w:val="Imported Style 3"/>
    <w:rsid w:val="003606BE"/>
    <w:pPr>
      <w:numPr>
        <w:numId w:val="3"/>
      </w:numPr>
    </w:pPr>
  </w:style>
  <w:style w:type="numbering" w:customStyle="1" w:styleId="ImportedStyle7">
    <w:name w:val="Imported Style 7"/>
    <w:rsid w:val="003606BE"/>
    <w:pPr>
      <w:numPr>
        <w:numId w:val="4"/>
      </w:numPr>
    </w:pPr>
  </w:style>
  <w:style w:type="table" w:styleId="TableGrid">
    <w:name w:val="Table Grid"/>
    <w:basedOn w:val="TableNormal"/>
    <w:uiPriority w:val="59"/>
    <w:rsid w:val="003606BE"/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pPrChange w:id="6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6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/>
      <w:pPrChange w:id="7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after="480"/>
        </w:pPr>
      </w:pPrChange>
    </w:pPr>
    <w:rPr>
      <w:rFonts w:ascii="Times New Roman" w:eastAsia="Times New Roman" w:hAnsi="Times New Roman" w:cs="Times New Roman"/>
      <w:kern w:val="0"/>
      <w14:ligatures w14:val="none"/>
      <w:rPrChange w:id="7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uiPriority w:val="99"/>
    <w:rsid w:val="003606BE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pPrChange w:id="8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8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/>
      <w:pPrChange w:id="9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before="480"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9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uiPriority w:val="99"/>
    <w:rsid w:val="003606BE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/>
      <w:pPrChange w:id="10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after="9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0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uiPriority w:val="99"/>
    <w:rsid w:val="003606BE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pPrChange w:id="11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1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uiPriority w:val="99"/>
    <w:rsid w:val="003606BE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/>
      <w:ind w:left="1440" w:hanging="1440"/>
      <w:pPrChange w:id="12" w:author="Nick Bernal" w:date="2026-08-03T22:24:00Z">
        <w:pPr>
          <w:widowControl w:val="0"/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before="240" w:after="240"/>
          <w:ind w:left="1440" w:hanging="14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2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styleId="PageNumber">
    <w:name w:val="page number"/>
    <w:uiPriority w:val="99"/>
    <w:rsid w:val="003606BE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pPrChange w:id="13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3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5"/>
      </w:numPr>
      <w:shd w:val="clear" w:color="auto" w:fill="FFFFFF"/>
      <w:autoSpaceDE w:val="0"/>
      <w:autoSpaceDN w:val="0"/>
      <w:adjustRightInd w:val="0"/>
      <w:spacing w:after="240"/>
      <w:ind w:left="1800"/>
      <w:pPrChange w:id="14" w:author="Nick Bernal" w:date="2026-08-03T22:24:00Z">
        <w:pPr>
          <w:widowControl w:val="0"/>
          <w:numPr>
            <w:numId w:val="5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4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3606BE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pPrChange w:id="15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Consolas" w:eastAsia="Times New Roman" w:hAnsi="Consolas" w:cs="Consolas"/>
      <w:kern w:val="0"/>
      <w:sz w:val="21"/>
      <w:szCs w:val="21"/>
      <w14:ligatures w14:val="none"/>
      <w:rPrChange w:id="15" w:author="Nick Bernal" w:date="2026-08-03T22:24:00Z">
        <w:rPr>
          <w:rFonts w:ascii="Consolas" w:hAnsi="Consolas" w:cs="Consolas"/>
          <w:sz w:val="21"/>
          <w:szCs w:val="21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rsid w:val="003606BE"/>
    <w:rPr>
      <w:rFonts w:ascii="Consolas" w:eastAsia="Times New Roman" w:hAnsi="Consolas" w:cs="Consolas"/>
      <w:kern w:val="0"/>
      <w:sz w:val="21"/>
      <w:szCs w:val="21"/>
      <w:shd w:val="clear" w:color="auto" w:fill="FFFFFF"/>
      <w14:ligatures w14:val="none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80" w:lineRule="atLeast"/>
      <w:jc w:val="both"/>
      <w:pPrChange w:id="16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line="280" w:lineRule="atLeast"/>
          <w:jc w:val="both"/>
        </w:pPr>
      </w:pPrChange>
    </w:pPr>
    <w:rPr>
      <w:rFonts w:ascii="Times New Roman" w:eastAsia="Times New Roman" w:hAnsi="Times New Roman" w:cs="Times New Roman"/>
      <w:color w:val="454849"/>
      <w:spacing w:val="15"/>
      <w:kern w:val="0"/>
      <w:sz w:val="20"/>
      <w:szCs w:val="20"/>
      <w14:ligatures w14:val="none"/>
      <w:rPrChange w:id="16" w:author="Nick Bernal" w:date="2026-08-03T22:24:00Z">
        <w:rPr>
          <w:color w:val="454849"/>
          <w:spacing w:val="15"/>
          <w:lang w:val="en-US" w:eastAsia="en-US" w:bidi="ar-SA"/>
        </w:rPr>
      </w:rPrChange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/>
      <w:ind w:left="360"/>
      <w:pPrChange w:id="17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  <w:spacing w:after="120"/>
          <w:ind w:left="360"/>
        </w:pPr>
      </w:pPrChange>
    </w:pPr>
    <w:rPr>
      <w:rFonts w:ascii="Times New Roman" w:eastAsia="Times New Roman" w:hAnsi="Times New Roman" w:cs="Times New Roman"/>
      <w:kern w:val="0"/>
      <w:sz w:val="16"/>
      <w:szCs w:val="16"/>
      <w14:ligatures w14:val="none"/>
      <w:rPrChange w:id="17" w:author="Nick Bernal" w:date="2026-08-03T22:24:00Z">
        <w:rPr>
          <w:sz w:val="16"/>
          <w:szCs w:val="16"/>
          <w:lang w:val="en-US" w:eastAsia="en-US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3606BE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paragraph" w:customStyle="1" w:styleId="DocID">
    <w:name w:val="DocID"/>
    <w:basedOn w:val="Footer"/>
    <w:next w:val="Footer"/>
    <w:link w:val="DocIDChar"/>
    <w:rsid w:val="003606BE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3606BE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table" w:styleId="Table3Deffects3">
    <w:name w:val="Table 3D effects 3"/>
    <w:basedOn w:val="TableNormal"/>
    <w:uiPriority w:val="99"/>
    <w:rsid w:val="003606BE"/>
    <w:pPr>
      <w:adjustRightInd w:val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3606BE"/>
    <w:pPr>
      <w:adjustRightInd w:val="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3606BE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pPrChange w:id="18" w:author="Nick Bernal" w:date="2026-08-03T22:24:00Z">
        <w:pPr/>
      </w:pPrChange>
    </w:pPr>
    <w:rPr>
      <w:rFonts w:asciiTheme="minorHAnsi" w:hAnsiTheme="minorHAnsi" w:cstheme="minorBidi"/>
      <w:kern w:val="0"/>
      <w:sz w:val="22"/>
      <w:szCs w:val="22"/>
      <w14:ligatures w14:val="none"/>
      <w:rPrChange w:id="18" w:author="Nick Bernal" w:date="2026-08-03T22:24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3606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/>
      <w:pPrChange w:id="19" w:author="Nick Bernal" w:date="2026-08-03T22:24:00Z">
        <w:pPr>
          <w:spacing w:after="160"/>
        </w:pPr>
      </w:pPrChange>
    </w:pPr>
    <w:rPr>
      <w:rFonts w:asciiTheme="minorHAnsi" w:hAnsiTheme="minorHAnsi" w:cstheme="minorBidi"/>
      <w:sz w:val="20"/>
      <w:szCs w:val="20"/>
      <w:rPrChange w:id="19" w:author="Nick Bernal" w:date="2026-08-03T22:24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3606BE"/>
    <w:rPr>
      <w:rFonts w:ascii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6BE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06BE"/>
    <w:rPr>
      <w:rFonts w:asciiTheme="minorHAnsi" w:hAnsiTheme="minorHAnsi" w:cstheme="minorBidi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360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3B9822-6738-DF48-AAEC-22BC06119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2025-01-17T19:48:00Z</dcterms:created>
  <dcterms:modified xsi:type="dcterms:W3CDTF">2026-08-04T02:24:00Z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