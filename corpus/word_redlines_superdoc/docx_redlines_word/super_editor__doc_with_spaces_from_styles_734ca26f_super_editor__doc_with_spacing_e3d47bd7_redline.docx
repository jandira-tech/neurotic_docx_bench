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6C2B" w14:textId="49ACD6F7" w:rsidR="003333EF" w:rsidRPr="009521F7" w:rsidRDefault="003333EF" w:rsidP="003333EF">
      <w:pPr>
        <w:spacing w:after="0" w:line="276" w:lineRule="auto"/>
        <w:jc w:val="center"/>
        <w:rPr>
          <w:ins w:id="15" w:author="Vladislava Andrushchenko" w:date="2026-08-03T22:18:00Z" w16du:dateUtc="2026-08-04T02:18:00Z"/>
          <w:rFonts w:ascii="Arial" w:eastAsia="Times New Roman" w:hAnsi="Arial" w:cs="Arial"/>
          <w:sz w:val="32"/>
          <w:szCs w:val="32"/>
          <w:lang w:eastAsia="en-IN"/>
        </w:rPr>
      </w:pPr>
      <w:ins w:id="16" w:author="Vladislava Andrushchenko" w:date="2026-08-03T22:18:00Z" w16du:dateUtc="2026-08-04T02:18:00Z">
        <w:r w:rsidRPr="009521F7">
          <w:rPr>
            <w:rFonts w:ascii="Arial" w:eastAsia="Times New Roman" w:hAnsi="Arial" w:cs="Arial"/>
            <w:b/>
            <w:bCs/>
            <w:sz w:val="32"/>
            <w:szCs w:val="32"/>
            <w:lang w:eastAsia="en-IN"/>
          </w:rPr>
          <w:t>[</w:t>
        </w:r>
        <w:r>
          <w:rPr>
            <w:rFonts w:ascii="Arial" w:eastAsia="Times New Roman" w:hAnsi="Arial" w:cs="Arial"/>
            <w:b/>
            <w:bCs/>
            <w:sz w:val="32"/>
            <w:szCs w:val="32"/>
            <w:lang w:eastAsia="en-IN"/>
          </w:rPr>
          <w:t>test company</w:t>
        </w:r>
        <w:r w:rsidRPr="009521F7">
          <w:rPr>
            <w:rFonts w:ascii="Arial" w:eastAsia="Times New Roman" w:hAnsi="Arial" w:cs="Arial"/>
            <w:b/>
            <w:bCs/>
            <w:sz w:val="32"/>
            <w:szCs w:val="32"/>
            <w:lang w:eastAsia="en-IN"/>
          </w:rPr>
          <w:t>]</w:t>
        </w:r>
      </w:ins>
    </w:p>
    <w:p w14:paraId="0F909DCB" w14:textId="77777777" w:rsidR="003333EF" w:rsidRPr="009521F7" w:rsidRDefault="003333EF" w:rsidP="003333EF">
      <w:pPr>
        <w:spacing w:before="100" w:beforeAutospacing="1" w:after="100" w:afterAutospacing="1" w:line="276" w:lineRule="auto"/>
        <w:jc w:val="center"/>
        <w:outlineLvl w:val="0"/>
        <w:rPr>
          <w:ins w:id="17" w:author="Vladislava Andrushchenko" w:date="2026-08-03T22:18:00Z" w16du:dateUtc="2026-08-04T02:18:00Z"/>
          <w:rFonts w:ascii="Arial" w:eastAsia="Times New Roman" w:hAnsi="Arial" w:cs="Arial"/>
          <w:b/>
          <w:bCs/>
          <w:kern w:val="36"/>
          <w:sz w:val="32"/>
          <w:szCs w:val="32"/>
          <w:lang w:eastAsia="en-IN"/>
        </w:rPr>
      </w:pPr>
    </w:p>
    <w:p w14:paraId="3A022500" w14:textId="77777777" w:rsidR="003333EF" w:rsidRPr="009521F7" w:rsidRDefault="003333EF" w:rsidP="003333EF">
      <w:pPr>
        <w:spacing w:before="100" w:beforeAutospacing="1" w:after="100" w:afterAutospacing="1" w:line="276" w:lineRule="auto"/>
        <w:jc w:val="center"/>
        <w:outlineLvl w:val="0"/>
        <w:rPr>
          <w:ins w:id="18" w:author="Vladislava Andrushchenko" w:date="2026-08-03T22:18:00Z" w16du:dateUtc="2026-08-04T02:18:00Z"/>
          <w:rFonts w:ascii="Arial" w:eastAsia="Times New Roman" w:hAnsi="Arial" w:cs="Arial"/>
          <w:b/>
          <w:bCs/>
          <w:kern w:val="36"/>
          <w:sz w:val="32"/>
          <w:szCs w:val="32"/>
          <w:lang w:eastAsia="en-IN"/>
        </w:rPr>
      </w:pPr>
    </w:p>
    <w:p w14:paraId="7F5249F0" w14:textId="77777777" w:rsidR="003333EF" w:rsidRPr="009521F7" w:rsidRDefault="003333EF" w:rsidP="003333EF">
      <w:pPr>
        <w:spacing w:before="100" w:beforeAutospacing="1" w:after="100" w:afterAutospacing="1" w:line="276" w:lineRule="auto"/>
        <w:jc w:val="center"/>
        <w:outlineLvl w:val="0"/>
        <w:rPr>
          <w:ins w:id="19" w:author="Vladislava Andrushchenko" w:date="2026-08-03T22:18:00Z" w16du:dateUtc="2026-08-04T02:18:00Z"/>
          <w:rFonts w:ascii="Arial" w:eastAsia="Times New Roman" w:hAnsi="Arial" w:cs="Arial"/>
          <w:b/>
          <w:bCs/>
          <w:kern w:val="36"/>
          <w:sz w:val="32"/>
          <w:szCs w:val="32"/>
          <w:lang w:eastAsia="en-IN"/>
        </w:rPr>
      </w:pPr>
    </w:p>
    <w:p w14:paraId="12EB6D55" w14:textId="77777777" w:rsidR="003333EF" w:rsidRPr="009521F7" w:rsidRDefault="003333EF" w:rsidP="003333EF">
      <w:pPr>
        <w:jc w:val="center"/>
        <w:rPr>
          <w:ins w:id="20" w:author="Vladislava Andrushchenko" w:date="2026-08-03T22:18:00Z" w16du:dateUtc="2026-08-04T02:18:00Z"/>
          <w:rFonts w:ascii="Arial" w:hAnsi="Arial" w:cs="Arial"/>
          <w:b/>
          <w:sz w:val="32"/>
          <w:szCs w:val="32"/>
        </w:rPr>
      </w:pPr>
      <w:ins w:id="21" w:author="Vladislava Andrushchenko" w:date="2026-08-03T22:18:00Z" w16du:dateUtc="2026-08-04T02:18:00Z">
        <w:r w:rsidRPr="009521F7">
          <w:rPr>
            <w:rFonts w:ascii="Arial" w:hAnsi="Arial" w:cs="Arial"/>
            <w:b/>
            <w:sz w:val="32"/>
            <w:szCs w:val="32"/>
          </w:rPr>
          <w:t>LABOR APPRENTICESHIP</w:t>
        </w:r>
      </w:ins>
    </w:p>
    <w:p w14:paraId="6CCE13FE" w14:textId="77777777" w:rsidR="003333EF" w:rsidRPr="009521F7" w:rsidRDefault="003333EF" w:rsidP="003333EF">
      <w:pPr>
        <w:jc w:val="center"/>
        <w:rPr>
          <w:ins w:id="22" w:author="Vladislava Andrushchenko" w:date="2026-08-03T22:18:00Z" w16du:dateUtc="2026-08-04T02:18:00Z"/>
          <w:rFonts w:ascii="Arial" w:hAnsi="Arial" w:cs="Arial"/>
          <w:b/>
          <w:sz w:val="32"/>
          <w:szCs w:val="32"/>
        </w:rPr>
      </w:pPr>
      <w:ins w:id="23" w:author="Vladislava Andrushchenko" w:date="2026-08-03T22:18:00Z" w16du:dateUtc="2026-08-04T02:18:00Z">
        <w:r w:rsidRPr="009521F7">
          <w:rPr>
            <w:rFonts w:ascii="Arial" w:hAnsi="Arial" w:cs="Arial"/>
            <w:b/>
            <w:sz w:val="32"/>
            <w:szCs w:val="32"/>
          </w:rPr>
          <w:t>AGREEMENT</w:t>
        </w:r>
      </w:ins>
    </w:p>
    <w:p w14:paraId="38E1E75E" w14:textId="77777777" w:rsidR="003333EF" w:rsidRPr="009521F7" w:rsidRDefault="003333EF" w:rsidP="003333EF">
      <w:pPr>
        <w:spacing w:after="0" w:line="276" w:lineRule="auto"/>
        <w:jc w:val="center"/>
        <w:rPr>
          <w:ins w:id="24" w:author="Vladislava Andrushchenko" w:date="2026-08-03T22:18:00Z" w16du:dateUtc="2026-08-04T02:18:00Z"/>
          <w:rFonts w:ascii="Arial" w:eastAsia="Times New Roman" w:hAnsi="Arial" w:cs="Arial"/>
          <w:sz w:val="32"/>
          <w:szCs w:val="32"/>
          <w:lang w:eastAsia="en-IN"/>
        </w:rPr>
      </w:pPr>
    </w:p>
    <w:p w14:paraId="4D75D0CC" w14:textId="77777777" w:rsidR="003333EF" w:rsidRPr="009521F7" w:rsidRDefault="003333EF" w:rsidP="003333EF">
      <w:pPr>
        <w:spacing w:after="0" w:line="276" w:lineRule="auto"/>
        <w:jc w:val="center"/>
        <w:rPr>
          <w:ins w:id="25" w:author="Vladislava Andrushchenko" w:date="2026-08-03T22:18:00Z" w16du:dateUtc="2026-08-04T02:18:00Z"/>
          <w:rFonts w:ascii="Arial" w:eastAsia="Times New Roman" w:hAnsi="Arial" w:cs="Arial"/>
          <w:sz w:val="32"/>
          <w:szCs w:val="32"/>
          <w:lang w:eastAsia="en-IN"/>
        </w:rPr>
      </w:pPr>
    </w:p>
    <w:p w14:paraId="3BD7FF2C" w14:textId="77777777" w:rsidR="003333EF" w:rsidRPr="009521F7" w:rsidRDefault="003333EF" w:rsidP="003333EF">
      <w:pPr>
        <w:spacing w:after="0" w:line="276" w:lineRule="auto"/>
        <w:jc w:val="center"/>
        <w:rPr>
          <w:ins w:id="26" w:author="Vladislava Andrushchenko" w:date="2026-08-03T22:18:00Z" w16du:dateUtc="2026-08-04T02:18:00Z"/>
          <w:rFonts w:ascii="Arial" w:eastAsia="Times New Roman" w:hAnsi="Arial" w:cs="Arial"/>
          <w:sz w:val="32"/>
          <w:szCs w:val="32"/>
          <w:lang w:eastAsia="en-IN"/>
        </w:rPr>
      </w:pPr>
    </w:p>
    <w:p w14:paraId="68650563" w14:textId="77777777" w:rsidR="003333EF" w:rsidRPr="009521F7" w:rsidRDefault="003333EF" w:rsidP="003333EF">
      <w:pPr>
        <w:spacing w:after="0" w:line="276" w:lineRule="auto"/>
        <w:jc w:val="center"/>
        <w:rPr>
          <w:ins w:id="27" w:author="Vladislava Andrushchenko" w:date="2026-08-03T22:18:00Z" w16du:dateUtc="2026-08-04T02:18:00Z"/>
          <w:rFonts w:ascii="Arial" w:eastAsia="Times New Roman" w:hAnsi="Arial" w:cs="Arial"/>
          <w:sz w:val="32"/>
          <w:szCs w:val="32"/>
          <w:lang w:eastAsia="en-IN"/>
        </w:rPr>
      </w:pPr>
      <w:ins w:id="28" w:author="Vladislava Andrushchenko" w:date="2026-08-03T22:18:00Z" w16du:dateUtc="2026-08-04T02:18:00Z">
        <w:r w:rsidRPr="009521F7">
          <w:rPr>
            <w:rFonts w:ascii="Arial" w:eastAsia="Times New Roman" w:hAnsi="Arial" w:cs="Arial"/>
            <w:sz w:val="32"/>
            <w:szCs w:val="32"/>
            <w:lang w:eastAsia="en-IN"/>
          </w:rPr>
          <w:t>Prepared by</w:t>
        </w:r>
      </w:ins>
    </w:p>
    <w:p w14:paraId="068C8EF8" w14:textId="6623A338" w:rsidR="003333EF" w:rsidRPr="009521F7" w:rsidRDefault="003333EF" w:rsidP="003333EF">
      <w:pPr>
        <w:spacing w:after="0" w:line="276" w:lineRule="auto"/>
        <w:jc w:val="center"/>
        <w:rPr>
          <w:ins w:id="29" w:author="Vladislava Andrushchenko" w:date="2026-08-03T22:18:00Z" w16du:dateUtc="2026-08-04T02:18:00Z"/>
          <w:rFonts w:ascii="Arial" w:eastAsia="Times New Roman" w:hAnsi="Arial" w:cs="Arial"/>
          <w:sz w:val="32"/>
          <w:szCs w:val="32"/>
          <w:lang w:eastAsia="en-IN"/>
        </w:rPr>
      </w:pPr>
      <w:ins w:id="30" w:author="Vladislava Andrushchenko" w:date="2026-08-03T22:18:00Z" w16du:dateUtc="2026-08-04T02:18:00Z">
        <w:r w:rsidRPr="009521F7">
          <w:rPr>
            <w:rFonts w:ascii="Arial" w:eastAsia="Times New Roman" w:hAnsi="Arial" w:cs="Arial"/>
            <w:b/>
            <w:bCs/>
            <w:sz w:val="32"/>
            <w:szCs w:val="32"/>
            <w:lang w:eastAsia="en-IN"/>
          </w:rPr>
          <w:t>[</w:t>
        </w:r>
        <w:r>
          <w:rPr>
            <w:rFonts w:ascii="Arial" w:eastAsia="Times New Roman" w:hAnsi="Arial" w:cs="Arial"/>
            <w:b/>
            <w:bCs/>
            <w:sz w:val="32"/>
            <w:szCs w:val="32"/>
            <w:lang w:eastAsia="en-IN"/>
          </w:rPr>
          <w:t>Test Test</w:t>
        </w:r>
        <w:r w:rsidRPr="009521F7">
          <w:rPr>
            <w:rFonts w:ascii="Arial" w:eastAsia="Times New Roman" w:hAnsi="Arial" w:cs="Arial"/>
            <w:b/>
            <w:bCs/>
            <w:sz w:val="32"/>
            <w:szCs w:val="32"/>
            <w:lang w:eastAsia="en-IN"/>
          </w:rPr>
          <w:t>]</w:t>
        </w:r>
      </w:ins>
    </w:p>
    <w:p w14:paraId="59557810" w14:textId="0E3005A4" w:rsidR="003333EF" w:rsidRPr="009521F7" w:rsidRDefault="003333EF" w:rsidP="003333EF">
      <w:pPr>
        <w:spacing w:after="0" w:line="276" w:lineRule="auto"/>
        <w:jc w:val="center"/>
        <w:rPr>
          <w:ins w:id="31" w:author="Vladislava Andrushchenko" w:date="2026-08-03T22:18:00Z" w16du:dateUtc="2026-08-04T02:18:00Z"/>
          <w:rFonts w:ascii="Arial" w:eastAsia="Times New Roman" w:hAnsi="Arial" w:cs="Arial"/>
          <w:sz w:val="32"/>
          <w:szCs w:val="32"/>
          <w:lang w:eastAsia="en-IN"/>
        </w:rPr>
      </w:pPr>
      <w:ins w:id="32" w:author="Vladislava Andrushchenko" w:date="2026-08-03T22:18:00Z" w16du:dateUtc="2026-08-04T02:18:00Z">
        <w:r w:rsidRPr="009521F7">
          <w:rPr>
            <w:rFonts w:ascii="Arial" w:eastAsia="Times New Roman" w:hAnsi="Arial" w:cs="Arial"/>
            <w:b/>
            <w:bCs/>
            <w:sz w:val="32"/>
            <w:szCs w:val="32"/>
            <w:lang w:eastAsia="en-IN"/>
          </w:rPr>
          <w:t>[</w:t>
        </w:r>
        <w:r>
          <w:rPr>
            <w:rFonts w:ascii="Arial" w:eastAsia="Times New Roman" w:hAnsi="Arial" w:cs="Arial"/>
            <w:b/>
            <w:bCs/>
            <w:sz w:val="32"/>
            <w:szCs w:val="32"/>
            <w:lang w:eastAsia="en-IN"/>
          </w:rPr>
          <w:t>test</w:t>
        </w:r>
        <w:r w:rsidRPr="009521F7">
          <w:rPr>
            <w:rFonts w:ascii="Arial" w:eastAsia="Times New Roman" w:hAnsi="Arial" w:cs="Arial"/>
            <w:b/>
            <w:bCs/>
            <w:sz w:val="32"/>
            <w:szCs w:val="32"/>
            <w:lang w:eastAsia="en-IN"/>
          </w:rPr>
          <w:t>@</w:t>
        </w:r>
        <w:r>
          <w:rPr>
            <w:rFonts w:ascii="Arial" w:eastAsia="Times New Roman" w:hAnsi="Arial" w:cs="Arial"/>
            <w:b/>
            <w:bCs/>
            <w:sz w:val="32"/>
            <w:szCs w:val="32"/>
            <w:lang w:eastAsia="en-IN"/>
          </w:rPr>
          <w:t>test</w:t>
        </w:r>
        <w:r w:rsidRPr="009521F7">
          <w:rPr>
            <w:rFonts w:ascii="Arial" w:eastAsia="Times New Roman" w:hAnsi="Arial" w:cs="Arial"/>
            <w:b/>
            <w:bCs/>
            <w:sz w:val="32"/>
            <w:szCs w:val="32"/>
            <w:lang w:eastAsia="en-IN"/>
          </w:rPr>
          <w:t>.com]</w:t>
        </w:r>
      </w:ins>
    </w:p>
    <w:p w14:paraId="3EEBF1F4" w14:textId="77777777" w:rsidR="003333EF" w:rsidRPr="009521F7" w:rsidRDefault="003333EF" w:rsidP="003333EF">
      <w:pPr>
        <w:spacing w:after="0" w:line="276" w:lineRule="auto"/>
        <w:jc w:val="center"/>
        <w:rPr>
          <w:ins w:id="33" w:author="Vladislava Andrushchenko" w:date="2026-08-03T22:18:00Z" w16du:dateUtc="2026-08-04T02:18:00Z"/>
          <w:rFonts w:ascii="Arial" w:eastAsia="Times New Roman" w:hAnsi="Arial" w:cs="Arial"/>
          <w:sz w:val="32"/>
          <w:szCs w:val="32"/>
          <w:lang w:eastAsia="en-IN"/>
        </w:rPr>
      </w:pPr>
    </w:p>
    <w:p w14:paraId="7CADE5F1" w14:textId="77777777" w:rsidR="003333EF" w:rsidRPr="009521F7" w:rsidRDefault="003333EF" w:rsidP="003333EF">
      <w:pPr>
        <w:spacing w:after="0" w:line="276" w:lineRule="auto"/>
        <w:jc w:val="center"/>
        <w:rPr>
          <w:ins w:id="34" w:author="Vladislava Andrushchenko" w:date="2026-08-03T22:18:00Z" w16du:dateUtc="2026-08-04T02:18:00Z"/>
          <w:rFonts w:ascii="Arial" w:eastAsia="Times New Roman" w:hAnsi="Arial" w:cs="Arial"/>
          <w:sz w:val="32"/>
          <w:szCs w:val="32"/>
          <w:lang w:eastAsia="en-IN"/>
        </w:rPr>
      </w:pPr>
    </w:p>
    <w:p w14:paraId="365B599E" w14:textId="77777777" w:rsidR="003333EF" w:rsidRPr="009521F7" w:rsidRDefault="003333EF" w:rsidP="003333EF">
      <w:pPr>
        <w:spacing w:after="0" w:line="276" w:lineRule="auto"/>
        <w:jc w:val="center"/>
        <w:rPr>
          <w:ins w:id="35" w:author="Vladislava Andrushchenko" w:date="2026-08-03T22:18:00Z" w16du:dateUtc="2026-08-04T02:18:00Z"/>
          <w:rFonts w:ascii="Arial" w:eastAsia="Times New Roman" w:hAnsi="Arial" w:cs="Arial"/>
          <w:sz w:val="32"/>
          <w:szCs w:val="32"/>
          <w:lang w:eastAsia="en-IN"/>
        </w:rPr>
      </w:pPr>
      <w:ins w:id="36" w:author="Vladislava Andrushchenko" w:date="2026-08-03T22:18:00Z" w16du:dateUtc="2026-08-04T02:18:00Z">
        <w:r w:rsidRPr="009521F7">
          <w:rPr>
            <w:rFonts w:ascii="Arial" w:eastAsia="Times New Roman" w:hAnsi="Arial" w:cs="Arial"/>
            <w:sz w:val="32"/>
            <w:szCs w:val="32"/>
            <w:lang w:eastAsia="en-IN"/>
          </w:rPr>
          <w:t>March 10, 2040</w:t>
        </w:r>
      </w:ins>
    </w:p>
    <w:p w14:paraId="6989E108" w14:textId="77777777" w:rsidR="003333EF" w:rsidRPr="009521F7" w:rsidRDefault="003333EF" w:rsidP="003333EF">
      <w:pPr>
        <w:spacing w:before="100" w:beforeAutospacing="1" w:after="100" w:afterAutospacing="1" w:line="276" w:lineRule="auto"/>
        <w:jc w:val="both"/>
        <w:outlineLvl w:val="1"/>
        <w:rPr>
          <w:ins w:id="37" w:author="Vladislava Andrushchenko" w:date="2026-08-03T22:18:00Z" w16du:dateUtc="2026-08-04T02:18:00Z"/>
          <w:rFonts w:ascii="Arial" w:eastAsia="Times New Roman" w:hAnsi="Arial" w:cs="Arial"/>
          <w:b/>
          <w:bCs/>
          <w:sz w:val="32"/>
          <w:szCs w:val="32"/>
          <w:lang w:eastAsia="en-IN"/>
        </w:rPr>
      </w:pPr>
    </w:p>
    <w:p w14:paraId="698AD98E" w14:textId="77777777" w:rsidR="003333EF" w:rsidRPr="009521F7" w:rsidRDefault="003333EF" w:rsidP="003333EF">
      <w:pPr>
        <w:spacing w:before="100" w:beforeAutospacing="1" w:after="100" w:afterAutospacing="1" w:line="276" w:lineRule="auto"/>
        <w:jc w:val="both"/>
        <w:outlineLvl w:val="1"/>
        <w:rPr>
          <w:ins w:id="38" w:author="Vladislava Andrushchenko" w:date="2026-08-03T22:18:00Z" w16du:dateUtc="2026-08-04T02:18:00Z"/>
          <w:rFonts w:ascii="Arial" w:eastAsia="Times New Roman" w:hAnsi="Arial" w:cs="Arial"/>
          <w:b/>
          <w:bCs/>
          <w:sz w:val="32"/>
          <w:szCs w:val="32"/>
          <w:lang w:eastAsia="en-IN"/>
        </w:rPr>
      </w:pPr>
    </w:p>
    <w:p w14:paraId="0EC8FAC6" w14:textId="77777777" w:rsidR="003333EF" w:rsidRDefault="003333EF" w:rsidP="003333EF">
      <w:pPr>
        <w:spacing w:before="100" w:beforeAutospacing="1" w:after="100" w:afterAutospacing="1" w:line="276" w:lineRule="auto"/>
        <w:jc w:val="both"/>
        <w:outlineLvl w:val="1"/>
        <w:rPr>
          <w:ins w:id="39" w:author="Vladislava Andrushchenko" w:date="2026-08-03T22:18:00Z" w16du:dateUtc="2026-08-04T02:18:00Z"/>
          <w:rFonts w:ascii="Arial" w:eastAsia="Times New Roman" w:hAnsi="Arial" w:cs="Arial"/>
          <w:b/>
          <w:bCs/>
          <w:sz w:val="32"/>
          <w:szCs w:val="32"/>
          <w:lang w:eastAsia="en-IN"/>
        </w:rPr>
      </w:pPr>
    </w:p>
    <w:p w14:paraId="4F493DC5" w14:textId="77777777" w:rsidR="003333EF" w:rsidRDefault="003333EF" w:rsidP="003333EF">
      <w:pPr>
        <w:spacing w:before="100" w:beforeAutospacing="1" w:after="100" w:afterAutospacing="1" w:line="276" w:lineRule="auto"/>
        <w:jc w:val="both"/>
        <w:outlineLvl w:val="1"/>
        <w:rPr>
          <w:ins w:id="40" w:author="Vladislava Andrushchenko" w:date="2026-08-03T22:18:00Z" w16du:dateUtc="2026-08-04T02:18:00Z"/>
          <w:rFonts w:ascii="Arial" w:eastAsia="Times New Roman" w:hAnsi="Arial" w:cs="Arial"/>
          <w:b/>
          <w:bCs/>
          <w:sz w:val="32"/>
          <w:szCs w:val="32"/>
          <w:lang w:eastAsia="en-IN"/>
        </w:rPr>
      </w:pPr>
    </w:p>
    <w:p w14:paraId="47D37F1D" w14:textId="77777777" w:rsidR="003333EF" w:rsidRDefault="003333EF" w:rsidP="003333EF">
      <w:pPr>
        <w:spacing w:before="100" w:beforeAutospacing="1" w:after="100" w:afterAutospacing="1" w:line="276" w:lineRule="auto"/>
        <w:jc w:val="both"/>
        <w:outlineLvl w:val="1"/>
        <w:rPr>
          <w:ins w:id="41" w:author="Vladislava Andrushchenko" w:date="2026-08-03T22:18:00Z" w16du:dateUtc="2026-08-04T02:18:00Z"/>
          <w:rFonts w:ascii="Arial" w:eastAsia="Times New Roman" w:hAnsi="Arial" w:cs="Arial"/>
          <w:b/>
          <w:bCs/>
          <w:sz w:val="32"/>
          <w:szCs w:val="32"/>
          <w:lang w:eastAsia="en-IN"/>
        </w:rPr>
      </w:pPr>
    </w:p>
    <w:p w14:paraId="17C05F7E" w14:textId="77777777" w:rsidR="003333EF" w:rsidRPr="009521F7" w:rsidRDefault="003333EF" w:rsidP="003333EF">
      <w:pPr>
        <w:spacing w:before="100" w:beforeAutospacing="1" w:after="100" w:afterAutospacing="1" w:line="276" w:lineRule="auto"/>
        <w:jc w:val="both"/>
        <w:outlineLvl w:val="1"/>
        <w:rPr>
          <w:ins w:id="42" w:author="Vladislava Andrushchenko" w:date="2026-08-03T22:18:00Z" w16du:dateUtc="2026-08-04T02:18:00Z"/>
          <w:rFonts w:ascii="Arial" w:eastAsia="Times New Roman" w:hAnsi="Arial" w:cs="Arial"/>
          <w:b/>
          <w:bCs/>
          <w:sz w:val="32"/>
          <w:szCs w:val="32"/>
          <w:lang w:eastAsia="en-IN"/>
        </w:rPr>
      </w:pPr>
    </w:p>
    <w:p w14:paraId="2F923CF9" w14:textId="77777777" w:rsidR="00653991" w:rsidRPr="003333EF" w:rsidRDefault="00653991" w:rsidP="00653991">
      <w:pPr>
        <w:pStyle w:val="Heading3"/>
        <w:keepNext w:val="0"/>
        <w:keepLines w:val="0"/>
        <w:spacing w:before="320"/>
        <w:rPr>
          <w:del w:id="43" w:author="Vladislava Andrushchenko" w:date="2026-08-03T22:18:00Z" w16du:dateUtc="2026-08-04T02:18:00Z"/>
          <w:rFonts w:ascii="Arial" w:hAnsi="Arial" w:cs="Arial"/>
          <w:b/>
          <w:color w:val="000000"/>
          <w:sz w:val="22"/>
          <w:szCs w:val="22"/>
        </w:rPr>
      </w:pPr>
      <w:del w:id="44" w:author="Vladislava Andrushchenko" w:date="2026-08-03T22:18:00Z" w16du:dateUtc="2026-08-04T02:18:00Z">
        <w:r w:rsidRPr="003333EF">
          <w:rPr>
            <w:rFonts w:ascii="Arial" w:hAnsi="Arial" w:cs="Arial"/>
            <w:b/>
            <w:color w:val="000000"/>
            <w:sz w:val="22"/>
            <w:szCs w:val="22"/>
          </w:rPr>
          <w:delText>2. ENGAGEMENT; OBLIGATIONS OF PARTIES; USE OF SUBCONTRACTORS</w:delText>
        </w:r>
      </w:del>
    </w:p>
    <w:p w14:paraId="1839F4A6" w14:textId="77777777" w:rsidR="00653991" w:rsidRPr="003333EF" w:rsidRDefault="00653991" w:rsidP="00653991">
      <w:pPr>
        <w:pStyle w:val="Heading4"/>
        <w:keepNext w:val="0"/>
        <w:keepLines w:val="0"/>
        <w:spacing w:before="280" w:after="80"/>
        <w:rPr>
          <w:del w:id="45" w:author="Vladislava Andrushchenko" w:date="2026-08-03T22:18:00Z" w16du:dateUtc="2026-08-04T02:18:00Z"/>
        </w:rPr>
      </w:pPr>
      <w:bookmarkStart w:id="46" w:name="_heading=h.1fob9te" w:colFirst="0" w:colLast="0"/>
      <w:bookmarkEnd w:id="46"/>
      <w:del w:id="47" w:author="Vladislava Andrushchenko" w:date="2026-08-03T22:18:00Z" w16du:dateUtc="2026-08-04T02:18:00Z">
        <w:r w:rsidRPr="003333EF">
          <w:rPr>
            <w:rFonts w:ascii="Arial" w:hAnsi="Arial" w:cs="Arial"/>
            <w:b/>
            <w:color w:val="000000"/>
            <w:sz w:val="22"/>
            <w:szCs w:val="22"/>
          </w:rPr>
          <w:delText xml:space="preserve">2.1 </w:delText>
        </w:r>
        <w:r w:rsidRPr="003333EF">
          <w:rPr>
            <w:rFonts w:ascii="Arial" w:hAnsi="Arial" w:cs="Arial"/>
            <w:b/>
            <w:color w:val="000000"/>
            <w:sz w:val="22"/>
            <w:szCs w:val="22"/>
          </w:rPr>
          <w:tab/>
          <w:delText xml:space="preserve">Engagement. </w:delText>
        </w:r>
        <w:r>
          <w:rPr>
            <w:rFonts w:ascii="Open Sans" w:hAnsi="Open Sans" w:cs="Open Sans"/>
            <w:color w:val="000000"/>
            <w:sz w:val="21"/>
            <w:szCs w:val="21"/>
            <w:shd w:val="clear" w:color="auto" w:fill="FFFFFF"/>
          </w:rPr>
          <w:delText xml:space="preserve"> Lorem Ipsum is that it has a more-or-less normal distribution of letters, as opposed to using 'Content here, content here', making it look like readable English. Many desktop publishing packages and web page editors now use Lorem Ipsum as their default model text, and a search for 'lorem ipsum' will uncover many web sites still in their infancy</w:delText>
        </w:r>
      </w:del>
    </w:p>
    <w:p w14:paraId="5F9DF380" w14:textId="77777777" w:rsidR="00D24516" w:rsidRPr="009521F7" w:rsidRDefault="00D24516" w:rsidP="003333EF">
      <w:pPr>
        <w:spacing w:before="100" w:beforeAutospacing="1" w:after="100" w:afterAutospacing="1" w:line="276" w:lineRule="auto"/>
        <w:jc w:val="both"/>
        <w:outlineLvl w:val="1"/>
        <w:rPr>
          <w:rFonts w:ascii="Arial" w:hAnsi="Arial"/>
          <w:b/>
          <w:sz w:val="32"/>
          <w:rPrChange w:id="48" w:author="Vladislava Andrushchenko" w:date="2026-08-03T22:18:00Z" w16du:dateUtc="2026-08-04T02:18:00Z">
            <w:rPr/>
          </w:rPrChange>
        </w:rPr>
        <w:pPrChange w:id="49" w:author="Vladislava Andrushchenko" w:date="2026-08-03T22:18:00Z" w16du:dateUtc="2026-08-04T02:18:00Z">
          <w:pPr/>
        </w:pPrChange>
      </w:pPr>
    </w:p>
    <w:sectPr w:rsidR="00D24516" w:rsidRPr="009521F7" w:rsidSect="00653991">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91"/>
    <w:rsid w:val="000E1622"/>
    <w:rsid w:val="001F133A"/>
    <w:rsid w:val="002B1C2A"/>
    <w:rsid w:val="003333EF"/>
    <w:rsid w:val="003A1882"/>
    <w:rsid w:val="00635D55"/>
    <w:rsid w:val="00653991"/>
    <w:rsid w:val="0086697F"/>
    <w:rsid w:val="009F58C9"/>
    <w:rsid w:val="00B41974"/>
    <w:rsid w:val="00C330B6"/>
    <w:rsid w:val="00CF46F0"/>
    <w:rsid w:val="00D245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7CF7F5C"/>
  <w15:chartTrackingRefBased/>
  <w15:docId w15:val="{83F73DDB-66DB-A042-925F-BBE80A549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3EF"/>
    <w:pPr>
      <w:spacing w:after="160" w:line="259" w:lineRule="auto"/>
      <w:pPrChange w:id="0" w:author="Vladislava Andrushchenko" w:date="2026-08-03T22:18:00Z">
        <w:pPr/>
      </w:pPrChange>
    </w:pPr>
    <w:rPr>
      <w:kern w:val="0"/>
      <w:sz w:val="22"/>
      <w:szCs w:val="22"/>
      <w:lang w:val="en-IN"/>
      <w14:ligatures w14:val="none"/>
      <w:rPrChange w:id="0" w:author="Vladislava Andrushchenko" w:date="2026-08-03T22:18:00Z">
        <w:rPr>
          <w:rFonts w:asciiTheme="minorHAnsi" w:eastAsiaTheme="minorHAnsi" w:hAnsiTheme="minorHAnsi" w:cstheme="minorBidi"/>
          <w:kern w:val="2"/>
          <w:sz w:val="24"/>
          <w:szCs w:val="24"/>
          <w:lang w:eastAsia="en-US" w:bidi="ar-SA"/>
          <w14:ligatures w14:val="standardContextual"/>
        </w:rPr>
      </w:rPrChange>
    </w:rPr>
  </w:style>
  <w:style w:type="paragraph" w:styleId="Heading1">
    <w:name w:val="heading 1"/>
    <w:basedOn w:val="Normal"/>
    <w:next w:val="Normal"/>
    <w:link w:val="Heading1Char"/>
    <w:uiPriority w:val="9"/>
    <w:qFormat/>
    <w:rsid w:val="003333EF"/>
    <w:pPr>
      <w:keepNext/>
      <w:keepLines/>
      <w:spacing w:before="360" w:after="80" w:line="240" w:lineRule="auto"/>
      <w:outlineLvl w:val="0"/>
      <w:pPrChange w:id="1" w:author="Vladislava Andrushchenko" w:date="2026-08-03T22:18:00Z">
        <w:pPr>
          <w:keepNext/>
          <w:keepLines/>
          <w:spacing w:before="360" w:after="80" w:line="259" w:lineRule="auto"/>
          <w:outlineLvl w:val="0"/>
        </w:pPr>
      </w:pPrChange>
    </w:pPr>
    <w:rPr>
      <w:rFonts w:asciiTheme="majorHAnsi" w:eastAsiaTheme="majorEastAsia" w:hAnsiTheme="majorHAnsi" w:cstheme="majorBidi"/>
      <w:color w:val="0F4761" w:themeColor="accent1" w:themeShade="BF"/>
      <w:kern w:val="2"/>
      <w:sz w:val="40"/>
      <w:szCs w:val="40"/>
      <w:lang/>
      <w14:ligatures w14:val="standardContextual"/>
      <w:rPrChange w:id="1" w:author="Vladislava Andrushchenko" w:date="2026-08-03T22:18:00Z">
        <w:rPr>
          <w:rFonts w:asciiTheme="majorHAnsi" w:eastAsiaTheme="majorEastAsia" w:hAnsiTheme="majorHAnsi" w:cstheme="majorBidi"/>
          <w:color w:val="0F4761" w:themeColor="accent1" w:themeShade="BF"/>
          <w:sz w:val="40"/>
          <w:szCs w:val="40"/>
          <w:lang w:val="en-IN" w:eastAsia="en-US" w:bidi="ar-SA"/>
        </w:rPr>
      </w:rPrChange>
    </w:rPr>
  </w:style>
  <w:style w:type="paragraph" w:styleId="Heading2">
    <w:name w:val="heading 2"/>
    <w:basedOn w:val="Normal"/>
    <w:next w:val="Normal"/>
    <w:link w:val="Heading2Char"/>
    <w:uiPriority w:val="9"/>
    <w:semiHidden/>
    <w:unhideWhenUsed/>
    <w:qFormat/>
    <w:rsid w:val="003333EF"/>
    <w:pPr>
      <w:keepNext/>
      <w:keepLines/>
      <w:spacing w:before="160" w:after="80" w:line="240" w:lineRule="auto"/>
      <w:outlineLvl w:val="1"/>
      <w:pPrChange w:id="2" w:author="Vladislava Andrushchenko" w:date="2026-08-03T22:18:00Z">
        <w:pPr>
          <w:keepNext/>
          <w:keepLines/>
          <w:spacing w:before="160" w:after="80" w:line="259" w:lineRule="auto"/>
          <w:outlineLvl w:val="1"/>
        </w:pPr>
      </w:pPrChange>
    </w:pPr>
    <w:rPr>
      <w:rFonts w:asciiTheme="majorHAnsi" w:eastAsiaTheme="majorEastAsia" w:hAnsiTheme="majorHAnsi" w:cstheme="majorBidi"/>
      <w:color w:val="0F4761" w:themeColor="accent1" w:themeShade="BF"/>
      <w:kern w:val="2"/>
      <w:sz w:val="32"/>
      <w:szCs w:val="32"/>
      <w:lang/>
      <w14:ligatures w14:val="standardContextual"/>
      <w:rPrChange w:id="2" w:author="Vladislava Andrushchenko" w:date="2026-08-03T22:18:00Z">
        <w:rPr>
          <w:rFonts w:asciiTheme="majorHAnsi" w:eastAsiaTheme="majorEastAsia" w:hAnsiTheme="majorHAnsi" w:cstheme="majorBidi"/>
          <w:color w:val="0F4761" w:themeColor="accent1" w:themeShade="BF"/>
          <w:sz w:val="32"/>
          <w:szCs w:val="32"/>
          <w:lang w:val="en-IN" w:eastAsia="en-US" w:bidi="ar-SA"/>
        </w:rPr>
      </w:rPrChange>
    </w:rPr>
  </w:style>
  <w:style w:type="paragraph" w:styleId="Heading3">
    <w:name w:val="heading 3"/>
    <w:basedOn w:val="Normal"/>
    <w:next w:val="Normal"/>
    <w:link w:val="Heading3Char"/>
    <w:uiPriority w:val="9"/>
    <w:semiHidden/>
    <w:unhideWhenUsed/>
    <w:qFormat/>
    <w:rsid w:val="003333EF"/>
    <w:pPr>
      <w:keepNext/>
      <w:keepLines/>
      <w:spacing w:before="160" w:after="80" w:line="240" w:lineRule="auto"/>
      <w:outlineLvl w:val="2"/>
      <w:pPrChange w:id="3" w:author="Vladislava Andrushchenko" w:date="2026-08-03T22:18:00Z">
        <w:pPr>
          <w:keepNext/>
          <w:keepLines/>
          <w:spacing w:before="160" w:after="80" w:line="259" w:lineRule="auto"/>
          <w:outlineLvl w:val="2"/>
        </w:pPr>
      </w:pPrChange>
    </w:pPr>
    <w:rPr>
      <w:rFonts w:eastAsiaTheme="majorEastAsia" w:cstheme="majorBidi"/>
      <w:color w:val="0F4761" w:themeColor="accent1" w:themeShade="BF"/>
      <w:kern w:val="2"/>
      <w:sz w:val="28"/>
      <w:szCs w:val="28"/>
      <w:lang/>
      <w14:ligatures w14:val="standardContextual"/>
      <w:rPrChange w:id="3" w:author="Vladislava Andrushchenko" w:date="2026-08-03T22:18:00Z">
        <w:rPr>
          <w:rFonts w:asciiTheme="minorHAnsi" w:eastAsiaTheme="majorEastAsia" w:hAnsiTheme="minorHAnsi" w:cstheme="majorBidi"/>
          <w:color w:val="0F4761" w:themeColor="accent1" w:themeShade="BF"/>
          <w:sz w:val="28"/>
          <w:szCs w:val="28"/>
          <w:lang w:val="en-IN" w:eastAsia="en-US" w:bidi="ar-SA"/>
        </w:rPr>
      </w:rPrChange>
    </w:rPr>
  </w:style>
  <w:style w:type="paragraph" w:styleId="Heading4">
    <w:name w:val="heading 4"/>
    <w:basedOn w:val="Normal"/>
    <w:next w:val="Normal"/>
    <w:link w:val="Heading4Char"/>
    <w:uiPriority w:val="9"/>
    <w:unhideWhenUsed/>
    <w:qFormat/>
    <w:rsid w:val="003333EF"/>
    <w:pPr>
      <w:keepNext/>
      <w:keepLines/>
      <w:spacing w:before="80" w:after="40" w:line="240" w:lineRule="auto"/>
      <w:outlineLvl w:val="3"/>
      <w:pPrChange w:id="4" w:author="Vladislava Andrushchenko" w:date="2026-08-03T22:18:00Z">
        <w:pPr>
          <w:keepNext/>
          <w:keepLines/>
          <w:spacing w:before="80" w:after="40" w:line="259" w:lineRule="auto"/>
          <w:outlineLvl w:val="3"/>
        </w:pPr>
      </w:pPrChange>
    </w:pPr>
    <w:rPr>
      <w:rFonts w:eastAsiaTheme="majorEastAsia" w:cstheme="majorBidi"/>
      <w:i/>
      <w:iCs/>
      <w:color w:val="0F4761" w:themeColor="accent1" w:themeShade="BF"/>
      <w:kern w:val="2"/>
      <w:sz w:val="24"/>
      <w:szCs w:val="24"/>
      <w:lang/>
      <w14:ligatures w14:val="standardContextual"/>
      <w:rPrChange w:id="4" w:author="Vladislava Andrushchenko" w:date="2026-08-03T22:18:00Z">
        <w:rPr>
          <w:rFonts w:asciiTheme="minorHAnsi" w:eastAsiaTheme="majorEastAsia" w:hAnsiTheme="minorHAnsi" w:cstheme="majorBidi"/>
          <w:i/>
          <w:iCs/>
          <w:color w:val="0F4761" w:themeColor="accent1" w:themeShade="BF"/>
          <w:sz w:val="22"/>
          <w:szCs w:val="22"/>
          <w:lang w:val="en-IN" w:eastAsia="en-US" w:bidi="ar-SA"/>
        </w:rPr>
      </w:rPrChange>
    </w:rPr>
  </w:style>
  <w:style w:type="paragraph" w:styleId="Heading5">
    <w:name w:val="heading 5"/>
    <w:basedOn w:val="Normal"/>
    <w:next w:val="Normal"/>
    <w:link w:val="Heading5Char"/>
    <w:uiPriority w:val="9"/>
    <w:semiHidden/>
    <w:unhideWhenUsed/>
    <w:qFormat/>
    <w:rsid w:val="003333EF"/>
    <w:pPr>
      <w:keepNext/>
      <w:keepLines/>
      <w:spacing w:before="80" w:after="40" w:line="240" w:lineRule="auto"/>
      <w:outlineLvl w:val="4"/>
      <w:pPrChange w:id="5" w:author="Vladislava Andrushchenko" w:date="2026-08-03T22:18:00Z">
        <w:pPr>
          <w:keepNext/>
          <w:keepLines/>
          <w:spacing w:before="80" w:after="40" w:line="259" w:lineRule="auto"/>
          <w:outlineLvl w:val="4"/>
        </w:pPr>
      </w:pPrChange>
    </w:pPr>
    <w:rPr>
      <w:rFonts w:eastAsiaTheme="majorEastAsia" w:cstheme="majorBidi"/>
      <w:color w:val="0F4761" w:themeColor="accent1" w:themeShade="BF"/>
      <w:kern w:val="2"/>
      <w:sz w:val="24"/>
      <w:szCs w:val="24"/>
      <w:lang/>
      <w14:ligatures w14:val="standardContextual"/>
      <w:rPrChange w:id="5" w:author="Vladislava Andrushchenko" w:date="2026-08-03T22:18:00Z">
        <w:rPr>
          <w:rFonts w:asciiTheme="minorHAnsi" w:eastAsiaTheme="majorEastAsia" w:hAnsiTheme="minorHAnsi" w:cstheme="majorBidi"/>
          <w:color w:val="0F4761" w:themeColor="accent1" w:themeShade="BF"/>
          <w:sz w:val="22"/>
          <w:szCs w:val="22"/>
          <w:lang w:val="en-IN" w:eastAsia="en-US" w:bidi="ar-SA"/>
        </w:rPr>
      </w:rPrChange>
    </w:rPr>
  </w:style>
  <w:style w:type="paragraph" w:styleId="Heading6">
    <w:name w:val="heading 6"/>
    <w:basedOn w:val="Normal"/>
    <w:next w:val="Normal"/>
    <w:link w:val="Heading6Char"/>
    <w:uiPriority w:val="9"/>
    <w:semiHidden/>
    <w:unhideWhenUsed/>
    <w:qFormat/>
    <w:rsid w:val="003333EF"/>
    <w:pPr>
      <w:keepNext/>
      <w:keepLines/>
      <w:spacing w:before="40" w:after="0" w:line="240" w:lineRule="auto"/>
      <w:outlineLvl w:val="5"/>
      <w:pPrChange w:id="6" w:author="Vladislava Andrushchenko" w:date="2026-08-03T22:18:00Z">
        <w:pPr>
          <w:keepNext/>
          <w:keepLines/>
          <w:spacing w:before="40" w:after="160" w:line="259" w:lineRule="auto"/>
          <w:outlineLvl w:val="5"/>
        </w:pPr>
      </w:pPrChange>
    </w:pPr>
    <w:rPr>
      <w:rFonts w:eastAsiaTheme="majorEastAsia" w:cstheme="majorBidi"/>
      <w:i/>
      <w:iCs/>
      <w:color w:val="595959" w:themeColor="text1" w:themeTint="A6"/>
      <w:kern w:val="2"/>
      <w:sz w:val="24"/>
      <w:szCs w:val="24"/>
      <w:lang/>
      <w14:ligatures w14:val="standardContextual"/>
      <w:rPrChange w:id="6" w:author="Vladislava Andrushchenko" w:date="2026-08-03T22:18:00Z">
        <w:rPr>
          <w:rFonts w:asciiTheme="minorHAnsi" w:eastAsiaTheme="majorEastAsia" w:hAnsiTheme="minorHAnsi" w:cstheme="majorBidi"/>
          <w:i/>
          <w:iCs/>
          <w:color w:val="595959" w:themeColor="text1" w:themeTint="A6"/>
          <w:sz w:val="22"/>
          <w:szCs w:val="22"/>
          <w:lang w:val="en-IN" w:eastAsia="en-US" w:bidi="ar-SA"/>
        </w:rPr>
      </w:rPrChange>
    </w:rPr>
  </w:style>
  <w:style w:type="paragraph" w:styleId="Heading7">
    <w:name w:val="heading 7"/>
    <w:basedOn w:val="Normal"/>
    <w:next w:val="Normal"/>
    <w:link w:val="Heading7Char"/>
    <w:uiPriority w:val="9"/>
    <w:semiHidden/>
    <w:unhideWhenUsed/>
    <w:qFormat/>
    <w:rsid w:val="003333EF"/>
    <w:pPr>
      <w:keepNext/>
      <w:keepLines/>
      <w:spacing w:before="40" w:after="0" w:line="240" w:lineRule="auto"/>
      <w:outlineLvl w:val="6"/>
      <w:pPrChange w:id="7" w:author="Vladislava Andrushchenko" w:date="2026-08-03T22:18:00Z">
        <w:pPr>
          <w:keepNext/>
          <w:keepLines/>
          <w:spacing w:before="40" w:after="160" w:line="259" w:lineRule="auto"/>
          <w:outlineLvl w:val="6"/>
        </w:pPr>
      </w:pPrChange>
    </w:pPr>
    <w:rPr>
      <w:rFonts w:eastAsiaTheme="majorEastAsia" w:cstheme="majorBidi"/>
      <w:color w:val="595959" w:themeColor="text1" w:themeTint="A6"/>
      <w:kern w:val="2"/>
      <w:sz w:val="24"/>
      <w:szCs w:val="24"/>
      <w:lang/>
      <w14:ligatures w14:val="standardContextual"/>
      <w:rPrChange w:id="7" w:author="Vladislava Andrushchenko" w:date="2026-08-03T22:18:00Z">
        <w:rPr>
          <w:rFonts w:asciiTheme="minorHAnsi" w:eastAsiaTheme="majorEastAsia" w:hAnsiTheme="minorHAnsi" w:cstheme="majorBidi"/>
          <w:color w:val="595959" w:themeColor="text1" w:themeTint="A6"/>
          <w:sz w:val="22"/>
          <w:szCs w:val="22"/>
          <w:lang w:val="en-IN" w:eastAsia="en-US" w:bidi="ar-SA"/>
        </w:rPr>
      </w:rPrChange>
    </w:rPr>
  </w:style>
  <w:style w:type="paragraph" w:styleId="Heading8">
    <w:name w:val="heading 8"/>
    <w:basedOn w:val="Normal"/>
    <w:next w:val="Normal"/>
    <w:link w:val="Heading8Char"/>
    <w:uiPriority w:val="9"/>
    <w:semiHidden/>
    <w:unhideWhenUsed/>
    <w:qFormat/>
    <w:rsid w:val="003333EF"/>
    <w:pPr>
      <w:keepNext/>
      <w:keepLines/>
      <w:spacing w:after="0" w:line="240" w:lineRule="auto"/>
      <w:outlineLvl w:val="7"/>
      <w:pPrChange w:id="8" w:author="Vladislava Andrushchenko" w:date="2026-08-03T22:18:00Z">
        <w:pPr>
          <w:keepNext/>
          <w:keepLines/>
          <w:spacing w:after="160" w:line="259" w:lineRule="auto"/>
          <w:outlineLvl w:val="7"/>
        </w:pPr>
      </w:pPrChange>
    </w:pPr>
    <w:rPr>
      <w:rFonts w:eastAsiaTheme="majorEastAsia" w:cstheme="majorBidi"/>
      <w:i/>
      <w:iCs/>
      <w:color w:val="272727" w:themeColor="text1" w:themeTint="D8"/>
      <w:kern w:val="2"/>
      <w:sz w:val="24"/>
      <w:szCs w:val="24"/>
      <w:lang/>
      <w14:ligatures w14:val="standardContextual"/>
      <w:rPrChange w:id="8" w:author="Vladislava Andrushchenko" w:date="2026-08-03T22:18:00Z">
        <w:rPr>
          <w:rFonts w:asciiTheme="minorHAnsi" w:eastAsiaTheme="majorEastAsia" w:hAnsiTheme="minorHAnsi" w:cstheme="majorBidi"/>
          <w:i/>
          <w:iCs/>
          <w:color w:val="272727" w:themeColor="text1" w:themeTint="D8"/>
          <w:sz w:val="22"/>
          <w:szCs w:val="22"/>
          <w:lang w:val="en-IN" w:eastAsia="en-US" w:bidi="ar-SA"/>
        </w:rPr>
      </w:rPrChange>
    </w:rPr>
  </w:style>
  <w:style w:type="paragraph" w:styleId="Heading9">
    <w:name w:val="heading 9"/>
    <w:basedOn w:val="Normal"/>
    <w:next w:val="Normal"/>
    <w:link w:val="Heading9Char"/>
    <w:uiPriority w:val="9"/>
    <w:semiHidden/>
    <w:unhideWhenUsed/>
    <w:qFormat/>
    <w:rsid w:val="003333EF"/>
    <w:pPr>
      <w:keepNext/>
      <w:keepLines/>
      <w:spacing w:after="0" w:line="240" w:lineRule="auto"/>
      <w:outlineLvl w:val="8"/>
      <w:pPrChange w:id="9" w:author="Vladislava Andrushchenko" w:date="2026-08-03T22:18:00Z">
        <w:pPr>
          <w:keepNext/>
          <w:keepLines/>
          <w:spacing w:after="160" w:line="259" w:lineRule="auto"/>
          <w:outlineLvl w:val="8"/>
        </w:pPr>
      </w:pPrChange>
    </w:pPr>
    <w:rPr>
      <w:rFonts w:eastAsiaTheme="majorEastAsia" w:cstheme="majorBidi"/>
      <w:color w:val="272727" w:themeColor="text1" w:themeTint="D8"/>
      <w:kern w:val="2"/>
      <w:sz w:val="24"/>
      <w:szCs w:val="24"/>
      <w:lang/>
      <w14:ligatures w14:val="standardContextual"/>
      <w:rPrChange w:id="9" w:author="Vladislava Andrushchenko" w:date="2026-08-03T22:18:00Z">
        <w:rPr>
          <w:rFonts w:asciiTheme="minorHAnsi" w:eastAsiaTheme="majorEastAsia" w:hAnsiTheme="minorHAnsi" w:cstheme="majorBidi"/>
          <w:color w:val="272727" w:themeColor="text1" w:themeTint="D8"/>
          <w:sz w:val="22"/>
          <w:szCs w:val="22"/>
          <w:lang w:val="en-IN"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3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3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3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3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3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3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3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3991"/>
    <w:rPr>
      <w:rFonts w:eastAsiaTheme="majorEastAsia" w:cstheme="majorBidi"/>
      <w:color w:val="272727" w:themeColor="text1" w:themeTint="D8"/>
    </w:rPr>
  </w:style>
  <w:style w:type="paragraph" w:styleId="Title">
    <w:name w:val="Title"/>
    <w:basedOn w:val="Normal"/>
    <w:next w:val="Normal"/>
    <w:link w:val="TitleChar"/>
    <w:uiPriority w:val="10"/>
    <w:qFormat/>
    <w:rsid w:val="003333EF"/>
    <w:pPr>
      <w:spacing w:after="80" w:line="240" w:lineRule="auto"/>
      <w:contextualSpacing/>
      <w:pPrChange w:id="10" w:author="Vladislava Andrushchenko" w:date="2026-08-03T22:18:00Z">
        <w:pPr>
          <w:spacing w:after="80" w:line="259" w:lineRule="auto"/>
          <w:contextualSpacing/>
        </w:pPr>
      </w:pPrChange>
    </w:pPr>
    <w:rPr>
      <w:rFonts w:asciiTheme="majorHAnsi" w:eastAsiaTheme="majorEastAsia" w:hAnsiTheme="majorHAnsi" w:cstheme="majorBidi"/>
      <w:spacing w:val="-10"/>
      <w:kern w:val="28"/>
      <w:sz w:val="56"/>
      <w:szCs w:val="56"/>
      <w:lang/>
      <w14:ligatures w14:val="standardContextual"/>
      <w:rPrChange w:id="10" w:author="Vladislava Andrushchenko" w:date="2026-08-03T22:18:00Z">
        <w:rPr>
          <w:rFonts w:asciiTheme="majorHAnsi" w:eastAsiaTheme="majorEastAsia" w:hAnsiTheme="majorHAnsi" w:cstheme="majorBidi"/>
          <w:spacing w:val="-10"/>
          <w:kern w:val="28"/>
          <w:sz w:val="56"/>
          <w:szCs w:val="56"/>
          <w:lang w:val="en-IN" w:eastAsia="en-US" w:bidi="ar-SA"/>
        </w:rPr>
      </w:rPrChange>
    </w:rPr>
  </w:style>
  <w:style w:type="character" w:customStyle="1" w:styleId="TitleChar">
    <w:name w:val="Title Char"/>
    <w:basedOn w:val="DefaultParagraphFont"/>
    <w:link w:val="Title"/>
    <w:uiPriority w:val="10"/>
    <w:rsid w:val="00653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3EF"/>
    <w:pPr>
      <w:numPr>
        <w:ilvl w:val="1"/>
      </w:numPr>
      <w:spacing w:line="240" w:lineRule="auto"/>
      <w:pPrChange w:id="11" w:author="Vladislava Andrushchenko" w:date="2026-08-03T22:18:00Z">
        <w:pPr>
          <w:numPr>
            <w:ilvl w:val="1"/>
          </w:numPr>
          <w:spacing w:after="160" w:line="259" w:lineRule="auto"/>
        </w:pPr>
      </w:pPrChange>
    </w:pPr>
    <w:rPr>
      <w:rFonts w:eastAsiaTheme="majorEastAsia" w:cstheme="majorBidi"/>
      <w:color w:val="595959" w:themeColor="text1" w:themeTint="A6"/>
      <w:spacing w:val="15"/>
      <w:kern w:val="2"/>
      <w:sz w:val="28"/>
      <w:szCs w:val="28"/>
      <w:lang/>
      <w14:ligatures w14:val="standardContextual"/>
      <w:rPrChange w:id="11" w:author="Vladislava Andrushchenko" w:date="2026-08-03T22:18:00Z">
        <w:rPr>
          <w:rFonts w:asciiTheme="minorHAnsi" w:eastAsiaTheme="majorEastAsia" w:hAnsiTheme="minorHAnsi" w:cstheme="majorBidi"/>
          <w:color w:val="595959" w:themeColor="text1" w:themeTint="A6"/>
          <w:spacing w:val="15"/>
          <w:sz w:val="28"/>
          <w:szCs w:val="28"/>
          <w:lang w:val="en-IN" w:eastAsia="en-US" w:bidi="ar-SA"/>
        </w:rPr>
      </w:rPrChange>
    </w:rPr>
  </w:style>
  <w:style w:type="character" w:customStyle="1" w:styleId="SubtitleChar">
    <w:name w:val="Subtitle Char"/>
    <w:basedOn w:val="DefaultParagraphFont"/>
    <w:link w:val="Subtitle"/>
    <w:uiPriority w:val="11"/>
    <w:rsid w:val="00653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3EF"/>
    <w:pPr>
      <w:spacing w:before="160" w:line="240" w:lineRule="auto"/>
      <w:jc w:val="center"/>
      <w:pPrChange w:id="12" w:author="Vladislava Andrushchenko" w:date="2026-08-03T22:18:00Z">
        <w:pPr>
          <w:spacing w:before="160" w:after="160" w:line="259" w:lineRule="auto"/>
          <w:jc w:val="center"/>
        </w:pPr>
      </w:pPrChange>
    </w:pPr>
    <w:rPr>
      <w:i/>
      <w:iCs/>
      <w:color w:val="404040" w:themeColor="text1" w:themeTint="BF"/>
      <w:kern w:val="2"/>
      <w:sz w:val="24"/>
      <w:szCs w:val="24"/>
      <w:lang/>
      <w14:ligatures w14:val="standardContextual"/>
      <w:rPrChange w:id="12" w:author="Vladislava Andrushchenko" w:date="2026-08-03T22:18:00Z">
        <w:rPr>
          <w:rFonts w:asciiTheme="minorHAnsi" w:eastAsiaTheme="minorHAnsi" w:hAnsiTheme="minorHAnsi" w:cstheme="minorBidi"/>
          <w:i/>
          <w:iCs/>
          <w:color w:val="404040" w:themeColor="text1" w:themeTint="BF"/>
          <w:sz w:val="22"/>
          <w:szCs w:val="22"/>
          <w:lang w:val="en-IN" w:eastAsia="en-US" w:bidi="ar-SA"/>
        </w:rPr>
      </w:rPrChange>
    </w:rPr>
  </w:style>
  <w:style w:type="character" w:customStyle="1" w:styleId="QuoteChar">
    <w:name w:val="Quote Char"/>
    <w:basedOn w:val="DefaultParagraphFont"/>
    <w:link w:val="Quote"/>
    <w:uiPriority w:val="29"/>
    <w:rsid w:val="00653991"/>
    <w:rPr>
      <w:i/>
      <w:iCs/>
      <w:color w:val="404040" w:themeColor="text1" w:themeTint="BF"/>
    </w:rPr>
  </w:style>
  <w:style w:type="paragraph" w:styleId="ListParagraph">
    <w:name w:val="List Paragraph"/>
    <w:basedOn w:val="Normal"/>
    <w:uiPriority w:val="34"/>
    <w:qFormat/>
    <w:rsid w:val="003333EF"/>
    <w:pPr>
      <w:spacing w:after="0" w:line="240" w:lineRule="auto"/>
      <w:ind w:left="720"/>
      <w:contextualSpacing/>
      <w:pPrChange w:id="13" w:author="Vladislava Andrushchenko" w:date="2026-08-03T22:18:00Z">
        <w:pPr>
          <w:spacing w:after="160" w:line="259" w:lineRule="auto"/>
          <w:ind w:left="720"/>
          <w:contextualSpacing/>
        </w:pPr>
      </w:pPrChange>
    </w:pPr>
    <w:rPr>
      <w:kern w:val="2"/>
      <w:sz w:val="24"/>
      <w:szCs w:val="24"/>
      <w:lang/>
      <w14:ligatures w14:val="standardContextual"/>
      <w:rPrChange w:id="13" w:author="Vladislava Andrushchenko" w:date="2026-08-03T22:18:00Z">
        <w:rPr>
          <w:rFonts w:asciiTheme="minorHAnsi" w:eastAsiaTheme="minorHAnsi" w:hAnsiTheme="minorHAnsi" w:cstheme="minorBidi"/>
          <w:sz w:val="22"/>
          <w:szCs w:val="22"/>
          <w:lang w:val="en-IN" w:eastAsia="en-US" w:bidi="ar-SA"/>
        </w:rPr>
      </w:rPrChange>
    </w:rPr>
  </w:style>
  <w:style w:type="character" w:styleId="IntenseEmphasis">
    <w:name w:val="Intense Emphasis"/>
    <w:basedOn w:val="DefaultParagraphFont"/>
    <w:uiPriority w:val="21"/>
    <w:qFormat/>
    <w:rsid w:val="00653991"/>
    <w:rPr>
      <w:i/>
      <w:iCs/>
      <w:color w:val="0F4761" w:themeColor="accent1" w:themeShade="BF"/>
    </w:rPr>
  </w:style>
  <w:style w:type="paragraph" w:styleId="IntenseQuote">
    <w:name w:val="Intense Quote"/>
    <w:basedOn w:val="Normal"/>
    <w:next w:val="Normal"/>
    <w:link w:val="IntenseQuoteChar"/>
    <w:uiPriority w:val="30"/>
    <w:qFormat/>
    <w:rsid w:val="003333EF"/>
    <w:pPr>
      <w:pBdr>
        <w:top w:val="single" w:sz="4" w:space="10" w:color="0F4761" w:themeColor="accent1" w:themeShade="BF"/>
        <w:bottom w:val="single" w:sz="4" w:space="10" w:color="0F4761" w:themeColor="accent1" w:themeShade="BF"/>
      </w:pBdr>
      <w:spacing w:before="360" w:after="360" w:line="240" w:lineRule="auto"/>
      <w:ind w:left="864" w:right="864"/>
      <w:jc w:val="center"/>
      <w:pPrChange w:id="14" w:author="Vladislava Andrushchenko" w:date="2026-08-03T22:18:00Z">
        <w:pPr>
          <w:pBdr>
            <w:top w:val="single" w:sz="4" w:space="10" w:color="0F4761" w:themeColor="accent1" w:themeShade="BF"/>
            <w:bottom w:val="single" w:sz="4" w:space="10" w:color="0F4761" w:themeColor="accent1" w:themeShade="BF"/>
          </w:pBdr>
          <w:spacing w:before="360" w:after="360" w:line="259" w:lineRule="auto"/>
          <w:ind w:left="864" w:right="864"/>
          <w:jc w:val="center"/>
        </w:pPr>
      </w:pPrChange>
    </w:pPr>
    <w:rPr>
      <w:i/>
      <w:iCs/>
      <w:color w:val="0F4761" w:themeColor="accent1" w:themeShade="BF"/>
      <w:kern w:val="2"/>
      <w:sz w:val="24"/>
      <w:szCs w:val="24"/>
      <w:lang/>
      <w14:ligatures w14:val="standardContextual"/>
      <w:rPrChange w:id="14" w:author="Vladislava Andrushchenko" w:date="2026-08-03T22:18:00Z">
        <w:rPr>
          <w:rFonts w:asciiTheme="minorHAnsi" w:eastAsiaTheme="minorHAnsi" w:hAnsiTheme="minorHAnsi" w:cstheme="minorBidi"/>
          <w:i/>
          <w:iCs/>
          <w:color w:val="0F4761" w:themeColor="accent1" w:themeShade="BF"/>
          <w:sz w:val="22"/>
          <w:szCs w:val="22"/>
          <w:lang w:val="en-IN" w:eastAsia="en-US" w:bidi="ar-SA"/>
        </w:rPr>
      </w:rPrChange>
    </w:rPr>
  </w:style>
  <w:style w:type="character" w:customStyle="1" w:styleId="IntenseQuoteChar">
    <w:name w:val="Intense Quote Char"/>
    <w:basedOn w:val="DefaultParagraphFont"/>
    <w:link w:val="IntenseQuote"/>
    <w:uiPriority w:val="30"/>
    <w:rsid w:val="00653991"/>
    <w:rPr>
      <w:i/>
      <w:iCs/>
      <w:color w:val="0F4761" w:themeColor="accent1" w:themeShade="BF"/>
    </w:rPr>
  </w:style>
  <w:style w:type="character" w:styleId="IntenseReference">
    <w:name w:val="Intense Reference"/>
    <w:basedOn w:val="DefaultParagraphFont"/>
    <w:uiPriority w:val="32"/>
    <w:qFormat/>
    <w:rsid w:val="00653991"/>
    <w:rPr>
      <w:b/>
      <w:bCs/>
      <w:smallCaps/>
      <w:color w:val="0F4761" w:themeColor="accent1" w:themeShade="BF"/>
      <w:spacing w:val="5"/>
    </w:rPr>
  </w:style>
  <w:style w:type="character" w:styleId="Strong">
    <w:name w:val="Strong"/>
    <w:basedOn w:val="DefaultParagraphFont"/>
    <w:uiPriority w:val="22"/>
    <w:qFormat/>
    <w:rsid w:val="0065399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Words>
  <Characters>462</Characters>
  <Application>Microsoft Office Word</Application>
  <DocSecurity>0</DocSecurity>
  <Lines>3</Lines>
  <Paragraphs>1</Paragraphs>
  <ScaleCrop>false</ScaleCrop>
  <Company/>
  <LinksUpToDate>false</LinksUpToDate>
  <CharactersWithSpaces>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2025-04-10T15:12:00Z</dcterms:created>
  <dcterms:modified xsi:type="dcterms:W3CDTF">2026-08-04T02:18:00Z</dcterms:modified>
</cp:coreProperties>
</file>