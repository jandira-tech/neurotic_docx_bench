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637F1" w14:textId="6C240629" w:rsidR="005F553B" w:rsidRPr="005F553B" w:rsidRDefault="001029AD" w:rsidP="005F553B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ins w:id="20" w:author="Nick Bernal" w:date="2026-08-03T22:24:00Z" w16du:dateUtc="2026-08-04T02:24:00Z"/>
          <w:rFonts w:ascii="Aptos" w:hAnsi="Aptos" w:cs="Calibri"/>
          <w:sz w:val="20"/>
          <w:szCs w:val="20"/>
        </w:rPr>
      </w:pPr>
      <w:ins w:id="21" w:author="Nick Bernal" w:date="2026-08-03T22:24:00Z" w16du:dateUtc="2026-08-04T02:24:00Z">
        <w:r>
          <w:rPr>
            <w:rFonts w:ascii="Aptos" w:hAnsi="Aptos" w:cs="Calibri"/>
            <w:b/>
            <w:bCs/>
            <w:sz w:val="20"/>
            <w:szCs w:val="20"/>
            <w:u w:val="single"/>
          </w:rPr>
          <w:t>ONE</w:t>
        </w:r>
      </w:ins>
    </w:p>
    <w:p w14:paraId="241CF6BD" w14:textId="77777777" w:rsidR="005F553B" w:rsidRPr="005F553B" w:rsidRDefault="005F553B" w:rsidP="005F553B">
      <w:pPr>
        <w:spacing w:after="0" w:line="240" w:lineRule="auto"/>
        <w:jc w:val="both"/>
        <w:rPr>
          <w:ins w:id="22" w:author="Nick Bernal" w:date="2026-08-03T22:24:00Z" w16du:dateUtc="2026-08-04T02:24:00Z"/>
          <w:rFonts w:ascii="Aptos" w:hAnsi="Aptos" w:cs="Calibri"/>
          <w:sz w:val="20"/>
          <w:szCs w:val="20"/>
        </w:rPr>
      </w:pPr>
    </w:p>
    <w:p w14:paraId="06328782" w14:textId="5A53F946" w:rsidR="005F553B" w:rsidRPr="005F553B" w:rsidRDefault="00481DAC" w:rsidP="005F553B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ins w:id="23" w:author="Nick Bernal" w:date="2026-08-03T22:24:00Z" w16du:dateUtc="2026-08-04T02:24:00Z"/>
          <w:rFonts w:ascii="Aptos" w:hAnsi="Aptos" w:cs="Calibri"/>
          <w:sz w:val="20"/>
          <w:szCs w:val="20"/>
        </w:rPr>
      </w:pPr>
      <w:ins w:id="24" w:author="Nick Bernal" w:date="2026-08-03T22:24:00Z" w16du:dateUtc="2026-08-04T02:24:00Z">
        <w:r>
          <w:rPr>
            <w:rFonts w:ascii="Aptos" w:hAnsi="Aptos" w:cs="Calibri"/>
            <w:sz w:val="20"/>
            <w:szCs w:val="20"/>
          </w:rPr>
          <w:t>a</w:t>
        </w:r>
      </w:ins>
    </w:p>
    <w:p w14:paraId="5B852758" w14:textId="77777777" w:rsidR="005F553B" w:rsidRPr="005F553B" w:rsidRDefault="005F553B" w:rsidP="005F553B">
      <w:pPr>
        <w:spacing w:after="0" w:line="240" w:lineRule="auto"/>
        <w:jc w:val="both"/>
        <w:rPr>
          <w:ins w:id="25" w:author="Nick Bernal" w:date="2026-08-03T22:24:00Z" w16du:dateUtc="2026-08-04T02:24:00Z"/>
          <w:rFonts w:ascii="Aptos" w:hAnsi="Aptos" w:cs="Calibri"/>
          <w:sz w:val="20"/>
          <w:szCs w:val="20"/>
        </w:rPr>
      </w:pPr>
    </w:p>
    <w:p w14:paraId="1E433FC0" w14:textId="1FCB705D" w:rsidR="005F553B" w:rsidRDefault="00481DAC" w:rsidP="005F553B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ins w:id="26" w:author="Nick Bernal" w:date="2026-08-03T22:24:00Z" w16du:dateUtc="2026-08-04T02:24:00Z"/>
          <w:rFonts w:ascii="Aptos" w:hAnsi="Aptos" w:cs="Calibri"/>
          <w:sz w:val="20"/>
          <w:szCs w:val="20"/>
        </w:rPr>
      </w:pPr>
      <w:ins w:id="27" w:author="Nick Bernal" w:date="2026-08-03T22:24:00Z" w16du:dateUtc="2026-08-04T02:24:00Z">
        <w:r>
          <w:rPr>
            <w:rFonts w:ascii="Aptos" w:hAnsi="Aptos" w:cs="Calibri"/>
            <w:sz w:val="20"/>
            <w:szCs w:val="20"/>
          </w:rPr>
          <w:t>b</w:t>
        </w:r>
      </w:ins>
    </w:p>
    <w:p w14:paraId="699C9E33" w14:textId="77777777" w:rsidR="00AA1906" w:rsidRPr="00AA1906" w:rsidRDefault="00AA1906" w:rsidP="00AA1906">
      <w:pPr>
        <w:pStyle w:val="ListParagraph"/>
        <w:rPr>
          <w:ins w:id="28" w:author="Nick Bernal" w:date="2026-08-03T22:24:00Z" w16du:dateUtc="2026-08-04T02:24:00Z"/>
          <w:rFonts w:ascii="Aptos" w:hAnsi="Aptos" w:cs="Calibri"/>
          <w:sz w:val="20"/>
          <w:szCs w:val="20"/>
        </w:rPr>
      </w:pPr>
    </w:p>
    <w:p w14:paraId="5667DD2B" w14:textId="23270312" w:rsidR="00AA1906" w:rsidRPr="00AA1906" w:rsidRDefault="00481DAC" w:rsidP="005F553B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ins w:id="29" w:author="Nick Bernal" w:date="2026-08-03T22:24:00Z" w16du:dateUtc="2026-08-04T02:24:00Z"/>
          <w:rFonts w:ascii="Aptos" w:hAnsi="Aptos" w:cs="Calibri"/>
          <w:sz w:val="20"/>
          <w:szCs w:val="20"/>
          <w:highlight w:val="green"/>
        </w:rPr>
      </w:pPr>
      <w:ins w:id="30" w:author="Nick Bernal" w:date="2026-08-03T22:24:00Z" w16du:dateUtc="2026-08-04T02:24:00Z">
        <w:r>
          <w:rPr>
            <w:rFonts w:ascii="Aptos" w:hAnsi="Aptos" w:cstheme="minorHAnsi"/>
            <w:sz w:val="20"/>
            <w:szCs w:val="20"/>
            <w:highlight w:val="green"/>
          </w:rPr>
          <w:t>c</w:t>
        </w:r>
      </w:ins>
    </w:p>
    <w:p w14:paraId="2E1A17E5" w14:textId="77777777" w:rsidR="00AA1906" w:rsidRDefault="00AA1906" w:rsidP="00AA1906">
      <w:pPr>
        <w:spacing w:after="0" w:line="240" w:lineRule="auto"/>
        <w:jc w:val="both"/>
        <w:rPr>
          <w:ins w:id="31" w:author="Nick Bernal" w:date="2026-08-03T22:24:00Z" w16du:dateUtc="2026-08-04T02:24:00Z"/>
          <w:rFonts w:ascii="Aptos" w:hAnsi="Aptos" w:cs="Calibri"/>
          <w:sz w:val="20"/>
          <w:szCs w:val="20"/>
        </w:rPr>
      </w:pPr>
    </w:p>
    <w:p w14:paraId="0DA6ED0B" w14:textId="77777777" w:rsidR="00AA1906" w:rsidRPr="005F553B" w:rsidRDefault="00AA1906" w:rsidP="00AA1906">
      <w:pPr>
        <w:spacing w:after="0" w:line="240" w:lineRule="auto"/>
        <w:ind w:left="360"/>
        <w:jc w:val="both"/>
        <w:rPr>
          <w:ins w:id="32" w:author="Nick Bernal" w:date="2026-08-03T22:24:00Z" w16du:dateUtc="2026-08-04T02:24:00Z"/>
          <w:rFonts w:ascii="Aptos" w:hAnsi="Aptos" w:cs="Calibri"/>
          <w:sz w:val="20"/>
          <w:szCs w:val="20"/>
        </w:rPr>
      </w:pPr>
      <w:ins w:id="33" w:author="Nick Bernal" w:date="2026-08-03T22:24:00Z" w16du:dateUtc="2026-08-04T02:24:00Z">
        <w:r w:rsidRPr="005F553B">
          <w:rPr>
            <w:rFonts w:ascii="Aptos" w:hAnsi="Aptos" w:cs="Calibri"/>
            <w:sz w:val="20"/>
            <w:szCs w:val="20"/>
            <w:highlight w:val="yellow"/>
          </w:rPr>
          <w:t>OR</w:t>
        </w:r>
      </w:ins>
    </w:p>
    <w:p w14:paraId="57E07697" w14:textId="77777777" w:rsidR="00AA1906" w:rsidRPr="005F553B" w:rsidRDefault="00AA1906" w:rsidP="00AA1906">
      <w:pPr>
        <w:spacing w:after="0" w:line="240" w:lineRule="auto"/>
        <w:ind w:left="360"/>
        <w:jc w:val="both"/>
        <w:rPr>
          <w:ins w:id="34" w:author="Nick Bernal" w:date="2026-08-03T22:24:00Z" w16du:dateUtc="2026-08-04T02:24:00Z"/>
          <w:rFonts w:ascii="Aptos" w:hAnsi="Aptos" w:cs="Calibri"/>
          <w:sz w:val="20"/>
          <w:szCs w:val="20"/>
        </w:rPr>
      </w:pPr>
    </w:p>
    <w:p w14:paraId="1B4FA0E1" w14:textId="6FFCCBEC" w:rsidR="00AA1906" w:rsidRPr="00AA1906" w:rsidRDefault="00481DAC" w:rsidP="00AA1906">
      <w:pPr>
        <w:pStyle w:val="ListParagraph"/>
        <w:numPr>
          <w:ilvl w:val="0"/>
          <w:numId w:val="14"/>
        </w:numPr>
        <w:spacing w:after="0" w:line="240" w:lineRule="auto"/>
        <w:ind w:left="360" w:firstLine="0"/>
        <w:jc w:val="both"/>
        <w:rPr>
          <w:ins w:id="35" w:author="Nick Bernal" w:date="2026-08-03T22:24:00Z" w16du:dateUtc="2026-08-04T02:24:00Z"/>
          <w:rFonts w:ascii="Aptos" w:hAnsi="Aptos" w:cs="Calibri"/>
          <w:sz w:val="20"/>
          <w:szCs w:val="20"/>
          <w:highlight w:val="cyan"/>
        </w:rPr>
      </w:pPr>
      <w:ins w:id="36" w:author="Nick Bernal" w:date="2026-08-03T22:24:00Z" w16du:dateUtc="2026-08-04T02:24:00Z">
        <w:r>
          <w:rPr>
            <w:rFonts w:ascii="Aptos" w:hAnsi="Aptos" w:cstheme="minorHAnsi"/>
            <w:sz w:val="20"/>
            <w:szCs w:val="20"/>
            <w:highlight w:val="cyan"/>
          </w:rPr>
          <w:t>c</w:t>
        </w:r>
      </w:ins>
    </w:p>
    <w:p w14:paraId="7030023B" w14:textId="77777777" w:rsidR="005F553B" w:rsidRPr="005F553B" w:rsidRDefault="005F553B" w:rsidP="005F553B">
      <w:pPr>
        <w:spacing w:after="0" w:line="240" w:lineRule="auto"/>
        <w:jc w:val="both"/>
        <w:rPr>
          <w:ins w:id="37" w:author="Nick Bernal" w:date="2026-08-03T22:24:00Z" w16du:dateUtc="2026-08-04T02:24:00Z"/>
          <w:rFonts w:ascii="Aptos" w:hAnsi="Aptos" w:cstheme="minorHAnsi"/>
          <w:sz w:val="20"/>
          <w:szCs w:val="20"/>
        </w:rPr>
      </w:pPr>
    </w:p>
    <w:p w14:paraId="7CD290F5" w14:textId="299286E9" w:rsidR="005F553B" w:rsidRPr="005F553B" w:rsidRDefault="00481DAC" w:rsidP="00AA1906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ins w:id="38" w:author="Nick Bernal" w:date="2026-08-03T22:24:00Z" w16du:dateUtc="2026-08-04T02:24:00Z"/>
          <w:rFonts w:ascii="Aptos" w:hAnsi="Aptos" w:cstheme="minorHAnsi"/>
          <w:sz w:val="20"/>
          <w:szCs w:val="20"/>
        </w:rPr>
      </w:pPr>
      <w:ins w:id="39" w:author="Nick Bernal" w:date="2026-08-03T22:24:00Z" w16du:dateUtc="2026-08-04T02:24:00Z">
        <w:r>
          <w:rPr>
            <w:rFonts w:ascii="Aptos" w:hAnsi="Aptos" w:cstheme="minorHAnsi"/>
            <w:b/>
            <w:bCs/>
            <w:sz w:val="20"/>
            <w:szCs w:val="20"/>
            <w:u w:val="single"/>
          </w:rPr>
          <w:t>d</w:t>
        </w:r>
      </w:ins>
    </w:p>
    <w:p w14:paraId="35100D34" w14:textId="77777777" w:rsidR="005F553B" w:rsidRPr="005F553B" w:rsidRDefault="005F553B" w:rsidP="005F553B">
      <w:pPr>
        <w:spacing w:after="0" w:line="240" w:lineRule="auto"/>
        <w:jc w:val="both"/>
        <w:rPr>
          <w:ins w:id="40" w:author="Nick Bernal" w:date="2026-08-03T22:24:00Z" w16du:dateUtc="2026-08-04T02:24:00Z"/>
          <w:rFonts w:ascii="Aptos" w:hAnsi="Aptos" w:cstheme="minorHAnsi"/>
          <w:sz w:val="20"/>
          <w:szCs w:val="20"/>
        </w:rPr>
      </w:pPr>
    </w:p>
    <w:p w14:paraId="43D743A8" w14:textId="5B040DD1" w:rsidR="005F553B" w:rsidRPr="005F553B" w:rsidRDefault="00481DAC" w:rsidP="00AA1906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ins w:id="41" w:author="Nick Bernal" w:date="2026-08-03T22:24:00Z" w16du:dateUtc="2026-08-04T02:24:00Z"/>
          <w:rFonts w:ascii="Aptos" w:hAnsi="Aptos" w:cstheme="minorHAnsi"/>
          <w:sz w:val="20"/>
          <w:szCs w:val="20"/>
        </w:rPr>
      </w:pPr>
      <w:ins w:id="42" w:author="Nick Bernal" w:date="2026-08-03T22:24:00Z" w16du:dateUtc="2026-08-04T02:24:00Z">
        <w:r>
          <w:rPr>
            <w:rFonts w:ascii="Aptos" w:hAnsi="Aptos" w:cstheme="minorHAnsi"/>
            <w:b/>
            <w:bCs/>
            <w:sz w:val="20"/>
            <w:szCs w:val="20"/>
            <w:u w:val="single"/>
          </w:rPr>
          <w:t>e</w:t>
        </w:r>
      </w:ins>
    </w:p>
    <w:p w14:paraId="344B4D9D" w14:textId="77777777" w:rsidR="005F553B" w:rsidRPr="005F553B" w:rsidRDefault="005F553B" w:rsidP="005F553B">
      <w:pPr>
        <w:pStyle w:val="ListParagraph"/>
        <w:spacing w:after="0" w:line="240" w:lineRule="auto"/>
        <w:ind w:left="360"/>
        <w:jc w:val="both"/>
        <w:rPr>
          <w:ins w:id="43" w:author="Nick Bernal" w:date="2026-08-03T22:24:00Z" w16du:dateUtc="2026-08-04T02:24:00Z"/>
          <w:rFonts w:ascii="Aptos" w:hAnsi="Aptos" w:cstheme="minorHAnsi"/>
          <w:b/>
          <w:bCs/>
          <w:sz w:val="20"/>
          <w:szCs w:val="20"/>
          <w:u w:val="single"/>
        </w:rPr>
      </w:pPr>
    </w:p>
    <w:p w14:paraId="47ED41BF" w14:textId="304ABA46" w:rsidR="005F553B" w:rsidRPr="005F553B" w:rsidRDefault="00481DAC" w:rsidP="00AA190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jc w:val="both"/>
        <w:rPr>
          <w:ins w:id="44" w:author="Nick Bernal" w:date="2026-08-03T22:24:00Z" w16du:dateUtc="2026-08-04T02:24:00Z"/>
          <w:rFonts w:ascii="Aptos" w:hAnsi="Aptos" w:cstheme="minorHAnsi"/>
          <w:sz w:val="20"/>
          <w:szCs w:val="20"/>
        </w:rPr>
      </w:pPr>
      <w:ins w:id="45" w:author="Nick Bernal" w:date="2026-08-03T22:24:00Z" w16du:dateUtc="2026-08-04T02:24:00Z">
        <w:r>
          <w:rPr>
            <w:rFonts w:ascii="Aptos" w:hAnsi="Aptos" w:cstheme="minorHAnsi"/>
            <w:sz w:val="20"/>
            <w:szCs w:val="20"/>
          </w:rPr>
          <w:t>a</w:t>
        </w:r>
      </w:ins>
    </w:p>
    <w:p w14:paraId="4C276E0A" w14:textId="1671C10B" w:rsidR="00DE0A42" w:rsidRDefault="007438C0" w:rsidP="007438C0">
      <w:pPr>
        <w:pStyle w:val="Heading1"/>
        <w:rPr>
          <w:del w:id="46" w:author="Nick Bernal" w:date="2026-08-03T22:24:00Z" w16du:dateUtc="2026-08-04T02:24:00Z"/>
        </w:rPr>
      </w:pPr>
      <w:bookmarkStart w:id="47" w:name="_Toc227268872"/>
      <w:del w:id="48" w:author="Nick Bernal" w:date="2026-08-03T22:24:00Z" w16du:dateUtc="2026-08-04T02:24:00Z">
        <w:r>
          <w:delText>Generalities</w:delText>
        </w:r>
        <w:bookmarkEnd w:id="47"/>
      </w:del>
    </w:p>
    <w:p w14:paraId="2E2A25A9" w14:textId="21F389B5" w:rsidR="007438C0" w:rsidRDefault="007438C0" w:rsidP="007438C0">
      <w:pPr>
        <w:rPr>
          <w:del w:id="49" w:author="Nick Bernal" w:date="2026-08-03T22:24:00Z" w16du:dateUtc="2026-08-04T02:24:00Z"/>
        </w:rPr>
      </w:pPr>
      <w:del w:id="50" w:author="Nick Bernal" w:date="2026-08-03T22:24:00Z" w16du:dateUtc="2026-08-04T02:24:00Z">
        <w:r>
          <w:delText>Content for the Generalities section.</w:delText>
        </w:r>
      </w:del>
    </w:p>
    <w:p w14:paraId="0D54BFF2" w14:textId="07545B38" w:rsidR="007438C0" w:rsidRDefault="007438C0">
      <w:pPr>
        <w:rPr>
          <w:del w:id="51" w:author="Nick Bernal" w:date="2026-08-03T22:24:00Z" w16du:dateUtc="2026-08-04T02:24:00Z"/>
        </w:rPr>
      </w:pPr>
      <w:del w:id="52" w:author="Nick Bernal" w:date="2026-08-03T22:24:00Z" w16du:dateUtc="2026-08-04T02:24:00Z">
        <w:r>
          <w:br w:type="page"/>
        </w:r>
      </w:del>
    </w:p>
    <w:p w14:paraId="4A3C1E94" w14:textId="7F6DE62F" w:rsidR="007438C0" w:rsidRDefault="007438C0" w:rsidP="007438C0">
      <w:pPr>
        <w:pStyle w:val="Heading1"/>
        <w:rPr>
          <w:del w:id="53" w:author="Nick Bernal" w:date="2026-08-03T22:24:00Z" w16du:dateUtc="2026-08-04T02:24:00Z"/>
        </w:rPr>
      </w:pPr>
      <w:bookmarkStart w:id="54" w:name="_Toc227268873"/>
      <w:del w:id="55" w:author="Nick Bernal" w:date="2026-08-03T22:24:00Z" w16du:dateUtc="2026-08-04T02:24:00Z">
        <w:r>
          <w:delText>Definitions</w:delText>
        </w:r>
        <w:bookmarkEnd w:id="54"/>
      </w:del>
    </w:p>
    <w:p w14:paraId="33F99779" w14:textId="0934D36E" w:rsidR="007438C0" w:rsidRDefault="007438C0" w:rsidP="007438C0">
      <w:pPr>
        <w:rPr>
          <w:del w:id="56" w:author="Nick Bernal" w:date="2026-08-03T22:24:00Z" w16du:dateUtc="2026-08-04T02:24:00Z"/>
        </w:rPr>
      </w:pPr>
      <w:del w:id="57" w:author="Nick Bernal" w:date="2026-08-03T22:24:00Z" w16du:dateUtc="2026-08-04T02:24:00Z">
        <w:r>
          <w:delText>Content for the Definitions section.</w:delText>
        </w:r>
      </w:del>
    </w:p>
    <w:p w14:paraId="6EB931F7" w14:textId="51BEB476" w:rsidR="007438C0" w:rsidRDefault="007438C0" w:rsidP="007438C0">
      <w:pPr>
        <w:pStyle w:val="Heading2"/>
        <w:rPr>
          <w:del w:id="58" w:author="Nick Bernal" w:date="2026-08-03T22:24:00Z" w16du:dateUtc="2026-08-04T02:24:00Z"/>
        </w:rPr>
      </w:pPr>
      <w:bookmarkStart w:id="59" w:name="_Toc227268874"/>
      <w:del w:id="60" w:author="Nick Bernal" w:date="2026-08-03T22:24:00Z" w16du:dateUtc="2026-08-04T02:24:00Z">
        <w:r>
          <w:delText>Key terms</w:delText>
        </w:r>
        <w:bookmarkEnd w:id="59"/>
      </w:del>
    </w:p>
    <w:p w14:paraId="41B5BCF2" w14:textId="741E651B" w:rsidR="007438C0" w:rsidRDefault="007438C0" w:rsidP="007438C0">
      <w:pPr>
        <w:rPr>
          <w:del w:id="61" w:author="Nick Bernal" w:date="2026-08-03T22:24:00Z" w16du:dateUtc="2026-08-04T02:24:00Z"/>
        </w:rPr>
      </w:pPr>
      <w:del w:id="62" w:author="Nick Bernal" w:date="2026-08-03T22:24:00Z" w16du:dateUtc="2026-08-04T02:24:00Z">
        <w:r>
          <w:delText>Key terms content.</w:delText>
        </w:r>
      </w:del>
    </w:p>
    <w:p w14:paraId="6CBA6D2F" w14:textId="46FBA7CC" w:rsidR="007438C0" w:rsidRDefault="007438C0">
      <w:pPr>
        <w:rPr>
          <w:del w:id="63" w:author="Nick Bernal" w:date="2026-08-03T22:24:00Z" w16du:dateUtc="2026-08-04T02:24:00Z"/>
        </w:rPr>
      </w:pPr>
      <w:del w:id="64" w:author="Nick Bernal" w:date="2026-08-03T22:24:00Z" w16du:dateUtc="2026-08-04T02:24:00Z">
        <w:r>
          <w:br w:type="page"/>
        </w:r>
      </w:del>
    </w:p>
    <w:p w14:paraId="3F612389" w14:textId="0C9D243A" w:rsidR="007438C0" w:rsidRDefault="007438C0" w:rsidP="007438C0">
      <w:pPr>
        <w:pStyle w:val="Heading1"/>
        <w:rPr>
          <w:del w:id="65" w:author="Nick Bernal" w:date="2026-08-03T22:24:00Z" w16du:dateUtc="2026-08-04T02:24:00Z"/>
        </w:rPr>
      </w:pPr>
      <w:bookmarkStart w:id="66" w:name="_Toc227268875"/>
      <w:del w:id="67" w:author="Nick Bernal" w:date="2026-08-03T22:24:00Z" w16du:dateUtc="2026-08-04T02:24:00Z">
        <w:r>
          <w:delText>Obligations</w:delText>
        </w:r>
        <w:bookmarkEnd w:id="66"/>
      </w:del>
    </w:p>
    <w:p w14:paraId="655E2869" w14:textId="68412613" w:rsidR="007438C0" w:rsidRDefault="007438C0" w:rsidP="007438C0">
      <w:pPr>
        <w:rPr>
          <w:del w:id="68" w:author="Nick Bernal" w:date="2026-08-03T22:24:00Z" w16du:dateUtc="2026-08-04T02:24:00Z"/>
        </w:rPr>
      </w:pPr>
      <w:del w:id="69" w:author="Nick Bernal" w:date="2026-08-03T22:24:00Z" w16du:dateUtc="2026-08-04T02:24:00Z">
        <w:r>
          <w:delText>Obligations section content goes here with several lines so pagination occurs naturally.</w:delText>
        </w:r>
      </w:del>
    </w:p>
    <w:p w14:paraId="14D0CFEE" w14:textId="29C5876C" w:rsidR="007438C0" w:rsidRDefault="007438C0" w:rsidP="007438C0">
      <w:pPr>
        <w:pStyle w:val="Heading2"/>
        <w:rPr>
          <w:del w:id="70" w:author="Nick Bernal" w:date="2026-08-03T22:24:00Z" w16du:dateUtc="2026-08-04T02:24:00Z"/>
        </w:rPr>
      </w:pPr>
      <w:bookmarkStart w:id="71" w:name="_Toc227268876"/>
      <w:del w:id="72" w:author="Nick Bernal" w:date="2026-08-03T22:24:00Z" w16du:dateUtc="2026-08-04T02:24:00Z">
        <w:r>
          <w:delText>Representations and Warranties</w:delText>
        </w:r>
        <w:bookmarkEnd w:id="71"/>
      </w:del>
    </w:p>
    <w:p w14:paraId="1C160133" w14:textId="1338C68A" w:rsidR="007438C0" w:rsidRDefault="007438C0" w:rsidP="007438C0">
      <w:pPr>
        <w:rPr>
          <w:del w:id="73" w:author="Nick Bernal" w:date="2026-08-03T22:24:00Z" w16du:dateUtc="2026-08-04T02:24:00Z"/>
        </w:rPr>
      </w:pPr>
      <w:del w:id="74" w:author="Nick Bernal" w:date="2026-08-03T22:24:00Z" w16du:dateUtc="2026-08-04T02:24:00Z">
        <w:r>
          <w:delText>Reps and warranties content.</w:delText>
        </w:r>
      </w:del>
    </w:p>
    <w:p w14:paraId="28183213" w14:textId="4345DC11" w:rsidR="007438C0" w:rsidRDefault="007438C0" w:rsidP="007438C0">
      <w:pPr>
        <w:pStyle w:val="Heading3"/>
        <w:rPr>
          <w:del w:id="75" w:author="Nick Bernal" w:date="2026-08-03T22:24:00Z" w16du:dateUtc="2026-08-04T02:24:00Z"/>
        </w:rPr>
      </w:pPr>
      <w:bookmarkStart w:id="76" w:name="_Toc227268877"/>
      <w:del w:id="77" w:author="Nick Bernal" w:date="2026-08-03T22:24:00Z" w16du:dateUtc="2026-08-04T02:24:00Z">
        <w:r>
          <w:delText>Disclosure Letter</w:delText>
        </w:r>
        <w:bookmarkEnd w:id="76"/>
      </w:del>
    </w:p>
    <w:p w14:paraId="42EF6B0A" w14:textId="75EA297C" w:rsidR="007438C0" w:rsidRDefault="007438C0" w:rsidP="007438C0">
      <w:pPr>
        <w:rPr>
          <w:del w:id="78" w:author="Nick Bernal" w:date="2026-08-03T22:24:00Z" w16du:dateUtc="2026-08-04T02:24:00Z"/>
        </w:rPr>
      </w:pPr>
      <w:del w:id="79" w:author="Nick Bernal" w:date="2026-08-03T22:24:00Z" w16du:dateUtc="2026-08-04T02:24:00Z">
        <w:r>
          <w:delText>Disclosure letter content.</w:delText>
        </w:r>
      </w:del>
    </w:p>
    <w:p w14:paraId="2EB07EE5" w14:textId="4400F527" w:rsidR="007438C0" w:rsidRDefault="007438C0">
      <w:pPr>
        <w:rPr>
          <w:del w:id="80" w:author="Nick Bernal" w:date="2026-08-03T22:24:00Z" w16du:dateUtc="2026-08-04T02:24:00Z"/>
        </w:rPr>
      </w:pPr>
      <w:del w:id="81" w:author="Nick Bernal" w:date="2026-08-03T22:24:00Z" w16du:dateUtc="2026-08-04T02:24:00Z">
        <w:r>
          <w:br w:type="page"/>
        </w:r>
      </w:del>
    </w:p>
    <w:p w14:paraId="73C9AA76" w14:textId="1A9D7425" w:rsidR="007438C0" w:rsidRDefault="007438C0" w:rsidP="007438C0">
      <w:pPr>
        <w:pStyle w:val="Heading1"/>
        <w:rPr>
          <w:del w:id="82" w:author="Nick Bernal" w:date="2026-08-03T22:24:00Z" w16du:dateUtc="2026-08-04T02:24:00Z"/>
        </w:rPr>
      </w:pPr>
      <w:bookmarkStart w:id="83" w:name="_Toc227268878"/>
      <w:del w:id="84" w:author="Nick Bernal" w:date="2026-08-03T22:24:00Z" w16du:dateUtc="2026-08-04T02:24:00Z">
        <w:r>
          <w:delText>Miscellaneous</w:delText>
        </w:r>
        <w:bookmarkEnd w:id="83"/>
      </w:del>
    </w:p>
    <w:p w14:paraId="57A19386" w14:textId="6CA55943" w:rsidR="007438C0" w:rsidRDefault="007438C0" w:rsidP="007438C0">
      <w:pPr>
        <w:rPr>
          <w:del w:id="85" w:author="Nick Bernal" w:date="2026-08-03T22:24:00Z" w16du:dateUtc="2026-08-04T02:24:00Z"/>
        </w:rPr>
      </w:pPr>
      <w:del w:id="86" w:author="Nick Bernal" w:date="2026-08-03T22:24:00Z" w16du:dateUtc="2026-08-04T02:24:00Z">
        <w:r>
          <w:delText>Closing content.</w:delText>
        </w:r>
      </w:del>
    </w:p>
    <w:p w14:paraId="24C391D6" w14:textId="7DBE7955" w:rsidR="007438C0" w:rsidRDefault="007438C0">
      <w:pPr>
        <w:rPr>
          <w:del w:id="87" w:author="Nick Bernal" w:date="2026-08-03T22:24:00Z" w16du:dateUtc="2026-08-04T02:24:00Z"/>
        </w:rPr>
      </w:pPr>
      <w:del w:id="88" w:author="Nick Bernal" w:date="2026-08-03T22:24:00Z" w16du:dateUtc="2026-08-04T02:24:00Z">
        <w:r>
          <w:br w:type="page"/>
        </w:r>
      </w:del>
    </w:p>
    <w:p w14:paraId="0F41B3BC" w14:textId="6698DE87" w:rsidR="007438C0" w:rsidRDefault="007438C0" w:rsidP="007438C0">
      <w:pPr>
        <w:pStyle w:val="Heading1"/>
        <w:rPr>
          <w:del w:id="89" w:author="Nick Bernal" w:date="2026-08-03T22:24:00Z" w16du:dateUtc="2026-08-04T02:24:00Z"/>
        </w:rPr>
      </w:pPr>
      <w:bookmarkStart w:id="90" w:name="_Toc227268879"/>
      <w:del w:id="91" w:author="Nick Bernal" w:date="2026-08-03T22:24:00Z" w16du:dateUtc="2026-08-04T02:24:00Z">
        <w:r>
          <w:delText>Table of Contents</w:delText>
        </w:r>
        <w:bookmarkEnd w:id="90"/>
      </w:del>
    </w:p>
    <w:p w14:paraId="10B95BE4" w14:textId="09664250" w:rsidR="007438C0" w:rsidRDefault="007438C0">
      <w:pPr>
        <w:pStyle w:val="TOC1"/>
        <w:tabs>
          <w:tab w:val="right" w:leader="dot" w:pos="9350"/>
        </w:tabs>
        <w:rPr>
          <w:del w:id="92" w:author="Nick Bernal" w:date="2026-08-03T22:24:00Z" w16du:dateUtc="2026-08-04T02:24:00Z"/>
          <w:noProof/>
        </w:rPr>
      </w:pPr>
      <w:del w:id="93" w:author="Nick Bernal" w:date="2026-08-03T22:24:00Z" w16du:dateUtc="2026-08-04T02:24:00Z">
        <w:r>
          <w:fldChar w:fldCharType="begin"/>
        </w:r>
        <w:r>
          <w:delInstrText xml:space="preserve"> TOC \o "1-3" </w:delInstrText>
        </w:r>
        <w:r>
          <w:fldChar w:fldCharType="separate"/>
        </w:r>
        <w:r>
          <w:rPr>
            <w:noProof/>
          </w:rPr>
          <w:delText>Generalities</w:delTex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delInstrText xml:space="preserve"> PAGEREF _Toc227268872 \h </w:del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delText>1</w:delText>
        </w:r>
        <w:r>
          <w:rPr>
            <w:noProof/>
          </w:rPr>
          <w:fldChar w:fldCharType="end"/>
        </w:r>
      </w:del>
    </w:p>
    <w:p w14:paraId="3207031C" w14:textId="3BC17BDB" w:rsidR="007438C0" w:rsidRDefault="007438C0">
      <w:pPr>
        <w:pStyle w:val="TOC1"/>
        <w:tabs>
          <w:tab w:val="right" w:leader="dot" w:pos="9350"/>
        </w:tabs>
        <w:rPr>
          <w:del w:id="94" w:author="Nick Bernal" w:date="2026-08-03T22:24:00Z" w16du:dateUtc="2026-08-04T02:24:00Z"/>
          <w:noProof/>
        </w:rPr>
      </w:pPr>
      <w:del w:id="95" w:author="Nick Bernal" w:date="2026-08-03T22:24:00Z" w16du:dateUtc="2026-08-04T02:24:00Z">
        <w:r>
          <w:rPr>
            <w:noProof/>
          </w:rPr>
          <w:delText>Definitions</w:delTex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delInstrText xml:space="preserve"> PAGEREF _Toc227268873 \h </w:del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delText>2</w:delText>
        </w:r>
        <w:r>
          <w:rPr>
            <w:noProof/>
          </w:rPr>
          <w:fldChar w:fldCharType="end"/>
        </w:r>
      </w:del>
    </w:p>
    <w:p w14:paraId="520F1560" w14:textId="4A12C99F" w:rsidR="007438C0" w:rsidRDefault="007438C0">
      <w:pPr>
        <w:pStyle w:val="TOC2"/>
        <w:tabs>
          <w:tab w:val="right" w:leader="dot" w:pos="9350"/>
        </w:tabs>
        <w:rPr>
          <w:del w:id="96" w:author="Nick Bernal" w:date="2026-08-03T22:24:00Z" w16du:dateUtc="2026-08-04T02:24:00Z"/>
          <w:noProof/>
        </w:rPr>
      </w:pPr>
      <w:del w:id="97" w:author="Nick Bernal" w:date="2026-08-03T22:24:00Z" w16du:dateUtc="2026-08-04T02:24:00Z">
        <w:r>
          <w:rPr>
            <w:noProof/>
          </w:rPr>
          <w:delText>Key terms</w:delTex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delInstrText xml:space="preserve"> PAGEREF _Toc227268874 \h </w:del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delText>2</w:delText>
        </w:r>
        <w:r>
          <w:rPr>
            <w:noProof/>
          </w:rPr>
          <w:fldChar w:fldCharType="end"/>
        </w:r>
      </w:del>
    </w:p>
    <w:p w14:paraId="27B3D34D" w14:textId="69A53475" w:rsidR="007438C0" w:rsidRDefault="007438C0">
      <w:pPr>
        <w:pStyle w:val="TOC1"/>
        <w:tabs>
          <w:tab w:val="right" w:leader="dot" w:pos="9350"/>
        </w:tabs>
        <w:rPr>
          <w:del w:id="98" w:author="Nick Bernal" w:date="2026-08-03T22:24:00Z" w16du:dateUtc="2026-08-04T02:24:00Z"/>
          <w:noProof/>
        </w:rPr>
      </w:pPr>
      <w:del w:id="99" w:author="Nick Bernal" w:date="2026-08-03T22:24:00Z" w16du:dateUtc="2026-08-04T02:24:00Z">
        <w:r>
          <w:rPr>
            <w:noProof/>
          </w:rPr>
          <w:delText>Obligations</w:delTex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delInstrText xml:space="preserve"> PAGEREF _Toc227268875 \h </w:del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delText>3</w:delText>
        </w:r>
        <w:r>
          <w:rPr>
            <w:noProof/>
          </w:rPr>
          <w:fldChar w:fldCharType="end"/>
        </w:r>
      </w:del>
    </w:p>
    <w:p w14:paraId="38BDF921" w14:textId="3041D331" w:rsidR="007438C0" w:rsidRDefault="007438C0">
      <w:pPr>
        <w:pStyle w:val="TOC2"/>
        <w:tabs>
          <w:tab w:val="right" w:leader="dot" w:pos="9350"/>
        </w:tabs>
        <w:rPr>
          <w:del w:id="100" w:author="Nick Bernal" w:date="2026-08-03T22:24:00Z" w16du:dateUtc="2026-08-04T02:24:00Z"/>
          <w:noProof/>
        </w:rPr>
      </w:pPr>
      <w:del w:id="101" w:author="Nick Bernal" w:date="2026-08-03T22:24:00Z" w16du:dateUtc="2026-08-04T02:24:00Z">
        <w:r>
          <w:rPr>
            <w:noProof/>
          </w:rPr>
          <w:delText>Representations and Warranties</w:delTex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delInstrText xml:space="preserve"> PAGEREF _Toc227268876 \h </w:del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delText>3</w:delText>
        </w:r>
        <w:r>
          <w:rPr>
            <w:noProof/>
          </w:rPr>
          <w:fldChar w:fldCharType="end"/>
        </w:r>
      </w:del>
    </w:p>
    <w:p w14:paraId="6B0B3DC1" w14:textId="56825EEE" w:rsidR="007438C0" w:rsidRDefault="007438C0">
      <w:pPr>
        <w:pStyle w:val="TOC3"/>
        <w:tabs>
          <w:tab w:val="right" w:leader="dot" w:pos="9350"/>
        </w:tabs>
        <w:rPr>
          <w:del w:id="102" w:author="Nick Bernal" w:date="2026-08-03T22:24:00Z" w16du:dateUtc="2026-08-04T02:24:00Z"/>
          <w:noProof/>
        </w:rPr>
      </w:pPr>
      <w:del w:id="103" w:author="Nick Bernal" w:date="2026-08-03T22:24:00Z" w16du:dateUtc="2026-08-04T02:24:00Z">
        <w:r>
          <w:rPr>
            <w:noProof/>
          </w:rPr>
          <w:delText>Disclosure Letter</w:delTex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delInstrText xml:space="preserve"> PAGEREF _Toc227268877 \h </w:del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delText>3</w:delText>
        </w:r>
        <w:r>
          <w:rPr>
            <w:noProof/>
          </w:rPr>
          <w:fldChar w:fldCharType="end"/>
        </w:r>
      </w:del>
    </w:p>
    <w:p w14:paraId="294CFBFE" w14:textId="7E3A3052" w:rsidR="007438C0" w:rsidRDefault="007438C0">
      <w:pPr>
        <w:pStyle w:val="TOC1"/>
        <w:tabs>
          <w:tab w:val="right" w:leader="dot" w:pos="9350"/>
        </w:tabs>
        <w:rPr>
          <w:del w:id="104" w:author="Nick Bernal" w:date="2026-08-03T22:24:00Z" w16du:dateUtc="2026-08-04T02:24:00Z"/>
          <w:noProof/>
        </w:rPr>
      </w:pPr>
      <w:del w:id="105" w:author="Nick Bernal" w:date="2026-08-03T22:24:00Z" w16du:dateUtc="2026-08-04T02:24:00Z">
        <w:r>
          <w:rPr>
            <w:noProof/>
          </w:rPr>
          <w:delText>Miscellaneous</w:delTex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delInstrText xml:space="preserve"> PAGEREF _Toc227268878 \h </w:del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delText>4</w:delText>
        </w:r>
        <w:r>
          <w:rPr>
            <w:noProof/>
          </w:rPr>
          <w:fldChar w:fldCharType="end"/>
        </w:r>
      </w:del>
    </w:p>
    <w:p w14:paraId="096C01E3" w14:textId="14E7FBFE" w:rsidR="007438C0" w:rsidRDefault="007438C0">
      <w:pPr>
        <w:pStyle w:val="TOC1"/>
        <w:tabs>
          <w:tab w:val="right" w:leader="dot" w:pos="9350"/>
        </w:tabs>
        <w:rPr>
          <w:del w:id="106" w:author="Nick Bernal" w:date="2026-08-03T22:24:00Z" w16du:dateUtc="2026-08-04T02:24:00Z"/>
          <w:noProof/>
        </w:rPr>
      </w:pPr>
      <w:del w:id="107" w:author="Nick Bernal" w:date="2026-08-03T22:24:00Z" w16du:dateUtc="2026-08-04T02:24:00Z">
        <w:r>
          <w:rPr>
            <w:noProof/>
          </w:rPr>
          <w:delText>Table of Contents</w:delTex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delInstrText xml:space="preserve"> PAGEREF _Toc227268879 \h </w:del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delText>5</w:delText>
        </w:r>
        <w:r>
          <w:rPr>
            <w:noProof/>
          </w:rPr>
          <w:fldChar w:fldCharType="end"/>
        </w:r>
      </w:del>
    </w:p>
    <w:p w14:paraId="6FBA6C5C" w14:textId="0F91274D" w:rsidR="007438C0" w:rsidRDefault="007438C0" w:rsidP="007438C0">
      <w:pPr>
        <w:rPr>
          <w:del w:id="108" w:author="Nick Bernal" w:date="2026-08-03T22:24:00Z" w16du:dateUtc="2026-08-04T02:24:00Z"/>
        </w:rPr>
      </w:pPr>
      <w:del w:id="109" w:author="Nick Bernal" w:date="2026-08-03T22:24:00Z" w16du:dateUtc="2026-08-04T02:24:00Z">
        <w:r>
          <w:fldChar w:fldCharType="end"/>
        </w:r>
      </w:del>
    </w:p>
    <w:p w14:paraId="7A0515A6" w14:textId="77777777" w:rsidR="007438C0" w:rsidRPr="001029AD" w:rsidRDefault="007438C0" w:rsidP="001029AD">
      <w:pPr>
        <w:spacing w:after="0" w:line="240" w:lineRule="auto"/>
        <w:jc w:val="both"/>
        <w:rPr>
          <w:rFonts w:ascii="Aptos" w:hAnsi="Aptos"/>
          <w:sz w:val="20"/>
          <w:rPrChange w:id="110" w:author="Nick Bernal" w:date="2026-08-03T22:24:00Z" w16du:dateUtc="2026-08-04T02:24:00Z">
            <w:rPr/>
          </w:rPrChange>
        </w:rPr>
        <w:pPrChange w:id="111" w:author="Nick Bernal" w:date="2026-08-03T22:24:00Z" w16du:dateUtc="2026-08-04T02:24:00Z">
          <w:pPr/>
        </w:pPrChange>
      </w:pPr>
    </w:p>
    <w:sectPr w:rsidR="007438C0" w:rsidRPr="001029AD" w:rsidSect="00E86D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584" w:right="1440" w:bottom="1440" w:left="1440" w:header="720" w:footer="562" w:gutter="0"/>
      <w:cols w:space="720"/>
      <w:docGrid w:linePitch="360"/>
      <w:sectPrChange w:id="118" w:author="Nick Bernal" w:date="2026-08-03T22:24:00Z" w16du:dateUtc="2026-08-04T02:24:00Z">
        <w:sectPr w:rsidR="007438C0" w:rsidRPr="001029AD" w:rsidSect="00E86DCD">
          <w:type w:val="nextPage"/>
          <w:pgMar w:top="1440" w:right="1440" w:bottom="1440" w:left="1440" w:header="720" w:footer="72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CCA5D" w14:textId="77777777" w:rsidR="00496B97" w:rsidRDefault="00496B97" w:rsidP="00D47B29">
      <w:pPr>
        <w:spacing w:after="0" w:line="240" w:lineRule="auto"/>
      </w:pPr>
      <w:r>
        <w:separator/>
      </w:r>
    </w:p>
  </w:endnote>
  <w:endnote w:type="continuationSeparator" w:id="0">
    <w:p w14:paraId="33237A43" w14:textId="77777777" w:rsidR="00496B97" w:rsidRDefault="00496B97" w:rsidP="00D47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1715C" w14:textId="77777777" w:rsidR="00D47B29" w:rsidRDefault="001B54A4">
    <w:pPr>
      <w:pStyle w:val="DocID"/>
      <w:pPrChange w:id="113" w:author="Nick Bernal" w:date="2026-08-03T22:24:00Z" w16du:dateUtc="2026-08-04T02:24:00Z">
        <w:pPr>
          <w:pStyle w:val="Footer"/>
        </w:pPr>
      </w:pPrChange>
    </w:pPr>
    <w:ins w:id="114" w:author="Nick Bernal" w:date="2026-08-03T22:24:00Z" w16du:dateUtc="2026-08-04T02:24:00Z">
      <w:r>
        <w:rPr>
          <w:noProof/>
        </w:rPr>
        <w:t>0243017\174107\13696000v1</w:t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62343" w14:textId="77777777" w:rsidR="00D47B29" w:rsidRDefault="00D47B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A7AB3" w14:textId="77777777" w:rsidR="00D47B29" w:rsidRDefault="001B54A4">
    <w:pPr>
      <w:pStyle w:val="DocID"/>
      <w:pPrChange w:id="116" w:author="Nick Bernal" w:date="2026-08-03T22:24:00Z" w16du:dateUtc="2026-08-04T02:24:00Z">
        <w:pPr>
          <w:pStyle w:val="Footer"/>
        </w:pPr>
      </w:pPrChange>
    </w:pPr>
    <w:ins w:id="117" w:author="Nick Bernal" w:date="2026-08-03T22:24:00Z" w16du:dateUtc="2026-08-04T02:24:00Z">
      <w:r>
        <w:rPr>
          <w:noProof/>
        </w:rPr>
        <w:t>0243017\174107\13696000v1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C2C07" w14:textId="77777777" w:rsidR="00496B97" w:rsidRDefault="00496B97" w:rsidP="00D47B29">
      <w:pPr>
        <w:spacing w:after="0" w:line="240" w:lineRule="auto"/>
      </w:pPr>
      <w:r>
        <w:separator/>
      </w:r>
    </w:p>
  </w:footnote>
  <w:footnote w:type="continuationSeparator" w:id="0">
    <w:p w14:paraId="0EE5262C" w14:textId="77777777" w:rsidR="00496B97" w:rsidRDefault="00496B97" w:rsidP="00D47B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4BBAE" w14:textId="77777777" w:rsidR="00D47B29" w:rsidRDefault="00496B97">
    <w:pPr>
      <w:pStyle w:val="Header"/>
    </w:pPr>
    <w:ins w:id="112" w:author="Nick Bernal" w:date="2026-08-03T22:24:00Z" w16du:dateUtc="2026-08-04T02:24:00Z">
      <w:r>
        <w:rPr>
          <w:noProof/>
        </w:rPr>
        <w:pict w14:anchorId="411C6B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ins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8B7CD" w14:textId="77777777" w:rsidR="00D47B29" w:rsidRDefault="00D47B29" w:rsidP="00D47B29">
    <w:pPr>
      <w:pStyle w:val="Header"/>
      <w:tabs>
        <w:tab w:val="clear" w:pos="936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1FCB1" w14:textId="77777777" w:rsidR="00D47B29" w:rsidRDefault="00496B97">
    <w:pPr>
      <w:pStyle w:val="Header"/>
    </w:pPr>
    <w:ins w:id="115" w:author="Nick Bernal" w:date="2026-08-03T22:24:00Z" w16du:dateUtc="2026-08-04T02:24:00Z">
      <w:r>
        <w:rPr>
          <w:noProof/>
        </w:rPr>
        <w:pict w14:anchorId="4ECC1B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2" o:spid="_x0000_s1025" type="#_x0000_t75" alt="" style="position:absolute;margin-left:0;margin-top:0;width:612pt;height:11in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8C0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29AD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1F9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1DAC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B97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5F79BB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8C0"/>
    <w:rsid w:val="0074395F"/>
    <w:rsid w:val="00743BFC"/>
    <w:rsid w:val="00744339"/>
    <w:rsid w:val="00744453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2AD5"/>
    <w:rsid w:val="007E3AE3"/>
    <w:rsid w:val="007E46D5"/>
    <w:rsid w:val="007E535A"/>
    <w:rsid w:val="007E66E6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05DF"/>
    <w:rsid w:val="009C1292"/>
    <w:rsid w:val="009C1FD6"/>
    <w:rsid w:val="009C5744"/>
    <w:rsid w:val="009C58E1"/>
    <w:rsid w:val="009C5D87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6521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83A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411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0F0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47B29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0A42"/>
    <w:rsid w:val="00DE10B3"/>
    <w:rsid w:val="00DE189F"/>
    <w:rsid w:val="00DE2C00"/>
    <w:rsid w:val="00DE36E0"/>
    <w:rsid w:val="00DE41E7"/>
    <w:rsid w:val="00DE4D85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640C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3588"/>
    <w:rsid w:val="00F44E44"/>
    <w:rsid w:val="00F45C1C"/>
    <w:rsid w:val="00F5254A"/>
    <w:rsid w:val="00F54F73"/>
    <w:rsid w:val="00F5663A"/>
    <w:rsid w:val="00F57870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F7B2F8"/>
  <w15:chartTrackingRefBased/>
  <w15:docId w15:val="{8F8DDB40-1AAE-428B-8100-5D1680FEB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  <w:pPrChange w:id="0" w:author="Nick Bernal" w:date="2026-08-03T22:24:00Z">
        <w:pPr>
          <w:keepNext/>
          <w:keepLines/>
          <w:spacing w:before="360" w:after="80" w:line="278" w:lineRule="auto"/>
          <w:outlineLvl w:val="0"/>
        </w:pPr>
      </w:pPrChange>
    </w:pPr>
    <w:rPr>
      <w:rFonts w:ascii="Arial" w:eastAsia="Times New Roman" w:hAnsi="Arial" w:cs="Arial"/>
      <w:b/>
      <w:bCs/>
      <w:kern w:val="0"/>
      <w:sz w:val="32"/>
      <w:szCs w:val="32"/>
      <w14:ligatures w14:val="none"/>
      <w:rPrChange w:id="0" w:author="Nick Bernal" w:date="2026-08-03T22:24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3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3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8C0"/>
    <w:rPr>
      <w:rFonts w:ascii="Arial" w:eastAsia="Times New Roman" w:hAnsi="Arial" w:cs="Arial"/>
      <w:b/>
      <w:bCs/>
      <w:kern w:val="0"/>
      <w:sz w:val="32"/>
      <w:szCs w:val="32"/>
      <w:shd w:val="clear" w:color="auto" w:fill="FFFFFF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43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3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8C0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7438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438C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438C0"/>
    <w:pPr>
      <w:spacing w:after="100"/>
      <w:ind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  <w:pPrChange w:id="1" w:author="Nick Bernal" w:date="2026-08-03T22:24:00Z">
        <w:pPr/>
      </w:pPrChange>
    </w:pPr>
    <w:rPr>
      <w:rFonts w:ascii="Tahoma" w:hAnsi="Tahoma" w:cs="Tahoma"/>
      <w:kern w:val="0"/>
      <w:sz w:val="16"/>
      <w:szCs w:val="16"/>
      <w14:ligatures w14:val="none"/>
      <w:rPrChange w:id="1" w:author="Nick Bernal" w:date="2026-08-03T22:24:00Z">
        <w:rPr>
          <w:rFonts w:ascii="Tahoma" w:eastAsiaTheme="minorHAnsi" w:hAnsi="Tahoma" w:cs="Tahoma"/>
          <w:sz w:val="16"/>
          <w:szCs w:val="16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B29"/>
    <w:rPr>
      <w:rFonts w:ascii="Tahoma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  <w:pPrChange w:id="2" w:author="Nick Bernal" w:date="2026-08-03T22:24:00Z">
        <w:pPr>
          <w:tabs>
            <w:tab w:val="center" w:pos="4680"/>
            <w:tab w:val="right" w:pos="9360"/>
          </w:tabs>
        </w:pPr>
      </w:pPrChange>
    </w:pPr>
    <w:rPr>
      <w:kern w:val="0"/>
      <w:sz w:val="22"/>
      <w:szCs w:val="22"/>
      <w14:ligatures w14:val="none"/>
      <w:rPrChange w:id="2" w:author="Nick Bernal" w:date="2026-08-03T22:24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D47B29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  <w:pPrChange w:id="3" w:author="Nick Bernal" w:date="2026-08-03T22:24:00Z">
        <w:pPr>
          <w:tabs>
            <w:tab w:val="center" w:pos="4680"/>
            <w:tab w:val="right" w:pos="9360"/>
          </w:tabs>
        </w:pPr>
      </w:pPrChange>
    </w:pPr>
    <w:rPr>
      <w:kern w:val="0"/>
      <w:sz w:val="22"/>
      <w:szCs w:val="22"/>
      <w14:ligatures w14:val="none"/>
      <w:rPrChange w:id="3" w:author="Nick Bernal" w:date="2026-08-03T22:24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D47B29"/>
    <w:rPr>
      <w:kern w:val="0"/>
      <w:sz w:val="22"/>
      <w:szCs w:val="22"/>
      <w14:ligatures w14:val="none"/>
    </w:rPr>
  </w:style>
  <w:style w:type="character" w:customStyle="1" w:styleId="apple-converted-space">
    <w:name w:val="apple-converted-space"/>
    <w:basedOn w:val="DefaultParagraphFont"/>
    <w:rsid w:val="00D47B29"/>
  </w:style>
  <w:style w:type="character" w:styleId="Hyperlink">
    <w:name w:val="Hyperlink"/>
    <w:basedOn w:val="DefaultParagraphFont"/>
    <w:uiPriority w:val="99"/>
    <w:unhideWhenUsed/>
    <w:rsid w:val="00D47B29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  <w:pPrChange w:id="4" w:author="Nick Bernal" w:date="2026-08-03T22:24:00Z">
        <w:pPr>
          <w:spacing w:after="240"/>
        </w:pPr>
      </w:pPrChange>
    </w:pPr>
    <w:rPr>
      <w:rFonts w:ascii="Times New Roman" w:eastAsia="Times New Roman" w:hAnsi="Times New Roman" w:cs="Times New Roman"/>
      <w:kern w:val="0"/>
      <w14:ligatures w14:val="none"/>
      <w:rPrChange w:id="4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D47B29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pPrChange w:id="5" w:author="Nick Bernal" w:date="2026-08-03T22:24:00Z">
        <w:pPr>
          <w:pBdr>
            <w:top w:val="nil"/>
            <w:left w:val="nil"/>
            <w:bottom w:val="nil"/>
            <w:right w:val="nil"/>
            <w:between w:val="nil"/>
            <w:bar w:val="nil"/>
          </w:pBdr>
          <w:spacing w:after="200" w:line="276" w:lineRule="auto"/>
        </w:pPr>
      </w:pPrChange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bdr w:val="nil"/>
      <w14:ligatures w14:val="none"/>
      <w:rPrChange w:id="5" w:author="Nick Bernal" w:date="2026-08-03T22:24:00Z">
        <w:rPr>
          <w:rFonts w:ascii="Calibri" w:eastAsia="Arial Unicode MS" w:hAnsi="Calibri" w:cs="Arial Unicode MS"/>
          <w:color w:val="000000"/>
          <w:sz w:val="22"/>
          <w:szCs w:val="22"/>
          <w:u w:color="000000"/>
          <w:bdr w:val="nil"/>
          <w:lang w:val="en-US" w:eastAsia="en-US" w:bidi="ar-SA"/>
        </w:rPr>
      </w:rPrChange>
    </w:rPr>
  </w:style>
  <w:style w:type="numbering" w:customStyle="1" w:styleId="ImportedStyle3">
    <w:name w:val="Imported Style 3"/>
    <w:rsid w:val="00D47B29"/>
    <w:pPr>
      <w:numPr>
        <w:numId w:val="1"/>
      </w:numPr>
    </w:pPr>
  </w:style>
  <w:style w:type="numbering" w:customStyle="1" w:styleId="ImportedStyle7">
    <w:name w:val="Imported Style 7"/>
    <w:rsid w:val="00D47B29"/>
    <w:pPr>
      <w:numPr>
        <w:numId w:val="2"/>
      </w:numPr>
    </w:pPr>
  </w:style>
  <w:style w:type="table" w:styleId="TableGrid">
    <w:name w:val="Table Grid"/>
    <w:basedOn w:val="TableNormal"/>
    <w:uiPriority w:val="59"/>
    <w:rsid w:val="00D47B2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  <w:pPrChange w:id="6" w:author="Nick Bernal" w:date="2026-08-03T22:24:00Z">
        <w:pPr>
          <w:widowControl w:val="0"/>
          <w:shd w:val="clear" w:color="auto" w:fill="FFFFFF"/>
          <w:autoSpaceDE w:val="0"/>
          <w:autoSpaceDN w:val="0"/>
          <w:adjustRightInd w:val="0"/>
        </w:pPr>
      </w:pPrChange>
    </w:pPr>
    <w:rPr>
      <w:rFonts w:ascii="Times New Roman" w:eastAsia="Times New Roman" w:hAnsi="Times New Roman" w:cs="Times New Roman"/>
      <w:kern w:val="0"/>
      <w14:ligatures w14:val="none"/>
      <w:rPrChange w:id="6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  <w:pPrChange w:id="7" w:author="Nick Bernal" w:date="2026-08-03T22:24:00Z">
        <w:pPr>
          <w:widowControl w:val="0"/>
          <w:shd w:val="clear" w:color="auto" w:fill="FFFFFF"/>
          <w:autoSpaceDE w:val="0"/>
          <w:autoSpaceDN w:val="0"/>
          <w:adjustRightInd w:val="0"/>
          <w:spacing w:after="480"/>
        </w:pPr>
      </w:pPrChange>
    </w:pPr>
    <w:rPr>
      <w:rFonts w:ascii="Times New Roman" w:eastAsia="Times New Roman" w:hAnsi="Times New Roman" w:cs="Times New Roman"/>
      <w:kern w:val="0"/>
      <w14:ligatures w14:val="none"/>
      <w:rPrChange w:id="7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character" w:customStyle="1" w:styleId="DateChar">
    <w:name w:val="Date Char"/>
    <w:basedOn w:val="DefaultParagraphFont"/>
    <w:link w:val="Date"/>
    <w:uiPriority w:val="99"/>
    <w:rsid w:val="00D47B29"/>
    <w:rPr>
      <w:rFonts w:ascii="Times New Roman" w:eastAsia="Times New Roman" w:hAnsi="Times New Roman" w:cs="Times New Roman"/>
      <w:kern w:val="0"/>
      <w:shd w:val="clear" w:color="auto" w:fill="FFFFFF"/>
      <w14:ligatures w14:val="none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  <w:pPrChange w:id="8" w:author="Nick Bernal" w:date="2026-08-03T22:24:00Z">
        <w:pPr>
          <w:widowControl w:val="0"/>
          <w:shd w:val="clear" w:color="auto" w:fill="FFFFFF"/>
          <w:autoSpaceDE w:val="0"/>
          <w:autoSpaceDN w:val="0"/>
          <w:adjustRightInd w:val="0"/>
        </w:pPr>
      </w:pPrChange>
    </w:pPr>
    <w:rPr>
      <w:rFonts w:ascii="Times New Roman" w:eastAsia="Times New Roman" w:hAnsi="Times New Roman" w:cs="Times New Roman"/>
      <w:kern w:val="0"/>
      <w14:ligatures w14:val="none"/>
      <w:rPrChange w:id="8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  <w:pPrChange w:id="9" w:author="Nick Bernal" w:date="2026-08-03T22:24:00Z">
        <w:pPr>
          <w:widowControl w:val="0"/>
          <w:shd w:val="clear" w:color="auto" w:fill="FFFFFF"/>
          <w:autoSpaceDE w:val="0"/>
          <w:autoSpaceDN w:val="0"/>
          <w:adjustRightInd w:val="0"/>
          <w:spacing w:before="480" w:after="240"/>
        </w:pPr>
      </w:pPrChange>
    </w:pPr>
    <w:rPr>
      <w:rFonts w:ascii="Times New Roman" w:eastAsia="Times New Roman" w:hAnsi="Times New Roman" w:cs="Times New Roman"/>
      <w:kern w:val="0"/>
      <w14:ligatures w14:val="none"/>
      <w:rPrChange w:id="9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character" w:customStyle="1" w:styleId="SalutationChar">
    <w:name w:val="Salutation Char"/>
    <w:basedOn w:val="DefaultParagraphFont"/>
    <w:link w:val="Salutation"/>
    <w:uiPriority w:val="99"/>
    <w:rsid w:val="00D47B29"/>
    <w:rPr>
      <w:rFonts w:ascii="Times New Roman" w:eastAsia="Times New Roman" w:hAnsi="Times New Roman" w:cs="Times New Roman"/>
      <w:kern w:val="0"/>
      <w:shd w:val="clear" w:color="auto" w:fill="FFFFFF"/>
      <w14:ligatures w14:val="none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  <w:pPrChange w:id="10" w:author="Nick Bernal" w:date="2026-08-03T22:24:00Z">
        <w:pPr>
          <w:widowControl w:val="0"/>
          <w:shd w:val="clear" w:color="auto" w:fill="FFFFFF"/>
          <w:autoSpaceDE w:val="0"/>
          <w:autoSpaceDN w:val="0"/>
          <w:adjustRightInd w:val="0"/>
          <w:spacing w:after="960"/>
        </w:pPr>
      </w:pPrChange>
    </w:pPr>
    <w:rPr>
      <w:rFonts w:ascii="Times New Roman" w:eastAsia="Times New Roman" w:hAnsi="Times New Roman" w:cs="Times New Roman"/>
      <w:kern w:val="0"/>
      <w14:ligatures w14:val="none"/>
      <w:rPrChange w:id="10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character" w:customStyle="1" w:styleId="ClosingChar">
    <w:name w:val="Closing Char"/>
    <w:basedOn w:val="DefaultParagraphFont"/>
    <w:link w:val="Closing"/>
    <w:uiPriority w:val="99"/>
    <w:rsid w:val="00D47B29"/>
    <w:rPr>
      <w:rFonts w:ascii="Times New Roman" w:eastAsia="Times New Roman" w:hAnsi="Times New Roman" w:cs="Times New Roman"/>
      <w:kern w:val="0"/>
      <w:shd w:val="clear" w:color="auto" w:fill="FFFFFF"/>
      <w14:ligatures w14:val="none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  <w:pPrChange w:id="11" w:author="Nick Bernal" w:date="2026-08-03T22:24:00Z">
        <w:pPr>
          <w:widowControl w:val="0"/>
          <w:shd w:val="clear" w:color="auto" w:fill="FFFFFF"/>
          <w:autoSpaceDE w:val="0"/>
          <w:autoSpaceDN w:val="0"/>
          <w:adjustRightInd w:val="0"/>
        </w:pPr>
      </w:pPrChange>
    </w:pPr>
    <w:rPr>
      <w:rFonts w:ascii="Times New Roman" w:eastAsia="Times New Roman" w:hAnsi="Times New Roman" w:cs="Times New Roman"/>
      <w:kern w:val="0"/>
      <w14:ligatures w14:val="none"/>
      <w:rPrChange w:id="11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character" w:customStyle="1" w:styleId="SignatureChar">
    <w:name w:val="Signature Char"/>
    <w:basedOn w:val="DefaultParagraphFont"/>
    <w:link w:val="Signature"/>
    <w:uiPriority w:val="99"/>
    <w:rsid w:val="00D47B29"/>
    <w:rPr>
      <w:rFonts w:ascii="Times New Roman" w:eastAsia="Times New Roman" w:hAnsi="Times New Roman" w:cs="Times New Roman"/>
      <w:kern w:val="0"/>
      <w:shd w:val="clear" w:color="auto" w:fill="FFFFFF"/>
      <w14:ligatures w14:val="none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  <w:pPrChange w:id="12" w:author="Nick Bernal" w:date="2026-08-03T22:24:00Z">
        <w:pPr>
          <w:widowControl w:val="0"/>
          <w:shd w:val="clear" w:color="auto" w:fill="FFFFFF"/>
          <w:tabs>
            <w:tab w:val="left" w:pos="1440"/>
          </w:tabs>
          <w:autoSpaceDE w:val="0"/>
          <w:autoSpaceDN w:val="0"/>
          <w:adjustRightInd w:val="0"/>
          <w:spacing w:before="240" w:after="240"/>
          <w:ind w:left="1440" w:hanging="1440"/>
        </w:pPr>
      </w:pPrChange>
    </w:pPr>
    <w:rPr>
      <w:rFonts w:ascii="Times New Roman" w:eastAsia="Times New Roman" w:hAnsi="Times New Roman" w:cs="Times New Roman"/>
      <w:kern w:val="0"/>
      <w14:ligatures w14:val="none"/>
      <w:rPrChange w:id="12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character" w:styleId="PageNumber">
    <w:name w:val="page number"/>
    <w:uiPriority w:val="99"/>
    <w:rsid w:val="00D47B29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  <w:pPrChange w:id="13" w:author="Nick Bernal" w:date="2026-08-03T22:24:00Z">
        <w:pPr>
          <w:widowControl w:val="0"/>
          <w:shd w:val="clear" w:color="auto" w:fill="FFFFFF"/>
          <w:autoSpaceDE w:val="0"/>
          <w:autoSpaceDN w:val="0"/>
          <w:adjustRightInd w:val="0"/>
        </w:pPr>
      </w:pPrChange>
    </w:pPr>
    <w:rPr>
      <w:rFonts w:ascii="Times New Roman" w:eastAsia="Times New Roman" w:hAnsi="Times New Roman" w:cs="Times New Roman"/>
      <w:kern w:val="0"/>
      <w14:ligatures w14:val="none"/>
      <w:rPrChange w:id="13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  <w:pPrChange w:id="14" w:author="Nick Bernal" w:date="2026-08-03T22:24:00Z">
        <w:pPr>
          <w:widowControl w:val="0"/>
          <w:numPr>
            <w:numId w:val="3"/>
          </w:numPr>
          <w:shd w:val="clear" w:color="auto" w:fill="FFFFFF"/>
          <w:tabs>
            <w:tab w:val="left" w:pos="1440"/>
          </w:tabs>
          <w:autoSpaceDE w:val="0"/>
          <w:autoSpaceDN w:val="0"/>
          <w:adjustRightInd w:val="0"/>
          <w:spacing w:after="240"/>
          <w:ind w:left="1440" w:hanging="360"/>
        </w:pPr>
      </w:pPrChange>
    </w:pPr>
    <w:rPr>
      <w:rFonts w:ascii="Times New Roman" w:eastAsia="Times New Roman" w:hAnsi="Times New Roman" w:cs="Times New Roman"/>
      <w:kern w:val="0"/>
      <w14:ligatures w14:val="none"/>
      <w:rPrChange w:id="14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character" w:customStyle="1" w:styleId="yshortcuts">
    <w:name w:val="yshortcuts"/>
    <w:rsid w:val="00D47B29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  <w:pPrChange w:id="15" w:author="Nick Bernal" w:date="2026-08-03T22:24:00Z">
        <w:pPr>
          <w:widowControl w:val="0"/>
          <w:shd w:val="clear" w:color="auto" w:fill="FFFFFF"/>
          <w:autoSpaceDE w:val="0"/>
          <w:autoSpaceDN w:val="0"/>
          <w:adjustRightInd w:val="0"/>
        </w:pPr>
      </w:pPrChange>
    </w:pPr>
    <w:rPr>
      <w:rFonts w:ascii="Consolas" w:eastAsia="Times New Roman" w:hAnsi="Consolas" w:cs="Consolas"/>
      <w:kern w:val="0"/>
      <w:sz w:val="21"/>
      <w:szCs w:val="21"/>
      <w14:ligatures w14:val="none"/>
      <w:rPrChange w:id="15" w:author="Nick Bernal" w:date="2026-08-03T22:24:00Z">
        <w:rPr>
          <w:rFonts w:ascii="Consolas" w:hAnsi="Consolas" w:cs="Consolas"/>
          <w:sz w:val="21"/>
          <w:szCs w:val="21"/>
          <w:lang w:val="en-US" w:eastAsia="en-US" w:bidi="ar-SA"/>
        </w:rPr>
      </w:rPrChange>
    </w:rPr>
  </w:style>
  <w:style w:type="character" w:customStyle="1" w:styleId="PlainTextChar">
    <w:name w:val="Plain Text Char"/>
    <w:basedOn w:val="DefaultParagraphFont"/>
    <w:link w:val="PlainText"/>
    <w:uiPriority w:val="99"/>
    <w:rsid w:val="00D47B29"/>
    <w:rPr>
      <w:rFonts w:ascii="Consolas" w:eastAsia="Times New Roman" w:hAnsi="Consolas" w:cs="Consolas"/>
      <w:kern w:val="0"/>
      <w:sz w:val="21"/>
      <w:szCs w:val="21"/>
      <w:shd w:val="clear" w:color="auto" w:fill="FFFFFF"/>
      <w14:ligatures w14:val="none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  <w:pPrChange w:id="16" w:author="Nick Bernal" w:date="2026-08-03T22:24:00Z">
        <w:pPr>
          <w:widowControl w:val="0"/>
          <w:shd w:val="clear" w:color="auto" w:fill="FFFFFF"/>
          <w:autoSpaceDE w:val="0"/>
          <w:autoSpaceDN w:val="0"/>
          <w:adjustRightInd w:val="0"/>
          <w:spacing w:line="280" w:lineRule="atLeast"/>
          <w:jc w:val="both"/>
        </w:pPr>
      </w:pPrChange>
    </w:pPr>
    <w:rPr>
      <w:rFonts w:ascii="Times New Roman" w:eastAsia="Times New Roman" w:hAnsi="Times New Roman" w:cs="Times New Roman"/>
      <w:color w:val="454849"/>
      <w:spacing w:val="15"/>
      <w:kern w:val="0"/>
      <w:sz w:val="20"/>
      <w:szCs w:val="20"/>
      <w14:ligatures w14:val="none"/>
      <w:rPrChange w:id="16" w:author="Nick Bernal" w:date="2026-08-03T22:24:00Z">
        <w:rPr>
          <w:color w:val="454849"/>
          <w:spacing w:val="15"/>
          <w:lang w:val="en-US" w:eastAsia="en-US" w:bidi="ar-SA"/>
        </w:rPr>
      </w:rPrChange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  <w:pPrChange w:id="17" w:author="Nick Bernal" w:date="2026-08-03T22:24:00Z">
        <w:pPr>
          <w:widowControl w:val="0"/>
          <w:shd w:val="clear" w:color="auto" w:fill="FFFFFF"/>
          <w:autoSpaceDE w:val="0"/>
          <w:autoSpaceDN w:val="0"/>
          <w:adjustRightInd w:val="0"/>
          <w:spacing w:after="120"/>
          <w:ind w:left="360"/>
        </w:pPr>
      </w:pPrChange>
    </w:pPr>
    <w:rPr>
      <w:rFonts w:ascii="Times New Roman" w:eastAsia="Times New Roman" w:hAnsi="Times New Roman" w:cs="Times New Roman"/>
      <w:kern w:val="0"/>
      <w:sz w:val="16"/>
      <w:szCs w:val="16"/>
      <w14:ligatures w14:val="none"/>
      <w:rPrChange w:id="17" w:author="Nick Bernal" w:date="2026-08-03T22:24:00Z">
        <w:rPr>
          <w:sz w:val="16"/>
          <w:szCs w:val="16"/>
          <w:lang w:val="en-US" w:eastAsia="en-US" w:bidi="ar-SA"/>
        </w:rPr>
      </w:rPrChange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D47B29"/>
    <w:rPr>
      <w:rFonts w:ascii="Times New Roman" w:eastAsia="Times New Roman" w:hAnsi="Times New Roman" w:cs="Times New Roman"/>
      <w:kern w:val="0"/>
      <w:sz w:val="16"/>
      <w:szCs w:val="16"/>
      <w:shd w:val="clear" w:color="auto" w:fill="FFFFFF"/>
      <w14:ligatures w14:val="none"/>
    </w:rPr>
  </w:style>
  <w:style w:type="paragraph" w:customStyle="1" w:styleId="DocID">
    <w:name w:val="DocID"/>
    <w:basedOn w:val="Footer"/>
    <w:next w:val="Footer"/>
    <w:link w:val="DocIDChar"/>
    <w:rsid w:val="00D47B29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D47B29"/>
    <w:rPr>
      <w:rFonts w:ascii="Times New Roman" w:eastAsia="Times New Roman" w:hAnsi="Times New Roman" w:cs="Times New Roman"/>
      <w:kern w:val="0"/>
      <w:sz w:val="16"/>
      <w:szCs w:val="16"/>
      <w:shd w:val="clear" w:color="auto" w:fill="FFFFFF"/>
      <w14:ligatures w14:val="none"/>
    </w:rPr>
  </w:style>
  <w:style w:type="table" w:styleId="Table3Deffects3">
    <w:name w:val="Table 3D effects 3"/>
    <w:basedOn w:val="TableNormal"/>
    <w:uiPriority w:val="99"/>
    <w:rsid w:val="00D47B29"/>
    <w:pPr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D47B29"/>
    <w:pPr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D47B29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  <w:pPrChange w:id="18" w:author="Nick Bernal" w:date="2026-08-03T22:24:00Z">
        <w:pPr/>
      </w:pPrChange>
    </w:pPr>
    <w:rPr>
      <w:kern w:val="0"/>
      <w:sz w:val="22"/>
      <w:szCs w:val="22"/>
      <w14:ligatures w14:val="none"/>
      <w:rPrChange w:id="18" w:author="Nick Bernal" w:date="2026-08-03T22:24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D47B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line="240" w:lineRule="auto"/>
      <w:pPrChange w:id="19" w:author="Nick Bernal" w:date="2026-08-03T22:24:00Z">
        <w:pPr>
          <w:spacing w:after="160"/>
        </w:pPr>
      </w:pPrChange>
    </w:pPr>
    <w:rPr>
      <w:sz w:val="20"/>
      <w:szCs w:val="20"/>
      <w:rPrChange w:id="19" w:author="Nick Bernal" w:date="2026-08-03T22:24:00Z">
        <w:rPr>
          <w:rFonts w:asciiTheme="minorHAnsi" w:eastAsiaTheme="minorHAnsi" w:hAnsiTheme="minorHAnsi" w:cstheme="minorBidi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rsid w:val="00D47B2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7B29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7B29"/>
    <w:rPr>
      <w:b/>
      <w:bCs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rsid w:val="00D47B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951BAD-B48E-8C4D-8CF8-F79B38642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2026-04-16T19:54:00Z</dcterms:created>
  <dcterms:modified xsi:type="dcterms:W3CDTF">2026-08-04T02:24:00Z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>520192</vt:lpwstr>
  </property>
  <property fmtid="{D5CDD505-2E9C-101B-9397-08002B2CF9AE}" pid="3" name="CUS_DocIDChunk0">
    <vt:lpwstr>0243017\174107\13696000v1</vt:lpwstr>
  </property>
  <property fmtid="{D5CDD505-2E9C-101B-9397-08002B2CF9AE}" pid="4" name="CUS_DocIDLocation">
    <vt:lpwstr>EVERY_PAGE</vt:lpwstr>
  </property>
  <property fmtid="{D5CDD505-2E9C-101B-9397-08002B2CF9AE}" pid="5" name="CUS_DocIDString">
    <vt:lpwstr>0243017\174107\13696000v1</vt:lpwstr>
  </property>
</Properties>
</file>