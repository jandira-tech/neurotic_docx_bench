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rPr>
          <w:ins w:id="14" w:author="Nick Bernal" w:date="2026-08-03T22:24:00Z" w16du:dateUtc="2026-08-04T02:24:00Z"/>
        </w:rPr>
      </w:pPr>
      <w:ins w:id="15" w:author="Nick Bernal" w:date="2026-08-03T22:24:00Z" w16du:dateUtc="2026-08-04T02:24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rPr>
          <w:ins w:id="16" w:author="Nick Bernal" w:date="2026-08-03T22:24:00Z" w16du:dateUtc="2026-08-04T02:24:00Z"/>
        </w:rPr>
      </w:pPr>
      <w:ins w:id="17" w:author="Nick Bernal" w:date="2026-08-03T22:24:00Z" w16du:dateUtc="2026-08-04T02:24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3A5EB825" w14:textId="77777777" w:rsidR="00665AD5" w:rsidRDefault="00D11DBE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del w:id="18" w:author="Nick Bernal" w:date="2026-08-03T22:24:00Z" w16du:dateUtc="2026-08-04T02:24:00Z"/>
        </w:rPr>
      </w:pPr>
      <w:ins w:id="19" w:author="Nick Bernal" w:date="2026-08-03T22:24:00Z" w16du:dateUtc="2026-08-04T02:24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20" w:author="Nick Bernal" w:date="2026-08-03T22:24:00Z" w16du:dateUtc="2026-08-04T02:24:00Z">
        <w:r w:rsidR="007E699D">
          <w:rPr>
            <w:rFonts w:ascii="Aptos" w:eastAsia="Aptos" w:hAnsi="Aptos" w:cs="Aptos"/>
            <w:b/>
            <w:sz w:val="20"/>
            <w:u w:val="single"/>
          </w:rPr>
          <w:delText>ONE</w:delText>
        </w:r>
      </w:del>
    </w:p>
    <w:p w14:paraId="5ECB2EAC" w14:textId="77777777" w:rsidR="00665AD5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del w:id="21" w:author="Nick Bernal" w:date="2026-08-03T22:24:00Z" w16du:dateUtc="2026-08-04T02:24:00Z"/>
        </w:rPr>
      </w:pPr>
      <w:del w:id="22" w:author="Nick Bernal" w:date="2026-08-03T22:24:00Z" w16du:dateUtc="2026-08-04T02:24:00Z">
        <w:r>
          <w:rPr>
            <w:rFonts w:ascii="Aptos" w:eastAsia="Aptos" w:hAnsi="Aptos" w:cs="Aptos"/>
            <w:sz w:val="20"/>
            <w:u w:val="single"/>
          </w:rPr>
          <w:delText>a</w:delText>
        </w:r>
      </w:del>
    </w:p>
    <w:p w14:paraId="33CA550D" w14:textId="77777777" w:rsidR="00665AD5" w:rsidRDefault="00665AD5" w:rsidP="00D11DBE">
      <w:pPr>
        <w:spacing w:after="120" w:line="264" w:lineRule="auto"/>
        <w:pPrChange w:id="23" w:author="Nick Bernal" w:date="2026-08-03T22:24:00Z" w16du:dateUtc="2026-08-04T02:24:00Z">
          <w:pPr>
            <w:spacing w:after="0" w:line="240" w:lineRule="auto"/>
          </w:pPr>
        </w:pPrChange>
      </w:pPr>
    </w:p>
    <w:sectPr w:rsidR="00665A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6" w:h="16838"/>
      <w:pgMar w:top="1134" w:right="907" w:bottom="1134" w:left="907" w:header="720" w:footer="720" w:gutter="0"/>
      <w:cols w:space="720"/>
      <w:docGrid w:linePitch="0"/>
      <w:sectPrChange w:id="42" w:author="Nick Bernal" w:date="2026-08-03T22:24:00Z" w16du:dateUtc="2026-08-04T02:24:00Z">
        <w:sectPr w:rsidR="00665AD5">
          <w:type w:val="continuous"/>
          <w:pgSz w:w="12240" w:h="15840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AF43" w14:textId="77777777" w:rsidR="00281AA9" w:rsidRDefault="00281AA9" w:rsidP="00110BEF">
      <w:pPr>
        <w:spacing w:after="0" w:line="240" w:lineRule="auto"/>
        <w:pPrChange w:id="12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CAC54FD" w14:textId="77777777" w:rsidR="00281AA9" w:rsidRDefault="00281AA9" w:rsidP="00110BEF">
      <w:pPr>
        <w:spacing w:after="0" w:line="240" w:lineRule="auto"/>
        <w:pPrChange w:id="13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6FC6" w14:textId="77777777" w:rsidR="00D76F5D" w:rsidRDefault="001B54A4">
    <w:pPr>
      <w:pStyle w:val="BodyText"/>
      <w:pPrChange w:id="27" w:author="Nick Bernal" w:date="2026-08-03T22:24:00Z" w16du:dateUtc="2026-08-04T02:24:00Z">
        <w:pPr>
          <w:pStyle w:val="DocID"/>
        </w:pPr>
      </w:pPrChange>
    </w:pPr>
    <w:del w:id="28" w:author="Nick Bernal" w:date="2026-08-03T22:24:00Z" w16du:dateUtc="2026-08-04T02:24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2626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29" w:author="Nick Bernal" w:date="2026-08-03T22:24:00Z" w16du:dateUtc="2026-08-04T02:24:00Z"/>
        <w:rFonts w:ascii="Calibri" w:eastAsia="Calibri" w:hAnsi="Calibri" w:cs="Arial"/>
        <w:color w:val="7F7F7F"/>
        <w:sz w:val="18"/>
        <w:szCs w:val="18"/>
      </w:rPr>
    </w:pPr>
    <w:del w:id="30" w:author="Nick Bernal" w:date="2026-08-03T22:24:00Z" w16du:dateUtc="2026-08-04T02:24:00Z">
      <w:r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717723B9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1" w:author="Nick Bernal" w:date="2026-08-03T22:24:00Z" w16du:dateUtc="2026-08-04T02:24:00Z"/>
        <w:rFonts w:ascii="Calibri" w:eastAsia="Calibri" w:hAnsi="Calibri" w:cs="Times New Roman"/>
      </w:rPr>
    </w:pPr>
    <w:del w:id="32" w:author="Nick Bernal" w:date="2026-08-03T22:24:00Z" w16du:dateUtc="2026-08-04T02:24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02A26387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33" w:author="Nick Bernal" w:date="2026-08-03T22:24:00Z" w16du:dateUtc="2026-08-04T02:24:00Z"/>
        <w:rFonts w:ascii="Brandon Grotesque Black" w:hAnsi="Brandon Grotesque Black"/>
        <w:caps/>
        <w:noProof/>
        <w:sz w:val="20"/>
        <w:szCs w:val="20"/>
      </w:rPr>
    </w:pPr>
    <w:del w:id="34" w:author="Nick Bernal" w:date="2026-08-03T22:24:00Z" w16du:dateUtc="2026-08-04T02:24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2AD0D42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35" w:author="Nick Bernal" w:date="2026-08-03T22:24:00Z" w16du:dateUtc="2026-08-04T02:24:00Z"/>
      </w:rPr>
    </w:pPr>
    <w:del w:id="36" w:author="Nick Bernal" w:date="2026-08-03T22:24:00Z" w16du:dateUtc="2026-08-04T02:24:00Z">
      <w:r>
        <w:tab/>
      </w:r>
    </w:del>
  </w:p>
  <w:p w14:paraId="28670EFF" w14:textId="77777777" w:rsidR="00D76F5D" w:rsidRDefault="00D76F5D">
    <w:pPr>
      <w:pStyle w:val="BodyText"/>
      <w:pPrChange w:id="37" w:author="Nick Bernal" w:date="2026-08-03T22:24:00Z" w16du:dateUtc="2026-08-04T02:24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A918" w14:textId="77777777" w:rsidR="00D76F5D" w:rsidRDefault="001B54A4">
    <w:pPr>
      <w:pStyle w:val="BodyText"/>
      <w:pPrChange w:id="40" w:author="Nick Bernal" w:date="2026-08-03T22:24:00Z" w16du:dateUtc="2026-08-04T02:24:00Z">
        <w:pPr>
          <w:pStyle w:val="DocID"/>
        </w:pPr>
      </w:pPrChange>
    </w:pPr>
    <w:del w:id="41" w:author="Nick Bernal" w:date="2026-08-03T22:24:00Z" w16du:dateUtc="2026-08-04T02:24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A343" w14:textId="77777777" w:rsidR="00281AA9" w:rsidRDefault="00281AA9" w:rsidP="00110BEF">
      <w:pPr>
        <w:spacing w:after="0" w:line="240" w:lineRule="auto"/>
        <w:pPrChange w:id="10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AE43A11" w14:textId="77777777" w:rsidR="00281AA9" w:rsidRDefault="00281AA9" w:rsidP="00110BEF">
      <w:pPr>
        <w:spacing w:after="0" w:line="240" w:lineRule="auto"/>
        <w:pPrChange w:id="11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DA205" w14:textId="77777777" w:rsidR="00DF11C1" w:rsidRDefault="00281AA9">
    <w:pPr>
      <w:pStyle w:val="apple-converted-space"/>
      <w:pPrChange w:id="24" w:author="Nick Bernal" w:date="2026-08-03T22:24:00Z" w16du:dateUtc="2026-08-04T02:24:00Z">
        <w:pPr>
          <w:pStyle w:val="Header"/>
        </w:pPr>
      </w:pPrChange>
    </w:pPr>
    <w:del w:id="25" w:author="Nick Bernal" w:date="2026-08-03T22:24:00Z" w16du:dateUtc="2026-08-04T02:24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D672" w14:textId="77777777" w:rsidR="000A0306" w:rsidRDefault="000A0306">
    <w:pPr>
      <w:pStyle w:val="apple-converted-space"/>
      <w:pPrChange w:id="26" w:author="Nick Bernal" w:date="2026-08-03T22:24:00Z" w16du:dateUtc="2026-08-04T02:24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6874" w14:textId="77777777" w:rsidR="00DF11C1" w:rsidRDefault="00281AA9">
    <w:pPr>
      <w:pStyle w:val="apple-converted-space"/>
      <w:pPrChange w:id="38" w:author="Nick Bernal" w:date="2026-08-03T22:24:00Z" w16du:dateUtc="2026-08-04T02:24:00Z">
        <w:pPr>
          <w:pStyle w:val="Header"/>
        </w:pPr>
      </w:pPrChange>
    </w:pPr>
    <w:del w:id="39" w:author="Nick Bernal" w:date="2026-08-03T22:24:00Z" w16du:dateUtc="2026-08-04T02:24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306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0BEF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1AA9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4AAA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5AD5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1A51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990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1F1B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A40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9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1DBE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9EE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3T22:24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8-03T22:24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3T22:24:00Z">
        <w:pPr>
          <w:keepNext/>
          <w:keepLines/>
          <w:spacing w:before="160" w:after="80" w:line="276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8-03T22:24:00Z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3T22:24:00Z">
        <w:pPr>
          <w:keepNext/>
          <w:keepLines/>
          <w:spacing w:before="160" w:after="80" w:line="276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8-03T22:24:00Z">
        <w:rPr>
          <w:rFonts w:asciiTheme="minorHAnsi" w:eastAsiaTheme="majorEastAsia" w:hAnsiTheme="minorHAnsi" w:cstheme="majorBidi"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3T22:24:00Z">
        <w:pPr>
          <w:spacing w:before="319" w:after="319" w:line="288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8-03T22:24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3T22:24:00Z">
        <w:pPr>
          <w:spacing w:before="401" w:after="401" w:line="288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8-03T22:24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3T22:24:00Z">
        <w:pPr>
          <w:spacing w:before="559" w:after="559" w:line="288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8-03T22:24:00Z">
        <w:rPr>
          <w:color w:val="000000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uiPriority w:val="99"/>
    <w:unhideWhenUsed/>
    <w:rPr>
      <w:color w:val="0000EE"/>
      <w:u w:val="single" w:color="0000EE"/>
      <w:rPrChange w:id="6" w:author="Nick Bernal" w:date="2026-08-03T22:24:00Z">
        <w:rPr>
          <w:color w:val="0000FF"/>
          <w:u w:val="single"/>
        </w:rPr>
      </w:rPrChange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3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7" w:author="Nick Bernal" w:date="2026-08-03T22:24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7" w:author="Nick Bernal" w:date="2026-08-03T22:24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06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06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0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8" w:author="Nick Bernal" w:date="2026-08-03T22:24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8" w:author="Nick Bernal" w:date="2026-08-03T22:24:00Z">
        <w:rPr>
          <w:color w:val="000000"/>
          <w:sz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A0306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Code">
    <w:name w:val="Code"/>
    <w:uiPriority w:val="99"/>
    <w:semiHidden/>
    <w:unhideWhenUsed/>
    <w:qFormat/>
    <w:rsid w:val="000A0306"/>
    <w:rPr>
      <w:rFonts w:ascii="Courier New" w:eastAsia="Courier New" w:hAnsi="Courier New" w:cs="Courier New"/>
      <w:sz w:val="20"/>
    </w:rPr>
  </w:style>
  <w:style w:type="table" w:customStyle="1" w:styleId="BasicTable">
    <w:name w:val="Basic Table"/>
    <w:basedOn w:val="TableNormal"/>
    <w:uiPriority w:val="99"/>
    <w:semiHidden/>
    <w:rsid w:val="000A0306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  <w:style w:type="paragraph" w:styleId="NoSpacing">
    <w:name w:val="No Spacing"/>
    <w:uiPriority w:val="1"/>
    <w:qFormat/>
    <w:pPr>
      <w:spacing w:after="0" w:line="240" w:lineRule="auto"/>
      <w:pPrChange w:id="9" w:author="Nick Bernal" w:date="2026-08-03T22:24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9" w:author="Nick Bernal" w:date="2026-08-03T22:24:00Z">
        <w:rPr>
          <w:color w:val="000000"/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