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C16E9E" w14:textId="77777777" w:rsidR="00AA2F5F" w:rsidRPr="002E06B9" w:rsidRDefault="001F1E15">
      <w:pPr>
        <w:rPr>
          <w:ins w:id="36" w:author="Nick Bernal [2]" w:date="2026-08-03T22:22:00Z" w16du:dateUtc="2026-08-04T02:22:00Z"/>
          <w:rFonts w:cs="Arial"/>
        </w:rPr>
      </w:pPr>
      <w:ins w:id="37" w:author="Nick Bernal [2]" w:date="2026-08-03T22:22:00Z" w16du:dateUtc="2026-08-04T02:22:00Z">
        <w:r w:rsidRPr="002E06B9">
          <w:rPr>
            <w:rFonts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2E06B9">
          <w:rPr>
            <w:rFonts w:cs="Arial"/>
          </w:rPr>
          <w:br/>
        </w:r>
        <w:r w:rsidRPr="002E06B9">
          <w:rPr>
            <w:rFonts w:cs="Arial"/>
          </w:rPr>
          <w:br/>
        </w:r>
      </w:ins>
    </w:p>
    <w:p w14:paraId="1FBD7226" w14:textId="77777777" w:rsidR="00AA2F5F" w:rsidRPr="002E06B9" w:rsidRDefault="001F1E15">
      <w:pPr>
        <w:rPr>
          <w:ins w:id="38" w:author="Nick Bernal [2]" w:date="2026-08-03T22:22:00Z" w16du:dateUtc="2026-08-04T02:22:00Z"/>
          <w:rFonts w:cs="Arial"/>
        </w:rPr>
      </w:pPr>
      <w:ins w:id="39" w:author="Nick Bernal [2]" w:date="2026-08-03T22:22:00Z" w16du:dateUtc="2026-08-04T02:22:00Z">
        <w:r w:rsidRPr="002E06B9">
          <w:rPr>
            <w:rFonts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2E06B9">
          <w:rPr>
            <w:rFonts w:cs="Arial"/>
          </w:rPr>
          <w:br/>
        </w:r>
        <w:r w:rsidRPr="002E06B9">
          <w:rPr>
            <w:rFonts w:cs="Arial"/>
          </w:rPr>
          <w:br/>
        </w:r>
      </w:ins>
    </w:p>
    <w:p w14:paraId="41D0F1F9" w14:textId="77777777" w:rsidR="00AA2F5F" w:rsidRPr="002E06B9" w:rsidRDefault="001F1E15">
      <w:pPr>
        <w:rPr>
          <w:ins w:id="40" w:author="Nick Bernal [2]" w:date="2026-08-03T22:22:00Z" w16du:dateUtc="2026-08-04T02:22:00Z"/>
          <w:rFonts w:cs="Arial"/>
        </w:rPr>
      </w:pPr>
      <w:ins w:id="41" w:author="Nick Bernal [2]" w:date="2026-08-03T22:22:00Z" w16du:dateUtc="2026-08-04T02:22:00Z">
        <w:r w:rsidRPr="002E06B9">
          <w:rPr>
            <w:rFonts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2E06B9">
          <w:rPr>
            <w:rFonts w:cs="Arial"/>
          </w:rPr>
          <w:br/>
        </w:r>
        <w:r w:rsidRPr="002E06B9">
          <w:rPr>
            <w:rFonts w:cs="Arial"/>
          </w:rPr>
          <w:br/>
        </w:r>
      </w:ins>
    </w:p>
    <w:p w14:paraId="07DFB2F4" w14:textId="77777777" w:rsidR="00AA2F5F" w:rsidRPr="002E06B9" w:rsidRDefault="001F1E15">
      <w:pPr>
        <w:rPr>
          <w:ins w:id="42" w:author="Nick Bernal [2]" w:date="2026-08-03T22:22:00Z" w16du:dateUtc="2026-08-04T02:22:00Z"/>
          <w:rFonts w:cs="Arial"/>
        </w:rPr>
      </w:pPr>
      <w:ins w:id="43" w:author="Nick Bernal [2]" w:date="2026-08-03T22:22:00Z" w16du:dateUtc="2026-08-04T02:22:00Z">
        <w:r w:rsidRPr="002E06B9">
          <w:rPr>
            <w:rFonts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2E06B9">
          <w:rPr>
            <w:rFonts w:cs="Arial"/>
          </w:rPr>
          <w:br/>
        </w:r>
        <w:r w:rsidRPr="002E06B9">
          <w:rPr>
            <w:rFonts w:cs="Arial"/>
          </w:rPr>
          <w:br/>
        </w:r>
      </w:ins>
    </w:p>
    <w:p w14:paraId="2BE0F7C9" w14:textId="33A8C047" w:rsidR="00AA2F5F" w:rsidRPr="002E06B9" w:rsidRDefault="001F1E15">
      <w:pPr>
        <w:rPr>
          <w:ins w:id="44" w:author="Nick Bernal [2]" w:date="2026-08-03T22:22:00Z" w16du:dateUtc="2026-08-04T02:22:00Z"/>
          <w:rFonts w:cs="Arial"/>
        </w:rPr>
      </w:pPr>
      <w:ins w:id="45" w:author="Nick Bernal [2]" w:date="2026-08-03T22:22:00Z" w16du:dateUtc="2026-08-04T02:22:00Z">
        <w:r w:rsidRPr="002E06B9">
          <w:rPr>
            <w:rFonts w:cs="Arial"/>
          </w:rPr>
          <w:t xml:space="preserve">This is sample text to demonstrate a two-column DOCX layout. The text is repeated many times so that it spans multiple pages. Column formatting should make the text flow from the bottom of the left column to the top of </w:t>
        </w:r>
        <w:r w:rsidRPr="002E06B9">
          <w:rPr>
            <w:rFonts w:cs="Arial"/>
          </w:rPr>
          <w:t>the right column before continuing to the next page.</w:t>
        </w:r>
        <w:r w:rsidRPr="002E06B9">
          <w:rPr>
            <w:rFonts w:cs="Arial"/>
          </w:rPr>
          <w:br/>
        </w:r>
        <w:r w:rsidRPr="002E06B9">
          <w:rPr>
            <w:rFonts w:cs="Arial"/>
          </w:rPr>
          <w:br/>
        </w:r>
      </w:ins>
    </w:p>
    <w:p w14:paraId="708E95E2" w14:textId="77777777" w:rsidR="00AA2F5F" w:rsidRPr="002E06B9" w:rsidRDefault="001F1E15">
      <w:pPr>
        <w:rPr>
          <w:ins w:id="46" w:author="Nick Bernal [2]" w:date="2026-08-03T22:22:00Z" w16du:dateUtc="2026-08-04T02:22:00Z"/>
          <w:rFonts w:cs="Arial"/>
        </w:rPr>
      </w:pPr>
      <w:ins w:id="47" w:author="Nick Bernal [2]" w:date="2026-08-03T22:22:00Z" w16du:dateUtc="2026-08-04T02:22:00Z">
        <w:r w:rsidRPr="002E06B9">
          <w:rPr>
            <w:rFonts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2E06B9">
          <w:rPr>
            <w:rFonts w:cs="Arial"/>
          </w:rPr>
          <w:br/>
        </w:r>
        <w:r w:rsidRPr="002E06B9">
          <w:rPr>
            <w:rFonts w:cs="Arial"/>
          </w:rPr>
          <w:br/>
        </w:r>
      </w:ins>
    </w:p>
    <w:p w14:paraId="29190453" w14:textId="77777777" w:rsidR="00AA2F5F" w:rsidRPr="002E06B9" w:rsidRDefault="001F1E15">
      <w:pPr>
        <w:rPr>
          <w:ins w:id="48" w:author="Nick Bernal [2]" w:date="2026-08-03T22:22:00Z" w16du:dateUtc="2026-08-04T02:22:00Z"/>
          <w:rFonts w:cs="Arial"/>
        </w:rPr>
      </w:pPr>
      <w:ins w:id="49" w:author="Nick Bernal [2]" w:date="2026-08-03T22:22:00Z" w16du:dateUtc="2026-08-04T02:22:00Z">
        <w:r w:rsidRPr="002E06B9">
          <w:rPr>
            <w:rFonts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2E06B9">
          <w:rPr>
            <w:rFonts w:cs="Arial"/>
          </w:rPr>
          <w:br/>
        </w:r>
        <w:r w:rsidRPr="002E06B9">
          <w:rPr>
            <w:rFonts w:cs="Arial"/>
          </w:rPr>
          <w:br/>
        </w:r>
      </w:ins>
    </w:p>
    <w:p w14:paraId="3FC7BC58" w14:textId="77777777" w:rsidR="00AA2F5F" w:rsidRPr="002E06B9" w:rsidRDefault="001F1E15">
      <w:pPr>
        <w:rPr>
          <w:ins w:id="50" w:author="Nick Bernal [2]" w:date="2026-08-03T22:22:00Z" w16du:dateUtc="2026-08-04T02:22:00Z"/>
          <w:rFonts w:cs="Arial"/>
        </w:rPr>
      </w:pPr>
      <w:ins w:id="51" w:author="Nick Bernal [2]" w:date="2026-08-03T22:22:00Z" w16du:dateUtc="2026-08-04T02:22:00Z">
        <w:r w:rsidRPr="002E06B9">
          <w:rPr>
            <w:rFonts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2E06B9">
          <w:rPr>
            <w:rFonts w:cs="Arial"/>
          </w:rPr>
          <w:br/>
        </w:r>
        <w:r w:rsidRPr="002E06B9">
          <w:rPr>
            <w:rFonts w:cs="Arial"/>
          </w:rPr>
          <w:br/>
        </w:r>
      </w:ins>
    </w:p>
    <w:p w14:paraId="6C914DCA" w14:textId="77777777" w:rsidR="00AA2F5F" w:rsidRPr="002E06B9" w:rsidRDefault="001F1E15">
      <w:pPr>
        <w:rPr>
          <w:ins w:id="52" w:author="Nick Bernal [2]" w:date="2026-08-03T22:22:00Z" w16du:dateUtc="2026-08-04T02:22:00Z"/>
          <w:rFonts w:cs="Arial"/>
        </w:rPr>
      </w:pPr>
      <w:ins w:id="53" w:author="Nick Bernal [2]" w:date="2026-08-03T22:22:00Z" w16du:dateUtc="2026-08-04T02:22:00Z">
        <w:r w:rsidRPr="002E06B9">
          <w:rPr>
            <w:rFonts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2E06B9">
          <w:rPr>
            <w:rFonts w:cs="Arial"/>
          </w:rPr>
          <w:br/>
        </w:r>
        <w:r w:rsidRPr="002E06B9">
          <w:rPr>
            <w:rFonts w:cs="Arial"/>
          </w:rPr>
          <w:br/>
        </w:r>
      </w:ins>
    </w:p>
    <w:p w14:paraId="1D6225B6" w14:textId="77777777" w:rsidR="00AA2F5F" w:rsidRPr="002E06B9" w:rsidRDefault="001F1E15">
      <w:pPr>
        <w:rPr>
          <w:ins w:id="54" w:author="Nick Bernal [2]" w:date="2026-08-03T22:22:00Z" w16du:dateUtc="2026-08-04T02:22:00Z"/>
          <w:rFonts w:cs="Arial"/>
        </w:rPr>
      </w:pPr>
      <w:ins w:id="55" w:author="Nick Bernal [2]" w:date="2026-08-03T22:22:00Z" w16du:dateUtc="2026-08-04T02:22:00Z">
        <w:r w:rsidRPr="002E06B9">
          <w:rPr>
            <w:rFonts w:cs="Arial"/>
          </w:rPr>
          <w:t xml:space="preserve">This is sample text to demonstrate a two-column DOCX layout. The text is </w:t>
        </w:r>
        <w:r w:rsidRPr="002E06B9">
          <w:rPr>
            <w:rFonts w:cs="Arial"/>
          </w:rPr>
          <w:lastRenderedPageBreak/>
          <w:t>repeated many times so that it spans multiple pages. Column formatting should make the text flow from the bottom of the left column to the top of the right column before continuing to the next page.</w:t>
        </w:r>
        <w:r w:rsidRPr="002E06B9">
          <w:rPr>
            <w:rFonts w:cs="Arial"/>
          </w:rPr>
          <w:br/>
        </w:r>
        <w:r w:rsidRPr="002E06B9">
          <w:rPr>
            <w:rFonts w:cs="Arial"/>
          </w:rPr>
          <w:br/>
        </w:r>
      </w:ins>
    </w:p>
    <w:p w14:paraId="594D7D2D" w14:textId="77777777" w:rsidR="00AA2F5F" w:rsidRPr="002E06B9" w:rsidRDefault="001F1E15">
      <w:pPr>
        <w:rPr>
          <w:ins w:id="56" w:author="Nick Bernal [2]" w:date="2026-08-03T22:22:00Z" w16du:dateUtc="2026-08-04T02:22:00Z"/>
          <w:rFonts w:cs="Arial"/>
        </w:rPr>
      </w:pPr>
      <w:ins w:id="57" w:author="Nick Bernal [2]" w:date="2026-08-03T22:22:00Z" w16du:dateUtc="2026-08-04T02:22:00Z">
        <w:r w:rsidRPr="002E06B9">
          <w:rPr>
            <w:rFonts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2E06B9">
          <w:rPr>
            <w:rFonts w:cs="Arial"/>
          </w:rPr>
          <w:br/>
        </w:r>
        <w:r w:rsidRPr="002E06B9">
          <w:rPr>
            <w:rFonts w:cs="Arial"/>
          </w:rPr>
          <w:br/>
        </w:r>
      </w:ins>
    </w:p>
    <w:p w14:paraId="0CC7FAD2" w14:textId="77777777" w:rsidR="00AA2F5F" w:rsidRPr="002E06B9" w:rsidRDefault="001F1E15">
      <w:pPr>
        <w:rPr>
          <w:ins w:id="58" w:author="Nick Bernal [2]" w:date="2026-08-03T22:22:00Z" w16du:dateUtc="2026-08-04T02:22:00Z"/>
          <w:rFonts w:cs="Arial"/>
        </w:rPr>
      </w:pPr>
      <w:ins w:id="59" w:author="Nick Bernal [2]" w:date="2026-08-03T22:22:00Z" w16du:dateUtc="2026-08-04T02:22:00Z">
        <w:r w:rsidRPr="002E06B9">
          <w:rPr>
            <w:rFonts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2E06B9">
          <w:rPr>
            <w:rFonts w:cs="Arial"/>
          </w:rPr>
          <w:br/>
        </w:r>
        <w:r w:rsidRPr="002E06B9">
          <w:rPr>
            <w:rFonts w:cs="Arial"/>
          </w:rPr>
          <w:br/>
        </w:r>
      </w:ins>
    </w:p>
    <w:p w14:paraId="6EEE0B19" w14:textId="77777777" w:rsidR="00AA2F5F" w:rsidRPr="002E06B9" w:rsidRDefault="001F1E15">
      <w:pPr>
        <w:rPr>
          <w:ins w:id="60" w:author="Nick Bernal [2]" w:date="2026-08-03T22:22:00Z" w16du:dateUtc="2026-08-04T02:22:00Z"/>
          <w:rFonts w:cs="Arial"/>
        </w:rPr>
      </w:pPr>
      <w:ins w:id="61" w:author="Nick Bernal [2]" w:date="2026-08-03T22:22:00Z" w16du:dateUtc="2026-08-04T02:22:00Z">
        <w:r w:rsidRPr="002E06B9">
          <w:rPr>
            <w:rFonts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2E06B9">
          <w:rPr>
            <w:rFonts w:cs="Arial"/>
          </w:rPr>
          <w:br/>
        </w:r>
        <w:r w:rsidRPr="002E06B9">
          <w:rPr>
            <w:rFonts w:cs="Arial"/>
          </w:rPr>
          <w:br/>
        </w:r>
      </w:ins>
    </w:p>
    <w:p w14:paraId="3D2CC2DB" w14:textId="77777777" w:rsidR="00AA2F5F" w:rsidRPr="002E06B9" w:rsidRDefault="001F1E15">
      <w:pPr>
        <w:rPr>
          <w:ins w:id="62" w:author="Nick Bernal [2]" w:date="2026-08-03T22:22:00Z" w16du:dateUtc="2026-08-04T02:22:00Z"/>
          <w:rFonts w:cs="Arial"/>
        </w:rPr>
      </w:pPr>
      <w:ins w:id="63" w:author="Nick Bernal [2]" w:date="2026-08-03T22:22:00Z" w16du:dateUtc="2026-08-04T02:22:00Z">
        <w:r w:rsidRPr="002E06B9">
          <w:rPr>
            <w:rFonts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2E06B9">
          <w:rPr>
            <w:rFonts w:cs="Arial"/>
          </w:rPr>
          <w:br/>
        </w:r>
        <w:r w:rsidRPr="002E06B9">
          <w:rPr>
            <w:rFonts w:cs="Arial"/>
          </w:rPr>
          <w:br/>
        </w:r>
      </w:ins>
    </w:p>
    <w:p w14:paraId="793C204D" w14:textId="77777777" w:rsidR="00AA2F5F" w:rsidRPr="002E06B9" w:rsidRDefault="001F1E15">
      <w:pPr>
        <w:rPr>
          <w:ins w:id="64" w:author="Nick Bernal [2]" w:date="2026-08-03T22:22:00Z" w16du:dateUtc="2026-08-04T02:22:00Z"/>
          <w:rFonts w:cs="Arial"/>
        </w:rPr>
      </w:pPr>
      <w:ins w:id="65" w:author="Nick Bernal [2]" w:date="2026-08-03T22:22:00Z" w16du:dateUtc="2026-08-04T02:22:00Z">
        <w:r w:rsidRPr="002E06B9">
          <w:rPr>
            <w:rFonts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2E06B9">
          <w:rPr>
            <w:rFonts w:cs="Arial"/>
          </w:rPr>
          <w:br/>
        </w:r>
        <w:r w:rsidRPr="002E06B9">
          <w:rPr>
            <w:rFonts w:cs="Arial"/>
          </w:rPr>
          <w:br/>
        </w:r>
      </w:ins>
    </w:p>
    <w:p w14:paraId="12B01486" w14:textId="77777777" w:rsidR="00AA2F5F" w:rsidRPr="002E06B9" w:rsidRDefault="001F1E15">
      <w:pPr>
        <w:rPr>
          <w:ins w:id="66" w:author="Nick Bernal [2]" w:date="2026-08-03T22:22:00Z" w16du:dateUtc="2026-08-04T02:22:00Z"/>
          <w:rFonts w:cs="Arial"/>
        </w:rPr>
      </w:pPr>
      <w:ins w:id="67" w:author="Nick Bernal [2]" w:date="2026-08-03T22:22:00Z" w16du:dateUtc="2026-08-04T02:22:00Z">
        <w:r w:rsidRPr="002E06B9">
          <w:rPr>
            <w:rFonts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2E06B9">
          <w:rPr>
            <w:rFonts w:cs="Arial"/>
          </w:rPr>
          <w:br/>
        </w:r>
        <w:r w:rsidRPr="002E06B9">
          <w:rPr>
            <w:rFonts w:cs="Arial"/>
          </w:rPr>
          <w:br/>
        </w:r>
      </w:ins>
    </w:p>
    <w:p w14:paraId="08101766" w14:textId="77777777" w:rsidR="00AA2F5F" w:rsidRPr="002E06B9" w:rsidRDefault="001F1E15">
      <w:pPr>
        <w:rPr>
          <w:ins w:id="68" w:author="Nick Bernal [2]" w:date="2026-08-03T22:22:00Z" w16du:dateUtc="2026-08-04T02:22:00Z"/>
          <w:rFonts w:cs="Arial"/>
        </w:rPr>
      </w:pPr>
      <w:ins w:id="69" w:author="Nick Bernal [2]" w:date="2026-08-03T22:22:00Z" w16du:dateUtc="2026-08-04T02:22:00Z">
        <w:r w:rsidRPr="002E06B9">
          <w:rPr>
            <w:rFonts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2E06B9">
          <w:rPr>
            <w:rFonts w:cs="Arial"/>
          </w:rPr>
          <w:br/>
        </w:r>
        <w:r w:rsidRPr="002E06B9">
          <w:rPr>
            <w:rFonts w:cs="Arial"/>
          </w:rPr>
          <w:br/>
        </w:r>
      </w:ins>
    </w:p>
    <w:p w14:paraId="6C5E58CD" w14:textId="77777777" w:rsidR="00AA2F5F" w:rsidRPr="002E06B9" w:rsidRDefault="001F1E15">
      <w:pPr>
        <w:rPr>
          <w:ins w:id="70" w:author="Nick Bernal [2]" w:date="2026-08-03T22:22:00Z" w16du:dateUtc="2026-08-04T02:22:00Z"/>
          <w:rFonts w:cs="Arial"/>
        </w:rPr>
      </w:pPr>
      <w:ins w:id="71" w:author="Nick Bernal [2]" w:date="2026-08-03T22:22:00Z" w16du:dateUtc="2026-08-04T02:22:00Z">
        <w:r w:rsidRPr="002E06B9">
          <w:rPr>
            <w:rFonts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2E06B9">
          <w:rPr>
            <w:rFonts w:cs="Arial"/>
          </w:rPr>
          <w:br/>
        </w:r>
        <w:r w:rsidRPr="002E06B9">
          <w:rPr>
            <w:rFonts w:cs="Arial"/>
          </w:rPr>
          <w:br/>
        </w:r>
      </w:ins>
    </w:p>
    <w:p w14:paraId="7A81ABE0" w14:textId="77777777" w:rsidR="00AA2F5F" w:rsidRPr="002E06B9" w:rsidRDefault="001F1E15">
      <w:pPr>
        <w:rPr>
          <w:ins w:id="72" w:author="Nick Bernal [2]" w:date="2026-08-03T22:22:00Z" w16du:dateUtc="2026-08-04T02:22:00Z"/>
          <w:rFonts w:cs="Arial"/>
        </w:rPr>
      </w:pPr>
      <w:ins w:id="73" w:author="Nick Bernal [2]" w:date="2026-08-03T22:22:00Z" w16du:dateUtc="2026-08-04T02:22:00Z">
        <w:r w:rsidRPr="002E06B9">
          <w:rPr>
            <w:rFonts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2E06B9">
          <w:rPr>
            <w:rFonts w:cs="Arial"/>
          </w:rPr>
          <w:br/>
        </w:r>
        <w:r w:rsidRPr="002E06B9">
          <w:rPr>
            <w:rFonts w:cs="Arial"/>
          </w:rPr>
          <w:br/>
        </w:r>
      </w:ins>
    </w:p>
    <w:p w14:paraId="5BABB6DF" w14:textId="77777777" w:rsidR="00AA2F5F" w:rsidRPr="002E06B9" w:rsidRDefault="001F1E15">
      <w:pPr>
        <w:rPr>
          <w:ins w:id="74" w:author="Nick Bernal [2]" w:date="2026-08-03T22:22:00Z" w16du:dateUtc="2026-08-04T02:22:00Z"/>
          <w:rFonts w:cs="Arial"/>
        </w:rPr>
      </w:pPr>
      <w:ins w:id="75" w:author="Nick Bernal [2]" w:date="2026-08-03T22:22:00Z" w16du:dateUtc="2026-08-04T02:22:00Z">
        <w:r w:rsidRPr="002E06B9">
          <w:rPr>
            <w:rFonts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2E06B9">
          <w:rPr>
            <w:rFonts w:cs="Arial"/>
          </w:rPr>
          <w:br/>
        </w:r>
        <w:r w:rsidRPr="002E06B9">
          <w:rPr>
            <w:rFonts w:cs="Arial"/>
          </w:rPr>
          <w:br/>
        </w:r>
      </w:ins>
    </w:p>
    <w:p w14:paraId="659364A6" w14:textId="77777777" w:rsidR="00AA2F5F" w:rsidRPr="002E06B9" w:rsidRDefault="001F1E15">
      <w:pPr>
        <w:rPr>
          <w:ins w:id="76" w:author="Nick Bernal [2]" w:date="2026-08-03T22:22:00Z" w16du:dateUtc="2026-08-04T02:22:00Z"/>
          <w:rFonts w:cs="Arial"/>
        </w:rPr>
      </w:pPr>
      <w:ins w:id="77" w:author="Nick Bernal [2]" w:date="2026-08-03T22:22:00Z" w16du:dateUtc="2026-08-04T02:22:00Z">
        <w:r w:rsidRPr="002E06B9">
          <w:rPr>
            <w:rFonts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2E06B9">
          <w:rPr>
            <w:rFonts w:cs="Arial"/>
          </w:rPr>
          <w:br/>
        </w:r>
        <w:r w:rsidRPr="002E06B9">
          <w:rPr>
            <w:rFonts w:cs="Arial"/>
          </w:rPr>
          <w:br/>
        </w:r>
      </w:ins>
    </w:p>
    <w:p w14:paraId="628913C3" w14:textId="77777777" w:rsidR="00AA2F5F" w:rsidRPr="002E06B9" w:rsidRDefault="001F1E15">
      <w:pPr>
        <w:rPr>
          <w:ins w:id="78" w:author="Nick Bernal [2]" w:date="2026-08-03T22:22:00Z" w16du:dateUtc="2026-08-04T02:22:00Z"/>
          <w:rFonts w:cs="Arial"/>
        </w:rPr>
      </w:pPr>
      <w:ins w:id="79" w:author="Nick Bernal [2]" w:date="2026-08-03T22:22:00Z" w16du:dateUtc="2026-08-04T02:22:00Z">
        <w:r w:rsidRPr="002E06B9">
          <w:rPr>
            <w:rFonts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2E06B9">
          <w:rPr>
            <w:rFonts w:cs="Arial"/>
          </w:rPr>
          <w:br/>
        </w:r>
        <w:r w:rsidRPr="002E06B9">
          <w:rPr>
            <w:rFonts w:cs="Arial"/>
          </w:rPr>
          <w:br/>
        </w:r>
      </w:ins>
    </w:p>
    <w:p w14:paraId="3FC8096A" w14:textId="77777777" w:rsidR="00AA2F5F" w:rsidRPr="002E06B9" w:rsidRDefault="001F1E15">
      <w:pPr>
        <w:rPr>
          <w:ins w:id="80" w:author="Nick Bernal [2]" w:date="2026-08-03T22:22:00Z" w16du:dateUtc="2026-08-04T02:22:00Z"/>
          <w:rFonts w:cs="Arial"/>
        </w:rPr>
      </w:pPr>
      <w:ins w:id="81" w:author="Nick Bernal [2]" w:date="2026-08-03T22:22:00Z" w16du:dateUtc="2026-08-04T02:22:00Z">
        <w:r w:rsidRPr="002E06B9">
          <w:rPr>
            <w:rFonts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2E06B9">
          <w:rPr>
            <w:rFonts w:cs="Arial"/>
          </w:rPr>
          <w:br/>
        </w:r>
        <w:r w:rsidRPr="002E06B9">
          <w:rPr>
            <w:rFonts w:cs="Arial"/>
          </w:rPr>
          <w:br/>
        </w:r>
      </w:ins>
    </w:p>
    <w:p w14:paraId="781DFEB9" w14:textId="77777777" w:rsidR="00AA2F5F" w:rsidRPr="002E06B9" w:rsidRDefault="001F1E15">
      <w:pPr>
        <w:rPr>
          <w:ins w:id="82" w:author="Nick Bernal [2]" w:date="2026-08-03T22:22:00Z" w16du:dateUtc="2026-08-04T02:22:00Z"/>
          <w:rFonts w:cs="Arial"/>
        </w:rPr>
      </w:pPr>
      <w:ins w:id="83" w:author="Nick Bernal [2]" w:date="2026-08-03T22:22:00Z" w16du:dateUtc="2026-08-04T02:22:00Z">
        <w:r w:rsidRPr="002E06B9">
          <w:rPr>
            <w:rFonts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2E06B9">
          <w:rPr>
            <w:rFonts w:cs="Arial"/>
          </w:rPr>
          <w:br/>
        </w:r>
        <w:r w:rsidRPr="002E06B9">
          <w:rPr>
            <w:rFonts w:cs="Arial"/>
          </w:rPr>
          <w:br/>
        </w:r>
      </w:ins>
    </w:p>
    <w:p w14:paraId="31C1E988" w14:textId="77777777" w:rsidR="00AA2F5F" w:rsidRPr="002E06B9" w:rsidRDefault="001F1E15">
      <w:pPr>
        <w:rPr>
          <w:ins w:id="84" w:author="Nick Bernal [2]" w:date="2026-08-03T22:22:00Z" w16du:dateUtc="2026-08-04T02:22:00Z"/>
          <w:rFonts w:cs="Arial"/>
        </w:rPr>
      </w:pPr>
      <w:ins w:id="85" w:author="Nick Bernal [2]" w:date="2026-08-03T22:22:00Z" w16du:dateUtc="2026-08-04T02:22:00Z">
        <w:r w:rsidRPr="002E06B9">
          <w:rPr>
            <w:rFonts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2E06B9">
          <w:rPr>
            <w:rFonts w:cs="Arial"/>
          </w:rPr>
          <w:br/>
        </w:r>
        <w:r w:rsidRPr="002E06B9">
          <w:rPr>
            <w:rFonts w:cs="Arial"/>
          </w:rPr>
          <w:br/>
        </w:r>
      </w:ins>
    </w:p>
    <w:p w14:paraId="7728D6A7" w14:textId="77777777" w:rsidR="00AA2F5F" w:rsidRPr="002E06B9" w:rsidRDefault="001F1E15">
      <w:pPr>
        <w:rPr>
          <w:ins w:id="86" w:author="Nick Bernal [2]" w:date="2026-08-03T22:22:00Z" w16du:dateUtc="2026-08-04T02:22:00Z"/>
          <w:rFonts w:cs="Arial"/>
        </w:rPr>
      </w:pPr>
      <w:ins w:id="87" w:author="Nick Bernal [2]" w:date="2026-08-03T22:22:00Z" w16du:dateUtc="2026-08-04T02:22:00Z">
        <w:r w:rsidRPr="002E06B9">
          <w:rPr>
            <w:rFonts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2E06B9">
          <w:rPr>
            <w:rFonts w:cs="Arial"/>
          </w:rPr>
          <w:br/>
        </w:r>
        <w:r w:rsidRPr="002E06B9">
          <w:rPr>
            <w:rFonts w:cs="Arial"/>
          </w:rPr>
          <w:br/>
        </w:r>
      </w:ins>
    </w:p>
    <w:p w14:paraId="74BFB31C" w14:textId="77777777" w:rsidR="00AA2F5F" w:rsidRPr="002E06B9" w:rsidRDefault="001F1E15">
      <w:pPr>
        <w:rPr>
          <w:ins w:id="88" w:author="Nick Bernal [2]" w:date="2026-08-03T22:22:00Z" w16du:dateUtc="2026-08-04T02:22:00Z"/>
          <w:rFonts w:cs="Arial"/>
        </w:rPr>
      </w:pPr>
      <w:ins w:id="89" w:author="Nick Bernal [2]" w:date="2026-08-03T22:22:00Z" w16du:dateUtc="2026-08-04T02:22:00Z">
        <w:r w:rsidRPr="002E06B9">
          <w:rPr>
            <w:rFonts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2E06B9">
          <w:rPr>
            <w:rFonts w:cs="Arial"/>
          </w:rPr>
          <w:br/>
        </w:r>
        <w:r w:rsidRPr="002E06B9">
          <w:rPr>
            <w:rFonts w:cs="Arial"/>
          </w:rPr>
          <w:br/>
        </w:r>
      </w:ins>
    </w:p>
    <w:p w14:paraId="79472F55" w14:textId="77777777" w:rsidR="00AA2F5F" w:rsidRPr="002E06B9" w:rsidRDefault="001F1E15">
      <w:pPr>
        <w:rPr>
          <w:ins w:id="90" w:author="Nick Bernal [2]" w:date="2026-08-03T22:22:00Z" w16du:dateUtc="2026-08-04T02:22:00Z"/>
          <w:rFonts w:cs="Arial"/>
        </w:rPr>
      </w:pPr>
      <w:ins w:id="91" w:author="Nick Bernal [2]" w:date="2026-08-03T22:22:00Z" w16du:dateUtc="2026-08-04T02:22:00Z">
        <w:r w:rsidRPr="002E06B9">
          <w:rPr>
            <w:rFonts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2E06B9">
          <w:rPr>
            <w:rFonts w:cs="Arial"/>
          </w:rPr>
          <w:br/>
        </w:r>
        <w:r w:rsidRPr="002E06B9">
          <w:rPr>
            <w:rFonts w:cs="Arial"/>
          </w:rPr>
          <w:br/>
        </w:r>
      </w:ins>
    </w:p>
    <w:p w14:paraId="3AEFBAF4" w14:textId="77777777" w:rsidR="00AA2F5F" w:rsidRPr="002E06B9" w:rsidRDefault="001F1E15">
      <w:pPr>
        <w:rPr>
          <w:ins w:id="92" w:author="Nick Bernal [2]" w:date="2026-08-03T22:22:00Z" w16du:dateUtc="2026-08-04T02:22:00Z"/>
          <w:rFonts w:cs="Arial"/>
        </w:rPr>
      </w:pPr>
      <w:ins w:id="93" w:author="Nick Bernal [2]" w:date="2026-08-03T22:22:00Z" w16du:dateUtc="2026-08-04T02:22:00Z">
        <w:r w:rsidRPr="002E06B9">
          <w:rPr>
            <w:rFonts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2E06B9">
          <w:rPr>
            <w:rFonts w:cs="Arial"/>
          </w:rPr>
          <w:br/>
        </w:r>
        <w:r w:rsidRPr="002E06B9">
          <w:rPr>
            <w:rFonts w:cs="Arial"/>
          </w:rPr>
          <w:br/>
        </w:r>
      </w:ins>
    </w:p>
    <w:p w14:paraId="19E3EBD9" w14:textId="77777777" w:rsidR="00AA2F5F" w:rsidRPr="002E06B9" w:rsidRDefault="001F1E15">
      <w:pPr>
        <w:rPr>
          <w:ins w:id="94" w:author="Nick Bernal [2]" w:date="2026-08-03T22:22:00Z" w16du:dateUtc="2026-08-04T02:22:00Z"/>
          <w:rFonts w:cs="Arial"/>
        </w:rPr>
      </w:pPr>
      <w:ins w:id="95" w:author="Nick Bernal [2]" w:date="2026-08-03T22:22:00Z" w16du:dateUtc="2026-08-04T02:22:00Z">
        <w:r w:rsidRPr="002E06B9">
          <w:rPr>
            <w:rFonts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2E06B9">
          <w:rPr>
            <w:rFonts w:cs="Arial"/>
          </w:rPr>
          <w:br/>
        </w:r>
        <w:r w:rsidRPr="002E06B9">
          <w:rPr>
            <w:rFonts w:cs="Arial"/>
          </w:rPr>
          <w:br/>
        </w:r>
      </w:ins>
    </w:p>
    <w:p w14:paraId="57DBA911" w14:textId="77777777" w:rsidR="00AA2F5F" w:rsidRPr="002E06B9" w:rsidRDefault="001F1E15">
      <w:pPr>
        <w:rPr>
          <w:ins w:id="96" w:author="Nick Bernal [2]" w:date="2026-08-03T22:22:00Z" w16du:dateUtc="2026-08-04T02:22:00Z"/>
          <w:rFonts w:cs="Arial"/>
        </w:rPr>
      </w:pPr>
      <w:ins w:id="97" w:author="Nick Bernal [2]" w:date="2026-08-03T22:22:00Z" w16du:dateUtc="2026-08-04T02:22:00Z">
        <w:r w:rsidRPr="002E06B9">
          <w:rPr>
            <w:rFonts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2E06B9">
          <w:rPr>
            <w:rFonts w:cs="Arial"/>
          </w:rPr>
          <w:br/>
        </w:r>
        <w:r w:rsidRPr="002E06B9">
          <w:rPr>
            <w:rFonts w:cs="Arial"/>
          </w:rPr>
          <w:br/>
        </w:r>
      </w:ins>
    </w:p>
    <w:p w14:paraId="20F1C4B9" w14:textId="77777777" w:rsidR="00AA2F5F" w:rsidRPr="002E06B9" w:rsidRDefault="001F1E15">
      <w:pPr>
        <w:rPr>
          <w:ins w:id="98" w:author="Nick Bernal [2]" w:date="2026-08-03T22:22:00Z" w16du:dateUtc="2026-08-04T02:22:00Z"/>
          <w:rFonts w:cs="Arial"/>
        </w:rPr>
      </w:pPr>
      <w:ins w:id="99" w:author="Nick Bernal [2]" w:date="2026-08-03T22:22:00Z" w16du:dateUtc="2026-08-04T02:22:00Z">
        <w:r w:rsidRPr="002E06B9">
          <w:rPr>
            <w:rFonts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2E06B9">
          <w:rPr>
            <w:rFonts w:cs="Arial"/>
          </w:rPr>
          <w:br/>
        </w:r>
        <w:r w:rsidRPr="002E06B9">
          <w:rPr>
            <w:rFonts w:cs="Arial"/>
          </w:rPr>
          <w:br/>
        </w:r>
      </w:ins>
    </w:p>
    <w:p w14:paraId="7614B4FC" w14:textId="77777777" w:rsidR="00AA2F5F" w:rsidRPr="002E06B9" w:rsidRDefault="001F1E15">
      <w:pPr>
        <w:rPr>
          <w:ins w:id="100" w:author="Nick Bernal [2]" w:date="2026-08-03T22:22:00Z" w16du:dateUtc="2026-08-04T02:22:00Z"/>
          <w:rFonts w:cs="Arial"/>
        </w:rPr>
      </w:pPr>
      <w:ins w:id="101" w:author="Nick Bernal [2]" w:date="2026-08-03T22:22:00Z" w16du:dateUtc="2026-08-04T02:22:00Z">
        <w:r w:rsidRPr="002E06B9">
          <w:rPr>
            <w:rFonts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2E06B9">
          <w:rPr>
            <w:rFonts w:cs="Arial"/>
          </w:rPr>
          <w:br/>
        </w:r>
        <w:r w:rsidRPr="002E06B9">
          <w:rPr>
            <w:rFonts w:cs="Arial"/>
          </w:rPr>
          <w:br/>
        </w:r>
      </w:ins>
    </w:p>
    <w:p w14:paraId="13702834" w14:textId="77777777" w:rsidR="00AA2F5F" w:rsidRPr="002E06B9" w:rsidRDefault="001F1E15">
      <w:pPr>
        <w:rPr>
          <w:ins w:id="102" w:author="Nick Bernal [2]" w:date="2026-08-03T22:22:00Z" w16du:dateUtc="2026-08-04T02:22:00Z"/>
          <w:rFonts w:cs="Arial"/>
        </w:rPr>
      </w:pPr>
      <w:ins w:id="103" w:author="Nick Bernal [2]" w:date="2026-08-03T22:22:00Z" w16du:dateUtc="2026-08-04T02:22:00Z">
        <w:r w:rsidRPr="002E06B9">
          <w:rPr>
            <w:rFonts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2E06B9">
          <w:rPr>
            <w:rFonts w:cs="Arial"/>
          </w:rPr>
          <w:br/>
        </w:r>
        <w:r w:rsidRPr="002E06B9">
          <w:rPr>
            <w:rFonts w:cs="Arial"/>
          </w:rPr>
          <w:br/>
        </w:r>
      </w:ins>
    </w:p>
    <w:p w14:paraId="50C301B8" w14:textId="77777777" w:rsidR="00AA2F5F" w:rsidRPr="002E06B9" w:rsidRDefault="001F1E15">
      <w:pPr>
        <w:rPr>
          <w:ins w:id="104" w:author="Nick Bernal [2]" w:date="2026-08-03T22:22:00Z" w16du:dateUtc="2026-08-04T02:22:00Z"/>
          <w:rFonts w:cs="Arial"/>
        </w:rPr>
      </w:pPr>
      <w:ins w:id="105" w:author="Nick Bernal [2]" w:date="2026-08-03T22:22:00Z" w16du:dateUtc="2026-08-04T02:22:00Z">
        <w:r w:rsidRPr="002E06B9">
          <w:rPr>
            <w:rFonts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2E06B9">
          <w:rPr>
            <w:rFonts w:cs="Arial"/>
          </w:rPr>
          <w:br/>
        </w:r>
        <w:r w:rsidRPr="002E06B9">
          <w:rPr>
            <w:rFonts w:cs="Arial"/>
          </w:rPr>
          <w:br/>
        </w:r>
      </w:ins>
    </w:p>
    <w:p w14:paraId="6425DDD6" w14:textId="77777777" w:rsidR="00AA2F5F" w:rsidRPr="002E06B9" w:rsidRDefault="001F1E15">
      <w:pPr>
        <w:rPr>
          <w:ins w:id="106" w:author="Nick Bernal [2]" w:date="2026-08-03T22:22:00Z" w16du:dateUtc="2026-08-04T02:22:00Z"/>
          <w:rFonts w:cs="Arial"/>
        </w:rPr>
      </w:pPr>
      <w:ins w:id="107" w:author="Nick Bernal [2]" w:date="2026-08-03T22:22:00Z" w16du:dateUtc="2026-08-04T02:22:00Z">
        <w:r w:rsidRPr="002E06B9">
          <w:rPr>
            <w:rFonts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2E06B9">
          <w:rPr>
            <w:rFonts w:cs="Arial"/>
          </w:rPr>
          <w:br/>
        </w:r>
        <w:r w:rsidRPr="002E06B9">
          <w:rPr>
            <w:rFonts w:cs="Arial"/>
          </w:rPr>
          <w:br/>
        </w:r>
      </w:ins>
    </w:p>
    <w:p w14:paraId="1BBC4D76" w14:textId="77777777" w:rsidR="00AA2F5F" w:rsidRPr="002E06B9" w:rsidRDefault="001F1E15">
      <w:pPr>
        <w:rPr>
          <w:ins w:id="108" w:author="Nick Bernal [2]" w:date="2026-08-03T22:22:00Z" w16du:dateUtc="2026-08-04T02:22:00Z"/>
          <w:rFonts w:cs="Arial"/>
        </w:rPr>
      </w:pPr>
      <w:ins w:id="109" w:author="Nick Bernal [2]" w:date="2026-08-03T22:22:00Z" w16du:dateUtc="2026-08-04T02:22:00Z">
        <w:r w:rsidRPr="002E06B9">
          <w:rPr>
            <w:rFonts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2E06B9">
          <w:rPr>
            <w:rFonts w:cs="Arial"/>
          </w:rPr>
          <w:br/>
        </w:r>
        <w:r w:rsidRPr="002E06B9">
          <w:rPr>
            <w:rFonts w:cs="Arial"/>
          </w:rPr>
          <w:br/>
        </w:r>
      </w:ins>
    </w:p>
    <w:p w14:paraId="21F45EDE" w14:textId="77777777" w:rsidR="00AA2F5F" w:rsidRPr="002E06B9" w:rsidRDefault="001F1E15">
      <w:pPr>
        <w:rPr>
          <w:ins w:id="110" w:author="Nick Bernal [2]" w:date="2026-08-03T22:22:00Z" w16du:dateUtc="2026-08-04T02:22:00Z"/>
          <w:rFonts w:cs="Arial"/>
        </w:rPr>
      </w:pPr>
      <w:ins w:id="111" w:author="Nick Bernal [2]" w:date="2026-08-03T22:22:00Z" w16du:dateUtc="2026-08-04T02:22:00Z">
        <w:r w:rsidRPr="002E06B9">
          <w:rPr>
            <w:rFonts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2E06B9">
          <w:rPr>
            <w:rFonts w:cs="Arial"/>
          </w:rPr>
          <w:br/>
        </w:r>
        <w:r w:rsidRPr="002E06B9">
          <w:rPr>
            <w:rFonts w:cs="Arial"/>
          </w:rPr>
          <w:br/>
        </w:r>
      </w:ins>
    </w:p>
    <w:p w14:paraId="36E82A90" w14:textId="77777777" w:rsidR="00AA2F5F" w:rsidRPr="002E06B9" w:rsidRDefault="001F1E15">
      <w:pPr>
        <w:rPr>
          <w:ins w:id="112" w:author="Nick Bernal [2]" w:date="2026-08-03T22:22:00Z" w16du:dateUtc="2026-08-04T02:22:00Z"/>
          <w:rFonts w:cs="Arial"/>
        </w:rPr>
      </w:pPr>
      <w:ins w:id="113" w:author="Nick Bernal [2]" w:date="2026-08-03T22:22:00Z" w16du:dateUtc="2026-08-04T02:22:00Z">
        <w:r w:rsidRPr="002E06B9">
          <w:rPr>
            <w:rFonts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2E06B9">
          <w:rPr>
            <w:rFonts w:cs="Arial"/>
          </w:rPr>
          <w:br/>
        </w:r>
        <w:r w:rsidRPr="002E06B9">
          <w:rPr>
            <w:rFonts w:cs="Arial"/>
          </w:rPr>
          <w:br/>
        </w:r>
      </w:ins>
    </w:p>
    <w:p w14:paraId="03B5ADD5" w14:textId="77777777" w:rsidR="00AA2F5F" w:rsidRPr="002E06B9" w:rsidRDefault="001F1E15">
      <w:pPr>
        <w:rPr>
          <w:ins w:id="114" w:author="Nick Bernal [2]" w:date="2026-08-03T22:22:00Z" w16du:dateUtc="2026-08-04T02:22:00Z"/>
          <w:rFonts w:cs="Arial"/>
        </w:rPr>
      </w:pPr>
      <w:ins w:id="115" w:author="Nick Bernal [2]" w:date="2026-08-03T22:22:00Z" w16du:dateUtc="2026-08-04T02:22:00Z">
        <w:r w:rsidRPr="002E06B9">
          <w:rPr>
            <w:rFonts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2E06B9">
          <w:rPr>
            <w:rFonts w:cs="Arial"/>
          </w:rPr>
          <w:br/>
        </w:r>
        <w:r w:rsidRPr="002E06B9">
          <w:rPr>
            <w:rFonts w:cs="Arial"/>
          </w:rPr>
          <w:br/>
        </w:r>
      </w:ins>
    </w:p>
    <w:p w14:paraId="6BDA7DD9" w14:textId="77777777" w:rsidR="00AA2F5F" w:rsidRPr="002E06B9" w:rsidRDefault="001F1E15">
      <w:pPr>
        <w:rPr>
          <w:ins w:id="116" w:author="Nick Bernal [2]" w:date="2026-08-03T22:22:00Z" w16du:dateUtc="2026-08-04T02:22:00Z"/>
          <w:rFonts w:cs="Arial"/>
        </w:rPr>
      </w:pPr>
      <w:ins w:id="117" w:author="Nick Bernal [2]" w:date="2026-08-03T22:22:00Z" w16du:dateUtc="2026-08-04T02:22:00Z">
        <w:r w:rsidRPr="002E06B9">
          <w:rPr>
            <w:rFonts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2E06B9">
          <w:rPr>
            <w:rFonts w:cs="Arial"/>
          </w:rPr>
          <w:br/>
        </w:r>
        <w:r w:rsidRPr="002E06B9">
          <w:rPr>
            <w:rFonts w:cs="Arial"/>
          </w:rPr>
          <w:br/>
        </w:r>
      </w:ins>
    </w:p>
    <w:p w14:paraId="381AD3E3" w14:textId="77777777" w:rsidR="00AA2F5F" w:rsidRPr="002E06B9" w:rsidRDefault="001F1E15">
      <w:pPr>
        <w:rPr>
          <w:ins w:id="118" w:author="Nick Bernal [2]" w:date="2026-08-03T22:22:00Z" w16du:dateUtc="2026-08-04T02:22:00Z"/>
          <w:rFonts w:cs="Arial"/>
        </w:rPr>
      </w:pPr>
      <w:ins w:id="119" w:author="Nick Bernal [2]" w:date="2026-08-03T22:22:00Z" w16du:dateUtc="2026-08-04T02:22:00Z">
        <w:r w:rsidRPr="002E06B9">
          <w:rPr>
            <w:rFonts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2E06B9">
          <w:rPr>
            <w:rFonts w:cs="Arial"/>
          </w:rPr>
          <w:br/>
        </w:r>
        <w:r w:rsidRPr="002E06B9">
          <w:rPr>
            <w:rFonts w:cs="Arial"/>
          </w:rPr>
          <w:br/>
        </w:r>
      </w:ins>
    </w:p>
    <w:p w14:paraId="783F6E13" w14:textId="77777777" w:rsidR="00AA2F5F" w:rsidRPr="002E06B9" w:rsidRDefault="001F1E15">
      <w:pPr>
        <w:rPr>
          <w:ins w:id="120" w:author="Nick Bernal [2]" w:date="2026-08-03T22:22:00Z" w16du:dateUtc="2026-08-04T02:22:00Z"/>
          <w:rFonts w:cs="Arial"/>
        </w:rPr>
      </w:pPr>
      <w:ins w:id="121" w:author="Nick Bernal [2]" w:date="2026-08-03T22:22:00Z" w16du:dateUtc="2026-08-04T02:22:00Z">
        <w:r w:rsidRPr="002E06B9">
          <w:rPr>
            <w:rFonts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2E06B9">
          <w:rPr>
            <w:rFonts w:cs="Arial"/>
          </w:rPr>
          <w:br/>
        </w:r>
        <w:r w:rsidRPr="002E06B9">
          <w:rPr>
            <w:rFonts w:cs="Arial"/>
          </w:rPr>
          <w:br/>
        </w:r>
      </w:ins>
    </w:p>
    <w:p w14:paraId="346EBB1A" w14:textId="77777777" w:rsidR="00AA2F5F" w:rsidRPr="002E06B9" w:rsidRDefault="001F1E15">
      <w:pPr>
        <w:rPr>
          <w:ins w:id="122" w:author="Nick Bernal [2]" w:date="2026-08-03T22:22:00Z" w16du:dateUtc="2026-08-04T02:22:00Z"/>
          <w:rFonts w:cs="Arial"/>
        </w:rPr>
      </w:pPr>
      <w:ins w:id="123" w:author="Nick Bernal [2]" w:date="2026-08-03T22:22:00Z" w16du:dateUtc="2026-08-04T02:22:00Z">
        <w:r w:rsidRPr="002E06B9">
          <w:rPr>
            <w:rFonts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2E06B9">
          <w:rPr>
            <w:rFonts w:cs="Arial"/>
          </w:rPr>
          <w:br/>
        </w:r>
        <w:r w:rsidRPr="002E06B9">
          <w:rPr>
            <w:rFonts w:cs="Arial"/>
          </w:rPr>
          <w:br/>
        </w:r>
      </w:ins>
    </w:p>
    <w:p w14:paraId="170C9303" w14:textId="77777777" w:rsidR="00AA2F5F" w:rsidRPr="002E06B9" w:rsidRDefault="001F1E15">
      <w:pPr>
        <w:rPr>
          <w:ins w:id="124" w:author="Nick Bernal [2]" w:date="2026-08-03T22:22:00Z" w16du:dateUtc="2026-08-04T02:22:00Z"/>
          <w:rFonts w:cs="Arial"/>
        </w:rPr>
      </w:pPr>
      <w:ins w:id="125" w:author="Nick Bernal [2]" w:date="2026-08-03T22:22:00Z" w16du:dateUtc="2026-08-04T02:22:00Z">
        <w:r w:rsidRPr="002E06B9">
          <w:rPr>
            <w:rFonts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2E06B9">
          <w:rPr>
            <w:rFonts w:cs="Arial"/>
          </w:rPr>
          <w:br/>
        </w:r>
        <w:r w:rsidRPr="002E06B9">
          <w:rPr>
            <w:rFonts w:cs="Arial"/>
          </w:rPr>
          <w:br/>
        </w:r>
      </w:ins>
    </w:p>
    <w:p w14:paraId="5870A744" w14:textId="77777777" w:rsidR="00AA2F5F" w:rsidRPr="002E06B9" w:rsidRDefault="001F1E15">
      <w:pPr>
        <w:rPr>
          <w:ins w:id="126" w:author="Nick Bernal [2]" w:date="2026-08-03T22:22:00Z" w16du:dateUtc="2026-08-04T02:22:00Z"/>
          <w:rFonts w:cs="Arial"/>
        </w:rPr>
      </w:pPr>
      <w:ins w:id="127" w:author="Nick Bernal [2]" w:date="2026-08-03T22:22:00Z" w16du:dateUtc="2026-08-04T02:22:00Z">
        <w:r w:rsidRPr="002E06B9">
          <w:rPr>
            <w:rFonts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2E06B9">
          <w:rPr>
            <w:rFonts w:cs="Arial"/>
          </w:rPr>
          <w:br/>
        </w:r>
        <w:r w:rsidRPr="002E06B9">
          <w:rPr>
            <w:rFonts w:cs="Arial"/>
          </w:rPr>
          <w:br/>
        </w:r>
      </w:ins>
    </w:p>
    <w:p w14:paraId="74CDB8FC" w14:textId="77777777" w:rsidR="00AA2F5F" w:rsidRPr="002E06B9" w:rsidRDefault="001F1E15">
      <w:pPr>
        <w:rPr>
          <w:ins w:id="128" w:author="Nick Bernal [2]" w:date="2026-08-03T22:22:00Z" w16du:dateUtc="2026-08-04T02:22:00Z"/>
          <w:rFonts w:cs="Arial"/>
        </w:rPr>
      </w:pPr>
      <w:ins w:id="129" w:author="Nick Bernal [2]" w:date="2026-08-03T22:22:00Z" w16du:dateUtc="2026-08-04T02:22:00Z">
        <w:r w:rsidRPr="002E06B9">
          <w:rPr>
            <w:rFonts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2E06B9">
          <w:rPr>
            <w:rFonts w:cs="Arial"/>
          </w:rPr>
          <w:br/>
        </w:r>
        <w:r w:rsidRPr="002E06B9">
          <w:rPr>
            <w:rFonts w:cs="Arial"/>
          </w:rPr>
          <w:br/>
        </w:r>
      </w:ins>
    </w:p>
    <w:p w14:paraId="133EA139" w14:textId="77777777" w:rsidR="00AA2F5F" w:rsidRPr="002E06B9" w:rsidRDefault="001F1E15">
      <w:pPr>
        <w:rPr>
          <w:ins w:id="130" w:author="Nick Bernal [2]" w:date="2026-08-03T22:22:00Z" w16du:dateUtc="2026-08-04T02:22:00Z"/>
          <w:rFonts w:cs="Arial"/>
        </w:rPr>
      </w:pPr>
      <w:ins w:id="131" w:author="Nick Bernal [2]" w:date="2026-08-03T22:22:00Z" w16du:dateUtc="2026-08-04T02:22:00Z">
        <w:r w:rsidRPr="002E06B9">
          <w:rPr>
            <w:rFonts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2E06B9">
          <w:rPr>
            <w:rFonts w:cs="Arial"/>
          </w:rPr>
          <w:br/>
        </w:r>
        <w:r w:rsidRPr="002E06B9">
          <w:rPr>
            <w:rFonts w:cs="Arial"/>
          </w:rPr>
          <w:br/>
        </w:r>
      </w:ins>
    </w:p>
    <w:p w14:paraId="64BBBCFB" w14:textId="77777777" w:rsidR="00AA2F5F" w:rsidRPr="002E06B9" w:rsidRDefault="001F1E15">
      <w:pPr>
        <w:rPr>
          <w:ins w:id="132" w:author="Nick Bernal [2]" w:date="2026-08-03T22:22:00Z" w16du:dateUtc="2026-08-04T02:22:00Z"/>
          <w:rFonts w:cs="Arial"/>
        </w:rPr>
      </w:pPr>
      <w:ins w:id="133" w:author="Nick Bernal [2]" w:date="2026-08-03T22:22:00Z" w16du:dateUtc="2026-08-04T02:22:00Z">
        <w:r w:rsidRPr="002E06B9">
          <w:rPr>
            <w:rFonts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2E06B9">
          <w:rPr>
            <w:rFonts w:cs="Arial"/>
          </w:rPr>
          <w:br/>
        </w:r>
        <w:r w:rsidRPr="002E06B9">
          <w:rPr>
            <w:rFonts w:cs="Arial"/>
          </w:rPr>
          <w:br/>
        </w:r>
      </w:ins>
    </w:p>
    <w:p w14:paraId="114DC8A5" w14:textId="77777777" w:rsidR="00AA2F5F" w:rsidRPr="002E06B9" w:rsidRDefault="001F1E15">
      <w:pPr>
        <w:rPr>
          <w:ins w:id="134" w:author="Nick Bernal [2]" w:date="2026-08-03T22:22:00Z" w16du:dateUtc="2026-08-04T02:22:00Z"/>
          <w:rFonts w:cs="Arial"/>
        </w:rPr>
      </w:pPr>
      <w:ins w:id="135" w:author="Nick Bernal [2]" w:date="2026-08-03T22:22:00Z" w16du:dateUtc="2026-08-04T02:22:00Z">
        <w:r w:rsidRPr="002E06B9">
          <w:rPr>
            <w:rFonts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2E06B9">
          <w:rPr>
            <w:rFonts w:cs="Arial"/>
          </w:rPr>
          <w:br/>
        </w:r>
        <w:r w:rsidRPr="002E06B9">
          <w:rPr>
            <w:rFonts w:cs="Arial"/>
          </w:rPr>
          <w:br/>
        </w:r>
      </w:ins>
    </w:p>
    <w:p w14:paraId="70172526" w14:textId="77777777" w:rsidR="00AA2F5F" w:rsidRPr="002E06B9" w:rsidRDefault="001F1E15">
      <w:pPr>
        <w:rPr>
          <w:ins w:id="136" w:author="Nick Bernal [2]" w:date="2026-08-03T22:22:00Z" w16du:dateUtc="2026-08-04T02:22:00Z"/>
          <w:rFonts w:cs="Arial"/>
        </w:rPr>
      </w:pPr>
      <w:ins w:id="137" w:author="Nick Bernal [2]" w:date="2026-08-03T22:22:00Z" w16du:dateUtc="2026-08-04T02:22:00Z">
        <w:r w:rsidRPr="002E06B9">
          <w:rPr>
            <w:rFonts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2E06B9">
          <w:rPr>
            <w:rFonts w:cs="Arial"/>
          </w:rPr>
          <w:br/>
        </w:r>
        <w:r w:rsidRPr="002E06B9">
          <w:rPr>
            <w:rFonts w:cs="Arial"/>
          </w:rPr>
          <w:br/>
        </w:r>
      </w:ins>
    </w:p>
    <w:p w14:paraId="42F92062" w14:textId="77777777" w:rsidR="00AA2F5F" w:rsidRPr="002E06B9" w:rsidRDefault="001F1E15">
      <w:pPr>
        <w:rPr>
          <w:ins w:id="138" w:author="Nick Bernal [2]" w:date="2026-08-03T22:22:00Z" w16du:dateUtc="2026-08-04T02:22:00Z"/>
          <w:rFonts w:cs="Arial"/>
        </w:rPr>
      </w:pPr>
      <w:ins w:id="139" w:author="Nick Bernal [2]" w:date="2026-08-03T22:22:00Z" w16du:dateUtc="2026-08-04T02:22:00Z">
        <w:r w:rsidRPr="002E06B9">
          <w:rPr>
            <w:rFonts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2E06B9">
          <w:rPr>
            <w:rFonts w:cs="Arial"/>
          </w:rPr>
          <w:br/>
        </w:r>
        <w:r w:rsidRPr="002E06B9">
          <w:rPr>
            <w:rFonts w:cs="Arial"/>
          </w:rPr>
          <w:br/>
        </w:r>
      </w:ins>
    </w:p>
    <w:p w14:paraId="6A5C39EC" w14:textId="77777777" w:rsidR="00AA2F5F" w:rsidRPr="002E06B9" w:rsidRDefault="001F1E15">
      <w:pPr>
        <w:rPr>
          <w:ins w:id="140" w:author="Nick Bernal [2]" w:date="2026-08-03T22:22:00Z" w16du:dateUtc="2026-08-04T02:22:00Z"/>
          <w:rFonts w:cs="Arial"/>
        </w:rPr>
      </w:pPr>
      <w:ins w:id="141" w:author="Nick Bernal [2]" w:date="2026-08-03T22:22:00Z" w16du:dateUtc="2026-08-04T02:22:00Z">
        <w:r w:rsidRPr="002E06B9">
          <w:rPr>
            <w:rFonts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2E06B9">
          <w:rPr>
            <w:rFonts w:cs="Arial"/>
          </w:rPr>
          <w:br/>
        </w:r>
        <w:r w:rsidRPr="002E06B9">
          <w:rPr>
            <w:rFonts w:cs="Arial"/>
          </w:rPr>
          <w:br/>
        </w:r>
      </w:ins>
    </w:p>
    <w:p w14:paraId="6F270945" w14:textId="77777777" w:rsidR="00AA2F5F" w:rsidRPr="002E06B9" w:rsidRDefault="001F1E15">
      <w:pPr>
        <w:rPr>
          <w:ins w:id="142" w:author="Nick Bernal [2]" w:date="2026-08-03T22:22:00Z" w16du:dateUtc="2026-08-04T02:22:00Z"/>
          <w:rFonts w:cs="Arial"/>
        </w:rPr>
      </w:pPr>
      <w:ins w:id="143" w:author="Nick Bernal [2]" w:date="2026-08-03T22:22:00Z" w16du:dateUtc="2026-08-04T02:22:00Z">
        <w:r w:rsidRPr="002E06B9">
          <w:rPr>
            <w:rFonts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2E06B9">
          <w:rPr>
            <w:rFonts w:cs="Arial"/>
          </w:rPr>
          <w:br/>
        </w:r>
        <w:r w:rsidRPr="002E06B9">
          <w:rPr>
            <w:rFonts w:cs="Arial"/>
          </w:rPr>
          <w:br/>
        </w:r>
      </w:ins>
    </w:p>
    <w:p w14:paraId="479B838B" w14:textId="77777777" w:rsidR="00AA2F5F" w:rsidRPr="002E06B9" w:rsidRDefault="001F1E15">
      <w:pPr>
        <w:rPr>
          <w:ins w:id="144" w:author="Nick Bernal [2]" w:date="2026-08-03T22:22:00Z" w16du:dateUtc="2026-08-04T02:22:00Z"/>
          <w:rFonts w:cs="Arial"/>
        </w:rPr>
      </w:pPr>
      <w:ins w:id="145" w:author="Nick Bernal [2]" w:date="2026-08-03T22:22:00Z" w16du:dateUtc="2026-08-04T02:22:00Z">
        <w:r w:rsidRPr="002E06B9">
          <w:rPr>
            <w:rFonts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2E06B9">
          <w:rPr>
            <w:rFonts w:cs="Arial"/>
          </w:rPr>
          <w:br/>
        </w:r>
        <w:r w:rsidRPr="002E06B9">
          <w:rPr>
            <w:rFonts w:cs="Arial"/>
          </w:rPr>
          <w:br/>
        </w:r>
      </w:ins>
    </w:p>
    <w:p w14:paraId="34123F7E" w14:textId="77777777" w:rsidR="00AA2F5F" w:rsidRPr="002E06B9" w:rsidRDefault="001F1E15">
      <w:pPr>
        <w:rPr>
          <w:ins w:id="146" w:author="Nick Bernal [2]" w:date="2026-08-03T22:22:00Z" w16du:dateUtc="2026-08-04T02:22:00Z"/>
          <w:rFonts w:cs="Arial"/>
        </w:rPr>
      </w:pPr>
      <w:ins w:id="147" w:author="Nick Bernal [2]" w:date="2026-08-03T22:22:00Z" w16du:dateUtc="2026-08-04T02:22:00Z">
        <w:r w:rsidRPr="002E06B9">
          <w:rPr>
            <w:rFonts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2E06B9">
          <w:rPr>
            <w:rFonts w:cs="Arial"/>
          </w:rPr>
          <w:br/>
        </w:r>
        <w:r w:rsidRPr="002E06B9">
          <w:rPr>
            <w:rFonts w:cs="Arial"/>
          </w:rPr>
          <w:br/>
        </w:r>
      </w:ins>
    </w:p>
    <w:p w14:paraId="3B1A9001" w14:textId="77777777" w:rsidR="00AA2F5F" w:rsidRPr="002E06B9" w:rsidRDefault="001F1E15">
      <w:pPr>
        <w:rPr>
          <w:ins w:id="148" w:author="Nick Bernal [2]" w:date="2026-08-03T22:22:00Z" w16du:dateUtc="2026-08-04T02:22:00Z"/>
          <w:rFonts w:cs="Arial"/>
        </w:rPr>
      </w:pPr>
      <w:ins w:id="149" w:author="Nick Bernal [2]" w:date="2026-08-03T22:22:00Z" w16du:dateUtc="2026-08-04T02:22:00Z">
        <w:r w:rsidRPr="002E06B9">
          <w:rPr>
            <w:rFonts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2E06B9">
          <w:rPr>
            <w:rFonts w:cs="Arial"/>
          </w:rPr>
          <w:br/>
        </w:r>
        <w:r w:rsidRPr="002E06B9">
          <w:rPr>
            <w:rFonts w:cs="Arial"/>
          </w:rPr>
          <w:br/>
        </w:r>
      </w:ins>
    </w:p>
    <w:p w14:paraId="051337EE" w14:textId="77777777" w:rsidR="00AA2F5F" w:rsidRPr="002E06B9" w:rsidRDefault="001F1E15">
      <w:pPr>
        <w:rPr>
          <w:ins w:id="150" w:author="Nick Bernal [2]" w:date="2026-08-03T22:22:00Z" w16du:dateUtc="2026-08-04T02:22:00Z"/>
          <w:rFonts w:cs="Arial"/>
        </w:rPr>
      </w:pPr>
      <w:ins w:id="151" w:author="Nick Bernal [2]" w:date="2026-08-03T22:22:00Z" w16du:dateUtc="2026-08-04T02:22:00Z">
        <w:r w:rsidRPr="002E06B9">
          <w:rPr>
            <w:rFonts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2E06B9">
          <w:rPr>
            <w:rFonts w:cs="Arial"/>
          </w:rPr>
          <w:br/>
        </w:r>
        <w:r w:rsidRPr="002E06B9">
          <w:rPr>
            <w:rFonts w:cs="Arial"/>
          </w:rPr>
          <w:br/>
        </w:r>
      </w:ins>
    </w:p>
    <w:p w14:paraId="4D555677" w14:textId="77777777" w:rsidR="00AA2F5F" w:rsidRPr="002E06B9" w:rsidRDefault="001F1E15">
      <w:pPr>
        <w:rPr>
          <w:ins w:id="152" w:author="Nick Bernal [2]" w:date="2026-08-03T22:22:00Z" w16du:dateUtc="2026-08-04T02:22:00Z"/>
          <w:rFonts w:cs="Arial"/>
        </w:rPr>
      </w:pPr>
      <w:ins w:id="153" w:author="Nick Bernal [2]" w:date="2026-08-03T22:22:00Z" w16du:dateUtc="2026-08-04T02:22:00Z">
        <w:r w:rsidRPr="002E06B9">
          <w:rPr>
            <w:rFonts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2E06B9">
          <w:rPr>
            <w:rFonts w:cs="Arial"/>
          </w:rPr>
          <w:br/>
        </w:r>
        <w:r w:rsidRPr="002E06B9">
          <w:rPr>
            <w:rFonts w:cs="Arial"/>
          </w:rPr>
          <w:br/>
        </w:r>
      </w:ins>
    </w:p>
    <w:p w14:paraId="5DE2E520" w14:textId="77777777" w:rsidR="00AA2F5F" w:rsidRPr="002E06B9" w:rsidRDefault="001F1E15">
      <w:pPr>
        <w:rPr>
          <w:ins w:id="154" w:author="Nick Bernal [2]" w:date="2026-08-03T22:22:00Z" w16du:dateUtc="2026-08-04T02:22:00Z"/>
          <w:rFonts w:cs="Arial"/>
        </w:rPr>
      </w:pPr>
      <w:ins w:id="155" w:author="Nick Bernal [2]" w:date="2026-08-03T22:22:00Z" w16du:dateUtc="2026-08-04T02:22:00Z">
        <w:r w:rsidRPr="002E06B9">
          <w:rPr>
            <w:rFonts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2E06B9">
          <w:rPr>
            <w:rFonts w:cs="Arial"/>
          </w:rPr>
          <w:br/>
        </w:r>
        <w:r w:rsidRPr="002E06B9">
          <w:rPr>
            <w:rFonts w:cs="Arial"/>
          </w:rPr>
          <w:br/>
        </w:r>
      </w:ins>
    </w:p>
    <w:p w14:paraId="647CEAEB" w14:textId="77777777" w:rsidR="00AA2F5F" w:rsidRPr="002E06B9" w:rsidRDefault="001F1E15">
      <w:pPr>
        <w:rPr>
          <w:ins w:id="156" w:author="Nick Bernal [2]" w:date="2026-08-03T22:22:00Z" w16du:dateUtc="2026-08-04T02:22:00Z"/>
          <w:rFonts w:cs="Arial"/>
        </w:rPr>
      </w:pPr>
      <w:ins w:id="157" w:author="Nick Bernal [2]" w:date="2026-08-03T22:22:00Z" w16du:dateUtc="2026-08-04T02:22:00Z">
        <w:r w:rsidRPr="002E06B9">
          <w:rPr>
            <w:rFonts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2E06B9">
          <w:rPr>
            <w:rFonts w:cs="Arial"/>
          </w:rPr>
          <w:br/>
        </w:r>
        <w:r w:rsidRPr="002E06B9">
          <w:rPr>
            <w:rFonts w:cs="Arial"/>
          </w:rPr>
          <w:br/>
        </w:r>
      </w:ins>
    </w:p>
    <w:p w14:paraId="274D2199" w14:textId="77777777" w:rsidR="00AA2F5F" w:rsidRPr="002E06B9" w:rsidRDefault="001F1E15">
      <w:pPr>
        <w:rPr>
          <w:ins w:id="158" w:author="Nick Bernal [2]" w:date="2026-08-03T22:22:00Z" w16du:dateUtc="2026-08-04T02:22:00Z"/>
          <w:rFonts w:cs="Arial"/>
        </w:rPr>
      </w:pPr>
      <w:ins w:id="159" w:author="Nick Bernal [2]" w:date="2026-08-03T22:22:00Z" w16du:dateUtc="2026-08-04T02:22:00Z">
        <w:r w:rsidRPr="002E06B9">
          <w:rPr>
            <w:rFonts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2E06B9">
          <w:rPr>
            <w:rFonts w:cs="Arial"/>
          </w:rPr>
          <w:br/>
        </w:r>
        <w:r w:rsidRPr="002E06B9">
          <w:rPr>
            <w:rFonts w:cs="Arial"/>
          </w:rPr>
          <w:br/>
        </w:r>
      </w:ins>
    </w:p>
    <w:p w14:paraId="550EB775" w14:textId="77777777" w:rsidR="00AA2F5F" w:rsidRPr="002E06B9" w:rsidRDefault="001F1E15">
      <w:pPr>
        <w:rPr>
          <w:ins w:id="160" w:author="Nick Bernal [2]" w:date="2026-08-03T22:22:00Z" w16du:dateUtc="2026-08-04T02:22:00Z"/>
          <w:rFonts w:cs="Arial"/>
        </w:rPr>
      </w:pPr>
      <w:ins w:id="161" w:author="Nick Bernal [2]" w:date="2026-08-03T22:22:00Z" w16du:dateUtc="2026-08-04T02:22:00Z">
        <w:r w:rsidRPr="002E06B9">
          <w:rPr>
            <w:rFonts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2E06B9">
          <w:rPr>
            <w:rFonts w:cs="Arial"/>
          </w:rPr>
          <w:br/>
        </w:r>
        <w:r w:rsidRPr="002E06B9">
          <w:rPr>
            <w:rFonts w:cs="Arial"/>
          </w:rPr>
          <w:br/>
        </w:r>
      </w:ins>
    </w:p>
    <w:p w14:paraId="30A0EB48" w14:textId="77777777" w:rsidR="00AA2F5F" w:rsidRPr="002E06B9" w:rsidRDefault="001F1E15">
      <w:pPr>
        <w:rPr>
          <w:ins w:id="162" w:author="Nick Bernal [2]" w:date="2026-08-03T22:22:00Z" w16du:dateUtc="2026-08-04T02:22:00Z"/>
          <w:rFonts w:cs="Arial"/>
        </w:rPr>
      </w:pPr>
      <w:ins w:id="163" w:author="Nick Bernal [2]" w:date="2026-08-03T22:22:00Z" w16du:dateUtc="2026-08-04T02:22:00Z">
        <w:r w:rsidRPr="002E06B9">
          <w:rPr>
            <w:rFonts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2E06B9">
          <w:rPr>
            <w:rFonts w:cs="Arial"/>
          </w:rPr>
          <w:br/>
        </w:r>
        <w:r w:rsidRPr="002E06B9">
          <w:rPr>
            <w:rFonts w:cs="Arial"/>
          </w:rPr>
          <w:br/>
        </w:r>
      </w:ins>
    </w:p>
    <w:p w14:paraId="286EF296" w14:textId="77777777" w:rsidR="00AA2F5F" w:rsidRPr="002E06B9" w:rsidRDefault="001F1E15">
      <w:pPr>
        <w:rPr>
          <w:ins w:id="164" w:author="Nick Bernal [2]" w:date="2026-08-03T22:22:00Z" w16du:dateUtc="2026-08-04T02:22:00Z"/>
          <w:rFonts w:cs="Arial"/>
        </w:rPr>
      </w:pPr>
      <w:ins w:id="165" w:author="Nick Bernal [2]" w:date="2026-08-03T22:22:00Z" w16du:dateUtc="2026-08-04T02:22:00Z">
        <w:r w:rsidRPr="002E06B9">
          <w:rPr>
            <w:rFonts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2E06B9">
          <w:rPr>
            <w:rFonts w:cs="Arial"/>
          </w:rPr>
          <w:br/>
        </w:r>
        <w:r w:rsidRPr="002E06B9">
          <w:rPr>
            <w:rFonts w:cs="Arial"/>
          </w:rPr>
          <w:br/>
        </w:r>
      </w:ins>
    </w:p>
    <w:p w14:paraId="435D3EA2" w14:textId="77777777" w:rsidR="00AA2F5F" w:rsidRPr="002E06B9" w:rsidRDefault="001F1E15">
      <w:pPr>
        <w:rPr>
          <w:ins w:id="166" w:author="Nick Bernal [2]" w:date="2026-08-03T22:22:00Z" w16du:dateUtc="2026-08-04T02:22:00Z"/>
          <w:rFonts w:cs="Arial"/>
        </w:rPr>
      </w:pPr>
      <w:ins w:id="167" w:author="Nick Bernal [2]" w:date="2026-08-03T22:22:00Z" w16du:dateUtc="2026-08-04T02:22:00Z">
        <w:r w:rsidRPr="002E06B9">
          <w:rPr>
            <w:rFonts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2E06B9">
          <w:rPr>
            <w:rFonts w:cs="Arial"/>
          </w:rPr>
          <w:br/>
        </w:r>
        <w:r w:rsidRPr="002E06B9">
          <w:rPr>
            <w:rFonts w:cs="Arial"/>
          </w:rPr>
          <w:br/>
        </w:r>
      </w:ins>
    </w:p>
    <w:p w14:paraId="6B389408" w14:textId="77777777" w:rsidR="00AA2F5F" w:rsidRPr="002E06B9" w:rsidRDefault="001F1E15">
      <w:pPr>
        <w:rPr>
          <w:ins w:id="168" w:author="Nick Bernal [2]" w:date="2026-08-03T22:22:00Z" w16du:dateUtc="2026-08-04T02:22:00Z"/>
          <w:rFonts w:cs="Arial"/>
        </w:rPr>
      </w:pPr>
      <w:ins w:id="169" w:author="Nick Bernal [2]" w:date="2026-08-03T22:22:00Z" w16du:dateUtc="2026-08-04T02:22:00Z">
        <w:r w:rsidRPr="002E06B9">
          <w:rPr>
            <w:rFonts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2E06B9">
          <w:rPr>
            <w:rFonts w:cs="Arial"/>
          </w:rPr>
          <w:br/>
        </w:r>
        <w:r w:rsidRPr="002E06B9">
          <w:rPr>
            <w:rFonts w:cs="Arial"/>
          </w:rPr>
          <w:br/>
        </w:r>
      </w:ins>
    </w:p>
    <w:p w14:paraId="7493E62C" w14:textId="77777777" w:rsidR="00AA2F5F" w:rsidRPr="002E06B9" w:rsidRDefault="001F1E15">
      <w:pPr>
        <w:rPr>
          <w:ins w:id="170" w:author="Nick Bernal [2]" w:date="2026-08-03T22:22:00Z" w16du:dateUtc="2026-08-04T02:22:00Z"/>
          <w:rFonts w:cs="Arial"/>
        </w:rPr>
      </w:pPr>
      <w:ins w:id="171" w:author="Nick Bernal [2]" w:date="2026-08-03T22:22:00Z" w16du:dateUtc="2026-08-04T02:22:00Z">
        <w:r w:rsidRPr="002E06B9">
          <w:rPr>
            <w:rFonts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2E06B9">
          <w:rPr>
            <w:rFonts w:cs="Arial"/>
          </w:rPr>
          <w:br/>
        </w:r>
        <w:r w:rsidRPr="002E06B9">
          <w:rPr>
            <w:rFonts w:cs="Arial"/>
          </w:rPr>
          <w:br/>
        </w:r>
      </w:ins>
    </w:p>
    <w:p w14:paraId="68F21C25" w14:textId="77777777" w:rsidR="00AA2F5F" w:rsidRPr="002E06B9" w:rsidRDefault="001F1E15">
      <w:pPr>
        <w:rPr>
          <w:ins w:id="172" w:author="Nick Bernal [2]" w:date="2026-08-03T22:22:00Z" w16du:dateUtc="2026-08-04T02:22:00Z"/>
          <w:rFonts w:cs="Arial"/>
        </w:rPr>
      </w:pPr>
      <w:ins w:id="173" w:author="Nick Bernal [2]" w:date="2026-08-03T22:22:00Z" w16du:dateUtc="2026-08-04T02:22:00Z">
        <w:r w:rsidRPr="002E06B9">
          <w:rPr>
            <w:rFonts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2E06B9">
          <w:rPr>
            <w:rFonts w:cs="Arial"/>
          </w:rPr>
          <w:br/>
        </w:r>
        <w:r w:rsidRPr="002E06B9">
          <w:rPr>
            <w:rFonts w:cs="Arial"/>
          </w:rPr>
          <w:br/>
        </w:r>
      </w:ins>
    </w:p>
    <w:p w14:paraId="2B2EA284" w14:textId="77777777" w:rsidR="00AA2F5F" w:rsidRPr="002E06B9" w:rsidRDefault="001F1E15">
      <w:pPr>
        <w:rPr>
          <w:ins w:id="174" w:author="Nick Bernal [2]" w:date="2026-08-03T22:22:00Z" w16du:dateUtc="2026-08-04T02:22:00Z"/>
          <w:rFonts w:cs="Arial"/>
        </w:rPr>
      </w:pPr>
      <w:ins w:id="175" w:author="Nick Bernal [2]" w:date="2026-08-03T22:22:00Z" w16du:dateUtc="2026-08-04T02:22:00Z">
        <w:r w:rsidRPr="002E06B9">
          <w:rPr>
            <w:rFonts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2E06B9">
          <w:rPr>
            <w:rFonts w:cs="Arial"/>
          </w:rPr>
          <w:br/>
        </w:r>
        <w:r w:rsidRPr="002E06B9">
          <w:rPr>
            <w:rFonts w:cs="Arial"/>
          </w:rPr>
          <w:br/>
        </w:r>
      </w:ins>
    </w:p>
    <w:p w14:paraId="371D6B16" w14:textId="77777777" w:rsidR="00AA2F5F" w:rsidRPr="002E06B9" w:rsidRDefault="001F1E15">
      <w:pPr>
        <w:rPr>
          <w:ins w:id="176" w:author="Nick Bernal [2]" w:date="2026-08-03T22:22:00Z" w16du:dateUtc="2026-08-04T02:22:00Z"/>
          <w:rFonts w:cs="Arial"/>
        </w:rPr>
      </w:pPr>
      <w:ins w:id="177" w:author="Nick Bernal [2]" w:date="2026-08-03T22:22:00Z" w16du:dateUtc="2026-08-04T02:22:00Z">
        <w:r w:rsidRPr="002E06B9">
          <w:rPr>
            <w:rFonts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2E06B9">
          <w:rPr>
            <w:rFonts w:cs="Arial"/>
          </w:rPr>
          <w:br/>
        </w:r>
        <w:r w:rsidRPr="002E06B9">
          <w:rPr>
            <w:rFonts w:cs="Arial"/>
          </w:rPr>
          <w:br/>
        </w:r>
      </w:ins>
    </w:p>
    <w:p w14:paraId="7EA1E941" w14:textId="77777777" w:rsidR="00AA2F5F" w:rsidRPr="002E06B9" w:rsidRDefault="001F1E15">
      <w:pPr>
        <w:rPr>
          <w:ins w:id="178" w:author="Nick Bernal [2]" w:date="2026-08-03T22:22:00Z" w16du:dateUtc="2026-08-04T02:22:00Z"/>
          <w:rFonts w:cs="Arial"/>
        </w:rPr>
      </w:pPr>
      <w:ins w:id="179" w:author="Nick Bernal [2]" w:date="2026-08-03T22:22:00Z" w16du:dateUtc="2026-08-04T02:22:00Z">
        <w:r w:rsidRPr="002E06B9">
          <w:rPr>
            <w:rFonts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2E06B9">
          <w:rPr>
            <w:rFonts w:cs="Arial"/>
          </w:rPr>
          <w:br/>
        </w:r>
        <w:r w:rsidRPr="002E06B9">
          <w:rPr>
            <w:rFonts w:cs="Arial"/>
          </w:rPr>
          <w:br/>
        </w:r>
      </w:ins>
    </w:p>
    <w:p w14:paraId="247E60A5" w14:textId="77777777" w:rsidR="00AA2F5F" w:rsidRPr="002E06B9" w:rsidRDefault="001F1E15">
      <w:pPr>
        <w:rPr>
          <w:ins w:id="180" w:author="Nick Bernal [2]" w:date="2026-08-03T22:22:00Z" w16du:dateUtc="2026-08-04T02:22:00Z"/>
          <w:rFonts w:cs="Arial"/>
        </w:rPr>
      </w:pPr>
      <w:ins w:id="181" w:author="Nick Bernal [2]" w:date="2026-08-03T22:22:00Z" w16du:dateUtc="2026-08-04T02:22:00Z">
        <w:r w:rsidRPr="002E06B9">
          <w:rPr>
            <w:rFonts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2E06B9">
          <w:rPr>
            <w:rFonts w:cs="Arial"/>
          </w:rPr>
          <w:br/>
        </w:r>
        <w:r w:rsidRPr="002E06B9">
          <w:rPr>
            <w:rFonts w:cs="Arial"/>
          </w:rPr>
          <w:br/>
        </w:r>
      </w:ins>
    </w:p>
    <w:p w14:paraId="1F4E615A" w14:textId="77777777" w:rsidR="00AA2F5F" w:rsidRPr="002E06B9" w:rsidRDefault="001F1E15">
      <w:pPr>
        <w:rPr>
          <w:ins w:id="182" w:author="Nick Bernal [2]" w:date="2026-08-03T22:22:00Z" w16du:dateUtc="2026-08-04T02:22:00Z"/>
          <w:rFonts w:cs="Arial"/>
        </w:rPr>
      </w:pPr>
      <w:ins w:id="183" w:author="Nick Bernal [2]" w:date="2026-08-03T22:22:00Z" w16du:dateUtc="2026-08-04T02:22:00Z">
        <w:r w:rsidRPr="002E06B9">
          <w:rPr>
            <w:rFonts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2E06B9">
          <w:rPr>
            <w:rFonts w:cs="Arial"/>
          </w:rPr>
          <w:br/>
        </w:r>
        <w:r w:rsidRPr="002E06B9">
          <w:rPr>
            <w:rFonts w:cs="Arial"/>
          </w:rPr>
          <w:br/>
        </w:r>
      </w:ins>
    </w:p>
    <w:p w14:paraId="1CF97125" w14:textId="77777777" w:rsidR="00AA2F5F" w:rsidRPr="002E06B9" w:rsidRDefault="001F1E15">
      <w:pPr>
        <w:rPr>
          <w:ins w:id="184" w:author="Nick Bernal [2]" w:date="2026-08-03T22:22:00Z" w16du:dateUtc="2026-08-04T02:22:00Z"/>
          <w:rFonts w:cs="Arial"/>
        </w:rPr>
      </w:pPr>
      <w:ins w:id="185" w:author="Nick Bernal [2]" w:date="2026-08-03T22:22:00Z" w16du:dateUtc="2026-08-04T02:22:00Z">
        <w:r w:rsidRPr="002E06B9">
          <w:rPr>
            <w:rFonts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2E06B9">
          <w:rPr>
            <w:rFonts w:cs="Arial"/>
          </w:rPr>
          <w:br/>
        </w:r>
        <w:r w:rsidRPr="002E06B9">
          <w:rPr>
            <w:rFonts w:cs="Arial"/>
          </w:rPr>
          <w:br/>
        </w:r>
      </w:ins>
    </w:p>
    <w:p w14:paraId="28765BCE" w14:textId="77777777" w:rsidR="00AA2F5F" w:rsidRPr="002E06B9" w:rsidRDefault="001F1E15">
      <w:pPr>
        <w:rPr>
          <w:ins w:id="186" w:author="Nick Bernal [2]" w:date="2026-08-03T22:22:00Z" w16du:dateUtc="2026-08-04T02:22:00Z"/>
          <w:rFonts w:cs="Arial"/>
        </w:rPr>
      </w:pPr>
      <w:ins w:id="187" w:author="Nick Bernal [2]" w:date="2026-08-03T22:22:00Z" w16du:dateUtc="2026-08-04T02:22:00Z">
        <w:r w:rsidRPr="002E06B9">
          <w:rPr>
            <w:rFonts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2E06B9">
          <w:rPr>
            <w:rFonts w:cs="Arial"/>
          </w:rPr>
          <w:br/>
        </w:r>
        <w:r w:rsidRPr="002E06B9">
          <w:rPr>
            <w:rFonts w:cs="Arial"/>
          </w:rPr>
          <w:br/>
        </w:r>
      </w:ins>
    </w:p>
    <w:p w14:paraId="5FACACA0" w14:textId="77777777" w:rsidR="00AA2F5F" w:rsidRPr="002E06B9" w:rsidRDefault="001F1E15">
      <w:pPr>
        <w:rPr>
          <w:ins w:id="188" w:author="Nick Bernal [2]" w:date="2026-08-03T22:22:00Z" w16du:dateUtc="2026-08-04T02:22:00Z"/>
          <w:rFonts w:cs="Arial"/>
        </w:rPr>
      </w:pPr>
      <w:ins w:id="189" w:author="Nick Bernal [2]" w:date="2026-08-03T22:22:00Z" w16du:dateUtc="2026-08-04T02:22:00Z">
        <w:r w:rsidRPr="002E06B9">
          <w:rPr>
            <w:rFonts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2E06B9">
          <w:rPr>
            <w:rFonts w:cs="Arial"/>
          </w:rPr>
          <w:br/>
        </w:r>
        <w:r w:rsidRPr="002E06B9">
          <w:rPr>
            <w:rFonts w:cs="Arial"/>
          </w:rPr>
          <w:br/>
        </w:r>
      </w:ins>
    </w:p>
    <w:p w14:paraId="7E675834" w14:textId="77777777" w:rsidR="00AA2F5F" w:rsidRPr="002E06B9" w:rsidRDefault="001F1E15">
      <w:pPr>
        <w:rPr>
          <w:ins w:id="190" w:author="Nick Bernal [2]" w:date="2026-08-03T22:22:00Z" w16du:dateUtc="2026-08-04T02:22:00Z"/>
          <w:rFonts w:cs="Arial"/>
        </w:rPr>
      </w:pPr>
      <w:ins w:id="191" w:author="Nick Bernal [2]" w:date="2026-08-03T22:22:00Z" w16du:dateUtc="2026-08-04T02:22:00Z">
        <w:r w:rsidRPr="002E06B9">
          <w:rPr>
            <w:rFonts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2E06B9">
          <w:rPr>
            <w:rFonts w:cs="Arial"/>
          </w:rPr>
          <w:br/>
        </w:r>
        <w:r w:rsidRPr="002E06B9">
          <w:rPr>
            <w:rFonts w:cs="Arial"/>
          </w:rPr>
          <w:br/>
        </w:r>
      </w:ins>
    </w:p>
    <w:p w14:paraId="5DAFBA2D" w14:textId="77777777" w:rsidR="00AA2F5F" w:rsidRPr="002E06B9" w:rsidRDefault="001F1E15">
      <w:pPr>
        <w:rPr>
          <w:ins w:id="192" w:author="Nick Bernal [2]" w:date="2026-08-03T22:22:00Z" w16du:dateUtc="2026-08-04T02:22:00Z"/>
          <w:rFonts w:cs="Arial"/>
        </w:rPr>
      </w:pPr>
      <w:ins w:id="193" w:author="Nick Bernal [2]" w:date="2026-08-03T22:22:00Z" w16du:dateUtc="2026-08-04T02:22:00Z">
        <w:r w:rsidRPr="002E06B9">
          <w:rPr>
            <w:rFonts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2E06B9">
          <w:rPr>
            <w:rFonts w:cs="Arial"/>
          </w:rPr>
          <w:br/>
        </w:r>
        <w:r w:rsidRPr="002E06B9">
          <w:rPr>
            <w:rFonts w:cs="Arial"/>
          </w:rPr>
          <w:br/>
        </w:r>
      </w:ins>
    </w:p>
    <w:p w14:paraId="398630C8" w14:textId="77777777" w:rsidR="00AA2F5F" w:rsidRPr="002E06B9" w:rsidRDefault="001F1E15">
      <w:pPr>
        <w:rPr>
          <w:ins w:id="194" w:author="Nick Bernal [2]" w:date="2026-08-03T22:22:00Z" w16du:dateUtc="2026-08-04T02:22:00Z"/>
          <w:rFonts w:cs="Arial"/>
        </w:rPr>
      </w:pPr>
      <w:ins w:id="195" w:author="Nick Bernal [2]" w:date="2026-08-03T22:22:00Z" w16du:dateUtc="2026-08-04T02:22:00Z">
        <w:r w:rsidRPr="002E06B9">
          <w:rPr>
            <w:rFonts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2E06B9">
          <w:rPr>
            <w:rFonts w:cs="Arial"/>
          </w:rPr>
          <w:br/>
        </w:r>
        <w:r w:rsidRPr="002E06B9">
          <w:rPr>
            <w:rFonts w:cs="Arial"/>
          </w:rPr>
          <w:br/>
        </w:r>
      </w:ins>
    </w:p>
    <w:p w14:paraId="6C0A39BA" w14:textId="77777777" w:rsidR="00AA2F5F" w:rsidRPr="002E06B9" w:rsidRDefault="001F1E15">
      <w:pPr>
        <w:rPr>
          <w:ins w:id="196" w:author="Nick Bernal [2]" w:date="2026-08-03T22:22:00Z" w16du:dateUtc="2026-08-04T02:22:00Z"/>
          <w:rFonts w:cs="Arial"/>
        </w:rPr>
      </w:pPr>
      <w:ins w:id="197" w:author="Nick Bernal [2]" w:date="2026-08-03T22:22:00Z" w16du:dateUtc="2026-08-04T02:22:00Z">
        <w:r w:rsidRPr="002E06B9">
          <w:rPr>
            <w:rFonts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2E06B9">
          <w:rPr>
            <w:rFonts w:cs="Arial"/>
          </w:rPr>
          <w:br/>
        </w:r>
        <w:r w:rsidRPr="002E06B9">
          <w:rPr>
            <w:rFonts w:cs="Arial"/>
          </w:rPr>
          <w:br/>
        </w:r>
      </w:ins>
    </w:p>
    <w:p w14:paraId="5F5582F0" w14:textId="77777777" w:rsidR="00AA2F5F" w:rsidRPr="002E06B9" w:rsidRDefault="001F1E15">
      <w:pPr>
        <w:rPr>
          <w:ins w:id="198" w:author="Nick Bernal [2]" w:date="2026-08-03T22:22:00Z" w16du:dateUtc="2026-08-04T02:22:00Z"/>
          <w:rFonts w:cs="Arial"/>
        </w:rPr>
      </w:pPr>
      <w:ins w:id="199" w:author="Nick Bernal [2]" w:date="2026-08-03T22:22:00Z" w16du:dateUtc="2026-08-04T02:22:00Z">
        <w:r w:rsidRPr="002E06B9">
          <w:rPr>
            <w:rFonts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2E06B9">
          <w:rPr>
            <w:rFonts w:cs="Arial"/>
          </w:rPr>
          <w:br/>
        </w:r>
        <w:r w:rsidRPr="002E06B9">
          <w:rPr>
            <w:rFonts w:cs="Arial"/>
          </w:rPr>
          <w:br/>
        </w:r>
      </w:ins>
    </w:p>
    <w:p w14:paraId="6E8D2074" w14:textId="77777777" w:rsidR="00AA2F5F" w:rsidRPr="002E06B9" w:rsidRDefault="001F1E15">
      <w:pPr>
        <w:rPr>
          <w:ins w:id="200" w:author="Nick Bernal [2]" w:date="2026-08-03T22:22:00Z" w16du:dateUtc="2026-08-04T02:22:00Z"/>
          <w:rFonts w:cs="Arial"/>
        </w:rPr>
      </w:pPr>
      <w:ins w:id="201" w:author="Nick Bernal [2]" w:date="2026-08-03T22:22:00Z" w16du:dateUtc="2026-08-04T02:22:00Z">
        <w:r w:rsidRPr="002E06B9">
          <w:rPr>
            <w:rFonts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2E06B9">
          <w:rPr>
            <w:rFonts w:cs="Arial"/>
          </w:rPr>
          <w:br/>
        </w:r>
        <w:r w:rsidRPr="002E06B9">
          <w:rPr>
            <w:rFonts w:cs="Arial"/>
          </w:rPr>
          <w:br/>
        </w:r>
      </w:ins>
    </w:p>
    <w:p w14:paraId="3722F83A" w14:textId="77777777" w:rsidR="00AA2F5F" w:rsidRPr="002E06B9" w:rsidRDefault="001F1E15">
      <w:pPr>
        <w:rPr>
          <w:ins w:id="202" w:author="Nick Bernal [2]" w:date="2026-08-03T22:22:00Z" w16du:dateUtc="2026-08-04T02:22:00Z"/>
          <w:rFonts w:cs="Arial"/>
        </w:rPr>
      </w:pPr>
      <w:ins w:id="203" w:author="Nick Bernal [2]" w:date="2026-08-03T22:22:00Z" w16du:dateUtc="2026-08-04T02:22:00Z">
        <w:r w:rsidRPr="002E06B9">
          <w:rPr>
            <w:rFonts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2E06B9">
          <w:rPr>
            <w:rFonts w:cs="Arial"/>
          </w:rPr>
          <w:br/>
        </w:r>
        <w:r w:rsidRPr="002E06B9">
          <w:rPr>
            <w:rFonts w:cs="Arial"/>
          </w:rPr>
          <w:br/>
        </w:r>
      </w:ins>
    </w:p>
    <w:p w14:paraId="5399AD19" w14:textId="77777777" w:rsidR="00AA2F5F" w:rsidRPr="002E06B9" w:rsidRDefault="001F1E15">
      <w:pPr>
        <w:rPr>
          <w:ins w:id="204" w:author="Nick Bernal [2]" w:date="2026-08-03T22:22:00Z" w16du:dateUtc="2026-08-04T02:22:00Z"/>
          <w:rFonts w:cs="Arial"/>
        </w:rPr>
      </w:pPr>
      <w:ins w:id="205" w:author="Nick Bernal [2]" w:date="2026-08-03T22:22:00Z" w16du:dateUtc="2026-08-04T02:22:00Z">
        <w:r w:rsidRPr="002E06B9">
          <w:rPr>
            <w:rFonts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2E06B9">
          <w:rPr>
            <w:rFonts w:cs="Arial"/>
          </w:rPr>
          <w:br/>
        </w:r>
        <w:r w:rsidRPr="002E06B9">
          <w:rPr>
            <w:rFonts w:cs="Arial"/>
          </w:rPr>
          <w:br/>
        </w:r>
      </w:ins>
    </w:p>
    <w:p w14:paraId="499284BA" w14:textId="77777777" w:rsidR="00AA2F5F" w:rsidRPr="002E06B9" w:rsidRDefault="001F1E15">
      <w:pPr>
        <w:rPr>
          <w:ins w:id="206" w:author="Nick Bernal [2]" w:date="2026-08-03T22:22:00Z" w16du:dateUtc="2026-08-04T02:22:00Z"/>
          <w:rFonts w:cs="Arial"/>
        </w:rPr>
      </w:pPr>
      <w:ins w:id="207" w:author="Nick Bernal [2]" w:date="2026-08-03T22:22:00Z" w16du:dateUtc="2026-08-04T02:22:00Z">
        <w:r w:rsidRPr="002E06B9">
          <w:rPr>
            <w:rFonts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2E06B9">
          <w:rPr>
            <w:rFonts w:cs="Arial"/>
          </w:rPr>
          <w:br/>
        </w:r>
        <w:r w:rsidRPr="002E06B9">
          <w:rPr>
            <w:rFonts w:cs="Arial"/>
          </w:rPr>
          <w:br/>
        </w:r>
      </w:ins>
    </w:p>
    <w:p w14:paraId="14FABBF3" w14:textId="77777777" w:rsidR="00AA2F5F" w:rsidRPr="002E06B9" w:rsidRDefault="001F1E15">
      <w:pPr>
        <w:rPr>
          <w:ins w:id="208" w:author="Nick Bernal [2]" w:date="2026-08-03T22:22:00Z" w16du:dateUtc="2026-08-04T02:22:00Z"/>
          <w:rFonts w:cs="Arial"/>
        </w:rPr>
      </w:pPr>
      <w:ins w:id="209" w:author="Nick Bernal [2]" w:date="2026-08-03T22:22:00Z" w16du:dateUtc="2026-08-04T02:22:00Z">
        <w:r w:rsidRPr="002E06B9">
          <w:rPr>
            <w:rFonts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2E06B9">
          <w:rPr>
            <w:rFonts w:cs="Arial"/>
          </w:rPr>
          <w:br/>
        </w:r>
        <w:r w:rsidRPr="002E06B9">
          <w:rPr>
            <w:rFonts w:cs="Arial"/>
          </w:rPr>
          <w:br/>
        </w:r>
      </w:ins>
    </w:p>
    <w:p w14:paraId="72090DB9" w14:textId="77777777" w:rsidR="00AA2F5F" w:rsidRPr="002E06B9" w:rsidRDefault="001F1E15">
      <w:pPr>
        <w:rPr>
          <w:ins w:id="210" w:author="Nick Bernal [2]" w:date="2026-08-03T22:22:00Z" w16du:dateUtc="2026-08-04T02:22:00Z"/>
          <w:rFonts w:cs="Arial"/>
        </w:rPr>
      </w:pPr>
      <w:ins w:id="211" w:author="Nick Bernal [2]" w:date="2026-08-03T22:22:00Z" w16du:dateUtc="2026-08-04T02:22:00Z">
        <w:r w:rsidRPr="002E06B9">
          <w:rPr>
            <w:rFonts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2E06B9">
          <w:rPr>
            <w:rFonts w:cs="Arial"/>
          </w:rPr>
          <w:br/>
        </w:r>
        <w:r w:rsidRPr="002E06B9">
          <w:rPr>
            <w:rFonts w:cs="Arial"/>
          </w:rPr>
          <w:br/>
        </w:r>
      </w:ins>
    </w:p>
    <w:p w14:paraId="6060781A" w14:textId="77777777" w:rsidR="00AA2F5F" w:rsidRPr="002E06B9" w:rsidRDefault="001F1E15">
      <w:pPr>
        <w:rPr>
          <w:ins w:id="212" w:author="Nick Bernal [2]" w:date="2026-08-03T22:22:00Z" w16du:dateUtc="2026-08-04T02:22:00Z"/>
          <w:rFonts w:cs="Arial"/>
        </w:rPr>
      </w:pPr>
      <w:ins w:id="213" w:author="Nick Bernal [2]" w:date="2026-08-03T22:22:00Z" w16du:dateUtc="2026-08-04T02:22:00Z">
        <w:r w:rsidRPr="002E06B9">
          <w:rPr>
            <w:rFonts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2E06B9">
          <w:rPr>
            <w:rFonts w:cs="Arial"/>
          </w:rPr>
          <w:br/>
        </w:r>
        <w:r w:rsidRPr="002E06B9">
          <w:rPr>
            <w:rFonts w:cs="Arial"/>
          </w:rPr>
          <w:br/>
        </w:r>
      </w:ins>
    </w:p>
    <w:p w14:paraId="6FEC6E0F" w14:textId="77777777" w:rsidR="00AA2F5F" w:rsidRPr="002E06B9" w:rsidRDefault="001F1E15">
      <w:pPr>
        <w:rPr>
          <w:ins w:id="214" w:author="Nick Bernal [2]" w:date="2026-08-03T22:22:00Z" w16du:dateUtc="2026-08-04T02:22:00Z"/>
          <w:rFonts w:cs="Arial"/>
        </w:rPr>
      </w:pPr>
      <w:ins w:id="215" w:author="Nick Bernal [2]" w:date="2026-08-03T22:22:00Z" w16du:dateUtc="2026-08-04T02:22:00Z">
        <w:r w:rsidRPr="002E06B9">
          <w:rPr>
            <w:rFonts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2E06B9">
          <w:rPr>
            <w:rFonts w:cs="Arial"/>
          </w:rPr>
          <w:br/>
        </w:r>
        <w:r w:rsidRPr="002E06B9">
          <w:rPr>
            <w:rFonts w:cs="Arial"/>
          </w:rPr>
          <w:br/>
        </w:r>
      </w:ins>
    </w:p>
    <w:p w14:paraId="5C4735E0" w14:textId="77777777" w:rsidR="00AA2F5F" w:rsidRPr="002E06B9" w:rsidRDefault="001F1E15">
      <w:pPr>
        <w:rPr>
          <w:ins w:id="216" w:author="Nick Bernal [2]" w:date="2026-08-03T22:22:00Z" w16du:dateUtc="2026-08-04T02:22:00Z"/>
          <w:rFonts w:cs="Arial"/>
        </w:rPr>
      </w:pPr>
      <w:ins w:id="217" w:author="Nick Bernal [2]" w:date="2026-08-03T22:22:00Z" w16du:dateUtc="2026-08-04T02:22:00Z">
        <w:r w:rsidRPr="002E06B9">
          <w:rPr>
            <w:rFonts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2E06B9">
          <w:rPr>
            <w:rFonts w:cs="Arial"/>
          </w:rPr>
          <w:br/>
        </w:r>
        <w:r w:rsidRPr="002E06B9">
          <w:rPr>
            <w:rFonts w:cs="Arial"/>
          </w:rPr>
          <w:br/>
        </w:r>
      </w:ins>
    </w:p>
    <w:p w14:paraId="32EAB8F4" w14:textId="77777777" w:rsidR="00AA2F5F" w:rsidRPr="002E06B9" w:rsidRDefault="001F1E15">
      <w:pPr>
        <w:rPr>
          <w:ins w:id="218" w:author="Nick Bernal [2]" w:date="2026-08-03T22:22:00Z" w16du:dateUtc="2026-08-04T02:22:00Z"/>
          <w:rFonts w:cs="Arial"/>
        </w:rPr>
      </w:pPr>
      <w:ins w:id="219" w:author="Nick Bernal [2]" w:date="2026-08-03T22:22:00Z" w16du:dateUtc="2026-08-04T02:22:00Z">
        <w:r w:rsidRPr="002E06B9">
          <w:rPr>
            <w:rFonts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2E06B9">
          <w:rPr>
            <w:rFonts w:cs="Arial"/>
          </w:rPr>
          <w:br/>
        </w:r>
        <w:r w:rsidRPr="002E06B9">
          <w:rPr>
            <w:rFonts w:cs="Arial"/>
          </w:rPr>
          <w:br/>
        </w:r>
      </w:ins>
    </w:p>
    <w:p w14:paraId="71C635AA" w14:textId="77777777" w:rsidR="00AA2F5F" w:rsidRPr="002E06B9" w:rsidRDefault="001F1E15">
      <w:pPr>
        <w:rPr>
          <w:ins w:id="220" w:author="Nick Bernal [2]" w:date="2026-08-03T22:22:00Z" w16du:dateUtc="2026-08-04T02:22:00Z"/>
          <w:rFonts w:cs="Arial"/>
        </w:rPr>
      </w:pPr>
      <w:ins w:id="221" w:author="Nick Bernal [2]" w:date="2026-08-03T22:22:00Z" w16du:dateUtc="2026-08-04T02:22:00Z">
        <w:r w:rsidRPr="002E06B9">
          <w:rPr>
            <w:rFonts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2E06B9">
          <w:rPr>
            <w:rFonts w:cs="Arial"/>
          </w:rPr>
          <w:br/>
        </w:r>
        <w:r w:rsidRPr="002E06B9">
          <w:rPr>
            <w:rFonts w:cs="Arial"/>
          </w:rPr>
          <w:br/>
        </w:r>
      </w:ins>
    </w:p>
    <w:p w14:paraId="5C05B078" w14:textId="77777777" w:rsidR="00AA2F5F" w:rsidRPr="002E06B9" w:rsidRDefault="001F1E15">
      <w:pPr>
        <w:rPr>
          <w:ins w:id="222" w:author="Nick Bernal [2]" w:date="2026-08-03T22:22:00Z" w16du:dateUtc="2026-08-04T02:22:00Z"/>
          <w:rFonts w:cs="Arial"/>
        </w:rPr>
      </w:pPr>
      <w:ins w:id="223" w:author="Nick Bernal [2]" w:date="2026-08-03T22:22:00Z" w16du:dateUtc="2026-08-04T02:22:00Z">
        <w:r w:rsidRPr="002E06B9">
          <w:rPr>
            <w:rFonts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2E06B9">
          <w:rPr>
            <w:rFonts w:cs="Arial"/>
          </w:rPr>
          <w:br/>
        </w:r>
        <w:r w:rsidRPr="002E06B9">
          <w:rPr>
            <w:rFonts w:cs="Arial"/>
          </w:rPr>
          <w:br/>
        </w:r>
      </w:ins>
    </w:p>
    <w:p w14:paraId="614FD338" w14:textId="77777777" w:rsidR="00AA2F5F" w:rsidRPr="002E06B9" w:rsidRDefault="001F1E15">
      <w:pPr>
        <w:rPr>
          <w:ins w:id="224" w:author="Nick Bernal [2]" w:date="2026-08-03T22:22:00Z" w16du:dateUtc="2026-08-04T02:22:00Z"/>
          <w:rFonts w:cs="Arial"/>
        </w:rPr>
      </w:pPr>
      <w:ins w:id="225" w:author="Nick Bernal [2]" w:date="2026-08-03T22:22:00Z" w16du:dateUtc="2026-08-04T02:22:00Z">
        <w:r w:rsidRPr="002E06B9">
          <w:rPr>
            <w:rFonts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2E06B9">
          <w:rPr>
            <w:rFonts w:cs="Arial"/>
          </w:rPr>
          <w:br/>
        </w:r>
        <w:r w:rsidRPr="002E06B9">
          <w:rPr>
            <w:rFonts w:cs="Arial"/>
          </w:rPr>
          <w:br/>
        </w:r>
      </w:ins>
    </w:p>
    <w:p w14:paraId="4E66ED33" w14:textId="77777777" w:rsidR="00AA2F5F" w:rsidRPr="002E06B9" w:rsidRDefault="001F1E15">
      <w:pPr>
        <w:rPr>
          <w:ins w:id="226" w:author="Nick Bernal [2]" w:date="2026-08-03T22:22:00Z" w16du:dateUtc="2026-08-04T02:22:00Z"/>
          <w:rFonts w:cs="Arial"/>
        </w:rPr>
      </w:pPr>
      <w:ins w:id="227" w:author="Nick Bernal [2]" w:date="2026-08-03T22:22:00Z" w16du:dateUtc="2026-08-04T02:22:00Z">
        <w:r w:rsidRPr="002E06B9">
          <w:rPr>
            <w:rFonts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2E06B9">
          <w:rPr>
            <w:rFonts w:cs="Arial"/>
          </w:rPr>
          <w:br/>
        </w:r>
        <w:r w:rsidRPr="002E06B9">
          <w:rPr>
            <w:rFonts w:cs="Arial"/>
          </w:rPr>
          <w:br/>
        </w:r>
      </w:ins>
    </w:p>
    <w:p w14:paraId="5DA69FE8" w14:textId="77777777" w:rsidR="00AA2F5F" w:rsidRPr="002E06B9" w:rsidRDefault="001F1E15">
      <w:pPr>
        <w:rPr>
          <w:ins w:id="228" w:author="Nick Bernal [2]" w:date="2026-08-03T22:22:00Z" w16du:dateUtc="2026-08-04T02:22:00Z"/>
          <w:rFonts w:cs="Arial"/>
        </w:rPr>
      </w:pPr>
      <w:ins w:id="229" w:author="Nick Bernal [2]" w:date="2026-08-03T22:22:00Z" w16du:dateUtc="2026-08-04T02:22:00Z">
        <w:r w:rsidRPr="002E06B9">
          <w:rPr>
            <w:rFonts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2E06B9">
          <w:rPr>
            <w:rFonts w:cs="Arial"/>
          </w:rPr>
          <w:br/>
        </w:r>
        <w:r w:rsidRPr="002E06B9">
          <w:rPr>
            <w:rFonts w:cs="Arial"/>
          </w:rPr>
          <w:br/>
        </w:r>
      </w:ins>
    </w:p>
    <w:p w14:paraId="5C517413" w14:textId="77777777" w:rsidR="00AA2F5F" w:rsidRPr="002E06B9" w:rsidRDefault="001F1E15">
      <w:pPr>
        <w:rPr>
          <w:ins w:id="230" w:author="Nick Bernal [2]" w:date="2026-08-03T22:22:00Z" w16du:dateUtc="2026-08-04T02:22:00Z"/>
          <w:rFonts w:cs="Arial"/>
        </w:rPr>
      </w:pPr>
      <w:ins w:id="231" w:author="Nick Bernal [2]" w:date="2026-08-03T22:22:00Z" w16du:dateUtc="2026-08-04T02:22:00Z">
        <w:r w:rsidRPr="002E06B9">
          <w:rPr>
            <w:rFonts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2E06B9">
          <w:rPr>
            <w:rFonts w:cs="Arial"/>
          </w:rPr>
          <w:br/>
        </w:r>
        <w:r w:rsidRPr="002E06B9">
          <w:rPr>
            <w:rFonts w:cs="Arial"/>
          </w:rPr>
          <w:br/>
        </w:r>
      </w:ins>
    </w:p>
    <w:p w14:paraId="3BDEF337" w14:textId="77777777" w:rsidR="00AA2F5F" w:rsidRPr="002E06B9" w:rsidRDefault="001F1E15">
      <w:pPr>
        <w:rPr>
          <w:ins w:id="232" w:author="Nick Bernal [2]" w:date="2026-08-03T22:22:00Z" w16du:dateUtc="2026-08-04T02:22:00Z"/>
          <w:rFonts w:cs="Arial"/>
        </w:rPr>
      </w:pPr>
      <w:ins w:id="233" w:author="Nick Bernal [2]" w:date="2026-08-03T22:22:00Z" w16du:dateUtc="2026-08-04T02:22:00Z">
        <w:r w:rsidRPr="002E06B9">
          <w:rPr>
            <w:rFonts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2E06B9">
          <w:rPr>
            <w:rFonts w:cs="Arial"/>
          </w:rPr>
          <w:br/>
        </w:r>
        <w:r w:rsidRPr="002E06B9">
          <w:rPr>
            <w:rFonts w:cs="Arial"/>
          </w:rPr>
          <w:br/>
        </w:r>
      </w:ins>
    </w:p>
    <w:p w14:paraId="7325578C" w14:textId="77777777" w:rsidR="00AA2F5F" w:rsidRPr="002E06B9" w:rsidRDefault="001F1E15">
      <w:pPr>
        <w:rPr>
          <w:ins w:id="234" w:author="Nick Bernal [2]" w:date="2026-08-03T22:22:00Z" w16du:dateUtc="2026-08-04T02:22:00Z"/>
          <w:rFonts w:cs="Arial"/>
        </w:rPr>
      </w:pPr>
      <w:ins w:id="235" w:author="Nick Bernal [2]" w:date="2026-08-03T22:22:00Z" w16du:dateUtc="2026-08-04T02:22:00Z">
        <w:r w:rsidRPr="002E06B9">
          <w:rPr>
            <w:rFonts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2E06B9">
          <w:rPr>
            <w:rFonts w:cs="Arial"/>
          </w:rPr>
          <w:br/>
        </w:r>
        <w:r w:rsidRPr="002E06B9">
          <w:rPr>
            <w:rFonts w:cs="Arial"/>
          </w:rPr>
          <w:br/>
        </w:r>
      </w:ins>
    </w:p>
    <w:p w14:paraId="7A9C9C81" w14:textId="77777777" w:rsidR="00AA2F5F" w:rsidRPr="002E06B9" w:rsidRDefault="001F1E15">
      <w:pPr>
        <w:rPr>
          <w:ins w:id="236" w:author="Nick Bernal [2]" w:date="2026-08-03T22:22:00Z" w16du:dateUtc="2026-08-04T02:22:00Z"/>
          <w:rFonts w:cs="Arial"/>
        </w:rPr>
      </w:pPr>
      <w:ins w:id="237" w:author="Nick Bernal [2]" w:date="2026-08-03T22:22:00Z" w16du:dateUtc="2026-08-04T02:22:00Z">
        <w:r w:rsidRPr="002E06B9">
          <w:rPr>
            <w:rFonts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2E06B9">
          <w:rPr>
            <w:rFonts w:cs="Arial"/>
          </w:rPr>
          <w:br/>
        </w:r>
        <w:r w:rsidRPr="002E06B9">
          <w:rPr>
            <w:rFonts w:cs="Arial"/>
          </w:rPr>
          <w:br/>
        </w:r>
      </w:ins>
    </w:p>
    <w:p w14:paraId="652CEA6F" w14:textId="77777777" w:rsidR="00AA2F5F" w:rsidRPr="002E06B9" w:rsidRDefault="001F1E15">
      <w:pPr>
        <w:rPr>
          <w:ins w:id="238" w:author="Nick Bernal [2]" w:date="2026-08-03T22:22:00Z" w16du:dateUtc="2026-08-04T02:22:00Z"/>
          <w:rFonts w:cs="Arial"/>
        </w:rPr>
      </w:pPr>
      <w:ins w:id="239" w:author="Nick Bernal [2]" w:date="2026-08-03T22:22:00Z" w16du:dateUtc="2026-08-04T02:22:00Z">
        <w:r w:rsidRPr="002E06B9">
          <w:rPr>
            <w:rFonts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2E06B9">
          <w:rPr>
            <w:rFonts w:cs="Arial"/>
          </w:rPr>
          <w:br/>
        </w:r>
        <w:r w:rsidRPr="002E06B9">
          <w:rPr>
            <w:rFonts w:cs="Arial"/>
          </w:rPr>
          <w:br/>
        </w:r>
      </w:ins>
    </w:p>
    <w:p w14:paraId="072AA1FC" w14:textId="77777777" w:rsidR="00AA2F5F" w:rsidRPr="002E06B9" w:rsidRDefault="001F1E15">
      <w:pPr>
        <w:rPr>
          <w:ins w:id="240" w:author="Nick Bernal [2]" w:date="2026-08-03T22:22:00Z" w16du:dateUtc="2026-08-04T02:22:00Z"/>
          <w:rFonts w:cs="Arial"/>
        </w:rPr>
      </w:pPr>
      <w:ins w:id="241" w:author="Nick Bernal [2]" w:date="2026-08-03T22:22:00Z" w16du:dateUtc="2026-08-04T02:22:00Z">
        <w:r w:rsidRPr="002E06B9">
          <w:rPr>
            <w:rFonts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2E06B9">
          <w:rPr>
            <w:rFonts w:cs="Arial"/>
          </w:rPr>
          <w:br/>
        </w:r>
        <w:r w:rsidRPr="002E06B9">
          <w:rPr>
            <w:rFonts w:cs="Arial"/>
          </w:rPr>
          <w:br/>
        </w:r>
      </w:ins>
    </w:p>
    <w:p w14:paraId="0994E51E" w14:textId="77777777" w:rsidR="00AA2F5F" w:rsidRPr="002E06B9" w:rsidRDefault="001F1E15">
      <w:pPr>
        <w:rPr>
          <w:ins w:id="242" w:author="Nick Bernal [2]" w:date="2026-08-03T22:22:00Z" w16du:dateUtc="2026-08-04T02:22:00Z"/>
          <w:rFonts w:cs="Arial"/>
        </w:rPr>
      </w:pPr>
      <w:ins w:id="243" w:author="Nick Bernal [2]" w:date="2026-08-03T22:22:00Z" w16du:dateUtc="2026-08-04T02:22:00Z">
        <w:r w:rsidRPr="002E06B9">
          <w:rPr>
            <w:rFonts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2E06B9">
          <w:rPr>
            <w:rFonts w:cs="Arial"/>
          </w:rPr>
          <w:br/>
        </w:r>
        <w:r w:rsidRPr="002E06B9">
          <w:rPr>
            <w:rFonts w:cs="Arial"/>
          </w:rPr>
          <w:br/>
        </w:r>
      </w:ins>
    </w:p>
    <w:p w14:paraId="30265597" w14:textId="77777777" w:rsidR="00AA2F5F" w:rsidRPr="002E06B9" w:rsidRDefault="001F1E15">
      <w:pPr>
        <w:rPr>
          <w:ins w:id="244" w:author="Nick Bernal [2]" w:date="2026-08-03T22:22:00Z" w16du:dateUtc="2026-08-04T02:22:00Z"/>
          <w:rFonts w:cs="Arial"/>
        </w:rPr>
      </w:pPr>
      <w:ins w:id="245" w:author="Nick Bernal [2]" w:date="2026-08-03T22:22:00Z" w16du:dateUtc="2026-08-04T02:22:00Z">
        <w:r w:rsidRPr="002E06B9">
          <w:rPr>
            <w:rFonts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2E06B9">
          <w:rPr>
            <w:rFonts w:cs="Arial"/>
          </w:rPr>
          <w:br/>
        </w:r>
        <w:r w:rsidRPr="002E06B9">
          <w:rPr>
            <w:rFonts w:cs="Arial"/>
          </w:rPr>
          <w:br/>
        </w:r>
      </w:ins>
    </w:p>
    <w:p w14:paraId="49AE4358" w14:textId="77777777" w:rsidR="00AA2F5F" w:rsidRPr="002E06B9" w:rsidRDefault="001F1E15">
      <w:pPr>
        <w:rPr>
          <w:ins w:id="246" w:author="Nick Bernal [2]" w:date="2026-08-03T22:22:00Z" w16du:dateUtc="2026-08-04T02:22:00Z"/>
          <w:rFonts w:cs="Arial"/>
        </w:rPr>
      </w:pPr>
      <w:ins w:id="247" w:author="Nick Bernal [2]" w:date="2026-08-03T22:22:00Z" w16du:dateUtc="2026-08-04T02:22:00Z">
        <w:r w:rsidRPr="002E06B9">
          <w:rPr>
            <w:rFonts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2E06B9">
          <w:rPr>
            <w:rFonts w:cs="Arial"/>
          </w:rPr>
          <w:br/>
        </w:r>
        <w:r w:rsidRPr="002E06B9">
          <w:rPr>
            <w:rFonts w:cs="Arial"/>
          </w:rPr>
          <w:br/>
        </w:r>
      </w:ins>
    </w:p>
    <w:p w14:paraId="3D5A575E" w14:textId="77777777" w:rsidR="00AA2F5F" w:rsidRPr="002E06B9" w:rsidRDefault="001F1E15">
      <w:pPr>
        <w:rPr>
          <w:ins w:id="248" w:author="Nick Bernal [2]" w:date="2026-08-03T22:22:00Z" w16du:dateUtc="2026-08-04T02:22:00Z"/>
          <w:rFonts w:cs="Arial"/>
        </w:rPr>
      </w:pPr>
      <w:ins w:id="249" w:author="Nick Bernal [2]" w:date="2026-08-03T22:22:00Z" w16du:dateUtc="2026-08-04T02:22:00Z">
        <w:r w:rsidRPr="002E06B9">
          <w:rPr>
            <w:rFonts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2E06B9">
          <w:rPr>
            <w:rFonts w:cs="Arial"/>
          </w:rPr>
          <w:br/>
        </w:r>
        <w:r w:rsidRPr="002E06B9">
          <w:rPr>
            <w:rFonts w:cs="Arial"/>
          </w:rPr>
          <w:br/>
        </w:r>
      </w:ins>
    </w:p>
    <w:p w14:paraId="4DD6872A" w14:textId="77777777" w:rsidR="00AA2F5F" w:rsidRPr="002E06B9" w:rsidRDefault="001F1E15">
      <w:pPr>
        <w:rPr>
          <w:ins w:id="250" w:author="Nick Bernal [2]" w:date="2026-08-03T22:22:00Z" w16du:dateUtc="2026-08-04T02:22:00Z"/>
          <w:rFonts w:cs="Arial"/>
        </w:rPr>
      </w:pPr>
      <w:ins w:id="251" w:author="Nick Bernal [2]" w:date="2026-08-03T22:22:00Z" w16du:dateUtc="2026-08-04T02:22:00Z">
        <w:r w:rsidRPr="002E06B9">
          <w:rPr>
            <w:rFonts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2E06B9">
          <w:rPr>
            <w:rFonts w:cs="Arial"/>
          </w:rPr>
          <w:br/>
        </w:r>
        <w:r w:rsidRPr="002E06B9">
          <w:rPr>
            <w:rFonts w:cs="Arial"/>
          </w:rPr>
          <w:br/>
        </w:r>
      </w:ins>
    </w:p>
    <w:p w14:paraId="3A0C442E" w14:textId="77777777" w:rsidR="00AA2F5F" w:rsidRPr="002E06B9" w:rsidRDefault="001F1E15">
      <w:pPr>
        <w:rPr>
          <w:ins w:id="252" w:author="Nick Bernal [2]" w:date="2026-08-03T22:22:00Z" w16du:dateUtc="2026-08-04T02:22:00Z"/>
          <w:rFonts w:cs="Arial"/>
        </w:rPr>
      </w:pPr>
      <w:ins w:id="253" w:author="Nick Bernal [2]" w:date="2026-08-03T22:22:00Z" w16du:dateUtc="2026-08-04T02:22:00Z">
        <w:r w:rsidRPr="002E06B9">
          <w:rPr>
            <w:rFonts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2E06B9">
          <w:rPr>
            <w:rFonts w:cs="Arial"/>
          </w:rPr>
          <w:br/>
        </w:r>
        <w:r w:rsidRPr="002E06B9">
          <w:rPr>
            <w:rFonts w:cs="Arial"/>
          </w:rPr>
          <w:br/>
        </w:r>
      </w:ins>
    </w:p>
    <w:p w14:paraId="03A05E19" w14:textId="77777777" w:rsidR="00AA2F5F" w:rsidRPr="002E06B9" w:rsidRDefault="001F1E15">
      <w:pPr>
        <w:rPr>
          <w:ins w:id="254" w:author="Nick Bernal [2]" w:date="2026-08-03T22:22:00Z" w16du:dateUtc="2026-08-04T02:22:00Z"/>
          <w:rFonts w:cs="Arial"/>
        </w:rPr>
      </w:pPr>
      <w:ins w:id="255" w:author="Nick Bernal [2]" w:date="2026-08-03T22:22:00Z" w16du:dateUtc="2026-08-04T02:22:00Z">
        <w:r w:rsidRPr="002E06B9">
          <w:rPr>
            <w:rFonts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2E06B9">
          <w:rPr>
            <w:rFonts w:cs="Arial"/>
          </w:rPr>
          <w:br/>
        </w:r>
        <w:r w:rsidRPr="002E06B9">
          <w:rPr>
            <w:rFonts w:cs="Arial"/>
          </w:rPr>
          <w:br/>
        </w:r>
      </w:ins>
    </w:p>
    <w:p w14:paraId="3A46A033" w14:textId="77777777" w:rsidR="00AA2F5F" w:rsidRPr="002E06B9" w:rsidRDefault="001F1E15">
      <w:pPr>
        <w:rPr>
          <w:ins w:id="256" w:author="Nick Bernal [2]" w:date="2026-08-03T22:22:00Z" w16du:dateUtc="2026-08-04T02:22:00Z"/>
          <w:rFonts w:cs="Arial"/>
        </w:rPr>
      </w:pPr>
      <w:ins w:id="257" w:author="Nick Bernal [2]" w:date="2026-08-03T22:22:00Z" w16du:dateUtc="2026-08-04T02:22:00Z">
        <w:r w:rsidRPr="002E06B9">
          <w:rPr>
            <w:rFonts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2E06B9">
          <w:rPr>
            <w:rFonts w:cs="Arial"/>
          </w:rPr>
          <w:br/>
        </w:r>
        <w:r w:rsidRPr="002E06B9">
          <w:rPr>
            <w:rFonts w:cs="Arial"/>
          </w:rPr>
          <w:br/>
        </w:r>
      </w:ins>
    </w:p>
    <w:p w14:paraId="427CAA6E" w14:textId="77777777" w:rsidR="00AA2F5F" w:rsidRPr="002E06B9" w:rsidRDefault="001F1E15">
      <w:pPr>
        <w:rPr>
          <w:ins w:id="258" w:author="Nick Bernal [2]" w:date="2026-08-03T22:22:00Z" w16du:dateUtc="2026-08-04T02:22:00Z"/>
          <w:rFonts w:cs="Arial"/>
        </w:rPr>
      </w:pPr>
      <w:ins w:id="259" w:author="Nick Bernal [2]" w:date="2026-08-03T22:22:00Z" w16du:dateUtc="2026-08-04T02:22:00Z">
        <w:r w:rsidRPr="002E06B9">
          <w:rPr>
            <w:rFonts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2E06B9">
          <w:rPr>
            <w:rFonts w:cs="Arial"/>
          </w:rPr>
          <w:br/>
        </w:r>
        <w:r w:rsidRPr="002E06B9">
          <w:rPr>
            <w:rFonts w:cs="Arial"/>
          </w:rPr>
          <w:br/>
        </w:r>
      </w:ins>
    </w:p>
    <w:p w14:paraId="43A31900" w14:textId="77777777" w:rsidR="00AA2F5F" w:rsidRPr="002E06B9" w:rsidRDefault="001F1E15">
      <w:pPr>
        <w:rPr>
          <w:ins w:id="260" w:author="Nick Bernal [2]" w:date="2026-08-03T22:22:00Z" w16du:dateUtc="2026-08-04T02:22:00Z"/>
          <w:rFonts w:cs="Arial"/>
        </w:rPr>
      </w:pPr>
      <w:ins w:id="261" w:author="Nick Bernal [2]" w:date="2026-08-03T22:22:00Z" w16du:dateUtc="2026-08-04T02:22:00Z">
        <w:r w:rsidRPr="002E06B9">
          <w:rPr>
            <w:rFonts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2E06B9">
          <w:rPr>
            <w:rFonts w:cs="Arial"/>
          </w:rPr>
          <w:br/>
        </w:r>
        <w:r w:rsidRPr="002E06B9">
          <w:rPr>
            <w:rFonts w:cs="Arial"/>
          </w:rPr>
          <w:br/>
        </w:r>
      </w:ins>
    </w:p>
    <w:p w14:paraId="6302E313" w14:textId="77777777" w:rsidR="00AA2F5F" w:rsidRPr="002E06B9" w:rsidRDefault="001F1E15">
      <w:pPr>
        <w:rPr>
          <w:ins w:id="262" w:author="Nick Bernal [2]" w:date="2026-08-03T22:22:00Z" w16du:dateUtc="2026-08-04T02:22:00Z"/>
          <w:rFonts w:cs="Arial"/>
        </w:rPr>
      </w:pPr>
      <w:ins w:id="263" w:author="Nick Bernal [2]" w:date="2026-08-03T22:22:00Z" w16du:dateUtc="2026-08-04T02:22:00Z">
        <w:r w:rsidRPr="002E06B9">
          <w:rPr>
            <w:rFonts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2E06B9">
          <w:rPr>
            <w:rFonts w:cs="Arial"/>
          </w:rPr>
          <w:br/>
        </w:r>
        <w:r w:rsidRPr="002E06B9">
          <w:rPr>
            <w:rFonts w:cs="Arial"/>
          </w:rPr>
          <w:br/>
        </w:r>
      </w:ins>
    </w:p>
    <w:p w14:paraId="00CE3416" w14:textId="77777777" w:rsidR="00AA2F5F" w:rsidRPr="002E06B9" w:rsidRDefault="001F1E15">
      <w:pPr>
        <w:rPr>
          <w:ins w:id="264" w:author="Nick Bernal [2]" w:date="2026-08-03T22:22:00Z" w16du:dateUtc="2026-08-04T02:22:00Z"/>
          <w:rFonts w:cs="Arial"/>
        </w:rPr>
      </w:pPr>
      <w:ins w:id="265" w:author="Nick Bernal [2]" w:date="2026-08-03T22:22:00Z" w16du:dateUtc="2026-08-04T02:22:00Z">
        <w:r w:rsidRPr="002E06B9">
          <w:rPr>
            <w:rFonts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2E06B9">
          <w:rPr>
            <w:rFonts w:cs="Arial"/>
          </w:rPr>
          <w:br/>
        </w:r>
        <w:r w:rsidRPr="002E06B9">
          <w:rPr>
            <w:rFonts w:cs="Arial"/>
          </w:rPr>
          <w:br/>
        </w:r>
      </w:ins>
    </w:p>
    <w:p w14:paraId="01B0DDDA" w14:textId="77777777" w:rsidR="00AA2F5F" w:rsidRPr="002E06B9" w:rsidRDefault="001F1E15">
      <w:pPr>
        <w:rPr>
          <w:ins w:id="266" w:author="Nick Bernal [2]" w:date="2026-08-03T22:22:00Z" w16du:dateUtc="2026-08-04T02:22:00Z"/>
          <w:rFonts w:cs="Arial"/>
        </w:rPr>
      </w:pPr>
      <w:ins w:id="267" w:author="Nick Bernal [2]" w:date="2026-08-03T22:22:00Z" w16du:dateUtc="2026-08-04T02:22:00Z">
        <w:r w:rsidRPr="002E06B9">
          <w:rPr>
            <w:rFonts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2E06B9">
          <w:rPr>
            <w:rFonts w:cs="Arial"/>
          </w:rPr>
          <w:br/>
        </w:r>
        <w:r w:rsidRPr="002E06B9">
          <w:rPr>
            <w:rFonts w:cs="Arial"/>
          </w:rPr>
          <w:br/>
        </w:r>
      </w:ins>
    </w:p>
    <w:p w14:paraId="793BADF7" w14:textId="77777777" w:rsidR="00AA2F5F" w:rsidRPr="002E06B9" w:rsidRDefault="001F1E15">
      <w:pPr>
        <w:rPr>
          <w:ins w:id="268" w:author="Nick Bernal [2]" w:date="2026-08-03T22:22:00Z" w16du:dateUtc="2026-08-04T02:22:00Z"/>
          <w:rFonts w:cs="Arial"/>
        </w:rPr>
      </w:pPr>
      <w:ins w:id="269" w:author="Nick Bernal [2]" w:date="2026-08-03T22:22:00Z" w16du:dateUtc="2026-08-04T02:22:00Z">
        <w:r w:rsidRPr="002E06B9">
          <w:rPr>
            <w:rFonts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2E06B9">
          <w:rPr>
            <w:rFonts w:cs="Arial"/>
          </w:rPr>
          <w:br/>
        </w:r>
        <w:r w:rsidRPr="002E06B9">
          <w:rPr>
            <w:rFonts w:cs="Arial"/>
          </w:rPr>
          <w:br/>
        </w:r>
      </w:ins>
    </w:p>
    <w:p w14:paraId="018DC3CC" w14:textId="77777777" w:rsidR="00AA2F5F" w:rsidRPr="002E06B9" w:rsidRDefault="001F1E15">
      <w:pPr>
        <w:rPr>
          <w:ins w:id="270" w:author="Nick Bernal [2]" w:date="2026-08-03T22:22:00Z" w16du:dateUtc="2026-08-04T02:22:00Z"/>
          <w:rFonts w:cs="Arial"/>
        </w:rPr>
      </w:pPr>
      <w:ins w:id="271" w:author="Nick Bernal [2]" w:date="2026-08-03T22:22:00Z" w16du:dateUtc="2026-08-04T02:22:00Z">
        <w:r w:rsidRPr="002E06B9">
          <w:rPr>
            <w:rFonts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2E06B9">
          <w:rPr>
            <w:rFonts w:cs="Arial"/>
          </w:rPr>
          <w:br/>
        </w:r>
        <w:r w:rsidRPr="002E06B9">
          <w:rPr>
            <w:rFonts w:cs="Arial"/>
          </w:rPr>
          <w:br/>
        </w:r>
      </w:ins>
    </w:p>
    <w:p w14:paraId="369D12D8" w14:textId="77777777" w:rsidR="00AA2F5F" w:rsidRPr="002E06B9" w:rsidRDefault="001F1E15">
      <w:pPr>
        <w:rPr>
          <w:ins w:id="272" w:author="Nick Bernal [2]" w:date="2026-08-03T22:22:00Z" w16du:dateUtc="2026-08-04T02:22:00Z"/>
          <w:rFonts w:cs="Arial"/>
        </w:rPr>
      </w:pPr>
      <w:ins w:id="273" w:author="Nick Bernal [2]" w:date="2026-08-03T22:22:00Z" w16du:dateUtc="2026-08-04T02:22:00Z">
        <w:r w:rsidRPr="002E06B9">
          <w:rPr>
            <w:rFonts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2E06B9">
          <w:rPr>
            <w:rFonts w:cs="Arial"/>
          </w:rPr>
          <w:br/>
        </w:r>
        <w:r w:rsidRPr="002E06B9">
          <w:rPr>
            <w:rFonts w:cs="Arial"/>
          </w:rPr>
          <w:br/>
        </w:r>
      </w:ins>
    </w:p>
    <w:p w14:paraId="42E8C8FA" w14:textId="77777777" w:rsidR="00AA2F5F" w:rsidRPr="002E06B9" w:rsidRDefault="001F1E15">
      <w:pPr>
        <w:rPr>
          <w:ins w:id="274" w:author="Nick Bernal [2]" w:date="2026-08-03T22:22:00Z" w16du:dateUtc="2026-08-04T02:22:00Z"/>
          <w:rFonts w:cs="Arial"/>
        </w:rPr>
      </w:pPr>
      <w:ins w:id="275" w:author="Nick Bernal [2]" w:date="2026-08-03T22:22:00Z" w16du:dateUtc="2026-08-04T02:22:00Z">
        <w:r w:rsidRPr="002E06B9">
          <w:rPr>
            <w:rFonts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2E06B9">
          <w:rPr>
            <w:rFonts w:cs="Arial"/>
          </w:rPr>
          <w:br/>
        </w:r>
        <w:r w:rsidRPr="002E06B9">
          <w:rPr>
            <w:rFonts w:cs="Arial"/>
          </w:rPr>
          <w:br/>
        </w:r>
      </w:ins>
    </w:p>
    <w:p w14:paraId="77730252" w14:textId="77777777" w:rsidR="00AA2F5F" w:rsidRPr="002E06B9" w:rsidRDefault="001F1E15">
      <w:pPr>
        <w:rPr>
          <w:ins w:id="276" w:author="Nick Bernal [2]" w:date="2026-08-03T22:22:00Z" w16du:dateUtc="2026-08-04T02:22:00Z"/>
          <w:rFonts w:cs="Arial"/>
        </w:rPr>
      </w:pPr>
      <w:ins w:id="277" w:author="Nick Bernal [2]" w:date="2026-08-03T22:22:00Z" w16du:dateUtc="2026-08-04T02:22:00Z">
        <w:r w:rsidRPr="002E06B9">
          <w:rPr>
            <w:rFonts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2E06B9">
          <w:rPr>
            <w:rFonts w:cs="Arial"/>
          </w:rPr>
          <w:br/>
        </w:r>
        <w:r w:rsidRPr="002E06B9">
          <w:rPr>
            <w:rFonts w:cs="Arial"/>
          </w:rPr>
          <w:br/>
        </w:r>
      </w:ins>
    </w:p>
    <w:p w14:paraId="122D0C63" w14:textId="77777777" w:rsidR="00AA2F5F" w:rsidRPr="002E06B9" w:rsidRDefault="001F1E15">
      <w:pPr>
        <w:rPr>
          <w:ins w:id="278" w:author="Nick Bernal [2]" w:date="2026-08-03T22:22:00Z" w16du:dateUtc="2026-08-04T02:22:00Z"/>
          <w:rFonts w:cs="Arial"/>
        </w:rPr>
      </w:pPr>
      <w:ins w:id="279" w:author="Nick Bernal [2]" w:date="2026-08-03T22:22:00Z" w16du:dateUtc="2026-08-04T02:22:00Z">
        <w:r w:rsidRPr="002E06B9">
          <w:rPr>
            <w:rFonts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2E06B9">
          <w:rPr>
            <w:rFonts w:cs="Arial"/>
          </w:rPr>
          <w:br/>
        </w:r>
        <w:r w:rsidRPr="002E06B9">
          <w:rPr>
            <w:rFonts w:cs="Arial"/>
          </w:rPr>
          <w:br/>
        </w:r>
      </w:ins>
    </w:p>
    <w:p w14:paraId="6540EA89" w14:textId="77777777" w:rsidR="00AA2F5F" w:rsidRPr="002E06B9" w:rsidRDefault="001F1E15">
      <w:pPr>
        <w:rPr>
          <w:ins w:id="280" w:author="Nick Bernal [2]" w:date="2026-08-03T22:22:00Z" w16du:dateUtc="2026-08-04T02:22:00Z"/>
          <w:rFonts w:cs="Arial"/>
        </w:rPr>
      </w:pPr>
      <w:ins w:id="281" w:author="Nick Bernal [2]" w:date="2026-08-03T22:22:00Z" w16du:dateUtc="2026-08-04T02:22:00Z">
        <w:r w:rsidRPr="002E06B9">
          <w:rPr>
            <w:rFonts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2E06B9">
          <w:rPr>
            <w:rFonts w:cs="Arial"/>
          </w:rPr>
          <w:br/>
        </w:r>
        <w:r w:rsidRPr="002E06B9">
          <w:rPr>
            <w:rFonts w:cs="Arial"/>
          </w:rPr>
          <w:br/>
        </w:r>
      </w:ins>
    </w:p>
    <w:p w14:paraId="067268EF" w14:textId="77777777" w:rsidR="00AA2F5F" w:rsidRPr="002E06B9" w:rsidRDefault="001F1E15">
      <w:pPr>
        <w:rPr>
          <w:ins w:id="282" w:author="Nick Bernal [2]" w:date="2026-08-03T22:22:00Z" w16du:dateUtc="2026-08-04T02:22:00Z"/>
          <w:rFonts w:cs="Arial"/>
        </w:rPr>
      </w:pPr>
      <w:ins w:id="283" w:author="Nick Bernal [2]" w:date="2026-08-03T22:22:00Z" w16du:dateUtc="2026-08-04T02:22:00Z">
        <w:r w:rsidRPr="002E06B9">
          <w:rPr>
            <w:rFonts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2E06B9">
          <w:rPr>
            <w:rFonts w:cs="Arial"/>
          </w:rPr>
          <w:br/>
        </w:r>
        <w:r w:rsidRPr="002E06B9">
          <w:rPr>
            <w:rFonts w:cs="Arial"/>
          </w:rPr>
          <w:br/>
        </w:r>
      </w:ins>
    </w:p>
    <w:p w14:paraId="6E304029" w14:textId="77777777" w:rsidR="00AA2F5F" w:rsidRPr="002E06B9" w:rsidRDefault="001F1E15">
      <w:pPr>
        <w:rPr>
          <w:ins w:id="284" w:author="Nick Bernal [2]" w:date="2026-08-03T22:22:00Z" w16du:dateUtc="2026-08-04T02:22:00Z"/>
          <w:rFonts w:cs="Arial"/>
        </w:rPr>
      </w:pPr>
      <w:ins w:id="285" w:author="Nick Bernal [2]" w:date="2026-08-03T22:22:00Z" w16du:dateUtc="2026-08-04T02:22:00Z">
        <w:r w:rsidRPr="002E06B9">
          <w:rPr>
            <w:rFonts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2E06B9">
          <w:rPr>
            <w:rFonts w:cs="Arial"/>
          </w:rPr>
          <w:br/>
        </w:r>
        <w:r w:rsidRPr="002E06B9">
          <w:rPr>
            <w:rFonts w:cs="Arial"/>
          </w:rPr>
          <w:br/>
        </w:r>
      </w:ins>
    </w:p>
    <w:p w14:paraId="4C1A4C98" w14:textId="77777777" w:rsidR="00AA2F5F" w:rsidRPr="002E06B9" w:rsidRDefault="001F1E15">
      <w:pPr>
        <w:rPr>
          <w:ins w:id="286" w:author="Nick Bernal [2]" w:date="2026-08-03T22:22:00Z" w16du:dateUtc="2026-08-04T02:22:00Z"/>
          <w:rFonts w:cs="Arial"/>
        </w:rPr>
      </w:pPr>
      <w:ins w:id="287" w:author="Nick Bernal [2]" w:date="2026-08-03T22:22:00Z" w16du:dateUtc="2026-08-04T02:22:00Z">
        <w:r w:rsidRPr="002E06B9">
          <w:rPr>
            <w:rFonts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2E06B9">
          <w:rPr>
            <w:rFonts w:cs="Arial"/>
          </w:rPr>
          <w:br/>
        </w:r>
        <w:r w:rsidRPr="002E06B9">
          <w:rPr>
            <w:rFonts w:cs="Arial"/>
          </w:rPr>
          <w:br/>
        </w:r>
      </w:ins>
    </w:p>
    <w:p w14:paraId="27F94C0C" w14:textId="77777777" w:rsidR="00AA2F5F" w:rsidRPr="002E06B9" w:rsidRDefault="001F1E15">
      <w:pPr>
        <w:rPr>
          <w:ins w:id="288" w:author="Nick Bernal [2]" w:date="2026-08-03T22:22:00Z" w16du:dateUtc="2026-08-04T02:22:00Z"/>
          <w:rFonts w:cs="Arial"/>
        </w:rPr>
      </w:pPr>
      <w:ins w:id="289" w:author="Nick Bernal [2]" w:date="2026-08-03T22:22:00Z" w16du:dateUtc="2026-08-04T02:22:00Z">
        <w:r w:rsidRPr="002E06B9">
          <w:rPr>
            <w:rFonts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2E06B9">
          <w:rPr>
            <w:rFonts w:cs="Arial"/>
          </w:rPr>
          <w:br/>
        </w:r>
        <w:r w:rsidRPr="002E06B9">
          <w:rPr>
            <w:rFonts w:cs="Arial"/>
          </w:rPr>
          <w:br/>
        </w:r>
      </w:ins>
    </w:p>
    <w:p w14:paraId="21E72042" w14:textId="77777777" w:rsidR="00AA2F5F" w:rsidRPr="002E06B9" w:rsidRDefault="001F1E15">
      <w:pPr>
        <w:rPr>
          <w:ins w:id="290" w:author="Nick Bernal [2]" w:date="2026-08-03T22:22:00Z" w16du:dateUtc="2026-08-04T02:22:00Z"/>
          <w:rFonts w:cs="Arial"/>
        </w:rPr>
      </w:pPr>
      <w:ins w:id="291" w:author="Nick Bernal [2]" w:date="2026-08-03T22:22:00Z" w16du:dateUtc="2026-08-04T02:22:00Z">
        <w:r w:rsidRPr="002E06B9">
          <w:rPr>
            <w:rFonts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2E06B9">
          <w:rPr>
            <w:rFonts w:cs="Arial"/>
          </w:rPr>
          <w:br/>
        </w:r>
        <w:r w:rsidRPr="002E06B9">
          <w:rPr>
            <w:rFonts w:cs="Arial"/>
          </w:rPr>
          <w:br/>
        </w:r>
      </w:ins>
    </w:p>
    <w:p w14:paraId="3ACD4AC9" w14:textId="77777777" w:rsidR="00AA2F5F" w:rsidRPr="002E06B9" w:rsidRDefault="001F1E15">
      <w:pPr>
        <w:rPr>
          <w:ins w:id="292" w:author="Nick Bernal [2]" w:date="2026-08-03T22:22:00Z" w16du:dateUtc="2026-08-04T02:22:00Z"/>
          <w:rFonts w:cs="Arial"/>
        </w:rPr>
      </w:pPr>
      <w:ins w:id="293" w:author="Nick Bernal [2]" w:date="2026-08-03T22:22:00Z" w16du:dateUtc="2026-08-04T02:22:00Z">
        <w:r w:rsidRPr="002E06B9">
          <w:rPr>
            <w:rFonts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2E06B9">
          <w:rPr>
            <w:rFonts w:cs="Arial"/>
          </w:rPr>
          <w:br/>
        </w:r>
        <w:r w:rsidRPr="002E06B9">
          <w:rPr>
            <w:rFonts w:cs="Arial"/>
          </w:rPr>
          <w:br/>
        </w:r>
      </w:ins>
    </w:p>
    <w:p w14:paraId="70BACD72" w14:textId="77777777" w:rsidR="00AA2F5F" w:rsidRPr="002E06B9" w:rsidRDefault="001F1E15">
      <w:pPr>
        <w:rPr>
          <w:ins w:id="294" w:author="Nick Bernal [2]" w:date="2026-08-03T22:22:00Z" w16du:dateUtc="2026-08-04T02:22:00Z"/>
          <w:rFonts w:cs="Arial"/>
        </w:rPr>
      </w:pPr>
      <w:ins w:id="295" w:author="Nick Bernal [2]" w:date="2026-08-03T22:22:00Z" w16du:dateUtc="2026-08-04T02:22:00Z">
        <w:r w:rsidRPr="002E06B9">
          <w:rPr>
            <w:rFonts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2E06B9">
          <w:rPr>
            <w:rFonts w:cs="Arial"/>
          </w:rPr>
          <w:br/>
        </w:r>
        <w:r w:rsidRPr="002E06B9">
          <w:rPr>
            <w:rFonts w:cs="Arial"/>
          </w:rPr>
          <w:br/>
        </w:r>
      </w:ins>
    </w:p>
    <w:p w14:paraId="496872BE" w14:textId="77777777" w:rsidR="00AA2F5F" w:rsidRPr="002E06B9" w:rsidRDefault="001F1E15">
      <w:pPr>
        <w:rPr>
          <w:ins w:id="296" w:author="Nick Bernal [2]" w:date="2026-08-03T22:22:00Z" w16du:dateUtc="2026-08-04T02:22:00Z"/>
          <w:rFonts w:cs="Arial"/>
        </w:rPr>
      </w:pPr>
      <w:ins w:id="297" w:author="Nick Bernal [2]" w:date="2026-08-03T22:22:00Z" w16du:dateUtc="2026-08-04T02:22:00Z">
        <w:r w:rsidRPr="002E06B9">
          <w:rPr>
            <w:rFonts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2E06B9">
          <w:rPr>
            <w:rFonts w:cs="Arial"/>
          </w:rPr>
          <w:br/>
        </w:r>
        <w:r w:rsidRPr="002E06B9">
          <w:rPr>
            <w:rFonts w:cs="Arial"/>
          </w:rPr>
          <w:br/>
        </w:r>
      </w:ins>
    </w:p>
    <w:p w14:paraId="4706C541" w14:textId="77777777" w:rsidR="00AA2F5F" w:rsidRPr="002E06B9" w:rsidRDefault="001F1E15">
      <w:pPr>
        <w:rPr>
          <w:ins w:id="298" w:author="Nick Bernal [2]" w:date="2026-08-03T22:22:00Z" w16du:dateUtc="2026-08-04T02:22:00Z"/>
          <w:rFonts w:cs="Arial"/>
        </w:rPr>
      </w:pPr>
      <w:ins w:id="299" w:author="Nick Bernal [2]" w:date="2026-08-03T22:22:00Z" w16du:dateUtc="2026-08-04T02:22:00Z">
        <w:r w:rsidRPr="002E06B9">
          <w:rPr>
            <w:rFonts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2E06B9">
          <w:rPr>
            <w:rFonts w:cs="Arial"/>
          </w:rPr>
          <w:br/>
        </w:r>
        <w:r w:rsidRPr="002E06B9">
          <w:rPr>
            <w:rFonts w:cs="Arial"/>
          </w:rPr>
          <w:br/>
        </w:r>
      </w:ins>
    </w:p>
    <w:p w14:paraId="69CA2D78" w14:textId="77777777" w:rsidR="00AA2F5F" w:rsidRPr="002E06B9" w:rsidRDefault="001F1E15">
      <w:pPr>
        <w:rPr>
          <w:ins w:id="300" w:author="Nick Bernal [2]" w:date="2026-08-03T22:22:00Z" w16du:dateUtc="2026-08-04T02:22:00Z"/>
          <w:rFonts w:cs="Arial"/>
        </w:rPr>
      </w:pPr>
      <w:ins w:id="301" w:author="Nick Bernal [2]" w:date="2026-08-03T22:22:00Z" w16du:dateUtc="2026-08-04T02:22:00Z">
        <w:r w:rsidRPr="002E06B9">
          <w:rPr>
            <w:rFonts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2E06B9">
          <w:rPr>
            <w:rFonts w:cs="Arial"/>
          </w:rPr>
          <w:br/>
        </w:r>
        <w:r w:rsidRPr="002E06B9">
          <w:rPr>
            <w:rFonts w:cs="Arial"/>
          </w:rPr>
          <w:br/>
        </w:r>
      </w:ins>
    </w:p>
    <w:p w14:paraId="0C3F5327" w14:textId="77777777" w:rsidR="00AA2F5F" w:rsidRPr="002E06B9" w:rsidRDefault="001F1E15">
      <w:pPr>
        <w:rPr>
          <w:ins w:id="302" w:author="Nick Bernal [2]" w:date="2026-08-03T22:22:00Z" w16du:dateUtc="2026-08-04T02:22:00Z"/>
          <w:rFonts w:cs="Arial"/>
        </w:rPr>
      </w:pPr>
      <w:ins w:id="303" w:author="Nick Bernal [2]" w:date="2026-08-03T22:22:00Z" w16du:dateUtc="2026-08-04T02:22:00Z">
        <w:r w:rsidRPr="002E06B9">
          <w:rPr>
            <w:rFonts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2E06B9">
          <w:rPr>
            <w:rFonts w:cs="Arial"/>
          </w:rPr>
          <w:br/>
        </w:r>
        <w:r w:rsidRPr="002E06B9">
          <w:rPr>
            <w:rFonts w:cs="Arial"/>
          </w:rPr>
          <w:br/>
        </w:r>
      </w:ins>
    </w:p>
    <w:p w14:paraId="7465AAA0" w14:textId="77777777" w:rsidR="00AA2F5F" w:rsidRPr="002E06B9" w:rsidRDefault="001F1E15">
      <w:pPr>
        <w:rPr>
          <w:ins w:id="304" w:author="Nick Bernal [2]" w:date="2026-08-03T22:22:00Z" w16du:dateUtc="2026-08-04T02:22:00Z"/>
          <w:rFonts w:cs="Arial"/>
        </w:rPr>
      </w:pPr>
      <w:ins w:id="305" w:author="Nick Bernal [2]" w:date="2026-08-03T22:22:00Z" w16du:dateUtc="2026-08-04T02:22:00Z">
        <w:r w:rsidRPr="002E06B9">
          <w:rPr>
            <w:rFonts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2E06B9">
          <w:rPr>
            <w:rFonts w:cs="Arial"/>
          </w:rPr>
          <w:br/>
        </w:r>
        <w:r w:rsidRPr="002E06B9">
          <w:rPr>
            <w:rFonts w:cs="Arial"/>
          </w:rPr>
          <w:br/>
        </w:r>
      </w:ins>
    </w:p>
    <w:p w14:paraId="7B4FA373" w14:textId="77777777" w:rsidR="00AA2F5F" w:rsidRPr="002E06B9" w:rsidRDefault="001F1E15">
      <w:pPr>
        <w:rPr>
          <w:ins w:id="306" w:author="Nick Bernal [2]" w:date="2026-08-03T22:22:00Z" w16du:dateUtc="2026-08-04T02:22:00Z"/>
          <w:rFonts w:cs="Arial"/>
        </w:rPr>
      </w:pPr>
      <w:ins w:id="307" w:author="Nick Bernal [2]" w:date="2026-08-03T22:22:00Z" w16du:dateUtc="2026-08-04T02:22:00Z">
        <w:r w:rsidRPr="002E06B9">
          <w:rPr>
            <w:rFonts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2E06B9">
          <w:rPr>
            <w:rFonts w:cs="Arial"/>
          </w:rPr>
          <w:br/>
        </w:r>
        <w:r w:rsidRPr="002E06B9">
          <w:rPr>
            <w:rFonts w:cs="Arial"/>
          </w:rPr>
          <w:br/>
        </w:r>
      </w:ins>
    </w:p>
    <w:p w14:paraId="393E5F33" w14:textId="77777777" w:rsidR="00AA2F5F" w:rsidRPr="002E06B9" w:rsidRDefault="001F1E15">
      <w:pPr>
        <w:rPr>
          <w:ins w:id="308" w:author="Nick Bernal [2]" w:date="2026-08-03T22:22:00Z" w16du:dateUtc="2026-08-04T02:22:00Z"/>
          <w:rFonts w:cs="Arial"/>
        </w:rPr>
      </w:pPr>
      <w:ins w:id="309" w:author="Nick Bernal [2]" w:date="2026-08-03T22:22:00Z" w16du:dateUtc="2026-08-04T02:22:00Z">
        <w:r w:rsidRPr="002E06B9">
          <w:rPr>
            <w:rFonts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2E06B9">
          <w:rPr>
            <w:rFonts w:cs="Arial"/>
          </w:rPr>
          <w:br/>
        </w:r>
        <w:r w:rsidRPr="002E06B9">
          <w:rPr>
            <w:rFonts w:cs="Arial"/>
          </w:rPr>
          <w:br/>
        </w:r>
      </w:ins>
    </w:p>
    <w:p w14:paraId="28D6FB13" w14:textId="77777777" w:rsidR="00AA2F5F" w:rsidRPr="002E06B9" w:rsidRDefault="001F1E15">
      <w:pPr>
        <w:rPr>
          <w:ins w:id="310" w:author="Nick Bernal [2]" w:date="2026-08-03T22:22:00Z" w16du:dateUtc="2026-08-04T02:22:00Z"/>
          <w:rFonts w:cs="Arial"/>
        </w:rPr>
      </w:pPr>
      <w:ins w:id="311" w:author="Nick Bernal [2]" w:date="2026-08-03T22:22:00Z" w16du:dateUtc="2026-08-04T02:22:00Z">
        <w:r w:rsidRPr="002E06B9">
          <w:rPr>
            <w:rFonts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2E06B9">
          <w:rPr>
            <w:rFonts w:cs="Arial"/>
          </w:rPr>
          <w:br/>
        </w:r>
        <w:r w:rsidRPr="002E06B9">
          <w:rPr>
            <w:rFonts w:cs="Arial"/>
          </w:rPr>
          <w:br/>
        </w:r>
      </w:ins>
    </w:p>
    <w:p w14:paraId="5A6ACFAF" w14:textId="77777777" w:rsidR="00AA2F5F" w:rsidRPr="002E06B9" w:rsidRDefault="001F1E15">
      <w:pPr>
        <w:rPr>
          <w:ins w:id="312" w:author="Nick Bernal [2]" w:date="2026-08-03T22:22:00Z" w16du:dateUtc="2026-08-04T02:22:00Z"/>
          <w:rFonts w:cs="Arial"/>
        </w:rPr>
      </w:pPr>
      <w:ins w:id="313" w:author="Nick Bernal [2]" w:date="2026-08-03T22:22:00Z" w16du:dateUtc="2026-08-04T02:22:00Z">
        <w:r w:rsidRPr="002E06B9">
          <w:rPr>
            <w:rFonts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2E06B9">
          <w:rPr>
            <w:rFonts w:cs="Arial"/>
          </w:rPr>
          <w:br/>
        </w:r>
        <w:r w:rsidRPr="002E06B9">
          <w:rPr>
            <w:rFonts w:cs="Arial"/>
          </w:rPr>
          <w:br/>
        </w:r>
      </w:ins>
    </w:p>
    <w:p w14:paraId="4EAE46DD" w14:textId="77777777" w:rsidR="00AA2F5F" w:rsidRPr="002E06B9" w:rsidRDefault="001F1E15">
      <w:pPr>
        <w:rPr>
          <w:ins w:id="314" w:author="Nick Bernal [2]" w:date="2026-08-03T22:22:00Z" w16du:dateUtc="2026-08-04T02:22:00Z"/>
          <w:rFonts w:cs="Arial"/>
        </w:rPr>
      </w:pPr>
      <w:ins w:id="315" w:author="Nick Bernal [2]" w:date="2026-08-03T22:22:00Z" w16du:dateUtc="2026-08-04T02:22:00Z">
        <w:r w:rsidRPr="002E06B9">
          <w:rPr>
            <w:rFonts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2E06B9">
          <w:rPr>
            <w:rFonts w:cs="Arial"/>
          </w:rPr>
          <w:br/>
        </w:r>
        <w:r w:rsidRPr="002E06B9">
          <w:rPr>
            <w:rFonts w:cs="Arial"/>
          </w:rPr>
          <w:br/>
        </w:r>
      </w:ins>
    </w:p>
    <w:p w14:paraId="0EE16168" w14:textId="77777777" w:rsidR="00AA2F5F" w:rsidRPr="002E06B9" w:rsidRDefault="001F1E15">
      <w:pPr>
        <w:rPr>
          <w:ins w:id="316" w:author="Nick Bernal [2]" w:date="2026-08-03T22:22:00Z" w16du:dateUtc="2026-08-04T02:22:00Z"/>
          <w:rFonts w:cs="Arial"/>
        </w:rPr>
      </w:pPr>
      <w:ins w:id="317" w:author="Nick Bernal [2]" w:date="2026-08-03T22:22:00Z" w16du:dateUtc="2026-08-04T02:22:00Z">
        <w:r w:rsidRPr="002E06B9">
          <w:rPr>
            <w:rFonts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2E06B9">
          <w:rPr>
            <w:rFonts w:cs="Arial"/>
          </w:rPr>
          <w:br/>
        </w:r>
        <w:r w:rsidRPr="002E06B9">
          <w:rPr>
            <w:rFonts w:cs="Arial"/>
          </w:rPr>
          <w:br/>
        </w:r>
      </w:ins>
    </w:p>
    <w:p w14:paraId="77629371" w14:textId="77777777" w:rsidR="00AA2F5F" w:rsidRPr="002E06B9" w:rsidRDefault="001F1E15">
      <w:pPr>
        <w:rPr>
          <w:ins w:id="318" w:author="Nick Bernal [2]" w:date="2026-08-03T22:22:00Z" w16du:dateUtc="2026-08-04T02:22:00Z"/>
          <w:rFonts w:cs="Arial"/>
        </w:rPr>
      </w:pPr>
      <w:ins w:id="319" w:author="Nick Bernal [2]" w:date="2026-08-03T22:22:00Z" w16du:dateUtc="2026-08-04T02:22:00Z">
        <w:r w:rsidRPr="002E06B9">
          <w:rPr>
            <w:rFonts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2E06B9">
          <w:rPr>
            <w:rFonts w:cs="Arial"/>
          </w:rPr>
          <w:br/>
        </w:r>
        <w:r w:rsidRPr="002E06B9">
          <w:rPr>
            <w:rFonts w:cs="Arial"/>
          </w:rPr>
          <w:br/>
        </w:r>
      </w:ins>
    </w:p>
    <w:p w14:paraId="1BBF4CE4" w14:textId="77777777" w:rsidR="00AA2F5F" w:rsidRPr="002E06B9" w:rsidRDefault="001F1E15">
      <w:pPr>
        <w:rPr>
          <w:ins w:id="320" w:author="Nick Bernal [2]" w:date="2026-08-03T22:22:00Z" w16du:dateUtc="2026-08-04T02:22:00Z"/>
          <w:rFonts w:cs="Arial"/>
        </w:rPr>
      </w:pPr>
      <w:ins w:id="321" w:author="Nick Bernal [2]" w:date="2026-08-03T22:22:00Z" w16du:dateUtc="2026-08-04T02:22:00Z">
        <w:r w:rsidRPr="002E06B9">
          <w:rPr>
            <w:rFonts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2E06B9">
          <w:rPr>
            <w:rFonts w:cs="Arial"/>
          </w:rPr>
          <w:br/>
        </w:r>
        <w:r w:rsidRPr="002E06B9">
          <w:rPr>
            <w:rFonts w:cs="Arial"/>
          </w:rPr>
          <w:br/>
        </w:r>
      </w:ins>
    </w:p>
    <w:p w14:paraId="14F57D74" w14:textId="77777777" w:rsidR="00AA2F5F" w:rsidRPr="002E06B9" w:rsidRDefault="001F1E15">
      <w:pPr>
        <w:rPr>
          <w:ins w:id="322" w:author="Nick Bernal [2]" w:date="2026-08-03T22:22:00Z" w16du:dateUtc="2026-08-04T02:22:00Z"/>
          <w:rFonts w:cs="Arial"/>
        </w:rPr>
      </w:pPr>
      <w:ins w:id="323" w:author="Nick Bernal [2]" w:date="2026-08-03T22:22:00Z" w16du:dateUtc="2026-08-04T02:22:00Z">
        <w:r w:rsidRPr="002E06B9">
          <w:rPr>
            <w:rFonts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2E06B9">
          <w:rPr>
            <w:rFonts w:cs="Arial"/>
          </w:rPr>
          <w:br/>
        </w:r>
        <w:r w:rsidRPr="002E06B9">
          <w:rPr>
            <w:rFonts w:cs="Arial"/>
          </w:rPr>
          <w:br/>
        </w:r>
      </w:ins>
    </w:p>
    <w:p w14:paraId="28DA8E94" w14:textId="77777777" w:rsidR="00AA2F5F" w:rsidRPr="002E06B9" w:rsidRDefault="001F1E15">
      <w:pPr>
        <w:rPr>
          <w:ins w:id="324" w:author="Nick Bernal [2]" w:date="2026-08-03T22:22:00Z" w16du:dateUtc="2026-08-04T02:22:00Z"/>
          <w:rFonts w:cs="Arial"/>
        </w:rPr>
      </w:pPr>
      <w:ins w:id="325" w:author="Nick Bernal [2]" w:date="2026-08-03T22:22:00Z" w16du:dateUtc="2026-08-04T02:22:00Z">
        <w:r w:rsidRPr="002E06B9">
          <w:rPr>
            <w:rFonts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2E06B9">
          <w:rPr>
            <w:rFonts w:cs="Arial"/>
          </w:rPr>
          <w:br/>
        </w:r>
        <w:r w:rsidRPr="002E06B9">
          <w:rPr>
            <w:rFonts w:cs="Arial"/>
          </w:rPr>
          <w:br/>
        </w:r>
      </w:ins>
    </w:p>
    <w:p w14:paraId="639C8986" w14:textId="77777777" w:rsidR="00AA2F5F" w:rsidRPr="002E06B9" w:rsidRDefault="001F1E15">
      <w:pPr>
        <w:rPr>
          <w:ins w:id="326" w:author="Nick Bernal [2]" w:date="2026-08-03T22:22:00Z" w16du:dateUtc="2026-08-04T02:22:00Z"/>
          <w:rFonts w:cs="Arial"/>
        </w:rPr>
      </w:pPr>
      <w:ins w:id="327" w:author="Nick Bernal [2]" w:date="2026-08-03T22:22:00Z" w16du:dateUtc="2026-08-04T02:22:00Z">
        <w:r w:rsidRPr="002E06B9">
          <w:rPr>
            <w:rFonts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2E06B9">
          <w:rPr>
            <w:rFonts w:cs="Arial"/>
          </w:rPr>
          <w:br/>
        </w:r>
        <w:r w:rsidRPr="002E06B9">
          <w:rPr>
            <w:rFonts w:cs="Arial"/>
          </w:rPr>
          <w:br/>
        </w:r>
      </w:ins>
    </w:p>
    <w:p w14:paraId="0754B7A5" w14:textId="77777777" w:rsidR="00AA2F5F" w:rsidRPr="002E06B9" w:rsidRDefault="001F1E15">
      <w:pPr>
        <w:rPr>
          <w:ins w:id="328" w:author="Nick Bernal [2]" w:date="2026-08-03T22:22:00Z" w16du:dateUtc="2026-08-04T02:22:00Z"/>
          <w:rFonts w:cs="Arial"/>
        </w:rPr>
      </w:pPr>
      <w:ins w:id="329" w:author="Nick Bernal [2]" w:date="2026-08-03T22:22:00Z" w16du:dateUtc="2026-08-04T02:22:00Z">
        <w:r w:rsidRPr="002E06B9">
          <w:rPr>
            <w:rFonts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2E06B9">
          <w:rPr>
            <w:rFonts w:cs="Arial"/>
          </w:rPr>
          <w:br/>
        </w:r>
        <w:r w:rsidRPr="002E06B9">
          <w:rPr>
            <w:rFonts w:cs="Arial"/>
          </w:rPr>
          <w:br/>
        </w:r>
      </w:ins>
    </w:p>
    <w:p w14:paraId="5815DFE0" w14:textId="77777777" w:rsidR="00AA2F5F" w:rsidRPr="002E06B9" w:rsidRDefault="001F1E15">
      <w:pPr>
        <w:rPr>
          <w:ins w:id="330" w:author="Nick Bernal [2]" w:date="2026-08-03T22:22:00Z" w16du:dateUtc="2026-08-04T02:22:00Z"/>
          <w:rFonts w:cs="Arial"/>
        </w:rPr>
      </w:pPr>
      <w:ins w:id="331" w:author="Nick Bernal [2]" w:date="2026-08-03T22:22:00Z" w16du:dateUtc="2026-08-04T02:22:00Z">
        <w:r w:rsidRPr="002E06B9">
          <w:rPr>
            <w:rFonts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2E06B9">
          <w:rPr>
            <w:rFonts w:cs="Arial"/>
          </w:rPr>
          <w:br/>
        </w:r>
        <w:r w:rsidRPr="002E06B9">
          <w:rPr>
            <w:rFonts w:cs="Arial"/>
          </w:rPr>
          <w:br/>
        </w:r>
      </w:ins>
    </w:p>
    <w:p w14:paraId="5A3A7149" w14:textId="77777777" w:rsidR="00AA2F5F" w:rsidRPr="002E06B9" w:rsidRDefault="001F1E15">
      <w:pPr>
        <w:rPr>
          <w:ins w:id="332" w:author="Nick Bernal [2]" w:date="2026-08-03T22:22:00Z" w16du:dateUtc="2026-08-04T02:22:00Z"/>
          <w:rFonts w:cs="Arial"/>
        </w:rPr>
      </w:pPr>
      <w:ins w:id="333" w:author="Nick Bernal [2]" w:date="2026-08-03T22:22:00Z" w16du:dateUtc="2026-08-04T02:22:00Z">
        <w:r w:rsidRPr="002E06B9">
          <w:rPr>
            <w:rFonts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2E06B9">
          <w:rPr>
            <w:rFonts w:cs="Arial"/>
          </w:rPr>
          <w:br/>
        </w:r>
        <w:r w:rsidRPr="002E06B9">
          <w:rPr>
            <w:rFonts w:cs="Arial"/>
          </w:rPr>
          <w:br/>
        </w:r>
      </w:ins>
    </w:p>
    <w:p w14:paraId="43EF663E" w14:textId="5B468A40" w:rsidR="003C58BC" w:rsidRDefault="001F1E15">
      <w:pPr>
        <w:rPr>
          <w:del w:id="334" w:author="Nick Bernal [2]" w:date="2026-08-03T22:22:00Z" w16du:dateUtc="2026-08-04T02:22:00Z"/>
        </w:rPr>
      </w:pPr>
      <w:ins w:id="335" w:author="Nick Bernal [2]" w:date="2026-08-03T22:22:00Z" w16du:dateUtc="2026-08-04T02:22:00Z">
        <w:r w:rsidRPr="002E06B9">
          <w:rPr>
            <w:rFonts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2E06B9">
          <w:rPr>
            <w:rFonts w:cs="Arial"/>
          </w:rPr>
          <w:br/>
        </w:r>
        <w:r w:rsidRPr="002E06B9">
          <w:rPr>
            <w:rFonts w:cs="Arial"/>
          </w:rPr>
          <w:br/>
        </w:r>
      </w:ins>
      <w:commentRangeStart w:id="336"/>
      <w:commentRangeStart w:id="337"/>
      <w:del w:id="338" w:author="Nick Bernal [2]" w:date="2026-08-03T22:22:00Z" w16du:dateUtc="2026-08-04T02:22:00Z">
        <w:r w:rsidR="00715FB8">
          <w:delText>Text</w:delText>
        </w:r>
        <w:commentRangeEnd w:id="336"/>
        <w:r w:rsidR="00715FB8">
          <w:rPr>
            <w:rStyle w:val="CommentReference"/>
            <w:sz w:val="24"/>
            <w:szCs w:val="24"/>
          </w:rPr>
          <w:commentReference w:id="336"/>
        </w:r>
        <w:commentRangeEnd w:id="337"/>
        <w:r w:rsidR="00715FB8">
          <w:rPr>
            <w:rStyle w:val="CommentReference"/>
            <w:sz w:val="24"/>
            <w:szCs w:val="24"/>
          </w:rPr>
          <w:commentReference w:id="337"/>
        </w:r>
      </w:del>
    </w:p>
    <w:p w14:paraId="4C492E00" w14:textId="77777777" w:rsidR="00715FB8" w:rsidRDefault="00715FB8">
      <w:pPr>
        <w:rPr>
          <w:del w:id="339" w:author="Nick Bernal [2]" w:date="2026-08-03T22:22:00Z" w16du:dateUtc="2026-08-04T02:22:00Z"/>
        </w:rPr>
      </w:pPr>
    </w:p>
    <w:p w14:paraId="14484A7D" w14:textId="060FB933" w:rsidR="00715FB8" w:rsidRPr="002E06B9" w:rsidRDefault="00715FB8">
      <w:pPr>
        <w:rPr>
          <w:rPrChange w:id="340" w:author="Nick Bernal [2]" w:date="2026-08-03T22:22:00Z" w16du:dateUtc="2026-08-04T02:22:00Z">
            <w:rPr/>
          </w:rPrChange>
        </w:rPr>
      </w:pPr>
      <w:commentRangeStart w:id="341"/>
      <w:del w:id="342" w:author="Nick Bernal [2]" w:date="2026-08-03T22:22:00Z" w16du:dateUtc="2026-08-04T02:22:00Z">
        <w:r>
          <w:delText>Text 2</w:delText>
        </w:r>
        <w:commentRangeEnd w:id="341"/>
        <w:r w:rsidRPr="002E06B9">
          <w:rPr>
            <w:rStyle w:val="CommentReference"/>
            <w:sz w:val="24"/>
            <w:szCs w:val="24"/>
            <w:rPrChange w:id="343" w:author="Nick Bernal [2]" w:date="2026-08-03T22:22:00Z" w16du:dateUtc="2026-08-04T02:22:00Z">
              <w:rPr>
                <w:rStyle w:val="CommentReference"/>
                <w:sz w:val="24"/>
                <w:szCs w:val="24"/>
              </w:rPr>
            </w:rPrChange>
          </w:rPr>
          <w:commentReference w:id="341"/>
        </w:r>
      </w:del>
    </w:p>
    <w:sectPr w:rsidR="00715FB8" w:rsidRPr="002E06B9" w:rsidSect="00034616">
      <w:pgSz w:w="12240" w:h="15840"/>
      <w:pgMar w:top="1440" w:right="1440" w:bottom="1440" w:left="1440" w:header="720" w:footer="720" w:gutter="0"/>
      <w:cols w:num="2" w:space="720"/>
      <w:docGrid w:linePitch="360"/>
      <w:sectPrChange w:id="344" w:author="Nick Bernal [2]" w:date="2026-08-03T22:22:00Z" w16du:dateUtc="2026-08-04T02:22:00Z">
        <w:sectPr w:rsidR="00715FB8" w:rsidRPr="002E06B9" w:rsidSect="00034616">
          <w:pgMar w:top="1440" w:right="1440" w:bottom="1440" w:left="1440" w:header="720" w:footer="720" w:gutter="0"/>
          <w:cols w:num="1"/>
        </w:sectPr>
      </w:sectPrChange>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336" w:author="Nick Bernal" w:date="2025-02-13T08:07:00Z" w:initials="NB">
    <w:p w14:paraId="3C32A513" w14:textId="77777777" w:rsidR="00715FB8" w:rsidRDefault="00715FB8" w:rsidP="00715FB8">
      <w:r>
        <w:rPr>
          <w:rStyle w:val="CommentReference"/>
        </w:rPr>
        <w:annotationRef/>
      </w:r>
      <w:r>
        <w:rPr>
          <w:sz w:val="20"/>
          <w:szCs w:val="20"/>
        </w:rPr>
        <w:t>First comment</w:t>
      </w:r>
    </w:p>
  </w:comment>
  <w:comment w:id="337" w:author="Nick Bernal" w:date="2025-02-13T08:07:00Z" w:initials="NB">
    <w:p w14:paraId="57D89ACE" w14:textId="77777777" w:rsidR="00715FB8" w:rsidRDefault="00715FB8" w:rsidP="00715FB8">
      <w:r>
        <w:rPr>
          <w:rStyle w:val="CommentReference"/>
        </w:rPr>
        <w:annotationRef/>
      </w:r>
      <w:r>
        <w:rPr>
          <w:sz w:val="20"/>
          <w:szCs w:val="20"/>
        </w:rPr>
        <w:t>Threaded</w:t>
      </w:r>
    </w:p>
  </w:comment>
  <w:comment w:id="341" w:author="Nick Bernal" w:date="2025-02-13T08:08:00Z" w:initials="NB">
    <w:p w14:paraId="68121C0A" w14:textId="77777777" w:rsidR="00715FB8" w:rsidRDefault="00715FB8" w:rsidP="00715FB8">
      <w:r>
        <w:rPr>
          <w:rStyle w:val="CommentReference"/>
        </w:rPr>
        <w:annotationRef/>
      </w:r>
      <w:r>
        <w:rPr>
          <w:sz w:val="20"/>
          <w:szCs w:val="20"/>
        </w:rPr>
        <w:t>Single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C32A513" w15:done="0"/>
  <w15:commentEx w15:paraId="57D89ACE" w15:paraIdParent="3C32A513" w15:done="0"/>
  <w15:commentEx w15:paraId="68121C0A"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BDD32A5" w16cex:dateUtc="2025-02-13T16:07:00Z"/>
  <w16cex:commentExtensible w16cex:durableId="603D14EB" w16cex:dateUtc="2025-02-13T16:07:00Z"/>
  <w16cex:commentExtensible w16cex:durableId="40F34AB8" w16cex:dateUtc="2025-02-13T16:0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C32A513" w16cid:durableId="4BDD32A5"/>
  <w16cid:commentId w16cid:paraId="57D89ACE" w16cid:durableId="603D14EB"/>
  <w16cid:commentId w16cid:paraId="68121C0A" w16cid:durableId="40F34AB8"/>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Times New Roman (Body CS)">
    <w:altName w:val="Times New Roman"/>
    <w:panose1 w:val="020B0604020202020204"/>
    <w:charset w:val="00"/>
    <w:family w:val="roman"/>
    <w:notTrueType/>
    <w:pitch w:val="default"/>
  </w:font>
  <w:font w:name="Aptos Display">
    <w:panose1 w:val="020B0004020202020204"/>
    <w:charset w:val="00"/>
    <w:family w:val="swiss"/>
    <w:pitch w:val="variable"/>
    <w:sig w:usb0="20000287" w:usb1="00000003" w:usb2="00000000" w:usb3="00000000" w:csb0="000001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0561898">
    <w:abstractNumId w:val="8"/>
  </w:num>
  <w:num w:numId="2" w16cid:durableId="358511495">
    <w:abstractNumId w:val="6"/>
  </w:num>
  <w:num w:numId="3" w16cid:durableId="555550494">
    <w:abstractNumId w:val="5"/>
  </w:num>
  <w:num w:numId="4" w16cid:durableId="270361073">
    <w:abstractNumId w:val="4"/>
  </w:num>
  <w:num w:numId="5" w16cid:durableId="1289164732">
    <w:abstractNumId w:val="7"/>
  </w:num>
  <w:num w:numId="6" w16cid:durableId="1388870499">
    <w:abstractNumId w:val="3"/>
  </w:num>
  <w:num w:numId="7" w16cid:durableId="597637880">
    <w:abstractNumId w:val="2"/>
  </w:num>
  <w:num w:numId="8" w16cid:durableId="1896622858">
    <w:abstractNumId w:val="1"/>
  </w:num>
  <w:num w:numId="9" w16cid:durableId="1652516493">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Nick Bernal [2]">
    <w15:presenceInfo w15:providerId="AD" w15:userId="S::nick@superdoc.dev::4464350f-9f85-4a67-a601-d9205f9ec23e"/>
  </w15:person>
  <w15:person w15:author="Nick Bernal">
    <w15:presenceInfo w15:providerId="Windows Live" w15:userId="9a812e40746bcab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5FB8"/>
    <w:rsid w:val="00034616"/>
    <w:rsid w:val="0006063C"/>
    <w:rsid w:val="00112874"/>
    <w:rsid w:val="0015074B"/>
    <w:rsid w:val="001F1E15"/>
    <w:rsid w:val="0029639D"/>
    <w:rsid w:val="002E06B9"/>
    <w:rsid w:val="00326F90"/>
    <w:rsid w:val="00360F1B"/>
    <w:rsid w:val="003C1D14"/>
    <w:rsid w:val="003C58BC"/>
    <w:rsid w:val="0057219A"/>
    <w:rsid w:val="00715FB8"/>
    <w:rsid w:val="008B44CC"/>
    <w:rsid w:val="00931F1A"/>
    <w:rsid w:val="00A41FFD"/>
    <w:rsid w:val="00AA1D8D"/>
    <w:rsid w:val="00AA2F5F"/>
    <w:rsid w:val="00B47730"/>
    <w:rsid w:val="00CB0664"/>
    <w:rsid w:val="00CE3856"/>
    <w:rsid w:val="00CF6E4E"/>
    <w:rsid w:val="00D014EA"/>
    <w:rsid w:val="00FC69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420DD00"/>
  <w15:chartTrackingRefBased/>
  <w15:docId w15:val="{2E69770B-6FA3-4E4F-99D3-65FDAD0F49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Times New Roman (Body CS)"/>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C693F"/>
    <w:pPr>
      <w:keepNext/>
      <w:keepLines/>
      <w:spacing w:before="480" w:line="276" w:lineRule="auto"/>
      <w:outlineLvl w:val="0"/>
      <w:pPrChange w:id="0" w:author="Nick Bernal [2]" w:date="2026-08-03T22:22:00Z">
        <w:pPr>
          <w:keepNext/>
          <w:keepLines/>
          <w:spacing w:before="360" w:after="80"/>
          <w:outlineLvl w:val="0"/>
        </w:pPr>
      </w:pPrChange>
    </w:pPr>
    <w:rPr>
      <w:rFonts w:asciiTheme="majorHAnsi" w:eastAsiaTheme="majorEastAsia" w:hAnsiTheme="majorHAnsi" w:cstheme="majorBidi"/>
      <w:b/>
      <w:bCs/>
      <w:color w:val="0F4761" w:themeColor="accent1" w:themeShade="BF"/>
      <w:kern w:val="0"/>
      <w:sz w:val="28"/>
      <w:szCs w:val="28"/>
      <w14:ligatures w14:val="none"/>
      <w:rPrChange w:id="0" w:author="Nick Bernal [2]" w:date="2026-08-03T22:22:00Z">
        <w:rPr>
          <w:rFonts w:asciiTheme="majorHAnsi" w:eastAsiaTheme="majorEastAsia" w:hAnsiTheme="majorHAnsi" w:cstheme="majorBidi"/>
          <w:color w:val="0F4761" w:themeColor="accent1" w:themeShade="BF"/>
          <w:kern w:val="2"/>
          <w:sz w:val="40"/>
          <w:szCs w:val="40"/>
          <w:lang w:val="en-US" w:eastAsia="en-US" w:bidi="ar-SA"/>
          <w14:ligatures w14:val="standardContextual"/>
        </w:rPr>
      </w:rPrChange>
    </w:rPr>
  </w:style>
  <w:style w:type="paragraph" w:styleId="Heading2">
    <w:name w:val="heading 2"/>
    <w:basedOn w:val="Normal"/>
    <w:next w:val="Normal"/>
    <w:link w:val="Heading2Char"/>
    <w:uiPriority w:val="9"/>
    <w:unhideWhenUsed/>
    <w:qFormat/>
    <w:rsid w:val="00FC693F"/>
    <w:pPr>
      <w:keepNext/>
      <w:keepLines/>
      <w:spacing w:before="200" w:line="276" w:lineRule="auto"/>
      <w:outlineLvl w:val="1"/>
      <w:pPrChange w:id="1" w:author="Nick Bernal [2]" w:date="2026-08-03T22:22:00Z">
        <w:pPr>
          <w:keepNext/>
          <w:keepLines/>
          <w:spacing w:before="160" w:after="80"/>
          <w:outlineLvl w:val="1"/>
        </w:pPr>
      </w:pPrChange>
    </w:pPr>
    <w:rPr>
      <w:rFonts w:asciiTheme="majorHAnsi" w:eastAsiaTheme="majorEastAsia" w:hAnsiTheme="majorHAnsi" w:cstheme="majorBidi"/>
      <w:b/>
      <w:bCs/>
      <w:color w:val="156082" w:themeColor="accent1"/>
      <w:kern w:val="0"/>
      <w:sz w:val="26"/>
      <w:szCs w:val="26"/>
      <w14:ligatures w14:val="none"/>
      <w:rPrChange w:id="1" w:author="Nick Bernal [2]" w:date="2026-08-03T22:22:00Z">
        <w:rPr>
          <w:rFonts w:asciiTheme="majorHAnsi" w:eastAsiaTheme="majorEastAsia" w:hAnsiTheme="majorHAnsi" w:cstheme="majorBidi"/>
          <w:color w:val="0F4761" w:themeColor="accent1" w:themeShade="BF"/>
          <w:kern w:val="2"/>
          <w:sz w:val="32"/>
          <w:szCs w:val="32"/>
          <w:lang w:val="en-US" w:eastAsia="en-US" w:bidi="ar-SA"/>
          <w14:ligatures w14:val="standardContextual"/>
        </w:rPr>
      </w:rPrChange>
    </w:rPr>
  </w:style>
  <w:style w:type="paragraph" w:styleId="Heading3">
    <w:name w:val="heading 3"/>
    <w:basedOn w:val="Normal"/>
    <w:next w:val="Normal"/>
    <w:link w:val="Heading3Char"/>
    <w:uiPriority w:val="9"/>
    <w:unhideWhenUsed/>
    <w:qFormat/>
    <w:rsid w:val="00FC693F"/>
    <w:pPr>
      <w:keepNext/>
      <w:keepLines/>
      <w:spacing w:before="200" w:line="276" w:lineRule="auto"/>
      <w:outlineLvl w:val="2"/>
      <w:pPrChange w:id="2" w:author="Nick Bernal [2]" w:date="2026-08-03T22:22:00Z">
        <w:pPr>
          <w:keepNext/>
          <w:keepLines/>
          <w:spacing w:before="160" w:after="80"/>
          <w:outlineLvl w:val="2"/>
        </w:pPr>
      </w:pPrChange>
    </w:pPr>
    <w:rPr>
      <w:rFonts w:asciiTheme="majorHAnsi" w:eastAsiaTheme="majorEastAsia" w:hAnsiTheme="majorHAnsi" w:cstheme="majorBidi"/>
      <w:b/>
      <w:bCs/>
      <w:color w:val="156082" w:themeColor="accent1"/>
      <w:kern w:val="0"/>
      <w:sz w:val="22"/>
      <w:szCs w:val="22"/>
      <w14:ligatures w14:val="none"/>
      <w:rPrChange w:id="2" w:author="Nick Bernal [2]" w:date="2026-08-03T22:22:00Z">
        <w:rPr>
          <w:rFonts w:asciiTheme="minorHAnsi" w:eastAsiaTheme="majorEastAsia" w:hAnsiTheme="minorHAnsi" w:cstheme="majorBidi"/>
          <w:color w:val="0F4761" w:themeColor="accent1" w:themeShade="BF"/>
          <w:kern w:val="2"/>
          <w:sz w:val="28"/>
          <w:szCs w:val="28"/>
          <w:lang w:val="en-US" w:eastAsia="en-US" w:bidi="ar-SA"/>
          <w14:ligatures w14:val="standardContextual"/>
        </w:rPr>
      </w:rPrChange>
    </w:rPr>
  </w:style>
  <w:style w:type="paragraph" w:styleId="Heading4">
    <w:name w:val="heading 4"/>
    <w:basedOn w:val="Normal"/>
    <w:next w:val="Normal"/>
    <w:link w:val="Heading4Char"/>
    <w:uiPriority w:val="9"/>
    <w:semiHidden/>
    <w:unhideWhenUsed/>
    <w:qFormat/>
    <w:rsid w:val="00FC693F"/>
    <w:pPr>
      <w:keepNext/>
      <w:keepLines/>
      <w:spacing w:before="200" w:line="276" w:lineRule="auto"/>
      <w:outlineLvl w:val="3"/>
      <w:pPrChange w:id="3" w:author="Nick Bernal [2]" w:date="2026-08-03T22:22:00Z">
        <w:pPr>
          <w:keepNext/>
          <w:keepLines/>
          <w:spacing w:before="80" w:after="40"/>
          <w:outlineLvl w:val="3"/>
        </w:pPr>
      </w:pPrChange>
    </w:pPr>
    <w:rPr>
      <w:rFonts w:asciiTheme="majorHAnsi" w:eastAsiaTheme="majorEastAsia" w:hAnsiTheme="majorHAnsi" w:cstheme="majorBidi"/>
      <w:b/>
      <w:bCs/>
      <w:i/>
      <w:iCs/>
      <w:color w:val="156082" w:themeColor="accent1"/>
      <w:kern w:val="0"/>
      <w:sz w:val="22"/>
      <w:szCs w:val="22"/>
      <w14:ligatures w14:val="none"/>
      <w:rPrChange w:id="3" w:author="Nick Bernal [2]" w:date="2026-08-03T22:22:00Z">
        <w:rPr>
          <w:rFonts w:asciiTheme="minorHAnsi" w:eastAsiaTheme="majorEastAsia" w:hAnsiTheme="minorHAnsi" w:cstheme="majorBidi"/>
          <w:i/>
          <w:iCs/>
          <w:color w:val="0F4761" w:themeColor="accent1" w:themeShade="BF"/>
          <w:kern w:val="2"/>
          <w:sz w:val="24"/>
          <w:szCs w:val="24"/>
          <w:lang w:val="en-US" w:eastAsia="en-US" w:bidi="ar-SA"/>
          <w14:ligatures w14:val="standardContextual"/>
        </w:rPr>
      </w:rPrChange>
    </w:rPr>
  </w:style>
  <w:style w:type="paragraph" w:styleId="Heading5">
    <w:name w:val="heading 5"/>
    <w:basedOn w:val="Normal"/>
    <w:next w:val="Normal"/>
    <w:link w:val="Heading5Char"/>
    <w:uiPriority w:val="9"/>
    <w:semiHidden/>
    <w:unhideWhenUsed/>
    <w:qFormat/>
    <w:rsid w:val="00FC693F"/>
    <w:pPr>
      <w:keepNext/>
      <w:keepLines/>
      <w:spacing w:before="200" w:line="276" w:lineRule="auto"/>
      <w:outlineLvl w:val="4"/>
      <w:pPrChange w:id="4" w:author="Nick Bernal [2]" w:date="2026-08-03T22:22:00Z">
        <w:pPr>
          <w:keepNext/>
          <w:keepLines/>
          <w:spacing w:before="80" w:after="40"/>
          <w:outlineLvl w:val="4"/>
        </w:pPr>
      </w:pPrChange>
    </w:pPr>
    <w:rPr>
      <w:rFonts w:asciiTheme="majorHAnsi" w:eastAsiaTheme="majorEastAsia" w:hAnsiTheme="majorHAnsi" w:cstheme="majorBidi"/>
      <w:color w:val="0A2F40" w:themeColor="accent1" w:themeShade="7F"/>
      <w:kern w:val="0"/>
      <w:sz w:val="22"/>
      <w:szCs w:val="22"/>
      <w14:ligatures w14:val="none"/>
      <w:rPrChange w:id="4" w:author="Nick Bernal [2]" w:date="2026-08-03T22:22:00Z">
        <w:rPr>
          <w:rFonts w:asciiTheme="minorHAnsi" w:eastAsiaTheme="majorEastAsia" w:hAnsiTheme="minorHAnsi" w:cstheme="majorBidi"/>
          <w:color w:val="0F4761" w:themeColor="accent1" w:themeShade="BF"/>
          <w:kern w:val="2"/>
          <w:sz w:val="24"/>
          <w:szCs w:val="24"/>
          <w:lang w:val="en-US" w:eastAsia="en-US" w:bidi="ar-SA"/>
          <w14:ligatures w14:val="standardContextual"/>
        </w:rPr>
      </w:rPrChange>
    </w:rPr>
  </w:style>
  <w:style w:type="paragraph" w:styleId="Heading6">
    <w:name w:val="heading 6"/>
    <w:basedOn w:val="Normal"/>
    <w:next w:val="Normal"/>
    <w:link w:val="Heading6Char"/>
    <w:uiPriority w:val="9"/>
    <w:semiHidden/>
    <w:unhideWhenUsed/>
    <w:qFormat/>
    <w:rsid w:val="00FC693F"/>
    <w:pPr>
      <w:keepNext/>
      <w:keepLines/>
      <w:spacing w:before="200" w:line="276" w:lineRule="auto"/>
      <w:outlineLvl w:val="5"/>
      <w:pPrChange w:id="5" w:author="Nick Bernal [2]" w:date="2026-08-03T22:22:00Z">
        <w:pPr>
          <w:keepNext/>
          <w:keepLines/>
          <w:spacing w:before="40"/>
          <w:outlineLvl w:val="5"/>
        </w:pPr>
      </w:pPrChange>
    </w:pPr>
    <w:rPr>
      <w:rFonts w:asciiTheme="majorHAnsi" w:eastAsiaTheme="majorEastAsia" w:hAnsiTheme="majorHAnsi" w:cstheme="majorBidi"/>
      <w:i/>
      <w:iCs/>
      <w:color w:val="0A2F40" w:themeColor="accent1" w:themeShade="7F"/>
      <w:kern w:val="0"/>
      <w:sz w:val="22"/>
      <w:szCs w:val="22"/>
      <w14:ligatures w14:val="none"/>
      <w:rPrChange w:id="5" w:author="Nick Bernal [2]" w:date="2026-08-03T22:22:00Z">
        <w:rPr>
          <w:rFonts w:asciiTheme="minorHAnsi" w:eastAsiaTheme="majorEastAsia" w:hAnsiTheme="minorHAnsi" w:cstheme="majorBidi"/>
          <w:i/>
          <w:iCs/>
          <w:color w:val="595959" w:themeColor="text1" w:themeTint="A6"/>
          <w:kern w:val="2"/>
          <w:sz w:val="24"/>
          <w:szCs w:val="24"/>
          <w:lang w:val="en-US" w:eastAsia="en-US" w:bidi="ar-SA"/>
          <w14:ligatures w14:val="standardContextual"/>
        </w:rPr>
      </w:rPrChange>
    </w:rPr>
  </w:style>
  <w:style w:type="paragraph" w:styleId="Heading7">
    <w:name w:val="heading 7"/>
    <w:basedOn w:val="Normal"/>
    <w:next w:val="Normal"/>
    <w:link w:val="Heading7Char"/>
    <w:uiPriority w:val="9"/>
    <w:semiHidden/>
    <w:unhideWhenUsed/>
    <w:qFormat/>
    <w:rsid w:val="00FC693F"/>
    <w:pPr>
      <w:keepNext/>
      <w:keepLines/>
      <w:spacing w:before="200" w:line="276" w:lineRule="auto"/>
      <w:outlineLvl w:val="6"/>
      <w:pPrChange w:id="6" w:author="Nick Bernal [2]" w:date="2026-08-03T22:22:00Z">
        <w:pPr>
          <w:keepNext/>
          <w:keepLines/>
          <w:spacing w:before="40"/>
          <w:outlineLvl w:val="6"/>
        </w:pPr>
      </w:pPrChange>
    </w:pPr>
    <w:rPr>
      <w:rFonts w:asciiTheme="majorHAnsi" w:eastAsiaTheme="majorEastAsia" w:hAnsiTheme="majorHAnsi" w:cstheme="majorBidi"/>
      <w:i/>
      <w:iCs/>
      <w:color w:val="404040" w:themeColor="text1" w:themeTint="BF"/>
      <w:kern w:val="0"/>
      <w:sz w:val="22"/>
      <w:szCs w:val="22"/>
      <w14:ligatures w14:val="none"/>
      <w:rPrChange w:id="6" w:author="Nick Bernal [2]" w:date="2026-08-03T22:22:00Z">
        <w:rPr>
          <w:rFonts w:asciiTheme="minorHAnsi" w:eastAsiaTheme="majorEastAsia" w:hAnsiTheme="minorHAnsi" w:cstheme="majorBidi"/>
          <w:color w:val="595959" w:themeColor="text1" w:themeTint="A6"/>
          <w:kern w:val="2"/>
          <w:sz w:val="24"/>
          <w:szCs w:val="24"/>
          <w:lang w:val="en-US" w:eastAsia="en-US" w:bidi="ar-SA"/>
          <w14:ligatures w14:val="standardContextual"/>
        </w:rPr>
      </w:rPrChange>
    </w:rPr>
  </w:style>
  <w:style w:type="paragraph" w:styleId="Heading8">
    <w:name w:val="heading 8"/>
    <w:basedOn w:val="Normal"/>
    <w:next w:val="Normal"/>
    <w:link w:val="Heading8Char"/>
    <w:uiPriority w:val="9"/>
    <w:semiHidden/>
    <w:unhideWhenUsed/>
    <w:qFormat/>
    <w:rsid w:val="00FC693F"/>
    <w:pPr>
      <w:keepNext/>
      <w:keepLines/>
      <w:spacing w:before="200" w:line="276" w:lineRule="auto"/>
      <w:outlineLvl w:val="7"/>
      <w:pPrChange w:id="7" w:author="Nick Bernal [2]" w:date="2026-08-03T22:22:00Z">
        <w:pPr>
          <w:keepNext/>
          <w:keepLines/>
          <w:outlineLvl w:val="7"/>
        </w:pPr>
      </w:pPrChange>
    </w:pPr>
    <w:rPr>
      <w:rFonts w:asciiTheme="majorHAnsi" w:eastAsiaTheme="majorEastAsia" w:hAnsiTheme="majorHAnsi" w:cstheme="majorBidi"/>
      <w:color w:val="156082" w:themeColor="accent1"/>
      <w:kern w:val="0"/>
      <w:sz w:val="20"/>
      <w:szCs w:val="20"/>
      <w14:ligatures w14:val="none"/>
      <w:rPrChange w:id="7" w:author="Nick Bernal [2]" w:date="2026-08-03T22:22:00Z">
        <w:rPr>
          <w:rFonts w:asciiTheme="minorHAnsi" w:eastAsiaTheme="majorEastAsia" w:hAnsiTheme="minorHAnsi" w:cstheme="majorBidi"/>
          <w:i/>
          <w:iCs/>
          <w:color w:val="272727" w:themeColor="text1" w:themeTint="D8"/>
          <w:kern w:val="2"/>
          <w:sz w:val="24"/>
          <w:szCs w:val="24"/>
          <w:lang w:val="en-US" w:eastAsia="en-US" w:bidi="ar-SA"/>
          <w14:ligatures w14:val="standardContextual"/>
        </w:rPr>
      </w:rPrChange>
    </w:rPr>
  </w:style>
  <w:style w:type="paragraph" w:styleId="Heading9">
    <w:name w:val="heading 9"/>
    <w:basedOn w:val="Normal"/>
    <w:next w:val="Normal"/>
    <w:link w:val="Heading9Char"/>
    <w:uiPriority w:val="9"/>
    <w:semiHidden/>
    <w:unhideWhenUsed/>
    <w:qFormat/>
    <w:rsid w:val="00FC693F"/>
    <w:pPr>
      <w:keepNext/>
      <w:keepLines/>
      <w:spacing w:before="200" w:line="276" w:lineRule="auto"/>
      <w:outlineLvl w:val="8"/>
      <w:pPrChange w:id="8" w:author="Nick Bernal [2]" w:date="2026-08-03T22:22:00Z">
        <w:pPr>
          <w:keepNext/>
          <w:keepLines/>
          <w:outlineLvl w:val="8"/>
        </w:pPr>
      </w:pPrChange>
    </w:pPr>
    <w:rPr>
      <w:rFonts w:asciiTheme="majorHAnsi" w:eastAsiaTheme="majorEastAsia" w:hAnsiTheme="majorHAnsi" w:cstheme="majorBidi"/>
      <w:i/>
      <w:iCs/>
      <w:color w:val="404040" w:themeColor="text1" w:themeTint="BF"/>
      <w:kern w:val="0"/>
      <w:sz w:val="20"/>
      <w:szCs w:val="20"/>
      <w14:ligatures w14:val="none"/>
      <w:rPrChange w:id="8" w:author="Nick Bernal [2]" w:date="2026-08-03T22:22:00Z">
        <w:rPr>
          <w:rFonts w:asciiTheme="minorHAnsi" w:eastAsiaTheme="majorEastAsia" w:hAnsiTheme="minorHAnsi" w:cstheme="majorBidi"/>
          <w:color w:val="272727" w:themeColor="text1" w:themeTint="D8"/>
          <w:kern w:val="2"/>
          <w:sz w:val="24"/>
          <w:szCs w:val="24"/>
          <w:lang w:val="en-US" w:eastAsia="en-US" w:bidi="ar-SA"/>
          <w14:ligatures w14:val="standardContextual"/>
        </w:rPr>
      </w:rPrChang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15FB8"/>
    <w:rPr>
      <w:rFonts w:asciiTheme="majorHAnsi" w:eastAsiaTheme="majorEastAsia" w:hAnsiTheme="majorHAnsi" w:cstheme="majorBidi"/>
      <w:b/>
      <w:bCs/>
      <w:color w:val="0F4761" w:themeColor="accent1" w:themeShade="BF"/>
      <w:kern w:val="0"/>
      <w:sz w:val="28"/>
      <w:szCs w:val="28"/>
      <w14:ligatures w14:val="none"/>
    </w:rPr>
  </w:style>
  <w:style w:type="character" w:customStyle="1" w:styleId="Heading2Char">
    <w:name w:val="Heading 2 Char"/>
    <w:basedOn w:val="DefaultParagraphFont"/>
    <w:link w:val="Heading2"/>
    <w:uiPriority w:val="9"/>
    <w:rsid w:val="00715FB8"/>
    <w:rPr>
      <w:rFonts w:asciiTheme="majorHAnsi" w:eastAsiaTheme="majorEastAsia" w:hAnsiTheme="majorHAnsi" w:cstheme="majorBidi"/>
      <w:b/>
      <w:bCs/>
      <w:color w:val="156082" w:themeColor="accent1"/>
      <w:kern w:val="0"/>
      <w:sz w:val="26"/>
      <w:szCs w:val="26"/>
      <w14:ligatures w14:val="none"/>
    </w:rPr>
  </w:style>
  <w:style w:type="character" w:customStyle="1" w:styleId="Heading3Char">
    <w:name w:val="Heading 3 Char"/>
    <w:basedOn w:val="DefaultParagraphFont"/>
    <w:link w:val="Heading3"/>
    <w:uiPriority w:val="9"/>
    <w:rsid w:val="00715FB8"/>
    <w:rPr>
      <w:rFonts w:asciiTheme="majorHAnsi" w:eastAsiaTheme="majorEastAsia" w:hAnsiTheme="majorHAnsi" w:cstheme="majorBidi"/>
      <w:b/>
      <w:bCs/>
      <w:color w:val="156082" w:themeColor="accent1"/>
      <w:kern w:val="0"/>
      <w:sz w:val="22"/>
      <w:szCs w:val="22"/>
      <w14:ligatures w14:val="none"/>
    </w:rPr>
  </w:style>
  <w:style w:type="character" w:customStyle="1" w:styleId="Heading4Char">
    <w:name w:val="Heading 4 Char"/>
    <w:basedOn w:val="DefaultParagraphFont"/>
    <w:link w:val="Heading4"/>
    <w:uiPriority w:val="9"/>
    <w:semiHidden/>
    <w:rsid w:val="00715FB8"/>
    <w:rPr>
      <w:rFonts w:asciiTheme="majorHAnsi" w:eastAsiaTheme="majorEastAsia" w:hAnsiTheme="majorHAnsi" w:cstheme="majorBidi"/>
      <w:b/>
      <w:bCs/>
      <w:i/>
      <w:iCs/>
      <w:color w:val="156082" w:themeColor="accent1"/>
      <w:kern w:val="0"/>
      <w:sz w:val="22"/>
      <w:szCs w:val="22"/>
      <w14:ligatures w14:val="none"/>
    </w:rPr>
  </w:style>
  <w:style w:type="character" w:customStyle="1" w:styleId="Heading5Char">
    <w:name w:val="Heading 5 Char"/>
    <w:basedOn w:val="DefaultParagraphFont"/>
    <w:link w:val="Heading5"/>
    <w:uiPriority w:val="9"/>
    <w:semiHidden/>
    <w:rsid w:val="00715FB8"/>
    <w:rPr>
      <w:rFonts w:asciiTheme="majorHAnsi" w:eastAsiaTheme="majorEastAsia" w:hAnsiTheme="majorHAnsi" w:cstheme="majorBidi"/>
      <w:color w:val="0A2F40" w:themeColor="accent1" w:themeShade="7F"/>
      <w:kern w:val="0"/>
      <w:sz w:val="22"/>
      <w:szCs w:val="22"/>
      <w14:ligatures w14:val="none"/>
    </w:rPr>
  </w:style>
  <w:style w:type="character" w:customStyle="1" w:styleId="Heading6Char">
    <w:name w:val="Heading 6 Char"/>
    <w:basedOn w:val="DefaultParagraphFont"/>
    <w:link w:val="Heading6"/>
    <w:uiPriority w:val="9"/>
    <w:semiHidden/>
    <w:rsid w:val="00715FB8"/>
    <w:rPr>
      <w:rFonts w:asciiTheme="majorHAnsi" w:eastAsiaTheme="majorEastAsia" w:hAnsiTheme="majorHAnsi" w:cstheme="majorBidi"/>
      <w:i/>
      <w:iCs/>
      <w:color w:val="0A2F40" w:themeColor="accent1" w:themeShade="7F"/>
      <w:kern w:val="0"/>
      <w:sz w:val="22"/>
      <w:szCs w:val="22"/>
      <w14:ligatures w14:val="none"/>
    </w:rPr>
  </w:style>
  <w:style w:type="character" w:customStyle="1" w:styleId="Heading7Char">
    <w:name w:val="Heading 7 Char"/>
    <w:basedOn w:val="DefaultParagraphFont"/>
    <w:link w:val="Heading7"/>
    <w:uiPriority w:val="9"/>
    <w:semiHidden/>
    <w:rsid w:val="00715FB8"/>
    <w:rPr>
      <w:rFonts w:asciiTheme="majorHAnsi" w:eastAsiaTheme="majorEastAsia" w:hAnsiTheme="majorHAnsi" w:cstheme="majorBidi"/>
      <w:i/>
      <w:iCs/>
      <w:color w:val="404040" w:themeColor="text1" w:themeTint="BF"/>
      <w:kern w:val="0"/>
      <w:sz w:val="22"/>
      <w:szCs w:val="22"/>
      <w14:ligatures w14:val="none"/>
    </w:rPr>
  </w:style>
  <w:style w:type="character" w:customStyle="1" w:styleId="Heading8Char">
    <w:name w:val="Heading 8 Char"/>
    <w:basedOn w:val="DefaultParagraphFont"/>
    <w:link w:val="Heading8"/>
    <w:uiPriority w:val="9"/>
    <w:semiHidden/>
    <w:rsid w:val="00715FB8"/>
    <w:rPr>
      <w:rFonts w:asciiTheme="majorHAnsi" w:eastAsiaTheme="majorEastAsia" w:hAnsiTheme="majorHAnsi" w:cstheme="majorBidi"/>
      <w:color w:val="156082" w:themeColor="accent1"/>
      <w:kern w:val="0"/>
      <w:sz w:val="20"/>
      <w:szCs w:val="20"/>
      <w14:ligatures w14:val="none"/>
    </w:rPr>
  </w:style>
  <w:style w:type="character" w:customStyle="1" w:styleId="Heading9Char">
    <w:name w:val="Heading 9 Char"/>
    <w:basedOn w:val="DefaultParagraphFont"/>
    <w:link w:val="Heading9"/>
    <w:uiPriority w:val="9"/>
    <w:semiHidden/>
    <w:rsid w:val="00715FB8"/>
    <w:rPr>
      <w:rFonts w:asciiTheme="majorHAnsi" w:eastAsiaTheme="majorEastAsia" w:hAnsiTheme="majorHAnsi" w:cstheme="majorBidi"/>
      <w:i/>
      <w:iCs/>
      <w:color w:val="404040" w:themeColor="text1" w:themeTint="BF"/>
      <w:kern w:val="0"/>
      <w:sz w:val="20"/>
      <w:szCs w:val="20"/>
      <w14:ligatures w14:val="none"/>
    </w:rPr>
  </w:style>
  <w:style w:type="paragraph" w:styleId="Title">
    <w:name w:val="Title"/>
    <w:basedOn w:val="Normal"/>
    <w:next w:val="Normal"/>
    <w:link w:val="TitleChar"/>
    <w:uiPriority w:val="10"/>
    <w:qFormat/>
    <w:rsid w:val="00FC693F"/>
    <w:pPr>
      <w:pBdr>
        <w:bottom w:val="single" w:sz="8" w:space="4" w:color="156082" w:themeColor="accent1"/>
      </w:pBdr>
      <w:spacing w:after="300"/>
      <w:contextualSpacing/>
      <w:pPrChange w:id="9" w:author="Nick Bernal [2]" w:date="2026-08-03T22:22:00Z">
        <w:pPr>
          <w:spacing w:after="80"/>
          <w:contextualSpacing/>
        </w:pPr>
      </w:pPrChange>
    </w:pPr>
    <w:rPr>
      <w:rFonts w:asciiTheme="majorHAnsi" w:eastAsiaTheme="majorEastAsia" w:hAnsiTheme="majorHAnsi" w:cstheme="majorBidi"/>
      <w:color w:val="0A1D30" w:themeColor="text2" w:themeShade="BF"/>
      <w:spacing w:val="5"/>
      <w:kern w:val="28"/>
      <w:sz w:val="52"/>
      <w:szCs w:val="52"/>
      <w14:ligatures w14:val="none"/>
      <w:rPrChange w:id="9" w:author="Nick Bernal [2]" w:date="2026-08-03T22:22:00Z">
        <w:rPr>
          <w:rFonts w:asciiTheme="majorHAnsi" w:eastAsiaTheme="majorEastAsia" w:hAnsiTheme="majorHAnsi" w:cstheme="majorBidi"/>
          <w:spacing w:val="-10"/>
          <w:kern w:val="28"/>
          <w:sz w:val="56"/>
          <w:szCs w:val="56"/>
          <w:lang w:val="en-US" w:eastAsia="en-US" w:bidi="ar-SA"/>
          <w14:ligatures w14:val="standardContextual"/>
        </w:rPr>
      </w:rPrChange>
    </w:rPr>
  </w:style>
  <w:style w:type="character" w:customStyle="1" w:styleId="TitleChar">
    <w:name w:val="Title Char"/>
    <w:basedOn w:val="DefaultParagraphFont"/>
    <w:link w:val="Title"/>
    <w:uiPriority w:val="10"/>
    <w:rsid w:val="00715FB8"/>
    <w:rPr>
      <w:rFonts w:asciiTheme="majorHAnsi" w:eastAsiaTheme="majorEastAsia" w:hAnsiTheme="majorHAnsi" w:cstheme="majorBidi"/>
      <w:color w:val="0A1D30" w:themeColor="text2" w:themeShade="BF"/>
      <w:spacing w:val="5"/>
      <w:kern w:val="28"/>
      <w:sz w:val="52"/>
      <w:szCs w:val="52"/>
      <w14:ligatures w14:val="none"/>
    </w:rPr>
  </w:style>
  <w:style w:type="paragraph" w:styleId="Subtitle">
    <w:name w:val="Subtitle"/>
    <w:basedOn w:val="Normal"/>
    <w:next w:val="Normal"/>
    <w:link w:val="SubtitleChar"/>
    <w:uiPriority w:val="11"/>
    <w:qFormat/>
    <w:rsid w:val="00FC693F"/>
    <w:pPr>
      <w:numPr>
        <w:ilvl w:val="1"/>
      </w:numPr>
      <w:spacing w:after="200" w:line="276" w:lineRule="auto"/>
      <w:pPrChange w:id="10" w:author="Nick Bernal [2]" w:date="2026-08-03T22:22:00Z">
        <w:pPr>
          <w:numPr>
            <w:ilvl w:val="1"/>
          </w:numPr>
          <w:spacing w:after="160"/>
        </w:pPr>
      </w:pPrChange>
    </w:pPr>
    <w:rPr>
      <w:rFonts w:asciiTheme="majorHAnsi" w:eastAsiaTheme="majorEastAsia" w:hAnsiTheme="majorHAnsi" w:cstheme="majorBidi"/>
      <w:i/>
      <w:iCs/>
      <w:color w:val="156082" w:themeColor="accent1"/>
      <w:spacing w:val="15"/>
      <w:kern w:val="0"/>
      <w14:ligatures w14:val="none"/>
      <w:rPrChange w:id="10" w:author="Nick Bernal [2]" w:date="2026-08-03T22:22:00Z">
        <w:rPr>
          <w:rFonts w:asciiTheme="minorHAnsi" w:eastAsiaTheme="majorEastAsia" w:hAnsiTheme="minorHAnsi" w:cstheme="majorBidi"/>
          <w:color w:val="595959" w:themeColor="text1" w:themeTint="A6"/>
          <w:spacing w:val="15"/>
          <w:kern w:val="2"/>
          <w:sz w:val="28"/>
          <w:szCs w:val="28"/>
          <w:lang w:val="en-US" w:eastAsia="en-US" w:bidi="ar-SA"/>
          <w14:ligatures w14:val="standardContextual"/>
        </w:rPr>
      </w:rPrChange>
    </w:rPr>
  </w:style>
  <w:style w:type="character" w:customStyle="1" w:styleId="SubtitleChar">
    <w:name w:val="Subtitle Char"/>
    <w:basedOn w:val="DefaultParagraphFont"/>
    <w:link w:val="Subtitle"/>
    <w:uiPriority w:val="11"/>
    <w:rsid w:val="00715FB8"/>
    <w:rPr>
      <w:rFonts w:asciiTheme="majorHAnsi" w:eastAsiaTheme="majorEastAsia" w:hAnsiTheme="majorHAnsi" w:cstheme="majorBidi"/>
      <w:i/>
      <w:iCs/>
      <w:color w:val="156082" w:themeColor="accent1"/>
      <w:spacing w:val="15"/>
      <w:kern w:val="0"/>
      <w14:ligatures w14:val="none"/>
    </w:rPr>
  </w:style>
  <w:style w:type="paragraph" w:styleId="Quote">
    <w:name w:val="Quote"/>
    <w:basedOn w:val="Normal"/>
    <w:next w:val="Normal"/>
    <w:link w:val="QuoteChar"/>
    <w:uiPriority w:val="29"/>
    <w:qFormat/>
    <w:rsid w:val="00FC693F"/>
    <w:pPr>
      <w:spacing w:after="200" w:line="276" w:lineRule="auto"/>
      <w:pPrChange w:id="11" w:author="Nick Bernal [2]" w:date="2026-08-03T22:22:00Z">
        <w:pPr>
          <w:spacing w:before="160" w:after="160"/>
          <w:jc w:val="center"/>
        </w:pPr>
      </w:pPrChange>
    </w:pPr>
    <w:rPr>
      <w:rFonts w:asciiTheme="minorHAnsi" w:eastAsiaTheme="minorEastAsia" w:hAnsiTheme="minorHAnsi" w:cstheme="minorBidi"/>
      <w:i/>
      <w:iCs/>
      <w:color w:val="000000" w:themeColor="text1"/>
      <w:kern w:val="0"/>
      <w:sz w:val="22"/>
      <w:szCs w:val="22"/>
      <w14:ligatures w14:val="none"/>
      <w:rPrChange w:id="11" w:author="Nick Bernal [2]" w:date="2026-08-03T22:22:00Z">
        <w:rPr>
          <w:rFonts w:ascii="Arial" w:eastAsiaTheme="minorHAnsi" w:hAnsi="Arial" w:cs="Times New Roman (Body CS)"/>
          <w:i/>
          <w:iCs/>
          <w:color w:val="404040" w:themeColor="text1" w:themeTint="BF"/>
          <w:kern w:val="2"/>
          <w:sz w:val="24"/>
          <w:szCs w:val="24"/>
          <w:lang w:val="en-US" w:eastAsia="en-US" w:bidi="ar-SA"/>
          <w14:ligatures w14:val="standardContextual"/>
        </w:rPr>
      </w:rPrChange>
    </w:rPr>
  </w:style>
  <w:style w:type="character" w:customStyle="1" w:styleId="QuoteChar">
    <w:name w:val="Quote Char"/>
    <w:basedOn w:val="DefaultParagraphFont"/>
    <w:link w:val="Quote"/>
    <w:uiPriority w:val="29"/>
    <w:rsid w:val="00715FB8"/>
    <w:rPr>
      <w:rFonts w:asciiTheme="minorHAnsi" w:eastAsiaTheme="minorEastAsia" w:hAnsiTheme="minorHAnsi" w:cstheme="minorBidi"/>
      <w:i/>
      <w:iCs/>
      <w:color w:val="000000" w:themeColor="text1"/>
      <w:kern w:val="0"/>
      <w:sz w:val="22"/>
      <w:szCs w:val="22"/>
      <w14:ligatures w14:val="none"/>
    </w:rPr>
  </w:style>
  <w:style w:type="paragraph" w:styleId="ListParagraph">
    <w:name w:val="List Paragraph"/>
    <w:basedOn w:val="Normal"/>
    <w:uiPriority w:val="34"/>
    <w:qFormat/>
    <w:rsid w:val="00715FB8"/>
    <w:pPr>
      <w:ind w:left="720"/>
      <w:contextualSpacing/>
    </w:pPr>
  </w:style>
  <w:style w:type="character" w:styleId="IntenseEmphasis">
    <w:name w:val="Intense Emphasis"/>
    <w:basedOn w:val="DefaultParagraphFont"/>
    <w:uiPriority w:val="21"/>
    <w:qFormat/>
    <w:rsid w:val="00FC693F"/>
    <w:rPr>
      <w:b/>
      <w:bCs/>
      <w:i/>
      <w:iCs/>
      <w:color w:val="156082" w:themeColor="accent1"/>
      <w:rPrChange w:id="12" w:author="Nick Bernal [2]" w:date="2026-08-03T22:22:00Z">
        <w:rPr>
          <w:i/>
          <w:iCs/>
          <w:color w:val="0F4761" w:themeColor="accent1" w:themeShade="BF"/>
        </w:rPr>
      </w:rPrChange>
    </w:rPr>
  </w:style>
  <w:style w:type="paragraph" w:styleId="IntenseQuote">
    <w:name w:val="Intense Quote"/>
    <w:basedOn w:val="Normal"/>
    <w:next w:val="Normal"/>
    <w:link w:val="IntenseQuoteChar"/>
    <w:uiPriority w:val="30"/>
    <w:qFormat/>
    <w:rsid w:val="00FC693F"/>
    <w:pPr>
      <w:pBdr>
        <w:bottom w:val="single" w:sz="4" w:space="4" w:color="156082" w:themeColor="accent1"/>
      </w:pBdr>
      <w:spacing w:before="200" w:after="280" w:line="276" w:lineRule="auto"/>
      <w:ind w:left="936" w:right="936"/>
      <w:pPrChange w:id="13" w:author="Nick Bernal [2]" w:date="2026-08-03T22:22:00Z">
        <w:pPr>
          <w:pBdr>
            <w:top w:val="single" w:sz="4" w:space="10" w:color="0F4761" w:themeColor="accent1" w:themeShade="BF"/>
            <w:bottom w:val="single" w:sz="4" w:space="10" w:color="0F4761" w:themeColor="accent1" w:themeShade="BF"/>
          </w:pBdr>
          <w:spacing w:before="360" w:after="360"/>
          <w:ind w:left="864" w:right="864"/>
          <w:jc w:val="center"/>
        </w:pPr>
      </w:pPrChange>
    </w:pPr>
    <w:rPr>
      <w:rFonts w:asciiTheme="minorHAnsi" w:eastAsiaTheme="minorEastAsia" w:hAnsiTheme="minorHAnsi" w:cstheme="minorBidi"/>
      <w:b/>
      <w:bCs/>
      <w:i/>
      <w:iCs/>
      <w:color w:val="156082" w:themeColor="accent1"/>
      <w:kern w:val="0"/>
      <w:sz w:val="22"/>
      <w:szCs w:val="22"/>
      <w14:ligatures w14:val="none"/>
      <w:rPrChange w:id="13" w:author="Nick Bernal [2]" w:date="2026-08-03T22:22:00Z">
        <w:rPr>
          <w:rFonts w:ascii="Arial" w:eastAsiaTheme="minorHAnsi" w:hAnsi="Arial" w:cs="Times New Roman (Body CS)"/>
          <w:i/>
          <w:iCs/>
          <w:color w:val="0F4761" w:themeColor="accent1" w:themeShade="BF"/>
          <w:kern w:val="2"/>
          <w:sz w:val="24"/>
          <w:szCs w:val="24"/>
          <w:lang w:val="en-US" w:eastAsia="en-US" w:bidi="ar-SA"/>
          <w14:ligatures w14:val="standardContextual"/>
        </w:rPr>
      </w:rPrChange>
    </w:rPr>
  </w:style>
  <w:style w:type="character" w:customStyle="1" w:styleId="IntenseQuoteChar">
    <w:name w:val="Intense Quote Char"/>
    <w:basedOn w:val="DefaultParagraphFont"/>
    <w:link w:val="IntenseQuote"/>
    <w:uiPriority w:val="30"/>
    <w:rsid w:val="00715FB8"/>
    <w:rPr>
      <w:rFonts w:asciiTheme="minorHAnsi" w:eastAsiaTheme="minorEastAsia" w:hAnsiTheme="minorHAnsi" w:cstheme="minorBidi"/>
      <w:b/>
      <w:bCs/>
      <w:i/>
      <w:iCs/>
      <w:color w:val="156082" w:themeColor="accent1"/>
      <w:kern w:val="0"/>
      <w:sz w:val="22"/>
      <w:szCs w:val="22"/>
      <w14:ligatures w14:val="none"/>
    </w:rPr>
  </w:style>
  <w:style w:type="character" w:styleId="IntenseReference">
    <w:name w:val="Intense Reference"/>
    <w:basedOn w:val="DefaultParagraphFont"/>
    <w:uiPriority w:val="32"/>
    <w:qFormat/>
    <w:rsid w:val="00FC693F"/>
    <w:rPr>
      <w:b/>
      <w:bCs/>
      <w:smallCaps/>
      <w:color w:val="E97132" w:themeColor="accent2"/>
      <w:spacing w:val="5"/>
      <w:u w:val="single"/>
      <w:rPrChange w:id="14" w:author="Nick Bernal [2]" w:date="2026-08-03T22:22:00Z">
        <w:rPr>
          <w:b/>
          <w:bCs/>
          <w:smallCaps/>
          <w:color w:val="0F4761" w:themeColor="accent1" w:themeShade="BF"/>
          <w:spacing w:val="5"/>
        </w:rPr>
      </w:rPrChange>
    </w:rPr>
  </w:style>
  <w:style w:type="character" w:styleId="CommentReference">
    <w:name w:val="annotation reference"/>
    <w:basedOn w:val="DefaultParagraphFont"/>
    <w:uiPriority w:val="99"/>
    <w:semiHidden/>
    <w:unhideWhenUsed/>
    <w:rsid w:val="00715FB8"/>
    <w:rPr>
      <w:sz w:val="16"/>
      <w:szCs w:val="16"/>
    </w:rPr>
  </w:style>
  <w:style w:type="paragraph" w:styleId="CommentText">
    <w:name w:val="annotation text"/>
    <w:basedOn w:val="Normal"/>
    <w:link w:val="CommentTextChar"/>
    <w:uiPriority w:val="99"/>
    <w:semiHidden/>
    <w:unhideWhenUsed/>
    <w:rsid w:val="00715FB8"/>
    <w:rPr>
      <w:sz w:val="20"/>
      <w:szCs w:val="20"/>
    </w:rPr>
  </w:style>
  <w:style w:type="character" w:customStyle="1" w:styleId="CommentTextChar">
    <w:name w:val="Comment Text Char"/>
    <w:basedOn w:val="DefaultParagraphFont"/>
    <w:link w:val="CommentText"/>
    <w:uiPriority w:val="99"/>
    <w:semiHidden/>
    <w:rsid w:val="00715FB8"/>
    <w:rPr>
      <w:sz w:val="20"/>
      <w:szCs w:val="20"/>
    </w:rPr>
  </w:style>
  <w:style w:type="paragraph" w:styleId="CommentSubject">
    <w:name w:val="annotation subject"/>
    <w:basedOn w:val="CommentText"/>
    <w:next w:val="CommentText"/>
    <w:link w:val="CommentSubjectChar"/>
    <w:uiPriority w:val="99"/>
    <w:semiHidden/>
    <w:unhideWhenUsed/>
    <w:rsid w:val="00715FB8"/>
    <w:rPr>
      <w:b/>
      <w:bCs/>
    </w:rPr>
  </w:style>
  <w:style w:type="character" w:customStyle="1" w:styleId="CommentSubjectChar">
    <w:name w:val="Comment Subject Char"/>
    <w:basedOn w:val="CommentTextChar"/>
    <w:link w:val="CommentSubject"/>
    <w:uiPriority w:val="99"/>
    <w:semiHidden/>
    <w:rsid w:val="00715FB8"/>
    <w:rPr>
      <w:b/>
      <w:bCs/>
      <w:sz w:val="20"/>
      <w:szCs w:val="20"/>
    </w:rPr>
  </w:style>
  <w:style w:type="paragraph" w:styleId="Header">
    <w:name w:val="header"/>
    <w:basedOn w:val="Normal"/>
    <w:link w:val="HeaderChar"/>
    <w:uiPriority w:val="99"/>
    <w:unhideWhenUsed/>
    <w:rsid w:val="00E618BF"/>
    <w:pPr>
      <w:tabs>
        <w:tab w:val="center" w:pos="4680"/>
        <w:tab w:val="right" w:pos="9360"/>
      </w:tabs>
      <w:pPrChange w:id="15" w:author="Nick Bernal [2]" w:date="2026-08-03T22:22:00Z">
        <w:pPr>
          <w:tabs>
            <w:tab w:val="center" w:pos="4680"/>
            <w:tab w:val="right" w:pos="9360"/>
          </w:tabs>
        </w:pPr>
      </w:pPrChange>
    </w:pPr>
    <w:rPr>
      <w:rFonts w:asciiTheme="minorHAnsi" w:eastAsiaTheme="minorEastAsia" w:hAnsiTheme="minorHAnsi" w:cstheme="minorBidi"/>
      <w:kern w:val="0"/>
      <w:sz w:val="22"/>
      <w:szCs w:val="22"/>
      <w14:ligatures w14:val="none"/>
      <w:rPrChange w:id="15" w:author="Nick Bernal [2]" w:date="2026-08-03T22:22:00Z">
        <w:rPr>
          <w:rFonts w:asciiTheme="minorHAnsi" w:eastAsiaTheme="minorEastAsia" w:hAnsiTheme="minorHAnsi" w:cstheme="minorBidi"/>
          <w:sz w:val="22"/>
          <w:szCs w:val="22"/>
          <w:lang w:val="en-US" w:eastAsia="en-US" w:bidi="ar-SA"/>
        </w:rPr>
      </w:rPrChange>
    </w:rPr>
  </w:style>
  <w:style w:type="character" w:customStyle="1" w:styleId="HeaderChar">
    <w:name w:val="Header Char"/>
    <w:basedOn w:val="DefaultParagraphFont"/>
    <w:link w:val="Header"/>
    <w:uiPriority w:val="99"/>
    <w:rsid w:val="00D014EA"/>
    <w:rPr>
      <w:rFonts w:asciiTheme="minorHAnsi" w:eastAsiaTheme="minorEastAsia" w:hAnsiTheme="minorHAnsi" w:cstheme="minorBidi"/>
      <w:kern w:val="0"/>
      <w:sz w:val="22"/>
      <w:szCs w:val="22"/>
      <w14:ligatures w14:val="none"/>
    </w:rPr>
  </w:style>
  <w:style w:type="paragraph" w:styleId="Footer">
    <w:name w:val="footer"/>
    <w:basedOn w:val="Normal"/>
    <w:link w:val="FooterChar"/>
    <w:uiPriority w:val="99"/>
    <w:unhideWhenUsed/>
    <w:rsid w:val="00E618BF"/>
    <w:pPr>
      <w:tabs>
        <w:tab w:val="center" w:pos="4680"/>
        <w:tab w:val="right" w:pos="9360"/>
      </w:tabs>
      <w:pPrChange w:id="16" w:author="Nick Bernal [2]" w:date="2026-08-03T22:22:00Z">
        <w:pPr>
          <w:tabs>
            <w:tab w:val="center" w:pos="4680"/>
            <w:tab w:val="right" w:pos="9360"/>
          </w:tabs>
        </w:pPr>
      </w:pPrChange>
    </w:pPr>
    <w:rPr>
      <w:rFonts w:asciiTheme="minorHAnsi" w:eastAsiaTheme="minorEastAsia" w:hAnsiTheme="minorHAnsi" w:cstheme="minorBidi"/>
      <w:kern w:val="0"/>
      <w:sz w:val="22"/>
      <w:szCs w:val="22"/>
      <w14:ligatures w14:val="none"/>
      <w:rPrChange w:id="16" w:author="Nick Bernal [2]" w:date="2026-08-03T22:22:00Z">
        <w:rPr>
          <w:rFonts w:asciiTheme="minorHAnsi" w:eastAsiaTheme="minorEastAsia" w:hAnsiTheme="minorHAnsi" w:cstheme="minorBidi"/>
          <w:sz w:val="22"/>
          <w:szCs w:val="22"/>
          <w:lang w:val="en-US" w:eastAsia="en-US" w:bidi="ar-SA"/>
        </w:rPr>
      </w:rPrChange>
    </w:rPr>
  </w:style>
  <w:style w:type="character" w:customStyle="1" w:styleId="FooterChar">
    <w:name w:val="Footer Char"/>
    <w:basedOn w:val="DefaultParagraphFont"/>
    <w:link w:val="Footer"/>
    <w:uiPriority w:val="99"/>
    <w:rsid w:val="00D014EA"/>
    <w:rPr>
      <w:rFonts w:asciiTheme="minorHAnsi" w:eastAsiaTheme="minorEastAsia" w:hAnsiTheme="minorHAnsi" w:cstheme="minorBidi"/>
      <w:kern w:val="0"/>
      <w:sz w:val="22"/>
      <w:szCs w:val="22"/>
      <w14:ligatures w14:val="none"/>
    </w:rPr>
  </w:style>
  <w:style w:type="paragraph" w:styleId="NoSpacing">
    <w:name w:val="No Spacing"/>
    <w:uiPriority w:val="1"/>
    <w:qFormat/>
    <w:rsid w:val="00FC693F"/>
    <w:pPr>
      <w:pPrChange w:id="17" w:author="Nick Bernal [2]" w:date="2026-08-03T22:22:00Z">
        <w:pPr/>
      </w:pPrChange>
    </w:pPr>
    <w:rPr>
      <w:rFonts w:asciiTheme="minorHAnsi" w:eastAsiaTheme="minorEastAsia" w:hAnsiTheme="minorHAnsi" w:cstheme="minorBidi"/>
      <w:kern w:val="0"/>
      <w:sz w:val="22"/>
      <w:szCs w:val="22"/>
      <w14:ligatures w14:val="none"/>
      <w:rPrChange w:id="17" w:author="Nick Bernal [2]" w:date="2026-08-03T22:22:00Z">
        <w:rPr>
          <w:rFonts w:asciiTheme="minorHAnsi" w:eastAsiaTheme="minorEastAsia" w:hAnsiTheme="minorHAnsi" w:cstheme="minorBidi"/>
          <w:sz w:val="22"/>
          <w:szCs w:val="22"/>
          <w:lang w:val="en-US" w:eastAsia="en-US" w:bidi="ar-SA"/>
        </w:rPr>
      </w:rPrChange>
    </w:rPr>
  </w:style>
  <w:style w:type="paragraph" w:styleId="BodyText">
    <w:name w:val="Body Text"/>
    <w:basedOn w:val="Normal"/>
    <w:link w:val="BodyTextChar"/>
    <w:uiPriority w:val="99"/>
    <w:unhideWhenUsed/>
    <w:rsid w:val="00AA1D8D"/>
    <w:pPr>
      <w:spacing w:after="120" w:line="276" w:lineRule="auto"/>
      <w:pPrChange w:id="18" w:author="Nick Bernal [2]" w:date="2026-08-03T22:22:00Z">
        <w:pPr>
          <w:spacing w:after="120" w:line="276" w:lineRule="auto"/>
        </w:pPr>
      </w:pPrChange>
    </w:pPr>
    <w:rPr>
      <w:rFonts w:asciiTheme="minorHAnsi" w:eastAsiaTheme="minorEastAsia" w:hAnsiTheme="minorHAnsi" w:cstheme="minorBidi"/>
      <w:kern w:val="0"/>
      <w:sz w:val="22"/>
      <w:szCs w:val="22"/>
      <w14:ligatures w14:val="none"/>
      <w:rPrChange w:id="18" w:author="Nick Bernal [2]" w:date="2026-08-03T22:22:00Z">
        <w:rPr>
          <w:rFonts w:asciiTheme="minorHAnsi" w:eastAsiaTheme="minorEastAsia" w:hAnsiTheme="minorHAnsi" w:cstheme="minorBidi"/>
          <w:sz w:val="22"/>
          <w:szCs w:val="22"/>
          <w:lang w:val="en-US" w:eastAsia="en-US" w:bidi="ar-SA"/>
        </w:rPr>
      </w:rPrChange>
    </w:rPr>
  </w:style>
  <w:style w:type="character" w:customStyle="1" w:styleId="BodyTextChar">
    <w:name w:val="Body Text Char"/>
    <w:basedOn w:val="DefaultParagraphFont"/>
    <w:link w:val="BodyText"/>
    <w:uiPriority w:val="99"/>
    <w:rsid w:val="00D014EA"/>
    <w:rPr>
      <w:rFonts w:asciiTheme="minorHAnsi" w:eastAsiaTheme="minorEastAsia" w:hAnsiTheme="minorHAnsi" w:cstheme="minorBidi"/>
      <w:kern w:val="0"/>
      <w:sz w:val="22"/>
      <w:szCs w:val="22"/>
      <w14:ligatures w14:val="none"/>
    </w:rPr>
  </w:style>
  <w:style w:type="paragraph" w:styleId="BodyText2">
    <w:name w:val="Body Text 2"/>
    <w:basedOn w:val="Normal"/>
    <w:link w:val="BodyText2Char"/>
    <w:uiPriority w:val="99"/>
    <w:unhideWhenUsed/>
    <w:rsid w:val="00AA1D8D"/>
    <w:pPr>
      <w:spacing w:after="120" w:line="480" w:lineRule="auto"/>
      <w:pPrChange w:id="19" w:author="Nick Bernal [2]" w:date="2026-08-03T22:22:00Z">
        <w:pPr>
          <w:spacing w:after="120" w:line="480" w:lineRule="auto"/>
        </w:pPr>
      </w:pPrChange>
    </w:pPr>
    <w:rPr>
      <w:rFonts w:asciiTheme="minorHAnsi" w:eastAsiaTheme="minorEastAsia" w:hAnsiTheme="minorHAnsi" w:cstheme="minorBidi"/>
      <w:kern w:val="0"/>
      <w:sz w:val="22"/>
      <w:szCs w:val="22"/>
      <w14:ligatures w14:val="none"/>
      <w:rPrChange w:id="19" w:author="Nick Bernal [2]" w:date="2026-08-03T22:22:00Z">
        <w:rPr>
          <w:rFonts w:asciiTheme="minorHAnsi" w:eastAsiaTheme="minorEastAsia" w:hAnsiTheme="minorHAnsi" w:cstheme="minorBidi"/>
          <w:sz w:val="22"/>
          <w:szCs w:val="22"/>
          <w:lang w:val="en-US" w:eastAsia="en-US" w:bidi="ar-SA"/>
        </w:rPr>
      </w:rPrChange>
    </w:rPr>
  </w:style>
  <w:style w:type="character" w:customStyle="1" w:styleId="BodyText2Char">
    <w:name w:val="Body Text 2 Char"/>
    <w:basedOn w:val="DefaultParagraphFont"/>
    <w:link w:val="BodyText2"/>
    <w:uiPriority w:val="99"/>
    <w:rsid w:val="00D014EA"/>
    <w:rPr>
      <w:rFonts w:asciiTheme="minorHAnsi" w:eastAsiaTheme="minorEastAsia" w:hAnsiTheme="minorHAnsi" w:cstheme="minorBidi"/>
      <w:kern w:val="0"/>
      <w:sz w:val="22"/>
      <w:szCs w:val="22"/>
      <w14:ligatures w14:val="none"/>
    </w:rPr>
  </w:style>
  <w:style w:type="paragraph" w:styleId="BodyText3">
    <w:name w:val="Body Text 3"/>
    <w:basedOn w:val="Normal"/>
    <w:link w:val="BodyText3Char"/>
    <w:uiPriority w:val="99"/>
    <w:unhideWhenUsed/>
    <w:rsid w:val="00AA1D8D"/>
    <w:pPr>
      <w:spacing w:after="120" w:line="276" w:lineRule="auto"/>
      <w:pPrChange w:id="20" w:author="Nick Bernal [2]" w:date="2026-08-03T22:22:00Z">
        <w:pPr>
          <w:spacing w:after="120" w:line="276" w:lineRule="auto"/>
        </w:pPr>
      </w:pPrChange>
    </w:pPr>
    <w:rPr>
      <w:rFonts w:asciiTheme="minorHAnsi" w:eastAsiaTheme="minorEastAsia" w:hAnsiTheme="minorHAnsi" w:cstheme="minorBidi"/>
      <w:kern w:val="0"/>
      <w:sz w:val="16"/>
      <w:szCs w:val="16"/>
      <w14:ligatures w14:val="none"/>
      <w:rPrChange w:id="20" w:author="Nick Bernal [2]" w:date="2026-08-03T22:22:00Z">
        <w:rPr>
          <w:rFonts w:asciiTheme="minorHAnsi" w:eastAsiaTheme="minorEastAsia" w:hAnsiTheme="minorHAnsi" w:cstheme="minorBidi"/>
          <w:sz w:val="16"/>
          <w:szCs w:val="16"/>
          <w:lang w:val="en-US" w:eastAsia="en-US" w:bidi="ar-SA"/>
        </w:rPr>
      </w:rPrChange>
    </w:rPr>
  </w:style>
  <w:style w:type="character" w:customStyle="1" w:styleId="BodyText3Char">
    <w:name w:val="Body Text 3 Char"/>
    <w:basedOn w:val="DefaultParagraphFont"/>
    <w:link w:val="BodyText3"/>
    <w:uiPriority w:val="99"/>
    <w:rsid w:val="00D014EA"/>
    <w:rPr>
      <w:rFonts w:asciiTheme="minorHAnsi" w:eastAsiaTheme="minorEastAsia" w:hAnsiTheme="minorHAnsi" w:cstheme="minorBidi"/>
      <w:kern w:val="0"/>
      <w:sz w:val="16"/>
      <w:szCs w:val="16"/>
      <w14:ligatures w14:val="none"/>
    </w:rPr>
  </w:style>
  <w:style w:type="paragraph" w:styleId="List">
    <w:name w:val="List"/>
    <w:basedOn w:val="Normal"/>
    <w:uiPriority w:val="99"/>
    <w:unhideWhenUsed/>
    <w:rsid w:val="00AA1D8D"/>
    <w:pPr>
      <w:spacing w:after="200" w:line="276" w:lineRule="auto"/>
      <w:ind w:left="360" w:hanging="360"/>
      <w:contextualSpacing/>
      <w:pPrChange w:id="21" w:author="Nick Bernal [2]" w:date="2026-08-03T22:22:00Z">
        <w:pPr>
          <w:spacing w:after="200" w:line="276" w:lineRule="auto"/>
          <w:ind w:left="360" w:hanging="360"/>
          <w:contextualSpacing/>
        </w:pPr>
      </w:pPrChange>
    </w:pPr>
    <w:rPr>
      <w:rFonts w:asciiTheme="minorHAnsi" w:eastAsiaTheme="minorEastAsia" w:hAnsiTheme="minorHAnsi" w:cstheme="minorBidi"/>
      <w:kern w:val="0"/>
      <w:sz w:val="22"/>
      <w:szCs w:val="22"/>
      <w14:ligatures w14:val="none"/>
      <w:rPrChange w:id="21" w:author="Nick Bernal [2]" w:date="2026-08-03T22:22:00Z">
        <w:rPr>
          <w:rFonts w:asciiTheme="minorHAnsi" w:eastAsiaTheme="minorEastAsia" w:hAnsiTheme="minorHAnsi" w:cstheme="minorBidi"/>
          <w:sz w:val="22"/>
          <w:szCs w:val="22"/>
          <w:lang w:val="en-US" w:eastAsia="en-US" w:bidi="ar-SA"/>
        </w:rPr>
      </w:rPrChange>
    </w:rPr>
  </w:style>
  <w:style w:type="paragraph" w:styleId="List2">
    <w:name w:val="List 2"/>
    <w:basedOn w:val="Normal"/>
    <w:uiPriority w:val="99"/>
    <w:unhideWhenUsed/>
    <w:rsid w:val="00326F90"/>
    <w:pPr>
      <w:spacing w:after="200" w:line="276" w:lineRule="auto"/>
      <w:ind w:left="720" w:hanging="360"/>
      <w:contextualSpacing/>
      <w:pPrChange w:id="22" w:author="Nick Bernal [2]" w:date="2026-08-03T22:22:00Z">
        <w:pPr>
          <w:spacing w:after="200" w:line="276" w:lineRule="auto"/>
          <w:ind w:left="720" w:hanging="360"/>
          <w:contextualSpacing/>
        </w:pPr>
      </w:pPrChange>
    </w:pPr>
    <w:rPr>
      <w:rFonts w:asciiTheme="minorHAnsi" w:eastAsiaTheme="minorEastAsia" w:hAnsiTheme="minorHAnsi" w:cstheme="minorBidi"/>
      <w:kern w:val="0"/>
      <w:sz w:val="22"/>
      <w:szCs w:val="22"/>
      <w14:ligatures w14:val="none"/>
      <w:rPrChange w:id="22" w:author="Nick Bernal [2]" w:date="2026-08-03T22:22:00Z">
        <w:rPr>
          <w:rFonts w:asciiTheme="minorHAnsi" w:eastAsiaTheme="minorEastAsia" w:hAnsiTheme="minorHAnsi" w:cstheme="minorBidi"/>
          <w:sz w:val="22"/>
          <w:szCs w:val="22"/>
          <w:lang w:val="en-US" w:eastAsia="en-US" w:bidi="ar-SA"/>
        </w:rPr>
      </w:rPrChange>
    </w:rPr>
  </w:style>
  <w:style w:type="paragraph" w:styleId="List3">
    <w:name w:val="List 3"/>
    <w:basedOn w:val="Normal"/>
    <w:uiPriority w:val="99"/>
    <w:unhideWhenUsed/>
    <w:rsid w:val="00326F90"/>
    <w:pPr>
      <w:spacing w:after="200" w:line="276" w:lineRule="auto"/>
      <w:ind w:left="1080" w:hanging="360"/>
      <w:contextualSpacing/>
      <w:pPrChange w:id="23" w:author="Nick Bernal [2]" w:date="2026-08-03T22:22:00Z">
        <w:pPr>
          <w:spacing w:after="200" w:line="276" w:lineRule="auto"/>
          <w:ind w:left="1080" w:hanging="360"/>
          <w:contextualSpacing/>
        </w:pPr>
      </w:pPrChange>
    </w:pPr>
    <w:rPr>
      <w:rFonts w:asciiTheme="minorHAnsi" w:eastAsiaTheme="minorEastAsia" w:hAnsiTheme="minorHAnsi" w:cstheme="minorBidi"/>
      <w:kern w:val="0"/>
      <w:sz w:val="22"/>
      <w:szCs w:val="22"/>
      <w14:ligatures w14:val="none"/>
      <w:rPrChange w:id="23" w:author="Nick Bernal [2]" w:date="2026-08-03T22:22:00Z">
        <w:rPr>
          <w:rFonts w:asciiTheme="minorHAnsi" w:eastAsiaTheme="minorEastAsia" w:hAnsiTheme="minorHAnsi" w:cstheme="minorBidi"/>
          <w:sz w:val="22"/>
          <w:szCs w:val="22"/>
          <w:lang w:val="en-US" w:eastAsia="en-US" w:bidi="ar-SA"/>
        </w:rPr>
      </w:rPrChange>
    </w:rPr>
  </w:style>
  <w:style w:type="paragraph" w:styleId="ListBullet">
    <w:name w:val="List Bullet"/>
    <w:basedOn w:val="Normal"/>
    <w:uiPriority w:val="99"/>
    <w:unhideWhenUsed/>
    <w:rsid w:val="00326F90"/>
    <w:pPr>
      <w:numPr>
        <w:numId w:val="1"/>
      </w:numPr>
      <w:spacing w:after="200" w:line="276" w:lineRule="auto"/>
      <w:contextualSpacing/>
      <w:pPrChange w:id="24" w:author="Nick Bernal [2]" w:date="2026-08-03T22:22:00Z">
        <w:pPr>
          <w:numPr>
            <w:numId w:val="1"/>
          </w:numPr>
          <w:tabs>
            <w:tab w:val="num" w:pos="360"/>
          </w:tabs>
          <w:spacing w:after="200" w:line="276" w:lineRule="auto"/>
          <w:ind w:left="360" w:hanging="360"/>
          <w:contextualSpacing/>
        </w:pPr>
      </w:pPrChange>
    </w:pPr>
    <w:rPr>
      <w:rFonts w:asciiTheme="minorHAnsi" w:eastAsiaTheme="minorEastAsia" w:hAnsiTheme="minorHAnsi" w:cstheme="minorBidi"/>
      <w:kern w:val="0"/>
      <w:sz w:val="22"/>
      <w:szCs w:val="22"/>
      <w14:ligatures w14:val="none"/>
      <w:rPrChange w:id="24" w:author="Nick Bernal [2]" w:date="2026-08-03T22:22:00Z">
        <w:rPr>
          <w:rFonts w:asciiTheme="minorHAnsi" w:eastAsiaTheme="minorEastAsia" w:hAnsiTheme="minorHAnsi" w:cstheme="minorBidi"/>
          <w:sz w:val="22"/>
          <w:szCs w:val="22"/>
          <w:lang w:val="en-US" w:eastAsia="en-US" w:bidi="ar-SA"/>
        </w:rPr>
      </w:rPrChange>
    </w:rPr>
  </w:style>
  <w:style w:type="paragraph" w:styleId="ListBullet2">
    <w:name w:val="List Bullet 2"/>
    <w:basedOn w:val="Normal"/>
    <w:uiPriority w:val="99"/>
    <w:unhideWhenUsed/>
    <w:rsid w:val="00326F90"/>
    <w:pPr>
      <w:numPr>
        <w:numId w:val="2"/>
      </w:numPr>
      <w:spacing w:after="200" w:line="276" w:lineRule="auto"/>
      <w:contextualSpacing/>
      <w:pPrChange w:id="25" w:author="Nick Bernal [2]" w:date="2026-08-03T22:22:00Z">
        <w:pPr>
          <w:numPr>
            <w:numId w:val="2"/>
          </w:numPr>
          <w:tabs>
            <w:tab w:val="num" w:pos="720"/>
          </w:tabs>
          <w:spacing w:after="200" w:line="276" w:lineRule="auto"/>
          <w:ind w:left="720" w:hanging="360"/>
          <w:contextualSpacing/>
        </w:pPr>
      </w:pPrChange>
    </w:pPr>
    <w:rPr>
      <w:rFonts w:asciiTheme="minorHAnsi" w:eastAsiaTheme="minorEastAsia" w:hAnsiTheme="minorHAnsi" w:cstheme="minorBidi"/>
      <w:kern w:val="0"/>
      <w:sz w:val="22"/>
      <w:szCs w:val="22"/>
      <w14:ligatures w14:val="none"/>
      <w:rPrChange w:id="25" w:author="Nick Bernal [2]" w:date="2026-08-03T22:22:00Z">
        <w:rPr>
          <w:rFonts w:asciiTheme="minorHAnsi" w:eastAsiaTheme="minorEastAsia" w:hAnsiTheme="minorHAnsi" w:cstheme="minorBidi"/>
          <w:sz w:val="22"/>
          <w:szCs w:val="22"/>
          <w:lang w:val="en-US" w:eastAsia="en-US" w:bidi="ar-SA"/>
        </w:rPr>
      </w:rPrChange>
    </w:rPr>
  </w:style>
  <w:style w:type="paragraph" w:styleId="ListBullet3">
    <w:name w:val="List Bullet 3"/>
    <w:basedOn w:val="Normal"/>
    <w:uiPriority w:val="99"/>
    <w:unhideWhenUsed/>
    <w:rsid w:val="00326F90"/>
    <w:pPr>
      <w:numPr>
        <w:numId w:val="3"/>
      </w:numPr>
      <w:spacing w:after="200" w:line="276" w:lineRule="auto"/>
      <w:contextualSpacing/>
      <w:pPrChange w:id="26" w:author="Nick Bernal [2]" w:date="2026-08-03T22:22:00Z">
        <w:pPr>
          <w:numPr>
            <w:numId w:val="3"/>
          </w:numPr>
          <w:tabs>
            <w:tab w:val="num" w:pos="1080"/>
          </w:tabs>
          <w:spacing w:after="200" w:line="276" w:lineRule="auto"/>
          <w:ind w:left="1080" w:hanging="360"/>
          <w:contextualSpacing/>
        </w:pPr>
      </w:pPrChange>
    </w:pPr>
    <w:rPr>
      <w:rFonts w:asciiTheme="minorHAnsi" w:eastAsiaTheme="minorEastAsia" w:hAnsiTheme="minorHAnsi" w:cstheme="minorBidi"/>
      <w:kern w:val="0"/>
      <w:sz w:val="22"/>
      <w:szCs w:val="22"/>
      <w14:ligatures w14:val="none"/>
      <w:rPrChange w:id="26" w:author="Nick Bernal [2]" w:date="2026-08-03T22:22:00Z">
        <w:rPr>
          <w:rFonts w:asciiTheme="minorHAnsi" w:eastAsiaTheme="minorEastAsia" w:hAnsiTheme="minorHAnsi" w:cstheme="minorBidi"/>
          <w:sz w:val="22"/>
          <w:szCs w:val="22"/>
          <w:lang w:val="en-US" w:eastAsia="en-US" w:bidi="ar-SA"/>
        </w:rPr>
      </w:rPrChange>
    </w:rPr>
  </w:style>
  <w:style w:type="paragraph" w:styleId="ListNumber">
    <w:name w:val="List Number"/>
    <w:basedOn w:val="Normal"/>
    <w:uiPriority w:val="99"/>
    <w:unhideWhenUsed/>
    <w:rsid w:val="00326F90"/>
    <w:pPr>
      <w:numPr>
        <w:numId w:val="5"/>
      </w:numPr>
      <w:spacing w:after="200" w:line="276" w:lineRule="auto"/>
      <w:contextualSpacing/>
      <w:pPrChange w:id="27" w:author="Nick Bernal [2]" w:date="2026-08-03T22:22:00Z">
        <w:pPr>
          <w:numPr>
            <w:numId w:val="5"/>
          </w:numPr>
          <w:tabs>
            <w:tab w:val="num" w:pos="360"/>
          </w:tabs>
          <w:spacing w:after="200" w:line="276" w:lineRule="auto"/>
          <w:ind w:left="360" w:hanging="360"/>
          <w:contextualSpacing/>
        </w:pPr>
      </w:pPrChange>
    </w:pPr>
    <w:rPr>
      <w:rFonts w:asciiTheme="minorHAnsi" w:eastAsiaTheme="minorEastAsia" w:hAnsiTheme="minorHAnsi" w:cstheme="minorBidi"/>
      <w:kern w:val="0"/>
      <w:sz w:val="22"/>
      <w:szCs w:val="22"/>
      <w14:ligatures w14:val="none"/>
      <w:rPrChange w:id="27" w:author="Nick Bernal [2]" w:date="2026-08-03T22:22:00Z">
        <w:rPr>
          <w:rFonts w:asciiTheme="minorHAnsi" w:eastAsiaTheme="minorEastAsia" w:hAnsiTheme="minorHAnsi" w:cstheme="minorBidi"/>
          <w:sz w:val="22"/>
          <w:szCs w:val="22"/>
          <w:lang w:val="en-US" w:eastAsia="en-US" w:bidi="ar-SA"/>
        </w:rPr>
      </w:rPrChange>
    </w:rPr>
  </w:style>
  <w:style w:type="paragraph" w:styleId="ListNumber2">
    <w:name w:val="List Number 2"/>
    <w:basedOn w:val="Normal"/>
    <w:uiPriority w:val="99"/>
    <w:unhideWhenUsed/>
    <w:rsid w:val="0029639D"/>
    <w:pPr>
      <w:numPr>
        <w:numId w:val="6"/>
      </w:numPr>
      <w:spacing w:after="200" w:line="276" w:lineRule="auto"/>
      <w:contextualSpacing/>
      <w:pPrChange w:id="28" w:author="Nick Bernal [2]" w:date="2026-08-03T22:22:00Z">
        <w:pPr>
          <w:numPr>
            <w:numId w:val="6"/>
          </w:numPr>
          <w:tabs>
            <w:tab w:val="num" w:pos="720"/>
          </w:tabs>
          <w:spacing w:after="200" w:line="276" w:lineRule="auto"/>
          <w:ind w:left="720" w:hanging="360"/>
          <w:contextualSpacing/>
        </w:pPr>
      </w:pPrChange>
    </w:pPr>
    <w:rPr>
      <w:rFonts w:asciiTheme="minorHAnsi" w:eastAsiaTheme="minorEastAsia" w:hAnsiTheme="minorHAnsi" w:cstheme="minorBidi"/>
      <w:kern w:val="0"/>
      <w:sz w:val="22"/>
      <w:szCs w:val="22"/>
      <w14:ligatures w14:val="none"/>
      <w:rPrChange w:id="28" w:author="Nick Bernal [2]" w:date="2026-08-03T22:22:00Z">
        <w:rPr>
          <w:rFonts w:asciiTheme="minorHAnsi" w:eastAsiaTheme="minorEastAsia" w:hAnsiTheme="minorHAnsi" w:cstheme="minorBidi"/>
          <w:sz w:val="22"/>
          <w:szCs w:val="22"/>
          <w:lang w:val="en-US" w:eastAsia="en-US" w:bidi="ar-SA"/>
        </w:rPr>
      </w:rPrChange>
    </w:rPr>
  </w:style>
  <w:style w:type="paragraph" w:styleId="ListNumber3">
    <w:name w:val="List Number 3"/>
    <w:basedOn w:val="Normal"/>
    <w:uiPriority w:val="99"/>
    <w:unhideWhenUsed/>
    <w:rsid w:val="0029639D"/>
    <w:pPr>
      <w:numPr>
        <w:numId w:val="7"/>
      </w:numPr>
      <w:spacing w:after="200" w:line="276" w:lineRule="auto"/>
      <w:contextualSpacing/>
      <w:pPrChange w:id="29" w:author="Nick Bernal [2]" w:date="2026-08-03T22:22:00Z">
        <w:pPr>
          <w:numPr>
            <w:numId w:val="7"/>
          </w:numPr>
          <w:tabs>
            <w:tab w:val="num" w:pos="1080"/>
          </w:tabs>
          <w:spacing w:after="200" w:line="276" w:lineRule="auto"/>
          <w:ind w:left="1080" w:hanging="360"/>
          <w:contextualSpacing/>
        </w:pPr>
      </w:pPrChange>
    </w:pPr>
    <w:rPr>
      <w:rFonts w:asciiTheme="minorHAnsi" w:eastAsiaTheme="minorEastAsia" w:hAnsiTheme="minorHAnsi" w:cstheme="minorBidi"/>
      <w:kern w:val="0"/>
      <w:sz w:val="22"/>
      <w:szCs w:val="22"/>
      <w14:ligatures w14:val="none"/>
      <w:rPrChange w:id="29" w:author="Nick Bernal [2]" w:date="2026-08-03T22:22:00Z">
        <w:rPr>
          <w:rFonts w:asciiTheme="minorHAnsi" w:eastAsiaTheme="minorEastAsia" w:hAnsiTheme="minorHAnsi" w:cstheme="minorBidi"/>
          <w:sz w:val="22"/>
          <w:szCs w:val="22"/>
          <w:lang w:val="en-US" w:eastAsia="en-US" w:bidi="ar-SA"/>
        </w:rPr>
      </w:rPrChange>
    </w:rPr>
  </w:style>
  <w:style w:type="paragraph" w:styleId="ListContinue">
    <w:name w:val="List Continue"/>
    <w:basedOn w:val="Normal"/>
    <w:uiPriority w:val="99"/>
    <w:unhideWhenUsed/>
    <w:rsid w:val="0029639D"/>
    <w:pPr>
      <w:spacing w:after="120" w:line="276" w:lineRule="auto"/>
      <w:ind w:left="360"/>
      <w:contextualSpacing/>
      <w:pPrChange w:id="30" w:author="Nick Bernal [2]" w:date="2026-08-03T22:22:00Z">
        <w:pPr>
          <w:spacing w:after="120" w:line="276" w:lineRule="auto"/>
          <w:ind w:left="360"/>
          <w:contextualSpacing/>
        </w:pPr>
      </w:pPrChange>
    </w:pPr>
    <w:rPr>
      <w:rFonts w:asciiTheme="minorHAnsi" w:eastAsiaTheme="minorEastAsia" w:hAnsiTheme="minorHAnsi" w:cstheme="minorBidi"/>
      <w:kern w:val="0"/>
      <w:sz w:val="22"/>
      <w:szCs w:val="22"/>
      <w14:ligatures w14:val="none"/>
      <w:rPrChange w:id="30" w:author="Nick Bernal [2]" w:date="2026-08-03T22:22:00Z">
        <w:rPr>
          <w:rFonts w:asciiTheme="minorHAnsi" w:eastAsiaTheme="minorEastAsia" w:hAnsiTheme="minorHAnsi" w:cstheme="minorBidi"/>
          <w:sz w:val="22"/>
          <w:szCs w:val="22"/>
          <w:lang w:val="en-US" w:eastAsia="en-US" w:bidi="ar-SA"/>
        </w:rPr>
      </w:rPrChange>
    </w:rPr>
  </w:style>
  <w:style w:type="paragraph" w:styleId="ListContinue2">
    <w:name w:val="List Continue 2"/>
    <w:basedOn w:val="Normal"/>
    <w:uiPriority w:val="99"/>
    <w:unhideWhenUsed/>
    <w:rsid w:val="0029639D"/>
    <w:pPr>
      <w:spacing w:after="120" w:line="276" w:lineRule="auto"/>
      <w:ind w:left="720"/>
      <w:contextualSpacing/>
      <w:pPrChange w:id="31" w:author="Nick Bernal [2]" w:date="2026-08-03T22:22:00Z">
        <w:pPr>
          <w:spacing w:after="120" w:line="276" w:lineRule="auto"/>
          <w:ind w:left="720"/>
          <w:contextualSpacing/>
        </w:pPr>
      </w:pPrChange>
    </w:pPr>
    <w:rPr>
      <w:rFonts w:asciiTheme="minorHAnsi" w:eastAsiaTheme="minorEastAsia" w:hAnsiTheme="minorHAnsi" w:cstheme="minorBidi"/>
      <w:kern w:val="0"/>
      <w:sz w:val="22"/>
      <w:szCs w:val="22"/>
      <w14:ligatures w14:val="none"/>
      <w:rPrChange w:id="31" w:author="Nick Bernal [2]" w:date="2026-08-03T22:22:00Z">
        <w:rPr>
          <w:rFonts w:asciiTheme="minorHAnsi" w:eastAsiaTheme="minorEastAsia" w:hAnsiTheme="minorHAnsi" w:cstheme="minorBidi"/>
          <w:sz w:val="22"/>
          <w:szCs w:val="22"/>
          <w:lang w:val="en-US" w:eastAsia="en-US" w:bidi="ar-SA"/>
        </w:rPr>
      </w:rPrChange>
    </w:rPr>
  </w:style>
  <w:style w:type="paragraph" w:styleId="ListContinue3">
    <w:name w:val="List Continue 3"/>
    <w:basedOn w:val="Normal"/>
    <w:uiPriority w:val="99"/>
    <w:unhideWhenUsed/>
    <w:rsid w:val="0029639D"/>
    <w:pPr>
      <w:spacing w:after="120" w:line="276" w:lineRule="auto"/>
      <w:ind w:left="1080"/>
      <w:contextualSpacing/>
      <w:pPrChange w:id="32" w:author="Nick Bernal [2]" w:date="2026-08-03T22:22:00Z">
        <w:pPr>
          <w:spacing w:after="120" w:line="276" w:lineRule="auto"/>
          <w:ind w:left="1080"/>
          <w:contextualSpacing/>
        </w:pPr>
      </w:pPrChange>
    </w:pPr>
    <w:rPr>
      <w:rFonts w:asciiTheme="minorHAnsi" w:eastAsiaTheme="minorEastAsia" w:hAnsiTheme="minorHAnsi" w:cstheme="minorBidi"/>
      <w:kern w:val="0"/>
      <w:sz w:val="22"/>
      <w:szCs w:val="22"/>
      <w14:ligatures w14:val="none"/>
      <w:rPrChange w:id="32" w:author="Nick Bernal [2]" w:date="2026-08-03T22:22:00Z">
        <w:rPr>
          <w:rFonts w:asciiTheme="minorHAnsi" w:eastAsiaTheme="minorEastAsia" w:hAnsiTheme="minorHAnsi" w:cstheme="minorBidi"/>
          <w:sz w:val="22"/>
          <w:szCs w:val="22"/>
          <w:lang w:val="en-US" w:eastAsia="en-US" w:bidi="ar-SA"/>
        </w:rPr>
      </w:rPrChange>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spacing w:after="200" w:line="276" w:lineRule="auto"/>
      <w:pPrChange w:id="33" w:author="Nick Bernal [2]" w:date="2026-08-03T22:22:00Z">
        <w:pPr>
          <w:tabs>
            <w:tab w:val="left" w:pos="576"/>
            <w:tab w:val="left" w:pos="1152"/>
            <w:tab w:val="left" w:pos="1728"/>
            <w:tab w:val="left" w:pos="2304"/>
            <w:tab w:val="left" w:pos="2880"/>
            <w:tab w:val="left" w:pos="3456"/>
            <w:tab w:val="left" w:pos="4032"/>
          </w:tabs>
          <w:spacing w:after="200" w:line="276" w:lineRule="auto"/>
        </w:pPr>
      </w:pPrChange>
    </w:pPr>
    <w:rPr>
      <w:rFonts w:ascii="Courier" w:eastAsiaTheme="minorEastAsia" w:hAnsi="Courier" w:cstheme="minorBidi"/>
      <w:kern w:val="0"/>
      <w:sz w:val="20"/>
      <w:szCs w:val="20"/>
      <w14:ligatures w14:val="none"/>
      <w:rPrChange w:id="33" w:author="Nick Bernal [2]" w:date="2026-08-03T22:22:00Z">
        <w:rPr>
          <w:rFonts w:ascii="Courier" w:eastAsiaTheme="minorEastAsia" w:hAnsi="Courier" w:cstheme="minorBidi"/>
          <w:lang w:val="en-US" w:eastAsia="en-US" w:bidi="ar-SA"/>
        </w:rPr>
      </w:rPrChange>
    </w:rPr>
  </w:style>
  <w:style w:type="character" w:customStyle="1" w:styleId="MacroTextChar">
    <w:name w:val="Macro Text Char"/>
    <w:basedOn w:val="DefaultParagraphFont"/>
    <w:link w:val="MacroText"/>
    <w:uiPriority w:val="99"/>
    <w:rsid w:val="00D014EA"/>
    <w:rPr>
      <w:rFonts w:ascii="Courier" w:eastAsiaTheme="minorEastAsia" w:hAnsi="Courier" w:cstheme="minorBidi"/>
      <w:kern w:val="0"/>
      <w:sz w:val="20"/>
      <w:szCs w:val="20"/>
      <w14:ligatures w14:val="none"/>
    </w:rPr>
  </w:style>
  <w:style w:type="paragraph" w:styleId="Caption">
    <w:name w:val="caption"/>
    <w:basedOn w:val="Normal"/>
    <w:next w:val="Normal"/>
    <w:uiPriority w:val="35"/>
    <w:semiHidden/>
    <w:unhideWhenUsed/>
    <w:qFormat/>
    <w:rsid w:val="00FC693F"/>
    <w:pPr>
      <w:spacing w:after="200"/>
      <w:pPrChange w:id="34" w:author="Nick Bernal [2]" w:date="2026-08-03T22:22:00Z">
        <w:pPr>
          <w:spacing w:after="200"/>
        </w:pPr>
      </w:pPrChange>
    </w:pPr>
    <w:rPr>
      <w:rFonts w:asciiTheme="minorHAnsi" w:eastAsiaTheme="minorEastAsia" w:hAnsiTheme="minorHAnsi" w:cstheme="minorBidi"/>
      <w:b/>
      <w:bCs/>
      <w:color w:val="156082" w:themeColor="accent1"/>
      <w:kern w:val="0"/>
      <w:sz w:val="18"/>
      <w:szCs w:val="18"/>
      <w14:ligatures w14:val="none"/>
      <w:rPrChange w:id="34" w:author="Nick Bernal [2]" w:date="2026-08-03T22:22:00Z">
        <w:rPr>
          <w:rFonts w:asciiTheme="minorHAnsi" w:eastAsiaTheme="minorEastAsia" w:hAnsiTheme="minorHAnsi" w:cstheme="minorBidi"/>
          <w:b/>
          <w:bCs/>
          <w:color w:val="156082" w:themeColor="accent1"/>
          <w:sz w:val="18"/>
          <w:szCs w:val="18"/>
          <w:lang w:val="en-US" w:eastAsia="en-US" w:bidi="ar-SA"/>
        </w:rPr>
      </w:rPrChange>
    </w:rPr>
  </w:style>
  <w:style w:type="character" w:styleId="Strong">
    <w:name w:val="Strong"/>
    <w:basedOn w:val="DefaultParagraphFont"/>
    <w:uiPriority w:val="22"/>
    <w:qFormat/>
    <w:rsid w:val="00D014EA"/>
    <w:rPr>
      <w:b/>
      <w:bCs/>
    </w:rPr>
  </w:style>
  <w:style w:type="character" w:styleId="Emphasis">
    <w:name w:val="Emphasis"/>
    <w:basedOn w:val="DefaultParagraphFont"/>
    <w:uiPriority w:val="20"/>
    <w:qFormat/>
    <w:rsid w:val="00D014EA"/>
    <w:rPr>
      <w:i/>
      <w:iCs/>
    </w:rPr>
  </w:style>
  <w:style w:type="character" w:styleId="SubtleEmphasis">
    <w:name w:val="Subtle Emphasis"/>
    <w:basedOn w:val="DefaultParagraphFont"/>
    <w:uiPriority w:val="19"/>
    <w:qFormat/>
    <w:rsid w:val="00D014EA"/>
    <w:rPr>
      <w:i/>
      <w:iCs/>
      <w:color w:val="808080" w:themeColor="text1" w:themeTint="7F"/>
    </w:rPr>
  </w:style>
  <w:style w:type="character" w:styleId="SubtleReference">
    <w:name w:val="Subtle Reference"/>
    <w:basedOn w:val="DefaultParagraphFont"/>
    <w:uiPriority w:val="31"/>
    <w:qFormat/>
    <w:rsid w:val="00D014EA"/>
    <w:rPr>
      <w:smallCaps/>
      <w:color w:val="E97132" w:themeColor="accent2"/>
      <w:u w:val="single"/>
    </w:rPr>
  </w:style>
  <w:style w:type="character" w:styleId="BookTitle">
    <w:name w:val="Book Title"/>
    <w:basedOn w:val="DefaultParagraphFont"/>
    <w:uiPriority w:val="33"/>
    <w:qFormat/>
    <w:rsid w:val="00D014EA"/>
    <w:rPr>
      <w:b/>
      <w:bCs/>
      <w:smallCaps/>
      <w:spacing w:val="5"/>
    </w:rPr>
  </w:style>
  <w:style w:type="paragraph" w:styleId="TOCHeading">
    <w:name w:val="TOC Heading"/>
    <w:basedOn w:val="Heading1"/>
    <w:next w:val="Normal"/>
    <w:uiPriority w:val="39"/>
    <w:semiHidden/>
    <w:unhideWhenUsed/>
    <w:qFormat/>
    <w:rsid w:val="00FC693F"/>
    <w:pPr>
      <w:outlineLvl w:val="9"/>
      <w:pPrChange w:id="35" w:author="Nick Bernal [2]" w:date="2026-08-03T22:22:00Z">
        <w:pPr>
          <w:keepNext/>
          <w:keepLines/>
          <w:spacing w:before="480" w:line="276" w:lineRule="auto"/>
        </w:pPr>
      </w:pPrChange>
    </w:pPr>
    <w:rPr>
      <w:rPrChange w:id="35" w:author="Nick Bernal [2]" w:date="2026-08-03T22:22:00Z">
        <w:rPr>
          <w:rFonts w:asciiTheme="majorHAnsi" w:eastAsiaTheme="majorEastAsia" w:hAnsiTheme="majorHAnsi" w:cstheme="majorBidi"/>
          <w:color w:val="0F4761" w:themeColor="accent1" w:themeShade="BF"/>
          <w:sz w:val="28"/>
          <w:szCs w:val="28"/>
          <w:lang w:val="en-US" w:eastAsia="en-US" w:bidi="ar-SA"/>
        </w:rPr>
      </w:rPrChange>
    </w:rPr>
  </w:style>
  <w:style w:type="table" w:styleId="TableGrid">
    <w:name w:val="Table Grid"/>
    <w:basedOn w:val="TableNormal"/>
    <w:uiPriority w:val="59"/>
    <w:rsid w:val="00D014EA"/>
    <w:rPr>
      <w:rFonts w:asciiTheme="minorHAnsi" w:eastAsiaTheme="minorEastAsia" w:hAnsiTheme="minorHAnsi" w:cstheme="minorBidi"/>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D014EA"/>
    <w:rPr>
      <w:rFonts w:asciiTheme="minorHAnsi" w:eastAsiaTheme="minorEastAsia" w:hAnsiTheme="minorHAnsi" w:cstheme="minorBidi"/>
      <w:color w:val="000000" w:themeColor="text1" w:themeShade="BF"/>
      <w:kern w:val="0"/>
      <w:sz w:val="22"/>
      <w:szCs w:val="22"/>
      <w14:ligatures w14:val="none"/>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D014EA"/>
    <w:rPr>
      <w:rFonts w:asciiTheme="minorHAnsi" w:eastAsiaTheme="minorEastAsia" w:hAnsiTheme="minorHAnsi" w:cstheme="minorBidi"/>
      <w:color w:val="0F4761" w:themeColor="accent1" w:themeShade="BF"/>
      <w:kern w:val="0"/>
      <w:sz w:val="22"/>
      <w:szCs w:val="22"/>
      <w14:ligatures w14:val="none"/>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D014EA"/>
    <w:rPr>
      <w:rFonts w:asciiTheme="minorHAnsi" w:eastAsiaTheme="minorEastAsia" w:hAnsiTheme="minorHAnsi" w:cstheme="minorBidi"/>
      <w:color w:val="BF4E14" w:themeColor="accent2" w:themeShade="BF"/>
      <w:kern w:val="0"/>
      <w:sz w:val="22"/>
      <w:szCs w:val="22"/>
      <w14:ligatures w14:val="none"/>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left w:val="nil"/>
          <w:right w:val="nil"/>
          <w:insideH w:val="nil"/>
          <w:insideV w:val="nil"/>
        </w:tcBorders>
        <w:shd w:val="clear" w:color="auto" w:fill="F9DBCC" w:themeFill="accent2" w:themeFillTint="3F"/>
      </w:tcPr>
    </w:tblStylePr>
  </w:style>
  <w:style w:type="table" w:styleId="LightShading-Accent3">
    <w:name w:val="Light Shading Accent 3"/>
    <w:basedOn w:val="TableNormal"/>
    <w:uiPriority w:val="60"/>
    <w:rsid w:val="00D014EA"/>
    <w:rPr>
      <w:rFonts w:asciiTheme="minorHAnsi" w:eastAsiaTheme="minorEastAsia" w:hAnsiTheme="minorHAnsi" w:cstheme="minorBidi"/>
      <w:color w:val="124F1A" w:themeColor="accent3" w:themeShade="BF"/>
      <w:kern w:val="0"/>
      <w:sz w:val="22"/>
      <w:szCs w:val="22"/>
      <w14:ligatures w14:val="none"/>
    </w:rPr>
    <w:tblPr>
      <w:tblStyleRowBandSize w:val="1"/>
      <w:tblStyleColBandSize w:val="1"/>
      <w:tblBorders>
        <w:top w:val="single" w:sz="8" w:space="0" w:color="196B24" w:themeColor="accent3"/>
        <w:bottom w:val="single" w:sz="8" w:space="0" w:color="196B24" w:themeColor="accent3"/>
      </w:tblBorders>
    </w:tblPr>
    <w:tblStylePr w:type="fir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la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left w:val="nil"/>
          <w:right w:val="nil"/>
          <w:insideH w:val="nil"/>
          <w:insideV w:val="nil"/>
        </w:tcBorders>
        <w:shd w:val="clear" w:color="auto" w:fill="B3EDBA" w:themeFill="accent3" w:themeFillTint="3F"/>
      </w:tcPr>
    </w:tblStylePr>
  </w:style>
  <w:style w:type="table" w:styleId="LightShading-Accent4">
    <w:name w:val="Light Shading Accent 4"/>
    <w:basedOn w:val="TableNormal"/>
    <w:uiPriority w:val="60"/>
    <w:rsid w:val="00D014EA"/>
    <w:rPr>
      <w:rFonts w:asciiTheme="minorHAnsi" w:eastAsiaTheme="minorEastAsia" w:hAnsiTheme="minorHAnsi" w:cstheme="minorBidi"/>
      <w:color w:val="0B769F" w:themeColor="accent4" w:themeShade="BF"/>
      <w:kern w:val="0"/>
      <w:sz w:val="22"/>
      <w:szCs w:val="22"/>
      <w14:ligatures w14:val="none"/>
    </w:rPr>
    <w:tblPr>
      <w:tblStyleRowBandSize w:val="1"/>
      <w:tblStyleColBandSize w:val="1"/>
      <w:tblBorders>
        <w:top w:val="single" w:sz="8" w:space="0" w:color="0F9ED5" w:themeColor="accent4"/>
        <w:bottom w:val="single" w:sz="8" w:space="0" w:color="0F9ED5" w:themeColor="accent4"/>
      </w:tblBorders>
    </w:tblPr>
    <w:tblStylePr w:type="fir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la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left w:val="nil"/>
          <w:right w:val="nil"/>
          <w:insideH w:val="nil"/>
          <w:insideV w:val="nil"/>
        </w:tcBorders>
        <w:shd w:val="clear" w:color="auto" w:fill="BDE9FA" w:themeFill="accent4" w:themeFillTint="3F"/>
      </w:tcPr>
    </w:tblStylePr>
  </w:style>
  <w:style w:type="table" w:styleId="LightShading-Accent5">
    <w:name w:val="Light Shading Accent 5"/>
    <w:basedOn w:val="TableNormal"/>
    <w:uiPriority w:val="60"/>
    <w:rsid w:val="00D014EA"/>
    <w:rPr>
      <w:rFonts w:asciiTheme="minorHAnsi" w:eastAsiaTheme="minorEastAsia" w:hAnsiTheme="minorHAnsi" w:cstheme="minorBidi"/>
      <w:color w:val="77206D" w:themeColor="accent5" w:themeShade="BF"/>
      <w:kern w:val="0"/>
      <w:sz w:val="22"/>
      <w:szCs w:val="22"/>
      <w14:ligatures w14:val="none"/>
    </w:rPr>
    <w:tblPr>
      <w:tblStyleRowBandSize w:val="1"/>
      <w:tblStyleColBandSize w:val="1"/>
      <w:tblBorders>
        <w:top w:val="single" w:sz="8" w:space="0" w:color="A02B93" w:themeColor="accent5"/>
        <w:bottom w:val="single" w:sz="8" w:space="0" w:color="A02B93" w:themeColor="accent5"/>
      </w:tblBorders>
    </w:tblPr>
    <w:tblStylePr w:type="fir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la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left w:val="nil"/>
          <w:right w:val="nil"/>
          <w:insideH w:val="nil"/>
          <w:insideV w:val="nil"/>
        </w:tcBorders>
        <w:shd w:val="clear" w:color="auto" w:fill="EFC3E9" w:themeFill="accent5" w:themeFillTint="3F"/>
      </w:tcPr>
    </w:tblStylePr>
  </w:style>
  <w:style w:type="table" w:styleId="LightShading-Accent6">
    <w:name w:val="Light Shading Accent 6"/>
    <w:basedOn w:val="TableNormal"/>
    <w:uiPriority w:val="60"/>
    <w:rsid w:val="00D014EA"/>
    <w:rPr>
      <w:rFonts w:asciiTheme="minorHAnsi" w:eastAsiaTheme="minorEastAsia" w:hAnsiTheme="minorHAnsi" w:cstheme="minorBidi"/>
      <w:color w:val="3A7C22" w:themeColor="accent6" w:themeShade="BF"/>
      <w:kern w:val="0"/>
      <w:sz w:val="22"/>
      <w:szCs w:val="22"/>
      <w14:ligatures w14:val="none"/>
    </w:rPr>
    <w:tblPr>
      <w:tblStyleRowBandSize w:val="1"/>
      <w:tblStyleColBandSize w:val="1"/>
      <w:tblBorders>
        <w:top w:val="single" w:sz="8" w:space="0" w:color="4EA72E" w:themeColor="accent6"/>
        <w:bottom w:val="single" w:sz="8" w:space="0" w:color="4EA72E" w:themeColor="accent6"/>
      </w:tblBorders>
    </w:tblPr>
    <w:tblStylePr w:type="fir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la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left w:val="nil"/>
          <w:right w:val="nil"/>
          <w:insideH w:val="nil"/>
          <w:insideV w:val="nil"/>
        </w:tcBorders>
        <w:shd w:val="clear" w:color="auto" w:fill="D0EFC5" w:themeFill="accent6" w:themeFillTint="3F"/>
      </w:tcPr>
    </w:tblStylePr>
  </w:style>
  <w:style w:type="table" w:styleId="LightList">
    <w:name w:val="Light List"/>
    <w:basedOn w:val="TableNormal"/>
    <w:uiPriority w:val="61"/>
    <w:rsid w:val="00D014EA"/>
    <w:rPr>
      <w:rFonts w:asciiTheme="minorHAnsi" w:eastAsiaTheme="minorEastAsia" w:hAnsiTheme="minorHAnsi" w:cstheme="minorBidi"/>
      <w:kern w:val="0"/>
      <w:sz w:val="22"/>
      <w:szCs w:val="22"/>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D014EA"/>
    <w:rPr>
      <w:rFonts w:asciiTheme="minorHAnsi" w:eastAsiaTheme="minorEastAsia" w:hAnsiTheme="minorHAnsi" w:cstheme="minorBidi"/>
      <w:kern w:val="0"/>
      <w:sz w:val="22"/>
      <w:szCs w:val="22"/>
      <w14:ligatures w14:val="none"/>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pPr>
        <w:spacing w:before="0" w:after="0" w:line="240" w:lineRule="auto"/>
      </w:pPr>
      <w:rPr>
        <w:b/>
        <w:bCs/>
        <w:color w:val="FFFFFF" w:themeColor="background1"/>
      </w:rPr>
      <w:tblPr/>
      <w:tcPr>
        <w:shd w:val="clear" w:color="auto" w:fill="156082" w:themeFill="accent1"/>
      </w:tcPr>
    </w:tblStylePr>
    <w:tblStylePr w:type="lastRow">
      <w:pPr>
        <w:spacing w:before="0" w:after="0" w:line="240" w:lineRule="auto"/>
      </w:pPr>
      <w:rPr>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tcBorders>
      </w:tcPr>
    </w:tblStylePr>
    <w:tblStylePr w:type="firstCol">
      <w:rPr>
        <w:b/>
        <w:bCs/>
      </w:rPr>
    </w:tblStylePr>
    <w:tblStylePr w:type="lastCol">
      <w:rPr>
        <w:b/>
        <w:bCs/>
      </w:r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style>
  <w:style w:type="table" w:styleId="LightList-Accent2">
    <w:name w:val="Light List Accent 2"/>
    <w:basedOn w:val="TableNormal"/>
    <w:uiPriority w:val="61"/>
    <w:rsid w:val="00D014EA"/>
    <w:rPr>
      <w:rFonts w:asciiTheme="minorHAnsi" w:eastAsiaTheme="minorEastAsia" w:hAnsiTheme="minorHAnsi" w:cstheme="minorBidi"/>
      <w:kern w:val="0"/>
      <w:sz w:val="22"/>
      <w:szCs w:val="22"/>
      <w14:ligatures w14:val="none"/>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pPr>
        <w:spacing w:before="0" w:after="0" w:line="240" w:lineRule="auto"/>
      </w:pPr>
      <w:rPr>
        <w:b/>
        <w:bCs/>
        <w:color w:val="FFFFFF" w:themeColor="background1"/>
      </w:rPr>
      <w:tblPr/>
      <w:tcPr>
        <w:shd w:val="clear" w:color="auto" w:fill="E97132" w:themeFill="accent2"/>
      </w:tcPr>
    </w:tblStylePr>
    <w:tblStylePr w:type="lastRow">
      <w:pPr>
        <w:spacing w:before="0" w:after="0" w:line="240" w:lineRule="auto"/>
      </w:pPr>
      <w:rPr>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tcBorders>
      </w:tcPr>
    </w:tblStylePr>
    <w:tblStylePr w:type="firstCol">
      <w:rPr>
        <w:b/>
        <w:bCs/>
      </w:rPr>
    </w:tblStylePr>
    <w:tblStylePr w:type="lastCol">
      <w:rPr>
        <w:b/>
        <w:bCs/>
      </w:r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style>
  <w:style w:type="table" w:styleId="LightList-Accent3">
    <w:name w:val="Light List Accent 3"/>
    <w:basedOn w:val="TableNormal"/>
    <w:uiPriority w:val="61"/>
    <w:rsid w:val="00D014EA"/>
    <w:rPr>
      <w:rFonts w:asciiTheme="minorHAnsi" w:eastAsiaTheme="minorEastAsia" w:hAnsiTheme="minorHAnsi" w:cstheme="minorBidi"/>
      <w:kern w:val="0"/>
      <w:sz w:val="22"/>
      <w:szCs w:val="22"/>
      <w14:ligatures w14:val="none"/>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pPr>
        <w:spacing w:before="0" w:after="0" w:line="240" w:lineRule="auto"/>
      </w:pPr>
      <w:rPr>
        <w:b/>
        <w:bCs/>
        <w:color w:val="FFFFFF" w:themeColor="background1"/>
      </w:rPr>
      <w:tblPr/>
      <w:tcPr>
        <w:shd w:val="clear" w:color="auto" w:fill="196B24" w:themeFill="accent3"/>
      </w:tcPr>
    </w:tblStylePr>
    <w:tblStylePr w:type="lastRow">
      <w:pPr>
        <w:spacing w:before="0" w:after="0" w:line="240" w:lineRule="auto"/>
      </w:pPr>
      <w:rPr>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tcBorders>
      </w:tcPr>
    </w:tblStylePr>
    <w:tblStylePr w:type="firstCol">
      <w:rPr>
        <w:b/>
        <w:bCs/>
      </w:rPr>
    </w:tblStylePr>
    <w:tblStylePr w:type="lastCol">
      <w:rPr>
        <w:b/>
        <w:bCs/>
      </w:r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style>
  <w:style w:type="table" w:styleId="LightList-Accent4">
    <w:name w:val="Light List Accent 4"/>
    <w:basedOn w:val="TableNormal"/>
    <w:uiPriority w:val="61"/>
    <w:rsid w:val="00D014EA"/>
    <w:rPr>
      <w:rFonts w:asciiTheme="minorHAnsi" w:eastAsiaTheme="minorEastAsia" w:hAnsiTheme="minorHAnsi" w:cstheme="minorBidi"/>
      <w:kern w:val="0"/>
      <w:sz w:val="22"/>
      <w:szCs w:val="22"/>
      <w14:ligatures w14:val="none"/>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pPr>
        <w:spacing w:before="0" w:after="0" w:line="240" w:lineRule="auto"/>
      </w:pPr>
      <w:rPr>
        <w:b/>
        <w:bCs/>
        <w:color w:val="FFFFFF" w:themeColor="background1"/>
      </w:rPr>
      <w:tblPr/>
      <w:tcPr>
        <w:shd w:val="clear" w:color="auto" w:fill="0F9ED5" w:themeFill="accent4"/>
      </w:tcPr>
    </w:tblStylePr>
    <w:tblStylePr w:type="lastRow">
      <w:pPr>
        <w:spacing w:before="0" w:after="0" w:line="240" w:lineRule="auto"/>
      </w:pPr>
      <w:rPr>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tcBorders>
      </w:tcPr>
    </w:tblStylePr>
    <w:tblStylePr w:type="firstCol">
      <w:rPr>
        <w:b/>
        <w:bCs/>
      </w:rPr>
    </w:tblStylePr>
    <w:tblStylePr w:type="lastCol">
      <w:rPr>
        <w:b/>
        <w:bCs/>
      </w:r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style>
  <w:style w:type="table" w:styleId="LightList-Accent5">
    <w:name w:val="Light List Accent 5"/>
    <w:basedOn w:val="TableNormal"/>
    <w:uiPriority w:val="61"/>
    <w:rsid w:val="00D014EA"/>
    <w:rPr>
      <w:rFonts w:asciiTheme="minorHAnsi" w:eastAsiaTheme="minorEastAsia" w:hAnsiTheme="minorHAnsi" w:cstheme="minorBidi"/>
      <w:kern w:val="0"/>
      <w:sz w:val="22"/>
      <w:szCs w:val="22"/>
      <w14:ligatures w14:val="none"/>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pPr>
        <w:spacing w:before="0" w:after="0" w:line="240" w:lineRule="auto"/>
      </w:pPr>
      <w:rPr>
        <w:b/>
        <w:bCs/>
        <w:color w:val="FFFFFF" w:themeColor="background1"/>
      </w:rPr>
      <w:tblPr/>
      <w:tcPr>
        <w:shd w:val="clear" w:color="auto" w:fill="A02B93" w:themeFill="accent5"/>
      </w:tcPr>
    </w:tblStylePr>
    <w:tblStylePr w:type="lastRow">
      <w:pPr>
        <w:spacing w:before="0" w:after="0" w:line="240" w:lineRule="auto"/>
      </w:pPr>
      <w:rPr>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tcBorders>
      </w:tcPr>
    </w:tblStylePr>
    <w:tblStylePr w:type="firstCol">
      <w:rPr>
        <w:b/>
        <w:bCs/>
      </w:rPr>
    </w:tblStylePr>
    <w:tblStylePr w:type="lastCol">
      <w:rPr>
        <w:b/>
        <w:bCs/>
      </w:r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style>
  <w:style w:type="table" w:styleId="LightList-Accent6">
    <w:name w:val="Light List Accent 6"/>
    <w:basedOn w:val="TableNormal"/>
    <w:uiPriority w:val="61"/>
    <w:rsid w:val="00D014EA"/>
    <w:rPr>
      <w:rFonts w:asciiTheme="minorHAnsi" w:eastAsiaTheme="minorEastAsia" w:hAnsiTheme="minorHAnsi" w:cstheme="minorBidi"/>
      <w:kern w:val="0"/>
      <w:sz w:val="22"/>
      <w:szCs w:val="22"/>
      <w14:ligatures w14:val="none"/>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pPr>
        <w:spacing w:before="0" w:after="0" w:line="240" w:lineRule="auto"/>
      </w:pPr>
      <w:rPr>
        <w:b/>
        <w:bCs/>
        <w:color w:val="FFFFFF" w:themeColor="background1"/>
      </w:rPr>
      <w:tblPr/>
      <w:tcPr>
        <w:shd w:val="clear" w:color="auto" w:fill="4EA72E" w:themeFill="accent6"/>
      </w:tcPr>
    </w:tblStylePr>
    <w:tblStylePr w:type="lastRow">
      <w:pPr>
        <w:spacing w:before="0" w:after="0" w:line="240" w:lineRule="auto"/>
      </w:pPr>
      <w:rPr>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tcBorders>
      </w:tcPr>
    </w:tblStylePr>
    <w:tblStylePr w:type="firstCol">
      <w:rPr>
        <w:b/>
        <w:bCs/>
      </w:rPr>
    </w:tblStylePr>
    <w:tblStylePr w:type="lastCol">
      <w:rPr>
        <w:b/>
        <w:bCs/>
      </w:r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style>
  <w:style w:type="table" w:styleId="LightGrid">
    <w:name w:val="Light Grid"/>
    <w:basedOn w:val="TableNormal"/>
    <w:uiPriority w:val="62"/>
    <w:rsid w:val="00D014EA"/>
    <w:rPr>
      <w:rFonts w:asciiTheme="minorHAnsi" w:eastAsiaTheme="minorEastAsia" w:hAnsiTheme="minorHAnsi" w:cstheme="minorBidi"/>
      <w:kern w:val="0"/>
      <w:sz w:val="22"/>
      <w:szCs w:val="22"/>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D014EA"/>
    <w:rPr>
      <w:rFonts w:asciiTheme="minorHAnsi" w:eastAsiaTheme="minorEastAsia" w:hAnsiTheme="minorHAnsi" w:cstheme="minorBidi"/>
      <w:kern w:val="0"/>
      <w:sz w:val="22"/>
      <w:szCs w:val="22"/>
      <w14:ligatures w14:val="none"/>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18" w:space="0" w:color="156082" w:themeColor="accent1"/>
          <w:right w:val="single" w:sz="8" w:space="0" w:color="156082" w:themeColor="accent1"/>
          <w:insideH w:val="nil"/>
          <w:insideV w:val="single" w:sz="8" w:space="0" w:color="156082"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insideH w:val="nil"/>
          <w:insideV w:val="single" w:sz="8" w:space="0" w:color="156082"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B2DEF2" w:themeFill="accent1" w:themeFillTint="3F"/>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shd w:val="clear" w:color="auto" w:fill="B2DEF2" w:themeFill="accent1" w:themeFillTint="3F"/>
      </w:tcPr>
    </w:tblStylePr>
    <w:tblStylePr w:type="band2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tcPr>
    </w:tblStylePr>
  </w:style>
  <w:style w:type="table" w:styleId="LightGrid-Accent2">
    <w:name w:val="Light Grid Accent 2"/>
    <w:basedOn w:val="TableNormal"/>
    <w:uiPriority w:val="62"/>
    <w:rsid w:val="00D014EA"/>
    <w:rPr>
      <w:rFonts w:asciiTheme="minorHAnsi" w:eastAsiaTheme="minorEastAsia" w:hAnsiTheme="minorHAnsi" w:cstheme="minorBidi"/>
      <w:kern w:val="0"/>
      <w:sz w:val="22"/>
      <w:szCs w:val="22"/>
      <w14:ligatures w14:val="none"/>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18" w:space="0" w:color="E97132" w:themeColor="accent2"/>
          <w:right w:val="single" w:sz="8" w:space="0" w:color="E97132" w:themeColor="accent2"/>
          <w:insideH w:val="nil"/>
          <w:insideV w:val="single" w:sz="8" w:space="0" w:color="E97132"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insideH w:val="nil"/>
          <w:insideV w:val="single" w:sz="8" w:space="0" w:color="E97132"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shd w:val="clear" w:color="auto" w:fill="F9DBCC" w:themeFill="accent2" w:themeFillTint="3F"/>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shd w:val="clear" w:color="auto" w:fill="F9DBCC" w:themeFill="accent2" w:themeFillTint="3F"/>
      </w:tcPr>
    </w:tblStylePr>
    <w:tblStylePr w:type="band2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tcPr>
    </w:tblStylePr>
  </w:style>
  <w:style w:type="table" w:styleId="LightGrid-Accent3">
    <w:name w:val="Light Grid Accent 3"/>
    <w:basedOn w:val="TableNormal"/>
    <w:uiPriority w:val="62"/>
    <w:rsid w:val="00D014EA"/>
    <w:rPr>
      <w:rFonts w:asciiTheme="minorHAnsi" w:eastAsiaTheme="minorEastAsia" w:hAnsiTheme="minorHAnsi" w:cstheme="minorBidi"/>
      <w:kern w:val="0"/>
      <w:sz w:val="22"/>
      <w:szCs w:val="22"/>
      <w14:ligatures w14:val="none"/>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18" w:space="0" w:color="196B24" w:themeColor="accent3"/>
          <w:right w:val="single" w:sz="8" w:space="0" w:color="196B24" w:themeColor="accent3"/>
          <w:insideH w:val="nil"/>
          <w:insideV w:val="single" w:sz="8" w:space="0" w:color="196B24"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insideH w:val="nil"/>
          <w:insideV w:val="single" w:sz="8" w:space="0" w:color="196B24"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shd w:val="clear" w:color="auto" w:fill="B3EDBA" w:themeFill="accent3" w:themeFillTint="3F"/>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shd w:val="clear" w:color="auto" w:fill="B3EDBA" w:themeFill="accent3" w:themeFillTint="3F"/>
      </w:tcPr>
    </w:tblStylePr>
    <w:tblStylePr w:type="band2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tcPr>
    </w:tblStylePr>
  </w:style>
  <w:style w:type="table" w:styleId="LightGrid-Accent4">
    <w:name w:val="Light Grid Accent 4"/>
    <w:basedOn w:val="TableNormal"/>
    <w:uiPriority w:val="62"/>
    <w:rsid w:val="00D014EA"/>
    <w:rPr>
      <w:rFonts w:asciiTheme="minorHAnsi" w:eastAsiaTheme="minorEastAsia" w:hAnsiTheme="minorHAnsi" w:cstheme="minorBidi"/>
      <w:kern w:val="0"/>
      <w:sz w:val="22"/>
      <w:szCs w:val="22"/>
      <w14:ligatures w14:val="none"/>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18" w:space="0" w:color="0F9ED5" w:themeColor="accent4"/>
          <w:right w:val="single" w:sz="8" w:space="0" w:color="0F9ED5" w:themeColor="accent4"/>
          <w:insideH w:val="nil"/>
          <w:insideV w:val="single" w:sz="8" w:space="0" w:color="0F9ED5"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insideH w:val="nil"/>
          <w:insideV w:val="single" w:sz="8" w:space="0" w:color="0F9ED5"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shd w:val="clear" w:color="auto" w:fill="BDE9FA" w:themeFill="accent4" w:themeFillTint="3F"/>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shd w:val="clear" w:color="auto" w:fill="BDE9FA" w:themeFill="accent4" w:themeFillTint="3F"/>
      </w:tcPr>
    </w:tblStylePr>
    <w:tblStylePr w:type="band2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tcPr>
    </w:tblStylePr>
  </w:style>
  <w:style w:type="table" w:styleId="LightGrid-Accent5">
    <w:name w:val="Light Grid Accent 5"/>
    <w:basedOn w:val="TableNormal"/>
    <w:uiPriority w:val="62"/>
    <w:rsid w:val="00D014EA"/>
    <w:rPr>
      <w:rFonts w:asciiTheme="minorHAnsi" w:eastAsiaTheme="minorEastAsia" w:hAnsiTheme="minorHAnsi" w:cstheme="minorBidi"/>
      <w:kern w:val="0"/>
      <w:sz w:val="22"/>
      <w:szCs w:val="22"/>
      <w14:ligatures w14:val="none"/>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18" w:space="0" w:color="A02B93" w:themeColor="accent5"/>
          <w:right w:val="single" w:sz="8" w:space="0" w:color="A02B93" w:themeColor="accent5"/>
          <w:insideH w:val="nil"/>
          <w:insideV w:val="single" w:sz="8" w:space="0" w:color="A02B93"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insideH w:val="nil"/>
          <w:insideV w:val="single" w:sz="8" w:space="0" w:color="A02B93"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shd w:val="clear" w:color="auto" w:fill="EFC3E9" w:themeFill="accent5" w:themeFillTint="3F"/>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shd w:val="clear" w:color="auto" w:fill="EFC3E9" w:themeFill="accent5" w:themeFillTint="3F"/>
      </w:tcPr>
    </w:tblStylePr>
    <w:tblStylePr w:type="band2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tcPr>
    </w:tblStylePr>
  </w:style>
  <w:style w:type="table" w:styleId="LightGrid-Accent6">
    <w:name w:val="Light Grid Accent 6"/>
    <w:basedOn w:val="TableNormal"/>
    <w:uiPriority w:val="62"/>
    <w:rsid w:val="00D014EA"/>
    <w:rPr>
      <w:rFonts w:asciiTheme="minorHAnsi" w:eastAsiaTheme="minorEastAsia" w:hAnsiTheme="minorHAnsi" w:cstheme="minorBidi"/>
      <w:kern w:val="0"/>
      <w:sz w:val="22"/>
      <w:szCs w:val="22"/>
      <w14:ligatures w14:val="none"/>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18" w:space="0" w:color="4EA72E" w:themeColor="accent6"/>
          <w:right w:val="single" w:sz="8" w:space="0" w:color="4EA72E" w:themeColor="accent6"/>
          <w:insideH w:val="nil"/>
          <w:insideV w:val="single" w:sz="8" w:space="0" w:color="4EA72E"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insideH w:val="nil"/>
          <w:insideV w:val="single" w:sz="8" w:space="0" w:color="4EA72E"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shd w:val="clear" w:color="auto" w:fill="D0EFC5" w:themeFill="accent6" w:themeFillTint="3F"/>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shd w:val="clear" w:color="auto" w:fill="D0EFC5" w:themeFill="accent6" w:themeFillTint="3F"/>
      </w:tcPr>
    </w:tblStylePr>
    <w:tblStylePr w:type="band2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tcPr>
    </w:tblStylePr>
  </w:style>
  <w:style w:type="table" w:styleId="MediumShading1">
    <w:name w:val="Medium Shading 1"/>
    <w:basedOn w:val="TableNormal"/>
    <w:uiPriority w:val="63"/>
    <w:rsid w:val="00D014EA"/>
    <w:rPr>
      <w:rFonts w:asciiTheme="minorHAnsi" w:eastAsiaTheme="minorEastAsia" w:hAnsiTheme="minorHAnsi" w:cstheme="minorBidi"/>
      <w:kern w:val="0"/>
      <w:sz w:val="22"/>
      <w:szCs w:val="22"/>
      <w14:ligatures w14:val="none"/>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D014EA"/>
    <w:rPr>
      <w:rFonts w:asciiTheme="minorHAnsi" w:eastAsiaTheme="minorEastAsia" w:hAnsiTheme="minorHAnsi" w:cstheme="minorBidi"/>
      <w:kern w:val="0"/>
      <w:sz w:val="22"/>
      <w:szCs w:val="22"/>
      <w14:ligatures w14:val="none"/>
    </w:r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tblBorders>
    </w:tblPr>
    <w:tblStylePr w:type="firstRow">
      <w:pPr>
        <w:spacing w:before="0" w:after="0" w:line="240" w:lineRule="auto"/>
      </w:pPr>
      <w:rPr>
        <w:b/>
        <w:bCs/>
        <w:color w:val="FFFFFF" w:themeColor="background1"/>
      </w:rPr>
      <w:tblPr/>
      <w:tcPr>
        <w:tc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shd w:val="clear" w:color="auto" w:fill="156082" w:themeFill="accent1"/>
      </w:tcPr>
    </w:tblStylePr>
    <w:tblStylePr w:type="lastRow">
      <w:pPr>
        <w:spacing w:before="0" w:after="0" w:line="240" w:lineRule="auto"/>
      </w:pPr>
      <w:rPr>
        <w:b/>
        <w:bCs/>
      </w:rPr>
      <w:tblPr/>
      <w:tcPr>
        <w:tcBorders>
          <w:top w:val="double" w:sz="6"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tcPr>
    </w:tblStylePr>
    <w:tblStylePr w:type="firstCol">
      <w:rPr>
        <w:b/>
        <w:bCs/>
      </w:rPr>
    </w:tblStylePr>
    <w:tblStylePr w:type="lastCol">
      <w:rPr>
        <w:b/>
        <w:bCs/>
      </w:rPr>
    </w:tblStylePr>
    <w:tblStylePr w:type="band1Vert">
      <w:tblPr/>
      <w:tcPr>
        <w:shd w:val="clear" w:color="auto" w:fill="B2DEF2" w:themeFill="accent1" w:themeFillTint="3F"/>
      </w:tcPr>
    </w:tblStylePr>
    <w:tblStylePr w:type="band1Horz">
      <w:tblPr/>
      <w:tcPr>
        <w:tcBorders>
          <w:insideH w:val="nil"/>
          <w:insideV w:val="nil"/>
        </w:tcBorders>
        <w:shd w:val="clear" w:color="auto" w:fill="B2DEF2"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D014EA"/>
    <w:rPr>
      <w:rFonts w:asciiTheme="minorHAnsi" w:eastAsiaTheme="minorEastAsia" w:hAnsiTheme="minorHAnsi" w:cstheme="minorBidi"/>
      <w:kern w:val="0"/>
      <w:sz w:val="22"/>
      <w:szCs w:val="22"/>
      <w14:ligatures w14:val="none"/>
    </w:r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tblBorders>
    </w:tblPr>
    <w:tblStylePr w:type="firstRow">
      <w:pPr>
        <w:spacing w:before="0" w:after="0" w:line="240" w:lineRule="auto"/>
      </w:pPr>
      <w:rPr>
        <w:b/>
        <w:bCs/>
        <w:color w:val="FFFFFF" w:themeColor="background1"/>
      </w:rPr>
      <w:tblPr/>
      <w:tcPr>
        <w:tc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shd w:val="clear" w:color="auto" w:fill="E97132" w:themeFill="accent2"/>
      </w:tcPr>
    </w:tblStylePr>
    <w:tblStylePr w:type="lastRow">
      <w:pPr>
        <w:spacing w:before="0" w:after="0" w:line="240" w:lineRule="auto"/>
      </w:pPr>
      <w:rPr>
        <w:b/>
        <w:bCs/>
      </w:rPr>
      <w:tblPr/>
      <w:tcPr>
        <w:tcBorders>
          <w:top w:val="double" w:sz="6"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tcPr>
    </w:tblStylePr>
    <w:tblStylePr w:type="firstCol">
      <w:rPr>
        <w:b/>
        <w:bCs/>
      </w:rPr>
    </w:tblStylePr>
    <w:tblStylePr w:type="lastCol">
      <w:rPr>
        <w:b/>
        <w:bCs/>
      </w:rPr>
    </w:tblStylePr>
    <w:tblStylePr w:type="band1Vert">
      <w:tblPr/>
      <w:tcPr>
        <w:shd w:val="clear" w:color="auto" w:fill="F9DBCC" w:themeFill="accent2" w:themeFillTint="3F"/>
      </w:tcPr>
    </w:tblStylePr>
    <w:tblStylePr w:type="band1Horz">
      <w:tblPr/>
      <w:tcPr>
        <w:tcBorders>
          <w:insideH w:val="nil"/>
          <w:insideV w:val="nil"/>
        </w:tcBorders>
        <w:shd w:val="clear" w:color="auto" w:fill="F9DBCC"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D014EA"/>
    <w:rPr>
      <w:rFonts w:asciiTheme="minorHAnsi" w:eastAsiaTheme="minorEastAsia" w:hAnsiTheme="minorHAnsi" w:cstheme="minorBidi"/>
      <w:kern w:val="0"/>
      <w:sz w:val="22"/>
      <w:szCs w:val="22"/>
      <w14:ligatures w14:val="none"/>
    </w:r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tblBorders>
    </w:tblPr>
    <w:tblStylePr w:type="firstRow">
      <w:pPr>
        <w:spacing w:before="0" w:after="0" w:line="240" w:lineRule="auto"/>
      </w:pPr>
      <w:rPr>
        <w:b/>
        <w:bCs/>
        <w:color w:val="FFFFFF" w:themeColor="background1"/>
      </w:rPr>
      <w:tblPr/>
      <w:tcPr>
        <w:tc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shd w:val="clear" w:color="auto" w:fill="196B24" w:themeFill="accent3"/>
      </w:tcPr>
    </w:tblStylePr>
    <w:tblStylePr w:type="lastRow">
      <w:pPr>
        <w:spacing w:before="0" w:after="0" w:line="240" w:lineRule="auto"/>
      </w:pPr>
      <w:rPr>
        <w:b/>
        <w:bCs/>
      </w:rPr>
      <w:tblPr/>
      <w:tcPr>
        <w:tcBorders>
          <w:top w:val="double" w:sz="6"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tcPr>
    </w:tblStylePr>
    <w:tblStylePr w:type="firstCol">
      <w:rPr>
        <w:b/>
        <w:bCs/>
      </w:rPr>
    </w:tblStylePr>
    <w:tblStylePr w:type="lastCol">
      <w:rPr>
        <w:b/>
        <w:bCs/>
      </w:rPr>
    </w:tblStylePr>
    <w:tblStylePr w:type="band1Vert">
      <w:tblPr/>
      <w:tcPr>
        <w:shd w:val="clear" w:color="auto" w:fill="B3EDBA" w:themeFill="accent3" w:themeFillTint="3F"/>
      </w:tcPr>
    </w:tblStylePr>
    <w:tblStylePr w:type="band1Horz">
      <w:tblPr/>
      <w:tcPr>
        <w:tcBorders>
          <w:insideH w:val="nil"/>
          <w:insideV w:val="nil"/>
        </w:tcBorders>
        <w:shd w:val="clear" w:color="auto" w:fill="B3EDBA"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D014EA"/>
    <w:rPr>
      <w:rFonts w:asciiTheme="minorHAnsi" w:eastAsiaTheme="minorEastAsia" w:hAnsiTheme="minorHAnsi" w:cstheme="minorBidi"/>
      <w:kern w:val="0"/>
      <w:sz w:val="22"/>
      <w:szCs w:val="22"/>
      <w14:ligatures w14:val="none"/>
    </w:r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tblBorders>
    </w:tblPr>
    <w:tblStylePr w:type="firstRow">
      <w:pPr>
        <w:spacing w:before="0" w:after="0" w:line="240" w:lineRule="auto"/>
      </w:pPr>
      <w:rPr>
        <w:b/>
        <w:bCs/>
        <w:color w:val="FFFFFF" w:themeColor="background1"/>
      </w:rPr>
      <w:tblPr/>
      <w:tcPr>
        <w:tc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shd w:val="clear" w:color="auto" w:fill="0F9ED5" w:themeFill="accent4"/>
      </w:tcPr>
    </w:tblStylePr>
    <w:tblStylePr w:type="lastRow">
      <w:pPr>
        <w:spacing w:before="0" w:after="0" w:line="240" w:lineRule="auto"/>
      </w:pPr>
      <w:rPr>
        <w:b/>
        <w:bCs/>
      </w:rPr>
      <w:tblPr/>
      <w:tcPr>
        <w:tcBorders>
          <w:top w:val="double" w:sz="6"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tcPr>
    </w:tblStylePr>
    <w:tblStylePr w:type="firstCol">
      <w:rPr>
        <w:b/>
        <w:bCs/>
      </w:rPr>
    </w:tblStylePr>
    <w:tblStylePr w:type="lastCol">
      <w:rPr>
        <w:b/>
        <w:bCs/>
      </w:rPr>
    </w:tblStylePr>
    <w:tblStylePr w:type="band1Vert">
      <w:tblPr/>
      <w:tcPr>
        <w:shd w:val="clear" w:color="auto" w:fill="BDE9FA" w:themeFill="accent4" w:themeFillTint="3F"/>
      </w:tcPr>
    </w:tblStylePr>
    <w:tblStylePr w:type="band1Horz">
      <w:tblPr/>
      <w:tcPr>
        <w:tcBorders>
          <w:insideH w:val="nil"/>
          <w:insideV w:val="nil"/>
        </w:tcBorders>
        <w:shd w:val="clear" w:color="auto" w:fill="BDE9FA"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D014EA"/>
    <w:rPr>
      <w:rFonts w:asciiTheme="minorHAnsi" w:eastAsiaTheme="minorEastAsia" w:hAnsiTheme="minorHAnsi" w:cstheme="minorBidi"/>
      <w:kern w:val="0"/>
      <w:sz w:val="22"/>
      <w:szCs w:val="22"/>
      <w14:ligatures w14:val="none"/>
    </w:r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tblBorders>
    </w:tblPr>
    <w:tblStylePr w:type="firstRow">
      <w:pPr>
        <w:spacing w:before="0" w:after="0" w:line="240" w:lineRule="auto"/>
      </w:pPr>
      <w:rPr>
        <w:b/>
        <w:bCs/>
        <w:color w:val="FFFFFF" w:themeColor="background1"/>
      </w:rPr>
      <w:tblPr/>
      <w:tcPr>
        <w:tc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shd w:val="clear" w:color="auto" w:fill="A02B93" w:themeFill="accent5"/>
      </w:tcPr>
    </w:tblStylePr>
    <w:tblStylePr w:type="lastRow">
      <w:pPr>
        <w:spacing w:before="0" w:after="0" w:line="240" w:lineRule="auto"/>
      </w:pPr>
      <w:rPr>
        <w:b/>
        <w:bCs/>
      </w:rPr>
      <w:tblPr/>
      <w:tcPr>
        <w:tcBorders>
          <w:top w:val="double" w:sz="6"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tcPr>
    </w:tblStylePr>
    <w:tblStylePr w:type="firstCol">
      <w:rPr>
        <w:b/>
        <w:bCs/>
      </w:rPr>
    </w:tblStylePr>
    <w:tblStylePr w:type="lastCol">
      <w:rPr>
        <w:b/>
        <w:bCs/>
      </w:rPr>
    </w:tblStylePr>
    <w:tblStylePr w:type="band1Vert">
      <w:tblPr/>
      <w:tcPr>
        <w:shd w:val="clear" w:color="auto" w:fill="EFC3E9" w:themeFill="accent5" w:themeFillTint="3F"/>
      </w:tcPr>
    </w:tblStylePr>
    <w:tblStylePr w:type="band1Horz">
      <w:tblPr/>
      <w:tcPr>
        <w:tcBorders>
          <w:insideH w:val="nil"/>
          <w:insideV w:val="nil"/>
        </w:tcBorders>
        <w:shd w:val="clear" w:color="auto" w:fill="EFC3E9"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D014EA"/>
    <w:rPr>
      <w:rFonts w:asciiTheme="minorHAnsi" w:eastAsiaTheme="minorEastAsia" w:hAnsiTheme="minorHAnsi" w:cstheme="minorBidi"/>
      <w:kern w:val="0"/>
      <w:sz w:val="22"/>
      <w:szCs w:val="22"/>
      <w14:ligatures w14:val="none"/>
    </w:r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tblBorders>
    </w:tblPr>
    <w:tblStylePr w:type="firstRow">
      <w:pPr>
        <w:spacing w:before="0" w:after="0" w:line="240" w:lineRule="auto"/>
      </w:pPr>
      <w:rPr>
        <w:b/>
        <w:bCs/>
        <w:color w:val="FFFFFF" w:themeColor="background1"/>
      </w:rPr>
      <w:tblPr/>
      <w:tcPr>
        <w:tc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shd w:val="clear" w:color="auto" w:fill="4EA72E" w:themeFill="accent6"/>
      </w:tcPr>
    </w:tblStylePr>
    <w:tblStylePr w:type="lastRow">
      <w:pPr>
        <w:spacing w:before="0" w:after="0" w:line="240" w:lineRule="auto"/>
      </w:pPr>
      <w:rPr>
        <w:b/>
        <w:bCs/>
      </w:rPr>
      <w:tblPr/>
      <w:tcPr>
        <w:tcBorders>
          <w:top w:val="double" w:sz="6"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tcPr>
    </w:tblStylePr>
    <w:tblStylePr w:type="firstCol">
      <w:rPr>
        <w:b/>
        <w:bCs/>
      </w:rPr>
    </w:tblStylePr>
    <w:tblStylePr w:type="lastCol">
      <w:rPr>
        <w:b/>
        <w:bCs/>
      </w:rPr>
    </w:tblStylePr>
    <w:tblStylePr w:type="band1Vert">
      <w:tblPr/>
      <w:tcPr>
        <w:shd w:val="clear" w:color="auto" w:fill="D0EFC5" w:themeFill="accent6" w:themeFillTint="3F"/>
      </w:tcPr>
    </w:tblStylePr>
    <w:tblStylePr w:type="band1Horz">
      <w:tblPr/>
      <w:tcPr>
        <w:tcBorders>
          <w:insideH w:val="nil"/>
          <w:insideV w:val="nil"/>
        </w:tcBorders>
        <w:shd w:val="clear" w:color="auto" w:fill="D0EFC5"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D014EA"/>
    <w:rPr>
      <w:rFonts w:asciiTheme="minorHAnsi" w:eastAsiaTheme="minorEastAsia" w:hAnsiTheme="minorHAnsi" w:cstheme="minorBidi"/>
      <w:kern w:val="0"/>
      <w:sz w:val="22"/>
      <w:szCs w:val="22"/>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D014EA"/>
    <w:rPr>
      <w:rFonts w:asciiTheme="minorHAnsi" w:eastAsiaTheme="minorEastAsia" w:hAnsiTheme="minorHAnsi" w:cstheme="minorBidi"/>
      <w:kern w:val="0"/>
      <w:sz w:val="22"/>
      <w:szCs w:val="22"/>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56082"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56082" w:themeFill="accent1"/>
      </w:tcPr>
    </w:tblStylePr>
    <w:tblStylePr w:type="lastCol">
      <w:rPr>
        <w:b/>
        <w:bCs/>
        <w:color w:val="FFFFFF" w:themeColor="background1"/>
      </w:rPr>
      <w:tblPr/>
      <w:tcPr>
        <w:tcBorders>
          <w:left w:val="nil"/>
          <w:right w:val="nil"/>
          <w:insideH w:val="nil"/>
          <w:insideV w:val="nil"/>
        </w:tcBorders>
        <w:shd w:val="clear" w:color="auto" w:fill="156082"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D014EA"/>
    <w:rPr>
      <w:rFonts w:asciiTheme="minorHAnsi" w:eastAsiaTheme="minorEastAsia" w:hAnsiTheme="minorHAnsi" w:cstheme="minorBidi"/>
      <w:kern w:val="0"/>
      <w:sz w:val="22"/>
      <w:szCs w:val="22"/>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97132"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97132" w:themeFill="accent2"/>
      </w:tcPr>
    </w:tblStylePr>
    <w:tblStylePr w:type="lastCol">
      <w:rPr>
        <w:b/>
        <w:bCs/>
        <w:color w:val="FFFFFF" w:themeColor="background1"/>
      </w:rPr>
      <w:tblPr/>
      <w:tcPr>
        <w:tcBorders>
          <w:left w:val="nil"/>
          <w:right w:val="nil"/>
          <w:insideH w:val="nil"/>
          <w:insideV w:val="nil"/>
        </w:tcBorders>
        <w:shd w:val="clear" w:color="auto" w:fill="E97132"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D014EA"/>
    <w:rPr>
      <w:rFonts w:asciiTheme="minorHAnsi" w:eastAsiaTheme="minorEastAsia" w:hAnsiTheme="minorHAnsi" w:cstheme="minorBidi"/>
      <w:kern w:val="0"/>
      <w:sz w:val="22"/>
      <w:szCs w:val="22"/>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96B24"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96B24" w:themeFill="accent3"/>
      </w:tcPr>
    </w:tblStylePr>
    <w:tblStylePr w:type="lastCol">
      <w:rPr>
        <w:b/>
        <w:bCs/>
        <w:color w:val="FFFFFF" w:themeColor="background1"/>
      </w:rPr>
      <w:tblPr/>
      <w:tcPr>
        <w:tcBorders>
          <w:left w:val="nil"/>
          <w:right w:val="nil"/>
          <w:insideH w:val="nil"/>
          <w:insideV w:val="nil"/>
        </w:tcBorders>
        <w:shd w:val="clear" w:color="auto" w:fill="196B24"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D014EA"/>
    <w:rPr>
      <w:rFonts w:asciiTheme="minorHAnsi" w:eastAsiaTheme="minorEastAsia" w:hAnsiTheme="minorHAnsi" w:cstheme="minorBidi"/>
      <w:kern w:val="0"/>
      <w:sz w:val="22"/>
      <w:szCs w:val="22"/>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F9ED5"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F9ED5" w:themeFill="accent4"/>
      </w:tcPr>
    </w:tblStylePr>
    <w:tblStylePr w:type="lastCol">
      <w:rPr>
        <w:b/>
        <w:bCs/>
        <w:color w:val="FFFFFF" w:themeColor="background1"/>
      </w:rPr>
      <w:tblPr/>
      <w:tcPr>
        <w:tcBorders>
          <w:left w:val="nil"/>
          <w:right w:val="nil"/>
          <w:insideH w:val="nil"/>
          <w:insideV w:val="nil"/>
        </w:tcBorders>
        <w:shd w:val="clear" w:color="auto" w:fill="0F9ED5"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D014EA"/>
    <w:rPr>
      <w:rFonts w:asciiTheme="minorHAnsi" w:eastAsiaTheme="minorEastAsia" w:hAnsiTheme="minorHAnsi" w:cstheme="minorBidi"/>
      <w:kern w:val="0"/>
      <w:sz w:val="22"/>
      <w:szCs w:val="22"/>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02B93"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02B93" w:themeFill="accent5"/>
      </w:tcPr>
    </w:tblStylePr>
    <w:tblStylePr w:type="lastCol">
      <w:rPr>
        <w:b/>
        <w:bCs/>
        <w:color w:val="FFFFFF" w:themeColor="background1"/>
      </w:rPr>
      <w:tblPr/>
      <w:tcPr>
        <w:tcBorders>
          <w:left w:val="nil"/>
          <w:right w:val="nil"/>
          <w:insideH w:val="nil"/>
          <w:insideV w:val="nil"/>
        </w:tcBorders>
        <w:shd w:val="clear" w:color="auto" w:fill="A02B93"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D014EA"/>
    <w:rPr>
      <w:rFonts w:asciiTheme="minorHAnsi" w:eastAsiaTheme="minorEastAsia" w:hAnsiTheme="minorHAnsi" w:cstheme="minorBidi"/>
      <w:kern w:val="0"/>
      <w:sz w:val="22"/>
      <w:szCs w:val="22"/>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EA72E"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EA72E" w:themeFill="accent6"/>
      </w:tcPr>
    </w:tblStylePr>
    <w:tblStylePr w:type="lastCol">
      <w:rPr>
        <w:b/>
        <w:bCs/>
        <w:color w:val="FFFFFF" w:themeColor="background1"/>
      </w:rPr>
      <w:tblPr/>
      <w:tcPr>
        <w:tcBorders>
          <w:left w:val="nil"/>
          <w:right w:val="nil"/>
          <w:insideH w:val="nil"/>
          <w:insideV w:val="nil"/>
        </w:tcBorders>
        <w:shd w:val="clear" w:color="auto" w:fill="4EA72E"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D014EA"/>
    <w:rPr>
      <w:rFonts w:asciiTheme="minorHAnsi" w:eastAsiaTheme="minorEastAsia" w:hAnsiTheme="minorHAnsi" w:cstheme="minorBidi"/>
      <w:color w:val="000000" w:themeColor="text1"/>
      <w:kern w:val="0"/>
      <w:sz w:val="22"/>
      <w:szCs w:val="22"/>
      <w14:ligatures w14:val="none"/>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E2841"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D014EA"/>
    <w:rPr>
      <w:rFonts w:asciiTheme="minorHAnsi" w:eastAsiaTheme="minorEastAsia" w:hAnsiTheme="minorHAnsi" w:cstheme="minorBidi"/>
      <w:color w:val="000000" w:themeColor="text1"/>
      <w:kern w:val="0"/>
      <w:sz w:val="22"/>
      <w:szCs w:val="22"/>
      <w14:ligatures w14:val="none"/>
    </w:rPr>
    <w:tblPr>
      <w:tblStyleRowBandSize w:val="1"/>
      <w:tblStyleColBandSize w:val="1"/>
      <w:tblBorders>
        <w:top w:val="single" w:sz="8" w:space="0" w:color="156082" w:themeColor="accent1"/>
        <w:bottom w:val="single" w:sz="8" w:space="0" w:color="156082" w:themeColor="accent1"/>
      </w:tblBorders>
    </w:tblPr>
    <w:tblStylePr w:type="firstRow">
      <w:rPr>
        <w:rFonts w:asciiTheme="majorHAnsi" w:eastAsiaTheme="majorEastAsia" w:hAnsiTheme="majorHAnsi" w:cstheme="majorBidi"/>
      </w:rPr>
      <w:tblPr/>
      <w:tcPr>
        <w:tcBorders>
          <w:top w:val="nil"/>
          <w:bottom w:val="single" w:sz="8" w:space="0" w:color="156082" w:themeColor="accent1"/>
        </w:tcBorders>
      </w:tcPr>
    </w:tblStylePr>
    <w:tblStylePr w:type="lastRow">
      <w:rPr>
        <w:b/>
        <w:bCs/>
        <w:color w:val="0E2841" w:themeColor="text2"/>
      </w:rPr>
      <w:tblPr/>
      <w:tcPr>
        <w:tcBorders>
          <w:top w:val="single" w:sz="8" w:space="0" w:color="156082" w:themeColor="accent1"/>
          <w:bottom w:val="single" w:sz="8" w:space="0" w:color="156082" w:themeColor="accent1"/>
        </w:tcBorders>
      </w:tcPr>
    </w:tblStylePr>
    <w:tblStylePr w:type="firstCol">
      <w:rPr>
        <w:b/>
        <w:bCs/>
      </w:rPr>
    </w:tblStylePr>
    <w:tblStylePr w:type="lastCol">
      <w:rPr>
        <w:b/>
        <w:bCs/>
      </w:rPr>
      <w:tblPr/>
      <w:tcPr>
        <w:tcBorders>
          <w:top w:val="single" w:sz="8" w:space="0" w:color="156082" w:themeColor="accent1"/>
          <w:bottom w:val="single" w:sz="8" w:space="0" w:color="156082" w:themeColor="accent1"/>
        </w:tcBorders>
      </w:tcPr>
    </w:tblStylePr>
    <w:tblStylePr w:type="band1Vert">
      <w:tblPr/>
      <w:tcPr>
        <w:shd w:val="clear" w:color="auto" w:fill="B2DEF2" w:themeFill="accent1" w:themeFillTint="3F"/>
      </w:tcPr>
    </w:tblStylePr>
    <w:tblStylePr w:type="band1Horz">
      <w:tblPr/>
      <w:tcPr>
        <w:shd w:val="clear" w:color="auto" w:fill="B2DEF2" w:themeFill="accent1" w:themeFillTint="3F"/>
      </w:tcPr>
    </w:tblStylePr>
  </w:style>
  <w:style w:type="table" w:styleId="MediumList1-Accent2">
    <w:name w:val="Medium List 1 Accent 2"/>
    <w:basedOn w:val="TableNormal"/>
    <w:uiPriority w:val="65"/>
    <w:rsid w:val="00D014EA"/>
    <w:rPr>
      <w:rFonts w:asciiTheme="minorHAnsi" w:eastAsiaTheme="minorEastAsia" w:hAnsiTheme="minorHAnsi" w:cstheme="minorBidi"/>
      <w:color w:val="000000" w:themeColor="text1"/>
      <w:kern w:val="0"/>
      <w:sz w:val="22"/>
      <w:szCs w:val="22"/>
      <w14:ligatures w14:val="none"/>
    </w:rPr>
    <w:tblPr>
      <w:tblStyleRowBandSize w:val="1"/>
      <w:tblStyleColBandSize w:val="1"/>
      <w:tblBorders>
        <w:top w:val="single" w:sz="8" w:space="0" w:color="E97132" w:themeColor="accent2"/>
        <w:bottom w:val="single" w:sz="8" w:space="0" w:color="E97132" w:themeColor="accent2"/>
      </w:tblBorders>
    </w:tblPr>
    <w:tblStylePr w:type="firstRow">
      <w:rPr>
        <w:rFonts w:asciiTheme="majorHAnsi" w:eastAsiaTheme="majorEastAsia" w:hAnsiTheme="majorHAnsi" w:cstheme="majorBidi"/>
      </w:rPr>
      <w:tblPr/>
      <w:tcPr>
        <w:tcBorders>
          <w:top w:val="nil"/>
          <w:bottom w:val="single" w:sz="8" w:space="0" w:color="E97132" w:themeColor="accent2"/>
        </w:tcBorders>
      </w:tcPr>
    </w:tblStylePr>
    <w:tblStylePr w:type="lastRow">
      <w:rPr>
        <w:b/>
        <w:bCs/>
        <w:color w:val="0E2841" w:themeColor="text2"/>
      </w:rPr>
      <w:tblPr/>
      <w:tcPr>
        <w:tcBorders>
          <w:top w:val="single" w:sz="8" w:space="0" w:color="E97132" w:themeColor="accent2"/>
          <w:bottom w:val="single" w:sz="8" w:space="0" w:color="E97132" w:themeColor="accent2"/>
        </w:tcBorders>
      </w:tcPr>
    </w:tblStylePr>
    <w:tblStylePr w:type="firstCol">
      <w:rPr>
        <w:b/>
        <w:bCs/>
      </w:rPr>
    </w:tblStylePr>
    <w:tblStylePr w:type="lastCol">
      <w:rPr>
        <w:b/>
        <w:bCs/>
      </w:rPr>
      <w:tblPr/>
      <w:tcPr>
        <w:tcBorders>
          <w:top w:val="single" w:sz="8" w:space="0" w:color="E97132" w:themeColor="accent2"/>
          <w:bottom w:val="single" w:sz="8" w:space="0" w:color="E97132" w:themeColor="accent2"/>
        </w:tcBorders>
      </w:tcPr>
    </w:tblStylePr>
    <w:tblStylePr w:type="band1Vert">
      <w:tblPr/>
      <w:tcPr>
        <w:shd w:val="clear" w:color="auto" w:fill="F9DBCC" w:themeFill="accent2" w:themeFillTint="3F"/>
      </w:tcPr>
    </w:tblStylePr>
    <w:tblStylePr w:type="band1Horz">
      <w:tblPr/>
      <w:tcPr>
        <w:shd w:val="clear" w:color="auto" w:fill="F9DBCC" w:themeFill="accent2" w:themeFillTint="3F"/>
      </w:tcPr>
    </w:tblStylePr>
  </w:style>
  <w:style w:type="table" w:styleId="MediumList1-Accent3">
    <w:name w:val="Medium List 1 Accent 3"/>
    <w:basedOn w:val="TableNormal"/>
    <w:uiPriority w:val="65"/>
    <w:rsid w:val="00D014EA"/>
    <w:rPr>
      <w:rFonts w:asciiTheme="minorHAnsi" w:eastAsiaTheme="minorEastAsia" w:hAnsiTheme="minorHAnsi" w:cstheme="minorBidi"/>
      <w:color w:val="000000" w:themeColor="text1"/>
      <w:kern w:val="0"/>
      <w:sz w:val="22"/>
      <w:szCs w:val="22"/>
      <w14:ligatures w14:val="none"/>
    </w:rPr>
    <w:tblPr>
      <w:tblStyleRowBandSize w:val="1"/>
      <w:tblStyleColBandSize w:val="1"/>
      <w:tblBorders>
        <w:top w:val="single" w:sz="8" w:space="0" w:color="196B24" w:themeColor="accent3"/>
        <w:bottom w:val="single" w:sz="8" w:space="0" w:color="196B24" w:themeColor="accent3"/>
      </w:tblBorders>
    </w:tblPr>
    <w:tblStylePr w:type="firstRow">
      <w:rPr>
        <w:rFonts w:asciiTheme="majorHAnsi" w:eastAsiaTheme="majorEastAsia" w:hAnsiTheme="majorHAnsi" w:cstheme="majorBidi"/>
      </w:rPr>
      <w:tblPr/>
      <w:tcPr>
        <w:tcBorders>
          <w:top w:val="nil"/>
          <w:bottom w:val="single" w:sz="8" w:space="0" w:color="196B24" w:themeColor="accent3"/>
        </w:tcBorders>
      </w:tcPr>
    </w:tblStylePr>
    <w:tblStylePr w:type="lastRow">
      <w:rPr>
        <w:b/>
        <w:bCs/>
        <w:color w:val="0E2841" w:themeColor="text2"/>
      </w:rPr>
      <w:tblPr/>
      <w:tcPr>
        <w:tcBorders>
          <w:top w:val="single" w:sz="8" w:space="0" w:color="196B24" w:themeColor="accent3"/>
          <w:bottom w:val="single" w:sz="8" w:space="0" w:color="196B24" w:themeColor="accent3"/>
        </w:tcBorders>
      </w:tcPr>
    </w:tblStylePr>
    <w:tblStylePr w:type="firstCol">
      <w:rPr>
        <w:b/>
        <w:bCs/>
      </w:rPr>
    </w:tblStylePr>
    <w:tblStylePr w:type="lastCol">
      <w:rPr>
        <w:b/>
        <w:bCs/>
      </w:rPr>
      <w:tblPr/>
      <w:tcPr>
        <w:tcBorders>
          <w:top w:val="single" w:sz="8" w:space="0" w:color="196B24" w:themeColor="accent3"/>
          <w:bottom w:val="single" w:sz="8" w:space="0" w:color="196B24" w:themeColor="accent3"/>
        </w:tcBorders>
      </w:tcPr>
    </w:tblStylePr>
    <w:tblStylePr w:type="band1Vert">
      <w:tblPr/>
      <w:tcPr>
        <w:shd w:val="clear" w:color="auto" w:fill="B3EDBA" w:themeFill="accent3" w:themeFillTint="3F"/>
      </w:tcPr>
    </w:tblStylePr>
    <w:tblStylePr w:type="band1Horz">
      <w:tblPr/>
      <w:tcPr>
        <w:shd w:val="clear" w:color="auto" w:fill="B3EDBA" w:themeFill="accent3" w:themeFillTint="3F"/>
      </w:tcPr>
    </w:tblStylePr>
  </w:style>
  <w:style w:type="table" w:styleId="MediumList1-Accent4">
    <w:name w:val="Medium List 1 Accent 4"/>
    <w:basedOn w:val="TableNormal"/>
    <w:uiPriority w:val="65"/>
    <w:rsid w:val="00D014EA"/>
    <w:rPr>
      <w:rFonts w:asciiTheme="minorHAnsi" w:eastAsiaTheme="minorEastAsia" w:hAnsiTheme="minorHAnsi" w:cstheme="minorBidi"/>
      <w:color w:val="000000" w:themeColor="text1"/>
      <w:kern w:val="0"/>
      <w:sz w:val="22"/>
      <w:szCs w:val="22"/>
      <w14:ligatures w14:val="none"/>
    </w:rPr>
    <w:tblPr>
      <w:tblStyleRowBandSize w:val="1"/>
      <w:tblStyleColBandSize w:val="1"/>
      <w:tblBorders>
        <w:top w:val="single" w:sz="8" w:space="0" w:color="0F9ED5" w:themeColor="accent4"/>
        <w:bottom w:val="single" w:sz="8" w:space="0" w:color="0F9ED5" w:themeColor="accent4"/>
      </w:tblBorders>
    </w:tblPr>
    <w:tblStylePr w:type="firstRow">
      <w:rPr>
        <w:rFonts w:asciiTheme="majorHAnsi" w:eastAsiaTheme="majorEastAsia" w:hAnsiTheme="majorHAnsi" w:cstheme="majorBidi"/>
      </w:rPr>
      <w:tblPr/>
      <w:tcPr>
        <w:tcBorders>
          <w:top w:val="nil"/>
          <w:bottom w:val="single" w:sz="8" w:space="0" w:color="0F9ED5" w:themeColor="accent4"/>
        </w:tcBorders>
      </w:tcPr>
    </w:tblStylePr>
    <w:tblStylePr w:type="lastRow">
      <w:rPr>
        <w:b/>
        <w:bCs/>
        <w:color w:val="0E2841" w:themeColor="text2"/>
      </w:rPr>
      <w:tblPr/>
      <w:tcPr>
        <w:tcBorders>
          <w:top w:val="single" w:sz="8" w:space="0" w:color="0F9ED5" w:themeColor="accent4"/>
          <w:bottom w:val="single" w:sz="8" w:space="0" w:color="0F9ED5" w:themeColor="accent4"/>
        </w:tcBorders>
      </w:tcPr>
    </w:tblStylePr>
    <w:tblStylePr w:type="firstCol">
      <w:rPr>
        <w:b/>
        <w:bCs/>
      </w:rPr>
    </w:tblStylePr>
    <w:tblStylePr w:type="lastCol">
      <w:rPr>
        <w:b/>
        <w:bCs/>
      </w:rPr>
      <w:tblPr/>
      <w:tcPr>
        <w:tcBorders>
          <w:top w:val="single" w:sz="8" w:space="0" w:color="0F9ED5" w:themeColor="accent4"/>
          <w:bottom w:val="single" w:sz="8" w:space="0" w:color="0F9ED5" w:themeColor="accent4"/>
        </w:tcBorders>
      </w:tcPr>
    </w:tblStylePr>
    <w:tblStylePr w:type="band1Vert">
      <w:tblPr/>
      <w:tcPr>
        <w:shd w:val="clear" w:color="auto" w:fill="BDE9FA" w:themeFill="accent4" w:themeFillTint="3F"/>
      </w:tcPr>
    </w:tblStylePr>
    <w:tblStylePr w:type="band1Horz">
      <w:tblPr/>
      <w:tcPr>
        <w:shd w:val="clear" w:color="auto" w:fill="BDE9FA" w:themeFill="accent4" w:themeFillTint="3F"/>
      </w:tcPr>
    </w:tblStylePr>
  </w:style>
  <w:style w:type="table" w:styleId="MediumList1-Accent5">
    <w:name w:val="Medium List 1 Accent 5"/>
    <w:basedOn w:val="TableNormal"/>
    <w:uiPriority w:val="65"/>
    <w:rsid w:val="00D014EA"/>
    <w:rPr>
      <w:rFonts w:asciiTheme="minorHAnsi" w:eastAsiaTheme="minorEastAsia" w:hAnsiTheme="minorHAnsi" w:cstheme="minorBidi"/>
      <w:color w:val="000000" w:themeColor="text1"/>
      <w:kern w:val="0"/>
      <w:sz w:val="22"/>
      <w:szCs w:val="22"/>
      <w14:ligatures w14:val="none"/>
    </w:rPr>
    <w:tblPr>
      <w:tblStyleRowBandSize w:val="1"/>
      <w:tblStyleColBandSize w:val="1"/>
      <w:tblBorders>
        <w:top w:val="single" w:sz="8" w:space="0" w:color="A02B93" w:themeColor="accent5"/>
        <w:bottom w:val="single" w:sz="8" w:space="0" w:color="A02B93" w:themeColor="accent5"/>
      </w:tblBorders>
    </w:tblPr>
    <w:tblStylePr w:type="firstRow">
      <w:rPr>
        <w:rFonts w:asciiTheme="majorHAnsi" w:eastAsiaTheme="majorEastAsia" w:hAnsiTheme="majorHAnsi" w:cstheme="majorBidi"/>
      </w:rPr>
      <w:tblPr/>
      <w:tcPr>
        <w:tcBorders>
          <w:top w:val="nil"/>
          <w:bottom w:val="single" w:sz="8" w:space="0" w:color="A02B93" w:themeColor="accent5"/>
        </w:tcBorders>
      </w:tcPr>
    </w:tblStylePr>
    <w:tblStylePr w:type="lastRow">
      <w:rPr>
        <w:b/>
        <w:bCs/>
        <w:color w:val="0E2841" w:themeColor="text2"/>
      </w:rPr>
      <w:tblPr/>
      <w:tcPr>
        <w:tcBorders>
          <w:top w:val="single" w:sz="8" w:space="0" w:color="A02B93" w:themeColor="accent5"/>
          <w:bottom w:val="single" w:sz="8" w:space="0" w:color="A02B93" w:themeColor="accent5"/>
        </w:tcBorders>
      </w:tcPr>
    </w:tblStylePr>
    <w:tblStylePr w:type="firstCol">
      <w:rPr>
        <w:b/>
        <w:bCs/>
      </w:rPr>
    </w:tblStylePr>
    <w:tblStylePr w:type="lastCol">
      <w:rPr>
        <w:b/>
        <w:bCs/>
      </w:rPr>
      <w:tblPr/>
      <w:tcPr>
        <w:tcBorders>
          <w:top w:val="single" w:sz="8" w:space="0" w:color="A02B93" w:themeColor="accent5"/>
          <w:bottom w:val="single" w:sz="8" w:space="0" w:color="A02B93" w:themeColor="accent5"/>
        </w:tcBorders>
      </w:tcPr>
    </w:tblStylePr>
    <w:tblStylePr w:type="band1Vert">
      <w:tblPr/>
      <w:tcPr>
        <w:shd w:val="clear" w:color="auto" w:fill="EFC3E9" w:themeFill="accent5" w:themeFillTint="3F"/>
      </w:tcPr>
    </w:tblStylePr>
    <w:tblStylePr w:type="band1Horz">
      <w:tblPr/>
      <w:tcPr>
        <w:shd w:val="clear" w:color="auto" w:fill="EFC3E9" w:themeFill="accent5" w:themeFillTint="3F"/>
      </w:tcPr>
    </w:tblStylePr>
  </w:style>
  <w:style w:type="table" w:styleId="MediumList1-Accent6">
    <w:name w:val="Medium List 1 Accent 6"/>
    <w:basedOn w:val="TableNormal"/>
    <w:uiPriority w:val="65"/>
    <w:rsid w:val="00D014EA"/>
    <w:rPr>
      <w:rFonts w:asciiTheme="minorHAnsi" w:eastAsiaTheme="minorEastAsia" w:hAnsiTheme="minorHAnsi" w:cstheme="minorBidi"/>
      <w:color w:val="000000" w:themeColor="text1"/>
      <w:kern w:val="0"/>
      <w:sz w:val="22"/>
      <w:szCs w:val="22"/>
      <w14:ligatures w14:val="none"/>
    </w:rPr>
    <w:tblPr>
      <w:tblStyleRowBandSize w:val="1"/>
      <w:tblStyleColBandSize w:val="1"/>
      <w:tblBorders>
        <w:top w:val="single" w:sz="8" w:space="0" w:color="4EA72E" w:themeColor="accent6"/>
        <w:bottom w:val="single" w:sz="8" w:space="0" w:color="4EA72E" w:themeColor="accent6"/>
      </w:tblBorders>
    </w:tblPr>
    <w:tblStylePr w:type="firstRow">
      <w:rPr>
        <w:rFonts w:asciiTheme="majorHAnsi" w:eastAsiaTheme="majorEastAsia" w:hAnsiTheme="majorHAnsi" w:cstheme="majorBidi"/>
      </w:rPr>
      <w:tblPr/>
      <w:tcPr>
        <w:tcBorders>
          <w:top w:val="nil"/>
          <w:bottom w:val="single" w:sz="8" w:space="0" w:color="4EA72E" w:themeColor="accent6"/>
        </w:tcBorders>
      </w:tcPr>
    </w:tblStylePr>
    <w:tblStylePr w:type="lastRow">
      <w:rPr>
        <w:b/>
        <w:bCs/>
        <w:color w:val="0E2841" w:themeColor="text2"/>
      </w:rPr>
      <w:tblPr/>
      <w:tcPr>
        <w:tcBorders>
          <w:top w:val="single" w:sz="8" w:space="0" w:color="4EA72E" w:themeColor="accent6"/>
          <w:bottom w:val="single" w:sz="8" w:space="0" w:color="4EA72E" w:themeColor="accent6"/>
        </w:tcBorders>
      </w:tcPr>
    </w:tblStylePr>
    <w:tblStylePr w:type="firstCol">
      <w:rPr>
        <w:b/>
        <w:bCs/>
      </w:rPr>
    </w:tblStylePr>
    <w:tblStylePr w:type="lastCol">
      <w:rPr>
        <w:b/>
        <w:bCs/>
      </w:rPr>
      <w:tblPr/>
      <w:tcPr>
        <w:tcBorders>
          <w:top w:val="single" w:sz="8" w:space="0" w:color="4EA72E" w:themeColor="accent6"/>
          <w:bottom w:val="single" w:sz="8" w:space="0" w:color="4EA72E" w:themeColor="accent6"/>
        </w:tcBorders>
      </w:tcPr>
    </w:tblStylePr>
    <w:tblStylePr w:type="band1Vert">
      <w:tblPr/>
      <w:tcPr>
        <w:shd w:val="clear" w:color="auto" w:fill="D0EFC5" w:themeFill="accent6" w:themeFillTint="3F"/>
      </w:tcPr>
    </w:tblStylePr>
    <w:tblStylePr w:type="band1Horz">
      <w:tblPr/>
      <w:tcPr>
        <w:shd w:val="clear" w:color="auto" w:fill="D0EFC5" w:themeFill="accent6" w:themeFillTint="3F"/>
      </w:tcPr>
    </w:tblStylePr>
  </w:style>
  <w:style w:type="table" w:styleId="MediumList2">
    <w:name w:val="Medium List 2"/>
    <w:basedOn w:val="TableNormal"/>
    <w:uiPriority w:val="66"/>
    <w:rsid w:val="00D014EA"/>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D014EA"/>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rPr>
        <w:sz w:val="24"/>
        <w:szCs w:val="24"/>
      </w:rPr>
      <w:tblPr/>
      <w:tcPr>
        <w:tcBorders>
          <w:top w:val="nil"/>
          <w:left w:val="nil"/>
          <w:bottom w:val="single" w:sz="24" w:space="0" w:color="156082" w:themeColor="accent1"/>
          <w:right w:val="nil"/>
          <w:insideH w:val="nil"/>
          <w:insideV w:val="nil"/>
        </w:tcBorders>
        <w:shd w:val="clear" w:color="auto" w:fill="FFFFFF" w:themeFill="background1"/>
      </w:tcPr>
    </w:tblStylePr>
    <w:tblStylePr w:type="lastRow">
      <w:tblPr/>
      <w:tcPr>
        <w:tcBorders>
          <w:top w:val="single" w:sz="8" w:space="0" w:color="156082"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56082" w:themeColor="accent1"/>
          <w:insideH w:val="nil"/>
          <w:insideV w:val="nil"/>
        </w:tcBorders>
        <w:shd w:val="clear" w:color="auto" w:fill="FFFFFF" w:themeFill="background1"/>
      </w:tcPr>
    </w:tblStylePr>
    <w:tblStylePr w:type="lastCol">
      <w:tblPr/>
      <w:tcPr>
        <w:tcBorders>
          <w:top w:val="nil"/>
          <w:left w:val="single" w:sz="8" w:space="0" w:color="156082"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top w:val="nil"/>
          <w:bottom w:val="nil"/>
          <w:insideH w:val="nil"/>
          <w:insideV w:val="nil"/>
        </w:tcBorders>
        <w:shd w:val="clear" w:color="auto" w:fill="B2DEF2"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D014EA"/>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rPr>
        <w:sz w:val="24"/>
        <w:szCs w:val="24"/>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tblPr/>
      <w:tcPr>
        <w:tcBorders>
          <w:top w:val="single" w:sz="8" w:space="0" w:color="E97132"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97132" w:themeColor="accent2"/>
          <w:insideH w:val="nil"/>
          <w:insideV w:val="nil"/>
        </w:tcBorders>
        <w:shd w:val="clear" w:color="auto" w:fill="FFFFFF" w:themeFill="background1"/>
      </w:tcPr>
    </w:tblStylePr>
    <w:tblStylePr w:type="lastCol">
      <w:tblPr/>
      <w:tcPr>
        <w:tcBorders>
          <w:top w:val="nil"/>
          <w:left w:val="single" w:sz="8" w:space="0" w:color="E97132"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top w:val="nil"/>
          <w:bottom w:val="nil"/>
          <w:insideH w:val="nil"/>
          <w:insideV w:val="nil"/>
        </w:tcBorders>
        <w:shd w:val="clear" w:color="auto" w:fill="F9DBCC"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D014EA"/>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rPr>
        <w:sz w:val="24"/>
        <w:szCs w:val="24"/>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tblPr/>
      <w:tcPr>
        <w:tcBorders>
          <w:top w:val="single" w:sz="8" w:space="0" w:color="196B24"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96B24" w:themeColor="accent3"/>
          <w:insideH w:val="nil"/>
          <w:insideV w:val="nil"/>
        </w:tcBorders>
        <w:shd w:val="clear" w:color="auto" w:fill="FFFFFF" w:themeFill="background1"/>
      </w:tcPr>
    </w:tblStylePr>
    <w:tblStylePr w:type="lastCol">
      <w:tblPr/>
      <w:tcPr>
        <w:tcBorders>
          <w:top w:val="nil"/>
          <w:left w:val="single" w:sz="8" w:space="0" w:color="196B24"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top w:val="nil"/>
          <w:bottom w:val="nil"/>
          <w:insideH w:val="nil"/>
          <w:insideV w:val="nil"/>
        </w:tcBorders>
        <w:shd w:val="clear" w:color="auto" w:fill="B3EDBA"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D014EA"/>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rPr>
        <w:sz w:val="24"/>
        <w:szCs w:val="24"/>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tblPr/>
      <w:tcPr>
        <w:tcBorders>
          <w:top w:val="single" w:sz="8" w:space="0" w:color="0F9ED5"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F9ED5" w:themeColor="accent4"/>
          <w:insideH w:val="nil"/>
          <w:insideV w:val="nil"/>
        </w:tcBorders>
        <w:shd w:val="clear" w:color="auto" w:fill="FFFFFF" w:themeFill="background1"/>
      </w:tcPr>
    </w:tblStylePr>
    <w:tblStylePr w:type="lastCol">
      <w:tblPr/>
      <w:tcPr>
        <w:tcBorders>
          <w:top w:val="nil"/>
          <w:left w:val="single" w:sz="8" w:space="0" w:color="0F9ED5"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top w:val="nil"/>
          <w:bottom w:val="nil"/>
          <w:insideH w:val="nil"/>
          <w:insideV w:val="nil"/>
        </w:tcBorders>
        <w:shd w:val="clear" w:color="auto" w:fill="BDE9FA"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D014EA"/>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rPr>
        <w:sz w:val="24"/>
        <w:szCs w:val="24"/>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tblPr/>
      <w:tcPr>
        <w:tcBorders>
          <w:top w:val="single" w:sz="8" w:space="0" w:color="A02B93"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02B93" w:themeColor="accent5"/>
          <w:insideH w:val="nil"/>
          <w:insideV w:val="nil"/>
        </w:tcBorders>
        <w:shd w:val="clear" w:color="auto" w:fill="FFFFFF" w:themeFill="background1"/>
      </w:tcPr>
    </w:tblStylePr>
    <w:tblStylePr w:type="lastCol">
      <w:tblPr/>
      <w:tcPr>
        <w:tcBorders>
          <w:top w:val="nil"/>
          <w:left w:val="single" w:sz="8" w:space="0" w:color="A02B93"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top w:val="nil"/>
          <w:bottom w:val="nil"/>
          <w:insideH w:val="nil"/>
          <w:insideV w:val="nil"/>
        </w:tcBorders>
        <w:shd w:val="clear" w:color="auto" w:fill="EFC3E9"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D014EA"/>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rPr>
        <w:sz w:val="24"/>
        <w:szCs w:val="24"/>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tblPr/>
      <w:tcPr>
        <w:tcBorders>
          <w:top w:val="single" w:sz="8" w:space="0" w:color="4EA72E"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EA72E" w:themeColor="accent6"/>
          <w:insideH w:val="nil"/>
          <w:insideV w:val="nil"/>
        </w:tcBorders>
        <w:shd w:val="clear" w:color="auto" w:fill="FFFFFF" w:themeFill="background1"/>
      </w:tcPr>
    </w:tblStylePr>
    <w:tblStylePr w:type="lastCol">
      <w:tblPr/>
      <w:tcPr>
        <w:tcBorders>
          <w:top w:val="nil"/>
          <w:left w:val="single" w:sz="8" w:space="0" w:color="4EA72E"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top w:val="nil"/>
          <w:bottom w:val="nil"/>
          <w:insideH w:val="nil"/>
          <w:insideV w:val="nil"/>
        </w:tcBorders>
        <w:shd w:val="clear" w:color="auto" w:fill="D0EFC5"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D014EA"/>
    <w:rPr>
      <w:rFonts w:asciiTheme="minorHAnsi" w:eastAsiaTheme="minorEastAsia" w:hAnsiTheme="minorHAnsi" w:cstheme="minorBidi"/>
      <w:kern w:val="0"/>
      <w:sz w:val="22"/>
      <w:szCs w:val="22"/>
      <w14:ligatures w14:val="none"/>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D014EA"/>
    <w:rPr>
      <w:rFonts w:asciiTheme="minorHAnsi" w:eastAsiaTheme="minorEastAsia" w:hAnsiTheme="minorHAnsi" w:cstheme="minorBidi"/>
      <w:kern w:val="0"/>
      <w:sz w:val="22"/>
      <w:szCs w:val="22"/>
      <w14:ligatures w14:val="none"/>
    </w:r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insideV w:val="single" w:sz="8" w:space="0" w:color="2198CF" w:themeColor="accent1" w:themeTint="BF"/>
      </w:tblBorders>
    </w:tblPr>
    <w:tcPr>
      <w:shd w:val="clear" w:color="auto" w:fill="B2DEF2" w:themeFill="accent1" w:themeFillTint="3F"/>
    </w:tcPr>
    <w:tblStylePr w:type="firstRow">
      <w:rPr>
        <w:b/>
        <w:bCs/>
      </w:rPr>
    </w:tblStylePr>
    <w:tblStylePr w:type="lastRow">
      <w:rPr>
        <w:b/>
        <w:bCs/>
      </w:rPr>
      <w:tblPr/>
      <w:tcPr>
        <w:tcBorders>
          <w:top w:val="single" w:sz="18" w:space="0" w:color="2198CF" w:themeColor="accent1" w:themeTint="BF"/>
        </w:tcBorders>
      </w:tcPr>
    </w:tblStylePr>
    <w:tblStylePr w:type="firstCol">
      <w:rPr>
        <w:b/>
        <w:bCs/>
      </w:rPr>
    </w:tblStylePr>
    <w:tblStylePr w:type="lastCol">
      <w:rPr>
        <w:b/>
        <w:bCs/>
      </w:r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MediumGrid1-Accent2">
    <w:name w:val="Medium Grid 1 Accent 2"/>
    <w:basedOn w:val="TableNormal"/>
    <w:uiPriority w:val="67"/>
    <w:rsid w:val="00D014EA"/>
    <w:rPr>
      <w:rFonts w:asciiTheme="minorHAnsi" w:eastAsiaTheme="minorEastAsia" w:hAnsiTheme="minorHAnsi" w:cstheme="minorBidi"/>
      <w:kern w:val="0"/>
      <w:sz w:val="22"/>
      <w:szCs w:val="22"/>
      <w14:ligatures w14:val="none"/>
    </w:r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insideV w:val="single" w:sz="8" w:space="0" w:color="EE9465" w:themeColor="accent2" w:themeTint="BF"/>
      </w:tblBorders>
    </w:tblPr>
    <w:tcPr>
      <w:shd w:val="clear" w:color="auto" w:fill="F9DBCC" w:themeFill="accent2" w:themeFillTint="3F"/>
    </w:tcPr>
    <w:tblStylePr w:type="firstRow">
      <w:rPr>
        <w:b/>
        <w:bCs/>
      </w:rPr>
    </w:tblStylePr>
    <w:tblStylePr w:type="lastRow">
      <w:rPr>
        <w:b/>
        <w:bCs/>
      </w:rPr>
      <w:tblPr/>
      <w:tcPr>
        <w:tcBorders>
          <w:top w:val="single" w:sz="18" w:space="0" w:color="EE9465" w:themeColor="accent2" w:themeTint="BF"/>
        </w:tcBorders>
      </w:tcPr>
    </w:tblStylePr>
    <w:tblStylePr w:type="firstCol">
      <w:rPr>
        <w:b/>
        <w:bCs/>
      </w:rPr>
    </w:tblStylePr>
    <w:tblStylePr w:type="lastCol">
      <w:rPr>
        <w:b/>
        <w:bCs/>
      </w:r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MediumGrid1-Accent3">
    <w:name w:val="Medium Grid 1 Accent 3"/>
    <w:basedOn w:val="TableNormal"/>
    <w:uiPriority w:val="67"/>
    <w:rsid w:val="00D014EA"/>
    <w:rPr>
      <w:rFonts w:asciiTheme="minorHAnsi" w:eastAsiaTheme="minorEastAsia" w:hAnsiTheme="minorHAnsi" w:cstheme="minorBidi"/>
      <w:kern w:val="0"/>
      <w:sz w:val="22"/>
      <w:szCs w:val="22"/>
      <w14:ligatures w14:val="none"/>
    </w:r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insideV w:val="single" w:sz="8" w:space="0" w:color="2BB73D" w:themeColor="accent3" w:themeTint="BF"/>
      </w:tblBorders>
    </w:tblPr>
    <w:tcPr>
      <w:shd w:val="clear" w:color="auto" w:fill="B3EDBA" w:themeFill="accent3" w:themeFillTint="3F"/>
    </w:tcPr>
    <w:tblStylePr w:type="firstRow">
      <w:rPr>
        <w:b/>
        <w:bCs/>
      </w:rPr>
    </w:tblStylePr>
    <w:tblStylePr w:type="lastRow">
      <w:rPr>
        <w:b/>
        <w:bCs/>
      </w:rPr>
      <w:tblPr/>
      <w:tcPr>
        <w:tcBorders>
          <w:top w:val="single" w:sz="18" w:space="0" w:color="2BB73D" w:themeColor="accent3" w:themeTint="BF"/>
        </w:tcBorders>
      </w:tcPr>
    </w:tblStylePr>
    <w:tblStylePr w:type="firstCol">
      <w:rPr>
        <w:b/>
        <w:bCs/>
      </w:rPr>
    </w:tblStylePr>
    <w:tblStylePr w:type="lastCol">
      <w:rPr>
        <w:b/>
        <w:bCs/>
      </w:r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MediumGrid1-Accent4">
    <w:name w:val="Medium Grid 1 Accent 4"/>
    <w:basedOn w:val="TableNormal"/>
    <w:uiPriority w:val="67"/>
    <w:rsid w:val="00D014EA"/>
    <w:rPr>
      <w:rFonts w:asciiTheme="minorHAnsi" w:eastAsiaTheme="minorEastAsia" w:hAnsiTheme="minorHAnsi" w:cstheme="minorBidi"/>
      <w:kern w:val="0"/>
      <w:sz w:val="22"/>
      <w:szCs w:val="22"/>
      <w14:ligatures w14:val="none"/>
    </w:r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insideV w:val="single" w:sz="8" w:space="0" w:color="39BEF1" w:themeColor="accent4" w:themeTint="BF"/>
      </w:tblBorders>
    </w:tblPr>
    <w:tcPr>
      <w:shd w:val="clear" w:color="auto" w:fill="BDE9FA" w:themeFill="accent4" w:themeFillTint="3F"/>
    </w:tcPr>
    <w:tblStylePr w:type="firstRow">
      <w:rPr>
        <w:b/>
        <w:bCs/>
      </w:rPr>
    </w:tblStylePr>
    <w:tblStylePr w:type="lastRow">
      <w:rPr>
        <w:b/>
        <w:bCs/>
      </w:rPr>
      <w:tblPr/>
      <w:tcPr>
        <w:tcBorders>
          <w:top w:val="single" w:sz="18" w:space="0" w:color="39BEF1" w:themeColor="accent4" w:themeTint="BF"/>
        </w:tcBorders>
      </w:tcPr>
    </w:tblStylePr>
    <w:tblStylePr w:type="firstCol">
      <w:rPr>
        <w:b/>
        <w:bCs/>
      </w:rPr>
    </w:tblStylePr>
    <w:tblStylePr w:type="lastCol">
      <w:rPr>
        <w:b/>
        <w:bCs/>
      </w:r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MediumGrid1-Accent5">
    <w:name w:val="Medium Grid 1 Accent 5"/>
    <w:basedOn w:val="TableNormal"/>
    <w:uiPriority w:val="67"/>
    <w:rsid w:val="00D014EA"/>
    <w:rPr>
      <w:rFonts w:asciiTheme="minorHAnsi" w:eastAsiaTheme="minorEastAsia" w:hAnsiTheme="minorHAnsi" w:cstheme="minorBidi"/>
      <w:kern w:val="0"/>
      <w:sz w:val="22"/>
      <w:szCs w:val="22"/>
      <w14:ligatures w14:val="none"/>
    </w:r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insideV w:val="single" w:sz="8" w:space="0" w:color="CE49BF" w:themeColor="accent5" w:themeTint="BF"/>
      </w:tblBorders>
    </w:tblPr>
    <w:tcPr>
      <w:shd w:val="clear" w:color="auto" w:fill="EFC3E9" w:themeFill="accent5" w:themeFillTint="3F"/>
    </w:tcPr>
    <w:tblStylePr w:type="firstRow">
      <w:rPr>
        <w:b/>
        <w:bCs/>
      </w:rPr>
    </w:tblStylePr>
    <w:tblStylePr w:type="lastRow">
      <w:rPr>
        <w:b/>
        <w:bCs/>
      </w:rPr>
      <w:tblPr/>
      <w:tcPr>
        <w:tcBorders>
          <w:top w:val="single" w:sz="18" w:space="0" w:color="CE49BF" w:themeColor="accent5" w:themeTint="BF"/>
        </w:tcBorders>
      </w:tcPr>
    </w:tblStylePr>
    <w:tblStylePr w:type="firstCol">
      <w:rPr>
        <w:b/>
        <w:bCs/>
      </w:rPr>
    </w:tblStylePr>
    <w:tblStylePr w:type="lastCol">
      <w:rPr>
        <w:b/>
        <w:bCs/>
      </w:r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MediumGrid1-Accent6">
    <w:name w:val="Medium Grid 1 Accent 6"/>
    <w:basedOn w:val="TableNormal"/>
    <w:uiPriority w:val="67"/>
    <w:rsid w:val="00D014EA"/>
    <w:rPr>
      <w:rFonts w:asciiTheme="minorHAnsi" w:eastAsiaTheme="minorEastAsia" w:hAnsiTheme="minorHAnsi" w:cstheme="minorBidi"/>
      <w:kern w:val="0"/>
      <w:sz w:val="22"/>
      <w:szCs w:val="22"/>
      <w14:ligatures w14:val="none"/>
    </w:r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insideV w:val="single" w:sz="8" w:space="0" w:color="71CF50" w:themeColor="accent6" w:themeTint="BF"/>
      </w:tblBorders>
    </w:tblPr>
    <w:tcPr>
      <w:shd w:val="clear" w:color="auto" w:fill="D0EFC5" w:themeFill="accent6" w:themeFillTint="3F"/>
    </w:tcPr>
    <w:tblStylePr w:type="firstRow">
      <w:rPr>
        <w:b/>
        <w:bCs/>
      </w:rPr>
    </w:tblStylePr>
    <w:tblStylePr w:type="lastRow">
      <w:rPr>
        <w:b/>
        <w:bCs/>
      </w:rPr>
      <w:tblPr/>
      <w:tcPr>
        <w:tcBorders>
          <w:top w:val="single" w:sz="18" w:space="0" w:color="71CF50" w:themeColor="accent6" w:themeTint="BF"/>
        </w:tcBorders>
      </w:tcPr>
    </w:tblStylePr>
    <w:tblStylePr w:type="firstCol">
      <w:rPr>
        <w:b/>
        <w:bCs/>
      </w:rPr>
    </w:tblStylePr>
    <w:tblStylePr w:type="lastCol">
      <w:rPr>
        <w:b/>
        <w:bCs/>
      </w:r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table" w:styleId="MediumGrid2">
    <w:name w:val="Medium Grid 2"/>
    <w:basedOn w:val="TableNormal"/>
    <w:uiPriority w:val="68"/>
    <w:rsid w:val="00D014EA"/>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D014EA"/>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cPr>
      <w:shd w:val="clear" w:color="auto" w:fill="B2DEF2" w:themeFill="accent1" w:themeFillTint="3F"/>
    </w:tcPr>
    <w:tblStylePr w:type="firstRow">
      <w:rPr>
        <w:b/>
        <w:bCs/>
        <w:color w:val="000000" w:themeColor="text1"/>
      </w:rPr>
      <w:tblPr/>
      <w:tcPr>
        <w:shd w:val="clear" w:color="auto" w:fill="E0F2FA"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E4F5" w:themeFill="accent1" w:themeFillTint="33"/>
      </w:tcPr>
    </w:tblStylePr>
    <w:tblStylePr w:type="band1Vert">
      <w:tblPr/>
      <w:tcPr>
        <w:shd w:val="clear" w:color="auto" w:fill="64BDE6" w:themeFill="accent1" w:themeFillTint="7F"/>
      </w:tcPr>
    </w:tblStylePr>
    <w:tblStylePr w:type="band1Horz">
      <w:tblPr/>
      <w:tcPr>
        <w:tcBorders>
          <w:insideH w:val="single" w:sz="6" w:space="0" w:color="156082" w:themeColor="accent1"/>
          <w:insideV w:val="single" w:sz="6" w:space="0" w:color="156082" w:themeColor="accent1"/>
        </w:tcBorders>
        <w:shd w:val="clear" w:color="auto" w:fill="64BDE6"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D014EA"/>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cPr>
      <w:shd w:val="clear" w:color="auto" w:fill="F9DBCC" w:themeFill="accent2" w:themeFillTint="3F"/>
    </w:tcPr>
    <w:tblStylePr w:type="firstRow">
      <w:rPr>
        <w:b/>
        <w:bCs/>
        <w:color w:val="000000" w:themeColor="text1"/>
      </w:rPr>
      <w:tblPr/>
      <w:tcPr>
        <w:shd w:val="clear" w:color="auto" w:fill="FCF0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AE2D5" w:themeFill="accent2" w:themeFillTint="33"/>
      </w:tcPr>
    </w:tblStylePr>
    <w:tblStylePr w:type="band1Vert">
      <w:tblPr/>
      <w:tcPr>
        <w:shd w:val="clear" w:color="auto" w:fill="F4B798" w:themeFill="accent2" w:themeFillTint="7F"/>
      </w:tcPr>
    </w:tblStylePr>
    <w:tblStylePr w:type="band1Horz">
      <w:tblPr/>
      <w:tcPr>
        <w:tcBorders>
          <w:insideH w:val="single" w:sz="6" w:space="0" w:color="E97132" w:themeColor="accent2"/>
          <w:insideV w:val="single" w:sz="6" w:space="0" w:color="E97132" w:themeColor="accent2"/>
        </w:tcBorders>
        <w:shd w:val="clear" w:color="auto" w:fill="F4B79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D014EA"/>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cPr>
      <w:shd w:val="clear" w:color="auto" w:fill="B3EDBA" w:themeFill="accent3" w:themeFillTint="3F"/>
    </w:tcPr>
    <w:tblStylePr w:type="firstRow">
      <w:rPr>
        <w:b/>
        <w:bCs/>
        <w:color w:val="000000" w:themeColor="text1"/>
      </w:rPr>
      <w:tblPr/>
      <w:tcPr>
        <w:shd w:val="clear" w:color="auto" w:fill="E0F8E3"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F0C7" w:themeFill="accent3" w:themeFillTint="33"/>
      </w:tcPr>
    </w:tblStylePr>
    <w:tblStylePr w:type="band1Vert">
      <w:tblPr/>
      <w:tcPr>
        <w:shd w:val="clear" w:color="auto" w:fill="66DB75" w:themeFill="accent3" w:themeFillTint="7F"/>
      </w:tcPr>
    </w:tblStylePr>
    <w:tblStylePr w:type="band1Horz">
      <w:tblPr/>
      <w:tcPr>
        <w:tcBorders>
          <w:insideH w:val="single" w:sz="6" w:space="0" w:color="196B24" w:themeColor="accent3"/>
          <w:insideV w:val="single" w:sz="6" w:space="0" w:color="196B24" w:themeColor="accent3"/>
        </w:tcBorders>
        <w:shd w:val="clear" w:color="auto" w:fill="66DB75"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D014EA"/>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cPr>
      <w:shd w:val="clear" w:color="auto" w:fill="BDE9FA" w:themeFill="accent4" w:themeFillTint="3F"/>
    </w:tcPr>
    <w:tblStylePr w:type="firstRow">
      <w:rPr>
        <w:b/>
        <w:bCs/>
        <w:color w:val="000000" w:themeColor="text1"/>
      </w:rPr>
      <w:tblPr/>
      <w:tcPr>
        <w:shd w:val="clear" w:color="auto" w:fill="E5F6FD"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AEDFB" w:themeFill="accent4" w:themeFillTint="33"/>
      </w:tcPr>
    </w:tblStylePr>
    <w:tblStylePr w:type="band1Vert">
      <w:tblPr/>
      <w:tcPr>
        <w:shd w:val="clear" w:color="auto" w:fill="7BD3F5" w:themeFill="accent4" w:themeFillTint="7F"/>
      </w:tcPr>
    </w:tblStylePr>
    <w:tblStylePr w:type="band1Horz">
      <w:tblPr/>
      <w:tcPr>
        <w:tcBorders>
          <w:insideH w:val="single" w:sz="6" w:space="0" w:color="0F9ED5" w:themeColor="accent4"/>
          <w:insideV w:val="single" w:sz="6" w:space="0" w:color="0F9ED5" w:themeColor="accent4"/>
        </w:tcBorders>
        <w:shd w:val="clear" w:color="auto" w:fill="7BD3F5"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D014EA"/>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cPr>
      <w:shd w:val="clear" w:color="auto" w:fill="EFC3E9" w:themeFill="accent5" w:themeFillTint="3F"/>
    </w:tcPr>
    <w:tblStylePr w:type="firstRow">
      <w:rPr>
        <w:b/>
        <w:bCs/>
        <w:color w:val="000000" w:themeColor="text1"/>
      </w:rPr>
      <w:tblPr/>
      <w:tcPr>
        <w:shd w:val="clear" w:color="auto" w:fill="F8E7F6"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CEED" w:themeFill="accent5" w:themeFillTint="33"/>
      </w:tcPr>
    </w:tblStylePr>
    <w:tblStylePr w:type="band1Vert">
      <w:tblPr/>
      <w:tcPr>
        <w:shd w:val="clear" w:color="auto" w:fill="DE86D4" w:themeFill="accent5" w:themeFillTint="7F"/>
      </w:tcPr>
    </w:tblStylePr>
    <w:tblStylePr w:type="band1Horz">
      <w:tblPr/>
      <w:tcPr>
        <w:tcBorders>
          <w:insideH w:val="single" w:sz="6" w:space="0" w:color="A02B93" w:themeColor="accent5"/>
          <w:insideV w:val="single" w:sz="6" w:space="0" w:color="A02B93" w:themeColor="accent5"/>
        </w:tcBorders>
        <w:shd w:val="clear" w:color="auto" w:fill="DE86D4"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D014EA"/>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cPr>
      <w:shd w:val="clear" w:color="auto" w:fill="D0EFC5" w:themeFill="accent6" w:themeFillTint="3F"/>
    </w:tcPr>
    <w:tblStylePr w:type="firstRow">
      <w:rPr>
        <w:b/>
        <w:bCs/>
        <w:color w:val="000000" w:themeColor="text1"/>
      </w:rPr>
      <w:tblPr/>
      <w:tcPr>
        <w:shd w:val="clear" w:color="auto" w:fill="ECF8E8"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F2D0" w:themeFill="accent6" w:themeFillTint="33"/>
      </w:tcPr>
    </w:tblStylePr>
    <w:tblStylePr w:type="band1Vert">
      <w:tblPr/>
      <w:tcPr>
        <w:shd w:val="clear" w:color="auto" w:fill="A0DF8A" w:themeFill="accent6" w:themeFillTint="7F"/>
      </w:tcPr>
    </w:tblStylePr>
    <w:tblStylePr w:type="band1Horz">
      <w:tblPr/>
      <w:tcPr>
        <w:tcBorders>
          <w:insideH w:val="single" w:sz="6" w:space="0" w:color="4EA72E" w:themeColor="accent6"/>
          <w:insideV w:val="single" w:sz="6" w:space="0" w:color="4EA72E" w:themeColor="accent6"/>
        </w:tcBorders>
        <w:shd w:val="clear" w:color="auto" w:fill="A0DF8A"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D014EA"/>
    <w:rPr>
      <w:rFonts w:asciiTheme="minorHAnsi" w:eastAsiaTheme="minorEastAsia" w:hAnsiTheme="minorHAnsi" w:cstheme="minorBidi"/>
      <w:kern w:val="0"/>
      <w:sz w:val="22"/>
      <w:szCs w:val="22"/>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D014EA"/>
    <w:rPr>
      <w:rFonts w:asciiTheme="minorHAnsi" w:eastAsiaTheme="minorEastAsia" w:hAnsiTheme="minorHAnsi" w:cstheme="minorBidi"/>
      <w:kern w:val="0"/>
      <w:sz w:val="22"/>
      <w:szCs w:val="22"/>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2DEF2"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56082"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56082"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4BDE6"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4BDE6" w:themeFill="accent1" w:themeFillTint="7F"/>
      </w:tcPr>
    </w:tblStylePr>
  </w:style>
  <w:style w:type="table" w:styleId="MediumGrid3-Accent2">
    <w:name w:val="Medium Grid 3 Accent 2"/>
    <w:basedOn w:val="TableNormal"/>
    <w:uiPriority w:val="69"/>
    <w:rsid w:val="00D014EA"/>
    <w:rPr>
      <w:rFonts w:asciiTheme="minorHAnsi" w:eastAsiaTheme="minorEastAsia" w:hAnsiTheme="minorHAnsi" w:cstheme="minorBidi"/>
      <w:kern w:val="0"/>
      <w:sz w:val="22"/>
      <w:szCs w:val="22"/>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DBCC"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97132"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97132"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4B7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4B798" w:themeFill="accent2" w:themeFillTint="7F"/>
      </w:tcPr>
    </w:tblStylePr>
  </w:style>
  <w:style w:type="table" w:styleId="MediumGrid3-Accent3">
    <w:name w:val="Medium Grid 3 Accent 3"/>
    <w:basedOn w:val="TableNormal"/>
    <w:uiPriority w:val="69"/>
    <w:rsid w:val="00D014EA"/>
    <w:rPr>
      <w:rFonts w:asciiTheme="minorHAnsi" w:eastAsiaTheme="minorEastAsia" w:hAnsiTheme="minorHAnsi" w:cstheme="minorBidi"/>
      <w:kern w:val="0"/>
      <w:sz w:val="22"/>
      <w:szCs w:val="22"/>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3EDBA"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96B24"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96B24"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6DB75"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6DB75" w:themeFill="accent3" w:themeFillTint="7F"/>
      </w:tcPr>
    </w:tblStylePr>
  </w:style>
  <w:style w:type="table" w:styleId="MediumGrid3-Accent4">
    <w:name w:val="Medium Grid 3 Accent 4"/>
    <w:basedOn w:val="TableNormal"/>
    <w:uiPriority w:val="69"/>
    <w:rsid w:val="00D014EA"/>
    <w:rPr>
      <w:rFonts w:asciiTheme="minorHAnsi" w:eastAsiaTheme="minorEastAsia" w:hAnsiTheme="minorHAnsi" w:cstheme="minorBidi"/>
      <w:kern w:val="0"/>
      <w:sz w:val="22"/>
      <w:szCs w:val="22"/>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DE9FA"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F9ED5"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F9ED5"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7BD3F5"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7BD3F5" w:themeFill="accent4" w:themeFillTint="7F"/>
      </w:tcPr>
    </w:tblStylePr>
  </w:style>
  <w:style w:type="table" w:styleId="MediumGrid3-Accent5">
    <w:name w:val="Medium Grid 3 Accent 5"/>
    <w:basedOn w:val="TableNormal"/>
    <w:uiPriority w:val="69"/>
    <w:rsid w:val="00D014EA"/>
    <w:rPr>
      <w:rFonts w:asciiTheme="minorHAnsi" w:eastAsiaTheme="minorEastAsia" w:hAnsiTheme="minorHAnsi" w:cstheme="minorBidi"/>
      <w:kern w:val="0"/>
      <w:sz w:val="22"/>
      <w:szCs w:val="22"/>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C3E9"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02B93"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02B93"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E86D4"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E86D4" w:themeFill="accent5" w:themeFillTint="7F"/>
      </w:tcPr>
    </w:tblStylePr>
  </w:style>
  <w:style w:type="table" w:styleId="MediumGrid3-Accent6">
    <w:name w:val="Medium Grid 3 Accent 6"/>
    <w:basedOn w:val="TableNormal"/>
    <w:uiPriority w:val="69"/>
    <w:rsid w:val="00D014EA"/>
    <w:rPr>
      <w:rFonts w:asciiTheme="minorHAnsi" w:eastAsiaTheme="minorEastAsia" w:hAnsiTheme="minorHAnsi" w:cstheme="minorBidi"/>
      <w:kern w:val="0"/>
      <w:sz w:val="22"/>
      <w:szCs w:val="22"/>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EFC5"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EA72E"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EA72E"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0DF8A"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0DF8A" w:themeFill="accent6" w:themeFillTint="7F"/>
      </w:tcPr>
    </w:tblStylePr>
  </w:style>
  <w:style w:type="table" w:styleId="DarkList">
    <w:name w:val="Dark List"/>
    <w:basedOn w:val="TableNormal"/>
    <w:uiPriority w:val="70"/>
    <w:rsid w:val="00D014EA"/>
    <w:rPr>
      <w:rFonts w:asciiTheme="minorHAnsi" w:eastAsiaTheme="minorEastAsia" w:hAnsiTheme="minorHAnsi" w:cstheme="minorBidi"/>
      <w:color w:val="FFFFFF" w:themeColor="background1"/>
      <w:kern w:val="0"/>
      <w:sz w:val="22"/>
      <w:szCs w:val="22"/>
      <w14:ligatures w14:val="none"/>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D014EA"/>
    <w:rPr>
      <w:rFonts w:asciiTheme="minorHAnsi" w:eastAsiaTheme="minorEastAsia" w:hAnsiTheme="minorHAnsi" w:cstheme="minorBidi"/>
      <w:color w:val="FFFFFF" w:themeColor="background1"/>
      <w:kern w:val="0"/>
      <w:sz w:val="22"/>
      <w:szCs w:val="22"/>
      <w14:ligatures w14:val="none"/>
    </w:rPr>
    <w:tblPr>
      <w:tblStyleRowBandSize w:val="1"/>
      <w:tblStyleColBandSize w:val="1"/>
    </w:tblPr>
    <w:tcPr>
      <w:shd w:val="clear" w:color="auto" w:fill="156082"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A2F4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0F476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0F4761" w:themeFill="accent1" w:themeFillShade="BF"/>
      </w:tcPr>
    </w:tblStylePr>
    <w:tblStylePr w:type="band1Vert">
      <w:tblPr/>
      <w:tcPr>
        <w:tcBorders>
          <w:top w:val="nil"/>
          <w:left w:val="nil"/>
          <w:bottom w:val="nil"/>
          <w:right w:val="nil"/>
          <w:insideH w:val="nil"/>
          <w:insideV w:val="nil"/>
        </w:tcBorders>
        <w:shd w:val="clear" w:color="auto" w:fill="0F4761" w:themeFill="accent1" w:themeFillShade="BF"/>
      </w:tcPr>
    </w:tblStylePr>
    <w:tblStylePr w:type="band1Horz">
      <w:tblPr/>
      <w:tcPr>
        <w:tcBorders>
          <w:top w:val="nil"/>
          <w:left w:val="nil"/>
          <w:bottom w:val="nil"/>
          <w:right w:val="nil"/>
          <w:insideH w:val="nil"/>
          <w:insideV w:val="nil"/>
        </w:tcBorders>
        <w:shd w:val="clear" w:color="auto" w:fill="0F4761" w:themeFill="accent1" w:themeFillShade="BF"/>
      </w:tcPr>
    </w:tblStylePr>
  </w:style>
  <w:style w:type="table" w:styleId="DarkList-Accent2">
    <w:name w:val="Dark List Accent 2"/>
    <w:basedOn w:val="TableNormal"/>
    <w:uiPriority w:val="70"/>
    <w:rsid w:val="00D014EA"/>
    <w:rPr>
      <w:rFonts w:asciiTheme="minorHAnsi" w:eastAsiaTheme="minorEastAsia" w:hAnsiTheme="minorHAnsi" w:cstheme="minorBidi"/>
      <w:color w:val="FFFFFF" w:themeColor="background1"/>
      <w:kern w:val="0"/>
      <w:sz w:val="22"/>
      <w:szCs w:val="22"/>
      <w14:ligatures w14:val="none"/>
    </w:rPr>
    <w:tblPr>
      <w:tblStyleRowBandSize w:val="1"/>
      <w:tblStyleColBandSize w:val="1"/>
    </w:tblPr>
    <w:tcPr>
      <w:shd w:val="clear" w:color="auto" w:fill="E97132"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340D"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BF4E1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BF4E14" w:themeFill="accent2" w:themeFillShade="BF"/>
      </w:tcPr>
    </w:tblStylePr>
    <w:tblStylePr w:type="band1Vert">
      <w:tblPr/>
      <w:tcPr>
        <w:tcBorders>
          <w:top w:val="nil"/>
          <w:left w:val="nil"/>
          <w:bottom w:val="nil"/>
          <w:right w:val="nil"/>
          <w:insideH w:val="nil"/>
          <w:insideV w:val="nil"/>
        </w:tcBorders>
        <w:shd w:val="clear" w:color="auto" w:fill="BF4E14" w:themeFill="accent2" w:themeFillShade="BF"/>
      </w:tcPr>
    </w:tblStylePr>
    <w:tblStylePr w:type="band1Horz">
      <w:tblPr/>
      <w:tcPr>
        <w:tcBorders>
          <w:top w:val="nil"/>
          <w:left w:val="nil"/>
          <w:bottom w:val="nil"/>
          <w:right w:val="nil"/>
          <w:insideH w:val="nil"/>
          <w:insideV w:val="nil"/>
        </w:tcBorders>
        <w:shd w:val="clear" w:color="auto" w:fill="BF4E14" w:themeFill="accent2" w:themeFillShade="BF"/>
      </w:tcPr>
    </w:tblStylePr>
  </w:style>
  <w:style w:type="table" w:styleId="DarkList-Accent3">
    <w:name w:val="Dark List Accent 3"/>
    <w:basedOn w:val="TableNormal"/>
    <w:uiPriority w:val="70"/>
    <w:rsid w:val="00D014EA"/>
    <w:rPr>
      <w:rFonts w:asciiTheme="minorHAnsi" w:eastAsiaTheme="minorEastAsia" w:hAnsiTheme="minorHAnsi" w:cstheme="minorBidi"/>
      <w:color w:val="FFFFFF" w:themeColor="background1"/>
      <w:kern w:val="0"/>
      <w:sz w:val="22"/>
      <w:szCs w:val="22"/>
      <w14:ligatures w14:val="none"/>
    </w:rPr>
    <w:tblPr>
      <w:tblStyleRowBandSize w:val="1"/>
      <w:tblStyleColBandSize w:val="1"/>
    </w:tblPr>
    <w:tcPr>
      <w:shd w:val="clear" w:color="auto" w:fill="196B24"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C3511"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124F1A"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124F1A" w:themeFill="accent3" w:themeFillShade="BF"/>
      </w:tcPr>
    </w:tblStylePr>
    <w:tblStylePr w:type="band1Vert">
      <w:tblPr/>
      <w:tcPr>
        <w:tcBorders>
          <w:top w:val="nil"/>
          <w:left w:val="nil"/>
          <w:bottom w:val="nil"/>
          <w:right w:val="nil"/>
          <w:insideH w:val="nil"/>
          <w:insideV w:val="nil"/>
        </w:tcBorders>
        <w:shd w:val="clear" w:color="auto" w:fill="124F1A" w:themeFill="accent3" w:themeFillShade="BF"/>
      </w:tcPr>
    </w:tblStylePr>
    <w:tblStylePr w:type="band1Horz">
      <w:tblPr/>
      <w:tcPr>
        <w:tcBorders>
          <w:top w:val="nil"/>
          <w:left w:val="nil"/>
          <w:bottom w:val="nil"/>
          <w:right w:val="nil"/>
          <w:insideH w:val="nil"/>
          <w:insideV w:val="nil"/>
        </w:tcBorders>
        <w:shd w:val="clear" w:color="auto" w:fill="124F1A" w:themeFill="accent3" w:themeFillShade="BF"/>
      </w:tcPr>
    </w:tblStylePr>
  </w:style>
  <w:style w:type="table" w:styleId="DarkList-Accent4">
    <w:name w:val="Dark List Accent 4"/>
    <w:basedOn w:val="TableNormal"/>
    <w:uiPriority w:val="70"/>
    <w:rsid w:val="00D014EA"/>
    <w:rPr>
      <w:rFonts w:asciiTheme="minorHAnsi" w:eastAsiaTheme="minorEastAsia" w:hAnsiTheme="minorHAnsi" w:cstheme="minorBidi"/>
      <w:color w:val="FFFFFF" w:themeColor="background1"/>
      <w:kern w:val="0"/>
      <w:sz w:val="22"/>
      <w:szCs w:val="22"/>
      <w14:ligatures w14:val="none"/>
    </w:rPr>
    <w:tblPr>
      <w:tblStyleRowBandSize w:val="1"/>
      <w:tblStyleColBandSize w:val="1"/>
    </w:tblPr>
    <w:tcPr>
      <w:shd w:val="clear" w:color="auto" w:fill="0F9ED5"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74E69"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0B769F"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0B769F" w:themeFill="accent4" w:themeFillShade="BF"/>
      </w:tcPr>
    </w:tblStylePr>
    <w:tblStylePr w:type="band1Vert">
      <w:tblPr/>
      <w:tcPr>
        <w:tcBorders>
          <w:top w:val="nil"/>
          <w:left w:val="nil"/>
          <w:bottom w:val="nil"/>
          <w:right w:val="nil"/>
          <w:insideH w:val="nil"/>
          <w:insideV w:val="nil"/>
        </w:tcBorders>
        <w:shd w:val="clear" w:color="auto" w:fill="0B769F" w:themeFill="accent4" w:themeFillShade="BF"/>
      </w:tcPr>
    </w:tblStylePr>
    <w:tblStylePr w:type="band1Horz">
      <w:tblPr/>
      <w:tcPr>
        <w:tcBorders>
          <w:top w:val="nil"/>
          <w:left w:val="nil"/>
          <w:bottom w:val="nil"/>
          <w:right w:val="nil"/>
          <w:insideH w:val="nil"/>
          <w:insideV w:val="nil"/>
        </w:tcBorders>
        <w:shd w:val="clear" w:color="auto" w:fill="0B769F" w:themeFill="accent4" w:themeFillShade="BF"/>
      </w:tcPr>
    </w:tblStylePr>
  </w:style>
  <w:style w:type="table" w:styleId="DarkList-Accent5">
    <w:name w:val="Dark List Accent 5"/>
    <w:basedOn w:val="TableNormal"/>
    <w:uiPriority w:val="70"/>
    <w:rsid w:val="00D014EA"/>
    <w:rPr>
      <w:rFonts w:asciiTheme="minorHAnsi" w:eastAsiaTheme="minorEastAsia" w:hAnsiTheme="minorHAnsi" w:cstheme="minorBidi"/>
      <w:color w:val="FFFFFF" w:themeColor="background1"/>
      <w:kern w:val="0"/>
      <w:sz w:val="22"/>
      <w:szCs w:val="22"/>
      <w14:ligatures w14:val="none"/>
    </w:rPr>
    <w:tblPr>
      <w:tblStyleRowBandSize w:val="1"/>
      <w:tblStyleColBandSize w:val="1"/>
    </w:tblPr>
    <w:tcPr>
      <w:shd w:val="clear" w:color="auto" w:fill="A02B93"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F1548"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77206D"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77206D" w:themeFill="accent5" w:themeFillShade="BF"/>
      </w:tcPr>
    </w:tblStylePr>
    <w:tblStylePr w:type="band1Vert">
      <w:tblPr/>
      <w:tcPr>
        <w:tcBorders>
          <w:top w:val="nil"/>
          <w:left w:val="nil"/>
          <w:bottom w:val="nil"/>
          <w:right w:val="nil"/>
          <w:insideH w:val="nil"/>
          <w:insideV w:val="nil"/>
        </w:tcBorders>
        <w:shd w:val="clear" w:color="auto" w:fill="77206D" w:themeFill="accent5" w:themeFillShade="BF"/>
      </w:tcPr>
    </w:tblStylePr>
    <w:tblStylePr w:type="band1Horz">
      <w:tblPr/>
      <w:tcPr>
        <w:tcBorders>
          <w:top w:val="nil"/>
          <w:left w:val="nil"/>
          <w:bottom w:val="nil"/>
          <w:right w:val="nil"/>
          <w:insideH w:val="nil"/>
          <w:insideV w:val="nil"/>
        </w:tcBorders>
        <w:shd w:val="clear" w:color="auto" w:fill="77206D" w:themeFill="accent5" w:themeFillShade="BF"/>
      </w:tcPr>
    </w:tblStylePr>
  </w:style>
  <w:style w:type="table" w:styleId="DarkList-Accent6">
    <w:name w:val="Dark List Accent 6"/>
    <w:basedOn w:val="TableNormal"/>
    <w:uiPriority w:val="70"/>
    <w:rsid w:val="00D014EA"/>
    <w:rPr>
      <w:rFonts w:asciiTheme="minorHAnsi" w:eastAsiaTheme="minorEastAsia" w:hAnsiTheme="minorHAnsi" w:cstheme="minorBidi"/>
      <w:color w:val="FFFFFF" w:themeColor="background1"/>
      <w:kern w:val="0"/>
      <w:sz w:val="22"/>
      <w:szCs w:val="22"/>
      <w14:ligatures w14:val="none"/>
    </w:rPr>
    <w:tblPr>
      <w:tblStyleRowBandSize w:val="1"/>
      <w:tblStyleColBandSize w:val="1"/>
    </w:tblPr>
    <w:tcPr>
      <w:shd w:val="clear" w:color="auto" w:fill="4EA72E"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65317"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3A7C22"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3A7C22" w:themeFill="accent6" w:themeFillShade="BF"/>
      </w:tcPr>
    </w:tblStylePr>
    <w:tblStylePr w:type="band1Vert">
      <w:tblPr/>
      <w:tcPr>
        <w:tcBorders>
          <w:top w:val="nil"/>
          <w:left w:val="nil"/>
          <w:bottom w:val="nil"/>
          <w:right w:val="nil"/>
          <w:insideH w:val="nil"/>
          <w:insideV w:val="nil"/>
        </w:tcBorders>
        <w:shd w:val="clear" w:color="auto" w:fill="3A7C22" w:themeFill="accent6" w:themeFillShade="BF"/>
      </w:tcPr>
    </w:tblStylePr>
    <w:tblStylePr w:type="band1Horz">
      <w:tblPr/>
      <w:tcPr>
        <w:tcBorders>
          <w:top w:val="nil"/>
          <w:left w:val="nil"/>
          <w:bottom w:val="nil"/>
          <w:right w:val="nil"/>
          <w:insideH w:val="nil"/>
          <w:insideV w:val="nil"/>
        </w:tcBorders>
        <w:shd w:val="clear" w:color="auto" w:fill="3A7C22" w:themeFill="accent6" w:themeFillShade="BF"/>
      </w:tcPr>
    </w:tblStylePr>
  </w:style>
  <w:style w:type="table" w:styleId="ColorfulShading">
    <w:name w:val="Colorful Shading"/>
    <w:basedOn w:val="TableNormal"/>
    <w:uiPriority w:val="71"/>
    <w:rsid w:val="00D014EA"/>
    <w:rPr>
      <w:rFonts w:asciiTheme="minorHAnsi" w:eastAsiaTheme="minorEastAsia" w:hAnsiTheme="minorHAnsi" w:cstheme="minorBidi"/>
      <w:color w:val="000000" w:themeColor="text1"/>
      <w:kern w:val="0"/>
      <w:sz w:val="22"/>
      <w:szCs w:val="22"/>
      <w14:ligatures w14:val="none"/>
    </w:rPr>
    <w:tblPr>
      <w:tblStyleRowBandSize w:val="1"/>
      <w:tblStyleColBandSize w:val="1"/>
      <w:tblBorders>
        <w:top w:val="single" w:sz="24" w:space="0" w:color="E97132"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D014EA"/>
    <w:rPr>
      <w:rFonts w:asciiTheme="minorHAnsi" w:eastAsiaTheme="minorEastAsia" w:hAnsiTheme="minorHAnsi" w:cstheme="minorBidi"/>
      <w:color w:val="000000" w:themeColor="text1"/>
      <w:kern w:val="0"/>
      <w:sz w:val="22"/>
      <w:szCs w:val="22"/>
      <w14:ligatures w14:val="none"/>
    </w:rPr>
    <w:tblPr>
      <w:tblStyleRowBandSize w:val="1"/>
      <w:tblStyleColBandSize w:val="1"/>
      <w:tblBorders>
        <w:top w:val="single" w:sz="24" w:space="0" w:color="E97132" w:themeColor="accent2"/>
        <w:left w:val="single" w:sz="4" w:space="0" w:color="156082" w:themeColor="accent1"/>
        <w:bottom w:val="single" w:sz="4" w:space="0" w:color="156082" w:themeColor="accent1"/>
        <w:right w:val="single" w:sz="4" w:space="0" w:color="156082" w:themeColor="accent1"/>
        <w:insideH w:val="single" w:sz="4" w:space="0" w:color="FFFFFF" w:themeColor="background1"/>
        <w:insideV w:val="single" w:sz="4" w:space="0" w:color="FFFFFF" w:themeColor="background1"/>
      </w:tblBorders>
    </w:tblPr>
    <w:tcPr>
      <w:shd w:val="clear" w:color="auto" w:fill="E0F2FA" w:themeFill="accen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C394D" w:themeFill="accent1" w:themeFillShade="99"/>
      </w:tcPr>
    </w:tblStylePr>
    <w:tblStylePr w:type="firstCol">
      <w:rPr>
        <w:color w:val="FFFFFF" w:themeColor="background1"/>
      </w:rPr>
      <w:tblPr/>
      <w:tcPr>
        <w:tcBorders>
          <w:top w:val="nil"/>
          <w:left w:val="nil"/>
          <w:bottom w:val="nil"/>
          <w:right w:val="nil"/>
          <w:insideH w:val="single" w:sz="4" w:space="0" w:color="0C394D" w:themeColor="accent1" w:themeShade="99"/>
          <w:insideV w:val="nil"/>
        </w:tcBorders>
        <w:shd w:val="clear" w:color="auto" w:fill="0C394D"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0C394D" w:themeFill="accent1" w:themeFillShade="99"/>
      </w:tcPr>
    </w:tblStylePr>
    <w:tblStylePr w:type="band1Vert">
      <w:tblPr/>
      <w:tcPr>
        <w:shd w:val="clear" w:color="auto" w:fill="83CAEB" w:themeFill="accent1" w:themeFillTint="66"/>
      </w:tcPr>
    </w:tblStylePr>
    <w:tblStylePr w:type="band1Horz">
      <w:tblPr/>
      <w:tcPr>
        <w:shd w:val="clear" w:color="auto" w:fill="64BDE6"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D014EA"/>
    <w:rPr>
      <w:rFonts w:asciiTheme="minorHAnsi" w:eastAsiaTheme="minorEastAsia" w:hAnsiTheme="minorHAnsi" w:cstheme="minorBidi"/>
      <w:color w:val="000000" w:themeColor="text1"/>
      <w:kern w:val="0"/>
      <w:sz w:val="22"/>
      <w:szCs w:val="22"/>
      <w14:ligatures w14:val="none"/>
    </w:rPr>
    <w:tblPr>
      <w:tblStyleRowBandSize w:val="1"/>
      <w:tblStyleColBandSize w:val="1"/>
      <w:tblBorders>
        <w:top w:val="single" w:sz="24" w:space="0" w:color="E97132" w:themeColor="accent2"/>
        <w:left w:val="single" w:sz="4" w:space="0" w:color="E97132" w:themeColor="accent2"/>
        <w:bottom w:val="single" w:sz="4" w:space="0" w:color="E97132" w:themeColor="accent2"/>
        <w:right w:val="single" w:sz="4" w:space="0" w:color="E97132" w:themeColor="accent2"/>
        <w:insideH w:val="single" w:sz="4" w:space="0" w:color="FFFFFF" w:themeColor="background1"/>
        <w:insideV w:val="single" w:sz="4" w:space="0" w:color="FFFFFF" w:themeColor="background1"/>
      </w:tblBorders>
    </w:tblPr>
    <w:tcPr>
      <w:shd w:val="clear" w:color="auto" w:fill="FCF0EA" w:themeFill="accent2"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3F10" w:themeFill="accent2" w:themeFillShade="99"/>
      </w:tcPr>
    </w:tblStylePr>
    <w:tblStylePr w:type="firstCol">
      <w:rPr>
        <w:color w:val="FFFFFF" w:themeColor="background1"/>
      </w:rPr>
      <w:tblPr/>
      <w:tcPr>
        <w:tcBorders>
          <w:top w:val="nil"/>
          <w:left w:val="nil"/>
          <w:bottom w:val="nil"/>
          <w:right w:val="nil"/>
          <w:insideH w:val="single" w:sz="4" w:space="0" w:color="993F10" w:themeColor="accent2" w:themeShade="99"/>
          <w:insideV w:val="nil"/>
        </w:tcBorders>
        <w:shd w:val="clear" w:color="auto" w:fill="993F10"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93F10" w:themeFill="accent2" w:themeFillShade="99"/>
      </w:tcPr>
    </w:tblStylePr>
    <w:tblStylePr w:type="band1Vert">
      <w:tblPr/>
      <w:tcPr>
        <w:shd w:val="clear" w:color="auto" w:fill="F6C5AC" w:themeFill="accent2" w:themeFillTint="66"/>
      </w:tcPr>
    </w:tblStylePr>
    <w:tblStylePr w:type="band1Horz">
      <w:tblPr/>
      <w:tcPr>
        <w:shd w:val="clear" w:color="auto" w:fill="F4B798"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D014EA"/>
    <w:rPr>
      <w:rFonts w:asciiTheme="minorHAnsi" w:eastAsiaTheme="minorEastAsia" w:hAnsiTheme="minorHAnsi" w:cstheme="minorBidi"/>
      <w:color w:val="000000" w:themeColor="text1"/>
      <w:kern w:val="0"/>
      <w:sz w:val="22"/>
      <w:szCs w:val="22"/>
      <w14:ligatures w14:val="none"/>
    </w:rPr>
    <w:tblPr>
      <w:tblStyleRowBandSize w:val="1"/>
      <w:tblStyleColBandSize w:val="1"/>
      <w:tblBorders>
        <w:top w:val="single" w:sz="24" w:space="0" w:color="0F9ED5" w:themeColor="accent4"/>
        <w:left w:val="single" w:sz="4" w:space="0" w:color="196B24" w:themeColor="accent3"/>
        <w:bottom w:val="single" w:sz="4" w:space="0" w:color="196B24" w:themeColor="accent3"/>
        <w:right w:val="single" w:sz="4" w:space="0" w:color="196B24" w:themeColor="accent3"/>
        <w:insideH w:val="single" w:sz="4" w:space="0" w:color="FFFFFF" w:themeColor="background1"/>
        <w:insideV w:val="single" w:sz="4" w:space="0" w:color="FFFFFF" w:themeColor="background1"/>
      </w:tblBorders>
    </w:tblPr>
    <w:tcPr>
      <w:shd w:val="clear" w:color="auto" w:fill="E0F8E3" w:themeFill="accent3" w:themeFillTint="19"/>
    </w:tcPr>
    <w:tblStylePr w:type="firstRow">
      <w:rPr>
        <w:b/>
        <w:bCs/>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F4015" w:themeFill="accent3" w:themeFillShade="99"/>
      </w:tcPr>
    </w:tblStylePr>
    <w:tblStylePr w:type="firstCol">
      <w:rPr>
        <w:color w:val="FFFFFF" w:themeColor="background1"/>
      </w:rPr>
      <w:tblPr/>
      <w:tcPr>
        <w:tcBorders>
          <w:top w:val="nil"/>
          <w:left w:val="nil"/>
          <w:bottom w:val="nil"/>
          <w:right w:val="nil"/>
          <w:insideH w:val="single" w:sz="4" w:space="0" w:color="0F4015" w:themeColor="accent3" w:themeShade="99"/>
          <w:insideV w:val="nil"/>
        </w:tcBorders>
        <w:shd w:val="clear" w:color="auto" w:fill="0F4015"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0F4015" w:themeFill="accent3" w:themeFillShade="99"/>
      </w:tcPr>
    </w:tblStylePr>
    <w:tblStylePr w:type="band1Vert">
      <w:tblPr/>
      <w:tcPr>
        <w:shd w:val="clear" w:color="auto" w:fill="84E290" w:themeFill="accent3" w:themeFillTint="66"/>
      </w:tcPr>
    </w:tblStylePr>
    <w:tblStylePr w:type="band1Horz">
      <w:tblPr/>
      <w:tcPr>
        <w:shd w:val="clear" w:color="auto" w:fill="66DB75" w:themeFill="accent3" w:themeFillTint="7F"/>
      </w:tcPr>
    </w:tblStylePr>
  </w:style>
  <w:style w:type="table" w:styleId="ColorfulShading-Accent4">
    <w:name w:val="Colorful Shading Accent 4"/>
    <w:basedOn w:val="TableNormal"/>
    <w:uiPriority w:val="71"/>
    <w:rsid w:val="00D014EA"/>
    <w:rPr>
      <w:rFonts w:asciiTheme="minorHAnsi" w:eastAsiaTheme="minorEastAsia" w:hAnsiTheme="minorHAnsi" w:cstheme="minorBidi"/>
      <w:color w:val="000000" w:themeColor="text1"/>
      <w:kern w:val="0"/>
      <w:sz w:val="22"/>
      <w:szCs w:val="22"/>
      <w14:ligatures w14:val="none"/>
    </w:rPr>
    <w:tblPr>
      <w:tblStyleRowBandSize w:val="1"/>
      <w:tblStyleColBandSize w:val="1"/>
      <w:tblBorders>
        <w:top w:val="single" w:sz="24" w:space="0" w:color="196B24" w:themeColor="accent3"/>
        <w:left w:val="single" w:sz="4" w:space="0" w:color="0F9ED5" w:themeColor="accent4"/>
        <w:bottom w:val="single" w:sz="4" w:space="0" w:color="0F9ED5" w:themeColor="accent4"/>
        <w:right w:val="single" w:sz="4" w:space="0" w:color="0F9ED5" w:themeColor="accent4"/>
        <w:insideH w:val="single" w:sz="4" w:space="0" w:color="FFFFFF" w:themeColor="background1"/>
        <w:insideV w:val="single" w:sz="4" w:space="0" w:color="FFFFFF" w:themeColor="background1"/>
      </w:tblBorders>
    </w:tblPr>
    <w:tcPr>
      <w:shd w:val="clear" w:color="auto" w:fill="E5F6FD" w:themeFill="accent4" w:themeFillTint="19"/>
    </w:tcPr>
    <w:tblStylePr w:type="firstRow">
      <w:rPr>
        <w:b/>
        <w:bCs/>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95E7F" w:themeFill="accent4" w:themeFillShade="99"/>
      </w:tcPr>
    </w:tblStylePr>
    <w:tblStylePr w:type="firstCol">
      <w:rPr>
        <w:color w:val="FFFFFF" w:themeColor="background1"/>
      </w:rPr>
      <w:tblPr/>
      <w:tcPr>
        <w:tcBorders>
          <w:top w:val="nil"/>
          <w:left w:val="nil"/>
          <w:bottom w:val="nil"/>
          <w:right w:val="nil"/>
          <w:insideH w:val="single" w:sz="4" w:space="0" w:color="095E7F" w:themeColor="accent4" w:themeShade="99"/>
          <w:insideV w:val="nil"/>
        </w:tcBorders>
        <w:shd w:val="clear" w:color="auto" w:fill="095E7F"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095E7F" w:themeFill="accent4" w:themeFillShade="99"/>
      </w:tcPr>
    </w:tblStylePr>
    <w:tblStylePr w:type="band1Vert">
      <w:tblPr/>
      <w:tcPr>
        <w:shd w:val="clear" w:color="auto" w:fill="95DCF7" w:themeFill="accent4" w:themeFillTint="66"/>
      </w:tcPr>
    </w:tblStylePr>
    <w:tblStylePr w:type="band1Horz">
      <w:tblPr/>
      <w:tcPr>
        <w:shd w:val="clear" w:color="auto" w:fill="7BD3F5"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D014EA"/>
    <w:rPr>
      <w:rFonts w:asciiTheme="minorHAnsi" w:eastAsiaTheme="minorEastAsia" w:hAnsiTheme="minorHAnsi" w:cstheme="minorBidi"/>
      <w:color w:val="000000" w:themeColor="text1"/>
      <w:kern w:val="0"/>
      <w:sz w:val="22"/>
      <w:szCs w:val="22"/>
      <w14:ligatures w14:val="none"/>
    </w:rPr>
    <w:tblPr>
      <w:tblStyleRowBandSize w:val="1"/>
      <w:tblStyleColBandSize w:val="1"/>
      <w:tblBorders>
        <w:top w:val="single" w:sz="24" w:space="0" w:color="4EA72E" w:themeColor="accent6"/>
        <w:left w:val="single" w:sz="4" w:space="0" w:color="A02B93" w:themeColor="accent5"/>
        <w:bottom w:val="single" w:sz="4" w:space="0" w:color="A02B93" w:themeColor="accent5"/>
        <w:right w:val="single" w:sz="4" w:space="0" w:color="A02B93" w:themeColor="accent5"/>
        <w:insideH w:val="single" w:sz="4" w:space="0" w:color="FFFFFF" w:themeColor="background1"/>
        <w:insideV w:val="single" w:sz="4" w:space="0" w:color="FFFFFF" w:themeColor="background1"/>
      </w:tblBorders>
    </w:tblPr>
    <w:tcPr>
      <w:shd w:val="clear" w:color="auto" w:fill="F8E7F6" w:themeFill="accent5" w:themeFillTint="19"/>
    </w:tcPr>
    <w:tblStylePr w:type="firstRow">
      <w:rPr>
        <w:b/>
        <w:bCs/>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F1957" w:themeFill="accent5" w:themeFillShade="99"/>
      </w:tcPr>
    </w:tblStylePr>
    <w:tblStylePr w:type="firstCol">
      <w:rPr>
        <w:color w:val="FFFFFF" w:themeColor="background1"/>
      </w:rPr>
      <w:tblPr/>
      <w:tcPr>
        <w:tcBorders>
          <w:top w:val="nil"/>
          <w:left w:val="nil"/>
          <w:bottom w:val="nil"/>
          <w:right w:val="nil"/>
          <w:insideH w:val="single" w:sz="4" w:space="0" w:color="5F1957" w:themeColor="accent5" w:themeShade="99"/>
          <w:insideV w:val="nil"/>
        </w:tcBorders>
        <w:shd w:val="clear" w:color="auto" w:fill="5F1957"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5F1957" w:themeFill="accent5" w:themeFillShade="99"/>
      </w:tcPr>
    </w:tblStylePr>
    <w:tblStylePr w:type="band1Vert">
      <w:tblPr/>
      <w:tcPr>
        <w:shd w:val="clear" w:color="auto" w:fill="E59EDC" w:themeFill="accent5" w:themeFillTint="66"/>
      </w:tcPr>
    </w:tblStylePr>
    <w:tblStylePr w:type="band1Horz">
      <w:tblPr/>
      <w:tcPr>
        <w:shd w:val="clear" w:color="auto" w:fill="DE86D4"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D014EA"/>
    <w:rPr>
      <w:rFonts w:asciiTheme="minorHAnsi" w:eastAsiaTheme="minorEastAsia" w:hAnsiTheme="minorHAnsi" w:cstheme="minorBidi"/>
      <w:color w:val="000000" w:themeColor="text1"/>
      <w:kern w:val="0"/>
      <w:sz w:val="22"/>
      <w:szCs w:val="22"/>
      <w14:ligatures w14:val="none"/>
    </w:rPr>
    <w:tblPr>
      <w:tblStyleRowBandSize w:val="1"/>
      <w:tblStyleColBandSize w:val="1"/>
      <w:tblBorders>
        <w:top w:val="single" w:sz="24" w:space="0" w:color="A02B93" w:themeColor="accent5"/>
        <w:left w:val="single" w:sz="4" w:space="0" w:color="4EA72E" w:themeColor="accent6"/>
        <w:bottom w:val="single" w:sz="4" w:space="0" w:color="4EA72E" w:themeColor="accent6"/>
        <w:right w:val="single" w:sz="4" w:space="0" w:color="4EA72E" w:themeColor="accent6"/>
        <w:insideH w:val="single" w:sz="4" w:space="0" w:color="FFFFFF" w:themeColor="background1"/>
        <w:insideV w:val="single" w:sz="4" w:space="0" w:color="FFFFFF" w:themeColor="background1"/>
      </w:tblBorders>
    </w:tblPr>
    <w:tcPr>
      <w:shd w:val="clear" w:color="auto" w:fill="ECF8E8" w:themeFill="accent6" w:themeFillTint="19"/>
    </w:tcPr>
    <w:tblStylePr w:type="firstRow">
      <w:rPr>
        <w:b/>
        <w:bCs/>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E641B" w:themeFill="accent6" w:themeFillShade="99"/>
      </w:tcPr>
    </w:tblStylePr>
    <w:tblStylePr w:type="firstCol">
      <w:rPr>
        <w:color w:val="FFFFFF" w:themeColor="background1"/>
      </w:rPr>
      <w:tblPr/>
      <w:tcPr>
        <w:tcBorders>
          <w:top w:val="nil"/>
          <w:left w:val="nil"/>
          <w:bottom w:val="nil"/>
          <w:right w:val="nil"/>
          <w:insideH w:val="single" w:sz="4" w:space="0" w:color="2E641B" w:themeColor="accent6" w:themeShade="99"/>
          <w:insideV w:val="nil"/>
        </w:tcBorders>
        <w:shd w:val="clear" w:color="auto" w:fill="2E641B"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2E641B" w:themeFill="accent6" w:themeFillShade="99"/>
      </w:tcPr>
    </w:tblStylePr>
    <w:tblStylePr w:type="band1Vert">
      <w:tblPr/>
      <w:tcPr>
        <w:shd w:val="clear" w:color="auto" w:fill="B3E5A1" w:themeFill="accent6" w:themeFillTint="66"/>
      </w:tcPr>
    </w:tblStylePr>
    <w:tblStylePr w:type="band1Horz">
      <w:tblPr/>
      <w:tcPr>
        <w:shd w:val="clear" w:color="auto" w:fill="A0DF8A"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D014EA"/>
    <w:rPr>
      <w:rFonts w:asciiTheme="minorHAnsi" w:eastAsiaTheme="minorEastAsia" w:hAnsiTheme="minorHAnsi" w:cstheme="minorBidi"/>
      <w:color w:val="000000" w:themeColor="text1"/>
      <w:kern w:val="0"/>
      <w:sz w:val="22"/>
      <w:szCs w:val="22"/>
      <w14:ligatures w14:val="none"/>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D014EA"/>
    <w:rPr>
      <w:rFonts w:asciiTheme="minorHAnsi" w:eastAsiaTheme="minorEastAsia" w:hAnsiTheme="minorHAnsi" w:cstheme="minorBidi"/>
      <w:color w:val="000000" w:themeColor="text1"/>
      <w:kern w:val="0"/>
      <w:sz w:val="22"/>
      <w:szCs w:val="22"/>
      <w14:ligatures w14:val="none"/>
    </w:rPr>
    <w:tblPr>
      <w:tblStyleRowBandSize w:val="1"/>
      <w:tblStyleColBandSize w:val="1"/>
    </w:tblPr>
    <w:tcPr>
      <w:shd w:val="clear" w:color="auto" w:fill="E0F2FA" w:themeFill="accen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2DEF2" w:themeFill="accent1" w:themeFillTint="3F"/>
      </w:tcPr>
    </w:tblStylePr>
    <w:tblStylePr w:type="band1Horz">
      <w:tblPr/>
      <w:tcPr>
        <w:shd w:val="clear" w:color="auto" w:fill="C1E4F5" w:themeFill="accent1" w:themeFillTint="33"/>
      </w:tcPr>
    </w:tblStylePr>
  </w:style>
  <w:style w:type="table" w:styleId="ColorfulList-Accent2">
    <w:name w:val="Colorful List Accent 2"/>
    <w:basedOn w:val="TableNormal"/>
    <w:uiPriority w:val="72"/>
    <w:rsid w:val="00D014EA"/>
    <w:rPr>
      <w:rFonts w:asciiTheme="minorHAnsi" w:eastAsiaTheme="minorEastAsia" w:hAnsiTheme="minorHAnsi" w:cstheme="minorBidi"/>
      <w:color w:val="000000" w:themeColor="text1"/>
      <w:kern w:val="0"/>
      <w:sz w:val="22"/>
      <w:szCs w:val="22"/>
      <w14:ligatures w14:val="none"/>
    </w:rPr>
    <w:tblPr>
      <w:tblStyleRowBandSize w:val="1"/>
      <w:tblStyleColBandSize w:val="1"/>
    </w:tblPr>
    <w:tcPr>
      <w:shd w:val="clear" w:color="auto" w:fill="FCF0EA" w:themeFill="accent2"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BCC" w:themeFill="accent2" w:themeFillTint="3F"/>
      </w:tcPr>
    </w:tblStylePr>
    <w:tblStylePr w:type="band1Horz">
      <w:tblPr/>
      <w:tcPr>
        <w:shd w:val="clear" w:color="auto" w:fill="FAE2D5" w:themeFill="accent2" w:themeFillTint="33"/>
      </w:tcPr>
    </w:tblStylePr>
  </w:style>
  <w:style w:type="table" w:styleId="ColorfulList-Accent3">
    <w:name w:val="Colorful List Accent 3"/>
    <w:basedOn w:val="TableNormal"/>
    <w:uiPriority w:val="72"/>
    <w:rsid w:val="00D014EA"/>
    <w:rPr>
      <w:rFonts w:asciiTheme="minorHAnsi" w:eastAsiaTheme="minorEastAsia" w:hAnsiTheme="minorHAnsi" w:cstheme="minorBidi"/>
      <w:color w:val="000000" w:themeColor="text1"/>
      <w:kern w:val="0"/>
      <w:sz w:val="22"/>
      <w:szCs w:val="22"/>
      <w14:ligatures w14:val="none"/>
    </w:rPr>
    <w:tblPr>
      <w:tblStyleRowBandSize w:val="1"/>
      <w:tblStyleColBandSize w:val="1"/>
    </w:tblPr>
    <w:tcPr>
      <w:shd w:val="clear" w:color="auto" w:fill="E0F8E3" w:themeFill="accent3" w:themeFillTint="19"/>
    </w:tcPr>
    <w:tblStylePr w:type="firstRow">
      <w:rPr>
        <w:b/>
        <w:bCs/>
        <w:color w:val="FFFFFF" w:themeColor="background1"/>
      </w:rPr>
      <w:tblPr/>
      <w:tcPr>
        <w:tcBorders>
          <w:bottom w:val="single" w:sz="12" w:space="0" w:color="FFFFFF" w:themeColor="background1"/>
        </w:tcBorders>
        <w:shd w:val="clear" w:color="auto" w:fill="0C7EAA" w:themeFill="accent4" w:themeFillShade="CC"/>
      </w:tcPr>
    </w:tblStylePr>
    <w:tblStylePr w:type="lastRow">
      <w:rPr>
        <w:b/>
        <w:bCs/>
        <w:color w:val="0C7EAA"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3EDBA" w:themeFill="accent3" w:themeFillTint="3F"/>
      </w:tcPr>
    </w:tblStylePr>
    <w:tblStylePr w:type="band1Horz">
      <w:tblPr/>
      <w:tcPr>
        <w:shd w:val="clear" w:color="auto" w:fill="C1F0C7" w:themeFill="accent3" w:themeFillTint="33"/>
      </w:tcPr>
    </w:tblStylePr>
  </w:style>
  <w:style w:type="table" w:styleId="ColorfulList-Accent4">
    <w:name w:val="Colorful List Accent 4"/>
    <w:basedOn w:val="TableNormal"/>
    <w:uiPriority w:val="72"/>
    <w:rsid w:val="00D014EA"/>
    <w:rPr>
      <w:rFonts w:asciiTheme="minorHAnsi" w:eastAsiaTheme="minorEastAsia" w:hAnsiTheme="minorHAnsi" w:cstheme="minorBidi"/>
      <w:color w:val="000000" w:themeColor="text1"/>
      <w:kern w:val="0"/>
      <w:sz w:val="22"/>
      <w:szCs w:val="22"/>
      <w14:ligatures w14:val="none"/>
    </w:rPr>
    <w:tblPr>
      <w:tblStyleRowBandSize w:val="1"/>
      <w:tblStyleColBandSize w:val="1"/>
    </w:tblPr>
    <w:tcPr>
      <w:shd w:val="clear" w:color="auto" w:fill="E5F6FD" w:themeFill="accent4" w:themeFillTint="19"/>
    </w:tcPr>
    <w:tblStylePr w:type="firstRow">
      <w:rPr>
        <w:b/>
        <w:bCs/>
        <w:color w:val="FFFFFF" w:themeColor="background1"/>
      </w:rPr>
      <w:tblPr/>
      <w:tcPr>
        <w:tcBorders>
          <w:bottom w:val="single" w:sz="12" w:space="0" w:color="FFFFFF" w:themeColor="background1"/>
        </w:tcBorders>
        <w:shd w:val="clear" w:color="auto" w:fill="14551C" w:themeFill="accent3" w:themeFillShade="CC"/>
      </w:tcPr>
    </w:tblStylePr>
    <w:tblStylePr w:type="lastRow">
      <w:rPr>
        <w:b/>
        <w:bCs/>
        <w:color w:val="14551C"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DE9FA" w:themeFill="accent4" w:themeFillTint="3F"/>
      </w:tcPr>
    </w:tblStylePr>
    <w:tblStylePr w:type="band1Horz">
      <w:tblPr/>
      <w:tcPr>
        <w:shd w:val="clear" w:color="auto" w:fill="CAEDFB" w:themeFill="accent4" w:themeFillTint="33"/>
      </w:tcPr>
    </w:tblStylePr>
  </w:style>
  <w:style w:type="table" w:styleId="ColorfulList-Accent5">
    <w:name w:val="Colorful List Accent 5"/>
    <w:basedOn w:val="TableNormal"/>
    <w:uiPriority w:val="72"/>
    <w:rsid w:val="00D014EA"/>
    <w:rPr>
      <w:rFonts w:asciiTheme="minorHAnsi" w:eastAsiaTheme="minorEastAsia" w:hAnsiTheme="minorHAnsi" w:cstheme="minorBidi"/>
      <w:color w:val="000000" w:themeColor="text1"/>
      <w:kern w:val="0"/>
      <w:sz w:val="22"/>
      <w:szCs w:val="22"/>
      <w14:ligatures w14:val="none"/>
    </w:rPr>
    <w:tblPr>
      <w:tblStyleRowBandSize w:val="1"/>
      <w:tblStyleColBandSize w:val="1"/>
    </w:tblPr>
    <w:tcPr>
      <w:shd w:val="clear" w:color="auto" w:fill="F8E7F6" w:themeFill="accent5" w:themeFillTint="19"/>
    </w:tcPr>
    <w:tblStylePr w:type="firstRow">
      <w:rPr>
        <w:b/>
        <w:bCs/>
        <w:color w:val="FFFFFF" w:themeColor="background1"/>
      </w:rPr>
      <w:tblPr/>
      <w:tcPr>
        <w:tcBorders>
          <w:bottom w:val="single" w:sz="12" w:space="0" w:color="FFFFFF" w:themeColor="background1"/>
        </w:tcBorders>
        <w:shd w:val="clear" w:color="auto" w:fill="3E8524" w:themeFill="accent6" w:themeFillShade="CC"/>
      </w:tcPr>
    </w:tblStylePr>
    <w:tblStylePr w:type="lastRow">
      <w:rPr>
        <w:b/>
        <w:bCs/>
        <w:color w:val="3E8524"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C3E9" w:themeFill="accent5" w:themeFillTint="3F"/>
      </w:tcPr>
    </w:tblStylePr>
    <w:tblStylePr w:type="band1Horz">
      <w:tblPr/>
      <w:tcPr>
        <w:shd w:val="clear" w:color="auto" w:fill="F2CEED" w:themeFill="accent5" w:themeFillTint="33"/>
      </w:tcPr>
    </w:tblStylePr>
  </w:style>
  <w:style w:type="table" w:styleId="ColorfulList-Accent6">
    <w:name w:val="Colorful List Accent 6"/>
    <w:basedOn w:val="TableNormal"/>
    <w:uiPriority w:val="72"/>
    <w:rsid w:val="00D014EA"/>
    <w:rPr>
      <w:rFonts w:asciiTheme="minorHAnsi" w:eastAsiaTheme="minorEastAsia" w:hAnsiTheme="minorHAnsi" w:cstheme="minorBidi"/>
      <w:color w:val="000000" w:themeColor="text1"/>
      <w:kern w:val="0"/>
      <w:sz w:val="22"/>
      <w:szCs w:val="22"/>
      <w14:ligatures w14:val="none"/>
    </w:rPr>
    <w:tblPr>
      <w:tblStyleRowBandSize w:val="1"/>
      <w:tblStyleColBandSize w:val="1"/>
    </w:tblPr>
    <w:tcPr>
      <w:shd w:val="clear" w:color="auto" w:fill="ECF8E8" w:themeFill="accent6" w:themeFillTint="19"/>
    </w:tcPr>
    <w:tblStylePr w:type="firstRow">
      <w:rPr>
        <w:b/>
        <w:bCs/>
        <w:color w:val="FFFFFF" w:themeColor="background1"/>
      </w:rPr>
      <w:tblPr/>
      <w:tcPr>
        <w:tcBorders>
          <w:bottom w:val="single" w:sz="12" w:space="0" w:color="FFFFFF" w:themeColor="background1"/>
        </w:tcBorders>
        <w:shd w:val="clear" w:color="auto" w:fill="7F2275" w:themeFill="accent5" w:themeFillShade="CC"/>
      </w:tcPr>
    </w:tblStylePr>
    <w:tblStylePr w:type="lastRow">
      <w:rPr>
        <w:b/>
        <w:bCs/>
        <w:color w:val="7F227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EFC5" w:themeFill="accent6" w:themeFillTint="3F"/>
      </w:tcPr>
    </w:tblStylePr>
    <w:tblStylePr w:type="band1Horz">
      <w:tblPr/>
      <w:tcPr>
        <w:shd w:val="clear" w:color="auto" w:fill="D9F2D0" w:themeFill="accent6" w:themeFillTint="33"/>
      </w:tcPr>
    </w:tblStylePr>
  </w:style>
  <w:style w:type="table" w:styleId="ColorfulGrid">
    <w:name w:val="Colorful Grid"/>
    <w:basedOn w:val="TableNormal"/>
    <w:uiPriority w:val="73"/>
    <w:rsid w:val="00D014EA"/>
    <w:rPr>
      <w:rFonts w:asciiTheme="minorHAnsi" w:eastAsiaTheme="minorEastAsia" w:hAnsiTheme="minorHAnsi" w:cstheme="minorBidi"/>
      <w:color w:val="000000" w:themeColor="text1"/>
      <w:kern w:val="0"/>
      <w:sz w:val="22"/>
      <w:szCs w:val="22"/>
      <w14:ligatures w14:val="none"/>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D014EA"/>
    <w:rPr>
      <w:rFonts w:asciiTheme="minorHAnsi" w:eastAsiaTheme="minorEastAsia" w:hAnsiTheme="minorHAnsi" w:cstheme="minorBidi"/>
      <w:color w:val="000000" w:themeColor="text1"/>
      <w:kern w:val="0"/>
      <w:sz w:val="22"/>
      <w:szCs w:val="22"/>
      <w14:ligatures w14:val="none"/>
    </w:rPr>
    <w:tblPr>
      <w:tblStyleRowBandSize w:val="1"/>
      <w:tblStyleColBandSize w:val="1"/>
      <w:tblBorders>
        <w:insideH w:val="single" w:sz="4" w:space="0" w:color="FFFFFF" w:themeColor="background1"/>
      </w:tblBorders>
    </w:tblPr>
    <w:tcPr>
      <w:shd w:val="clear" w:color="auto" w:fill="C1E4F5" w:themeFill="accent1" w:themeFillTint="33"/>
    </w:tcPr>
    <w:tblStylePr w:type="firstRow">
      <w:rPr>
        <w:b/>
        <w:bCs/>
      </w:rPr>
      <w:tblPr/>
      <w:tcPr>
        <w:shd w:val="clear" w:color="auto" w:fill="83CAEB" w:themeFill="accent1" w:themeFillTint="66"/>
      </w:tcPr>
    </w:tblStylePr>
    <w:tblStylePr w:type="lastRow">
      <w:rPr>
        <w:b/>
        <w:bCs/>
        <w:color w:val="000000" w:themeColor="text1"/>
      </w:rPr>
      <w:tblPr/>
      <w:tcPr>
        <w:shd w:val="clear" w:color="auto" w:fill="83CAEB" w:themeFill="accent1" w:themeFillTint="66"/>
      </w:tcPr>
    </w:tblStylePr>
    <w:tblStylePr w:type="firstCol">
      <w:rPr>
        <w:color w:val="FFFFFF" w:themeColor="background1"/>
      </w:rPr>
      <w:tblPr/>
      <w:tcPr>
        <w:shd w:val="clear" w:color="auto" w:fill="0F4761" w:themeFill="accent1" w:themeFillShade="BF"/>
      </w:tcPr>
    </w:tblStylePr>
    <w:tblStylePr w:type="lastCol">
      <w:rPr>
        <w:color w:val="FFFFFF" w:themeColor="background1"/>
      </w:rPr>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ColorfulGrid-Accent2">
    <w:name w:val="Colorful Grid Accent 2"/>
    <w:basedOn w:val="TableNormal"/>
    <w:uiPriority w:val="73"/>
    <w:rsid w:val="00D014EA"/>
    <w:rPr>
      <w:rFonts w:asciiTheme="minorHAnsi" w:eastAsiaTheme="minorEastAsia" w:hAnsiTheme="minorHAnsi" w:cstheme="minorBidi"/>
      <w:color w:val="000000" w:themeColor="text1"/>
      <w:kern w:val="0"/>
      <w:sz w:val="22"/>
      <w:szCs w:val="22"/>
      <w14:ligatures w14:val="none"/>
    </w:rPr>
    <w:tblPr>
      <w:tblStyleRowBandSize w:val="1"/>
      <w:tblStyleColBandSize w:val="1"/>
      <w:tblBorders>
        <w:insideH w:val="single" w:sz="4" w:space="0" w:color="FFFFFF" w:themeColor="background1"/>
      </w:tblBorders>
    </w:tblPr>
    <w:tcPr>
      <w:shd w:val="clear" w:color="auto" w:fill="FAE2D5" w:themeFill="accent2" w:themeFillTint="33"/>
    </w:tcPr>
    <w:tblStylePr w:type="firstRow">
      <w:rPr>
        <w:b/>
        <w:bCs/>
      </w:rPr>
      <w:tblPr/>
      <w:tcPr>
        <w:shd w:val="clear" w:color="auto" w:fill="F6C5AC" w:themeFill="accent2" w:themeFillTint="66"/>
      </w:tcPr>
    </w:tblStylePr>
    <w:tblStylePr w:type="lastRow">
      <w:rPr>
        <w:b/>
        <w:bCs/>
        <w:color w:val="000000" w:themeColor="text1"/>
      </w:rPr>
      <w:tblPr/>
      <w:tcPr>
        <w:shd w:val="clear" w:color="auto" w:fill="F6C5AC" w:themeFill="accent2" w:themeFillTint="66"/>
      </w:tcPr>
    </w:tblStylePr>
    <w:tblStylePr w:type="firstCol">
      <w:rPr>
        <w:color w:val="FFFFFF" w:themeColor="background1"/>
      </w:rPr>
      <w:tblPr/>
      <w:tcPr>
        <w:shd w:val="clear" w:color="auto" w:fill="BF4E14" w:themeFill="accent2" w:themeFillShade="BF"/>
      </w:tcPr>
    </w:tblStylePr>
    <w:tblStylePr w:type="lastCol">
      <w:rPr>
        <w:color w:val="FFFFFF" w:themeColor="background1"/>
      </w:rPr>
      <w:tblPr/>
      <w:tcPr>
        <w:shd w:val="clear" w:color="auto" w:fill="BF4E14" w:themeFill="accent2" w:themeFillShade="BF"/>
      </w:tc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ColorfulGrid-Accent3">
    <w:name w:val="Colorful Grid Accent 3"/>
    <w:basedOn w:val="TableNormal"/>
    <w:uiPriority w:val="73"/>
    <w:rsid w:val="00D014EA"/>
    <w:rPr>
      <w:rFonts w:asciiTheme="minorHAnsi" w:eastAsiaTheme="minorEastAsia" w:hAnsiTheme="minorHAnsi" w:cstheme="minorBidi"/>
      <w:color w:val="000000" w:themeColor="text1"/>
      <w:kern w:val="0"/>
      <w:sz w:val="22"/>
      <w:szCs w:val="22"/>
      <w14:ligatures w14:val="none"/>
    </w:rPr>
    <w:tblPr>
      <w:tblStyleRowBandSize w:val="1"/>
      <w:tblStyleColBandSize w:val="1"/>
      <w:tblBorders>
        <w:insideH w:val="single" w:sz="4" w:space="0" w:color="FFFFFF" w:themeColor="background1"/>
      </w:tblBorders>
    </w:tblPr>
    <w:tcPr>
      <w:shd w:val="clear" w:color="auto" w:fill="C1F0C7" w:themeFill="accent3" w:themeFillTint="33"/>
    </w:tcPr>
    <w:tblStylePr w:type="firstRow">
      <w:rPr>
        <w:b/>
        <w:bCs/>
      </w:rPr>
      <w:tblPr/>
      <w:tcPr>
        <w:shd w:val="clear" w:color="auto" w:fill="84E290" w:themeFill="accent3" w:themeFillTint="66"/>
      </w:tcPr>
    </w:tblStylePr>
    <w:tblStylePr w:type="lastRow">
      <w:rPr>
        <w:b/>
        <w:bCs/>
        <w:color w:val="000000" w:themeColor="text1"/>
      </w:rPr>
      <w:tblPr/>
      <w:tcPr>
        <w:shd w:val="clear" w:color="auto" w:fill="84E290" w:themeFill="accent3" w:themeFillTint="66"/>
      </w:tcPr>
    </w:tblStylePr>
    <w:tblStylePr w:type="firstCol">
      <w:rPr>
        <w:color w:val="FFFFFF" w:themeColor="background1"/>
      </w:rPr>
      <w:tblPr/>
      <w:tcPr>
        <w:shd w:val="clear" w:color="auto" w:fill="124F1A" w:themeFill="accent3" w:themeFillShade="BF"/>
      </w:tcPr>
    </w:tblStylePr>
    <w:tblStylePr w:type="lastCol">
      <w:rPr>
        <w:color w:val="FFFFFF" w:themeColor="background1"/>
      </w:rPr>
      <w:tblPr/>
      <w:tcPr>
        <w:shd w:val="clear" w:color="auto" w:fill="124F1A" w:themeFill="accent3" w:themeFillShade="BF"/>
      </w:tc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ColorfulGrid-Accent4">
    <w:name w:val="Colorful Grid Accent 4"/>
    <w:basedOn w:val="TableNormal"/>
    <w:uiPriority w:val="73"/>
    <w:rsid w:val="00D014EA"/>
    <w:rPr>
      <w:rFonts w:asciiTheme="minorHAnsi" w:eastAsiaTheme="minorEastAsia" w:hAnsiTheme="minorHAnsi" w:cstheme="minorBidi"/>
      <w:color w:val="000000" w:themeColor="text1"/>
      <w:kern w:val="0"/>
      <w:sz w:val="22"/>
      <w:szCs w:val="22"/>
      <w14:ligatures w14:val="none"/>
    </w:rPr>
    <w:tblPr>
      <w:tblStyleRowBandSize w:val="1"/>
      <w:tblStyleColBandSize w:val="1"/>
      <w:tblBorders>
        <w:insideH w:val="single" w:sz="4" w:space="0" w:color="FFFFFF" w:themeColor="background1"/>
      </w:tblBorders>
    </w:tblPr>
    <w:tcPr>
      <w:shd w:val="clear" w:color="auto" w:fill="CAEDFB" w:themeFill="accent4" w:themeFillTint="33"/>
    </w:tcPr>
    <w:tblStylePr w:type="firstRow">
      <w:rPr>
        <w:b/>
        <w:bCs/>
      </w:rPr>
      <w:tblPr/>
      <w:tcPr>
        <w:shd w:val="clear" w:color="auto" w:fill="95DCF7" w:themeFill="accent4" w:themeFillTint="66"/>
      </w:tcPr>
    </w:tblStylePr>
    <w:tblStylePr w:type="lastRow">
      <w:rPr>
        <w:b/>
        <w:bCs/>
        <w:color w:val="000000" w:themeColor="text1"/>
      </w:rPr>
      <w:tblPr/>
      <w:tcPr>
        <w:shd w:val="clear" w:color="auto" w:fill="95DCF7" w:themeFill="accent4" w:themeFillTint="66"/>
      </w:tcPr>
    </w:tblStylePr>
    <w:tblStylePr w:type="firstCol">
      <w:rPr>
        <w:color w:val="FFFFFF" w:themeColor="background1"/>
      </w:rPr>
      <w:tblPr/>
      <w:tcPr>
        <w:shd w:val="clear" w:color="auto" w:fill="0B769F" w:themeFill="accent4" w:themeFillShade="BF"/>
      </w:tcPr>
    </w:tblStylePr>
    <w:tblStylePr w:type="lastCol">
      <w:rPr>
        <w:color w:val="FFFFFF" w:themeColor="background1"/>
      </w:rPr>
      <w:tblPr/>
      <w:tcPr>
        <w:shd w:val="clear" w:color="auto" w:fill="0B769F" w:themeFill="accent4" w:themeFillShade="BF"/>
      </w:tc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ColorfulGrid-Accent5">
    <w:name w:val="Colorful Grid Accent 5"/>
    <w:basedOn w:val="TableNormal"/>
    <w:uiPriority w:val="73"/>
    <w:rsid w:val="00D014EA"/>
    <w:rPr>
      <w:rFonts w:asciiTheme="minorHAnsi" w:eastAsiaTheme="minorEastAsia" w:hAnsiTheme="minorHAnsi" w:cstheme="minorBidi"/>
      <w:color w:val="000000" w:themeColor="text1"/>
      <w:kern w:val="0"/>
      <w:sz w:val="22"/>
      <w:szCs w:val="22"/>
      <w14:ligatures w14:val="none"/>
    </w:rPr>
    <w:tblPr>
      <w:tblStyleRowBandSize w:val="1"/>
      <w:tblStyleColBandSize w:val="1"/>
      <w:tblBorders>
        <w:insideH w:val="single" w:sz="4" w:space="0" w:color="FFFFFF" w:themeColor="background1"/>
      </w:tblBorders>
    </w:tblPr>
    <w:tcPr>
      <w:shd w:val="clear" w:color="auto" w:fill="F2CEED" w:themeFill="accent5" w:themeFillTint="33"/>
    </w:tcPr>
    <w:tblStylePr w:type="firstRow">
      <w:rPr>
        <w:b/>
        <w:bCs/>
      </w:rPr>
      <w:tblPr/>
      <w:tcPr>
        <w:shd w:val="clear" w:color="auto" w:fill="E59EDC" w:themeFill="accent5" w:themeFillTint="66"/>
      </w:tcPr>
    </w:tblStylePr>
    <w:tblStylePr w:type="lastRow">
      <w:rPr>
        <w:b/>
        <w:bCs/>
        <w:color w:val="000000" w:themeColor="text1"/>
      </w:rPr>
      <w:tblPr/>
      <w:tcPr>
        <w:shd w:val="clear" w:color="auto" w:fill="E59EDC" w:themeFill="accent5" w:themeFillTint="66"/>
      </w:tcPr>
    </w:tblStylePr>
    <w:tblStylePr w:type="firstCol">
      <w:rPr>
        <w:color w:val="FFFFFF" w:themeColor="background1"/>
      </w:rPr>
      <w:tblPr/>
      <w:tcPr>
        <w:shd w:val="clear" w:color="auto" w:fill="77206D" w:themeFill="accent5" w:themeFillShade="BF"/>
      </w:tcPr>
    </w:tblStylePr>
    <w:tblStylePr w:type="lastCol">
      <w:rPr>
        <w:color w:val="FFFFFF" w:themeColor="background1"/>
      </w:rPr>
      <w:tblPr/>
      <w:tcPr>
        <w:shd w:val="clear" w:color="auto" w:fill="77206D" w:themeFill="accent5" w:themeFillShade="BF"/>
      </w:tc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ColorfulGrid-Accent6">
    <w:name w:val="Colorful Grid Accent 6"/>
    <w:basedOn w:val="TableNormal"/>
    <w:uiPriority w:val="73"/>
    <w:rsid w:val="00D014EA"/>
    <w:rPr>
      <w:rFonts w:asciiTheme="minorHAnsi" w:eastAsiaTheme="minorEastAsia" w:hAnsiTheme="minorHAnsi" w:cstheme="minorBidi"/>
      <w:color w:val="000000" w:themeColor="text1"/>
      <w:kern w:val="0"/>
      <w:sz w:val="22"/>
      <w:szCs w:val="22"/>
      <w14:ligatures w14:val="none"/>
    </w:rPr>
    <w:tblPr>
      <w:tblStyleRowBandSize w:val="1"/>
      <w:tblStyleColBandSize w:val="1"/>
      <w:tblBorders>
        <w:insideH w:val="single" w:sz="4" w:space="0" w:color="FFFFFF" w:themeColor="background1"/>
      </w:tblBorders>
    </w:tblPr>
    <w:tcPr>
      <w:shd w:val="clear" w:color="auto" w:fill="D9F2D0" w:themeFill="accent6" w:themeFillTint="33"/>
    </w:tcPr>
    <w:tblStylePr w:type="firstRow">
      <w:rPr>
        <w:b/>
        <w:bCs/>
      </w:rPr>
      <w:tblPr/>
      <w:tcPr>
        <w:shd w:val="clear" w:color="auto" w:fill="B3E5A1" w:themeFill="accent6" w:themeFillTint="66"/>
      </w:tcPr>
    </w:tblStylePr>
    <w:tblStylePr w:type="lastRow">
      <w:rPr>
        <w:b/>
        <w:bCs/>
        <w:color w:val="000000" w:themeColor="text1"/>
      </w:rPr>
      <w:tblPr/>
      <w:tcPr>
        <w:shd w:val="clear" w:color="auto" w:fill="B3E5A1" w:themeFill="accent6" w:themeFillTint="66"/>
      </w:tcPr>
    </w:tblStylePr>
    <w:tblStylePr w:type="firstCol">
      <w:rPr>
        <w:color w:val="FFFFFF" w:themeColor="background1"/>
      </w:rPr>
      <w:tblPr/>
      <w:tcPr>
        <w:shd w:val="clear" w:color="auto" w:fill="3A7C22" w:themeFill="accent6" w:themeFillShade="BF"/>
      </w:tcPr>
    </w:tblStylePr>
    <w:tblStylePr w:type="lastCol">
      <w:rPr>
        <w:color w:val="FFFFFF" w:themeColor="background1"/>
      </w:rPr>
      <w:tblPr/>
      <w:tcPr>
        <w:shd w:val="clear" w:color="auto" w:fill="3A7C22" w:themeFill="accent6" w:themeFillShade="BF"/>
      </w:tc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6/09/relationships/commentsIds" Target="commentsIds.xml"/><Relationship Id="rId3" Type="http://schemas.openxmlformats.org/officeDocument/2006/relationships/styles" Target="styles.xml"/><Relationship Id="rId7" Type="http://schemas.microsoft.com/office/2011/relationships/commentsExtended" Target="commentsExtended.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comments" Target="comments.xml"/><Relationship Id="rId11" Type="http://schemas.microsoft.com/office/2011/relationships/people" Target="people.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microsoft.com/office/2018/08/relationships/commentsExtensible" Target="commentsExtensi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72ED899-5D2E-5D4F-BB33-F4622F0C904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6136</Words>
  <Characters>34979</Characters>
  <Application>Microsoft Office Word</Application>
  <DocSecurity>0</DocSecurity>
  <Lines>291</Lines>
  <Paragraphs>82</Paragraphs>
  <ScaleCrop>false</ScaleCrop>
  <Company/>
  <LinksUpToDate>false</LinksUpToDate>
  <CharactersWithSpaces>41033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Nick Bernal</dc:creator>
  <cp:keywords/>
  <dc:description/>
  <cp:lastModifiedBy>Arthur Souza Rodrigues</cp:lastModifiedBy>
  <cp:revision>1</cp:revision>
  <dcterms:created xsi:type="dcterms:W3CDTF">2025-02-13T16:07:00Z</dcterms:created>
  <dcterms:modified xsi:type="dcterms:W3CDTF">2026-08-04T02:22:00Z</dcterms:modified>
</cp:coreProperties>
</file>