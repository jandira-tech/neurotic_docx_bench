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00" w14:textId="77777777" w:rsidR="00DB5CF7" w:rsidRDefault="00DB5CF7">
      <w:pPr>
        <w:rPr>
          <w:ins w:id="8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0"/>
        </w:numPr>
        <w:spacing w:after="0"/>
        <w:rPr>
          <w:ins w:id="9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0" w:author="Nick Bernal" w:date="2026-08-03T22:22:00Z" w16du:dateUtc="2026-08-04T02:2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5A5F3D">
      <w:pPr>
        <w:numPr>
          <w:ilvl w:val="1"/>
          <w:numId w:val="10"/>
        </w:numPr>
        <w:spacing w:after="0"/>
        <w:rPr>
          <w:ins w:id="11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2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10"/>
        </w:numPr>
        <w:spacing w:after="0"/>
        <w:rPr>
          <w:ins w:id="13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4" w:author="Nick Bernal" w:date="2026-08-03T22:22:00Z" w16du:dateUtc="2026-08-04T02:2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10"/>
        </w:numPr>
        <w:spacing w:after="0"/>
        <w:rPr>
          <w:ins w:id="15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6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10"/>
        </w:numPr>
        <w:spacing w:after="0"/>
        <w:rPr>
          <w:ins w:id="17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10"/>
        </w:numPr>
        <w:spacing w:after="0"/>
        <w:rPr>
          <w:ins w:id="19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2DE1E647" w14:textId="77777777" w:rsidR="00014246" w:rsidRDefault="005A5F3D">
      <w:pPr>
        <w:pStyle w:val="Heading1"/>
        <w:rPr>
          <w:del w:id="21" w:author="Nick Bernal" w:date="2026-08-03T22:22:00Z" w16du:dateUtc="2026-08-04T02:22:00Z"/>
        </w:rPr>
      </w:pPr>
      <w:del w:id="22" w:author="Nick Bernal" w:date="2026-08-03T22:22:00Z" w16du:dateUtc="2026-08-04T02:22:00Z">
        <w:r>
          <w:delText>Python-docx Comment Test</w:delText>
        </w:r>
      </w:del>
    </w:p>
    <w:p w14:paraId="4E4BF7DA" w14:textId="77777777" w:rsidR="00014246" w:rsidRDefault="005A5F3D">
      <w:pPr>
        <w:rPr>
          <w:del w:id="23" w:author="Nick Bernal" w:date="2026-08-03T22:22:00Z" w16du:dateUtc="2026-08-04T02:22:00Z"/>
        </w:rPr>
      </w:pPr>
      <w:del w:id="24" w:author="Nick Bernal" w:date="2026-08-03T22:22:00Z" w16du:dateUtc="2026-08-04T02:22:00Z">
        <w:r>
          <w:delText>This document was generated by python-docx to test comment handling in SuperDoc. See GitHub issue #752 for context.</w:delText>
        </w:r>
      </w:del>
    </w:p>
    <w:p w14:paraId="537039AA" w14:textId="77777777" w:rsidR="00014246" w:rsidRDefault="005A5F3D">
      <w:pPr>
        <w:rPr>
          <w:rFonts w:ascii="Times New Roman" w:hAnsi="Times New Roman"/>
          <w:sz w:val="20"/>
          <w:rPrChange w:id="25" w:author="Nick Bernal" w:date="2026-08-03T22:22:00Z" w16du:dateUtc="2026-08-04T02:22:00Z">
            <w:rPr/>
          </w:rPrChange>
        </w:rPr>
      </w:pPr>
      <w:del w:id="26" w:author="Nick Bernal" w:date="2026-08-03T22:22:00Z" w16du:dateUtc="2026-08-04T02:22:00Z">
        <w:r>
          <w:delText xml:space="preserve">Normal text before. </w:delText>
        </w:r>
        <w:commentRangeStart w:id="27"/>
        <w:r>
          <w:delText>THIS TEXT HAS A COMMENT</w:delText>
        </w:r>
        <w:commentRangeEnd w:id="27"/>
        <w:r>
          <w:rPr>
            <w:rStyle w:val="CommentReference"/>
            <w:sz w:val="22"/>
            <w:szCs w:val="22"/>
          </w:rPr>
          <w:commentReference w:id="27"/>
        </w:r>
        <w:r>
          <w:delText xml:space="preserve"> Normal text after.</w:delText>
        </w:r>
      </w:del>
    </w:p>
    <w:sectPr w:rsidR="00014246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8" w:author="Nick Bernal" w:date="2026-08-03T22:22:00Z" w16du:dateUtc="2026-08-04T02:22:00Z">
        <w:sectPr w:rsidR="00014246">
          <w:pgMar w:top="1440" w:right="1800" w:bottom="1440" w:left="1800" w:header="720" w:footer="720" w:gutter="0"/>
          <w:pgNumType w:start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Python-docx Script" w:date="2025-12-13T11:20:00Z" w:initials="PS">
    <w:p w14:paraId="136115F0" w14:textId="77777777" w:rsidR="00014246" w:rsidRDefault="00DE53C2">
      <w:r>
        <w:rPr>
          <w:rStyle w:val="CommentReference"/>
        </w:rPr>
        <w:annotationRef/>
      </w:r>
      <w:r w:rsidR="005A5F3D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6115F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6115F0" w16cid:durableId="263FC6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8700885">
    <w:abstractNumId w:val="8"/>
  </w:num>
  <w:num w:numId="2" w16cid:durableId="176966008">
    <w:abstractNumId w:val="6"/>
  </w:num>
  <w:num w:numId="3" w16cid:durableId="978606661">
    <w:abstractNumId w:val="5"/>
  </w:num>
  <w:num w:numId="4" w16cid:durableId="2019624569">
    <w:abstractNumId w:val="4"/>
  </w:num>
  <w:num w:numId="5" w16cid:durableId="775714704">
    <w:abstractNumId w:val="7"/>
  </w:num>
  <w:num w:numId="6" w16cid:durableId="805702512">
    <w:abstractNumId w:val="3"/>
  </w:num>
  <w:num w:numId="7" w16cid:durableId="145825251">
    <w:abstractNumId w:val="2"/>
  </w:num>
  <w:num w:numId="8" w16cid:durableId="513764504">
    <w:abstractNumId w:val="1"/>
  </w:num>
  <w:num w:numId="9" w16cid:durableId="2001081095">
    <w:abstractNumId w:val="0"/>
  </w:num>
  <w:num w:numId="10" w16cid:durableId="83121979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46"/>
    <w:rsid w:val="00034616"/>
    <w:rsid w:val="0006063C"/>
    <w:rsid w:val="00112874"/>
    <w:rsid w:val="0015074B"/>
    <w:rsid w:val="0029639D"/>
    <w:rsid w:val="00326F90"/>
    <w:rsid w:val="0049584B"/>
    <w:rsid w:val="0067174A"/>
    <w:rsid w:val="00967839"/>
    <w:rsid w:val="00AA1D8D"/>
    <w:rsid w:val="00B47730"/>
    <w:rsid w:val="00CB0664"/>
    <w:rsid w:val="00D100F0"/>
    <w:rsid w:val="00DB5CF7"/>
    <w:rsid w:val="00DE53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Nick Bernal" w:date="2026-08-03T22:22:00Z">
        <w:pPr>
          <w:keepNext/>
          <w:keepLines/>
          <w:spacing w:before="480" w:line="276" w:lineRule="auto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Nick Bernal" w:date="2026-08-03T22:22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Nick Bernal" w:date="2026-08-03T22:22:00Z">
        <w:pPr>
          <w:keepNext/>
          <w:keepLines/>
          <w:spacing w:before="20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Nick Berna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Nick Bernal" w:date="2026-08-03T22:22:00Z">
        <w:pPr>
          <w:keepNext/>
          <w:keepLines/>
          <w:spacing w:before="20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8-03T22:22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Nick Bernal" w:date="2026-08-03T22:22:00Z">
        <w:pPr>
          <w:keepNext/>
          <w:keepLines/>
          <w:spacing w:before="20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Nick Bernal" w:date="2026-08-03T22:22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Nick Bernal" w:date="2026-08-03T22:22:00Z">
        <w:pPr>
          <w:keepNext/>
          <w:keepLines/>
          <w:spacing w:before="20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Nick Bernal" w:date="2026-08-03T22:22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Nick Bernal" w:date="2026-08-03T22:22:00Z">
        <w:pPr>
          <w:keepNext/>
          <w:keepLines/>
          <w:spacing w:before="20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Nick Bernal" w:date="2026-08-03T22:22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Nick Bernal" w:date="2026-08-03T22:22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="Arial" w:eastAsia="Arial" w:hAnsi="Arial" w:cs="Arial"/>
      <w:sz w:val="52"/>
      <w:szCs w:val="52"/>
      <w:lang w:val="en"/>
      <w:rPrChange w:id="6" w:author="Nick Bernal" w:date="2026-08-03T22:22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Nick Bernal" w:date="2026-08-03T22:22:00Z">
        <w:pPr>
          <w:numPr>
            <w:ilvl w:val="1"/>
          </w:numPr>
          <w:spacing w:after="20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8-03T22:22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2026-08-04T02:22:00Z</dcterms:modified>
  <cp:category/>
</cp:coreProperties>
</file>