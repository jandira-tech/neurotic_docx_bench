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51262" w14:textId="77777777" w:rsidR="000E5DA7" w:rsidRDefault="00EE72A2">
      <w:pPr>
        <w:pStyle w:val="Title"/>
        <w:rPr>
          <w:ins w:id="14" w:author="Caio Pizzol" w:date="2026-08-03T22:25:00Z" w16du:dateUtc="2026-08-04T02:25:00Z"/>
        </w:rPr>
      </w:pPr>
      <w:ins w:id="15" w:author="Caio Pizzol" w:date="2026-08-03T22:25:00Z" w16du:dateUtc="2026-08-04T02:25:00Z">
        <w:r>
          <w:t>m:m Matrix Test Fixtures</w:t>
        </w:r>
      </w:ins>
    </w:p>
    <w:p w14:paraId="4E6EE044" w14:textId="77777777" w:rsidR="000E5DA7" w:rsidRDefault="00EE72A2">
      <w:pPr>
        <w:rPr>
          <w:ins w:id="16" w:author="Caio Pizzol" w:date="2026-08-03T22:25:00Z" w16du:dateUtc="2026-08-04T02:25:00Z"/>
        </w:rPr>
      </w:pPr>
      <w:ins w:id="17" w:author="Caio Pizzol" w:date="2026-08-03T22:25:00Z" w16du:dateUtc="2026-08-04T02:25:00Z">
        <w:r>
          <w:t>Each section tests a different m:m matrix shape.</w:t>
        </w:r>
      </w:ins>
    </w:p>
    <w:p w14:paraId="0E9E600E" w14:textId="77777777" w:rsidR="000E5DA7" w:rsidRDefault="00EE72A2">
      <w:pPr>
        <w:pStyle w:val="Heading2"/>
        <w:rPr>
          <w:ins w:id="18" w:author="Caio Pizzol" w:date="2026-08-03T22:25:00Z" w16du:dateUtc="2026-08-04T02:25:00Z"/>
        </w:rPr>
      </w:pPr>
      <w:ins w:id="19" w:author="Caio Pizzol" w:date="2026-08-03T22:25:00Z" w16du:dateUtc="2026-08-04T02:25:00Z">
        <w:r>
          <w:t>1. Plain 2x2 matrix (no delimiter)</w:t>
        </w:r>
      </w:ins>
    </w:p>
    <w:p w14:paraId="6CD7BA45" w14:textId="77777777" w:rsidR="000E5DA7" w:rsidRDefault="00EE72A2">
      <w:pPr>
        <w:rPr>
          <w:ins w:id="20" w:author="Caio Pizzol" w:date="2026-08-03T22:25:00Z" w16du:dateUtc="2026-08-04T02:25:00Z"/>
        </w:rPr>
      </w:pPr>
      <m:oMathPara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ins w:id="21" w:author="Caio Pizzol" w:date="2026-08-03T22:25:00Z" w16du:dateUtc="2026-08-04T02:25:00Z">
                  <w:rPr>
                    <w:rFonts w:ascii="Cambria Math" w:hAnsi="Cambria Math"/>
                  </w:rPr>
                </w:ins>
              </m:ctrlPr>
            </m:mPr>
            <m:mr>
              <m:e>
                <m:r>
                  <w:ins w:id="22" w:author="Caio Pizzol" w:date="2026-08-03T22:25:00Z" w16du:dateUtc="2026-08-04T02:25:00Z">
                    <w:rPr>
                      <w:rFonts w:ascii="Cambria Math" w:hAnsi="Cambria Math"/>
                    </w:rPr>
                    <m:t>a</m:t>
                  </w:ins>
                </m:r>
              </m:e>
              <m:e>
                <m:r>
                  <w:ins w:id="23" w:author="Caio Pizzol" w:date="2026-08-03T22:25:00Z" w16du:dateUtc="2026-08-04T02:25:00Z">
                    <w:rPr>
                      <w:rFonts w:ascii="Cambria Math" w:hAnsi="Cambria Math"/>
                    </w:rPr>
                    <m:t>b</m:t>
                  </w:ins>
                </m:r>
              </m:e>
            </m:mr>
            <m:mr>
              <m:e>
                <m:r>
                  <w:ins w:id="24" w:author="Caio Pizzol" w:date="2026-08-03T22:25:00Z" w16du:dateUtc="2026-08-04T02:25:00Z">
                    <w:rPr>
                      <w:rFonts w:ascii="Cambria Math" w:hAnsi="Cambria Math"/>
                    </w:rPr>
                    <m:t>c</m:t>
                  </w:ins>
                </m:r>
              </m:e>
              <m:e>
                <m:r>
                  <w:ins w:id="25" w:author="Caio Pizzol" w:date="2026-08-03T22:25:00Z" w16du:dateUtc="2026-08-04T02:25:00Z">
                    <w:rPr>
                      <w:rFonts w:ascii="Cambria Math" w:hAnsi="Cambria Math"/>
                    </w:rPr>
                    <m:t>d</m:t>
                  </w:ins>
                </m:r>
              </m:e>
            </m:mr>
          </m:m>
        </m:oMath>
      </m:oMathPara>
    </w:p>
    <w:p w14:paraId="2B11EA52" w14:textId="77777777" w:rsidR="000E5DA7" w:rsidRDefault="00EE72A2">
      <w:pPr>
        <w:pStyle w:val="Heading2"/>
        <w:rPr>
          <w:ins w:id="26" w:author="Caio Pizzol" w:date="2026-08-03T22:25:00Z" w16du:dateUtc="2026-08-04T02:25:00Z"/>
        </w:rPr>
      </w:pPr>
      <w:ins w:id="27" w:author="Caio Pizzol" w:date="2026-08-03T22:25:00Z" w16du:dateUtc="2026-08-04T02:25:00Z">
        <w:r>
          <w:t>2. 2x2 matrix inside [ ] delimiter</w:t>
        </w:r>
      </w:ins>
    </w:p>
    <w:p w14:paraId="69570C00" w14:textId="77777777" w:rsidR="000E5DA7" w:rsidRDefault="00EE72A2">
      <w:pPr>
        <w:rPr>
          <w:ins w:id="28" w:author="Caio Pizzol" w:date="2026-08-03T22:25:00Z" w16du:dateUtc="2026-08-04T02:25:00Z"/>
        </w:rPr>
      </w:pPr>
      <m:oMathPara>
        <m:oMath>
          <m:d>
            <m:dPr>
              <m:begChr m:val="["/>
              <m:endChr m:val="]"/>
              <m:ctrlPr>
                <w:ins w:id="29" w:author="Caio Pizzol" w:date="2026-08-03T22:25:00Z" w16du:dateUtc="2026-08-04T02:25:00Z">
                  <w:rPr>
                    <w:rFonts w:ascii="Cambria Math" w:hAnsi="Cambria Math"/>
                  </w:rPr>
                </w:ins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ins w:id="30" w:author="Caio Pizzol" w:date="2026-08-03T22:25:00Z" w16du:dateUtc="2026-08-04T02:25:00Z">
                      <w:rPr>
                        <w:rFonts w:ascii="Cambria Math" w:hAnsi="Cambria Math"/>
                      </w:rPr>
                    </w:ins>
                  </m:ctrlPr>
                </m:mPr>
                <m:mr>
                  <m:e>
                    <m:r>
                      <w:ins w:id="31" w:author="Caio Pizzol" w:date="2026-08-03T22:25:00Z" w16du:dateUtc="2026-08-04T02:25:00Z">
                        <w:rPr>
                          <w:rFonts w:ascii="Cambria Math" w:hAnsi="Cambria Math"/>
                        </w:rPr>
                        <m:t>1</m:t>
                      </w:ins>
                    </m:r>
                  </m:e>
                  <m:e>
                    <m:r>
                      <w:ins w:id="32" w:author="Caio Pizzol" w:date="2026-08-03T22:25:00Z" w16du:dateUtc="2026-08-04T02:25:00Z">
                        <w:rPr>
                          <w:rFonts w:ascii="Cambria Math" w:hAnsi="Cambria Math"/>
                        </w:rPr>
                        <m:t>2</m:t>
                      </w:ins>
                    </m:r>
                  </m:e>
                </m:mr>
                <m:mr>
                  <m:e>
                    <m:r>
                      <w:ins w:id="33" w:author="Caio Pizzol" w:date="2026-08-03T22:25:00Z" w16du:dateUtc="2026-08-04T02:25:00Z">
                        <w:rPr>
                          <w:rFonts w:ascii="Cambria Math" w:hAnsi="Cambria Math"/>
                        </w:rPr>
                        <m:t>3</m:t>
                      </w:ins>
                    </m:r>
                  </m:e>
                  <m:e>
                    <m:r>
                      <w:ins w:id="34" w:author="Caio Pizzol" w:date="2026-08-03T22:25:00Z" w16du:dateUtc="2026-08-04T02:25:00Z">
                        <w:rPr>
                          <w:rFonts w:ascii="Cambria Math" w:hAnsi="Cambria Math"/>
                        </w:rPr>
                        <m:t>4</m:t>
                      </w:ins>
                    </m:r>
                  </m:e>
                </m:mr>
              </m:m>
            </m:e>
          </m:d>
        </m:oMath>
      </m:oMathPara>
    </w:p>
    <w:p w14:paraId="4B744F64" w14:textId="77777777" w:rsidR="000E5DA7" w:rsidRDefault="00EE72A2">
      <w:pPr>
        <w:pStyle w:val="Heading2"/>
        <w:rPr>
          <w:ins w:id="35" w:author="Caio Pizzol" w:date="2026-08-03T22:25:00Z" w16du:dateUtc="2026-08-04T02:25:00Z"/>
        </w:rPr>
      </w:pPr>
      <w:ins w:id="36" w:author="Caio Pizzol" w:date="2026-08-03T22:25:00Z" w16du:dateUtc="2026-08-04T02:25:00Z">
        <w:r>
          <w:t>3. Matrix with nested math (fraction + superscript)</w:t>
        </w:r>
      </w:ins>
    </w:p>
    <w:p w14:paraId="48167EAD" w14:textId="77777777" w:rsidR="000E5DA7" w:rsidRDefault="00EE72A2">
      <w:pPr>
        <w:rPr>
          <w:ins w:id="37" w:author="Caio Pizzol" w:date="2026-08-03T22:25:00Z" w16du:dateUtc="2026-08-04T02:25:00Z"/>
        </w:rPr>
      </w:pPr>
      <m:oMathPara>
        <m:oMath>
          <m:d>
            <m:dPr>
              <m:ctrlPr>
                <w:ins w:id="38" w:author="Caio Pizzol" w:date="2026-08-03T22:25:00Z" w16du:dateUtc="2026-08-04T02:25:00Z">
                  <w:rPr>
                    <w:rFonts w:ascii="Cambria Math" w:hAnsi="Cambria Math"/>
                  </w:rPr>
                </w:ins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ins w:id="39" w:author="Caio Pizzol" w:date="2026-08-03T22:25:00Z" w16du:dateUtc="2026-08-04T02:25:00Z">
                      <w:rPr>
                        <w:rFonts w:ascii="Cambria Math" w:hAnsi="Cambria Math"/>
                      </w:rPr>
                    </w:ins>
                  </m:ctrlPr>
                </m:mPr>
                <m:mr>
                  <m:e>
                    <m:f>
                      <m:fPr>
                        <m:ctrlPr>
                          <w:ins w:id="40" w:author="Caio Pizzol" w:date="2026-08-03T22:25:00Z" w16du:dateUtc="2026-08-04T02:25:00Z">
                            <w:rPr>
                              <w:rFonts w:ascii="Cambria Math" w:hAnsi="Cambria Math"/>
                            </w:rPr>
                          </w:ins>
                        </m:ctrlPr>
                      </m:fPr>
                      <m:num>
                        <m:r>
                          <w:ins w:id="41" w:author="Caio Pizzol" w:date="2026-08-03T22:25:00Z" w16du:dateUtc="2026-08-04T02:25:00Z">
                            <w:rPr>
                              <w:rFonts w:ascii="Cambria Math" w:hAnsi="Cambria Math"/>
                            </w:rPr>
                            <m:t>a</m:t>
                          </w:ins>
                        </m:r>
                      </m:num>
                      <m:den>
                        <m:r>
                          <w:ins w:id="42" w:author="Caio Pizzol" w:date="2026-08-03T22:25:00Z" w16du:dateUtc="2026-08-04T02:25:00Z">
                            <w:rPr>
                              <w:rFonts w:ascii="Cambria Math" w:hAnsi="Cambria Math"/>
                            </w:rPr>
                            <m:t>b</m:t>
                          </w:ins>
                        </m:r>
                      </m:den>
                    </m:f>
                  </m:e>
                  <m:e>
                    <m:r>
                      <w:ins w:id="43" w:author="Caio Pizzol" w:date="2026-08-03T22:25:00Z" w16du:dateUtc="2026-08-04T02:25:00Z">
                        <w:rPr>
                          <w:rFonts w:ascii="Cambria Math" w:hAnsi="Cambria Math"/>
                        </w:rPr>
                        <m:t>x</m:t>
                      </w:ins>
                    </m:r>
                  </m:e>
                </m:mr>
                <m:mr>
                  <m:e>
                    <m:r>
                      <w:ins w:id="44" w:author="Caio Pizzol" w:date="2026-08-03T22:25:00Z" w16du:dateUtc="2026-08-04T02:25:00Z">
                        <w:rPr>
                          <w:rFonts w:ascii="Cambria Math" w:hAnsi="Cambria Math"/>
                        </w:rPr>
                        <m:t>y</m:t>
                      </w:ins>
                    </m:r>
                  </m:e>
                  <m:e>
                    <m:sSup>
                      <m:sSupPr>
                        <m:ctrlPr>
                          <w:ins w:id="45" w:author="Caio Pizzol" w:date="2026-08-03T22:25:00Z" w16du:dateUtc="2026-08-04T02:25:00Z">
                            <w:rPr>
                              <w:rFonts w:ascii="Cambria Math" w:hAnsi="Cambria Math"/>
                            </w:rPr>
                          </w:ins>
                        </m:ctrlPr>
                      </m:sSupPr>
                      <m:e>
                        <m:r>
                          <w:ins w:id="46" w:author="Caio Pizzol" w:date="2026-08-03T22:25:00Z" w16du:dateUtc="2026-08-04T02:25:00Z">
                            <w:rPr>
                              <w:rFonts w:ascii="Cambria Math" w:hAnsi="Cambria Math"/>
                            </w:rPr>
                            <m:t>z</m:t>
                          </w:ins>
                        </m:r>
                      </m:e>
                      <m:sup>
                        <m:r>
                          <w:ins w:id="47" w:author="Caio Pizzol" w:date="2026-08-03T22:25:00Z" w16du:dateUtc="2026-08-04T02:25:00Z">
                            <w:rPr>
                              <w:rFonts w:ascii="Cambria Math" w:hAnsi="Cambria Math"/>
                            </w:rPr>
                            <m:t>2</m:t>
                          </w:ins>
                        </m:r>
                      </m:sup>
                    </m:sSup>
                  </m:e>
                </m:mr>
              </m:m>
            </m:e>
          </m:d>
        </m:oMath>
      </m:oMathPara>
    </w:p>
    <w:p w14:paraId="22069A67" w14:textId="77777777" w:rsidR="000E5DA7" w:rsidRDefault="00EE72A2">
      <w:pPr>
        <w:pStyle w:val="Heading2"/>
        <w:rPr>
          <w:ins w:id="48" w:author="Caio Pizzol" w:date="2026-08-03T22:25:00Z" w16du:dateUtc="2026-08-04T02:25:00Z"/>
        </w:rPr>
      </w:pPr>
      <w:ins w:id="49" w:author="Caio Pizzol" w:date="2026-08-03T22:25:00Z" w16du:dateUtc="2026-08-04T02:25:00Z">
        <w:r>
          <w:t>4. Matrix with multi-run cells (a+b)</w:t>
        </w:r>
      </w:ins>
    </w:p>
    <w:p w14:paraId="725E15F1" w14:textId="77777777" w:rsidR="000E5DA7" w:rsidRDefault="00EE72A2">
      <w:pPr>
        <w:rPr>
          <w:ins w:id="50" w:author="Caio Pizzol" w:date="2026-08-03T22:25:00Z" w16du:dateUtc="2026-08-04T02:25:00Z"/>
        </w:rPr>
      </w:pPr>
      <m:oMathPara>
        <m:oMath>
          <m:d>
            <m:dPr>
              <m:begChr m:val="["/>
              <m:endChr m:val="]"/>
              <m:ctrlPr>
                <w:ins w:id="51" w:author="Caio Pizzol" w:date="2026-08-03T22:25:00Z" w16du:dateUtc="2026-08-04T02:25:00Z">
                  <w:rPr>
                    <w:rFonts w:ascii="Cambria Math" w:hAnsi="Cambria Math"/>
                  </w:rPr>
                </w:ins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ins w:id="52" w:author="Caio Pizzol" w:date="2026-08-03T22:25:00Z" w16du:dateUtc="2026-08-04T02:25:00Z">
                      <w:rPr>
                        <w:rFonts w:ascii="Cambria Math" w:hAnsi="Cambria Math"/>
                      </w:rPr>
                    </w:ins>
                  </m:ctrlPr>
                </m:mPr>
                <m:mr>
                  <m:e>
                    <m:r>
                      <w:ins w:id="53" w:author="Caio Pizzol" w:date="2026-08-03T22:25:00Z" w16du:dateUtc="2026-08-04T02:25:00Z">
                        <w:rPr>
                          <w:rFonts w:ascii="Cambria Math" w:hAnsi="Cambria Math"/>
                        </w:rPr>
                        <m:t>a</m:t>
                      </w:ins>
                    </m:r>
                    <m:r>
                      <w:ins w:id="54" w:author="Caio Pizzol" w:date="2026-08-03T22:25:00Z" w16du:dateUtc="2026-08-04T02:25:00Z">
                        <w:rPr>
                          <w:rFonts w:ascii="Cambria Math" w:hAnsi="Cambria Math"/>
                        </w:rPr>
                        <m:t>+</m:t>
                      </w:ins>
                    </m:r>
                    <m:r>
                      <w:ins w:id="55" w:author="Caio Pizzol" w:date="2026-08-03T22:25:00Z" w16du:dateUtc="2026-08-04T02:25:00Z">
                        <w:rPr>
                          <w:rFonts w:ascii="Cambria Math" w:hAnsi="Cambria Math"/>
                        </w:rPr>
                        <m:t>b</m:t>
                      </w:ins>
                    </m:r>
                  </m:e>
                  <m:e>
                    <m:r>
                      <w:ins w:id="56" w:author="Caio Pizzol" w:date="2026-08-03T22:25:00Z" w16du:dateUtc="2026-08-04T02:25:00Z">
                        <w:rPr>
                          <w:rFonts w:ascii="Cambria Math" w:hAnsi="Cambria Math"/>
                        </w:rPr>
                        <m:t>c</m:t>
                      </w:ins>
                    </m:r>
                    <m:r>
                      <w:ins w:id="57" w:author="Caio Pizzol" w:date="2026-08-03T22:25:00Z" w16du:dateUtc="2026-08-04T02:25:00Z">
                        <w:rPr>
                          <w:rFonts w:ascii="Cambria Math" w:hAnsi="Cambria Math"/>
                        </w:rPr>
                        <m:t>-</m:t>
                      </w:ins>
                    </m:r>
                    <m:r>
                      <w:ins w:id="58" w:author="Caio Pizzol" w:date="2026-08-03T22:25:00Z" w16du:dateUtc="2026-08-04T02:25:00Z">
                        <w:rPr>
                          <w:rFonts w:ascii="Cambria Math" w:hAnsi="Cambria Math"/>
                        </w:rPr>
                        <m:t>d</m:t>
                      </w:ins>
                    </m:r>
                  </m:e>
                </m:mr>
                <m:mr>
                  <m:e>
                    <m:r>
                      <w:ins w:id="59" w:author="Caio Pizzol" w:date="2026-08-03T22:25:00Z" w16du:dateUtc="2026-08-04T02:25:00Z">
                        <w:rPr>
                          <w:rFonts w:ascii="Cambria Math" w:hAnsi="Cambria Math"/>
                        </w:rPr>
                        <m:t>x</m:t>
                      </w:ins>
                    </m:r>
                    <m:r>
                      <w:ins w:id="60" w:author="Caio Pizzol" w:date="2026-08-03T22:25:00Z" w16du:dateUtc="2026-08-04T02:25:00Z">
                        <w:rPr>
                          <w:rFonts w:ascii="Cambria Math" w:hAnsi="Cambria Math"/>
                        </w:rPr>
                        <m:t>+</m:t>
                      </w:ins>
                    </m:r>
                    <m:r>
                      <w:ins w:id="61" w:author="Caio Pizzol" w:date="2026-08-03T22:25:00Z" w16du:dateUtc="2026-08-04T02:25:00Z">
                        <w:rPr>
                          <w:rFonts w:ascii="Cambria Math" w:hAnsi="Cambria Math"/>
                        </w:rPr>
                        <m:t>y</m:t>
                      </w:ins>
                    </m:r>
                  </m:e>
                  <m:e>
                    <m:r>
                      <w:ins w:id="62" w:author="Caio Pizzol" w:date="2026-08-03T22:25:00Z" w16du:dateUtc="2026-08-04T02:25:00Z">
                        <w:rPr>
                          <w:rFonts w:ascii="Cambria Math" w:hAnsi="Cambria Math"/>
                        </w:rPr>
                        <m:t>p</m:t>
                      </w:ins>
                    </m:r>
                    <m:r>
                      <w:ins w:id="63" w:author="Caio Pizzol" w:date="2026-08-03T22:25:00Z" w16du:dateUtc="2026-08-04T02:25:00Z">
                        <w:rPr>
                          <w:rFonts w:ascii="Cambria Math" w:hAnsi="Cambria Math"/>
                        </w:rPr>
                        <m:t>-</m:t>
                      </w:ins>
                    </m:r>
                    <m:r>
                      <w:ins w:id="64" w:author="Caio Pizzol" w:date="2026-08-03T22:25:00Z" w16du:dateUtc="2026-08-04T02:25:00Z">
                        <w:rPr>
                          <w:rFonts w:ascii="Cambria Math" w:hAnsi="Cambria Math"/>
                        </w:rPr>
                        <m:t>q</m:t>
                      </w:ins>
                    </m:r>
                  </m:e>
                </m:mr>
              </m:m>
            </m:e>
          </m:d>
        </m:oMath>
      </m:oMathPara>
    </w:p>
    <w:p w14:paraId="1E7CA50E" w14:textId="77777777" w:rsidR="000E5DA7" w:rsidRDefault="00EE72A2">
      <w:pPr>
        <w:pStyle w:val="Heading2"/>
        <w:rPr>
          <w:ins w:id="65" w:author="Caio Pizzol" w:date="2026-08-03T22:25:00Z" w16du:dateUtc="2026-08-04T02:25:00Z"/>
        </w:rPr>
      </w:pPr>
      <w:ins w:id="66" w:author="Caio Pizzol" w:date="2026-08-03T22:25:00Z" w16du:dateUtc="2026-08-04T02:25:00Z">
        <w:r>
          <w:t>5. Matrix with empty cells (gaps)</w:t>
        </w:r>
      </w:ins>
    </w:p>
    <w:p w14:paraId="2ED4D025" w14:textId="77777777" w:rsidR="000E5DA7" w:rsidRDefault="00EE72A2">
      <w:pPr>
        <w:rPr>
          <w:ins w:id="67" w:author="Caio Pizzol" w:date="2026-08-03T22:25:00Z" w16du:dateUtc="2026-08-04T02:25:00Z"/>
        </w:rPr>
      </w:pPr>
      <m:oMathPara>
        <m:oMath>
          <m:d>
            <m:dPr>
              <m:begChr m:val="["/>
              <m:endChr m:val="]"/>
              <m:ctrlPr>
                <w:ins w:id="68" w:author="Caio Pizzol" w:date="2026-08-03T22:25:00Z" w16du:dateUtc="2026-08-04T02:25:00Z">
                  <w:rPr>
                    <w:rFonts w:ascii="Cambria Math" w:hAnsi="Cambria Math"/>
                  </w:rPr>
                </w:ins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ins w:id="69" w:author="Caio Pizzol" w:date="2026-08-03T22:25:00Z" w16du:dateUtc="2026-08-04T02:25:00Z">
                      <w:rPr>
                        <w:rFonts w:ascii="Cambria Math" w:hAnsi="Cambria Math"/>
                      </w:rPr>
                    </w:ins>
                  </m:ctrlPr>
                </m:mPr>
                <m:mr>
                  <m:e>
                    <m:r>
                      <w:ins w:id="70" w:author="Caio Pizzol" w:date="2026-08-03T22:25:00Z" w16du:dateUtc="2026-08-04T02:25:00Z">
                        <w:rPr>
                          <w:rFonts w:ascii="Cambria Math" w:hAnsi="Cambria Math"/>
                        </w:rPr>
                        <m:t>a</m:t>
                      </w:ins>
                    </m:r>
                  </m:e>
                  <m:e/>
                  <m:e>
                    <m:r>
                      <w:ins w:id="71" w:author="Caio Pizzol" w:date="2026-08-03T22:25:00Z" w16du:dateUtc="2026-08-04T02:25:00Z">
                        <w:rPr>
                          <w:rFonts w:ascii="Cambria Math" w:hAnsi="Cambria Math"/>
                        </w:rPr>
                        <m:t>c</m:t>
                      </w:ins>
                    </m:r>
                  </m:e>
                </m:mr>
                <m:mr>
                  <m:e/>
                  <m:e>
                    <m:r>
                      <w:ins w:id="72" w:author="Caio Pizzol" w:date="2026-08-03T22:25:00Z" w16du:dateUtc="2026-08-04T02:25:00Z">
                        <w:rPr>
                          <w:rFonts w:ascii="Cambria Math" w:hAnsi="Cambria Math"/>
                        </w:rPr>
                        <m:t>e</m:t>
                      </w:ins>
                    </m:r>
                  </m:e>
                  <m:e>
                    <m:r>
                      <w:ins w:id="73" w:author="Caio Pizzol" w:date="2026-08-03T22:25:00Z" w16du:dateUtc="2026-08-04T02:25:00Z">
                        <w:rPr>
                          <w:rFonts w:ascii="Cambria Math" w:hAnsi="Cambria Math"/>
                        </w:rPr>
                        <m:t>f</m:t>
                      </w:ins>
                    </m:r>
                  </m:e>
                </m:mr>
              </m:m>
            </m:e>
          </m:d>
        </m:oMath>
      </m:oMathPara>
    </w:p>
    <w:p w14:paraId="3541EEEA" w14:textId="77777777" w:rsidR="000E5DA7" w:rsidRDefault="00EE72A2">
      <w:pPr>
        <w:pStyle w:val="Heading2"/>
        <w:rPr>
          <w:ins w:id="74" w:author="Caio Pizzol" w:date="2026-08-03T22:25:00Z" w16du:dateUtc="2026-08-04T02:25:00Z"/>
        </w:rPr>
      </w:pPr>
      <w:ins w:id="75" w:author="Caio Pizzol" w:date="2026-08-03T22:25:00Z" w16du:dateUtc="2026-08-04T02:25:00Z">
        <w:r>
          <w:t>6. Matrix with per-column justification (left/center/right)</w:t>
        </w:r>
      </w:ins>
    </w:p>
    <w:p w14:paraId="3D7747D2" w14:textId="77777777" w:rsidR="000E5DA7" w:rsidRDefault="00EE72A2">
      <w:pPr>
        <w:rPr>
          <w:ins w:id="76" w:author="Caio Pizzol" w:date="2026-08-03T22:25:00Z" w16du:dateUtc="2026-08-04T02:25:00Z"/>
        </w:rPr>
      </w:pPr>
      <m:oMathPara>
        <m:oMath>
          <m:m>
            <m:mPr>
              <m:mcs>
                <m:mc>
                  <m:mcPr>
                    <m:count m:val="1"/>
                    <m:mcJc m:val="left"/>
                  </m:mcPr>
                </m:mc>
                <m:mc>
                  <m:mcPr>
                    <m:count m:val="1"/>
                    <m:mcJc m:val="center"/>
                  </m:mcPr>
                </m:mc>
                <m:mc>
                  <m:mcPr>
                    <m:count m:val="1"/>
                    <m:mcJc m:val="right"/>
                  </m:mcPr>
                </m:mc>
              </m:mcs>
              <m:ctrlPr>
                <w:ins w:id="77" w:author="Caio Pizzol" w:date="2026-08-03T22:25:00Z" w16du:dateUtc="2026-08-04T02:25:00Z">
                  <w:rPr>
                    <w:rFonts w:ascii="Cambria Math" w:hAnsi="Cambria Math"/>
                  </w:rPr>
                </w:ins>
              </m:ctrlPr>
            </m:mPr>
            <m:mr>
              <m:e>
                <m:r>
                  <w:ins w:id="78" w:author="Caio Pizzol" w:date="2026-08-03T22:25:00Z" w16du:dateUtc="2026-08-04T02:25:00Z">
                    <w:rPr>
                      <w:rFonts w:ascii="Cambria Math" w:hAnsi="Cambria Math"/>
                    </w:rPr>
                    <m:t>1</m:t>
                  </w:ins>
                </m:r>
              </m:e>
              <m:e>
                <m:r>
                  <w:ins w:id="79" w:author="Caio Pizzol" w:date="2026-08-03T22:25:00Z" w16du:dateUtc="2026-08-04T02:25:00Z">
                    <w:rPr>
                      <w:rFonts w:ascii="Cambria Math" w:hAnsi="Cambria Math"/>
                    </w:rPr>
                    <m:t>2222</m:t>
                  </w:ins>
                </m:r>
              </m:e>
              <m:e>
                <m:r>
                  <w:ins w:id="80" w:author="Caio Pizzol" w:date="2026-08-03T22:25:00Z" w16du:dateUtc="2026-08-04T02:25:00Z">
                    <w:rPr>
                      <w:rFonts w:ascii="Cambria Math" w:hAnsi="Cambria Math"/>
                    </w:rPr>
                    <m:t>3</m:t>
                  </w:ins>
                </m:r>
              </m:e>
            </m:mr>
            <m:mr>
              <m:e>
                <m:r>
                  <w:ins w:id="81" w:author="Caio Pizzol" w:date="2026-08-03T22:25:00Z" w16du:dateUtc="2026-08-04T02:25:00Z">
                    <w:rPr>
                      <w:rFonts w:ascii="Cambria Math" w:hAnsi="Cambria Math"/>
                    </w:rPr>
                    <m:t>4444</m:t>
                  </w:ins>
                </m:r>
              </m:e>
              <m:e>
                <m:r>
                  <w:ins w:id="82" w:author="Caio Pizzol" w:date="2026-08-03T22:25:00Z" w16du:dateUtc="2026-08-04T02:25:00Z">
                    <w:rPr>
                      <w:rFonts w:ascii="Cambria Math" w:hAnsi="Cambria Math"/>
                    </w:rPr>
                    <m:t>5</m:t>
                  </w:ins>
                </m:r>
              </m:e>
              <m:e>
                <m:r>
                  <w:ins w:id="83" w:author="Caio Pizzol" w:date="2026-08-03T22:25:00Z" w16du:dateUtc="2026-08-04T02:25:00Z">
                    <w:rPr>
                      <w:rFonts w:ascii="Cambria Math" w:hAnsi="Cambria Math"/>
                    </w:rPr>
                    <m:t>6666</m:t>
                  </w:ins>
                </m:r>
              </m:e>
            </m:mr>
          </m:m>
        </m:oMath>
      </m:oMathPara>
    </w:p>
    <w:p w14:paraId="240B21B3" w14:textId="77777777" w:rsidR="000E5DA7" w:rsidRDefault="00EE72A2">
      <w:pPr>
        <w:pStyle w:val="Heading2"/>
        <w:rPr>
          <w:ins w:id="84" w:author="Caio Pizzol" w:date="2026-08-03T22:25:00Z" w16du:dateUtc="2026-08-04T02:25:00Z"/>
        </w:rPr>
      </w:pPr>
      <w:ins w:id="85" w:author="Caio Pizzol" w:date="2026-08-03T22:25:00Z" w16du:dateUtc="2026-08-04T02:25:00Z">
        <w:r>
          <w:t>7. 1x3 row vector</w:t>
        </w:r>
      </w:ins>
    </w:p>
    <w:p w14:paraId="5A18A4C5" w14:textId="77777777" w:rsidR="000E5DA7" w:rsidRDefault="00EE72A2">
      <w:pPr>
        <w:rPr>
          <w:ins w:id="86" w:author="Caio Pizzol" w:date="2026-08-03T22:25:00Z" w16du:dateUtc="2026-08-04T02:25:00Z"/>
        </w:rPr>
      </w:pPr>
      <m:oMathPara>
        <m:oMath>
          <m:d>
            <m:dPr>
              <m:begChr m:val="["/>
              <m:endChr m:val="]"/>
              <m:ctrlPr>
                <w:ins w:id="87" w:author="Caio Pizzol" w:date="2026-08-03T22:25:00Z" w16du:dateUtc="2026-08-04T02:25:00Z">
                  <w:rPr>
                    <w:rFonts w:ascii="Cambria Math" w:hAnsi="Cambria Math"/>
                  </w:rPr>
                </w:ins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ins w:id="88" w:author="Caio Pizzol" w:date="2026-08-03T22:25:00Z" w16du:dateUtc="2026-08-04T02:25:00Z">
                      <w:rPr>
                        <w:rFonts w:ascii="Cambria Math" w:hAnsi="Cambria Math"/>
                      </w:rPr>
                    </w:ins>
                  </m:ctrlPr>
                </m:mPr>
                <m:mr>
                  <m:e>
                    <m:r>
                      <w:ins w:id="89" w:author="Caio Pizzol" w:date="2026-08-03T22:25:00Z" w16du:dateUtc="2026-08-04T02:25:00Z">
                        <w:rPr>
                          <w:rFonts w:ascii="Cambria Math" w:hAnsi="Cambria Math"/>
                        </w:rPr>
                        <m:t>x</m:t>
                      </w:ins>
                    </m:r>
                  </m:e>
                  <m:e>
                    <m:r>
                      <w:ins w:id="90" w:author="Caio Pizzol" w:date="2026-08-03T22:25:00Z" w16du:dateUtc="2026-08-04T02:25:00Z">
                        <w:rPr>
                          <w:rFonts w:ascii="Cambria Math" w:hAnsi="Cambria Math"/>
                        </w:rPr>
                        <m:t>y</m:t>
                      </w:ins>
                    </m:r>
                  </m:e>
                  <m:e>
                    <m:r>
                      <w:ins w:id="91" w:author="Caio Pizzol" w:date="2026-08-03T22:25:00Z" w16du:dateUtc="2026-08-04T02:25:00Z">
                        <w:rPr>
                          <w:rFonts w:ascii="Cambria Math" w:hAnsi="Cambria Math"/>
                        </w:rPr>
                        <m:t>z</m:t>
                      </w:ins>
                    </m:r>
                  </m:e>
                </m:mr>
              </m:m>
            </m:e>
          </m:d>
        </m:oMath>
      </m:oMathPara>
    </w:p>
    <w:p w14:paraId="7E76041C" w14:textId="77777777" w:rsidR="000E5DA7" w:rsidRDefault="00EE72A2">
      <w:pPr>
        <w:pStyle w:val="Heading2"/>
        <w:rPr>
          <w:ins w:id="92" w:author="Caio Pizzol" w:date="2026-08-03T22:25:00Z" w16du:dateUtc="2026-08-04T02:25:00Z"/>
        </w:rPr>
      </w:pPr>
      <w:ins w:id="93" w:author="Caio Pizzol" w:date="2026-08-03T22:25:00Z" w16du:dateUtc="2026-08-04T02:25:00Z">
        <w:r>
          <w:t>8. 3x1 column vector</w:t>
        </w:r>
      </w:ins>
    </w:p>
    <w:p w14:paraId="1088B19E" w14:textId="77777777" w:rsidR="000E5DA7" w:rsidRDefault="00EE72A2">
      <w:pPr>
        <w:rPr>
          <w:ins w:id="94" w:author="Caio Pizzol" w:date="2026-08-03T22:25:00Z" w16du:dateUtc="2026-08-04T02:25:00Z"/>
        </w:rPr>
      </w:pPr>
      <m:oMathPara>
        <m:oMath>
          <m:d>
            <m:dPr>
              <m:begChr m:val="["/>
              <m:endChr m:val="]"/>
              <m:ctrlPr>
                <w:ins w:id="95" w:author="Caio Pizzol" w:date="2026-08-03T22:25:00Z" w16du:dateUtc="2026-08-04T02:25:00Z">
                  <w:rPr>
                    <w:rFonts w:ascii="Cambria Math" w:hAnsi="Cambria Math"/>
                  </w:rPr>
                </w:ins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ins w:id="96" w:author="Caio Pizzol" w:date="2026-08-03T22:25:00Z" w16du:dateUtc="2026-08-04T02:25:00Z">
                      <w:rPr>
                        <w:rFonts w:ascii="Cambria Math" w:hAnsi="Cambria Math"/>
                      </w:rPr>
                    </w:ins>
                  </m:ctrlPr>
                </m:mPr>
                <m:mr>
                  <m:e>
                    <m:r>
                      <w:ins w:id="97" w:author="Caio Pizzol" w:date="2026-08-03T22:25:00Z" w16du:dateUtc="2026-08-04T02:25:00Z">
                        <w:rPr>
                          <w:rFonts w:ascii="Cambria Math" w:hAnsi="Cambria Math"/>
                        </w:rPr>
                        <m:t>a</m:t>
                      </w:ins>
                    </m:r>
                  </m:e>
                </m:mr>
                <m:mr>
                  <m:e>
                    <m:r>
                      <w:ins w:id="98" w:author="Caio Pizzol" w:date="2026-08-03T22:25:00Z" w16du:dateUtc="2026-08-04T02:25:00Z">
                        <w:rPr>
                          <w:rFonts w:ascii="Cambria Math" w:hAnsi="Cambria Math"/>
                        </w:rPr>
                        <m:t>b</m:t>
                      </w:ins>
                    </m:r>
                  </m:e>
                </m:mr>
                <m:mr>
                  <m:e>
                    <m:r>
                      <w:ins w:id="99" w:author="Caio Pizzol" w:date="2026-08-03T22:25:00Z" w16du:dateUtc="2026-08-04T02:25:00Z">
                        <w:rPr>
                          <w:rFonts w:ascii="Cambria Math" w:hAnsi="Cambria Math"/>
                        </w:rPr>
                        <m:t>c</m:t>
                      </w:ins>
                    </m:r>
                  </m:e>
                </m:mr>
              </m:m>
            </m:e>
          </m:d>
        </m:oMath>
      </m:oMathPara>
    </w:p>
    <w:p w14:paraId="6712AF39" w14:textId="77777777" w:rsidR="000E5DA7" w:rsidRDefault="00EE72A2">
      <w:pPr>
        <w:pStyle w:val="Heading2"/>
        <w:rPr>
          <w:ins w:id="100" w:author="Caio Pizzol" w:date="2026-08-03T22:25:00Z" w16du:dateUtc="2026-08-04T02:25:00Z"/>
        </w:rPr>
      </w:pPr>
      <w:ins w:id="101" w:author="Caio Pizzol" w:date="2026-08-03T22:25:00Z" w16du:dateUtc="2026-08-04T02:25:00Z">
        <w:r>
          <w:t>9. Matrix with &amp; character in cell (edge case)</w:t>
        </w:r>
      </w:ins>
    </w:p>
    <w:p w14:paraId="52D8F9B8" w14:textId="77777777" w:rsidR="000E5DA7" w:rsidRDefault="00EE72A2">
      <w:pPr>
        <w:rPr>
          <w:ins w:id="102" w:author="Caio Pizzol" w:date="2026-08-03T22:25:00Z" w16du:dateUtc="2026-08-04T02:25:00Z"/>
        </w:rPr>
      </w:pPr>
      <m:oMathPara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ins w:id="103" w:author="Caio Pizzol" w:date="2026-08-03T22:25:00Z" w16du:dateUtc="2026-08-04T02:25:00Z">
                  <w:rPr>
                    <w:rFonts w:ascii="Cambria Math" w:hAnsi="Cambria Math"/>
                  </w:rPr>
                </w:ins>
              </m:ctrlPr>
            </m:mPr>
            <m:mr>
              <m:e>
                <m:r>
                  <w:ins w:id="104" w:author="Caio Pizzol" w:date="2026-08-03T22:25:00Z" w16du:dateUtc="2026-08-04T02:25:00Z">
                    <w:rPr>
                      <w:rFonts w:ascii="Cambria Math" w:hAnsi="Cambria Math"/>
                    </w:rPr>
                    <m:t>x</m:t>
                  </w:ins>
                </m:r>
                <m:r>
                  <w:ins w:id="105" w:author="Caio Pizzol" w:date="2026-08-03T22:25:00Z" w16du:dateUtc="2026-08-04T02:25:00Z">
                    <w:rPr>
                      <w:rFonts w:ascii="Cambria Math" w:hAnsi="Cambria Math"/>
                    </w:rPr>
                    <m:t>&amp;=1</m:t>
                  </w:ins>
                </m:r>
              </m:e>
              <m:e>
                <m:r>
                  <w:ins w:id="106" w:author="Caio Pizzol" w:date="2026-08-03T22:25:00Z" w16du:dateUtc="2026-08-04T02:25:00Z">
                    <w:rPr>
                      <w:rFonts w:ascii="Cambria Math" w:hAnsi="Cambria Math"/>
                    </w:rPr>
                    <m:t>y</m:t>
                  </w:ins>
                </m:r>
                <m:r>
                  <w:ins w:id="107" w:author="Caio Pizzol" w:date="2026-08-03T22:25:00Z" w16du:dateUtc="2026-08-04T02:25:00Z">
                    <w:rPr>
                      <w:rFonts w:ascii="Cambria Math" w:hAnsi="Cambria Math"/>
                    </w:rPr>
                    <m:t>&amp;=2</m:t>
                  </w:ins>
                </m:r>
              </m:e>
            </m:mr>
          </m:m>
        </m:oMath>
      </m:oMathPara>
    </w:p>
    <w:p w14:paraId="68F0E3C7" w14:textId="77777777" w:rsidR="000E5DA7" w:rsidRDefault="00EE72A2">
      <w:pPr>
        <w:pStyle w:val="Heading2"/>
        <w:rPr>
          <w:ins w:id="108" w:author="Caio Pizzol" w:date="2026-08-03T22:25:00Z" w16du:dateUtc="2026-08-04T02:25:00Z"/>
        </w:rPr>
      </w:pPr>
      <w:ins w:id="109" w:author="Caio Pizzol" w:date="2026-08-03T22:25:00Z" w16du:dateUtc="2026-08-04T02:25:00Z">
        <w:r>
          <w:lastRenderedPageBreak/>
          <w:t>10. Inline matrix with baseJc=top</w:t>
        </w:r>
      </w:ins>
    </w:p>
    <w:p w14:paraId="00000001" w14:textId="77777777" w:rsidR="00DE4531" w:rsidRDefault="00EE72A2">
      <w:ins w:id="110" w:author="Caio Pizzol" w:date="2026-08-03T22:25:00Z" w16du:dateUtc="2026-08-04T02:25:00Z">
        <w:r>
          <w:t xml:space="preserve">a + </w:t>
        </w:r>
      </w:ins>
      <m:oMath>
        <m:m>
          <m:mPr>
            <m:baseJc m:val="top"/>
            <m:mcs>
              <m:mc>
                <m:mcPr>
                  <m:count m:val="2"/>
                  <m:mcJc m:val="center"/>
                </m:mcPr>
              </m:mc>
            </m:mcs>
            <m:ctrlPr>
              <w:ins w:id="111" w:author="Caio Pizzol" w:date="2026-08-03T22:25:00Z" w16du:dateUtc="2026-08-04T02:25:00Z">
                <w:rPr>
                  <w:rFonts w:ascii="Cambria Math" w:hAnsi="Cambria Math"/>
                </w:rPr>
              </w:ins>
            </m:ctrlPr>
          </m:mPr>
          <m:mr>
            <m:e>
              <m:r>
                <w:ins w:id="112" w:author="Caio Pizzol" w:date="2026-08-03T22:25:00Z" w16du:dateUtc="2026-08-04T02:25:00Z">
                  <w:rPr>
                    <w:rFonts w:ascii="Cambria Math" w:hAnsi="Cambria Math"/>
                  </w:rPr>
                  <m:t>1</m:t>
                </w:ins>
              </m:r>
            </m:e>
            <m:e>
              <m:r>
                <w:ins w:id="113" w:author="Caio Pizzol" w:date="2026-08-03T22:25:00Z" w16du:dateUtc="2026-08-04T02:25:00Z">
                  <w:rPr>
                    <w:rFonts w:ascii="Cambria Math" w:hAnsi="Cambria Math"/>
                  </w:rPr>
                  <m:t>2</m:t>
                </w:ins>
              </m:r>
            </m:e>
          </m:mr>
          <m:mr>
            <m:e>
              <m:r>
                <w:ins w:id="114" w:author="Caio Pizzol" w:date="2026-08-03T22:25:00Z" w16du:dateUtc="2026-08-04T02:25:00Z">
                  <w:rPr>
                    <w:rFonts w:ascii="Cambria Math" w:hAnsi="Cambria Math"/>
                  </w:rPr>
                  <m:t>3</m:t>
                </w:ins>
              </m:r>
            </m:e>
            <m:e>
              <m:r>
                <w:ins w:id="115" w:author="Caio Pizzol" w:date="2026-08-03T22:25:00Z" w16du:dateUtc="2026-08-04T02:25:00Z">
                  <w:rPr>
                    <w:rFonts w:ascii="Cambria Math" w:hAnsi="Cambria Math"/>
                  </w:rPr>
                  <m:t>4</m:t>
                </w:ins>
              </m:r>
            </m:e>
          </m:mr>
        </m:m>
      </m:oMath>
      <w:ins w:id="116" w:author="Caio Pizzol" w:date="2026-08-03T22:25:00Z" w16du:dateUtc="2026-08-04T02:25:00Z">
        <w:r>
          <w:t xml:space="preserve"> + b</w:t>
        </w:r>
      </w:ins>
      <w:del w:id="117" w:author="Caio Pizzol" w:date="2026-08-03T22:25:00Z" w16du:dateUtc="2026-08-04T02:25:00Z">
        <w:r>
          <w:delText xml:space="preserve">Use Restrictions Licensee agrees to use the Licensed Material solely for the purposes specified in this Agreement. </w:delText>
        </w:r>
        <w:commentRangeStart w:id="118"/>
        <w:r>
          <w:delText xml:space="preserve">Licensee shall not (a) copy, </w:delText>
        </w:r>
        <w:commentRangeStart w:id="119"/>
        <w:r>
          <w:delText>modify</w:delText>
        </w:r>
        <w:commentRangeEnd w:id="119"/>
        <w:r>
          <w:rPr>
            <w:rStyle w:val="CommentReference"/>
            <w:sz w:val="22"/>
            <w:szCs w:val="22"/>
          </w:rPr>
          <w:commentReference w:id="119"/>
        </w:r>
        <w:r>
          <w:delText>, or create derivative works of the Licensed Material; (b) distribute</w:delText>
        </w:r>
        <w:commentRangeEnd w:id="118"/>
        <w:r>
          <w:rPr>
            <w:rStyle w:val="CommentReference"/>
            <w:sz w:val="22"/>
            <w:szCs w:val="22"/>
          </w:rPr>
          <w:commentReference w:id="118"/>
        </w:r>
        <w:r>
          <w:delText xml:space="preserve">, sell, or lease the Licensed Material to any third party; (c) reverse engineer, decompile, or disassemble the Licensed Material; or (d) remove any </w:delText>
        </w:r>
        <w:commentRangeStart w:id="120"/>
        <w:r>
          <w:delText xml:space="preserve">proprietary </w:delText>
        </w:r>
        <w:commentRangeStart w:id="121"/>
        <w:commentRangeStart w:id="122"/>
        <w:r>
          <w:delText>notices</w:delText>
        </w:r>
        <w:commentRangeEnd w:id="120"/>
        <w:r>
          <w:rPr>
            <w:rStyle w:val="CommentReference"/>
            <w:sz w:val="22"/>
            <w:szCs w:val="22"/>
          </w:rPr>
          <w:commentReference w:id="120"/>
        </w:r>
        <w:r>
          <w:delText xml:space="preserve"> or labels</w:delText>
        </w:r>
        <w:commentRangeEnd w:id="122"/>
        <w:r>
          <w:rPr>
            <w:rStyle w:val="CommentReference"/>
            <w:sz w:val="22"/>
            <w:szCs w:val="22"/>
          </w:rPr>
          <w:commentReference w:id="122"/>
        </w:r>
        <w:commentRangeEnd w:id="121"/>
        <w:r>
          <w:rPr>
            <w:rStyle w:val="CommentReference"/>
            <w:sz w:val="22"/>
            <w:szCs w:val="22"/>
          </w:rPr>
          <w:commentReference w:id="121"/>
        </w:r>
        <w:r>
          <w:delText xml:space="preserve"> from the Licensed Material.</w:delText>
        </w:r>
      </w:del>
    </w:p>
    <w:sectPr w:rsidR="00DE4531">
      <w:pgSz w:w="12240" w:h="15840"/>
      <w:pgMar w:top="1440" w:right="1440" w:bottom="1440" w:left="1440" w:header="720" w:footer="720" w:gutter="0"/>
      <w:pgNumType w:start="1"/>
      <w:cols w:space="720"/>
      <w:docGrid w:linePitch="360"/>
      <w:sectPrChange w:id="123" w:author="Caio Pizzol" w:date="2026-08-03T22:25:00Z" w16du:dateUtc="2026-08-04T02:25:00Z">
        <w:sectPr w:rsidR="00DE4531">
          <w:pgMar w:top="1440" w:right="1440" w:bottom="1440" w:left="1440" w:header="720" w:footer="720" w:gutter="0"/>
          <w:pgNumType w:start="1"/>
          <w:docGrid w:linePitch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19" w:author="Nick Bernal" w:date="2026-01-17T01:56:00Z" w:initials="">
    <w:p w14:paraId="00000005" w14:textId="77777777" w:rsidR="00DE4531" w:rsidRDefault="00E90A8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EE72A2">
        <w:rPr>
          <w:color w:val="000000"/>
        </w:rPr>
        <w:t>modify</w:t>
      </w:r>
    </w:p>
  </w:comment>
  <w:comment w:id="118" w:author="Nick Bernal" w:date="2026-01-17T01:56:00Z" w:initials="">
    <w:p w14:paraId="00000002" w14:textId="77777777" w:rsidR="00DE4531" w:rsidRDefault="00E90A8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EE72A2">
        <w:rPr>
          <w:color w:val="000000"/>
        </w:rPr>
        <w:t>licensee...distribute</w:t>
      </w:r>
    </w:p>
  </w:comment>
  <w:comment w:id="120" w:author="Nick Bernal" w:date="2026-01-17T01:56:00Z" w:initials="">
    <w:p w14:paraId="00000006" w14:textId="77777777" w:rsidR="00DE4531" w:rsidRDefault="00E90A8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EE72A2">
        <w:rPr>
          <w:color w:val="000000"/>
        </w:rPr>
        <w:t>proprietary notices</w:t>
      </w:r>
    </w:p>
  </w:comment>
  <w:comment w:id="122" w:author="Nick Bernal" w:date="2026-01-17T01:56:00Z" w:initials="">
    <w:p w14:paraId="00000003" w14:textId="77777777" w:rsidR="00DE4531" w:rsidRDefault="00E90A8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EE72A2">
        <w:rPr>
          <w:color w:val="000000"/>
        </w:rPr>
        <w:t>notices or labels</w:t>
      </w:r>
    </w:p>
  </w:comment>
  <w:comment w:id="121" w:author="Nick Bernal" w:date="2026-01-17T01:56:00Z" w:initials="">
    <w:p w14:paraId="00000004" w14:textId="77777777" w:rsidR="00DE4531" w:rsidRDefault="00E90A8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EE72A2">
        <w:rPr>
          <w:color w:val="000000"/>
        </w:rPr>
        <w:t>with reply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005" w15:done="0"/>
  <w15:commentEx w15:paraId="00000002" w15:done="0"/>
  <w15:commentEx w15:paraId="00000006" w15:done="0"/>
  <w15:commentEx w15:paraId="00000003" w15:done="0"/>
  <w15:commentEx w15:paraId="0000000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005" w16cid:durableId="00000005"/>
  <w16cid:commentId w16cid:paraId="00000002" w16cid:durableId="00000002"/>
  <w16cid:commentId w16cid:paraId="00000006" w16cid:durableId="00000006"/>
  <w16cid:commentId w16cid:paraId="00000003" w16cid:durableId="00000003"/>
  <w16cid:commentId w16cid:paraId="00000004" w16cid:durableId="0000000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4D56A928-21B3-9248-95B6-3DFC40DCD5F8}"/>
    <w:embedItalic r:id="rId2" w:fontKey="{F4C69752-8AE7-FA49-AF6D-6B97ABEF08BB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3" w:fontKey="{38746550-60CD-B144-8E4E-1E7D2018546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9BEFB0AD-2316-3F45-8E8F-2F90F860BC10}"/>
    <w:embedBold r:id="rId5" w:fontKey="{D1677E8C-2CBE-A949-8166-9FA010AF2ECA}"/>
    <w:embedItalic r:id="rId6" w:fontKey="{60E457D5-3F3D-7540-B929-EBD688F840C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5A675A5D-96FD-B14E-803D-125A970E2517}"/>
    <w:embedItalic r:id="rId8" w:fontKey="{12BE6C69-DD58-C143-A45C-BF1491F7EB16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9" w:fontKey="{496304D4-2CC4-F144-9ABE-0EBD98A1F6B3}"/>
    <w:embedItalic r:id="rId10" w:fontKey="{1C0336D6-A78F-3848-862E-AB2B11F028A9}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531"/>
    <w:rsid w:val="000E5DA7"/>
    <w:rsid w:val="002031F9"/>
    <w:rsid w:val="00526D0E"/>
    <w:rsid w:val="00744453"/>
    <w:rsid w:val="00A16521"/>
    <w:rsid w:val="00C400A7"/>
    <w:rsid w:val="00DE0A42"/>
    <w:rsid w:val="00DE4531"/>
    <w:rsid w:val="00E0083A"/>
    <w:rsid w:val="00E90A8E"/>
    <w:rsid w:val="00EE7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EA52A1C-BEAD-0244-BEA7-C47CE5A8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83A"/>
    <w:pPr>
      <w:keepNext/>
      <w:keepLines/>
      <w:spacing w:before="360" w:after="80" w:line="278" w:lineRule="auto"/>
      <w:outlineLvl w:val="0"/>
      <w:pPrChange w:id="0" w:author="Caio Pizzol" w:date="2026-08-03T22:25:00Z">
        <w:pPr>
          <w:keepNext/>
          <w:keepLines/>
          <w:spacing w:before="400" w:after="12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/>
      <w14:ligatures w14:val="standardContextual"/>
      <w:rPrChange w:id="0" w:author="Caio Pizzol" w:date="2026-08-03T22:25:00Z">
        <w:rPr>
          <w:rFonts w:ascii="Arial" w:eastAsia="Arial" w:hAnsi="Arial" w:cs="Arial"/>
          <w:sz w:val="40"/>
          <w:szCs w:val="40"/>
          <w:lang w:val="en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83A"/>
    <w:pPr>
      <w:keepNext/>
      <w:keepLines/>
      <w:spacing w:before="160" w:after="80" w:line="278" w:lineRule="auto"/>
      <w:outlineLvl w:val="1"/>
      <w:pPrChange w:id="1" w:author="Caio Pizzol" w:date="2026-08-03T22:25:00Z">
        <w:pPr>
          <w:keepNext/>
          <w:keepLines/>
          <w:spacing w:before="360" w:after="12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/>
      <w14:ligatures w14:val="standardContextual"/>
      <w:rPrChange w:id="1" w:author="Caio Pizzol" w:date="2026-08-03T22:25:00Z">
        <w:rPr>
          <w:rFonts w:ascii="Arial" w:eastAsia="Arial" w:hAnsi="Arial" w:cs="Arial"/>
          <w:sz w:val="32"/>
          <w:szCs w:val="32"/>
          <w:lang w:val="en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83A"/>
    <w:pPr>
      <w:keepNext/>
      <w:keepLines/>
      <w:spacing w:before="160" w:after="80" w:line="278" w:lineRule="auto"/>
      <w:outlineLvl w:val="2"/>
      <w:pPrChange w:id="2" w:author="Caio Pizzol" w:date="2026-08-03T22:25:00Z">
        <w:pPr>
          <w:keepNext/>
          <w:keepLines/>
          <w:spacing w:before="320" w:after="80" w:line="276" w:lineRule="auto"/>
          <w:outlineLvl w:val="2"/>
        </w:pPr>
      </w:pPrChange>
    </w:pPr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val="en-US"/>
      <w14:ligatures w14:val="standardContextual"/>
      <w:rPrChange w:id="2" w:author="Caio Pizzol" w:date="2026-08-03T22:25:00Z">
        <w:rPr>
          <w:rFonts w:ascii="Arial" w:eastAsia="Arial" w:hAnsi="Arial" w:cs="Arial"/>
          <w:color w:val="434343"/>
          <w:sz w:val="28"/>
          <w:szCs w:val="28"/>
          <w:lang w:val="en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83A"/>
    <w:pPr>
      <w:keepNext/>
      <w:keepLines/>
      <w:spacing w:before="80" w:after="40" w:line="278" w:lineRule="auto"/>
      <w:outlineLvl w:val="3"/>
      <w:pPrChange w:id="3" w:author="Caio Pizzol" w:date="2026-08-03T22:25:00Z">
        <w:pPr>
          <w:keepNext/>
          <w:keepLines/>
          <w:spacing w:before="280" w:after="80" w:line="276" w:lineRule="auto"/>
          <w:outlineLvl w:val="3"/>
        </w:pPr>
      </w:pPrChange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4"/>
      <w:szCs w:val="24"/>
      <w:lang w:val="en-US"/>
      <w14:ligatures w14:val="standardContextual"/>
      <w:rPrChange w:id="3" w:author="Caio Pizzol" w:date="2026-08-03T22:25:00Z">
        <w:rPr>
          <w:rFonts w:ascii="Arial" w:eastAsia="Arial" w:hAnsi="Arial" w:cs="Arial"/>
          <w:color w:val="666666"/>
          <w:sz w:val="24"/>
          <w:szCs w:val="24"/>
          <w:lang w:val="en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83A"/>
    <w:pPr>
      <w:keepNext/>
      <w:keepLines/>
      <w:spacing w:before="80" w:after="40" w:line="278" w:lineRule="auto"/>
      <w:outlineLvl w:val="4"/>
      <w:pPrChange w:id="4" w:author="Caio Pizzol" w:date="2026-08-03T22:25:00Z">
        <w:pPr>
          <w:keepNext/>
          <w:keepLines/>
          <w:spacing w:before="240" w:after="80" w:line="276" w:lineRule="auto"/>
          <w:outlineLvl w:val="4"/>
        </w:pPr>
      </w:pPrChange>
    </w:pPr>
    <w:rPr>
      <w:rFonts w:asciiTheme="minorHAnsi" w:eastAsiaTheme="majorEastAsia" w:hAnsiTheme="minorHAnsi" w:cstheme="majorBidi"/>
      <w:color w:val="365F91" w:themeColor="accent1" w:themeShade="BF"/>
      <w:kern w:val="2"/>
      <w:sz w:val="24"/>
      <w:szCs w:val="24"/>
      <w:lang w:val="en-US"/>
      <w14:ligatures w14:val="standardContextual"/>
      <w:rPrChange w:id="4" w:author="Caio Pizzol" w:date="2026-08-03T22:25:00Z">
        <w:rPr>
          <w:rFonts w:ascii="Arial" w:eastAsia="Arial" w:hAnsi="Arial" w:cs="Arial"/>
          <w:color w:val="666666"/>
          <w:sz w:val="22"/>
          <w:szCs w:val="22"/>
          <w:lang w:val="en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83A"/>
    <w:pPr>
      <w:keepNext/>
      <w:keepLines/>
      <w:spacing w:before="40" w:line="278" w:lineRule="auto"/>
      <w:outlineLvl w:val="5"/>
      <w:pPrChange w:id="5" w:author="Caio Pizzol" w:date="2026-08-03T22:25:00Z">
        <w:pPr>
          <w:keepNext/>
          <w:keepLines/>
          <w:spacing w:before="240" w:after="80" w:line="276" w:lineRule="auto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  <w:rPrChange w:id="5" w:author="Caio Pizzol" w:date="2026-08-03T22:25:00Z">
        <w:rPr>
          <w:rFonts w:ascii="Arial" w:eastAsia="Arial" w:hAnsi="Arial" w:cs="Arial"/>
          <w:i/>
          <w:iCs/>
          <w:color w:val="666666"/>
          <w:sz w:val="22"/>
          <w:szCs w:val="22"/>
          <w:lang w:val="en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83A"/>
    <w:pPr>
      <w:keepNext/>
      <w:keepLines/>
      <w:spacing w:before="40" w:line="278" w:lineRule="auto"/>
      <w:outlineLvl w:val="6"/>
      <w:pPrChange w:id="6" w:author="Caio Pizzol" w:date="2026-08-03T22:25:00Z">
        <w:pPr>
          <w:keepNext/>
          <w:keepLines/>
          <w:spacing w:before="40" w:line="278" w:lineRule="auto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  <w:rPrChange w:id="6" w:author="Caio Pizzol" w:date="2026-08-03T22:25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83A"/>
    <w:pPr>
      <w:keepNext/>
      <w:keepLines/>
      <w:spacing w:line="278" w:lineRule="auto"/>
      <w:outlineLvl w:val="7"/>
      <w:pPrChange w:id="7" w:author="Caio Pizzol" w:date="2026-08-03T22:25:00Z">
        <w:pPr>
          <w:keepNext/>
          <w:keepLines/>
          <w:spacing w:line="278" w:lineRule="auto"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  <w:rPrChange w:id="7" w:author="Caio Pizzol" w:date="2026-08-03T22:25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83A"/>
    <w:pPr>
      <w:keepNext/>
      <w:keepLines/>
      <w:spacing w:line="278" w:lineRule="auto"/>
      <w:outlineLvl w:val="8"/>
      <w:pPrChange w:id="8" w:author="Caio Pizzol" w:date="2026-08-03T22:25:00Z">
        <w:pPr>
          <w:keepNext/>
          <w:keepLines/>
          <w:spacing w:line="278" w:lineRule="auto"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  <w:rPrChange w:id="8" w:author="Caio Pizzol" w:date="2026-08-03T22:25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E0083A"/>
    <w:pPr>
      <w:spacing w:after="80" w:line="240" w:lineRule="auto"/>
      <w:contextualSpacing/>
      <w:pPrChange w:id="9" w:author="Caio Pizzol" w:date="2026-08-03T22:25:00Z">
        <w:pPr>
          <w:keepNext/>
          <w:keepLines/>
          <w:spacing w:after="60" w:line="276" w:lineRule="auto"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  <w:rPrChange w:id="9" w:author="Caio Pizzol" w:date="2026-08-03T22:25:00Z">
        <w:rPr>
          <w:rFonts w:ascii="Arial" w:eastAsia="Arial" w:hAnsi="Arial" w:cs="Arial"/>
          <w:sz w:val="52"/>
          <w:szCs w:val="52"/>
          <w:lang w:val="en" w:eastAsia="en-US" w:bidi="ar-SA"/>
        </w:rPr>
      </w:rPrChange>
    </w:rPr>
  </w:style>
  <w:style w:type="paragraph" w:styleId="Subtitle">
    <w:name w:val="Subtitle"/>
    <w:basedOn w:val="Normal"/>
    <w:next w:val="Normal"/>
    <w:link w:val="SubtitleChar"/>
    <w:uiPriority w:val="11"/>
    <w:qFormat/>
    <w:rsid w:val="00E0083A"/>
    <w:pPr>
      <w:numPr>
        <w:ilvl w:val="1"/>
      </w:numPr>
      <w:spacing w:after="160" w:line="278" w:lineRule="auto"/>
      <w:pPrChange w:id="10" w:author="Caio Pizzol" w:date="2026-08-03T22:25:00Z">
        <w:pPr>
          <w:keepNext/>
          <w:keepLines/>
          <w:spacing w:after="320" w:line="276" w:lineRule="auto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  <w:rPrChange w:id="10" w:author="Caio Pizzol" w:date="2026-08-03T22:25:00Z">
        <w:rPr>
          <w:rFonts w:ascii="Arial" w:eastAsia="Arial" w:hAnsi="Arial" w:cs="Arial"/>
          <w:color w:val="666666"/>
          <w:sz w:val="30"/>
          <w:szCs w:val="30"/>
          <w:lang w:val="en" w:eastAsia="en-US" w:bidi="ar-SA"/>
        </w:rPr>
      </w:rPrChange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D0E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D0E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D0E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526D0E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D0E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D0E"/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val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D0E"/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D0E"/>
    <w:rPr>
      <w:rFonts w:asciiTheme="minorHAnsi" w:eastAsiaTheme="majorEastAsia" w:hAnsiTheme="minorHAnsi" w:cstheme="majorBidi"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D0E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26D0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26D0E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E0083A"/>
    <w:pPr>
      <w:spacing w:before="160" w:after="160" w:line="278" w:lineRule="auto"/>
      <w:jc w:val="center"/>
      <w:pPrChange w:id="11" w:author="Caio Pizzol" w:date="2026-08-03T22:25:00Z">
        <w:pPr>
          <w:spacing w:before="160" w:after="160" w:line="278" w:lineRule="auto"/>
          <w:jc w:val="center"/>
        </w:pPr>
      </w:pPrChange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  <w:rPrChange w:id="11" w:author="Caio Pizzol" w:date="2026-08-03T22:25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526D0E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E0083A"/>
    <w:pPr>
      <w:spacing w:after="160" w:line="278" w:lineRule="auto"/>
      <w:ind w:left="720"/>
      <w:contextualSpacing/>
      <w:pPrChange w:id="12" w:author="Caio Pizzol" w:date="2026-08-03T22:25:00Z">
        <w:pPr>
          <w:spacing w:after="160" w:line="278" w:lineRule="auto"/>
          <w:ind w:left="720"/>
          <w:contextualSpacing/>
        </w:pPr>
      </w:pPrChange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  <w:rPrChange w:id="12" w:author="Caio Pizzol" w:date="2026-08-03T22:25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526D0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83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  <w:pPrChange w:id="13" w:author="Caio Pizzol" w:date="2026-08-03T22:25:00Z">
        <w:pPr>
          <w:pBdr>
            <w:top w:val="single" w:sz="4" w:space="10" w:color="365F91" w:themeColor="accent1" w:themeShade="BF"/>
            <w:bottom w:val="single" w:sz="4" w:space="10" w:color="365F9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:lang w:val="en-US"/>
      <w14:ligatures w14:val="standardContextual"/>
      <w:rPrChange w:id="13" w:author="Caio Pizzol" w:date="2026-08-03T22:25:00Z">
        <w:rPr>
          <w:rFonts w:asciiTheme="minorHAnsi" w:eastAsiaTheme="minorHAnsi" w:hAnsiTheme="minorHAnsi" w:cstheme="minorBidi"/>
          <w:i/>
          <w:iCs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D0E"/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526D0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2026-08-04T02:25:00Z</dcterms:created>
  <dcterms:modified xsi:type="dcterms:W3CDTF">2026-08-04T02:25:00Z</dcterms:modified>
</cp:coreProperties>
</file>