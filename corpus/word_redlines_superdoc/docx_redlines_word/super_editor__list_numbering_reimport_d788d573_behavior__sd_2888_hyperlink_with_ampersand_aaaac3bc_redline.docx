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C1C2" w14:textId="77777777" w:rsidR="006B6D33" w:rsidRDefault="00D30A8D">
      <w:pPr>
        <w:numPr>
          <w:ilvl w:val="0"/>
          <w:numId w:val="1"/>
        </w:numPr>
        <w:rPr>
          <w:del w:id="7" w:author="Caio Pizzol" w:date="2026-08-03T22:24:00Z" w16du:dateUtc="2026-08-04T02:24:00Z"/>
        </w:rPr>
      </w:pPr>
      <w:ins w:id="8" w:author="Caio Pizzol" w:date="2026-08-03T22:24:00Z" w16du:dateUtc="2026-08-04T02:24:00Z">
        <w:r>
          <w:t xml:space="preserve">Hyperlink test: </w:t>
        </w:r>
        <w:r>
          <w:fldChar w:fldCharType="begin"/>
        </w:r>
        <w:r>
          <w:instrText>HYPERLINK "https://example.com/page?foo=1&amp;bar=2&amp;q=test"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</w:ins>
      <w:del w:id="9" w:author="Caio Pizzol" w:date="2026-08-03T22:24:00Z" w16du:dateUtc="2026-08-04T02:24:00Z">
        <w:r w:rsidR="00790BD0">
          <w:delText>test</w:delText>
        </w:r>
      </w:del>
    </w:p>
    <w:p w14:paraId="7E060019" w14:textId="77777777" w:rsidR="006B6D33" w:rsidRDefault="00790BD0">
      <w:pPr>
        <w:numPr>
          <w:ilvl w:val="0"/>
          <w:numId w:val="1"/>
        </w:numPr>
        <w:rPr>
          <w:del w:id="10" w:author="Caio Pizzol" w:date="2026-08-03T22:24:00Z" w16du:dateUtc="2026-08-04T02:24:00Z"/>
        </w:rPr>
      </w:pPr>
      <w:del w:id="11" w:author="Caio Pizzol" w:date="2026-08-03T22:24:00Z" w16du:dateUtc="2026-08-04T02:24:00Z">
        <w:r>
          <w:delText>test</w:delText>
        </w:r>
      </w:del>
    </w:p>
    <w:p w14:paraId="473EAA01" w14:textId="77777777" w:rsidR="006B6D33" w:rsidRDefault="00790BD0">
      <w:pPr>
        <w:numPr>
          <w:ilvl w:val="1"/>
          <w:numId w:val="1"/>
        </w:numPr>
        <w:rPr>
          <w:del w:id="12" w:author="Caio Pizzol" w:date="2026-08-03T22:24:00Z" w16du:dateUtc="2026-08-04T02:24:00Z"/>
        </w:rPr>
      </w:pPr>
      <w:del w:id="13" w:author="Caio Pizzol" w:date="2026-08-03T22:24:00Z" w16du:dateUtc="2026-08-04T02:24:00Z">
        <w:r>
          <w:delText>test</w:delText>
        </w:r>
      </w:del>
    </w:p>
    <w:p w14:paraId="4A0CC9FF" w14:textId="77777777" w:rsidR="006B6D33" w:rsidRDefault="00790BD0">
      <w:pPr>
        <w:pPrChange w:id="14" w:author="Caio Pizzol" w:date="2026-08-03T22:24:00Z" w16du:dateUtc="2026-08-04T02:24:00Z">
          <w:pPr>
            <w:numPr>
              <w:numId w:val="1"/>
            </w:numPr>
            <w:ind w:left="720" w:hanging="360"/>
          </w:pPr>
        </w:pPrChange>
      </w:pPr>
      <w:del w:id="15" w:author="Caio Pizzol" w:date="2026-08-03T22:24:00Z" w16du:dateUtc="2026-08-04T02:24:00Z">
        <w:r>
          <w:delText>test</w:delText>
        </w:r>
      </w:del>
    </w:p>
    <w:sectPr w:rsidR="006B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17411">
    <w:abstractNumId w:val="1"/>
  </w:num>
  <w:num w:numId="2" w16cid:durableId="485517411">
    <w:abstractNumId w:val="1"/>
  </w:num>
  <w:num w:numId="3" w16cid:durableId="485517411">
    <w:abstractNumId w:val="1"/>
  </w:num>
  <w:num w:numId="4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031F9"/>
    <w:rsid w:val="00224349"/>
    <w:rsid w:val="00233D7B"/>
    <w:rsid w:val="002E08CB"/>
    <w:rsid w:val="003104CE"/>
    <w:rsid w:val="00360F1B"/>
    <w:rsid w:val="003A4303"/>
    <w:rsid w:val="003C1D14"/>
    <w:rsid w:val="003C58BC"/>
    <w:rsid w:val="0049461A"/>
    <w:rsid w:val="00652E45"/>
    <w:rsid w:val="006B6D33"/>
    <w:rsid w:val="00744453"/>
    <w:rsid w:val="00AB2838"/>
    <w:rsid w:val="00B76A40"/>
    <w:rsid w:val="00BB1758"/>
    <w:rsid w:val="00CC3C3F"/>
    <w:rsid w:val="00CE0D03"/>
    <w:rsid w:val="00D30A8D"/>
    <w:rsid w:val="00DE0A42"/>
    <w:rsid w:val="00EC277A"/>
    <w:rsid w:val="00F9209E"/>
    <w:rsid w:val="00F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line="278" w:lineRule="auto"/>
      <w:outlineLvl w:val="5"/>
      <w:pPrChange w:id="0" w:author="Caio Pizzol" w:date="2026-08-03T22:2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Caio Pizzol" w:date="2026-08-03T22:2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line="278" w:lineRule="auto"/>
      <w:outlineLvl w:val="6"/>
      <w:pPrChange w:id="1" w:author="Caio Pizzol" w:date="2026-08-03T22:2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Caio Pizzol" w:date="2026-08-03T22:2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line="278" w:lineRule="auto"/>
      <w:outlineLvl w:val="7"/>
      <w:pPrChange w:id="2" w:author="Caio Pizzol" w:date="2026-08-03T22:2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Caio Pizzol" w:date="2026-08-03T22:2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line="278" w:lineRule="auto"/>
      <w:outlineLvl w:val="8"/>
      <w:pPrChange w:id="3" w:author="Caio Pizzol" w:date="2026-08-03T22:2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Caio Pizzol" w:date="2026-08-03T22:2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/>
      <w:contextualSpacing/>
      <w:pPrChange w:id="4" w:author="Caio Pizzo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Caio Pizzo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  <w:spacing w:after="160" w:line="278" w:lineRule="auto"/>
      <w:pPrChange w:id="5" w:author="Caio Pizzol" w:date="2026-08-03T22:24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Caio Pizzol" w:date="2026-08-03T22:2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 w:after="160" w:line="278" w:lineRule="auto"/>
      <w:jc w:val="center"/>
      <w:pPrChange w:id="6" w:author="Caio Pizzol" w:date="2026-08-03T22:24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Caio Pizzo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2026-08-04T02:24:00Z</dcterms:modified>
</cp:coreProperties>
</file>