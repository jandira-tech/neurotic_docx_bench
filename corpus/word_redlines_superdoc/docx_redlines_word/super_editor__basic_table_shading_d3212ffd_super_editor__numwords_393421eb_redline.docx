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1831" w14:textId="1131E0A6" w:rsidR="00E46312" w:rsidRDefault="00E46312" w:rsidP="00E46312">
      <w:pPr>
        <w:rPr>
          <w:ins w:id="15" w:author="Nick Bernal" w:date="2026-08-03T22:26:00Z" w16du:dateUtc="2026-08-04T02:26:00Z"/>
        </w:rPr>
      </w:pPr>
      <w:ins w:id="16" w:author="Nick Bernal" w:date="2026-08-03T22:26:00Z" w16du:dateUtc="2026-08-04T02:26:00Z">
        <w:r>
          <w:t xml:space="preserve">Num words: </w:t>
        </w:r>
        <w:r w:rsidR="00991485">
          <w:fldChar w:fldCharType="begin"/>
        </w:r>
        <w:r w:rsidR="00991485">
          <w:instrText xml:space="preserve"> NUMWORDS </w:instrText>
        </w:r>
        <w:r w:rsidR="00991485">
          <w:fldChar w:fldCharType="separate"/>
        </w:r>
        <w:r w:rsidR="00991485">
          <w:rPr>
            <w:noProof/>
          </w:rPr>
          <w:t>12</w:t>
        </w:r>
        <w:r w:rsidR="00991485">
          <w:rPr>
            <w:noProof/>
          </w:rPr>
          <w:fldChar w:fldCharType="end"/>
        </w:r>
      </w:ins>
    </w:p>
    <w:p w14:paraId="105022F6" w14:textId="7E9F0C27" w:rsidR="00E46312" w:rsidRDefault="00E46312" w:rsidP="00E46312">
      <w:pPr>
        <w:rPr>
          <w:ins w:id="17" w:author="Nick Bernal" w:date="2026-08-03T22:26:00Z" w16du:dateUtc="2026-08-04T02:26:00Z"/>
        </w:rPr>
      </w:pPr>
      <w:ins w:id="18" w:author="Nick Bernal" w:date="2026-08-03T22:26:00Z" w16du:dateUtc="2026-08-04T02:26:00Z">
        <w:r>
          <w:t xml:space="preserve">Num chars: </w:t>
        </w:r>
        <w:r w:rsidR="00991485">
          <w:fldChar w:fldCharType="begin"/>
        </w:r>
        <w:r w:rsidR="00991485">
          <w:instrText xml:space="preserve"> NUMCHARS </w:instrText>
        </w:r>
        <w:r w:rsidR="00991485">
          <w:fldChar w:fldCharType="separate"/>
        </w:r>
        <w:r w:rsidR="00991485">
          <w:rPr>
            <w:noProof/>
          </w:rPr>
          <w:t>41</w:t>
        </w:r>
        <w:r w:rsidR="00991485">
          <w:rPr>
            <w:noProof/>
          </w:rPr>
          <w:fldChar w:fldCharType="end"/>
        </w:r>
      </w:ins>
    </w:p>
    <w:p w14:paraId="3B5C781E" w14:textId="05F9C6B2" w:rsidR="00F57268" w:rsidRDefault="00E46312" w:rsidP="00E46312">
      <w:pPr>
        <w:rPr>
          <w:ins w:id="19" w:author="Nick Bernal" w:date="2026-08-03T22:26:00Z" w16du:dateUtc="2026-08-04T02:26:00Z"/>
        </w:rPr>
      </w:pPr>
      <w:ins w:id="20" w:author="Nick Bernal" w:date="2026-08-03T22:26:00Z" w16du:dateUtc="2026-08-04T02:26:00Z">
        <w:r>
          <w:t xml:space="preserve">Num pages: </w:t>
        </w:r>
        <w:r w:rsidR="00991485">
          <w:fldChar w:fldCharType="begin"/>
        </w:r>
        <w:r w:rsidR="00991485">
          <w:instrText xml:space="preserve"> NUMPAGES </w:instrText>
        </w:r>
        <w:r w:rsidR="00991485">
          <w:fldChar w:fldCharType="separate"/>
        </w:r>
        <w:r w:rsidR="00991485">
          <w:rPr>
            <w:noProof/>
          </w:rPr>
          <w:t>3</w:t>
        </w:r>
        <w:r w:rsidR="00991485">
          <w:rPr>
            <w:noProof/>
          </w:rPr>
          <w:fldChar w:fldCharType="end"/>
        </w:r>
      </w:ins>
    </w:p>
    <w:p w14:paraId="6CCA4876" w14:textId="77777777" w:rsidR="00F57268" w:rsidRDefault="00F57268">
      <w:pPr>
        <w:rPr>
          <w:ins w:id="21" w:author="Nick Bernal" w:date="2026-08-03T22:26:00Z" w16du:dateUtc="2026-08-04T02:26:00Z"/>
        </w:rPr>
      </w:pPr>
      <w:ins w:id="22" w:author="Nick Bernal" w:date="2026-08-03T22:26:00Z" w16du:dateUtc="2026-08-04T02:26:00Z">
        <w:r>
          <w:br w:type="page"/>
        </w:r>
      </w:ins>
    </w:p>
    <w:p w14:paraId="1B1556DB" w14:textId="1EF8B6EF" w:rsidR="006245F8" w:rsidRDefault="00F57268" w:rsidP="00E46312">
      <w:pPr>
        <w:rPr>
          <w:ins w:id="23" w:author="Nick Bernal" w:date="2026-08-03T22:26:00Z" w16du:dateUtc="2026-08-04T02:26:00Z"/>
        </w:rPr>
      </w:pPr>
      <w:ins w:id="24" w:author="Nick Bernal" w:date="2026-08-03T22:26:00Z" w16du:dateUtc="2026-08-04T02:26:00Z">
        <w:r>
          <w:lastRenderedPageBreak/>
          <w:t>test</w:t>
        </w:r>
      </w:ins>
    </w:p>
    <w:p w14:paraId="468EC31E" w14:textId="77777777" w:rsidR="006245F8" w:rsidRDefault="006245F8">
      <w:pPr>
        <w:rPr>
          <w:ins w:id="25" w:author="Nick Bernal" w:date="2026-08-03T22:26:00Z" w16du:dateUtc="2026-08-04T02:26:00Z"/>
        </w:rPr>
      </w:pPr>
      <w:ins w:id="26" w:author="Nick Bernal" w:date="2026-08-03T22:26:00Z" w16du:dateUtc="2026-08-04T02:26:00Z">
        <w:r>
          <w:br w:type="page"/>
        </w:r>
      </w:ins>
    </w:p>
    <w:p w14:paraId="204FA99E" w14:textId="77777777" w:rsidR="0022613A" w:rsidRDefault="006245F8" w:rsidP="00455680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ns w:id="27" w:author="Nick Bernal" w:date="2026-08-03T22:26:00Z" w16du:dateUtc="2026-08-04T02:26:00Z"/>
          <w:b/>
          <w:bCs/>
        </w:rPr>
      </w:pPr>
      <w:ins w:id="28" w:author="Nick Bernal" w:date="2026-08-03T22:26:00Z" w16du:dateUtc="2026-08-04T02:26:00Z">
        <w:r>
          <w:t>page 3</w:t>
        </w:r>
      </w:ins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9" w:author="Nick Bernal" w:date="2026-08-03T22:26:00Z" w16du:dateUtc="2026-08-04T02:2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2838A647" w:rsidR="0022613A" w:rsidRDefault="0022613A" w:rsidP="00455680">
            <w:pPr>
              <w:rPr>
                <w:del w:id="30" w:author="Nick Bernal" w:date="2026-08-03T22:26:00Z" w16du:dateUtc="2026-08-04T02:26:00Z"/>
              </w:rPr>
            </w:pPr>
            <w:del w:id="31" w:author="Nick Bernal" w:date="2026-08-03T22:26:00Z" w16du:dateUtc="2026-08-04T02:26:00Z">
              <w:r>
                <w:delText>Top Left</w:delText>
              </w:r>
            </w:del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2" w:author="Nick Bernal" w:date="2026-08-03T22:26:00Z" w16du:dateUtc="2026-08-04T02:26:00Z"/>
              </w:rPr>
            </w:pPr>
            <w:del w:id="33" w:author="Nick Bernal" w:date="2026-08-03T22:26:00Z" w16du:dateUtc="2026-08-04T02:26:00Z">
              <w:r>
                <w:delText>Top Right</w:delText>
              </w:r>
            </w:del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4" w:author="Nick Bernal" w:date="2026-08-03T22:26:00Z" w16du:dateUtc="2026-08-04T02:2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pPr>
              <w:rPr>
                <w:del w:id="35" w:author="Nick Bernal" w:date="2026-08-03T22:26:00Z" w16du:dateUtc="2026-08-04T02:26:00Z"/>
              </w:rPr>
            </w:pPr>
            <w:del w:id="36" w:author="Nick Bernal" w:date="2026-08-03T22:26:00Z" w16du:dateUtc="2026-08-04T02:26:00Z">
              <w:r>
                <w:delText>Bottom Left</w:delText>
              </w:r>
            </w:del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7" w:author="Nick Bernal" w:date="2026-08-03T22:26:00Z" w16du:dateUtc="2026-08-04T02:26:00Z"/>
              </w:rPr>
            </w:pPr>
            <w:del w:id="38" w:author="Nick Bernal" w:date="2026-08-03T22:26:00Z" w16du:dateUtc="2026-08-04T02:26:00Z">
              <w:r>
                <w:delText>Bottom Right</w:delText>
              </w:r>
            </w:del>
          </w:p>
        </w:tc>
      </w:tr>
    </w:tbl>
    <w:p w14:paraId="3A7768C2" w14:textId="7777777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3A"/>
    <w:rsid w:val="000139E2"/>
    <w:rsid w:val="0022613A"/>
    <w:rsid w:val="00231324"/>
    <w:rsid w:val="00360F1B"/>
    <w:rsid w:val="003C1D14"/>
    <w:rsid w:val="003C58BC"/>
    <w:rsid w:val="005B4417"/>
    <w:rsid w:val="006245F8"/>
    <w:rsid w:val="00931F1A"/>
    <w:rsid w:val="00991485"/>
    <w:rsid w:val="009E3BBD"/>
    <w:rsid w:val="00A16521"/>
    <w:rsid w:val="00AE2F13"/>
    <w:rsid w:val="00C536B3"/>
    <w:rsid w:val="00CA022A"/>
    <w:rsid w:val="00DE6D6B"/>
    <w:rsid w:val="00E249CD"/>
    <w:rsid w:val="00E46312"/>
    <w:rsid w:val="00E55BBB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22661"/>
  <w15:chartTrackingRefBased/>
  <w15:docId w15:val="{B4BA4CFD-9308-C242-8D37-0F4E67F2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Nick Bernal" w:date="2026-08-03T22:26:00Z">
        <w:pPr>
          <w:spacing w:after="200" w:line="276" w:lineRule="auto"/>
        </w:pPr>
      </w:pPrChange>
    </w:pPr>
    <w:rPr>
      <w:rFonts w:asciiTheme="minorHAnsi" w:hAnsiTheme="minorHAnsi" w:cstheme="minorBidi"/>
      <w:rPrChange w:id="0" w:author="Nick Bernal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  <w:pPrChange w:id="1" w:author="Nick Bernal" w:date="2026-08-03T22:26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Nick Bernal" w:date="2026-08-03T22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  <w:pPrChange w:id="2" w:author="Nick Bernal" w:date="2026-08-03T22:26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Nick Bernal" w:date="2026-08-03T22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  <w:pPrChange w:id="3" w:author="Nick Bernal" w:date="2026-08-03T22:26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Nick Bernal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  <w:pPrChange w:id="4" w:author="Nick Bernal" w:date="2026-08-03T22:26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Nick Bernal" w:date="2026-08-03T22:2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  <w:pPrChange w:id="5" w:author="Nick Bernal" w:date="2026-08-03T22:26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Nick Bernal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/>
      <w:outlineLvl w:val="5"/>
      <w:pPrChange w:id="6" w:author="Nick Bernal" w:date="2026-08-03T22:26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Nick Bernal" w:date="2026-08-03T22:2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/>
      <w:outlineLvl w:val="6"/>
      <w:pPrChange w:id="7" w:author="Nick Bernal" w:date="2026-08-03T22:26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Nick Bernal" w:date="2026-08-03T22:2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/>
      <w:outlineLvl w:val="7"/>
      <w:pPrChange w:id="8" w:author="Nick Bernal" w:date="2026-08-03T22:26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Nick Bernal" w:date="2026-08-03T22:2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/>
      <w:outlineLvl w:val="8"/>
      <w:pPrChange w:id="9" w:author="Nick Bernal" w:date="2026-08-03T22:26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Nick Bernal" w:date="2026-08-03T22:2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  <w:pPrChange w:id="10" w:author="Nick Bernal" w:date="2026-08-03T22:26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8-03T22:2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2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pPrChange w:id="11" w:author="Nick Bernal" w:date="2026-08-03T22:26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Nick Bernal" w:date="2026-08-03T22:2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261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/>
      <w:jc w:val="center"/>
      <w:pPrChange w:id="12" w:author="Nick Bernal" w:date="2026-08-03T22:26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2" w:author="Nick Bernal" w:date="2026-08-03T22:26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2613A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  <w:pPrChange w:id="13" w:author="Nick Bernal" w:date="2026-08-03T22:26:00Z">
        <w:pPr>
          <w:ind w:left="720"/>
          <w:contextualSpacing/>
        </w:pPr>
      </w:pPrChange>
    </w:pPr>
    <w:rPr>
      <w:rPrChange w:id="13" w:author="Nick Bernal" w:date="2026-08-03T22:26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22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Nick Bernal" w:date="2026-08-03T22:26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Nick Bernal" w:date="2026-08-03T22:26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3A"/>
    <w:rPr>
      <w:rFonts w:asciiTheme="minorHAnsi" w:hAnsiTheme="minorHAnsi" w:cstheme="min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13A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22613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numbering" w:customStyle="1" w:styleId="CurrentList1">
    <w:name w:val="Current List1"/>
    <w:uiPriority w:val="99"/>
    <w:rsid w:val="00AE2F13"/>
    <w:pPr>
      <w:numPr>
        <w:numId w:val="3"/>
      </w:numPr>
    </w:pPr>
  </w:style>
  <w:style w:type="numbering" w:customStyle="1" w:styleId="CurrentList2">
    <w:name w:val="Current List2"/>
    <w:uiPriority w:val="99"/>
    <w:rsid w:val="00AE2F13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2025-11-18T18:27:00Z</dcterms:created>
  <dcterms:modified xsi:type="dcterms:W3CDTF">2026-08-04T02:26:00Z</dcterms:modified>
</cp:coreProperties>
</file>