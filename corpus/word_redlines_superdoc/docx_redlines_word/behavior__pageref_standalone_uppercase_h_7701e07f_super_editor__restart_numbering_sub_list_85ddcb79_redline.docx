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3200" w14:textId="77777777" w:rsidR="00DB5CF7" w:rsidRDefault="00DB5CF7">
      <w:pPr>
        <w:rPr>
          <w:ins w:id="8" w:author="Nick Bernal" w:date="2026-08-03T22:29:00Z" w16du:dateUtc="2026-08-04T02:29:00Z"/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"/>
        </w:numPr>
        <w:spacing w:after="0" w:line="276" w:lineRule="auto"/>
        <w:rPr>
          <w:ins w:id="9" w:author="Nick Bernal" w:date="2026-08-03T22:29:00Z" w16du:dateUtc="2026-08-04T02:29:00Z"/>
          <w:rFonts w:ascii="Times New Roman" w:eastAsia="Times New Roman" w:hAnsi="Times New Roman" w:cs="Times New Roman"/>
          <w:sz w:val="20"/>
          <w:szCs w:val="20"/>
        </w:rPr>
      </w:pPr>
      <w:ins w:id="10" w:author="Nick Bernal" w:date="2026-08-03T22:29:00Z" w16du:dateUtc="2026-08-04T02:29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ONE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406AEA1" w14:textId="404E6000" w:rsidR="00DB5CF7" w:rsidRDefault="001821EB">
      <w:pPr>
        <w:numPr>
          <w:ilvl w:val="1"/>
          <w:numId w:val="1"/>
        </w:numPr>
        <w:spacing w:after="0" w:line="276" w:lineRule="auto"/>
        <w:rPr>
          <w:ins w:id="11" w:author="Nick Bernal" w:date="2026-08-03T22:29:00Z" w16du:dateUtc="2026-08-04T02:29:00Z"/>
          <w:rFonts w:ascii="Times New Roman" w:eastAsia="Times New Roman" w:hAnsi="Times New Roman" w:cs="Times New Roman"/>
          <w:sz w:val="20"/>
          <w:szCs w:val="20"/>
        </w:rPr>
      </w:pPr>
      <w:ins w:id="12" w:author="Nick Bernal" w:date="2026-08-03T22:29:00Z" w16du:dateUtc="2026-08-04T02:29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1F664981" w14:textId="22CD0D8A" w:rsidR="00DB5CF7" w:rsidRDefault="00967839">
      <w:pPr>
        <w:numPr>
          <w:ilvl w:val="0"/>
          <w:numId w:val="1"/>
        </w:numPr>
        <w:spacing w:after="0" w:line="276" w:lineRule="auto"/>
        <w:rPr>
          <w:ins w:id="13" w:author="Nick Bernal" w:date="2026-08-03T22:29:00Z" w16du:dateUtc="2026-08-04T02:29:00Z"/>
          <w:rFonts w:ascii="Times New Roman" w:eastAsia="Times New Roman" w:hAnsi="Times New Roman" w:cs="Times New Roman"/>
          <w:sz w:val="20"/>
          <w:szCs w:val="20"/>
        </w:rPr>
      </w:pPr>
      <w:ins w:id="14" w:author="Nick Bernal" w:date="2026-08-03T22:29:00Z" w16du:dateUtc="2026-08-04T02:29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TWO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321EACBC" w14:textId="0A66AE48" w:rsidR="00DB5CF7" w:rsidRDefault="00967839">
      <w:pPr>
        <w:numPr>
          <w:ilvl w:val="1"/>
          <w:numId w:val="1"/>
        </w:numPr>
        <w:spacing w:after="0" w:line="276" w:lineRule="auto"/>
        <w:rPr>
          <w:ins w:id="15" w:author="Nick Bernal" w:date="2026-08-03T22:29:00Z" w16du:dateUtc="2026-08-04T02:29:00Z"/>
          <w:rFonts w:ascii="Times New Roman" w:eastAsia="Times New Roman" w:hAnsi="Times New Roman" w:cs="Times New Roman"/>
          <w:sz w:val="20"/>
          <w:szCs w:val="20"/>
        </w:rPr>
      </w:pPr>
      <w:ins w:id="16" w:author="Nick Bernal" w:date="2026-08-03T22:29:00Z" w16du:dateUtc="2026-08-04T02:29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DD57E17" w14:textId="4DF1D4A3" w:rsidR="00DB5CF7" w:rsidRDefault="00967839">
      <w:pPr>
        <w:numPr>
          <w:ilvl w:val="1"/>
          <w:numId w:val="1"/>
        </w:numPr>
        <w:spacing w:after="0" w:line="276" w:lineRule="auto"/>
        <w:rPr>
          <w:ins w:id="17" w:author="Nick Bernal" w:date="2026-08-03T22:29:00Z" w16du:dateUtc="2026-08-04T02:29:00Z"/>
          <w:rFonts w:ascii="Times New Roman" w:eastAsia="Times New Roman" w:hAnsi="Times New Roman" w:cs="Times New Roman"/>
          <w:sz w:val="20"/>
          <w:szCs w:val="20"/>
        </w:rPr>
      </w:pPr>
      <w:ins w:id="18" w:author="Nick Bernal" w:date="2026-08-03T22:29:00Z" w16du:dateUtc="2026-08-04T02:29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B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6253115E" w14:textId="1D646C39" w:rsidR="00DB5CF7" w:rsidRDefault="00967839">
      <w:pPr>
        <w:numPr>
          <w:ilvl w:val="1"/>
          <w:numId w:val="1"/>
        </w:numPr>
        <w:spacing w:after="0" w:line="276" w:lineRule="auto"/>
        <w:rPr>
          <w:ins w:id="19" w:author="Nick Bernal" w:date="2026-08-03T22:29:00Z" w16du:dateUtc="2026-08-04T02:29:00Z"/>
          <w:rFonts w:ascii="Times New Roman" w:eastAsia="Times New Roman" w:hAnsi="Times New Roman" w:cs="Times New Roman"/>
          <w:sz w:val="20"/>
          <w:szCs w:val="20"/>
        </w:rPr>
      </w:pPr>
      <w:ins w:id="20" w:author="Nick Bernal" w:date="2026-08-03T22:29:00Z" w16du:dateUtc="2026-08-04T02:29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C</w:t>
        </w:r>
      </w:ins>
    </w:p>
    <w:p w14:paraId="0C5DB845" w14:textId="1DD8688C" w:rsidR="004076D5" w:rsidRDefault="004076D5">
      <w:pPr>
        <w:pStyle w:val="TOC1"/>
        <w:tabs>
          <w:tab w:val="right" w:leader="dot" w:pos="9350"/>
        </w:tabs>
        <w:rPr>
          <w:del w:id="21" w:author="Nick Bernal" w:date="2026-08-03T22:29:00Z" w16du:dateUtc="2026-08-04T02:29:00Z"/>
          <w:rFonts w:eastAsiaTheme="minorEastAsia"/>
          <w:noProof/>
        </w:rPr>
      </w:pPr>
      <w:del w:id="22" w:author="Nick Bernal" w:date="2026-08-03T22:29:00Z" w16du:dateUtc="2026-08-04T02:29:00Z">
        <w:r>
          <w:fldChar w:fldCharType="begin"/>
        </w:r>
        <w:r>
          <w:delInstrText xml:space="preserve"> TOC \o "1-3" \h \z </w:delInstrText>
        </w:r>
        <w:r>
          <w:fldChar w:fldCharType="separate"/>
        </w:r>
        <w:r w:rsidRPr="00661A0E">
          <w:rPr>
            <w:rStyle w:val="Hyperlink"/>
            <w:noProof/>
          </w:rPr>
          <w:delText>Introduction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_Toc227765979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23" w:author="Nick Bernal" w:date="2026-08-03T22:29:00Z" w16du:dateUtc="2026-08-04T02:29:00Z"/>
          <w:rFonts w:eastAsiaTheme="minorEastAsia"/>
          <w:noProof/>
        </w:rPr>
      </w:pPr>
      <w:del w:id="24" w:author="Nick Bernal" w:date="2026-08-03T22:29:00Z" w16du:dateUtc="2026-08-04T02:29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25" w:author="Nick Bernal" w:date="2026-08-03T22:29:00Z" w16du:dateUtc="2026-08-04T02:29:00Z"/>
          <w:rFonts w:eastAsiaTheme="minorEastAsia"/>
          <w:noProof/>
        </w:rPr>
      </w:pPr>
      <w:del w:id="26" w:author="Nick Bernal" w:date="2026-08-03T22:29:00Z" w16du:dateUtc="2026-08-04T02:29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27" w:author="Nick Bernal" w:date="2026-08-03T22:29:00Z" w16du:dateUtc="2026-08-04T02:29:00Z"/>
          <w:rFonts w:eastAsiaTheme="minorEastAsia"/>
          <w:noProof/>
        </w:rPr>
      </w:pPr>
      <w:del w:id="28" w:author="Nick Bernal" w:date="2026-08-03T22:29:00Z" w16du:dateUtc="2026-08-04T02:29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29" w:author="Nick Bernal" w:date="2026-08-03T22:29:00Z" w16du:dateUtc="2026-08-04T02:29:00Z"/>
          <w:rFonts w:eastAsiaTheme="minorEastAsia"/>
          <w:noProof/>
        </w:rPr>
      </w:pPr>
      <w:del w:id="30" w:author="Nick Bernal" w:date="2026-08-03T22:29:00Z" w16du:dateUtc="2026-08-04T02:29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31" w:author="Nick Bernal" w:date="2026-08-03T22:29:00Z" w16du:dateUtc="2026-08-04T02:29:00Z"/>
          <w:rFonts w:eastAsiaTheme="minorEastAsia"/>
          <w:noProof/>
        </w:rPr>
      </w:pPr>
      <w:del w:id="32" w:author="Nick Bernal" w:date="2026-08-03T22:29:00Z" w16du:dateUtc="2026-08-04T02:29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33" w:author="Nick Bernal" w:date="2026-08-03T22:29:00Z" w16du:dateUtc="2026-08-04T02:29:00Z"/>
          <w:rFonts w:eastAsiaTheme="minorEastAsia"/>
          <w:noProof/>
        </w:rPr>
      </w:pPr>
      <w:del w:id="34" w:author="Nick Bernal" w:date="2026-08-03T22:29:00Z" w16du:dateUtc="2026-08-04T02:29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  <w:rPr>
          <w:del w:id="35" w:author="Nick Bernal" w:date="2026-08-03T22:29:00Z" w16du:dateUtc="2026-08-04T02:29:00Z"/>
        </w:rPr>
      </w:pPr>
      <w:del w:id="36" w:author="Nick Bernal" w:date="2026-08-03T22:29:00Z" w16du:dateUtc="2026-08-04T02:29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  <w:rPr>
          <w:del w:id="37" w:author="Nick Bernal" w:date="2026-08-03T22:29:00Z" w16du:dateUtc="2026-08-04T02:29:00Z"/>
        </w:rPr>
      </w:pPr>
      <w:bookmarkStart w:id="38" w:name="_Toc227765979"/>
      <w:del w:id="39" w:author="Nick Bernal" w:date="2026-08-03T22:29:00Z" w16du:dateUtc="2026-08-04T02:29:00Z">
        <w:r>
          <w:delText>Introduction</w:delText>
        </w:r>
        <w:bookmarkEnd w:id="38"/>
      </w:del>
    </w:p>
    <w:p w14:paraId="49C7FCAC" w14:textId="183520DD" w:rsidR="004076D5" w:rsidRDefault="004076D5" w:rsidP="004076D5">
      <w:pPr>
        <w:rPr>
          <w:del w:id="40" w:author="Nick Bernal" w:date="2026-08-03T22:29:00Z" w16du:dateUtc="2026-08-04T02:29:00Z"/>
        </w:rPr>
      </w:pPr>
      <w:del w:id="41" w:author="Nick Bernal" w:date="2026-08-03T22:29:00Z" w16du:dateUtc="2026-08-04T02:29:00Z">
        <w:r>
          <w:delText>This is the introduction section.</w:delText>
        </w:r>
      </w:del>
    </w:p>
    <w:p w14:paraId="622557C5" w14:textId="4DA50233" w:rsidR="004076D5" w:rsidRDefault="004076D5" w:rsidP="004076D5">
      <w:pPr>
        <w:pStyle w:val="Heading2"/>
        <w:rPr>
          <w:del w:id="42" w:author="Nick Bernal" w:date="2026-08-03T22:29:00Z" w16du:dateUtc="2026-08-04T02:29:00Z"/>
        </w:rPr>
      </w:pPr>
      <w:bookmarkStart w:id="43" w:name="_Toc227765980"/>
      <w:del w:id="44" w:author="Nick Bernal" w:date="2026-08-03T22:29:00Z" w16du:dateUtc="2026-08-04T02:29:00Z">
        <w:r>
          <w:delText>Background</w:delText>
        </w:r>
        <w:bookmarkEnd w:id="43"/>
      </w:del>
    </w:p>
    <w:p w14:paraId="416EF529" w14:textId="44DA0C77" w:rsidR="004076D5" w:rsidRDefault="004076D5" w:rsidP="004076D5">
      <w:pPr>
        <w:rPr>
          <w:del w:id="45" w:author="Nick Bernal" w:date="2026-08-03T22:29:00Z" w16du:dateUtc="2026-08-04T02:29:00Z"/>
        </w:rPr>
      </w:pPr>
      <w:del w:id="46" w:author="Nick Bernal" w:date="2026-08-03T22:29:00Z" w16du:dateUtc="2026-08-04T02:29:00Z">
        <w:r>
          <w:delText>Prior work focused on narrow aspects.</w:delText>
        </w:r>
      </w:del>
    </w:p>
    <w:p w14:paraId="7C1D1003" w14:textId="77777777" w:rsidR="004076D5" w:rsidRDefault="004076D5">
      <w:pPr>
        <w:rPr>
          <w:del w:id="47" w:author="Nick Bernal" w:date="2026-08-03T22:29:00Z" w16du:dateUtc="2026-08-04T02:29:00Z"/>
        </w:rPr>
      </w:pPr>
      <w:del w:id="48" w:author="Nick Bernal" w:date="2026-08-03T22:29:00Z" w16du:dateUtc="2026-08-04T02:29:00Z">
        <w:r>
          <w:br w:type="page"/>
        </w:r>
      </w:del>
    </w:p>
    <w:p w14:paraId="6B37558E" w14:textId="01FC3AAE" w:rsidR="004076D5" w:rsidRDefault="004076D5" w:rsidP="004076D5">
      <w:pPr>
        <w:pStyle w:val="Heading1"/>
        <w:rPr>
          <w:del w:id="49" w:author="Nick Bernal" w:date="2026-08-03T22:29:00Z" w16du:dateUtc="2026-08-04T02:29:00Z"/>
        </w:rPr>
      </w:pPr>
      <w:bookmarkStart w:id="50" w:name="_Toc227765981"/>
      <w:del w:id="51" w:author="Nick Bernal" w:date="2026-08-03T22:29:00Z" w16du:dateUtc="2026-08-04T02:29:00Z">
        <w:r>
          <w:delText>Methodology</w:delText>
        </w:r>
        <w:bookmarkEnd w:id="50"/>
      </w:del>
    </w:p>
    <w:p w14:paraId="44E73056" w14:textId="743633BF" w:rsidR="004076D5" w:rsidRDefault="004076D5" w:rsidP="004076D5">
      <w:pPr>
        <w:rPr>
          <w:del w:id="52" w:author="Nick Bernal" w:date="2026-08-03T22:29:00Z" w16du:dateUtc="2026-08-04T02:29:00Z"/>
        </w:rPr>
      </w:pPr>
      <w:del w:id="53" w:author="Nick Bernal" w:date="2026-08-03T22:29:00Z" w16du:dateUtc="2026-08-04T02:29:00Z">
        <w:r>
          <w:delText>Three-step approach.</w:delText>
        </w:r>
      </w:del>
    </w:p>
    <w:p w14:paraId="75CC43B4" w14:textId="384E46EE" w:rsidR="004076D5" w:rsidRDefault="004076D5" w:rsidP="004076D5">
      <w:pPr>
        <w:pStyle w:val="Heading2"/>
        <w:rPr>
          <w:del w:id="54" w:author="Nick Bernal" w:date="2026-08-03T22:29:00Z" w16du:dateUtc="2026-08-04T02:29:00Z"/>
        </w:rPr>
      </w:pPr>
      <w:bookmarkStart w:id="55" w:name="_Toc227765982"/>
      <w:del w:id="56" w:author="Nick Bernal" w:date="2026-08-03T22:29:00Z" w16du:dateUtc="2026-08-04T02:29:00Z">
        <w:r>
          <w:delText>Data Collection</w:delText>
        </w:r>
        <w:bookmarkEnd w:id="55"/>
      </w:del>
    </w:p>
    <w:p w14:paraId="64C47010" w14:textId="5F0BF831" w:rsidR="004076D5" w:rsidRDefault="004076D5" w:rsidP="004076D5">
      <w:pPr>
        <w:rPr>
          <w:del w:id="57" w:author="Nick Bernal" w:date="2026-08-03T22:29:00Z" w16du:dateUtc="2026-08-04T02:29:00Z"/>
        </w:rPr>
      </w:pPr>
      <w:del w:id="58" w:author="Nick Bernal" w:date="2026-08-03T22:29:00Z" w16du:dateUtc="2026-08-04T02:29:00Z">
        <w:r>
          <w:delText>We gathered data for six months.</w:delText>
        </w:r>
      </w:del>
    </w:p>
    <w:p w14:paraId="72162987" w14:textId="574418FA" w:rsidR="004076D5" w:rsidRDefault="004076D5" w:rsidP="004076D5">
      <w:pPr>
        <w:pStyle w:val="Heading2"/>
        <w:rPr>
          <w:del w:id="59" w:author="Nick Bernal" w:date="2026-08-03T22:29:00Z" w16du:dateUtc="2026-08-04T02:29:00Z"/>
        </w:rPr>
      </w:pPr>
      <w:bookmarkStart w:id="60" w:name="_Toc227765983"/>
      <w:del w:id="61" w:author="Nick Bernal" w:date="2026-08-03T22:29:00Z" w16du:dateUtc="2026-08-04T02:29:00Z">
        <w:r>
          <w:delText>Analysis</w:delText>
        </w:r>
        <w:bookmarkEnd w:id="60"/>
      </w:del>
    </w:p>
    <w:p w14:paraId="277901B0" w14:textId="6E58153A" w:rsidR="004076D5" w:rsidRDefault="004076D5" w:rsidP="004076D5">
      <w:pPr>
        <w:rPr>
          <w:del w:id="62" w:author="Nick Bernal" w:date="2026-08-03T22:29:00Z" w16du:dateUtc="2026-08-04T02:29:00Z"/>
        </w:rPr>
      </w:pPr>
      <w:del w:id="63" w:author="Nick Bernal" w:date="2026-08-03T22:29:00Z" w16du:dateUtc="2026-08-04T02:29:00Z">
        <w:r>
          <w:delText>Two-phase analysis.</w:delText>
        </w:r>
      </w:del>
    </w:p>
    <w:p w14:paraId="44333E57" w14:textId="77777777" w:rsidR="004076D5" w:rsidRDefault="004076D5">
      <w:pPr>
        <w:rPr>
          <w:del w:id="64" w:author="Nick Bernal" w:date="2026-08-03T22:29:00Z" w16du:dateUtc="2026-08-04T02:29:00Z"/>
        </w:rPr>
      </w:pPr>
      <w:del w:id="65" w:author="Nick Bernal" w:date="2026-08-03T22:29:00Z" w16du:dateUtc="2026-08-04T02:29:00Z">
        <w:r>
          <w:br w:type="page"/>
        </w:r>
      </w:del>
    </w:p>
    <w:p w14:paraId="37706825" w14:textId="7CEB7B93" w:rsidR="004076D5" w:rsidRDefault="004076D5" w:rsidP="004076D5">
      <w:pPr>
        <w:pStyle w:val="Heading1"/>
        <w:rPr>
          <w:del w:id="66" w:author="Nick Bernal" w:date="2026-08-03T22:29:00Z" w16du:dateUtc="2026-08-04T02:29:00Z"/>
        </w:rPr>
      </w:pPr>
      <w:bookmarkStart w:id="67" w:name="_Toc227765984"/>
      <w:del w:id="68" w:author="Nick Bernal" w:date="2026-08-03T22:29:00Z" w16du:dateUtc="2026-08-04T02:29:00Z">
        <w:r>
          <w:delText>Results</w:delText>
        </w:r>
        <w:bookmarkEnd w:id="67"/>
      </w:del>
    </w:p>
    <w:p w14:paraId="5C219AEC" w14:textId="21A0E9F6" w:rsidR="004076D5" w:rsidRDefault="004076D5" w:rsidP="004076D5">
      <w:pPr>
        <w:rPr>
          <w:del w:id="69" w:author="Nick Bernal" w:date="2026-08-03T22:29:00Z" w16du:dateUtc="2026-08-04T02:29:00Z"/>
        </w:rPr>
      </w:pPr>
      <w:del w:id="70" w:author="Nick Bernal" w:date="2026-08-03T22:29:00Z" w16du:dateUtc="2026-08-04T02:29:00Z">
        <w:r>
          <w:delText>Primary finding confirms the hypothesis.</w:delText>
        </w:r>
      </w:del>
    </w:p>
    <w:p w14:paraId="353C5085" w14:textId="77777777" w:rsidR="004076D5" w:rsidRDefault="004076D5">
      <w:pPr>
        <w:rPr>
          <w:del w:id="71" w:author="Nick Bernal" w:date="2026-08-03T22:29:00Z" w16du:dateUtc="2026-08-04T02:29:00Z"/>
        </w:rPr>
      </w:pPr>
      <w:del w:id="72" w:author="Nick Bernal" w:date="2026-08-03T22:29:00Z" w16du:dateUtc="2026-08-04T02:29:00Z">
        <w:r>
          <w:br w:type="page"/>
        </w:r>
      </w:del>
    </w:p>
    <w:p w14:paraId="6129F4CB" w14:textId="65E9C319" w:rsidR="004076D5" w:rsidRDefault="004076D5" w:rsidP="004076D5">
      <w:pPr>
        <w:pStyle w:val="Heading1"/>
        <w:rPr>
          <w:del w:id="73" w:author="Nick Bernal" w:date="2026-08-03T22:29:00Z" w16du:dateUtc="2026-08-04T02:29:00Z"/>
        </w:rPr>
      </w:pPr>
      <w:bookmarkStart w:id="74" w:name="_Toc227765985"/>
      <w:del w:id="75" w:author="Nick Bernal" w:date="2026-08-03T22:29:00Z" w16du:dateUtc="2026-08-04T02:29:00Z">
        <w:r>
          <w:delText>Conclusion</w:delText>
        </w:r>
        <w:bookmarkEnd w:id="74"/>
      </w:del>
    </w:p>
    <w:p w14:paraId="01929102" w14:textId="6ED1AB67" w:rsidR="004076D5" w:rsidRDefault="004076D5" w:rsidP="004076D5">
      <w:pPr>
        <w:rPr>
          <w:rFonts w:ascii="Times New Roman" w:hAnsi="Times New Roman"/>
          <w:sz w:val="20"/>
          <w:rPrChange w:id="76" w:author="Nick Bernal" w:date="2026-08-03T22:29:00Z" w16du:dateUtc="2026-08-04T02:29:00Z">
            <w:rPr/>
          </w:rPrChange>
        </w:rPr>
      </w:pPr>
      <w:del w:id="77" w:author="Nick Bernal" w:date="2026-08-03T22:29:00Z" w16du:dateUtc="2026-08-04T02:29:00Z">
        <w:r>
          <w:delText>Small fix preserves correctness.</w:delText>
        </w:r>
      </w:del>
    </w:p>
    <w:sectPr w:rsidR="004076D5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78" w:author="Nick Bernal" w:date="2026-08-03T22:29:00Z" w16du:dateUtc="2026-08-04T02:29:00Z">
        <w:sectPr w:rsidR="004076D5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19554C"/>
    <w:rsid w:val="002031F9"/>
    <w:rsid w:val="004076D5"/>
    <w:rsid w:val="0067174A"/>
    <w:rsid w:val="00744453"/>
    <w:rsid w:val="00967839"/>
    <w:rsid w:val="00A16521"/>
    <w:rsid w:val="00D100F0"/>
    <w:rsid w:val="00DB5CF7"/>
    <w:rsid w:val="00DE0A42"/>
    <w:rsid w:val="00F8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Nick Bernal" w:date="2026-08-03T22:29:00Z">
        <w:pPr>
          <w:keepNext/>
          <w:keepLines/>
          <w:spacing w:before="360" w:after="80" w:line="278" w:lineRule="auto"/>
          <w:outlineLvl w:val="0"/>
        </w:pPr>
      </w:pPrChange>
    </w:pPr>
    <w:rPr>
      <w:rFonts w:ascii="Arial" w:eastAsia="Arial" w:hAnsi="Arial" w:cs="Arial"/>
      <w:kern w:val="0"/>
      <w:sz w:val="40"/>
      <w:szCs w:val="40"/>
      <w:lang w:val="en"/>
      <w14:ligatures w14:val="none"/>
      <w:rPrChange w:id="0" w:author="Nick Bernal" w:date="2026-08-03T22:2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Nick Bernal" w:date="2026-08-03T22:29:00Z">
        <w:pPr>
          <w:keepNext/>
          <w:keepLines/>
          <w:spacing w:before="160" w:after="80" w:line="278" w:lineRule="auto"/>
          <w:outlineLvl w:val="1"/>
        </w:pPr>
      </w:pPrChange>
    </w:pPr>
    <w:rPr>
      <w:rFonts w:ascii="Arial" w:eastAsia="Arial" w:hAnsi="Arial" w:cs="Arial"/>
      <w:kern w:val="0"/>
      <w:sz w:val="32"/>
      <w:szCs w:val="32"/>
      <w:lang w:val="en"/>
      <w14:ligatures w14:val="none"/>
      <w:rPrChange w:id="1" w:author="Nick Bernal" w:date="2026-08-03T22:2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Nick Bernal" w:date="2026-08-03T22:29:00Z">
        <w:pPr>
          <w:keepNext/>
          <w:keepLines/>
          <w:spacing w:before="160" w:after="80" w:line="278" w:lineRule="auto"/>
          <w:outlineLvl w:val="2"/>
        </w:pPr>
      </w:pPrChange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  <w:rPrChange w:id="2" w:author="Nick Bernal" w:date="2026-08-03T22:2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Nick Bernal" w:date="2026-08-03T22:29:00Z">
        <w:pPr>
          <w:keepNext/>
          <w:keepLines/>
          <w:spacing w:before="80" w:after="40" w:line="278" w:lineRule="auto"/>
          <w:outlineLvl w:val="3"/>
        </w:pPr>
      </w:pPrChange>
    </w:pPr>
    <w:rPr>
      <w:rFonts w:ascii="Arial" w:eastAsia="Arial" w:hAnsi="Arial" w:cs="Arial"/>
      <w:color w:val="666666"/>
      <w:kern w:val="0"/>
      <w:lang w:val="en"/>
      <w14:ligatures w14:val="none"/>
      <w:rPrChange w:id="3" w:author="Nick Bernal" w:date="2026-08-03T22:29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Nick Bernal" w:date="2026-08-03T22:29:00Z">
        <w:pPr>
          <w:keepNext/>
          <w:keepLines/>
          <w:spacing w:before="80" w:after="40" w:line="278" w:lineRule="auto"/>
          <w:outlineLvl w:val="4"/>
        </w:pPr>
      </w:pPrChange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  <w:rPrChange w:id="4" w:author="Nick Bernal" w:date="2026-08-03T22:2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Nick Bernal" w:date="2026-08-03T22:29:00Z">
        <w:pPr>
          <w:keepNext/>
          <w:keepLines/>
          <w:spacing w:before="40" w:line="278" w:lineRule="auto"/>
          <w:outlineLvl w:val="5"/>
        </w:pPr>
      </w:pPrChange>
    </w:pPr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  <w:rPrChange w:id="5" w:author="Nick Bernal" w:date="2026-08-03T22:2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Nick Bernal" w:date="2026-08-03T22:29:00Z">
        <w:pPr>
          <w:spacing w:after="80"/>
          <w:contextualSpacing/>
        </w:pPr>
      </w:pPrChange>
    </w:pPr>
    <w:rPr>
      <w:rFonts w:ascii="Arial" w:eastAsia="Arial" w:hAnsi="Arial" w:cs="Arial"/>
      <w:kern w:val="0"/>
      <w:sz w:val="52"/>
      <w:szCs w:val="52"/>
      <w:lang w:val="en"/>
      <w14:ligatures w14:val="none"/>
      <w:rPrChange w:id="6" w:author="Nick Bernal" w:date="2026-08-03T22:29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Nick Bernal" w:date="2026-08-03T22:29:00Z">
        <w:pPr>
          <w:numPr>
            <w:ilvl w:val="1"/>
          </w:numPr>
          <w:spacing w:after="160" w:line="278" w:lineRule="auto"/>
        </w:pPr>
      </w:pPrChange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  <w:rPrChange w:id="7" w:author="Nick Bernal" w:date="2026-08-03T22:2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2026-08-04T02:29:00Z</dcterms:modified>
</cp:coreProperties>
</file>