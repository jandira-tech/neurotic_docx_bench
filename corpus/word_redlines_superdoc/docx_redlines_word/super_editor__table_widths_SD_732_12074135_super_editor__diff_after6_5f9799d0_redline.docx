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F49" w14:textId="509521EA" w:rsidR="00047CC0" w:rsidRDefault="006E4D75">
      <w:pPr>
        <w:pStyle w:val="Title"/>
        <w:rPr>
          <w:del w:id="15" w:author="Luccas Correa" w:date="2026-08-03T22:23:00Z" w16du:dateUtc="2026-08-04T02:23:00Z"/>
        </w:rPr>
      </w:pPr>
      <w:ins w:id="16" w:author="Luccas Correa" w:date="2026-08-03T22:23:00Z" w16du:dateUtc="2026-08-04T02:23:00Z">
        <w:r>
          <w:t>Here’s some</w:t>
        </w:r>
        <w:r w:rsidR="00C64189">
          <w:t xml:space="preserve"> </w:t>
        </w:r>
        <w:r w:rsidR="00C64189">
          <w:rPr>
            <w:noProof/>
          </w:rPr>
          <w:drawing>
            <wp:inline distT="0" distB="0" distL="0" distR="0" wp14:anchorId="3F953785" wp14:editId="64114049">
              <wp:extent cx="1270000" cy="1270000"/>
              <wp:effectExtent l="0" t="0" r="0" b="0"/>
              <wp:docPr id="76008758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0087586" name="Picture 1" descr="A blue and white logo&#10;&#10;AI-generated content may be incorrect.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text.</w:t>
        </w:r>
      </w:ins>
      <w:del w:id="17" w:author="Luccas Correa" w:date="2026-08-03T22:23:00Z" w16du:dateUtc="2026-08-04T02:23:00Z">
        <w:r w:rsidR="0090692A">
          <w:delText>Table Widths</w:delText>
        </w:r>
      </w:del>
    </w:p>
    <w:p w14:paraId="2EFD9533" w14:textId="77777777" w:rsidR="00047CC0" w:rsidRDefault="0090692A">
      <w:pPr>
        <w:rPr>
          <w:del w:id="18" w:author="Luccas Correa" w:date="2026-08-03T22:23:00Z" w16du:dateUtc="2026-08-04T02:23:00Z"/>
        </w:rPr>
      </w:pPr>
      <w:del w:id="19" w:author="Luccas Correa" w:date="2026-08-03T22:23:00Z" w16du:dateUtc="2026-08-04T02:23:00Z">
        <w:r>
          <w:delText>This document includes tables with explicitly defined widths, both in fixed pixel-equivalent twips and in relative percentage widths.</w:delText>
        </w:r>
      </w:del>
    </w:p>
    <w:p w14:paraId="51518969" w14:textId="27436B58" w:rsidR="00047CC0" w:rsidRDefault="0090692A">
      <w:pPr>
        <w:pStyle w:val="Heading2"/>
        <w:rPr>
          <w:del w:id="20" w:author="Luccas Correa" w:date="2026-08-03T22:23:00Z" w16du:dateUtc="2026-08-04T02:23:00Z"/>
        </w:rPr>
      </w:pPr>
      <w:bookmarkStart w:id="21" w:name="_Hlk213217798"/>
      <w:del w:id="22" w:author="Luccas Correa" w:date="2026-08-03T22:23:00Z" w16du:dateUtc="2026-08-04T02:23:00Z">
        <w:r>
          <w:delText>Test 1 – Fixed Width Table (</w:delText>
        </w:r>
        <w:r w:rsidR="00AC550D">
          <w:delText>4.17in</w:delText>
        </w:r>
        <w:r>
          <w:delText>)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rPr>
          <w:del w:id="23" w:author="Luccas Correa" w:date="2026-08-03T22:23:00Z" w16du:dateUtc="2026-08-04T02:23:00Z"/>
        </w:trPr>
        <w:tc>
          <w:tcPr>
            <w:tcW w:w="2880" w:type="dxa"/>
            <w:shd w:val="clear" w:color="auto" w:fill="DCE6F1"/>
          </w:tcPr>
          <w:p w14:paraId="401170B7" w14:textId="77777777" w:rsidR="00047CC0" w:rsidRDefault="0090692A">
            <w:pPr>
              <w:rPr>
                <w:del w:id="24" w:author="Luccas Correa" w:date="2026-08-03T22:23:00Z" w16du:dateUtc="2026-08-04T02:23:00Z"/>
              </w:rPr>
            </w:pPr>
            <w:del w:id="25" w:author="Luccas Correa" w:date="2026-08-03T22:23:00Z" w16du:dateUtc="2026-08-04T02:23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90692A">
            <w:pPr>
              <w:rPr>
                <w:del w:id="26" w:author="Luccas Correa" w:date="2026-08-03T22:23:00Z" w16du:dateUtc="2026-08-04T02:23:00Z"/>
              </w:rPr>
            </w:pPr>
            <w:del w:id="27" w:author="Luccas Correa" w:date="2026-08-03T22:23:00Z" w16du:dateUtc="2026-08-04T02:23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90692A">
            <w:pPr>
              <w:rPr>
                <w:del w:id="28" w:author="Luccas Correa" w:date="2026-08-03T22:23:00Z" w16du:dateUtc="2026-08-04T02:23:00Z"/>
              </w:rPr>
            </w:pPr>
            <w:del w:id="29" w:author="Luccas Correa" w:date="2026-08-03T22:23:00Z" w16du:dateUtc="2026-08-04T02:23:00Z">
              <w:r>
                <w:delText>R1C3</w:delText>
              </w:r>
            </w:del>
          </w:p>
        </w:tc>
      </w:tr>
      <w:tr w:rsidR="00047CC0" w14:paraId="5ED32325" w14:textId="77777777">
        <w:trPr>
          <w:del w:id="30" w:author="Luccas Correa" w:date="2026-08-03T22:23:00Z" w16du:dateUtc="2026-08-04T02:23:00Z"/>
        </w:trPr>
        <w:tc>
          <w:tcPr>
            <w:tcW w:w="2880" w:type="dxa"/>
            <w:shd w:val="clear" w:color="auto" w:fill="FFFFFF"/>
          </w:tcPr>
          <w:p w14:paraId="69D1D34F" w14:textId="77777777" w:rsidR="00047CC0" w:rsidRDefault="0090692A">
            <w:pPr>
              <w:rPr>
                <w:del w:id="31" w:author="Luccas Correa" w:date="2026-08-03T22:23:00Z" w16du:dateUtc="2026-08-04T02:23:00Z"/>
              </w:rPr>
            </w:pPr>
            <w:del w:id="32" w:author="Luccas Correa" w:date="2026-08-03T22:23:00Z" w16du:dateUtc="2026-08-04T02:23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90692A">
            <w:pPr>
              <w:rPr>
                <w:del w:id="33" w:author="Luccas Correa" w:date="2026-08-03T22:23:00Z" w16du:dateUtc="2026-08-04T02:23:00Z"/>
              </w:rPr>
            </w:pPr>
            <w:del w:id="34" w:author="Luccas Correa" w:date="2026-08-03T22:23:00Z" w16du:dateUtc="2026-08-04T02:23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90692A">
            <w:pPr>
              <w:rPr>
                <w:del w:id="35" w:author="Luccas Correa" w:date="2026-08-03T22:23:00Z" w16du:dateUtc="2026-08-04T02:23:00Z"/>
              </w:rPr>
            </w:pPr>
            <w:del w:id="36" w:author="Luccas Correa" w:date="2026-08-03T22:23:00Z" w16du:dateUtc="2026-08-04T02:23:00Z">
              <w:r>
                <w:delText>R2C3</w:delText>
              </w:r>
            </w:del>
          </w:p>
        </w:tc>
      </w:tr>
      <w:tr w:rsidR="00047CC0" w14:paraId="6CA17193" w14:textId="77777777">
        <w:trPr>
          <w:del w:id="37" w:author="Luccas Correa" w:date="2026-08-03T22:23:00Z" w16du:dateUtc="2026-08-04T02:23:00Z"/>
        </w:trPr>
        <w:tc>
          <w:tcPr>
            <w:tcW w:w="2880" w:type="dxa"/>
            <w:shd w:val="clear" w:color="auto" w:fill="F2F2F2"/>
          </w:tcPr>
          <w:p w14:paraId="64F8312F" w14:textId="77777777" w:rsidR="00047CC0" w:rsidRDefault="0090692A">
            <w:pPr>
              <w:rPr>
                <w:del w:id="38" w:author="Luccas Correa" w:date="2026-08-03T22:23:00Z" w16du:dateUtc="2026-08-04T02:23:00Z"/>
              </w:rPr>
            </w:pPr>
            <w:del w:id="39" w:author="Luccas Correa" w:date="2026-08-03T22:23:00Z" w16du:dateUtc="2026-08-04T02:23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90692A">
            <w:pPr>
              <w:rPr>
                <w:del w:id="40" w:author="Luccas Correa" w:date="2026-08-03T22:23:00Z" w16du:dateUtc="2026-08-04T02:23:00Z"/>
              </w:rPr>
            </w:pPr>
            <w:del w:id="41" w:author="Luccas Correa" w:date="2026-08-03T22:23:00Z" w16du:dateUtc="2026-08-04T02:23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90692A">
            <w:pPr>
              <w:rPr>
                <w:del w:id="42" w:author="Luccas Correa" w:date="2026-08-03T22:23:00Z" w16du:dateUtc="2026-08-04T02:23:00Z"/>
              </w:rPr>
            </w:pPr>
            <w:del w:id="43" w:author="Luccas Correa" w:date="2026-08-03T22:23:00Z" w16du:dateUtc="2026-08-04T02:23:00Z">
              <w:r>
                <w:delText>R3C3</w:delText>
              </w:r>
            </w:del>
          </w:p>
        </w:tc>
      </w:tr>
      <w:bookmarkEnd w:id="21"/>
    </w:tbl>
    <w:p w14:paraId="088F1582" w14:textId="77777777" w:rsidR="00047CC0" w:rsidRDefault="00047CC0">
      <w:pPr>
        <w:rPr>
          <w:del w:id="44" w:author="Luccas Correa" w:date="2026-08-03T22:23:00Z" w16du:dateUtc="2026-08-04T02:23:00Z"/>
        </w:rPr>
      </w:pPr>
    </w:p>
    <w:p w14:paraId="7438CE80" w14:textId="3C958BAF" w:rsidR="00047CC0" w:rsidRDefault="0090692A">
      <w:pPr>
        <w:pStyle w:val="Heading2"/>
        <w:rPr>
          <w:del w:id="45" w:author="Luccas Correa" w:date="2026-08-03T22:23:00Z" w16du:dateUtc="2026-08-04T02:23:00Z"/>
        </w:rPr>
      </w:pPr>
      <w:del w:id="46" w:author="Luccas Correa" w:date="2026-08-03T22:23:00Z" w16du:dateUtc="2026-08-04T02:23:00Z">
        <w:r>
          <w:delText>Test 2 – Fixed Width Table (</w:delText>
        </w:r>
        <w:r w:rsidR="00AC550D">
          <w:delText>8.33in</w:delText>
        </w:r>
        <w:r>
          <w:delText>)</w:delText>
        </w:r>
      </w:del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del w:id="47" w:author="Luccas Correa" w:date="2026-08-03T22:23:00Z" w16du:dateUtc="2026-08-04T02:23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90692A">
            <w:pPr>
              <w:rPr>
                <w:del w:id="48" w:author="Luccas Correa" w:date="2026-08-03T22:23:00Z" w16du:dateUtc="2026-08-04T02:23:00Z"/>
              </w:rPr>
            </w:pPr>
            <w:del w:id="49" w:author="Luccas Correa" w:date="2026-08-03T22:23:00Z" w16du:dateUtc="2026-08-04T02:23:00Z">
              <w:r>
                <w:delText>R1C1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90692A">
            <w:pPr>
              <w:rPr>
                <w:del w:id="50" w:author="Luccas Correa" w:date="2026-08-03T22:23:00Z" w16du:dateUtc="2026-08-04T02:23:00Z"/>
              </w:rPr>
            </w:pPr>
            <w:del w:id="51" w:author="Luccas Correa" w:date="2026-08-03T22:23:00Z" w16du:dateUtc="2026-08-04T02:23:00Z">
              <w:r>
                <w:delText>R1C2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90692A">
            <w:pPr>
              <w:rPr>
                <w:del w:id="52" w:author="Luccas Correa" w:date="2026-08-03T22:23:00Z" w16du:dateUtc="2026-08-04T02:23:00Z"/>
              </w:rPr>
            </w:pPr>
            <w:del w:id="53" w:author="Luccas Correa" w:date="2026-08-03T22:23:00Z" w16du:dateUtc="2026-08-04T02:23:00Z">
              <w:r>
                <w:delText>R1C3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90692A">
            <w:pPr>
              <w:rPr>
                <w:del w:id="54" w:author="Luccas Correa" w:date="2026-08-03T22:23:00Z" w16du:dateUtc="2026-08-04T02:23:00Z"/>
              </w:rPr>
            </w:pPr>
            <w:del w:id="55" w:author="Luccas Correa" w:date="2026-08-03T22:23:00Z" w16du:dateUtc="2026-08-04T02:23:00Z">
              <w:r>
                <w:delText>R1C4</w:delText>
              </w:r>
            </w:del>
          </w:p>
        </w:tc>
      </w:tr>
      <w:tr w:rsidR="00047CC0" w14:paraId="00C2C792" w14:textId="77777777">
        <w:trPr>
          <w:del w:id="56" w:author="Luccas Correa" w:date="2026-08-03T22:23:00Z" w16du:dateUtc="2026-08-04T02:23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90692A">
            <w:pPr>
              <w:rPr>
                <w:del w:id="57" w:author="Luccas Correa" w:date="2026-08-03T22:23:00Z" w16du:dateUtc="2026-08-04T02:23:00Z"/>
              </w:rPr>
            </w:pPr>
            <w:del w:id="58" w:author="Luccas Correa" w:date="2026-08-03T22:23:00Z" w16du:dateUtc="2026-08-04T02:23:00Z">
              <w:r>
                <w:delText>R2C1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90692A">
            <w:pPr>
              <w:rPr>
                <w:del w:id="59" w:author="Luccas Correa" w:date="2026-08-03T22:23:00Z" w16du:dateUtc="2026-08-04T02:23:00Z"/>
              </w:rPr>
            </w:pPr>
            <w:del w:id="60" w:author="Luccas Correa" w:date="2026-08-03T22:23:00Z" w16du:dateUtc="2026-08-04T02:23:00Z">
              <w:r>
                <w:delText>R2C2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90692A">
            <w:pPr>
              <w:rPr>
                <w:del w:id="61" w:author="Luccas Correa" w:date="2026-08-03T22:23:00Z" w16du:dateUtc="2026-08-04T02:23:00Z"/>
              </w:rPr>
            </w:pPr>
            <w:del w:id="62" w:author="Luccas Correa" w:date="2026-08-03T22:23:00Z" w16du:dateUtc="2026-08-04T02:23:00Z">
              <w:r>
                <w:delText>R2C3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90692A">
            <w:pPr>
              <w:rPr>
                <w:del w:id="63" w:author="Luccas Correa" w:date="2026-08-03T22:23:00Z" w16du:dateUtc="2026-08-04T02:23:00Z"/>
              </w:rPr>
            </w:pPr>
            <w:del w:id="64" w:author="Luccas Correa" w:date="2026-08-03T22:23:00Z" w16du:dateUtc="2026-08-04T02:23:00Z">
              <w:r>
                <w:delText>R2C4</w:delText>
              </w:r>
            </w:del>
          </w:p>
        </w:tc>
      </w:tr>
      <w:tr w:rsidR="00047CC0" w14:paraId="387C8893" w14:textId="77777777">
        <w:trPr>
          <w:del w:id="65" w:author="Luccas Correa" w:date="2026-08-03T22:23:00Z" w16du:dateUtc="2026-08-04T02:23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90692A">
            <w:pPr>
              <w:rPr>
                <w:del w:id="66" w:author="Luccas Correa" w:date="2026-08-03T22:23:00Z" w16du:dateUtc="2026-08-04T02:23:00Z"/>
              </w:rPr>
            </w:pPr>
            <w:del w:id="67" w:author="Luccas Correa" w:date="2026-08-03T22:23:00Z" w16du:dateUtc="2026-08-04T02:23:00Z">
              <w:r>
                <w:delText>R3C1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90692A">
            <w:pPr>
              <w:rPr>
                <w:del w:id="68" w:author="Luccas Correa" w:date="2026-08-03T22:23:00Z" w16du:dateUtc="2026-08-04T02:23:00Z"/>
              </w:rPr>
            </w:pPr>
            <w:del w:id="69" w:author="Luccas Correa" w:date="2026-08-03T22:23:00Z" w16du:dateUtc="2026-08-04T02:23:00Z">
              <w:r>
                <w:delText>R3C2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90692A">
            <w:pPr>
              <w:rPr>
                <w:del w:id="70" w:author="Luccas Correa" w:date="2026-08-03T22:23:00Z" w16du:dateUtc="2026-08-04T02:23:00Z"/>
              </w:rPr>
            </w:pPr>
            <w:del w:id="71" w:author="Luccas Correa" w:date="2026-08-03T22:23:00Z" w16du:dateUtc="2026-08-04T02:23:00Z">
              <w:r>
                <w:delText>R3C3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90692A">
            <w:pPr>
              <w:rPr>
                <w:del w:id="72" w:author="Luccas Correa" w:date="2026-08-03T22:23:00Z" w16du:dateUtc="2026-08-04T02:23:00Z"/>
              </w:rPr>
            </w:pPr>
            <w:del w:id="73" w:author="Luccas Correa" w:date="2026-08-03T22:23:00Z" w16du:dateUtc="2026-08-04T02:23:00Z">
              <w:r>
                <w:delText>R3C4</w:delText>
              </w:r>
            </w:del>
          </w:p>
        </w:tc>
      </w:tr>
    </w:tbl>
    <w:p w14:paraId="1C904247" w14:textId="77777777" w:rsidR="00047CC0" w:rsidRDefault="00047CC0">
      <w:pPr>
        <w:rPr>
          <w:del w:id="74" w:author="Luccas Correa" w:date="2026-08-03T22:23:00Z" w16du:dateUtc="2026-08-04T02:23:00Z"/>
        </w:rPr>
      </w:pPr>
    </w:p>
    <w:p w14:paraId="654B4D38" w14:textId="166A7FD4" w:rsidR="00047CC0" w:rsidRDefault="0090692A">
      <w:pPr>
        <w:pStyle w:val="Heading2"/>
        <w:rPr>
          <w:del w:id="75" w:author="Luccas Correa" w:date="2026-08-03T22:23:00Z" w16du:dateUtc="2026-08-04T02:23:00Z"/>
        </w:rPr>
      </w:pPr>
      <w:del w:id="76" w:author="Luccas Correa" w:date="2026-08-03T22:23:00Z" w16du:dateUtc="2026-08-04T02:23:00Z">
        <w:r>
          <w:delText>Test 3 – Relative Width Table (</w:delText>
        </w:r>
        <w:r w:rsidR="00AC550D">
          <w:delText>6</w:delText>
        </w:r>
        <w:r>
          <w:delText>0%)</w:delText>
        </w:r>
      </w:del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873"/>
        <w:gridCol w:w="2873"/>
      </w:tblGrid>
      <w:tr w:rsidR="00047CC0" w14:paraId="2DE9CF00" w14:textId="77777777">
        <w:trPr>
          <w:del w:id="77" w:author="Luccas Correa" w:date="2026-08-03T22:23:00Z" w16du:dateUtc="2026-08-04T02:23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90692A">
            <w:pPr>
              <w:rPr>
                <w:del w:id="78" w:author="Luccas Correa" w:date="2026-08-03T22:23:00Z" w16du:dateUtc="2026-08-04T02:23:00Z"/>
              </w:rPr>
            </w:pPr>
            <w:del w:id="79" w:author="Luccas Correa" w:date="2026-08-03T22:23:00Z" w16du:dateUtc="2026-08-04T02:23:00Z">
              <w:r>
                <w:delText>R1C1</w:delText>
              </w:r>
            </w:del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90692A">
            <w:pPr>
              <w:rPr>
                <w:del w:id="80" w:author="Luccas Correa" w:date="2026-08-03T22:23:00Z" w16du:dateUtc="2026-08-04T02:23:00Z"/>
              </w:rPr>
            </w:pPr>
            <w:del w:id="81" w:author="Luccas Correa" w:date="2026-08-03T22:23:00Z" w16du:dateUtc="2026-08-04T02:23:00Z">
              <w:r>
                <w:delText>R1C2</w:delText>
              </w:r>
            </w:del>
          </w:p>
        </w:tc>
      </w:tr>
      <w:tr w:rsidR="00047CC0" w14:paraId="00AE7FA6" w14:textId="77777777">
        <w:trPr>
          <w:del w:id="82" w:author="Luccas Correa" w:date="2026-08-03T22:23:00Z" w16du:dateUtc="2026-08-04T02:23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90692A">
            <w:pPr>
              <w:rPr>
                <w:del w:id="83" w:author="Luccas Correa" w:date="2026-08-03T22:23:00Z" w16du:dateUtc="2026-08-04T02:23:00Z"/>
              </w:rPr>
            </w:pPr>
            <w:del w:id="84" w:author="Luccas Correa" w:date="2026-08-03T22:23:00Z" w16du:dateUtc="2026-08-04T02:23:00Z">
              <w:r>
                <w:delText>R2C1</w:delText>
              </w:r>
            </w:del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90692A">
            <w:pPr>
              <w:rPr>
                <w:del w:id="85" w:author="Luccas Correa" w:date="2026-08-03T22:23:00Z" w16du:dateUtc="2026-08-04T02:23:00Z"/>
              </w:rPr>
            </w:pPr>
            <w:del w:id="86" w:author="Luccas Correa" w:date="2026-08-03T22:23:00Z" w16du:dateUtc="2026-08-04T02:23:00Z">
              <w:r>
                <w:delText>R2C2</w:delText>
              </w:r>
            </w:del>
          </w:p>
        </w:tc>
      </w:tr>
    </w:tbl>
    <w:p w14:paraId="4163A94B" w14:textId="77777777" w:rsidR="00047CC0" w:rsidRDefault="00047CC0">
      <w:pPr>
        <w:rPr>
          <w:del w:id="87" w:author="Luccas Correa" w:date="2026-08-03T22:23:00Z" w16du:dateUtc="2026-08-04T02:23:00Z"/>
        </w:rPr>
      </w:pPr>
    </w:p>
    <w:p w14:paraId="27627F9C" w14:textId="588DD9B4" w:rsidR="00047CC0" w:rsidRDefault="0090692A">
      <w:pPr>
        <w:pStyle w:val="Heading2"/>
        <w:rPr>
          <w:del w:id="88" w:author="Luccas Correa" w:date="2026-08-03T22:23:00Z" w16du:dateUtc="2026-08-04T02:23:00Z"/>
        </w:rPr>
      </w:pPr>
      <w:del w:id="89" w:author="Luccas Correa" w:date="2026-08-03T22:23:00Z" w16du:dateUtc="2026-08-04T02:23:00Z">
        <w:r>
          <w:delText>Test 4 – Relative Width Table (</w:delText>
        </w:r>
        <w:r w:rsidR="00AC550D">
          <w:delText>10</w:delText>
        </w:r>
        <w:r>
          <w:delText>0%)</w:delText>
        </w:r>
      </w:del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47CC0" w14:paraId="358BF007" w14:textId="77777777">
        <w:trPr>
          <w:del w:id="90" w:author="Luccas Correa" w:date="2026-08-03T22:23:00Z" w16du:dateUtc="2026-08-04T02:23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90692A">
            <w:pPr>
              <w:rPr>
                <w:del w:id="91" w:author="Luccas Correa" w:date="2026-08-03T22:23:00Z" w16du:dateUtc="2026-08-04T02:23:00Z"/>
              </w:rPr>
            </w:pPr>
            <w:del w:id="92" w:author="Luccas Correa" w:date="2026-08-03T22:23:00Z" w16du:dateUtc="2026-08-04T02:23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90692A">
            <w:pPr>
              <w:rPr>
                <w:del w:id="93" w:author="Luccas Correa" w:date="2026-08-03T22:23:00Z" w16du:dateUtc="2026-08-04T02:23:00Z"/>
              </w:rPr>
            </w:pPr>
            <w:del w:id="94" w:author="Luccas Correa" w:date="2026-08-03T22:23:00Z" w16du:dateUtc="2026-08-04T02:23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90692A">
            <w:pPr>
              <w:rPr>
                <w:del w:id="95" w:author="Luccas Correa" w:date="2026-08-03T22:23:00Z" w16du:dateUtc="2026-08-04T02:23:00Z"/>
              </w:rPr>
            </w:pPr>
            <w:del w:id="96" w:author="Luccas Correa" w:date="2026-08-03T22:23:00Z" w16du:dateUtc="2026-08-04T02:23:00Z">
              <w:r>
                <w:delText>R1C3</w:delText>
              </w:r>
            </w:del>
          </w:p>
        </w:tc>
      </w:tr>
      <w:tr w:rsidR="00047CC0" w14:paraId="6EBFE7FE" w14:textId="77777777">
        <w:trPr>
          <w:del w:id="97" w:author="Luccas Correa" w:date="2026-08-03T22:23:00Z" w16du:dateUtc="2026-08-04T02:23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90692A">
            <w:pPr>
              <w:rPr>
                <w:del w:id="98" w:author="Luccas Correa" w:date="2026-08-03T22:23:00Z" w16du:dateUtc="2026-08-04T02:23:00Z"/>
              </w:rPr>
            </w:pPr>
            <w:del w:id="99" w:author="Luccas Correa" w:date="2026-08-03T22:23:00Z" w16du:dateUtc="2026-08-04T02:23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90692A">
            <w:pPr>
              <w:rPr>
                <w:del w:id="100" w:author="Luccas Correa" w:date="2026-08-03T22:23:00Z" w16du:dateUtc="2026-08-04T02:23:00Z"/>
              </w:rPr>
            </w:pPr>
            <w:del w:id="101" w:author="Luccas Correa" w:date="2026-08-03T22:23:00Z" w16du:dateUtc="2026-08-04T02:23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90692A">
            <w:pPr>
              <w:rPr>
                <w:del w:id="102" w:author="Luccas Correa" w:date="2026-08-03T22:23:00Z" w16du:dateUtc="2026-08-04T02:23:00Z"/>
              </w:rPr>
            </w:pPr>
            <w:del w:id="103" w:author="Luccas Correa" w:date="2026-08-03T22:23:00Z" w16du:dateUtc="2026-08-04T02:23:00Z">
              <w:r>
                <w:delText>R2C3</w:delText>
              </w:r>
            </w:del>
          </w:p>
        </w:tc>
      </w:tr>
    </w:tbl>
    <w:p w14:paraId="5333DCD4" w14:textId="77777777" w:rsidR="00047CC0" w:rsidRDefault="00047CC0">
      <w:pPr>
        <w:rPr>
          <w:del w:id="104" w:author="Luccas Correa" w:date="2026-08-03T22:23:00Z" w16du:dateUtc="2026-08-04T02:23:00Z"/>
        </w:rPr>
      </w:pPr>
    </w:p>
    <w:p w14:paraId="07AB9DE4" w14:textId="0C95AD07" w:rsidR="00047CC0" w:rsidRDefault="0090692A">
      <w:pPr>
        <w:pStyle w:val="Heading2"/>
        <w:rPr>
          <w:del w:id="105" w:author="Luccas Correa" w:date="2026-08-03T22:23:00Z" w16du:dateUtc="2026-08-04T02:23:00Z"/>
        </w:rPr>
      </w:pPr>
      <w:del w:id="106" w:author="Luccas Correa" w:date="2026-08-03T22:23:00Z" w16du:dateUtc="2026-08-04T02:23:00Z">
        <w:r>
          <w:delText>Test 5 – Relative Width Table (</w:delText>
        </w:r>
        <w:r w:rsidR="00AC550D">
          <w:delText>2</w:delText>
        </w:r>
        <w:r>
          <w:delText>00%)</w:delText>
        </w:r>
      </w:del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831"/>
        <w:gridCol w:w="3831"/>
        <w:gridCol w:w="3830"/>
        <w:gridCol w:w="3830"/>
        <w:gridCol w:w="3830"/>
      </w:tblGrid>
      <w:tr w:rsidR="00047CC0" w14:paraId="12C60EBD" w14:textId="77777777">
        <w:trPr>
          <w:del w:id="107" w:author="Luccas Correa" w:date="2026-08-03T22:23:00Z" w16du:dateUtc="2026-08-04T02:23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90692A">
            <w:pPr>
              <w:rPr>
                <w:del w:id="108" w:author="Luccas Correa" w:date="2026-08-03T22:23:00Z" w16du:dateUtc="2026-08-04T02:23:00Z"/>
              </w:rPr>
            </w:pPr>
            <w:del w:id="109" w:author="Luccas Correa" w:date="2026-08-03T22:23:00Z" w16du:dateUtc="2026-08-04T02:23:00Z">
              <w:r>
                <w:delText>R1C1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90692A">
            <w:pPr>
              <w:rPr>
                <w:del w:id="110" w:author="Luccas Correa" w:date="2026-08-03T22:23:00Z" w16du:dateUtc="2026-08-04T02:23:00Z"/>
              </w:rPr>
            </w:pPr>
            <w:del w:id="111" w:author="Luccas Correa" w:date="2026-08-03T22:23:00Z" w16du:dateUtc="2026-08-04T02:23:00Z">
              <w:r>
                <w:delText>R1C2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90692A">
            <w:pPr>
              <w:rPr>
                <w:del w:id="112" w:author="Luccas Correa" w:date="2026-08-03T22:23:00Z" w16du:dateUtc="2026-08-04T02:23:00Z"/>
              </w:rPr>
            </w:pPr>
            <w:del w:id="113" w:author="Luccas Correa" w:date="2026-08-03T22:23:00Z" w16du:dateUtc="2026-08-04T02:23:00Z">
              <w:r>
                <w:delText>R1C3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90692A">
            <w:pPr>
              <w:rPr>
                <w:del w:id="114" w:author="Luccas Correa" w:date="2026-08-03T22:23:00Z" w16du:dateUtc="2026-08-04T02:23:00Z"/>
              </w:rPr>
            </w:pPr>
            <w:del w:id="115" w:author="Luccas Correa" w:date="2026-08-03T22:23:00Z" w16du:dateUtc="2026-08-04T02:23:00Z">
              <w:r>
                <w:delText>R1C4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90692A">
            <w:pPr>
              <w:rPr>
                <w:del w:id="116" w:author="Luccas Correa" w:date="2026-08-03T22:23:00Z" w16du:dateUtc="2026-08-04T02:23:00Z"/>
              </w:rPr>
            </w:pPr>
            <w:del w:id="117" w:author="Luccas Correa" w:date="2026-08-03T22:23:00Z" w16du:dateUtc="2026-08-04T02:23:00Z">
              <w:r>
                <w:delText>R1C5</w:delText>
              </w:r>
            </w:del>
          </w:p>
        </w:tc>
      </w:tr>
      <w:tr w:rsidR="00047CC0" w14:paraId="09C71F12" w14:textId="77777777">
        <w:trPr>
          <w:del w:id="118" w:author="Luccas Correa" w:date="2026-08-03T22:23:00Z" w16du:dateUtc="2026-08-04T02:23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90692A">
            <w:pPr>
              <w:rPr>
                <w:del w:id="119" w:author="Luccas Correa" w:date="2026-08-03T22:23:00Z" w16du:dateUtc="2026-08-04T02:23:00Z"/>
              </w:rPr>
            </w:pPr>
            <w:del w:id="120" w:author="Luccas Correa" w:date="2026-08-03T22:23:00Z" w16du:dateUtc="2026-08-04T02:23:00Z">
              <w:r>
                <w:delText>R2C1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90692A">
            <w:pPr>
              <w:rPr>
                <w:del w:id="121" w:author="Luccas Correa" w:date="2026-08-03T22:23:00Z" w16du:dateUtc="2026-08-04T02:23:00Z"/>
              </w:rPr>
            </w:pPr>
            <w:del w:id="122" w:author="Luccas Correa" w:date="2026-08-03T22:23:00Z" w16du:dateUtc="2026-08-04T02:23:00Z">
              <w:r>
                <w:delText>R2C2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90692A">
            <w:pPr>
              <w:rPr>
                <w:del w:id="123" w:author="Luccas Correa" w:date="2026-08-03T22:23:00Z" w16du:dateUtc="2026-08-04T02:23:00Z"/>
              </w:rPr>
            </w:pPr>
            <w:del w:id="124" w:author="Luccas Correa" w:date="2026-08-03T22:23:00Z" w16du:dateUtc="2026-08-04T02:23:00Z">
              <w:r>
                <w:delText>R2C3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90692A">
            <w:pPr>
              <w:rPr>
                <w:del w:id="125" w:author="Luccas Correa" w:date="2026-08-03T22:23:00Z" w16du:dateUtc="2026-08-04T02:23:00Z"/>
              </w:rPr>
            </w:pPr>
            <w:del w:id="126" w:author="Luccas Correa" w:date="2026-08-03T22:23:00Z" w16du:dateUtc="2026-08-04T02:23:00Z">
              <w:r>
                <w:delText>R2C4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90692A">
            <w:pPr>
              <w:rPr>
                <w:del w:id="127" w:author="Luccas Correa" w:date="2026-08-03T22:23:00Z" w16du:dateUtc="2026-08-04T02:23:00Z"/>
              </w:rPr>
            </w:pPr>
            <w:del w:id="128" w:author="Luccas Correa" w:date="2026-08-03T22:23:00Z" w16du:dateUtc="2026-08-04T02:23:00Z">
              <w:r>
                <w:delText>R2C5</w:delText>
              </w:r>
            </w:del>
          </w:p>
        </w:tc>
      </w:tr>
      <w:tr w:rsidR="00047CC0" w14:paraId="169F2512" w14:textId="77777777">
        <w:trPr>
          <w:del w:id="129" w:author="Luccas Correa" w:date="2026-08-03T22:23:00Z" w16du:dateUtc="2026-08-04T02:23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90692A">
            <w:pPr>
              <w:rPr>
                <w:del w:id="130" w:author="Luccas Correa" w:date="2026-08-03T22:23:00Z" w16du:dateUtc="2026-08-04T02:23:00Z"/>
              </w:rPr>
            </w:pPr>
            <w:del w:id="131" w:author="Luccas Correa" w:date="2026-08-03T22:23:00Z" w16du:dateUtc="2026-08-04T02:23:00Z">
              <w:r>
                <w:delText>R3C1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90692A">
            <w:pPr>
              <w:rPr>
                <w:del w:id="132" w:author="Luccas Correa" w:date="2026-08-03T22:23:00Z" w16du:dateUtc="2026-08-04T02:23:00Z"/>
              </w:rPr>
            </w:pPr>
            <w:del w:id="133" w:author="Luccas Correa" w:date="2026-08-03T22:23:00Z" w16du:dateUtc="2026-08-04T02:23:00Z">
              <w:r>
                <w:delText>R3C2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90692A">
            <w:pPr>
              <w:rPr>
                <w:del w:id="134" w:author="Luccas Correa" w:date="2026-08-03T22:23:00Z" w16du:dateUtc="2026-08-04T02:23:00Z"/>
              </w:rPr>
            </w:pPr>
            <w:del w:id="135" w:author="Luccas Correa" w:date="2026-08-03T22:23:00Z" w16du:dateUtc="2026-08-04T02:23:00Z">
              <w:r>
                <w:delText>R3C3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90692A">
            <w:pPr>
              <w:rPr>
                <w:del w:id="136" w:author="Luccas Correa" w:date="2026-08-03T22:23:00Z" w16du:dateUtc="2026-08-04T02:23:00Z"/>
              </w:rPr>
            </w:pPr>
            <w:del w:id="137" w:author="Luccas Correa" w:date="2026-08-03T22:23:00Z" w16du:dateUtc="2026-08-04T02:23:00Z">
              <w:r>
                <w:delText>R3C4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90692A">
            <w:pPr>
              <w:rPr>
                <w:del w:id="138" w:author="Luccas Correa" w:date="2026-08-03T22:23:00Z" w16du:dateUtc="2026-08-04T02:23:00Z"/>
              </w:rPr>
            </w:pPr>
            <w:del w:id="139" w:author="Luccas Correa" w:date="2026-08-03T22:23:00Z" w16du:dateUtc="2026-08-04T02:23:00Z">
              <w:r>
                <w:delText>R3C5</w:delText>
              </w:r>
            </w:del>
          </w:p>
        </w:tc>
      </w:tr>
    </w:tbl>
    <w:p w14:paraId="725DD3A4" w14:textId="77777777" w:rsidR="00530B5E" w:rsidRDefault="00530B5E">
      <w:pPr>
        <w:rPr>
          <w:del w:id="140" w:author="Luccas Correa" w:date="2026-08-03T22:23:00Z" w16du:dateUtc="2026-08-04T02:23:00Z"/>
        </w:rPr>
      </w:pPr>
    </w:p>
    <w:p w14:paraId="74BD5077" w14:textId="57C5CE15" w:rsidR="00AC550D" w:rsidRDefault="00AC550D" w:rsidP="00AC550D">
      <w:pPr>
        <w:pStyle w:val="Heading2"/>
        <w:rPr>
          <w:del w:id="141" w:author="Luccas Correa" w:date="2026-08-03T22:23:00Z" w16du:dateUtc="2026-08-04T02:23:00Z"/>
        </w:rPr>
      </w:pPr>
      <w:bookmarkStart w:id="142" w:name="_Hlk213218067"/>
      <w:del w:id="143" w:author="Luccas Correa" w:date="2026-08-03T22:23:00Z" w16du:dateUtc="2026-08-04T02:23:00Z">
        <w:r>
          <w:delText>Test 6 – Fixed Width Table with overridden cell widths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44" w:author="Luccas Correa" w:date="2026-08-03T22:23:00Z" w16du:dateUtc="2026-08-04T02:23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del w:id="145" w:author="Luccas Correa" w:date="2026-08-03T22:23:00Z" w16du:dateUtc="2026-08-04T02:23:00Z"/>
              </w:rPr>
            </w:pPr>
            <w:del w:id="146" w:author="Luccas Correa" w:date="2026-08-03T22:23:00Z" w16du:dateUtc="2026-08-04T02:23:00Z">
              <w:r>
                <w:delText>R1C1</w:delText>
              </w:r>
            </w:del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del w:id="147" w:author="Luccas Correa" w:date="2026-08-03T22:23:00Z" w16du:dateUtc="2026-08-04T02:23:00Z"/>
              </w:rPr>
            </w:pPr>
            <w:del w:id="148" w:author="Luccas Correa" w:date="2026-08-03T22:23:00Z" w16du:dateUtc="2026-08-04T02:23:00Z">
              <w:r>
                <w:delText>R1C2</w:delText>
              </w:r>
            </w:del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del w:id="149" w:author="Luccas Correa" w:date="2026-08-03T22:23:00Z" w16du:dateUtc="2026-08-04T02:23:00Z"/>
              </w:rPr>
            </w:pPr>
            <w:del w:id="150" w:author="Luccas Correa" w:date="2026-08-03T22:23:00Z" w16du:dateUtc="2026-08-04T02:23:00Z">
              <w:r>
                <w:delText>R1C3</w:delText>
              </w:r>
            </w:del>
          </w:p>
        </w:tc>
      </w:tr>
      <w:tr w:rsidR="00AC550D" w14:paraId="7E155CF7" w14:textId="77777777" w:rsidTr="00B2156B">
        <w:trPr>
          <w:del w:id="151" w:author="Luccas Correa" w:date="2026-08-03T22:23:00Z" w16du:dateUtc="2026-08-04T02:23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del w:id="152" w:author="Luccas Correa" w:date="2026-08-03T22:23:00Z" w16du:dateUtc="2026-08-04T02:23:00Z"/>
              </w:rPr>
            </w:pPr>
            <w:del w:id="153" w:author="Luccas Correa" w:date="2026-08-03T22:23:00Z" w16du:dateUtc="2026-08-04T02:23:00Z">
              <w:r>
                <w:delText>R2C1</w:delText>
              </w:r>
            </w:del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del w:id="154" w:author="Luccas Correa" w:date="2026-08-03T22:23:00Z" w16du:dateUtc="2026-08-04T02:23:00Z"/>
              </w:rPr>
            </w:pPr>
            <w:del w:id="155" w:author="Luccas Correa" w:date="2026-08-03T22:23:00Z" w16du:dateUtc="2026-08-04T02:23:00Z">
              <w:r>
                <w:delText>R2C2</w:delText>
              </w:r>
            </w:del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del w:id="156" w:author="Luccas Correa" w:date="2026-08-03T22:23:00Z" w16du:dateUtc="2026-08-04T02:23:00Z"/>
              </w:rPr>
            </w:pPr>
            <w:del w:id="157" w:author="Luccas Correa" w:date="2026-08-03T22:23:00Z" w16du:dateUtc="2026-08-04T02:23:00Z">
              <w:r>
                <w:delText>R2C3</w:delText>
              </w:r>
            </w:del>
          </w:p>
        </w:tc>
      </w:tr>
      <w:tr w:rsidR="00AC550D" w14:paraId="0B060D64" w14:textId="77777777" w:rsidTr="00467408">
        <w:trPr>
          <w:del w:id="158" w:author="Luccas Correa" w:date="2026-08-03T22:23:00Z" w16du:dateUtc="2026-08-04T02:23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del w:id="159" w:author="Luccas Correa" w:date="2026-08-03T22:23:00Z" w16du:dateUtc="2026-08-04T02:23:00Z"/>
              </w:rPr>
            </w:pPr>
            <w:del w:id="160" w:author="Luccas Correa" w:date="2026-08-03T22:23:00Z" w16du:dateUtc="2026-08-04T02:23:00Z">
              <w:r>
                <w:delText>R3C1</w:delText>
              </w:r>
            </w:del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del w:id="161" w:author="Luccas Correa" w:date="2026-08-03T22:23:00Z" w16du:dateUtc="2026-08-04T02:23:00Z"/>
              </w:rPr>
            </w:pPr>
            <w:del w:id="162" w:author="Luccas Correa" w:date="2026-08-03T22:23:00Z" w16du:dateUtc="2026-08-04T02:23:00Z">
              <w:r>
                <w:delText>R3C2</w:delText>
              </w:r>
            </w:del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del w:id="163" w:author="Luccas Correa" w:date="2026-08-03T22:23:00Z" w16du:dateUtc="2026-08-04T02:23:00Z"/>
              </w:rPr>
            </w:pPr>
            <w:del w:id="164" w:author="Luccas Correa" w:date="2026-08-03T22:23:00Z" w16du:dateUtc="2026-08-04T02:23:00Z">
              <w:r>
                <w:delText>R3C3</w:delText>
              </w:r>
            </w:del>
          </w:p>
        </w:tc>
      </w:tr>
      <w:bookmarkEnd w:id="142"/>
    </w:tbl>
    <w:p w14:paraId="773E0A6F" w14:textId="1E6088F1" w:rsidR="008D6B1C" w:rsidRDefault="008D6B1C">
      <w:pPr>
        <w:rPr>
          <w:del w:id="165" w:author="Luccas Correa" w:date="2026-08-03T22:23:00Z" w16du:dateUtc="2026-08-04T02:23:00Z"/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del w:id="166" w:author="Luccas Correa" w:date="2026-08-03T22:23:00Z" w16du:dateUtc="2026-08-04T02:23:00Z"/>
        </w:rPr>
      </w:pPr>
      <w:del w:id="167" w:author="Luccas Correa" w:date="2026-08-03T22:23:00Z" w16du:dateUtc="2026-08-04T02:23:00Z">
        <w:r>
          <w:delText>Test 7 – Auto Width Table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992"/>
        <w:gridCol w:w="5442"/>
      </w:tblGrid>
      <w:tr w:rsidR="00EB7459" w14:paraId="2602AF32" w14:textId="77777777" w:rsidTr="008D6B1C">
        <w:trPr>
          <w:del w:id="168" w:author="Luccas Correa" w:date="2026-08-03T22:23:00Z" w16du:dateUtc="2026-08-04T02:23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del w:id="169" w:author="Luccas Correa" w:date="2026-08-03T22:23:00Z" w16du:dateUtc="2026-08-04T02:23:00Z"/>
              </w:rPr>
            </w:pPr>
            <w:del w:id="170" w:author="Luccas Correa" w:date="2026-08-03T22:23:00Z" w16du:dateUtc="2026-08-04T02:23:00Z">
              <w:r>
                <w:delText>R1C1</w:delText>
              </w:r>
            </w:del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del w:id="171" w:author="Luccas Correa" w:date="2026-08-03T22:23:00Z" w16du:dateUtc="2026-08-04T02:23:00Z"/>
              </w:rPr>
            </w:pPr>
            <w:del w:id="172" w:author="Luccas Correa" w:date="2026-08-03T22:23:00Z" w16du:dateUtc="2026-08-04T02:23:00Z">
              <w:r>
                <w:delText>R1C2</w:delText>
              </w:r>
            </w:del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del w:id="173" w:author="Luccas Correa" w:date="2026-08-03T22:23:00Z" w16du:dateUtc="2026-08-04T02:23:00Z"/>
              </w:rPr>
            </w:pPr>
            <w:del w:id="174" w:author="Luccas Correa" w:date="2026-08-03T22:23:00Z" w16du:dateUtc="2026-08-04T02:23:00Z">
              <w:r>
                <w:delText>R1C3</w:delText>
              </w:r>
            </w:del>
          </w:p>
        </w:tc>
      </w:tr>
      <w:tr w:rsidR="00EB7459" w14:paraId="5C905413" w14:textId="77777777" w:rsidTr="008D6B1C">
        <w:trPr>
          <w:del w:id="175" w:author="Luccas Correa" w:date="2026-08-03T22:23:00Z" w16du:dateUtc="2026-08-04T02:23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del w:id="176" w:author="Luccas Correa" w:date="2026-08-03T22:23:00Z" w16du:dateUtc="2026-08-04T02:23:00Z"/>
              </w:rPr>
            </w:pPr>
            <w:del w:id="177" w:author="Luccas Correa" w:date="2026-08-03T22:23:00Z" w16du:dateUtc="2026-08-04T02:23:00Z">
              <w:r>
                <w:delText>R2C1</w:delText>
              </w:r>
              <w:r w:rsidR="008D6B1C">
                <w:delText>thiscellhassomewidecontent</w:delText>
              </w:r>
            </w:del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del w:id="178" w:author="Luccas Correa" w:date="2026-08-03T22:23:00Z" w16du:dateUtc="2026-08-04T02:23:00Z"/>
              </w:rPr>
            </w:pPr>
            <w:del w:id="179" w:author="Luccas Correa" w:date="2026-08-03T22:23:00Z" w16du:dateUtc="2026-08-04T02:23:00Z">
              <w:r>
                <w:delText>R2C2</w:delText>
              </w:r>
            </w:del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del w:id="180" w:author="Luccas Correa" w:date="2026-08-03T22:23:00Z" w16du:dateUtc="2026-08-04T02:23:00Z"/>
              </w:rPr>
            </w:pPr>
            <w:del w:id="181" w:author="Luccas Correa" w:date="2026-08-03T22:23:00Z" w16du:dateUtc="2026-08-04T02:23:00Z">
              <w:r>
                <w:delText>R2C3</w:delText>
              </w:r>
            </w:del>
          </w:p>
        </w:tc>
      </w:tr>
      <w:tr w:rsidR="00EB7459" w14:paraId="296F5F61" w14:textId="77777777" w:rsidTr="008D6B1C">
        <w:trPr>
          <w:del w:id="182" w:author="Luccas Correa" w:date="2026-08-03T22:23:00Z" w16du:dateUtc="2026-08-04T02:23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del w:id="183" w:author="Luccas Correa" w:date="2026-08-03T22:23:00Z" w16du:dateUtc="2026-08-04T02:23:00Z"/>
              </w:rPr>
            </w:pPr>
            <w:del w:id="184" w:author="Luccas Correa" w:date="2026-08-03T22:23:00Z" w16du:dateUtc="2026-08-04T02:23:00Z">
              <w:r>
                <w:delText>R3C1</w:delText>
              </w:r>
            </w:del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del w:id="185" w:author="Luccas Correa" w:date="2026-08-03T22:23:00Z" w16du:dateUtc="2026-08-04T02:23:00Z"/>
              </w:rPr>
            </w:pPr>
            <w:del w:id="186" w:author="Luccas Correa" w:date="2026-08-03T22:23:00Z" w16du:dateUtc="2026-08-04T02:23:00Z">
              <w:r>
                <w:delText>R3C2</w:delText>
              </w:r>
              <w:r w:rsidR="008D6B1C">
                <w:delText xml:space="preserve"> – This cell has some wrapped content</w:delText>
              </w:r>
            </w:del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del w:id="187" w:author="Luccas Correa" w:date="2026-08-03T22:23:00Z" w16du:dateUtc="2026-08-04T02:23:00Z"/>
              </w:rPr>
            </w:pPr>
            <w:del w:id="188" w:author="Luccas Correa" w:date="2026-08-03T22:23:00Z" w16du:dateUtc="2026-08-04T02:23:00Z">
              <w:r>
                <w:delText>R3C3</w:delText>
              </w:r>
              <w:r w:rsidR="008D6B1C">
                <w:delText xml:space="preserve"> – This cell will not wrap text with spaces</w:delText>
              </w:r>
              <w:r w:rsidR="00EB7459">
                <w:delText xml:space="preserve"> (until it does)</w:delText>
              </w:r>
            </w:del>
          </w:p>
        </w:tc>
      </w:tr>
    </w:tbl>
    <w:p w14:paraId="63E21E9D" w14:textId="77777777" w:rsidR="00AC550D" w:rsidRDefault="00AC550D">
      <w:pPr>
        <w:rPr>
          <w:del w:id="189" w:author="Luccas Correa" w:date="2026-08-03T22:23:00Z" w16du:dateUtc="2026-08-04T02:23:00Z"/>
        </w:rPr>
      </w:pPr>
    </w:p>
    <w:p w14:paraId="1078926F" w14:textId="72AB6EF1" w:rsidR="00EE13FA" w:rsidRDefault="00EE13FA" w:rsidP="00EE13FA">
      <w:pPr>
        <w:pStyle w:val="Heading2"/>
        <w:rPr>
          <w:del w:id="190" w:author="Luccas Correa" w:date="2026-08-03T22:23:00Z" w16du:dateUtc="2026-08-04T02:23:00Z"/>
        </w:rPr>
      </w:pPr>
      <w:del w:id="191" w:author="Luccas Correa" w:date="2026-08-03T22:23:00Z" w16du:dateUtc="2026-08-04T02:23:00Z">
        <w:r>
          <w:delText>Test 8 – Fixed Width Table (4.17in) with custom margins</w:delText>
        </w:r>
      </w:del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192" w:author="Luccas Correa" w:date="2026-08-03T22:23:00Z" w16du:dateUtc="2026-08-04T02:23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del w:id="193" w:author="Luccas Correa" w:date="2026-08-03T22:23:00Z" w16du:dateUtc="2026-08-04T02:23:00Z"/>
              </w:rPr>
            </w:pPr>
            <w:del w:id="194" w:author="Luccas Correa" w:date="2026-08-03T22:23:00Z" w16du:dateUtc="2026-08-04T02:23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del w:id="195" w:author="Luccas Correa" w:date="2026-08-03T22:23:00Z" w16du:dateUtc="2026-08-04T02:23:00Z"/>
              </w:rPr>
            </w:pPr>
            <w:del w:id="196" w:author="Luccas Correa" w:date="2026-08-03T22:23:00Z" w16du:dateUtc="2026-08-04T02:23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del w:id="197" w:author="Luccas Correa" w:date="2026-08-03T22:23:00Z" w16du:dateUtc="2026-08-04T02:23:00Z"/>
              </w:rPr>
            </w:pPr>
            <w:del w:id="198" w:author="Luccas Correa" w:date="2026-08-03T22:23:00Z" w16du:dateUtc="2026-08-04T02:23:00Z">
              <w:r>
                <w:delText>R1C3</w:delText>
              </w:r>
            </w:del>
          </w:p>
        </w:tc>
      </w:tr>
      <w:tr w:rsidR="00EE13FA" w14:paraId="66572241" w14:textId="77777777" w:rsidTr="00EE13FA">
        <w:trPr>
          <w:del w:id="199" w:author="Luccas Correa" w:date="2026-08-03T22:23:00Z" w16du:dateUtc="2026-08-04T02:23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del w:id="200" w:author="Luccas Correa" w:date="2026-08-03T22:23:00Z" w16du:dateUtc="2026-08-04T02:23:00Z"/>
              </w:rPr>
            </w:pPr>
            <w:del w:id="201" w:author="Luccas Correa" w:date="2026-08-03T22:23:00Z" w16du:dateUtc="2026-08-04T02:23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del w:id="202" w:author="Luccas Correa" w:date="2026-08-03T22:23:00Z" w16du:dateUtc="2026-08-04T02:23:00Z"/>
              </w:rPr>
            </w:pPr>
            <w:del w:id="203" w:author="Luccas Correa" w:date="2026-08-03T22:23:00Z" w16du:dateUtc="2026-08-04T02:23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del w:id="204" w:author="Luccas Correa" w:date="2026-08-03T22:23:00Z" w16du:dateUtc="2026-08-04T02:23:00Z"/>
              </w:rPr>
            </w:pPr>
            <w:del w:id="205" w:author="Luccas Correa" w:date="2026-08-03T22:23:00Z" w16du:dateUtc="2026-08-04T02:23:00Z">
              <w:r>
                <w:delText>R2C3</w:delText>
              </w:r>
            </w:del>
          </w:p>
        </w:tc>
      </w:tr>
      <w:tr w:rsidR="00EE13FA" w14:paraId="56C04465" w14:textId="77777777" w:rsidTr="00EE13FA">
        <w:trPr>
          <w:del w:id="206" w:author="Luccas Correa" w:date="2026-08-03T22:23:00Z" w16du:dateUtc="2026-08-04T02:23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del w:id="207" w:author="Luccas Correa" w:date="2026-08-03T22:23:00Z" w16du:dateUtc="2026-08-04T02:23:00Z"/>
              </w:rPr>
            </w:pPr>
            <w:del w:id="208" w:author="Luccas Correa" w:date="2026-08-03T22:23:00Z" w16du:dateUtc="2026-08-04T02:23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del w:id="209" w:author="Luccas Correa" w:date="2026-08-03T22:23:00Z" w16du:dateUtc="2026-08-04T02:23:00Z"/>
              </w:rPr>
            </w:pPr>
            <w:del w:id="210" w:author="Luccas Correa" w:date="2026-08-03T22:23:00Z" w16du:dateUtc="2026-08-04T02:23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del w:id="211" w:author="Luccas Correa" w:date="2026-08-03T22:23:00Z" w16du:dateUtc="2026-08-04T02:23:00Z"/>
              </w:rPr>
            </w:pPr>
            <w:del w:id="212" w:author="Luccas Correa" w:date="2026-08-03T22:23:00Z" w16du:dateUtc="2026-08-04T02:23:00Z">
              <w:r>
                <w:delText>R3C3</w:delText>
              </w:r>
            </w:del>
          </w:p>
        </w:tc>
      </w:tr>
    </w:tbl>
    <w:p w14:paraId="290CC2E4" w14:textId="77777777" w:rsidR="00EE13FA" w:rsidRDefault="00EE13FA" w:rsidP="00EE13FA">
      <w:pPr>
        <w:rPr>
          <w:del w:id="213" w:author="Luccas Correa" w:date="2026-08-03T22:23:00Z" w16du:dateUtc="2026-08-04T02:23:00Z"/>
        </w:rPr>
      </w:pPr>
    </w:p>
    <w:p w14:paraId="6861F172" w14:textId="77777777" w:rsidR="00EE13FA" w:rsidRDefault="00EE13FA"/>
    <w:sectPr w:rsidR="00EE13FA">
      <w:pgSz w:w="12240" w:h="15840"/>
      <w:pgMar w:top="1440" w:right="1440" w:bottom="1440" w:left="1440" w:header="708" w:footer="708" w:gutter="0"/>
      <w:cols w:space="708"/>
      <w:docGrid w:linePitch="360"/>
      <w:sectPrChange w:id="214" w:author="Luccas Correa" w:date="2026-08-03T22:23:00Z" w16du:dateUtc="2026-08-04T02:23:00Z">
        <w:sectPr w:rsidR="00EE13FA">
          <w:pgMar w:top="1440" w:right="1800" w:bottom="1440" w:left="180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C7"/>
    <w:rsid w:val="00034616"/>
    <w:rsid w:val="00047CC0"/>
    <w:rsid w:val="0006063C"/>
    <w:rsid w:val="000A3167"/>
    <w:rsid w:val="00112874"/>
    <w:rsid w:val="0015074B"/>
    <w:rsid w:val="00267B5E"/>
    <w:rsid w:val="0029639D"/>
    <w:rsid w:val="002F2B6C"/>
    <w:rsid w:val="00326F90"/>
    <w:rsid w:val="00330A74"/>
    <w:rsid w:val="00346C9A"/>
    <w:rsid w:val="003E18BF"/>
    <w:rsid w:val="00467408"/>
    <w:rsid w:val="004C6445"/>
    <w:rsid w:val="00524058"/>
    <w:rsid w:val="00530B5E"/>
    <w:rsid w:val="005544A4"/>
    <w:rsid w:val="00644F5C"/>
    <w:rsid w:val="006649EC"/>
    <w:rsid w:val="00686531"/>
    <w:rsid w:val="006D5735"/>
    <w:rsid w:val="006E4D75"/>
    <w:rsid w:val="00777879"/>
    <w:rsid w:val="007E5944"/>
    <w:rsid w:val="008D6B1C"/>
    <w:rsid w:val="00AA1D8D"/>
    <w:rsid w:val="00AC550D"/>
    <w:rsid w:val="00B2156B"/>
    <w:rsid w:val="00B47730"/>
    <w:rsid w:val="00C64189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8-03T22:23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3T22:23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8-03T22:23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3T22:23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8-03T22:23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3T22:23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8-03T22:23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3T22:23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8-03T22:23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3T22:23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8-03T22:23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3T22:23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8-03T22:23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3T22:23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  <w:pPrChange w:id="7" w:author="Luccas Correa" w:date="2026-08-03T22:23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3T22:23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  <w:pPrChange w:id="8" w:author="Luccas Correa" w:date="2026-08-03T22:23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3T22:23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9" w:author="Luccas Correa" w:date="2026-08-03T22:23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3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10" w:author="Luccas Correa" w:date="2026-08-03T22:23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3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11" w:author="Luccas Correa" w:date="2026-08-03T22:23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3T22:2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3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3T22:23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  <w:rPrChange w:id="13" w:author="Luccas Correa" w:date="2026-08-03T22:23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  <w:rPrChange w:id="14" w:author="Luccas Correa" w:date="2026-08-03T22:23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57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2026-08-04T02:23:00Z</dcterms:modified>
  <cp:category/>
</cp:coreProperties>
</file>