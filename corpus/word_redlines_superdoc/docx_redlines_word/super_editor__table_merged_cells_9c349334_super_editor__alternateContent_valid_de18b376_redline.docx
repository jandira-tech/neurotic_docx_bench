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53A1" w14:textId="77777777" w:rsidR="004A1F29" w:rsidRDefault="00752656">
      <w:pPr>
        <w:rPr>
          <w:ins w:id="36" w:author="Comparison" w:date="2026-08-03T22:25:00Z" w16du:dateUtc="2026-08-04T02:25:00Z"/>
        </w:rPr>
      </w:pPr>
      <w:ins w:id="37" w:author="Comparison" w:date="2026-08-03T22:25:00Z" w16du:dateUtc="2026-08-04T02:25:00Z">
        <w:r>
          <w:t>This document demonstrates valid uses of mc:AlternateContent for testing.</w:t>
        </w:r>
      </w:ins>
    </w:p>
    <w:p w14:paraId="4E823C3A" w14:textId="77777777" w:rsidR="004A1F29" w:rsidRDefault="00752656">
      <w:pPr>
        <w:rPr>
          <w:ins w:id="38" w:author="Comparison" w:date="2026-08-03T22:25:00Z" w16du:dateUtc="2026-08-04T02:25:00Z"/>
        </w:rPr>
      </w:pPr>
      <w:ins w:id="39" w:author="Comparison" w:date="2026-08-03T22:25:00Z" w16du:dateUtc="2026-08-04T02:25:00Z">
        <w:r>
          <w:t xml:space="preserve">Run-level AlternateContent: </w:t>
        </w:r>
        <w:r>
          <w:rPr>
            <w:b/>
            <w:color w:val="FF0000"/>
          </w:rPr>
          <w:t>Choice run (bold red, Requires=w14)</w:t>
        </w:r>
      </w:ins>
    </w:p>
    <w:tbl>
      <w:tblPr>
        <w:tblW w:w="0" w:type="auto"/>
        <w:tblLook w:val="04A0" w:firstRow="1" w:lastRow="0" w:firstColumn="1" w:lastColumn="0" w:noHBand="0" w:noVBand="1"/>
        <w:tblPrChange w:id="40" w:author="Comparison" w:date="2026-08-03T22:25:00Z" w16du:dateUtc="2026-08-04T02:25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801"/>
        <w:gridCol w:w="3839"/>
        <w:tblGridChange w:id="41">
          <w:tblGrid>
            <w:gridCol w:w="5"/>
            <w:gridCol w:w="4796"/>
            <w:gridCol w:w="1578"/>
            <w:gridCol w:w="2261"/>
            <w:gridCol w:w="381"/>
          </w:tblGrid>
        </w:tblGridChange>
      </w:tblGrid>
      <w:tr w:rsidR="00E40BBF" w14:paraId="4594EA4C" w14:textId="77777777">
        <w:trPr>
          <w:trPrChange w:id="42" w:author="Comparison" w:date="2026-08-03T22:25:00Z" w16du:dateUtc="2026-08-04T02:25:00Z">
            <w:trPr>
              <w:gridBefore w:val="1"/>
            </w:trPr>
          </w:trPrChange>
        </w:trPr>
        <w:tc>
          <w:tcPr>
            <w:tcW w:w="8640" w:type="dxa"/>
            <w:tcPrChange w:id="43" w:author="Comparison" w:date="2026-08-03T22:25:00Z" w16du:dateUtc="2026-08-04T02:25:00Z">
              <w:tcPr>
                <w:tcW w:w="6374" w:type="dxa"/>
                <w:gridSpan w:val="2"/>
              </w:tcPr>
            </w:tcPrChange>
          </w:tcPr>
          <w:p w14:paraId="754D6525" w14:textId="77777777" w:rsidR="004A1F29" w:rsidRDefault="00752656">
            <w:pPr>
              <w:rPr>
                <w:ins w:id="44" w:author="Comparison" w:date="2026-08-03T22:25:00Z" w16du:dateUtc="2026-08-04T02:25:00Z"/>
              </w:rPr>
            </w:pPr>
            <w:ins w:id="45" w:author="Comparison" w:date="2026-08-03T22:25:00Z" w16du:dateUtc="2026-08-04T02:25:00Z">
              <w:r>
                <w:t>Cell-level AlternateContent follows:</w:t>
              </w:r>
            </w:ins>
          </w:p>
          <w:p w14:paraId="6EF684ED" w14:textId="289A1EBC" w:rsidR="00E40BBF" w:rsidRDefault="00752656">
            <w:ins w:id="46" w:author="Comparison" w:date="2026-08-03T22:25:00Z" w16du:dateUtc="2026-08-04T02:25:00Z">
              <w:r>
                <w:t>Choice paragraph inside table cell (Requires=w14)</w:t>
              </w:r>
            </w:ins>
            <w:del w:id="47" w:author="Comparison" w:date="2026-08-03T22:25:00Z" w16du:dateUtc="2026-08-04T02:25:00Z">
              <w:r w:rsidR="00E22732">
                <w:delText>1</w:delText>
              </w:r>
            </w:del>
          </w:p>
        </w:tc>
        <w:tc>
          <w:tcPr>
            <w:tcW w:w="8640" w:type="dxa"/>
            <w:tcPrChange w:id="48" w:author="Comparison" w:date="2026-08-03T22:25:00Z" w16du:dateUtc="2026-08-04T02:25:00Z">
              <w:tcPr>
                <w:tcW w:w="2642" w:type="dxa"/>
                <w:gridSpan w:val="2"/>
              </w:tcPr>
            </w:tcPrChange>
          </w:tcPr>
          <w:p w14:paraId="025658AF" w14:textId="3B99D68F" w:rsidR="00E40BBF" w:rsidRDefault="00E22732">
            <w:del w:id="49" w:author="Comparison" w:date="2026-08-03T22:25:00Z" w16du:dateUtc="2026-08-04T02:25:00Z">
              <w:r>
                <w:delText>2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1"/>
        <w:gridCol w:w="4738"/>
        <w:gridCol w:w="2531"/>
      </w:tblGrid>
      <w:tr w:rsidR="00E40BBF" w14:paraId="45976993" w14:textId="77777777" w:rsidTr="00E40BBF">
        <w:trPr>
          <w:del w:id="50" w:author="Comparison" w:date="2026-08-03T22:25:00Z" w16du:dateUtc="2026-08-04T02:25:00Z"/>
        </w:trPr>
        <w:tc>
          <w:tcPr>
            <w:tcW w:w="1413" w:type="dxa"/>
          </w:tcPr>
          <w:p w14:paraId="7CED2C57" w14:textId="17C8F1A3" w:rsidR="00E40BBF" w:rsidRDefault="00E22732">
            <w:pPr>
              <w:rPr>
                <w:del w:id="51" w:author="Comparison" w:date="2026-08-03T22:25:00Z" w16du:dateUtc="2026-08-04T02:25:00Z"/>
              </w:rPr>
            </w:pPr>
            <w:del w:id="52" w:author="Comparison" w:date="2026-08-03T22:25:00Z" w16du:dateUtc="2026-08-04T02:25:00Z">
              <w:r>
                <w:delText>3</w:delText>
              </w:r>
            </w:del>
          </w:p>
        </w:tc>
        <w:tc>
          <w:tcPr>
            <w:tcW w:w="4961" w:type="dxa"/>
          </w:tcPr>
          <w:p w14:paraId="31CB086E" w14:textId="12EAAAD9" w:rsidR="00E40BBF" w:rsidRDefault="00E22732">
            <w:pPr>
              <w:rPr>
                <w:del w:id="53" w:author="Comparison" w:date="2026-08-03T22:25:00Z" w16du:dateUtc="2026-08-04T02:25:00Z"/>
              </w:rPr>
            </w:pPr>
            <w:del w:id="54" w:author="Comparison" w:date="2026-08-03T22:25:00Z" w16du:dateUtc="2026-08-04T02:25:00Z">
              <w:r>
                <w:delText>4</w:delText>
              </w:r>
            </w:del>
          </w:p>
        </w:tc>
        <w:tc>
          <w:tcPr>
            <w:tcW w:w="2642" w:type="dxa"/>
          </w:tcPr>
          <w:p w14:paraId="550F4358" w14:textId="4FA8F5E3" w:rsidR="00E40BBF" w:rsidRDefault="00E22732">
            <w:pPr>
              <w:rPr>
                <w:del w:id="55" w:author="Comparison" w:date="2026-08-03T22:25:00Z" w16du:dateUtc="2026-08-04T02:25:00Z"/>
              </w:rPr>
            </w:pPr>
            <w:del w:id="56" w:author="Comparison" w:date="2026-08-03T22:25:00Z" w16du:dateUtc="2026-08-04T02:25:00Z">
              <w:r>
                <w:delText>5</w:delText>
              </w:r>
            </w:del>
          </w:p>
        </w:tc>
      </w:tr>
      <w:tr w:rsidR="00E40BBF" w14:paraId="49C00EDE" w14:textId="77777777" w:rsidTr="002B41ED">
        <w:trPr>
          <w:del w:id="57" w:author="Comparison" w:date="2026-08-03T22:25:00Z" w16du:dateUtc="2026-08-04T02:25:00Z"/>
        </w:trPr>
        <w:tc>
          <w:tcPr>
            <w:tcW w:w="9016" w:type="dxa"/>
            <w:gridSpan w:val="3"/>
          </w:tcPr>
          <w:p w14:paraId="76417F5D" w14:textId="1FEDE201" w:rsidR="00E40BBF" w:rsidRDefault="00E22732">
            <w:pPr>
              <w:rPr>
                <w:del w:id="58" w:author="Comparison" w:date="2026-08-03T22:25:00Z" w16du:dateUtc="2026-08-04T02:25:00Z"/>
              </w:rPr>
            </w:pPr>
            <w:del w:id="59" w:author="Comparison" w:date="2026-08-03T22:25:00Z" w16du:dateUtc="2026-08-04T02:25:00Z">
              <w:r>
                <w:delText>6</w:delText>
              </w:r>
            </w:del>
          </w:p>
        </w:tc>
      </w:tr>
    </w:tbl>
    <w:p w14:paraId="0D447CAE" w14:textId="77777777" w:rsidR="004A1F29" w:rsidRDefault="00752656">
      <w:pPr>
        <w:rPr>
          <w:ins w:id="60" w:author="Comparison" w:date="2026-08-03T22:25:00Z" w16du:dateUtc="2026-08-04T02:25:00Z"/>
        </w:rPr>
      </w:pPr>
      <w:ins w:id="61" w:author="Comparison" w:date="2026-08-03T22:25:00Z" w16du:dateUtc="2026-08-04T02:25:00Z">
        <w:r>
          <w:t>Choice paragraph at body level (Requires=w14)</w:t>
        </w:r>
      </w:ins>
    </w:p>
    <w:p w14:paraId="2777FE54" w14:textId="77777777" w:rsidR="003630F5" w:rsidRDefault="00752656">
      <w:ins w:id="62" w:author="Comparison" w:date="2026-08-03T22:25:00Z" w16du:dateUtc="2026-08-04T02:25:00Z">
        <w:r>
          <w:t>Choice A: Requires=w15</w:t>
        </w:r>
      </w:ins>
    </w:p>
    <w:sectPr w:rsidR="003630F5" w:rsidSect="00034616">
      <w:pgSz w:w="12240" w:h="15840"/>
      <w:pgMar w:top="1440" w:right="1800" w:bottom="1440" w:left="1800" w:header="720" w:footer="720" w:gutter="0"/>
      <w:cols w:space="720"/>
      <w:docGrid w:linePitch="360"/>
      <w:sectPrChange w:id="63" w:author="Comparison" w:date="2026-08-03T22:25:00Z" w16du:dateUtc="2026-08-04T02:25:00Z">
        <w:sectPr w:rsidR="003630F5" w:rsidSect="00034616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519995">
    <w:abstractNumId w:val="8"/>
  </w:num>
  <w:num w:numId="2" w16cid:durableId="672614178">
    <w:abstractNumId w:val="6"/>
  </w:num>
  <w:num w:numId="3" w16cid:durableId="1337422164">
    <w:abstractNumId w:val="5"/>
  </w:num>
  <w:num w:numId="4" w16cid:durableId="1578176247">
    <w:abstractNumId w:val="4"/>
  </w:num>
  <w:num w:numId="5" w16cid:durableId="114060283">
    <w:abstractNumId w:val="7"/>
  </w:num>
  <w:num w:numId="6" w16cid:durableId="90660851">
    <w:abstractNumId w:val="3"/>
  </w:num>
  <w:num w:numId="7" w16cid:durableId="1826622270">
    <w:abstractNumId w:val="2"/>
  </w:num>
  <w:num w:numId="8" w16cid:durableId="1429347710">
    <w:abstractNumId w:val="1"/>
  </w:num>
  <w:num w:numId="9" w16cid:durableId="176438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BF"/>
    <w:rsid w:val="00034616"/>
    <w:rsid w:val="0006063C"/>
    <w:rsid w:val="000B2371"/>
    <w:rsid w:val="0015074B"/>
    <w:rsid w:val="00244A8C"/>
    <w:rsid w:val="0029639D"/>
    <w:rsid w:val="00326F90"/>
    <w:rsid w:val="003630F5"/>
    <w:rsid w:val="004A1F29"/>
    <w:rsid w:val="00752656"/>
    <w:rsid w:val="00A16521"/>
    <w:rsid w:val="00AA1D8D"/>
    <w:rsid w:val="00B47730"/>
    <w:rsid w:val="00BE3B20"/>
    <w:rsid w:val="00CB0664"/>
    <w:rsid w:val="00DE1FDE"/>
    <w:rsid w:val="00E22732"/>
    <w:rsid w:val="00E40B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BACDE"/>
  <w15:chartTrackingRefBased/>
  <w15:docId w15:val="{54FFCA4A-74EE-3948-B3CF-DEB62C5E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8-03T22:25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  <w:rPrChange w:id="0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8-03T22:25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/>
      <w14:ligatures w14:val="none"/>
      <w:rPrChange w:id="1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8-03T22:25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:lang w:val="en-US"/>
      <w14:ligatures w14:val="none"/>
      <w:rPrChange w:id="2" w:author="Comparison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8-03T22:25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:lang w:val="en-US"/>
      <w14:ligatures w14:val="none"/>
      <w:rPrChange w:id="3" w:author="Comparison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8-03T22:25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:lang w:val="en-US"/>
      <w14:ligatures w14:val="none"/>
      <w:rPrChange w:id="4" w:author="Comparison" w:date="2026-08-03T22:2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8-03T22:25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:lang w:val="en-US"/>
      <w14:ligatures w14:val="none"/>
      <w:rPrChange w:id="5" w:author="Comparison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8-03T22:25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val="en-US"/>
      <w14:ligatures w14:val="none"/>
      <w:rPrChange w:id="6" w:author="Comparison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8-03T22:25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lang w:val="en-US"/>
      <w14:ligatures w14:val="none"/>
      <w:rPrChange w:id="7" w:author="Comparison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8-03T22:25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/>
      <w14:ligatures w14:val="none"/>
      <w:rPrChange w:id="8" w:author="Comparison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BF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40BBF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40BBF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BF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BF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BF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BF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BF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BF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/>
      <w14:ligatures w14:val="none"/>
      <w:rPrChange w:id="9" w:author="Comparison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0BB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8-03T22:25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lang w:val="en-US"/>
      <w14:ligatures w14:val="none"/>
      <w:rPrChange w:id="10" w:author="Comparison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0BBF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8-03T22:25:00Z">
        <w:pPr>
          <w:spacing w:before="160" w:after="160"/>
          <w:jc w:val="center"/>
        </w:pPr>
      </w:pPrChange>
    </w:pPr>
    <w:rPr>
      <w:rFonts w:eastAsiaTheme="minorEastAsia"/>
      <w:i/>
      <w:iCs/>
      <w:color w:val="000000" w:themeColor="text1"/>
      <w:kern w:val="0"/>
      <w:sz w:val="22"/>
      <w:szCs w:val="22"/>
      <w:lang w:val="en-US"/>
      <w14:ligatures w14:val="none"/>
      <w:rPrChange w:id="11" w:author="Comparison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40BBF"/>
    <w:rPr>
      <w:rFonts w:eastAsiaTheme="minorEastAsia"/>
      <w:i/>
      <w:iCs/>
      <w:color w:val="000000" w:themeColor="text1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E4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8-03T22:25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8-03T22:2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eastAsiaTheme="minorEastAsia"/>
      <w:b/>
      <w:bCs/>
      <w:i/>
      <w:iCs/>
      <w:color w:val="156082" w:themeColor="accent1"/>
      <w:kern w:val="0"/>
      <w:sz w:val="22"/>
      <w:szCs w:val="22"/>
      <w:lang w:val="en-US"/>
      <w14:ligatures w14:val="none"/>
      <w:rPrChange w:id="13" w:author="Comparison" w:date="2026-08-03T22:25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BF"/>
    <w:rPr>
      <w:rFonts w:eastAsiaTheme="minorEastAsia"/>
      <w:b/>
      <w:bCs/>
      <w:i/>
      <w:iCs/>
      <w:color w:val="156082" w:themeColor="accent1"/>
      <w:kern w:val="0"/>
      <w:sz w:val="22"/>
      <w:szCs w:val="22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8-03T22:25:00Z">
        <w:rPr>
          <w:b/>
          <w:bCs/>
          <w:smallCaps/>
          <w:color w:val="0F4761" w:themeColor="accent1" w:themeShade="BF"/>
          <w:spacing w:val="5"/>
        </w:rPr>
      </w:rPrChange>
    </w:rPr>
  </w:style>
  <w:style w:type="table" w:styleId="TableGrid">
    <w:name w:val="Table Grid"/>
    <w:basedOn w:val="TableNormal"/>
    <w:uiPriority w:val="59"/>
    <w:rsid w:val="00E40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8-03T22:25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15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0B237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8-03T22:25:00Z">
        <w:pPr>
          <w:tabs>
            <w:tab w:val="center" w:pos="4680"/>
            <w:tab w:val="right" w:pos="9360"/>
          </w:tabs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16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0B237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8-03T22:25:00Z">
        <w:pPr/>
      </w:pPrChange>
    </w:pPr>
    <w:rPr>
      <w:rFonts w:eastAsiaTheme="minorEastAsia"/>
      <w:kern w:val="0"/>
      <w:sz w:val="22"/>
      <w:szCs w:val="22"/>
      <w:lang w:val="en-US"/>
      <w14:ligatures w14:val="none"/>
      <w:rPrChange w:id="17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8-03T22:25:00Z">
        <w:pPr>
          <w:spacing w:after="120" w:line="276" w:lineRule="auto"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18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0B237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3T22:25:00Z">
        <w:pPr>
          <w:spacing w:after="120" w:line="480" w:lineRule="auto"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19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0B237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8-03T22:25:00Z">
        <w:pPr>
          <w:spacing w:after="120" w:line="276" w:lineRule="auto"/>
        </w:pPr>
      </w:pPrChange>
    </w:pPr>
    <w:rPr>
      <w:rFonts w:eastAsiaTheme="minorEastAsia"/>
      <w:kern w:val="0"/>
      <w:sz w:val="16"/>
      <w:szCs w:val="16"/>
      <w:lang w:val="en-US"/>
      <w14:ligatures w14:val="none"/>
      <w:rPrChange w:id="20" w:author="Comparison" w:date="2026-08-03T22:2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0B2371"/>
    <w:rPr>
      <w:rFonts w:eastAsiaTheme="minorEastAsia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8-03T22:25:00Z">
        <w:pPr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21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8-03T22:25:00Z">
        <w:pPr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22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8-03T22:25:00Z">
        <w:pPr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23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Comparison" w:date="2026-08-03T22:2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24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Comparison" w:date="2026-08-03T22:2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25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Comparison" w:date="2026-08-03T22:2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26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Comparison" w:date="2026-08-03T22:2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27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Comparison" w:date="2026-08-03T22:2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28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Comparison" w:date="2026-08-03T22:2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29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8-03T22:25:00Z">
        <w:pPr>
          <w:spacing w:after="120" w:line="276" w:lineRule="auto"/>
          <w:ind w:left="360"/>
          <w:contextualSpacing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30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8-03T22:25:00Z">
        <w:pPr>
          <w:spacing w:after="120" w:line="276" w:lineRule="auto"/>
          <w:ind w:left="720"/>
          <w:contextualSpacing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31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8-03T22:25:00Z">
        <w:pPr>
          <w:spacing w:after="120" w:line="276" w:lineRule="auto"/>
          <w:ind w:left="1080"/>
          <w:contextualSpacing/>
        </w:pPr>
      </w:pPrChange>
    </w:pPr>
    <w:rPr>
      <w:rFonts w:eastAsiaTheme="minorEastAsia"/>
      <w:kern w:val="0"/>
      <w:sz w:val="22"/>
      <w:szCs w:val="22"/>
      <w:lang w:val="en-US"/>
      <w14:ligatures w14:val="none"/>
      <w:rPrChange w:id="32" w:author="Comparison" w:date="2026-08-03T22:2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8-03T22:25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:lang w:val="en-US"/>
      <w14:ligatures w14:val="none"/>
      <w:rPrChange w:id="33" w:author="Comparison" w:date="2026-08-03T22:25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0B2371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8-03T22:25:00Z">
        <w:pPr>
          <w:spacing w:after="200"/>
        </w:pPr>
      </w:pPrChange>
    </w:pPr>
    <w:rPr>
      <w:rFonts w:eastAsiaTheme="minorEastAsia"/>
      <w:b/>
      <w:bCs/>
      <w:color w:val="156082" w:themeColor="accent1"/>
      <w:kern w:val="0"/>
      <w:sz w:val="18"/>
      <w:szCs w:val="18"/>
      <w:lang w:val="en-US"/>
      <w14:ligatures w14:val="none"/>
      <w:rPrChange w:id="34" w:author="Comparison" w:date="2026-08-03T22:2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0B2371"/>
    <w:rPr>
      <w:b/>
      <w:bCs/>
    </w:rPr>
  </w:style>
  <w:style w:type="character" w:styleId="Emphasis">
    <w:name w:val="Emphasis"/>
    <w:basedOn w:val="DefaultParagraphFont"/>
    <w:uiPriority w:val="20"/>
    <w:qFormat/>
    <w:rsid w:val="000B237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0B2371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0B2371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0B237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8-03T22:25:00Z">
        <w:pPr>
          <w:keepNext/>
          <w:keepLines/>
          <w:spacing w:before="480" w:line="276" w:lineRule="auto"/>
        </w:pPr>
      </w:pPrChange>
    </w:pPr>
    <w:rPr>
      <w:rPrChange w:id="35" w:author="Comparison" w:date="2026-08-03T22:25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LightShading">
    <w:name w:val="Light Shading"/>
    <w:basedOn w:val="TableNormal"/>
    <w:uiPriority w:val="60"/>
    <w:rsid w:val="000B2371"/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0B2371"/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0B2371"/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0B2371"/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0B2371"/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B2371"/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B2371"/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0B2371"/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0B2371"/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0B2371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0B2371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0B2371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0B2371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0B2371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0B2371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B2371"/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B2371"/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14BC84-78C2-DC48-AD1D-165F213FB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Arthur Souza Rodrigues</cp:lastModifiedBy>
  <cp:revision>1</cp:revision>
  <dcterms:created xsi:type="dcterms:W3CDTF">2025-04-21T10:00:00Z</dcterms:created>
  <dcterms:modified xsi:type="dcterms:W3CDTF">2026-08-04T02:25:00Z</dcterms:modified>
</cp:coreProperties>
</file>