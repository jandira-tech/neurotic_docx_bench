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3CF9" w14:textId="77777777" w:rsidR="00653991" w:rsidRPr="003333EF" w:rsidRDefault="00653991" w:rsidP="00653991">
      <w:pPr>
        <w:pStyle w:val="Heading3"/>
        <w:keepNext w:val="0"/>
        <w:keepLines w:val="0"/>
        <w:spacing w:before="320"/>
        <w:rPr>
          <w:ins w:id="14" w:author="Vladislava Andrushchenko" w:date="2026-08-03T22:18:00Z" w16du:dateUtc="2026-08-04T02:18:00Z"/>
          <w:rFonts w:ascii="Arial" w:hAnsi="Arial" w:cs="Arial"/>
          <w:b/>
          <w:color w:val="000000"/>
          <w:sz w:val="22"/>
          <w:szCs w:val="22"/>
        </w:rPr>
      </w:pPr>
      <w:ins w:id="15" w:author="Vladislava Andrushchenko" w:date="2026-08-03T22:18:00Z" w16du:dateUtc="2026-08-04T02:18:00Z">
        <w:r w:rsidRPr="003333EF">
          <w:rPr>
            <w:rFonts w:ascii="Arial" w:hAnsi="Arial" w:cs="Arial"/>
            <w:b/>
            <w:color w:val="000000"/>
            <w:sz w:val="22"/>
            <w:szCs w:val="22"/>
          </w:rPr>
          <w:t>2. ENGAGEMENT; OBLIGATIONS OF PARTIES; USE OF SUBCONTRACTORS</w:t>
        </w:r>
      </w:ins>
    </w:p>
    <w:p w14:paraId="1839F4A6" w14:textId="77777777" w:rsidR="00653991" w:rsidRPr="003333EF" w:rsidRDefault="00653991" w:rsidP="00653991">
      <w:pPr>
        <w:pStyle w:val="Heading4"/>
        <w:keepNext w:val="0"/>
        <w:keepLines w:val="0"/>
        <w:spacing w:before="280" w:after="80"/>
        <w:rPr>
          <w:ins w:id="16" w:author="Vladislava Andrushchenko" w:date="2026-08-03T22:18:00Z" w16du:dateUtc="2026-08-04T02:18:00Z"/>
        </w:rPr>
      </w:pPr>
      <w:bookmarkStart w:id="17" w:name="_heading=h.1fob9te" w:colFirst="0" w:colLast="0"/>
      <w:bookmarkEnd w:id="17"/>
      <w:ins w:id="18" w:author="Vladislava Andrushchenko" w:date="2026-08-03T22:18:00Z" w16du:dateUtc="2026-08-04T02:18:00Z">
        <w:r w:rsidRPr="003333EF">
          <w:rPr>
            <w:rFonts w:ascii="Arial" w:hAnsi="Arial" w:cs="Arial"/>
            <w:b/>
            <w:color w:val="000000"/>
            <w:sz w:val="22"/>
            <w:szCs w:val="22"/>
          </w:rPr>
          <w:t xml:space="preserve">2.1 </w:t>
        </w:r>
        <w:r w:rsidRPr="003333EF">
          <w:rPr>
            <w:rFonts w:ascii="Arial" w:hAnsi="Arial" w:cs="Arial"/>
            <w:b/>
            <w:color w:val="000000"/>
            <w:sz w:val="22"/>
            <w:szCs w:val="22"/>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ins>
    </w:p>
    <w:p w14:paraId="6D13FFC8" w14:textId="77777777" w:rsidR="0015412B" w:rsidRDefault="00EE4108">
      <w:del w:id="19" w:author="Vladislava Andrushchenko" w:date="2026-08-03T22:18:00Z" w16du:dateUtc="2026-08-04T02:18:00Z">
        <w:r>
          <w:rPr>
            <w:noProof/>
          </w:rPr>
          <w:drawing>
            <wp:inline distT="0" distB="0" distL="0" distR="0">
              <wp:extent cx="4476750" cy="1859968"/>
              <wp:effectExtent l="1251267" t="63183" r="1251268" b="7016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2).png"/>
                      <pic:cNvPicPr/>
                    </pic:nvPicPr>
                    <pic:blipFill>
                      <a:blip r:embed="rId5">
                        <a:extLst>
                          <a:ext uri="{28A0092B-C50C-407E-A947-70E740481C1C}">
                            <a14:useLocalDpi xmlns:a14="http://schemas.microsoft.com/office/drawing/2010/main" val="0"/>
                          </a:ext>
                        </a:extLst>
                      </a:blip>
                      <a:stretch>
                        <a:fillRect/>
                      </a:stretch>
                    </pic:blipFill>
                    <pic:spPr>
                      <a:xfrm rot="2934365">
                        <a:off x="0" y="0"/>
                        <a:ext cx="4499568" cy="1869448"/>
                      </a:xfrm>
                      <a:prstGeom prst="rect">
                        <a:avLst/>
                      </a:prstGeom>
                    </pic:spPr>
                  </pic:pic>
                </a:graphicData>
              </a:graphic>
            </wp:inline>
          </w:drawing>
        </w:r>
        <w:r>
          <w:rPr>
            <w:noProof/>
          </w:rPr>
          <w:drawing>
            <wp:inline distT="0" distB="0" distL="0" distR="0">
              <wp:extent cx="2238375" cy="2038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1).png"/>
                      <pic:cNvPicPr/>
                    </pic:nvPicPr>
                    <pic:blipFill>
                      <a:blip r:embed="rId6">
                        <a:extLst>
                          <a:ext uri="{28A0092B-C50C-407E-A947-70E740481C1C}">
                            <a14:useLocalDpi xmlns:a14="http://schemas.microsoft.com/office/drawing/2010/main" val="0"/>
                          </a:ext>
                        </a:extLst>
                      </a:blip>
                      <a:stretch>
                        <a:fillRect/>
                      </a:stretch>
                    </pic:blipFill>
                    <pic:spPr>
                      <a:xfrm>
                        <a:off x="0" y="0"/>
                        <a:ext cx="2238375" cy="2038350"/>
                      </a:xfrm>
                      <a:prstGeom prst="rect">
                        <a:avLst/>
                      </a:prstGeom>
                    </pic:spPr>
                  </pic:pic>
                </a:graphicData>
              </a:graphic>
            </wp:inline>
          </w:drawing>
        </w:r>
        <w:r>
          <w:rPr>
            <w:noProof/>
          </w:rPr>
          <w:drawing>
            <wp:inline distT="0" distB="0" distL="0" distR="0">
              <wp:extent cx="2162175" cy="2114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png"/>
                      <pic:cNvPicPr/>
                    </pic:nvPicPr>
                    <pic:blipFill>
                      <a:blip r:embed="rId7">
                        <a:extLst>
                          <a:ext uri="{28A0092B-C50C-407E-A947-70E740481C1C}">
                            <a14:useLocalDpi xmlns:a14="http://schemas.microsoft.com/office/drawing/2010/main" val="0"/>
                          </a:ext>
                        </a:extLst>
                      </a:blip>
                      <a:stretch>
                        <a:fillRect/>
                      </a:stretch>
                    </pic:blipFill>
                    <pic:spPr>
                      <a:xfrm>
                        <a:off x="0" y="0"/>
                        <a:ext cx="2162175" cy="2114550"/>
                      </a:xfrm>
                      <a:prstGeom prst="rect">
                        <a:avLst/>
                      </a:prstGeom>
                    </pic:spPr>
                  </pic:pic>
                </a:graphicData>
              </a:graphic>
            </wp:inline>
          </w:drawing>
        </w:r>
        <w:r>
          <w:rPr>
            <w:noProof/>
          </w:rPr>
          <w:drawing>
            <wp:inline distT="0" distB="0" distL="0" distR="0">
              <wp:extent cx="3121152" cy="2185416"/>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tockphoto-1217526324-1024x102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1152" cy="2185416"/>
                      </a:xfrm>
                      <a:prstGeom prst="rect">
                        <a:avLst/>
                      </a:prstGeom>
                    </pic:spPr>
                  </pic:pic>
                </a:graphicData>
              </a:graphic>
            </wp:inline>
          </w:drawing>
        </w:r>
        <w:r>
          <w:rPr>
            <w:noProof/>
          </w:rPr>
          <w:drawing>
            <wp:inline distT="0" distB="0" distL="0" distR="0">
              <wp:extent cx="4610100" cy="2457450"/>
              <wp:effectExtent l="266700" t="609600" r="247650" b="6096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i3-7.png"/>
                      <pic:cNvPicPr/>
                    </pic:nvPicPr>
                    <pic:blipFill>
                      <a:blip r:embed="rId9">
                        <a:extLst>
                          <a:ext uri="{28A0092B-C50C-407E-A947-70E740481C1C}">
                            <a14:useLocalDpi xmlns:a14="http://schemas.microsoft.com/office/drawing/2010/main" val="0"/>
                          </a:ext>
                        </a:extLst>
                      </a:blip>
                      <a:stretch>
                        <a:fillRect/>
                      </a:stretch>
                    </pic:blipFill>
                    <pic:spPr>
                      <a:xfrm rot="9801659">
                        <a:off x="0" y="0"/>
                        <a:ext cx="4610100" cy="2457450"/>
                      </a:xfrm>
                      <a:prstGeom prst="rect">
                        <a:avLst/>
                      </a:prstGeom>
                    </pic:spPr>
                  </pic:pic>
                </a:graphicData>
              </a:graphic>
            </wp:inline>
          </w:drawing>
        </w:r>
      </w:del>
    </w:p>
    <w:sectPr w:rsidR="0015412B" w:rsidSect="00653991">
      <w:pgSz w:w="12240" w:h="15840" w:code="1"/>
      <w:pgMar w:top="1440" w:right="1440" w:bottom="1440" w:left="1440" w:header="708" w:footer="708" w:gutter="0"/>
      <w:cols w:space="708"/>
      <w:docGrid w:linePitch="360"/>
      <w:sectPrChange w:id="20" w:author="Vladislava Andrushchenko" w:date="2026-08-03T22:18:00Z" w16du:dateUtc="2026-08-04T02:18:00Z">
        <w:sectPr w:rsidR="0015412B" w:rsidSect="00653991">
          <w:pgSz w:code="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768"/>
    <w:rsid w:val="0015412B"/>
    <w:rsid w:val="002B1C2A"/>
    <w:rsid w:val="003517EA"/>
    <w:rsid w:val="003A1882"/>
    <w:rsid w:val="00635D55"/>
    <w:rsid w:val="00653991"/>
    <w:rsid w:val="0086697F"/>
    <w:rsid w:val="008F6E76"/>
    <w:rsid w:val="009F58C9"/>
    <w:rsid w:val="00B41974"/>
    <w:rsid w:val="00C330B6"/>
    <w:rsid w:val="00D24516"/>
    <w:rsid w:val="00EE4108"/>
    <w:rsid w:val="00FE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FD3CF5-BF8A-419D-BCF0-D599C94A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line="240" w:lineRule="auto"/>
      <w:outlineLvl w:val="0"/>
      <w:pPrChange w:id="0" w:author="Vladislava Andrushchenko" w:date="2026-08-03T22:18:00Z">
        <w:pPr>
          <w:keepNext/>
          <w:keepLines/>
          <w:spacing w:before="360" w:after="80"/>
          <w:outlineLvl w:val="0"/>
        </w:pPr>
      </w:pPrChange>
    </w:pPr>
    <w:rPr>
      <w:rFonts w:asciiTheme="majorHAnsi" w:eastAsiaTheme="majorEastAsia" w:hAnsiTheme="majorHAnsi" w:cstheme="majorBidi"/>
      <w:color w:val="2E74B5" w:themeColor="accent1" w:themeShade="BF"/>
      <w:kern w:val="2"/>
      <w:sz w:val="40"/>
      <w:szCs w:val="40"/>
      <w:lang/>
      <w14:ligatures w14:val="standardContextual"/>
      <w:rPrChange w:id="0" w:author="Vladislava Andrushchenko" w:date="2026-08-03T22:18:00Z">
        <w:rPr>
          <w:rFonts w:asciiTheme="majorHAnsi" w:eastAsiaTheme="majorEastAsia" w:hAnsiTheme="majorHAnsi" w:cstheme="majorBidi"/>
          <w:color w:val="2E74B5"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semiHidden/>
    <w:unhideWhenUsed/>
    <w:qFormat/>
    <w:rsid w:val="00653991"/>
    <w:pPr>
      <w:keepNext/>
      <w:keepLines/>
      <w:spacing w:before="160" w:after="80" w:line="240" w:lineRule="auto"/>
      <w:outlineLvl w:val="1"/>
      <w:pPrChange w:id="1" w:author="Vladislava Andrushchenko" w:date="2026-08-03T22:18:00Z">
        <w:pPr>
          <w:keepNext/>
          <w:keepLines/>
          <w:spacing w:before="160" w:after="80"/>
          <w:outlineLvl w:val="1"/>
        </w:pPr>
      </w:pPrChange>
    </w:pPr>
    <w:rPr>
      <w:rFonts w:asciiTheme="majorHAnsi" w:eastAsiaTheme="majorEastAsia" w:hAnsiTheme="majorHAnsi" w:cstheme="majorBidi"/>
      <w:color w:val="2E74B5" w:themeColor="accent1" w:themeShade="BF"/>
      <w:kern w:val="2"/>
      <w:sz w:val="32"/>
      <w:szCs w:val="32"/>
      <w:lang/>
      <w14:ligatures w14:val="standardContextual"/>
      <w:rPrChange w:id="1" w:author="Vladislava Andrushchenko" w:date="2026-08-03T22:18:00Z">
        <w:rPr>
          <w:rFonts w:asciiTheme="majorHAnsi" w:eastAsiaTheme="majorEastAsia" w:hAnsiTheme="majorHAnsi" w:cstheme="majorBidi"/>
          <w:color w:val="2E74B5"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rsid w:val="00653991"/>
    <w:pPr>
      <w:keepNext/>
      <w:keepLines/>
      <w:spacing w:before="160" w:after="80" w:line="240" w:lineRule="auto"/>
      <w:outlineLvl w:val="2"/>
      <w:pPrChange w:id="2" w:author="Vladislava Andrushchenko" w:date="2026-08-03T22:18:00Z">
        <w:pPr>
          <w:keepNext/>
          <w:keepLines/>
          <w:spacing w:before="160" w:after="80"/>
          <w:outlineLvl w:val="2"/>
        </w:pPr>
      </w:pPrChange>
    </w:pPr>
    <w:rPr>
      <w:rFonts w:eastAsiaTheme="majorEastAsia" w:cstheme="majorBidi"/>
      <w:color w:val="2E74B5" w:themeColor="accent1" w:themeShade="BF"/>
      <w:kern w:val="2"/>
      <w:sz w:val="28"/>
      <w:szCs w:val="28"/>
      <w:lang/>
      <w14:ligatures w14:val="standardContextual"/>
      <w:rPrChange w:id="2" w:author="Vladislava Andrushchenko" w:date="2026-08-03T22:18:00Z">
        <w:rPr>
          <w:rFonts w:asciiTheme="minorHAnsi" w:eastAsiaTheme="majorEastAsia" w:hAnsiTheme="minorHAnsi" w:cstheme="majorBidi"/>
          <w:color w:val="2E74B5"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unhideWhenUsed/>
    <w:qFormat/>
    <w:rsid w:val="00653991"/>
    <w:pPr>
      <w:keepNext/>
      <w:keepLines/>
      <w:spacing w:before="80" w:after="40" w:line="240" w:lineRule="auto"/>
      <w:outlineLvl w:val="3"/>
      <w:pPrChange w:id="3" w:author="Vladislava Andrushchenko" w:date="2026-08-03T22:18:00Z">
        <w:pPr>
          <w:keepNext/>
          <w:keepLines/>
          <w:spacing w:before="80" w:after="40"/>
          <w:outlineLvl w:val="3"/>
        </w:pPr>
      </w:pPrChange>
    </w:pPr>
    <w:rPr>
      <w:rFonts w:eastAsiaTheme="majorEastAsia" w:cstheme="majorBidi"/>
      <w:i/>
      <w:iCs/>
      <w:color w:val="2E74B5" w:themeColor="accent1" w:themeShade="BF"/>
      <w:kern w:val="2"/>
      <w:sz w:val="24"/>
      <w:szCs w:val="24"/>
      <w:lang/>
      <w14:ligatures w14:val="standardContextual"/>
      <w:rPrChange w:id="3" w:author="Vladislava Andrushchenko" w:date="2026-08-03T22:18:00Z">
        <w:rPr>
          <w:rFonts w:asciiTheme="minorHAnsi" w:eastAsiaTheme="majorEastAsia" w:hAnsiTheme="minorHAnsi" w:cstheme="majorBidi"/>
          <w:i/>
          <w:iCs/>
          <w:color w:val="2E74B5"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653991"/>
    <w:pPr>
      <w:keepNext/>
      <w:keepLines/>
      <w:spacing w:before="80" w:after="40" w:line="240" w:lineRule="auto"/>
      <w:outlineLvl w:val="4"/>
      <w:pPrChange w:id="4" w:author="Vladislava Andrushchenko" w:date="2026-08-03T22:18:00Z">
        <w:pPr>
          <w:keepNext/>
          <w:keepLines/>
          <w:spacing w:before="80" w:after="40"/>
          <w:outlineLvl w:val="4"/>
        </w:pPr>
      </w:pPrChange>
    </w:pPr>
    <w:rPr>
      <w:rFonts w:eastAsiaTheme="majorEastAsia" w:cstheme="majorBidi"/>
      <w:color w:val="2E74B5" w:themeColor="accent1" w:themeShade="BF"/>
      <w:kern w:val="2"/>
      <w:sz w:val="24"/>
      <w:szCs w:val="24"/>
      <w:lang/>
      <w14:ligatures w14:val="standardContextual"/>
      <w:rPrChange w:id="4" w:author="Vladislava Andrushchenko" w:date="2026-08-03T22:18:00Z">
        <w:rPr>
          <w:rFonts w:asciiTheme="minorHAnsi" w:eastAsiaTheme="majorEastAsia" w:hAnsiTheme="minorHAnsi" w:cstheme="majorBidi"/>
          <w:color w:val="2E74B5"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653991"/>
    <w:pPr>
      <w:keepNext/>
      <w:keepLines/>
      <w:spacing w:before="40" w:after="0" w:line="240" w:lineRule="auto"/>
      <w:outlineLvl w:val="5"/>
      <w:pPrChange w:id="5" w:author="Vladislava Andrushchenko" w:date="2026-08-03T22:18:00Z">
        <w:pPr>
          <w:keepNext/>
          <w:keepLines/>
          <w:spacing w:before="40"/>
          <w:outlineLvl w:val="5"/>
        </w:pPr>
      </w:pPrChange>
    </w:pPr>
    <w:rPr>
      <w:rFonts w:eastAsiaTheme="majorEastAsia" w:cstheme="majorBidi"/>
      <w:i/>
      <w:iCs/>
      <w:color w:val="595959" w:themeColor="text1" w:themeTint="A6"/>
      <w:kern w:val="2"/>
      <w:sz w:val="24"/>
      <w:szCs w:val="24"/>
      <w:lang/>
      <w14:ligatures w14:val="standardContextual"/>
      <w:rPrChange w:id="5" w:author="Vladislava Andrushchenko" w:date="2026-08-03T22:18: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653991"/>
    <w:pPr>
      <w:keepNext/>
      <w:keepLines/>
      <w:spacing w:before="40" w:after="0" w:line="240" w:lineRule="auto"/>
      <w:outlineLvl w:val="6"/>
      <w:pPrChange w:id="6" w:author="Vladislava Andrushchenko" w:date="2026-08-03T22:18:00Z">
        <w:pPr>
          <w:keepNext/>
          <w:keepLines/>
          <w:spacing w:before="40"/>
          <w:outlineLvl w:val="6"/>
        </w:pPr>
      </w:pPrChange>
    </w:pPr>
    <w:rPr>
      <w:rFonts w:eastAsiaTheme="majorEastAsia" w:cstheme="majorBidi"/>
      <w:color w:val="595959" w:themeColor="text1" w:themeTint="A6"/>
      <w:kern w:val="2"/>
      <w:sz w:val="24"/>
      <w:szCs w:val="24"/>
      <w:lang/>
      <w14:ligatures w14:val="standardContextual"/>
      <w:rPrChange w:id="6" w:author="Vladislava Andrushchenko" w:date="2026-08-03T22:18: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653991"/>
    <w:pPr>
      <w:keepNext/>
      <w:keepLines/>
      <w:spacing w:after="0" w:line="240" w:lineRule="auto"/>
      <w:outlineLvl w:val="7"/>
      <w:pPrChange w:id="7" w:author="Vladislava Andrushchenko" w:date="2026-08-03T22:18:00Z">
        <w:pPr>
          <w:keepNext/>
          <w:keepLines/>
          <w:outlineLvl w:val="7"/>
        </w:pPr>
      </w:pPrChange>
    </w:pPr>
    <w:rPr>
      <w:rFonts w:eastAsiaTheme="majorEastAsia" w:cstheme="majorBidi"/>
      <w:i/>
      <w:iCs/>
      <w:color w:val="272727" w:themeColor="text1" w:themeTint="D8"/>
      <w:kern w:val="2"/>
      <w:sz w:val="24"/>
      <w:szCs w:val="24"/>
      <w:lang/>
      <w14:ligatures w14:val="standardContextual"/>
      <w:rPrChange w:id="7" w:author="Vladislava Andrushchenko" w:date="2026-08-03T22:18: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653991"/>
    <w:pPr>
      <w:keepNext/>
      <w:keepLines/>
      <w:spacing w:after="0" w:line="240" w:lineRule="auto"/>
      <w:outlineLvl w:val="8"/>
      <w:pPrChange w:id="8" w:author="Vladislava Andrushchenko" w:date="2026-08-03T22:18:00Z">
        <w:pPr>
          <w:keepNext/>
          <w:keepLines/>
          <w:outlineLvl w:val="8"/>
        </w:pPr>
      </w:pPrChange>
    </w:pPr>
    <w:rPr>
      <w:rFonts w:eastAsiaTheme="majorEastAsia" w:cstheme="majorBidi"/>
      <w:color w:val="272727" w:themeColor="text1" w:themeTint="D8"/>
      <w:kern w:val="2"/>
      <w:sz w:val="24"/>
      <w:szCs w:val="24"/>
      <w:lang/>
      <w14:ligatures w14:val="standardContextual"/>
      <w:rPrChange w:id="8" w:author="Vladislava Andrushchenko" w:date="2026-08-03T22:18: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7EA"/>
    <w:rPr>
      <w:rFonts w:asciiTheme="majorHAnsi" w:eastAsiaTheme="majorEastAsia" w:hAnsiTheme="majorHAnsi" w:cstheme="majorBidi"/>
      <w:color w:val="2E74B5"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semiHidden/>
    <w:rsid w:val="003517EA"/>
    <w:rPr>
      <w:rFonts w:asciiTheme="majorHAnsi" w:eastAsiaTheme="majorEastAsia" w:hAnsiTheme="majorHAnsi" w:cstheme="majorBidi"/>
      <w:color w:val="2E74B5"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semiHidden/>
    <w:rsid w:val="003517EA"/>
    <w:rPr>
      <w:rFonts w:eastAsiaTheme="majorEastAsia" w:cstheme="majorBidi"/>
      <w:color w:val="2E74B5" w:themeColor="accent1" w:themeShade="BF"/>
      <w:kern w:val="2"/>
      <w:sz w:val="28"/>
      <w:szCs w:val="28"/>
      <w:lang/>
      <w14:ligatures w14:val="standardContextual"/>
    </w:rPr>
  </w:style>
  <w:style w:type="character" w:customStyle="1" w:styleId="Heading4Char">
    <w:name w:val="Heading 4 Char"/>
    <w:basedOn w:val="DefaultParagraphFont"/>
    <w:link w:val="Heading4"/>
    <w:uiPriority w:val="9"/>
    <w:rsid w:val="003517EA"/>
    <w:rPr>
      <w:rFonts w:eastAsiaTheme="majorEastAsia" w:cstheme="majorBidi"/>
      <w:i/>
      <w:iCs/>
      <w:color w:val="2E74B5"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3517EA"/>
    <w:rPr>
      <w:rFonts w:eastAsiaTheme="majorEastAsia" w:cstheme="majorBidi"/>
      <w:color w:val="2E74B5"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3517EA"/>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3517EA"/>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3517EA"/>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3517EA"/>
    <w:rPr>
      <w:rFonts w:eastAsiaTheme="majorEastAsia" w:cstheme="majorBidi"/>
      <w:color w:val="272727" w:themeColor="text1" w:themeTint="D8"/>
      <w:kern w:val="2"/>
      <w:sz w:val="24"/>
      <w:szCs w:val="24"/>
      <w:lang/>
      <w14:ligatures w14:val="standardContextual"/>
    </w:rPr>
  </w:style>
  <w:style w:type="paragraph" w:styleId="Title">
    <w:name w:val="Title"/>
    <w:basedOn w:val="Normal"/>
    <w:next w:val="Normal"/>
    <w:link w:val="TitleChar"/>
    <w:uiPriority w:val="10"/>
    <w:qFormat/>
    <w:rsid w:val="00653991"/>
    <w:pPr>
      <w:spacing w:after="80" w:line="240" w:lineRule="auto"/>
      <w:contextualSpacing/>
      <w:pPrChange w:id="9" w:author="Vladislava Andrushchenko" w:date="2026-08-03T22:18:00Z">
        <w:pPr>
          <w:spacing w:after="80"/>
          <w:contextualSpacing/>
        </w:pPr>
      </w:pPrChange>
    </w:pPr>
    <w:rPr>
      <w:rFonts w:asciiTheme="majorHAnsi" w:eastAsiaTheme="majorEastAsia" w:hAnsiTheme="majorHAnsi" w:cstheme="majorBidi"/>
      <w:spacing w:val="-10"/>
      <w:kern w:val="28"/>
      <w:sz w:val="56"/>
      <w:szCs w:val="56"/>
      <w:lang/>
      <w14:ligatures w14:val="standardContextual"/>
      <w:rPrChange w:id="9" w:author="Vladislava Andrushchenko" w:date="2026-08-03T22:1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3517EA"/>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653991"/>
    <w:pPr>
      <w:numPr>
        <w:ilvl w:val="1"/>
      </w:numPr>
      <w:spacing w:line="240" w:lineRule="auto"/>
      <w:pPrChange w:id="10" w:author="Vladislava Andrushchenko" w:date="2026-08-03T22:18:00Z">
        <w:pPr>
          <w:numPr>
            <w:ilvl w:val="1"/>
          </w:numPr>
          <w:spacing w:after="160"/>
        </w:pPr>
      </w:pPrChange>
    </w:pPr>
    <w:rPr>
      <w:rFonts w:eastAsiaTheme="majorEastAsia" w:cstheme="majorBidi"/>
      <w:color w:val="595959" w:themeColor="text1" w:themeTint="A6"/>
      <w:spacing w:val="15"/>
      <w:kern w:val="2"/>
      <w:sz w:val="28"/>
      <w:szCs w:val="28"/>
      <w:lang/>
      <w14:ligatures w14:val="standardContextual"/>
      <w:rPrChange w:id="10" w:author="Vladislava Andrushchenko" w:date="2026-08-03T22:18: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3517EA"/>
    <w:rPr>
      <w:rFonts w:eastAsiaTheme="majorEastAsia" w:cstheme="majorBidi"/>
      <w:color w:val="595959" w:themeColor="text1" w:themeTint="A6"/>
      <w:spacing w:val="15"/>
      <w:kern w:val="2"/>
      <w:sz w:val="28"/>
      <w:szCs w:val="28"/>
      <w:lang/>
      <w14:ligatures w14:val="standardContextual"/>
    </w:rPr>
  </w:style>
  <w:style w:type="paragraph" w:styleId="Quote">
    <w:name w:val="Quote"/>
    <w:basedOn w:val="Normal"/>
    <w:next w:val="Normal"/>
    <w:link w:val="QuoteChar"/>
    <w:uiPriority w:val="29"/>
    <w:qFormat/>
    <w:rsid w:val="00653991"/>
    <w:pPr>
      <w:spacing w:before="160" w:line="240" w:lineRule="auto"/>
      <w:jc w:val="center"/>
      <w:pPrChange w:id="11" w:author="Vladislava Andrushchenko" w:date="2026-08-03T22:18:00Z">
        <w:pPr>
          <w:spacing w:before="160" w:after="160"/>
          <w:jc w:val="center"/>
        </w:pPr>
      </w:pPrChange>
    </w:pPr>
    <w:rPr>
      <w:i/>
      <w:iCs/>
      <w:color w:val="404040" w:themeColor="text1" w:themeTint="BF"/>
      <w:kern w:val="2"/>
      <w:sz w:val="24"/>
      <w:szCs w:val="24"/>
      <w:lang/>
      <w14:ligatures w14:val="standardContextual"/>
      <w:rPrChange w:id="11" w:author="Vladislava Andrushchenko" w:date="2026-08-03T22:18:00Z">
        <w:rPr>
          <w:rFonts w:asciiTheme="minorHAnsi" w:eastAsiaTheme="minorHAnsi" w:hAnsiTheme="minorHAnsi"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3517EA"/>
    <w:rPr>
      <w:i/>
      <w:iCs/>
      <w:color w:val="404040" w:themeColor="text1" w:themeTint="BF"/>
      <w:kern w:val="2"/>
      <w:sz w:val="24"/>
      <w:szCs w:val="24"/>
      <w:lang/>
      <w14:ligatures w14:val="standardContextual"/>
    </w:rPr>
  </w:style>
  <w:style w:type="paragraph" w:styleId="ListParagraph">
    <w:name w:val="List Paragraph"/>
    <w:basedOn w:val="Normal"/>
    <w:uiPriority w:val="34"/>
    <w:qFormat/>
    <w:rsid w:val="00653991"/>
    <w:pPr>
      <w:spacing w:after="0" w:line="240" w:lineRule="auto"/>
      <w:ind w:left="720"/>
      <w:contextualSpacing/>
      <w:pPrChange w:id="12" w:author="Vladislava Andrushchenko" w:date="2026-08-03T22:18:00Z">
        <w:pPr>
          <w:ind w:left="720"/>
          <w:contextualSpacing/>
        </w:pPr>
      </w:pPrChange>
    </w:pPr>
    <w:rPr>
      <w:kern w:val="2"/>
      <w:sz w:val="24"/>
      <w:szCs w:val="24"/>
      <w:lang/>
      <w14:ligatures w14:val="standardContextual"/>
      <w:rPrChange w:id="12" w:author="Vladislava Andrushchenko" w:date="2026-08-03T22:18:00Z">
        <w:rPr>
          <w:rFonts w:asciiTheme="minorHAnsi" w:eastAsiaTheme="minorHAnsi" w:hAnsiTheme="minorHAnsi" w:cstheme="minorBidi"/>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3517EA"/>
    <w:rPr>
      <w:i/>
      <w:iCs/>
      <w:color w:val="2E74B5" w:themeColor="accent1" w:themeShade="BF"/>
    </w:rPr>
  </w:style>
  <w:style w:type="paragraph" w:styleId="IntenseQuote">
    <w:name w:val="Intense Quote"/>
    <w:basedOn w:val="Normal"/>
    <w:next w:val="Normal"/>
    <w:link w:val="IntenseQuoteChar"/>
    <w:uiPriority w:val="30"/>
    <w:qFormat/>
    <w:rsid w:val="00653991"/>
    <w:pPr>
      <w:pBdr>
        <w:top w:val="single" w:sz="4" w:space="10" w:color="2E74B5" w:themeColor="accent1" w:themeShade="BF"/>
        <w:bottom w:val="single" w:sz="4" w:space="10" w:color="2E74B5" w:themeColor="accent1" w:themeShade="BF"/>
      </w:pBdr>
      <w:spacing w:before="360" w:after="360" w:line="240" w:lineRule="auto"/>
      <w:ind w:left="864" w:right="864"/>
      <w:jc w:val="center"/>
      <w:pPrChange w:id="13" w:author="Vladislava Andrushchenko" w:date="2026-08-03T22:18:00Z">
        <w:pPr>
          <w:pBdr>
            <w:top w:val="single" w:sz="4" w:space="10" w:color="2E74B5" w:themeColor="accent1" w:themeShade="BF"/>
            <w:bottom w:val="single" w:sz="4" w:space="10" w:color="2E74B5" w:themeColor="accent1" w:themeShade="BF"/>
          </w:pBdr>
          <w:spacing w:before="360" w:after="360"/>
          <w:ind w:left="864" w:right="864"/>
          <w:jc w:val="center"/>
        </w:pPr>
      </w:pPrChange>
    </w:pPr>
    <w:rPr>
      <w:i/>
      <w:iCs/>
      <w:color w:val="2E74B5" w:themeColor="accent1" w:themeShade="BF"/>
      <w:kern w:val="2"/>
      <w:sz w:val="24"/>
      <w:szCs w:val="24"/>
      <w:lang/>
      <w14:ligatures w14:val="standardContextual"/>
      <w:rPrChange w:id="13" w:author="Vladislava Andrushchenko" w:date="2026-08-03T22:18:00Z">
        <w:rPr>
          <w:rFonts w:asciiTheme="minorHAnsi" w:eastAsiaTheme="minorHAnsi" w:hAnsiTheme="minorHAnsi" w:cstheme="minorBidi"/>
          <w:i/>
          <w:iCs/>
          <w:color w:val="2E74B5"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3517EA"/>
    <w:rPr>
      <w:i/>
      <w:iCs/>
      <w:color w:val="2E74B5" w:themeColor="accent1" w:themeShade="BF"/>
      <w:kern w:val="2"/>
      <w:sz w:val="24"/>
      <w:szCs w:val="24"/>
      <w:lang/>
      <w14:ligatures w14:val="standardContextual"/>
    </w:rPr>
  </w:style>
  <w:style w:type="character" w:styleId="IntenseReference">
    <w:name w:val="Intense Reference"/>
    <w:basedOn w:val="DefaultParagraphFont"/>
    <w:uiPriority w:val="32"/>
    <w:qFormat/>
    <w:rsid w:val="003517EA"/>
    <w:rPr>
      <w:b/>
      <w:bCs/>
      <w:smallCaps/>
      <w:color w:val="2E74B5" w:themeColor="accent1" w:themeShade="BF"/>
      <w:spacing w:val="5"/>
    </w:rPr>
  </w:style>
  <w:style w:type="character" w:styleId="Strong">
    <w:name w:val="Strong"/>
    <w:basedOn w:val="DefaultParagraphFont"/>
    <w:uiPriority w:val="22"/>
    <w:qFormat/>
    <w:rsid w:val="00351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52956-0259-418E-8046-342F67540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dc:creator>
  <cp:keywords/>
  <dc:description/>
  <cp:lastModifiedBy>Arthur Souza Rodrigues</cp:lastModifiedBy>
  <cp:revision>1</cp:revision>
  <dcterms:created xsi:type="dcterms:W3CDTF">2021-09-09T13:13:00Z</dcterms:created>
  <dcterms:modified xsi:type="dcterms:W3CDTF">2026-08-04T02:18:00Z</dcterms:modified>
</cp:coreProperties>
</file>