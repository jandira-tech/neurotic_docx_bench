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DEEC" w14:textId="45156276" w:rsidR="0011499D" w:rsidRPr="0006262E" w:rsidRDefault="00C4298F" w:rsidP="00B65CF8">
      <w:pPr>
        <w:pStyle w:val="ListParagraph"/>
        <w:numPr>
          <w:ilvl w:val="0"/>
          <w:numId w:val="25"/>
        </w:numPr>
        <w:ind w:leftChars="0"/>
        <w:jc w:val="both"/>
        <w:rPr>
          <w:ins w:id="8" w:author="Author" w:date="2026-08-03T22:17:00Z" w16du:dateUtc="2026-08-04T02:17:00Z"/>
          <w:rFonts w:cstheme="minorHAnsi"/>
          <w:b/>
          <w:bCs/>
          <w:szCs w:val="24"/>
          <w:u w:val="single"/>
        </w:rPr>
      </w:pPr>
      <w:ins w:id="9" w:author="Author" w:date="2026-08-03T22:17:00Z" w16du:dateUtc="2026-08-04T02:17:00Z">
        <w:r>
          <w:rPr>
            <w:rFonts w:cstheme="minorHAnsi"/>
            <w:b/>
            <w:bCs/>
            <w:szCs w:val="24"/>
            <w:u w:val="single"/>
          </w:rPr>
          <w:t>ONE</w:t>
        </w:r>
      </w:ins>
    </w:p>
    <w:p w14:paraId="68D2053C" w14:textId="7BAEB5B4" w:rsidR="00120A95" w:rsidRPr="00605D1A" w:rsidRDefault="00326E4E" w:rsidP="006306C8">
      <w:pPr>
        <w:numPr>
          <w:ilvl w:val="0"/>
          <w:numId w:val="20"/>
        </w:numPr>
        <w:jc w:val="both"/>
        <w:rPr>
          <w:del w:id="10" w:author="Author" w:date="2026-08-03T22:17:00Z" w16du:dateUtc="2026-08-04T02:17:00Z"/>
          <w:sz w:val="22"/>
        </w:rPr>
      </w:pPr>
      <w:del w:id="11" w:author="Author" w:date="2026-08-03T22:17:00Z" w16du:dateUtc="2026-08-04T02:17:00Z">
        <w:r>
          <w:rPr>
            <w:sz w:val="22"/>
            <w:u w:val="single"/>
          </w:rPr>
          <w:delText>Item 1</w:delText>
        </w:r>
        <w:r w:rsidR="0083066B">
          <w:rPr>
            <w:sz w:val="22"/>
          </w:rPr>
          <w:delText xml:space="preserve">.  </w:delText>
        </w:r>
        <w:r>
          <w:rPr>
            <w:sz w:val="22"/>
          </w:rPr>
          <w:delText>Text 1</w:delText>
        </w:r>
        <w:r w:rsidR="00EF3430" w:rsidRPr="00605D1A">
          <w:rPr>
            <w:sz w:val="22"/>
          </w:rPr>
          <w:delText>.</w:delText>
        </w:r>
      </w:del>
    </w:p>
    <w:p w14:paraId="5C1FBC6A" w14:textId="77777777" w:rsidR="0099472B" w:rsidRPr="00605D1A" w:rsidRDefault="0099472B" w:rsidP="006306C8">
      <w:pPr>
        <w:jc w:val="both"/>
        <w:rPr>
          <w:del w:id="12" w:author="Author" w:date="2026-08-03T22:17:00Z" w16du:dateUtc="2026-08-04T02:17:00Z"/>
          <w:sz w:val="22"/>
        </w:rPr>
      </w:pPr>
    </w:p>
    <w:p w14:paraId="488C24BF" w14:textId="74809FD9" w:rsidR="00C05DD0" w:rsidRPr="00605D1A" w:rsidRDefault="009E69C4" w:rsidP="006306C8">
      <w:pPr>
        <w:numPr>
          <w:ilvl w:val="0"/>
          <w:numId w:val="20"/>
        </w:numPr>
        <w:jc w:val="both"/>
        <w:rPr>
          <w:del w:id="13" w:author="Author" w:date="2026-08-03T22:17:00Z" w16du:dateUtc="2026-08-04T02:17:00Z"/>
          <w:sz w:val="22"/>
        </w:rPr>
      </w:pPr>
      <w:del w:id="14" w:author="Author" w:date="2026-08-03T22:17:00Z" w16du:dateUtc="2026-08-04T02:17:00Z">
        <w:r>
          <w:rPr>
            <w:sz w:val="22"/>
            <w:u w:val="single"/>
          </w:rPr>
          <w:delText>Item 2</w:delText>
        </w:r>
        <w:r w:rsidR="00EA69D0" w:rsidRPr="00605D1A">
          <w:rPr>
            <w:sz w:val="22"/>
          </w:rPr>
          <w:delText xml:space="preserve">.  </w:delText>
        </w:r>
        <w:r>
          <w:rPr>
            <w:sz w:val="22"/>
          </w:rPr>
          <w:delText>Text 2</w:delText>
        </w:r>
      </w:del>
    </w:p>
    <w:p w14:paraId="16C4AA31" w14:textId="77777777" w:rsidR="00B93E39" w:rsidRPr="00605D1A" w:rsidRDefault="00B93E39" w:rsidP="006306C8">
      <w:pPr>
        <w:jc w:val="both"/>
        <w:rPr>
          <w:del w:id="15" w:author="Author" w:date="2026-08-03T22:17:00Z" w16du:dateUtc="2026-08-04T02:17:00Z"/>
          <w:sz w:val="22"/>
        </w:rPr>
      </w:pPr>
    </w:p>
    <w:p w14:paraId="11C1C736" w14:textId="0BD73AD5" w:rsidR="00B93E39" w:rsidRPr="00605D1A" w:rsidRDefault="009E69C4" w:rsidP="006306C8">
      <w:pPr>
        <w:pStyle w:val="PD1L1"/>
        <w:numPr>
          <w:ilvl w:val="0"/>
          <w:numId w:val="20"/>
        </w:numPr>
        <w:jc w:val="both"/>
        <w:rPr>
          <w:del w:id="16" w:author="Author" w:date="2026-08-03T22:17:00Z" w16du:dateUtc="2026-08-04T02:17:00Z"/>
          <w:sz w:val="22"/>
          <w:szCs w:val="22"/>
          <w:u w:val="single"/>
        </w:rPr>
      </w:pPr>
      <w:del w:id="17" w:author="Author" w:date="2026-08-03T22:17:00Z" w16du:dateUtc="2026-08-04T02:17:00Z">
        <w:r>
          <w:rPr>
            <w:sz w:val="22"/>
            <w:szCs w:val="22"/>
            <w:u w:val="single"/>
          </w:rPr>
          <w:delText>Item 3.</w:delText>
        </w:r>
      </w:del>
    </w:p>
    <w:p w14:paraId="520418F0" w14:textId="66FDFF89" w:rsidR="003B75D1" w:rsidRPr="006306C8" w:rsidRDefault="009E69C4" w:rsidP="006306C8">
      <w:pPr>
        <w:pStyle w:val="ListParagraph"/>
        <w:numPr>
          <w:ilvl w:val="0"/>
          <w:numId w:val="29"/>
        </w:numPr>
        <w:ind w:leftChars="0"/>
        <w:jc w:val="both"/>
        <w:rPr>
          <w:b/>
          <w:u w:val="single"/>
          <w:rPrChange w:id="18" w:author="Author" w:date="2026-08-03T22:17:00Z" w16du:dateUtc="2026-08-04T02:17:00Z">
            <w:rPr>
              <w:sz w:val="22"/>
              <w:szCs w:val="22"/>
            </w:rPr>
          </w:rPrChange>
        </w:rPr>
        <w:pPrChange w:id="19" w:author="Author" w:date="2026-08-03T22:17:00Z" w16du:dateUtc="2026-08-04T02:17:00Z">
          <w:pPr>
            <w:pStyle w:val="PD1L2"/>
            <w:numPr>
              <w:numId w:val="20"/>
            </w:numPr>
            <w:tabs>
              <w:tab w:val="clear" w:pos="360"/>
            </w:tabs>
            <w:ind w:left="1080" w:hanging="360"/>
            <w:jc w:val="both"/>
          </w:pPr>
        </w:pPrChange>
      </w:pPr>
      <w:del w:id="20" w:author="Author" w:date="2026-08-03T22:17:00Z" w16du:dateUtc="2026-08-04T02:17:00Z">
        <w:r>
          <w:rPr>
            <w:sz w:val="22"/>
            <w:u w:val="single"/>
          </w:rPr>
          <w:delText xml:space="preserve">Sub </w:delText>
        </w:r>
      </w:del>
      <w:r w:rsidRPr="006306C8">
        <w:rPr>
          <w:rPrChange w:id="21" w:author="Author" w:date="2026-08-03T22:17:00Z" w16du:dateUtc="2026-08-04T02:17:00Z">
            <w:rPr>
              <w:sz w:val="22"/>
              <w:szCs w:val="22"/>
              <w:u w:val="single"/>
            </w:rPr>
          </w:rPrChange>
        </w:rPr>
        <w:t>a</w:t>
      </w:r>
      <w:del w:id="22" w:author="Author" w:date="2026-08-03T22:17:00Z" w16du:dateUtc="2026-08-04T02:17:00Z">
        <w:r w:rsidR="00C4269E" w:rsidRPr="00605D1A">
          <w:rPr>
            <w:sz w:val="22"/>
          </w:rPr>
          <w:delText xml:space="preserve">.  </w:delText>
        </w:r>
        <w:r>
          <w:rPr>
            <w:sz w:val="22"/>
          </w:rPr>
          <w:delText>text</w:delText>
        </w:r>
      </w:del>
    </w:p>
    <w:p w14:paraId="023DA37B" w14:textId="13488D93" w:rsidR="00B93E39" w:rsidRPr="006306C8" w:rsidRDefault="009E69C4" w:rsidP="006306C8">
      <w:pPr>
        <w:pStyle w:val="ListParagraph"/>
        <w:numPr>
          <w:ilvl w:val="0"/>
          <w:numId w:val="29"/>
        </w:numPr>
        <w:ind w:leftChars="0"/>
        <w:jc w:val="both"/>
        <w:rPr>
          <w:b/>
          <w:u w:val="single"/>
          <w:rPrChange w:id="23" w:author="Author" w:date="2026-08-03T22:17:00Z" w16du:dateUtc="2026-08-04T02:17:00Z">
            <w:rPr>
              <w:sz w:val="22"/>
              <w:szCs w:val="22"/>
            </w:rPr>
          </w:rPrChange>
        </w:rPr>
        <w:pPrChange w:id="24" w:author="Author" w:date="2026-08-03T22:17:00Z" w16du:dateUtc="2026-08-04T02:17:00Z">
          <w:pPr>
            <w:pStyle w:val="PD1L2"/>
            <w:numPr>
              <w:numId w:val="20"/>
            </w:numPr>
            <w:tabs>
              <w:tab w:val="clear" w:pos="360"/>
            </w:tabs>
            <w:ind w:left="1080" w:hanging="360"/>
            <w:jc w:val="both"/>
          </w:pPr>
        </w:pPrChange>
      </w:pPr>
      <w:del w:id="25" w:author="Author" w:date="2026-08-03T22:17:00Z" w16du:dateUtc="2026-08-04T02:17:00Z">
        <w:r>
          <w:rPr>
            <w:sz w:val="22"/>
            <w:u w:val="single"/>
          </w:rPr>
          <w:delText xml:space="preserve">Sub </w:delText>
        </w:r>
      </w:del>
      <w:r w:rsidRPr="006306C8">
        <w:rPr>
          <w:rPrChange w:id="26" w:author="Author" w:date="2026-08-03T22:17:00Z" w16du:dateUtc="2026-08-04T02:17:00Z">
            <w:rPr>
              <w:sz w:val="22"/>
              <w:szCs w:val="22"/>
              <w:u w:val="single"/>
            </w:rPr>
          </w:rPrChange>
        </w:rPr>
        <w:t>b</w:t>
      </w:r>
      <w:del w:id="27" w:author="Author" w:date="2026-08-03T22:17:00Z" w16du:dateUtc="2026-08-04T02:17:00Z">
        <w:r w:rsidR="00B93E39" w:rsidRPr="00605D1A">
          <w:rPr>
            <w:sz w:val="22"/>
          </w:rPr>
          <w:delText xml:space="preserve">. </w:delText>
        </w:r>
      </w:del>
    </w:p>
    <w:p w14:paraId="0701C4E8" w14:textId="77777777" w:rsidR="00A23DCF" w:rsidRPr="00945DAD" w:rsidRDefault="00A23DCF" w:rsidP="00945DAD">
      <w:pPr>
        <w:jc w:val="both"/>
        <w:rPr>
          <w:ins w:id="28" w:author="Author" w:date="2026-08-03T22:17:00Z" w16du:dateUtc="2026-08-04T02:17:00Z"/>
          <w:rFonts w:cstheme="minorHAnsi"/>
          <w:b/>
          <w:bCs/>
          <w:szCs w:val="24"/>
          <w:u w:val="single"/>
        </w:rPr>
      </w:pPr>
    </w:p>
    <w:p w14:paraId="3A8C1456" w14:textId="1FB609A2" w:rsidR="00F54E76" w:rsidRPr="0006262E" w:rsidRDefault="00C4298F" w:rsidP="00B65CF8">
      <w:pPr>
        <w:pStyle w:val="ListParagraph"/>
        <w:numPr>
          <w:ilvl w:val="0"/>
          <w:numId w:val="25"/>
        </w:numPr>
        <w:ind w:leftChars="0"/>
        <w:jc w:val="both"/>
        <w:rPr>
          <w:ins w:id="29" w:author="Author" w:date="2026-08-03T22:17:00Z" w16du:dateUtc="2026-08-04T02:17:00Z"/>
          <w:rFonts w:cstheme="minorHAnsi"/>
          <w:b/>
          <w:bCs/>
          <w:szCs w:val="24"/>
          <w:u w:val="single"/>
        </w:rPr>
      </w:pPr>
      <w:ins w:id="30" w:author="Author" w:date="2026-08-03T22:17:00Z" w16du:dateUtc="2026-08-04T02:17:00Z">
        <w:r>
          <w:rPr>
            <w:rFonts w:cstheme="minorHAnsi"/>
            <w:b/>
            <w:bCs/>
            <w:szCs w:val="24"/>
            <w:u w:val="single"/>
          </w:rPr>
          <w:t>TWO</w:t>
        </w:r>
      </w:ins>
    </w:p>
    <w:p w14:paraId="67DFD624" w14:textId="7004BA61" w:rsidR="00B64F82" w:rsidRPr="00B64F82" w:rsidRDefault="00C4298F" w:rsidP="00B64F82">
      <w:pPr>
        <w:pStyle w:val="ListParagraph"/>
        <w:numPr>
          <w:ilvl w:val="0"/>
          <w:numId w:val="30"/>
        </w:numPr>
        <w:ind w:leftChars="0"/>
        <w:jc w:val="both"/>
        <w:rPr>
          <w:ins w:id="31" w:author="Author" w:date="2026-08-03T22:17:00Z" w16du:dateUtc="2026-08-04T02:17:00Z"/>
          <w:rFonts w:cstheme="minorHAnsi"/>
          <w:szCs w:val="24"/>
        </w:rPr>
      </w:pPr>
      <w:ins w:id="32" w:author="Author" w:date="2026-08-03T22:17:00Z" w16du:dateUtc="2026-08-04T02:17:00Z">
        <w:r>
          <w:rPr>
            <w:rFonts w:cstheme="minorHAnsi"/>
            <w:szCs w:val="24"/>
          </w:rPr>
          <w:t>a</w:t>
        </w:r>
      </w:ins>
    </w:p>
    <w:p w14:paraId="017CCEB1" w14:textId="77777777" w:rsidR="00520B3B" w:rsidRPr="00520B3B" w:rsidRDefault="00520B3B" w:rsidP="00945DAD">
      <w:pPr>
        <w:jc w:val="both"/>
        <w:rPr>
          <w:ins w:id="33" w:author="Author" w:date="2026-08-03T22:17:00Z" w16du:dateUtc="2026-08-04T02:17:00Z"/>
          <w:rFonts w:cstheme="minorHAnsi"/>
          <w:szCs w:val="24"/>
        </w:rPr>
      </w:pPr>
    </w:p>
    <w:p w14:paraId="130AC856" w14:textId="64B1193F" w:rsidR="0083066B" w:rsidRPr="00605D1A" w:rsidRDefault="009E69C4" w:rsidP="006306C8">
      <w:pPr>
        <w:numPr>
          <w:ilvl w:val="0"/>
          <w:numId w:val="20"/>
        </w:numPr>
        <w:jc w:val="both"/>
        <w:rPr>
          <w:del w:id="34" w:author="Author" w:date="2026-08-03T22:17:00Z" w16du:dateUtc="2026-08-04T02:17:00Z"/>
          <w:sz w:val="22"/>
        </w:rPr>
      </w:pPr>
      <w:del w:id="35" w:author="Author" w:date="2026-08-03T22:17:00Z" w16du:dateUtc="2026-08-04T02:17:00Z">
        <w:r>
          <w:rPr>
            <w:sz w:val="22"/>
            <w:u w:val="single"/>
          </w:rPr>
          <w:delText>First shown item</w:delText>
        </w:r>
        <w:r w:rsidR="0083066B" w:rsidRPr="00605D1A">
          <w:rPr>
            <w:sz w:val="22"/>
          </w:rPr>
          <w:delText xml:space="preserve">. </w:delText>
        </w:r>
        <w:r w:rsidR="00701A5A">
          <w:rPr>
            <w:sz w:val="22"/>
          </w:rPr>
          <w:delText xml:space="preserve">  </w:delText>
        </w:r>
        <w:r>
          <w:rPr>
            <w:sz w:val="22"/>
          </w:rPr>
          <w:delText>Text</w:delText>
        </w:r>
      </w:del>
    </w:p>
    <w:p w14:paraId="1FB43E45" w14:textId="77777777" w:rsidR="0083066B" w:rsidRPr="0083066B" w:rsidRDefault="0083066B" w:rsidP="006306C8">
      <w:pPr>
        <w:ind w:left="360"/>
        <w:jc w:val="both"/>
        <w:rPr>
          <w:del w:id="36" w:author="Author" w:date="2026-08-03T22:17:00Z" w16du:dateUtc="2026-08-04T02:17:00Z"/>
          <w:sz w:val="22"/>
        </w:rPr>
      </w:pPr>
    </w:p>
    <w:p w14:paraId="60C5AB4A" w14:textId="02F8D0C1" w:rsidR="009E69C4" w:rsidRDefault="009E69C4" w:rsidP="006306C8">
      <w:pPr>
        <w:numPr>
          <w:ilvl w:val="0"/>
          <w:numId w:val="20"/>
        </w:numPr>
        <w:jc w:val="both"/>
        <w:rPr>
          <w:del w:id="37" w:author="Author" w:date="2026-08-03T22:17:00Z" w16du:dateUtc="2026-08-04T02:17:00Z"/>
          <w:sz w:val="22"/>
        </w:rPr>
      </w:pPr>
      <w:del w:id="38" w:author="Author" w:date="2026-08-03T22:17:00Z" w16du:dateUtc="2026-08-04T02:17:00Z">
        <w:r>
          <w:rPr>
            <w:sz w:val="22"/>
            <w:u w:val="single"/>
          </w:rPr>
          <w:delText>Shown 2</w:delText>
        </w:r>
        <w:r w:rsidR="00120A95" w:rsidRPr="00605D1A">
          <w:rPr>
            <w:sz w:val="22"/>
          </w:rPr>
          <w:delText xml:space="preserve">.  </w:delText>
        </w:r>
        <w:r>
          <w:rPr>
            <w:sz w:val="22"/>
          </w:rPr>
          <w:delText>Text</w:delText>
        </w:r>
      </w:del>
    </w:p>
    <w:p w14:paraId="151F3456" w14:textId="684DBB74" w:rsidR="00B77F32" w:rsidRPr="006306C8" w:rsidRDefault="00B77F32" w:rsidP="006306C8">
      <w:pPr>
        <w:tabs>
          <w:tab w:val="left" w:pos="4820"/>
        </w:tabs>
        <w:jc w:val="both"/>
        <w:rPr>
          <w:b/>
          <w:u w:val="single"/>
          <w:rPrChange w:id="39" w:author="Author" w:date="2026-08-03T22:17:00Z" w16du:dateUtc="2026-08-04T02:17:00Z">
            <w:rPr>
              <w:sz w:val="22"/>
              <w:szCs w:val="22"/>
            </w:rPr>
          </w:rPrChange>
        </w:rPr>
        <w:pPrChange w:id="40" w:author="Author" w:date="2026-08-03T22:17:00Z" w16du:dateUtc="2026-08-04T02:17:00Z">
          <w:pPr/>
        </w:pPrChange>
      </w:pPr>
    </w:p>
    <w:sectPr w:rsidR="00B77F32" w:rsidRPr="006306C8" w:rsidSect="006306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40" w:right="1440" w:bottom="1440" w:left="1440" w:header="862" w:footer="431" w:gutter="0"/>
      <w:cols w:space="425"/>
      <w:noEndnote w:val="0"/>
      <w:titlePg w:val="0"/>
      <w:docGrid w:type="lines" w:linePitch="360"/>
      <w:sectPrChange w:id="48" w:author="Author" w:date="2026-08-03T22:17:00Z" w16du:dateUtc="2026-08-04T02:17:00Z">
        <w:sectPr w:rsidR="00B77F32" w:rsidRPr="006306C8" w:rsidSect="006306C8">
          <w:pgSz w:h="15840" w:code="1"/>
          <w:pgMar w:top="1440" w:right="1440" w:bottom="1440" w:left="1440" w:header="720" w:footer="720" w:gutter="0"/>
          <w:cols w:space="0"/>
          <w:noEndnote/>
          <w:titlePg/>
          <w:docGrid w:type="default"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D6D57" w14:textId="77777777" w:rsidR="00C06A52" w:rsidRDefault="00C06A52">
      <w:r>
        <w:separator/>
      </w:r>
    </w:p>
  </w:endnote>
  <w:endnote w:type="continuationSeparator" w:id="0">
    <w:p w14:paraId="39A7C880" w14:textId="77777777" w:rsidR="00C06A52" w:rsidRDefault="00C06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Bright">
    <w:panose1 w:val="02040602050505020304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F0A0" w14:textId="77777777" w:rsidR="00A30FC9" w:rsidRDefault="00A30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59EAE" w14:textId="2DA8E2AD" w:rsidR="0074560B" w:rsidRDefault="0074560B">
    <w:pPr>
      <w:pStyle w:val="Footer"/>
      <w:jc w:val="right"/>
    </w:pPr>
    <w:ins w:id="44" w:author="Author" w:date="2026-08-03T22:17:00Z" w16du:dateUtc="2026-08-04T02:17:00Z">
      <w:r>
        <w:fldChar w:fldCharType="begin"/>
      </w:r>
      <w:r>
        <w:instrText>PAGE   \* MERGEFORMAT</w:instrText>
      </w:r>
      <w:r>
        <w:fldChar w:fldCharType="separate"/>
      </w:r>
      <w:r>
        <w:rPr>
          <w:lang w:val="zh-TW"/>
        </w:rPr>
        <w:t>2</w:t>
      </w:r>
      <w:r>
        <w:fldChar w:fldCharType="end"/>
      </w:r>
    </w:ins>
  </w:p>
  <w:p w14:paraId="4AF97F7C" w14:textId="77777777" w:rsidR="00A30FC9" w:rsidRPr="00EA69D0" w:rsidRDefault="00A30FC9" w:rsidP="006306C8">
    <w:pPr>
      <w:pStyle w:val="Footer"/>
      <w:pPrChange w:id="45" w:author="Author" w:date="2026-08-03T22:17:00Z" w16du:dateUtc="2026-08-04T02:17:00Z">
        <w:pPr>
          <w:pStyle w:val="DocID"/>
          <w:ind w:left="0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C8A1" w14:textId="77777777" w:rsidR="00A30FC9" w:rsidRPr="00EA69D0" w:rsidRDefault="00A30FC9" w:rsidP="006306C8">
    <w:pPr>
      <w:pStyle w:val="Footer"/>
      <w:pPrChange w:id="47" w:author="Author" w:date="2026-08-03T22:17:00Z" w16du:dateUtc="2026-08-04T02:17:00Z">
        <w:pPr>
          <w:pStyle w:val="DocID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80E94" w14:textId="77777777" w:rsidR="00C06A52" w:rsidRDefault="00C06A52">
      <w:r>
        <w:separator/>
      </w:r>
    </w:p>
  </w:footnote>
  <w:footnote w:type="continuationSeparator" w:id="0">
    <w:p w14:paraId="78774A26" w14:textId="77777777" w:rsidR="00C06A52" w:rsidRDefault="00C06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9F10" w14:textId="77777777" w:rsidR="00A30FC9" w:rsidRDefault="00C06A52">
    <w:pPr>
      <w:pStyle w:val="Header"/>
    </w:pPr>
    <w:ins w:id="41" w:author="Author" w:date="2026-08-03T22:17:00Z" w16du:dateUtc="2026-08-04T02:17:00Z">
      <w:r>
        <w:rPr>
          <w:noProof/>
        </w:rPr>
        <w:pict w14:anchorId="7F50C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8" o:spid="_x0000_s1026" type="#_x0000_t75" alt="" style="position:absolute;margin-left:0;margin-top:0;width:431.95pt;height:227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86E7" w14:textId="77777777" w:rsidR="00A30FC9" w:rsidRPr="006306C8" w:rsidRDefault="00A30FC9" w:rsidP="006306C8">
    <w:pPr>
      <w:widowControl/>
      <w:spacing w:after="160" w:line="200" w:lineRule="exact"/>
      <w:contextualSpacing/>
      <w:jc w:val="center"/>
      <w:rPr>
        <w:rFonts w:ascii="Lucida Bright" w:hAnsi="Lucida Bright"/>
        <w:kern w:val="0"/>
        <w:sz w:val="18"/>
        <w:rPrChange w:id="42" w:author="Author" w:date="2026-08-03T22:17:00Z" w16du:dateUtc="2026-08-04T02:17:00Z">
          <w:rPr>
            <w:b/>
            <w:u w:val="single"/>
          </w:rPr>
        </w:rPrChange>
      </w:rPr>
      <w:pPrChange w:id="43" w:author="Author" w:date="2026-08-03T22:17:00Z" w16du:dateUtc="2026-08-04T02:17:00Z">
        <w:pPr>
          <w:pStyle w:val="Header"/>
          <w:jc w:val="cent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8754" w14:textId="77777777" w:rsidR="00A30FC9" w:rsidRDefault="00C06A52">
    <w:pPr>
      <w:pStyle w:val="Header"/>
    </w:pPr>
    <w:ins w:id="46" w:author="Author" w:date="2026-08-03T22:17:00Z" w16du:dateUtc="2026-08-04T02:17:00Z">
      <w:r>
        <w:rPr>
          <w:noProof/>
        </w:rPr>
        <w:pict w14:anchorId="0C3686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7" o:spid="_x0000_s1025" type="#_x0000_t75" alt="" style="position:absolute;margin-left:0;margin-top:0;width:431.95pt;height:227.8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714E2"/>
    <w:multiLevelType w:val="hybridMultilevel"/>
    <w:tmpl w:val="EB0E3B52"/>
    <w:lvl w:ilvl="0" w:tplc="A80A1026">
      <w:start w:val="1"/>
      <w:numFmt w:val="lowerLetter"/>
      <w:lvlText w:val="(%1)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A6511F"/>
    <w:multiLevelType w:val="hybridMultilevel"/>
    <w:tmpl w:val="D812B3D6"/>
    <w:lvl w:ilvl="0" w:tplc="CE66DB0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0E95111C"/>
    <w:multiLevelType w:val="hybridMultilevel"/>
    <w:tmpl w:val="B9348FDC"/>
    <w:lvl w:ilvl="0" w:tplc="6696FBDE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73602"/>
    <w:multiLevelType w:val="hybridMultilevel"/>
    <w:tmpl w:val="A9268BFA"/>
    <w:lvl w:ilvl="0" w:tplc="69E0304A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13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4" w15:restartNumberingAfterBreak="0">
    <w:nsid w:val="283067A7"/>
    <w:multiLevelType w:val="hybridMultilevel"/>
    <w:tmpl w:val="831EB5A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9D90702"/>
    <w:multiLevelType w:val="hybridMultilevel"/>
    <w:tmpl w:val="180866A2"/>
    <w:lvl w:ilvl="0" w:tplc="ED72DD7C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AEB0E1B"/>
    <w:multiLevelType w:val="hybridMultilevel"/>
    <w:tmpl w:val="E55A41DE"/>
    <w:lvl w:ilvl="0" w:tplc="442A546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36719E"/>
    <w:multiLevelType w:val="hybridMultilevel"/>
    <w:tmpl w:val="0122B8B2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41D83C8D"/>
    <w:multiLevelType w:val="hybridMultilevel"/>
    <w:tmpl w:val="5DD41746"/>
    <w:lvl w:ilvl="0" w:tplc="4AC6DCC2">
      <w:start w:val="1"/>
      <w:numFmt w:val="lowerLetter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2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556413F"/>
    <w:multiLevelType w:val="hybridMultilevel"/>
    <w:tmpl w:val="9544002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7" w15:restartNumberingAfterBreak="0">
    <w:nsid w:val="51E04BA6"/>
    <w:multiLevelType w:val="hybridMultilevel"/>
    <w:tmpl w:val="F872D9CC"/>
    <w:lvl w:ilvl="0" w:tplc="0ACEECF0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9571914"/>
    <w:multiLevelType w:val="hybridMultilevel"/>
    <w:tmpl w:val="EA64C2DE"/>
    <w:lvl w:ilvl="0" w:tplc="6ADE5B78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 w15:restartNumberingAfterBreak="0">
    <w:nsid w:val="5BEA6467"/>
    <w:multiLevelType w:val="hybridMultilevel"/>
    <w:tmpl w:val="FBE8B08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C915F4B"/>
    <w:multiLevelType w:val="hybridMultilevel"/>
    <w:tmpl w:val="75907CB2"/>
    <w:lvl w:ilvl="0" w:tplc="3AAE912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64892F37"/>
    <w:multiLevelType w:val="hybridMultilevel"/>
    <w:tmpl w:val="3372018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67CB1AF4"/>
    <w:multiLevelType w:val="hybridMultilevel"/>
    <w:tmpl w:val="8E52488E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8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7F71216"/>
    <w:multiLevelType w:val="hybridMultilevel"/>
    <w:tmpl w:val="B1D6CC6E"/>
    <w:lvl w:ilvl="0" w:tplc="FA58860C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82915140">
    <w:abstractNumId w:val="34"/>
  </w:num>
  <w:num w:numId="2" w16cid:durableId="512033781">
    <w:abstractNumId w:val="39"/>
  </w:num>
  <w:num w:numId="3" w16cid:durableId="799348429">
    <w:abstractNumId w:val="24"/>
  </w:num>
  <w:num w:numId="4" w16cid:durableId="1952123215">
    <w:abstractNumId w:val="13"/>
  </w:num>
  <w:num w:numId="5" w16cid:durableId="1892687767">
    <w:abstractNumId w:val="31"/>
  </w:num>
  <w:num w:numId="6" w16cid:durableId="101804197">
    <w:abstractNumId w:val="15"/>
  </w:num>
  <w:num w:numId="7" w16cid:durableId="1282305008">
    <w:abstractNumId w:val="16"/>
  </w:num>
  <w:num w:numId="8" w16cid:durableId="980576470">
    <w:abstractNumId w:val="26"/>
  </w:num>
  <w:num w:numId="9" w16cid:durableId="1295984467">
    <w:abstractNumId w:val="9"/>
  </w:num>
  <w:num w:numId="10" w16cid:durableId="445151919">
    <w:abstractNumId w:val="19"/>
  </w:num>
  <w:num w:numId="11" w16cid:durableId="1239747226">
    <w:abstractNumId w:val="5"/>
  </w:num>
  <w:num w:numId="12" w16cid:durableId="106318081">
    <w:abstractNumId w:val="38"/>
  </w:num>
  <w:num w:numId="13" w16cid:durableId="875240124">
    <w:abstractNumId w:val="12"/>
  </w:num>
  <w:num w:numId="14" w16cid:durableId="1165434806">
    <w:abstractNumId w:val="37"/>
  </w:num>
  <w:num w:numId="15" w16cid:durableId="1834099838">
    <w:abstractNumId w:val="10"/>
  </w:num>
  <w:num w:numId="16" w16cid:durableId="556860514">
    <w:abstractNumId w:val="0"/>
  </w:num>
  <w:num w:numId="17" w16cid:durableId="50153504">
    <w:abstractNumId w:val="22"/>
  </w:num>
  <w:num w:numId="18" w16cid:durableId="1426422403">
    <w:abstractNumId w:val="28"/>
  </w:num>
  <w:num w:numId="19" w16cid:durableId="1551574621">
    <w:abstractNumId w:val="4"/>
  </w:num>
  <w:num w:numId="20" w16cid:durableId="506405347">
    <w:abstractNumId w:val="23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6"/>
  </w:num>
  <w:num w:numId="24" w16cid:durableId="292642137">
    <w:abstractNumId w:val="29"/>
  </w:num>
  <w:num w:numId="25" w16cid:durableId="452556930">
    <w:abstractNumId w:val="40"/>
  </w:num>
  <w:num w:numId="26" w16cid:durableId="1207641606">
    <w:abstractNumId w:val="32"/>
  </w:num>
  <w:num w:numId="27" w16cid:durableId="373701941">
    <w:abstractNumId w:val="35"/>
  </w:num>
  <w:num w:numId="28" w16cid:durableId="1549146703">
    <w:abstractNumId w:val="3"/>
  </w:num>
  <w:num w:numId="29" w16cid:durableId="928198860">
    <w:abstractNumId w:val="25"/>
  </w:num>
  <w:num w:numId="30" w16cid:durableId="1417289319">
    <w:abstractNumId w:val="8"/>
  </w:num>
  <w:num w:numId="31" w16cid:durableId="731195626">
    <w:abstractNumId w:val="27"/>
  </w:num>
  <w:num w:numId="32" w16cid:durableId="277683622">
    <w:abstractNumId w:val="11"/>
  </w:num>
  <w:num w:numId="33" w16cid:durableId="809054142">
    <w:abstractNumId w:val="18"/>
  </w:num>
  <w:num w:numId="34" w16cid:durableId="1800490660">
    <w:abstractNumId w:val="20"/>
  </w:num>
  <w:num w:numId="35" w16cid:durableId="728959501">
    <w:abstractNumId w:val="17"/>
  </w:num>
  <w:num w:numId="36" w16cid:durableId="1397819891">
    <w:abstractNumId w:val="30"/>
  </w:num>
  <w:num w:numId="37" w16cid:durableId="1795295302">
    <w:abstractNumId w:val="7"/>
  </w:num>
  <w:num w:numId="38" w16cid:durableId="813840915">
    <w:abstractNumId w:val="14"/>
  </w:num>
  <w:num w:numId="39" w16cid:durableId="939025592">
    <w:abstractNumId w:val="21"/>
  </w:num>
  <w:num w:numId="40" w16cid:durableId="66609871">
    <w:abstractNumId w:val="33"/>
  </w:num>
  <w:num w:numId="41" w16cid:durableId="74379748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D3"/>
    <w:rsid w:val="0000194A"/>
    <w:rsid w:val="00002EF9"/>
    <w:rsid w:val="00004A52"/>
    <w:rsid w:val="00005F04"/>
    <w:rsid w:val="0001338A"/>
    <w:rsid w:val="000204D6"/>
    <w:rsid w:val="00022889"/>
    <w:rsid w:val="0002310E"/>
    <w:rsid w:val="00023D4E"/>
    <w:rsid w:val="00026BFD"/>
    <w:rsid w:val="000278B8"/>
    <w:rsid w:val="00027BEC"/>
    <w:rsid w:val="000310EE"/>
    <w:rsid w:val="00031DA1"/>
    <w:rsid w:val="00032201"/>
    <w:rsid w:val="0003306C"/>
    <w:rsid w:val="000332BC"/>
    <w:rsid w:val="00035097"/>
    <w:rsid w:val="00036D43"/>
    <w:rsid w:val="00037384"/>
    <w:rsid w:val="00041CDA"/>
    <w:rsid w:val="00043214"/>
    <w:rsid w:val="00047CBB"/>
    <w:rsid w:val="00054947"/>
    <w:rsid w:val="00057CF8"/>
    <w:rsid w:val="000604F8"/>
    <w:rsid w:val="00062126"/>
    <w:rsid w:val="0006262E"/>
    <w:rsid w:val="000633C3"/>
    <w:rsid w:val="000635EE"/>
    <w:rsid w:val="00071D29"/>
    <w:rsid w:val="000736FE"/>
    <w:rsid w:val="000763A2"/>
    <w:rsid w:val="00077317"/>
    <w:rsid w:val="00080457"/>
    <w:rsid w:val="000843F3"/>
    <w:rsid w:val="00086A73"/>
    <w:rsid w:val="00086AD8"/>
    <w:rsid w:val="000902D4"/>
    <w:rsid w:val="00092DE2"/>
    <w:rsid w:val="00094460"/>
    <w:rsid w:val="00097F38"/>
    <w:rsid w:val="000A3567"/>
    <w:rsid w:val="000A713A"/>
    <w:rsid w:val="000B0B41"/>
    <w:rsid w:val="000B4F86"/>
    <w:rsid w:val="000B70E9"/>
    <w:rsid w:val="000C2DB6"/>
    <w:rsid w:val="000C5E7D"/>
    <w:rsid w:val="000C617D"/>
    <w:rsid w:val="000C65C6"/>
    <w:rsid w:val="000D6658"/>
    <w:rsid w:val="000E10D7"/>
    <w:rsid w:val="000E25D4"/>
    <w:rsid w:val="000E3ADB"/>
    <w:rsid w:val="000E4E88"/>
    <w:rsid w:val="000F4A39"/>
    <w:rsid w:val="000F508E"/>
    <w:rsid w:val="000F513B"/>
    <w:rsid w:val="0010197D"/>
    <w:rsid w:val="001035F7"/>
    <w:rsid w:val="00103AEF"/>
    <w:rsid w:val="00104551"/>
    <w:rsid w:val="0010486D"/>
    <w:rsid w:val="00107E59"/>
    <w:rsid w:val="00112B11"/>
    <w:rsid w:val="00113C52"/>
    <w:rsid w:val="0011499D"/>
    <w:rsid w:val="00115F62"/>
    <w:rsid w:val="00116C10"/>
    <w:rsid w:val="00120A95"/>
    <w:rsid w:val="001212E0"/>
    <w:rsid w:val="00122D35"/>
    <w:rsid w:val="001243E4"/>
    <w:rsid w:val="00124402"/>
    <w:rsid w:val="0012525B"/>
    <w:rsid w:val="00127894"/>
    <w:rsid w:val="001322D1"/>
    <w:rsid w:val="00135EDA"/>
    <w:rsid w:val="00136DBE"/>
    <w:rsid w:val="00140D69"/>
    <w:rsid w:val="00141D7C"/>
    <w:rsid w:val="00147173"/>
    <w:rsid w:val="00150A09"/>
    <w:rsid w:val="0015270C"/>
    <w:rsid w:val="00153B52"/>
    <w:rsid w:val="00157B45"/>
    <w:rsid w:val="0016676E"/>
    <w:rsid w:val="00170D16"/>
    <w:rsid w:val="001730DF"/>
    <w:rsid w:val="0017352C"/>
    <w:rsid w:val="001772DE"/>
    <w:rsid w:val="0018172A"/>
    <w:rsid w:val="001842CB"/>
    <w:rsid w:val="001850A8"/>
    <w:rsid w:val="00186BAE"/>
    <w:rsid w:val="001870B7"/>
    <w:rsid w:val="00187DC0"/>
    <w:rsid w:val="001905EC"/>
    <w:rsid w:val="00190C28"/>
    <w:rsid w:val="001914EA"/>
    <w:rsid w:val="001947E4"/>
    <w:rsid w:val="001948D6"/>
    <w:rsid w:val="001968EE"/>
    <w:rsid w:val="0019768D"/>
    <w:rsid w:val="001A0362"/>
    <w:rsid w:val="001A560B"/>
    <w:rsid w:val="001B47AC"/>
    <w:rsid w:val="001B4E76"/>
    <w:rsid w:val="001C19C1"/>
    <w:rsid w:val="001C36E3"/>
    <w:rsid w:val="001C407D"/>
    <w:rsid w:val="001C6655"/>
    <w:rsid w:val="001D1D94"/>
    <w:rsid w:val="001D32B7"/>
    <w:rsid w:val="001D5EFD"/>
    <w:rsid w:val="001D629C"/>
    <w:rsid w:val="001E3946"/>
    <w:rsid w:val="001E3DB1"/>
    <w:rsid w:val="001E51B0"/>
    <w:rsid w:val="001E521B"/>
    <w:rsid w:val="001E555A"/>
    <w:rsid w:val="001E5CCC"/>
    <w:rsid w:val="001F43DA"/>
    <w:rsid w:val="001F4DBB"/>
    <w:rsid w:val="001F77DC"/>
    <w:rsid w:val="001F793D"/>
    <w:rsid w:val="002016A9"/>
    <w:rsid w:val="00202441"/>
    <w:rsid w:val="002029E7"/>
    <w:rsid w:val="0021097F"/>
    <w:rsid w:val="0021408F"/>
    <w:rsid w:val="00214F92"/>
    <w:rsid w:val="0021673C"/>
    <w:rsid w:val="002178B0"/>
    <w:rsid w:val="002237F4"/>
    <w:rsid w:val="002302E2"/>
    <w:rsid w:val="00232BA6"/>
    <w:rsid w:val="00236A65"/>
    <w:rsid w:val="002376DB"/>
    <w:rsid w:val="002411D4"/>
    <w:rsid w:val="002424E1"/>
    <w:rsid w:val="00243C19"/>
    <w:rsid w:val="00246475"/>
    <w:rsid w:val="00260D1C"/>
    <w:rsid w:val="00262770"/>
    <w:rsid w:val="00262A03"/>
    <w:rsid w:val="00262D89"/>
    <w:rsid w:val="00263704"/>
    <w:rsid w:val="00263BDF"/>
    <w:rsid w:val="0026483F"/>
    <w:rsid w:val="00266659"/>
    <w:rsid w:val="00267454"/>
    <w:rsid w:val="00272E8E"/>
    <w:rsid w:val="00276B18"/>
    <w:rsid w:val="00280EDD"/>
    <w:rsid w:val="002857A1"/>
    <w:rsid w:val="0028597A"/>
    <w:rsid w:val="00285A7F"/>
    <w:rsid w:val="002878FD"/>
    <w:rsid w:val="00293D76"/>
    <w:rsid w:val="00294D2B"/>
    <w:rsid w:val="00296840"/>
    <w:rsid w:val="00297699"/>
    <w:rsid w:val="002A2EBF"/>
    <w:rsid w:val="002A7708"/>
    <w:rsid w:val="002B1448"/>
    <w:rsid w:val="002B1C2A"/>
    <w:rsid w:val="002B4E77"/>
    <w:rsid w:val="002B5067"/>
    <w:rsid w:val="002C3E69"/>
    <w:rsid w:val="002C6C38"/>
    <w:rsid w:val="002C703E"/>
    <w:rsid w:val="002D1EC5"/>
    <w:rsid w:val="002D4B74"/>
    <w:rsid w:val="002D57C3"/>
    <w:rsid w:val="002E22CF"/>
    <w:rsid w:val="002E3C9B"/>
    <w:rsid w:val="002E65D8"/>
    <w:rsid w:val="002E6653"/>
    <w:rsid w:val="002E6C3F"/>
    <w:rsid w:val="002E769F"/>
    <w:rsid w:val="002F3D8F"/>
    <w:rsid w:val="002F4122"/>
    <w:rsid w:val="002F475B"/>
    <w:rsid w:val="002F5F2D"/>
    <w:rsid w:val="002F6708"/>
    <w:rsid w:val="002F788F"/>
    <w:rsid w:val="00306E37"/>
    <w:rsid w:val="003107B3"/>
    <w:rsid w:val="00313CF5"/>
    <w:rsid w:val="00314683"/>
    <w:rsid w:val="00315874"/>
    <w:rsid w:val="003165EE"/>
    <w:rsid w:val="00317705"/>
    <w:rsid w:val="00317B60"/>
    <w:rsid w:val="00317C15"/>
    <w:rsid w:val="00317EA7"/>
    <w:rsid w:val="0032099D"/>
    <w:rsid w:val="00324388"/>
    <w:rsid w:val="00326E4E"/>
    <w:rsid w:val="003272B3"/>
    <w:rsid w:val="003314B7"/>
    <w:rsid w:val="00342213"/>
    <w:rsid w:val="0034414C"/>
    <w:rsid w:val="003459FC"/>
    <w:rsid w:val="00350B68"/>
    <w:rsid w:val="00351629"/>
    <w:rsid w:val="0035243F"/>
    <w:rsid w:val="0035392A"/>
    <w:rsid w:val="00355551"/>
    <w:rsid w:val="00355BE5"/>
    <w:rsid w:val="00355C66"/>
    <w:rsid w:val="003561A8"/>
    <w:rsid w:val="00357965"/>
    <w:rsid w:val="0036046D"/>
    <w:rsid w:val="00360BC7"/>
    <w:rsid w:val="003635FD"/>
    <w:rsid w:val="00363AA6"/>
    <w:rsid w:val="00364BB2"/>
    <w:rsid w:val="00372BC3"/>
    <w:rsid w:val="003742DF"/>
    <w:rsid w:val="0037567C"/>
    <w:rsid w:val="00376B72"/>
    <w:rsid w:val="003774DA"/>
    <w:rsid w:val="0037763A"/>
    <w:rsid w:val="00377AB4"/>
    <w:rsid w:val="00380878"/>
    <w:rsid w:val="0038169B"/>
    <w:rsid w:val="00382F02"/>
    <w:rsid w:val="00383F0E"/>
    <w:rsid w:val="00384D55"/>
    <w:rsid w:val="00394DF3"/>
    <w:rsid w:val="00395052"/>
    <w:rsid w:val="00395756"/>
    <w:rsid w:val="003958F2"/>
    <w:rsid w:val="00396EFD"/>
    <w:rsid w:val="0039785C"/>
    <w:rsid w:val="003A1F79"/>
    <w:rsid w:val="003A2246"/>
    <w:rsid w:val="003A2F2C"/>
    <w:rsid w:val="003A618B"/>
    <w:rsid w:val="003B2ADF"/>
    <w:rsid w:val="003B3AF6"/>
    <w:rsid w:val="003B45D7"/>
    <w:rsid w:val="003B4FBB"/>
    <w:rsid w:val="003B605E"/>
    <w:rsid w:val="003B75D1"/>
    <w:rsid w:val="003C03E1"/>
    <w:rsid w:val="003C6616"/>
    <w:rsid w:val="003D57B7"/>
    <w:rsid w:val="003D5E8A"/>
    <w:rsid w:val="003D66F2"/>
    <w:rsid w:val="003E1A2C"/>
    <w:rsid w:val="003E214F"/>
    <w:rsid w:val="003E2543"/>
    <w:rsid w:val="003E49DC"/>
    <w:rsid w:val="003E7C24"/>
    <w:rsid w:val="003F1331"/>
    <w:rsid w:val="003F1D10"/>
    <w:rsid w:val="003F4989"/>
    <w:rsid w:val="003F77B2"/>
    <w:rsid w:val="00401DED"/>
    <w:rsid w:val="00404FB1"/>
    <w:rsid w:val="00406684"/>
    <w:rsid w:val="00406BE1"/>
    <w:rsid w:val="00407058"/>
    <w:rsid w:val="00411E58"/>
    <w:rsid w:val="00414615"/>
    <w:rsid w:val="00414E7B"/>
    <w:rsid w:val="0042084C"/>
    <w:rsid w:val="004213DF"/>
    <w:rsid w:val="00421A1E"/>
    <w:rsid w:val="00422E34"/>
    <w:rsid w:val="0042484B"/>
    <w:rsid w:val="0042572D"/>
    <w:rsid w:val="004258F4"/>
    <w:rsid w:val="0043066C"/>
    <w:rsid w:val="00432947"/>
    <w:rsid w:val="0043682E"/>
    <w:rsid w:val="00444ED2"/>
    <w:rsid w:val="00451287"/>
    <w:rsid w:val="00454CEA"/>
    <w:rsid w:val="004561F9"/>
    <w:rsid w:val="00457FDF"/>
    <w:rsid w:val="004612D0"/>
    <w:rsid w:val="00461703"/>
    <w:rsid w:val="004617A9"/>
    <w:rsid w:val="00463E57"/>
    <w:rsid w:val="00473C32"/>
    <w:rsid w:val="004750BD"/>
    <w:rsid w:val="00487D3D"/>
    <w:rsid w:val="0049055A"/>
    <w:rsid w:val="0049442A"/>
    <w:rsid w:val="004948BE"/>
    <w:rsid w:val="004A01D2"/>
    <w:rsid w:val="004A0DEE"/>
    <w:rsid w:val="004A65FB"/>
    <w:rsid w:val="004C082E"/>
    <w:rsid w:val="004C1611"/>
    <w:rsid w:val="004C2223"/>
    <w:rsid w:val="004C4999"/>
    <w:rsid w:val="004D0741"/>
    <w:rsid w:val="004D1F80"/>
    <w:rsid w:val="004D46C8"/>
    <w:rsid w:val="004D605C"/>
    <w:rsid w:val="004D6E70"/>
    <w:rsid w:val="004E13B4"/>
    <w:rsid w:val="004E1A21"/>
    <w:rsid w:val="004E6384"/>
    <w:rsid w:val="004F3F83"/>
    <w:rsid w:val="004F4B49"/>
    <w:rsid w:val="004F5B08"/>
    <w:rsid w:val="0050098A"/>
    <w:rsid w:val="0050372F"/>
    <w:rsid w:val="00513B72"/>
    <w:rsid w:val="0051548B"/>
    <w:rsid w:val="005178F7"/>
    <w:rsid w:val="00520B3B"/>
    <w:rsid w:val="005235B4"/>
    <w:rsid w:val="005270BD"/>
    <w:rsid w:val="0053018B"/>
    <w:rsid w:val="00530770"/>
    <w:rsid w:val="0053177E"/>
    <w:rsid w:val="005402CF"/>
    <w:rsid w:val="00541C4B"/>
    <w:rsid w:val="00543FDB"/>
    <w:rsid w:val="00544130"/>
    <w:rsid w:val="00544E05"/>
    <w:rsid w:val="00545008"/>
    <w:rsid w:val="005458B8"/>
    <w:rsid w:val="005470EF"/>
    <w:rsid w:val="005508D5"/>
    <w:rsid w:val="00551756"/>
    <w:rsid w:val="00552C3B"/>
    <w:rsid w:val="0055369A"/>
    <w:rsid w:val="0056443C"/>
    <w:rsid w:val="00564A77"/>
    <w:rsid w:val="0056758A"/>
    <w:rsid w:val="00573405"/>
    <w:rsid w:val="005805B8"/>
    <w:rsid w:val="00582E03"/>
    <w:rsid w:val="005841D0"/>
    <w:rsid w:val="00584236"/>
    <w:rsid w:val="0058637C"/>
    <w:rsid w:val="0059039D"/>
    <w:rsid w:val="005908E4"/>
    <w:rsid w:val="005909DA"/>
    <w:rsid w:val="005920A8"/>
    <w:rsid w:val="00593A40"/>
    <w:rsid w:val="00595744"/>
    <w:rsid w:val="005A0BB9"/>
    <w:rsid w:val="005A1B50"/>
    <w:rsid w:val="005A2495"/>
    <w:rsid w:val="005A628B"/>
    <w:rsid w:val="005B28A2"/>
    <w:rsid w:val="005B2C07"/>
    <w:rsid w:val="005B34B7"/>
    <w:rsid w:val="005B614F"/>
    <w:rsid w:val="005C1D0E"/>
    <w:rsid w:val="005C3B1C"/>
    <w:rsid w:val="005D12F4"/>
    <w:rsid w:val="005D2979"/>
    <w:rsid w:val="005D7267"/>
    <w:rsid w:val="005E2EFF"/>
    <w:rsid w:val="005E3525"/>
    <w:rsid w:val="005E3FE8"/>
    <w:rsid w:val="005F44FB"/>
    <w:rsid w:val="005F5A01"/>
    <w:rsid w:val="00602CD9"/>
    <w:rsid w:val="0060320B"/>
    <w:rsid w:val="0060335C"/>
    <w:rsid w:val="00603BA2"/>
    <w:rsid w:val="00604F78"/>
    <w:rsid w:val="0060577C"/>
    <w:rsid w:val="00605D1A"/>
    <w:rsid w:val="00607CB9"/>
    <w:rsid w:val="0061400E"/>
    <w:rsid w:val="00622042"/>
    <w:rsid w:val="00624602"/>
    <w:rsid w:val="00625FC0"/>
    <w:rsid w:val="0062629F"/>
    <w:rsid w:val="006265CF"/>
    <w:rsid w:val="00627DF0"/>
    <w:rsid w:val="006302AE"/>
    <w:rsid w:val="006306C8"/>
    <w:rsid w:val="00635EE1"/>
    <w:rsid w:val="006379BD"/>
    <w:rsid w:val="00641159"/>
    <w:rsid w:val="00641991"/>
    <w:rsid w:val="006426AE"/>
    <w:rsid w:val="00643041"/>
    <w:rsid w:val="00650C49"/>
    <w:rsid w:val="006523A7"/>
    <w:rsid w:val="00655772"/>
    <w:rsid w:val="00656CE3"/>
    <w:rsid w:val="00660295"/>
    <w:rsid w:val="006632B8"/>
    <w:rsid w:val="00664D7A"/>
    <w:rsid w:val="006670D1"/>
    <w:rsid w:val="00675584"/>
    <w:rsid w:val="00675F30"/>
    <w:rsid w:val="00676DA7"/>
    <w:rsid w:val="006801A0"/>
    <w:rsid w:val="00683362"/>
    <w:rsid w:val="006841AA"/>
    <w:rsid w:val="006844A4"/>
    <w:rsid w:val="00685EDD"/>
    <w:rsid w:val="00686325"/>
    <w:rsid w:val="006918C5"/>
    <w:rsid w:val="00691D77"/>
    <w:rsid w:val="00693F87"/>
    <w:rsid w:val="006A144D"/>
    <w:rsid w:val="006A33DC"/>
    <w:rsid w:val="006A6D34"/>
    <w:rsid w:val="006B3231"/>
    <w:rsid w:val="006B3A7C"/>
    <w:rsid w:val="006B6E09"/>
    <w:rsid w:val="006B76DB"/>
    <w:rsid w:val="006B77C4"/>
    <w:rsid w:val="006C0427"/>
    <w:rsid w:val="006C0F44"/>
    <w:rsid w:val="006C2053"/>
    <w:rsid w:val="006C6DE2"/>
    <w:rsid w:val="006D0003"/>
    <w:rsid w:val="006D211C"/>
    <w:rsid w:val="006D5433"/>
    <w:rsid w:val="006D6903"/>
    <w:rsid w:val="006D74E0"/>
    <w:rsid w:val="006E5C29"/>
    <w:rsid w:val="006E6081"/>
    <w:rsid w:val="006F0447"/>
    <w:rsid w:val="006F1628"/>
    <w:rsid w:val="006F5A55"/>
    <w:rsid w:val="006F5E18"/>
    <w:rsid w:val="00701A5A"/>
    <w:rsid w:val="00703B4E"/>
    <w:rsid w:val="00705720"/>
    <w:rsid w:val="0070642A"/>
    <w:rsid w:val="007100A9"/>
    <w:rsid w:val="007104DA"/>
    <w:rsid w:val="00713B58"/>
    <w:rsid w:val="0071406B"/>
    <w:rsid w:val="00715E47"/>
    <w:rsid w:val="007203DC"/>
    <w:rsid w:val="00720DF4"/>
    <w:rsid w:val="00724695"/>
    <w:rsid w:val="00724781"/>
    <w:rsid w:val="007260B4"/>
    <w:rsid w:val="007263A4"/>
    <w:rsid w:val="0073100D"/>
    <w:rsid w:val="00735D6D"/>
    <w:rsid w:val="00741384"/>
    <w:rsid w:val="00741439"/>
    <w:rsid w:val="007429D8"/>
    <w:rsid w:val="00742B05"/>
    <w:rsid w:val="007439D3"/>
    <w:rsid w:val="0074560B"/>
    <w:rsid w:val="00747332"/>
    <w:rsid w:val="00747534"/>
    <w:rsid w:val="00747D84"/>
    <w:rsid w:val="007506D1"/>
    <w:rsid w:val="00750E3C"/>
    <w:rsid w:val="007515C2"/>
    <w:rsid w:val="00753892"/>
    <w:rsid w:val="00756E64"/>
    <w:rsid w:val="00760A92"/>
    <w:rsid w:val="00763E15"/>
    <w:rsid w:val="0076553D"/>
    <w:rsid w:val="00765815"/>
    <w:rsid w:val="00766FB3"/>
    <w:rsid w:val="00767EB6"/>
    <w:rsid w:val="007741E5"/>
    <w:rsid w:val="00775FFB"/>
    <w:rsid w:val="007773E4"/>
    <w:rsid w:val="00777FCD"/>
    <w:rsid w:val="007816D3"/>
    <w:rsid w:val="00783D2C"/>
    <w:rsid w:val="00786787"/>
    <w:rsid w:val="00792708"/>
    <w:rsid w:val="007928D4"/>
    <w:rsid w:val="00795278"/>
    <w:rsid w:val="007A3B76"/>
    <w:rsid w:val="007B0CD4"/>
    <w:rsid w:val="007B27F7"/>
    <w:rsid w:val="007B38AA"/>
    <w:rsid w:val="007B3C24"/>
    <w:rsid w:val="007C5919"/>
    <w:rsid w:val="007C5E70"/>
    <w:rsid w:val="007C6330"/>
    <w:rsid w:val="007C6483"/>
    <w:rsid w:val="007D0A45"/>
    <w:rsid w:val="007D0D30"/>
    <w:rsid w:val="007D11A3"/>
    <w:rsid w:val="007D1513"/>
    <w:rsid w:val="007D433D"/>
    <w:rsid w:val="007D5C63"/>
    <w:rsid w:val="007D7D70"/>
    <w:rsid w:val="007E0AD3"/>
    <w:rsid w:val="007E45CF"/>
    <w:rsid w:val="007E4752"/>
    <w:rsid w:val="007F0830"/>
    <w:rsid w:val="007F0D28"/>
    <w:rsid w:val="007F12E3"/>
    <w:rsid w:val="007F4408"/>
    <w:rsid w:val="007F4DE9"/>
    <w:rsid w:val="007F514B"/>
    <w:rsid w:val="007F6959"/>
    <w:rsid w:val="007F6D54"/>
    <w:rsid w:val="007F7DB7"/>
    <w:rsid w:val="00802E83"/>
    <w:rsid w:val="00803685"/>
    <w:rsid w:val="00804785"/>
    <w:rsid w:val="00804DF0"/>
    <w:rsid w:val="00810E77"/>
    <w:rsid w:val="00812F0D"/>
    <w:rsid w:val="00816D25"/>
    <w:rsid w:val="00823056"/>
    <w:rsid w:val="00825A01"/>
    <w:rsid w:val="008269BE"/>
    <w:rsid w:val="00827471"/>
    <w:rsid w:val="0083066B"/>
    <w:rsid w:val="00831695"/>
    <w:rsid w:val="008355F8"/>
    <w:rsid w:val="00836422"/>
    <w:rsid w:val="00836D59"/>
    <w:rsid w:val="008374C4"/>
    <w:rsid w:val="00837A81"/>
    <w:rsid w:val="008451CB"/>
    <w:rsid w:val="00847851"/>
    <w:rsid w:val="008500A3"/>
    <w:rsid w:val="00851852"/>
    <w:rsid w:val="008518CA"/>
    <w:rsid w:val="00854B78"/>
    <w:rsid w:val="00855A3B"/>
    <w:rsid w:val="0085675C"/>
    <w:rsid w:val="00857F64"/>
    <w:rsid w:val="008601A7"/>
    <w:rsid w:val="008607FE"/>
    <w:rsid w:val="008622D1"/>
    <w:rsid w:val="008629F8"/>
    <w:rsid w:val="00864ACB"/>
    <w:rsid w:val="008740BE"/>
    <w:rsid w:val="008743CD"/>
    <w:rsid w:val="008765C5"/>
    <w:rsid w:val="00877AA7"/>
    <w:rsid w:val="0088484E"/>
    <w:rsid w:val="0089095F"/>
    <w:rsid w:val="00893331"/>
    <w:rsid w:val="008A056D"/>
    <w:rsid w:val="008A4633"/>
    <w:rsid w:val="008A6668"/>
    <w:rsid w:val="008A79E4"/>
    <w:rsid w:val="008B014E"/>
    <w:rsid w:val="008B04F8"/>
    <w:rsid w:val="008B0C6C"/>
    <w:rsid w:val="008B0DDA"/>
    <w:rsid w:val="008B3053"/>
    <w:rsid w:val="008B51CC"/>
    <w:rsid w:val="008C21DD"/>
    <w:rsid w:val="008C2960"/>
    <w:rsid w:val="008C3DD0"/>
    <w:rsid w:val="008C6AD2"/>
    <w:rsid w:val="008C76CD"/>
    <w:rsid w:val="008D031A"/>
    <w:rsid w:val="008D117B"/>
    <w:rsid w:val="008D46CD"/>
    <w:rsid w:val="008E1DF0"/>
    <w:rsid w:val="008E40F1"/>
    <w:rsid w:val="008F0694"/>
    <w:rsid w:val="008F245A"/>
    <w:rsid w:val="0090083F"/>
    <w:rsid w:val="00906B9E"/>
    <w:rsid w:val="00906CB6"/>
    <w:rsid w:val="00907CDA"/>
    <w:rsid w:val="00911ABF"/>
    <w:rsid w:val="009149EC"/>
    <w:rsid w:val="009170E4"/>
    <w:rsid w:val="00917272"/>
    <w:rsid w:val="00921534"/>
    <w:rsid w:val="009263E2"/>
    <w:rsid w:val="00926A52"/>
    <w:rsid w:val="00927EC5"/>
    <w:rsid w:val="009307C8"/>
    <w:rsid w:val="00932510"/>
    <w:rsid w:val="00933F06"/>
    <w:rsid w:val="0093553B"/>
    <w:rsid w:val="009365CB"/>
    <w:rsid w:val="00937852"/>
    <w:rsid w:val="00937C0D"/>
    <w:rsid w:val="0094214B"/>
    <w:rsid w:val="00943063"/>
    <w:rsid w:val="009458D8"/>
    <w:rsid w:val="00945DAD"/>
    <w:rsid w:val="00946065"/>
    <w:rsid w:val="0095190B"/>
    <w:rsid w:val="0095383B"/>
    <w:rsid w:val="00953DB4"/>
    <w:rsid w:val="00954962"/>
    <w:rsid w:val="00956371"/>
    <w:rsid w:val="00961E44"/>
    <w:rsid w:val="0096465E"/>
    <w:rsid w:val="009675D2"/>
    <w:rsid w:val="00970541"/>
    <w:rsid w:val="00972986"/>
    <w:rsid w:val="00973F2C"/>
    <w:rsid w:val="0097484C"/>
    <w:rsid w:val="00974996"/>
    <w:rsid w:val="00975893"/>
    <w:rsid w:val="00976357"/>
    <w:rsid w:val="00976D22"/>
    <w:rsid w:val="00980B3E"/>
    <w:rsid w:val="009813C8"/>
    <w:rsid w:val="0098206D"/>
    <w:rsid w:val="0098431C"/>
    <w:rsid w:val="0098582E"/>
    <w:rsid w:val="00985B46"/>
    <w:rsid w:val="00987AB2"/>
    <w:rsid w:val="0099472B"/>
    <w:rsid w:val="009969DB"/>
    <w:rsid w:val="00997D5B"/>
    <w:rsid w:val="009A12D9"/>
    <w:rsid w:val="009A152D"/>
    <w:rsid w:val="009A161D"/>
    <w:rsid w:val="009A1C8E"/>
    <w:rsid w:val="009A2D09"/>
    <w:rsid w:val="009A69C5"/>
    <w:rsid w:val="009B1CA4"/>
    <w:rsid w:val="009B22A3"/>
    <w:rsid w:val="009B2541"/>
    <w:rsid w:val="009C0513"/>
    <w:rsid w:val="009C775C"/>
    <w:rsid w:val="009E3F29"/>
    <w:rsid w:val="009E5791"/>
    <w:rsid w:val="009E5D06"/>
    <w:rsid w:val="009E69C4"/>
    <w:rsid w:val="009F2C74"/>
    <w:rsid w:val="009F4F48"/>
    <w:rsid w:val="009F5840"/>
    <w:rsid w:val="009F7652"/>
    <w:rsid w:val="00A010B3"/>
    <w:rsid w:val="00A02C1F"/>
    <w:rsid w:val="00A031D2"/>
    <w:rsid w:val="00A11A16"/>
    <w:rsid w:val="00A11A81"/>
    <w:rsid w:val="00A133FF"/>
    <w:rsid w:val="00A23366"/>
    <w:rsid w:val="00A23DCF"/>
    <w:rsid w:val="00A30658"/>
    <w:rsid w:val="00A3074A"/>
    <w:rsid w:val="00A30FC9"/>
    <w:rsid w:val="00A31698"/>
    <w:rsid w:val="00A32AEB"/>
    <w:rsid w:val="00A330DB"/>
    <w:rsid w:val="00A339B2"/>
    <w:rsid w:val="00A33D5A"/>
    <w:rsid w:val="00A37D4F"/>
    <w:rsid w:val="00A42768"/>
    <w:rsid w:val="00A45622"/>
    <w:rsid w:val="00A45809"/>
    <w:rsid w:val="00A46C4A"/>
    <w:rsid w:val="00A5016C"/>
    <w:rsid w:val="00A513F4"/>
    <w:rsid w:val="00A551C5"/>
    <w:rsid w:val="00A6058C"/>
    <w:rsid w:val="00A6414D"/>
    <w:rsid w:val="00A64748"/>
    <w:rsid w:val="00A65E73"/>
    <w:rsid w:val="00A67848"/>
    <w:rsid w:val="00A7103D"/>
    <w:rsid w:val="00A71CB8"/>
    <w:rsid w:val="00A764B8"/>
    <w:rsid w:val="00A77891"/>
    <w:rsid w:val="00A841F2"/>
    <w:rsid w:val="00A857F8"/>
    <w:rsid w:val="00A85A06"/>
    <w:rsid w:val="00A90502"/>
    <w:rsid w:val="00A90F45"/>
    <w:rsid w:val="00A927F6"/>
    <w:rsid w:val="00A92FA5"/>
    <w:rsid w:val="00A97E32"/>
    <w:rsid w:val="00AA04CE"/>
    <w:rsid w:val="00AA052F"/>
    <w:rsid w:val="00AA2582"/>
    <w:rsid w:val="00AA5101"/>
    <w:rsid w:val="00AA55C7"/>
    <w:rsid w:val="00AA663E"/>
    <w:rsid w:val="00AB4D7F"/>
    <w:rsid w:val="00AB56B1"/>
    <w:rsid w:val="00AB7203"/>
    <w:rsid w:val="00AB7CE4"/>
    <w:rsid w:val="00AC0078"/>
    <w:rsid w:val="00AC183F"/>
    <w:rsid w:val="00AC52D4"/>
    <w:rsid w:val="00AC65F1"/>
    <w:rsid w:val="00AC6D30"/>
    <w:rsid w:val="00AD212C"/>
    <w:rsid w:val="00AD4132"/>
    <w:rsid w:val="00AD449E"/>
    <w:rsid w:val="00AD6AD8"/>
    <w:rsid w:val="00AE01E4"/>
    <w:rsid w:val="00AE03ED"/>
    <w:rsid w:val="00AE1A48"/>
    <w:rsid w:val="00AF00D3"/>
    <w:rsid w:val="00AF14CA"/>
    <w:rsid w:val="00AF26FC"/>
    <w:rsid w:val="00AF2736"/>
    <w:rsid w:val="00AF47E7"/>
    <w:rsid w:val="00AF52B2"/>
    <w:rsid w:val="00AF5A15"/>
    <w:rsid w:val="00B028D1"/>
    <w:rsid w:val="00B030D6"/>
    <w:rsid w:val="00B03D3D"/>
    <w:rsid w:val="00B050E8"/>
    <w:rsid w:val="00B13822"/>
    <w:rsid w:val="00B13827"/>
    <w:rsid w:val="00B1408D"/>
    <w:rsid w:val="00B17F54"/>
    <w:rsid w:val="00B213AD"/>
    <w:rsid w:val="00B21C3B"/>
    <w:rsid w:val="00B2388C"/>
    <w:rsid w:val="00B23D7E"/>
    <w:rsid w:val="00B2476A"/>
    <w:rsid w:val="00B25112"/>
    <w:rsid w:val="00B30F1E"/>
    <w:rsid w:val="00B310B2"/>
    <w:rsid w:val="00B31426"/>
    <w:rsid w:val="00B31EEF"/>
    <w:rsid w:val="00B35EF1"/>
    <w:rsid w:val="00B41722"/>
    <w:rsid w:val="00B41838"/>
    <w:rsid w:val="00B44EBF"/>
    <w:rsid w:val="00B458DD"/>
    <w:rsid w:val="00B45B3E"/>
    <w:rsid w:val="00B46FD9"/>
    <w:rsid w:val="00B51C55"/>
    <w:rsid w:val="00B53A1C"/>
    <w:rsid w:val="00B54B20"/>
    <w:rsid w:val="00B64F82"/>
    <w:rsid w:val="00B65CF8"/>
    <w:rsid w:val="00B661B8"/>
    <w:rsid w:val="00B6648D"/>
    <w:rsid w:val="00B67204"/>
    <w:rsid w:val="00B67B67"/>
    <w:rsid w:val="00B70688"/>
    <w:rsid w:val="00B70AE5"/>
    <w:rsid w:val="00B712AA"/>
    <w:rsid w:val="00B7267E"/>
    <w:rsid w:val="00B72ECD"/>
    <w:rsid w:val="00B741B2"/>
    <w:rsid w:val="00B75A54"/>
    <w:rsid w:val="00B76DBF"/>
    <w:rsid w:val="00B7715F"/>
    <w:rsid w:val="00B77F32"/>
    <w:rsid w:val="00B80609"/>
    <w:rsid w:val="00B838CB"/>
    <w:rsid w:val="00B846D8"/>
    <w:rsid w:val="00B865C9"/>
    <w:rsid w:val="00B908F5"/>
    <w:rsid w:val="00B91D29"/>
    <w:rsid w:val="00B93E39"/>
    <w:rsid w:val="00B945AD"/>
    <w:rsid w:val="00B94BB2"/>
    <w:rsid w:val="00BA4841"/>
    <w:rsid w:val="00BA689B"/>
    <w:rsid w:val="00BB1D95"/>
    <w:rsid w:val="00BB256C"/>
    <w:rsid w:val="00BB4B94"/>
    <w:rsid w:val="00BB5C46"/>
    <w:rsid w:val="00BB62F4"/>
    <w:rsid w:val="00BC3172"/>
    <w:rsid w:val="00BC3843"/>
    <w:rsid w:val="00BC3CA5"/>
    <w:rsid w:val="00BC66E3"/>
    <w:rsid w:val="00BD035C"/>
    <w:rsid w:val="00BD0C62"/>
    <w:rsid w:val="00BD2100"/>
    <w:rsid w:val="00BD226D"/>
    <w:rsid w:val="00BD481D"/>
    <w:rsid w:val="00BE1EEC"/>
    <w:rsid w:val="00BE4133"/>
    <w:rsid w:val="00BE7964"/>
    <w:rsid w:val="00BF0BF0"/>
    <w:rsid w:val="00BF5532"/>
    <w:rsid w:val="00BF6BF9"/>
    <w:rsid w:val="00BF7929"/>
    <w:rsid w:val="00C01089"/>
    <w:rsid w:val="00C03890"/>
    <w:rsid w:val="00C03FB9"/>
    <w:rsid w:val="00C05DD0"/>
    <w:rsid w:val="00C06A52"/>
    <w:rsid w:val="00C10874"/>
    <w:rsid w:val="00C10927"/>
    <w:rsid w:val="00C10AF4"/>
    <w:rsid w:val="00C111CF"/>
    <w:rsid w:val="00C11250"/>
    <w:rsid w:val="00C163B9"/>
    <w:rsid w:val="00C1715A"/>
    <w:rsid w:val="00C22175"/>
    <w:rsid w:val="00C22D16"/>
    <w:rsid w:val="00C23CDC"/>
    <w:rsid w:val="00C25950"/>
    <w:rsid w:val="00C268A1"/>
    <w:rsid w:val="00C26D52"/>
    <w:rsid w:val="00C270BF"/>
    <w:rsid w:val="00C325D6"/>
    <w:rsid w:val="00C32D6F"/>
    <w:rsid w:val="00C32FE4"/>
    <w:rsid w:val="00C33DFC"/>
    <w:rsid w:val="00C37DC6"/>
    <w:rsid w:val="00C4269E"/>
    <w:rsid w:val="00C42903"/>
    <w:rsid w:val="00C4298F"/>
    <w:rsid w:val="00C42D75"/>
    <w:rsid w:val="00C443B3"/>
    <w:rsid w:val="00C47653"/>
    <w:rsid w:val="00C47FC8"/>
    <w:rsid w:val="00C50A0E"/>
    <w:rsid w:val="00C553FD"/>
    <w:rsid w:val="00C555FD"/>
    <w:rsid w:val="00C56EF4"/>
    <w:rsid w:val="00C61457"/>
    <w:rsid w:val="00C61FDF"/>
    <w:rsid w:val="00C62034"/>
    <w:rsid w:val="00C676BD"/>
    <w:rsid w:val="00C70BB1"/>
    <w:rsid w:val="00C7283E"/>
    <w:rsid w:val="00C75E72"/>
    <w:rsid w:val="00C8010B"/>
    <w:rsid w:val="00C81586"/>
    <w:rsid w:val="00C86AC6"/>
    <w:rsid w:val="00C90EF7"/>
    <w:rsid w:val="00C934E2"/>
    <w:rsid w:val="00C935AE"/>
    <w:rsid w:val="00C944F9"/>
    <w:rsid w:val="00C959B2"/>
    <w:rsid w:val="00CA0DD5"/>
    <w:rsid w:val="00CA29F4"/>
    <w:rsid w:val="00CA579D"/>
    <w:rsid w:val="00CB40B5"/>
    <w:rsid w:val="00CB515E"/>
    <w:rsid w:val="00CC2E19"/>
    <w:rsid w:val="00CC6716"/>
    <w:rsid w:val="00CD37AC"/>
    <w:rsid w:val="00CD43CC"/>
    <w:rsid w:val="00CD45EA"/>
    <w:rsid w:val="00CD6C0C"/>
    <w:rsid w:val="00CE1A25"/>
    <w:rsid w:val="00CE5176"/>
    <w:rsid w:val="00CE6CE4"/>
    <w:rsid w:val="00CF0FC6"/>
    <w:rsid w:val="00CF48EF"/>
    <w:rsid w:val="00CF4929"/>
    <w:rsid w:val="00CF4FD2"/>
    <w:rsid w:val="00CF5A29"/>
    <w:rsid w:val="00CF7299"/>
    <w:rsid w:val="00D0336E"/>
    <w:rsid w:val="00D03DE3"/>
    <w:rsid w:val="00D06170"/>
    <w:rsid w:val="00D119D5"/>
    <w:rsid w:val="00D130AD"/>
    <w:rsid w:val="00D14104"/>
    <w:rsid w:val="00D16E9D"/>
    <w:rsid w:val="00D1753E"/>
    <w:rsid w:val="00D20F85"/>
    <w:rsid w:val="00D22054"/>
    <w:rsid w:val="00D22F96"/>
    <w:rsid w:val="00D23EF5"/>
    <w:rsid w:val="00D248B6"/>
    <w:rsid w:val="00D24CFA"/>
    <w:rsid w:val="00D25424"/>
    <w:rsid w:val="00D25FAC"/>
    <w:rsid w:val="00D277E6"/>
    <w:rsid w:val="00D32F50"/>
    <w:rsid w:val="00D33737"/>
    <w:rsid w:val="00D408CD"/>
    <w:rsid w:val="00D45872"/>
    <w:rsid w:val="00D4710A"/>
    <w:rsid w:val="00D4771D"/>
    <w:rsid w:val="00D51B44"/>
    <w:rsid w:val="00D51BCA"/>
    <w:rsid w:val="00D52542"/>
    <w:rsid w:val="00D5472C"/>
    <w:rsid w:val="00D56BAB"/>
    <w:rsid w:val="00D57651"/>
    <w:rsid w:val="00D63D4C"/>
    <w:rsid w:val="00D672CF"/>
    <w:rsid w:val="00D700CA"/>
    <w:rsid w:val="00D85630"/>
    <w:rsid w:val="00D907C1"/>
    <w:rsid w:val="00D9344D"/>
    <w:rsid w:val="00DA5D33"/>
    <w:rsid w:val="00DA6921"/>
    <w:rsid w:val="00DB191B"/>
    <w:rsid w:val="00DB1AAC"/>
    <w:rsid w:val="00DB1E46"/>
    <w:rsid w:val="00DB2C1E"/>
    <w:rsid w:val="00DB3B70"/>
    <w:rsid w:val="00DB40DF"/>
    <w:rsid w:val="00DB6393"/>
    <w:rsid w:val="00DB6B09"/>
    <w:rsid w:val="00DB7942"/>
    <w:rsid w:val="00DC4A58"/>
    <w:rsid w:val="00DC52CC"/>
    <w:rsid w:val="00DD5A4D"/>
    <w:rsid w:val="00DD6437"/>
    <w:rsid w:val="00DD6F65"/>
    <w:rsid w:val="00DE2408"/>
    <w:rsid w:val="00DE5C6B"/>
    <w:rsid w:val="00DE79EC"/>
    <w:rsid w:val="00DE7BCE"/>
    <w:rsid w:val="00DF0287"/>
    <w:rsid w:val="00DF0750"/>
    <w:rsid w:val="00DF358D"/>
    <w:rsid w:val="00DF60FE"/>
    <w:rsid w:val="00DF7AF7"/>
    <w:rsid w:val="00DF7BF3"/>
    <w:rsid w:val="00E0318D"/>
    <w:rsid w:val="00E066DF"/>
    <w:rsid w:val="00E10870"/>
    <w:rsid w:val="00E10A23"/>
    <w:rsid w:val="00E110A8"/>
    <w:rsid w:val="00E1165D"/>
    <w:rsid w:val="00E166F1"/>
    <w:rsid w:val="00E17C29"/>
    <w:rsid w:val="00E2084D"/>
    <w:rsid w:val="00E23B00"/>
    <w:rsid w:val="00E26868"/>
    <w:rsid w:val="00E325CA"/>
    <w:rsid w:val="00E33349"/>
    <w:rsid w:val="00E37772"/>
    <w:rsid w:val="00E40ACF"/>
    <w:rsid w:val="00E41D5F"/>
    <w:rsid w:val="00E44781"/>
    <w:rsid w:val="00E44AD8"/>
    <w:rsid w:val="00E50651"/>
    <w:rsid w:val="00E51AEF"/>
    <w:rsid w:val="00E5419B"/>
    <w:rsid w:val="00E54968"/>
    <w:rsid w:val="00E54DAC"/>
    <w:rsid w:val="00E553FE"/>
    <w:rsid w:val="00E62964"/>
    <w:rsid w:val="00E64834"/>
    <w:rsid w:val="00E67E2E"/>
    <w:rsid w:val="00E71A9E"/>
    <w:rsid w:val="00E72F08"/>
    <w:rsid w:val="00E74D5B"/>
    <w:rsid w:val="00E774F9"/>
    <w:rsid w:val="00E775EF"/>
    <w:rsid w:val="00E77D97"/>
    <w:rsid w:val="00E80CDE"/>
    <w:rsid w:val="00E8557E"/>
    <w:rsid w:val="00E86327"/>
    <w:rsid w:val="00E86BEC"/>
    <w:rsid w:val="00E875AB"/>
    <w:rsid w:val="00E91B61"/>
    <w:rsid w:val="00E91CE4"/>
    <w:rsid w:val="00E93443"/>
    <w:rsid w:val="00E93B78"/>
    <w:rsid w:val="00E97A60"/>
    <w:rsid w:val="00EA0CF1"/>
    <w:rsid w:val="00EA2045"/>
    <w:rsid w:val="00EA6058"/>
    <w:rsid w:val="00EA60C0"/>
    <w:rsid w:val="00EA637E"/>
    <w:rsid w:val="00EA69D0"/>
    <w:rsid w:val="00EA74E7"/>
    <w:rsid w:val="00EA7739"/>
    <w:rsid w:val="00EA7F68"/>
    <w:rsid w:val="00EB11DC"/>
    <w:rsid w:val="00EB220D"/>
    <w:rsid w:val="00EB351F"/>
    <w:rsid w:val="00EB3CC3"/>
    <w:rsid w:val="00EB56C3"/>
    <w:rsid w:val="00EB6FE7"/>
    <w:rsid w:val="00EC0952"/>
    <w:rsid w:val="00EC0977"/>
    <w:rsid w:val="00EC2162"/>
    <w:rsid w:val="00EC226F"/>
    <w:rsid w:val="00EC33B4"/>
    <w:rsid w:val="00EC4EC7"/>
    <w:rsid w:val="00ED017F"/>
    <w:rsid w:val="00ED25E1"/>
    <w:rsid w:val="00EE4851"/>
    <w:rsid w:val="00EE5DB2"/>
    <w:rsid w:val="00EF3430"/>
    <w:rsid w:val="00EF345E"/>
    <w:rsid w:val="00EF53B5"/>
    <w:rsid w:val="00F03460"/>
    <w:rsid w:val="00F06905"/>
    <w:rsid w:val="00F113B3"/>
    <w:rsid w:val="00F1284F"/>
    <w:rsid w:val="00F138C8"/>
    <w:rsid w:val="00F1596E"/>
    <w:rsid w:val="00F204AD"/>
    <w:rsid w:val="00F23D71"/>
    <w:rsid w:val="00F34945"/>
    <w:rsid w:val="00F36CD5"/>
    <w:rsid w:val="00F4042F"/>
    <w:rsid w:val="00F45BA6"/>
    <w:rsid w:val="00F47503"/>
    <w:rsid w:val="00F479FB"/>
    <w:rsid w:val="00F53CD7"/>
    <w:rsid w:val="00F53F9F"/>
    <w:rsid w:val="00F54E76"/>
    <w:rsid w:val="00F56E29"/>
    <w:rsid w:val="00F57C7B"/>
    <w:rsid w:val="00F6010B"/>
    <w:rsid w:val="00F61AE4"/>
    <w:rsid w:val="00F627A2"/>
    <w:rsid w:val="00F629CF"/>
    <w:rsid w:val="00F63010"/>
    <w:rsid w:val="00F65579"/>
    <w:rsid w:val="00F73CE3"/>
    <w:rsid w:val="00F76CC9"/>
    <w:rsid w:val="00F779CE"/>
    <w:rsid w:val="00F81959"/>
    <w:rsid w:val="00F81A4C"/>
    <w:rsid w:val="00F8278A"/>
    <w:rsid w:val="00F82CFB"/>
    <w:rsid w:val="00F87666"/>
    <w:rsid w:val="00F91DD6"/>
    <w:rsid w:val="00F9579D"/>
    <w:rsid w:val="00F964F1"/>
    <w:rsid w:val="00FA1B96"/>
    <w:rsid w:val="00FA32C3"/>
    <w:rsid w:val="00FA477E"/>
    <w:rsid w:val="00FA64B6"/>
    <w:rsid w:val="00FB1843"/>
    <w:rsid w:val="00FB3E11"/>
    <w:rsid w:val="00FB4D59"/>
    <w:rsid w:val="00FB7220"/>
    <w:rsid w:val="00FC0E15"/>
    <w:rsid w:val="00FC0FA9"/>
    <w:rsid w:val="00FC6336"/>
    <w:rsid w:val="00FD1838"/>
    <w:rsid w:val="00FD1ADC"/>
    <w:rsid w:val="00FD4B5A"/>
    <w:rsid w:val="00FD56AB"/>
    <w:rsid w:val="00FD66A0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2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uiPriority="10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annotation subjec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widowControl w:val="0"/>
      <w:pPrChange w:id="0" w:author="Author" w:date="2026-08-03T22:17:00Z">
        <w:pPr/>
      </w:pPrChange>
    </w:pPr>
    <w:rPr>
      <w:rFonts w:asciiTheme="minorHAnsi" w:eastAsiaTheme="minorEastAsia" w:hAnsiTheme="minorHAnsi" w:cstheme="minorBidi"/>
      <w:kern w:val="2"/>
      <w:sz w:val="24"/>
      <w:szCs w:val="22"/>
      <w:lang w:eastAsia="zh-TW"/>
      <w:rPrChange w:id="0" w:author="Author" w:date="2026-08-03T22:17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qFormat/>
    <w:pPr>
      <w:keepNext/>
      <w:spacing w:line="480" w:lineRule="auto"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pPr>
      <w:spacing w:line="480" w:lineRule="auto"/>
      <w:jc w:val="both"/>
    </w:pPr>
  </w:style>
  <w:style w:type="paragraph" w:styleId="Title">
    <w:name w:val="Title"/>
    <w:basedOn w:val="Normal"/>
    <w:next w:val="Normal"/>
    <w:link w:val="TitleChar"/>
    <w:uiPriority w:val="10"/>
    <w:qFormat/>
    <w:rsid w:val="00DB40DF"/>
    <w:pPr>
      <w:spacing w:before="240" w:after="60"/>
      <w:jc w:val="center"/>
      <w:outlineLvl w:val="0"/>
      <w:pPrChange w:id="1" w:author="Author" w:date="2026-08-03T22:17:00Z">
        <w:pPr>
          <w:widowControl w:val="0"/>
          <w:spacing w:line="360" w:lineRule="auto"/>
          <w:jc w:val="center"/>
        </w:pPr>
      </w:pPrChange>
    </w:pPr>
    <w:rPr>
      <w:rFonts w:asciiTheme="majorHAnsi" w:eastAsiaTheme="majorEastAsia" w:hAnsiTheme="majorHAnsi" w:cstheme="majorBidi"/>
      <w:b/>
      <w:bCs/>
      <w:sz w:val="32"/>
      <w:szCs w:val="32"/>
      <w:rPrChange w:id="1" w:author="Author" w:date="2026-08-03T22:17:00Z">
        <w:rPr>
          <w:rFonts w:asciiTheme="minorHAnsi" w:eastAsiaTheme="minorEastAsia" w:hAnsiTheme="minorHAnsi" w:cstheme="minorBidi"/>
          <w:kern w:val="2"/>
          <w:sz w:val="24"/>
          <w:szCs w:val="22"/>
          <w:u w:val="single"/>
          <w:lang w:val="en-US" w:eastAsia="zh-TW" w:bidi="ar-SA"/>
        </w:rPr>
      </w:rPrChange>
    </w:rPr>
  </w:style>
  <w:style w:type="paragraph" w:styleId="BodyText2">
    <w:name w:val="Body Text 2"/>
    <w:basedOn w:val="Normal"/>
    <w:pPr>
      <w:spacing w:line="360" w:lineRule="auto"/>
    </w:pPr>
    <w:rPr>
      <w:sz w:val="20"/>
    </w:rPr>
  </w:style>
  <w:style w:type="character" w:customStyle="1" w:styleId="BodyTextChar">
    <w:name w:val="Body Text Char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71CB8"/>
    <w:pPr>
      <w:tabs>
        <w:tab w:val="center" w:pos="4153"/>
        <w:tab w:val="right" w:pos="8306"/>
      </w:tabs>
      <w:snapToGrid w:val="0"/>
      <w:pPrChange w:id="2" w:author="Author" w:date="2026-08-03T22:17:00Z">
        <w:pPr>
          <w:widowControl w:val="0"/>
          <w:tabs>
            <w:tab w:val="center" w:pos="4320"/>
            <w:tab w:val="right" w:pos="8640"/>
          </w:tabs>
        </w:pPr>
      </w:pPrChange>
    </w:pPr>
    <w:rPr>
      <w:sz w:val="20"/>
      <w:szCs w:val="20"/>
      <w:rPrChange w:id="2" w:author="Author" w:date="2026-08-03T22:17:00Z">
        <w:rPr>
          <w:rFonts w:asciiTheme="minorHAnsi" w:eastAsiaTheme="minorEastAsia" w:hAnsiTheme="minorHAnsi" w:cstheme="minorBidi"/>
          <w:kern w:val="2"/>
          <w:sz w:val="24"/>
          <w:szCs w:val="22"/>
          <w:lang w:val="en-US" w:eastAsia="zh-TW" w:bidi="ar-SA"/>
        </w:rPr>
      </w:rPrChange>
    </w:r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BB5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rPr>
      <w:sz w:val="24"/>
      <w:szCs w:val="24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1CB8"/>
    <w:pPr>
      <w:tabs>
        <w:tab w:val="center" w:pos="4153"/>
        <w:tab w:val="right" w:pos="8306"/>
      </w:tabs>
      <w:snapToGrid w:val="0"/>
      <w:pPrChange w:id="3" w:author="Author" w:date="2026-08-03T22:17:00Z">
        <w:pPr>
          <w:widowControl w:val="0"/>
          <w:tabs>
            <w:tab w:val="center" w:pos="4320"/>
            <w:tab w:val="right" w:pos="8640"/>
          </w:tabs>
        </w:pPr>
      </w:pPrChange>
    </w:pPr>
    <w:rPr>
      <w:sz w:val="20"/>
      <w:szCs w:val="20"/>
      <w:rPrChange w:id="3" w:author="Author" w:date="2026-08-03T22:17:00Z">
        <w:rPr>
          <w:rFonts w:ascii="Arial" w:eastAsiaTheme="minorEastAsia" w:hAnsi="Arial" w:cstheme="minorBidi"/>
          <w:kern w:val="2"/>
          <w:sz w:val="22"/>
          <w:lang w:val="x-none" w:eastAsia="x-none" w:bidi="ar-SA"/>
        </w:rPr>
      </w:rPrChange>
    </w:rPr>
  </w:style>
  <w:style w:type="character" w:customStyle="1" w:styleId="HeaderChar">
    <w:name w:val="Header Char"/>
    <w:link w:val="Header"/>
    <w:uiPriority w:val="99"/>
    <w:rsid w:val="00A330DB"/>
    <w:rPr>
      <w:rFonts w:asciiTheme="minorHAnsi" w:eastAsiaTheme="minorEastAsia" w:hAnsiTheme="minorHAnsi" w:cstheme="minorBidi"/>
      <w:kern w:val="2"/>
      <w:lang w:eastAsia="zh-TW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  <w:spacing w:line="240" w:lineRule="auto"/>
      <w:jc w:val="left"/>
    </w:pPr>
    <w:rPr>
      <w:rFonts w:ascii="Verdana" w:hAnsi="Verdana"/>
      <w:b/>
      <w:sz w:val="22"/>
      <w:szCs w:val="20"/>
      <w:u w:val="none"/>
    </w:rPr>
  </w:style>
  <w:style w:type="character" w:styleId="LineNumber">
    <w:name w:val="line number"/>
    <w:rsid w:val="00062126"/>
  </w:style>
  <w:style w:type="paragraph" w:customStyle="1" w:styleId="DocID">
    <w:name w:val="DocID"/>
    <w:basedOn w:val="Footer"/>
    <w:next w:val="Footer"/>
    <w:rsid w:val="00EC0977"/>
    <w:pPr>
      <w:ind w:left="-720"/>
    </w:pPr>
    <w:rPr>
      <w:rFonts w:ascii="Arial" w:hAnsi="Arial"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character" w:customStyle="1" w:styleId="FooterChar">
    <w:name w:val="Footer Char"/>
    <w:link w:val="Footer"/>
    <w:uiPriority w:val="99"/>
    <w:rsid w:val="003E1A2C"/>
    <w:rPr>
      <w:rFonts w:asciiTheme="minorHAnsi" w:eastAsiaTheme="minorEastAsia" w:hAnsiTheme="minorHAnsi" w:cstheme="minorBidi"/>
      <w:kern w:val="2"/>
      <w:lang w:eastAsia="zh-TW"/>
    </w:r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</w:pPr>
  </w:style>
  <w:style w:type="character" w:customStyle="1" w:styleId="BodyTextChar1">
    <w:name w:val="Body Text Char1"/>
    <w:link w:val="BodyText"/>
    <w:rsid w:val="00EA69D0"/>
    <w:rPr>
      <w:sz w:val="24"/>
      <w:szCs w:val="24"/>
    </w:rPr>
  </w:style>
  <w:style w:type="character" w:customStyle="1" w:styleId="BodyTextFirstIndentChar">
    <w:name w:val="Body Text First Indent Char"/>
    <w:basedOn w:val="BodyTextChar1"/>
    <w:link w:val="BodyTextFirstIndent"/>
    <w:rsid w:val="00EA69D0"/>
    <w:rPr>
      <w:sz w:val="24"/>
      <w:szCs w:val="24"/>
    </w:rPr>
  </w:style>
  <w:style w:type="character" w:customStyle="1" w:styleId="TitleChar">
    <w:name w:val="Title Char"/>
    <w:link w:val="Title"/>
    <w:uiPriority w:val="10"/>
    <w:rsid w:val="00EA69D0"/>
    <w:rPr>
      <w:rFonts w:asciiTheme="majorHAnsi" w:eastAsiaTheme="majorEastAsia" w:hAnsiTheme="majorHAnsi" w:cstheme="majorBidi"/>
      <w:b/>
      <w:bCs/>
      <w:kern w:val="2"/>
      <w:sz w:val="32"/>
      <w:szCs w:val="32"/>
      <w:lang w:eastAsia="zh-TW"/>
    </w:rPr>
  </w:style>
  <w:style w:type="paragraph" w:customStyle="1" w:styleId="Normal1">
    <w:name w:val="Normal1"/>
    <w:rsid w:val="00EC33B4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BB1D95"/>
    <w:pPr>
      <w:ind w:leftChars="200" w:left="480"/>
      <w:pPrChange w:id="4" w:author="Author" w:date="2026-08-03T22:17:00Z">
        <w:pPr>
          <w:widowControl w:val="0"/>
          <w:ind w:left="720"/>
          <w:contextualSpacing/>
        </w:pPr>
      </w:pPrChange>
    </w:pPr>
    <w:rPr>
      <w:rPrChange w:id="4" w:author="Author" w:date="2026-08-03T22:17:00Z">
        <w:rPr>
          <w:rFonts w:asciiTheme="minorHAnsi" w:eastAsiaTheme="minorEastAsia" w:hAnsiTheme="minorHAnsi" w:cstheme="minorBidi"/>
          <w:kern w:val="2"/>
          <w:sz w:val="24"/>
          <w:szCs w:val="22"/>
          <w:lang w:val="en-US" w:eastAsia="zh-TW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BA4841"/>
    <w:rPr>
      <w:sz w:val="18"/>
      <w:szCs w:val="18"/>
      <w:rPrChange w:id="5" w:author="Author" w:date="2026-08-03T22:17:00Z">
        <w:rPr>
          <w:sz w:val="18"/>
          <w:szCs w:val="18"/>
        </w:rPr>
      </w:rPrChange>
    </w:rPr>
  </w:style>
  <w:style w:type="paragraph" w:styleId="CommentText">
    <w:name w:val="annotation text"/>
    <w:basedOn w:val="Normal"/>
    <w:link w:val="CommentTextChar"/>
    <w:uiPriority w:val="99"/>
    <w:unhideWhenUsed/>
    <w:rsid w:val="00BA4841"/>
    <w:pPr>
      <w:pPrChange w:id="6" w:author="Author" w:date="2026-08-03T22:17:00Z">
        <w:pPr>
          <w:widowControl w:val="0"/>
        </w:pPr>
      </w:pPrChange>
    </w:pPr>
    <w:rPr>
      <w:rPrChange w:id="6" w:author="Author" w:date="2026-08-03T22:17:00Z">
        <w:rPr>
          <w:rFonts w:asciiTheme="minorHAnsi" w:eastAsiaTheme="minorEastAsia" w:hAnsiTheme="minorHAnsi" w:cstheme="minorBidi"/>
          <w:kern w:val="2"/>
          <w:sz w:val="24"/>
          <w:szCs w:val="22"/>
          <w:lang w:val="en-US" w:eastAsia="zh-TW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FB1843"/>
    <w:rPr>
      <w:rFonts w:asciiTheme="minorHAnsi" w:eastAsiaTheme="minorEastAsia" w:hAnsiTheme="minorHAnsi" w:cstheme="minorBidi"/>
      <w:kern w:val="2"/>
      <w:sz w:val="24"/>
      <w:szCs w:val="22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841"/>
    <w:pPr>
      <w:pPrChange w:id="7" w:author="Author" w:date="2026-08-03T22:17:00Z">
        <w:pPr>
          <w:widowControl w:val="0"/>
        </w:pPr>
      </w:pPrChange>
    </w:pPr>
    <w:rPr>
      <w:b/>
      <w:bCs/>
      <w:rPrChange w:id="7" w:author="Author" w:date="2026-08-03T22:17:00Z">
        <w:rPr>
          <w:rFonts w:asciiTheme="minorHAnsi" w:eastAsiaTheme="minorEastAsia" w:hAnsiTheme="minorHAnsi" w:cstheme="minorBidi"/>
          <w:b/>
          <w:bCs/>
          <w:kern w:val="2"/>
          <w:lang w:val="en-US" w:eastAsia="zh-TW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FB1843"/>
    <w:rPr>
      <w:rFonts w:asciiTheme="minorHAnsi" w:eastAsiaTheme="minorEastAsia" w:hAnsiTheme="minorHAnsi" w:cstheme="minorBidi"/>
      <w:b/>
      <w:bCs/>
      <w:kern w:val="2"/>
      <w:sz w:val="24"/>
      <w:szCs w:val="22"/>
      <w:lang w:eastAsia="zh-TW"/>
    </w:rPr>
  </w:style>
  <w:style w:type="character" w:customStyle="1" w:styleId="ListParagraphChar">
    <w:name w:val="List Paragraph Char"/>
    <w:link w:val="ListParagraph"/>
    <w:uiPriority w:val="34"/>
    <w:rsid w:val="0043682E"/>
    <w:rPr>
      <w:rFonts w:asciiTheme="minorHAnsi" w:eastAsiaTheme="minorEastAsia" w:hAnsiTheme="minorHAnsi" w:cstheme="minorBidi"/>
      <w:kern w:val="2"/>
      <w:sz w:val="24"/>
      <w:szCs w:val="2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E859C8-0CF0-DF4C-A51E-63B45FB7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dcterms:created xsi:type="dcterms:W3CDTF">2025-03-03T19:37:00Z</dcterms:created>
  <dcterms:modified xsi:type="dcterms:W3CDTF">2026-08-04T02:17:00Z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