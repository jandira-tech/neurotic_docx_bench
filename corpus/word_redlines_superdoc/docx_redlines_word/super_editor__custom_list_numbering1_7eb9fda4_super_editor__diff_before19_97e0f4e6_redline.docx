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E14B8" w14:textId="3B929828" w:rsidR="009B11BD" w:rsidRDefault="009B11BD">
      <w:pPr>
        <w:rPr>
          <w:ins w:id="19" w:author="Luccas Correa" w:date="2026-08-03T22:24:00Z" w16du:dateUtc="2026-08-04T02:24:00Z"/>
        </w:rPr>
      </w:pPr>
      <w:ins w:id="20" w:author="Luccas Correa" w:date="2026-08-03T22:24:00Z" w16du:dateUtc="2026-08-04T02:24:00Z">
        <w:r>
          <w:t>Some text</w:t>
        </w:r>
      </w:ins>
    </w:p>
    <w:p w14:paraId="1C88B4E2" w14:textId="4CBC61EC" w:rsidR="00CD64E2" w:rsidRDefault="009B11BD" w:rsidP="00CD64E2">
      <w:pPr>
        <w:pStyle w:val="Heading1"/>
        <w:numPr>
          <w:ilvl w:val="0"/>
          <w:numId w:val="30"/>
        </w:numPr>
        <w:spacing w:before="120"/>
        <w:rPr>
          <w:del w:id="21" w:author="Luccas Correa" w:date="2026-08-03T22:24:00Z" w16du:dateUtc="2026-08-04T02:24:00Z"/>
        </w:rPr>
      </w:pPr>
      <w:ins w:id="22" w:author="Luccas Correa" w:date="2026-08-03T22:24:00Z" w16du:dateUtc="2026-08-04T02:24:00Z">
        <w:r>
          <w:t>An image will be added below:</w:t>
        </w:r>
      </w:ins>
      <w:del w:id="23" w:author="Luccas Correa" w:date="2026-08-03T22:24:00Z" w16du:dateUtc="2026-08-04T02:24:00Z">
        <w:r w:rsidR="000E2CA6">
          <w:delText xml:space="preserve">  </w:delText>
        </w:r>
        <w:r w:rsidR="008518FA">
          <w:delText>“SECTION 1”</w:delText>
        </w:r>
      </w:del>
    </w:p>
    <w:p w14:paraId="438FFF18" w14:textId="69868069" w:rsidR="00CD64E2" w:rsidRDefault="008518FA" w:rsidP="00CD64E2">
      <w:pPr>
        <w:pStyle w:val="Heading2"/>
        <w:numPr>
          <w:ilvl w:val="1"/>
          <w:numId w:val="30"/>
        </w:numPr>
        <w:tabs>
          <w:tab w:val="clear" w:pos="1440"/>
          <w:tab w:val="num" w:pos="810"/>
        </w:tabs>
        <w:jc w:val="both"/>
        <w:rPr>
          <w:del w:id="24" w:author="Luccas Correa" w:date="2026-08-03T22:24:00Z" w16du:dateUtc="2026-08-04T02:24:00Z"/>
        </w:rPr>
      </w:pPr>
      <w:del w:id="25" w:author="Luccas Correa" w:date="2026-08-03T22:24:00Z" w16du:dateUtc="2026-08-04T02:24:00Z">
        <w:r>
          <w:rPr>
            <w:b/>
          </w:rPr>
          <w:delText>a</w:delText>
        </w:r>
        <w:r w:rsidR="000E2CA6">
          <w:delText xml:space="preserve">  </w:delText>
        </w:r>
      </w:del>
    </w:p>
    <w:p w14:paraId="063A1004" w14:textId="5D11B095" w:rsidR="00CD64E2" w:rsidRDefault="008518FA" w:rsidP="00CD64E2">
      <w:pPr>
        <w:pStyle w:val="Heading2"/>
        <w:numPr>
          <w:ilvl w:val="1"/>
          <w:numId w:val="30"/>
        </w:numPr>
        <w:tabs>
          <w:tab w:val="clear" w:pos="1440"/>
          <w:tab w:val="num" w:pos="810"/>
        </w:tabs>
        <w:jc w:val="both"/>
        <w:rPr>
          <w:del w:id="26" w:author="Luccas Correa" w:date="2026-08-03T22:24:00Z" w16du:dateUtc="2026-08-04T02:24:00Z"/>
        </w:rPr>
      </w:pPr>
      <w:del w:id="27" w:author="Luccas Correa" w:date="2026-08-03T22:24:00Z" w16du:dateUtc="2026-08-04T02:24:00Z">
        <w:r>
          <w:rPr>
            <w:b/>
          </w:rPr>
          <w:delText>b</w:delText>
        </w:r>
      </w:del>
    </w:p>
    <w:p w14:paraId="7C852A30" w14:textId="25AAB487" w:rsidR="00CD64E2" w:rsidRDefault="008518FA" w:rsidP="00CD64E2">
      <w:pPr>
        <w:pStyle w:val="Heading2"/>
        <w:numPr>
          <w:ilvl w:val="1"/>
          <w:numId w:val="30"/>
        </w:numPr>
        <w:tabs>
          <w:tab w:val="clear" w:pos="1440"/>
          <w:tab w:val="num" w:pos="810"/>
        </w:tabs>
        <w:jc w:val="both"/>
        <w:rPr>
          <w:del w:id="28" w:author="Luccas Correa" w:date="2026-08-03T22:24:00Z" w16du:dateUtc="2026-08-04T02:24:00Z"/>
        </w:rPr>
      </w:pPr>
      <w:del w:id="29" w:author="Luccas Correa" w:date="2026-08-03T22:24:00Z" w16du:dateUtc="2026-08-04T02:24:00Z">
        <w:r>
          <w:rPr>
            <w:b/>
          </w:rPr>
          <w:delText>c</w:delText>
        </w:r>
      </w:del>
    </w:p>
    <w:p w14:paraId="1BB0713F" w14:textId="2B49151B" w:rsidR="00CD64E2" w:rsidRDefault="008518FA" w:rsidP="00CD64E2">
      <w:pPr>
        <w:pStyle w:val="Heading1"/>
        <w:numPr>
          <w:ilvl w:val="0"/>
          <w:numId w:val="30"/>
        </w:numPr>
        <w:spacing w:before="120"/>
        <w:rPr>
          <w:del w:id="30" w:author="Luccas Correa" w:date="2026-08-03T22:24:00Z" w16du:dateUtc="2026-08-04T02:24:00Z"/>
        </w:rPr>
      </w:pPr>
      <w:del w:id="31" w:author="Luccas Correa" w:date="2026-08-03T22:24:00Z" w16du:dateUtc="2026-08-04T02:24:00Z">
        <w:r>
          <w:delText>”Section 2”</w:delText>
        </w:r>
      </w:del>
    </w:p>
    <w:p w14:paraId="5AF53076" w14:textId="09BFB2CE" w:rsidR="00CD64E2" w:rsidRDefault="008518FA" w:rsidP="00CD64E2">
      <w:pPr>
        <w:pStyle w:val="Heading2"/>
        <w:numPr>
          <w:ilvl w:val="1"/>
          <w:numId w:val="30"/>
        </w:numPr>
        <w:tabs>
          <w:tab w:val="clear" w:pos="1440"/>
          <w:tab w:val="num" w:pos="810"/>
        </w:tabs>
        <w:jc w:val="both"/>
        <w:rPr>
          <w:del w:id="32" w:author="Luccas Correa" w:date="2026-08-03T22:24:00Z" w16du:dateUtc="2026-08-04T02:24:00Z"/>
        </w:rPr>
      </w:pPr>
      <w:del w:id="33" w:author="Luccas Correa" w:date="2026-08-03T22:24:00Z" w16du:dateUtc="2026-08-04T02:24:00Z">
        <w:r>
          <w:rPr>
            <w:b/>
          </w:rPr>
          <w:delText>a</w:delText>
        </w:r>
      </w:del>
    </w:p>
    <w:p w14:paraId="4473910C" w14:textId="746F6634" w:rsidR="00CD64E2" w:rsidRDefault="008518FA">
      <w:pPr>
        <w:rPr>
          <w:rPrChange w:id="34" w:author="Luccas Correa" w:date="2026-08-03T22:24:00Z" w16du:dateUtc="2026-08-04T02:24:00Z">
            <w:rPr>
              <w:b/>
              <w:i/>
              <w:sz w:val="20"/>
            </w:rPr>
          </w:rPrChange>
        </w:rPr>
        <w:pPrChange w:id="35" w:author="Luccas Correa" w:date="2026-08-03T22:24:00Z" w16du:dateUtc="2026-08-04T02:24:00Z">
          <w:pPr>
            <w:pStyle w:val="Heading2"/>
            <w:numPr>
              <w:numId w:val="30"/>
            </w:numPr>
            <w:tabs>
              <w:tab w:val="num" w:pos="810"/>
            </w:tabs>
            <w:jc w:val="both"/>
          </w:pPr>
        </w:pPrChange>
      </w:pPr>
      <w:del w:id="36" w:author="Luccas Correa" w:date="2026-08-03T22:24:00Z" w16du:dateUtc="2026-08-04T02:24:00Z">
        <w:r>
          <w:rPr>
            <w:b/>
          </w:rPr>
          <w:delText>b</w:delText>
        </w:r>
      </w:del>
    </w:p>
    <w:sectPr w:rsidR="00CD64E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0"/>
      <w:pgMar w:top="1440" w:right="1440" w:bottom="1440" w:left="1440" w:header="708" w:footer="708" w:gutter="0"/>
      <w:paperSrc w:first="0" w:other="0"/>
      <w:cols w:space="708"/>
      <w:docGrid w:linePitch="360"/>
      <w:sectPrChange w:id="44" w:author="Luccas Correa" w:date="2026-08-03T22:24:00Z" w16du:dateUtc="2026-08-04T02:24:00Z">
        <w:sectPr w:rsidR="00CD64E2">
          <w:pgSz w:code="1"/>
          <w:pgMar w:top="1440" w:right="1440" w:bottom="1440" w:left="1440" w:header="720" w:footer="1008" w:gutter="0"/>
          <w:paperSrc w:first="1" w:other="1"/>
          <w:cols w:space="720"/>
          <w:docGrid w:linePitch="299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34312" w14:textId="77777777" w:rsidR="007B6216" w:rsidRDefault="007B6216" w:rsidP="007C5AE9">
      <w:pPr>
        <w:spacing w:after="0" w:line="240" w:lineRule="auto"/>
        <w:pPrChange w:id="17" w:author="Luccas Correa" w:date="2026-08-03T22:24:00Z" w16du:dateUtc="2026-08-04T02:24:00Z">
          <w:pPr/>
        </w:pPrChange>
      </w:pPr>
      <w:r>
        <w:separator/>
      </w:r>
    </w:p>
  </w:endnote>
  <w:endnote w:type="continuationSeparator" w:id="0">
    <w:p w14:paraId="72550ADE" w14:textId="77777777" w:rsidR="007B6216" w:rsidRDefault="007B6216" w:rsidP="007C5AE9">
      <w:pPr>
        <w:spacing w:after="0" w:line="240" w:lineRule="auto"/>
        <w:pPrChange w:id="18" w:author="Luccas Correa" w:date="2026-08-03T22:24:00Z" w16du:dateUtc="2026-08-04T02:24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DB0FF" w14:textId="77777777" w:rsidR="00CB2F21" w:rsidRDefault="00CB2F21">
    <w:pPr>
      <w:pStyle w:val="CommentText"/>
      <w:pPrChange w:id="39" w:author="Luccas Correa" w:date="2026-08-03T22:24:00Z" w16du:dateUtc="2026-08-04T02:24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C0C99" w14:textId="77777777" w:rsidR="00CB2F21" w:rsidRDefault="00CB2F21">
    <w:pPr>
      <w:pStyle w:val="CommentText"/>
      <w:rPr>
        <w:rPrChange w:id="40" w:author="Luccas Correa" w:date="2026-08-03T22:24:00Z" w16du:dateUtc="2026-08-04T02:24:00Z">
          <w:rPr>
            <w:sz w:val="16"/>
          </w:rPr>
        </w:rPrChange>
      </w:rPr>
      <w:pPrChange w:id="41" w:author="Luccas Correa" w:date="2026-08-03T22:24:00Z" w16du:dateUtc="2026-08-04T02:24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3BA1B" w14:textId="77777777" w:rsidR="00CB2F21" w:rsidRDefault="00CB2F21">
    <w:pPr>
      <w:pStyle w:val="CommentText"/>
      <w:pPrChange w:id="43" w:author="Luccas Correa" w:date="2026-08-03T22:24:00Z" w16du:dateUtc="2026-08-04T02:24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9A708" w14:textId="77777777" w:rsidR="007B6216" w:rsidRDefault="007B6216" w:rsidP="007C5AE9">
      <w:pPr>
        <w:spacing w:after="0" w:line="240" w:lineRule="auto"/>
        <w:pPrChange w:id="15" w:author="Luccas Correa" w:date="2026-08-03T22:24:00Z" w16du:dateUtc="2026-08-04T02:24:00Z">
          <w:pPr/>
        </w:pPrChange>
      </w:pPr>
      <w:r>
        <w:separator/>
      </w:r>
    </w:p>
  </w:footnote>
  <w:footnote w:type="continuationSeparator" w:id="0">
    <w:p w14:paraId="781D4525" w14:textId="77777777" w:rsidR="007B6216" w:rsidRDefault="007B6216" w:rsidP="007C5AE9">
      <w:pPr>
        <w:spacing w:after="0" w:line="240" w:lineRule="auto"/>
        <w:pPrChange w:id="16" w:author="Luccas Correa" w:date="2026-08-03T22:24:00Z" w16du:dateUtc="2026-08-04T02:24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DB643" w14:textId="77777777" w:rsidR="00A74A18" w:rsidRDefault="00A74A18">
    <w:pPr>
      <w:pStyle w:val="BalloonText"/>
      <w:pPrChange w:id="37" w:author="Luccas Correa" w:date="2026-08-03T22:24:00Z" w16du:dateUtc="2026-08-04T02:24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0516B" w14:textId="77777777" w:rsidR="00A74A18" w:rsidRDefault="00A74A18">
    <w:pPr>
      <w:pStyle w:val="BalloonText"/>
      <w:pPrChange w:id="38" w:author="Luccas Correa" w:date="2026-08-03T22:24:00Z" w16du:dateUtc="2026-08-04T02:24:00Z">
        <w:pPr>
          <w:pStyle w:val="Head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88528" w14:textId="77777777" w:rsidR="00A74A18" w:rsidRDefault="00A74A18">
    <w:pPr>
      <w:pStyle w:val="BalloonText"/>
      <w:pPrChange w:id="42" w:author="Luccas Correa" w:date="2026-08-03T22:24:00Z" w16du:dateUtc="2026-08-04T02:24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41E1794"/>
    <w:lvl w:ilvl="0">
      <w:start w:val="1"/>
      <w:numFmt w:val="decimal"/>
      <w:suff w:val="nothing"/>
      <w:lvlText w:val="SECTION %1.  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  <w:u w:val="none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1440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2160"/>
        </w:tabs>
        <w:ind w:left="720" w:firstLine="1440"/>
      </w:pPr>
      <w:rPr>
        <w:rFonts w:hint="default"/>
      </w:rPr>
    </w:lvl>
    <w:lvl w:ilvl="3">
      <w:start w:val="1"/>
      <w:numFmt w:val="decimal"/>
      <w:lvlText w:val="(%3)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(%3)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(%3)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(%3)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(%3)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(%3)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5D2D63A4"/>
    <w:multiLevelType w:val="multilevel"/>
    <w:tmpl w:val="BE22D898"/>
    <w:lvl w:ilvl="0">
      <w:start w:val="1"/>
      <w:numFmt w:val="decimal"/>
      <w:pStyle w:val="Heading1"/>
      <w:lvlText w:val="%1."/>
      <w:lvlJc w:val="left"/>
      <w:pPr>
        <w:tabs>
          <w:tab w:val="num" w:pos="1440"/>
        </w:tabs>
        <w:ind w:left="0" w:firstLine="144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160"/>
        </w:tabs>
        <w:ind w:left="0" w:firstLine="216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2880"/>
        </w:tabs>
        <w:ind w:left="0" w:firstLine="288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3600"/>
        </w:tabs>
        <w:ind w:left="0" w:firstLine="360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upperLetter"/>
      <w:pStyle w:val="Heading5"/>
      <w:lvlText w:val="%5."/>
      <w:lvlJc w:val="left"/>
      <w:pPr>
        <w:tabs>
          <w:tab w:val="num" w:pos="4320"/>
        </w:tabs>
        <w:ind w:left="0" w:firstLine="4320"/>
      </w:pPr>
      <w:rPr>
        <w:rFonts w:hint="default"/>
      </w:rPr>
    </w:lvl>
    <w:lvl w:ilvl="5">
      <w:start w:val="1"/>
      <w:numFmt w:val="decimal"/>
      <w:pStyle w:val="Heading6"/>
      <w:lvlText w:val="(%6)"/>
      <w:lvlJc w:val="left"/>
      <w:pPr>
        <w:tabs>
          <w:tab w:val="num" w:pos="5040"/>
        </w:tabs>
        <w:ind w:left="0" w:firstLine="504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5760"/>
        </w:tabs>
        <w:ind w:left="0" w:firstLine="576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6480"/>
        </w:tabs>
        <w:ind w:left="0" w:firstLine="648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0" w:firstLine="7200"/>
      </w:pPr>
      <w:rPr>
        <w:rFonts w:hint="default"/>
      </w:rPr>
    </w:lvl>
  </w:abstractNum>
  <w:abstractNum w:abstractNumId="2" w15:restartNumberingAfterBreak="0">
    <w:nsid w:val="7BCC1146"/>
    <w:multiLevelType w:val="hybridMultilevel"/>
    <w:tmpl w:val="6D803522"/>
    <w:lvl w:ilvl="0" w:tplc="C8F86360">
      <w:start w:val="1"/>
      <w:numFmt w:val="bullet"/>
      <w:pStyle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9568ED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18393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FBCAB7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82C11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7BEC9D7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B2EEC2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1AAD1E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5A68C6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28945989">
    <w:abstractNumId w:val="1"/>
  </w:num>
  <w:num w:numId="2" w16cid:durableId="420682066">
    <w:abstractNumId w:val="2"/>
  </w:num>
  <w:num w:numId="3" w16cid:durableId="980233332">
    <w:abstractNumId w:val="1"/>
  </w:num>
  <w:num w:numId="4" w16cid:durableId="369453044">
    <w:abstractNumId w:val="1"/>
  </w:num>
  <w:num w:numId="5" w16cid:durableId="1072309611">
    <w:abstractNumId w:val="1"/>
  </w:num>
  <w:num w:numId="6" w16cid:durableId="1119565091">
    <w:abstractNumId w:val="1"/>
  </w:num>
  <w:num w:numId="7" w16cid:durableId="170066360">
    <w:abstractNumId w:val="1"/>
  </w:num>
  <w:num w:numId="8" w16cid:durableId="1920366735">
    <w:abstractNumId w:val="1"/>
  </w:num>
  <w:num w:numId="9" w16cid:durableId="19734425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40678456">
    <w:abstractNumId w:val="1"/>
  </w:num>
  <w:num w:numId="11" w16cid:durableId="109932322">
    <w:abstractNumId w:val="1"/>
  </w:num>
  <w:num w:numId="12" w16cid:durableId="812722886">
    <w:abstractNumId w:val="1"/>
  </w:num>
  <w:num w:numId="13" w16cid:durableId="1567760026">
    <w:abstractNumId w:val="1"/>
  </w:num>
  <w:num w:numId="14" w16cid:durableId="769548124">
    <w:abstractNumId w:val="1"/>
  </w:num>
  <w:num w:numId="15" w16cid:durableId="331226519">
    <w:abstractNumId w:val="1"/>
  </w:num>
  <w:num w:numId="16" w16cid:durableId="805393325">
    <w:abstractNumId w:val="1"/>
  </w:num>
  <w:num w:numId="17" w16cid:durableId="779908925">
    <w:abstractNumId w:val="1"/>
  </w:num>
  <w:num w:numId="18" w16cid:durableId="1522665481">
    <w:abstractNumId w:val="1"/>
  </w:num>
  <w:num w:numId="19" w16cid:durableId="1402749214">
    <w:abstractNumId w:val="1"/>
  </w:num>
  <w:num w:numId="20" w16cid:durableId="1169128740">
    <w:abstractNumId w:val="2"/>
  </w:num>
  <w:num w:numId="21" w16cid:durableId="2017882217">
    <w:abstractNumId w:val="1"/>
  </w:num>
  <w:num w:numId="22" w16cid:durableId="564755348">
    <w:abstractNumId w:val="1"/>
  </w:num>
  <w:num w:numId="23" w16cid:durableId="156044207">
    <w:abstractNumId w:val="1"/>
  </w:num>
  <w:num w:numId="24" w16cid:durableId="1623685720">
    <w:abstractNumId w:val="1"/>
  </w:num>
  <w:num w:numId="25" w16cid:durableId="1227031032">
    <w:abstractNumId w:val="1"/>
  </w:num>
  <w:num w:numId="26" w16cid:durableId="770442627">
    <w:abstractNumId w:val="1"/>
  </w:num>
  <w:num w:numId="27" w16cid:durableId="2078356889">
    <w:abstractNumId w:val="1"/>
  </w:num>
  <w:num w:numId="28" w16cid:durableId="322241012">
    <w:abstractNumId w:val="1"/>
  </w:num>
  <w:num w:numId="29" w16cid:durableId="2078042845">
    <w:abstractNumId w:val="1"/>
  </w:num>
  <w:num w:numId="30" w16cid:durableId="747388490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textFile"/>
    <w:query w:val="SELECT * FROM /Users/jeremy/Dropbox/SuperBam/Carta and Cap Tables/March 2024 Issue/Mail Merge Data March 2024.docx"/>
    <w:activeRecord w:val="3"/>
  </w:mailMerge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4E2"/>
    <w:rsid w:val="00000D19"/>
    <w:rsid w:val="00001FAD"/>
    <w:rsid w:val="0000530E"/>
    <w:rsid w:val="00006261"/>
    <w:rsid w:val="00007905"/>
    <w:rsid w:val="000122D6"/>
    <w:rsid w:val="00012CB6"/>
    <w:rsid w:val="00012D5D"/>
    <w:rsid w:val="00013366"/>
    <w:rsid w:val="00013AE3"/>
    <w:rsid w:val="0001585C"/>
    <w:rsid w:val="0001747D"/>
    <w:rsid w:val="00017E9F"/>
    <w:rsid w:val="00022525"/>
    <w:rsid w:val="00023EB0"/>
    <w:rsid w:val="00025938"/>
    <w:rsid w:val="0002624E"/>
    <w:rsid w:val="00031F1C"/>
    <w:rsid w:val="0003237B"/>
    <w:rsid w:val="00033291"/>
    <w:rsid w:val="0004009F"/>
    <w:rsid w:val="00043A14"/>
    <w:rsid w:val="00044687"/>
    <w:rsid w:val="00047143"/>
    <w:rsid w:val="000478E9"/>
    <w:rsid w:val="000503CF"/>
    <w:rsid w:val="00051ACB"/>
    <w:rsid w:val="00056692"/>
    <w:rsid w:val="00057EA6"/>
    <w:rsid w:val="00060B39"/>
    <w:rsid w:val="00061560"/>
    <w:rsid w:val="000616BF"/>
    <w:rsid w:val="00063C82"/>
    <w:rsid w:val="00064752"/>
    <w:rsid w:val="0006737A"/>
    <w:rsid w:val="000725D3"/>
    <w:rsid w:val="000740A2"/>
    <w:rsid w:val="000744B6"/>
    <w:rsid w:val="000756B4"/>
    <w:rsid w:val="00076AFF"/>
    <w:rsid w:val="0008189F"/>
    <w:rsid w:val="00081CBC"/>
    <w:rsid w:val="00082420"/>
    <w:rsid w:val="00083273"/>
    <w:rsid w:val="00083BB4"/>
    <w:rsid w:val="000852EB"/>
    <w:rsid w:val="000859D8"/>
    <w:rsid w:val="000866D4"/>
    <w:rsid w:val="00091743"/>
    <w:rsid w:val="00092489"/>
    <w:rsid w:val="00093DF3"/>
    <w:rsid w:val="00094272"/>
    <w:rsid w:val="0009436E"/>
    <w:rsid w:val="0009468E"/>
    <w:rsid w:val="00096782"/>
    <w:rsid w:val="00097465"/>
    <w:rsid w:val="000A21CD"/>
    <w:rsid w:val="000A3CAF"/>
    <w:rsid w:val="000A4748"/>
    <w:rsid w:val="000A5F71"/>
    <w:rsid w:val="000A63A2"/>
    <w:rsid w:val="000A6CD2"/>
    <w:rsid w:val="000A70F6"/>
    <w:rsid w:val="000B1734"/>
    <w:rsid w:val="000B2E81"/>
    <w:rsid w:val="000B42DC"/>
    <w:rsid w:val="000B58E2"/>
    <w:rsid w:val="000B63C3"/>
    <w:rsid w:val="000C0553"/>
    <w:rsid w:val="000C6578"/>
    <w:rsid w:val="000C66A9"/>
    <w:rsid w:val="000C6968"/>
    <w:rsid w:val="000D03F3"/>
    <w:rsid w:val="000D09DB"/>
    <w:rsid w:val="000D290E"/>
    <w:rsid w:val="000D3214"/>
    <w:rsid w:val="000D3982"/>
    <w:rsid w:val="000D4013"/>
    <w:rsid w:val="000D5B90"/>
    <w:rsid w:val="000D753B"/>
    <w:rsid w:val="000D77D4"/>
    <w:rsid w:val="000E2936"/>
    <w:rsid w:val="000E2B42"/>
    <w:rsid w:val="000E2CA6"/>
    <w:rsid w:val="000E4E23"/>
    <w:rsid w:val="000F2023"/>
    <w:rsid w:val="000F6A22"/>
    <w:rsid w:val="000F7060"/>
    <w:rsid w:val="00100340"/>
    <w:rsid w:val="00100651"/>
    <w:rsid w:val="00100715"/>
    <w:rsid w:val="00103E6E"/>
    <w:rsid w:val="00104157"/>
    <w:rsid w:val="00106014"/>
    <w:rsid w:val="00106926"/>
    <w:rsid w:val="00106CE0"/>
    <w:rsid w:val="00107FCD"/>
    <w:rsid w:val="0011012B"/>
    <w:rsid w:val="001122C4"/>
    <w:rsid w:val="00113C51"/>
    <w:rsid w:val="00113E52"/>
    <w:rsid w:val="0011408E"/>
    <w:rsid w:val="00116B7C"/>
    <w:rsid w:val="0011737B"/>
    <w:rsid w:val="001223CB"/>
    <w:rsid w:val="001229A4"/>
    <w:rsid w:val="0012620C"/>
    <w:rsid w:val="0012774F"/>
    <w:rsid w:val="001325D5"/>
    <w:rsid w:val="00133EC2"/>
    <w:rsid w:val="001343BC"/>
    <w:rsid w:val="00134F1D"/>
    <w:rsid w:val="0013581A"/>
    <w:rsid w:val="0013622B"/>
    <w:rsid w:val="001377A8"/>
    <w:rsid w:val="00137F2B"/>
    <w:rsid w:val="00141F7E"/>
    <w:rsid w:val="00144D7B"/>
    <w:rsid w:val="00146FDA"/>
    <w:rsid w:val="00147283"/>
    <w:rsid w:val="00147992"/>
    <w:rsid w:val="001479B8"/>
    <w:rsid w:val="00150608"/>
    <w:rsid w:val="0015073F"/>
    <w:rsid w:val="00151415"/>
    <w:rsid w:val="00152AC2"/>
    <w:rsid w:val="00154346"/>
    <w:rsid w:val="00155117"/>
    <w:rsid w:val="0015545B"/>
    <w:rsid w:val="001559A4"/>
    <w:rsid w:val="00160570"/>
    <w:rsid w:val="0016554C"/>
    <w:rsid w:val="00166753"/>
    <w:rsid w:val="00166CEE"/>
    <w:rsid w:val="00170C57"/>
    <w:rsid w:val="001728EE"/>
    <w:rsid w:val="00172B34"/>
    <w:rsid w:val="001738D0"/>
    <w:rsid w:val="00174BA6"/>
    <w:rsid w:val="001758C0"/>
    <w:rsid w:val="00177407"/>
    <w:rsid w:val="00177EF6"/>
    <w:rsid w:val="00180507"/>
    <w:rsid w:val="001806FB"/>
    <w:rsid w:val="00184592"/>
    <w:rsid w:val="001862B1"/>
    <w:rsid w:val="00187B88"/>
    <w:rsid w:val="00187EFB"/>
    <w:rsid w:val="001906A4"/>
    <w:rsid w:val="00191200"/>
    <w:rsid w:val="00191814"/>
    <w:rsid w:val="0019291F"/>
    <w:rsid w:val="001929FE"/>
    <w:rsid w:val="001953BC"/>
    <w:rsid w:val="001970AF"/>
    <w:rsid w:val="00197706"/>
    <w:rsid w:val="001A129E"/>
    <w:rsid w:val="001A21A1"/>
    <w:rsid w:val="001A2B93"/>
    <w:rsid w:val="001A3296"/>
    <w:rsid w:val="001A5E2C"/>
    <w:rsid w:val="001A622D"/>
    <w:rsid w:val="001A68AC"/>
    <w:rsid w:val="001A75F8"/>
    <w:rsid w:val="001B03D7"/>
    <w:rsid w:val="001B21B6"/>
    <w:rsid w:val="001B3634"/>
    <w:rsid w:val="001B40C8"/>
    <w:rsid w:val="001B7A42"/>
    <w:rsid w:val="001C0A62"/>
    <w:rsid w:val="001C42CA"/>
    <w:rsid w:val="001C4F5F"/>
    <w:rsid w:val="001C667D"/>
    <w:rsid w:val="001C6D07"/>
    <w:rsid w:val="001C77C0"/>
    <w:rsid w:val="001D57DA"/>
    <w:rsid w:val="001D5AC0"/>
    <w:rsid w:val="001D6E53"/>
    <w:rsid w:val="001D7BD6"/>
    <w:rsid w:val="001E0CC1"/>
    <w:rsid w:val="001E12FB"/>
    <w:rsid w:val="001E13B4"/>
    <w:rsid w:val="001E1623"/>
    <w:rsid w:val="001E1BAC"/>
    <w:rsid w:val="001E2BA7"/>
    <w:rsid w:val="001E300B"/>
    <w:rsid w:val="001E3114"/>
    <w:rsid w:val="001E6453"/>
    <w:rsid w:val="001E690C"/>
    <w:rsid w:val="001F090E"/>
    <w:rsid w:val="001F24EA"/>
    <w:rsid w:val="001F33CB"/>
    <w:rsid w:val="001F38FB"/>
    <w:rsid w:val="001F3FA7"/>
    <w:rsid w:val="001F6399"/>
    <w:rsid w:val="001F6A28"/>
    <w:rsid w:val="0020001F"/>
    <w:rsid w:val="0020009C"/>
    <w:rsid w:val="00201648"/>
    <w:rsid w:val="002032B5"/>
    <w:rsid w:val="00203CAB"/>
    <w:rsid w:val="002048AF"/>
    <w:rsid w:val="002052A9"/>
    <w:rsid w:val="00205F5A"/>
    <w:rsid w:val="002106D1"/>
    <w:rsid w:val="00211755"/>
    <w:rsid w:val="00212634"/>
    <w:rsid w:val="00212750"/>
    <w:rsid w:val="002151EA"/>
    <w:rsid w:val="00216181"/>
    <w:rsid w:val="00220E29"/>
    <w:rsid w:val="0022346C"/>
    <w:rsid w:val="00223592"/>
    <w:rsid w:val="00223595"/>
    <w:rsid w:val="00234301"/>
    <w:rsid w:val="00234857"/>
    <w:rsid w:val="0023643A"/>
    <w:rsid w:val="002366E6"/>
    <w:rsid w:val="0023681C"/>
    <w:rsid w:val="00237B32"/>
    <w:rsid w:val="00241CCE"/>
    <w:rsid w:val="00243B57"/>
    <w:rsid w:val="00243C08"/>
    <w:rsid w:val="00246260"/>
    <w:rsid w:val="0025131F"/>
    <w:rsid w:val="00251813"/>
    <w:rsid w:val="002524E0"/>
    <w:rsid w:val="002533E2"/>
    <w:rsid w:val="00254BDA"/>
    <w:rsid w:val="002550A0"/>
    <w:rsid w:val="002558B9"/>
    <w:rsid w:val="002571EE"/>
    <w:rsid w:val="002607B7"/>
    <w:rsid w:val="00261B1B"/>
    <w:rsid w:val="0026221A"/>
    <w:rsid w:val="00262A92"/>
    <w:rsid w:val="00263F50"/>
    <w:rsid w:val="00264752"/>
    <w:rsid w:val="002652BA"/>
    <w:rsid w:val="0027372B"/>
    <w:rsid w:val="00273C59"/>
    <w:rsid w:val="0027696A"/>
    <w:rsid w:val="00276F3D"/>
    <w:rsid w:val="00280715"/>
    <w:rsid w:val="002835E8"/>
    <w:rsid w:val="002866BC"/>
    <w:rsid w:val="00291D29"/>
    <w:rsid w:val="00293081"/>
    <w:rsid w:val="00293CB8"/>
    <w:rsid w:val="0029442A"/>
    <w:rsid w:val="00294C0F"/>
    <w:rsid w:val="00296625"/>
    <w:rsid w:val="00296C9B"/>
    <w:rsid w:val="002A096C"/>
    <w:rsid w:val="002A1540"/>
    <w:rsid w:val="002A20E5"/>
    <w:rsid w:val="002A2D6C"/>
    <w:rsid w:val="002A46C7"/>
    <w:rsid w:val="002A485E"/>
    <w:rsid w:val="002A527F"/>
    <w:rsid w:val="002A6A1A"/>
    <w:rsid w:val="002A7BF3"/>
    <w:rsid w:val="002B248F"/>
    <w:rsid w:val="002B29F2"/>
    <w:rsid w:val="002B38D4"/>
    <w:rsid w:val="002B424E"/>
    <w:rsid w:val="002B47ED"/>
    <w:rsid w:val="002B506F"/>
    <w:rsid w:val="002C0228"/>
    <w:rsid w:val="002C0F52"/>
    <w:rsid w:val="002C1655"/>
    <w:rsid w:val="002C4B86"/>
    <w:rsid w:val="002C6D01"/>
    <w:rsid w:val="002C7786"/>
    <w:rsid w:val="002D23D6"/>
    <w:rsid w:val="002D7C17"/>
    <w:rsid w:val="002D7CFF"/>
    <w:rsid w:val="002E1F38"/>
    <w:rsid w:val="002E4C4D"/>
    <w:rsid w:val="002E5E81"/>
    <w:rsid w:val="002E714C"/>
    <w:rsid w:val="002E76A7"/>
    <w:rsid w:val="002E791C"/>
    <w:rsid w:val="002E7E9C"/>
    <w:rsid w:val="002F45E2"/>
    <w:rsid w:val="002F6B13"/>
    <w:rsid w:val="002F7586"/>
    <w:rsid w:val="00300493"/>
    <w:rsid w:val="00301771"/>
    <w:rsid w:val="00301FD2"/>
    <w:rsid w:val="003040F2"/>
    <w:rsid w:val="00305715"/>
    <w:rsid w:val="0030583E"/>
    <w:rsid w:val="00305F6E"/>
    <w:rsid w:val="003066B0"/>
    <w:rsid w:val="0031414E"/>
    <w:rsid w:val="00315579"/>
    <w:rsid w:val="003175A7"/>
    <w:rsid w:val="0032129C"/>
    <w:rsid w:val="0032131E"/>
    <w:rsid w:val="003217F7"/>
    <w:rsid w:val="00322708"/>
    <w:rsid w:val="00323A2A"/>
    <w:rsid w:val="00324058"/>
    <w:rsid w:val="00325DB2"/>
    <w:rsid w:val="003260CE"/>
    <w:rsid w:val="00331731"/>
    <w:rsid w:val="00333511"/>
    <w:rsid w:val="00335715"/>
    <w:rsid w:val="003358FC"/>
    <w:rsid w:val="00336036"/>
    <w:rsid w:val="00337B7E"/>
    <w:rsid w:val="00340802"/>
    <w:rsid w:val="00342757"/>
    <w:rsid w:val="00342E33"/>
    <w:rsid w:val="00347FD7"/>
    <w:rsid w:val="003531E8"/>
    <w:rsid w:val="00353BEA"/>
    <w:rsid w:val="00356E09"/>
    <w:rsid w:val="003622E6"/>
    <w:rsid w:val="003632AB"/>
    <w:rsid w:val="00363B34"/>
    <w:rsid w:val="003659C1"/>
    <w:rsid w:val="00365B21"/>
    <w:rsid w:val="003703E4"/>
    <w:rsid w:val="00370A0C"/>
    <w:rsid w:val="00372221"/>
    <w:rsid w:val="003723D0"/>
    <w:rsid w:val="00373BC6"/>
    <w:rsid w:val="003770E6"/>
    <w:rsid w:val="003775E7"/>
    <w:rsid w:val="003802E5"/>
    <w:rsid w:val="00380561"/>
    <w:rsid w:val="00382428"/>
    <w:rsid w:val="00383FEC"/>
    <w:rsid w:val="00385390"/>
    <w:rsid w:val="0038624B"/>
    <w:rsid w:val="0038695D"/>
    <w:rsid w:val="00390649"/>
    <w:rsid w:val="00390B34"/>
    <w:rsid w:val="003928CE"/>
    <w:rsid w:val="00393249"/>
    <w:rsid w:val="0039578F"/>
    <w:rsid w:val="00395DA1"/>
    <w:rsid w:val="00396F54"/>
    <w:rsid w:val="003973FA"/>
    <w:rsid w:val="00397A20"/>
    <w:rsid w:val="003A0BAA"/>
    <w:rsid w:val="003A25B4"/>
    <w:rsid w:val="003A497E"/>
    <w:rsid w:val="003A4A2E"/>
    <w:rsid w:val="003A4A85"/>
    <w:rsid w:val="003A7088"/>
    <w:rsid w:val="003A76C2"/>
    <w:rsid w:val="003B0131"/>
    <w:rsid w:val="003B0F0B"/>
    <w:rsid w:val="003B2315"/>
    <w:rsid w:val="003B3214"/>
    <w:rsid w:val="003B37BD"/>
    <w:rsid w:val="003B4199"/>
    <w:rsid w:val="003B41FB"/>
    <w:rsid w:val="003B55C7"/>
    <w:rsid w:val="003C0CE2"/>
    <w:rsid w:val="003C1AA7"/>
    <w:rsid w:val="003C2EFF"/>
    <w:rsid w:val="003C31D0"/>
    <w:rsid w:val="003C5BD9"/>
    <w:rsid w:val="003C6025"/>
    <w:rsid w:val="003C6857"/>
    <w:rsid w:val="003C71E8"/>
    <w:rsid w:val="003C797E"/>
    <w:rsid w:val="003D5930"/>
    <w:rsid w:val="003D6255"/>
    <w:rsid w:val="003D770F"/>
    <w:rsid w:val="003E1868"/>
    <w:rsid w:val="003E1F53"/>
    <w:rsid w:val="003E2537"/>
    <w:rsid w:val="003E5644"/>
    <w:rsid w:val="003E7226"/>
    <w:rsid w:val="003F0FE8"/>
    <w:rsid w:val="003F435C"/>
    <w:rsid w:val="003F5DEE"/>
    <w:rsid w:val="003F6BCC"/>
    <w:rsid w:val="003F6C00"/>
    <w:rsid w:val="00400675"/>
    <w:rsid w:val="00402F10"/>
    <w:rsid w:val="0040576B"/>
    <w:rsid w:val="00411229"/>
    <w:rsid w:val="00414E43"/>
    <w:rsid w:val="004202F2"/>
    <w:rsid w:val="00421566"/>
    <w:rsid w:val="00421655"/>
    <w:rsid w:val="00421758"/>
    <w:rsid w:val="00424F72"/>
    <w:rsid w:val="004270C0"/>
    <w:rsid w:val="004275DB"/>
    <w:rsid w:val="00431385"/>
    <w:rsid w:val="00431ABC"/>
    <w:rsid w:val="00433937"/>
    <w:rsid w:val="00433EF1"/>
    <w:rsid w:val="00434982"/>
    <w:rsid w:val="0043621B"/>
    <w:rsid w:val="0043671E"/>
    <w:rsid w:val="00436911"/>
    <w:rsid w:val="00436917"/>
    <w:rsid w:val="00437159"/>
    <w:rsid w:val="00440F3D"/>
    <w:rsid w:val="00442BDD"/>
    <w:rsid w:val="00442C60"/>
    <w:rsid w:val="00443764"/>
    <w:rsid w:val="00443D92"/>
    <w:rsid w:val="0044476A"/>
    <w:rsid w:val="00446FAD"/>
    <w:rsid w:val="00450E98"/>
    <w:rsid w:val="00452BAE"/>
    <w:rsid w:val="004540B1"/>
    <w:rsid w:val="004548E2"/>
    <w:rsid w:val="00460885"/>
    <w:rsid w:val="00460D57"/>
    <w:rsid w:val="004615AD"/>
    <w:rsid w:val="00461730"/>
    <w:rsid w:val="0046278E"/>
    <w:rsid w:val="00462901"/>
    <w:rsid w:val="004657D5"/>
    <w:rsid w:val="00467414"/>
    <w:rsid w:val="00470C95"/>
    <w:rsid w:val="00471070"/>
    <w:rsid w:val="004716A1"/>
    <w:rsid w:val="00472091"/>
    <w:rsid w:val="004738F4"/>
    <w:rsid w:val="00475AE3"/>
    <w:rsid w:val="00476BE0"/>
    <w:rsid w:val="0048211C"/>
    <w:rsid w:val="0048256B"/>
    <w:rsid w:val="00482D57"/>
    <w:rsid w:val="00485727"/>
    <w:rsid w:val="00485A94"/>
    <w:rsid w:val="0048721F"/>
    <w:rsid w:val="004900FA"/>
    <w:rsid w:val="0049293F"/>
    <w:rsid w:val="00493488"/>
    <w:rsid w:val="0049527E"/>
    <w:rsid w:val="004975A2"/>
    <w:rsid w:val="004A0887"/>
    <w:rsid w:val="004A4690"/>
    <w:rsid w:val="004A4A29"/>
    <w:rsid w:val="004A52FE"/>
    <w:rsid w:val="004A5DF1"/>
    <w:rsid w:val="004A6DFD"/>
    <w:rsid w:val="004A7182"/>
    <w:rsid w:val="004B0700"/>
    <w:rsid w:val="004B1C8B"/>
    <w:rsid w:val="004B1CBD"/>
    <w:rsid w:val="004B268A"/>
    <w:rsid w:val="004B2F7E"/>
    <w:rsid w:val="004B2FDB"/>
    <w:rsid w:val="004B368D"/>
    <w:rsid w:val="004B5E88"/>
    <w:rsid w:val="004B626B"/>
    <w:rsid w:val="004B63BF"/>
    <w:rsid w:val="004B6827"/>
    <w:rsid w:val="004B6C12"/>
    <w:rsid w:val="004B7168"/>
    <w:rsid w:val="004C1877"/>
    <w:rsid w:val="004C2947"/>
    <w:rsid w:val="004C2B56"/>
    <w:rsid w:val="004C4440"/>
    <w:rsid w:val="004C4445"/>
    <w:rsid w:val="004C518B"/>
    <w:rsid w:val="004C5332"/>
    <w:rsid w:val="004C58E4"/>
    <w:rsid w:val="004C5B25"/>
    <w:rsid w:val="004C7D12"/>
    <w:rsid w:val="004D027B"/>
    <w:rsid w:val="004D0866"/>
    <w:rsid w:val="004D63AF"/>
    <w:rsid w:val="004D6492"/>
    <w:rsid w:val="004D693B"/>
    <w:rsid w:val="004D77AD"/>
    <w:rsid w:val="004E3E40"/>
    <w:rsid w:val="004E44F3"/>
    <w:rsid w:val="004E4E4A"/>
    <w:rsid w:val="004E5033"/>
    <w:rsid w:val="004E6CAC"/>
    <w:rsid w:val="004F17D3"/>
    <w:rsid w:val="004F252D"/>
    <w:rsid w:val="004F3099"/>
    <w:rsid w:val="004F5180"/>
    <w:rsid w:val="004F5EE8"/>
    <w:rsid w:val="004F7508"/>
    <w:rsid w:val="005015A2"/>
    <w:rsid w:val="00502071"/>
    <w:rsid w:val="0050325F"/>
    <w:rsid w:val="005032AA"/>
    <w:rsid w:val="00503B89"/>
    <w:rsid w:val="00504717"/>
    <w:rsid w:val="00505EA4"/>
    <w:rsid w:val="0050659C"/>
    <w:rsid w:val="005067CE"/>
    <w:rsid w:val="005072EA"/>
    <w:rsid w:val="0051067F"/>
    <w:rsid w:val="00512B4F"/>
    <w:rsid w:val="00512C1C"/>
    <w:rsid w:val="0051340D"/>
    <w:rsid w:val="0051462B"/>
    <w:rsid w:val="00515105"/>
    <w:rsid w:val="0051572A"/>
    <w:rsid w:val="00515872"/>
    <w:rsid w:val="00515CC9"/>
    <w:rsid w:val="0051628A"/>
    <w:rsid w:val="005175D1"/>
    <w:rsid w:val="00520BDD"/>
    <w:rsid w:val="00521D5F"/>
    <w:rsid w:val="00522AB7"/>
    <w:rsid w:val="005241D0"/>
    <w:rsid w:val="0052600B"/>
    <w:rsid w:val="00527096"/>
    <w:rsid w:val="00530101"/>
    <w:rsid w:val="005328F7"/>
    <w:rsid w:val="005333BB"/>
    <w:rsid w:val="00535BE2"/>
    <w:rsid w:val="00535DC3"/>
    <w:rsid w:val="00536E59"/>
    <w:rsid w:val="005373F5"/>
    <w:rsid w:val="0053780B"/>
    <w:rsid w:val="00540563"/>
    <w:rsid w:val="00541D56"/>
    <w:rsid w:val="005456E4"/>
    <w:rsid w:val="005478B7"/>
    <w:rsid w:val="00551326"/>
    <w:rsid w:val="00552047"/>
    <w:rsid w:val="0055229D"/>
    <w:rsid w:val="005525A9"/>
    <w:rsid w:val="0055476F"/>
    <w:rsid w:val="00554941"/>
    <w:rsid w:val="00554E1B"/>
    <w:rsid w:val="00555E28"/>
    <w:rsid w:val="00557394"/>
    <w:rsid w:val="0056068A"/>
    <w:rsid w:val="00561703"/>
    <w:rsid w:val="00563204"/>
    <w:rsid w:val="00563F77"/>
    <w:rsid w:val="00564095"/>
    <w:rsid w:val="00564EB7"/>
    <w:rsid w:val="00570449"/>
    <w:rsid w:val="00573E76"/>
    <w:rsid w:val="00580C14"/>
    <w:rsid w:val="00581E3E"/>
    <w:rsid w:val="00582AB9"/>
    <w:rsid w:val="0058431F"/>
    <w:rsid w:val="00584918"/>
    <w:rsid w:val="00584BA8"/>
    <w:rsid w:val="00586341"/>
    <w:rsid w:val="00587A57"/>
    <w:rsid w:val="0059142F"/>
    <w:rsid w:val="00592470"/>
    <w:rsid w:val="00594360"/>
    <w:rsid w:val="00594A49"/>
    <w:rsid w:val="00595073"/>
    <w:rsid w:val="00597BBA"/>
    <w:rsid w:val="005A053B"/>
    <w:rsid w:val="005A0CE4"/>
    <w:rsid w:val="005B1B66"/>
    <w:rsid w:val="005B2B75"/>
    <w:rsid w:val="005B4277"/>
    <w:rsid w:val="005B561C"/>
    <w:rsid w:val="005B653A"/>
    <w:rsid w:val="005B7C38"/>
    <w:rsid w:val="005C0664"/>
    <w:rsid w:val="005C0C67"/>
    <w:rsid w:val="005C193D"/>
    <w:rsid w:val="005C2C99"/>
    <w:rsid w:val="005C2D63"/>
    <w:rsid w:val="005C3E0D"/>
    <w:rsid w:val="005C5870"/>
    <w:rsid w:val="005C5AEE"/>
    <w:rsid w:val="005C5B7E"/>
    <w:rsid w:val="005C71E4"/>
    <w:rsid w:val="005D1ABA"/>
    <w:rsid w:val="005D3FAE"/>
    <w:rsid w:val="005D42DA"/>
    <w:rsid w:val="005D7FDC"/>
    <w:rsid w:val="005E0A0A"/>
    <w:rsid w:val="005E11D5"/>
    <w:rsid w:val="005E15E4"/>
    <w:rsid w:val="005E1CAA"/>
    <w:rsid w:val="005E253D"/>
    <w:rsid w:val="005E29D2"/>
    <w:rsid w:val="005E3C40"/>
    <w:rsid w:val="005E3EE2"/>
    <w:rsid w:val="005E3F8F"/>
    <w:rsid w:val="005E5013"/>
    <w:rsid w:val="005E6791"/>
    <w:rsid w:val="005E7103"/>
    <w:rsid w:val="005F09FD"/>
    <w:rsid w:val="005F1261"/>
    <w:rsid w:val="005F1CC9"/>
    <w:rsid w:val="005F20E2"/>
    <w:rsid w:val="005F2CE2"/>
    <w:rsid w:val="005F2F9D"/>
    <w:rsid w:val="005F5724"/>
    <w:rsid w:val="005F586B"/>
    <w:rsid w:val="005F7EA2"/>
    <w:rsid w:val="00601A3A"/>
    <w:rsid w:val="00603C6D"/>
    <w:rsid w:val="00606EE7"/>
    <w:rsid w:val="00607B3D"/>
    <w:rsid w:val="00611F86"/>
    <w:rsid w:val="00614201"/>
    <w:rsid w:val="006152D5"/>
    <w:rsid w:val="00615AE3"/>
    <w:rsid w:val="00617779"/>
    <w:rsid w:val="00620171"/>
    <w:rsid w:val="006209A7"/>
    <w:rsid w:val="00621210"/>
    <w:rsid w:val="0062153B"/>
    <w:rsid w:val="00622326"/>
    <w:rsid w:val="00623EB5"/>
    <w:rsid w:val="006242A4"/>
    <w:rsid w:val="00625E7E"/>
    <w:rsid w:val="006266BA"/>
    <w:rsid w:val="00626A97"/>
    <w:rsid w:val="00627562"/>
    <w:rsid w:val="00630108"/>
    <w:rsid w:val="00630A80"/>
    <w:rsid w:val="00630F36"/>
    <w:rsid w:val="00633D5E"/>
    <w:rsid w:val="00633E08"/>
    <w:rsid w:val="00635B91"/>
    <w:rsid w:val="006425FB"/>
    <w:rsid w:val="0064325E"/>
    <w:rsid w:val="006453F5"/>
    <w:rsid w:val="00645CD8"/>
    <w:rsid w:val="00646C76"/>
    <w:rsid w:val="00647117"/>
    <w:rsid w:val="006524D8"/>
    <w:rsid w:val="006554C7"/>
    <w:rsid w:val="00656165"/>
    <w:rsid w:val="00660AE8"/>
    <w:rsid w:val="00661D7A"/>
    <w:rsid w:val="006706E0"/>
    <w:rsid w:val="00670C77"/>
    <w:rsid w:val="00671BC1"/>
    <w:rsid w:val="00673BCF"/>
    <w:rsid w:val="00675194"/>
    <w:rsid w:val="00675CE4"/>
    <w:rsid w:val="00676A5A"/>
    <w:rsid w:val="00676E15"/>
    <w:rsid w:val="00677545"/>
    <w:rsid w:val="0068055F"/>
    <w:rsid w:val="0068073C"/>
    <w:rsid w:val="00680B21"/>
    <w:rsid w:val="00681DE1"/>
    <w:rsid w:val="00683155"/>
    <w:rsid w:val="00686396"/>
    <w:rsid w:val="00686A0D"/>
    <w:rsid w:val="0069051F"/>
    <w:rsid w:val="006909DD"/>
    <w:rsid w:val="00691316"/>
    <w:rsid w:val="0069230A"/>
    <w:rsid w:val="00695295"/>
    <w:rsid w:val="006971C4"/>
    <w:rsid w:val="006A130D"/>
    <w:rsid w:val="006A4C29"/>
    <w:rsid w:val="006A5659"/>
    <w:rsid w:val="006A57D9"/>
    <w:rsid w:val="006A6592"/>
    <w:rsid w:val="006A66D8"/>
    <w:rsid w:val="006A7164"/>
    <w:rsid w:val="006B0842"/>
    <w:rsid w:val="006B3282"/>
    <w:rsid w:val="006B434F"/>
    <w:rsid w:val="006B5C17"/>
    <w:rsid w:val="006B67BB"/>
    <w:rsid w:val="006B6E72"/>
    <w:rsid w:val="006B7E53"/>
    <w:rsid w:val="006C01A7"/>
    <w:rsid w:val="006C1392"/>
    <w:rsid w:val="006C2514"/>
    <w:rsid w:val="006C67CA"/>
    <w:rsid w:val="006C7FD7"/>
    <w:rsid w:val="006D0145"/>
    <w:rsid w:val="006D2875"/>
    <w:rsid w:val="006D2F4D"/>
    <w:rsid w:val="006D3A29"/>
    <w:rsid w:val="006D437B"/>
    <w:rsid w:val="006D5045"/>
    <w:rsid w:val="006D7305"/>
    <w:rsid w:val="006E05BC"/>
    <w:rsid w:val="006E1B77"/>
    <w:rsid w:val="006E1BAB"/>
    <w:rsid w:val="006E1F15"/>
    <w:rsid w:val="006E2400"/>
    <w:rsid w:val="006E29F8"/>
    <w:rsid w:val="006E2AFF"/>
    <w:rsid w:val="006E2B7A"/>
    <w:rsid w:val="006E5A29"/>
    <w:rsid w:val="006E6283"/>
    <w:rsid w:val="006F0F07"/>
    <w:rsid w:val="006F277D"/>
    <w:rsid w:val="006F4732"/>
    <w:rsid w:val="006F5AAA"/>
    <w:rsid w:val="006F5FD8"/>
    <w:rsid w:val="006F61F6"/>
    <w:rsid w:val="00700613"/>
    <w:rsid w:val="00702115"/>
    <w:rsid w:val="00703432"/>
    <w:rsid w:val="00703F8D"/>
    <w:rsid w:val="00704EE9"/>
    <w:rsid w:val="00704FA7"/>
    <w:rsid w:val="0070514B"/>
    <w:rsid w:val="0070519E"/>
    <w:rsid w:val="00706E7A"/>
    <w:rsid w:val="007071D1"/>
    <w:rsid w:val="007101B5"/>
    <w:rsid w:val="00712E19"/>
    <w:rsid w:val="00715D0A"/>
    <w:rsid w:val="00716891"/>
    <w:rsid w:val="00716C19"/>
    <w:rsid w:val="00716CF5"/>
    <w:rsid w:val="00722068"/>
    <w:rsid w:val="00722081"/>
    <w:rsid w:val="00722B0B"/>
    <w:rsid w:val="0072404E"/>
    <w:rsid w:val="00724AA2"/>
    <w:rsid w:val="0072524D"/>
    <w:rsid w:val="00725486"/>
    <w:rsid w:val="00725CCC"/>
    <w:rsid w:val="00725F9D"/>
    <w:rsid w:val="00727953"/>
    <w:rsid w:val="0073092C"/>
    <w:rsid w:val="00733460"/>
    <w:rsid w:val="00733B1C"/>
    <w:rsid w:val="00734561"/>
    <w:rsid w:val="00734F49"/>
    <w:rsid w:val="00736F55"/>
    <w:rsid w:val="007408F5"/>
    <w:rsid w:val="00741F61"/>
    <w:rsid w:val="00742D73"/>
    <w:rsid w:val="00746FC8"/>
    <w:rsid w:val="00750B19"/>
    <w:rsid w:val="00751F90"/>
    <w:rsid w:val="00752D76"/>
    <w:rsid w:val="00754206"/>
    <w:rsid w:val="007605EF"/>
    <w:rsid w:val="00763FE6"/>
    <w:rsid w:val="0076481E"/>
    <w:rsid w:val="00764A09"/>
    <w:rsid w:val="00766789"/>
    <w:rsid w:val="0076759E"/>
    <w:rsid w:val="00767940"/>
    <w:rsid w:val="00771610"/>
    <w:rsid w:val="00773662"/>
    <w:rsid w:val="00774A99"/>
    <w:rsid w:val="00775E79"/>
    <w:rsid w:val="007777F9"/>
    <w:rsid w:val="00780DEE"/>
    <w:rsid w:val="00781891"/>
    <w:rsid w:val="0078292D"/>
    <w:rsid w:val="00783B0A"/>
    <w:rsid w:val="00784494"/>
    <w:rsid w:val="00784944"/>
    <w:rsid w:val="00785C92"/>
    <w:rsid w:val="00786F5A"/>
    <w:rsid w:val="00790318"/>
    <w:rsid w:val="00791714"/>
    <w:rsid w:val="00796678"/>
    <w:rsid w:val="007A1B1E"/>
    <w:rsid w:val="007A4B32"/>
    <w:rsid w:val="007A634C"/>
    <w:rsid w:val="007B046E"/>
    <w:rsid w:val="007B088F"/>
    <w:rsid w:val="007B2463"/>
    <w:rsid w:val="007B25DC"/>
    <w:rsid w:val="007B3054"/>
    <w:rsid w:val="007B3AD6"/>
    <w:rsid w:val="007B5084"/>
    <w:rsid w:val="007B6216"/>
    <w:rsid w:val="007B6FE0"/>
    <w:rsid w:val="007C0899"/>
    <w:rsid w:val="007C121A"/>
    <w:rsid w:val="007C306C"/>
    <w:rsid w:val="007C5AE9"/>
    <w:rsid w:val="007C5D3F"/>
    <w:rsid w:val="007C5DF3"/>
    <w:rsid w:val="007C72EE"/>
    <w:rsid w:val="007D120F"/>
    <w:rsid w:val="007D18B9"/>
    <w:rsid w:val="007D298C"/>
    <w:rsid w:val="007D2CD0"/>
    <w:rsid w:val="007D312E"/>
    <w:rsid w:val="007D368B"/>
    <w:rsid w:val="007D372D"/>
    <w:rsid w:val="007D38E3"/>
    <w:rsid w:val="007D482F"/>
    <w:rsid w:val="007D48B9"/>
    <w:rsid w:val="007D691E"/>
    <w:rsid w:val="007D7BBB"/>
    <w:rsid w:val="007E0D5B"/>
    <w:rsid w:val="007E2743"/>
    <w:rsid w:val="007E2A3A"/>
    <w:rsid w:val="007E32FF"/>
    <w:rsid w:val="007E343B"/>
    <w:rsid w:val="007E6C0B"/>
    <w:rsid w:val="007F00A6"/>
    <w:rsid w:val="007F0715"/>
    <w:rsid w:val="007F085E"/>
    <w:rsid w:val="007F1CED"/>
    <w:rsid w:val="007F3045"/>
    <w:rsid w:val="007F3438"/>
    <w:rsid w:val="007F474D"/>
    <w:rsid w:val="007F7B3D"/>
    <w:rsid w:val="008040BC"/>
    <w:rsid w:val="00807E76"/>
    <w:rsid w:val="008101D0"/>
    <w:rsid w:val="008102DD"/>
    <w:rsid w:val="00810FD7"/>
    <w:rsid w:val="00812185"/>
    <w:rsid w:val="00812FA3"/>
    <w:rsid w:val="00814028"/>
    <w:rsid w:val="008147E5"/>
    <w:rsid w:val="008148F0"/>
    <w:rsid w:val="00823823"/>
    <w:rsid w:val="00824A35"/>
    <w:rsid w:val="00824C0A"/>
    <w:rsid w:val="008278D2"/>
    <w:rsid w:val="008303DC"/>
    <w:rsid w:val="00830AD9"/>
    <w:rsid w:val="00831C20"/>
    <w:rsid w:val="00832BD8"/>
    <w:rsid w:val="00832D9D"/>
    <w:rsid w:val="00833651"/>
    <w:rsid w:val="008347C3"/>
    <w:rsid w:val="00835897"/>
    <w:rsid w:val="00835EEB"/>
    <w:rsid w:val="00836238"/>
    <w:rsid w:val="008377F2"/>
    <w:rsid w:val="00837B83"/>
    <w:rsid w:val="00840774"/>
    <w:rsid w:val="00841875"/>
    <w:rsid w:val="008420F7"/>
    <w:rsid w:val="0084292E"/>
    <w:rsid w:val="00846794"/>
    <w:rsid w:val="00847C28"/>
    <w:rsid w:val="00851445"/>
    <w:rsid w:val="008518FA"/>
    <w:rsid w:val="00852C5E"/>
    <w:rsid w:val="00854A36"/>
    <w:rsid w:val="0085510E"/>
    <w:rsid w:val="00855DC6"/>
    <w:rsid w:val="008600F6"/>
    <w:rsid w:val="00860644"/>
    <w:rsid w:val="00863DC1"/>
    <w:rsid w:val="008642EF"/>
    <w:rsid w:val="00865B8A"/>
    <w:rsid w:val="008660F6"/>
    <w:rsid w:val="00866317"/>
    <w:rsid w:val="00866A6B"/>
    <w:rsid w:val="00870A53"/>
    <w:rsid w:val="00872B79"/>
    <w:rsid w:val="00873256"/>
    <w:rsid w:val="0087375D"/>
    <w:rsid w:val="008737AD"/>
    <w:rsid w:val="0087381A"/>
    <w:rsid w:val="00874D88"/>
    <w:rsid w:val="008760E1"/>
    <w:rsid w:val="0087612D"/>
    <w:rsid w:val="00877F6A"/>
    <w:rsid w:val="0088072F"/>
    <w:rsid w:val="00882DCB"/>
    <w:rsid w:val="00886160"/>
    <w:rsid w:val="0088630F"/>
    <w:rsid w:val="008875B7"/>
    <w:rsid w:val="0089180D"/>
    <w:rsid w:val="00892A28"/>
    <w:rsid w:val="00892FE9"/>
    <w:rsid w:val="008937AA"/>
    <w:rsid w:val="00893A2C"/>
    <w:rsid w:val="00893C2C"/>
    <w:rsid w:val="00894D67"/>
    <w:rsid w:val="00895934"/>
    <w:rsid w:val="00896E99"/>
    <w:rsid w:val="008A0FC4"/>
    <w:rsid w:val="008A1188"/>
    <w:rsid w:val="008A11A7"/>
    <w:rsid w:val="008A1F3E"/>
    <w:rsid w:val="008A3FEE"/>
    <w:rsid w:val="008A522E"/>
    <w:rsid w:val="008A5814"/>
    <w:rsid w:val="008A6B40"/>
    <w:rsid w:val="008A6D51"/>
    <w:rsid w:val="008A7A25"/>
    <w:rsid w:val="008B1E80"/>
    <w:rsid w:val="008B3EEF"/>
    <w:rsid w:val="008B40B3"/>
    <w:rsid w:val="008B6B0D"/>
    <w:rsid w:val="008B7BA9"/>
    <w:rsid w:val="008B7F63"/>
    <w:rsid w:val="008C09A5"/>
    <w:rsid w:val="008C2393"/>
    <w:rsid w:val="008C2417"/>
    <w:rsid w:val="008C2528"/>
    <w:rsid w:val="008C309C"/>
    <w:rsid w:val="008C3735"/>
    <w:rsid w:val="008C4BB2"/>
    <w:rsid w:val="008C7474"/>
    <w:rsid w:val="008D091D"/>
    <w:rsid w:val="008D40EE"/>
    <w:rsid w:val="008D425C"/>
    <w:rsid w:val="008D47D3"/>
    <w:rsid w:val="008D526A"/>
    <w:rsid w:val="008D6C51"/>
    <w:rsid w:val="008D7E41"/>
    <w:rsid w:val="008E0A2A"/>
    <w:rsid w:val="008E0FF3"/>
    <w:rsid w:val="008E14F6"/>
    <w:rsid w:val="008E3D26"/>
    <w:rsid w:val="008E423C"/>
    <w:rsid w:val="008E4987"/>
    <w:rsid w:val="008E6148"/>
    <w:rsid w:val="008E64B6"/>
    <w:rsid w:val="008F07A2"/>
    <w:rsid w:val="008F0B33"/>
    <w:rsid w:val="008F0B58"/>
    <w:rsid w:val="008F20D0"/>
    <w:rsid w:val="008F2520"/>
    <w:rsid w:val="008F7223"/>
    <w:rsid w:val="00900164"/>
    <w:rsid w:val="00900C3E"/>
    <w:rsid w:val="009011A2"/>
    <w:rsid w:val="00901F89"/>
    <w:rsid w:val="009030A1"/>
    <w:rsid w:val="00903B20"/>
    <w:rsid w:val="0090638C"/>
    <w:rsid w:val="009064B7"/>
    <w:rsid w:val="00907CB8"/>
    <w:rsid w:val="00910A7E"/>
    <w:rsid w:val="00911B69"/>
    <w:rsid w:val="009128A8"/>
    <w:rsid w:val="00913BF4"/>
    <w:rsid w:val="00921047"/>
    <w:rsid w:val="009211EB"/>
    <w:rsid w:val="00922704"/>
    <w:rsid w:val="00922DF3"/>
    <w:rsid w:val="0092409A"/>
    <w:rsid w:val="009255C3"/>
    <w:rsid w:val="00930129"/>
    <w:rsid w:val="009312E8"/>
    <w:rsid w:val="00932FAB"/>
    <w:rsid w:val="00933066"/>
    <w:rsid w:val="00933296"/>
    <w:rsid w:val="00933E8B"/>
    <w:rsid w:val="00940322"/>
    <w:rsid w:val="00941C0C"/>
    <w:rsid w:val="00941D43"/>
    <w:rsid w:val="00941D53"/>
    <w:rsid w:val="00942AF8"/>
    <w:rsid w:val="00942FD0"/>
    <w:rsid w:val="00952687"/>
    <w:rsid w:val="0095695C"/>
    <w:rsid w:val="00956F6D"/>
    <w:rsid w:val="00956F90"/>
    <w:rsid w:val="00957167"/>
    <w:rsid w:val="00960147"/>
    <w:rsid w:val="009627BE"/>
    <w:rsid w:val="00963B27"/>
    <w:rsid w:val="00966C54"/>
    <w:rsid w:val="00966DA5"/>
    <w:rsid w:val="009710E0"/>
    <w:rsid w:val="009719A5"/>
    <w:rsid w:val="00972CAE"/>
    <w:rsid w:val="00977D84"/>
    <w:rsid w:val="00983652"/>
    <w:rsid w:val="0098660E"/>
    <w:rsid w:val="00986A2E"/>
    <w:rsid w:val="00986B58"/>
    <w:rsid w:val="0099342E"/>
    <w:rsid w:val="00993FC9"/>
    <w:rsid w:val="0099557D"/>
    <w:rsid w:val="00996A61"/>
    <w:rsid w:val="009970C2"/>
    <w:rsid w:val="009972AE"/>
    <w:rsid w:val="00997365"/>
    <w:rsid w:val="009A014C"/>
    <w:rsid w:val="009A3CAE"/>
    <w:rsid w:val="009A3D27"/>
    <w:rsid w:val="009A47AD"/>
    <w:rsid w:val="009A4D32"/>
    <w:rsid w:val="009A6009"/>
    <w:rsid w:val="009B0EBF"/>
    <w:rsid w:val="009B11BD"/>
    <w:rsid w:val="009B206A"/>
    <w:rsid w:val="009B264D"/>
    <w:rsid w:val="009B3780"/>
    <w:rsid w:val="009B5D08"/>
    <w:rsid w:val="009B650E"/>
    <w:rsid w:val="009B7511"/>
    <w:rsid w:val="009C0F77"/>
    <w:rsid w:val="009C2B03"/>
    <w:rsid w:val="009C2C52"/>
    <w:rsid w:val="009C46EE"/>
    <w:rsid w:val="009C5643"/>
    <w:rsid w:val="009C5A9D"/>
    <w:rsid w:val="009C634E"/>
    <w:rsid w:val="009C6789"/>
    <w:rsid w:val="009D3703"/>
    <w:rsid w:val="009D4A56"/>
    <w:rsid w:val="009D5B45"/>
    <w:rsid w:val="009D5BBC"/>
    <w:rsid w:val="009D66A0"/>
    <w:rsid w:val="009E001C"/>
    <w:rsid w:val="009E2DA4"/>
    <w:rsid w:val="009E3B6A"/>
    <w:rsid w:val="009E4B06"/>
    <w:rsid w:val="009E61BD"/>
    <w:rsid w:val="009E7C4E"/>
    <w:rsid w:val="009E7E89"/>
    <w:rsid w:val="009F2388"/>
    <w:rsid w:val="009F3E71"/>
    <w:rsid w:val="009F46EA"/>
    <w:rsid w:val="009F626E"/>
    <w:rsid w:val="009F6FE8"/>
    <w:rsid w:val="00A01458"/>
    <w:rsid w:val="00A01494"/>
    <w:rsid w:val="00A01BFF"/>
    <w:rsid w:val="00A01C8A"/>
    <w:rsid w:val="00A041A1"/>
    <w:rsid w:val="00A04D0D"/>
    <w:rsid w:val="00A12E7A"/>
    <w:rsid w:val="00A13CBE"/>
    <w:rsid w:val="00A13DFA"/>
    <w:rsid w:val="00A14533"/>
    <w:rsid w:val="00A15A71"/>
    <w:rsid w:val="00A16521"/>
    <w:rsid w:val="00A1672B"/>
    <w:rsid w:val="00A1722D"/>
    <w:rsid w:val="00A20237"/>
    <w:rsid w:val="00A20D21"/>
    <w:rsid w:val="00A21CC7"/>
    <w:rsid w:val="00A2242B"/>
    <w:rsid w:val="00A225B7"/>
    <w:rsid w:val="00A23484"/>
    <w:rsid w:val="00A249F6"/>
    <w:rsid w:val="00A2776A"/>
    <w:rsid w:val="00A311E5"/>
    <w:rsid w:val="00A327CB"/>
    <w:rsid w:val="00A32DD3"/>
    <w:rsid w:val="00A3303F"/>
    <w:rsid w:val="00A337BA"/>
    <w:rsid w:val="00A33831"/>
    <w:rsid w:val="00A35230"/>
    <w:rsid w:val="00A35A90"/>
    <w:rsid w:val="00A362A1"/>
    <w:rsid w:val="00A3718B"/>
    <w:rsid w:val="00A4048B"/>
    <w:rsid w:val="00A40886"/>
    <w:rsid w:val="00A4089D"/>
    <w:rsid w:val="00A40F4D"/>
    <w:rsid w:val="00A435E9"/>
    <w:rsid w:val="00A43E3A"/>
    <w:rsid w:val="00A45807"/>
    <w:rsid w:val="00A45A0E"/>
    <w:rsid w:val="00A45C91"/>
    <w:rsid w:val="00A50860"/>
    <w:rsid w:val="00A50AEC"/>
    <w:rsid w:val="00A51C67"/>
    <w:rsid w:val="00A526DC"/>
    <w:rsid w:val="00A52DD4"/>
    <w:rsid w:val="00A606E3"/>
    <w:rsid w:val="00A60714"/>
    <w:rsid w:val="00A60F8A"/>
    <w:rsid w:val="00A61B67"/>
    <w:rsid w:val="00A63D15"/>
    <w:rsid w:val="00A63DD3"/>
    <w:rsid w:val="00A6537C"/>
    <w:rsid w:val="00A65A7F"/>
    <w:rsid w:val="00A66A60"/>
    <w:rsid w:val="00A70285"/>
    <w:rsid w:val="00A731B0"/>
    <w:rsid w:val="00A74A18"/>
    <w:rsid w:val="00A74C16"/>
    <w:rsid w:val="00A761E6"/>
    <w:rsid w:val="00A80E04"/>
    <w:rsid w:val="00A842ED"/>
    <w:rsid w:val="00A85428"/>
    <w:rsid w:val="00A85D74"/>
    <w:rsid w:val="00A87783"/>
    <w:rsid w:val="00A877D9"/>
    <w:rsid w:val="00A933DF"/>
    <w:rsid w:val="00A94566"/>
    <w:rsid w:val="00A9628C"/>
    <w:rsid w:val="00AA2006"/>
    <w:rsid w:val="00AA2D98"/>
    <w:rsid w:val="00AA4780"/>
    <w:rsid w:val="00AA621C"/>
    <w:rsid w:val="00AA682C"/>
    <w:rsid w:val="00AA75F4"/>
    <w:rsid w:val="00AA7605"/>
    <w:rsid w:val="00AB03EA"/>
    <w:rsid w:val="00AB1F66"/>
    <w:rsid w:val="00AB2438"/>
    <w:rsid w:val="00AB3D4B"/>
    <w:rsid w:val="00AB5481"/>
    <w:rsid w:val="00AB6A05"/>
    <w:rsid w:val="00AB6C5A"/>
    <w:rsid w:val="00AB7673"/>
    <w:rsid w:val="00AC049D"/>
    <w:rsid w:val="00AC0FF7"/>
    <w:rsid w:val="00AC1313"/>
    <w:rsid w:val="00AC1644"/>
    <w:rsid w:val="00AC1ADB"/>
    <w:rsid w:val="00AC29CE"/>
    <w:rsid w:val="00AC2F38"/>
    <w:rsid w:val="00AC3F65"/>
    <w:rsid w:val="00AC4D8E"/>
    <w:rsid w:val="00AC6052"/>
    <w:rsid w:val="00AC6667"/>
    <w:rsid w:val="00AC74F6"/>
    <w:rsid w:val="00AC7756"/>
    <w:rsid w:val="00AD0CDD"/>
    <w:rsid w:val="00AD14B1"/>
    <w:rsid w:val="00AD1536"/>
    <w:rsid w:val="00AD1F19"/>
    <w:rsid w:val="00AD2C39"/>
    <w:rsid w:val="00AD41DB"/>
    <w:rsid w:val="00AD5F0E"/>
    <w:rsid w:val="00AD73ED"/>
    <w:rsid w:val="00AE304A"/>
    <w:rsid w:val="00AE4AA5"/>
    <w:rsid w:val="00AE5D59"/>
    <w:rsid w:val="00AE5E8C"/>
    <w:rsid w:val="00AE6CB6"/>
    <w:rsid w:val="00AE7E80"/>
    <w:rsid w:val="00AF265F"/>
    <w:rsid w:val="00AF2B0F"/>
    <w:rsid w:val="00AF53FF"/>
    <w:rsid w:val="00AF7162"/>
    <w:rsid w:val="00B042FC"/>
    <w:rsid w:val="00B046D1"/>
    <w:rsid w:val="00B04C35"/>
    <w:rsid w:val="00B05126"/>
    <w:rsid w:val="00B05774"/>
    <w:rsid w:val="00B06794"/>
    <w:rsid w:val="00B07D5A"/>
    <w:rsid w:val="00B07D9B"/>
    <w:rsid w:val="00B113F7"/>
    <w:rsid w:val="00B11CFB"/>
    <w:rsid w:val="00B14C9E"/>
    <w:rsid w:val="00B16C9A"/>
    <w:rsid w:val="00B20641"/>
    <w:rsid w:val="00B214D6"/>
    <w:rsid w:val="00B22452"/>
    <w:rsid w:val="00B2255F"/>
    <w:rsid w:val="00B23437"/>
    <w:rsid w:val="00B234B0"/>
    <w:rsid w:val="00B235AC"/>
    <w:rsid w:val="00B2422D"/>
    <w:rsid w:val="00B243E3"/>
    <w:rsid w:val="00B24DBD"/>
    <w:rsid w:val="00B25B67"/>
    <w:rsid w:val="00B261F2"/>
    <w:rsid w:val="00B27A55"/>
    <w:rsid w:val="00B27AD7"/>
    <w:rsid w:val="00B3084B"/>
    <w:rsid w:val="00B310A9"/>
    <w:rsid w:val="00B329F3"/>
    <w:rsid w:val="00B34F2E"/>
    <w:rsid w:val="00B35D94"/>
    <w:rsid w:val="00B35F94"/>
    <w:rsid w:val="00B3774C"/>
    <w:rsid w:val="00B378B5"/>
    <w:rsid w:val="00B415D2"/>
    <w:rsid w:val="00B41A24"/>
    <w:rsid w:val="00B42ED3"/>
    <w:rsid w:val="00B519AE"/>
    <w:rsid w:val="00B5341E"/>
    <w:rsid w:val="00B558E6"/>
    <w:rsid w:val="00B560CD"/>
    <w:rsid w:val="00B6102F"/>
    <w:rsid w:val="00B61AF2"/>
    <w:rsid w:val="00B622DF"/>
    <w:rsid w:val="00B630EF"/>
    <w:rsid w:val="00B643EF"/>
    <w:rsid w:val="00B654F4"/>
    <w:rsid w:val="00B67A27"/>
    <w:rsid w:val="00B7180D"/>
    <w:rsid w:val="00B743F9"/>
    <w:rsid w:val="00B74F3D"/>
    <w:rsid w:val="00B7513C"/>
    <w:rsid w:val="00B75EED"/>
    <w:rsid w:val="00B76C1E"/>
    <w:rsid w:val="00B812B5"/>
    <w:rsid w:val="00B83488"/>
    <w:rsid w:val="00B83F15"/>
    <w:rsid w:val="00B84B0C"/>
    <w:rsid w:val="00B85055"/>
    <w:rsid w:val="00B86C72"/>
    <w:rsid w:val="00B86EDC"/>
    <w:rsid w:val="00B87E12"/>
    <w:rsid w:val="00B90B14"/>
    <w:rsid w:val="00B928C5"/>
    <w:rsid w:val="00B94A87"/>
    <w:rsid w:val="00B95A69"/>
    <w:rsid w:val="00B95BC0"/>
    <w:rsid w:val="00B966FF"/>
    <w:rsid w:val="00BA1281"/>
    <w:rsid w:val="00BA2AF2"/>
    <w:rsid w:val="00BA42D5"/>
    <w:rsid w:val="00BA4922"/>
    <w:rsid w:val="00BA6E6A"/>
    <w:rsid w:val="00BB0091"/>
    <w:rsid w:val="00BB3F3E"/>
    <w:rsid w:val="00BB3F93"/>
    <w:rsid w:val="00BB4A2C"/>
    <w:rsid w:val="00BB5E7B"/>
    <w:rsid w:val="00BB61FD"/>
    <w:rsid w:val="00BB667F"/>
    <w:rsid w:val="00BB6AD4"/>
    <w:rsid w:val="00BB6B46"/>
    <w:rsid w:val="00BC1B43"/>
    <w:rsid w:val="00BC2CAB"/>
    <w:rsid w:val="00BC368C"/>
    <w:rsid w:val="00BC42CD"/>
    <w:rsid w:val="00BC57F1"/>
    <w:rsid w:val="00BC581A"/>
    <w:rsid w:val="00BC5AAF"/>
    <w:rsid w:val="00BD13CD"/>
    <w:rsid w:val="00BD21DB"/>
    <w:rsid w:val="00BD444C"/>
    <w:rsid w:val="00BD59EF"/>
    <w:rsid w:val="00BD68FF"/>
    <w:rsid w:val="00BE32D4"/>
    <w:rsid w:val="00BE3F2C"/>
    <w:rsid w:val="00BE44C9"/>
    <w:rsid w:val="00BE50EE"/>
    <w:rsid w:val="00BE5B62"/>
    <w:rsid w:val="00BE6975"/>
    <w:rsid w:val="00BE72A0"/>
    <w:rsid w:val="00BF025F"/>
    <w:rsid w:val="00BF0D68"/>
    <w:rsid w:val="00BF1B90"/>
    <w:rsid w:val="00BF4B98"/>
    <w:rsid w:val="00BF4D53"/>
    <w:rsid w:val="00C014A1"/>
    <w:rsid w:val="00C0465C"/>
    <w:rsid w:val="00C05C02"/>
    <w:rsid w:val="00C1044C"/>
    <w:rsid w:val="00C12964"/>
    <w:rsid w:val="00C15BCE"/>
    <w:rsid w:val="00C16D4D"/>
    <w:rsid w:val="00C222C7"/>
    <w:rsid w:val="00C2252A"/>
    <w:rsid w:val="00C22F9F"/>
    <w:rsid w:val="00C23288"/>
    <w:rsid w:val="00C233EF"/>
    <w:rsid w:val="00C2357A"/>
    <w:rsid w:val="00C240BB"/>
    <w:rsid w:val="00C25100"/>
    <w:rsid w:val="00C25C5A"/>
    <w:rsid w:val="00C264AD"/>
    <w:rsid w:val="00C27B1F"/>
    <w:rsid w:val="00C27DBF"/>
    <w:rsid w:val="00C27FC1"/>
    <w:rsid w:val="00C33F7D"/>
    <w:rsid w:val="00C34043"/>
    <w:rsid w:val="00C3623F"/>
    <w:rsid w:val="00C36DCD"/>
    <w:rsid w:val="00C4042A"/>
    <w:rsid w:val="00C41F69"/>
    <w:rsid w:val="00C42789"/>
    <w:rsid w:val="00C464C5"/>
    <w:rsid w:val="00C4711A"/>
    <w:rsid w:val="00C50645"/>
    <w:rsid w:val="00C5208E"/>
    <w:rsid w:val="00C52F36"/>
    <w:rsid w:val="00C5363F"/>
    <w:rsid w:val="00C55007"/>
    <w:rsid w:val="00C5654A"/>
    <w:rsid w:val="00C56FFC"/>
    <w:rsid w:val="00C5756E"/>
    <w:rsid w:val="00C57FC9"/>
    <w:rsid w:val="00C57FE8"/>
    <w:rsid w:val="00C60626"/>
    <w:rsid w:val="00C60E95"/>
    <w:rsid w:val="00C62AFC"/>
    <w:rsid w:val="00C647AE"/>
    <w:rsid w:val="00C65899"/>
    <w:rsid w:val="00C65F6E"/>
    <w:rsid w:val="00C663EB"/>
    <w:rsid w:val="00C717EA"/>
    <w:rsid w:val="00C724C3"/>
    <w:rsid w:val="00C729D4"/>
    <w:rsid w:val="00C75248"/>
    <w:rsid w:val="00C75298"/>
    <w:rsid w:val="00C760E9"/>
    <w:rsid w:val="00C76DF7"/>
    <w:rsid w:val="00C802CD"/>
    <w:rsid w:val="00C82530"/>
    <w:rsid w:val="00C84260"/>
    <w:rsid w:val="00C90568"/>
    <w:rsid w:val="00C91CE1"/>
    <w:rsid w:val="00C91F7D"/>
    <w:rsid w:val="00C92347"/>
    <w:rsid w:val="00C93051"/>
    <w:rsid w:val="00C94980"/>
    <w:rsid w:val="00C953E4"/>
    <w:rsid w:val="00C96BA5"/>
    <w:rsid w:val="00CA0D8F"/>
    <w:rsid w:val="00CA0F8B"/>
    <w:rsid w:val="00CA200C"/>
    <w:rsid w:val="00CA25B2"/>
    <w:rsid w:val="00CA3FF7"/>
    <w:rsid w:val="00CA4830"/>
    <w:rsid w:val="00CA5427"/>
    <w:rsid w:val="00CA725F"/>
    <w:rsid w:val="00CB050E"/>
    <w:rsid w:val="00CB2F21"/>
    <w:rsid w:val="00CB5E83"/>
    <w:rsid w:val="00CB6388"/>
    <w:rsid w:val="00CB7877"/>
    <w:rsid w:val="00CB78B9"/>
    <w:rsid w:val="00CC04F3"/>
    <w:rsid w:val="00CC32C9"/>
    <w:rsid w:val="00CC5DD6"/>
    <w:rsid w:val="00CC706C"/>
    <w:rsid w:val="00CD06D6"/>
    <w:rsid w:val="00CD1441"/>
    <w:rsid w:val="00CD4340"/>
    <w:rsid w:val="00CD523D"/>
    <w:rsid w:val="00CD64E2"/>
    <w:rsid w:val="00CE0805"/>
    <w:rsid w:val="00CE1A1B"/>
    <w:rsid w:val="00CE1E96"/>
    <w:rsid w:val="00CE2924"/>
    <w:rsid w:val="00CE5FD2"/>
    <w:rsid w:val="00CE63DC"/>
    <w:rsid w:val="00CE6A93"/>
    <w:rsid w:val="00CF074B"/>
    <w:rsid w:val="00D003AC"/>
    <w:rsid w:val="00D00CC3"/>
    <w:rsid w:val="00D026EA"/>
    <w:rsid w:val="00D034C1"/>
    <w:rsid w:val="00D04236"/>
    <w:rsid w:val="00D0672E"/>
    <w:rsid w:val="00D107E7"/>
    <w:rsid w:val="00D10C42"/>
    <w:rsid w:val="00D115A0"/>
    <w:rsid w:val="00D12068"/>
    <w:rsid w:val="00D12130"/>
    <w:rsid w:val="00D175EE"/>
    <w:rsid w:val="00D2187F"/>
    <w:rsid w:val="00D21D7A"/>
    <w:rsid w:val="00D248B4"/>
    <w:rsid w:val="00D24D14"/>
    <w:rsid w:val="00D2514B"/>
    <w:rsid w:val="00D25709"/>
    <w:rsid w:val="00D2790C"/>
    <w:rsid w:val="00D30058"/>
    <w:rsid w:val="00D30900"/>
    <w:rsid w:val="00D30D37"/>
    <w:rsid w:val="00D31B95"/>
    <w:rsid w:val="00D338AC"/>
    <w:rsid w:val="00D341DF"/>
    <w:rsid w:val="00D34833"/>
    <w:rsid w:val="00D37287"/>
    <w:rsid w:val="00D37B05"/>
    <w:rsid w:val="00D403F7"/>
    <w:rsid w:val="00D43DD0"/>
    <w:rsid w:val="00D44698"/>
    <w:rsid w:val="00D45C00"/>
    <w:rsid w:val="00D47C8C"/>
    <w:rsid w:val="00D47D74"/>
    <w:rsid w:val="00D5119E"/>
    <w:rsid w:val="00D51C94"/>
    <w:rsid w:val="00D54C60"/>
    <w:rsid w:val="00D55DFF"/>
    <w:rsid w:val="00D55F48"/>
    <w:rsid w:val="00D569BC"/>
    <w:rsid w:val="00D61D61"/>
    <w:rsid w:val="00D63F0F"/>
    <w:rsid w:val="00D65AAA"/>
    <w:rsid w:val="00D67F44"/>
    <w:rsid w:val="00D70181"/>
    <w:rsid w:val="00D7162D"/>
    <w:rsid w:val="00D7192B"/>
    <w:rsid w:val="00D726F6"/>
    <w:rsid w:val="00D7273D"/>
    <w:rsid w:val="00D7387C"/>
    <w:rsid w:val="00D76FD2"/>
    <w:rsid w:val="00D776F9"/>
    <w:rsid w:val="00D7772E"/>
    <w:rsid w:val="00D77747"/>
    <w:rsid w:val="00D803D0"/>
    <w:rsid w:val="00D81717"/>
    <w:rsid w:val="00D83F0C"/>
    <w:rsid w:val="00D84843"/>
    <w:rsid w:val="00D85193"/>
    <w:rsid w:val="00D86BB4"/>
    <w:rsid w:val="00D874D2"/>
    <w:rsid w:val="00D87C2E"/>
    <w:rsid w:val="00D87CED"/>
    <w:rsid w:val="00D902B7"/>
    <w:rsid w:val="00D90C2B"/>
    <w:rsid w:val="00D90E00"/>
    <w:rsid w:val="00D91592"/>
    <w:rsid w:val="00D92B8B"/>
    <w:rsid w:val="00D934CC"/>
    <w:rsid w:val="00D93DE5"/>
    <w:rsid w:val="00D94777"/>
    <w:rsid w:val="00D971BD"/>
    <w:rsid w:val="00DA107B"/>
    <w:rsid w:val="00DA3B32"/>
    <w:rsid w:val="00DA479A"/>
    <w:rsid w:val="00DA4B83"/>
    <w:rsid w:val="00DA5442"/>
    <w:rsid w:val="00DA5A86"/>
    <w:rsid w:val="00DA728D"/>
    <w:rsid w:val="00DB0DF5"/>
    <w:rsid w:val="00DB4AB3"/>
    <w:rsid w:val="00DB7C61"/>
    <w:rsid w:val="00DB7FA6"/>
    <w:rsid w:val="00DC0A5F"/>
    <w:rsid w:val="00DC299B"/>
    <w:rsid w:val="00DC30AB"/>
    <w:rsid w:val="00DC42A8"/>
    <w:rsid w:val="00DC6383"/>
    <w:rsid w:val="00DC6D3E"/>
    <w:rsid w:val="00DC706E"/>
    <w:rsid w:val="00DD2F08"/>
    <w:rsid w:val="00DD37E4"/>
    <w:rsid w:val="00DD3903"/>
    <w:rsid w:val="00DD420D"/>
    <w:rsid w:val="00DD4E13"/>
    <w:rsid w:val="00DD76E9"/>
    <w:rsid w:val="00DE058E"/>
    <w:rsid w:val="00DE1C14"/>
    <w:rsid w:val="00DE25AC"/>
    <w:rsid w:val="00DE25DE"/>
    <w:rsid w:val="00DE325E"/>
    <w:rsid w:val="00DE409C"/>
    <w:rsid w:val="00DE7995"/>
    <w:rsid w:val="00DE7E8D"/>
    <w:rsid w:val="00DF10D3"/>
    <w:rsid w:val="00DF111E"/>
    <w:rsid w:val="00DF27B4"/>
    <w:rsid w:val="00DF3511"/>
    <w:rsid w:val="00DF518E"/>
    <w:rsid w:val="00DF5204"/>
    <w:rsid w:val="00DF5AFE"/>
    <w:rsid w:val="00E00C1E"/>
    <w:rsid w:val="00E01046"/>
    <w:rsid w:val="00E02C3D"/>
    <w:rsid w:val="00E02ECC"/>
    <w:rsid w:val="00E030B2"/>
    <w:rsid w:val="00E0333B"/>
    <w:rsid w:val="00E044FD"/>
    <w:rsid w:val="00E045BD"/>
    <w:rsid w:val="00E079CF"/>
    <w:rsid w:val="00E1214B"/>
    <w:rsid w:val="00E130A4"/>
    <w:rsid w:val="00E137C0"/>
    <w:rsid w:val="00E14688"/>
    <w:rsid w:val="00E158C5"/>
    <w:rsid w:val="00E2237A"/>
    <w:rsid w:val="00E238DD"/>
    <w:rsid w:val="00E251CE"/>
    <w:rsid w:val="00E267B6"/>
    <w:rsid w:val="00E305FF"/>
    <w:rsid w:val="00E31EE9"/>
    <w:rsid w:val="00E36A74"/>
    <w:rsid w:val="00E37FDF"/>
    <w:rsid w:val="00E404E1"/>
    <w:rsid w:val="00E40619"/>
    <w:rsid w:val="00E4097B"/>
    <w:rsid w:val="00E4166A"/>
    <w:rsid w:val="00E42212"/>
    <w:rsid w:val="00E43E30"/>
    <w:rsid w:val="00E45D83"/>
    <w:rsid w:val="00E503A0"/>
    <w:rsid w:val="00E5168E"/>
    <w:rsid w:val="00E53C5B"/>
    <w:rsid w:val="00E540B6"/>
    <w:rsid w:val="00E54239"/>
    <w:rsid w:val="00E5424E"/>
    <w:rsid w:val="00E56897"/>
    <w:rsid w:val="00E57AAD"/>
    <w:rsid w:val="00E61514"/>
    <w:rsid w:val="00E61B6E"/>
    <w:rsid w:val="00E625DB"/>
    <w:rsid w:val="00E62A30"/>
    <w:rsid w:val="00E64927"/>
    <w:rsid w:val="00E64BE6"/>
    <w:rsid w:val="00E6514C"/>
    <w:rsid w:val="00E66474"/>
    <w:rsid w:val="00E666E7"/>
    <w:rsid w:val="00E67610"/>
    <w:rsid w:val="00E7106F"/>
    <w:rsid w:val="00E757BC"/>
    <w:rsid w:val="00E75C0D"/>
    <w:rsid w:val="00E803BF"/>
    <w:rsid w:val="00E818B1"/>
    <w:rsid w:val="00E82664"/>
    <w:rsid w:val="00E83B8C"/>
    <w:rsid w:val="00E861E3"/>
    <w:rsid w:val="00E8639D"/>
    <w:rsid w:val="00E87321"/>
    <w:rsid w:val="00E87762"/>
    <w:rsid w:val="00E879AA"/>
    <w:rsid w:val="00E91752"/>
    <w:rsid w:val="00E95160"/>
    <w:rsid w:val="00E95DCD"/>
    <w:rsid w:val="00E97090"/>
    <w:rsid w:val="00EA0553"/>
    <w:rsid w:val="00EA1D02"/>
    <w:rsid w:val="00EA27BA"/>
    <w:rsid w:val="00EA338C"/>
    <w:rsid w:val="00EA6BB8"/>
    <w:rsid w:val="00EA7EB9"/>
    <w:rsid w:val="00EB0DB6"/>
    <w:rsid w:val="00EB2A51"/>
    <w:rsid w:val="00EB5616"/>
    <w:rsid w:val="00EB60B4"/>
    <w:rsid w:val="00EB6579"/>
    <w:rsid w:val="00EC5B14"/>
    <w:rsid w:val="00EC789A"/>
    <w:rsid w:val="00ED0ACC"/>
    <w:rsid w:val="00ED2F8E"/>
    <w:rsid w:val="00ED437F"/>
    <w:rsid w:val="00ED7EA4"/>
    <w:rsid w:val="00EE0951"/>
    <w:rsid w:val="00EE0F70"/>
    <w:rsid w:val="00EE1982"/>
    <w:rsid w:val="00EE302D"/>
    <w:rsid w:val="00EE6D09"/>
    <w:rsid w:val="00EF0E80"/>
    <w:rsid w:val="00EF29F5"/>
    <w:rsid w:val="00EF2B22"/>
    <w:rsid w:val="00EF3FC7"/>
    <w:rsid w:val="00EF42E0"/>
    <w:rsid w:val="00EF4733"/>
    <w:rsid w:val="00EF51CB"/>
    <w:rsid w:val="00F008A7"/>
    <w:rsid w:val="00F01E7C"/>
    <w:rsid w:val="00F03AA8"/>
    <w:rsid w:val="00F03C90"/>
    <w:rsid w:val="00F043F8"/>
    <w:rsid w:val="00F05384"/>
    <w:rsid w:val="00F057FB"/>
    <w:rsid w:val="00F06E62"/>
    <w:rsid w:val="00F075FC"/>
    <w:rsid w:val="00F10719"/>
    <w:rsid w:val="00F10893"/>
    <w:rsid w:val="00F10DB0"/>
    <w:rsid w:val="00F129CC"/>
    <w:rsid w:val="00F1443F"/>
    <w:rsid w:val="00F14685"/>
    <w:rsid w:val="00F16895"/>
    <w:rsid w:val="00F20C23"/>
    <w:rsid w:val="00F20E43"/>
    <w:rsid w:val="00F23B24"/>
    <w:rsid w:val="00F258C6"/>
    <w:rsid w:val="00F25A16"/>
    <w:rsid w:val="00F3005E"/>
    <w:rsid w:val="00F30300"/>
    <w:rsid w:val="00F32A00"/>
    <w:rsid w:val="00F33A13"/>
    <w:rsid w:val="00F33FB7"/>
    <w:rsid w:val="00F35FE9"/>
    <w:rsid w:val="00F368E9"/>
    <w:rsid w:val="00F41D47"/>
    <w:rsid w:val="00F42E41"/>
    <w:rsid w:val="00F43541"/>
    <w:rsid w:val="00F44589"/>
    <w:rsid w:val="00F45479"/>
    <w:rsid w:val="00F468B5"/>
    <w:rsid w:val="00F50375"/>
    <w:rsid w:val="00F51A65"/>
    <w:rsid w:val="00F544AE"/>
    <w:rsid w:val="00F56178"/>
    <w:rsid w:val="00F57A41"/>
    <w:rsid w:val="00F63883"/>
    <w:rsid w:val="00F65466"/>
    <w:rsid w:val="00F65F29"/>
    <w:rsid w:val="00F724BD"/>
    <w:rsid w:val="00F732BA"/>
    <w:rsid w:val="00F77007"/>
    <w:rsid w:val="00F770D9"/>
    <w:rsid w:val="00F77891"/>
    <w:rsid w:val="00F82254"/>
    <w:rsid w:val="00F8286B"/>
    <w:rsid w:val="00F83B37"/>
    <w:rsid w:val="00F83D51"/>
    <w:rsid w:val="00F8484F"/>
    <w:rsid w:val="00F85DEA"/>
    <w:rsid w:val="00F87611"/>
    <w:rsid w:val="00F87C4D"/>
    <w:rsid w:val="00F90726"/>
    <w:rsid w:val="00F918ED"/>
    <w:rsid w:val="00F9214C"/>
    <w:rsid w:val="00F93C25"/>
    <w:rsid w:val="00F93DB8"/>
    <w:rsid w:val="00F94F9F"/>
    <w:rsid w:val="00F954C8"/>
    <w:rsid w:val="00F95AB0"/>
    <w:rsid w:val="00FA0984"/>
    <w:rsid w:val="00FA1280"/>
    <w:rsid w:val="00FA32E4"/>
    <w:rsid w:val="00FA4AF9"/>
    <w:rsid w:val="00FA5115"/>
    <w:rsid w:val="00FA6BE7"/>
    <w:rsid w:val="00FA7128"/>
    <w:rsid w:val="00FB0AF9"/>
    <w:rsid w:val="00FB1215"/>
    <w:rsid w:val="00FB4C5A"/>
    <w:rsid w:val="00FB599F"/>
    <w:rsid w:val="00FB7753"/>
    <w:rsid w:val="00FB7782"/>
    <w:rsid w:val="00FB7C59"/>
    <w:rsid w:val="00FC057D"/>
    <w:rsid w:val="00FC2273"/>
    <w:rsid w:val="00FC246D"/>
    <w:rsid w:val="00FC269D"/>
    <w:rsid w:val="00FC2C8F"/>
    <w:rsid w:val="00FC7041"/>
    <w:rsid w:val="00FD1B28"/>
    <w:rsid w:val="00FD4DB0"/>
    <w:rsid w:val="00FD5885"/>
    <w:rsid w:val="00FD68BD"/>
    <w:rsid w:val="00FD6BA3"/>
    <w:rsid w:val="00FD7826"/>
    <w:rsid w:val="00FE1A40"/>
    <w:rsid w:val="00FE1E0D"/>
    <w:rsid w:val="00FE461B"/>
    <w:rsid w:val="00FF1F5F"/>
    <w:rsid w:val="00FF2616"/>
    <w:rsid w:val="00FF6B65"/>
    <w:rsid w:val="00FF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cs:smarttags"/>
  <w:attachedSchema w:val="urn:schemas-microsoft-com:office:smarttags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4E5B1D"/>
  <w15:docId w15:val="{E21B70E7-A9E7-41BD-ACB5-5AABCCF5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pPrChange w:id="0" w:author="Luccas Correa" w:date="2026-08-03T22:24:00Z">
        <w:pPr>
          <w:suppressAutoHyphens/>
        </w:pPr>
      </w:pPrChange>
    </w:pPr>
    <w:rPr>
      <w:rFonts w:asciiTheme="minorHAnsi" w:hAnsiTheme="minorHAnsi"/>
      <w:kern w:val="2"/>
      <w:szCs w:val="24"/>
      <w14:ligatures w14:val="standardContextual"/>
      <w:rPrChange w:id="0" w:author="Luccas Correa" w:date="2026-08-03T22:24:00Z">
        <w:rPr>
          <w:sz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9B11BD"/>
    <w:pPr>
      <w:keepNext/>
      <w:keepLines/>
      <w:spacing w:before="360" w:after="80"/>
      <w:outlineLvl w:val="0"/>
      <w:pPrChange w:id="1" w:author="Luccas Correa" w:date="2026-08-03T22:24:00Z">
        <w:pPr>
          <w:numPr>
            <w:numId w:val="29"/>
          </w:numPr>
          <w:spacing w:after="240" w:line="278" w:lineRule="auto"/>
          <w:ind w:firstLine="720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rPrChange w:id="1" w:author="Luccas Correa" w:date="2026-08-03T22:24:00Z">
        <w:rPr>
          <w:rFonts w:asciiTheme="minorHAnsi" w:eastAsiaTheme="majorEastAsia" w:hAnsiTheme="minorHAnsi" w:cstheme="minorBidi"/>
          <w:bCs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1BD"/>
    <w:pPr>
      <w:keepNext/>
      <w:keepLines/>
      <w:spacing w:before="160" w:after="80"/>
      <w:outlineLvl w:val="1"/>
      <w:pPrChange w:id="2" w:author="Luccas Correa" w:date="2026-08-03T22:24:00Z">
        <w:pPr>
          <w:numPr>
            <w:ilvl w:val="1"/>
            <w:numId w:val="29"/>
          </w:numPr>
          <w:spacing w:after="240" w:line="278" w:lineRule="auto"/>
          <w:ind w:firstLine="1440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rPrChange w:id="2" w:author="Luccas Correa" w:date="2026-08-03T22:24:00Z">
        <w:rPr>
          <w:rFonts w:asciiTheme="minorHAnsi" w:eastAsiaTheme="majorEastAsia" w:hAnsiTheme="minorHAnsi" w:cstheme="majorBidi"/>
          <w:bCs/>
          <w:kern w:val="2"/>
          <w:sz w:val="24"/>
          <w:szCs w:val="26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1BD"/>
    <w:pPr>
      <w:keepNext/>
      <w:keepLines/>
      <w:spacing w:before="160" w:after="80"/>
      <w:outlineLvl w:val="2"/>
      <w:pPrChange w:id="3" w:author="Luccas Correa" w:date="2026-08-03T22:24:00Z">
        <w:pPr>
          <w:numPr>
            <w:ilvl w:val="2"/>
            <w:numId w:val="29"/>
          </w:numPr>
          <w:spacing w:after="240" w:line="278" w:lineRule="auto"/>
          <w:ind w:firstLine="2160"/>
          <w:outlineLvl w:val="2"/>
        </w:pPr>
      </w:pPrChange>
    </w:pPr>
    <w:rPr>
      <w:rFonts w:eastAsiaTheme="majorEastAsia" w:cstheme="majorBidi"/>
      <w:color w:val="365F91" w:themeColor="accent1" w:themeShade="BF"/>
      <w:sz w:val="28"/>
      <w:szCs w:val="28"/>
      <w:rPrChange w:id="3" w:author="Luccas Correa" w:date="2026-08-03T22:24:00Z">
        <w:rPr>
          <w:rFonts w:asciiTheme="minorHAnsi" w:eastAsiaTheme="majorEastAsia" w:hAnsiTheme="minorHAnsi" w:cstheme="majorBidi"/>
          <w:bCs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1BD"/>
    <w:pPr>
      <w:keepNext/>
      <w:keepLines/>
      <w:spacing w:before="80" w:after="40"/>
      <w:outlineLvl w:val="3"/>
      <w:pPrChange w:id="4" w:author="Luccas Correa" w:date="2026-08-03T22:24:00Z">
        <w:pPr>
          <w:numPr>
            <w:ilvl w:val="3"/>
            <w:numId w:val="29"/>
          </w:numPr>
          <w:spacing w:after="240" w:line="278" w:lineRule="auto"/>
          <w:ind w:firstLine="2880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rPrChange w:id="4" w:author="Luccas Correa" w:date="2026-08-03T22:24:00Z">
        <w:rPr>
          <w:rFonts w:asciiTheme="minorHAnsi" w:eastAsiaTheme="majorEastAsia" w:hAnsiTheme="minorHAnsi" w:cstheme="majorBidi"/>
          <w:bCs/>
          <w:iCs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1BD"/>
    <w:pPr>
      <w:keepNext/>
      <w:keepLines/>
      <w:spacing w:before="80" w:after="40"/>
      <w:outlineLvl w:val="4"/>
      <w:pPrChange w:id="5" w:author="Luccas Correa" w:date="2026-08-03T22:24:00Z">
        <w:pPr>
          <w:numPr>
            <w:ilvl w:val="4"/>
            <w:numId w:val="29"/>
          </w:numPr>
          <w:spacing w:after="240" w:line="278" w:lineRule="auto"/>
          <w:ind w:firstLine="3600"/>
          <w:outlineLvl w:val="4"/>
        </w:pPr>
      </w:pPrChange>
    </w:pPr>
    <w:rPr>
      <w:rFonts w:eastAsiaTheme="majorEastAsia" w:cstheme="majorBidi"/>
      <w:color w:val="365F91" w:themeColor="accent1" w:themeShade="BF"/>
      <w:rPrChange w:id="5" w:author="Luccas Correa" w:date="2026-08-03T22:24:00Z">
        <w:rPr>
          <w:rFonts w:asciiTheme="minorHAnsi" w:eastAsiaTheme="majorEastAsia" w:hAnsiTheme="minorHAnsi" w:cstheme="maj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1BD"/>
    <w:pPr>
      <w:keepNext/>
      <w:keepLines/>
      <w:spacing w:before="40" w:after="0"/>
      <w:outlineLvl w:val="5"/>
      <w:pPrChange w:id="6" w:author="Luccas Correa" w:date="2026-08-03T22:24:00Z">
        <w:pPr>
          <w:numPr>
            <w:ilvl w:val="5"/>
            <w:numId w:val="29"/>
          </w:numPr>
          <w:spacing w:after="240" w:line="278" w:lineRule="auto"/>
          <w:ind w:firstLine="432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6" w:author="Luccas Correa" w:date="2026-08-03T22:24:00Z">
        <w:rPr>
          <w:rFonts w:asciiTheme="minorHAnsi" w:eastAsiaTheme="majorEastAsia" w:hAnsiTheme="minorHAnsi" w:cstheme="majorBidi"/>
          <w:iCs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1BD"/>
    <w:pPr>
      <w:keepNext/>
      <w:keepLines/>
      <w:spacing w:before="40" w:after="0"/>
      <w:outlineLvl w:val="6"/>
      <w:pPrChange w:id="7" w:author="Luccas Correa" w:date="2026-08-03T22:24:00Z">
        <w:pPr>
          <w:numPr>
            <w:ilvl w:val="6"/>
            <w:numId w:val="29"/>
          </w:numPr>
          <w:spacing w:after="240" w:line="278" w:lineRule="auto"/>
          <w:ind w:firstLine="5040"/>
          <w:outlineLvl w:val="6"/>
        </w:pPr>
      </w:pPrChange>
    </w:pPr>
    <w:rPr>
      <w:rFonts w:eastAsiaTheme="majorEastAsia" w:cstheme="majorBidi"/>
      <w:color w:val="595959" w:themeColor="text1" w:themeTint="A6"/>
      <w:rPrChange w:id="7" w:author="Luccas Correa" w:date="2026-08-03T22:24:00Z">
        <w:rPr>
          <w:rFonts w:asciiTheme="minorHAnsi" w:eastAsiaTheme="majorEastAsia" w:hAnsiTheme="minorHAnsi" w:cstheme="majorBidi"/>
          <w:iCs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1BD"/>
    <w:pPr>
      <w:keepNext/>
      <w:keepLines/>
      <w:spacing w:after="0"/>
      <w:outlineLvl w:val="7"/>
      <w:pPrChange w:id="8" w:author="Luccas Correa" w:date="2026-08-03T22:24:00Z">
        <w:pPr>
          <w:numPr>
            <w:ilvl w:val="7"/>
            <w:numId w:val="29"/>
          </w:numPr>
          <w:spacing w:after="240" w:line="278" w:lineRule="auto"/>
          <w:ind w:firstLine="5760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8" w:author="Luccas Correa" w:date="2026-08-03T22:24:00Z">
        <w:rPr>
          <w:rFonts w:asciiTheme="minorHAnsi" w:eastAsiaTheme="majorEastAsia" w:hAnsiTheme="minorHAnsi" w:cstheme="maj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1BD"/>
    <w:pPr>
      <w:keepNext/>
      <w:keepLines/>
      <w:spacing w:after="0"/>
      <w:outlineLvl w:val="8"/>
      <w:pPrChange w:id="9" w:author="Luccas Correa" w:date="2026-08-03T22:24:00Z">
        <w:pPr>
          <w:numPr>
            <w:ilvl w:val="8"/>
            <w:numId w:val="19"/>
          </w:numPr>
          <w:spacing w:after="240" w:line="278" w:lineRule="auto"/>
          <w:ind w:firstLine="6480"/>
          <w:outlineLvl w:val="8"/>
        </w:pPr>
      </w:pPrChange>
    </w:pPr>
    <w:rPr>
      <w:rFonts w:eastAsiaTheme="majorEastAsia" w:cstheme="majorBidi"/>
      <w:color w:val="272727" w:themeColor="text1" w:themeTint="D8"/>
      <w:rPrChange w:id="9" w:author="Luccas Correa" w:date="2026-08-03T22:24:00Z">
        <w:rPr>
          <w:rFonts w:asciiTheme="minorHAnsi" w:eastAsiaTheme="majorEastAsia" w:hAnsiTheme="minorHAnsi" w:cstheme="majorBidi"/>
          <w:iCs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">
    <w:name w:val="Bod"/>
    <w:basedOn w:val="Normal"/>
    <w:link w:val="BodChar"/>
    <w:qFormat/>
    <w:rsid w:val="009710E0"/>
    <w:pPr>
      <w:spacing w:after="240"/>
      <w:ind w:firstLine="720"/>
      <w:jc w:val="both"/>
    </w:pPr>
  </w:style>
  <w:style w:type="character" w:customStyle="1" w:styleId="Heading1Char">
    <w:name w:val="Heading 1 Char"/>
    <w:basedOn w:val="DefaultParagraphFont"/>
    <w:link w:val="Heading1"/>
    <w:uiPriority w:val="9"/>
    <w:rsid w:val="00FB4C5A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B4C5A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B4C5A"/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FB4C5A"/>
    <w:rPr>
      <w:rFonts w:asciiTheme="minorHAnsi" w:eastAsiaTheme="majorEastAsia" w:hAnsiTheme="minorHAnsi" w:cstheme="majorBidi"/>
      <w:i/>
      <w:iCs/>
      <w:color w:val="365F91" w:themeColor="accent1" w:themeShade="BF"/>
      <w:kern w:val="2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sid w:val="00FB4C5A"/>
    <w:rPr>
      <w:rFonts w:asciiTheme="minorHAnsi" w:eastAsiaTheme="majorEastAsia" w:hAnsiTheme="minorHAnsi" w:cstheme="majorBidi"/>
      <w:color w:val="365F91" w:themeColor="accent1" w:themeShade="BF"/>
      <w:kern w:val="2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rsid w:val="00FB4C5A"/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rsid w:val="00FB4C5A"/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rsid w:val="00FB4C5A"/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rsid w:val="009710E0"/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paragraph" w:styleId="Header">
    <w:name w:val="header"/>
    <w:basedOn w:val="Normal"/>
    <w:link w:val="HeaderChar"/>
    <w:unhideWhenUsed/>
    <w:rsid w:val="002F6B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F6B13"/>
    <w:rPr>
      <w:szCs w:val="24"/>
    </w:rPr>
  </w:style>
  <w:style w:type="paragraph" w:styleId="Footer">
    <w:name w:val="footer"/>
    <w:basedOn w:val="Normal"/>
    <w:link w:val="FooterChar"/>
    <w:unhideWhenUsed/>
    <w:rsid w:val="002F6B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F6B13"/>
    <w:rPr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B11BD"/>
    <w:pPr>
      <w:spacing w:after="80" w:line="240" w:lineRule="auto"/>
      <w:contextualSpacing/>
      <w:pPrChange w:id="10" w:author="Luccas Correa" w:date="2026-08-03T22:24:00Z">
        <w:pPr>
          <w:pBdr>
            <w:bottom w:val="single" w:sz="8" w:space="4" w:color="4F81BD" w:themeColor="accent1"/>
          </w:pBdr>
          <w:spacing w:after="300" w:line="278" w:lineRule="auto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0" w:author="Luccas Correa" w:date="2026-08-03T22:24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A485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customStyle="1" w:styleId="MainTitle">
    <w:name w:val="MainTitle"/>
    <w:basedOn w:val="Normal"/>
    <w:next w:val="Bod"/>
    <w:qFormat/>
    <w:rsid w:val="00D874D2"/>
    <w:pPr>
      <w:keepNext/>
      <w:spacing w:after="600"/>
      <w:jc w:val="center"/>
    </w:pPr>
    <w:rPr>
      <w:b/>
      <w:caps/>
    </w:rPr>
  </w:style>
  <w:style w:type="paragraph" w:customStyle="1" w:styleId="Plain">
    <w:name w:val="Plain"/>
    <w:basedOn w:val="Normal"/>
    <w:qFormat/>
    <w:rsid w:val="00D874D2"/>
    <w:pPr>
      <w:spacing w:after="240"/>
      <w:jc w:val="both"/>
    </w:pPr>
  </w:style>
  <w:style w:type="paragraph" w:customStyle="1" w:styleId="Bullet">
    <w:name w:val="Bullet"/>
    <w:basedOn w:val="Normal"/>
    <w:qFormat/>
    <w:rsid w:val="00D874D2"/>
    <w:pPr>
      <w:numPr>
        <w:numId w:val="20"/>
      </w:numPr>
      <w:spacing w:after="240"/>
    </w:pPr>
  </w:style>
  <w:style w:type="paragraph" w:customStyle="1" w:styleId="Center">
    <w:name w:val="Center"/>
    <w:basedOn w:val="Normal"/>
    <w:next w:val="Bod"/>
    <w:qFormat/>
    <w:rsid w:val="00D874D2"/>
    <w:pPr>
      <w:spacing w:after="240"/>
      <w:jc w:val="center"/>
    </w:pPr>
    <w:rPr>
      <w:b/>
    </w:rPr>
  </w:style>
  <w:style w:type="paragraph" w:styleId="BalloonText">
    <w:name w:val="Balloon Text"/>
    <w:basedOn w:val="Normal"/>
    <w:link w:val="BalloonTextChar"/>
    <w:uiPriority w:val="99"/>
    <w:unhideWhenUsed/>
    <w:rsid w:val="004A5DF1"/>
    <w:rPr>
      <w:rFonts w:ascii="Tahoma" w:hAnsi="Tahoma" w:cs="Tahoma"/>
      <w:sz w:val="2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A5DF1"/>
    <w:rPr>
      <w:rFonts w:ascii="Tahoma" w:hAnsi="Tahoma" w:cs="Tahoma"/>
      <w:sz w:val="28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5DF1"/>
    <w:rPr>
      <w:rFonts w:ascii="Tahoma" w:hAnsi="Tahoma"/>
      <w:sz w:val="2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5DF1"/>
    <w:rPr>
      <w:rFonts w:ascii="Tahoma" w:hAnsi="Tahoma"/>
      <w:sz w:val="28"/>
      <w:szCs w:val="20"/>
    </w:rPr>
  </w:style>
  <w:style w:type="character" w:styleId="PageNumber">
    <w:name w:val="page number"/>
    <w:basedOn w:val="DefaultParagraphFont"/>
    <w:rsid w:val="00CD64E2"/>
  </w:style>
  <w:style w:type="paragraph" w:customStyle="1" w:styleId="zDocID">
    <w:name w:val="zDocID"/>
    <w:rsid w:val="00DE7995"/>
    <w:pPr>
      <w:framePr w:w="10800" w:wrap="around" w:vAnchor="text" w:hAnchor="page" w:x="721" w:y="1" w:anchorLock="1"/>
      <w:tabs>
        <w:tab w:val="right" w:pos="10800"/>
      </w:tabs>
    </w:pPr>
    <w:rPr>
      <w:rFonts w:eastAsia="Times New Roman" w:cs="Times New Roman"/>
      <w:noProof/>
      <w:sz w:val="16"/>
      <w:szCs w:val="20"/>
    </w:rPr>
  </w:style>
  <w:style w:type="paragraph" w:customStyle="1" w:styleId="Legend">
    <w:name w:val="Legend"/>
    <w:basedOn w:val="Normal"/>
    <w:rsid w:val="00CD64E2"/>
    <w:pPr>
      <w:spacing w:after="240"/>
      <w:ind w:left="720" w:right="720"/>
      <w:jc w:val="both"/>
    </w:pPr>
  </w:style>
  <w:style w:type="paragraph" w:styleId="BodyText">
    <w:name w:val="Body Text"/>
    <w:basedOn w:val="Normal"/>
    <w:link w:val="BodyTextChar"/>
    <w:rsid w:val="00CD64E2"/>
    <w:pPr>
      <w:tabs>
        <w:tab w:val="left" w:pos="-180"/>
      </w:tabs>
      <w:spacing w:after="480"/>
      <w:jc w:val="both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CD64E2"/>
    <w:rPr>
      <w:rFonts w:eastAsia="Times New Roman" w:cs="Times New Roman"/>
      <w:sz w:val="22"/>
      <w:szCs w:val="20"/>
    </w:rPr>
  </w:style>
  <w:style w:type="paragraph" w:styleId="BodyTextIndent">
    <w:name w:val="Body Text Indent"/>
    <w:basedOn w:val="Normal"/>
    <w:link w:val="BodyTextIndentChar"/>
    <w:rsid w:val="00CD64E2"/>
    <w:pPr>
      <w:spacing w:after="240"/>
      <w:ind w:firstLine="14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rsid w:val="00CD64E2"/>
    <w:rPr>
      <w:rFonts w:eastAsia="Times New Roman" w:cs="Times New Roman"/>
      <w:sz w:val="22"/>
      <w:szCs w:val="20"/>
    </w:rPr>
  </w:style>
  <w:style w:type="character" w:styleId="Strong">
    <w:name w:val="Strong"/>
    <w:qFormat/>
    <w:rsid w:val="00CD64E2"/>
    <w:rPr>
      <w:b/>
      <w:bCs/>
    </w:rPr>
  </w:style>
  <w:style w:type="paragraph" w:customStyle="1" w:styleId="bod0">
    <w:name w:val="bod"/>
    <w:basedOn w:val="Normal"/>
    <w:rsid w:val="00CD64E2"/>
    <w:pPr>
      <w:spacing w:after="240"/>
      <w:ind w:firstLine="1440"/>
      <w:jc w:val="both"/>
    </w:pPr>
  </w:style>
  <w:style w:type="paragraph" w:customStyle="1" w:styleId="Title1">
    <w:name w:val="Title1"/>
    <w:basedOn w:val="Normal"/>
    <w:rsid w:val="00CD64E2"/>
    <w:pPr>
      <w:jc w:val="center"/>
    </w:pPr>
    <w:rPr>
      <w:b/>
      <w:smallCaps/>
      <w:sz w:val="36"/>
    </w:rPr>
  </w:style>
  <w:style w:type="paragraph" w:customStyle="1" w:styleId="Name">
    <w:name w:val="Name"/>
    <w:basedOn w:val="Normal"/>
    <w:rsid w:val="00CD64E2"/>
    <w:pPr>
      <w:tabs>
        <w:tab w:val="left" w:pos="2880"/>
        <w:tab w:val="left" w:pos="6480"/>
      </w:tabs>
      <w:ind w:left="720"/>
    </w:pPr>
  </w:style>
  <w:style w:type="character" w:customStyle="1" w:styleId="BodChar">
    <w:name w:val="Bod Char"/>
    <w:link w:val="Bod"/>
    <w:rsid w:val="00CD64E2"/>
    <w:rPr>
      <w:szCs w:val="24"/>
    </w:rPr>
  </w:style>
  <w:style w:type="character" w:customStyle="1" w:styleId="zcDocID">
    <w:name w:val="zcDocID"/>
    <w:rsid w:val="00CD64E2"/>
    <w:rPr>
      <w:rFonts w:ascii="Times New Roman" w:hAnsi="Times New Roman" w:cs="Times New Roman"/>
      <w:b w:val="0"/>
      <w:i w:val="0"/>
      <w:caps w:val="0"/>
      <w:smallCaps w:val="0"/>
      <w:strike w:val="0"/>
      <w:dstrike w:val="0"/>
      <w:noProof/>
      <w:vanish w:val="0"/>
      <w:color w:val="auto"/>
      <w:w w:val="100"/>
      <w:kern w:val="0"/>
      <w:sz w:val="16"/>
      <w:szCs w:val="22"/>
      <w:u w:val="none"/>
      <w:effect w:val="none"/>
      <w:bdr w:val="none" w:sz="0" w:space="0" w:color="auto"/>
      <w:shd w:val="clear" w:color="auto" w:fill="auto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9B11BD"/>
    <w:pPr>
      <w:numPr>
        <w:ilvl w:val="1"/>
      </w:numPr>
      <w:pPrChange w:id="11" w:author="Luccas Correa" w:date="2026-08-03T22:24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11" w:author="Luccas Correa" w:date="2026-08-03T22:24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4738F4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9B11BD"/>
    <w:pPr>
      <w:spacing w:before="160"/>
      <w:jc w:val="center"/>
      <w:pPrChange w:id="12" w:author="Luccas Correa" w:date="2026-08-03T22:24:00Z">
        <w:pPr>
          <w:spacing w:before="160" w:after="160" w:line="278" w:lineRule="auto"/>
          <w:jc w:val="center"/>
        </w:pPr>
      </w:pPrChange>
    </w:pPr>
    <w:rPr>
      <w:i/>
      <w:iCs/>
      <w:color w:val="404040" w:themeColor="text1" w:themeTint="BF"/>
      <w:rPrChange w:id="12" w:author="Luccas Correa" w:date="2026-08-03T22:24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4738F4"/>
    <w:rPr>
      <w:rFonts w:ascii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9B11BD"/>
    <w:pPr>
      <w:ind w:left="720"/>
      <w:contextualSpacing/>
      <w:pPrChange w:id="13" w:author="Luccas Correa" w:date="2026-08-03T22:24:00Z">
        <w:pPr>
          <w:spacing w:after="160" w:line="278" w:lineRule="auto"/>
          <w:ind w:left="720"/>
          <w:contextualSpacing/>
        </w:pPr>
      </w:pPrChange>
    </w:pPr>
    <w:rPr>
      <w:rPrChange w:id="13" w:author="Luccas Correa" w:date="2026-08-03T22:24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4738F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1B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  <w:pPrChange w:id="14" w:author="Luccas Correa" w:date="2026-08-03T22:24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i/>
      <w:iCs/>
      <w:color w:val="365F91" w:themeColor="accent1" w:themeShade="BF"/>
      <w:rPrChange w:id="14" w:author="Luccas Correa" w:date="2026-08-03T22:24:00Z">
        <w:rPr>
          <w:rFonts w:asciiTheme="minorHAnsi" w:eastAsiaTheme="minorHAnsi" w:hAnsiTheme="minorHAnsi" w:cstheme="minorBidi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8F4"/>
    <w:rPr>
      <w:rFonts w:asciiTheme="minorHAnsi" w:hAnsiTheme="minorHAnsi"/>
      <w:i/>
      <w:iCs/>
      <w:color w:val="365F91" w:themeColor="accent1" w:themeShade="BF"/>
      <w:kern w:val="2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4738F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/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2025-04-18T21:45:00Z</dcterms:created>
  <dcterms:modified xsi:type="dcterms:W3CDTF">2026-08-04T02:24:00Z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WDocID">
    <vt:lpwstr>GDSVF&amp;H\8129231.1</vt:lpwstr>
  </property>
  <property fmtid="{D5CDD505-2E9C-101B-9397-08002B2CF9AE}" pid="3" name="vDocIDInserted">
    <vt:lpwstr>Y</vt:lpwstr>
  </property>
</Properties>
</file>