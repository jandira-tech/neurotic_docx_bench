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E65D" w14:textId="77777777" w:rsidR="00707476" w:rsidRPr="00707476" w:rsidRDefault="004F01DB">
      <w:pPr>
        <w:rPr>
          <w:ins w:id="6" w:author="Mary Jones" w:date="2026-08-03T22:25:00Z" w16du:dateUtc="2026-08-04T02:25:00Z"/>
          <w:rFonts w:ascii="Arial" w:hAnsi="Arial" w:cs="Arial"/>
          <w:sz w:val="32"/>
          <w:szCs w:val="32"/>
        </w:rPr>
      </w:pPr>
      <w:ins w:id="7" w:author="Mary Jones" w:date="2026-08-03T22:25:00Z" w16du:dateUtc="2026-08-04T02:25:00Z">
        <w:r w:rsidRPr="00707476">
          <w:rPr>
            <w:rFonts w:ascii="Arial" w:hAnsi="Arial" w:cs="Arial"/>
            <w:sz w:val="32"/>
            <w:szCs w:val="32"/>
          </w:rPr>
          <w:t>This is a document with</w:t>
        </w:r>
        <w:r w:rsidR="00707476" w:rsidRPr="00707476">
          <w:rPr>
            <w:rFonts w:ascii="Arial" w:hAnsi="Arial" w:cs="Arial"/>
            <w:sz w:val="32"/>
            <w:szCs w:val="32"/>
          </w:rPr>
          <w:t>:</w:t>
        </w:r>
      </w:ins>
    </w:p>
    <w:p w14:paraId="3A50CEC0" w14:textId="33B35BAC" w:rsidR="00707476" w:rsidRPr="00707476" w:rsidRDefault="004F01DB" w:rsidP="00707476">
      <w:pPr>
        <w:pStyle w:val="ListParagraph"/>
        <w:numPr>
          <w:ilvl w:val="0"/>
          <w:numId w:val="2"/>
        </w:numPr>
        <w:rPr>
          <w:ins w:id="8" w:author="Mary Jones" w:date="2026-08-03T22:25:00Z" w16du:dateUtc="2026-08-04T02:25:00Z"/>
          <w:rFonts w:ascii="Arial" w:hAnsi="Arial" w:cs="Arial"/>
          <w:sz w:val="32"/>
          <w:szCs w:val="32"/>
        </w:rPr>
      </w:pPr>
      <w:ins w:id="9" w:author="Mary Jones" w:date="2026-08-03T22:25:00Z" w16du:dateUtc="2026-08-04T02:25:00Z">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ins>
    </w:p>
    <w:p w14:paraId="478BE5DD" w14:textId="7AC81E3A" w:rsidR="00707476" w:rsidRPr="00707476" w:rsidRDefault="00707476" w:rsidP="00707476">
      <w:pPr>
        <w:pStyle w:val="ListParagraph"/>
        <w:numPr>
          <w:ilvl w:val="0"/>
          <w:numId w:val="2"/>
        </w:numPr>
        <w:rPr>
          <w:ins w:id="10" w:author="Mary Jones" w:date="2026-08-03T22:25:00Z" w16du:dateUtc="2026-08-04T02:25:00Z"/>
          <w:rFonts w:ascii="Arial" w:hAnsi="Arial" w:cs="Arial"/>
          <w:sz w:val="32"/>
          <w:szCs w:val="32"/>
        </w:rPr>
      </w:pPr>
      <w:ins w:id="11" w:author="Mary Jones" w:date="2026-08-03T22:25:00Z" w16du:dateUtc="2026-08-04T02:25:00Z">
        <w:r w:rsidRPr="00707476">
          <w:rPr>
            <w:rFonts w:ascii="Arial" w:hAnsi="Arial" w:cs="Arial"/>
            <w:sz w:val="32"/>
            <w:szCs w:val="32"/>
          </w:rPr>
          <w:t>odd/even headers and footers defined</w:t>
        </w:r>
        <w:r w:rsidR="006645EC">
          <w:rPr>
            <w:rFonts w:ascii="Arial" w:hAnsi="Arial" w:cs="Arial"/>
            <w:sz w:val="32"/>
            <w:szCs w:val="32"/>
          </w:rPr>
          <w:t xml:space="preserve"> </w:t>
        </w:r>
        <w:r w:rsidR="00904701">
          <w:rPr>
            <w:rFonts w:ascii="Arial" w:hAnsi="Arial" w:cs="Arial"/>
            <w:sz w:val="32"/>
            <w:szCs w:val="32"/>
          </w:rPr>
          <w:t>–</w:t>
        </w:r>
        <w:r w:rsidR="006645EC">
          <w:rPr>
            <w:rFonts w:ascii="Arial" w:hAnsi="Arial" w:cs="Arial"/>
            <w:sz w:val="32"/>
            <w:szCs w:val="32"/>
          </w:rPr>
          <w:t xml:space="preserve"> </w:t>
        </w:r>
        <w:r w:rsidR="00904701">
          <w:rPr>
            <w:rFonts w:ascii="Arial" w:hAnsi="Arial" w:cs="Arial"/>
            <w:sz w:val="32"/>
            <w:szCs w:val="32"/>
          </w:rPr>
          <w:t xml:space="preserve">but checkbox OFF </w:t>
        </w:r>
      </w:ins>
    </w:p>
    <w:p w14:paraId="50705045" w14:textId="7BCEC981" w:rsidR="00707476" w:rsidRPr="00707476" w:rsidRDefault="00707476" w:rsidP="00707476">
      <w:pPr>
        <w:pStyle w:val="ListParagraph"/>
        <w:numPr>
          <w:ilvl w:val="0"/>
          <w:numId w:val="2"/>
        </w:numPr>
        <w:rPr>
          <w:ins w:id="12" w:author="Mary Jones" w:date="2026-08-03T22:25:00Z" w16du:dateUtc="2026-08-04T02:25:00Z"/>
          <w:rFonts w:ascii="Arial" w:hAnsi="Arial" w:cs="Arial"/>
          <w:sz w:val="32"/>
          <w:szCs w:val="32"/>
        </w:rPr>
      </w:pPr>
      <w:ins w:id="13" w:author="Mary Jones" w:date="2026-08-03T22:25:00Z" w16du:dateUtc="2026-08-04T02:25:00Z">
        <w:r w:rsidRPr="00707476">
          <w:rPr>
            <w:rFonts w:ascii="Arial" w:hAnsi="Arial" w:cs="Arial"/>
            <w:sz w:val="32"/>
            <w:szCs w:val="32"/>
          </w:rPr>
          <w:t>first page header and footer defined</w:t>
        </w:r>
        <w:r w:rsidR="006645EC">
          <w:rPr>
            <w:rFonts w:ascii="Arial" w:hAnsi="Arial" w:cs="Arial"/>
            <w:sz w:val="32"/>
            <w:szCs w:val="32"/>
          </w:rPr>
          <w:t xml:space="preserve"> </w:t>
        </w:r>
        <w:r w:rsidR="00904701">
          <w:rPr>
            <w:rFonts w:ascii="Arial" w:hAnsi="Arial" w:cs="Arial"/>
            <w:sz w:val="32"/>
            <w:szCs w:val="32"/>
          </w:rPr>
          <w:t>– but checkbox OFF</w:t>
        </w:r>
      </w:ins>
    </w:p>
    <w:p w14:paraId="2B412BFF" w14:textId="77777777" w:rsidR="004F01DB" w:rsidRDefault="004F01DB">
      <w:pPr>
        <w:rPr>
          <w:ins w:id="14" w:author="Mary Jones" w:date="2026-08-03T22:25:00Z" w16du:dateUtc="2026-08-04T02:25:00Z"/>
        </w:rPr>
      </w:pPr>
    </w:p>
    <w:p w14:paraId="00CD8ECF" w14:textId="77777777" w:rsidR="004F01DB" w:rsidRDefault="004F01DB" w:rsidP="004F01DB">
      <w:pPr>
        <w:rPr>
          <w:ins w:id="15" w:author="Mary Jones" w:date="2026-08-03T22:25:00Z" w16du:dateUtc="2026-08-04T02:25:00Z"/>
        </w:rPr>
      </w:pPr>
      <w:ins w:id="16" w:author="Mary Jones" w:date="2026-08-03T22:25:00Z" w16du:dateUtc="2026-08-04T02:25: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68EC38CB" w14:textId="77777777" w:rsidR="004F01DB" w:rsidRDefault="004F01DB" w:rsidP="004F01DB">
      <w:pPr>
        <w:rPr>
          <w:ins w:id="17" w:author="Mary Jones" w:date="2026-08-03T22:25:00Z" w16du:dateUtc="2026-08-04T02:25:00Z"/>
        </w:rPr>
      </w:pPr>
    </w:p>
    <w:p w14:paraId="494BBA49" w14:textId="77777777" w:rsidR="004F01DB" w:rsidRDefault="004F01DB" w:rsidP="004F01DB">
      <w:pPr>
        <w:rPr>
          <w:ins w:id="18" w:author="Mary Jones" w:date="2026-08-03T22:25:00Z" w16du:dateUtc="2026-08-04T02:25:00Z"/>
        </w:rPr>
      </w:pPr>
      <w:ins w:id="19" w:author="Mary Jones" w:date="2026-08-03T22:25:00Z" w16du:dateUtc="2026-08-04T02:25: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79364F18" w14:textId="77777777" w:rsidR="004F01DB" w:rsidRDefault="004F01DB" w:rsidP="004F01DB">
      <w:pPr>
        <w:rPr>
          <w:ins w:id="20" w:author="Mary Jones" w:date="2026-08-03T22:25:00Z" w16du:dateUtc="2026-08-04T02:25:00Z"/>
        </w:rPr>
      </w:pPr>
    </w:p>
    <w:p w14:paraId="33853DFC" w14:textId="77777777" w:rsidR="004F01DB" w:rsidRDefault="004F01DB" w:rsidP="004F01DB">
      <w:pPr>
        <w:rPr>
          <w:ins w:id="21" w:author="Mary Jones" w:date="2026-08-03T22:25:00Z" w16du:dateUtc="2026-08-04T02:25:00Z"/>
        </w:rPr>
      </w:pPr>
      <w:ins w:id="22" w:author="Mary Jones" w:date="2026-08-03T22:25:00Z" w16du:dateUtc="2026-08-04T02:25: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19A7C68A" w14:textId="77777777" w:rsidR="004F01DB" w:rsidRDefault="004F01DB" w:rsidP="004F01DB">
      <w:pPr>
        <w:rPr>
          <w:ins w:id="23" w:author="Mary Jones" w:date="2026-08-03T22:25:00Z" w16du:dateUtc="2026-08-04T02:25:00Z"/>
        </w:rPr>
      </w:pPr>
    </w:p>
    <w:p w14:paraId="54785561" w14:textId="77777777" w:rsidR="004F01DB" w:rsidRDefault="004F01DB" w:rsidP="004F01DB">
      <w:pPr>
        <w:rPr>
          <w:ins w:id="24" w:author="Mary Jones" w:date="2026-08-03T22:25:00Z" w16du:dateUtc="2026-08-04T02:25:00Z"/>
        </w:rPr>
      </w:pPr>
      <w:ins w:id="25" w:author="Mary Jones" w:date="2026-08-03T22:25:00Z" w16du:dateUtc="2026-08-04T02:25:00Z">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ins>
    </w:p>
    <w:p w14:paraId="27703B63" w14:textId="77777777" w:rsidR="004F01DB" w:rsidRDefault="004F01DB" w:rsidP="004F01DB">
      <w:pPr>
        <w:rPr>
          <w:ins w:id="26" w:author="Mary Jones" w:date="2026-08-03T22:25:00Z" w16du:dateUtc="2026-08-04T02:25:00Z"/>
        </w:rPr>
      </w:pPr>
    </w:p>
    <w:p w14:paraId="17A313F1" w14:textId="77777777" w:rsidR="004F01DB" w:rsidRDefault="004F01DB" w:rsidP="004F01DB">
      <w:pPr>
        <w:rPr>
          <w:ins w:id="27" w:author="Mary Jones" w:date="2026-08-03T22:25:00Z" w16du:dateUtc="2026-08-04T02:25:00Z"/>
        </w:rPr>
      </w:pPr>
      <w:ins w:id="28" w:author="Mary Jones" w:date="2026-08-03T22:25:00Z" w16du:dateUtc="2026-08-04T02:25:00Z">
        <w:r>
          <w:t>The patent license would not permit the full notice is found. One line to give attribution in the following disclaimer. Redistributions in binary form and its documentation for any purpose with or without fee is required.</w:t>
        </w:r>
      </w:ins>
    </w:p>
    <w:p w14:paraId="6640C942" w14:textId="77777777" w:rsidR="004F01DB" w:rsidRDefault="004F01DB" w:rsidP="004F01DB">
      <w:pPr>
        <w:rPr>
          <w:ins w:id="29" w:author="Mary Jones" w:date="2026-08-03T22:25:00Z" w16du:dateUtc="2026-08-04T02:25:00Z"/>
        </w:rPr>
      </w:pPr>
    </w:p>
    <w:p w14:paraId="5E75D878" w14:textId="77777777" w:rsidR="004F01DB" w:rsidRDefault="004F01DB" w:rsidP="004F01DB">
      <w:pPr>
        <w:rPr>
          <w:ins w:id="30" w:author="Mary Jones" w:date="2026-08-03T22:25:00Z" w16du:dateUtc="2026-08-04T02:25:00Z"/>
        </w:rPr>
      </w:pPr>
      <w:ins w:id="31" w:author="Mary Jones" w:date="2026-08-03T22:25:00Z" w16du:dateUtc="2026-08-04T02:25: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69FE5838" w14:textId="77777777" w:rsidR="004F01DB" w:rsidRDefault="004F01DB" w:rsidP="004F01DB">
      <w:pPr>
        <w:rPr>
          <w:ins w:id="32" w:author="Mary Jones" w:date="2026-08-03T22:25:00Z" w16du:dateUtc="2026-08-04T02:25:00Z"/>
        </w:rPr>
      </w:pPr>
    </w:p>
    <w:p w14:paraId="5D8B5A5F" w14:textId="77777777" w:rsidR="004F01DB" w:rsidRDefault="004F01DB" w:rsidP="004F01DB">
      <w:pPr>
        <w:rPr>
          <w:ins w:id="33" w:author="Mary Jones" w:date="2026-08-03T22:25:00Z" w16du:dateUtc="2026-08-04T02:25:00Z"/>
        </w:rPr>
      </w:pPr>
      <w:ins w:id="34" w:author="Mary Jones" w:date="2026-08-03T22:25:00Z" w16du:dateUtc="2026-08-04T02:25: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4616DC48" w14:textId="77777777" w:rsidR="004F01DB" w:rsidRDefault="004F01DB" w:rsidP="004F01DB">
      <w:pPr>
        <w:rPr>
          <w:ins w:id="35" w:author="Mary Jones" w:date="2026-08-03T22:25:00Z" w16du:dateUtc="2026-08-04T02:25:00Z"/>
        </w:rPr>
      </w:pPr>
    </w:p>
    <w:p w14:paraId="760D93F7" w14:textId="77777777" w:rsidR="004F01DB" w:rsidRDefault="004F01DB" w:rsidP="004F01DB">
      <w:pPr>
        <w:rPr>
          <w:ins w:id="36" w:author="Mary Jones" w:date="2026-08-03T22:25:00Z" w16du:dateUtc="2026-08-04T02:25:00Z"/>
        </w:rPr>
      </w:pPr>
      <w:ins w:id="37" w:author="Mary Jones" w:date="2026-08-03T22:25:00Z" w16du:dateUtc="2026-08-04T02:25: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01F25475" w14:textId="77777777" w:rsidR="004F01DB" w:rsidRDefault="004F01DB" w:rsidP="004F01DB">
      <w:pPr>
        <w:rPr>
          <w:ins w:id="38" w:author="Mary Jones" w:date="2026-08-03T22:25:00Z" w16du:dateUtc="2026-08-04T02:25:00Z"/>
        </w:rPr>
      </w:pPr>
    </w:p>
    <w:p w14:paraId="489ECB5E" w14:textId="77777777" w:rsidR="004F01DB" w:rsidRDefault="004F01DB" w:rsidP="004F01DB">
      <w:pPr>
        <w:rPr>
          <w:ins w:id="39" w:author="Mary Jones" w:date="2026-08-03T22:25:00Z" w16du:dateUtc="2026-08-04T02:25:00Z"/>
        </w:rPr>
      </w:pPr>
      <w:ins w:id="40" w:author="Mary Jones" w:date="2026-08-03T22:25:00Z" w16du:dateUtc="2026-08-04T02:25: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EECBE34" w14:textId="77777777" w:rsidR="004F01DB" w:rsidRDefault="004F01DB" w:rsidP="004F01DB">
      <w:pPr>
        <w:rPr>
          <w:ins w:id="41" w:author="Mary Jones" w:date="2026-08-03T22:25:00Z" w16du:dateUtc="2026-08-04T02:25:00Z"/>
        </w:rPr>
      </w:pPr>
    </w:p>
    <w:p w14:paraId="2B498E55" w14:textId="77777777" w:rsidR="004F01DB" w:rsidRDefault="004F01DB" w:rsidP="004F01DB">
      <w:pPr>
        <w:rPr>
          <w:ins w:id="42" w:author="Mary Jones" w:date="2026-08-03T22:25:00Z" w16du:dateUtc="2026-08-04T02:25:00Z"/>
        </w:rPr>
      </w:pPr>
      <w:ins w:id="43" w:author="Mary Jones" w:date="2026-08-03T22:25:00Z" w16du:dateUtc="2026-08-04T02:25: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3FE62A9F" w14:textId="77777777" w:rsidR="004F01DB" w:rsidRDefault="004F01DB" w:rsidP="004F01DB">
      <w:pPr>
        <w:rPr>
          <w:ins w:id="44" w:author="Mary Jones" w:date="2026-08-03T22:25:00Z" w16du:dateUtc="2026-08-04T02:25:00Z"/>
        </w:rPr>
      </w:pPr>
    </w:p>
    <w:p w14:paraId="7BFDE422" w14:textId="77777777" w:rsidR="004F01DB" w:rsidRDefault="004F01DB" w:rsidP="004F01DB">
      <w:pPr>
        <w:rPr>
          <w:ins w:id="45" w:author="Mary Jones" w:date="2026-08-03T22:25:00Z" w16du:dateUtc="2026-08-04T02:25:00Z"/>
        </w:rPr>
      </w:pPr>
      <w:ins w:id="46" w:author="Mary Jones" w:date="2026-08-03T22:25:00Z" w16du:dateUtc="2026-08-04T02:25: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5625EC67" w14:textId="77777777" w:rsidR="004F01DB" w:rsidRDefault="004F01DB" w:rsidP="004F01DB">
      <w:pPr>
        <w:rPr>
          <w:ins w:id="47" w:author="Mary Jones" w:date="2026-08-03T22:25:00Z" w16du:dateUtc="2026-08-04T02:25:00Z"/>
        </w:rPr>
      </w:pPr>
    </w:p>
    <w:p w14:paraId="07EB1598" w14:textId="77777777" w:rsidR="004F01DB" w:rsidRDefault="004F01DB" w:rsidP="004F01DB">
      <w:pPr>
        <w:rPr>
          <w:ins w:id="48" w:author="Mary Jones" w:date="2026-08-03T22:25:00Z" w16du:dateUtc="2026-08-04T02:25:00Z"/>
        </w:rPr>
      </w:pPr>
      <w:ins w:id="49" w:author="Mary Jones" w:date="2026-08-03T22:25:00Z" w16du:dateUtc="2026-08-04T02:25: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60A82A74" w14:textId="77777777" w:rsidR="004F01DB" w:rsidRDefault="004F01DB" w:rsidP="004F01DB">
      <w:pPr>
        <w:rPr>
          <w:ins w:id="50" w:author="Mary Jones" w:date="2026-08-03T22:25:00Z" w16du:dateUtc="2026-08-04T02:25:00Z"/>
        </w:rPr>
      </w:pPr>
    </w:p>
    <w:p w14:paraId="3971476F" w14:textId="2E7193DC" w:rsidR="004F01DB" w:rsidRDefault="004F01DB" w:rsidP="004F01DB">
      <w:pPr>
        <w:rPr>
          <w:ins w:id="51" w:author="Mary Jones" w:date="2026-08-03T22:25:00Z" w16du:dateUtc="2026-08-04T02:25:00Z"/>
        </w:rPr>
      </w:pPr>
      <w:ins w:id="52" w:author="Mary Jones" w:date="2026-08-03T22:25:00Z" w16du:dateUtc="2026-08-04T02:25: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44888E06" w14:textId="77777777" w:rsidR="004F01DB" w:rsidRDefault="004F01DB" w:rsidP="004F01DB">
      <w:pPr>
        <w:rPr>
          <w:ins w:id="53" w:author="Mary Jones" w:date="2026-08-03T22:25:00Z" w16du:dateUtc="2026-08-04T02:25:00Z"/>
        </w:rPr>
      </w:pPr>
    </w:p>
    <w:p w14:paraId="7C18433F" w14:textId="77777777" w:rsidR="004F01DB" w:rsidRDefault="004F01DB" w:rsidP="004F01DB">
      <w:pPr>
        <w:rPr>
          <w:ins w:id="54" w:author="Mary Jones" w:date="2026-08-03T22:25:00Z" w16du:dateUtc="2026-08-04T02:25:00Z"/>
        </w:rPr>
      </w:pPr>
      <w:ins w:id="55" w:author="Mary Jones" w:date="2026-08-03T22:25:00Z" w16du:dateUtc="2026-08-04T02:25: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49D8B38F" w14:textId="77777777" w:rsidR="004F01DB" w:rsidRDefault="004F01DB" w:rsidP="004F01DB">
      <w:pPr>
        <w:rPr>
          <w:ins w:id="56" w:author="Mary Jones" w:date="2026-08-03T22:25:00Z" w16du:dateUtc="2026-08-04T02:25:00Z"/>
        </w:rPr>
      </w:pPr>
    </w:p>
    <w:p w14:paraId="196D4F8A" w14:textId="77777777" w:rsidR="004F01DB" w:rsidRDefault="004F01DB" w:rsidP="004F01DB">
      <w:pPr>
        <w:rPr>
          <w:ins w:id="57" w:author="Mary Jones" w:date="2026-08-03T22:25:00Z" w16du:dateUtc="2026-08-04T02:25:00Z"/>
        </w:rPr>
      </w:pPr>
      <w:ins w:id="58" w:author="Mary Jones" w:date="2026-08-03T22:25:00Z" w16du:dateUtc="2026-08-04T02:25: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11912BC4" w14:textId="77777777" w:rsidR="004F01DB" w:rsidRDefault="004F01DB" w:rsidP="004F01DB">
      <w:pPr>
        <w:rPr>
          <w:ins w:id="59" w:author="Mary Jones" w:date="2026-08-03T22:25:00Z" w16du:dateUtc="2026-08-04T02:25:00Z"/>
        </w:rPr>
      </w:pPr>
    </w:p>
    <w:p w14:paraId="0948AE63" w14:textId="77777777" w:rsidR="004F01DB" w:rsidRDefault="004F01DB" w:rsidP="004F01DB">
      <w:pPr>
        <w:rPr>
          <w:ins w:id="60" w:author="Mary Jones" w:date="2026-08-03T22:25:00Z" w16du:dateUtc="2026-08-04T02:25:00Z"/>
        </w:rPr>
      </w:pPr>
      <w:ins w:id="61" w:author="Mary Jones" w:date="2026-08-03T22:25:00Z" w16du:dateUtc="2026-08-04T02:25: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4456B793" w14:textId="77777777" w:rsidR="004F01DB" w:rsidRDefault="004F01DB" w:rsidP="004F01DB">
      <w:pPr>
        <w:rPr>
          <w:ins w:id="62" w:author="Mary Jones" w:date="2026-08-03T22:25:00Z" w16du:dateUtc="2026-08-04T02:25:00Z"/>
        </w:rPr>
      </w:pPr>
    </w:p>
    <w:p w14:paraId="4DCD514D" w14:textId="77777777" w:rsidR="004F01DB" w:rsidRDefault="004F01DB" w:rsidP="004F01DB">
      <w:pPr>
        <w:rPr>
          <w:ins w:id="63" w:author="Mary Jones" w:date="2026-08-03T22:25:00Z" w16du:dateUtc="2026-08-04T02:25:00Z"/>
        </w:rPr>
      </w:pPr>
      <w:ins w:id="64" w:author="Mary Jones" w:date="2026-08-03T22:25:00Z" w16du:dateUtc="2026-08-04T02:25: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58B4DB13" w14:textId="77777777" w:rsidR="004F01DB" w:rsidRDefault="004F01DB" w:rsidP="004F01DB">
      <w:pPr>
        <w:rPr>
          <w:ins w:id="65" w:author="Mary Jones" w:date="2026-08-03T22:25:00Z" w16du:dateUtc="2026-08-04T02:25:00Z"/>
        </w:rPr>
      </w:pPr>
    </w:p>
    <w:p w14:paraId="2D455B85" w14:textId="77777777" w:rsidR="004F01DB" w:rsidRDefault="004F01DB" w:rsidP="004F01DB">
      <w:pPr>
        <w:rPr>
          <w:ins w:id="66" w:author="Mary Jones" w:date="2026-08-03T22:25:00Z" w16du:dateUtc="2026-08-04T02:25:00Z"/>
        </w:rPr>
      </w:pPr>
      <w:ins w:id="67" w:author="Mary Jones" w:date="2026-08-03T22:25:00Z" w16du:dateUtc="2026-08-04T02:25:00Z">
        <w:r>
          <w:t>The patent license would not permit the full notice is found. One line to give attribution in the following disclaimer. Redistributions in binary form and its documentation for any purpose with or without fee is required.</w:t>
        </w:r>
      </w:ins>
    </w:p>
    <w:p w14:paraId="58D4BB35" w14:textId="77777777" w:rsidR="004F01DB" w:rsidRDefault="004F01DB" w:rsidP="004F01DB">
      <w:pPr>
        <w:rPr>
          <w:ins w:id="68" w:author="Mary Jones" w:date="2026-08-03T22:25:00Z" w16du:dateUtc="2026-08-04T02:25:00Z"/>
        </w:rPr>
      </w:pPr>
    </w:p>
    <w:p w14:paraId="741EBB70" w14:textId="77777777" w:rsidR="004F01DB" w:rsidRDefault="004F01DB" w:rsidP="004F01DB">
      <w:pPr>
        <w:rPr>
          <w:ins w:id="69" w:author="Mary Jones" w:date="2026-08-03T22:25:00Z" w16du:dateUtc="2026-08-04T02:25:00Z"/>
        </w:rPr>
      </w:pPr>
      <w:ins w:id="70" w:author="Mary Jones" w:date="2026-08-03T22:25:00Z" w16du:dateUtc="2026-08-04T02:25: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5A09BA10" w14:textId="77777777" w:rsidR="004F01DB" w:rsidRDefault="004F01DB" w:rsidP="004F01DB">
      <w:pPr>
        <w:rPr>
          <w:ins w:id="71" w:author="Mary Jones" w:date="2026-08-03T22:25:00Z" w16du:dateUtc="2026-08-04T02:25:00Z"/>
        </w:rPr>
      </w:pPr>
    </w:p>
    <w:p w14:paraId="4233D3C0" w14:textId="77777777" w:rsidR="004F01DB" w:rsidRDefault="004F01DB" w:rsidP="004F01DB">
      <w:pPr>
        <w:rPr>
          <w:ins w:id="72" w:author="Mary Jones" w:date="2026-08-03T22:25:00Z" w16du:dateUtc="2026-08-04T02:25:00Z"/>
        </w:rPr>
      </w:pPr>
      <w:ins w:id="73" w:author="Mary Jones" w:date="2026-08-03T22:25:00Z" w16du:dateUtc="2026-08-04T02:25: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594F41B8" w14:textId="77777777" w:rsidR="004F01DB" w:rsidRDefault="004F01DB" w:rsidP="004F01DB">
      <w:pPr>
        <w:rPr>
          <w:ins w:id="74" w:author="Mary Jones" w:date="2026-08-03T22:25:00Z" w16du:dateUtc="2026-08-04T02:25:00Z"/>
        </w:rPr>
      </w:pPr>
    </w:p>
    <w:p w14:paraId="509908EF" w14:textId="77777777" w:rsidR="004F01DB" w:rsidRDefault="004F01DB" w:rsidP="004F01DB">
      <w:pPr>
        <w:rPr>
          <w:ins w:id="75" w:author="Mary Jones" w:date="2026-08-03T22:25:00Z" w16du:dateUtc="2026-08-04T02:25:00Z"/>
        </w:rPr>
      </w:pPr>
      <w:ins w:id="76" w:author="Mary Jones" w:date="2026-08-03T22:25:00Z" w16du:dateUtc="2026-08-04T02:25: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19F8918B" w14:textId="77777777" w:rsidR="004F01DB" w:rsidRDefault="004F01DB" w:rsidP="004F01DB">
      <w:pPr>
        <w:rPr>
          <w:ins w:id="77" w:author="Mary Jones" w:date="2026-08-03T22:25:00Z" w16du:dateUtc="2026-08-04T02:25:00Z"/>
        </w:rPr>
      </w:pPr>
    </w:p>
    <w:p w14:paraId="6FF4375E" w14:textId="77777777" w:rsidR="004F01DB" w:rsidRDefault="004F01DB" w:rsidP="004F01DB">
      <w:pPr>
        <w:rPr>
          <w:ins w:id="78" w:author="Mary Jones" w:date="2026-08-03T22:25:00Z" w16du:dateUtc="2026-08-04T02:25:00Z"/>
        </w:rPr>
      </w:pPr>
      <w:ins w:id="79" w:author="Mary Jones" w:date="2026-08-03T22:25:00Z" w16du:dateUtc="2026-08-04T02:25: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6FD01FF" w14:textId="77777777" w:rsidR="004F01DB" w:rsidRDefault="004F01DB" w:rsidP="004F01DB">
      <w:pPr>
        <w:rPr>
          <w:ins w:id="80" w:author="Mary Jones" w:date="2026-08-03T22:25:00Z" w16du:dateUtc="2026-08-04T02:25:00Z"/>
        </w:rPr>
      </w:pPr>
    </w:p>
    <w:p w14:paraId="334235E1" w14:textId="77777777" w:rsidR="004F01DB" w:rsidRDefault="004F01DB" w:rsidP="004F01DB">
      <w:pPr>
        <w:rPr>
          <w:ins w:id="81" w:author="Mary Jones" w:date="2026-08-03T22:25:00Z" w16du:dateUtc="2026-08-04T02:25:00Z"/>
        </w:rPr>
      </w:pPr>
      <w:ins w:id="82" w:author="Mary Jones" w:date="2026-08-03T22:25:00Z" w16du:dateUtc="2026-08-04T02:25: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0E19D2F5" w14:textId="77777777" w:rsidR="004F01DB" w:rsidRDefault="004F01DB" w:rsidP="004F01DB">
      <w:pPr>
        <w:rPr>
          <w:ins w:id="83" w:author="Mary Jones" w:date="2026-08-03T22:25:00Z" w16du:dateUtc="2026-08-04T02:25:00Z"/>
        </w:rPr>
      </w:pPr>
    </w:p>
    <w:p w14:paraId="0FBEA8CB" w14:textId="77777777" w:rsidR="004F01DB" w:rsidRDefault="004F01DB" w:rsidP="004F01DB">
      <w:pPr>
        <w:rPr>
          <w:ins w:id="84" w:author="Mary Jones" w:date="2026-08-03T22:25:00Z" w16du:dateUtc="2026-08-04T02:25:00Z"/>
        </w:rPr>
      </w:pPr>
      <w:ins w:id="85" w:author="Mary Jones" w:date="2026-08-03T22:25:00Z" w16du:dateUtc="2026-08-04T02:25: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205E3888" w14:textId="77777777" w:rsidR="004F01DB" w:rsidRDefault="004F01DB" w:rsidP="004F01DB">
      <w:pPr>
        <w:rPr>
          <w:ins w:id="86" w:author="Mary Jones" w:date="2026-08-03T22:25:00Z" w16du:dateUtc="2026-08-04T02:25:00Z"/>
        </w:rPr>
      </w:pPr>
    </w:p>
    <w:p w14:paraId="59AB8981" w14:textId="77777777" w:rsidR="004F01DB" w:rsidRDefault="004F01DB" w:rsidP="004F01DB">
      <w:pPr>
        <w:rPr>
          <w:ins w:id="87" w:author="Mary Jones" w:date="2026-08-03T22:25:00Z" w16du:dateUtc="2026-08-04T02:25:00Z"/>
        </w:rPr>
      </w:pPr>
      <w:ins w:id="88" w:author="Mary Jones" w:date="2026-08-03T22:25:00Z" w16du:dateUtc="2026-08-04T02:25: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24C6FA5F" w14:textId="77777777" w:rsidR="004F01DB" w:rsidRDefault="004F01DB" w:rsidP="004F01DB">
      <w:pPr>
        <w:rPr>
          <w:ins w:id="89" w:author="Mary Jones" w:date="2026-08-03T22:25:00Z" w16du:dateUtc="2026-08-04T02:25:00Z"/>
        </w:rPr>
      </w:pPr>
    </w:p>
    <w:p w14:paraId="0901CD5E" w14:textId="007FE68F" w:rsidR="004F01DB" w:rsidRDefault="004F01DB" w:rsidP="004F01DB">
      <w:pPr>
        <w:rPr>
          <w:ins w:id="90" w:author="Mary Jones" w:date="2026-08-03T22:25:00Z" w16du:dateUtc="2026-08-04T02:25:00Z"/>
        </w:rPr>
      </w:pPr>
      <w:ins w:id="91" w:author="Mary Jones" w:date="2026-08-03T22:25:00Z" w16du:dateUtc="2026-08-04T02:25: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6F588029" w14:textId="77777777" w:rsidR="004F01DB" w:rsidRDefault="004F01DB" w:rsidP="004F01DB">
      <w:pPr>
        <w:rPr>
          <w:ins w:id="92" w:author="Mary Jones" w:date="2026-08-03T22:25:00Z" w16du:dateUtc="2026-08-04T02:25:00Z"/>
        </w:rPr>
      </w:pPr>
    </w:p>
    <w:p w14:paraId="32F3FB69" w14:textId="77777777" w:rsidR="004F01DB" w:rsidRDefault="004F01DB" w:rsidP="004F01DB">
      <w:pPr>
        <w:rPr>
          <w:ins w:id="93" w:author="Mary Jones" w:date="2026-08-03T22:25:00Z" w16du:dateUtc="2026-08-04T02:25:00Z"/>
        </w:rPr>
      </w:pPr>
      <w:ins w:id="94" w:author="Mary Jones" w:date="2026-08-03T22:25:00Z" w16du:dateUtc="2026-08-04T02:25: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5500A849" w14:textId="77777777" w:rsidR="004F01DB" w:rsidRDefault="004F01DB" w:rsidP="004F01DB">
      <w:pPr>
        <w:rPr>
          <w:ins w:id="95" w:author="Mary Jones" w:date="2026-08-03T22:25:00Z" w16du:dateUtc="2026-08-04T02:25:00Z"/>
        </w:rPr>
      </w:pPr>
    </w:p>
    <w:p w14:paraId="1544DAC1" w14:textId="77777777" w:rsidR="004F01DB" w:rsidRDefault="004F01DB" w:rsidP="004F01DB">
      <w:pPr>
        <w:rPr>
          <w:ins w:id="96" w:author="Mary Jones" w:date="2026-08-03T22:25:00Z" w16du:dateUtc="2026-08-04T02:25:00Z"/>
        </w:rPr>
      </w:pPr>
      <w:ins w:id="97" w:author="Mary Jones" w:date="2026-08-03T22:25:00Z" w16du:dateUtc="2026-08-04T02:25: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0D88D69D" w14:textId="77777777" w:rsidR="004F01DB" w:rsidRDefault="004F01DB" w:rsidP="004F01DB">
      <w:pPr>
        <w:rPr>
          <w:ins w:id="98" w:author="Mary Jones" w:date="2026-08-03T22:25:00Z" w16du:dateUtc="2026-08-04T02:25:00Z"/>
        </w:rPr>
      </w:pPr>
    </w:p>
    <w:p w14:paraId="559DF6DD" w14:textId="77777777" w:rsidR="004F01DB" w:rsidRDefault="004F01DB" w:rsidP="004F01DB">
      <w:pPr>
        <w:rPr>
          <w:ins w:id="99" w:author="Mary Jones" w:date="2026-08-03T22:25:00Z" w16du:dateUtc="2026-08-04T02:25:00Z"/>
        </w:rPr>
      </w:pPr>
      <w:ins w:id="100" w:author="Mary Jones" w:date="2026-08-03T22:25:00Z" w16du:dateUtc="2026-08-04T02:25: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28144E1C" w14:textId="77777777" w:rsidR="004F01DB" w:rsidRDefault="004F01DB" w:rsidP="004F01DB">
      <w:pPr>
        <w:rPr>
          <w:ins w:id="101" w:author="Mary Jones" w:date="2026-08-03T22:25:00Z" w16du:dateUtc="2026-08-04T02:25:00Z"/>
        </w:rPr>
      </w:pPr>
    </w:p>
    <w:p w14:paraId="2E054923" w14:textId="77777777" w:rsidR="004F01DB" w:rsidRDefault="004F01DB" w:rsidP="004F01DB">
      <w:pPr>
        <w:rPr>
          <w:ins w:id="102" w:author="Mary Jones" w:date="2026-08-03T22:25:00Z" w16du:dateUtc="2026-08-04T02:25:00Z"/>
        </w:rPr>
      </w:pPr>
      <w:ins w:id="103" w:author="Mary Jones" w:date="2026-08-03T22:25:00Z" w16du:dateUtc="2026-08-04T02:25: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1BD389B3" w14:textId="77777777" w:rsidR="004F01DB" w:rsidRDefault="004F01DB" w:rsidP="004F01DB">
      <w:pPr>
        <w:rPr>
          <w:ins w:id="104" w:author="Mary Jones" w:date="2026-08-03T22:25:00Z" w16du:dateUtc="2026-08-04T02:25:00Z"/>
        </w:rPr>
      </w:pPr>
    </w:p>
    <w:p w14:paraId="1D566488" w14:textId="77777777" w:rsidR="004F01DB" w:rsidRDefault="004F01DB" w:rsidP="004F01DB">
      <w:pPr>
        <w:rPr>
          <w:ins w:id="105" w:author="Mary Jones" w:date="2026-08-03T22:25:00Z" w16du:dateUtc="2026-08-04T02:25:00Z"/>
        </w:rPr>
      </w:pPr>
      <w:ins w:id="106" w:author="Mary Jones" w:date="2026-08-03T22:25:00Z" w16du:dateUtc="2026-08-04T02:25:00Z">
        <w:r>
          <w:t>The patent license would not permit the full notice is found. One line to give attribution in the following disclaimer. Redistributions in binary form and its documentation for any purpose with or without fee is required.</w:t>
        </w:r>
      </w:ins>
    </w:p>
    <w:p w14:paraId="165B7A58" w14:textId="77777777" w:rsidR="004F01DB" w:rsidRDefault="004F01DB" w:rsidP="004F01DB">
      <w:pPr>
        <w:rPr>
          <w:ins w:id="107" w:author="Mary Jones" w:date="2026-08-03T22:25:00Z" w16du:dateUtc="2026-08-04T02:25:00Z"/>
        </w:rPr>
      </w:pPr>
    </w:p>
    <w:p w14:paraId="4E7139A4" w14:textId="77777777" w:rsidR="004F01DB" w:rsidRDefault="004F01DB" w:rsidP="004F01DB">
      <w:pPr>
        <w:rPr>
          <w:ins w:id="108" w:author="Mary Jones" w:date="2026-08-03T22:25:00Z" w16du:dateUtc="2026-08-04T02:25:00Z"/>
        </w:rPr>
      </w:pPr>
      <w:ins w:id="109" w:author="Mary Jones" w:date="2026-08-03T22:25:00Z" w16du:dateUtc="2026-08-04T02:25: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68BD20D7" w14:textId="77777777" w:rsidR="004F01DB" w:rsidRDefault="004F01DB" w:rsidP="004F01DB">
      <w:pPr>
        <w:rPr>
          <w:ins w:id="110" w:author="Mary Jones" w:date="2026-08-03T22:25:00Z" w16du:dateUtc="2026-08-04T02:25:00Z"/>
        </w:rPr>
      </w:pPr>
    </w:p>
    <w:p w14:paraId="3AA1D742" w14:textId="77777777" w:rsidR="004F01DB" w:rsidRDefault="004F01DB" w:rsidP="004F01DB">
      <w:pPr>
        <w:rPr>
          <w:ins w:id="111" w:author="Mary Jones" w:date="2026-08-03T22:25:00Z" w16du:dateUtc="2026-08-04T02:25:00Z"/>
        </w:rPr>
      </w:pPr>
      <w:ins w:id="112" w:author="Mary Jones" w:date="2026-08-03T22:25:00Z" w16du:dateUtc="2026-08-04T02:25: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6DCBE22E" w14:textId="77777777" w:rsidR="004F01DB" w:rsidRDefault="004F01DB" w:rsidP="004F01DB">
      <w:pPr>
        <w:rPr>
          <w:ins w:id="113" w:author="Mary Jones" w:date="2026-08-03T22:25:00Z" w16du:dateUtc="2026-08-04T02:25:00Z"/>
        </w:rPr>
      </w:pPr>
    </w:p>
    <w:p w14:paraId="41B0EB6F" w14:textId="77777777" w:rsidR="004F01DB" w:rsidRDefault="004F01DB" w:rsidP="004F01DB">
      <w:pPr>
        <w:rPr>
          <w:ins w:id="114" w:author="Mary Jones" w:date="2026-08-03T22:25:00Z" w16du:dateUtc="2026-08-04T02:25:00Z"/>
        </w:rPr>
      </w:pPr>
      <w:ins w:id="115" w:author="Mary Jones" w:date="2026-08-03T22:25:00Z" w16du:dateUtc="2026-08-04T02:25: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3B44CA61" w14:textId="77777777" w:rsidR="004F01DB" w:rsidRDefault="004F01DB" w:rsidP="004F01DB">
      <w:pPr>
        <w:rPr>
          <w:ins w:id="116" w:author="Mary Jones" w:date="2026-08-03T22:25:00Z" w16du:dateUtc="2026-08-04T02:25:00Z"/>
        </w:rPr>
      </w:pPr>
    </w:p>
    <w:p w14:paraId="5914C8E6" w14:textId="77777777" w:rsidR="004F01DB" w:rsidRDefault="004F01DB" w:rsidP="004F01DB">
      <w:pPr>
        <w:rPr>
          <w:ins w:id="117" w:author="Mary Jones" w:date="2026-08-03T22:25:00Z" w16du:dateUtc="2026-08-04T02:25:00Z"/>
        </w:rPr>
      </w:pPr>
      <w:ins w:id="118" w:author="Mary Jones" w:date="2026-08-03T22:25:00Z" w16du:dateUtc="2026-08-04T02:25: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D6BFB58" w14:textId="77777777" w:rsidR="004F01DB" w:rsidRDefault="004F01DB" w:rsidP="004F01DB">
      <w:pPr>
        <w:rPr>
          <w:ins w:id="119" w:author="Mary Jones" w:date="2026-08-03T22:25:00Z" w16du:dateUtc="2026-08-04T02:25:00Z"/>
        </w:rPr>
      </w:pPr>
    </w:p>
    <w:p w14:paraId="02962601" w14:textId="77777777" w:rsidR="004F01DB" w:rsidRDefault="004F01DB" w:rsidP="004F01DB">
      <w:pPr>
        <w:rPr>
          <w:ins w:id="120" w:author="Mary Jones" w:date="2026-08-03T22:25:00Z" w16du:dateUtc="2026-08-04T02:25:00Z"/>
        </w:rPr>
      </w:pPr>
      <w:ins w:id="121" w:author="Mary Jones" w:date="2026-08-03T22:25:00Z" w16du:dateUtc="2026-08-04T02:25: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553CAF55" w14:textId="77777777" w:rsidR="004F01DB" w:rsidRDefault="004F01DB" w:rsidP="004F01DB">
      <w:pPr>
        <w:rPr>
          <w:ins w:id="122" w:author="Mary Jones" w:date="2026-08-03T22:25:00Z" w16du:dateUtc="2026-08-04T02:25:00Z"/>
        </w:rPr>
      </w:pPr>
    </w:p>
    <w:p w14:paraId="141F27DA" w14:textId="77777777" w:rsidR="004F01DB" w:rsidRDefault="004F01DB" w:rsidP="004F01DB">
      <w:pPr>
        <w:rPr>
          <w:ins w:id="123" w:author="Mary Jones" w:date="2026-08-03T22:25:00Z" w16du:dateUtc="2026-08-04T02:25:00Z"/>
        </w:rPr>
      </w:pPr>
      <w:ins w:id="124" w:author="Mary Jones" w:date="2026-08-03T22:25:00Z" w16du:dateUtc="2026-08-04T02:25: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0A4883C1" w14:textId="77777777" w:rsidR="004F01DB" w:rsidRDefault="004F01DB" w:rsidP="004F01DB">
      <w:pPr>
        <w:rPr>
          <w:ins w:id="125" w:author="Mary Jones" w:date="2026-08-03T22:25:00Z" w16du:dateUtc="2026-08-04T02:25:00Z"/>
        </w:rPr>
      </w:pPr>
    </w:p>
    <w:p w14:paraId="1AF34760" w14:textId="77777777" w:rsidR="004F01DB" w:rsidRDefault="004F01DB" w:rsidP="004F01DB">
      <w:pPr>
        <w:rPr>
          <w:ins w:id="126" w:author="Mary Jones" w:date="2026-08-03T22:25:00Z" w16du:dateUtc="2026-08-04T02:25:00Z"/>
        </w:rPr>
      </w:pPr>
      <w:ins w:id="127" w:author="Mary Jones" w:date="2026-08-03T22:25:00Z" w16du:dateUtc="2026-08-04T02:25: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0205F390" w14:textId="77777777" w:rsidR="004F01DB" w:rsidRDefault="004F01DB" w:rsidP="004F01DB">
      <w:pPr>
        <w:rPr>
          <w:ins w:id="128" w:author="Mary Jones" w:date="2026-08-03T22:25:00Z" w16du:dateUtc="2026-08-04T02:25:00Z"/>
        </w:rPr>
      </w:pPr>
    </w:p>
    <w:p w14:paraId="0A20D19C" w14:textId="395D8BF1" w:rsidR="004F01DB" w:rsidRDefault="004F01DB" w:rsidP="004F01DB">
      <w:pPr>
        <w:rPr>
          <w:ins w:id="129" w:author="Mary Jones" w:date="2026-08-03T22:25:00Z" w16du:dateUtc="2026-08-04T02:25:00Z"/>
        </w:rPr>
      </w:pPr>
      <w:ins w:id="130" w:author="Mary Jones" w:date="2026-08-03T22:25:00Z" w16du:dateUtc="2026-08-04T02:25: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0EF72AA3" w14:textId="77777777" w:rsidR="004F01DB" w:rsidRDefault="004F01DB" w:rsidP="004F01DB">
      <w:pPr>
        <w:rPr>
          <w:ins w:id="131" w:author="Mary Jones" w:date="2026-08-03T22:25:00Z" w16du:dateUtc="2026-08-04T02:25:00Z"/>
        </w:rPr>
      </w:pPr>
    </w:p>
    <w:p w14:paraId="6103222C" w14:textId="77777777" w:rsidR="004F01DB" w:rsidRDefault="004F01DB" w:rsidP="004F01DB">
      <w:pPr>
        <w:rPr>
          <w:ins w:id="132" w:author="Mary Jones" w:date="2026-08-03T22:25:00Z" w16du:dateUtc="2026-08-04T02:25:00Z"/>
        </w:rPr>
      </w:pPr>
      <w:ins w:id="133" w:author="Mary Jones" w:date="2026-08-03T22:25:00Z" w16du:dateUtc="2026-08-04T02:25: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5042EB71" w14:textId="77777777" w:rsidR="004F01DB" w:rsidRDefault="004F01DB" w:rsidP="004F01DB">
      <w:pPr>
        <w:rPr>
          <w:ins w:id="134" w:author="Mary Jones" w:date="2026-08-03T22:25:00Z" w16du:dateUtc="2026-08-04T02:25:00Z"/>
        </w:rPr>
      </w:pPr>
    </w:p>
    <w:p w14:paraId="324F38C0" w14:textId="77777777" w:rsidR="004F01DB" w:rsidRDefault="004F01DB" w:rsidP="004F01DB">
      <w:pPr>
        <w:rPr>
          <w:ins w:id="135" w:author="Mary Jones" w:date="2026-08-03T22:25:00Z" w16du:dateUtc="2026-08-04T02:25:00Z"/>
        </w:rPr>
      </w:pPr>
      <w:ins w:id="136" w:author="Mary Jones" w:date="2026-08-03T22:25:00Z" w16du:dateUtc="2026-08-04T02:25: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2440EA67" w14:textId="77777777" w:rsidR="004F01DB" w:rsidRDefault="004F01DB" w:rsidP="004F01DB">
      <w:pPr>
        <w:rPr>
          <w:ins w:id="137" w:author="Mary Jones" w:date="2026-08-03T22:25:00Z" w16du:dateUtc="2026-08-04T02:25:00Z"/>
        </w:rPr>
      </w:pPr>
    </w:p>
    <w:p w14:paraId="696D4449" w14:textId="77777777" w:rsidR="004F01DB" w:rsidRDefault="004F01DB" w:rsidP="004F01DB">
      <w:pPr>
        <w:rPr>
          <w:ins w:id="138" w:author="Mary Jones" w:date="2026-08-03T22:25:00Z" w16du:dateUtc="2026-08-04T02:25:00Z"/>
        </w:rPr>
      </w:pPr>
      <w:ins w:id="139" w:author="Mary Jones" w:date="2026-08-03T22:25:00Z" w16du:dateUtc="2026-08-04T02:25: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1FE1A0AE" w14:textId="77777777" w:rsidR="004F01DB" w:rsidRDefault="004F01DB" w:rsidP="004F01DB">
      <w:pPr>
        <w:rPr>
          <w:ins w:id="140" w:author="Mary Jones" w:date="2026-08-03T22:25:00Z" w16du:dateUtc="2026-08-04T02:25:00Z"/>
        </w:rPr>
      </w:pPr>
    </w:p>
    <w:p w14:paraId="2DDDE5DD" w14:textId="77777777" w:rsidR="004F01DB" w:rsidRDefault="004F01DB" w:rsidP="004F01DB">
      <w:pPr>
        <w:rPr>
          <w:ins w:id="141" w:author="Mary Jones" w:date="2026-08-03T22:25:00Z" w16du:dateUtc="2026-08-04T02:25:00Z"/>
        </w:rPr>
      </w:pPr>
      <w:ins w:id="142" w:author="Mary Jones" w:date="2026-08-03T22:25:00Z" w16du:dateUtc="2026-08-04T02:25: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34C82108" w14:textId="77777777" w:rsidR="004F01DB" w:rsidRDefault="004F01DB" w:rsidP="004F01DB">
      <w:pPr>
        <w:rPr>
          <w:ins w:id="143" w:author="Mary Jones" w:date="2026-08-03T22:25:00Z" w16du:dateUtc="2026-08-04T02:25:00Z"/>
        </w:rPr>
      </w:pPr>
    </w:p>
    <w:p w14:paraId="7CA81043" w14:textId="77777777" w:rsidR="004F01DB" w:rsidRDefault="004F01DB" w:rsidP="004F01DB">
      <w:pPr>
        <w:rPr>
          <w:ins w:id="144" w:author="Mary Jones" w:date="2026-08-03T22:25:00Z" w16du:dateUtc="2026-08-04T02:25:00Z"/>
        </w:rPr>
      </w:pPr>
      <w:ins w:id="145" w:author="Mary Jones" w:date="2026-08-03T22:25:00Z" w16du:dateUtc="2026-08-04T02:25:00Z">
        <w:r>
          <w:t>The patent license would not permit the full notice is found. One line to give attribution in the following disclaimer. Redistributions in binary form and its documentation for any purpose with or without fee is required.</w:t>
        </w:r>
      </w:ins>
    </w:p>
    <w:p w14:paraId="5684CACE" w14:textId="77777777" w:rsidR="004F01DB" w:rsidRDefault="004F01DB" w:rsidP="004F01DB">
      <w:pPr>
        <w:rPr>
          <w:ins w:id="146" w:author="Mary Jones" w:date="2026-08-03T22:25:00Z" w16du:dateUtc="2026-08-04T02:25:00Z"/>
        </w:rPr>
      </w:pPr>
    </w:p>
    <w:p w14:paraId="3F653367" w14:textId="77777777" w:rsidR="004F01DB" w:rsidRDefault="004F01DB" w:rsidP="004F01DB">
      <w:pPr>
        <w:rPr>
          <w:ins w:id="147" w:author="Mary Jones" w:date="2026-08-03T22:25:00Z" w16du:dateUtc="2026-08-04T02:25:00Z"/>
        </w:rPr>
      </w:pPr>
      <w:ins w:id="148" w:author="Mary Jones" w:date="2026-08-03T22:25:00Z" w16du:dateUtc="2026-08-04T02:25: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2871C5D8" w14:textId="77777777" w:rsidR="004F01DB" w:rsidRDefault="004F01DB" w:rsidP="004F01DB">
      <w:pPr>
        <w:rPr>
          <w:ins w:id="149" w:author="Mary Jones" w:date="2026-08-03T22:25:00Z" w16du:dateUtc="2026-08-04T02:25:00Z"/>
        </w:rPr>
      </w:pPr>
    </w:p>
    <w:p w14:paraId="2FBFB7A0" w14:textId="77777777" w:rsidR="004F01DB" w:rsidRDefault="004F01DB" w:rsidP="004F01DB">
      <w:pPr>
        <w:rPr>
          <w:ins w:id="150" w:author="Mary Jones" w:date="2026-08-03T22:25:00Z" w16du:dateUtc="2026-08-04T02:25:00Z"/>
        </w:rPr>
      </w:pPr>
      <w:ins w:id="151" w:author="Mary Jones" w:date="2026-08-03T22:25:00Z" w16du:dateUtc="2026-08-04T02:25: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68F44BE4" w14:textId="77777777" w:rsidR="004F01DB" w:rsidRDefault="004F01DB" w:rsidP="004F01DB">
      <w:pPr>
        <w:rPr>
          <w:ins w:id="152" w:author="Mary Jones" w:date="2026-08-03T22:25:00Z" w16du:dateUtc="2026-08-04T02:25:00Z"/>
        </w:rPr>
      </w:pPr>
    </w:p>
    <w:p w14:paraId="7F1050B3" w14:textId="77777777" w:rsidR="004F01DB" w:rsidRDefault="004F01DB" w:rsidP="004F01DB">
      <w:pPr>
        <w:rPr>
          <w:ins w:id="153" w:author="Mary Jones" w:date="2026-08-03T22:25:00Z" w16du:dateUtc="2026-08-04T02:25:00Z"/>
        </w:rPr>
      </w:pPr>
      <w:ins w:id="154" w:author="Mary Jones" w:date="2026-08-03T22:25:00Z" w16du:dateUtc="2026-08-04T02:25: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2FF4F24B" w14:textId="77777777" w:rsidR="004F01DB" w:rsidRDefault="004F01DB" w:rsidP="004F01DB">
      <w:pPr>
        <w:rPr>
          <w:ins w:id="155" w:author="Mary Jones" w:date="2026-08-03T22:25:00Z" w16du:dateUtc="2026-08-04T02:25:00Z"/>
        </w:rPr>
      </w:pPr>
    </w:p>
    <w:p w14:paraId="62FFE61C" w14:textId="77777777" w:rsidR="004F01DB" w:rsidRDefault="004F01DB" w:rsidP="004F01DB">
      <w:pPr>
        <w:rPr>
          <w:ins w:id="156" w:author="Mary Jones" w:date="2026-08-03T22:25:00Z" w16du:dateUtc="2026-08-04T02:25:00Z"/>
        </w:rPr>
      </w:pPr>
      <w:ins w:id="157" w:author="Mary Jones" w:date="2026-08-03T22:25:00Z" w16du:dateUtc="2026-08-04T02:25: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E2BA93A" w14:textId="77777777" w:rsidR="004F01DB" w:rsidRDefault="004F01DB" w:rsidP="004F01DB">
      <w:pPr>
        <w:rPr>
          <w:ins w:id="158" w:author="Mary Jones" w:date="2026-08-03T22:25:00Z" w16du:dateUtc="2026-08-04T02:25:00Z"/>
        </w:rPr>
      </w:pPr>
    </w:p>
    <w:p w14:paraId="3C07BC82" w14:textId="77777777" w:rsidR="004F01DB" w:rsidRDefault="004F01DB" w:rsidP="004F01DB">
      <w:pPr>
        <w:rPr>
          <w:ins w:id="159" w:author="Mary Jones" w:date="2026-08-03T22:25:00Z" w16du:dateUtc="2026-08-04T02:25:00Z"/>
        </w:rPr>
      </w:pPr>
      <w:ins w:id="160" w:author="Mary Jones" w:date="2026-08-03T22:25:00Z" w16du:dateUtc="2026-08-04T02:25: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0FD7A80A" w14:textId="77777777" w:rsidR="004F01DB" w:rsidRDefault="004F01DB" w:rsidP="004F01DB">
      <w:pPr>
        <w:rPr>
          <w:ins w:id="161" w:author="Mary Jones" w:date="2026-08-03T22:25:00Z" w16du:dateUtc="2026-08-04T02:25:00Z"/>
        </w:rPr>
      </w:pPr>
    </w:p>
    <w:p w14:paraId="5F562ED2" w14:textId="77777777" w:rsidR="004F01DB" w:rsidRDefault="004F01DB" w:rsidP="004F01DB">
      <w:pPr>
        <w:rPr>
          <w:ins w:id="162" w:author="Mary Jones" w:date="2026-08-03T22:25:00Z" w16du:dateUtc="2026-08-04T02:25:00Z"/>
        </w:rPr>
      </w:pPr>
      <w:ins w:id="163" w:author="Mary Jones" w:date="2026-08-03T22:25:00Z" w16du:dateUtc="2026-08-04T02:25: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084F080F" w14:textId="77777777" w:rsidR="004F01DB" w:rsidRDefault="004F01DB" w:rsidP="004F01DB">
      <w:pPr>
        <w:rPr>
          <w:ins w:id="164" w:author="Mary Jones" w:date="2026-08-03T22:25:00Z" w16du:dateUtc="2026-08-04T02:25:00Z"/>
        </w:rPr>
      </w:pPr>
    </w:p>
    <w:p w14:paraId="5AF4CBCA" w14:textId="77777777" w:rsidR="004F01DB" w:rsidRDefault="004F01DB" w:rsidP="004F01DB">
      <w:pPr>
        <w:rPr>
          <w:ins w:id="165" w:author="Mary Jones" w:date="2026-08-03T22:25:00Z" w16du:dateUtc="2026-08-04T02:25:00Z"/>
        </w:rPr>
      </w:pPr>
      <w:ins w:id="166" w:author="Mary Jones" w:date="2026-08-03T22:25:00Z" w16du:dateUtc="2026-08-04T02:25: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7C3AE1E4" w14:textId="77777777" w:rsidR="004F01DB" w:rsidRDefault="004F01DB" w:rsidP="004F01DB">
      <w:pPr>
        <w:rPr>
          <w:ins w:id="167" w:author="Mary Jones" w:date="2026-08-03T22:25:00Z" w16du:dateUtc="2026-08-04T02:25:00Z"/>
        </w:rPr>
      </w:pPr>
    </w:p>
    <w:p w14:paraId="0AFA2C07" w14:textId="79F8DC0A" w:rsidR="004F01DB" w:rsidRDefault="004F01DB" w:rsidP="004F01DB">
      <w:pPr>
        <w:rPr>
          <w:ins w:id="168" w:author="Mary Jones" w:date="2026-08-03T22:25:00Z" w16du:dateUtc="2026-08-04T02:25:00Z"/>
        </w:rPr>
      </w:pPr>
      <w:ins w:id="169" w:author="Mary Jones" w:date="2026-08-03T22:25:00Z" w16du:dateUtc="2026-08-04T02:25: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75DFB3B9" w14:textId="77777777" w:rsidR="004F01DB" w:rsidRDefault="004F01DB">
      <w:pPr>
        <w:rPr>
          <w:ins w:id="170" w:author="Mary Jones" w:date="2026-08-03T22:25:00Z" w16du:dateUtc="2026-08-04T02:25:00Z"/>
        </w:rPr>
      </w:pPr>
    </w:p>
    <w:tbl>
      <w:tblPr>
        <w:tblW w:w="0" w:type="auto"/>
        <w:tblInd w:w="3909" w:type="dxa"/>
        <w:tblLook w:val="01E0" w:firstRow="1" w:lastRow="1" w:firstColumn="1" w:lastColumn="1" w:noHBand="0" w:noVBand="0"/>
      </w:tblPr>
      <w:tblGrid>
        <w:gridCol w:w="856"/>
        <w:gridCol w:w="3545"/>
      </w:tblGrid>
      <w:tr w:rsidR="00CD62DB" w:rsidRPr="00865CB5" w14:paraId="3E909630" w14:textId="77777777" w:rsidTr="007F2CD0">
        <w:trPr>
          <w:trHeight w:val="1064"/>
          <w:del w:id="171" w:author="Mary Jones" w:date="2026-08-03T22:25:00Z" w16du:dateUtc="2026-08-04T02:25:00Z"/>
        </w:trPr>
        <w:tc>
          <w:tcPr>
            <w:tcW w:w="4341" w:type="dxa"/>
            <w:gridSpan w:val="2"/>
            <w:vAlign w:val="center"/>
          </w:tcPr>
          <w:p w14:paraId="576B555E" w14:textId="179BE13A" w:rsidR="00CD62DB" w:rsidRDefault="00ED0521" w:rsidP="00EC7172">
            <w:pPr>
              <w:spacing w:after="240"/>
              <w:rPr>
                <w:del w:id="172" w:author="Mary Jones" w:date="2026-08-03T22:25:00Z" w16du:dateUtc="2026-08-04T02:25:00Z"/>
                <w:rFonts w:ascii="Times New Roman" w:hAnsi="Times New Roman"/>
                <w:b/>
                <w:caps/>
              </w:rPr>
            </w:pPr>
            <w:bookmarkStart w:id="173" w:name="OLE_LINK15"/>
            <w:bookmarkStart w:id="174" w:name="OLE_LINK11"/>
            <w:del w:id="175" w:author="Mary Jones" w:date="2026-08-03T22:25:00Z" w16du:dateUtc="2026-08-04T02:25:00Z">
              <w:r>
                <w:rPr>
                  <w:rFonts w:ascii="Times New Roman" w:hAnsi="Times New Roman"/>
                  <w:b/>
                  <w:caps/>
                </w:rPr>
                <w:delText>CUSTOM TABLE</w:delText>
              </w:r>
            </w:del>
          </w:p>
          <w:p w14:paraId="7FDC943F" w14:textId="77777777" w:rsidR="00ED0521" w:rsidRDefault="00ED0521" w:rsidP="00ED0521">
            <w:pPr>
              <w:spacing w:after="240"/>
              <w:rPr>
                <w:del w:id="176" w:author="Mary Jones" w:date="2026-08-03T22:25:00Z" w16du:dateUtc="2026-08-04T02:25:00Z"/>
                <w:rFonts w:ascii="Times New Roman" w:hAnsi="Times New Roman"/>
                <w:b/>
                <w:caps/>
              </w:rPr>
            </w:pPr>
            <w:del w:id="177" w:author="Mary Jones" w:date="2026-08-03T22:25:00Z" w16du:dateUtc="2026-08-04T02:25:00Z">
              <w:r>
                <w:rPr>
                  <w:rFonts w:ascii="Times New Roman" w:hAnsi="Times New Roman"/>
                  <w:b/>
                  <w:caps/>
                </w:rPr>
                <w:delText>RECIPIENT:</w:delText>
              </w:r>
            </w:del>
          </w:p>
          <w:p w14:paraId="2F764AAE" w14:textId="77777777" w:rsidR="00ED0521" w:rsidRDefault="00ED0521" w:rsidP="00EC7172">
            <w:pPr>
              <w:spacing w:after="240"/>
              <w:rPr>
                <w:del w:id="178" w:author="Mary Jones" w:date="2026-08-03T22:25:00Z" w16du:dateUtc="2026-08-04T02:25:00Z"/>
                <w:rFonts w:ascii="Times New Roman" w:hAnsi="Times New Roman"/>
                <w:b/>
                <w:caps/>
              </w:rPr>
            </w:pPr>
          </w:p>
          <w:bookmarkEnd w:id="173"/>
          <w:p w14:paraId="4BB6CAD8" w14:textId="77777777" w:rsidR="00CD62DB" w:rsidRPr="00070DEC" w:rsidRDefault="00CD62DB" w:rsidP="00EC7172">
            <w:pPr>
              <w:spacing w:after="240"/>
              <w:rPr>
                <w:del w:id="179" w:author="Mary Jones" w:date="2026-08-03T22:25:00Z" w16du:dateUtc="2026-08-04T02:25:00Z"/>
                <w:rFonts w:ascii="Times New Roman" w:hAnsi="Times New Roman"/>
                <w:b/>
                <w:caps/>
              </w:rPr>
            </w:pPr>
            <w:del w:id="180" w:author="Mary Jones" w:date="2026-08-03T22:25:00Z" w16du:dateUtc="2026-08-04T02:25:00Z">
              <w:r>
                <w:rPr>
                  <w:rFonts w:ascii="Times New Roman" w:hAnsi="Times New Roman"/>
                  <w:b/>
                  <w:caps/>
                </w:rPr>
                <w:delText>_________________________________</w:delText>
              </w:r>
            </w:del>
          </w:p>
        </w:tc>
      </w:tr>
      <w:tr w:rsidR="00CD62DB" w:rsidRPr="00865CB5" w14:paraId="321A47EA" w14:textId="77777777" w:rsidTr="007F2CD0">
        <w:trPr>
          <w:trHeight w:val="288"/>
          <w:del w:id="181" w:author="Mary Jones" w:date="2026-08-03T22:25:00Z" w16du:dateUtc="2026-08-04T02:25:00Z"/>
        </w:trPr>
        <w:tc>
          <w:tcPr>
            <w:tcW w:w="4341" w:type="dxa"/>
            <w:gridSpan w:val="2"/>
          </w:tcPr>
          <w:p w14:paraId="4BDE817C" w14:textId="77777777" w:rsidR="00CD62DB" w:rsidRPr="00865CB5" w:rsidRDefault="00CD62DB" w:rsidP="00EC7172">
            <w:pPr>
              <w:rPr>
                <w:del w:id="182" w:author="Mary Jones" w:date="2026-08-03T22:25:00Z" w16du:dateUtc="2026-08-04T02:25:00Z"/>
                <w:rFonts w:ascii="Times New Roman" w:hAnsi="Times New Roman"/>
              </w:rPr>
            </w:pPr>
          </w:p>
        </w:tc>
      </w:tr>
      <w:tr w:rsidR="00CD62DB" w:rsidRPr="00865CB5" w14:paraId="5D467449" w14:textId="77777777" w:rsidTr="007F2CD0">
        <w:trPr>
          <w:trHeight w:val="288"/>
          <w:del w:id="183" w:author="Mary Jones" w:date="2026-08-03T22:25:00Z" w16du:dateUtc="2026-08-04T02:25:00Z"/>
        </w:trPr>
        <w:tc>
          <w:tcPr>
            <w:tcW w:w="796" w:type="dxa"/>
          </w:tcPr>
          <w:p w14:paraId="3545BBFE" w14:textId="77777777" w:rsidR="00CD62DB" w:rsidRPr="00865CB5" w:rsidRDefault="00CD62DB" w:rsidP="00EC7172">
            <w:pPr>
              <w:rPr>
                <w:del w:id="184" w:author="Mary Jones" w:date="2026-08-03T22:25:00Z" w16du:dateUtc="2026-08-04T02:25:00Z"/>
                <w:rFonts w:ascii="Times New Roman" w:hAnsi="Times New Roman"/>
              </w:rPr>
            </w:pPr>
            <w:del w:id="185" w:author="Mary Jones" w:date="2026-08-03T22:25:00Z" w16du:dateUtc="2026-08-04T02:25:00Z">
              <w:r>
                <w:rPr>
                  <w:rFonts w:ascii="Times New Roman" w:hAnsi="Times New Roman"/>
                </w:rPr>
                <w:delText>B</w:delText>
              </w:r>
              <w:r w:rsidRPr="00865CB5">
                <w:rPr>
                  <w:rFonts w:ascii="Times New Roman" w:hAnsi="Times New Roman"/>
                </w:rPr>
                <w:delText>y</w:delText>
              </w:r>
              <w:r>
                <w:rPr>
                  <w:rFonts w:ascii="Times New Roman" w:hAnsi="Times New Roman"/>
                </w:rPr>
                <w:delText>:</w:delText>
              </w:r>
            </w:del>
          </w:p>
        </w:tc>
        <w:tc>
          <w:tcPr>
            <w:tcW w:w="3545" w:type="dxa"/>
            <w:tcBorders>
              <w:bottom w:val="single" w:sz="4" w:space="0" w:color="auto"/>
            </w:tcBorders>
          </w:tcPr>
          <w:p w14:paraId="4F49CCE6" w14:textId="77777777" w:rsidR="00CD62DB" w:rsidRPr="00865CB5" w:rsidRDefault="00CD62DB" w:rsidP="00EC7172">
            <w:pPr>
              <w:rPr>
                <w:del w:id="186" w:author="Mary Jones" w:date="2026-08-03T22:25:00Z" w16du:dateUtc="2026-08-04T02:25:00Z"/>
                <w:rFonts w:ascii="Times New Roman" w:hAnsi="Times New Roman"/>
              </w:rPr>
            </w:pPr>
          </w:p>
        </w:tc>
      </w:tr>
      <w:tr w:rsidR="00CD62DB" w:rsidRPr="00865CB5" w14:paraId="43B0194D" w14:textId="77777777" w:rsidTr="007F2CD0">
        <w:trPr>
          <w:trHeight w:val="273"/>
          <w:del w:id="187" w:author="Mary Jones" w:date="2026-08-03T22:25:00Z" w16du:dateUtc="2026-08-04T02:25:00Z"/>
        </w:trPr>
        <w:tc>
          <w:tcPr>
            <w:tcW w:w="796" w:type="dxa"/>
          </w:tcPr>
          <w:p w14:paraId="72E80176" w14:textId="77777777" w:rsidR="00CD62DB" w:rsidRPr="00865CB5" w:rsidRDefault="00CD62DB" w:rsidP="00EC7172">
            <w:pPr>
              <w:rPr>
                <w:del w:id="188" w:author="Mary Jones" w:date="2026-08-03T22:25:00Z" w16du:dateUtc="2026-08-04T02:25:00Z"/>
                <w:rFonts w:ascii="Times New Roman" w:hAnsi="Times New Roman"/>
              </w:rPr>
            </w:pPr>
            <w:del w:id="189" w:author="Mary Jones" w:date="2026-08-03T22:25:00Z" w16du:dateUtc="2026-08-04T02:25:00Z">
              <w:r w:rsidRPr="00865CB5">
                <w:rPr>
                  <w:rFonts w:ascii="Times New Roman" w:hAnsi="Times New Roman"/>
                </w:rPr>
                <w:delText>Name:</w:delText>
              </w:r>
            </w:del>
          </w:p>
        </w:tc>
        <w:tc>
          <w:tcPr>
            <w:tcW w:w="3545" w:type="dxa"/>
          </w:tcPr>
          <w:p w14:paraId="498D101E" w14:textId="77777777" w:rsidR="00CD62DB" w:rsidRPr="00865CB5" w:rsidRDefault="00CD62DB" w:rsidP="00EC7172">
            <w:pPr>
              <w:rPr>
                <w:del w:id="190" w:author="Mary Jones" w:date="2026-08-03T22:25:00Z" w16du:dateUtc="2026-08-04T02:25:00Z"/>
                <w:rFonts w:ascii="Times New Roman" w:hAnsi="Times New Roman"/>
              </w:rPr>
            </w:pPr>
          </w:p>
        </w:tc>
      </w:tr>
      <w:tr w:rsidR="00CD62DB" w:rsidRPr="00865CB5" w14:paraId="10D02586" w14:textId="77777777" w:rsidTr="007F2CD0">
        <w:trPr>
          <w:trHeight w:val="62"/>
          <w:del w:id="191" w:author="Mary Jones" w:date="2026-08-03T22:25:00Z" w16du:dateUtc="2026-08-04T02:25:00Z"/>
        </w:trPr>
        <w:tc>
          <w:tcPr>
            <w:tcW w:w="796" w:type="dxa"/>
          </w:tcPr>
          <w:p w14:paraId="55C786F9" w14:textId="77777777" w:rsidR="00CD62DB" w:rsidRPr="00865CB5" w:rsidRDefault="00CD62DB" w:rsidP="00EC7172">
            <w:pPr>
              <w:rPr>
                <w:del w:id="192" w:author="Mary Jones" w:date="2026-08-03T22:25:00Z" w16du:dateUtc="2026-08-04T02:25:00Z"/>
                <w:rFonts w:ascii="Times New Roman" w:hAnsi="Times New Roman"/>
              </w:rPr>
            </w:pPr>
            <w:del w:id="193" w:author="Mary Jones" w:date="2026-08-03T22:25:00Z" w16du:dateUtc="2026-08-04T02:25:00Z">
              <w:r w:rsidRPr="00865CB5">
                <w:rPr>
                  <w:rFonts w:ascii="Times New Roman" w:hAnsi="Times New Roman"/>
                </w:rPr>
                <w:delText>Title:</w:delText>
              </w:r>
            </w:del>
          </w:p>
        </w:tc>
        <w:tc>
          <w:tcPr>
            <w:tcW w:w="3545" w:type="dxa"/>
          </w:tcPr>
          <w:p w14:paraId="6291DCCA" w14:textId="77777777" w:rsidR="00CD62DB" w:rsidRPr="00865CB5" w:rsidRDefault="00CD62DB" w:rsidP="00EC7172">
            <w:pPr>
              <w:rPr>
                <w:del w:id="194" w:author="Mary Jones" w:date="2026-08-03T22:25:00Z" w16du:dateUtc="2026-08-04T02:25:00Z"/>
                <w:rFonts w:ascii="Times New Roman" w:hAnsi="Times New Roman"/>
              </w:rPr>
            </w:pPr>
          </w:p>
        </w:tc>
      </w:tr>
      <w:bookmarkEnd w:id="174"/>
    </w:tbl>
    <w:p w14:paraId="1DD145F6" w14:textId="77777777" w:rsidR="00FC1BE7" w:rsidRDefault="00FC1BE7" w:rsidP="00CD62DB">
      <w:pPr>
        <w:rPr>
          <w:del w:id="195" w:author="Mary Jones" w:date="2026-08-03T22:25:00Z" w16du:dateUtc="2026-08-04T02:25:00Z"/>
        </w:rPr>
      </w:pPr>
    </w:p>
    <w:p w14:paraId="07D3763F" w14:textId="77777777" w:rsidR="001B62AF" w:rsidRDefault="001B62AF" w:rsidP="00CD62DB">
      <w:pPr>
        <w:rPr>
          <w:del w:id="196" w:author="Mary Jones" w:date="2026-08-03T22:25:00Z" w16du:dateUtc="2026-08-04T02:25:00Z"/>
        </w:rPr>
      </w:pPr>
    </w:p>
    <w:p w14:paraId="4AFD5F7A" w14:textId="77777777" w:rsidR="001B62AF" w:rsidRDefault="001B62AF" w:rsidP="00CD62DB">
      <w:pPr>
        <w:rPr>
          <w:del w:id="197" w:author="Mary Jones" w:date="2026-08-03T22:25:00Z" w16du:dateUtc="2026-08-04T02:25:00Z"/>
        </w:rPr>
      </w:pPr>
    </w:p>
    <w:p w14:paraId="64E8A56C" w14:textId="77777777" w:rsidR="001B62AF" w:rsidRDefault="001B62AF" w:rsidP="00CD62DB">
      <w:pPr>
        <w:rPr>
          <w:del w:id="198" w:author="Mary Jones" w:date="2026-08-03T22:25:00Z" w16du:dateUtc="2026-08-04T02:25:00Z"/>
        </w:rPr>
      </w:pPr>
    </w:p>
    <w:p w14:paraId="609755A1" w14:textId="77777777" w:rsidR="001B62AF" w:rsidRDefault="001B62AF" w:rsidP="00CD62DB">
      <w:pPr>
        <w:rPr>
          <w:del w:id="199" w:author="Mary Jones" w:date="2026-08-03T22:25:00Z" w16du:dateUtc="2026-08-04T02:25:00Z"/>
        </w:rPr>
      </w:pPr>
    </w:p>
    <w:tbl>
      <w:tblPr>
        <w:tblStyle w:val="TableGrid"/>
        <w:tblW w:w="0" w:type="auto"/>
        <w:tblLook w:val="04A0" w:firstRow="1" w:lastRow="0" w:firstColumn="1" w:lastColumn="0" w:noHBand="0" w:noVBand="1"/>
      </w:tblPr>
      <w:tblGrid>
        <w:gridCol w:w="4675"/>
        <w:gridCol w:w="4675"/>
      </w:tblGrid>
      <w:tr w:rsidR="00ED0521" w14:paraId="4C9E9835" w14:textId="77777777" w:rsidTr="001B62AF">
        <w:trPr>
          <w:del w:id="200" w:author="Mary Jones" w:date="2026-08-03T22:25:00Z" w16du:dateUtc="2026-08-04T02:25:00Z"/>
        </w:trPr>
        <w:tc>
          <w:tcPr>
            <w:tcW w:w="4675" w:type="dxa"/>
          </w:tcPr>
          <w:p w14:paraId="18F5EE7A" w14:textId="39F97F89" w:rsidR="00ED0521" w:rsidRDefault="00ED0521" w:rsidP="00CD62DB">
            <w:pPr>
              <w:rPr>
                <w:del w:id="201" w:author="Mary Jones" w:date="2026-08-03T22:25:00Z" w16du:dateUtc="2026-08-04T02:25:00Z"/>
              </w:rPr>
            </w:pPr>
            <w:del w:id="202" w:author="Mary Jones" w:date="2026-08-03T22:25:00Z" w16du:dateUtc="2026-08-04T02:25:00Z">
              <w:r>
                <w:delText>STANDARD TABLE</w:delText>
              </w:r>
            </w:del>
          </w:p>
        </w:tc>
        <w:tc>
          <w:tcPr>
            <w:tcW w:w="4675" w:type="dxa"/>
          </w:tcPr>
          <w:p w14:paraId="2DCA8009" w14:textId="77777777" w:rsidR="00ED0521" w:rsidRDefault="00ED0521" w:rsidP="00CD62DB">
            <w:pPr>
              <w:rPr>
                <w:del w:id="203" w:author="Mary Jones" w:date="2026-08-03T22:25:00Z" w16du:dateUtc="2026-08-04T02:25:00Z"/>
              </w:rPr>
            </w:pPr>
          </w:p>
        </w:tc>
      </w:tr>
      <w:tr w:rsidR="00ED0521" w14:paraId="2144225B" w14:textId="77777777" w:rsidTr="001B62AF">
        <w:trPr>
          <w:del w:id="204" w:author="Mary Jones" w:date="2026-08-03T22:25:00Z" w16du:dateUtc="2026-08-04T02:25:00Z"/>
        </w:trPr>
        <w:tc>
          <w:tcPr>
            <w:tcW w:w="4675" w:type="dxa"/>
          </w:tcPr>
          <w:p w14:paraId="7B421945" w14:textId="77777777" w:rsidR="00ED0521" w:rsidRDefault="00ED0521" w:rsidP="00CD62DB">
            <w:pPr>
              <w:rPr>
                <w:del w:id="205" w:author="Mary Jones" w:date="2026-08-03T22:25:00Z" w16du:dateUtc="2026-08-04T02:25:00Z"/>
              </w:rPr>
            </w:pPr>
          </w:p>
        </w:tc>
        <w:tc>
          <w:tcPr>
            <w:tcW w:w="4675" w:type="dxa"/>
          </w:tcPr>
          <w:p w14:paraId="31D05B1C" w14:textId="77777777" w:rsidR="00ED0521" w:rsidRDefault="00ED0521" w:rsidP="00CD62DB">
            <w:pPr>
              <w:rPr>
                <w:del w:id="206" w:author="Mary Jones" w:date="2026-08-03T22:25:00Z" w16du:dateUtc="2026-08-04T02:25:00Z"/>
              </w:rPr>
            </w:pPr>
          </w:p>
        </w:tc>
      </w:tr>
      <w:tr w:rsidR="001B62AF" w14:paraId="277B42AC" w14:textId="77777777" w:rsidTr="001B62AF">
        <w:trPr>
          <w:del w:id="207" w:author="Mary Jones" w:date="2026-08-03T22:25:00Z" w16du:dateUtc="2026-08-04T02:25:00Z"/>
        </w:trPr>
        <w:tc>
          <w:tcPr>
            <w:tcW w:w="4675" w:type="dxa"/>
          </w:tcPr>
          <w:p w14:paraId="639C48B2" w14:textId="4E72109B" w:rsidR="001B62AF" w:rsidRDefault="001B62AF" w:rsidP="00CD62DB">
            <w:pPr>
              <w:rPr>
                <w:del w:id="208" w:author="Mary Jones" w:date="2026-08-03T22:25:00Z" w16du:dateUtc="2026-08-04T02:25:00Z"/>
              </w:rPr>
            </w:pPr>
            <w:del w:id="209" w:author="Mary Jones" w:date="2026-08-03T22:25:00Z" w16du:dateUtc="2026-08-04T02:25:00Z">
              <w:r>
                <w:delText>Recipient</w:delText>
              </w:r>
            </w:del>
          </w:p>
        </w:tc>
        <w:tc>
          <w:tcPr>
            <w:tcW w:w="4675" w:type="dxa"/>
          </w:tcPr>
          <w:p w14:paraId="7D9DBD7C" w14:textId="19C46107" w:rsidR="001B62AF" w:rsidRDefault="001B62AF" w:rsidP="00CD62DB">
            <w:pPr>
              <w:rPr>
                <w:del w:id="210" w:author="Mary Jones" w:date="2026-08-03T22:25:00Z" w16du:dateUtc="2026-08-04T02:25:00Z"/>
              </w:rPr>
            </w:pPr>
            <w:del w:id="211" w:author="Mary Jones" w:date="2026-08-03T22:25:00Z" w16du:dateUtc="2026-08-04T02:25:00Z">
              <w:r>
                <w:delText>Jane Doe</w:delText>
              </w:r>
            </w:del>
          </w:p>
        </w:tc>
      </w:tr>
      <w:tr w:rsidR="001B62AF" w14:paraId="758DEECF" w14:textId="77777777" w:rsidTr="001B62AF">
        <w:trPr>
          <w:del w:id="212" w:author="Mary Jones" w:date="2026-08-03T22:25:00Z" w16du:dateUtc="2026-08-04T02:25:00Z"/>
        </w:trPr>
        <w:tc>
          <w:tcPr>
            <w:tcW w:w="4675" w:type="dxa"/>
          </w:tcPr>
          <w:p w14:paraId="3EB9874B" w14:textId="0F1C0D82" w:rsidR="001B62AF" w:rsidRDefault="001B62AF" w:rsidP="00CD62DB">
            <w:pPr>
              <w:rPr>
                <w:del w:id="213" w:author="Mary Jones" w:date="2026-08-03T22:25:00Z" w16du:dateUtc="2026-08-04T02:25:00Z"/>
              </w:rPr>
            </w:pPr>
            <w:bookmarkStart w:id="214" w:name="OLE_LINK13"/>
            <w:del w:id="215" w:author="Mary Jones" w:date="2026-08-03T22:25:00Z" w16du:dateUtc="2026-08-04T02:25:00Z">
              <w:r>
                <w:delText>_______________________________________</w:delText>
              </w:r>
              <w:bookmarkEnd w:id="214"/>
            </w:del>
          </w:p>
        </w:tc>
        <w:tc>
          <w:tcPr>
            <w:tcW w:w="4675" w:type="dxa"/>
          </w:tcPr>
          <w:p w14:paraId="6E8814AC" w14:textId="461FD5BB" w:rsidR="001B62AF" w:rsidRDefault="001B62AF" w:rsidP="00CD62DB">
            <w:pPr>
              <w:rPr>
                <w:del w:id="216" w:author="Mary Jones" w:date="2026-08-03T22:25:00Z" w16du:dateUtc="2026-08-04T02:25:00Z"/>
              </w:rPr>
            </w:pPr>
            <w:del w:id="217" w:author="Mary Jones" w:date="2026-08-03T22:25:00Z" w16du:dateUtc="2026-08-04T02:25:00Z">
              <w:r>
                <w:delText>_______________________________________</w:delText>
              </w:r>
            </w:del>
          </w:p>
        </w:tc>
      </w:tr>
    </w:tbl>
    <w:p w14:paraId="74CBC26B" w14:textId="77777777" w:rsidR="001B62AF" w:rsidRPr="00CD62DB" w:rsidRDefault="001B62AF" w:rsidP="00CD62DB"/>
    <w:sectPr w:rsidR="001B62AF" w:rsidRPr="00CD62D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64BA3" w14:textId="77777777" w:rsidR="005B6E8D" w:rsidRDefault="005B6E8D" w:rsidP="006A66E4">
      <w:r>
        <w:separator/>
      </w:r>
    </w:p>
  </w:endnote>
  <w:endnote w:type="continuationSeparator" w:id="0">
    <w:p w14:paraId="082C7470" w14:textId="77777777" w:rsidR="005B6E8D" w:rsidRDefault="005B6E8D" w:rsidP="006A6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achovia Celeste">
    <w:altName w:val="Tahoma"/>
    <w:panose1 w:val="020B0604020202020204"/>
    <w:charset w:val="00"/>
    <w:family w:val="roman"/>
    <w:pitch w:val="variable"/>
    <w:sig w:usb0="80001AA7" w:usb1="00000040" w:usb2="00000000" w:usb3="00000000" w:csb0="000000B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7C44" w14:textId="1F65A397" w:rsidR="004F01DB" w:rsidRDefault="004F01DB" w:rsidP="00DB1E75">
    <w:pPr>
      <w:pStyle w:val="Footer"/>
      <w:framePr w:wrap="none" w:vAnchor="text" w:hAnchor="margin" w:y="1"/>
      <w:rPr>
        <w:ins w:id="227" w:author="Mary Jones" w:date="2026-08-03T22:25:00Z" w16du:dateUtc="2026-08-04T02:25:00Z"/>
        <w:rStyle w:val="PageNumber"/>
      </w:rPr>
    </w:pPr>
    <w:ins w:id="228" w:author="Mary Jones" w:date="2026-08-03T22:25:00Z" w16du:dateUtc="2026-08-04T02:25:00Z">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ins>
  </w:p>
  <w:p w14:paraId="44CB1968" w14:textId="77777777" w:rsidR="006A66E4" w:rsidRDefault="00EC5A74" w:rsidP="00EC5A74">
    <w:pPr>
      <w:pStyle w:val="Footer"/>
      <w:ind w:firstLine="360"/>
      <w:pPrChange w:id="229" w:author="Mary Jones" w:date="2026-08-03T22:25:00Z" w16du:dateUtc="2026-08-04T02:25:00Z">
        <w:pPr>
          <w:pStyle w:val="Footer"/>
        </w:pPr>
      </w:pPrChange>
    </w:pPr>
    <w:ins w:id="230" w:author="Mary Jones" w:date="2026-08-03T22:25:00Z" w16du:dateUtc="2026-08-04T02:25:00Z">
      <w:r>
        <w:t>Even</w:t>
      </w:r>
      <w:r w:rsidRPr="00EC5A74">
        <w:t xml:space="preserve"> page </w:t>
      </w:r>
      <w:r>
        <w:t>footer</w:t>
      </w:r>
      <w:r w:rsidRPr="00EC5A74">
        <w:t>, page numbers at the right</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B702" w14:textId="6F522414" w:rsidR="004F01DB" w:rsidRDefault="004F01DB" w:rsidP="00DB1E75">
    <w:pPr>
      <w:pStyle w:val="Footer"/>
      <w:framePr w:wrap="none" w:vAnchor="text" w:hAnchor="margin" w:y="1"/>
      <w:rPr>
        <w:ins w:id="231" w:author="Mary Jones" w:date="2026-08-03T22:25:00Z" w16du:dateUtc="2026-08-04T02:25:00Z"/>
        <w:rStyle w:val="PageNumber"/>
      </w:rPr>
    </w:pPr>
    <w:ins w:id="232" w:author="Mary Jones" w:date="2026-08-03T22:25:00Z" w16du:dateUtc="2026-08-04T02:25: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465D1018" w14:textId="1379E278" w:rsidR="004F01DB" w:rsidRDefault="00904701" w:rsidP="004F01DB">
    <w:pPr>
      <w:pStyle w:val="Header"/>
      <w:ind w:right="360" w:firstLine="360"/>
      <w:rPr>
        <w:ins w:id="233" w:author="Mary Jones" w:date="2026-08-03T22:25:00Z" w16du:dateUtc="2026-08-04T02:25:00Z"/>
      </w:rPr>
    </w:pPr>
    <w:ins w:id="234" w:author="Mary Jones" w:date="2026-08-03T22:25:00Z" w16du:dateUtc="2026-08-04T02:25:00Z">
      <w:r>
        <w:t xml:space="preserve">Normal </w:t>
      </w:r>
      <w:r w:rsidR="00EC5A74">
        <w:t xml:space="preserve"> page</w:t>
      </w:r>
      <w:r w:rsidR="004F01DB">
        <w:t xml:space="preserve"> footer, page numbers at the left</w:t>
      </w:r>
    </w:ins>
  </w:p>
  <w:p w14:paraId="6016818E" w14:textId="77777777" w:rsidR="006A66E4" w:rsidRDefault="006A66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00D2" w14:textId="6CBCE0B9" w:rsidR="00DE684C" w:rsidRDefault="00DE684C" w:rsidP="00DB1E75">
    <w:pPr>
      <w:pStyle w:val="Footer"/>
      <w:framePr w:wrap="none" w:vAnchor="text" w:hAnchor="margin" w:y="1"/>
      <w:rPr>
        <w:ins w:id="239" w:author="Mary Jones" w:date="2026-08-03T22:25:00Z" w16du:dateUtc="2026-08-04T02:25:00Z"/>
        <w:rStyle w:val="PageNumber"/>
      </w:rPr>
    </w:pPr>
    <w:ins w:id="240" w:author="Mary Jones" w:date="2026-08-03T22:25:00Z" w16du:dateUtc="2026-08-04T02:25: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01D6C1D3" w14:textId="77777777" w:rsidR="006A66E4" w:rsidRDefault="00DE684C" w:rsidP="00DE684C">
    <w:pPr>
      <w:pStyle w:val="Footer"/>
      <w:ind w:firstLine="360"/>
      <w:pPrChange w:id="241" w:author="Mary Jones" w:date="2026-08-03T22:25:00Z" w16du:dateUtc="2026-08-04T02:25:00Z">
        <w:pPr>
          <w:pStyle w:val="Footer"/>
        </w:pPr>
      </w:pPrChange>
    </w:pPr>
    <w:ins w:id="242" w:author="Mary Jones" w:date="2026-08-03T22:25:00Z" w16du:dateUtc="2026-08-04T02:25:00Z">
      <w:r>
        <w:t>This Is my first page footer, page numbers at the left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AA9D6" w14:textId="77777777" w:rsidR="005B6E8D" w:rsidRDefault="005B6E8D" w:rsidP="006A66E4">
      <w:r>
        <w:separator/>
      </w:r>
    </w:p>
  </w:footnote>
  <w:footnote w:type="continuationSeparator" w:id="0">
    <w:p w14:paraId="445B53EB" w14:textId="77777777" w:rsidR="005B6E8D" w:rsidRDefault="005B6E8D" w:rsidP="006A66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5C34" w14:textId="4D8C6E05" w:rsidR="004F01DB" w:rsidRDefault="004F01DB" w:rsidP="00DB1E75">
    <w:pPr>
      <w:pStyle w:val="Header"/>
      <w:framePr w:wrap="none" w:vAnchor="text" w:hAnchor="margin" w:xAlign="right" w:y="1"/>
      <w:rPr>
        <w:ins w:id="218" w:author="Mary Jones" w:date="2026-08-03T22:25:00Z" w16du:dateUtc="2026-08-04T02:25:00Z"/>
        <w:rStyle w:val="PageNumber"/>
      </w:rPr>
    </w:pPr>
    <w:ins w:id="219" w:author="Mary Jones" w:date="2026-08-03T22:25:00Z" w16du:dateUtc="2026-08-04T02:25:00Z">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ins>
  </w:p>
  <w:p w14:paraId="7007BFCC" w14:textId="4116A132" w:rsidR="00EC5A74" w:rsidRDefault="00EC5A74" w:rsidP="00EC5A74">
    <w:pPr>
      <w:pStyle w:val="Header"/>
      <w:ind w:right="360"/>
      <w:rPr>
        <w:ins w:id="220" w:author="Mary Jones" w:date="2026-08-03T22:25:00Z" w16du:dateUtc="2026-08-04T02:25:00Z"/>
      </w:rPr>
    </w:pPr>
    <w:ins w:id="221" w:author="Mary Jones" w:date="2026-08-03T22:25:00Z" w16du:dateUtc="2026-08-04T02:25:00Z">
      <w:r>
        <w:t>Even page header, page numbers at the right</w:t>
      </w:r>
    </w:ins>
  </w:p>
  <w:p w14:paraId="5A817185" w14:textId="77777777" w:rsidR="006A66E4" w:rsidRDefault="006A66E4" w:rsidP="004F01DB">
    <w:pPr>
      <w:pStyle w:val="Header"/>
      <w:ind w:right="360"/>
      <w:pPrChange w:id="222" w:author="Mary Jones" w:date="2026-08-03T22:25:00Z" w16du:dateUtc="2026-08-04T02:25: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A194" w14:textId="331C17BE" w:rsidR="004F01DB" w:rsidRDefault="004F01DB" w:rsidP="00DB1E75">
    <w:pPr>
      <w:pStyle w:val="Header"/>
      <w:framePr w:wrap="none" w:vAnchor="text" w:hAnchor="margin" w:xAlign="right" w:y="1"/>
      <w:rPr>
        <w:ins w:id="223" w:author="Mary Jones" w:date="2026-08-03T22:25:00Z" w16du:dateUtc="2026-08-04T02:25:00Z"/>
        <w:rStyle w:val="PageNumber"/>
      </w:rPr>
    </w:pPr>
    <w:ins w:id="224" w:author="Mary Jones" w:date="2026-08-03T22:25:00Z" w16du:dateUtc="2026-08-04T02:25: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0A590037" w14:textId="77777777" w:rsidR="006A66E4" w:rsidRDefault="00904701" w:rsidP="004F01DB">
    <w:pPr>
      <w:pStyle w:val="Header"/>
      <w:ind w:right="360"/>
      <w:pPrChange w:id="225" w:author="Mary Jones" w:date="2026-08-03T22:25:00Z" w16du:dateUtc="2026-08-04T02:25:00Z">
        <w:pPr>
          <w:pStyle w:val="Header"/>
        </w:pPr>
      </w:pPrChange>
    </w:pPr>
    <w:ins w:id="226" w:author="Mary Jones" w:date="2026-08-03T22:25:00Z" w16du:dateUtc="2026-08-04T02:25:00Z">
      <w:r>
        <w:t>Normal</w:t>
      </w:r>
      <w:r w:rsidR="00EC5A74">
        <w:t xml:space="preserve"> page</w:t>
      </w:r>
      <w:r w:rsidR="004F01DB">
        <w:t xml:space="preserve"> header, page numbers at the right</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9D585" w14:textId="4C2D8EAF" w:rsidR="00DE684C" w:rsidRDefault="00DE684C" w:rsidP="00DB1E75">
    <w:pPr>
      <w:pStyle w:val="Header"/>
      <w:framePr w:wrap="none" w:vAnchor="text" w:hAnchor="margin" w:xAlign="right" w:y="1"/>
      <w:rPr>
        <w:ins w:id="235" w:author="Mary Jones" w:date="2026-08-03T22:25:00Z" w16du:dateUtc="2026-08-04T02:25:00Z"/>
        <w:rStyle w:val="PageNumber"/>
      </w:rPr>
    </w:pPr>
    <w:ins w:id="236" w:author="Mary Jones" w:date="2026-08-03T22:25:00Z" w16du:dateUtc="2026-08-04T02:25: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4A264AB1" w14:textId="77777777" w:rsidR="006A66E4" w:rsidRDefault="00DE684C" w:rsidP="00DE684C">
    <w:pPr>
      <w:pStyle w:val="Header"/>
      <w:ind w:right="360"/>
      <w:pPrChange w:id="237" w:author="Mary Jones" w:date="2026-08-03T22:25:00Z" w16du:dateUtc="2026-08-04T02:25:00Z">
        <w:pPr>
          <w:pStyle w:val="Header"/>
        </w:pPr>
      </w:pPrChange>
    </w:pPr>
    <w:ins w:id="238" w:author="Mary Jones" w:date="2026-08-03T22:25:00Z" w16du:dateUtc="2026-08-04T02:25:00Z">
      <w:r>
        <w:t>This is my first page header, page numbers at the right</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E7"/>
    <w:rsid w:val="00093352"/>
    <w:rsid w:val="000D6AE6"/>
    <w:rsid w:val="00175309"/>
    <w:rsid w:val="001B62AF"/>
    <w:rsid w:val="00206959"/>
    <w:rsid w:val="002A0225"/>
    <w:rsid w:val="0034727B"/>
    <w:rsid w:val="003C095A"/>
    <w:rsid w:val="003F6F5C"/>
    <w:rsid w:val="004741A3"/>
    <w:rsid w:val="004F01DB"/>
    <w:rsid w:val="005B6E8D"/>
    <w:rsid w:val="005F65FB"/>
    <w:rsid w:val="006645EC"/>
    <w:rsid w:val="006A66E4"/>
    <w:rsid w:val="00707476"/>
    <w:rsid w:val="00756C39"/>
    <w:rsid w:val="007F2CD0"/>
    <w:rsid w:val="008E3D1A"/>
    <w:rsid w:val="00903368"/>
    <w:rsid w:val="00904701"/>
    <w:rsid w:val="00A152CE"/>
    <w:rsid w:val="00A16521"/>
    <w:rsid w:val="00A22C64"/>
    <w:rsid w:val="00BA5503"/>
    <w:rsid w:val="00BB67E7"/>
    <w:rsid w:val="00CD62DB"/>
    <w:rsid w:val="00D0705C"/>
    <w:rsid w:val="00DE684C"/>
    <w:rsid w:val="00EC5A74"/>
    <w:rsid w:val="00ED0521"/>
    <w:rsid w:val="00EE1CDD"/>
    <w:rsid w:val="00FC1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CB4081"/>
  <w15:chartTrackingRefBased/>
  <w15:docId w15:val="{69892E1F-A75B-7E4E-A7F1-9B895884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Change w:id="0" w:author="Mary Jones" w:date="2026-08-03T22:25:00Z">
        <w:pPr>
          <w:jc w:val="both"/>
        </w:pPr>
      </w:pPrChange>
    </w:pPr>
    <w:rPr>
      <w:rPrChange w:id="0" w:author="Mary Jones" w:date="2026-08-03T22:25:00Z">
        <w:rPr>
          <w:rFonts w:ascii="Wachovia Celeste" w:hAnsi="Wachovia Celeste"/>
          <w:lang w:val="en-US" w:eastAsia="en-US" w:bidi="ar-SA"/>
        </w:rPr>
      </w:rPrChange>
    </w:rPr>
  </w:style>
  <w:style w:type="paragraph" w:styleId="Heading1">
    <w:name w:val="heading 1"/>
    <w:basedOn w:val="Normal"/>
    <w:next w:val="Normal"/>
    <w:link w:val="Heading1Char"/>
    <w:uiPriority w:val="9"/>
    <w:qFormat/>
    <w:rsid w:val="00FC1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B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B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B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B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BE7"/>
    <w:rPr>
      <w:rFonts w:eastAsiaTheme="majorEastAsia" w:cstheme="majorBidi"/>
      <w:color w:val="272727" w:themeColor="text1" w:themeTint="D8"/>
    </w:rPr>
  </w:style>
  <w:style w:type="paragraph" w:styleId="Title">
    <w:name w:val="Title"/>
    <w:basedOn w:val="Normal"/>
    <w:next w:val="Normal"/>
    <w:link w:val="TitleChar"/>
    <w:uiPriority w:val="10"/>
    <w:qFormat/>
    <w:rsid w:val="00FC1B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Change w:id="1" w:author="Mary Jones" w:date="2026-08-03T22:25:00Z">
        <w:pPr>
          <w:numPr>
            <w:ilvl w:val="1"/>
          </w:numPr>
        </w:pPr>
      </w:pPrChange>
    </w:pPr>
    <w:rPr>
      <w:rFonts w:eastAsiaTheme="majorEastAsia" w:cstheme="majorBidi"/>
      <w:color w:val="595959" w:themeColor="text1" w:themeTint="A6"/>
      <w:spacing w:val="15"/>
      <w:sz w:val="28"/>
      <w:szCs w:val="28"/>
      <w:rPrChange w:id="1" w:author="Mary Jones" w:date="2026-08-03T22:25: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FC1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Change w:id="2" w:author="Mary Jones" w:date="2026-08-03T22:25:00Z">
        <w:pPr>
          <w:spacing w:before="160"/>
          <w:jc w:val="center"/>
        </w:pPr>
      </w:pPrChange>
    </w:pPr>
    <w:rPr>
      <w:i/>
      <w:iCs/>
      <w:color w:val="404040" w:themeColor="text1" w:themeTint="BF"/>
      <w:rPrChange w:id="2" w:author="Mary Jones" w:date="2026-08-03T22:25: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FC1BE7"/>
    <w:rPr>
      <w:i/>
      <w:iCs/>
      <w:color w:val="404040" w:themeColor="text1" w:themeTint="BF"/>
    </w:rPr>
  </w:style>
  <w:style w:type="paragraph" w:styleId="ListParagraph">
    <w:name w:val="List Paragraph"/>
    <w:basedOn w:val="Normal"/>
    <w:rsid w:val="00903368"/>
    <w:pPr>
      <w:spacing w:after="120" w:line="264" w:lineRule="auto"/>
      <w:pPrChange w:id="3" w:author="Mary Jones" w:date="2026-08-03T22:25:00Z">
        <w:pPr>
          <w:ind w:left="720"/>
          <w:contextualSpacing/>
        </w:pPr>
      </w:pPrChange>
    </w:pPr>
    <w:rPr>
      <w:rFonts w:ascii="Times" w:eastAsia="Times" w:hAnsi="Times" w:cs="Times New Roman"/>
      <w:kern w:val="0"/>
      <w:sz w:val="23"/>
      <w:szCs w:val="23"/>
      <w14:ligatures w14:val="none"/>
      <w:rPrChange w:id="3" w:author="Mary Jones" w:date="2026-08-03T22:25:00Z">
        <w:rPr>
          <w:rFonts w:asciiTheme="minorHAnsi" w:eastAsiaTheme="minorHAnsi" w:hAnsiTheme="minorHAnsi" w:cstheme="minorBidi"/>
          <w:kern w:val="2"/>
          <w:sz w:val="24"/>
          <w:szCs w:val="24"/>
          <w:lang w:val="en-US" w:eastAsia="en-US" w:bidi="ar-SA"/>
          <w14:ligatures w14:val="standardContextual"/>
        </w:rPr>
      </w:rPrChange>
    </w:rPr>
  </w:style>
  <w:style w:type="character" w:styleId="IntenseEmphasis">
    <w:name w:val="Intense Emphasis"/>
    <w:basedOn w:val="DefaultParagraphFont"/>
    <w:uiPriority w:val="21"/>
    <w:qFormat/>
    <w:rsid w:val="00FC1BE7"/>
    <w:rPr>
      <w:i/>
      <w:iCs/>
      <w:color w:val="0F4761" w:themeColor="accent1" w:themeShade="BF"/>
    </w:rPr>
  </w:style>
  <w:style w:type="paragraph" w:styleId="IntenseQuote">
    <w:name w:val="Intense Quote"/>
    <w:basedOn w:val="Normal"/>
    <w:next w:val="Normal"/>
    <w:link w:val="IntenseQuoteChar"/>
    <w:uiPriority w:val="30"/>
    <w:qFormat/>
    <w:rsid w:val="00FC1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BE7"/>
    <w:rPr>
      <w:i/>
      <w:iCs/>
      <w:color w:val="0F4761" w:themeColor="accent1" w:themeShade="BF"/>
    </w:rPr>
  </w:style>
  <w:style w:type="character" w:styleId="IntenseReference">
    <w:name w:val="Intense Reference"/>
    <w:basedOn w:val="DefaultParagraphFont"/>
    <w:uiPriority w:val="32"/>
    <w:qFormat/>
    <w:rsid w:val="00FC1BE7"/>
    <w:rPr>
      <w:b/>
      <w:bCs/>
      <w:smallCaps/>
      <w:color w:val="0F4761" w:themeColor="accent1" w:themeShade="BF"/>
      <w:spacing w:val="5"/>
    </w:rPr>
  </w:style>
  <w:style w:type="paragraph" w:styleId="Revision">
    <w:name w:val="Revision"/>
    <w:hidden/>
    <w:uiPriority w:val="99"/>
    <w:semiHidden/>
    <w:rsid w:val="00FC1BE7"/>
    <w:pPr>
      <w:spacing w:after="0" w:line="240" w:lineRule="auto"/>
    </w:pPr>
  </w:style>
  <w:style w:type="table" w:styleId="TableGrid">
    <w:name w:val="Table Grid"/>
    <w:basedOn w:val="TableNormal"/>
    <w:uiPriority w:val="39"/>
    <w:rsid w:val="00FC1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01DB"/>
    <w:pPr>
      <w:tabs>
        <w:tab w:val="center" w:pos="4680"/>
        <w:tab w:val="right" w:pos="9360"/>
      </w:tabs>
      <w:pPrChange w:id="4" w:author="Mary Jones" w:date="2026-08-03T22:25:00Z">
        <w:pPr>
          <w:tabs>
            <w:tab w:val="center" w:pos="4680"/>
            <w:tab w:val="right" w:pos="9360"/>
          </w:tabs>
        </w:pPr>
      </w:pPrChange>
    </w:pPr>
    <w:rPr>
      <w:rPrChange w:id="4" w:author="Mary Jones" w:date="2026-08-03T22:25:00Z">
        <w:rPr>
          <w:rFonts w:asciiTheme="minorHAnsi" w:eastAsiaTheme="minorHAnsi" w:hAnsiTheme="minorHAnsi" w:cstheme="minorBidi"/>
          <w:kern w:val="2"/>
          <w:sz w:val="24"/>
          <w:szCs w:val="24"/>
          <w:lang w:val="en-US" w:eastAsia="en-US" w:bidi="ar-SA"/>
          <w14:ligatures w14:val="standardContextual"/>
        </w:rPr>
      </w:rPrChange>
    </w:rPr>
  </w:style>
  <w:style w:type="character" w:customStyle="1" w:styleId="HeaderChar">
    <w:name w:val="Header Char"/>
    <w:basedOn w:val="DefaultParagraphFont"/>
    <w:link w:val="Header"/>
    <w:uiPriority w:val="99"/>
    <w:rsid w:val="006A66E4"/>
  </w:style>
  <w:style w:type="paragraph" w:styleId="Footer">
    <w:name w:val="footer"/>
    <w:basedOn w:val="Normal"/>
    <w:link w:val="FooterChar"/>
    <w:uiPriority w:val="99"/>
    <w:unhideWhenUsed/>
    <w:rsid w:val="004F01DB"/>
    <w:pPr>
      <w:tabs>
        <w:tab w:val="center" w:pos="4680"/>
        <w:tab w:val="right" w:pos="9360"/>
      </w:tabs>
      <w:pPrChange w:id="5" w:author="Mary Jones" w:date="2026-08-03T22:25:00Z">
        <w:pPr>
          <w:tabs>
            <w:tab w:val="center" w:pos="4680"/>
            <w:tab w:val="right" w:pos="9360"/>
          </w:tabs>
        </w:pPr>
      </w:pPrChange>
    </w:pPr>
    <w:rPr>
      <w:rPrChange w:id="5" w:author="Mary Jones" w:date="2026-08-03T22:25:00Z">
        <w:rPr>
          <w:rFonts w:asciiTheme="minorHAnsi" w:eastAsiaTheme="minorHAnsi" w:hAnsiTheme="minorHAnsi" w:cstheme="minorBidi"/>
          <w:kern w:val="2"/>
          <w:sz w:val="24"/>
          <w:szCs w:val="24"/>
          <w:lang w:val="en-US" w:eastAsia="en-US" w:bidi="ar-SA"/>
          <w14:ligatures w14:val="standardContextual"/>
        </w:rPr>
      </w:rPrChange>
    </w:rPr>
  </w:style>
  <w:style w:type="character" w:customStyle="1" w:styleId="FooterChar">
    <w:name w:val="Footer Char"/>
    <w:basedOn w:val="DefaultParagraphFont"/>
    <w:link w:val="Footer"/>
    <w:uiPriority w:val="99"/>
    <w:rsid w:val="006A66E4"/>
  </w:style>
  <w:style w:type="character" w:styleId="PageNumber">
    <w:name w:val="page number"/>
    <w:basedOn w:val="DefaultParagraphFont"/>
    <w:uiPriority w:val="99"/>
    <w:semiHidden/>
    <w:unhideWhenUsed/>
    <w:rsid w:val="006A6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5488</Words>
  <Characters>31283</Characters>
  <Application>Microsoft Office Word</Application>
  <DocSecurity>0</DocSecurity>
  <Lines>260</Lines>
  <Paragraphs>73</Paragraphs>
  <ScaleCrop>false</ScaleCrop>
  <Company/>
  <LinksUpToDate>false</LinksUpToDate>
  <CharactersWithSpaces>36698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Arthur Souza Rodrigues</cp:lastModifiedBy>
  <cp:revision>1</cp:revision>
  <dcterms:created xsi:type="dcterms:W3CDTF">2026-02-05T15:54:00Z</dcterms:created>
  <dcterms:modified xsi:type="dcterms:W3CDTF">2026-08-04T02:25:00Z</dcterms:modified>
</cp:coreProperties>
</file>