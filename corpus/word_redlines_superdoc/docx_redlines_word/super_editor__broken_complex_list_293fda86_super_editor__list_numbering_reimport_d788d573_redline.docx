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FC5F" w14:textId="77777777" w:rsidR="00402C28" w:rsidRDefault="00D871A7">
      <w:pPr>
        <w:numPr>
          <w:ilvl w:val="0"/>
          <w:numId w:val="19"/>
        </w:numPr>
        <w:spacing w:after="0" w:line="240" w:lineRule="auto"/>
        <w:rPr>
          <w:ins w:id="17" w:author="Nick Bernal" w:date="2026-08-04T06:07:00Z" w16du:dateUtc="2026-08-04T10:07:00Z"/>
        </w:rPr>
      </w:pPr>
      <w:ins w:id="18" w:author="Nick Bernal" w:date="2026-08-04T06:07:00Z" w16du:dateUtc="2026-08-04T10:07:00Z">
        <w:r>
          <w:t>test</w:t>
        </w:r>
      </w:ins>
    </w:p>
    <w:p w14:paraId="1B8470C0" w14:textId="77777777" w:rsidR="00402C28" w:rsidRDefault="00D871A7">
      <w:pPr>
        <w:numPr>
          <w:ilvl w:val="0"/>
          <w:numId w:val="19"/>
        </w:numPr>
        <w:spacing w:after="0" w:line="240" w:lineRule="auto"/>
        <w:rPr>
          <w:ins w:id="19" w:author="Nick Bernal" w:date="2026-08-04T06:07:00Z" w16du:dateUtc="2026-08-04T10:07:00Z"/>
        </w:rPr>
      </w:pPr>
      <w:ins w:id="20" w:author="Nick Bernal" w:date="2026-08-04T06:07:00Z" w16du:dateUtc="2026-08-04T10:07:00Z">
        <w:r>
          <w:t>test</w:t>
        </w:r>
      </w:ins>
    </w:p>
    <w:p w14:paraId="42E63DFB" w14:textId="77777777" w:rsidR="00402C28" w:rsidRDefault="00D871A7">
      <w:pPr>
        <w:numPr>
          <w:ilvl w:val="1"/>
          <w:numId w:val="19"/>
        </w:numPr>
        <w:spacing w:after="0" w:line="240" w:lineRule="auto"/>
        <w:rPr>
          <w:ins w:id="21" w:author="Nick Bernal" w:date="2026-08-04T06:07:00Z" w16du:dateUtc="2026-08-04T10:07:00Z"/>
        </w:rPr>
      </w:pPr>
      <w:ins w:id="22" w:author="Nick Bernal" w:date="2026-08-04T06:07:00Z" w16du:dateUtc="2026-08-04T10:07:00Z">
        <w:r>
          <w:t>test</w:t>
        </w:r>
      </w:ins>
    </w:p>
    <w:p w14:paraId="5C8637F1" w14:textId="6C240629" w:rsidR="005F553B" w:rsidRPr="005F553B" w:rsidRDefault="00D871A7" w:rsidP="005F553B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del w:id="23" w:author="Nick Bernal" w:date="2026-08-04T06:07:00Z" w16du:dateUtc="2026-08-04T10:07:00Z"/>
          <w:rFonts w:ascii="Aptos" w:hAnsi="Aptos" w:cs="Calibri"/>
          <w:sz w:val="20"/>
          <w:szCs w:val="20"/>
        </w:rPr>
      </w:pPr>
      <w:ins w:id="24" w:author="Nick Bernal" w:date="2026-08-04T06:07:00Z" w16du:dateUtc="2026-08-04T10:07:00Z">
        <w:r>
          <w:t>test</w:t>
        </w:r>
      </w:ins>
      <w:del w:id="25" w:author="Nick Bernal" w:date="2026-08-04T06:07:00Z" w16du:dateUtc="2026-08-04T10:07:00Z">
        <w:r w:rsidR="001029AD">
          <w:rPr>
            <w:rFonts w:ascii="Aptos" w:hAnsi="Aptos" w:cs="Calibri"/>
            <w:b/>
            <w:bCs/>
            <w:sz w:val="20"/>
            <w:szCs w:val="20"/>
            <w:u w:val="single"/>
          </w:rPr>
          <w:delText>ONE</w:delText>
        </w:r>
      </w:del>
    </w:p>
    <w:p w14:paraId="241CF6BD" w14:textId="77777777" w:rsidR="005F553B" w:rsidRPr="005F553B" w:rsidRDefault="005F553B" w:rsidP="005F553B">
      <w:pPr>
        <w:spacing w:after="0" w:line="240" w:lineRule="auto"/>
        <w:jc w:val="both"/>
        <w:rPr>
          <w:del w:id="26" w:author="Nick Bernal" w:date="2026-08-04T06:07:00Z" w16du:dateUtc="2026-08-04T10:07:00Z"/>
          <w:rFonts w:ascii="Aptos" w:hAnsi="Aptos" w:cs="Calibri"/>
          <w:sz w:val="20"/>
          <w:szCs w:val="20"/>
        </w:rPr>
      </w:pPr>
    </w:p>
    <w:p w14:paraId="06328782" w14:textId="5A53F946" w:rsidR="005F553B" w:rsidRP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27" w:author="Nick Bernal" w:date="2026-08-04T06:07:00Z" w16du:dateUtc="2026-08-04T10:07:00Z"/>
          <w:rFonts w:ascii="Aptos" w:hAnsi="Aptos" w:cs="Calibri"/>
          <w:sz w:val="20"/>
          <w:szCs w:val="20"/>
        </w:rPr>
      </w:pPr>
      <w:del w:id="28" w:author="Nick Bernal" w:date="2026-08-04T06:07:00Z" w16du:dateUtc="2026-08-04T10:07:00Z">
        <w:r>
          <w:rPr>
            <w:rFonts w:ascii="Aptos" w:hAnsi="Aptos" w:cs="Calibri"/>
            <w:sz w:val="20"/>
            <w:szCs w:val="20"/>
          </w:rPr>
          <w:delText>a</w:delText>
        </w:r>
      </w:del>
    </w:p>
    <w:p w14:paraId="5B852758" w14:textId="77777777" w:rsidR="005F553B" w:rsidRPr="005F553B" w:rsidRDefault="005F553B" w:rsidP="005F553B">
      <w:pPr>
        <w:spacing w:after="0" w:line="240" w:lineRule="auto"/>
        <w:jc w:val="both"/>
        <w:rPr>
          <w:del w:id="29" w:author="Nick Bernal" w:date="2026-08-04T06:07:00Z" w16du:dateUtc="2026-08-04T10:07:00Z"/>
          <w:rFonts w:ascii="Aptos" w:hAnsi="Aptos" w:cs="Calibri"/>
          <w:sz w:val="20"/>
          <w:szCs w:val="20"/>
        </w:rPr>
      </w:pPr>
    </w:p>
    <w:p w14:paraId="1E433FC0" w14:textId="1FCB705D" w:rsidR="005F553B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30" w:author="Nick Bernal" w:date="2026-08-04T06:07:00Z" w16du:dateUtc="2026-08-04T10:07:00Z"/>
          <w:rFonts w:ascii="Aptos" w:hAnsi="Aptos" w:cs="Calibri"/>
          <w:sz w:val="20"/>
          <w:szCs w:val="20"/>
        </w:rPr>
      </w:pPr>
      <w:del w:id="31" w:author="Nick Bernal" w:date="2026-08-04T06:07:00Z" w16du:dateUtc="2026-08-04T10:07:00Z">
        <w:r>
          <w:rPr>
            <w:rFonts w:ascii="Aptos" w:hAnsi="Aptos" w:cs="Calibri"/>
            <w:sz w:val="20"/>
            <w:szCs w:val="20"/>
          </w:rPr>
          <w:delText>b</w:delText>
        </w:r>
      </w:del>
    </w:p>
    <w:p w14:paraId="699C9E33" w14:textId="77777777" w:rsidR="00AA1906" w:rsidRPr="00AA1906" w:rsidRDefault="00AA1906" w:rsidP="00AA1906">
      <w:pPr>
        <w:pStyle w:val="ListParagraph"/>
        <w:rPr>
          <w:del w:id="32" w:author="Nick Bernal" w:date="2026-08-04T06:07:00Z" w16du:dateUtc="2026-08-04T10:07:00Z"/>
          <w:rFonts w:ascii="Aptos" w:hAnsi="Aptos" w:cs="Calibri"/>
          <w:sz w:val="20"/>
          <w:szCs w:val="20"/>
        </w:rPr>
      </w:pPr>
    </w:p>
    <w:p w14:paraId="5667DD2B" w14:textId="23270312" w:rsidR="00AA1906" w:rsidRPr="00AA1906" w:rsidRDefault="00481DAC" w:rsidP="005F553B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33" w:author="Nick Bernal" w:date="2026-08-04T06:07:00Z" w16du:dateUtc="2026-08-04T10:07:00Z"/>
          <w:rFonts w:ascii="Aptos" w:hAnsi="Aptos" w:cs="Calibri"/>
          <w:sz w:val="20"/>
          <w:szCs w:val="20"/>
          <w:highlight w:val="green"/>
        </w:rPr>
      </w:pPr>
      <w:del w:id="34" w:author="Nick Bernal" w:date="2026-08-04T06:07:00Z" w16du:dateUtc="2026-08-04T10:07:00Z">
        <w:r>
          <w:rPr>
            <w:rFonts w:ascii="Aptos" w:hAnsi="Aptos" w:cstheme="minorHAnsi"/>
            <w:sz w:val="20"/>
            <w:szCs w:val="20"/>
            <w:highlight w:val="green"/>
          </w:rPr>
          <w:delText>c</w:delText>
        </w:r>
      </w:del>
    </w:p>
    <w:p w14:paraId="2E1A17E5" w14:textId="77777777" w:rsidR="00AA1906" w:rsidRDefault="00AA1906" w:rsidP="00AA1906">
      <w:pPr>
        <w:spacing w:after="0" w:line="240" w:lineRule="auto"/>
        <w:jc w:val="both"/>
        <w:rPr>
          <w:del w:id="35" w:author="Nick Bernal" w:date="2026-08-04T06:07:00Z" w16du:dateUtc="2026-08-04T10:07:00Z"/>
          <w:rFonts w:ascii="Aptos" w:hAnsi="Aptos" w:cs="Calibri"/>
          <w:sz w:val="20"/>
          <w:szCs w:val="20"/>
        </w:rPr>
      </w:pPr>
    </w:p>
    <w:p w14:paraId="0DA6ED0B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36" w:author="Nick Bernal" w:date="2026-08-04T06:07:00Z" w16du:dateUtc="2026-08-04T10:07:00Z"/>
          <w:rFonts w:ascii="Aptos" w:hAnsi="Aptos" w:cs="Calibri"/>
          <w:sz w:val="20"/>
          <w:szCs w:val="20"/>
        </w:rPr>
      </w:pPr>
      <w:del w:id="37" w:author="Nick Bernal" w:date="2026-08-04T06:07:00Z" w16du:dateUtc="2026-08-04T10:07:00Z">
        <w:r w:rsidRPr="005F553B">
          <w:rPr>
            <w:rFonts w:ascii="Aptos" w:hAnsi="Aptos" w:cs="Calibri"/>
            <w:sz w:val="20"/>
            <w:szCs w:val="20"/>
            <w:highlight w:val="yellow"/>
          </w:rPr>
          <w:delText>OR</w:delText>
        </w:r>
      </w:del>
    </w:p>
    <w:p w14:paraId="57E07697" w14:textId="77777777" w:rsidR="00AA1906" w:rsidRPr="005F553B" w:rsidRDefault="00AA1906" w:rsidP="00AA1906">
      <w:pPr>
        <w:spacing w:after="0" w:line="240" w:lineRule="auto"/>
        <w:ind w:left="360"/>
        <w:jc w:val="both"/>
        <w:rPr>
          <w:del w:id="38" w:author="Nick Bernal" w:date="2026-08-04T06:07:00Z" w16du:dateUtc="2026-08-04T10:07:00Z"/>
          <w:rFonts w:ascii="Aptos" w:hAnsi="Aptos" w:cs="Calibri"/>
          <w:sz w:val="20"/>
          <w:szCs w:val="20"/>
        </w:rPr>
      </w:pPr>
    </w:p>
    <w:p w14:paraId="1B4FA0E1" w14:textId="6FFCCBEC" w:rsidR="00AA1906" w:rsidRPr="00AA1906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 w:firstLine="0"/>
        <w:jc w:val="both"/>
        <w:rPr>
          <w:del w:id="39" w:author="Nick Bernal" w:date="2026-08-04T06:07:00Z" w16du:dateUtc="2026-08-04T10:07:00Z"/>
          <w:rFonts w:ascii="Aptos" w:hAnsi="Aptos" w:cs="Calibri"/>
          <w:sz w:val="20"/>
          <w:szCs w:val="20"/>
          <w:highlight w:val="cyan"/>
        </w:rPr>
      </w:pPr>
      <w:del w:id="40" w:author="Nick Bernal" w:date="2026-08-04T06:07:00Z" w16du:dateUtc="2026-08-04T10:07:00Z">
        <w:r>
          <w:rPr>
            <w:rFonts w:ascii="Aptos" w:hAnsi="Aptos" w:cstheme="minorHAnsi"/>
            <w:sz w:val="20"/>
            <w:szCs w:val="20"/>
            <w:highlight w:val="cyan"/>
          </w:rPr>
          <w:delText>c</w:delText>
        </w:r>
      </w:del>
    </w:p>
    <w:p w14:paraId="7030023B" w14:textId="77777777" w:rsidR="005F553B" w:rsidRPr="005F553B" w:rsidRDefault="005F553B" w:rsidP="005F553B">
      <w:pPr>
        <w:spacing w:after="0" w:line="240" w:lineRule="auto"/>
        <w:jc w:val="both"/>
        <w:rPr>
          <w:del w:id="41" w:author="Nick Bernal" w:date="2026-08-04T06:07:00Z" w16du:dateUtc="2026-08-04T10:07:00Z"/>
          <w:rFonts w:ascii="Aptos" w:hAnsi="Aptos" w:cstheme="minorHAnsi"/>
          <w:sz w:val="20"/>
          <w:szCs w:val="20"/>
        </w:rPr>
      </w:pPr>
    </w:p>
    <w:p w14:paraId="7CD290F5" w14:textId="299286E9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42" w:author="Nick Bernal" w:date="2026-08-04T06:07:00Z" w16du:dateUtc="2026-08-04T10:07:00Z"/>
          <w:rFonts w:ascii="Aptos" w:hAnsi="Aptos" w:cstheme="minorHAnsi"/>
          <w:sz w:val="20"/>
          <w:szCs w:val="20"/>
        </w:rPr>
      </w:pPr>
      <w:del w:id="43" w:author="Nick Bernal" w:date="2026-08-04T06:07:00Z" w16du:dateUtc="2026-08-04T10:0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d</w:delText>
        </w:r>
      </w:del>
    </w:p>
    <w:p w14:paraId="35100D34" w14:textId="77777777" w:rsidR="005F553B" w:rsidRPr="005F553B" w:rsidRDefault="005F553B" w:rsidP="005F553B">
      <w:pPr>
        <w:spacing w:after="0" w:line="240" w:lineRule="auto"/>
        <w:jc w:val="both"/>
        <w:rPr>
          <w:del w:id="44" w:author="Nick Bernal" w:date="2026-08-04T06:07:00Z" w16du:dateUtc="2026-08-04T10:07:00Z"/>
          <w:rFonts w:ascii="Aptos" w:hAnsi="Aptos" w:cstheme="minorHAnsi"/>
          <w:sz w:val="20"/>
          <w:szCs w:val="20"/>
        </w:rPr>
      </w:pPr>
    </w:p>
    <w:p w14:paraId="43D743A8" w14:textId="5B040DD1" w:rsidR="005F553B" w:rsidRPr="005F553B" w:rsidRDefault="00481DAC" w:rsidP="00AA1906">
      <w:pPr>
        <w:pStyle w:val="ListParagraph"/>
        <w:numPr>
          <w:ilvl w:val="0"/>
          <w:numId w:val="14"/>
        </w:numPr>
        <w:spacing w:after="0" w:line="240" w:lineRule="auto"/>
        <w:ind w:left="360"/>
        <w:jc w:val="both"/>
        <w:rPr>
          <w:del w:id="45" w:author="Nick Bernal" w:date="2026-08-04T06:07:00Z" w16du:dateUtc="2026-08-04T10:07:00Z"/>
          <w:rFonts w:ascii="Aptos" w:hAnsi="Aptos" w:cstheme="minorHAnsi"/>
          <w:sz w:val="20"/>
          <w:szCs w:val="20"/>
        </w:rPr>
      </w:pPr>
      <w:del w:id="46" w:author="Nick Bernal" w:date="2026-08-04T06:07:00Z" w16du:dateUtc="2026-08-04T10:07:00Z">
        <w:r>
          <w:rPr>
            <w:rFonts w:ascii="Aptos" w:hAnsi="Aptos" w:cstheme="minorHAnsi"/>
            <w:b/>
            <w:bCs/>
            <w:sz w:val="20"/>
            <w:szCs w:val="20"/>
            <w:u w:val="single"/>
          </w:rPr>
          <w:delText>e</w:delText>
        </w:r>
      </w:del>
    </w:p>
    <w:p w14:paraId="344B4D9D" w14:textId="77777777" w:rsidR="005F553B" w:rsidRPr="005F553B" w:rsidRDefault="005F553B" w:rsidP="005F553B">
      <w:pPr>
        <w:pStyle w:val="ListParagraph"/>
        <w:spacing w:after="0" w:line="240" w:lineRule="auto"/>
        <w:ind w:left="360"/>
        <w:jc w:val="both"/>
        <w:rPr>
          <w:del w:id="47" w:author="Nick Bernal" w:date="2026-08-04T06:07:00Z" w16du:dateUtc="2026-08-04T10:07:00Z"/>
          <w:rFonts w:ascii="Aptos" w:hAnsi="Aptos" w:cstheme="minorHAnsi"/>
          <w:b/>
          <w:bCs/>
          <w:sz w:val="20"/>
          <w:szCs w:val="20"/>
          <w:u w:val="single"/>
        </w:rPr>
      </w:pPr>
    </w:p>
    <w:p w14:paraId="47ED41BF" w14:textId="304ABA46" w:rsidR="005F553B" w:rsidRPr="005F553B" w:rsidRDefault="00481DAC" w:rsidP="00AA19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jc w:val="both"/>
        <w:rPr>
          <w:del w:id="48" w:author="Nick Bernal" w:date="2026-08-04T06:07:00Z" w16du:dateUtc="2026-08-04T10:07:00Z"/>
          <w:rFonts w:ascii="Aptos" w:hAnsi="Aptos" w:cstheme="minorHAnsi"/>
          <w:sz w:val="20"/>
          <w:szCs w:val="20"/>
        </w:rPr>
      </w:pPr>
      <w:del w:id="49" w:author="Nick Bernal" w:date="2026-08-04T06:07:00Z" w16du:dateUtc="2026-08-04T10:07:00Z">
        <w:r>
          <w:rPr>
            <w:rFonts w:ascii="Aptos" w:hAnsi="Aptos" w:cstheme="minorHAnsi"/>
            <w:sz w:val="20"/>
            <w:szCs w:val="20"/>
          </w:rPr>
          <w:delText>a</w:delText>
        </w:r>
      </w:del>
    </w:p>
    <w:p w14:paraId="7536CA24" w14:textId="3D0D4636" w:rsidR="00560F0F" w:rsidRDefault="00560F0F">
      <w:pPr>
        <w:numPr>
          <w:ilvl w:val="0"/>
          <w:numId w:val="19"/>
        </w:numPr>
        <w:rPr>
          <w:rPrChange w:id="50" w:author="Nick Bernal" w:date="2026-08-04T06:07:00Z" w16du:dateUtc="2026-08-04T10:07:00Z">
            <w:rPr>
              <w:rFonts w:ascii="Aptos" w:hAnsi="Aptos" w:cs="Calibri"/>
              <w:sz w:val="20"/>
              <w:szCs w:val="20"/>
            </w:rPr>
          </w:rPrChange>
        </w:rPr>
        <w:pPrChange w:id="51" w:author="Nick Bernal" w:date="2026-08-04T06:07:00Z" w16du:dateUtc="2026-08-04T10:07:00Z">
          <w:pPr>
            <w:spacing w:after="0" w:line="240" w:lineRule="auto"/>
            <w:jc w:val="both"/>
          </w:pPr>
        </w:pPrChange>
      </w:pPr>
    </w:p>
    <w:sectPr w:rsidR="00560F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360"/>
      <w:sectPrChange w:id="62" w:author="Nick Bernal" w:date="2026-08-04T06:07:00Z" w16du:dateUtc="2026-08-04T10:07:00Z">
        <w:sectPr w:rsidR="00560F0F">
          <w:type w:val="continuous"/>
          <w:pgMar w:top="1584" w:right="1440" w:bottom="1440" w:left="1440" w:header="720" w:footer="56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7253" w14:textId="77777777" w:rsidR="00D871A7" w:rsidRDefault="00D871A7" w:rsidP="0094184E">
      <w:pPr>
        <w:pPrChange w:id="15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72AE1B5" w14:textId="77777777" w:rsidR="00D871A7" w:rsidRDefault="00D871A7" w:rsidP="0094184E">
      <w:pPr>
        <w:pPrChange w:id="16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Closing"/>
      <w:pPrChange w:id="55" w:author="Nick Bernal" w:date="2026-08-04T06:07:00Z" w16du:dateUtc="2026-08-04T10:07:00Z">
        <w:pPr>
          <w:pStyle w:val="DocID"/>
        </w:pPr>
      </w:pPrChange>
    </w:pPr>
    <w:del w:id="56" w:author="Nick Bernal" w:date="2026-08-04T06:07:00Z" w16du:dateUtc="2026-08-04T10:07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0D0E" w14:textId="77777777" w:rsidR="0057508A" w:rsidRDefault="0057508A">
    <w:pPr>
      <w:pStyle w:val="Closing"/>
      <w:pPrChange w:id="57" w:author="Nick Bernal" w:date="2026-08-04T06:07:00Z" w16du:dateUtc="2026-08-04T10:0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Closing"/>
      <w:pPrChange w:id="60" w:author="Nick Bernal" w:date="2026-08-04T06:07:00Z" w16du:dateUtc="2026-08-04T10:07:00Z">
        <w:pPr>
          <w:pStyle w:val="DocID"/>
        </w:pPr>
      </w:pPrChange>
    </w:pPr>
    <w:del w:id="61" w:author="Nick Bernal" w:date="2026-08-04T06:07:00Z" w16du:dateUtc="2026-08-04T10:07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D077" w14:textId="77777777" w:rsidR="00D871A7" w:rsidRDefault="00D871A7" w:rsidP="0094184E">
      <w:pPr>
        <w:pPrChange w:id="13" w:author="Nick Bernal" w:date="2026-08-04T06:07:00Z" w16du:dateUtc="2026-08-04T10:07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76F0FCE" w14:textId="77777777" w:rsidR="00D871A7" w:rsidRDefault="00D871A7" w:rsidP="0094184E">
      <w:pPr>
        <w:pPrChange w:id="14" w:author="Nick Bernal" w:date="2026-08-04T06:07:00Z" w16du:dateUtc="2026-08-04T10:07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D871A7">
    <w:pPr>
      <w:pStyle w:val="Salutation"/>
      <w:pPrChange w:id="52" w:author="Nick Bernal" w:date="2026-08-04T06:07:00Z" w16du:dateUtc="2026-08-04T10:07:00Z">
        <w:pPr>
          <w:pStyle w:val="Header"/>
        </w:pPr>
      </w:pPrChange>
    </w:pPr>
    <w:del w:id="53" w:author="Nick Bernal" w:date="2026-08-04T06:07:00Z" w16du:dateUtc="2026-08-04T10:07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68BC06EF" w:rsidR="00DF7ED1" w:rsidRPr="00345571" w:rsidRDefault="00DF7ED1">
    <w:pPr>
      <w:pStyle w:val="Salutation"/>
      <w:pPrChange w:id="54" w:author="Nick Bernal" w:date="2026-08-04T06:07:00Z" w16du:dateUtc="2026-08-04T10:07:00Z">
        <w:pPr>
          <w:pStyle w:val="Header"/>
          <w:tabs>
            <w:tab w:val="clear" w:pos="9360"/>
          </w:tabs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D871A7">
    <w:pPr>
      <w:pStyle w:val="Salutation"/>
      <w:pPrChange w:id="58" w:author="Nick Bernal" w:date="2026-08-04T06:07:00Z" w16du:dateUtc="2026-08-04T10:07:00Z">
        <w:pPr>
          <w:pStyle w:val="Header"/>
        </w:pPr>
      </w:pPrChange>
    </w:pPr>
    <w:del w:id="59" w:author="Nick Bernal" w:date="2026-08-04T06:07:00Z" w16du:dateUtc="2026-08-04T10:07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7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6"/>
  </w:num>
  <w:num w:numId="10" w16cid:durableId="2038964581">
    <w:abstractNumId w:val="10"/>
  </w:num>
  <w:num w:numId="11" w16cid:durableId="1468863022">
    <w:abstractNumId w:val="15"/>
  </w:num>
  <w:num w:numId="12" w16cid:durableId="1076517445">
    <w:abstractNumId w:val="7"/>
  </w:num>
  <w:num w:numId="13" w16cid:durableId="1599941806">
    <w:abstractNumId w:val="18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 w:numId="19" w16cid:durableId="485517411">
    <w:abstractNumId w:val="14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3D7B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4CE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0F1B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4303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1D14"/>
    <w:rsid w:val="003C22FE"/>
    <w:rsid w:val="003C49CB"/>
    <w:rsid w:val="003C5219"/>
    <w:rsid w:val="003C58BC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2C28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461A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08A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2E45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184E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D21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838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1758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3C3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0D03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1A7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77A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209E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8-04T06:07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4T06:07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8-04T06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4T06:07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4T06:07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4T06:07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4T06:07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8-04T06:07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4T06:0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8-04T06:07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4T06:0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8-04T06:07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4T06:0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8-04T06:07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4T06:0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08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08A"/>
    <w:rPr>
      <w:rFonts w:ascii="Arial" w:eastAsiaTheme="majorEastAsia" w:hAnsi="Arial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08A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08A"/>
    <w:rPr>
      <w:rFonts w:ascii="Arial" w:eastAsiaTheme="majorEastAsia" w:hAnsi="Arial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08A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08A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08A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08A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7508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8-04T06:07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4T06:0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7508A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8-04T06:07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4T06:07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7508A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0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4T06:07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4T06:07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08A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7508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2025-04-21T20:45:00Z</dcterms:created>
  <dcterms:modified xsi:type="dcterms:W3CDTF">2026-08-04T10:07:00Z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