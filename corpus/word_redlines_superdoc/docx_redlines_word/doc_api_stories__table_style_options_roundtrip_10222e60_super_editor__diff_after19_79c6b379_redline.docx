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E14B8" w14:textId="3B929828" w:rsidR="009B11BD" w:rsidRDefault="009B11BD">
      <w:pPr>
        <w:rPr>
          <w:ins w:id="14" w:author="Luccas Correa" w:date="2026-08-03T22:25:00Z" w16du:dateUtc="2026-08-04T02:25:00Z"/>
        </w:rPr>
      </w:pPr>
      <w:ins w:id="15" w:author="Luccas Correa" w:date="2026-08-03T22:25:00Z" w16du:dateUtc="2026-08-04T02:25:00Z">
        <w:r>
          <w:t>Some text</w:t>
        </w:r>
      </w:ins>
    </w:p>
    <w:p w14:paraId="23FECD93" w14:textId="7AE1D8B4" w:rsidR="009B11BD" w:rsidRDefault="009B11BD">
      <w:pPr>
        <w:rPr>
          <w:ins w:id="16" w:author="Luccas Correa" w:date="2026-08-03T22:25:00Z" w16du:dateUtc="2026-08-04T02:25:00Z"/>
        </w:rPr>
      </w:pPr>
      <w:ins w:id="17" w:author="Luccas Correa" w:date="2026-08-03T22:25:00Z" w16du:dateUtc="2026-08-04T02:25:00Z">
        <w:r>
          <w:t>An image will be added below:</w:t>
        </w:r>
      </w:ins>
    </w:p>
    <w:p w14:paraId="5BD35575" w14:textId="77777777" w:rsidR="00ED245D" w:rsidRDefault="000037EB">
      <w:pPr>
        <w:cnfStyle w:val="101000000100" w:firstRow="1" w:lastRow="0" w:firstColumn="1" w:lastColumn="0" w:oddVBand="0" w:evenVBand="0" w:oddHBand="0" w:evenHBand="0" w:firstRowFirstColumn="1" w:firstRowLastColumn="0" w:lastRowFirstColumn="0" w:lastRowLastColumn="0"/>
        <w:rPr>
          <w:ins w:id="18" w:author="Luccas Correa" w:date="2026-08-03T22:25:00Z" w16du:dateUtc="2026-08-04T02:25:00Z"/>
          <w:b/>
          <w:color w:val="FFFFFF"/>
        </w:rPr>
      </w:pPr>
      <w:ins w:id="19" w:author="Luccas Correa" w:date="2026-08-03T22:25:00Z" w16du:dateUtc="2026-08-04T02:25:00Z">
        <w:r>
          <w:rPr>
            <w:noProof/>
          </w:rPr>
          <w:drawing>
            <wp:inline distT="0" distB="0" distL="0" distR="0" wp14:anchorId="102DFD76" wp14:editId="7503BA3C">
              <wp:extent cx="1270000" cy="1270000"/>
              <wp:effectExtent l="0" t="0" r="0" b="0"/>
              <wp:docPr id="1792865866" name="Picture 1" descr="A blue and white logo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92865866" name="Picture 1" descr="A blue and white logo&#10;&#10;AI-generated content may be incorrect."/>
                      <pic:cNvPicPr/>
                    </pic:nvPicPr>
                    <pic:blipFill>
                      <a:blip r:embed="rId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0" cy="127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tbl>
      <w:tblPr>
        <w:tblStyle w:val="TableGrid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24BE8" w14:paraId="0E26A99C" w14:textId="77777777" w:rsidTr="00024B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20" w:author="Luccas Correa" w:date="2026-08-03T22:25:00Z" w16du:dateUtc="2026-08-04T02:25:00Z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20" w:type="dxa"/>
          </w:tcPr>
          <w:p w14:paraId="4E2F2688" w14:textId="38F9A247" w:rsidR="00024BE8" w:rsidRDefault="00ED245D">
            <w:pPr>
              <w:rPr>
                <w:del w:id="21" w:author="Luccas Correa" w:date="2026-08-03T22:25:00Z" w16du:dateUtc="2026-08-04T02:25:00Z"/>
              </w:rPr>
            </w:pPr>
            <w:del w:id="22" w:author="Luccas Correa" w:date="2026-08-03T22:25:00Z" w16du:dateUtc="2026-08-04T02:25:00Z">
              <w:r>
                <w:delText>R1C1</w:delText>
              </w:r>
            </w:del>
          </w:p>
        </w:tc>
        <w:tc>
          <w:tcPr>
            <w:tcW w:w="3120" w:type="dxa"/>
          </w:tcPr>
          <w:p w14:paraId="01E60B1F" w14:textId="77777777" w:rsidR="00024BE8" w:rsidRDefault="00ED24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3" w:author="Luccas Correa" w:date="2026-08-03T22:25:00Z" w16du:dateUtc="2026-08-04T02:25:00Z"/>
              </w:rPr>
            </w:pPr>
            <w:del w:id="24" w:author="Luccas Correa" w:date="2026-08-03T22:25:00Z" w16du:dateUtc="2026-08-04T02:25:00Z">
              <w:r>
                <w:delText>R1C2</w:delText>
              </w:r>
            </w:del>
          </w:p>
        </w:tc>
        <w:tc>
          <w:tcPr>
            <w:tcW w:w="3120" w:type="dxa"/>
          </w:tcPr>
          <w:p w14:paraId="71456453" w14:textId="77777777" w:rsidR="00024BE8" w:rsidRDefault="00ED24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5" w:author="Luccas Correa" w:date="2026-08-03T22:25:00Z" w16du:dateUtc="2026-08-04T02:25:00Z"/>
              </w:rPr>
            </w:pPr>
            <w:del w:id="26" w:author="Luccas Correa" w:date="2026-08-03T22:25:00Z" w16du:dateUtc="2026-08-04T02:25:00Z">
              <w:r>
                <w:delText>R1C3</w:delText>
              </w:r>
            </w:del>
          </w:p>
        </w:tc>
      </w:tr>
      <w:tr w:rsidR="00024BE8" w14:paraId="3AC6C14E" w14:textId="77777777" w:rsidTr="00024B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del w:id="27" w:author="Luccas Correa" w:date="2026-08-03T22:25:00Z" w16du:dateUtc="2026-08-04T02:2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C458DD3" w14:textId="77777777" w:rsidR="00024BE8" w:rsidRDefault="00ED245D">
            <w:pPr>
              <w:rPr>
                <w:del w:id="28" w:author="Luccas Correa" w:date="2026-08-03T22:25:00Z" w16du:dateUtc="2026-08-04T02:25:00Z"/>
              </w:rPr>
            </w:pPr>
            <w:del w:id="29" w:author="Luccas Correa" w:date="2026-08-03T22:25:00Z" w16du:dateUtc="2026-08-04T02:25:00Z">
              <w:r>
                <w:delText>R2C1</w:delText>
              </w:r>
            </w:del>
          </w:p>
        </w:tc>
        <w:tc>
          <w:tcPr>
            <w:tcW w:w="3120" w:type="dxa"/>
          </w:tcPr>
          <w:p w14:paraId="135ED4C9" w14:textId="77777777" w:rsidR="00024BE8" w:rsidRDefault="00ED24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0" w:author="Luccas Correa" w:date="2026-08-03T22:25:00Z" w16du:dateUtc="2026-08-04T02:25:00Z"/>
              </w:rPr>
            </w:pPr>
            <w:del w:id="31" w:author="Luccas Correa" w:date="2026-08-03T22:25:00Z" w16du:dateUtc="2026-08-04T02:25:00Z">
              <w:r>
                <w:delText>R2C2</w:delText>
              </w:r>
            </w:del>
          </w:p>
        </w:tc>
        <w:tc>
          <w:tcPr>
            <w:tcW w:w="3120" w:type="dxa"/>
          </w:tcPr>
          <w:p w14:paraId="3815E389" w14:textId="77777777" w:rsidR="00024BE8" w:rsidRDefault="00ED24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2" w:author="Luccas Correa" w:date="2026-08-03T22:25:00Z" w16du:dateUtc="2026-08-04T02:25:00Z"/>
              </w:rPr>
            </w:pPr>
            <w:del w:id="33" w:author="Luccas Correa" w:date="2026-08-03T22:25:00Z" w16du:dateUtc="2026-08-04T02:25:00Z">
              <w:r>
                <w:delText>R2C3</w:delText>
              </w:r>
            </w:del>
          </w:p>
        </w:tc>
      </w:tr>
      <w:tr w:rsidR="00024BE8" w14:paraId="11EC4661" w14:textId="77777777" w:rsidTr="00024B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del w:id="34" w:author="Luccas Correa" w:date="2026-08-03T22:25:00Z" w16du:dateUtc="2026-08-04T02:2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5F2B290" w14:textId="77777777" w:rsidR="00024BE8" w:rsidRDefault="00ED245D">
            <w:pPr>
              <w:rPr>
                <w:del w:id="35" w:author="Luccas Correa" w:date="2026-08-03T22:25:00Z" w16du:dateUtc="2026-08-04T02:25:00Z"/>
              </w:rPr>
            </w:pPr>
            <w:del w:id="36" w:author="Luccas Correa" w:date="2026-08-03T22:25:00Z" w16du:dateUtc="2026-08-04T02:25:00Z">
              <w:r>
                <w:delText>R3C1</w:delText>
              </w:r>
            </w:del>
          </w:p>
        </w:tc>
        <w:tc>
          <w:tcPr>
            <w:tcW w:w="3120" w:type="dxa"/>
          </w:tcPr>
          <w:p w14:paraId="7AB9275C" w14:textId="77777777" w:rsidR="00024BE8" w:rsidRDefault="00ED24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7" w:author="Luccas Correa" w:date="2026-08-03T22:25:00Z" w16du:dateUtc="2026-08-04T02:25:00Z"/>
              </w:rPr>
            </w:pPr>
            <w:del w:id="38" w:author="Luccas Correa" w:date="2026-08-03T22:25:00Z" w16du:dateUtc="2026-08-04T02:25:00Z">
              <w:r>
                <w:delText>R3C2</w:delText>
              </w:r>
            </w:del>
          </w:p>
        </w:tc>
        <w:tc>
          <w:tcPr>
            <w:tcW w:w="3120" w:type="dxa"/>
          </w:tcPr>
          <w:p w14:paraId="2C27E797" w14:textId="77777777" w:rsidR="00024BE8" w:rsidRDefault="00ED24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9" w:author="Luccas Correa" w:date="2026-08-03T22:25:00Z" w16du:dateUtc="2026-08-04T02:25:00Z"/>
              </w:rPr>
            </w:pPr>
            <w:del w:id="40" w:author="Luccas Correa" w:date="2026-08-03T22:25:00Z" w16du:dateUtc="2026-08-04T02:25:00Z">
              <w:r>
                <w:delText>R3C3</w:delText>
              </w:r>
            </w:del>
          </w:p>
        </w:tc>
      </w:tr>
    </w:tbl>
    <w:p w14:paraId="3054A565" w14:textId="77777777" w:rsidR="00024BE8" w:rsidRDefault="00024BE8"/>
    <w:sectPr w:rsidR="00024BE8">
      <w:pgSz w:w="12240" w:h="15840"/>
      <w:pgMar w:top="1440" w:right="1440" w:bottom="1440" w:left="1440" w:header="708" w:footer="708" w:gutter="0"/>
      <w:cols w:space="708"/>
      <w:docGrid w:linePitch="360"/>
      <w:sectPrChange w:id="41" w:author="Luccas Correa" w:date="2026-08-03T22:25:00Z" w16du:dateUtc="2026-08-04T02:25:00Z">
        <w:sectPr w:rsidR="00024BE8">
          <w:pgMar w:top="1440" w:right="1440" w:bottom="1440" w:left="1440" w:header="720" w:footer="720" w:gutter="0"/>
          <w:cols w:space="72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BE8"/>
    <w:rsid w:val="000037EB"/>
    <w:rsid w:val="00024BE8"/>
    <w:rsid w:val="00081CBC"/>
    <w:rsid w:val="009B11BD"/>
    <w:rsid w:val="00A16521"/>
    <w:rsid w:val="00B7042F"/>
    <w:rsid w:val="00E90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1BD"/>
    <w:pPr>
      <w:keepNext/>
      <w:keepLines/>
      <w:spacing w:before="360" w:after="80" w:line="278" w:lineRule="auto"/>
      <w:outlineLvl w:val="0"/>
      <w:pPrChange w:id="0" w:author="Luccas Correa" w:date="2026-08-03T22:25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  <w:rPrChange w:id="0" w:author="Luccas Correa" w:date="2026-08-03T22:25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1BD"/>
    <w:pPr>
      <w:keepNext/>
      <w:keepLines/>
      <w:spacing w:before="160" w:after="80" w:line="278" w:lineRule="auto"/>
      <w:outlineLvl w:val="1"/>
      <w:pPrChange w:id="1" w:author="Luccas Correa" w:date="2026-08-03T22:25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  <w:rPrChange w:id="1" w:author="Luccas Correa" w:date="2026-08-03T22:25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1BD"/>
    <w:pPr>
      <w:keepNext/>
      <w:keepLines/>
      <w:spacing w:before="160" w:after="80" w:line="278" w:lineRule="auto"/>
      <w:outlineLvl w:val="2"/>
      <w:pPrChange w:id="2" w:author="Luccas Correa" w:date="2026-08-03T22:25:00Z">
        <w:pPr>
          <w:keepNext/>
          <w:keepLines/>
          <w:spacing w:before="160" w:after="80" w:line="278" w:lineRule="auto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  <w:rPrChange w:id="2" w:author="Luccas Correa" w:date="2026-08-03T22:25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1BD"/>
    <w:pPr>
      <w:keepNext/>
      <w:keepLines/>
      <w:spacing w:before="80" w:after="40" w:line="278" w:lineRule="auto"/>
      <w:outlineLvl w:val="3"/>
      <w:pPrChange w:id="3" w:author="Luccas Correa" w:date="2026-08-03T22:25:00Z">
        <w:pPr>
          <w:keepNext/>
          <w:keepLines/>
          <w:spacing w:before="80" w:after="40" w:line="278" w:lineRule="auto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  <w:rPrChange w:id="3" w:author="Luccas Correa" w:date="2026-08-03T22:25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1BD"/>
    <w:pPr>
      <w:keepNext/>
      <w:keepLines/>
      <w:spacing w:before="80" w:after="40" w:line="278" w:lineRule="auto"/>
      <w:outlineLvl w:val="4"/>
      <w:pPrChange w:id="4" w:author="Luccas Correa" w:date="2026-08-03T22:25:00Z">
        <w:pPr>
          <w:keepNext/>
          <w:keepLines/>
          <w:spacing w:before="80" w:after="40" w:line="278" w:lineRule="auto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  <w:rPrChange w:id="4" w:author="Luccas Correa" w:date="2026-08-03T22:25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1BD"/>
    <w:pPr>
      <w:keepNext/>
      <w:keepLines/>
      <w:spacing w:before="40" w:line="278" w:lineRule="auto"/>
      <w:outlineLvl w:val="5"/>
      <w:pPrChange w:id="5" w:author="Luccas Correa" w:date="2026-08-03T22:25:00Z">
        <w:pPr>
          <w:keepNext/>
          <w:keepLines/>
          <w:spacing w:before="40" w:line="278" w:lineRule="auto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Luccas Correa" w:date="2026-08-03T22:25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1BD"/>
    <w:pPr>
      <w:keepNext/>
      <w:keepLines/>
      <w:spacing w:before="40" w:line="278" w:lineRule="auto"/>
      <w:outlineLvl w:val="6"/>
      <w:pPrChange w:id="6" w:author="Luccas Correa" w:date="2026-08-03T22:25:00Z">
        <w:pPr>
          <w:keepNext/>
          <w:keepLines/>
          <w:spacing w:before="40" w:line="278" w:lineRule="auto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  <w:rPrChange w:id="6" w:author="Luccas Correa" w:date="2026-08-03T22:25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1BD"/>
    <w:pPr>
      <w:keepNext/>
      <w:keepLines/>
      <w:spacing w:line="278" w:lineRule="auto"/>
      <w:outlineLvl w:val="7"/>
      <w:pPrChange w:id="7" w:author="Luccas Correa" w:date="2026-08-03T22:25:00Z">
        <w:pPr>
          <w:keepNext/>
          <w:keepLines/>
          <w:spacing w:line="278" w:lineRule="auto"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Luccas Correa" w:date="2026-08-03T22:25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1BD"/>
    <w:pPr>
      <w:keepNext/>
      <w:keepLines/>
      <w:spacing w:line="278" w:lineRule="auto"/>
      <w:outlineLvl w:val="8"/>
      <w:pPrChange w:id="8" w:author="Luccas Correa" w:date="2026-08-03T22:25:00Z">
        <w:pPr>
          <w:keepNext/>
          <w:keepLines/>
          <w:spacing w:line="278" w:lineRule="auto"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  <w:rPrChange w:id="8" w:author="Luccas Correa" w:date="2026-08-03T22:25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4472C4"/>
      </w:tcPr>
    </w:tblStylePr>
    <w:tblStylePr w:type="lastRow">
      <w:rPr>
        <w:b/>
      </w:rPr>
      <w:tblPr/>
      <w:tcPr>
        <w:shd w:val="clear" w:color="auto" w:fill="E74C3C"/>
      </w:tcPr>
    </w:tblStylePr>
    <w:tblStylePr w:type="firstCol">
      <w:rPr>
        <w:b/>
      </w:rPr>
      <w:tblPr/>
      <w:tcPr>
        <w:shd w:val="clear" w:color="auto" w:fill="27AE60"/>
      </w:tcPr>
    </w:tblStylePr>
    <w:tblStylePr w:type="lastCol">
      <w:rPr>
        <w:b/>
      </w:rPr>
      <w:tblPr/>
      <w:tcPr>
        <w:shd w:val="clear" w:color="auto" w:fill="F39C12"/>
      </w:tcPr>
    </w:tblStylePr>
    <w:tblStylePr w:type="neCell">
      <w:tblPr/>
      <w:tcPr>
        <w:shd w:val="clear" w:color="auto" w:fill="1ABC9C"/>
      </w:tcPr>
    </w:tblStylePr>
    <w:tblStylePr w:type="nwCell">
      <w:tblPr/>
      <w:tcPr>
        <w:shd w:val="clear" w:color="auto" w:fill="8E44AD"/>
      </w:tcPr>
    </w:tblStylePr>
    <w:tblStylePr w:type="seCell">
      <w:tblPr/>
      <w:tcPr>
        <w:shd w:val="clear" w:color="auto" w:fill="D35400"/>
      </w:tcPr>
    </w:tblStylePr>
    <w:tblStylePr w:type="swCell">
      <w:tblPr/>
      <w:tcPr>
        <w:shd w:val="clear" w:color="auto" w:fill="2C3E50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B7042F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42F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42F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42F"/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42F"/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42F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42F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42F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42F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9B11BD"/>
    <w:pPr>
      <w:spacing w:after="80"/>
      <w:contextualSpacing/>
      <w:pPrChange w:id="9" w:author="Luccas Correa" w:date="2026-08-03T22:25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Luccas Correa" w:date="2026-08-03T22:25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B7042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1BD"/>
    <w:pPr>
      <w:numPr>
        <w:ilvl w:val="1"/>
      </w:numPr>
      <w:spacing w:after="160" w:line="278" w:lineRule="auto"/>
      <w:pPrChange w:id="10" w:author="Luccas Correa" w:date="2026-08-03T22:25:00Z">
        <w:pPr>
          <w:numPr>
            <w:ilvl w:val="1"/>
          </w:numPr>
          <w:spacing w:after="160" w:line="278" w:lineRule="auto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Luccas Correa" w:date="2026-08-03T22:25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B7042F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9B11BD"/>
    <w:pPr>
      <w:spacing w:before="160" w:after="160" w:line="278" w:lineRule="auto"/>
      <w:jc w:val="center"/>
      <w:pPrChange w:id="11" w:author="Luccas Correa" w:date="2026-08-03T22:25:00Z">
        <w:pPr>
          <w:spacing w:before="160" w:after="160" w:line="278" w:lineRule="auto"/>
          <w:jc w:val="center"/>
        </w:pPr>
      </w:pPrChange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  <w:rPrChange w:id="11" w:author="Luccas Correa" w:date="2026-08-03T22:25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B7042F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9B11BD"/>
    <w:pPr>
      <w:spacing w:after="160" w:line="278" w:lineRule="auto"/>
      <w:ind w:left="720"/>
      <w:contextualSpacing/>
      <w:pPrChange w:id="12" w:author="Luccas Correa" w:date="2026-08-03T22:25:00Z">
        <w:pPr>
          <w:spacing w:after="160" w:line="278" w:lineRule="auto"/>
          <w:ind w:left="720"/>
          <w:contextualSpacing/>
        </w:pPr>
      </w:pPrChange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  <w:rPrChange w:id="12" w:author="Luccas Correa" w:date="2026-08-03T22:25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B704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  <w:pPrChange w:id="13" w:author="Luccas Correa" w:date="2026-08-03T22:25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  <w:rPrChange w:id="13" w:author="Luccas Correa" w:date="2026-08-03T22:25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42F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B704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2026-08-04T02:25:00Z</dcterms:created>
  <dcterms:modified xsi:type="dcterms:W3CDTF">2026-08-04T02:25:00Z</dcterms:modified>
</cp:coreProperties>
</file>