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4E9F7" w14:textId="091D46F3" w:rsidR="00DE0A42" w:rsidRDefault="006E4D75" w:rsidP="00BD00BC">
      <w:pPr>
        <w:pStyle w:val="Heading1"/>
        <w:rPr>
          <w:del w:id="1" w:author="Luccas Correa" w:date="2026-08-03T22:25:00Z" w16du:dateUtc="2026-08-04T02:25:00Z"/>
        </w:rPr>
      </w:pPr>
      <w:ins w:id="2" w:author="Luccas Correa" w:date="2026-08-03T22:25:00Z" w16du:dateUtc="2026-08-04T02:25:00Z">
        <w:r>
          <w:t>Here’s some</w:t>
        </w:r>
        <w:r w:rsidR="00267B5E">
          <w:tab/>
        </w:r>
        <w:r>
          <w:t xml:space="preserve"> text.</w:t>
        </w:r>
      </w:ins>
      <w:del w:id="3" w:author="Luccas Correa" w:date="2026-08-03T22:25:00Z" w16du:dateUtc="2026-08-04T02:25:00Z">
        <w:r w:rsidR="00BD00BC">
          <w:delText>Mixed Formatting Test</w:delText>
        </w:r>
      </w:del>
    </w:p>
    <w:p w14:paraId="47913EE9" w14:textId="2A275127" w:rsidR="00BD00BC" w:rsidRDefault="00BD00BC" w:rsidP="00BD00BC">
      <w:pPr>
        <w:rPr>
          <w:del w:id="4" w:author="Luccas Correa" w:date="2026-08-03T22:25:00Z" w16du:dateUtc="2026-08-04T02:25:00Z"/>
        </w:rPr>
      </w:pPr>
      <w:del w:id="5" w:author="Luccas Correa" w:date="2026-08-03T22:25:00Z" w16du:dateUtc="2026-08-04T02:25:00Z">
        <w:r>
          <w:delText>This paragraph has no direct formatting — everything comes from the Normal style.</w:delText>
        </w:r>
      </w:del>
    </w:p>
    <w:p w14:paraId="45AA6481" w14:textId="2198ABBC" w:rsidR="00BD00BC" w:rsidRDefault="00BD00BC" w:rsidP="00BD00BC">
      <w:pPr>
        <w:rPr>
          <w:del w:id="6" w:author="Luccas Correa" w:date="2026-08-03T22:25:00Z" w16du:dateUtc="2026-08-04T02:25:00Z"/>
          <w:b/>
          <w:color w:val="FF0000"/>
        </w:rPr>
      </w:pPr>
      <w:del w:id="7" w:author="Luccas Correa" w:date="2026-08-03T22:25:00Z" w16du:dateUtc="2026-08-04T02:25:00Z">
        <w:r>
          <w:delText xml:space="preserve">This sentence is </w:delText>
        </w:r>
        <w:r w:rsidRPr="00BD00BC">
          <w:rPr>
            <w:b/>
          </w:rPr>
          <w:delText>bold</w:delText>
        </w:r>
        <w:r>
          <w:rPr>
            <w:b/>
          </w:rPr>
          <w:delText xml:space="preserve"> and this word is </w:delText>
        </w:r>
        <w:r w:rsidRPr="00BD00BC">
          <w:rPr>
            <w:b/>
            <w:color w:val="FF0000"/>
          </w:rPr>
          <w:delText>red</w:delText>
        </w:r>
        <w:r>
          <w:rPr>
            <w:b/>
            <w:color w:val="FF0000"/>
          </w:rPr>
          <w:delText xml:space="preserve"> — only bold and color should survive export as inline w:rPr.</w:delText>
        </w:r>
      </w:del>
    </w:p>
    <w:p w14:paraId="3B45808A" w14:textId="46BE4CAF" w:rsidR="00BD00BC" w:rsidRDefault="00BD00BC" w:rsidP="00BD00BC">
      <w:pPr>
        <w:rPr>
          <w:del w:id="8" w:author="Luccas Correa" w:date="2026-08-03T22:25:00Z" w16du:dateUtc="2026-08-04T02:25:00Z"/>
          <w:rFonts w:ascii="Courier New" w:hAnsi="Courier New" w:cs="Courier New"/>
          <w:sz w:val="28"/>
        </w:rPr>
      </w:pPr>
      <w:del w:id="9" w:author="Luccas Correa" w:date="2026-08-03T22:25:00Z" w16du:dateUtc="2026-08-04T02:25:00Z">
        <w:r w:rsidRPr="00BD00BC">
          <w:rPr>
            <w:rFonts w:ascii="Courier New" w:hAnsi="Courier New" w:cs="Courier New"/>
            <w:sz w:val="28"/>
          </w:rPr>
          <w:delText xml:space="preserve">Courier New 14pt override: </w:delText>
        </w:r>
        <w:r>
          <w:rPr>
            <w:rFonts w:ascii="Courier New" w:hAnsi="Courier New" w:cs="Courier New"/>
            <w:sz w:val="28"/>
          </w:rPr>
          <w:delText>back to normal style here.</w:delText>
        </w:r>
      </w:del>
    </w:p>
    <w:p w14:paraId="03D139BC" w14:textId="0CA08DBC" w:rsidR="00BD00BC" w:rsidRDefault="00BD00BC" w:rsidP="00BD00BC">
      <w:pPr>
        <w:pStyle w:val="Heading2"/>
        <w:rPr>
          <w:del w:id="10" w:author="Luccas Correa" w:date="2026-08-03T22:25:00Z" w16du:dateUtc="2026-08-04T02:25:00Z"/>
        </w:rPr>
      </w:pPr>
      <w:del w:id="11" w:author="Luccas Correa" w:date="2026-08-03T22:25:00Z" w16du:dateUtc="2026-08-04T02:25:00Z">
        <w:r>
          <w:delText>Character Style Test</w:delText>
        </w:r>
      </w:del>
    </w:p>
    <w:p w14:paraId="2D9EA89D" w14:textId="4A4E871B" w:rsidR="00BD00BC" w:rsidRDefault="00BD00BC" w:rsidP="00BD00BC">
      <w:pPr>
        <w:rPr>
          <w:del w:id="12" w:author="Luccas Correa" w:date="2026-08-03T22:25:00Z" w16du:dateUtc="2026-08-04T02:25:00Z"/>
          <w:b/>
          <w:i/>
        </w:rPr>
      </w:pPr>
      <w:del w:id="13" w:author="Luccas Correa" w:date="2026-08-03T22:25:00Z" w16du:dateUtc="2026-08-04T02:25:00Z">
        <w:r>
          <w:delText xml:space="preserve">Normal text, then </w:delText>
        </w:r>
        <w:r w:rsidRPr="00BD00BC">
          <w:rPr>
            <w:b/>
            <w:i/>
          </w:rPr>
          <w:delText>bold italic override</w:delText>
        </w:r>
        <w:r>
          <w:rPr>
            <w:b/>
            <w:i/>
          </w:rPr>
          <w:delText xml:space="preserve"> which should export only w:b and w:i, not the inherited font/size.</w:delText>
        </w:r>
      </w:del>
    </w:p>
    <w:p w14:paraId="7A43FCE0" w14:textId="77777777" w:rsidR="00BD00BC" w:rsidRPr="00BD00BC" w:rsidRDefault="00BD00BC" w:rsidP="00BD00BC"/>
    <w:sectPr w:rsidR="00BD00BC" w:rsidRPr="00BD00BC">
      <w:pgSz w:w="12240" w:h="15840"/>
      <w:pgMar w:top="1440" w:right="1440" w:bottom="1440" w:left="1440" w:header="708" w:footer="708" w:gutter="0"/>
      <w:cols w:space="708"/>
      <w:docGrid w:linePitch="360"/>
      <w:sectPrChange w:id="14" w:author="Luccas Correa" w:date="2026-08-03T22:25:00Z" w16du:dateUtc="2026-08-04T02:25:00Z">
        <w:sectPr w:rsidR="00BD00BC" w:rsidRPr="00BD00BC">
          <w:pgMar w:top="1440" w:right="1440" w:bottom="1440" w:left="144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0BC"/>
    <w:rsid w:val="002031F9"/>
    <w:rsid w:val="00267B5E"/>
    <w:rsid w:val="002D0172"/>
    <w:rsid w:val="00524058"/>
    <w:rsid w:val="006E4D75"/>
    <w:rsid w:val="00744453"/>
    <w:rsid w:val="00A16521"/>
    <w:rsid w:val="00BD00BC"/>
    <w:rsid w:val="00D320B7"/>
    <w:rsid w:val="00D43B4C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CA3CA"/>
  <w15:chartTrackingRefBased/>
  <w15:docId w15:val="{DA8E0BDE-AA47-46C4-9CA9-71F115306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75"/>
    <w:pPr>
      <w:keepNext/>
      <w:keepLines/>
      <w:spacing w:before="160" w:after="80"/>
      <w:outlineLvl w:val="1"/>
      <w:pPrChange w:id="0" w:author="Luccas Correa" w:date="2026-08-03T22:25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rPrChange w:id="0" w:author="Luccas Correa" w:date="2026-08-03T22:25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0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0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0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0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0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0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2026-03-25T16:37:00Z</dcterms:created>
  <dcterms:modified xsi:type="dcterms:W3CDTF">2026-08-04T02:25:00Z</dcterms:modified>
</cp:coreProperties>
</file>