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0F56" w14:textId="77777777" w:rsidR="00191F8E" w:rsidRDefault="00191F8E" w:rsidP="00191F8E">
      <w:pPr>
        <w:spacing w:after="120" w:line="276" w:lineRule="auto"/>
        <w:rPr>
          <w:ins w:id="13" w:author="Nick Bernal" w:date="2026-08-03T22:24:00Z" w16du:dateUtc="2026-08-04T02:24:00Z"/>
        </w:rPr>
      </w:pPr>
      <w:ins w:id="14" w:author="Nick Bernal" w:date="2026-08-03T22:24:00Z" w16du:dateUtc="2026-08-04T02:24:00Z">
        <w:r>
          <w:rPr>
            <w:rFonts w:eastAsia="Arial" w:cs="Arial"/>
            <w:b/>
            <w:sz w:val="18"/>
          </w:rPr>
          <w:t>Field: </w:t>
        </w:r>
        <w:r>
          <w:rPr>
            <w:rFonts w:eastAsia="Arial" w:cs="Arial"/>
            <w:sz w:val="18"/>
          </w:rPr>
          <w:t>Basic text ("something") </w:t>
        </w:r>
      </w:ins>
    </w:p>
    <w:p w14:paraId="7C2FAFC1" w14:textId="1676844A" w:rsidR="00191F8E" w:rsidRDefault="00191F8E" w:rsidP="00191F8E">
      <w:pPr>
        <w:spacing w:line="276" w:lineRule="auto"/>
        <w:ind w:right="-30"/>
        <w:rPr>
          <w:ins w:id="15" w:author="Nick Bernal" w:date="2026-08-03T22:24:00Z" w16du:dateUtc="2026-08-04T02:24:00Z"/>
          <w:rFonts w:eastAsia="Arial" w:cs="Arial"/>
          <w:sz w:val="18"/>
        </w:rPr>
      </w:pPr>
      <w:ins w:id="16" w:author="Nick Bernal" w:date="2026-08-03T22:24:00Z" w16du:dateUtc="2026-08-04T02:24:00Z">
        <w:r>
          <w:rPr>
            <w:rFonts w:eastAsia="Arial" w:cs="Arial"/>
            <w:b/>
            <w:sz w:val="18"/>
          </w:rPr>
          <w:t>Product: </w:t>
        </w:r>
        <w:r>
          <w:rPr>
            <w:rFonts w:eastAsia="Arial" w:cs="Arial"/>
            <w:sz w:val="18"/>
          </w:rPr>
          <w:t>cool product (“Product”)</w:t>
        </w:r>
      </w:ins>
    </w:p>
    <w:p w14:paraId="734F31CB" w14:textId="77777777" w:rsidR="00191F8E" w:rsidRDefault="00191F8E" w:rsidP="00191F8E">
      <w:pPr>
        <w:spacing w:line="276" w:lineRule="auto"/>
        <w:ind w:right="-30"/>
        <w:rPr>
          <w:ins w:id="17" w:author="Nick Bernal" w:date="2026-08-03T22:24:00Z" w16du:dateUtc="2026-08-04T02:24:00Z"/>
          <w:rFonts w:eastAsia="Arial" w:cs="Arial"/>
          <w:sz w:val="18"/>
        </w:rPr>
      </w:pPr>
    </w:p>
    <w:p w14:paraId="02A9D0D9" w14:textId="52DE1325" w:rsidR="005A1E30" w:rsidRPr="001036C6" w:rsidRDefault="00191F8E" w:rsidP="005A1E30">
      <w:pPr>
        <w:rPr>
          <w:del w:id="18" w:author="Nick Bernal" w:date="2026-08-03T22:24:00Z" w16du:dateUtc="2026-08-04T02:24:00Z"/>
          <w:rFonts w:ascii="Arial" w:hAnsi="Arial" w:cs="Arial"/>
        </w:rPr>
      </w:pPr>
      <w:ins w:id="19" w:author="Nick Bernal" w:date="2026-08-03T22:24:00Z" w16du:dateUtc="2026-08-04T02:24:00Z">
        <w:r>
          <w:rPr>
            <w:rFonts w:eastAsia="Arial" w:cs="Arial"/>
            <w:sz w:val="18"/>
          </w:rPr>
          <w:t>html input type</w:t>
        </w:r>
      </w:ins>
      <w:del w:id="20" w:author="Nick Bernal" w:date="2026-08-03T22:24:00Z" w16du:dateUtc="2026-08-04T02:24:00Z">
        <w:r w:rsidR="005A1E30" w:rsidRPr="001036C6">
          <w:rPr>
            <w:rFonts w:ascii="Arial" w:hAnsi="Arial" w:cs="Arial"/>
          </w:rPr>
          <w:br/>
          <w:delText>By: ___________________________</w:delText>
        </w:r>
        <w:r w:rsidR="005A1E30" w:rsidRPr="001036C6">
          <w:rPr>
            <w:rFonts w:ascii="Arial" w:hAnsi="Arial" w:cs="Arial"/>
          </w:rPr>
          <w:br/>
          <w:delText xml:space="preserve">Name: </w:delText>
        </w:r>
        <w:r w:rsidR="00C3264C" w:rsidRPr="001036C6">
          <w:rPr>
            <w:rFonts w:ascii="Arial" w:hAnsi="Arial" w:cs="Arial"/>
          </w:rPr>
          <w:delText>___________________________</w:delText>
        </w:r>
        <w:r w:rsidR="005A1E30" w:rsidRPr="001036C6">
          <w:rPr>
            <w:rFonts w:ascii="Arial" w:hAnsi="Arial" w:cs="Arial"/>
          </w:rPr>
          <w:br/>
          <w:delText xml:space="preserve">Title: </w:delText>
        </w:r>
        <w:r w:rsidR="00C3264C" w:rsidRPr="001036C6">
          <w:rPr>
            <w:rFonts w:ascii="Arial" w:hAnsi="Arial" w:cs="Arial"/>
          </w:rPr>
          <w:delText>___________________________</w:delText>
        </w:r>
        <w:r w:rsidR="005A1E30" w:rsidRPr="001036C6">
          <w:rPr>
            <w:rFonts w:ascii="Arial" w:hAnsi="Arial" w:cs="Arial"/>
          </w:rPr>
          <w:br/>
          <w:delText xml:space="preserve">Date: </w:delText>
        </w:r>
        <w:r w:rsidR="00C3264C" w:rsidRPr="001036C6">
          <w:rPr>
            <w:rFonts w:ascii="Arial" w:hAnsi="Arial" w:cs="Arial"/>
          </w:rPr>
          <w:delText>___________________________</w:delText>
        </w:r>
      </w:del>
    </w:p>
    <w:p w14:paraId="47BDCB3B" w14:textId="39B2BC50" w:rsidR="005A1E30" w:rsidRPr="001036C6" w:rsidRDefault="005A1E30" w:rsidP="005A1E30">
      <w:pPr>
        <w:rPr>
          <w:del w:id="21" w:author="Nick Bernal" w:date="2026-08-03T22:24:00Z" w16du:dateUtc="2026-08-04T02:24:00Z"/>
          <w:rFonts w:ascii="Arial" w:hAnsi="Arial" w:cs="Arial"/>
        </w:rPr>
      </w:pPr>
      <w:del w:id="22" w:author="Nick Bernal" w:date="2026-08-03T22:24:00Z" w16du:dateUtc="2026-08-04T02:24:00Z">
        <w:r w:rsidRPr="001036C6">
          <w:rPr>
            <w:rFonts w:ascii="Arial" w:hAnsi="Arial" w:cs="Arial"/>
          </w:rPr>
          <w:br/>
          <w:delText>By: ___________________________</w:delText>
        </w:r>
        <w:r w:rsidRPr="001036C6">
          <w:rPr>
            <w:rFonts w:ascii="Arial" w:hAnsi="Arial" w:cs="Arial"/>
          </w:rPr>
          <w:br/>
          <w:delText xml:space="preserve">Name: </w:delText>
        </w:r>
        <w:r w:rsidR="00C3264C" w:rsidRPr="001036C6">
          <w:rPr>
            <w:rFonts w:ascii="Arial" w:hAnsi="Arial" w:cs="Arial"/>
          </w:rPr>
          <w:delText>___________________________</w:delText>
        </w:r>
        <w:r w:rsidRPr="001036C6">
          <w:rPr>
            <w:rFonts w:ascii="Arial" w:hAnsi="Arial" w:cs="Arial"/>
          </w:rPr>
          <w:br/>
          <w:delText xml:space="preserve">Title: </w:delText>
        </w:r>
        <w:r w:rsidR="00C3264C" w:rsidRPr="001036C6">
          <w:rPr>
            <w:rFonts w:ascii="Arial" w:hAnsi="Arial" w:cs="Arial"/>
          </w:rPr>
          <w:delText>___________________________</w:delText>
        </w:r>
        <w:r w:rsidRPr="001036C6">
          <w:rPr>
            <w:rFonts w:ascii="Arial" w:hAnsi="Arial" w:cs="Arial"/>
          </w:rPr>
          <w:br/>
          <w:delText xml:space="preserve">Date: </w:delText>
        </w:r>
        <w:r w:rsidR="00C3264C" w:rsidRPr="001036C6">
          <w:rPr>
            <w:rFonts w:ascii="Arial" w:hAnsi="Arial" w:cs="Arial"/>
          </w:rPr>
          <w:delText>___________________________</w:delText>
        </w:r>
      </w:del>
    </w:p>
    <w:p w14:paraId="002A0B76" w14:textId="572A6B54" w:rsidR="000B7C73" w:rsidRDefault="000B7C73" w:rsidP="00191F8E">
      <w:pPr>
        <w:spacing w:line="276" w:lineRule="auto"/>
        <w:rPr>
          <w:rPrChange w:id="23" w:author="Nick Bernal" w:date="2026-08-03T22:24:00Z" w16du:dateUtc="2026-08-04T02:24:00Z">
            <w:rPr>
              <w:rFonts w:ascii="Arial" w:hAnsi="Arial" w:cs="Arial"/>
            </w:rPr>
          </w:rPrChange>
        </w:rPr>
        <w:pPrChange w:id="24" w:author="Nick Bernal" w:date="2026-08-03T22:24:00Z" w16du:dateUtc="2026-08-04T02:24:00Z">
          <w:pPr/>
        </w:pPrChange>
      </w:pPr>
    </w:p>
    <w:sectPr w:rsidR="000B7C7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98767" w14:textId="77777777" w:rsidR="001D06CE" w:rsidRDefault="001D06CE" w:rsidP="00DC066E">
      <w:r>
        <w:separator/>
      </w:r>
    </w:p>
  </w:endnote>
  <w:endnote w:type="continuationSeparator" w:id="0">
    <w:p w14:paraId="3F781B88" w14:textId="77777777" w:rsidR="001D06CE" w:rsidRDefault="001D06CE" w:rsidP="00DC0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DAC2A" w14:textId="0E7715C7" w:rsidR="00DC066E" w:rsidRDefault="00194B4C">
    <w:pPr>
      <w:rPr>
        <w:rPrChange w:id="28" w:author="Nick Bernal" w:date="2026-08-03T22:24:00Z" w16du:dateUtc="2026-08-04T02:24:00Z">
          <w:rPr>
            <w:rFonts w:ascii="Times New Roman" w:hAnsi="Times New Roman" w:cs="Times New Roman"/>
            <w:color w:val="8EAADB" w:themeColor="accent1" w:themeTint="99"/>
            <w:sz w:val="36"/>
            <w:szCs w:val="36"/>
          </w:rPr>
        </w:rPrChange>
      </w:rPr>
      <w:pPrChange w:id="29" w:author="Nick Bernal" w:date="2026-08-03T22:24:00Z" w16du:dateUtc="2026-08-04T02:24:00Z">
        <w:pPr>
          <w:pStyle w:val="Header"/>
          <w:jc w:val="center"/>
        </w:pPr>
      </w:pPrChange>
    </w:pPr>
    <w:del w:id="30" w:author="Nick Bernal" w:date="2026-08-03T22:24:00Z" w16du:dateUtc="2026-08-04T02:24:00Z">
      <w:r>
        <w:rPr>
          <w:rFonts w:ascii="Times New Roman" w:hAnsi="Times New Roman" w:cs="Times New Roman"/>
          <w:color w:val="8EAADB" w:themeColor="accent1" w:themeTint="99"/>
          <w:sz w:val="36"/>
          <w:szCs w:val="36"/>
        </w:rPr>
        <w:delText>Footer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5CEBE" w14:textId="77777777" w:rsidR="001D06CE" w:rsidRDefault="001D06CE" w:rsidP="00DC066E">
      <w:r>
        <w:separator/>
      </w:r>
    </w:p>
  </w:footnote>
  <w:footnote w:type="continuationSeparator" w:id="0">
    <w:p w14:paraId="4028BD64" w14:textId="77777777" w:rsidR="001D06CE" w:rsidRDefault="001D06CE" w:rsidP="00DC06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0E34" w14:textId="6E8FD088" w:rsidR="00DC066E" w:rsidRDefault="00194B4C">
    <w:pPr>
      <w:rPr>
        <w:rPrChange w:id="25" w:author="Nick Bernal" w:date="2026-08-03T22:24:00Z" w16du:dateUtc="2026-08-04T02:24:00Z">
          <w:rPr>
            <w:i/>
            <w:iCs/>
          </w:rPr>
        </w:rPrChange>
      </w:rPr>
      <w:pPrChange w:id="26" w:author="Nick Bernal" w:date="2026-08-03T22:24:00Z" w16du:dateUtc="2026-08-04T02:24:00Z">
        <w:pPr>
          <w:pStyle w:val="Header"/>
        </w:pPr>
      </w:pPrChange>
    </w:pPr>
    <w:del w:id="27" w:author="Nick Bernal" w:date="2026-08-03T22:24:00Z" w16du:dateUtc="2026-08-04T02:24:00Z">
      <w:r>
        <w:rPr>
          <w:i/>
          <w:iCs/>
        </w:rPr>
        <w:delText>Generic content header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F94BCF"/>
    <w:multiLevelType w:val="hybridMultilevel"/>
    <w:tmpl w:val="1B8E940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050254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2"/>
  </w:num>
  <w:num w:numId="3" w16cid:durableId="1788812440">
    <w:abstractNumId w:val="3"/>
  </w:num>
  <w:num w:numId="4" w16cid:durableId="2131243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4F"/>
    <w:rsid w:val="000A3295"/>
    <w:rsid w:val="000B7C73"/>
    <w:rsid w:val="000C79F5"/>
    <w:rsid w:val="001036C6"/>
    <w:rsid w:val="00191F8E"/>
    <w:rsid w:val="00194B4C"/>
    <w:rsid w:val="001D06CE"/>
    <w:rsid w:val="00233D7B"/>
    <w:rsid w:val="0024634F"/>
    <w:rsid w:val="003104CE"/>
    <w:rsid w:val="00347301"/>
    <w:rsid w:val="00360F1B"/>
    <w:rsid w:val="003A4303"/>
    <w:rsid w:val="003C1D14"/>
    <w:rsid w:val="003C58BC"/>
    <w:rsid w:val="003D4722"/>
    <w:rsid w:val="004150C4"/>
    <w:rsid w:val="00422FC1"/>
    <w:rsid w:val="004242AB"/>
    <w:rsid w:val="0049461A"/>
    <w:rsid w:val="005A1E30"/>
    <w:rsid w:val="005B022D"/>
    <w:rsid w:val="005D61A1"/>
    <w:rsid w:val="00630FFB"/>
    <w:rsid w:val="00652E45"/>
    <w:rsid w:val="00676690"/>
    <w:rsid w:val="007442EE"/>
    <w:rsid w:val="00793D8C"/>
    <w:rsid w:val="008C6728"/>
    <w:rsid w:val="00932D69"/>
    <w:rsid w:val="00944F63"/>
    <w:rsid w:val="00A131E4"/>
    <w:rsid w:val="00A16521"/>
    <w:rsid w:val="00A519C4"/>
    <w:rsid w:val="00A6315B"/>
    <w:rsid w:val="00A774F8"/>
    <w:rsid w:val="00AB2838"/>
    <w:rsid w:val="00B66469"/>
    <w:rsid w:val="00BB1758"/>
    <w:rsid w:val="00C3264C"/>
    <w:rsid w:val="00CC3C3F"/>
    <w:rsid w:val="00CE0D03"/>
    <w:rsid w:val="00DC066E"/>
    <w:rsid w:val="00EC277A"/>
    <w:rsid w:val="00F46982"/>
    <w:rsid w:val="00F61A4C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216400"/>
  <w15:chartTrackingRefBased/>
  <w15:docId w15:val="{4ADF3CDD-7D3E-F74B-9A9C-2379B1BC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  <w:pPrChange w:id="0" w:author="Nick Bernal" w:date="2026-08-03T22:24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  <w:rPrChange w:id="0" w:author="Nick Bernal" w:date="2026-08-03T22:24:00Z">
        <w:rPr>
          <w:rFonts w:asciiTheme="majorHAnsi" w:eastAsiaTheme="majorEastAsia" w:hAnsiTheme="majorHAnsi" w:cstheme="majorBidi"/>
          <w:color w:val="2F5496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  <w:pPrChange w:id="1" w:author="Nick Bernal" w:date="2026-08-03T22:24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  <w:rPrChange w:id="1" w:author="Nick Bernal" w:date="2026-08-03T22:24:00Z"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  <w:pPrChange w:id="2" w:author="Nick Bernal" w:date="2026-08-03T22:24:00Z">
        <w:pPr>
          <w:keepNext/>
          <w:keepLines/>
          <w:spacing w:before="40"/>
          <w:outlineLvl w:val="2"/>
        </w:pPr>
      </w:pPrChange>
    </w:pPr>
    <w:rPr>
      <w:rFonts w:ascii="Arial" w:eastAsiaTheme="majorEastAsia" w:hAnsi="Arial" w:cstheme="majorBidi"/>
      <w:color w:val="2F5496" w:themeColor="accent1" w:themeShade="BF"/>
      <w:kern w:val="2"/>
      <w:sz w:val="28"/>
      <w:szCs w:val="28"/>
      <w14:ligatures w14:val="standardContextual"/>
      <w:rPrChange w:id="2" w:author="Nick Bernal" w:date="2026-08-03T22:24:00Z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  <w:pPrChange w:id="3" w:author="Nick Bernal" w:date="2026-08-03T22:24:00Z">
        <w:pPr>
          <w:keepNext/>
          <w:keepLines/>
          <w:spacing w:before="80" w:after="40"/>
          <w:outlineLvl w:val="3"/>
        </w:pPr>
      </w:pPrChange>
    </w:pPr>
    <w:rPr>
      <w:rFonts w:ascii="Arial" w:eastAsiaTheme="majorEastAsia" w:hAnsi="Arial" w:cstheme="majorBidi"/>
      <w:i/>
      <w:iCs/>
      <w:color w:val="2F5496" w:themeColor="accent1" w:themeShade="BF"/>
      <w:kern w:val="2"/>
      <w14:ligatures w14:val="standardContextual"/>
      <w:rPrChange w:id="3" w:author="Nick Bernal" w:date="2026-08-03T22:24:00Z">
        <w:rPr>
          <w:rFonts w:ascii="Arial" w:eastAsiaTheme="majorEastAsia" w:hAnsi="Arial" w:cstheme="majorBidi"/>
          <w:i/>
          <w:iCs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  <w:pPrChange w:id="4" w:author="Nick Bernal" w:date="2026-08-03T22:24:00Z">
        <w:pPr>
          <w:keepNext/>
          <w:keepLines/>
          <w:spacing w:before="80" w:after="40"/>
          <w:outlineLvl w:val="4"/>
        </w:pPr>
      </w:pPrChange>
    </w:pPr>
    <w:rPr>
      <w:rFonts w:ascii="Arial" w:eastAsiaTheme="majorEastAsia" w:hAnsi="Arial" w:cstheme="majorBidi"/>
      <w:color w:val="2F5496" w:themeColor="accent1" w:themeShade="BF"/>
      <w:kern w:val="2"/>
      <w14:ligatures w14:val="standardContextual"/>
      <w:rPrChange w:id="4" w:author="Nick Bernal" w:date="2026-08-03T22:24:00Z">
        <w:rPr>
          <w:rFonts w:ascii="Arial" w:eastAsiaTheme="majorEastAsia" w:hAnsi="Arial" w:cstheme="majorBidi"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  <w:pPrChange w:id="5" w:author="Nick Bernal" w:date="2026-08-03T22:24:00Z">
        <w:pPr>
          <w:keepNext/>
          <w:keepLines/>
          <w:spacing w:before="40"/>
          <w:outlineLvl w:val="5"/>
        </w:pPr>
      </w:pPrChange>
    </w:pPr>
    <w:rPr>
      <w:rFonts w:ascii="Arial" w:eastAsiaTheme="majorEastAsia" w:hAnsi="Arial" w:cstheme="majorBidi"/>
      <w:i/>
      <w:iCs/>
      <w:color w:val="595959" w:themeColor="text1" w:themeTint="A6"/>
      <w:kern w:val="2"/>
      <w14:ligatures w14:val="standardContextual"/>
      <w:rPrChange w:id="5" w:author="Nick Bernal" w:date="2026-08-03T22:24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  <w:pPrChange w:id="6" w:author="Nick Bernal" w:date="2026-08-03T22:24:00Z">
        <w:pPr>
          <w:keepNext/>
          <w:keepLines/>
          <w:spacing w:before="40"/>
          <w:outlineLvl w:val="6"/>
        </w:pPr>
      </w:pPrChange>
    </w:pPr>
    <w:rPr>
      <w:rFonts w:ascii="Arial" w:eastAsiaTheme="majorEastAsia" w:hAnsi="Arial" w:cstheme="majorBidi"/>
      <w:color w:val="595959" w:themeColor="text1" w:themeTint="A6"/>
      <w:kern w:val="2"/>
      <w14:ligatures w14:val="standardContextual"/>
      <w:rPrChange w:id="6" w:author="Nick Bernal" w:date="2026-08-03T22:24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  <w:pPrChange w:id="7" w:author="Nick Bernal" w:date="2026-08-03T22:24:00Z">
        <w:pPr>
          <w:keepNext/>
          <w:keepLines/>
          <w:outlineLvl w:val="7"/>
        </w:pPr>
      </w:pPrChange>
    </w:pPr>
    <w:rPr>
      <w:rFonts w:ascii="Arial" w:eastAsiaTheme="majorEastAsia" w:hAnsi="Arial" w:cstheme="majorBidi"/>
      <w:i/>
      <w:iCs/>
      <w:color w:val="272727" w:themeColor="text1" w:themeTint="D8"/>
      <w:kern w:val="2"/>
      <w14:ligatures w14:val="standardContextual"/>
      <w:rPrChange w:id="7" w:author="Nick Bernal" w:date="2026-08-03T22:24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  <w:pPrChange w:id="8" w:author="Nick Bernal" w:date="2026-08-03T22:24:00Z">
        <w:pPr>
          <w:keepNext/>
          <w:keepLines/>
          <w:outlineLvl w:val="8"/>
        </w:pPr>
      </w:pPrChange>
    </w:pPr>
    <w:rPr>
      <w:rFonts w:ascii="Arial" w:eastAsiaTheme="majorEastAsia" w:hAnsi="Arial" w:cstheme="majorBidi"/>
      <w:color w:val="272727" w:themeColor="text1" w:themeTint="D8"/>
      <w:kern w:val="2"/>
      <w14:ligatures w14:val="standardContextual"/>
      <w:rPrChange w:id="8" w:author="Nick Bernal" w:date="2026-08-03T22:24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5A1E30"/>
    <w:rPr>
      <w:rFonts w:ascii="Arial" w:eastAsiaTheme="majorEastAsia" w:hAnsi="Arial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C326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06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066E"/>
  </w:style>
  <w:style w:type="paragraph" w:styleId="Footer">
    <w:name w:val="footer"/>
    <w:basedOn w:val="Normal"/>
    <w:link w:val="FooterChar"/>
    <w:uiPriority w:val="99"/>
    <w:unhideWhenUsed/>
    <w:rsid w:val="00DC06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066E"/>
  </w:style>
  <w:style w:type="character" w:customStyle="1" w:styleId="Heading1Char">
    <w:name w:val="Heading 1 Char"/>
    <w:basedOn w:val="DefaultParagraphFont"/>
    <w:link w:val="Heading1"/>
    <w:uiPriority w:val="9"/>
    <w:rsid w:val="00932D69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D69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D69"/>
    <w:rPr>
      <w:rFonts w:ascii="Arial" w:eastAsiaTheme="majorEastAsia" w:hAnsi="Arial" w:cstheme="majorBidi"/>
      <w:i/>
      <w:iCs/>
      <w:color w:val="2F5496" w:themeColor="accent1" w:themeShade="BF"/>
      <w:kern w:val="2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D69"/>
    <w:rPr>
      <w:rFonts w:ascii="Arial" w:eastAsiaTheme="majorEastAsia" w:hAnsi="Arial" w:cstheme="majorBidi"/>
      <w:color w:val="2F5496" w:themeColor="accent1" w:themeShade="BF"/>
      <w:kern w:val="2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D69"/>
    <w:rPr>
      <w:rFonts w:ascii="Arial" w:eastAsiaTheme="majorEastAsia" w:hAnsi="Arial" w:cstheme="majorBidi"/>
      <w:i/>
      <w:iCs/>
      <w:color w:val="595959" w:themeColor="text1" w:themeTint="A6"/>
      <w:kern w:val="2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D69"/>
    <w:rPr>
      <w:rFonts w:ascii="Arial" w:eastAsiaTheme="majorEastAsia" w:hAnsi="Arial" w:cstheme="majorBidi"/>
      <w:color w:val="595959" w:themeColor="text1" w:themeTint="A6"/>
      <w:kern w:val="2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D69"/>
    <w:rPr>
      <w:rFonts w:ascii="Arial" w:eastAsiaTheme="majorEastAsia" w:hAnsi="Arial" w:cstheme="majorBidi"/>
      <w:i/>
      <w:iCs/>
      <w:color w:val="272727" w:themeColor="text1" w:themeTint="D8"/>
      <w:kern w:val="2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D69"/>
    <w:rPr>
      <w:rFonts w:ascii="Arial" w:eastAsiaTheme="majorEastAsia" w:hAnsi="Arial" w:cstheme="majorBidi"/>
      <w:color w:val="272727" w:themeColor="text1" w:themeTint="D8"/>
      <w:kern w:val="2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  <w:pPrChange w:id="9" w:author="Nick Bernal" w:date="2026-08-03T22:24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Nick Bernal" w:date="2026-08-03T22:2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932D6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  <w:pPrChange w:id="10" w:author="Nick Bernal" w:date="2026-08-03T22:24:00Z">
        <w:pPr>
          <w:numPr>
            <w:ilvl w:val="1"/>
          </w:numPr>
          <w:spacing w:after="160"/>
        </w:pPr>
      </w:pPrChange>
    </w:pPr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Nick Bernal" w:date="2026-08-03T22:24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932D69"/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  <w:pPrChange w:id="11" w:author="Nick Bernal" w:date="2026-08-03T22:24:00Z">
        <w:pPr>
          <w:spacing w:before="160" w:after="160"/>
          <w:jc w:val="center"/>
        </w:pPr>
      </w:pPrChange>
    </w:pPr>
    <w:rPr>
      <w:rFonts w:ascii="Arial" w:hAnsi="Arial" w:cs="Times New Roman (Body CS)"/>
      <w:i/>
      <w:iCs/>
      <w:color w:val="404040" w:themeColor="text1" w:themeTint="BF"/>
      <w:kern w:val="2"/>
      <w14:ligatures w14:val="standardContextual"/>
      <w:rPrChange w:id="11" w:author="Nick Bernal" w:date="2026-08-03T22:24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932D69"/>
    <w:rPr>
      <w:rFonts w:ascii="Arial" w:hAnsi="Arial" w:cs="Times New Roman (Body CS)"/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32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  <w:pPrChange w:id="12" w:author="Nick Bernal" w:date="2026-08-03T22:24:00Z">
        <w:pPr>
          <w:pBdr>
            <w:top w:val="single" w:sz="4" w:space="10" w:color="2F5496" w:themeColor="accent1" w:themeShade="BF"/>
            <w:bottom w:val="single" w:sz="4" w:space="10" w:color="2F5496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="Arial" w:hAnsi="Arial" w:cs="Times New Roman (Body CS)"/>
      <w:i/>
      <w:iCs/>
      <w:color w:val="2F5496" w:themeColor="accent1" w:themeShade="BF"/>
      <w:kern w:val="2"/>
      <w14:ligatures w14:val="standardContextual"/>
      <w:rPrChange w:id="12" w:author="Nick Bernal" w:date="2026-08-03T22:24:00Z">
        <w:rPr>
          <w:rFonts w:ascii="Arial" w:eastAsiaTheme="minorHAnsi" w:hAnsi="Arial" w:cs="Times New Roman (Body CS)"/>
          <w:i/>
          <w:iCs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D69"/>
    <w:rPr>
      <w:rFonts w:ascii="Arial" w:hAnsi="Arial" w:cs="Times New Roman (Body CS)"/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932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cp:lastPrinted>2024-05-16T16:19:00Z</cp:lastPrinted>
  <dcterms:created xsi:type="dcterms:W3CDTF">2025-12-01T21:10:00Z</dcterms:created>
  <dcterms:modified xsi:type="dcterms:W3CDTF">2026-08-04T02:24:00Z</dcterms:modified>
</cp:coreProperties>
</file>