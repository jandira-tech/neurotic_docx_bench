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Pr="002E06B9" w:rsidRDefault="00B929D3">
      <w:pPr>
        <w:rPr>
          <w:ins w:id="0" w:author="Nick Bernal" w:date="2026-08-03T22:25:00Z" w16du:dateUtc="2026-08-04T02:25:00Z"/>
          <w:rFonts w:ascii="Arial" w:hAnsi="Arial" w:cs="Arial"/>
        </w:rPr>
      </w:pPr>
      <w:ins w:id="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FBD7226" w14:textId="77777777" w:rsidR="00AA2F5F" w:rsidRPr="002E06B9" w:rsidRDefault="00B929D3">
      <w:pPr>
        <w:rPr>
          <w:ins w:id="2" w:author="Nick Bernal" w:date="2026-08-03T22:25:00Z" w16du:dateUtc="2026-08-04T02:25:00Z"/>
          <w:rFonts w:ascii="Arial" w:hAnsi="Arial" w:cs="Arial"/>
        </w:rPr>
      </w:pPr>
      <w:ins w:id="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1D0F1F9" w14:textId="77777777" w:rsidR="00AA2F5F" w:rsidRPr="002E06B9" w:rsidRDefault="00B929D3">
      <w:pPr>
        <w:rPr>
          <w:ins w:id="4" w:author="Nick Bernal" w:date="2026-08-03T22:25:00Z" w16du:dateUtc="2026-08-04T02:25:00Z"/>
          <w:rFonts w:ascii="Arial" w:hAnsi="Arial" w:cs="Arial"/>
        </w:rPr>
      </w:pPr>
      <w:ins w:id="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DFB2F4" w14:textId="77777777" w:rsidR="00AA2F5F" w:rsidRPr="002E06B9" w:rsidRDefault="00B929D3">
      <w:pPr>
        <w:rPr>
          <w:ins w:id="6" w:author="Nick Bernal" w:date="2026-08-03T22:25:00Z" w16du:dateUtc="2026-08-04T02:25:00Z"/>
          <w:rFonts w:ascii="Arial" w:hAnsi="Arial" w:cs="Arial"/>
        </w:rPr>
      </w:pPr>
      <w:ins w:id="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BE0F7C9" w14:textId="33A8C047" w:rsidR="00AA2F5F" w:rsidRPr="002E06B9" w:rsidRDefault="00B929D3">
      <w:pPr>
        <w:rPr>
          <w:ins w:id="8" w:author="Nick Bernal" w:date="2026-08-03T22:25:00Z" w16du:dateUtc="2026-08-04T02:25:00Z"/>
          <w:rFonts w:ascii="Arial" w:hAnsi="Arial" w:cs="Arial"/>
        </w:rPr>
      </w:pPr>
      <w:ins w:id="9" w:author="Nick Bernal" w:date="2026-08-03T22:25:00Z" w16du:dateUtc="2026-08-04T02:25: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ins>
    </w:p>
    <w:p w14:paraId="708E95E2" w14:textId="77777777" w:rsidR="00AA2F5F" w:rsidRPr="002E06B9" w:rsidRDefault="00B929D3">
      <w:pPr>
        <w:rPr>
          <w:ins w:id="10" w:author="Nick Bernal" w:date="2026-08-03T22:25:00Z" w16du:dateUtc="2026-08-04T02:25:00Z"/>
          <w:rFonts w:ascii="Arial" w:hAnsi="Arial" w:cs="Arial"/>
        </w:rPr>
      </w:pPr>
      <w:ins w:id="1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9190453" w14:textId="77777777" w:rsidR="00AA2F5F" w:rsidRPr="002E06B9" w:rsidRDefault="00B929D3">
      <w:pPr>
        <w:rPr>
          <w:ins w:id="12" w:author="Nick Bernal" w:date="2026-08-03T22:25:00Z" w16du:dateUtc="2026-08-04T02:25:00Z"/>
          <w:rFonts w:ascii="Arial" w:hAnsi="Arial" w:cs="Arial"/>
        </w:rPr>
      </w:pPr>
      <w:ins w:id="1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FC7BC58" w14:textId="77777777" w:rsidR="00AA2F5F" w:rsidRPr="002E06B9" w:rsidRDefault="00B929D3">
      <w:pPr>
        <w:rPr>
          <w:ins w:id="14" w:author="Nick Bernal" w:date="2026-08-03T22:25:00Z" w16du:dateUtc="2026-08-04T02:25:00Z"/>
          <w:rFonts w:ascii="Arial" w:hAnsi="Arial" w:cs="Arial"/>
        </w:rPr>
      </w:pPr>
      <w:ins w:id="1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C914DCA" w14:textId="77777777" w:rsidR="00AA2F5F" w:rsidRPr="002E06B9" w:rsidRDefault="00B929D3">
      <w:pPr>
        <w:rPr>
          <w:ins w:id="16" w:author="Nick Bernal" w:date="2026-08-03T22:25:00Z" w16du:dateUtc="2026-08-04T02:25:00Z"/>
          <w:rFonts w:ascii="Arial" w:hAnsi="Arial" w:cs="Arial"/>
        </w:rPr>
      </w:pPr>
      <w:ins w:id="1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D6225B6" w14:textId="77777777" w:rsidR="00AA2F5F" w:rsidRPr="002E06B9" w:rsidRDefault="00B929D3">
      <w:pPr>
        <w:rPr>
          <w:ins w:id="18" w:author="Nick Bernal" w:date="2026-08-03T22:25:00Z" w16du:dateUtc="2026-08-04T02:25:00Z"/>
          <w:rFonts w:ascii="Arial" w:hAnsi="Arial" w:cs="Arial"/>
        </w:rPr>
      </w:pPr>
      <w:ins w:id="19" w:author="Nick Bernal" w:date="2026-08-03T22:25:00Z" w16du:dateUtc="2026-08-04T02:25:00Z">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94D7D2D" w14:textId="77777777" w:rsidR="00AA2F5F" w:rsidRPr="002E06B9" w:rsidRDefault="00B929D3">
      <w:pPr>
        <w:rPr>
          <w:ins w:id="20" w:author="Nick Bernal" w:date="2026-08-03T22:25:00Z" w16du:dateUtc="2026-08-04T02:25:00Z"/>
          <w:rFonts w:ascii="Arial" w:hAnsi="Arial" w:cs="Arial"/>
        </w:rPr>
      </w:pPr>
      <w:ins w:id="2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CC7FAD2" w14:textId="77777777" w:rsidR="00AA2F5F" w:rsidRPr="002E06B9" w:rsidRDefault="00B929D3">
      <w:pPr>
        <w:rPr>
          <w:ins w:id="22" w:author="Nick Bernal" w:date="2026-08-03T22:25:00Z" w16du:dateUtc="2026-08-04T02:25:00Z"/>
          <w:rFonts w:ascii="Arial" w:hAnsi="Arial" w:cs="Arial"/>
        </w:rPr>
      </w:pPr>
      <w:ins w:id="2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EE0B19" w14:textId="77777777" w:rsidR="00AA2F5F" w:rsidRPr="002E06B9" w:rsidRDefault="00B929D3">
      <w:pPr>
        <w:rPr>
          <w:ins w:id="24" w:author="Nick Bernal" w:date="2026-08-03T22:25:00Z" w16du:dateUtc="2026-08-04T02:25:00Z"/>
          <w:rFonts w:ascii="Arial" w:hAnsi="Arial" w:cs="Arial"/>
        </w:rPr>
      </w:pPr>
      <w:ins w:id="2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D2CC2DB" w14:textId="77777777" w:rsidR="00AA2F5F" w:rsidRPr="002E06B9" w:rsidRDefault="00B929D3">
      <w:pPr>
        <w:rPr>
          <w:ins w:id="26" w:author="Nick Bernal" w:date="2026-08-03T22:25:00Z" w16du:dateUtc="2026-08-04T02:25:00Z"/>
          <w:rFonts w:ascii="Arial" w:hAnsi="Arial" w:cs="Arial"/>
        </w:rPr>
      </w:pPr>
      <w:ins w:id="2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93C204D" w14:textId="77777777" w:rsidR="00AA2F5F" w:rsidRPr="002E06B9" w:rsidRDefault="00B929D3">
      <w:pPr>
        <w:rPr>
          <w:ins w:id="28" w:author="Nick Bernal" w:date="2026-08-03T22:25:00Z" w16du:dateUtc="2026-08-04T02:25:00Z"/>
          <w:rFonts w:ascii="Arial" w:hAnsi="Arial" w:cs="Arial"/>
        </w:rPr>
      </w:pPr>
      <w:ins w:id="2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2B01486" w14:textId="77777777" w:rsidR="00AA2F5F" w:rsidRPr="002E06B9" w:rsidRDefault="00B929D3">
      <w:pPr>
        <w:rPr>
          <w:ins w:id="30" w:author="Nick Bernal" w:date="2026-08-03T22:25:00Z" w16du:dateUtc="2026-08-04T02:25:00Z"/>
          <w:rFonts w:ascii="Arial" w:hAnsi="Arial" w:cs="Arial"/>
        </w:rPr>
      </w:pPr>
      <w:ins w:id="3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8101766" w14:textId="77777777" w:rsidR="00AA2F5F" w:rsidRPr="002E06B9" w:rsidRDefault="00B929D3">
      <w:pPr>
        <w:rPr>
          <w:ins w:id="32" w:author="Nick Bernal" w:date="2026-08-03T22:25:00Z" w16du:dateUtc="2026-08-04T02:25:00Z"/>
          <w:rFonts w:ascii="Arial" w:hAnsi="Arial" w:cs="Arial"/>
        </w:rPr>
      </w:pPr>
      <w:ins w:id="3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C5E58CD" w14:textId="77777777" w:rsidR="00AA2F5F" w:rsidRPr="002E06B9" w:rsidRDefault="00B929D3">
      <w:pPr>
        <w:rPr>
          <w:ins w:id="34" w:author="Nick Bernal" w:date="2026-08-03T22:25:00Z" w16du:dateUtc="2026-08-04T02:25:00Z"/>
          <w:rFonts w:ascii="Arial" w:hAnsi="Arial" w:cs="Arial"/>
        </w:rPr>
      </w:pPr>
      <w:ins w:id="3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A81ABE0" w14:textId="77777777" w:rsidR="00AA2F5F" w:rsidRPr="002E06B9" w:rsidRDefault="00B929D3">
      <w:pPr>
        <w:rPr>
          <w:ins w:id="36" w:author="Nick Bernal" w:date="2026-08-03T22:25:00Z" w16du:dateUtc="2026-08-04T02:25:00Z"/>
          <w:rFonts w:ascii="Arial" w:hAnsi="Arial" w:cs="Arial"/>
        </w:rPr>
      </w:pPr>
      <w:ins w:id="3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BABB6DF" w14:textId="77777777" w:rsidR="00AA2F5F" w:rsidRPr="002E06B9" w:rsidRDefault="00B929D3">
      <w:pPr>
        <w:rPr>
          <w:ins w:id="38" w:author="Nick Bernal" w:date="2026-08-03T22:25:00Z" w16du:dateUtc="2026-08-04T02:25:00Z"/>
          <w:rFonts w:ascii="Arial" w:hAnsi="Arial" w:cs="Arial"/>
        </w:rPr>
      </w:pPr>
      <w:ins w:id="3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59364A6" w14:textId="77777777" w:rsidR="00AA2F5F" w:rsidRPr="002E06B9" w:rsidRDefault="00B929D3">
      <w:pPr>
        <w:rPr>
          <w:ins w:id="40" w:author="Nick Bernal" w:date="2026-08-03T22:25:00Z" w16du:dateUtc="2026-08-04T02:25:00Z"/>
          <w:rFonts w:ascii="Arial" w:hAnsi="Arial" w:cs="Arial"/>
        </w:rPr>
      </w:pPr>
      <w:ins w:id="4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28913C3" w14:textId="77777777" w:rsidR="00AA2F5F" w:rsidRPr="002E06B9" w:rsidRDefault="00B929D3">
      <w:pPr>
        <w:rPr>
          <w:ins w:id="42" w:author="Nick Bernal" w:date="2026-08-03T22:25:00Z" w16du:dateUtc="2026-08-04T02:25:00Z"/>
          <w:rFonts w:ascii="Arial" w:hAnsi="Arial" w:cs="Arial"/>
        </w:rPr>
      </w:pPr>
      <w:ins w:id="4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FC8096A" w14:textId="77777777" w:rsidR="00AA2F5F" w:rsidRPr="002E06B9" w:rsidRDefault="00B929D3">
      <w:pPr>
        <w:rPr>
          <w:ins w:id="44" w:author="Nick Bernal" w:date="2026-08-03T22:25:00Z" w16du:dateUtc="2026-08-04T02:25:00Z"/>
          <w:rFonts w:ascii="Arial" w:hAnsi="Arial" w:cs="Arial"/>
        </w:rPr>
      </w:pPr>
      <w:ins w:id="4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81DFEB9" w14:textId="77777777" w:rsidR="00AA2F5F" w:rsidRPr="002E06B9" w:rsidRDefault="00B929D3">
      <w:pPr>
        <w:rPr>
          <w:ins w:id="46" w:author="Nick Bernal" w:date="2026-08-03T22:25:00Z" w16du:dateUtc="2026-08-04T02:25:00Z"/>
          <w:rFonts w:ascii="Arial" w:hAnsi="Arial" w:cs="Arial"/>
        </w:rPr>
      </w:pPr>
      <w:ins w:id="4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1C1E988" w14:textId="77777777" w:rsidR="00AA2F5F" w:rsidRPr="002E06B9" w:rsidRDefault="00B929D3">
      <w:pPr>
        <w:rPr>
          <w:ins w:id="48" w:author="Nick Bernal" w:date="2026-08-03T22:25:00Z" w16du:dateUtc="2026-08-04T02:25:00Z"/>
          <w:rFonts w:ascii="Arial" w:hAnsi="Arial" w:cs="Arial"/>
        </w:rPr>
      </w:pPr>
      <w:ins w:id="4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28D6A7" w14:textId="77777777" w:rsidR="00AA2F5F" w:rsidRPr="002E06B9" w:rsidRDefault="00B929D3">
      <w:pPr>
        <w:rPr>
          <w:ins w:id="50" w:author="Nick Bernal" w:date="2026-08-03T22:25:00Z" w16du:dateUtc="2026-08-04T02:25:00Z"/>
          <w:rFonts w:ascii="Arial" w:hAnsi="Arial" w:cs="Arial"/>
        </w:rPr>
      </w:pPr>
      <w:ins w:id="5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BFB31C" w14:textId="77777777" w:rsidR="00AA2F5F" w:rsidRPr="002E06B9" w:rsidRDefault="00B929D3">
      <w:pPr>
        <w:rPr>
          <w:ins w:id="52" w:author="Nick Bernal" w:date="2026-08-03T22:25:00Z" w16du:dateUtc="2026-08-04T02:25:00Z"/>
          <w:rFonts w:ascii="Arial" w:hAnsi="Arial" w:cs="Arial"/>
        </w:rPr>
      </w:pPr>
      <w:ins w:id="5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9472F55" w14:textId="77777777" w:rsidR="00AA2F5F" w:rsidRPr="002E06B9" w:rsidRDefault="00B929D3">
      <w:pPr>
        <w:rPr>
          <w:ins w:id="54" w:author="Nick Bernal" w:date="2026-08-03T22:25:00Z" w16du:dateUtc="2026-08-04T02:25:00Z"/>
          <w:rFonts w:ascii="Arial" w:hAnsi="Arial" w:cs="Arial"/>
        </w:rPr>
      </w:pPr>
      <w:ins w:id="5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EFBAF4" w14:textId="77777777" w:rsidR="00AA2F5F" w:rsidRPr="002E06B9" w:rsidRDefault="00B929D3">
      <w:pPr>
        <w:rPr>
          <w:ins w:id="56" w:author="Nick Bernal" w:date="2026-08-03T22:25:00Z" w16du:dateUtc="2026-08-04T02:25:00Z"/>
          <w:rFonts w:ascii="Arial" w:hAnsi="Arial" w:cs="Arial"/>
        </w:rPr>
      </w:pPr>
      <w:ins w:id="5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9E3EBD9" w14:textId="77777777" w:rsidR="00AA2F5F" w:rsidRPr="002E06B9" w:rsidRDefault="00B929D3">
      <w:pPr>
        <w:rPr>
          <w:ins w:id="58" w:author="Nick Bernal" w:date="2026-08-03T22:25:00Z" w16du:dateUtc="2026-08-04T02:25:00Z"/>
          <w:rFonts w:ascii="Arial" w:hAnsi="Arial" w:cs="Arial"/>
        </w:rPr>
      </w:pPr>
      <w:ins w:id="5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7DBA911" w14:textId="77777777" w:rsidR="00AA2F5F" w:rsidRPr="002E06B9" w:rsidRDefault="00B929D3">
      <w:pPr>
        <w:rPr>
          <w:ins w:id="60" w:author="Nick Bernal" w:date="2026-08-03T22:25:00Z" w16du:dateUtc="2026-08-04T02:25:00Z"/>
          <w:rFonts w:ascii="Arial" w:hAnsi="Arial" w:cs="Arial"/>
        </w:rPr>
      </w:pPr>
      <w:ins w:id="6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0F1C4B9" w14:textId="77777777" w:rsidR="00AA2F5F" w:rsidRPr="002E06B9" w:rsidRDefault="00B929D3">
      <w:pPr>
        <w:rPr>
          <w:ins w:id="62" w:author="Nick Bernal" w:date="2026-08-03T22:25:00Z" w16du:dateUtc="2026-08-04T02:25:00Z"/>
          <w:rFonts w:ascii="Arial" w:hAnsi="Arial" w:cs="Arial"/>
        </w:rPr>
      </w:pPr>
      <w:ins w:id="6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614B4FC" w14:textId="77777777" w:rsidR="00AA2F5F" w:rsidRPr="002E06B9" w:rsidRDefault="00B929D3">
      <w:pPr>
        <w:rPr>
          <w:ins w:id="64" w:author="Nick Bernal" w:date="2026-08-03T22:25:00Z" w16du:dateUtc="2026-08-04T02:25:00Z"/>
          <w:rFonts w:ascii="Arial" w:hAnsi="Arial" w:cs="Arial"/>
        </w:rPr>
      </w:pPr>
      <w:ins w:id="6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3702834" w14:textId="77777777" w:rsidR="00AA2F5F" w:rsidRPr="002E06B9" w:rsidRDefault="00B929D3">
      <w:pPr>
        <w:rPr>
          <w:ins w:id="66" w:author="Nick Bernal" w:date="2026-08-03T22:25:00Z" w16du:dateUtc="2026-08-04T02:25:00Z"/>
          <w:rFonts w:ascii="Arial" w:hAnsi="Arial" w:cs="Arial"/>
        </w:rPr>
      </w:pPr>
      <w:ins w:id="6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0C301B8" w14:textId="77777777" w:rsidR="00AA2F5F" w:rsidRPr="002E06B9" w:rsidRDefault="00B929D3">
      <w:pPr>
        <w:rPr>
          <w:ins w:id="68" w:author="Nick Bernal" w:date="2026-08-03T22:25:00Z" w16du:dateUtc="2026-08-04T02:25:00Z"/>
          <w:rFonts w:ascii="Arial" w:hAnsi="Arial" w:cs="Arial"/>
        </w:rPr>
      </w:pPr>
      <w:ins w:id="6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25DDD6" w14:textId="77777777" w:rsidR="00AA2F5F" w:rsidRPr="002E06B9" w:rsidRDefault="00B929D3">
      <w:pPr>
        <w:rPr>
          <w:ins w:id="70" w:author="Nick Bernal" w:date="2026-08-03T22:25:00Z" w16du:dateUtc="2026-08-04T02:25:00Z"/>
          <w:rFonts w:ascii="Arial" w:hAnsi="Arial" w:cs="Arial"/>
        </w:rPr>
      </w:pPr>
      <w:ins w:id="7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BBC4D76" w14:textId="77777777" w:rsidR="00AA2F5F" w:rsidRPr="002E06B9" w:rsidRDefault="00B929D3">
      <w:pPr>
        <w:rPr>
          <w:ins w:id="72" w:author="Nick Bernal" w:date="2026-08-03T22:25:00Z" w16du:dateUtc="2026-08-04T02:25:00Z"/>
          <w:rFonts w:ascii="Arial" w:hAnsi="Arial" w:cs="Arial"/>
        </w:rPr>
      </w:pPr>
      <w:ins w:id="7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1F45EDE" w14:textId="77777777" w:rsidR="00AA2F5F" w:rsidRPr="002E06B9" w:rsidRDefault="00B929D3">
      <w:pPr>
        <w:rPr>
          <w:ins w:id="74" w:author="Nick Bernal" w:date="2026-08-03T22:25:00Z" w16du:dateUtc="2026-08-04T02:25:00Z"/>
          <w:rFonts w:ascii="Arial" w:hAnsi="Arial" w:cs="Arial"/>
        </w:rPr>
      </w:pPr>
      <w:ins w:id="7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6E82A90" w14:textId="77777777" w:rsidR="00AA2F5F" w:rsidRPr="002E06B9" w:rsidRDefault="00B929D3">
      <w:pPr>
        <w:rPr>
          <w:ins w:id="76" w:author="Nick Bernal" w:date="2026-08-03T22:25:00Z" w16du:dateUtc="2026-08-04T02:25:00Z"/>
          <w:rFonts w:ascii="Arial" w:hAnsi="Arial" w:cs="Arial"/>
        </w:rPr>
      </w:pPr>
      <w:ins w:id="7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3B5ADD5" w14:textId="77777777" w:rsidR="00AA2F5F" w:rsidRPr="002E06B9" w:rsidRDefault="00B929D3">
      <w:pPr>
        <w:rPr>
          <w:ins w:id="78" w:author="Nick Bernal" w:date="2026-08-03T22:25:00Z" w16du:dateUtc="2026-08-04T02:25:00Z"/>
          <w:rFonts w:ascii="Arial" w:hAnsi="Arial" w:cs="Arial"/>
        </w:rPr>
      </w:pPr>
      <w:ins w:id="7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BDA7DD9" w14:textId="77777777" w:rsidR="00AA2F5F" w:rsidRPr="002E06B9" w:rsidRDefault="00B929D3">
      <w:pPr>
        <w:rPr>
          <w:ins w:id="80" w:author="Nick Bernal" w:date="2026-08-03T22:25:00Z" w16du:dateUtc="2026-08-04T02:25:00Z"/>
          <w:rFonts w:ascii="Arial" w:hAnsi="Arial" w:cs="Arial"/>
        </w:rPr>
      </w:pPr>
      <w:ins w:id="8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81AD3E3" w14:textId="77777777" w:rsidR="00AA2F5F" w:rsidRPr="002E06B9" w:rsidRDefault="00B929D3">
      <w:pPr>
        <w:rPr>
          <w:ins w:id="82" w:author="Nick Bernal" w:date="2026-08-03T22:25:00Z" w16du:dateUtc="2026-08-04T02:25:00Z"/>
          <w:rFonts w:ascii="Arial" w:hAnsi="Arial" w:cs="Arial"/>
        </w:rPr>
      </w:pPr>
      <w:ins w:id="8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83F6E13" w14:textId="77777777" w:rsidR="00AA2F5F" w:rsidRPr="002E06B9" w:rsidRDefault="00B929D3">
      <w:pPr>
        <w:rPr>
          <w:ins w:id="84" w:author="Nick Bernal" w:date="2026-08-03T22:25:00Z" w16du:dateUtc="2026-08-04T02:25:00Z"/>
          <w:rFonts w:ascii="Arial" w:hAnsi="Arial" w:cs="Arial"/>
        </w:rPr>
      </w:pPr>
      <w:ins w:id="8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46EBB1A" w14:textId="77777777" w:rsidR="00AA2F5F" w:rsidRPr="002E06B9" w:rsidRDefault="00B929D3">
      <w:pPr>
        <w:rPr>
          <w:ins w:id="86" w:author="Nick Bernal" w:date="2026-08-03T22:25:00Z" w16du:dateUtc="2026-08-04T02:25:00Z"/>
          <w:rFonts w:ascii="Arial" w:hAnsi="Arial" w:cs="Arial"/>
        </w:rPr>
      </w:pPr>
      <w:ins w:id="8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70C9303" w14:textId="77777777" w:rsidR="00AA2F5F" w:rsidRPr="002E06B9" w:rsidRDefault="00B929D3">
      <w:pPr>
        <w:rPr>
          <w:ins w:id="88" w:author="Nick Bernal" w:date="2026-08-03T22:25:00Z" w16du:dateUtc="2026-08-04T02:25:00Z"/>
          <w:rFonts w:ascii="Arial" w:hAnsi="Arial" w:cs="Arial"/>
        </w:rPr>
      </w:pPr>
      <w:ins w:id="8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870A744" w14:textId="77777777" w:rsidR="00AA2F5F" w:rsidRPr="002E06B9" w:rsidRDefault="00B929D3">
      <w:pPr>
        <w:rPr>
          <w:ins w:id="90" w:author="Nick Bernal" w:date="2026-08-03T22:25:00Z" w16du:dateUtc="2026-08-04T02:25:00Z"/>
          <w:rFonts w:ascii="Arial" w:hAnsi="Arial" w:cs="Arial"/>
        </w:rPr>
      </w:pPr>
      <w:ins w:id="9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CDB8FC" w14:textId="77777777" w:rsidR="00AA2F5F" w:rsidRPr="002E06B9" w:rsidRDefault="00B929D3">
      <w:pPr>
        <w:rPr>
          <w:ins w:id="92" w:author="Nick Bernal" w:date="2026-08-03T22:25:00Z" w16du:dateUtc="2026-08-04T02:25:00Z"/>
          <w:rFonts w:ascii="Arial" w:hAnsi="Arial" w:cs="Arial"/>
        </w:rPr>
      </w:pPr>
      <w:ins w:id="9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33EA139" w14:textId="77777777" w:rsidR="00AA2F5F" w:rsidRPr="002E06B9" w:rsidRDefault="00B929D3">
      <w:pPr>
        <w:rPr>
          <w:ins w:id="94" w:author="Nick Bernal" w:date="2026-08-03T22:25:00Z" w16du:dateUtc="2026-08-04T02:25:00Z"/>
          <w:rFonts w:ascii="Arial" w:hAnsi="Arial" w:cs="Arial"/>
        </w:rPr>
      </w:pPr>
      <w:ins w:id="9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BBBCFB" w14:textId="77777777" w:rsidR="00AA2F5F" w:rsidRPr="002E06B9" w:rsidRDefault="00B929D3">
      <w:pPr>
        <w:rPr>
          <w:ins w:id="96" w:author="Nick Bernal" w:date="2026-08-03T22:25:00Z" w16du:dateUtc="2026-08-04T02:25:00Z"/>
          <w:rFonts w:ascii="Arial" w:hAnsi="Arial" w:cs="Arial"/>
        </w:rPr>
      </w:pPr>
      <w:ins w:id="9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14DC8A5" w14:textId="77777777" w:rsidR="00AA2F5F" w:rsidRPr="002E06B9" w:rsidRDefault="00B929D3">
      <w:pPr>
        <w:rPr>
          <w:ins w:id="98" w:author="Nick Bernal" w:date="2026-08-03T22:25:00Z" w16du:dateUtc="2026-08-04T02:25:00Z"/>
          <w:rFonts w:ascii="Arial" w:hAnsi="Arial" w:cs="Arial"/>
        </w:rPr>
      </w:pPr>
      <w:ins w:id="9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0172526" w14:textId="77777777" w:rsidR="00AA2F5F" w:rsidRPr="002E06B9" w:rsidRDefault="00B929D3">
      <w:pPr>
        <w:rPr>
          <w:ins w:id="100" w:author="Nick Bernal" w:date="2026-08-03T22:25:00Z" w16du:dateUtc="2026-08-04T02:25:00Z"/>
          <w:rFonts w:ascii="Arial" w:hAnsi="Arial" w:cs="Arial"/>
        </w:rPr>
      </w:pPr>
      <w:ins w:id="10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F92062" w14:textId="77777777" w:rsidR="00AA2F5F" w:rsidRPr="002E06B9" w:rsidRDefault="00B929D3">
      <w:pPr>
        <w:rPr>
          <w:ins w:id="102" w:author="Nick Bernal" w:date="2026-08-03T22:25:00Z" w16du:dateUtc="2026-08-04T02:25:00Z"/>
          <w:rFonts w:ascii="Arial" w:hAnsi="Arial" w:cs="Arial"/>
        </w:rPr>
      </w:pPr>
      <w:ins w:id="10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A5C39EC" w14:textId="77777777" w:rsidR="00AA2F5F" w:rsidRPr="002E06B9" w:rsidRDefault="00B929D3">
      <w:pPr>
        <w:rPr>
          <w:ins w:id="104" w:author="Nick Bernal" w:date="2026-08-03T22:25:00Z" w16du:dateUtc="2026-08-04T02:25:00Z"/>
          <w:rFonts w:ascii="Arial" w:hAnsi="Arial" w:cs="Arial"/>
        </w:rPr>
      </w:pPr>
      <w:ins w:id="10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F270945" w14:textId="77777777" w:rsidR="00AA2F5F" w:rsidRPr="002E06B9" w:rsidRDefault="00B929D3">
      <w:pPr>
        <w:rPr>
          <w:ins w:id="106" w:author="Nick Bernal" w:date="2026-08-03T22:25:00Z" w16du:dateUtc="2026-08-04T02:25:00Z"/>
          <w:rFonts w:ascii="Arial" w:hAnsi="Arial" w:cs="Arial"/>
        </w:rPr>
      </w:pPr>
      <w:ins w:id="10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79B838B" w14:textId="77777777" w:rsidR="00AA2F5F" w:rsidRPr="002E06B9" w:rsidRDefault="00B929D3">
      <w:pPr>
        <w:rPr>
          <w:ins w:id="108" w:author="Nick Bernal" w:date="2026-08-03T22:25:00Z" w16du:dateUtc="2026-08-04T02:25:00Z"/>
          <w:rFonts w:ascii="Arial" w:hAnsi="Arial" w:cs="Arial"/>
        </w:rPr>
      </w:pPr>
      <w:ins w:id="10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4123F7E" w14:textId="77777777" w:rsidR="00AA2F5F" w:rsidRPr="002E06B9" w:rsidRDefault="00B929D3">
      <w:pPr>
        <w:rPr>
          <w:ins w:id="110" w:author="Nick Bernal" w:date="2026-08-03T22:25:00Z" w16du:dateUtc="2026-08-04T02:25:00Z"/>
          <w:rFonts w:ascii="Arial" w:hAnsi="Arial" w:cs="Arial"/>
        </w:rPr>
      </w:pPr>
      <w:ins w:id="11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B1A9001" w14:textId="77777777" w:rsidR="00AA2F5F" w:rsidRPr="002E06B9" w:rsidRDefault="00B929D3">
      <w:pPr>
        <w:rPr>
          <w:ins w:id="112" w:author="Nick Bernal" w:date="2026-08-03T22:25:00Z" w16du:dateUtc="2026-08-04T02:25:00Z"/>
          <w:rFonts w:ascii="Arial" w:hAnsi="Arial" w:cs="Arial"/>
        </w:rPr>
      </w:pPr>
      <w:ins w:id="11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51337EE" w14:textId="77777777" w:rsidR="00AA2F5F" w:rsidRPr="002E06B9" w:rsidRDefault="00B929D3">
      <w:pPr>
        <w:rPr>
          <w:ins w:id="114" w:author="Nick Bernal" w:date="2026-08-03T22:25:00Z" w16du:dateUtc="2026-08-04T02:25:00Z"/>
          <w:rFonts w:ascii="Arial" w:hAnsi="Arial" w:cs="Arial"/>
        </w:rPr>
      </w:pPr>
      <w:ins w:id="11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D555677" w14:textId="77777777" w:rsidR="00AA2F5F" w:rsidRPr="002E06B9" w:rsidRDefault="00B929D3">
      <w:pPr>
        <w:rPr>
          <w:ins w:id="116" w:author="Nick Bernal" w:date="2026-08-03T22:25:00Z" w16du:dateUtc="2026-08-04T02:25:00Z"/>
          <w:rFonts w:ascii="Arial" w:hAnsi="Arial" w:cs="Arial"/>
        </w:rPr>
      </w:pPr>
      <w:ins w:id="11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DE2E520" w14:textId="77777777" w:rsidR="00AA2F5F" w:rsidRPr="002E06B9" w:rsidRDefault="00B929D3">
      <w:pPr>
        <w:rPr>
          <w:ins w:id="118" w:author="Nick Bernal" w:date="2026-08-03T22:25:00Z" w16du:dateUtc="2026-08-04T02:25:00Z"/>
          <w:rFonts w:ascii="Arial" w:hAnsi="Arial" w:cs="Arial"/>
        </w:rPr>
      </w:pPr>
      <w:ins w:id="11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7CEAEB" w14:textId="77777777" w:rsidR="00AA2F5F" w:rsidRPr="002E06B9" w:rsidRDefault="00B929D3">
      <w:pPr>
        <w:rPr>
          <w:ins w:id="120" w:author="Nick Bernal" w:date="2026-08-03T22:25:00Z" w16du:dateUtc="2026-08-04T02:25:00Z"/>
          <w:rFonts w:ascii="Arial" w:hAnsi="Arial" w:cs="Arial"/>
        </w:rPr>
      </w:pPr>
      <w:ins w:id="12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74D2199" w14:textId="77777777" w:rsidR="00AA2F5F" w:rsidRPr="002E06B9" w:rsidRDefault="00B929D3">
      <w:pPr>
        <w:rPr>
          <w:ins w:id="122" w:author="Nick Bernal" w:date="2026-08-03T22:25:00Z" w16du:dateUtc="2026-08-04T02:25:00Z"/>
          <w:rFonts w:ascii="Arial" w:hAnsi="Arial" w:cs="Arial"/>
        </w:rPr>
      </w:pPr>
      <w:ins w:id="12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50EB775" w14:textId="77777777" w:rsidR="00AA2F5F" w:rsidRPr="002E06B9" w:rsidRDefault="00B929D3">
      <w:pPr>
        <w:rPr>
          <w:ins w:id="124" w:author="Nick Bernal" w:date="2026-08-03T22:25:00Z" w16du:dateUtc="2026-08-04T02:25:00Z"/>
          <w:rFonts w:ascii="Arial" w:hAnsi="Arial" w:cs="Arial"/>
        </w:rPr>
      </w:pPr>
      <w:ins w:id="12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0A0EB48" w14:textId="77777777" w:rsidR="00AA2F5F" w:rsidRPr="002E06B9" w:rsidRDefault="00B929D3">
      <w:pPr>
        <w:rPr>
          <w:ins w:id="126" w:author="Nick Bernal" w:date="2026-08-03T22:25:00Z" w16du:dateUtc="2026-08-04T02:25:00Z"/>
          <w:rFonts w:ascii="Arial" w:hAnsi="Arial" w:cs="Arial"/>
        </w:rPr>
      </w:pPr>
      <w:ins w:id="12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6EF296" w14:textId="77777777" w:rsidR="00AA2F5F" w:rsidRPr="002E06B9" w:rsidRDefault="00B929D3">
      <w:pPr>
        <w:rPr>
          <w:ins w:id="128" w:author="Nick Bernal" w:date="2026-08-03T22:25:00Z" w16du:dateUtc="2026-08-04T02:25:00Z"/>
          <w:rFonts w:ascii="Arial" w:hAnsi="Arial" w:cs="Arial"/>
        </w:rPr>
      </w:pPr>
      <w:ins w:id="12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35D3EA2" w14:textId="77777777" w:rsidR="00AA2F5F" w:rsidRPr="002E06B9" w:rsidRDefault="00B929D3">
      <w:pPr>
        <w:rPr>
          <w:ins w:id="130" w:author="Nick Bernal" w:date="2026-08-03T22:25:00Z" w16du:dateUtc="2026-08-04T02:25:00Z"/>
          <w:rFonts w:ascii="Arial" w:hAnsi="Arial" w:cs="Arial"/>
        </w:rPr>
      </w:pPr>
      <w:ins w:id="13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B389408" w14:textId="77777777" w:rsidR="00AA2F5F" w:rsidRPr="002E06B9" w:rsidRDefault="00B929D3">
      <w:pPr>
        <w:rPr>
          <w:ins w:id="132" w:author="Nick Bernal" w:date="2026-08-03T22:25:00Z" w16du:dateUtc="2026-08-04T02:25:00Z"/>
          <w:rFonts w:ascii="Arial" w:hAnsi="Arial" w:cs="Arial"/>
        </w:rPr>
      </w:pPr>
      <w:ins w:id="13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93E62C" w14:textId="77777777" w:rsidR="00AA2F5F" w:rsidRPr="002E06B9" w:rsidRDefault="00B929D3">
      <w:pPr>
        <w:rPr>
          <w:ins w:id="134" w:author="Nick Bernal" w:date="2026-08-03T22:25:00Z" w16du:dateUtc="2026-08-04T02:25:00Z"/>
          <w:rFonts w:ascii="Arial" w:hAnsi="Arial" w:cs="Arial"/>
        </w:rPr>
      </w:pPr>
      <w:ins w:id="13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8F21C25" w14:textId="77777777" w:rsidR="00AA2F5F" w:rsidRPr="002E06B9" w:rsidRDefault="00B929D3">
      <w:pPr>
        <w:rPr>
          <w:ins w:id="136" w:author="Nick Bernal" w:date="2026-08-03T22:25:00Z" w16du:dateUtc="2026-08-04T02:25:00Z"/>
          <w:rFonts w:ascii="Arial" w:hAnsi="Arial" w:cs="Arial"/>
        </w:rPr>
      </w:pPr>
      <w:ins w:id="13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B2EA284" w14:textId="77777777" w:rsidR="00AA2F5F" w:rsidRPr="002E06B9" w:rsidRDefault="00B929D3">
      <w:pPr>
        <w:rPr>
          <w:ins w:id="138" w:author="Nick Bernal" w:date="2026-08-03T22:25:00Z" w16du:dateUtc="2026-08-04T02:25:00Z"/>
          <w:rFonts w:ascii="Arial" w:hAnsi="Arial" w:cs="Arial"/>
        </w:rPr>
      </w:pPr>
      <w:ins w:id="13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71D6B16" w14:textId="77777777" w:rsidR="00AA2F5F" w:rsidRPr="002E06B9" w:rsidRDefault="00B929D3">
      <w:pPr>
        <w:rPr>
          <w:ins w:id="140" w:author="Nick Bernal" w:date="2026-08-03T22:25:00Z" w16du:dateUtc="2026-08-04T02:25:00Z"/>
          <w:rFonts w:ascii="Arial" w:hAnsi="Arial" w:cs="Arial"/>
        </w:rPr>
      </w:pPr>
      <w:ins w:id="14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EA1E941" w14:textId="77777777" w:rsidR="00AA2F5F" w:rsidRPr="002E06B9" w:rsidRDefault="00B929D3">
      <w:pPr>
        <w:rPr>
          <w:ins w:id="142" w:author="Nick Bernal" w:date="2026-08-03T22:25:00Z" w16du:dateUtc="2026-08-04T02:25:00Z"/>
          <w:rFonts w:ascii="Arial" w:hAnsi="Arial" w:cs="Arial"/>
        </w:rPr>
      </w:pPr>
      <w:ins w:id="14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47E60A5" w14:textId="77777777" w:rsidR="00AA2F5F" w:rsidRPr="002E06B9" w:rsidRDefault="00B929D3">
      <w:pPr>
        <w:rPr>
          <w:ins w:id="144" w:author="Nick Bernal" w:date="2026-08-03T22:25:00Z" w16du:dateUtc="2026-08-04T02:25:00Z"/>
          <w:rFonts w:ascii="Arial" w:hAnsi="Arial" w:cs="Arial"/>
        </w:rPr>
      </w:pPr>
      <w:ins w:id="14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F4E615A" w14:textId="77777777" w:rsidR="00AA2F5F" w:rsidRPr="002E06B9" w:rsidRDefault="00B929D3">
      <w:pPr>
        <w:rPr>
          <w:ins w:id="146" w:author="Nick Bernal" w:date="2026-08-03T22:25:00Z" w16du:dateUtc="2026-08-04T02:25:00Z"/>
          <w:rFonts w:ascii="Arial" w:hAnsi="Arial" w:cs="Arial"/>
        </w:rPr>
      </w:pPr>
      <w:ins w:id="14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CF97125" w14:textId="77777777" w:rsidR="00AA2F5F" w:rsidRPr="002E06B9" w:rsidRDefault="00B929D3">
      <w:pPr>
        <w:rPr>
          <w:ins w:id="148" w:author="Nick Bernal" w:date="2026-08-03T22:25:00Z" w16du:dateUtc="2026-08-04T02:25:00Z"/>
          <w:rFonts w:ascii="Arial" w:hAnsi="Arial" w:cs="Arial"/>
        </w:rPr>
      </w:pPr>
      <w:ins w:id="14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765BCE" w14:textId="77777777" w:rsidR="00AA2F5F" w:rsidRPr="002E06B9" w:rsidRDefault="00B929D3">
      <w:pPr>
        <w:rPr>
          <w:ins w:id="150" w:author="Nick Bernal" w:date="2026-08-03T22:25:00Z" w16du:dateUtc="2026-08-04T02:25:00Z"/>
          <w:rFonts w:ascii="Arial" w:hAnsi="Arial" w:cs="Arial"/>
        </w:rPr>
      </w:pPr>
      <w:ins w:id="15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FACACA0" w14:textId="77777777" w:rsidR="00AA2F5F" w:rsidRPr="002E06B9" w:rsidRDefault="00B929D3">
      <w:pPr>
        <w:rPr>
          <w:ins w:id="152" w:author="Nick Bernal" w:date="2026-08-03T22:25:00Z" w16du:dateUtc="2026-08-04T02:25:00Z"/>
          <w:rFonts w:ascii="Arial" w:hAnsi="Arial" w:cs="Arial"/>
        </w:rPr>
      </w:pPr>
      <w:ins w:id="15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E675834" w14:textId="77777777" w:rsidR="00AA2F5F" w:rsidRPr="002E06B9" w:rsidRDefault="00B929D3">
      <w:pPr>
        <w:rPr>
          <w:ins w:id="154" w:author="Nick Bernal" w:date="2026-08-03T22:25:00Z" w16du:dateUtc="2026-08-04T02:25:00Z"/>
          <w:rFonts w:ascii="Arial" w:hAnsi="Arial" w:cs="Arial"/>
        </w:rPr>
      </w:pPr>
      <w:ins w:id="15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DAFBA2D" w14:textId="77777777" w:rsidR="00AA2F5F" w:rsidRPr="002E06B9" w:rsidRDefault="00B929D3">
      <w:pPr>
        <w:rPr>
          <w:ins w:id="156" w:author="Nick Bernal" w:date="2026-08-03T22:25:00Z" w16du:dateUtc="2026-08-04T02:25:00Z"/>
          <w:rFonts w:ascii="Arial" w:hAnsi="Arial" w:cs="Arial"/>
        </w:rPr>
      </w:pPr>
      <w:ins w:id="15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98630C8" w14:textId="77777777" w:rsidR="00AA2F5F" w:rsidRPr="002E06B9" w:rsidRDefault="00B929D3">
      <w:pPr>
        <w:rPr>
          <w:ins w:id="158" w:author="Nick Bernal" w:date="2026-08-03T22:25:00Z" w16du:dateUtc="2026-08-04T02:25:00Z"/>
          <w:rFonts w:ascii="Arial" w:hAnsi="Arial" w:cs="Arial"/>
        </w:rPr>
      </w:pPr>
      <w:ins w:id="15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C0A39BA" w14:textId="77777777" w:rsidR="00AA2F5F" w:rsidRPr="002E06B9" w:rsidRDefault="00B929D3">
      <w:pPr>
        <w:rPr>
          <w:ins w:id="160" w:author="Nick Bernal" w:date="2026-08-03T22:25:00Z" w16du:dateUtc="2026-08-04T02:25:00Z"/>
          <w:rFonts w:ascii="Arial" w:hAnsi="Arial" w:cs="Arial"/>
        </w:rPr>
      </w:pPr>
      <w:ins w:id="16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F5582F0" w14:textId="77777777" w:rsidR="00AA2F5F" w:rsidRPr="002E06B9" w:rsidRDefault="00B929D3">
      <w:pPr>
        <w:rPr>
          <w:ins w:id="162" w:author="Nick Bernal" w:date="2026-08-03T22:25:00Z" w16du:dateUtc="2026-08-04T02:25:00Z"/>
          <w:rFonts w:ascii="Arial" w:hAnsi="Arial" w:cs="Arial"/>
        </w:rPr>
      </w:pPr>
      <w:ins w:id="16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8D2074" w14:textId="77777777" w:rsidR="00AA2F5F" w:rsidRPr="002E06B9" w:rsidRDefault="00B929D3">
      <w:pPr>
        <w:rPr>
          <w:ins w:id="164" w:author="Nick Bernal" w:date="2026-08-03T22:25:00Z" w16du:dateUtc="2026-08-04T02:25:00Z"/>
          <w:rFonts w:ascii="Arial" w:hAnsi="Arial" w:cs="Arial"/>
        </w:rPr>
      </w:pPr>
      <w:ins w:id="16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722F83A" w14:textId="77777777" w:rsidR="00AA2F5F" w:rsidRPr="002E06B9" w:rsidRDefault="00B929D3">
      <w:pPr>
        <w:rPr>
          <w:ins w:id="166" w:author="Nick Bernal" w:date="2026-08-03T22:25:00Z" w16du:dateUtc="2026-08-04T02:25:00Z"/>
          <w:rFonts w:ascii="Arial" w:hAnsi="Arial" w:cs="Arial"/>
        </w:rPr>
      </w:pPr>
      <w:ins w:id="16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399AD19" w14:textId="77777777" w:rsidR="00AA2F5F" w:rsidRPr="002E06B9" w:rsidRDefault="00B929D3">
      <w:pPr>
        <w:rPr>
          <w:ins w:id="168" w:author="Nick Bernal" w:date="2026-08-03T22:25:00Z" w16du:dateUtc="2026-08-04T02:25:00Z"/>
          <w:rFonts w:ascii="Arial" w:hAnsi="Arial" w:cs="Arial"/>
        </w:rPr>
      </w:pPr>
      <w:ins w:id="16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9284BA" w14:textId="77777777" w:rsidR="00AA2F5F" w:rsidRPr="002E06B9" w:rsidRDefault="00B929D3">
      <w:pPr>
        <w:rPr>
          <w:ins w:id="170" w:author="Nick Bernal" w:date="2026-08-03T22:25:00Z" w16du:dateUtc="2026-08-04T02:25:00Z"/>
          <w:rFonts w:ascii="Arial" w:hAnsi="Arial" w:cs="Arial"/>
        </w:rPr>
      </w:pPr>
      <w:ins w:id="17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4FABBF3" w14:textId="77777777" w:rsidR="00AA2F5F" w:rsidRPr="002E06B9" w:rsidRDefault="00B929D3">
      <w:pPr>
        <w:rPr>
          <w:ins w:id="172" w:author="Nick Bernal" w:date="2026-08-03T22:25:00Z" w16du:dateUtc="2026-08-04T02:25:00Z"/>
          <w:rFonts w:ascii="Arial" w:hAnsi="Arial" w:cs="Arial"/>
        </w:rPr>
      </w:pPr>
      <w:ins w:id="17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2090DB9" w14:textId="77777777" w:rsidR="00AA2F5F" w:rsidRPr="002E06B9" w:rsidRDefault="00B929D3">
      <w:pPr>
        <w:rPr>
          <w:ins w:id="174" w:author="Nick Bernal" w:date="2026-08-03T22:25:00Z" w16du:dateUtc="2026-08-04T02:25:00Z"/>
          <w:rFonts w:ascii="Arial" w:hAnsi="Arial" w:cs="Arial"/>
        </w:rPr>
      </w:pPr>
      <w:ins w:id="17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060781A" w14:textId="77777777" w:rsidR="00AA2F5F" w:rsidRPr="002E06B9" w:rsidRDefault="00B929D3">
      <w:pPr>
        <w:rPr>
          <w:ins w:id="176" w:author="Nick Bernal" w:date="2026-08-03T22:25:00Z" w16du:dateUtc="2026-08-04T02:25:00Z"/>
          <w:rFonts w:ascii="Arial" w:hAnsi="Arial" w:cs="Arial"/>
        </w:rPr>
      </w:pPr>
      <w:ins w:id="17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FEC6E0F" w14:textId="77777777" w:rsidR="00AA2F5F" w:rsidRPr="002E06B9" w:rsidRDefault="00B929D3">
      <w:pPr>
        <w:rPr>
          <w:ins w:id="178" w:author="Nick Bernal" w:date="2026-08-03T22:25:00Z" w16du:dateUtc="2026-08-04T02:25:00Z"/>
          <w:rFonts w:ascii="Arial" w:hAnsi="Arial" w:cs="Arial"/>
        </w:rPr>
      </w:pPr>
      <w:ins w:id="17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4735E0" w14:textId="77777777" w:rsidR="00AA2F5F" w:rsidRPr="002E06B9" w:rsidRDefault="00B929D3">
      <w:pPr>
        <w:rPr>
          <w:ins w:id="180" w:author="Nick Bernal" w:date="2026-08-03T22:25:00Z" w16du:dateUtc="2026-08-04T02:25:00Z"/>
          <w:rFonts w:ascii="Arial" w:hAnsi="Arial" w:cs="Arial"/>
        </w:rPr>
      </w:pPr>
      <w:ins w:id="18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2EAB8F4" w14:textId="77777777" w:rsidR="00AA2F5F" w:rsidRPr="002E06B9" w:rsidRDefault="00B929D3">
      <w:pPr>
        <w:rPr>
          <w:ins w:id="182" w:author="Nick Bernal" w:date="2026-08-03T22:25:00Z" w16du:dateUtc="2026-08-04T02:25:00Z"/>
          <w:rFonts w:ascii="Arial" w:hAnsi="Arial" w:cs="Arial"/>
        </w:rPr>
      </w:pPr>
      <w:ins w:id="18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1C635AA" w14:textId="77777777" w:rsidR="00AA2F5F" w:rsidRPr="002E06B9" w:rsidRDefault="00B929D3">
      <w:pPr>
        <w:rPr>
          <w:ins w:id="184" w:author="Nick Bernal" w:date="2026-08-03T22:25:00Z" w16du:dateUtc="2026-08-04T02:25:00Z"/>
          <w:rFonts w:ascii="Arial" w:hAnsi="Arial" w:cs="Arial"/>
        </w:rPr>
      </w:pPr>
      <w:ins w:id="18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05B078" w14:textId="77777777" w:rsidR="00AA2F5F" w:rsidRPr="002E06B9" w:rsidRDefault="00B929D3">
      <w:pPr>
        <w:rPr>
          <w:ins w:id="186" w:author="Nick Bernal" w:date="2026-08-03T22:25:00Z" w16du:dateUtc="2026-08-04T02:25:00Z"/>
          <w:rFonts w:ascii="Arial" w:hAnsi="Arial" w:cs="Arial"/>
        </w:rPr>
      </w:pPr>
      <w:ins w:id="18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14FD338" w14:textId="77777777" w:rsidR="00AA2F5F" w:rsidRPr="002E06B9" w:rsidRDefault="00B929D3">
      <w:pPr>
        <w:rPr>
          <w:ins w:id="188" w:author="Nick Bernal" w:date="2026-08-03T22:25:00Z" w16du:dateUtc="2026-08-04T02:25:00Z"/>
          <w:rFonts w:ascii="Arial" w:hAnsi="Arial" w:cs="Arial"/>
        </w:rPr>
      </w:pPr>
      <w:ins w:id="18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E66ED33" w14:textId="77777777" w:rsidR="00AA2F5F" w:rsidRPr="002E06B9" w:rsidRDefault="00B929D3">
      <w:pPr>
        <w:rPr>
          <w:ins w:id="190" w:author="Nick Bernal" w:date="2026-08-03T22:25:00Z" w16du:dateUtc="2026-08-04T02:25:00Z"/>
          <w:rFonts w:ascii="Arial" w:hAnsi="Arial" w:cs="Arial"/>
        </w:rPr>
      </w:pPr>
      <w:ins w:id="19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DA69FE8" w14:textId="77777777" w:rsidR="00AA2F5F" w:rsidRPr="002E06B9" w:rsidRDefault="00B929D3">
      <w:pPr>
        <w:rPr>
          <w:ins w:id="192" w:author="Nick Bernal" w:date="2026-08-03T22:25:00Z" w16du:dateUtc="2026-08-04T02:25:00Z"/>
          <w:rFonts w:ascii="Arial" w:hAnsi="Arial" w:cs="Arial"/>
        </w:rPr>
      </w:pPr>
      <w:ins w:id="19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517413" w14:textId="77777777" w:rsidR="00AA2F5F" w:rsidRPr="002E06B9" w:rsidRDefault="00B929D3">
      <w:pPr>
        <w:rPr>
          <w:ins w:id="194" w:author="Nick Bernal" w:date="2026-08-03T22:25:00Z" w16du:dateUtc="2026-08-04T02:25:00Z"/>
          <w:rFonts w:ascii="Arial" w:hAnsi="Arial" w:cs="Arial"/>
        </w:rPr>
      </w:pPr>
      <w:ins w:id="19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BDEF337" w14:textId="77777777" w:rsidR="00AA2F5F" w:rsidRPr="002E06B9" w:rsidRDefault="00B929D3">
      <w:pPr>
        <w:rPr>
          <w:ins w:id="196" w:author="Nick Bernal" w:date="2026-08-03T22:25:00Z" w16du:dateUtc="2026-08-04T02:25:00Z"/>
          <w:rFonts w:ascii="Arial" w:hAnsi="Arial" w:cs="Arial"/>
        </w:rPr>
      </w:pPr>
      <w:ins w:id="19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325578C" w14:textId="77777777" w:rsidR="00AA2F5F" w:rsidRPr="002E06B9" w:rsidRDefault="00B929D3">
      <w:pPr>
        <w:rPr>
          <w:ins w:id="198" w:author="Nick Bernal" w:date="2026-08-03T22:25:00Z" w16du:dateUtc="2026-08-04T02:25:00Z"/>
          <w:rFonts w:ascii="Arial" w:hAnsi="Arial" w:cs="Arial"/>
        </w:rPr>
      </w:pPr>
      <w:ins w:id="19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A9C9C81" w14:textId="77777777" w:rsidR="00AA2F5F" w:rsidRPr="002E06B9" w:rsidRDefault="00B929D3">
      <w:pPr>
        <w:rPr>
          <w:ins w:id="200" w:author="Nick Bernal" w:date="2026-08-03T22:25:00Z" w16du:dateUtc="2026-08-04T02:25:00Z"/>
          <w:rFonts w:ascii="Arial" w:hAnsi="Arial" w:cs="Arial"/>
        </w:rPr>
      </w:pPr>
      <w:ins w:id="20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52CEA6F" w14:textId="77777777" w:rsidR="00AA2F5F" w:rsidRPr="002E06B9" w:rsidRDefault="00B929D3">
      <w:pPr>
        <w:rPr>
          <w:ins w:id="202" w:author="Nick Bernal" w:date="2026-08-03T22:25:00Z" w16du:dateUtc="2026-08-04T02:25:00Z"/>
          <w:rFonts w:ascii="Arial" w:hAnsi="Arial" w:cs="Arial"/>
        </w:rPr>
      </w:pPr>
      <w:ins w:id="20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2AA1FC" w14:textId="77777777" w:rsidR="00AA2F5F" w:rsidRPr="002E06B9" w:rsidRDefault="00B929D3">
      <w:pPr>
        <w:rPr>
          <w:ins w:id="204" w:author="Nick Bernal" w:date="2026-08-03T22:25:00Z" w16du:dateUtc="2026-08-04T02:25:00Z"/>
          <w:rFonts w:ascii="Arial" w:hAnsi="Arial" w:cs="Arial"/>
        </w:rPr>
      </w:pPr>
      <w:ins w:id="20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994E51E" w14:textId="77777777" w:rsidR="00AA2F5F" w:rsidRPr="002E06B9" w:rsidRDefault="00B929D3">
      <w:pPr>
        <w:rPr>
          <w:ins w:id="206" w:author="Nick Bernal" w:date="2026-08-03T22:25:00Z" w16du:dateUtc="2026-08-04T02:25:00Z"/>
          <w:rFonts w:ascii="Arial" w:hAnsi="Arial" w:cs="Arial"/>
        </w:rPr>
      </w:pPr>
      <w:ins w:id="20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0265597" w14:textId="77777777" w:rsidR="00AA2F5F" w:rsidRPr="002E06B9" w:rsidRDefault="00B929D3">
      <w:pPr>
        <w:rPr>
          <w:ins w:id="208" w:author="Nick Bernal" w:date="2026-08-03T22:25:00Z" w16du:dateUtc="2026-08-04T02:25:00Z"/>
          <w:rFonts w:ascii="Arial" w:hAnsi="Arial" w:cs="Arial"/>
        </w:rPr>
      </w:pPr>
      <w:ins w:id="20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AE4358" w14:textId="77777777" w:rsidR="00AA2F5F" w:rsidRPr="002E06B9" w:rsidRDefault="00B929D3">
      <w:pPr>
        <w:rPr>
          <w:ins w:id="210" w:author="Nick Bernal" w:date="2026-08-03T22:25:00Z" w16du:dateUtc="2026-08-04T02:25:00Z"/>
          <w:rFonts w:ascii="Arial" w:hAnsi="Arial" w:cs="Arial"/>
        </w:rPr>
      </w:pPr>
      <w:ins w:id="21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D5A575E" w14:textId="77777777" w:rsidR="00AA2F5F" w:rsidRPr="002E06B9" w:rsidRDefault="00B929D3">
      <w:pPr>
        <w:rPr>
          <w:ins w:id="212" w:author="Nick Bernal" w:date="2026-08-03T22:25:00Z" w16du:dateUtc="2026-08-04T02:25:00Z"/>
          <w:rFonts w:ascii="Arial" w:hAnsi="Arial" w:cs="Arial"/>
        </w:rPr>
      </w:pPr>
      <w:ins w:id="21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DD6872A" w14:textId="77777777" w:rsidR="00AA2F5F" w:rsidRPr="002E06B9" w:rsidRDefault="00B929D3">
      <w:pPr>
        <w:rPr>
          <w:ins w:id="214" w:author="Nick Bernal" w:date="2026-08-03T22:25:00Z" w16du:dateUtc="2026-08-04T02:25:00Z"/>
          <w:rFonts w:ascii="Arial" w:hAnsi="Arial" w:cs="Arial"/>
        </w:rPr>
      </w:pPr>
      <w:ins w:id="21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0C442E" w14:textId="77777777" w:rsidR="00AA2F5F" w:rsidRPr="002E06B9" w:rsidRDefault="00B929D3">
      <w:pPr>
        <w:rPr>
          <w:ins w:id="216" w:author="Nick Bernal" w:date="2026-08-03T22:25:00Z" w16du:dateUtc="2026-08-04T02:25:00Z"/>
          <w:rFonts w:ascii="Arial" w:hAnsi="Arial" w:cs="Arial"/>
        </w:rPr>
      </w:pPr>
      <w:ins w:id="21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3A05E19" w14:textId="77777777" w:rsidR="00AA2F5F" w:rsidRPr="002E06B9" w:rsidRDefault="00B929D3">
      <w:pPr>
        <w:rPr>
          <w:ins w:id="218" w:author="Nick Bernal" w:date="2026-08-03T22:25:00Z" w16du:dateUtc="2026-08-04T02:25:00Z"/>
          <w:rFonts w:ascii="Arial" w:hAnsi="Arial" w:cs="Arial"/>
        </w:rPr>
      </w:pPr>
      <w:ins w:id="21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46A033" w14:textId="77777777" w:rsidR="00AA2F5F" w:rsidRPr="002E06B9" w:rsidRDefault="00B929D3">
      <w:pPr>
        <w:rPr>
          <w:ins w:id="220" w:author="Nick Bernal" w:date="2026-08-03T22:25:00Z" w16du:dateUtc="2026-08-04T02:25:00Z"/>
          <w:rFonts w:ascii="Arial" w:hAnsi="Arial" w:cs="Arial"/>
        </w:rPr>
      </w:pPr>
      <w:ins w:id="22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7CAA6E" w14:textId="77777777" w:rsidR="00AA2F5F" w:rsidRPr="002E06B9" w:rsidRDefault="00B929D3">
      <w:pPr>
        <w:rPr>
          <w:ins w:id="222" w:author="Nick Bernal" w:date="2026-08-03T22:25:00Z" w16du:dateUtc="2026-08-04T02:25:00Z"/>
          <w:rFonts w:ascii="Arial" w:hAnsi="Arial" w:cs="Arial"/>
        </w:rPr>
      </w:pPr>
      <w:ins w:id="22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3A31900" w14:textId="77777777" w:rsidR="00AA2F5F" w:rsidRPr="002E06B9" w:rsidRDefault="00B929D3">
      <w:pPr>
        <w:rPr>
          <w:ins w:id="224" w:author="Nick Bernal" w:date="2026-08-03T22:25:00Z" w16du:dateUtc="2026-08-04T02:25:00Z"/>
          <w:rFonts w:ascii="Arial" w:hAnsi="Arial" w:cs="Arial"/>
        </w:rPr>
      </w:pPr>
      <w:ins w:id="22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302E313" w14:textId="77777777" w:rsidR="00AA2F5F" w:rsidRPr="002E06B9" w:rsidRDefault="00B929D3">
      <w:pPr>
        <w:rPr>
          <w:ins w:id="226" w:author="Nick Bernal" w:date="2026-08-03T22:25:00Z" w16du:dateUtc="2026-08-04T02:25:00Z"/>
          <w:rFonts w:ascii="Arial" w:hAnsi="Arial" w:cs="Arial"/>
        </w:rPr>
      </w:pPr>
      <w:ins w:id="22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0CE3416" w14:textId="77777777" w:rsidR="00AA2F5F" w:rsidRPr="002E06B9" w:rsidRDefault="00B929D3">
      <w:pPr>
        <w:rPr>
          <w:ins w:id="228" w:author="Nick Bernal" w:date="2026-08-03T22:25:00Z" w16du:dateUtc="2026-08-04T02:25:00Z"/>
          <w:rFonts w:ascii="Arial" w:hAnsi="Arial" w:cs="Arial"/>
        </w:rPr>
      </w:pPr>
      <w:ins w:id="22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1B0DDDA" w14:textId="77777777" w:rsidR="00AA2F5F" w:rsidRPr="002E06B9" w:rsidRDefault="00B929D3">
      <w:pPr>
        <w:rPr>
          <w:ins w:id="230" w:author="Nick Bernal" w:date="2026-08-03T22:25:00Z" w16du:dateUtc="2026-08-04T02:25:00Z"/>
          <w:rFonts w:ascii="Arial" w:hAnsi="Arial" w:cs="Arial"/>
        </w:rPr>
      </w:pPr>
      <w:ins w:id="23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93BADF7" w14:textId="77777777" w:rsidR="00AA2F5F" w:rsidRPr="002E06B9" w:rsidRDefault="00B929D3">
      <w:pPr>
        <w:rPr>
          <w:ins w:id="232" w:author="Nick Bernal" w:date="2026-08-03T22:25:00Z" w16du:dateUtc="2026-08-04T02:25:00Z"/>
          <w:rFonts w:ascii="Arial" w:hAnsi="Arial" w:cs="Arial"/>
        </w:rPr>
      </w:pPr>
      <w:ins w:id="23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18DC3CC" w14:textId="77777777" w:rsidR="00AA2F5F" w:rsidRPr="002E06B9" w:rsidRDefault="00B929D3">
      <w:pPr>
        <w:rPr>
          <w:ins w:id="234" w:author="Nick Bernal" w:date="2026-08-03T22:25:00Z" w16du:dateUtc="2026-08-04T02:25:00Z"/>
          <w:rFonts w:ascii="Arial" w:hAnsi="Arial" w:cs="Arial"/>
        </w:rPr>
      </w:pPr>
      <w:ins w:id="23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69D12D8" w14:textId="77777777" w:rsidR="00AA2F5F" w:rsidRPr="002E06B9" w:rsidRDefault="00B929D3">
      <w:pPr>
        <w:rPr>
          <w:ins w:id="236" w:author="Nick Bernal" w:date="2026-08-03T22:25:00Z" w16du:dateUtc="2026-08-04T02:25:00Z"/>
          <w:rFonts w:ascii="Arial" w:hAnsi="Arial" w:cs="Arial"/>
        </w:rPr>
      </w:pPr>
      <w:ins w:id="23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E8C8FA" w14:textId="77777777" w:rsidR="00AA2F5F" w:rsidRPr="002E06B9" w:rsidRDefault="00B929D3">
      <w:pPr>
        <w:rPr>
          <w:ins w:id="238" w:author="Nick Bernal" w:date="2026-08-03T22:25:00Z" w16du:dateUtc="2026-08-04T02:25:00Z"/>
          <w:rFonts w:ascii="Arial" w:hAnsi="Arial" w:cs="Arial"/>
        </w:rPr>
      </w:pPr>
      <w:ins w:id="23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730252" w14:textId="77777777" w:rsidR="00AA2F5F" w:rsidRPr="002E06B9" w:rsidRDefault="00B929D3">
      <w:pPr>
        <w:rPr>
          <w:ins w:id="240" w:author="Nick Bernal" w:date="2026-08-03T22:25:00Z" w16du:dateUtc="2026-08-04T02:25:00Z"/>
          <w:rFonts w:ascii="Arial" w:hAnsi="Arial" w:cs="Arial"/>
        </w:rPr>
      </w:pPr>
      <w:ins w:id="24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22D0C63" w14:textId="77777777" w:rsidR="00AA2F5F" w:rsidRPr="002E06B9" w:rsidRDefault="00B929D3">
      <w:pPr>
        <w:rPr>
          <w:ins w:id="242" w:author="Nick Bernal" w:date="2026-08-03T22:25:00Z" w16du:dateUtc="2026-08-04T02:25:00Z"/>
          <w:rFonts w:ascii="Arial" w:hAnsi="Arial" w:cs="Arial"/>
        </w:rPr>
      </w:pPr>
      <w:ins w:id="24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540EA89" w14:textId="77777777" w:rsidR="00AA2F5F" w:rsidRPr="002E06B9" w:rsidRDefault="00B929D3">
      <w:pPr>
        <w:rPr>
          <w:ins w:id="244" w:author="Nick Bernal" w:date="2026-08-03T22:25:00Z" w16du:dateUtc="2026-08-04T02:25:00Z"/>
          <w:rFonts w:ascii="Arial" w:hAnsi="Arial" w:cs="Arial"/>
        </w:rPr>
      </w:pPr>
      <w:ins w:id="24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67268EF" w14:textId="77777777" w:rsidR="00AA2F5F" w:rsidRPr="002E06B9" w:rsidRDefault="00B929D3">
      <w:pPr>
        <w:rPr>
          <w:ins w:id="246" w:author="Nick Bernal" w:date="2026-08-03T22:25:00Z" w16du:dateUtc="2026-08-04T02:25:00Z"/>
          <w:rFonts w:ascii="Arial" w:hAnsi="Arial" w:cs="Arial"/>
        </w:rPr>
      </w:pPr>
      <w:ins w:id="24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304029" w14:textId="77777777" w:rsidR="00AA2F5F" w:rsidRPr="002E06B9" w:rsidRDefault="00B929D3">
      <w:pPr>
        <w:rPr>
          <w:ins w:id="248" w:author="Nick Bernal" w:date="2026-08-03T22:25:00Z" w16du:dateUtc="2026-08-04T02:25:00Z"/>
          <w:rFonts w:ascii="Arial" w:hAnsi="Arial" w:cs="Arial"/>
        </w:rPr>
      </w:pPr>
      <w:ins w:id="24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C1A4C98" w14:textId="77777777" w:rsidR="00AA2F5F" w:rsidRPr="002E06B9" w:rsidRDefault="00B929D3">
      <w:pPr>
        <w:rPr>
          <w:ins w:id="250" w:author="Nick Bernal" w:date="2026-08-03T22:25:00Z" w16du:dateUtc="2026-08-04T02:25:00Z"/>
          <w:rFonts w:ascii="Arial" w:hAnsi="Arial" w:cs="Arial"/>
        </w:rPr>
      </w:pPr>
      <w:ins w:id="25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7F94C0C" w14:textId="77777777" w:rsidR="00AA2F5F" w:rsidRPr="002E06B9" w:rsidRDefault="00B929D3">
      <w:pPr>
        <w:rPr>
          <w:ins w:id="252" w:author="Nick Bernal" w:date="2026-08-03T22:25:00Z" w16du:dateUtc="2026-08-04T02:25:00Z"/>
          <w:rFonts w:ascii="Arial" w:hAnsi="Arial" w:cs="Arial"/>
        </w:rPr>
      </w:pPr>
      <w:ins w:id="25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1E72042" w14:textId="77777777" w:rsidR="00AA2F5F" w:rsidRPr="002E06B9" w:rsidRDefault="00B929D3">
      <w:pPr>
        <w:rPr>
          <w:ins w:id="254" w:author="Nick Bernal" w:date="2026-08-03T22:25:00Z" w16du:dateUtc="2026-08-04T02:25:00Z"/>
          <w:rFonts w:ascii="Arial" w:hAnsi="Arial" w:cs="Arial"/>
        </w:rPr>
      </w:pPr>
      <w:ins w:id="25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CD4AC9" w14:textId="77777777" w:rsidR="00AA2F5F" w:rsidRPr="002E06B9" w:rsidRDefault="00B929D3">
      <w:pPr>
        <w:rPr>
          <w:ins w:id="256" w:author="Nick Bernal" w:date="2026-08-03T22:25:00Z" w16du:dateUtc="2026-08-04T02:25:00Z"/>
          <w:rFonts w:ascii="Arial" w:hAnsi="Arial" w:cs="Arial"/>
        </w:rPr>
      </w:pPr>
      <w:ins w:id="25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0BACD72" w14:textId="77777777" w:rsidR="00AA2F5F" w:rsidRPr="002E06B9" w:rsidRDefault="00B929D3">
      <w:pPr>
        <w:rPr>
          <w:ins w:id="258" w:author="Nick Bernal" w:date="2026-08-03T22:25:00Z" w16du:dateUtc="2026-08-04T02:25:00Z"/>
          <w:rFonts w:ascii="Arial" w:hAnsi="Arial" w:cs="Arial"/>
        </w:rPr>
      </w:pPr>
      <w:ins w:id="25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6872BE" w14:textId="77777777" w:rsidR="00AA2F5F" w:rsidRPr="002E06B9" w:rsidRDefault="00B929D3">
      <w:pPr>
        <w:rPr>
          <w:ins w:id="260" w:author="Nick Bernal" w:date="2026-08-03T22:25:00Z" w16du:dateUtc="2026-08-04T02:25:00Z"/>
          <w:rFonts w:ascii="Arial" w:hAnsi="Arial" w:cs="Arial"/>
        </w:rPr>
      </w:pPr>
      <w:ins w:id="26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706C541" w14:textId="77777777" w:rsidR="00AA2F5F" w:rsidRPr="002E06B9" w:rsidRDefault="00B929D3">
      <w:pPr>
        <w:rPr>
          <w:ins w:id="262" w:author="Nick Bernal" w:date="2026-08-03T22:25:00Z" w16du:dateUtc="2026-08-04T02:25:00Z"/>
          <w:rFonts w:ascii="Arial" w:hAnsi="Arial" w:cs="Arial"/>
        </w:rPr>
      </w:pPr>
      <w:ins w:id="26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9CA2D78" w14:textId="77777777" w:rsidR="00AA2F5F" w:rsidRPr="002E06B9" w:rsidRDefault="00B929D3">
      <w:pPr>
        <w:rPr>
          <w:ins w:id="264" w:author="Nick Bernal" w:date="2026-08-03T22:25:00Z" w16du:dateUtc="2026-08-04T02:25:00Z"/>
          <w:rFonts w:ascii="Arial" w:hAnsi="Arial" w:cs="Arial"/>
        </w:rPr>
      </w:pPr>
      <w:ins w:id="26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C3F5327" w14:textId="77777777" w:rsidR="00AA2F5F" w:rsidRPr="002E06B9" w:rsidRDefault="00B929D3">
      <w:pPr>
        <w:rPr>
          <w:ins w:id="266" w:author="Nick Bernal" w:date="2026-08-03T22:25:00Z" w16du:dateUtc="2026-08-04T02:25:00Z"/>
          <w:rFonts w:ascii="Arial" w:hAnsi="Arial" w:cs="Arial"/>
        </w:rPr>
      </w:pPr>
      <w:ins w:id="26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65AAA0" w14:textId="77777777" w:rsidR="00AA2F5F" w:rsidRPr="002E06B9" w:rsidRDefault="00B929D3">
      <w:pPr>
        <w:rPr>
          <w:ins w:id="268" w:author="Nick Bernal" w:date="2026-08-03T22:25:00Z" w16du:dateUtc="2026-08-04T02:25:00Z"/>
          <w:rFonts w:ascii="Arial" w:hAnsi="Arial" w:cs="Arial"/>
        </w:rPr>
      </w:pPr>
      <w:ins w:id="26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B4FA373" w14:textId="77777777" w:rsidR="00AA2F5F" w:rsidRPr="002E06B9" w:rsidRDefault="00B929D3">
      <w:pPr>
        <w:rPr>
          <w:ins w:id="270" w:author="Nick Bernal" w:date="2026-08-03T22:25:00Z" w16du:dateUtc="2026-08-04T02:25:00Z"/>
          <w:rFonts w:ascii="Arial" w:hAnsi="Arial" w:cs="Arial"/>
        </w:rPr>
      </w:pPr>
      <w:ins w:id="27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93E5F33" w14:textId="77777777" w:rsidR="00AA2F5F" w:rsidRPr="002E06B9" w:rsidRDefault="00B929D3">
      <w:pPr>
        <w:rPr>
          <w:ins w:id="272" w:author="Nick Bernal" w:date="2026-08-03T22:25:00Z" w16du:dateUtc="2026-08-04T02:25:00Z"/>
          <w:rFonts w:ascii="Arial" w:hAnsi="Arial" w:cs="Arial"/>
        </w:rPr>
      </w:pPr>
      <w:ins w:id="27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D6FB13" w14:textId="77777777" w:rsidR="00AA2F5F" w:rsidRPr="002E06B9" w:rsidRDefault="00B929D3">
      <w:pPr>
        <w:rPr>
          <w:ins w:id="274" w:author="Nick Bernal" w:date="2026-08-03T22:25:00Z" w16du:dateUtc="2026-08-04T02:25:00Z"/>
          <w:rFonts w:ascii="Arial" w:hAnsi="Arial" w:cs="Arial"/>
        </w:rPr>
      </w:pPr>
      <w:ins w:id="27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A6ACFAF" w14:textId="77777777" w:rsidR="00AA2F5F" w:rsidRPr="002E06B9" w:rsidRDefault="00B929D3">
      <w:pPr>
        <w:rPr>
          <w:ins w:id="276" w:author="Nick Bernal" w:date="2026-08-03T22:25:00Z" w16du:dateUtc="2026-08-04T02:25:00Z"/>
          <w:rFonts w:ascii="Arial" w:hAnsi="Arial" w:cs="Arial"/>
        </w:rPr>
      </w:pPr>
      <w:ins w:id="27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EAE46DD" w14:textId="77777777" w:rsidR="00AA2F5F" w:rsidRPr="002E06B9" w:rsidRDefault="00B929D3">
      <w:pPr>
        <w:rPr>
          <w:ins w:id="278" w:author="Nick Bernal" w:date="2026-08-03T22:25:00Z" w16du:dateUtc="2026-08-04T02:25:00Z"/>
          <w:rFonts w:ascii="Arial" w:hAnsi="Arial" w:cs="Arial"/>
        </w:rPr>
      </w:pPr>
      <w:ins w:id="27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EE16168" w14:textId="77777777" w:rsidR="00AA2F5F" w:rsidRPr="002E06B9" w:rsidRDefault="00B929D3">
      <w:pPr>
        <w:rPr>
          <w:ins w:id="280" w:author="Nick Bernal" w:date="2026-08-03T22:25:00Z" w16du:dateUtc="2026-08-04T02:25:00Z"/>
          <w:rFonts w:ascii="Arial" w:hAnsi="Arial" w:cs="Arial"/>
        </w:rPr>
      </w:pPr>
      <w:ins w:id="28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629371" w14:textId="77777777" w:rsidR="00AA2F5F" w:rsidRPr="002E06B9" w:rsidRDefault="00B929D3">
      <w:pPr>
        <w:rPr>
          <w:ins w:id="282" w:author="Nick Bernal" w:date="2026-08-03T22:25:00Z" w16du:dateUtc="2026-08-04T02:25:00Z"/>
          <w:rFonts w:ascii="Arial" w:hAnsi="Arial" w:cs="Arial"/>
        </w:rPr>
      </w:pPr>
      <w:ins w:id="28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BBF4CE4" w14:textId="77777777" w:rsidR="00AA2F5F" w:rsidRPr="002E06B9" w:rsidRDefault="00B929D3">
      <w:pPr>
        <w:rPr>
          <w:ins w:id="284" w:author="Nick Bernal" w:date="2026-08-03T22:25:00Z" w16du:dateUtc="2026-08-04T02:25:00Z"/>
          <w:rFonts w:ascii="Arial" w:hAnsi="Arial" w:cs="Arial"/>
        </w:rPr>
      </w:pPr>
      <w:ins w:id="28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4F57D74" w14:textId="77777777" w:rsidR="00AA2F5F" w:rsidRPr="002E06B9" w:rsidRDefault="00B929D3">
      <w:pPr>
        <w:rPr>
          <w:ins w:id="286" w:author="Nick Bernal" w:date="2026-08-03T22:25:00Z" w16du:dateUtc="2026-08-04T02:25:00Z"/>
          <w:rFonts w:ascii="Arial" w:hAnsi="Arial" w:cs="Arial"/>
        </w:rPr>
      </w:pPr>
      <w:ins w:id="28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DA8E94" w14:textId="77777777" w:rsidR="00AA2F5F" w:rsidRPr="002E06B9" w:rsidRDefault="00B929D3">
      <w:pPr>
        <w:rPr>
          <w:ins w:id="288" w:author="Nick Bernal" w:date="2026-08-03T22:25:00Z" w16du:dateUtc="2026-08-04T02:25:00Z"/>
          <w:rFonts w:ascii="Arial" w:hAnsi="Arial" w:cs="Arial"/>
        </w:rPr>
      </w:pPr>
      <w:ins w:id="28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39C8986" w14:textId="77777777" w:rsidR="00AA2F5F" w:rsidRPr="002E06B9" w:rsidRDefault="00B929D3">
      <w:pPr>
        <w:rPr>
          <w:ins w:id="290" w:author="Nick Bernal" w:date="2026-08-03T22:25:00Z" w16du:dateUtc="2026-08-04T02:25:00Z"/>
          <w:rFonts w:ascii="Arial" w:hAnsi="Arial" w:cs="Arial"/>
        </w:rPr>
      </w:pPr>
      <w:ins w:id="291"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54B7A5" w14:textId="77777777" w:rsidR="00AA2F5F" w:rsidRPr="002E06B9" w:rsidRDefault="00B929D3">
      <w:pPr>
        <w:rPr>
          <w:ins w:id="292" w:author="Nick Bernal" w:date="2026-08-03T22:25:00Z" w16du:dateUtc="2026-08-04T02:25:00Z"/>
          <w:rFonts w:ascii="Arial" w:hAnsi="Arial" w:cs="Arial"/>
        </w:rPr>
      </w:pPr>
      <w:ins w:id="293"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815DFE0" w14:textId="77777777" w:rsidR="00AA2F5F" w:rsidRPr="002E06B9" w:rsidRDefault="00B929D3">
      <w:pPr>
        <w:rPr>
          <w:ins w:id="294" w:author="Nick Bernal" w:date="2026-08-03T22:25:00Z" w16du:dateUtc="2026-08-04T02:25:00Z"/>
          <w:rFonts w:ascii="Arial" w:hAnsi="Arial" w:cs="Arial"/>
        </w:rPr>
      </w:pPr>
      <w:ins w:id="295"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A3A7149" w14:textId="77777777" w:rsidR="00AA2F5F" w:rsidRPr="002E06B9" w:rsidRDefault="00B929D3">
      <w:pPr>
        <w:rPr>
          <w:ins w:id="296" w:author="Nick Bernal" w:date="2026-08-03T22:25:00Z" w16du:dateUtc="2026-08-04T02:25:00Z"/>
          <w:rFonts w:ascii="Arial" w:hAnsi="Arial" w:cs="Arial"/>
        </w:rPr>
      </w:pPr>
      <w:ins w:id="297"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7282525" w14:textId="77777777" w:rsidR="002C5FC7" w:rsidRDefault="00B929D3">
      <w:pPr>
        <w:pStyle w:val="Heading1"/>
        <w:rPr>
          <w:del w:id="298" w:author="Nick Bernal" w:date="2026-08-03T22:25:00Z" w16du:dateUtc="2026-08-04T02:25:00Z"/>
        </w:rPr>
      </w:pPr>
      <w:ins w:id="299" w:author="Nick Bernal" w:date="2026-08-03T22:25:00Z" w16du:dateUtc="2026-08-04T02:25: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del w:id="300" w:author="Nick Bernal" w:date="2026-08-03T22:25:00Z" w16du:dateUtc="2026-08-04T02:25:00Z">
        <w:r>
          <w:delText>Auto Page Number Test Document</w:delText>
        </w:r>
      </w:del>
    </w:p>
    <w:p w14:paraId="0A25D875" w14:textId="77777777" w:rsidR="002C5FC7" w:rsidRDefault="00B929D3">
      <w:pPr>
        <w:rPr>
          <w:del w:id="301" w:author="Nick Bernal" w:date="2026-08-03T22:25:00Z" w16du:dateUtc="2026-08-04T02:25:00Z"/>
        </w:rPr>
      </w:pPr>
      <w:del w:id="302" w:author="Nick Bernal" w:date="2026-08-03T22:25:00Z" w16du:dateUtc="2026-08-04T02:25:00Z">
        <w:r>
          <w:delText>Sample text to create more pages...</w:delText>
        </w:r>
      </w:del>
    </w:p>
    <w:p w14:paraId="68EDB613" w14:textId="77777777" w:rsidR="002C5FC7" w:rsidRDefault="00B929D3">
      <w:pPr>
        <w:rPr>
          <w:del w:id="303" w:author="Nick Bernal" w:date="2026-08-03T22:25:00Z" w16du:dateUtc="2026-08-04T02:25:00Z"/>
        </w:rPr>
      </w:pPr>
      <w:del w:id="304" w:author="Nick Bernal" w:date="2026-08-03T22:25:00Z" w16du:dateUtc="2026-08-04T02:25:00Z">
        <w:r>
          <w:delText>Sample text to create more pages...</w:delText>
        </w:r>
      </w:del>
    </w:p>
    <w:p w14:paraId="026EF23D" w14:textId="77777777" w:rsidR="002C5FC7" w:rsidRDefault="00B929D3">
      <w:pPr>
        <w:rPr>
          <w:del w:id="305" w:author="Nick Bernal" w:date="2026-08-03T22:25:00Z" w16du:dateUtc="2026-08-04T02:25:00Z"/>
        </w:rPr>
      </w:pPr>
      <w:del w:id="306" w:author="Nick Bernal" w:date="2026-08-03T22:25:00Z" w16du:dateUtc="2026-08-04T02:25:00Z">
        <w:r>
          <w:delText>Sample text to create more pages...</w:delText>
        </w:r>
      </w:del>
    </w:p>
    <w:p w14:paraId="754FC0E2" w14:textId="77777777" w:rsidR="002C5FC7" w:rsidRDefault="00B929D3">
      <w:pPr>
        <w:rPr>
          <w:del w:id="307" w:author="Nick Bernal" w:date="2026-08-03T22:25:00Z" w16du:dateUtc="2026-08-04T02:25:00Z"/>
        </w:rPr>
      </w:pPr>
      <w:del w:id="308" w:author="Nick Bernal" w:date="2026-08-03T22:25:00Z" w16du:dateUtc="2026-08-04T02:25:00Z">
        <w:r>
          <w:delText>Sample text to create more pages...</w:delText>
        </w:r>
      </w:del>
    </w:p>
    <w:p w14:paraId="0FA79D30" w14:textId="77777777" w:rsidR="002C5FC7" w:rsidRDefault="00B929D3">
      <w:pPr>
        <w:rPr>
          <w:del w:id="309" w:author="Nick Bernal" w:date="2026-08-03T22:25:00Z" w16du:dateUtc="2026-08-04T02:25:00Z"/>
        </w:rPr>
      </w:pPr>
      <w:del w:id="310" w:author="Nick Bernal" w:date="2026-08-03T22:25:00Z" w16du:dateUtc="2026-08-04T02:25:00Z">
        <w:r>
          <w:delText>Sample text to create more pages...</w:delText>
        </w:r>
      </w:del>
    </w:p>
    <w:p w14:paraId="2C45E0E1" w14:textId="77777777" w:rsidR="002C5FC7" w:rsidRDefault="00B929D3">
      <w:pPr>
        <w:rPr>
          <w:del w:id="311" w:author="Nick Bernal" w:date="2026-08-03T22:25:00Z" w16du:dateUtc="2026-08-04T02:25:00Z"/>
        </w:rPr>
      </w:pPr>
      <w:del w:id="312" w:author="Nick Bernal" w:date="2026-08-03T22:25:00Z" w16du:dateUtc="2026-08-04T02:25:00Z">
        <w:r>
          <w:br w:type="page"/>
        </w:r>
      </w:del>
    </w:p>
    <w:p w14:paraId="0FD0D230" w14:textId="77777777" w:rsidR="002C5FC7" w:rsidRDefault="002C5FC7">
      <w:pPr>
        <w:rPr>
          <w:del w:id="313" w:author="Nick Bernal" w:date="2026-08-03T22:25:00Z" w16du:dateUtc="2026-08-04T02:25:00Z"/>
        </w:rPr>
        <w:sectPr w:rsidR="002C5FC7">
          <w:headerReference w:type="default" r:id="rId8"/>
          <w:footerReference w:type="default" r:id="rId9"/>
          <w:pgSz w:w="12240" w:h="15840"/>
          <w:pgMar w:top="1440" w:right="1800" w:bottom="1440" w:left="1800" w:header="720" w:footer="720" w:gutter="0"/>
          <w:cols w:space="720"/>
          <w:docGrid w:linePitch="360"/>
        </w:sectPr>
      </w:pPr>
    </w:p>
    <w:p w14:paraId="591C22A0" w14:textId="77777777" w:rsidR="002C5FC7" w:rsidRDefault="00B929D3">
      <w:pPr>
        <w:rPr>
          <w:del w:id="316" w:author="Nick Bernal" w:date="2026-08-03T22:25:00Z" w16du:dateUtc="2026-08-04T02:25:00Z"/>
        </w:rPr>
      </w:pPr>
      <w:del w:id="317" w:author="Nick Bernal" w:date="2026-08-03T22:25:00Z" w16du:dateUtc="2026-08-04T02:25:00Z">
        <w:r>
          <w:delText>More sample text for section 2...</w:delText>
        </w:r>
      </w:del>
    </w:p>
    <w:p w14:paraId="27692DE4" w14:textId="77777777" w:rsidR="002C5FC7" w:rsidRDefault="00B929D3">
      <w:pPr>
        <w:rPr>
          <w:del w:id="318" w:author="Nick Bernal" w:date="2026-08-03T22:25:00Z" w16du:dateUtc="2026-08-04T02:25:00Z"/>
        </w:rPr>
      </w:pPr>
      <w:del w:id="319" w:author="Nick Bernal" w:date="2026-08-03T22:25:00Z" w16du:dateUtc="2026-08-04T02:25:00Z">
        <w:r>
          <w:delText>More sample text for section 2...</w:delText>
        </w:r>
      </w:del>
    </w:p>
    <w:p w14:paraId="09124E89" w14:textId="77777777" w:rsidR="002C5FC7" w:rsidRDefault="00B929D3">
      <w:pPr>
        <w:rPr>
          <w:del w:id="320" w:author="Nick Bernal" w:date="2026-08-03T22:25:00Z" w16du:dateUtc="2026-08-04T02:25:00Z"/>
        </w:rPr>
      </w:pPr>
      <w:del w:id="321" w:author="Nick Bernal" w:date="2026-08-03T22:25:00Z" w16du:dateUtc="2026-08-04T02:25:00Z">
        <w:r>
          <w:delText>More sample text for section 2...</w:delText>
        </w:r>
      </w:del>
    </w:p>
    <w:p w14:paraId="1E5B94EB" w14:textId="77777777" w:rsidR="002C5FC7" w:rsidRDefault="00B929D3">
      <w:pPr>
        <w:rPr>
          <w:del w:id="322" w:author="Nick Bernal" w:date="2026-08-03T22:25:00Z" w16du:dateUtc="2026-08-04T02:25:00Z"/>
        </w:rPr>
      </w:pPr>
      <w:del w:id="323" w:author="Nick Bernal" w:date="2026-08-03T22:25:00Z" w16du:dateUtc="2026-08-04T02:25:00Z">
        <w:r>
          <w:delText>More sample text for section 2...</w:delText>
        </w:r>
      </w:del>
    </w:p>
    <w:p w14:paraId="3A6CC939" w14:textId="77777777" w:rsidR="002C5FC7" w:rsidRDefault="00B929D3">
      <w:pPr>
        <w:rPr>
          <w:del w:id="324" w:author="Nick Bernal" w:date="2026-08-03T22:25:00Z" w16du:dateUtc="2026-08-04T02:25:00Z"/>
        </w:rPr>
      </w:pPr>
      <w:del w:id="325" w:author="Nick Bernal" w:date="2026-08-03T22:25:00Z" w16du:dateUtc="2026-08-04T02:25:00Z">
        <w:r>
          <w:delText>More sample text for section 2...</w:delText>
        </w:r>
      </w:del>
    </w:p>
    <w:p w14:paraId="7A705EFA" w14:textId="77777777" w:rsidR="002C5FC7" w:rsidRDefault="00B929D3">
      <w:pPr>
        <w:rPr>
          <w:del w:id="326" w:author="Nick Bernal" w:date="2026-08-03T22:25:00Z" w16du:dateUtc="2026-08-04T02:25:00Z"/>
        </w:rPr>
      </w:pPr>
      <w:del w:id="327" w:author="Nick Bernal" w:date="2026-08-03T22:25:00Z" w16du:dateUtc="2026-08-04T02:25:00Z">
        <w:r>
          <w:br w:type="page"/>
        </w:r>
      </w:del>
    </w:p>
    <w:p w14:paraId="43F8A3C4" w14:textId="77777777" w:rsidR="002C5FC7" w:rsidRDefault="002C5FC7">
      <w:pPr>
        <w:rPr>
          <w:del w:id="328" w:author="Nick Bernal" w:date="2026-08-03T22:25:00Z" w16du:dateUtc="2026-08-04T02:25:00Z"/>
        </w:rPr>
        <w:sectPr w:rsidR="002C5FC7">
          <w:pgSz w:w="12240" w:h="15840"/>
          <w:pgMar w:top="1440" w:right="1800" w:bottom="1440" w:left="1800" w:header="720" w:footer="720" w:gutter="0"/>
          <w:cols w:space="720"/>
          <w:docGrid w:linePitch="360"/>
        </w:sectPr>
      </w:pPr>
    </w:p>
    <w:p w14:paraId="34AF754A" w14:textId="77777777" w:rsidR="002C5FC7" w:rsidRDefault="00B929D3">
      <w:pPr>
        <w:rPr>
          <w:del w:id="329" w:author="Nick Bernal" w:date="2026-08-03T22:25:00Z" w16du:dateUtc="2026-08-04T02:25:00Z"/>
        </w:rPr>
      </w:pPr>
      <w:del w:id="330" w:author="Nick Bernal" w:date="2026-08-03T22:25:00Z" w16du:dateUtc="2026-08-04T02:25:00Z">
        <w:r>
          <w:delText>More section 3 content...</w:delText>
        </w:r>
      </w:del>
    </w:p>
    <w:p w14:paraId="4A335E9D" w14:textId="77777777" w:rsidR="002C5FC7" w:rsidRDefault="00B929D3">
      <w:pPr>
        <w:rPr>
          <w:del w:id="331" w:author="Nick Bernal" w:date="2026-08-03T22:25:00Z" w16du:dateUtc="2026-08-04T02:25:00Z"/>
        </w:rPr>
      </w:pPr>
      <w:del w:id="332" w:author="Nick Bernal" w:date="2026-08-03T22:25:00Z" w16du:dateUtc="2026-08-04T02:25:00Z">
        <w:r>
          <w:delText>More section 3 content...</w:delText>
        </w:r>
      </w:del>
    </w:p>
    <w:p w14:paraId="2FC198DC" w14:textId="77777777" w:rsidR="002C5FC7" w:rsidRDefault="00B929D3">
      <w:pPr>
        <w:rPr>
          <w:del w:id="333" w:author="Nick Bernal" w:date="2026-08-03T22:25:00Z" w16du:dateUtc="2026-08-04T02:25:00Z"/>
        </w:rPr>
      </w:pPr>
      <w:del w:id="334" w:author="Nick Bernal" w:date="2026-08-03T22:25:00Z" w16du:dateUtc="2026-08-04T02:25:00Z">
        <w:r>
          <w:delText>More section 3 content...</w:delText>
        </w:r>
      </w:del>
    </w:p>
    <w:p w14:paraId="3111F203" w14:textId="77777777" w:rsidR="002C5FC7" w:rsidRDefault="00B929D3">
      <w:pPr>
        <w:rPr>
          <w:del w:id="335" w:author="Nick Bernal" w:date="2026-08-03T22:25:00Z" w16du:dateUtc="2026-08-04T02:25:00Z"/>
        </w:rPr>
      </w:pPr>
      <w:del w:id="336" w:author="Nick Bernal" w:date="2026-08-03T22:25:00Z" w16du:dateUtc="2026-08-04T02:25:00Z">
        <w:r>
          <w:delText>More section 3 content...</w:delText>
        </w:r>
      </w:del>
    </w:p>
    <w:p w14:paraId="187E1883" w14:textId="77777777" w:rsidR="002C5FC7" w:rsidRPr="002E06B9" w:rsidRDefault="00B929D3">
      <w:pPr>
        <w:rPr>
          <w:rFonts w:ascii="Arial" w:hAnsi="Arial"/>
          <w:rPrChange w:id="337" w:author="Nick Bernal" w:date="2026-08-03T22:25:00Z" w16du:dateUtc="2026-08-04T02:25:00Z">
            <w:rPr/>
          </w:rPrChange>
        </w:rPr>
      </w:pPr>
      <w:del w:id="338" w:author="Nick Bernal" w:date="2026-08-03T22:25:00Z" w16du:dateUtc="2026-08-04T02:25:00Z">
        <w:r>
          <w:delText>More section 3 content...</w:delText>
        </w:r>
      </w:del>
    </w:p>
    <w:sectPr w:rsidR="002C5FC7" w:rsidRPr="002E06B9" w:rsidSect="00034616">
      <w:pgSz w:w="12240" w:h="15840"/>
      <w:pgMar w:top="1440" w:right="1440" w:bottom="1440" w:left="1440" w:header="720" w:footer="720" w:gutter="0"/>
      <w:cols w:num="2" w:space="720"/>
      <w:docGrid w:linePitch="360"/>
      <w:sectPrChange w:id="339" w:author="Nick Bernal" w:date="2026-08-03T22:25:00Z" w16du:dateUtc="2026-08-04T02:25:00Z">
        <w:sectPr w:rsidR="002C5FC7" w:rsidRPr="002E06B9" w:rsidSect="00034616">
          <w:pgMar w:top="1440" w:right="1800" w:bottom="1440" w:left="1800" w:header="720" w:footer="720" w:gutter="0"/>
          <w:cols w:num="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C484E" w14:textId="77777777" w:rsidR="00B929D3" w:rsidRDefault="00B929D3">
      <w:pPr>
        <w:spacing w:after="0" w:line="240" w:lineRule="auto"/>
      </w:pPr>
      <w:r>
        <w:separator/>
      </w:r>
    </w:p>
  </w:endnote>
  <w:endnote w:type="continuationSeparator" w:id="0">
    <w:p w14:paraId="11C9E2E4" w14:textId="77777777" w:rsidR="00B929D3" w:rsidRDefault="00B92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0EA4" w14:textId="77777777" w:rsidR="002C5FC7" w:rsidRDefault="00B929D3">
    <w:pPr>
      <w:pStyle w:val="Footer"/>
      <w:pPrChange w:id="314" w:author="Nick Bernal" w:date="2026-08-03T22:25:00Z" w16du:dateUtc="2026-08-04T02:25:00Z">
        <w:pPr>
          <w:pStyle w:val="Footer"/>
          <w:jc w:val="center"/>
        </w:pPr>
      </w:pPrChange>
    </w:pPr>
    <w:del w:id="315" w:author="Nick Bernal" w:date="2026-08-03T22:25:00Z" w16du:dateUtc="2026-08-04T02:25:00Z">
      <w:r>
        <w:rPr>
          <w:rFonts w:ascii="Times New Roman" w:hAnsi="Times New Roman"/>
          <w:sz w:val="28"/>
        </w:rPr>
        <w:delText xml:space="preserve">Pg </w:delText>
      </w:r>
      <w:r>
        <w:fldChar w:fldCharType="begin"/>
      </w:r>
      <w:r>
        <w:delInstrText>PAGE</w:delInstrText>
      </w:r>
      <w:r>
        <w:fldChar w:fldCharType="separate"/>
      </w:r>
      <w:r w:rsidR="00F01504">
        <w:rPr>
          <w:noProof/>
        </w:rPr>
        <w:delText>1</w:delText>
      </w:r>
      <w:r>
        <w:fldChar w:fldCharType="end"/>
      </w:r>
      <w:r>
        <w:rPr>
          <w:rFonts w:ascii="Times New Roman" w:hAnsi="Times New Roman"/>
          <w:sz w:val="28"/>
        </w:rPr>
        <w:delText xml:space="preserve"> Left aligned</w:delText>
      </w:r>
      <w:r>
        <w:rPr>
          <w:rFonts w:ascii="Arial" w:hAnsi="Arial"/>
          <w:sz w:val="32"/>
        </w:rPr>
        <w:delText xml:space="preserve">Page </w:delText>
      </w:r>
      <w:r>
        <w:fldChar w:fldCharType="begin"/>
      </w:r>
      <w:r>
        <w:delInstrText>PAGE</w:delInstrText>
      </w:r>
      <w:r>
        <w:fldChar w:fldCharType="separate"/>
      </w:r>
      <w:r w:rsidR="00F01504">
        <w:rPr>
          <w:noProof/>
        </w:rPr>
        <w:delText>1</w:delText>
      </w:r>
      <w:r>
        <w:fldChar w:fldCharType="end"/>
      </w:r>
      <w:r>
        <w:delText xml:space="preserve"> of </w:delText>
      </w:r>
      <w:r>
        <w:fldChar w:fldCharType="begin"/>
      </w:r>
      <w:r>
        <w:delInstrText>NUMPAGES</w:delInstrText>
      </w:r>
      <w:r>
        <w:fldChar w:fldCharType="separate"/>
      </w:r>
      <w:r w:rsidR="00F01504">
        <w:rPr>
          <w:noProof/>
        </w:rPr>
        <w:delText>2</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F7865" w14:textId="77777777" w:rsidR="00B929D3" w:rsidRDefault="00B929D3">
      <w:pPr>
        <w:spacing w:after="0" w:line="240" w:lineRule="auto"/>
      </w:pPr>
      <w:r>
        <w:separator/>
      </w:r>
    </w:p>
  </w:footnote>
  <w:footnote w:type="continuationSeparator" w:id="0">
    <w:p w14:paraId="57C107A1" w14:textId="77777777" w:rsidR="00B929D3" w:rsidRDefault="00B92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C630" w14:textId="77777777" w:rsidR="00201CED" w:rsidRDefault="00201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643632">
    <w:abstractNumId w:val="8"/>
  </w:num>
  <w:num w:numId="2" w16cid:durableId="1950698790">
    <w:abstractNumId w:val="6"/>
  </w:num>
  <w:num w:numId="3" w16cid:durableId="1416702142">
    <w:abstractNumId w:val="5"/>
  </w:num>
  <w:num w:numId="4" w16cid:durableId="506751465">
    <w:abstractNumId w:val="4"/>
  </w:num>
  <w:num w:numId="5" w16cid:durableId="1825269662">
    <w:abstractNumId w:val="7"/>
  </w:num>
  <w:num w:numId="6" w16cid:durableId="2072117673">
    <w:abstractNumId w:val="3"/>
  </w:num>
  <w:num w:numId="7" w16cid:durableId="1025134399">
    <w:abstractNumId w:val="2"/>
  </w:num>
  <w:num w:numId="8" w16cid:durableId="1700858044">
    <w:abstractNumId w:val="1"/>
  </w:num>
  <w:num w:numId="9" w16cid:durableId="15509925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CED"/>
    <w:rsid w:val="0029639D"/>
    <w:rsid w:val="002C5FC7"/>
    <w:rsid w:val="002E06B9"/>
    <w:rsid w:val="00326F90"/>
    <w:rsid w:val="0057219A"/>
    <w:rsid w:val="00737738"/>
    <w:rsid w:val="008B44CC"/>
    <w:rsid w:val="00A16521"/>
    <w:rsid w:val="00AA1D8D"/>
    <w:rsid w:val="00AA2F5F"/>
    <w:rsid w:val="00B47730"/>
    <w:rsid w:val="00B929D3"/>
    <w:rsid w:val="00CB0664"/>
    <w:rsid w:val="00CF6E4E"/>
    <w:rsid w:val="00F015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EA52A1C-BEAD-0244-BEA7-C47CE5A8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6211</Words>
  <Characters>35405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2026-08-04T02:25:00Z</dcterms:modified>
  <cp:category/>
</cp:coreProperties>
</file>