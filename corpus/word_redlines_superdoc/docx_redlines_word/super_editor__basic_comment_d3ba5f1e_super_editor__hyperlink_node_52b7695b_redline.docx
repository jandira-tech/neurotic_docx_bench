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4A8D3" w14:textId="77777777" w:rsidR="007155A3" w:rsidRDefault="007155A3">
      <w:pPr>
        <w:rPr>
          <w:ins w:id="8" w:author="Vladislava Andrushchenko" w:date="2026-08-03T22:26:00Z" w16du:dateUtc="2026-08-04T02:26:00Z"/>
        </w:rPr>
      </w:pPr>
      <w:ins w:id="9" w:author="Vladislava Andrushchenko" w:date="2026-08-03T22:26:00Z" w16du:dateUtc="2026-08-04T02:26:00Z">
        <w:r>
          <w:t>Test file with hyperlink</w:t>
        </w:r>
      </w:ins>
    </w:p>
    <w:p w14:paraId="1EB27D1B" w14:textId="7A4249D9" w:rsidR="003C58BC" w:rsidRPr="00C4612A" w:rsidRDefault="007155A3">
      <w:pPr>
        <w:rPr>
          <w:sz w:val="20"/>
          <w:rPrChange w:id="10" w:author="Vladislava Andrushchenko" w:date="2026-08-03T22:26:00Z" w16du:dateUtc="2026-08-04T02:26:00Z">
            <w:rPr/>
          </w:rPrChange>
        </w:rPr>
      </w:pPr>
      <w:ins w:id="11" w:author="Vladislava Andrushchenko" w:date="2026-08-03T22:26:00Z" w16du:dateUtc="2026-08-04T02:26:00Z">
        <w:r>
          <w:br/>
        </w:r>
        <w:r>
          <w:fldChar w:fldCharType="begin"/>
        </w:r>
        <w:r>
          <w:instrText>HYPERLINK "https://stackoverflow.com/questions/66669593/how-to-attach-image-at-first-page-in-docx-file-nodejs"</w:instrText>
        </w:r>
        <w:r>
          <w:fldChar w:fldCharType="separate"/>
        </w:r>
        <w:r w:rsidRPr="00C4612A">
          <w:rPr>
            <w:rStyle w:val="Hyperlink"/>
            <w:rFonts w:cs="Arial"/>
            <w:sz w:val="20"/>
            <w:szCs w:val="20"/>
          </w:rPr>
          <w:t>https://stackoverflow.com/questions/66669593/how-to-attach-image-at-first-page-in-docx-file-nodejs</w:t>
        </w:r>
        <w:r>
          <w:fldChar w:fldCharType="end"/>
        </w:r>
        <w:r w:rsidRPr="00C4612A">
          <w:rPr>
            <w:rFonts w:cs="Arial"/>
            <w:sz w:val="20"/>
            <w:szCs w:val="20"/>
          </w:rPr>
          <w:t> </w:t>
        </w:r>
      </w:ins>
      <w:commentRangeStart w:id="12"/>
      <w:del w:id="13" w:author="Vladislava Andrushchenko" w:date="2026-08-03T22:26:00Z" w16du:dateUtc="2026-08-04T02:26:00Z">
        <w:r w:rsidR="0045155D">
          <w:delText>test</w:delText>
        </w:r>
        <w:commentRangeEnd w:id="12"/>
        <w:r w:rsidR="0045155D" w:rsidRPr="00C4612A">
          <w:rPr>
            <w:rStyle w:val="CommentReference"/>
            <w:sz w:val="20"/>
            <w:szCs w:val="24"/>
            <w:rPrChange w:id="14" w:author="Vladislava Andrushchenko" w:date="2026-08-03T22:26:00Z" w16du:dateUtc="2026-08-04T02:26:00Z">
              <w:rPr>
                <w:rStyle w:val="CommentReference"/>
                <w:sz w:val="24"/>
                <w:szCs w:val="24"/>
              </w:rPr>
            </w:rPrChange>
          </w:rPr>
          <w:commentReference w:id="12"/>
        </w:r>
      </w:del>
    </w:p>
    <w:sectPr w:rsidR="003C58BC" w:rsidRPr="00C4612A">
      <w:pgSz w:w="11906" w:h="16838"/>
      <w:pgMar w:top="1440" w:right="1440" w:bottom="1440" w:left="1440" w:header="708" w:footer="708" w:gutter="0"/>
      <w:cols w:space="708"/>
      <w:docGrid w:linePitch="360"/>
      <w:sectPrChange w:id="15" w:author="Vladislava Andrushchenko" w:date="2026-08-03T22:26:00Z" w16du:dateUtc="2026-08-04T02:26:00Z">
        <w:sectPr w:rsidR="003C58BC" w:rsidRPr="00C4612A">
          <w:pgSz w:w="12240" w:h="15840"/>
          <w:pgMar w:top="1440" w:right="1440" w:bottom="1440" w:left="1440" w:header="720" w:footer="720" w:gutter="0"/>
          <w:cols w:space="72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2" w:author="Nick Bernal" w:date="2025-02-12T19:47:00Z" w:initials="NB">
    <w:p w14:paraId="5C17FA99" w14:textId="77777777" w:rsidR="0045155D" w:rsidRDefault="0045155D" w:rsidP="0045155D">
      <w:r>
        <w:rPr>
          <w:rStyle w:val="CommentReference"/>
        </w:rPr>
        <w:annotationRef/>
      </w:r>
      <w:r>
        <w:rPr>
          <w:sz w:val="20"/>
          <w:szCs w:val="20"/>
        </w:rPr>
        <w:t>abcabc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C17FA9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804553A" w16cex:dateUtc="2025-02-13T03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C17FA99" w16cid:durableId="3804553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55D"/>
    <w:rsid w:val="00360F1B"/>
    <w:rsid w:val="003819FF"/>
    <w:rsid w:val="003A1882"/>
    <w:rsid w:val="003C1D14"/>
    <w:rsid w:val="003C58BC"/>
    <w:rsid w:val="0045155D"/>
    <w:rsid w:val="004A427B"/>
    <w:rsid w:val="005122DE"/>
    <w:rsid w:val="00635D55"/>
    <w:rsid w:val="007155A3"/>
    <w:rsid w:val="00931F1A"/>
    <w:rsid w:val="009F58C9"/>
    <w:rsid w:val="00A16521"/>
    <w:rsid w:val="00B41974"/>
    <w:rsid w:val="00C3565F"/>
    <w:rsid w:val="00C4612A"/>
    <w:rsid w:val="00CE3856"/>
    <w:rsid w:val="00D24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A39B9D"/>
  <w15:chartTrackingRefBased/>
  <w15:docId w15:val="{D080AC35-7903-C742-821B-9ACB64742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5A3"/>
    <w:pPr>
      <w:keepNext/>
      <w:keepLines/>
      <w:spacing w:before="160" w:after="80"/>
      <w:outlineLvl w:val="2"/>
      <w:pPrChange w:id="0" w:author="Vladislava Andrushchenko" w:date="2026-08-03T22:26:00Z">
        <w:pPr>
          <w:keepNext/>
          <w:keepLines/>
          <w:spacing w:before="160" w:after="80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/>
      <w:rPrChange w:id="0" w:author="Vladislava Andrushchenko" w:date="2026-08-03T22:26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5A3"/>
    <w:pPr>
      <w:keepNext/>
      <w:keepLines/>
      <w:spacing w:before="80" w:after="40"/>
      <w:outlineLvl w:val="3"/>
      <w:pPrChange w:id="1" w:author="Vladislava Andrushchenko" w:date="2026-08-03T22:26:00Z">
        <w:pPr>
          <w:keepNext/>
          <w:keepLines/>
          <w:spacing w:before="80" w:after="40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lang/>
      <w:rPrChange w:id="1" w:author="Vladislava Andrushchenko" w:date="2026-08-03T22:26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5A3"/>
    <w:pPr>
      <w:keepNext/>
      <w:keepLines/>
      <w:spacing w:before="80" w:after="40"/>
      <w:outlineLvl w:val="4"/>
      <w:pPrChange w:id="2" w:author="Vladislava Andrushchenko" w:date="2026-08-03T22:26:00Z">
        <w:pPr>
          <w:keepNext/>
          <w:keepLines/>
          <w:spacing w:before="80" w:after="40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lang/>
      <w:rPrChange w:id="2" w:author="Vladislava Andrushchenko" w:date="2026-08-03T22:26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5A3"/>
    <w:pPr>
      <w:keepNext/>
      <w:keepLines/>
      <w:spacing w:before="40"/>
      <w:outlineLvl w:val="5"/>
      <w:pPrChange w:id="3" w:author="Vladislava Andrushchenko" w:date="2026-08-03T22:26:00Z">
        <w:pPr>
          <w:keepNext/>
          <w:keepLines/>
          <w:spacing w:before="40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lang/>
      <w:rPrChange w:id="3" w:author="Vladislava Andrushchenko" w:date="2026-08-03T22:26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5A3"/>
    <w:pPr>
      <w:keepNext/>
      <w:keepLines/>
      <w:spacing w:before="40"/>
      <w:outlineLvl w:val="6"/>
      <w:pPrChange w:id="4" w:author="Vladislava Andrushchenko" w:date="2026-08-03T22:26:00Z">
        <w:pPr>
          <w:keepNext/>
          <w:keepLines/>
          <w:spacing w:before="40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lang/>
      <w:rPrChange w:id="4" w:author="Vladislava Andrushchenko" w:date="2026-08-03T22:26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5A3"/>
    <w:pPr>
      <w:keepNext/>
      <w:keepLines/>
      <w:outlineLvl w:val="7"/>
      <w:pPrChange w:id="5" w:author="Vladislava Andrushchenko" w:date="2026-08-03T22:26:00Z">
        <w:pPr>
          <w:keepNext/>
          <w:keepLines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lang/>
      <w:rPrChange w:id="5" w:author="Vladislava Andrushchenko" w:date="2026-08-03T22:26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5A3"/>
    <w:pPr>
      <w:keepNext/>
      <w:keepLines/>
      <w:outlineLvl w:val="8"/>
      <w:pPrChange w:id="6" w:author="Vladislava Andrushchenko" w:date="2026-08-03T22:26:00Z">
        <w:pPr>
          <w:keepNext/>
          <w:keepLines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lang/>
      <w:rPrChange w:id="6" w:author="Vladislava Andrushchenko" w:date="2026-08-03T22:26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55D"/>
    <w:rPr>
      <w:rFonts w:asciiTheme="minorHAnsi" w:eastAsiaTheme="majorEastAsia" w:hAnsiTheme="minorHAnsi" w:cstheme="majorBidi"/>
      <w:color w:val="0F4761" w:themeColor="accent1" w:themeShade="BF"/>
      <w:sz w:val="28"/>
      <w:szCs w:val="28"/>
      <w:lang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55D"/>
    <w:rPr>
      <w:rFonts w:asciiTheme="minorHAnsi" w:eastAsiaTheme="majorEastAsia" w:hAnsiTheme="minorHAnsi" w:cstheme="majorBidi"/>
      <w:i/>
      <w:iCs/>
      <w:color w:val="0F4761" w:themeColor="accent1" w:themeShade="BF"/>
      <w:lang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55D"/>
    <w:rPr>
      <w:rFonts w:asciiTheme="minorHAnsi" w:eastAsiaTheme="majorEastAsia" w:hAnsiTheme="minorHAnsi" w:cstheme="majorBidi"/>
      <w:color w:val="0F4761" w:themeColor="accent1" w:themeShade="BF"/>
      <w:lang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55D"/>
    <w:rPr>
      <w:rFonts w:asciiTheme="minorHAnsi" w:eastAsiaTheme="majorEastAsia" w:hAnsiTheme="minorHAnsi" w:cstheme="majorBidi"/>
      <w:i/>
      <w:iCs/>
      <w:color w:val="595959" w:themeColor="text1" w:themeTint="A6"/>
      <w:lang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55D"/>
    <w:rPr>
      <w:rFonts w:asciiTheme="minorHAnsi" w:eastAsiaTheme="majorEastAsia" w:hAnsiTheme="minorHAnsi" w:cstheme="majorBidi"/>
      <w:color w:val="595959" w:themeColor="text1" w:themeTint="A6"/>
      <w:lang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55D"/>
    <w:rPr>
      <w:rFonts w:asciiTheme="minorHAnsi" w:eastAsiaTheme="majorEastAsia" w:hAnsiTheme="minorHAnsi" w:cstheme="majorBidi"/>
      <w:i/>
      <w:iCs/>
      <w:color w:val="272727" w:themeColor="text1" w:themeTint="D8"/>
      <w:lang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55D"/>
    <w:rPr>
      <w:rFonts w:asciiTheme="minorHAnsi" w:eastAsiaTheme="majorEastAsia" w:hAnsiTheme="minorHAnsi" w:cstheme="majorBidi"/>
      <w:color w:val="272727" w:themeColor="text1" w:themeTint="D8"/>
      <w:lang/>
    </w:rPr>
  </w:style>
  <w:style w:type="paragraph" w:styleId="Title">
    <w:name w:val="Title"/>
    <w:basedOn w:val="Normal"/>
    <w:next w:val="Normal"/>
    <w:link w:val="TitleChar"/>
    <w:uiPriority w:val="10"/>
    <w:qFormat/>
    <w:rsid w:val="004515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5A3"/>
    <w:pPr>
      <w:numPr>
        <w:ilvl w:val="1"/>
      </w:numPr>
      <w:spacing w:after="160"/>
      <w:pPrChange w:id="7" w:author="Vladislava Andrushchenko" w:date="2026-08-03T22:26:00Z">
        <w:pPr>
          <w:numPr>
            <w:ilvl w:val="1"/>
          </w:numPr>
          <w:spacing w:after="160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/>
      <w:rPrChange w:id="7" w:author="Vladislava Andrushchenko" w:date="2026-08-03T22:26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45155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/>
    </w:rPr>
  </w:style>
  <w:style w:type="paragraph" w:styleId="Quote">
    <w:name w:val="Quote"/>
    <w:basedOn w:val="Normal"/>
    <w:next w:val="Normal"/>
    <w:link w:val="QuoteChar"/>
    <w:uiPriority w:val="29"/>
    <w:qFormat/>
    <w:rsid w:val="004515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55D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4515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155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15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15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155D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3565F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3565F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56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2025-02-13T03:47:00Z</dcterms:created>
  <dcterms:modified xsi:type="dcterms:W3CDTF">2026-08-04T02:26:00Z</dcterms:modified>
</cp:coreProperties>
</file>