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73357" w:rsidRDefault="0045155D">
      <w:commentRangeStart w:id="0"/>
      <w:ins w:id="1" w:author="Test Author" w:date="2026-08-03T22:21:00Z" w16du:dateUtc="2026-08-04T02:21:00Z">
        <w:r>
          <w:t>start</w:t>
        </w:r>
        <w:commentRangeStart w:id="2"/>
        <w:r>
          <w:t>first</w:t>
        </w:r>
        <w:commentRangeEnd w:id="2"/>
        <w:r>
          <w:rPr>
            <w:rStyle w:val="CommentReference"/>
            <w:sz w:val="22"/>
            <w:szCs w:val="22"/>
          </w:rPr>
          <w:commentReference w:id="2"/>
        </w:r>
        <w:r>
          <w:t>middle</w:t>
        </w:r>
        <w:commentRangeStart w:id="3"/>
        <w:r>
          <w:t>second</w:t>
        </w:r>
        <w:commentRangeEnd w:id="3"/>
        <w:r>
          <w:rPr>
            <w:rStyle w:val="CommentReference"/>
            <w:sz w:val="22"/>
            <w:szCs w:val="22"/>
          </w:rPr>
          <w:commentReference w:id="3"/>
        </w:r>
        <w:r>
          <w:t>end</w:t>
        </w:r>
        <w:commentRangeEnd w:id="0"/>
        <w:r>
          <w:rPr>
            <w:rStyle w:val="CommentReference"/>
            <w:sz w:val="22"/>
            <w:szCs w:val="22"/>
          </w:rPr>
          <w:commentReference w:id="0"/>
        </w:r>
      </w:ins>
      <w:del w:id="4" w:author="Test Author" w:date="2026-08-03T22:21:00Z" w16du:dateUtc="2026-08-04T02:21:00Z">
        <w:r w:rsidR="005C4175">
          <w:delText xml:space="preserve">Use Restrictions Licensee agrees to use the Licensed Material solely for the purposes specified in this Agreement. </w:delText>
        </w:r>
        <w:commentRangeStart w:id="5"/>
        <w:r w:rsidR="005C4175">
          <w:delText xml:space="preserve">Licensee shall not (a) copy, </w:delText>
        </w:r>
        <w:commentRangeStart w:id="6"/>
        <w:r w:rsidR="005C4175">
          <w:delText>modify</w:delText>
        </w:r>
        <w:commentRangeEnd w:id="6"/>
        <w:r w:rsidR="005C4175">
          <w:rPr>
            <w:rStyle w:val="CommentReference"/>
            <w:sz w:val="22"/>
            <w:szCs w:val="22"/>
          </w:rPr>
          <w:commentReference w:id="6"/>
        </w:r>
        <w:r w:rsidR="005C4175">
          <w:delText>, or create derivative works of the Licensed Material; (b) distribute</w:delText>
        </w:r>
        <w:commentRangeEnd w:id="5"/>
        <w:r w:rsidR="005C4175">
          <w:rPr>
            <w:rStyle w:val="CommentReference"/>
            <w:sz w:val="22"/>
            <w:szCs w:val="22"/>
          </w:rPr>
          <w:commentReference w:id="5"/>
        </w:r>
        <w:r w:rsidR="005C4175">
          <w:delText xml:space="preserve">, sell, or lease the Licensed Material to any third party; (c) reverse engineer, decompile, or disassemble the Licensed Material; or (d) remove any </w:delText>
        </w:r>
        <w:commentRangeStart w:id="7"/>
        <w:r w:rsidR="005C4175">
          <w:delText xml:space="preserve">proprietary </w:delText>
        </w:r>
        <w:commentRangeStart w:id="8"/>
        <w:commentRangeStart w:id="9"/>
        <w:r w:rsidR="005C4175">
          <w:delText>notices</w:delText>
        </w:r>
        <w:commentRangeEnd w:id="7"/>
        <w:r w:rsidR="005C4175">
          <w:rPr>
            <w:rStyle w:val="CommentReference"/>
            <w:sz w:val="22"/>
            <w:szCs w:val="22"/>
          </w:rPr>
          <w:commentReference w:id="7"/>
        </w:r>
        <w:r w:rsidR="005C4175">
          <w:delText xml:space="preserve"> or labels</w:delText>
        </w:r>
        <w:commentRangeEnd w:id="9"/>
        <w:r w:rsidR="005C4175">
          <w:rPr>
            <w:rStyle w:val="CommentReference"/>
            <w:sz w:val="22"/>
            <w:szCs w:val="22"/>
          </w:rPr>
          <w:commentReference w:id="9"/>
        </w:r>
        <w:commentRangeEnd w:id="8"/>
        <w:r w:rsidR="005C4175">
          <w:rPr>
            <w:rStyle w:val="CommentReference"/>
            <w:sz w:val="22"/>
            <w:szCs w:val="22"/>
          </w:rPr>
          <w:commentReference w:id="8"/>
        </w:r>
        <w:r w:rsidR="005C4175">
          <w:delText xml:space="preserve"> from the Licensed Material.</w:delText>
        </w:r>
      </w:del>
    </w:p>
    <w:sectPr w:rsidR="00273357">
      <w:pgSz w:w="12240" w:h="15840"/>
      <w:pgMar w:top="1440" w:right="1440" w:bottom="1440" w:left="1440" w:header="720" w:footer="720" w:gutter="0"/>
      <w:pgNumType w:start="1"/>
      <w:cols w:space="720"/>
      <w:docGrid w:linePitch="360"/>
      <w:sectPrChange w:id="10" w:author="Test Author" w:date="2026-08-03T22:21:00Z" w16du:dateUtc="2026-08-04T02:21:00Z">
        <w:sectPr w:rsidR="00273357">
          <w:pgMar w:top="1440" w:right="1440" w:bottom="1440" w:left="1440" w:header="720" w:footer="720" w:gutter="0"/>
          <w:pgNumType w:start="1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Test Author" w:date="2025-01-15T10:01:00Z" w:initials="TA">
    <w:p w14:paraId="6D28FB00" w14:textId="77777777" w:rsidR="0045155D" w:rsidRDefault="0045155D">
      <w:pPr>
        <w:pStyle w:val="CommentText"/>
      </w:pPr>
      <w:r>
        <w:rPr>
          <w:rStyle w:val="CommentReference"/>
        </w:rPr>
        <w:annotationRef/>
      </w:r>
      <w:r>
        <w:t>First inner comment - covers "first"</w:t>
      </w:r>
    </w:p>
  </w:comment>
  <w:comment w:id="3" w:author="Test Author" w:date="2025-01-15T10:02:00Z" w:initials="TA">
    <w:p w14:paraId="7E39FC11" w14:textId="77777777" w:rsidR="0045155D" w:rsidRDefault="0045155D">
      <w:pPr>
        <w:pStyle w:val="CommentText"/>
      </w:pPr>
      <w:r>
        <w:rPr>
          <w:rStyle w:val="CommentReference"/>
        </w:rPr>
        <w:annotationRef/>
      </w:r>
      <w:r>
        <w:t>Second inner comment - covers "second"</w:t>
      </w:r>
    </w:p>
  </w:comment>
  <w:comment w:id="0" w:author="Test Author" w:date="2025-01-15T10:00:00Z" w:initials="TA">
    <w:p w14:paraId="5C17FA99" w14:textId="77777777" w:rsidR="0045155D" w:rsidRDefault="0045155D">
      <w:pPr>
        <w:pStyle w:val="CommentText"/>
      </w:pPr>
      <w:r>
        <w:rPr>
          <w:rStyle w:val="CommentReference"/>
        </w:rPr>
        <w:annotationRef/>
      </w:r>
      <w:r>
        <w:t>Outer comment - should cover entire text</w:t>
      </w:r>
    </w:p>
  </w:comment>
  <w:comment w:id="6" w:author="Nick Bernal" w:date="2026-01-17T01:56:00Z" w:initials="">
    <w:p w14:paraId="00000005" w14:textId="77777777" w:rsidR="00273357" w:rsidRDefault="00455A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5C4175">
        <w:rPr>
          <w:color w:val="000000"/>
        </w:rPr>
        <w:t>modify</w:t>
      </w:r>
    </w:p>
  </w:comment>
  <w:comment w:id="5" w:author="Nick Bernal" w:date="2026-01-17T01:56:00Z" w:initials="">
    <w:p w14:paraId="00000002" w14:textId="77777777" w:rsidR="00273357" w:rsidRDefault="00455A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5C4175">
        <w:rPr>
          <w:color w:val="000000"/>
        </w:rPr>
        <w:t>licensee...distribute</w:t>
      </w:r>
    </w:p>
  </w:comment>
  <w:comment w:id="7" w:author="Nick Bernal" w:date="2026-01-17T01:56:00Z" w:initials="">
    <w:p w14:paraId="00000006" w14:textId="77777777" w:rsidR="00273357" w:rsidRDefault="00455A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5C4175">
        <w:rPr>
          <w:color w:val="000000"/>
        </w:rPr>
        <w:t>proprietary notices</w:t>
      </w:r>
    </w:p>
  </w:comment>
  <w:comment w:id="9" w:author="Nick Bernal" w:date="2026-01-17T01:56:00Z" w:initials="">
    <w:p w14:paraId="00000003" w14:textId="77777777" w:rsidR="00273357" w:rsidRDefault="00455A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5C4175">
        <w:rPr>
          <w:color w:val="000000"/>
        </w:rPr>
        <w:t>notices or labels</w:t>
      </w:r>
    </w:p>
  </w:comment>
  <w:comment w:id="8" w:author="Nick Bernal" w:date="2026-01-17T01:56:00Z" w:initials="">
    <w:p w14:paraId="00000004" w14:textId="77777777" w:rsidR="00273357" w:rsidRDefault="00455A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5C4175">
        <w:rPr>
          <w:color w:val="000000"/>
        </w:rPr>
        <w:t>with reply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D28FB00" w15:done="0"/>
  <w15:commentEx w15:paraId="7E39FC11" w15:done="0"/>
  <w15:commentEx w15:paraId="5C17FA99" w15:done="0"/>
  <w15:commentEx w15:paraId="00000005" w15:done="0"/>
  <w15:commentEx w15:paraId="00000002" w15:done="0"/>
  <w15:commentEx w15:paraId="00000006" w15:done="0"/>
  <w15:commentEx w15:paraId="00000003" w15:done="0"/>
  <w15:commentEx w15:paraId="0000000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D28FB00" w16cid:durableId="2D9F1A01"/>
  <w16cid:commentId w16cid:paraId="7E39FC11" w16cid:durableId="2D9F1A02"/>
  <w16cid:commentId w16cid:paraId="5C17FA99" w16cid:durableId="2D9F1A00"/>
  <w16cid:commentId w16cid:paraId="00000005" w16cid:durableId="00000005"/>
  <w16cid:commentId w16cid:paraId="00000002" w16cid:durableId="00000002"/>
  <w16cid:commentId w16cid:paraId="00000006" w16cid:durableId="00000006"/>
  <w16cid:commentId w16cid:paraId="00000003" w16cid:durableId="00000003"/>
  <w16cid:commentId w16cid:paraId="00000004" w16cid:durableId="0000000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0CA9C7CA-A563-7D4F-8B15-A45BAD23B7C9}"/>
    <w:embedItalic r:id="rId2" w:fontKey="{2E7A5FA9-EBF2-EE48-91A6-7CB236C9AA5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EC45848A-692F-DE4E-BCDC-566A77EDD98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8B83135F-77EC-9340-850D-402FCD5838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E90558A-B6D4-F846-B6A3-1054BCD818A6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357"/>
    <w:rsid w:val="00112874"/>
    <w:rsid w:val="00273357"/>
    <w:rsid w:val="003C58BC"/>
    <w:rsid w:val="0045155D"/>
    <w:rsid w:val="00455A8F"/>
    <w:rsid w:val="0064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2026-08-04T02:21:00Z</dcterms:created>
  <dcterms:modified xsi:type="dcterms:W3CDTF">2026-08-04T02:21:00Z</dcterms:modified>
</cp:coreProperties>
</file>