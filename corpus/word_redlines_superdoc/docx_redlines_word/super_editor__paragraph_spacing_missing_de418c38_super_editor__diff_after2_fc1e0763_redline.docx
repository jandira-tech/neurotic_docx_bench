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FBE5" w14:textId="22B2B61E" w:rsidR="006E4D75" w:rsidRDefault="006E4D75">
      <w:pPr>
        <w:rPr>
          <w:ins w:id="14" w:author="Luccas Correa" w:date="2026-08-04T06:08:00Z" w16du:dateUtc="2026-08-04T10:08:00Z"/>
        </w:rPr>
      </w:pPr>
      <w:ins w:id="15" w:author="Luccas Correa" w:date="2026-08-04T06:08:00Z" w16du:dateUtc="2026-08-04T10:08:00Z">
        <w:r>
          <w:t>This is a test.</w:t>
        </w:r>
      </w:ins>
    </w:p>
    <w:p w14:paraId="50D584C9" w14:textId="3D981B91" w:rsidR="007078D9" w:rsidRDefault="007078D9">
      <w:pPr>
        <w:rPr>
          <w:ins w:id="16" w:author="Luccas Correa" w:date="2026-08-04T06:08:00Z" w16du:dateUtc="2026-08-04T10:08:00Z"/>
        </w:rPr>
      </w:pPr>
      <w:ins w:id="17" w:author="Luccas Correa" w:date="2026-08-04T06:08:00Z" w16du:dateUtc="2026-08-04T10:08:00Z">
        <w:r>
          <w:t>I added this sentence.</w:t>
        </w:r>
      </w:ins>
    </w:p>
    <w:p w14:paraId="2353F1FE" w14:textId="78AE468D" w:rsidR="006E4D75" w:rsidRDefault="006E4D75">
      <w:pPr>
        <w:rPr>
          <w:ins w:id="18" w:author="Luccas Correa" w:date="2026-08-04T06:08:00Z" w16du:dateUtc="2026-08-04T10:08:00Z"/>
        </w:rPr>
      </w:pPr>
      <w:ins w:id="19" w:author="Luccas Correa" w:date="2026-08-04T06:08:00Z" w16du:dateUtc="2026-08-04T10:08:00Z">
        <w:r>
          <w:t>Here’s some</w:t>
        </w:r>
        <w:r w:rsidR="00150A31">
          <w:t xml:space="preserve"> NEW</w:t>
        </w:r>
        <w:r>
          <w:t xml:space="preserve"> text.</w:t>
        </w:r>
      </w:ins>
    </w:p>
    <w:p w14:paraId="23877043" w14:textId="793871E6" w:rsidR="00524AAA" w:rsidRDefault="006E4D75">
      <w:pPr>
        <w:spacing w:line="276" w:lineRule="auto"/>
        <w:rPr>
          <w:del w:id="20" w:author="Luccas Correa" w:date="2026-08-04T06:08:00Z" w16du:dateUtc="2026-08-04T10:08:00Z"/>
        </w:rPr>
      </w:pPr>
      <w:ins w:id="21" w:author="Luccas Correa" w:date="2026-08-04T06:08:00Z" w16du:dateUtc="2026-08-04T10:08:00Z">
        <w:r>
          <w:t xml:space="preserve">We are done </w:t>
        </w:r>
        <w:r w:rsidR="00150A31">
          <w:t>now</w:t>
        </w:r>
        <w:r>
          <w:t>.</w:t>
        </w:r>
      </w:ins>
      <w:del w:id="22" w:author="Luccas Correa" w:date="2026-08-04T06:08:00Z" w16du:dateUtc="2026-08-04T10:08:00Z">
        <w:r w:rsidR="00D11DBE">
          <w:rPr>
            <w:rFonts w:ascii="Arial" w:eastAsia="Arial" w:hAnsi="Arial" w:cs="Arial"/>
          </w:rPr>
          <w:delText>First paragraph</w:delText>
        </w:r>
      </w:del>
    </w:p>
    <w:p w14:paraId="1DEA7B28" w14:textId="1FF1CD9A" w:rsidR="00524AAA" w:rsidRDefault="00D11DBE">
      <w:pPr>
        <w:spacing w:line="276" w:lineRule="auto"/>
        <w:rPr>
          <w:del w:id="23" w:author="Luccas Correa" w:date="2026-08-04T06:08:00Z" w16du:dateUtc="2026-08-04T10:08:00Z"/>
        </w:rPr>
      </w:pPr>
      <w:del w:id="24" w:author="Luccas Correa" w:date="2026-08-04T06:08:00Z" w16du:dateUtc="2026-08-04T10:08:00Z">
        <w:r>
          <w:rPr>
            <w:rFonts w:ascii="Arial" w:eastAsia="Arial" w:hAnsi="Arial" w:cs="Arial"/>
          </w:rPr>
          <w:delText>Second</w:delText>
        </w:r>
        <w:r w:rsidR="00C01C9B">
          <w:rPr>
            <w:rFonts w:ascii="Arial" w:eastAsia="Arial" w:hAnsi="Arial" w:cs="Arial"/>
          </w:rPr>
          <w:delText xml:space="preserve"> </w:delText>
        </w:r>
        <w:r>
          <w:rPr>
            <w:rFonts w:ascii="Arial" w:eastAsia="Arial" w:hAnsi="Arial" w:cs="Arial"/>
          </w:rPr>
          <w:delText>paragraph</w:delText>
        </w:r>
      </w:del>
    </w:p>
    <w:p w14:paraId="1D335E11" w14:textId="7D1EC17D" w:rsidR="00524AAA" w:rsidRDefault="00D11DBE">
      <w:pPr>
        <w:pPrChange w:id="25" w:author="Luccas Correa" w:date="2026-08-04T06:08:00Z" w16du:dateUtc="2026-08-04T10:08:00Z">
          <w:pPr>
            <w:spacing w:after="120" w:line="264" w:lineRule="auto"/>
          </w:pPr>
        </w:pPrChange>
      </w:pPr>
      <w:del w:id="26" w:author="Luccas Correa" w:date="2026-08-04T06:08:00Z" w16du:dateUtc="2026-08-04T10:08:00Z">
        <w:r>
          <w:rPr>
            <w:rFonts w:ascii="Arial" w:eastAsia="Arial" w:hAnsi="Arial" w:cs="Arial"/>
            <w:b/>
            <w:sz w:val="23"/>
          </w:rPr>
          <w:delText>Third paragraph</w:delText>
        </w:r>
      </w:del>
    </w:p>
    <w:sectPr w:rsidR="00524AAA">
      <w:pgSz w:w="12240" w:h="15840"/>
      <w:pgMar w:top="1440" w:right="1440" w:bottom="1440" w:left="1440" w:header="708" w:footer="708" w:gutter="0"/>
      <w:cols w:space="708"/>
      <w:docGrid w:linePitch="360"/>
      <w:sectPrChange w:id="27" w:author="Luccas Correa" w:date="2026-08-04T06:08:00Z" w16du:dateUtc="2026-08-04T10:08:00Z">
        <w:sectPr w:rsidR="00524AAA">
          <w:pgSz w:w="11906" w:h="16838"/>
          <w:pgMar w:top="1134" w:right="907" w:bottom="1134" w:left="907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AA"/>
    <w:rsid w:val="001401FB"/>
    <w:rsid w:val="00150A31"/>
    <w:rsid w:val="00472959"/>
    <w:rsid w:val="00524058"/>
    <w:rsid w:val="00524AAA"/>
    <w:rsid w:val="006E4D75"/>
    <w:rsid w:val="00701A51"/>
    <w:rsid w:val="007078D9"/>
    <w:rsid w:val="007D71B7"/>
    <w:rsid w:val="00A16521"/>
    <w:rsid w:val="00B31F1B"/>
    <w:rsid w:val="00C01C9B"/>
    <w:rsid w:val="00D11DBE"/>
    <w:rsid w:val="00F8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B00F"/>
  <w15:docId w15:val="{E70C7747-E214-41C3-9587-A7C4CF88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 w:line="278" w:lineRule="auto"/>
      <w:outlineLvl w:val="0"/>
      <w:pPrChange w:id="0" w:author="Luccas Correa" w:date="2026-08-04T06:08:00Z">
        <w:pPr>
          <w:spacing w:before="161" w:after="161" w:line="28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  <w:rPrChange w:id="0" w:author="Luccas Correa" w:date="2026-08-04T06:08:00Z">
        <w:rPr>
          <w:color w:val="000000"/>
          <w:sz w:val="24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1"/>
      <w:pPrChange w:id="1" w:author="Luccas Correa" w:date="2026-08-04T06:08:00Z">
        <w:pPr>
          <w:spacing w:before="199" w:after="199" w:line="28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  <w:rPrChange w:id="1" w:author="Luccas Correa" w:date="2026-08-04T06:08:00Z">
        <w:rPr>
          <w:color w:val="000000"/>
          <w:sz w:val="24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 w:line="278" w:lineRule="auto"/>
      <w:outlineLvl w:val="2"/>
      <w:pPrChange w:id="2" w:author="Luccas Correa" w:date="2026-08-04T06:08:00Z">
        <w:pPr>
          <w:spacing w:before="240" w:after="240" w:line="28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  <w:rPrChange w:id="2" w:author="Luccas Correa" w:date="2026-08-04T06:08:00Z">
        <w:rPr>
          <w:color w:val="000000"/>
          <w:sz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3"/>
      <w:pPrChange w:id="3" w:author="Luccas Correa" w:date="2026-08-04T06:08:00Z">
        <w:pPr>
          <w:spacing w:before="319" w:after="319" w:line="28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  <w:rPrChange w:id="3" w:author="Luccas Correa" w:date="2026-08-04T06:08:00Z">
        <w:rPr>
          <w:color w:val="000000"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 w:line="278" w:lineRule="auto"/>
      <w:outlineLvl w:val="4"/>
      <w:pPrChange w:id="4" w:author="Luccas Correa" w:date="2026-08-04T06:08:00Z">
        <w:pPr>
          <w:spacing w:before="401" w:after="401" w:line="28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  <w:rPrChange w:id="4" w:author="Luccas Correa" w:date="2026-08-04T06:08:00Z">
        <w:rPr>
          <w:color w:val="000000"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5"/>
      <w:pPrChange w:id="5" w:author="Luccas Correa" w:date="2026-08-04T06:08:00Z">
        <w:pPr>
          <w:spacing w:before="559" w:after="559" w:line="28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  <w:rPrChange w:id="5" w:author="Luccas Correa" w:date="2026-08-04T06:08:00Z">
        <w:rPr>
          <w:color w:val="000000"/>
          <w:sz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 w:line="278" w:lineRule="auto"/>
      <w:outlineLvl w:val="6"/>
      <w:pPrChange w:id="6" w:author="Luccas Correa" w:date="2026-08-04T06:08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  <w:rPrChange w:id="6" w:author="Luccas Correa" w:date="2026-08-04T06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before="0" w:after="0" w:line="278" w:lineRule="auto"/>
      <w:outlineLvl w:val="7"/>
      <w:pPrChange w:id="7" w:author="Luccas Correa" w:date="2026-08-04T06:08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  <w:rPrChange w:id="7" w:author="Luccas Correa" w:date="2026-08-04T06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before="0" w:after="0" w:line="278" w:lineRule="auto"/>
      <w:outlineLvl w:val="8"/>
      <w:pPrChange w:id="8" w:author="Luccas Correa" w:date="2026-08-04T06:08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  <w:rPrChange w:id="8" w:author="Luccas Correa" w:date="2026-08-04T06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 w:after="160" w:line="278" w:lineRule="auto"/>
      <w:jc w:val="center"/>
      <w:pPrChange w:id="9" w:author="Luccas Correa" w:date="2026-08-04T06:08:00Z">
        <w:pPr>
          <w:pBdr>
            <w:left w:val="single" w:sz="30" w:space="18" w:color="CCCCCC"/>
          </w:pBdr>
          <w:spacing w:before="240" w:after="240" w:line="288" w:lineRule="auto"/>
          <w:ind w:left="600" w:right="600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14:ligatures w14:val="standardContextual"/>
      <w:rPrChange w:id="9" w:author="Luccas Correa" w:date="2026-08-04T06:08:00Z">
        <w:rPr>
          <w:color w:val="000000"/>
          <w:sz w:val="24"/>
          <w:lang w:val="en-US" w:eastAsia="en-US" w:bidi="ar-SA"/>
        </w:rPr>
      </w:rPrChange>
    </w:r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  <w:sz w:val="20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472959"/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959"/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959"/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472959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959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959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959"/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959"/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959"/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before="0" w:after="80" w:line="240" w:lineRule="auto"/>
      <w:contextualSpacing/>
      <w:pPrChange w:id="10" w:author="Luccas Correa" w:date="2026-08-04T06:0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:rPrChange w:id="10" w:author="Luccas Correa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7295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  <w:spacing w:before="0" w:after="160" w:line="278" w:lineRule="auto"/>
      <w:pPrChange w:id="11" w:author="Luccas Correa" w:date="2026-08-04T06:08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1" w:author="Luccas Correa" w:date="2026-08-04T06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72959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2959"/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6E4D75"/>
    <w:pPr>
      <w:spacing w:before="0" w:after="160" w:line="278" w:lineRule="auto"/>
      <w:ind w:left="720"/>
      <w:contextualSpacing/>
      <w:pPrChange w:id="12" w:author="Luccas Correa" w:date="2026-08-04T06:08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color w:val="auto"/>
      <w:kern w:val="2"/>
      <w:szCs w:val="24"/>
      <w14:ligatures w14:val="standardContextual"/>
      <w:rPrChange w:id="12" w:author="Luccas Correa" w:date="2026-08-04T06:0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472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3" w:author="Luccas Correa" w:date="2026-08-04T06:08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14:ligatures w14:val="standardContextual"/>
      <w:rPrChange w:id="13" w:author="Luccas Correa" w:date="2026-08-04T06:08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959"/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472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2025-01-10T00:57:00Z</dcterms:created>
  <dcterms:modified xsi:type="dcterms:W3CDTF">2026-08-04T10:08:00Z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</Properties>
</file>