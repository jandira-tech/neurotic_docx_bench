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D0D9" w14:textId="52DE1325" w:rsidR="005A1E30" w:rsidRPr="001036C6" w:rsidRDefault="000A7665" w:rsidP="005A1E30">
      <w:pPr>
        <w:rPr>
          <w:del w:id="19" w:author="Luccas Correa" w:date="2026-08-03T22:25:00Z" w16du:dateUtc="2026-08-04T02:25:00Z"/>
          <w:rFonts w:ascii="Arial" w:hAnsi="Arial" w:cs="Arial"/>
        </w:rPr>
      </w:pPr>
      <w:ins w:id="20" w:author="Luccas Correa" w:date="2026-08-03T22:25:00Z" w16du:dateUtc="2026-08-04T02:25:00Z">
        <w:r>
          <w:t xml:space="preserve">This is some </w:t>
        </w:r>
        <w:commentRangeStart w:id="21"/>
        <w:r>
          <w:t>text</w:t>
        </w:r>
      </w:ins>
      <w:commentRangeEnd w:id="21"/>
      <w:del w:id="22" w:author="Luccas Correa" w:date="2026-08-03T22:25:00Z" w16du:dateUtc="2026-08-04T02:25:00Z">
        <w:r w:rsidR="0097502B">
          <w:rPr>
            <w:rStyle w:val="CommentReference"/>
            <w:sz w:val="24"/>
            <w:szCs w:val="24"/>
          </w:rPr>
          <w:commentReference w:id="21"/>
        </w:r>
      </w:del>
      <w:ins w:id="23" w:author="Luccas Correa" w:date="2026-08-03T22:25:00Z" w16du:dateUtc="2026-08-04T02:25:00Z">
        <w:r>
          <w:t xml:space="preserve"> with tracked changes.</w:t>
        </w:r>
      </w:ins>
      <w:del w:id="24" w:author="Luccas Correa" w:date="2026-08-03T22:25:00Z" w16du:dateUtc="2026-08-04T02:25:00Z">
        <w:r w:rsidR="005A1E30" w:rsidRPr="001036C6">
          <w:rPr>
            <w:rFonts w:ascii="Arial" w:hAnsi="Arial" w:cs="Arial"/>
          </w:rPr>
          <w:br/>
          <w:delText>By: ___________________________</w:delText>
        </w:r>
        <w:r w:rsidR="005A1E30"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="005A1E30"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47BDCB3B" w14:textId="39B2BC50" w:rsidR="005A1E30" w:rsidRPr="001036C6" w:rsidRDefault="005A1E30" w:rsidP="005A1E30">
      <w:pPr>
        <w:rPr>
          <w:del w:id="25" w:author="Luccas Correa" w:date="2026-08-03T22:25:00Z" w16du:dateUtc="2026-08-04T02:25:00Z"/>
          <w:rFonts w:ascii="Arial" w:hAnsi="Arial" w:cs="Arial"/>
        </w:rPr>
      </w:pPr>
      <w:del w:id="26" w:author="Luccas Correa" w:date="2026-08-03T22:25:00Z" w16du:dateUtc="2026-08-04T02:25:00Z">
        <w:r w:rsidRPr="001036C6">
          <w:rPr>
            <w:rFonts w:ascii="Arial" w:hAnsi="Arial" w:cs="Arial"/>
          </w:rPr>
          <w:br/>
          <w:delText>By: ___________________________</w:delText>
        </w:r>
        <w:r w:rsidRPr="001036C6">
          <w:rPr>
            <w:rFonts w:ascii="Arial" w:hAnsi="Arial" w:cs="Arial"/>
          </w:rPr>
          <w:br/>
          <w:delText xml:space="preserve">Name: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Title: </w:delText>
        </w:r>
        <w:r w:rsidR="00C3264C" w:rsidRPr="001036C6">
          <w:rPr>
            <w:rFonts w:ascii="Arial" w:hAnsi="Arial" w:cs="Arial"/>
          </w:rPr>
          <w:delText>___________________________</w:delText>
        </w:r>
        <w:r w:rsidRPr="001036C6">
          <w:rPr>
            <w:rFonts w:ascii="Arial" w:hAnsi="Arial" w:cs="Arial"/>
          </w:rPr>
          <w:br/>
          <w:delText xml:space="preserve">Date: </w:delText>
        </w:r>
        <w:r w:rsidR="00C3264C" w:rsidRPr="001036C6">
          <w:rPr>
            <w:rFonts w:ascii="Arial" w:hAnsi="Arial" w:cs="Arial"/>
          </w:rPr>
          <w:delText>___________________________</w:delText>
        </w:r>
      </w:del>
    </w:p>
    <w:p w14:paraId="002A0B76" w14:textId="572A6B54" w:rsidR="000B7C73" w:rsidRDefault="000B7C73">
      <w:pPr>
        <w:rPr>
          <w:rPrChange w:id="27" w:author="Luccas Correa" w:date="2026-08-03T22:25:00Z" w16du:dateUtc="2026-08-04T02:25:00Z">
            <w:rPr>
              <w:rFonts w:ascii="Arial" w:hAnsi="Arial" w:cs="Arial"/>
            </w:rPr>
          </w:rPrChange>
        </w:rPr>
      </w:pPr>
    </w:p>
    <w:sectPr w:rsidR="000B7C73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  <w:sectPrChange w:id="34" w:author="Luccas Correa" w:date="2026-08-03T22:25:00Z" w16du:dateUtc="2026-08-04T02:25:00Z">
        <w:sectPr w:rsidR="000B7C73">
          <w:pgMar w:top="1440" w:right="1440" w:bottom="1440" w:left="1440" w:header="720" w:footer="720" w:gutter="0"/>
          <w:cols w:space="72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1" w:author="Luccas Correa" w:date="2026-03-02T14:12:00Z" w:initials="LC">
    <w:p w14:paraId="036BD125" w14:textId="77777777" w:rsidR="0097502B" w:rsidRDefault="0097502B" w:rsidP="0097502B">
      <w:r>
        <w:rPr>
          <w:rStyle w:val="CommentReference"/>
        </w:rPr>
        <w:annotationRef/>
      </w:r>
      <w:r>
        <w:rPr>
          <w:sz w:val="20"/>
          <w:szCs w:val="20"/>
        </w:rPr>
        <w:t>Old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36BD1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00363" w16cex:dateUtc="2026-03-02T1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36BD125" w16cid:durableId="560003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87855" w14:textId="77777777" w:rsidR="00DC1DF9" w:rsidRDefault="00DC1DF9" w:rsidP="004F4454">
      <w:pPr>
        <w:pPrChange w:id="17" w:author="Luccas Correa" w:date="2026-08-03T22:25:00Z" w16du:dateUtc="2026-08-04T02:25:00Z">
          <w:pPr/>
        </w:pPrChange>
      </w:pPr>
      <w:r>
        <w:separator/>
      </w:r>
    </w:p>
  </w:endnote>
  <w:endnote w:type="continuationSeparator" w:id="0">
    <w:p w14:paraId="3AE9ACAE" w14:textId="77777777" w:rsidR="00DC1DF9" w:rsidRDefault="00DC1DF9" w:rsidP="004F4454">
      <w:pPr>
        <w:pPrChange w:id="18" w:author="Luccas Correa" w:date="2026-08-03T22:25:00Z" w16du:dateUtc="2026-08-04T02:2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AC2A" w14:textId="0E7715C7" w:rsidR="00DC066E" w:rsidRDefault="00194B4C">
    <w:pPr>
      <w:pStyle w:val="CommentSubject"/>
      <w:rPr>
        <w:rPrChange w:id="31" w:author="Luccas Correa" w:date="2026-08-03T22:25:00Z" w16du:dateUtc="2026-08-04T02:25:00Z">
          <w:rPr>
            <w:rFonts w:ascii="Times New Roman" w:hAnsi="Times New Roman" w:cs="Times New Roman"/>
            <w:color w:val="8EAADB" w:themeColor="accent1" w:themeTint="99"/>
            <w:sz w:val="36"/>
            <w:szCs w:val="36"/>
          </w:rPr>
        </w:rPrChange>
      </w:rPr>
      <w:pPrChange w:id="32" w:author="Luccas Correa" w:date="2026-08-03T22:25:00Z" w16du:dateUtc="2026-08-04T02:25:00Z">
        <w:pPr>
          <w:pStyle w:val="Header"/>
          <w:jc w:val="center"/>
        </w:pPr>
      </w:pPrChange>
    </w:pPr>
    <w:del w:id="33" w:author="Luccas Correa" w:date="2026-08-03T22:25:00Z" w16du:dateUtc="2026-08-04T02:25:00Z">
      <w:r>
        <w:rPr>
          <w:rFonts w:ascii="Times New Roman" w:hAnsi="Times New Roman" w:cs="Times New Roman"/>
          <w:color w:val="8EAADB" w:themeColor="accent1" w:themeTint="99"/>
          <w:sz w:val="36"/>
          <w:szCs w:val="36"/>
        </w:rPr>
        <w:delText>Footer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21E51" w14:textId="77777777" w:rsidR="00DC1DF9" w:rsidRDefault="00DC1DF9" w:rsidP="004F4454">
      <w:pPr>
        <w:pPrChange w:id="15" w:author="Luccas Correa" w:date="2026-08-03T22:25:00Z" w16du:dateUtc="2026-08-04T02:25:00Z">
          <w:pPr/>
        </w:pPrChange>
      </w:pPr>
      <w:r>
        <w:separator/>
      </w:r>
    </w:p>
  </w:footnote>
  <w:footnote w:type="continuationSeparator" w:id="0">
    <w:p w14:paraId="111EED50" w14:textId="77777777" w:rsidR="00DC1DF9" w:rsidRDefault="00DC1DF9" w:rsidP="004F4454">
      <w:pPr>
        <w:pPrChange w:id="16" w:author="Luccas Correa" w:date="2026-08-03T22:25:00Z" w16du:dateUtc="2026-08-04T02:2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0E34" w14:textId="6E8FD088" w:rsidR="00DC066E" w:rsidRDefault="00194B4C">
    <w:pPr>
      <w:pStyle w:val="CommentText"/>
      <w:rPr>
        <w:rPrChange w:id="28" w:author="Luccas Correa" w:date="2026-08-03T22:25:00Z" w16du:dateUtc="2026-08-04T02:25:00Z">
          <w:rPr>
            <w:i/>
            <w:iCs/>
          </w:rPr>
        </w:rPrChange>
      </w:rPr>
      <w:pPrChange w:id="29" w:author="Luccas Correa" w:date="2026-08-03T22:25:00Z" w16du:dateUtc="2026-08-04T02:25:00Z">
        <w:pPr>
          <w:pStyle w:val="Header"/>
        </w:pPr>
      </w:pPrChange>
    </w:pPr>
    <w:del w:id="30" w:author="Luccas Correa" w:date="2026-08-03T22:25:00Z" w16du:dateUtc="2026-08-04T02:25:00Z">
      <w:r>
        <w:rPr>
          <w:i/>
          <w:iCs/>
        </w:rPr>
        <w:delText>Generic content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34F"/>
    <w:rsid w:val="000A3295"/>
    <w:rsid w:val="000A7665"/>
    <w:rsid w:val="000B7C73"/>
    <w:rsid w:val="000C79F5"/>
    <w:rsid w:val="001036C6"/>
    <w:rsid w:val="00194B4C"/>
    <w:rsid w:val="0024634F"/>
    <w:rsid w:val="00347301"/>
    <w:rsid w:val="00360F1B"/>
    <w:rsid w:val="003C1D14"/>
    <w:rsid w:val="003D4722"/>
    <w:rsid w:val="004150C4"/>
    <w:rsid w:val="004F4454"/>
    <w:rsid w:val="005A1E30"/>
    <w:rsid w:val="005D61A1"/>
    <w:rsid w:val="00630FFB"/>
    <w:rsid w:val="00676690"/>
    <w:rsid w:val="007442EE"/>
    <w:rsid w:val="00765E93"/>
    <w:rsid w:val="00793D8C"/>
    <w:rsid w:val="007D298A"/>
    <w:rsid w:val="00944F63"/>
    <w:rsid w:val="0097502B"/>
    <w:rsid w:val="00A131E4"/>
    <w:rsid w:val="00A16521"/>
    <w:rsid w:val="00A519C4"/>
    <w:rsid w:val="00A774F8"/>
    <w:rsid w:val="00B66469"/>
    <w:rsid w:val="00C3264C"/>
    <w:rsid w:val="00CD4CD0"/>
    <w:rsid w:val="00DC066E"/>
    <w:rsid w:val="00DC1DF9"/>
    <w:rsid w:val="00F46982"/>
    <w:rsid w:val="00F6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216400"/>
  <w15:chartTrackingRefBased/>
  <w15:docId w15:val="{4ADF3CDD-7D3E-F74B-9A9C-2379B1BC3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65"/>
    <w:pPr>
      <w:keepNext/>
      <w:keepLines/>
      <w:spacing w:before="360" w:after="80" w:line="278" w:lineRule="auto"/>
      <w:outlineLvl w:val="0"/>
      <w:pPrChange w:id="0" w:author="Luccas Correa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  <w:rPrChange w:id="0" w:author="Luccas Correa" w:date="2026-08-03T22:2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1"/>
      <w:pPrChange w:id="1" w:author="Luccas Correa" w:date="2026-08-03T22:2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  <w:rPrChange w:id="1" w:author="Luccas Correa" w:date="2026-08-03T22:25:00Z">
        <w:rPr>
          <w:rFonts w:asciiTheme="majorHAnsi" w:eastAsiaTheme="majorEastAsia" w:hAnsiTheme="majorHAnsi" w:cstheme="majorBidi"/>
          <w:color w:val="2F5496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65"/>
    <w:pPr>
      <w:keepNext/>
      <w:keepLines/>
      <w:spacing w:before="160" w:after="80" w:line="278" w:lineRule="auto"/>
      <w:outlineLvl w:val="2"/>
      <w:pPrChange w:id="2" w:author="Luccas Correa" w:date="2026-08-03T22:25:00Z">
        <w:pPr>
          <w:keepNext/>
          <w:keepLines/>
          <w:spacing w:before="40"/>
          <w:outlineLvl w:val="2"/>
        </w:pPr>
      </w:pPrChange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  <w:rPrChange w:id="2" w:author="Luccas Correa" w:date="2026-08-03T22:25:00Z"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3"/>
      <w:pPrChange w:id="3" w:author="Luccas Correa" w:date="2026-08-03T22:25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  <w:rPrChange w:id="3" w:author="Luccas Correa" w:date="2026-08-03T22:25:00Z">
        <w:rPr>
          <w:rFonts w:asciiTheme="minorHAnsi" w:eastAsiaTheme="majorEastAsia" w:hAnsiTheme="minorHAnsi" w:cstheme="maj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65"/>
    <w:pPr>
      <w:keepNext/>
      <w:keepLines/>
      <w:spacing w:before="80" w:after="40" w:line="278" w:lineRule="auto"/>
      <w:outlineLvl w:val="4"/>
      <w:pPrChange w:id="4" w:author="Luccas Correa" w:date="2026-08-03T22:25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2F5496" w:themeColor="accent1" w:themeShade="BF"/>
      <w:kern w:val="2"/>
      <w14:ligatures w14:val="standardContextual"/>
      <w:rPrChange w:id="4" w:author="Luccas Correa" w:date="2026-08-03T22:25:00Z">
        <w:rPr>
          <w:rFonts w:asciiTheme="minorHAnsi" w:eastAsiaTheme="majorEastAsia" w:hAnsiTheme="minorHAnsi" w:cstheme="majorBidi"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65"/>
    <w:pPr>
      <w:keepNext/>
      <w:keepLines/>
      <w:spacing w:before="40" w:line="278" w:lineRule="auto"/>
      <w:outlineLvl w:val="5"/>
      <w:pPrChange w:id="5" w:author="Luccas Correa" w:date="2026-08-03T22:25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14:ligatures w14:val="standardContextual"/>
      <w:rPrChange w:id="5" w:author="Luccas Correa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65"/>
    <w:pPr>
      <w:keepNext/>
      <w:keepLines/>
      <w:spacing w:before="40" w:line="278" w:lineRule="auto"/>
      <w:outlineLvl w:val="6"/>
      <w:pPrChange w:id="6" w:author="Luccas Correa" w:date="2026-08-03T22:25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14:ligatures w14:val="standardContextual"/>
      <w:rPrChange w:id="6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65"/>
    <w:pPr>
      <w:keepNext/>
      <w:keepLines/>
      <w:spacing w:line="278" w:lineRule="auto"/>
      <w:outlineLvl w:val="7"/>
      <w:pPrChange w:id="7" w:author="Luccas Correa" w:date="2026-08-03T22:25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14:ligatures w14:val="standardContextual"/>
      <w:rPrChange w:id="7" w:author="Luccas Correa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65"/>
    <w:pPr>
      <w:keepNext/>
      <w:keepLines/>
      <w:spacing w:line="278" w:lineRule="auto"/>
      <w:outlineLvl w:val="8"/>
      <w:pPrChange w:id="8" w:author="Luccas Correa" w:date="2026-08-03T22:25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14:ligatures w14:val="standardContextual"/>
      <w:rPrChange w:id="8" w:author="Luccas Correa" w:date="2026-08-03T22:2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A1E30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ListParagraph">
    <w:name w:val="List Paragraph"/>
    <w:basedOn w:val="Normal"/>
    <w:uiPriority w:val="34"/>
    <w:qFormat/>
    <w:rsid w:val="00C326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066E"/>
  </w:style>
  <w:style w:type="paragraph" w:styleId="Footer">
    <w:name w:val="footer"/>
    <w:basedOn w:val="Normal"/>
    <w:link w:val="FooterChar"/>
    <w:uiPriority w:val="99"/>
    <w:unhideWhenUsed/>
    <w:rsid w:val="00DC06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066E"/>
  </w:style>
  <w:style w:type="character" w:customStyle="1" w:styleId="Heading1Char">
    <w:name w:val="Heading 1 Char"/>
    <w:basedOn w:val="DefaultParagraphFont"/>
    <w:link w:val="Heading1"/>
    <w:uiPriority w:val="9"/>
    <w:rsid w:val="00CD4CD0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CD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CD0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CD0"/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CD0"/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CD0"/>
    <w:rPr>
      <w:rFonts w:eastAsiaTheme="majorEastAsia" w:cstheme="majorBidi"/>
      <w:color w:val="595959" w:themeColor="text1" w:themeTint="A6"/>
      <w:kern w:val="2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CD0"/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CD0"/>
    <w:rPr>
      <w:rFonts w:eastAsiaTheme="majorEastAsia" w:cstheme="majorBidi"/>
      <w:color w:val="272727" w:themeColor="text1" w:themeTint="D8"/>
      <w:kern w:val="2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0A7665"/>
    <w:pPr>
      <w:spacing w:after="80"/>
      <w:contextualSpacing/>
      <w:pPrChange w:id="9" w:author="Luccas Correa" w:date="2026-08-03T22:25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9" w:author="Luccas Correa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D4C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65"/>
    <w:pPr>
      <w:numPr>
        <w:ilvl w:val="1"/>
      </w:numPr>
      <w:spacing w:after="160" w:line="278" w:lineRule="auto"/>
      <w:pPrChange w:id="10" w:author="Luccas Correa" w:date="2026-08-03T22:25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0" w:author="Luccas Correa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D4CD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0A7665"/>
    <w:pPr>
      <w:spacing w:before="160" w:after="160" w:line="278" w:lineRule="auto"/>
      <w:jc w:val="center"/>
      <w:pPrChange w:id="11" w:author="Luccas Correa" w:date="2026-08-03T22:25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kern w:val="2"/>
      <w14:ligatures w14:val="standardContextual"/>
      <w:rPrChange w:id="11" w:author="Luccas Correa" w:date="2026-08-03T22:25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CD4CD0"/>
    <w:rPr>
      <w:i/>
      <w:iCs/>
      <w:color w:val="404040" w:themeColor="text1" w:themeTint="BF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4C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  <w:pPrChange w:id="12" w:author="Luccas Correa" w:date="2026-08-03T22:25:00Z">
        <w:pPr>
          <w:pBdr>
            <w:top w:val="single" w:sz="4" w:space="10" w:color="2F5496" w:themeColor="accent1" w:themeShade="BF"/>
            <w:bottom w:val="single" w:sz="4" w:space="10" w:color="2F5496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2F5496" w:themeColor="accent1" w:themeShade="BF"/>
      <w:kern w:val="2"/>
      <w14:ligatures w14:val="standardContextual"/>
      <w:rPrChange w:id="12" w:author="Luccas Correa" w:date="2026-08-03T22:25:00Z">
        <w:rPr>
          <w:rFonts w:asciiTheme="minorHAnsi" w:eastAsiaTheme="minorHAnsi" w:hAnsiTheme="minorHAnsi" w:cstheme="minorBidi"/>
          <w:i/>
          <w:iCs/>
          <w:color w:val="2F5496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CD0"/>
    <w:rPr>
      <w:i/>
      <w:iCs/>
      <w:color w:val="2F5496" w:themeColor="accent1" w:themeShade="BF"/>
      <w:kern w:val="2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D4CD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A7665"/>
    <w:pPr>
      <w:pPrChange w:id="13" w:author="Luccas Correa" w:date="2026-08-03T22:25:00Z">
        <w:pPr/>
      </w:pPrChange>
    </w:pPr>
    <w:rPr>
      <w:kern w:val="2"/>
      <w14:ligatures w14:val="standardContextual"/>
      <w:rPrChange w:id="13" w:author="Luccas Correa" w:date="2026-08-03T22:25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CD4C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502B"/>
    <w:pPr>
      <w:spacing w:after="160"/>
      <w:pPrChange w:id="14" w:author="Luccas Correa" w:date="2026-08-03T22:25:00Z">
        <w:pPr>
          <w:spacing w:after="160"/>
        </w:pPr>
      </w:pPrChange>
    </w:pPr>
    <w:rPr>
      <w:kern w:val="2"/>
      <w:sz w:val="20"/>
      <w:szCs w:val="20"/>
      <w14:ligatures w14:val="standardContextual"/>
      <w:rPrChange w:id="14" w:author="Luccas Correa" w:date="2026-08-03T22:2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CD0"/>
    <w:rPr>
      <w:kern w:val="2"/>
      <w:sz w:val="20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C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CD0"/>
    <w:rPr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cp:lastPrinted>2024-05-16T16:19:00Z</cp:lastPrinted>
  <dcterms:created xsi:type="dcterms:W3CDTF">2025-12-01T21:10:00Z</dcterms:created>
  <dcterms:modified xsi:type="dcterms:W3CDTF">2026-08-04T02:25:00Z</dcterms:modified>
</cp:coreProperties>
</file>