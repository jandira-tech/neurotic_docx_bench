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907" w14:textId="512D4DE2" w:rsidR="00BA75E2" w:rsidRDefault="001C2BD8" w:rsidP="00D739E4">
      <w:pPr>
        <w:pStyle w:val="Heading1"/>
        <w:rPr>
          <w:del w:id="8" w:author="Nick Bernal" w:date="2026-08-03T22:18:00Z" w16du:dateUtc="2026-08-04T02:18:00Z"/>
        </w:rPr>
      </w:pPr>
      <w:bookmarkStart w:id="9" w:name="_Here_is_a"/>
      <w:bookmarkStart w:id="10" w:name="_top"/>
      <w:bookmarkEnd w:id="9"/>
      <w:bookmarkEnd w:id="10"/>
      <w:ins w:id="11" w:author="Nick Bernal" w:date="2026-08-03T22:18:00Z" w16du:dateUtc="2026-08-04T02:18:00Z">
        <w:r>
          <w:rPr>
            <w:noProof/>
          </w:rPr>
          <w:drawing>
            <wp:inline distT="0" distB="0" distL="0" distR="0" wp14:anchorId="16095BD3" wp14:editId="794370C9">
              <wp:extent cx="5943600" cy="4457700"/>
              <wp:effectExtent l="0" t="0" r="0" b="0"/>
              <wp:docPr id="1750635976" name="Picture 1" descr="A pond with green algae and tree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50635976" name="Picture 1" descr="A pond with green algae and trees&#10;&#10;Description automatically generated"/>
                      <pic:cNvPicPr/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45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2" w:author="Nick Bernal" w:date="2026-08-03T22:18:00Z" w16du:dateUtc="2026-08-04T02:18:00Z">
        <w:r w:rsidR="00D739E4">
          <w:delText>Here is a title</w:delText>
        </w:r>
      </w:del>
    </w:p>
    <w:p w14:paraId="0F9D929C" w14:textId="7BA954FF" w:rsidR="00D739E4" w:rsidRDefault="00D739E4">
      <w:pPr>
        <w:rPr>
          <w:del w:id="13" w:author="Nick Bernal" w:date="2026-08-03T22:18:00Z" w16du:dateUtc="2026-08-04T02:18:00Z"/>
        </w:rPr>
      </w:pPr>
      <w:del w:id="14" w:author="Nick Bernal" w:date="2026-08-03T22:18:00Z" w16du:dateUtc="2026-08-04T02:18:00Z">
        <w:r>
          <w:delText>Some text</w:delText>
        </w:r>
        <w:r w:rsidR="00784E11">
          <w:delText xml:space="preserve"> </w:delText>
        </w:r>
        <w:bookmarkStart w:id="15" w:name="mybookmark"/>
        <w:r w:rsidR="00784E11">
          <w:delText>bookmark</w:delText>
        </w:r>
        <w:bookmarkEnd w:id="15"/>
      </w:del>
    </w:p>
    <w:p w14:paraId="5DCE1B55" w14:textId="79A45A4E" w:rsidR="00784E11" w:rsidRPr="00D739E4" w:rsidRDefault="00784E11" w:rsidP="00D739E4">
      <w:del w:id="16" w:author="Nick Bernal" w:date="2026-08-03T22:18:00Z" w16du:dateUtc="2026-08-04T02:18:00Z">
        <w:r>
          <w:delText xml:space="preserve">And a </w:delText>
        </w:r>
        <w:r>
          <w:fldChar w:fldCharType="begin"/>
        </w:r>
        <w:r>
          <w:delInstrText>HYPERLINK \l "mybookmark" \o "Some tooltip"</w:delInstrText>
        </w:r>
        <w:r>
          <w:fldChar w:fldCharType="separate"/>
        </w:r>
        <w:r w:rsidRPr="00EB73CF">
          <w:rPr>
            <w:rStyle w:val="SubtitleChar"/>
          </w:rPr>
          <w:delText>link</w:delText>
        </w:r>
        <w:r>
          <w:fldChar w:fldCharType="end"/>
        </w:r>
        <w:r>
          <w:delText xml:space="preserve"> to a bookmark</w:delText>
        </w:r>
      </w:del>
    </w:p>
    <w:sectPr w:rsidR="00784E11" w:rsidRPr="00D739E4">
      <w:pgSz w:w="12240" w:h="15840"/>
      <w:pgMar w:top="1440" w:right="1440" w:bottom="1440" w:left="1440" w:header="720" w:footer="720" w:gutter="0"/>
      <w:cols w:space="720"/>
      <w:docGrid w:linePitch="360"/>
      <w:sectPrChange w:id="17" w:author="Nick Bernal" w:date="2026-08-03T22:18:00Z" w16du:dateUtc="2026-08-04T02:18:00Z">
        <w:sectPr w:rsidR="00784E11" w:rsidRPr="00D739E4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E4"/>
    <w:rsid w:val="00107C80"/>
    <w:rsid w:val="001A589A"/>
    <w:rsid w:val="001C2BD8"/>
    <w:rsid w:val="002B1C2A"/>
    <w:rsid w:val="00360F1B"/>
    <w:rsid w:val="00393D05"/>
    <w:rsid w:val="003C1D14"/>
    <w:rsid w:val="003C58BC"/>
    <w:rsid w:val="0043369F"/>
    <w:rsid w:val="004607D3"/>
    <w:rsid w:val="004D4F3A"/>
    <w:rsid w:val="005249B5"/>
    <w:rsid w:val="005A2A4A"/>
    <w:rsid w:val="00784E11"/>
    <w:rsid w:val="00855EA6"/>
    <w:rsid w:val="00864E94"/>
    <w:rsid w:val="00A87BF7"/>
    <w:rsid w:val="00AE4A5B"/>
    <w:rsid w:val="00BA75E2"/>
    <w:rsid w:val="00D739E4"/>
    <w:rsid w:val="00DC6383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5940D"/>
  <w15:chartTrackingRefBased/>
  <w15:docId w15:val="{C9D6BA16-FE30-1C40-B4F9-702C1A64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D8"/>
    <w:pPr>
      <w:keepNext/>
      <w:keepLines/>
      <w:spacing w:before="160" w:after="80" w:line="240" w:lineRule="auto"/>
      <w:outlineLvl w:val="1"/>
      <w:pPrChange w:id="0" w:author="Nick Bernal" w:date="2026-08-03T22:1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Nick Bernal" w:date="2026-08-03T22:1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D8"/>
    <w:pPr>
      <w:keepNext/>
      <w:keepLines/>
      <w:spacing w:before="40" w:after="0" w:line="240" w:lineRule="auto"/>
      <w:outlineLvl w:val="5"/>
      <w:pPrChange w:id="1" w:author="Nick Bernal" w:date="2026-08-03T22:18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Nick Bernal" w:date="2026-08-03T22:1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D8"/>
    <w:pPr>
      <w:keepNext/>
      <w:keepLines/>
      <w:spacing w:before="40" w:after="0" w:line="240" w:lineRule="auto"/>
      <w:outlineLvl w:val="6"/>
      <w:pPrChange w:id="2" w:author="Nick Bernal" w:date="2026-08-03T22:18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Nick Bernal" w:date="2026-08-03T22:1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D8"/>
    <w:pPr>
      <w:keepNext/>
      <w:keepLines/>
      <w:spacing w:after="0" w:line="240" w:lineRule="auto"/>
      <w:outlineLvl w:val="7"/>
      <w:pPrChange w:id="3" w:author="Nick Bernal" w:date="2026-08-03T22:18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Nick Bernal" w:date="2026-08-03T22:1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D8"/>
    <w:pPr>
      <w:keepNext/>
      <w:keepLines/>
      <w:spacing w:after="0" w:line="240" w:lineRule="auto"/>
      <w:outlineLvl w:val="8"/>
      <w:pPrChange w:id="4" w:author="Nick Bernal" w:date="2026-08-03T22:18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Nick Bernal" w:date="2026-08-03T22:1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D8"/>
    <w:pPr>
      <w:spacing w:after="80" w:line="240" w:lineRule="auto"/>
      <w:contextualSpacing/>
      <w:pPrChange w:id="5" w:author="Nick Bernal" w:date="2026-08-03T22:1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Nick Bernal" w:date="2026-08-03T22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7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D8"/>
    <w:pPr>
      <w:numPr>
        <w:ilvl w:val="1"/>
      </w:numPr>
      <w:spacing w:line="240" w:lineRule="auto"/>
      <w:pPrChange w:id="6" w:author="Nick Bernal" w:date="2026-08-03T22:18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Nick Bernal" w:date="2026-08-03T22:1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7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D8"/>
    <w:pPr>
      <w:spacing w:before="160" w:line="240" w:lineRule="auto"/>
      <w:jc w:val="center"/>
      <w:pPrChange w:id="7" w:author="Nick Bernal" w:date="2026-08-03T22:18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7" w:author="Nick Bernal" w:date="2026-08-03T22:1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7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2025-09-11T18:11:00Z</dcterms:created>
  <dcterms:modified xsi:type="dcterms:W3CDTF">2026-08-04T02:18:00Z</dcterms:modified>
</cp:coreProperties>
</file>