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84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3974"/>
        <w:gridCol w:w="2844"/>
        <w:gridCol w:w="4558"/>
      </w:tblGrid>
      <w:tr w:rsidR="0083734B" w:rsidRPr="00880F52" w14:paraId="1799649E" w14:textId="77777777" w:rsidTr="0083734B">
        <w:trPr>
          <w:gridAfter w:val="1"/>
          <w:wAfter w:w="4558" w:type="dxa"/>
          <w:ins w:id="1" w:author="Mark Pang" w:date="2026-08-03T22:17:00Z" w16du:dateUtc="2026-08-04T02:17:00Z"/>
        </w:trPr>
        <w:tc>
          <w:tcPr>
            <w:tcW w:w="3982" w:type="dxa"/>
            <w:gridSpan w:val="2"/>
            <w:vMerge w:val="restart"/>
          </w:tcPr>
          <w:p w14:paraId="1618ECED" w14:textId="3D4B2CFB" w:rsidR="0083734B" w:rsidRDefault="0083734B">
            <w:pPr>
              <w:spacing w:after="0" w:line="240" w:lineRule="auto"/>
              <w:rPr>
                <w:ins w:id="2" w:author="Mark Pang" w:date="2026-08-03T22:17:00Z" w16du:dateUtc="2026-08-04T02:17:00Z"/>
                <w:rFonts w:ascii="Arial" w:hAnsi="Arial" w:cs="Arial"/>
                <w:noProof/>
                <w:color w:val="000000"/>
                <w:sz w:val="14"/>
              </w:rPr>
            </w:pPr>
          </w:p>
          <w:p w14:paraId="08CE209E" w14:textId="6A795340" w:rsidR="0083734B" w:rsidRPr="00A67AF3" w:rsidRDefault="0083734B" w:rsidP="00A67AF3">
            <w:pPr>
              <w:tabs>
                <w:tab w:val="left" w:pos="1282"/>
              </w:tabs>
              <w:rPr>
                <w:ins w:id="3" w:author="Mark Pang" w:date="2026-08-03T22:17:00Z" w16du:dateUtc="2026-08-04T02:17:00Z"/>
                <w:rFonts w:ascii="Arial" w:hAnsi="Arial" w:cs="Arial"/>
              </w:rPr>
            </w:pPr>
            <w:ins w:id="4" w:author="Mark Pang" w:date="2026-08-03T22:17:00Z" w16du:dateUtc="2026-08-04T02:17:00Z">
              <w:r w:rsidRPr="00A67AF3">
                <w:rPr>
                  <w:rFonts w:ascii="Arial" w:hAnsi="Arial" w:cs="Arial"/>
                  <w:noProof/>
                </w:rPr>
                <mc:AlternateContent>
                  <mc:Choice Requires="wps">
                    <w:drawing>
                      <wp:anchor distT="45720" distB="45720" distL="114300" distR="114300" simplePos="0" relativeHeight="251659264" behindDoc="0" locked="0" layoutInCell="1" allowOverlap="1" wp14:anchorId="6C1753FB" wp14:editId="09E69D57">
                        <wp:simplePos x="0" y="0"/>
                        <wp:positionH relativeFrom="column">
                          <wp:posOffset>-5715</wp:posOffset>
                        </wp:positionH>
                        <wp:positionV relativeFrom="paragraph">
                          <wp:posOffset>180340</wp:posOffset>
                        </wp:positionV>
                        <wp:extent cx="1144905" cy="1404620"/>
                        <wp:effectExtent l="0" t="0" r="17145" b="13970"/>
                        <wp:wrapSquare wrapText="bothSides"/>
                        <wp:docPr id="217" name="Text Box 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144905" cy="14046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04BE13F" w14:textId="3839FA4A" w:rsidR="0083734B" w:rsidRDefault="0083734B">
                                    <w:pPr>
                                      <w:rPr>
                                        <w:ins w:id="5" w:author="Mark Pang" w:date="2026-08-03T22:17:00Z" w16du:dateUtc="2026-08-04T02:17:00Z"/>
                                      </w:rPr>
                                    </w:pPr>
                                    <w:ins w:id="6" w:author="Mark Pang" w:date="2026-08-03T22:17:00Z" w16du:dateUtc="2026-08-04T02:17:00Z">
                                      <w:r>
                                        <w:t>Contract “ACC”</w:t>
                                      </w:r>
                                    </w:ins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20000</wp14:pctHeight>
                        </wp14:sizeRelV>
                      </wp:anchor>
                    </w:drawing>
                  </mc:Choice>
                  <mc:Fallback>
                    <w:pict>
                      <v:shapetype w14:anchorId="6C1753FB"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26" type="#_x0000_t202" style="position:absolute;margin-left:-.45pt;margin-top:14.2pt;width:90.1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">
                        <v:textbox style="mso-fit-shape-to-text:t">
                          <w:txbxContent>
                            <w:p w14:paraId="104BE13F" w14:textId="3839FA4A" w:rsidR="0083734B" w:rsidRDefault="0083734B">
                              <w:pPr>
                                <w:rPr>
                                  <w:ins w:id="7" w:author="Mark Pang" w:date="2026-08-03T22:17:00Z" w16du:dateUtc="2026-08-04T02:17:00Z"/>
                                </w:rPr>
                              </w:pPr>
                              <w:ins w:id="8" w:author="Mark Pang" w:date="2026-08-03T22:17:00Z" w16du:dateUtc="2026-08-04T02:17:00Z">
                                <w:r>
                                  <w:t>Contract “ACC”</w:t>
                                </w:r>
                              </w:ins>
                            </w:p>
                          </w:txbxContent>
                        </v:textbox>
                        <w10:wrap type="square"/>
                      </v:shape>
                    </w:pict>
                  </mc:Fallback>
                </mc:AlternateContent>
              </w:r>
              <w:r>
                <w:rPr>
                  <w:rFonts w:ascii="Arial" w:hAnsi="Arial" w:cs="Arial"/>
                </w:rPr>
                <w:tab/>
              </w:r>
            </w:ins>
          </w:p>
        </w:tc>
        <w:tc>
          <w:tcPr>
            <w:tcW w:w="2844" w:type="dxa"/>
          </w:tcPr>
          <w:p w14:paraId="66C613C1" w14:textId="77777777" w:rsidR="0083734B" w:rsidRPr="00880F52" w:rsidRDefault="0083734B">
            <w:pPr>
              <w:spacing w:after="0" w:line="240" w:lineRule="auto"/>
              <w:rPr>
                <w:ins w:id="9" w:author="Mark Pang" w:date="2026-08-03T22:17:00Z" w16du:dateUtc="2026-08-04T02:17:00Z"/>
                <w:rFonts w:ascii="Arial" w:hAnsi="Arial" w:cs="Arial"/>
              </w:rPr>
            </w:pPr>
            <w:ins w:id="10" w:author="Mark Pang" w:date="2026-08-03T22:17:00Z" w16du:dateUtc="2026-08-04T02:17:00Z">
              <w:r w:rsidRPr="00880F52">
                <w:rPr>
                  <w:rFonts w:ascii="Arial" w:hAnsi="Arial" w:cs="Arial"/>
                  <w:color w:val="000000"/>
                  <w:sz w:val="14"/>
                </w:rPr>
                <w:t> </w:t>
              </w:r>
            </w:ins>
          </w:p>
        </w:tc>
      </w:tr>
      <w:tr w:rsidR="0083734B" w:rsidRPr="00880F52" w14:paraId="37177C3C" w14:textId="77777777" w:rsidTr="0083734B">
        <w:trPr>
          <w:gridAfter w:val="1"/>
          <w:wAfter w:w="4558" w:type="dxa"/>
          <w:ins w:id="11" w:author="Mark Pang" w:date="2026-08-03T22:17:00Z" w16du:dateUtc="2026-08-04T02:17:00Z"/>
        </w:trPr>
        <w:tc>
          <w:tcPr>
            <w:tcW w:w="3982" w:type="dxa"/>
            <w:gridSpan w:val="2"/>
            <w:vMerge/>
          </w:tcPr>
          <w:p w14:paraId="72B5CF9F" w14:textId="77777777" w:rsidR="0083734B" w:rsidRPr="00880F52" w:rsidRDefault="0083734B">
            <w:pPr>
              <w:spacing w:after="0" w:line="240" w:lineRule="auto"/>
              <w:rPr>
                <w:ins w:id="12" w:author="Mark Pang" w:date="2026-08-03T22:17:00Z" w16du:dateUtc="2026-08-04T02:17:00Z"/>
                <w:rFonts w:ascii="Arial" w:hAnsi="Arial" w:cs="Arial"/>
              </w:rPr>
            </w:pPr>
          </w:p>
        </w:tc>
        <w:tc>
          <w:tcPr>
            <w:tcW w:w="2844" w:type="dxa"/>
          </w:tcPr>
          <w:p w14:paraId="43EAF8E1" w14:textId="77777777" w:rsidR="0083734B" w:rsidRPr="00880F52" w:rsidRDefault="0083734B">
            <w:pPr>
              <w:spacing w:after="0" w:line="240" w:lineRule="auto"/>
              <w:rPr>
                <w:ins w:id="13" w:author="Mark Pang" w:date="2026-08-03T22:17:00Z" w16du:dateUtc="2026-08-04T02:17:00Z"/>
                <w:rFonts w:ascii="Arial" w:hAnsi="Arial" w:cs="Arial"/>
              </w:rPr>
            </w:pPr>
            <w:ins w:id="14" w:author="Mark Pang" w:date="2026-08-03T22:17:00Z" w16du:dateUtc="2026-08-04T02:17:00Z">
              <w:r w:rsidRPr="00880F52">
                <w:rPr>
                  <w:rFonts w:ascii="Arial" w:hAnsi="Arial" w:cs="Arial"/>
                  <w:color w:val="000000"/>
                  <w:sz w:val="14"/>
                </w:rPr>
                <w:t> </w:t>
              </w:r>
            </w:ins>
          </w:p>
        </w:tc>
      </w:tr>
      <w:tr w:rsidR="0083734B" w:rsidRPr="00880F52" w14:paraId="1AEB8C3D" w14:textId="77777777" w:rsidTr="0083734B">
        <w:trPr>
          <w:gridAfter w:val="1"/>
          <w:wAfter w:w="4558" w:type="dxa"/>
          <w:ins w:id="15" w:author="Mark Pang" w:date="2026-08-03T22:17:00Z" w16du:dateUtc="2026-08-04T02:17:00Z"/>
        </w:trPr>
        <w:tc>
          <w:tcPr>
            <w:tcW w:w="3982" w:type="dxa"/>
            <w:gridSpan w:val="2"/>
            <w:vMerge/>
          </w:tcPr>
          <w:p w14:paraId="1B05DA33" w14:textId="77777777" w:rsidR="0083734B" w:rsidRPr="00880F52" w:rsidRDefault="0083734B">
            <w:pPr>
              <w:spacing w:after="0" w:line="240" w:lineRule="auto"/>
              <w:rPr>
                <w:ins w:id="16" w:author="Mark Pang" w:date="2026-08-03T22:17:00Z" w16du:dateUtc="2026-08-04T02:17:00Z"/>
                <w:rFonts w:ascii="Arial" w:hAnsi="Arial" w:cs="Arial"/>
              </w:rPr>
            </w:pPr>
          </w:p>
        </w:tc>
        <w:tc>
          <w:tcPr>
            <w:tcW w:w="2844" w:type="dxa"/>
          </w:tcPr>
          <w:p w14:paraId="4A90862E" w14:textId="77777777" w:rsidR="0083734B" w:rsidRPr="00880F52" w:rsidRDefault="0083734B">
            <w:pPr>
              <w:spacing w:after="0" w:line="240" w:lineRule="auto"/>
              <w:rPr>
                <w:ins w:id="17" w:author="Mark Pang" w:date="2026-08-03T22:17:00Z" w16du:dateUtc="2026-08-04T02:17:00Z"/>
                <w:rFonts w:ascii="Arial" w:hAnsi="Arial" w:cs="Arial"/>
              </w:rPr>
            </w:pPr>
            <w:ins w:id="18" w:author="Mark Pang" w:date="2026-08-03T22:17:00Z" w16du:dateUtc="2026-08-04T02:17:00Z">
              <w:r w:rsidRPr="00880F52">
                <w:rPr>
                  <w:rFonts w:ascii="Arial" w:hAnsi="Arial" w:cs="Arial"/>
                  <w:color w:val="000000"/>
                  <w:sz w:val="14"/>
                </w:rPr>
                <w:t> </w:t>
              </w:r>
            </w:ins>
          </w:p>
        </w:tc>
      </w:tr>
      <w:tr w:rsidR="0083734B" w:rsidRPr="00880F52" w14:paraId="5D740A77" w14:textId="77777777" w:rsidTr="0083734B">
        <w:trPr>
          <w:gridAfter w:val="1"/>
          <w:wAfter w:w="4558" w:type="dxa"/>
          <w:ins w:id="19" w:author="Mark Pang" w:date="2026-08-03T22:17:00Z" w16du:dateUtc="2026-08-04T02:17:00Z"/>
        </w:trPr>
        <w:tc>
          <w:tcPr>
            <w:tcW w:w="3982" w:type="dxa"/>
            <w:gridSpan w:val="2"/>
            <w:vMerge/>
          </w:tcPr>
          <w:p w14:paraId="596FBB47" w14:textId="77777777" w:rsidR="0083734B" w:rsidRPr="00880F52" w:rsidRDefault="0083734B">
            <w:pPr>
              <w:spacing w:after="0" w:line="240" w:lineRule="auto"/>
              <w:rPr>
                <w:ins w:id="20" w:author="Mark Pang" w:date="2026-08-03T22:17:00Z" w16du:dateUtc="2026-08-04T02:17:00Z"/>
                <w:rFonts w:ascii="Arial" w:hAnsi="Arial" w:cs="Arial"/>
              </w:rPr>
            </w:pPr>
          </w:p>
        </w:tc>
        <w:tc>
          <w:tcPr>
            <w:tcW w:w="2844" w:type="dxa"/>
          </w:tcPr>
          <w:p w14:paraId="2E7078B2" w14:textId="77777777" w:rsidR="0083734B" w:rsidRPr="00880F52" w:rsidRDefault="0083734B">
            <w:pPr>
              <w:spacing w:after="0" w:line="240" w:lineRule="auto"/>
              <w:rPr>
                <w:ins w:id="21" w:author="Mark Pang" w:date="2026-08-03T22:17:00Z" w16du:dateUtc="2026-08-04T02:17:00Z"/>
                <w:rFonts w:ascii="Arial" w:hAnsi="Arial" w:cs="Arial"/>
              </w:rPr>
            </w:pPr>
            <w:ins w:id="22" w:author="Mark Pang" w:date="2026-08-03T22:17:00Z" w16du:dateUtc="2026-08-04T02:17:00Z">
              <w:r w:rsidRPr="00880F52">
                <w:rPr>
                  <w:rFonts w:ascii="Arial" w:hAnsi="Arial" w:cs="Arial"/>
                  <w:b/>
                  <w:color w:val="3067DB"/>
                  <w:sz w:val="24"/>
                </w:rPr>
                <w:t>ORDER FORM</w:t>
              </w:r>
            </w:ins>
          </w:p>
        </w:tc>
      </w:tr>
      <w:tr w:rsidR="0083734B" w:rsidRPr="00880F52" w14:paraId="7D481CEE" w14:textId="77777777" w:rsidTr="0083734B">
        <w:trPr>
          <w:gridAfter w:val="1"/>
          <w:wAfter w:w="4558" w:type="dxa"/>
          <w:ins w:id="23" w:author="Mark Pang" w:date="2026-08-03T22:17:00Z" w16du:dateUtc="2026-08-04T02:17:00Z"/>
        </w:trPr>
        <w:tc>
          <w:tcPr>
            <w:tcW w:w="3982" w:type="dxa"/>
            <w:gridSpan w:val="2"/>
            <w:vMerge/>
          </w:tcPr>
          <w:p w14:paraId="47C25B69" w14:textId="77777777" w:rsidR="0083734B" w:rsidRPr="00880F52" w:rsidRDefault="0083734B">
            <w:pPr>
              <w:spacing w:after="0" w:line="240" w:lineRule="auto"/>
              <w:rPr>
                <w:ins w:id="24" w:author="Mark Pang" w:date="2026-08-03T22:17:00Z" w16du:dateUtc="2026-08-04T02:17:00Z"/>
                <w:rFonts w:ascii="Arial" w:hAnsi="Arial" w:cs="Arial"/>
              </w:rPr>
            </w:pPr>
          </w:p>
        </w:tc>
        <w:tc>
          <w:tcPr>
            <w:tcW w:w="2844" w:type="dxa"/>
          </w:tcPr>
          <w:p w14:paraId="06399F5E" w14:textId="77777777" w:rsidR="0083734B" w:rsidRPr="00880F52" w:rsidRDefault="0083734B">
            <w:pPr>
              <w:spacing w:after="0" w:line="240" w:lineRule="auto"/>
              <w:rPr>
                <w:ins w:id="25" w:author="Mark Pang" w:date="2026-08-03T22:17:00Z" w16du:dateUtc="2026-08-04T02:17:00Z"/>
                <w:rFonts w:ascii="Arial" w:hAnsi="Arial" w:cs="Arial"/>
              </w:rPr>
            </w:pPr>
            <w:ins w:id="26" w:author="Mark Pang" w:date="2026-08-03T22:17:00Z" w16du:dateUtc="2026-08-04T02:17:00Z">
              <w:r w:rsidRPr="00880F52">
                <w:rPr>
                  <w:rFonts w:ascii="Arial" w:hAnsi="Arial" w:cs="Arial"/>
                  <w:color w:val="000000"/>
                  <w:sz w:val="14"/>
                </w:rPr>
                <w:t> </w:t>
              </w:r>
            </w:ins>
          </w:p>
        </w:tc>
      </w:tr>
      <w:tr w:rsidR="00B160FC" w:rsidRPr="00880F52" w14:paraId="332C0B93" w14:textId="77777777" w:rsidTr="0083734B">
        <w:trPr>
          <w:gridBefore w:val="1"/>
          <w:wBefore w:w="8" w:type="dxa"/>
          <w:ins w:id="27" w:author="Mark Pang" w:date="2026-08-03T22:17:00Z" w16du:dateUtc="2026-08-04T02:17:00Z"/>
        </w:trPr>
        <w:tc>
          <w:tcPr>
            <w:tcW w:w="1137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067DB"/>
            <w:tcMar>
              <w:left w:w="30" w:type="dxa"/>
            </w:tcMar>
          </w:tcPr>
          <w:p w14:paraId="528AD577" w14:textId="77777777" w:rsidR="00B160FC" w:rsidRPr="00880F52" w:rsidRDefault="004C113D">
            <w:pPr>
              <w:spacing w:after="0" w:line="240" w:lineRule="auto"/>
              <w:rPr>
                <w:ins w:id="28" w:author="Mark Pang" w:date="2026-08-03T22:17:00Z" w16du:dateUtc="2026-08-04T02:17:00Z"/>
                <w:rFonts w:ascii="Arial" w:hAnsi="Arial" w:cs="Arial"/>
              </w:rPr>
            </w:pPr>
            <w:ins w:id="29" w:author="Mark Pang" w:date="2026-08-03T22:17:00Z" w16du:dateUtc="2026-08-04T02:17:00Z">
              <w:r w:rsidRPr="00880F52">
                <w:rPr>
                  <w:rFonts w:ascii="Arial" w:hAnsi="Arial" w:cs="Arial"/>
                  <w:color w:val="FFFFFF"/>
                  <w:sz w:val="14"/>
                </w:rPr>
                <w:t>Client Information</w:t>
              </w:r>
            </w:ins>
          </w:p>
        </w:tc>
      </w:tr>
    </w:tbl>
    <w:p w14:paraId="5BB05DE2" w14:textId="77777777" w:rsidR="00044C88" w:rsidRDefault="007E699D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del w:id="30" w:author="Mark Pang" w:date="2026-08-03T22:17:00Z" w16du:dateUtc="2026-08-04T02:17:00Z"/>
        </w:rPr>
      </w:pPr>
      <w:del w:id="31" w:author="Mark Pang" w:date="2026-08-03T22:17:00Z" w16du:dateUtc="2026-08-04T02:17:00Z">
        <w:r>
          <w:rPr>
            <w:rFonts w:ascii="Aptos" w:eastAsia="Aptos" w:hAnsi="Aptos" w:cs="Aptos"/>
            <w:b/>
            <w:sz w:val="20"/>
            <w:u w:val="single"/>
          </w:rPr>
          <w:delText>ONE</w:delText>
        </w:r>
      </w:del>
    </w:p>
    <w:p w14:paraId="180E8FB4" w14:textId="77777777" w:rsidR="00044C88" w:rsidRDefault="007E699D">
      <w:pPr>
        <w:pStyle w:val="ListParagraph"/>
        <w:numPr>
          <w:ilvl w:val="1"/>
          <w:numId w:val="5"/>
        </w:numPr>
        <w:spacing w:after="0" w:line="240" w:lineRule="auto"/>
        <w:ind w:left="360"/>
        <w:rPr>
          <w:del w:id="32" w:author="Mark Pang" w:date="2026-08-03T22:17:00Z" w16du:dateUtc="2026-08-04T02:17:00Z"/>
        </w:rPr>
      </w:pPr>
      <w:del w:id="33" w:author="Mark Pang" w:date="2026-08-03T22:17:00Z" w16du:dateUtc="2026-08-04T02:17:00Z">
        <w:r>
          <w:rPr>
            <w:rFonts w:ascii="Aptos" w:eastAsia="Aptos" w:hAnsi="Aptos" w:cs="Aptos"/>
            <w:sz w:val="20"/>
            <w:u w:val="single"/>
          </w:rPr>
          <w:delText>a</w:delText>
        </w:r>
      </w:del>
    </w:p>
    <w:p w14:paraId="01ABB5C0" w14:textId="77777777" w:rsidR="00044C88" w:rsidRPr="00880F52" w:rsidRDefault="00044C88">
      <w:pPr>
        <w:rPr>
          <w:rFonts w:ascii="Arial" w:hAnsi="Arial"/>
          <w:rPrChange w:id="34" w:author="Mark Pang" w:date="2026-08-03T22:17:00Z" w16du:dateUtc="2026-08-04T02:17:00Z">
            <w:rPr/>
          </w:rPrChange>
        </w:rPr>
        <w:pPrChange w:id="35" w:author="Mark Pang" w:date="2026-08-03T22:17:00Z" w16du:dateUtc="2026-08-04T02:17:00Z">
          <w:pPr>
            <w:spacing w:after="0" w:line="240" w:lineRule="auto"/>
          </w:pPr>
        </w:pPrChange>
      </w:pPr>
    </w:p>
    <w:sectPr w:rsidR="00044C88" w:rsidRPr="00880F5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nextPage"/>
      <w:pgSz w:w="12240" w:h="15840"/>
      <w:pgMar w:top="288" w:right="432" w:bottom="438" w:left="432" w:header="288" w:footer="288" w:gutter="0"/>
      <w:cols w:space="720"/>
      <w:docGrid w:linePitch="0"/>
      <w:sectPrChange w:id="62" w:author="Mark Pang" w:date="2026-08-03T22:17:00Z" w16du:dateUtc="2026-08-04T02:17:00Z">
        <w:sectPr w:rsidR="00044C88" w:rsidRPr="00880F52">
          <w:type w:val="continuous"/>
          <w:pgMar w:top="1584" w:right="1440" w:bottom="1440" w:left="1440" w:header="720" w:footer="562" w:gutter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01AFA" w14:textId="77777777" w:rsidR="000B7B5D" w:rsidRDefault="000B7B5D">
      <w:pPr>
        <w:spacing w:after="0" w:line="240" w:lineRule="auto"/>
      </w:pPr>
      <w:r>
        <w:separator/>
      </w:r>
    </w:p>
  </w:endnote>
  <w:endnote w:type="continuationSeparator" w:id="0">
    <w:p w14:paraId="30131849" w14:textId="77777777" w:rsidR="000B7B5D" w:rsidRDefault="000B7B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Brandon Grotesque Black">
    <w:altName w:val="Calibri"/>
    <w:panose1 w:val="020B0604020202020204"/>
    <w:charset w:val="00"/>
    <w:family w:val="swiss"/>
    <w:notTrueType/>
    <w:pitch w:val="variable"/>
    <w:sig w:usb0="A00000AF" w:usb1="5000205B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17"/>
    </w:tblGrid>
    <w:tr w:rsidR="00F36EF9" w:rsidRPr="005D5763" w14:paraId="4921691F" w14:textId="77777777">
      <w:trPr>
        <w:ins w:id="37" w:author="Mark Pang" w:date="2026-08-03T22:17:00Z" w16du:dateUtc="2026-08-04T02:17:00Z"/>
      </w:trPr>
      <w:tc>
        <w:tcPr>
          <w:tcW w:w="2917" w:type="dxa"/>
        </w:tcPr>
        <w:p w14:paraId="032BF9F9" w14:textId="77777777" w:rsidR="00F36EF9" w:rsidRPr="005D5763" w:rsidRDefault="00F36EF9">
          <w:pPr>
            <w:spacing w:after="0" w:line="240" w:lineRule="auto"/>
            <w:rPr>
              <w:ins w:id="38" w:author="Mark Pang" w:date="2026-08-03T22:17:00Z" w16du:dateUtc="2026-08-04T02:17:00Z"/>
              <w:rFonts w:ascii="Arial" w:hAnsi="Arial" w:cs="Arial"/>
              <w:sz w:val="14"/>
              <w:szCs w:val="14"/>
              <w:highlight w:val="black"/>
            </w:rPr>
          </w:pPr>
          <w:ins w:id="39" w:author="Mark Pang" w:date="2026-08-03T22:17:00Z" w16du:dateUtc="2026-08-04T02:17:00Z">
            <w:r w:rsidRPr="005D5763">
              <w:rPr>
                <w:rFonts w:ascii="Arial" w:hAnsi="Arial" w:cs="Arial"/>
                <w:color w:val="000000"/>
                <w:sz w:val="14"/>
                <w:szCs w:val="14"/>
                <w:highlight w:val="black"/>
              </w:rPr>
              <w:t>FRHI Hotels &amp; Resorts (Canada) Inc. Q-00203</w:t>
            </w:r>
          </w:ins>
        </w:p>
      </w:tc>
    </w:tr>
  </w:tbl>
  <w:p w14:paraId="62725D25" w14:textId="77777777" w:rsidR="00D76F5D" w:rsidRPr="00880F52" w:rsidRDefault="00F36EF9">
    <w:pPr>
      <w:spacing w:after="0" w:line="240" w:lineRule="auto"/>
      <w:jc w:val="right"/>
      <w:rPr>
        <w:rFonts w:ascii="Arial" w:hAnsi="Arial"/>
        <w:sz w:val="14"/>
        <w:rPrChange w:id="40" w:author="Mark Pang" w:date="2026-08-03T22:17:00Z" w16du:dateUtc="2026-08-04T02:17:00Z">
          <w:rPr/>
        </w:rPrChange>
      </w:rPr>
      <w:pPrChange w:id="41" w:author="Mark Pang" w:date="2026-08-03T22:17:00Z" w16du:dateUtc="2026-08-04T02:17:00Z">
        <w:pPr>
          <w:pStyle w:val="DocID"/>
        </w:pPr>
      </w:pPrChange>
    </w:pPr>
    <w:ins w:id="42" w:author="Mark Pang" w:date="2026-08-03T22:17:00Z" w16du:dateUtc="2026-08-04T02:17:00Z">
      <w:r w:rsidRPr="00880F52">
        <w:rPr>
          <w:rFonts w:ascii="Arial" w:hAnsi="Arial" w:cs="Arial"/>
          <w:color w:val="000000"/>
          <w:sz w:val="14"/>
          <w:szCs w:val="14"/>
        </w:rPr>
        <w:t xml:space="preserve">Page </w:t>
      </w:r>
      <w:r w:rsidRPr="00880F52">
        <w:rPr>
          <w:rFonts w:ascii="Arial" w:hAnsi="Arial" w:cs="Arial"/>
          <w:color w:val="000000"/>
          <w:sz w:val="14"/>
          <w:szCs w:val="14"/>
        </w:rPr>
        <w:pgNum/>
      </w:r>
      <w:r w:rsidRPr="00880F52">
        <w:rPr>
          <w:rFonts w:ascii="Arial" w:hAnsi="Arial" w:cs="Arial"/>
          <w:color w:val="000000"/>
          <w:sz w:val="14"/>
          <w:szCs w:val="14"/>
        </w:rPr>
        <w:t xml:space="preserve"> of </w:t>
      </w:r>
      <w:r w:rsidRPr="00880F52">
        <w:rPr>
          <w:rFonts w:ascii="Arial" w:hAnsi="Arial" w:cs="Arial"/>
          <w:sz w:val="14"/>
          <w:szCs w:val="14"/>
        </w:rPr>
        <w:fldChar w:fldCharType="begin"/>
      </w:r>
      <w:r w:rsidRPr="00880F52">
        <w:rPr>
          <w:rFonts w:ascii="Arial" w:hAnsi="Arial" w:cs="Arial"/>
          <w:color w:val="000000"/>
          <w:sz w:val="14"/>
          <w:szCs w:val="14"/>
        </w:rPr>
        <w:instrText>PAGEREF last_page</w:instrText>
      </w:r>
      <w:r w:rsidRPr="00880F52">
        <w:rPr>
          <w:rFonts w:ascii="Arial" w:hAnsi="Arial" w:cs="Arial"/>
          <w:sz w:val="14"/>
          <w:szCs w:val="14"/>
        </w:rPr>
        <w:fldChar w:fldCharType="separate"/>
      </w:r>
      <w:r w:rsidR="0083734B">
        <w:rPr>
          <w:rFonts w:ascii="Arial" w:hAnsi="Arial" w:cs="Arial"/>
          <w:noProof/>
          <w:color w:val="000000"/>
          <w:sz w:val="14"/>
          <w:szCs w:val="14"/>
        </w:rPr>
        <w:t>8</w:t>
      </w:r>
      <w:r w:rsidRPr="00880F52">
        <w:rPr>
          <w:rFonts w:ascii="Arial" w:hAnsi="Arial" w:cs="Arial"/>
          <w:sz w:val="14"/>
          <w:szCs w:val="14"/>
        </w:rPr>
        <w:fldChar w:fldCharType="end"/>
      </w:r>
    </w:ins>
    <w:del w:id="43" w:author="Mark Pang" w:date="2026-08-03T22:17:00Z" w16du:dateUtc="2026-08-04T02:17:00Z">
      <w:r w:rsidR="001B54A4">
        <w:rPr>
          <w:noProof/>
        </w:rPr>
        <w:delText>0243017\174107\13696000v1</w:delText>
      </w:r>
    </w:del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17"/>
    </w:tblGrid>
    <w:tr w:rsidR="00F36EF9" w:rsidRPr="00880F52" w14:paraId="118FAC66" w14:textId="77777777">
      <w:trPr>
        <w:ins w:id="44" w:author="Mark Pang" w:date="2026-08-03T22:17:00Z" w16du:dateUtc="2026-08-04T02:17:00Z"/>
      </w:trPr>
      <w:tc>
        <w:tcPr>
          <w:tcW w:w="2917" w:type="dxa"/>
        </w:tcPr>
        <w:p w14:paraId="16D8ADC9" w14:textId="77777777" w:rsidR="00F36EF9" w:rsidRPr="00880F52" w:rsidRDefault="00F36EF9">
          <w:pPr>
            <w:spacing w:after="0" w:line="240" w:lineRule="auto"/>
            <w:rPr>
              <w:ins w:id="45" w:author="Mark Pang" w:date="2026-08-03T22:17:00Z" w16du:dateUtc="2026-08-04T02:17:00Z"/>
              <w:rFonts w:ascii="Arial" w:hAnsi="Arial" w:cs="Arial"/>
              <w:sz w:val="14"/>
              <w:szCs w:val="14"/>
            </w:rPr>
          </w:pPr>
          <w:ins w:id="46" w:author="Mark Pang" w:date="2026-08-03T22:17:00Z" w16du:dateUtc="2026-08-04T02:17:00Z">
            <w:r w:rsidRPr="00FE5398">
              <w:rPr>
                <w:rFonts w:ascii="Arial" w:hAnsi="Arial" w:cs="Arial"/>
                <w:color w:val="000000"/>
                <w:sz w:val="14"/>
                <w:szCs w:val="14"/>
                <w:highlight w:val="black"/>
              </w:rPr>
              <w:t>FRHI Hotels &amp; Resorts (Canada) Inc. Q-00203</w:t>
            </w:r>
          </w:ins>
        </w:p>
      </w:tc>
    </w:tr>
  </w:tbl>
  <w:p w14:paraId="4C9F4AA4" w14:textId="363EBE23" w:rsidR="00345571" w:rsidRPr="009B183E" w:rsidRDefault="00F36EF9" w:rsidP="00345571">
    <w:pPr>
      <w:tabs>
        <w:tab w:val="center" w:pos="4680"/>
        <w:tab w:val="right" w:pos="9360"/>
      </w:tabs>
      <w:spacing w:after="0" w:line="240" w:lineRule="auto"/>
      <w:jc w:val="center"/>
      <w:rPr>
        <w:del w:id="47" w:author="Mark Pang" w:date="2026-08-03T22:17:00Z" w16du:dateUtc="2026-08-04T02:17:00Z"/>
        <w:rFonts w:ascii="Calibri" w:eastAsia="Calibri" w:hAnsi="Calibri" w:cs="Arial"/>
        <w:color w:val="7F7F7F"/>
        <w:sz w:val="18"/>
        <w:szCs w:val="18"/>
      </w:rPr>
    </w:pPr>
    <w:ins w:id="48" w:author="Mark Pang" w:date="2026-08-03T22:17:00Z" w16du:dateUtc="2026-08-04T02:17:00Z">
      <w:r w:rsidRPr="00880F52">
        <w:rPr>
          <w:rFonts w:ascii="Arial" w:hAnsi="Arial" w:cs="Arial"/>
          <w:color w:val="000000"/>
          <w:sz w:val="14"/>
          <w:szCs w:val="14"/>
        </w:rPr>
        <w:t xml:space="preserve">Page </w:t>
      </w:r>
      <w:r w:rsidRPr="00880F52">
        <w:rPr>
          <w:rFonts w:ascii="Arial" w:hAnsi="Arial" w:cs="Arial"/>
          <w:color w:val="000000"/>
          <w:sz w:val="14"/>
          <w:szCs w:val="14"/>
        </w:rPr>
        <w:pgNum/>
      </w:r>
      <w:r w:rsidRPr="00880F52">
        <w:rPr>
          <w:rFonts w:ascii="Arial" w:hAnsi="Arial" w:cs="Arial"/>
          <w:color w:val="000000"/>
          <w:sz w:val="14"/>
          <w:szCs w:val="14"/>
        </w:rPr>
        <w:t xml:space="preserve"> of </w:t>
      </w:r>
      <w:r w:rsidRPr="00880F52">
        <w:rPr>
          <w:rFonts w:ascii="Arial" w:hAnsi="Arial" w:cs="Arial"/>
          <w:sz w:val="14"/>
          <w:szCs w:val="14"/>
        </w:rPr>
        <w:fldChar w:fldCharType="begin"/>
      </w:r>
      <w:r w:rsidRPr="00880F52">
        <w:rPr>
          <w:rFonts w:ascii="Arial" w:hAnsi="Arial" w:cs="Arial"/>
          <w:color w:val="000000"/>
          <w:sz w:val="14"/>
          <w:szCs w:val="14"/>
        </w:rPr>
        <w:instrText>PAGEREF last_page</w:instrText>
      </w:r>
      <w:r w:rsidRPr="00880F52">
        <w:rPr>
          <w:rFonts w:ascii="Arial" w:hAnsi="Arial" w:cs="Arial"/>
          <w:sz w:val="14"/>
          <w:szCs w:val="14"/>
        </w:rPr>
        <w:fldChar w:fldCharType="separate"/>
      </w:r>
    </w:ins>
    <w:r w:rsidR="00F8077D">
      <w:rPr>
        <w:rFonts w:ascii="Arial" w:hAnsi="Arial" w:cs="Arial"/>
        <w:b/>
        <w:bCs/>
        <w:noProof/>
        <w:sz w:val="14"/>
        <w:szCs w:val="14"/>
      </w:rPr>
      <w:t>Error! Bookmark not defined.</w:t>
    </w:r>
    <w:ins w:id="49" w:author="Mark Pang" w:date="2026-08-03T22:17:00Z" w16du:dateUtc="2026-08-04T02:17:00Z">
      <w:r w:rsidRPr="00880F52">
        <w:rPr>
          <w:rFonts w:ascii="Arial" w:hAnsi="Arial" w:cs="Arial"/>
          <w:sz w:val="14"/>
          <w:szCs w:val="14"/>
        </w:rPr>
        <w:fldChar w:fldCharType="end"/>
      </w:r>
    </w:ins>
    <w:del w:id="50" w:author="Mark Pang" w:date="2026-08-03T22:17:00Z" w16du:dateUtc="2026-08-04T02:17:00Z">
      <w:r w:rsidR="00345571" w:rsidRPr="009B183E">
        <w:rPr>
          <w:rFonts w:ascii="Calibri" w:eastAsia="Calibri" w:hAnsi="Calibri" w:cs="Arial"/>
          <w:color w:val="7F7F7F"/>
          <w:sz w:val="18"/>
          <w:szCs w:val="18"/>
        </w:rPr>
        <w:delText>906 Railroad Avenue | Winter Park, FL 32789 | Phone (407) 730-5965 | Fax (888) 722-4220</w:delText>
      </w:r>
    </w:del>
  </w:p>
  <w:p w14:paraId="15FF6047" w14:textId="77777777" w:rsidR="00345571" w:rsidRPr="009B183E" w:rsidRDefault="00345571" w:rsidP="00345571">
    <w:pPr>
      <w:tabs>
        <w:tab w:val="center" w:pos="4680"/>
        <w:tab w:val="right" w:pos="9360"/>
      </w:tabs>
      <w:spacing w:after="0" w:line="240" w:lineRule="auto"/>
      <w:jc w:val="center"/>
      <w:rPr>
        <w:del w:id="51" w:author="Mark Pang" w:date="2026-08-03T22:17:00Z" w16du:dateUtc="2026-08-04T02:17:00Z"/>
        <w:rFonts w:ascii="Calibri" w:eastAsia="Calibri" w:hAnsi="Calibri" w:cs="Times New Roman"/>
      </w:rPr>
    </w:pPr>
    <w:del w:id="52" w:author="Mark Pang" w:date="2026-08-03T22:17:00Z" w16du:dateUtc="2026-08-04T02:17:00Z">
      <w:r>
        <w:rPr>
          <w:rFonts w:ascii="Calibri" w:eastAsia="Calibri" w:hAnsi="Calibri" w:cs="Arial"/>
          <w:b/>
          <w:color w:val="7F7F7F"/>
          <w:sz w:val="18"/>
          <w:szCs w:val="18"/>
        </w:rPr>
        <w:delText>insideAOA</w:delText>
      </w:r>
      <w:r w:rsidRPr="009B183E">
        <w:rPr>
          <w:rFonts w:ascii="Calibri" w:eastAsia="Calibri" w:hAnsi="Calibri" w:cs="Arial"/>
          <w:color w:val="7F7F7F"/>
          <w:sz w:val="18"/>
          <w:szCs w:val="18"/>
        </w:rPr>
        <w:delText>.com</w:delText>
      </w:r>
    </w:del>
  </w:p>
  <w:p w14:paraId="011D5073" w14:textId="77777777" w:rsidR="00D76F5D" w:rsidRPr="00FB0824" w:rsidRDefault="001B54A4" w:rsidP="001923D6">
    <w:pPr>
      <w:pStyle w:val="Footer"/>
      <w:tabs>
        <w:tab w:val="clear" w:pos="4680"/>
        <w:tab w:val="clear" w:pos="9360"/>
      </w:tabs>
      <w:jc w:val="right"/>
      <w:rPr>
        <w:del w:id="53" w:author="Mark Pang" w:date="2026-08-03T22:17:00Z" w16du:dateUtc="2026-08-04T02:17:00Z"/>
        <w:rFonts w:ascii="Brandon Grotesque Black" w:hAnsi="Brandon Grotesque Black"/>
        <w:caps/>
        <w:noProof/>
        <w:sz w:val="20"/>
        <w:szCs w:val="20"/>
      </w:rPr>
    </w:pPr>
    <w:del w:id="54" w:author="Mark Pang" w:date="2026-08-03T22:17:00Z" w16du:dateUtc="2026-08-04T02:17:00Z">
      <w:r w:rsidRPr="00FB0824">
        <w:rPr>
          <w:rFonts w:ascii="Brandon Grotesque Black" w:hAnsi="Brandon Grotesque Black"/>
          <w:caps/>
          <w:sz w:val="20"/>
          <w:szCs w:val="20"/>
        </w:rPr>
        <w:fldChar w:fldCharType="begin"/>
      </w:r>
      <w:r w:rsidRPr="00FB0824">
        <w:rPr>
          <w:rFonts w:ascii="Brandon Grotesque Black" w:hAnsi="Brandon Grotesque Black"/>
          <w:caps/>
          <w:sz w:val="20"/>
          <w:szCs w:val="20"/>
        </w:rPr>
        <w:delInstrText xml:space="preserve"> PAGE   \* MERGEFORMAT </w:delInstrText>
      </w:r>
      <w:r w:rsidRPr="00FB0824">
        <w:rPr>
          <w:rFonts w:ascii="Brandon Grotesque Black" w:hAnsi="Brandon Grotesque Black"/>
          <w:caps/>
          <w:sz w:val="20"/>
          <w:szCs w:val="20"/>
        </w:rPr>
        <w:fldChar w:fldCharType="separate"/>
      </w:r>
      <w:r>
        <w:rPr>
          <w:rFonts w:ascii="Brandon Grotesque Black" w:hAnsi="Brandon Grotesque Black"/>
          <w:caps/>
          <w:sz w:val="20"/>
          <w:szCs w:val="20"/>
        </w:rPr>
        <w:delText>1</w:delText>
      </w:r>
      <w:r w:rsidRPr="00FB0824">
        <w:rPr>
          <w:rFonts w:ascii="Brandon Grotesque Black" w:hAnsi="Brandon Grotesque Black"/>
          <w:caps/>
          <w:noProof/>
          <w:sz w:val="20"/>
          <w:szCs w:val="20"/>
        </w:rPr>
        <w:fldChar w:fldCharType="end"/>
      </w:r>
    </w:del>
  </w:p>
  <w:p w14:paraId="5CA3F849" w14:textId="77777777" w:rsidR="00D76F5D" w:rsidRDefault="001B54A4" w:rsidP="001923D6">
    <w:pPr>
      <w:pStyle w:val="Footer"/>
      <w:tabs>
        <w:tab w:val="clear" w:pos="4680"/>
        <w:tab w:val="clear" w:pos="9360"/>
        <w:tab w:val="left" w:pos="4822"/>
      </w:tabs>
      <w:rPr>
        <w:del w:id="55" w:author="Mark Pang" w:date="2026-08-03T22:17:00Z" w16du:dateUtc="2026-08-04T02:17:00Z"/>
      </w:rPr>
    </w:pPr>
    <w:del w:id="56" w:author="Mark Pang" w:date="2026-08-03T22:17:00Z" w16du:dateUtc="2026-08-04T02:17:00Z">
      <w:r>
        <w:tab/>
      </w:r>
    </w:del>
  </w:p>
  <w:p w14:paraId="1978DE51" w14:textId="77777777" w:rsidR="00D76F5D" w:rsidRPr="00880F52" w:rsidRDefault="00D76F5D">
    <w:pPr>
      <w:spacing w:after="0" w:line="240" w:lineRule="auto"/>
      <w:jc w:val="right"/>
      <w:rPr>
        <w:rFonts w:ascii="Arial" w:hAnsi="Arial"/>
        <w:sz w:val="14"/>
        <w:rPrChange w:id="57" w:author="Mark Pang" w:date="2026-08-03T22:17:00Z" w16du:dateUtc="2026-08-04T02:17:00Z">
          <w:rPr/>
        </w:rPrChange>
      </w:rPr>
      <w:pPrChange w:id="58" w:author="Mark Pang" w:date="2026-08-03T22:17:00Z" w16du:dateUtc="2026-08-04T02:17:00Z">
        <w:pPr>
          <w:pStyle w:val="DocID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6A0E8" w14:textId="77777777" w:rsidR="00D76F5D" w:rsidRDefault="001B54A4">
    <w:pPr>
      <w:pStyle w:val="Footer"/>
      <w:pPrChange w:id="60" w:author="Mark Pang" w:date="2026-08-03T22:17:00Z" w16du:dateUtc="2026-08-04T02:17:00Z">
        <w:pPr>
          <w:pStyle w:val="DocID"/>
        </w:pPr>
      </w:pPrChange>
    </w:pPr>
    <w:del w:id="61" w:author="Mark Pang" w:date="2026-08-03T22:17:00Z" w16du:dateUtc="2026-08-04T02:17:00Z">
      <w:r>
        <w:rPr>
          <w:noProof/>
        </w:rPr>
        <w:delText>0243017\174107\13696000v1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B58C7" w14:textId="77777777" w:rsidR="000B7B5D" w:rsidRDefault="000B7B5D">
      <w:pPr>
        <w:spacing w:after="0" w:line="240" w:lineRule="auto"/>
      </w:pPr>
      <w:r>
        <w:separator/>
      </w:r>
    </w:p>
  </w:footnote>
  <w:footnote w:type="continuationSeparator" w:id="0">
    <w:p w14:paraId="405C07D0" w14:textId="77777777" w:rsidR="000B7B5D" w:rsidRDefault="000B7B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8338F" w14:textId="77777777" w:rsidR="00DF11C1" w:rsidRDefault="000B7B5D">
    <w:pPr>
      <w:pStyle w:val="Header"/>
    </w:pPr>
    <w:del w:id="36" w:author="Mark Pang" w:date="2026-08-03T22:17:00Z" w16du:dateUtc="2026-08-04T02:17:00Z">
      <w:r>
        <w:rPr>
          <w:noProof/>
        </w:rPr>
        <w:pict w14:anchorId="411C6B4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70621563" o:spid="_x0000_s1026" type="#_x0000_t75" alt="" style="position:absolute;margin-left:0;margin-top:0;width:612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Untitled-1-01"/>
            <w10:wrap anchorx="margin" anchory="margin"/>
          </v:shape>
        </w:pict>
      </w:r>
    </w:del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336D0" w14:textId="77777777" w:rsidR="00F8077D" w:rsidRDefault="00F8077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DA93B" w14:textId="77777777" w:rsidR="00DF11C1" w:rsidRDefault="000B7B5D">
    <w:pPr>
      <w:pStyle w:val="Header"/>
    </w:pPr>
    <w:del w:id="59" w:author="Mark Pang" w:date="2026-08-03T22:17:00Z" w16du:dateUtc="2026-08-04T02:17:00Z">
      <w:r>
        <w:rPr>
          <w:noProof/>
        </w:rPr>
        <w:pict w14:anchorId="4ECC1B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70621562" o:spid="_x0000_s1025" type="#_x0000_t75" alt="" style="position:absolute;margin-left:0;margin-top:0;width:612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Untitled-1-01"/>
            <w10:wrap anchorx="margin" anchory="margin"/>
          </v:shape>
        </w:pic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00E814BA"/>
    <w:lvl w:ilvl="0">
      <w:start w:val="1"/>
      <w:numFmt w:val="bullet"/>
      <w:pStyle w:val="s2heading2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  <w:strike w:val="0"/>
        <w:dstrike w:val="0"/>
      </w:rPr>
    </w:lvl>
  </w:abstractNum>
  <w:abstractNum w:abstractNumId="1" w15:restartNumberingAfterBreak="0">
    <w:nsid w:val="02BC0696"/>
    <w:multiLevelType w:val="hybridMultilevel"/>
    <w:tmpl w:val="CAB0532E"/>
    <w:lvl w:ilvl="0" w:tplc="8BBC23A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83793"/>
    <w:multiLevelType w:val="hybridMultilevel"/>
    <w:tmpl w:val="8E3655A4"/>
    <w:styleLink w:val="ImportedStyle7"/>
    <w:lvl w:ilvl="0" w:tplc="83A276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B8AF3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740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A027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88C32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AC33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76E1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92F35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8E364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37D4BFF"/>
    <w:multiLevelType w:val="hybridMultilevel"/>
    <w:tmpl w:val="1FCE77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710A3"/>
    <w:multiLevelType w:val="hybridMultilevel"/>
    <w:tmpl w:val="A7DEA440"/>
    <w:lvl w:ilvl="0" w:tplc="856ABC0C">
      <w:numFmt w:val="bullet"/>
      <w:lvlText w:val="•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2326A0"/>
    <w:multiLevelType w:val="hybridMultilevel"/>
    <w:tmpl w:val="6030A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827BB2"/>
    <w:multiLevelType w:val="hybridMultilevel"/>
    <w:tmpl w:val="0C800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F461E4"/>
    <w:multiLevelType w:val="hybridMultilevel"/>
    <w:tmpl w:val="6BF62740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2347B5"/>
    <w:multiLevelType w:val="hybridMultilevel"/>
    <w:tmpl w:val="B1CA3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80651A"/>
    <w:multiLevelType w:val="hybridMultilevel"/>
    <w:tmpl w:val="97D6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615AAD"/>
    <w:multiLevelType w:val="hybridMultilevel"/>
    <w:tmpl w:val="6C5440EE"/>
    <w:lvl w:ilvl="0" w:tplc="A5D096C4">
      <w:start w:val="3"/>
      <w:numFmt w:val="lowerLetter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0A5BB4"/>
    <w:multiLevelType w:val="hybridMultilevel"/>
    <w:tmpl w:val="926498CE"/>
    <w:lvl w:ilvl="0" w:tplc="A8B49A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72E0008"/>
    <w:multiLevelType w:val="hybridMultilevel"/>
    <w:tmpl w:val="CD20CFB2"/>
    <w:styleLink w:val="ImportedStyle3"/>
    <w:lvl w:ilvl="0" w:tplc="B8786114">
      <w:start w:val="1"/>
      <w:numFmt w:val="bullet"/>
      <w:lvlText w:val="❖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8E4B8E">
      <w:start w:val="1"/>
      <w:numFmt w:val="bullet"/>
      <w:lvlText w:val="•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703732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AC2E70">
      <w:start w:val="1"/>
      <w:numFmt w:val="bullet"/>
      <w:lvlText w:val="•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324B99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7A7520">
      <w:start w:val="1"/>
      <w:numFmt w:val="bullet"/>
      <w:lvlText w:val="•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382FC0">
      <w:start w:val="1"/>
      <w:numFmt w:val="bullet"/>
      <w:lvlText w:val="•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26E426">
      <w:start w:val="1"/>
      <w:numFmt w:val="bullet"/>
      <w:lvlText w:val="•"/>
      <w:lvlJc w:val="left"/>
      <w:pPr>
        <w:ind w:left="79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7201D8">
      <w:start w:val="1"/>
      <w:numFmt w:val="bullet"/>
      <w:lvlText w:val="•"/>
      <w:lvlJc w:val="left"/>
      <w:pPr>
        <w:ind w:left="90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4A321918"/>
    <w:multiLevelType w:val="hybridMultilevel"/>
    <w:tmpl w:val="90EC16E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DE7ACA"/>
    <w:multiLevelType w:val="hybridMultilevel"/>
    <w:tmpl w:val="BCE65550"/>
    <w:lvl w:ilvl="0" w:tplc="5060D96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2A4AB1"/>
    <w:multiLevelType w:val="hybridMultilevel"/>
    <w:tmpl w:val="2DCC36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E96A9C"/>
    <w:multiLevelType w:val="hybridMultilevel"/>
    <w:tmpl w:val="508A0FE0"/>
    <w:lvl w:ilvl="0" w:tplc="37FAD0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5A817E5"/>
    <w:multiLevelType w:val="hybridMultilevel"/>
    <w:tmpl w:val="177AF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C86E7A"/>
    <w:multiLevelType w:val="hybridMultilevel"/>
    <w:tmpl w:val="98B611F6"/>
    <w:lvl w:ilvl="0" w:tplc="70526EB0">
      <w:start w:val="1"/>
      <w:numFmt w:val="decimal"/>
      <w:lvlText w:val="%1."/>
      <w:lvlJc w:val="left"/>
      <w:pPr>
        <w:ind w:left="820" w:hanging="360"/>
      </w:pPr>
      <w:rPr>
        <w:rFonts w:ascii="Arial" w:eastAsia="Times New Roman" w:hAnsi="Arial" w:cs="Arial" w:hint="default"/>
        <w:spacing w:val="1"/>
        <w:w w:val="99"/>
        <w:sz w:val="16"/>
        <w:szCs w:val="20"/>
      </w:rPr>
    </w:lvl>
    <w:lvl w:ilvl="1" w:tplc="FDDC7386">
      <w:start w:val="1"/>
      <w:numFmt w:val="bullet"/>
      <w:lvlText w:val="•"/>
      <w:lvlJc w:val="left"/>
      <w:pPr>
        <w:ind w:left="1692" w:hanging="360"/>
      </w:pPr>
      <w:rPr>
        <w:rFonts w:hint="default"/>
      </w:rPr>
    </w:lvl>
    <w:lvl w:ilvl="2" w:tplc="74A8B0B0">
      <w:start w:val="1"/>
      <w:numFmt w:val="bullet"/>
      <w:lvlText w:val="•"/>
      <w:lvlJc w:val="left"/>
      <w:pPr>
        <w:ind w:left="2564" w:hanging="360"/>
      </w:pPr>
      <w:rPr>
        <w:rFonts w:hint="default"/>
      </w:rPr>
    </w:lvl>
    <w:lvl w:ilvl="3" w:tplc="BE22D38E">
      <w:start w:val="1"/>
      <w:numFmt w:val="bullet"/>
      <w:lvlText w:val="•"/>
      <w:lvlJc w:val="left"/>
      <w:pPr>
        <w:ind w:left="3436" w:hanging="360"/>
      </w:pPr>
      <w:rPr>
        <w:rFonts w:hint="default"/>
      </w:rPr>
    </w:lvl>
    <w:lvl w:ilvl="4" w:tplc="79A07A52">
      <w:start w:val="1"/>
      <w:numFmt w:val="bullet"/>
      <w:lvlText w:val="•"/>
      <w:lvlJc w:val="left"/>
      <w:pPr>
        <w:ind w:left="4308" w:hanging="360"/>
      </w:pPr>
      <w:rPr>
        <w:rFonts w:hint="default"/>
      </w:rPr>
    </w:lvl>
    <w:lvl w:ilvl="5" w:tplc="3F66AD98">
      <w:start w:val="1"/>
      <w:numFmt w:val="bullet"/>
      <w:lvlText w:val="•"/>
      <w:lvlJc w:val="left"/>
      <w:pPr>
        <w:ind w:left="5180" w:hanging="360"/>
      </w:pPr>
      <w:rPr>
        <w:rFonts w:hint="default"/>
      </w:rPr>
    </w:lvl>
    <w:lvl w:ilvl="6" w:tplc="2DBCE666">
      <w:start w:val="1"/>
      <w:numFmt w:val="bullet"/>
      <w:lvlText w:val="•"/>
      <w:lvlJc w:val="left"/>
      <w:pPr>
        <w:ind w:left="6052" w:hanging="360"/>
      </w:pPr>
      <w:rPr>
        <w:rFonts w:hint="default"/>
      </w:rPr>
    </w:lvl>
    <w:lvl w:ilvl="7" w:tplc="922C0772">
      <w:start w:val="1"/>
      <w:numFmt w:val="bullet"/>
      <w:lvlText w:val="•"/>
      <w:lvlJc w:val="left"/>
      <w:pPr>
        <w:ind w:left="6924" w:hanging="360"/>
      </w:pPr>
      <w:rPr>
        <w:rFonts w:hint="default"/>
      </w:rPr>
    </w:lvl>
    <w:lvl w:ilvl="8" w:tplc="102A9136">
      <w:start w:val="1"/>
      <w:numFmt w:val="bullet"/>
      <w:lvlText w:val="•"/>
      <w:lvlJc w:val="left"/>
      <w:pPr>
        <w:ind w:left="7796" w:hanging="360"/>
      </w:pPr>
      <w:rPr>
        <w:rFonts w:hint="default"/>
      </w:rPr>
    </w:lvl>
  </w:abstractNum>
  <w:abstractNum w:abstractNumId="19" w15:restartNumberingAfterBreak="0">
    <w:nsid w:val="6B8E6EA4"/>
    <w:multiLevelType w:val="hybridMultilevel"/>
    <w:tmpl w:val="1FCE7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44F956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4762CF24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626EB8"/>
    <w:multiLevelType w:val="hybridMultilevel"/>
    <w:tmpl w:val="B5784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787803"/>
    <w:multiLevelType w:val="hybridMultilevel"/>
    <w:tmpl w:val="CC1AACFA"/>
    <w:lvl w:ilvl="0" w:tplc="ECCE41C4">
      <w:start w:val="1"/>
      <w:numFmt w:val="upperLetter"/>
      <w:lvlText w:val="%1."/>
      <w:lvlJc w:val="left"/>
      <w:pPr>
        <w:ind w:left="720" w:hanging="360"/>
      </w:pPr>
      <w:rPr>
        <w:rFonts w:cs="Arial"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087456">
    <w:abstractNumId w:val="12"/>
  </w:num>
  <w:num w:numId="2" w16cid:durableId="1608851627">
    <w:abstractNumId w:val="2"/>
  </w:num>
  <w:num w:numId="3" w16cid:durableId="924462704">
    <w:abstractNumId w:val="0"/>
  </w:num>
  <w:num w:numId="4" w16cid:durableId="1362126119">
    <w:abstractNumId w:val="13"/>
  </w:num>
  <w:num w:numId="5" w16cid:durableId="848762291">
    <w:abstractNumId w:val="19"/>
  </w:num>
  <w:num w:numId="6" w16cid:durableId="1140999659">
    <w:abstractNumId w:val="6"/>
  </w:num>
  <w:num w:numId="7" w16cid:durableId="961962539">
    <w:abstractNumId w:val="9"/>
  </w:num>
  <w:num w:numId="8" w16cid:durableId="1196187685">
    <w:abstractNumId w:val="4"/>
  </w:num>
  <w:num w:numId="9" w16cid:durableId="1430466139">
    <w:abstractNumId w:val="17"/>
  </w:num>
  <w:num w:numId="10" w16cid:durableId="2038964581">
    <w:abstractNumId w:val="11"/>
  </w:num>
  <w:num w:numId="11" w16cid:durableId="1468863022">
    <w:abstractNumId w:val="16"/>
  </w:num>
  <w:num w:numId="12" w16cid:durableId="1076517445">
    <w:abstractNumId w:val="8"/>
  </w:num>
  <w:num w:numId="13" w16cid:durableId="1599941806">
    <w:abstractNumId w:val="20"/>
  </w:num>
  <w:num w:numId="14" w16cid:durableId="2118207971">
    <w:abstractNumId w:val="10"/>
  </w:num>
  <w:num w:numId="15" w16cid:durableId="835804716">
    <w:abstractNumId w:val="3"/>
  </w:num>
  <w:num w:numId="16" w16cid:durableId="634068571">
    <w:abstractNumId w:val="14"/>
  </w:num>
  <w:num w:numId="17" w16cid:durableId="1590849697">
    <w:abstractNumId w:val="1"/>
  </w:num>
  <w:num w:numId="18" w16cid:durableId="1538423146">
    <w:abstractNumId w:val="7"/>
  </w:num>
  <w:num w:numId="19" w16cid:durableId="1426878331">
    <w:abstractNumId w:val="5"/>
  </w:num>
  <w:num w:numId="20" w16cid:durableId="1761562559">
    <w:abstractNumId w:val="21"/>
  </w:num>
  <w:num w:numId="21" w16cid:durableId="2052418840">
    <w:abstractNumId w:val="15"/>
  </w:num>
  <w:num w:numId="22" w16cid:durableId="165629470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0"/>
  <w:defaultTabStop w:val="720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C95"/>
    <w:rsid w:val="000010DA"/>
    <w:rsid w:val="000020AE"/>
    <w:rsid w:val="000029AB"/>
    <w:rsid w:val="00002EEF"/>
    <w:rsid w:val="000044C5"/>
    <w:rsid w:val="0000476B"/>
    <w:rsid w:val="00005779"/>
    <w:rsid w:val="000074B9"/>
    <w:rsid w:val="00010005"/>
    <w:rsid w:val="00010FB8"/>
    <w:rsid w:val="0001151C"/>
    <w:rsid w:val="0001269D"/>
    <w:rsid w:val="00012EAA"/>
    <w:rsid w:val="00013873"/>
    <w:rsid w:val="00013C2A"/>
    <w:rsid w:val="00016A3F"/>
    <w:rsid w:val="00016F67"/>
    <w:rsid w:val="0002052E"/>
    <w:rsid w:val="000205EE"/>
    <w:rsid w:val="00021F81"/>
    <w:rsid w:val="000233B8"/>
    <w:rsid w:val="000245FC"/>
    <w:rsid w:val="000263AF"/>
    <w:rsid w:val="00031426"/>
    <w:rsid w:val="00031539"/>
    <w:rsid w:val="0003263A"/>
    <w:rsid w:val="00032829"/>
    <w:rsid w:val="000345D6"/>
    <w:rsid w:val="00036E88"/>
    <w:rsid w:val="00036F64"/>
    <w:rsid w:val="000377A0"/>
    <w:rsid w:val="000377A7"/>
    <w:rsid w:val="0004068A"/>
    <w:rsid w:val="000406F9"/>
    <w:rsid w:val="0004096E"/>
    <w:rsid w:val="00041FC2"/>
    <w:rsid w:val="00042FDD"/>
    <w:rsid w:val="000443B3"/>
    <w:rsid w:val="00044C88"/>
    <w:rsid w:val="00045939"/>
    <w:rsid w:val="00045FE1"/>
    <w:rsid w:val="0004648F"/>
    <w:rsid w:val="00050E28"/>
    <w:rsid w:val="00052B06"/>
    <w:rsid w:val="000542C4"/>
    <w:rsid w:val="00054FE6"/>
    <w:rsid w:val="000557B0"/>
    <w:rsid w:val="00055CF0"/>
    <w:rsid w:val="000577C8"/>
    <w:rsid w:val="00060686"/>
    <w:rsid w:val="000606B9"/>
    <w:rsid w:val="00061ABF"/>
    <w:rsid w:val="00061FA1"/>
    <w:rsid w:val="00063592"/>
    <w:rsid w:val="000640A1"/>
    <w:rsid w:val="000657A6"/>
    <w:rsid w:val="000657B5"/>
    <w:rsid w:val="00066200"/>
    <w:rsid w:val="0006720F"/>
    <w:rsid w:val="00067E9B"/>
    <w:rsid w:val="00071AD4"/>
    <w:rsid w:val="000727B8"/>
    <w:rsid w:val="00072BCF"/>
    <w:rsid w:val="000750B4"/>
    <w:rsid w:val="0008065B"/>
    <w:rsid w:val="0008086F"/>
    <w:rsid w:val="0008212F"/>
    <w:rsid w:val="00082B82"/>
    <w:rsid w:val="00082C45"/>
    <w:rsid w:val="00083B0A"/>
    <w:rsid w:val="000845B3"/>
    <w:rsid w:val="0008480B"/>
    <w:rsid w:val="00084BE3"/>
    <w:rsid w:val="00085682"/>
    <w:rsid w:val="00085B0D"/>
    <w:rsid w:val="00085FC5"/>
    <w:rsid w:val="000865FD"/>
    <w:rsid w:val="00086C1D"/>
    <w:rsid w:val="000872B4"/>
    <w:rsid w:val="0008752D"/>
    <w:rsid w:val="000876BE"/>
    <w:rsid w:val="000876ED"/>
    <w:rsid w:val="00090B1F"/>
    <w:rsid w:val="00091FA2"/>
    <w:rsid w:val="00095625"/>
    <w:rsid w:val="00096051"/>
    <w:rsid w:val="000978BD"/>
    <w:rsid w:val="000A0FA8"/>
    <w:rsid w:val="000A19F9"/>
    <w:rsid w:val="000A204F"/>
    <w:rsid w:val="000A635D"/>
    <w:rsid w:val="000A7AD2"/>
    <w:rsid w:val="000B12FA"/>
    <w:rsid w:val="000B13C9"/>
    <w:rsid w:val="000B1808"/>
    <w:rsid w:val="000B300B"/>
    <w:rsid w:val="000B34C9"/>
    <w:rsid w:val="000B419E"/>
    <w:rsid w:val="000B5BEB"/>
    <w:rsid w:val="000B64C0"/>
    <w:rsid w:val="000B7221"/>
    <w:rsid w:val="000B7B5D"/>
    <w:rsid w:val="000B7C8E"/>
    <w:rsid w:val="000C0085"/>
    <w:rsid w:val="000C0F78"/>
    <w:rsid w:val="000C12AA"/>
    <w:rsid w:val="000C2AE8"/>
    <w:rsid w:val="000C2C98"/>
    <w:rsid w:val="000C50A6"/>
    <w:rsid w:val="000C50AB"/>
    <w:rsid w:val="000C5F8C"/>
    <w:rsid w:val="000C6570"/>
    <w:rsid w:val="000D0F06"/>
    <w:rsid w:val="000D1627"/>
    <w:rsid w:val="000D3196"/>
    <w:rsid w:val="000D3A86"/>
    <w:rsid w:val="000D3D30"/>
    <w:rsid w:val="000D4472"/>
    <w:rsid w:val="000D4E9F"/>
    <w:rsid w:val="000D58FB"/>
    <w:rsid w:val="000D5A03"/>
    <w:rsid w:val="000D5B47"/>
    <w:rsid w:val="000D72F9"/>
    <w:rsid w:val="000E22E5"/>
    <w:rsid w:val="000E2643"/>
    <w:rsid w:val="000E3FEB"/>
    <w:rsid w:val="000E41E0"/>
    <w:rsid w:val="000E4285"/>
    <w:rsid w:val="000E4479"/>
    <w:rsid w:val="000F282B"/>
    <w:rsid w:val="000F2F04"/>
    <w:rsid w:val="000F320E"/>
    <w:rsid w:val="000F40CD"/>
    <w:rsid w:val="000F471B"/>
    <w:rsid w:val="000F4C0A"/>
    <w:rsid w:val="000F6454"/>
    <w:rsid w:val="00100C73"/>
    <w:rsid w:val="00100CC7"/>
    <w:rsid w:val="0010201F"/>
    <w:rsid w:val="00103F2C"/>
    <w:rsid w:val="00103F58"/>
    <w:rsid w:val="00104AAB"/>
    <w:rsid w:val="001050EC"/>
    <w:rsid w:val="0010674A"/>
    <w:rsid w:val="00107CDC"/>
    <w:rsid w:val="00110205"/>
    <w:rsid w:val="00110751"/>
    <w:rsid w:val="00111C6A"/>
    <w:rsid w:val="00113110"/>
    <w:rsid w:val="00113E3A"/>
    <w:rsid w:val="001151EF"/>
    <w:rsid w:val="001155C9"/>
    <w:rsid w:val="00122BB8"/>
    <w:rsid w:val="00124D3C"/>
    <w:rsid w:val="00126CE3"/>
    <w:rsid w:val="00126F87"/>
    <w:rsid w:val="00130365"/>
    <w:rsid w:val="00133118"/>
    <w:rsid w:val="00134261"/>
    <w:rsid w:val="001349F2"/>
    <w:rsid w:val="001363A7"/>
    <w:rsid w:val="00136A3B"/>
    <w:rsid w:val="00136D9C"/>
    <w:rsid w:val="00137639"/>
    <w:rsid w:val="00137C4B"/>
    <w:rsid w:val="0014066B"/>
    <w:rsid w:val="00140698"/>
    <w:rsid w:val="00142424"/>
    <w:rsid w:val="001453A1"/>
    <w:rsid w:val="00146202"/>
    <w:rsid w:val="001462EB"/>
    <w:rsid w:val="00146AF6"/>
    <w:rsid w:val="00147971"/>
    <w:rsid w:val="00147C33"/>
    <w:rsid w:val="001510E5"/>
    <w:rsid w:val="001515E3"/>
    <w:rsid w:val="00152D27"/>
    <w:rsid w:val="00154988"/>
    <w:rsid w:val="00154A36"/>
    <w:rsid w:val="00154E74"/>
    <w:rsid w:val="00156554"/>
    <w:rsid w:val="00161B55"/>
    <w:rsid w:val="00161C7E"/>
    <w:rsid w:val="00165C9F"/>
    <w:rsid w:val="00165DEE"/>
    <w:rsid w:val="00166192"/>
    <w:rsid w:val="001664C1"/>
    <w:rsid w:val="00166A46"/>
    <w:rsid w:val="00170313"/>
    <w:rsid w:val="0017124F"/>
    <w:rsid w:val="00172032"/>
    <w:rsid w:val="00172544"/>
    <w:rsid w:val="00174AB1"/>
    <w:rsid w:val="001778B7"/>
    <w:rsid w:val="00177FBA"/>
    <w:rsid w:val="00180E2A"/>
    <w:rsid w:val="00182C5B"/>
    <w:rsid w:val="0018312D"/>
    <w:rsid w:val="0018420F"/>
    <w:rsid w:val="001869DD"/>
    <w:rsid w:val="00186CF8"/>
    <w:rsid w:val="00187540"/>
    <w:rsid w:val="00187A43"/>
    <w:rsid w:val="00187B9C"/>
    <w:rsid w:val="001923D6"/>
    <w:rsid w:val="001923DA"/>
    <w:rsid w:val="0019255E"/>
    <w:rsid w:val="001926B0"/>
    <w:rsid w:val="001929F8"/>
    <w:rsid w:val="00192FF8"/>
    <w:rsid w:val="00193095"/>
    <w:rsid w:val="00193B30"/>
    <w:rsid w:val="00194980"/>
    <w:rsid w:val="00195E1B"/>
    <w:rsid w:val="00196BF1"/>
    <w:rsid w:val="00196E4D"/>
    <w:rsid w:val="0019707A"/>
    <w:rsid w:val="001979C9"/>
    <w:rsid w:val="001A02C2"/>
    <w:rsid w:val="001A5A2D"/>
    <w:rsid w:val="001A6118"/>
    <w:rsid w:val="001A6EB4"/>
    <w:rsid w:val="001A7642"/>
    <w:rsid w:val="001A783B"/>
    <w:rsid w:val="001B0EE6"/>
    <w:rsid w:val="001B127F"/>
    <w:rsid w:val="001B171B"/>
    <w:rsid w:val="001B25B2"/>
    <w:rsid w:val="001B2767"/>
    <w:rsid w:val="001B2C4F"/>
    <w:rsid w:val="001B2F91"/>
    <w:rsid w:val="001B3062"/>
    <w:rsid w:val="001B40B6"/>
    <w:rsid w:val="001B5301"/>
    <w:rsid w:val="001B54A4"/>
    <w:rsid w:val="001B6825"/>
    <w:rsid w:val="001B7834"/>
    <w:rsid w:val="001C3122"/>
    <w:rsid w:val="001C3BD5"/>
    <w:rsid w:val="001C4135"/>
    <w:rsid w:val="001C4C9A"/>
    <w:rsid w:val="001C5A45"/>
    <w:rsid w:val="001C5C87"/>
    <w:rsid w:val="001C629B"/>
    <w:rsid w:val="001C6BD1"/>
    <w:rsid w:val="001C7301"/>
    <w:rsid w:val="001D0D20"/>
    <w:rsid w:val="001D50FE"/>
    <w:rsid w:val="001E1937"/>
    <w:rsid w:val="001E2040"/>
    <w:rsid w:val="001E4001"/>
    <w:rsid w:val="001E5523"/>
    <w:rsid w:val="001E59D7"/>
    <w:rsid w:val="001E5E83"/>
    <w:rsid w:val="001F0189"/>
    <w:rsid w:val="001F0A54"/>
    <w:rsid w:val="001F179A"/>
    <w:rsid w:val="001F2423"/>
    <w:rsid w:val="001F2E8B"/>
    <w:rsid w:val="001F2F38"/>
    <w:rsid w:val="001F2F50"/>
    <w:rsid w:val="001F3A87"/>
    <w:rsid w:val="001F3BB5"/>
    <w:rsid w:val="001F41F1"/>
    <w:rsid w:val="001F51C9"/>
    <w:rsid w:val="001F52A3"/>
    <w:rsid w:val="001F78D1"/>
    <w:rsid w:val="00201E12"/>
    <w:rsid w:val="00202357"/>
    <w:rsid w:val="00202971"/>
    <w:rsid w:val="0020370D"/>
    <w:rsid w:val="00205F6F"/>
    <w:rsid w:val="00206094"/>
    <w:rsid w:val="00206C07"/>
    <w:rsid w:val="00207159"/>
    <w:rsid w:val="002072BF"/>
    <w:rsid w:val="00210192"/>
    <w:rsid w:val="00211447"/>
    <w:rsid w:val="00211ECE"/>
    <w:rsid w:val="00214F50"/>
    <w:rsid w:val="002152FF"/>
    <w:rsid w:val="002153BF"/>
    <w:rsid w:val="00215BE3"/>
    <w:rsid w:val="002160F8"/>
    <w:rsid w:val="00216A7C"/>
    <w:rsid w:val="00220CE7"/>
    <w:rsid w:val="00222029"/>
    <w:rsid w:val="0022213A"/>
    <w:rsid w:val="00222287"/>
    <w:rsid w:val="002251AB"/>
    <w:rsid w:val="00227A28"/>
    <w:rsid w:val="002315C1"/>
    <w:rsid w:val="00232A2B"/>
    <w:rsid w:val="002331F9"/>
    <w:rsid w:val="002335D6"/>
    <w:rsid w:val="00234BD8"/>
    <w:rsid w:val="002350E0"/>
    <w:rsid w:val="00235F52"/>
    <w:rsid w:val="00237096"/>
    <w:rsid w:val="00237176"/>
    <w:rsid w:val="002401B7"/>
    <w:rsid w:val="00240C15"/>
    <w:rsid w:val="00242ECA"/>
    <w:rsid w:val="0024542F"/>
    <w:rsid w:val="002456DE"/>
    <w:rsid w:val="0024605A"/>
    <w:rsid w:val="00247167"/>
    <w:rsid w:val="0024730E"/>
    <w:rsid w:val="00251844"/>
    <w:rsid w:val="002523A9"/>
    <w:rsid w:val="00252881"/>
    <w:rsid w:val="002534F2"/>
    <w:rsid w:val="00253B2E"/>
    <w:rsid w:val="00253BE1"/>
    <w:rsid w:val="00253DD2"/>
    <w:rsid w:val="00253F27"/>
    <w:rsid w:val="0025517A"/>
    <w:rsid w:val="0025531A"/>
    <w:rsid w:val="002558DC"/>
    <w:rsid w:val="00256A2F"/>
    <w:rsid w:val="00257584"/>
    <w:rsid w:val="002618B6"/>
    <w:rsid w:val="00261AC3"/>
    <w:rsid w:val="00262336"/>
    <w:rsid w:val="0026723C"/>
    <w:rsid w:val="0027060A"/>
    <w:rsid w:val="00270D05"/>
    <w:rsid w:val="0027153E"/>
    <w:rsid w:val="00271B33"/>
    <w:rsid w:val="00271BA9"/>
    <w:rsid w:val="00272ED1"/>
    <w:rsid w:val="00273EF3"/>
    <w:rsid w:val="00275678"/>
    <w:rsid w:val="0027570D"/>
    <w:rsid w:val="00275E0C"/>
    <w:rsid w:val="00276EAC"/>
    <w:rsid w:val="00277198"/>
    <w:rsid w:val="00277D10"/>
    <w:rsid w:val="00277DC1"/>
    <w:rsid w:val="00280837"/>
    <w:rsid w:val="00280BAE"/>
    <w:rsid w:val="0028223B"/>
    <w:rsid w:val="00284819"/>
    <w:rsid w:val="00284CDF"/>
    <w:rsid w:val="002859BA"/>
    <w:rsid w:val="00285B12"/>
    <w:rsid w:val="002862A3"/>
    <w:rsid w:val="0028658F"/>
    <w:rsid w:val="00286966"/>
    <w:rsid w:val="00287CF2"/>
    <w:rsid w:val="0029080B"/>
    <w:rsid w:val="00290A1E"/>
    <w:rsid w:val="0029170A"/>
    <w:rsid w:val="00293FE1"/>
    <w:rsid w:val="00295269"/>
    <w:rsid w:val="00296202"/>
    <w:rsid w:val="002964B9"/>
    <w:rsid w:val="00296D7A"/>
    <w:rsid w:val="002A0B51"/>
    <w:rsid w:val="002A0D3B"/>
    <w:rsid w:val="002A1140"/>
    <w:rsid w:val="002A21F5"/>
    <w:rsid w:val="002A2D32"/>
    <w:rsid w:val="002A4DE1"/>
    <w:rsid w:val="002A6895"/>
    <w:rsid w:val="002A7E12"/>
    <w:rsid w:val="002B084C"/>
    <w:rsid w:val="002B1C2A"/>
    <w:rsid w:val="002B5AE7"/>
    <w:rsid w:val="002C1821"/>
    <w:rsid w:val="002C1B10"/>
    <w:rsid w:val="002C2449"/>
    <w:rsid w:val="002C2BE7"/>
    <w:rsid w:val="002C4237"/>
    <w:rsid w:val="002C692E"/>
    <w:rsid w:val="002C6F38"/>
    <w:rsid w:val="002C708B"/>
    <w:rsid w:val="002C72FA"/>
    <w:rsid w:val="002C734F"/>
    <w:rsid w:val="002D048E"/>
    <w:rsid w:val="002D1FB1"/>
    <w:rsid w:val="002D371B"/>
    <w:rsid w:val="002D3BA1"/>
    <w:rsid w:val="002D3E07"/>
    <w:rsid w:val="002D5640"/>
    <w:rsid w:val="002D5E1B"/>
    <w:rsid w:val="002D5F47"/>
    <w:rsid w:val="002E0B3B"/>
    <w:rsid w:val="002E1B8A"/>
    <w:rsid w:val="002E314B"/>
    <w:rsid w:val="002E3D4C"/>
    <w:rsid w:val="002E3DA1"/>
    <w:rsid w:val="002E5A86"/>
    <w:rsid w:val="002E68D7"/>
    <w:rsid w:val="002E69C4"/>
    <w:rsid w:val="002E6B97"/>
    <w:rsid w:val="002E7674"/>
    <w:rsid w:val="002E7B1D"/>
    <w:rsid w:val="002F117C"/>
    <w:rsid w:val="002F159E"/>
    <w:rsid w:val="002F1DEF"/>
    <w:rsid w:val="002F1E4B"/>
    <w:rsid w:val="002F22C2"/>
    <w:rsid w:val="002F2DD4"/>
    <w:rsid w:val="002F2E2F"/>
    <w:rsid w:val="002F35BC"/>
    <w:rsid w:val="002F4F4C"/>
    <w:rsid w:val="002F595F"/>
    <w:rsid w:val="002F5A0F"/>
    <w:rsid w:val="002F6D2E"/>
    <w:rsid w:val="002F7BB1"/>
    <w:rsid w:val="00300C95"/>
    <w:rsid w:val="00300F1D"/>
    <w:rsid w:val="00301034"/>
    <w:rsid w:val="003027C7"/>
    <w:rsid w:val="00303526"/>
    <w:rsid w:val="00303814"/>
    <w:rsid w:val="00305702"/>
    <w:rsid w:val="003062D5"/>
    <w:rsid w:val="0030725D"/>
    <w:rsid w:val="00310F47"/>
    <w:rsid w:val="0031162E"/>
    <w:rsid w:val="00311B04"/>
    <w:rsid w:val="00312795"/>
    <w:rsid w:val="00312E90"/>
    <w:rsid w:val="003138B2"/>
    <w:rsid w:val="0031411C"/>
    <w:rsid w:val="00314CFC"/>
    <w:rsid w:val="00314DE5"/>
    <w:rsid w:val="003153CB"/>
    <w:rsid w:val="00316192"/>
    <w:rsid w:val="00317814"/>
    <w:rsid w:val="00320656"/>
    <w:rsid w:val="00320D84"/>
    <w:rsid w:val="00320E76"/>
    <w:rsid w:val="003212F3"/>
    <w:rsid w:val="0032130C"/>
    <w:rsid w:val="00321639"/>
    <w:rsid w:val="0032163A"/>
    <w:rsid w:val="00321B5C"/>
    <w:rsid w:val="003222ED"/>
    <w:rsid w:val="00322CB0"/>
    <w:rsid w:val="003258AC"/>
    <w:rsid w:val="00325A1A"/>
    <w:rsid w:val="00325AA7"/>
    <w:rsid w:val="00326E54"/>
    <w:rsid w:val="00327A55"/>
    <w:rsid w:val="00327C51"/>
    <w:rsid w:val="0033049E"/>
    <w:rsid w:val="00330948"/>
    <w:rsid w:val="003316D1"/>
    <w:rsid w:val="00332DA4"/>
    <w:rsid w:val="00333748"/>
    <w:rsid w:val="00333F4F"/>
    <w:rsid w:val="003350EF"/>
    <w:rsid w:val="003405D0"/>
    <w:rsid w:val="00341CE4"/>
    <w:rsid w:val="00343159"/>
    <w:rsid w:val="003446BD"/>
    <w:rsid w:val="003446CD"/>
    <w:rsid w:val="00345571"/>
    <w:rsid w:val="00346904"/>
    <w:rsid w:val="00346BDC"/>
    <w:rsid w:val="00350477"/>
    <w:rsid w:val="00350727"/>
    <w:rsid w:val="003518F1"/>
    <w:rsid w:val="00353068"/>
    <w:rsid w:val="0035351E"/>
    <w:rsid w:val="00354624"/>
    <w:rsid w:val="0035495F"/>
    <w:rsid w:val="00354E20"/>
    <w:rsid w:val="00354E8F"/>
    <w:rsid w:val="003550EB"/>
    <w:rsid w:val="00355A59"/>
    <w:rsid w:val="00356289"/>
    <w:rsid w:val="00356D55"/>
    <w:rsid w:val="00360CBC"/>
    <w:rsid w:val="0036147A"/>
    <w:rsid w:val="003616A1"/>
    <w:rsid w:val="00361FA7"/>
    <w:rsid w:val="0036234F"/>
    <w:rsid w:val="003623FC"/>
    <w:rsid w:val="00364841"/>
    <w:rsid w:val="00364FDB"/>
    <w:rsid w:val="0036515A"/>
    <w:rsid w:val="003659F9"/>
    <w:rsid w:val="0036673B"/>
    <w:rsid w:val="00366946"/>
    <w:rsid w:val="00367A00"/>
    <w:rsid w:val="003723B2"/>
    <w:rsid w:val="003726F5"/>
    <w:rsid w:val="003733E5"/>
    <w:rsid w:val="0037358C"/>
    <w:rsid w:val="003736E6"/>
    <w:rsid w:val="003737AD"/>
    <w:rsid w:val="00373DE4"/>
    <w:rsid w:val="003740FC"/>
    <w:rsid w:val="00374838"/>
    <w:rsid w:val="00375502"/>
    <w:rsid w:val="00377993"/>
    <w:rsid w:val="003810BC"/>
    <w:rsid w:val="0038121A"/>
    <w:rsid w:val="00381D5C"/>
    <w:rsid w:val="003836B0"/>
    <w:rsid w:val="003838D7"/>
    <w:rsid w:val="00384312"/>
    <w:rsid w:val="00386D53"/>
    <w:rsid w:val="00387A97"/>
    <w:rsid w:val="00387CA9"/>
    <w:rsid w:val="00387DE8"/>
    <w:rsid w:val="00387EE9"/>
    <w:rsid w:val="00391469"/>
    <w:rsid w:val="0039190A"/>
    <w:rsid w:val="003936FF"/>
    <w:rsid w:val="00393A94"/>
    <w:rsid w:val="00394EA2"/>
    <w:rsid w:val="00394F8B"/>
    <w:rsid w:val="00396606"/>
    <w:rsid w:val="00397BAF"/>
    <w:rsid w:val="00397F2F"/>
    <w:rsid w:val="003A0FF8"/>
    <w:rsid w:val="003A1DD8"/>
    <w:rsid w:val="003A2A80"/>
    <w:rsid w:val="003A3B8B"/>
    <w:rsid w:val="003A3CB8"/>
    <w:rsid w:val="003A5965"/>
    <w:rsid w:val="003A6D95"/>
    <w:rsid w:val="003B2199"/>
    <w:rsid w:val="003B2D09"/>
    <w:rsid w:val="003B34B5"/>
    <w:rsid w:val="003B408C"/>
    <w:rsid w:val="003B5284"/>
    <w:rsid w:val="003B55D2"/>
    <w:rsid w:val="003B69D1"/>
    <w:rsid w:val="003C0189"/>
    <w:rsid w:val="003C01FF"/>
    <w:rsid w:val="003C22FE"/>
    <w:rsid w:val="003C49CB"/>
    <w:rsid w:val="003C5219"/>
    <w:rsid w:val="003C596F"/>
    <w:rsid w:val="003C6DF1"/>
    <w:rsid w:val="003C7763"/>
    <w:rsid w:val="003C786C"/>
    <w:rsid w:val="003D0499"/>
    <w:rsid w:val="003D0B91"/>
    <w:rsid w:val="003D18DD"/>
    <w:rsid w:val="003D1A8B"/>
    <w:rsid w:val="003D24F4"/>
    <w:rsid w:val="003D25DF"/>
    <w:rsid w:val="003D2ECC"/>
    <w:rsid w:val="003D40BF"/>
    <w:rsid w:val="003D43CE"/>
    <w:rsid w:val="003D4A55"/>
    <w:rsid w:val="003D5069"/>
    <w:rsid w:val="003D60BB"/>
    <w:rsid w:val="003D6137"/>
    <w:rsid w:val="003D6D53"/>
    <w:rsid w:val="003D74C1"/>
    <w:rsid w:val="003D7B91"/>
    <w:rsid w:val="003E00F2"/>
    <w:rsid w:val="003E036B"/>
    <w:rsid w:val="003E2213"/>
    <w:rsid w:val="003E22DD"/>
    <w:rsid w:val="003E3672"/>
    <w:rsid w:val="003E5CF2"/>
    <w:rsid w:val="003E7F96"/>
    <w:rsid w:val="003F0801"/>
    <w:rsid w:val="003F2695"/>
    <w:rsid w:val="003F28F6"/>
    <w:rsid w:val="003F3687"/>
    <w:rsid w:val="003F3FEB"/>
    <w:rsid w:val="003F46E8"/>
    <w:rsid w:val="003F5852"/>
    <w:rsid w:val="003F6E59"/>
    <w:rsid w:val="00400C1D"/>
    <w:rsid w:val="00401772"/>
    <w:rsid w:val="004026D2"/>
    <w:rsid w:val="00403209"/>
    <w:rsid w:val="00403A2B"/>
    <w:rsid w:val="00404082"/>
    <w:rsid w:val="0040408E"/>
    <w:rsid w:val="004050B4"/>
    <w:rsid w:val="0040619A"/>
    <w:rsid w:val="0041059D"/>
    <w:rsid w:val="00410AEE"/>
    <w:rsid w:val="00411101"/>
    <w:rsid w:val="00411202"/>
    <w:rsid w:val="00411366"/>
    <w:rsid w:val="0041344F"/>
    <w:rsid w:val="00413A7B"/>
    <w:rsid w:val="00414E6E"/>
    <w:rsid w:val="004173C4"/>
    <w:rsid w:val="00417F4F"/>
    <w:rsid w:val="00422E73"/>
    <w:rsid w:val="00426E5A"/>
    <w:rsid w:val="00426F5F"/>
    <w:rsid w:val="0042775A"/>
    <w:rsid w:val="00432534"/>
    <w:rsid w:val="0043263A"/>
    <w:rsid w:val="00432736"/>
    <w:rsid w:val="004328A0"/>
    <w:rsid w:val="00435201"/>
    <w:rsid w:val="00437144"/>
    <w:rsid w:val="00437530"/>
    <w:rsid w:val="00437E90"/>
    <w:rsid w:val="004404EB"/>
    <w:rsid w:val="00440832"/>
    <w:rsid w:val="004417A4"/>
    <w:rsid w:val="0044338D"/>
    <w:rsid w:val="00444EC2"/>
    <w:rsid w:val="00446E6E"/>
    <w:rsid w:val="00447566"/>
    <w:rsid w:val="00450352"/>
    <w:rsid w:val="004510F0"/>
    <w:rsid w:val="004516AA"/>
    <w:rsid w:val="004523E2"/>
    <w:rsid w:val="004558E4"/>
    <w:rsid w:val="004566BD"/>
    <w:rsid w:val="00457569"/>
    <w:rsid w:val="0046187A"/>
    <w:rsid w:val="004619F6"/>
    <w:rsid w:val="00466000"/>
    <w:rsid w:val="00466348"/>
    <w:rsid w:val="00466B99"/>
    <w:rsid w:val="004672C9"/>
    <w:rsid w:val="00470490"/>
    <w:rsid w:val="00470DE9"/>
    <w:rsid w:val="00471940"/>
    <w:rsid w:val="00471C10"/>
    <w:rsid w:val="004721A7"/>
    <w:rsid w:val="00473A01"/>
    <w:rsid w:val="00474DB3"/>
    <w:rsid w:val="004756FC"/>
    <w:rsid w:val="00475DA4"/>
    <w:rsid w:val="00475E1C"/>
    <w:rsid w:val="0048151F"/>
    <w:rsid w:val="00483062"/>
    <w:rsid w:val="00483289"/>
    <w:rsid w:val="00483DF9"/>
    <w:rsid w:val="004847DA"/>
    <w:rsid w:val="00484F31"/>
    <w:rsid w:val="00485ADB"/>
    <w:rsid w:val="0048651B"/>
    <w:rsid w:val="00486CA7"/>
    <w:rsid w:val="00487078"/>
    <w:rsid w:val="00487587"/>
    <w:rsid w:val="0049048B"/>
    <w:rsid w:val="00494036"/>
    <w:rsid w:val="004966C3"/>
    <w:rsid w:val="00496E48"/>
    <w:rsid w:val="0049789D"/>
    <w:rsid w:val="00497ADA"/>
    <w:rsid w:val="004A23F5"/>
    <w:rsid w:val="004A37E6"/>
    <w:rsid w:val="004A3BF2"/>
    <w:rsid w:val="004A41B8"/>
    <w:rsid w:val="004A41C6"/>
    <w:rsid w:val="004A4B4E"/>
    <w:rsid w:val="004A4E1E"/>
    <w:rsid w:val="004A5DBF"/>
    <w:rsid w:val="004A785D"/>
    <w:rsid w:val="004B0576"/>
    <w:rsid w:val="004B2A8A"/>
    <w:rsid w:val="004B3C65"/>
    <w:rsid w:val="004B4345"/>
    <w:rsid w:val="004B4E0E"/>
    <w:rsid w:val="004B522D"/>
    <w:rsid w:val="004B5934"/>
    <w:rsid w:val="004B6D52"/>
    <w:rsid w:val="004B6E2E"/>
    <w:rsid w:val="004B705B"/>
    <w:rsid w:val="004B7D3C"/>
    <w:rsid w:val="004B7E05"/>
    <w:rsid w:val="004C037B"/>
    <w:rsid w:val="004C0877"/>
    <w:rsid w:val="004C113D"/>
    <w:rsid w:val="004C158A"/>
    <w:rsid w:val="004C2A2A"/>
    <w:rsid w:val="004C3041"/>
    <w:rsid w:val="004C5A0C"/>
    <w:rsid w:val="004C5D94"/>
    <w:rsid w:val="004C606B"/>
    <w:rsid w:val="004D021B"/>
    <w:rsid w:val="004D14B4"/>
    <w:rsid w:val="004D1A69"/>
    <w:rsid w:val="004D25FF"/>
    <w:rsid w:val="004D2661"/>
    <w:rsid w:val="004D290F"/>
    <w:rsid w:val="004D328C"/>
    <w:rsid w:val="004D4051"/>
    <w:rsid w:val="004D417C"/>
    <w:rsid w:val="004D4A8C"/>
    <w:rsid w:val="004D6054"/>
    <w:rsid w:val="004D644F"/>
    <w:rsid w:val="004D7018"/>
    <w:rsid w:val="004E089A"/>
    <w:rsid w:val="004E0972"/>
    <w:rsid w:val="004E0CF4"/>
    <w:rsid w:val="004E1A34"/>
    <w:rsid w:val="004E4060"/>
    <w:rsid w:val="004E4619"/>
    <w:rsid w:val="004E46E5"/>
    <w:rsid w:val="004E4BA5"/>
    <w:rsid w:val="004E4E31"/>
    <w:rsid w:val="004E65ED"/>
    <w:rsid w:val="004E6C39"/>
    <w:rsid w:val="004F0CA0"/>
    <w:rsid w:val="004F165A"/>
    <w:rsid w:val="004F2DD7"/>
    <w:rsid w:val="004F365B"/>
    <w:rsid w:val="004F4811"/>
    <w:rsid w:val="004F4D0D"/>
    <w:rsid w:val="004F52BB"/>
    <w:rsid w:val="004F537E"/>
    <w:rsid w:val="004F5E6F"/>
    <w:rsid w:val="00502140"/>
    <w:rsid w:val="00503FAC"/>
    <w:rsid w:val="00504908"/>
    <w:rsid w:val="00505290"/>
    <w:rsid w:val="0050550B"/>
    <w:rsid w:val="00505EBC"/>
    <w:rsid w:val="00506F3F"/>
    <w:rsid w:val="00507A4A"/>
    <w:rsid w:val="00510151"/>
    <w:rsid w:val="0051018A"/>
    <w:rsid w:val="005101D9"/>
    <w:rsid w:val="005129A4"/>
    <w:rsid w:val="00512E68"/>
    <w:rsid w:val="00514A43"/>
    <w:rsid w:val="00516824"/>
    <w:rsid w:val="005204E2"/>
    <w:rsid w:val="00520A7A"/>
    <w:rsid w:val="00521BC7"/>
    <w:rsid w:val="005222EF"/>
    <w:rsid w:val="00523B34"/>
    <w:rsid w:val="00524740"/>
    <w:rsid w:val="005254BE"/>
    <w:rsid w:val="005255DC"/>
    <w:rsid w:val="0052569E"/>
    <w:rsid w:val="00525FB7"/>
    <w:rsid w:val="00526A11"/>
    <w:rsid w:val="0052788E"/>
    <w:rsid w:val="00527C58"/>
    <w:rsid w:val="005303AD"/>
    <w:rsid w:val="00530542"/>
    <w:rsid w:val="00530822"/>
    <w:rsid w:val="00530877"/>
    <w:rsid w:val="00530BCA"/>
    <w:rsid w:val="00531F08"/>
    <w:rsid w:val="00532B3A"/>
    <w:rsid w:val="005330EA"/>
    <w:rsid w:val="0053310C"/>
    <w:rsid w:val="00534067"/>
    <w:rsid w:val="005341FC"/>
    <w:rsid w:val="00534948"/>
    <w:rsid w:val="00534C20"/>
    <w:rsid w:val="005354B5"/>
    <w:rsid w:val="005356FB"/>
    <w:rsid w:val="00536B23"/>
    <w:rsid w:val="00541315"/>
    <w:rsid w:val="00545818"/>
    <w:rsid w:val="005460D0"/>
    <w:rsid w:val="005474A5"/>
    <w:rsid w:val="005476C6"/>
    <w:rsid w:val="00547F52"/>
    <w:rsid w:val="00551782"/>
    <w:rsid w:val="00551A4A"/>
    <w:rsid w:val="0055360E"/>
    <w:rsid w:val="00555A46"/>
    <w:rsid w:val="005578E7"/>
    <w:rsid w:val="00560041"/>
    <w:rsid w:val="00560F0F"/>
    <w:rsid w:val="0056173D"/>
    <w:rsid w:val="005622FB"/>
    <w:rsid w:val="00562BD7"/>
    <w:rsid w:val="00563A3A"/>
    <w:rsid w:val="00564BB9"/>
    <w:rsid w:val="00564FF9"/>
    <w:rsid w:val="00565F2B"/>
    <w:rsid w:val="00566109"/>
    <w:rsid w:val="005666FE"/>
    <w:rsid w:val="005669F4"/>
    <w:rsid w:val="00567104"/>
    <w:rsid w:val="005702E5"/>
    <w:rsid w:val="005706C7"/>
    <w:rsid w:val="00571568"/>
    <w:rsid w:val="00574811"/>
    <w:rsid w:val="00574A2E"/>
    <w:rsid w:val="00574F56"/>
    <w:rsid w:val="00575E50"/>
    <w:rsid w:val="005774B6"/>
    <w:rsid w:val="005803B2"/>
    <w:rsid w:val="0058041D"/>
    <w:rsid w:val="00583015"/>
    <w:rsid w:val="00584962"/>
    <w:rsid w:val="0059096C"/>
    <w:rsid w:val="00590E50"/>
    <w:rsid w:val="0059203A"/>
    <w:rsid w:val="0059235B"/>
    <w:rsid w:val="0059456D"/>
    <w:rsid w:val="00594B9E"/>
    <w:rsid w:val="0059566B"/>
    <w:rsid w:val="005964BB"/>
    <w:rsid w:val="005964D0"/>
    <w:rsid w:val="005965D1"/>
    <w:rsid w:val="0059669A"/>
    <w:rsid w:val="0059723D"/>
    <w:rsid w:val="00597836"/>
    <w:rsid w:val="00597C95"/>
    <w:rsid w:val="005A0F93"/>
    <w:rsid w:val="005A160C"/>
    <w:rsid w:val="005A26BD"/>
    <w:rsid w:val="005A27CB"/>
    <w:rsid w:val="005A4277"/>
    <w:rsid w:val="005A47D9"/>
    <w:rsid w:val="005A5574"/>
    <w:rsid w:val="005A6B57"/>
    <w:rsid w:val="005A7434"/>
    <w:rsid w:val="005B296F"/>
    <w:rsid w:val="005B2A34"/>
    <w:rsid w:val="005B2E8B"/>
    <w:rsid w:val="005B4679"/>
    <w:rsid w:val="005B5691"/>
    <w:rsid w:val="005B6FF3"/>
    <w:rsid w:val="005B773E"/>
    <w:rsid w:val="005C1D6E"/>
    <w:rsid w:val="005C4DA0"/>
    <w:rsid w:val="005C559F"/>
    <w:rsid w:val="005C58A7"/>
    <w:rsid w:val="005D0A32"/>
    <w:rsid w:val="005D0E06"/>
    <w:rsid w:val="005D18BF"/>
    <w:rsid w:val="005D238C"/>
    <w:rsid w:val="005D3B10"/>
    <w:rsid w:val="005D4414"/>
    <w:rsid w:val="005D4DDE"/>
    <w:rsid w:val="005D4F74"/>
    <w:rsid w:val="005D5763"/>
    <w:rsid w:val="005D58A9"/>
    <w:rsid w:val="005D7A6A"/>
    <w:rsid w:val="005D7E11"/>
    <w:rsid w:val="005E0EDB"/>
    <w:rsid w:val="005E22CD"/>
    <w:rsid w:val="005E2BE3"/>
    <w:rsid w:val="005E392A"/>
    <w:rsid w:val="005E5BEA"/>
    <w:rsid w:val="005E5D6C"/>
    <w:rsid w:val="005E5EA6"/>
    <w:rsid w:val="005E6B0A"/>
    <w:rsid w:val="005F01D8"/>
    <w:rsid w:val="005F0BA1"/>
    <w:rsid w:val="005F11AC"/>
    <w:rsid w:val="005F1487"/>
    <w:rsid w:val="005F33C0"/>
    <w:rsid w:val="005F35FB"/>
    <w:rsid w:val="005F553B"/>
    <w:rsid w:val="005F5578"/>
    <w:rsid w:val="005F5B07"/>
    <w:rsid w:val="005F6565"/>
    <w:rsid w:val="005F6D40"/>
    <w:rsid w:val="005F6D5D"/>
    <w:rsid w:val="006012CD"/>
    <w:rsid w:val="0060259C"/>
    <w:rsid w:val="006028CA"/>
    <w:rsid w:val="006043ED"/>
    <w:rsid w:val="00604985"/>
    <w:rsid w:val="00604C6C"/>
    <w:rsid w:val="00605AE4"/>
    <w:rsid w:val="00606707"/>
    <w:rsid w:val="00606BD1"/>
    <w:rsid w:val="00607AB1"/>
    <w:rsid w:val="00610539"/>
    <w:rsid w:val="00612C4B"/>
    <w:rsid w:val="00612DFA"/>
    <w:rsid w:val="00612EE2"/>
    <w:rsid w:val="00612F1B"/>
    <w:rsid w:val="0061331C"/>
    <w:rsid w:val="0061376E"/>
    <w:rsid w:val="006157DC"/>
    <w:rsid w:val="006163BC"/>
    <w:rsid w:val="006173F1"/>
    <w:rsid w:val="00617C9A"/>
    <w:rsid w:val="0062070E"/>
    <w:rsid w:val="00620DBE"/>
    <w:rsid w:val="0062145B"/>
    <w:rsid w:val="00622BD0"/>
    <w:rsid w:val="00622C31"/>
    <w:rsid w:val="00623DA6"/>
    <w:rsid w:val="0062471A"/>
    <w:rsid w:val="00625F3B"/>
    <w:rsid w:val="006260D1"/>
    <w:rsid w:val="00626C42"/>
    <w:rsid w:val="00632F03"/>
    <w:rsid w:val="00634FD8"/>
    <w:rsid w:val="00636B95"/>
    <w:rsid w:val="00637C36"/>
    <w:rsid w:val="00640013"/>
    <w:rsid w:val="006412A9"/>
    <w:rsid w:val="00643457"/>
    <w:rsid w:val="00643560"/>
    <w:rsid w:val="006467AA"/>
    <w:rsid w:val="00646E4A"/>
    <w:rsid w:val="00647522"/>
    <w:rsid w:val="006509AE"/>
    <w:rsid w:val="00650D8F"/>
    <w:rsid w:val="00650E1B"/>
    <w:rsid w:val="006521AE"/>
    <w:rsid w:val="00652C70"/>
    <w:rsid w:val="00652CB0"/>
    <w:rsid w:val="0065425C"/>
    <w:rsid w:val="0065580A"/>
    <w:rsid w:val="00656EE1"/>
    <w:rsid w:val="00657779"/>
    <w:rsid w:val="00660F10"/>
    <w:rsid w:val="00661AED"/>
    <w:rsid w:val="00661BC4"/>
    <w:rsid w:val="00662021"/>
    <w:rsid w:val="006649C2"/>
    <w:rsid w:val="006662C0"/>
    <w:rsid w:val="00667AE0"/>
    <w:rsid w:val="00671385"/>
    <w:rsid w:val="006724EE"/>
    <w:rsid w:val="00672AC7"/>
    <w:rsid w:val="006736A0"/>
    <w:rsid w:val="00673FF6"/>
    <w:rsid w:val="00675DE3"/>
    <w:rsid w:val="00675FCC"/>
    <w:rsid w:val="00677500"/>
    <w:rsid w:val="006778E9"/>
    <w:rsid w:val="00677B0B"/>
    <w:rsid w:val="0068064D"/>
    <w:rsid w:val="00680DCE"/>
    <w:rsid w:val="00680EF3"/>
    <w:rsid w:val="00680F18"/>
    <w:rsid w:val="00682692"/>
    <w:rsid w:val="00682723"/>
    <w:rsid w:val="00683BA9"/>
    <w:rsid w:val="006853A4"/>
    <w:rsid w:val="0068624C"/>
    <w:rsid w:val="00686964"/>
    <w:rsid w:val="0069022A"/>
    <w:rsid w:val="00691849"/>
    <w:rsid w:val="00691ABC"/>
    <w:rsid w:val="006920E0"/>
    <w:rsid w:val="0069212D"/>
    <w:rsid w:val="006926F5"/>
    <w:rsid w:val="00692A0B"/>
    <w:rsid w:val="0069325E"/>
    <w:rsid w:val="00694AA7"/>
    <w:rsid w:val="00697630"/>
    <w:rsid w:val="006A0628"/>
    <w:rsid w:val="006A0C9F"/>
    <w:rsid w:val="006A3841"/>
    <w:rsid w:val="006A44FB"/>
    <w:rsid w:val="006A4F66"/>
    <w:rsid w:val="006A6318"/>
    <w:rsid w:val="006A6C67"/>
    <w:rsid w:val="006B07BB"/>
    <w:rsid w:val="006B0A0C"/>
    <w:rsid w:val="006B0FB0"/>
    <w:rsid w:val="006B2881"/>
    <w:rsid w:val="006B32BC"/>
    <w:rsid w:val="006B6199"/>
    <w:rsid w:val="006B7175"/>
    <w:rsid w:val="006C061C"/>
    <w:rsid w:val="006C1256"/>
    <w:rsid w:val="006C1D2B"/>
    <w:rsid w:val="006C2A8F"/>
    <w:rsid w:val="006C2D7A"/>
    <w:rsid w:val="006C302C"/>
    <w:rsid w:val="006C3FE2"/>
    <w:rsid w:val="006C43DE"/>
    <w:rsid w:val="006C4D9C"/>
    <w:rsid w:val="006C5487"/>
    <w:rsid w:val="006C6EB1"/>
    <w:rsid w:val="006C7AB8"/>
    <w:rsid w:val="006C7E0A"/>
    <w:rsid w:val="006C7EDF"/>
    <w:rsid w:val="006D0DCC"/>
    <w:rsid w:val="006D1023"/>
    <w:rsid w:val="006D21DA"/>
    <w:rsid w:val="006D2778"/>
    <w:rsid w:val="006D39B2"/>
    <w:rsid w:val="006D4057"/>
    <w:rsid w:val="006D524C"/>
    <w:rsid w:val="006D6263"/>
    <w:rsid w:val="006D71D6"/>
    <w:rsid w:val="006D7D93"/>
    <w:rsid w:val="006E3F71"/>
    <w:rsid w:val="006E4481"/>
    <w:rsid w:val="006E48C3"/>
    <w:rsid w:val="006E4D53"/>
    <w:rsid w:val="006E6628"/>
    <w:rsid w:val="006E68BB"/>
    <w:rsid w:val="006E6AD2"/>
    <w:rsid w:val="006F1074"/>
    <w:rsid w:val="006F35AC"/>
    <w:rsid w:val="006F3A1F"/>
    <w:rsid w:val="006F4370"/>
    <w:rsid w:val="006F47C0"/>
    <w:rsid w:val="006F513B"/>
    <w:rsid w:val="006F55B7"/>
    <w:rsid w:val="006F754D"/>
    <w:rsid w:val="006F78E5"/>
    <w:rsid w:val="0070062A"/>
    <w:rsid w:val="007006E0"/>
    <w:rsid w:val="00701118"/>
    <w:rsid w:val="00701932"/>
    <w:rsid w:val="007023C6"/>
    <w:rsid w:val="00702C82"/>
    <w:rsid w:val="00703782"/>
    <w:rsid w:val="007071C7"/>
    <w:rsid w:val="007075B1"/>
    <w:rsid w:val="0070764F"/>
    <w:rsid w:val="00710F6A"/>
    <w:rsid w:val="00711292"/>
    <w:rsid w:val="00713C12"/>
    <w:rsid w:val="00714661"/>
    <w:rsid w:val="007146A0"/>
    <w:rsid w:val="00715690"/>
    <w:rsid w:val="0071719D"/>
    <w:rsid w:val="00717B83"/>
    <w:rsid w:val="007205B9"/>
    <w:rsid w:val="00720A21"/>
    <w:rsid w:val="007212F2"/>
    <w:rsid w:val="007219A2"/>
    <w:rsid w:val="00722A8A"/>
    <w:rsid w:val="00722B12"/>
    <w:rsid w:val="00723989"/>
    <w:rsid w:val="007242C7"/>
    <w:rsid w:val="007248C5"/>
    <w:rsid w:val="00724D10"/>
    <w:rsid w:val="007251CC"/>
    <w:rsid w:val="007258A0"/>
    <w:rsid w:val="0072592A"/>
    <w:rsid w:val="00725B11"/>
    <w:rsid w:val="007263B7"/>
    <w:rsid w:val="00726FA4"/>
    <w:rsid w:val="0072708D"/>
    <w:rsid w:val="0072764A"/>
    <w:rsid w:val="00733247"/>
    <w:rsid w:val="0073517A"/>
    <w:rsid w:val="007356F8"/>
    <w:rsid w:val="00737149"/>
    <w:rsid w:val="00741103"/>
    <w:rsid w:val="007413E4"/>
    <w:rsid w:val="00741655"/>
    <w:rsid w:val="00742440"/>
    <w:rsid w:val="0074387D"/>
    <w:rsid w:val="0074395F"/>
    <w:rsid w:val="00743BFC"/>
    <w:rsid w:val="00744339"/>
    <w:rsid w:val="0074520F"/>
    <w:rsid w:val="00747661"/>
    <w:rsid w:val="0075073D"/>
    <w:rsid w:val="00751082"/>
    <w:rsid w:val="007517E8"/>
    <w:rsid w:val="00751C69"/>
    <w:rsid w:val="007526CC"/>
    <w:rsid w:val="0075284D"/>
    <w:rsid w:val="00753AEB"/>
    <w:rsid w:val="007553BF"/>
    <w:rsid w:val="00756545"/>
    <w:rsid w:val="00756C72"/>
    <w:rsid w:val="00757760"/>
    <w:rsid w:val="00760774"/>
    <w:rsid w:val="007612E6"/>
    <w:rsid w:val="00761B06"/>
    <w:rsid w:val="00762128"/>
    <w:rsid w:val="00762533"/>
    <w:rsid w:val="007634D1"/>
    <w:rsid w:val="007636E7"/>
    <w:rsid w:val="00764E6C"/>
    <w:rsid w:val="00765166"/>
    <w:rsid w:val="0076520B"/>
    <w:rsid w:val="0076582F"/>
    <w:rsid w:val="00766AF3"/>
    <w:rsid w:val="00767ED6"/>
    <w:rsid w:val="00770B0A"/>
    <w:rsid w:val="00771307"/>
    <w:rsid w:val="00771CF1"/>
    <w:rsid w:val="00773596"/>
    <w:rsid w:val="00773F47"/>
    <w:rsid w:val="00774C6B"/>
    <w:rsid w:val="00775912"/>
    <w:rsid w:val="0077633C"/>
    <w:rsid w:val="0077784D"/>
    <w:rsid w:val="00780E4C"/>
    <w:rsid w:val="007830C0"/>
    <w:rsid w:val="007836D9"/>
    <w:rsid w:val="007838FF"/>
    <w:rsid w:val="00783B43"/>
    <w:rsid w:val="00783B88"/>
    <w:rsid w:val="00783E49"/>
    <w:rsid w:val="00785562"/>
    <w:rsid w:val="00786879"/>
    <w:rsid w:val="00790223"/>
    <w:rsid w:val="00792C25"/>
    <w:rsid w:val="00793DDA"/>
    <w:rsid w:val="007958B2"/>
    <w:rsid w:val="00795900"/>
    <w:rsid w:val="007959B3"/>
    <w:rsid w:val="0079625F"/>
    <w:rsid w:val="007966BE"/>
    <w:rsid w:val="00796CFD"/>
    <w:rsid w:val="007A0034"/>
    <w:rsid w:val="007A1988"/>
    <w:rsid w:val="007A26AB"/>
    <w:rsid w:val="007A481C"/>
    <w:rsid w:val="007A68AB"/>
    <w:rsid w:val="007A6E60"/>
    <w:rsid w:val="007A7B03"/>
    <w:rsid w:val="007B0322"/>
    <w:rsid w:val="007B0BCC"/>
    <w:rsid w:val="007B12C7"/>
    <w:rsid w:val="007B161C"/>
    <w:rsid w:val="007B2075"/>
    <w:rsid w:val="007B3371"/>
    <w:rsid w:val="007B38B3"/>
    <w:rsid w:val="007B40F2"/>
    <w:rsid w:val="007B434A"/>
    <w:rsid w:val="007B4C9B"/>
    <w:rsid w:val="007B533D"/>
    <w:rsid w:val="007B64BA"/>
    <w:rsid w:val="007B66C3"/>
    <w:rsid w:val="007B6CA0"/>
    <w:rsid w:val="007B7FAB"/>
    <w:rsid w:val="007C0DAA"/>
    <w:rsid w:val="007C122F"/>
    <w:rsid w:val="007C17DB"/>
    <w:rsid w:val="007C1FC1"/>
    <w:rsid w:val="007C3CB2"/>
    <w:rsid w:val="007C3EFD"/>
    <w:rsid w:val="007C5822"/>
    <w:rsid w:val="007C6983"/>
    <w:rsid w:val="007C78A0"/>
    <w:rsid w:val="007D095F"/>
    <w:rsid w:val="007D0FA0"/>
    <w:rsid w:val="007D23D4"/>
    <w:rsid w:val="007D2638"/>
    <w:rsid w:val="007D2F54"/>
    <w:rsid w:val="007D47A5"/>
    <w:rsid w:val="007D6815"/>
    <w:rsid w:val="007D75A1"/>
    <w:rsid w:val="007D76F3"/>
    <w:rsid w:val="007D797F"/>
    <w:rsid w:val="007E0293"/>
    <w:rsid w:val="007E0D40"/>
    <w:rsid w:val="007E10BE"/>
    <w:rsid w:val="007E1E47"/>
    <w:rsid w:val="007E225C"/>
    <w:rsid w:val="007E2A06"/>
    <w:rsid w:val="007E3AE3"/>
    <w:rsid w:val="007E46D5"/>
    <w:rsid w:val="007E535A"/>
    <w:rsid w:val="007E66E6"/>
    <w:rsid w:val="007E699D"/>
    <w:rsid w:val="007F1A75"/>
    <w:rsid w:val="007F226B"/>
    <w:rsid w:val="007F263B"/>
    <w:rsid w:val="007F62CB"/>
    <w:rsid w:val="007F6689"/>
    <w:rsid w:val="007F7540"/>
    <w:rsid w:val="00800A97"/>
    <w:rsid w:val="00800D6D"/>
    <w:rsid w:val="0080162D"/>
    <w:rsid w:val="00801BF8"/>
    <w:rsid w:val="00802D51"/>
    <w:rsid w:val="008032F1"/>
    <w:rsid w:val="008038A2"/>
    <w:rsid w:val="00804EB0"/>
    <w:rsid w:val="00805472"/>
    <w:rsid w:val="00811F2E"/>
    <w:rsid w:val="00812A68"/>
    <w:rsid w:val="00812CAA"/>
    <w:rsid w:val="0081413D"/>
    <w:rsid w:val="00814BCF"/>
    <w:rsid w:val="00815B46"/>
    <w:rsid w:val="00820496"/>
    <w:rsid w:val="0082092A"/>
    <w:rsid w:val="00820B15"/>
    <w:rsid w:val="00822017"/>
    <w:rsid w:val="00822BEB"/>
    <w:rsid w:val="00823AF5"/>
    <w:rsid w:val="008244A4"/>
    <w:rsid w:val="008249DD"/>
    <w:rsid w:val="00830DD6"/>
    <w:rsid w:val="008343D2"/>
    <w:rsid w:val="0083583D"/>
    <w:rsid w:val="00835C4F"/>
    <w:rsid w:val="0083734B"/>
    <w:rsid w:val="008375F1"/>
    <w:rsid w:val="008409FB"/>
    <w:rsid w:val="0084318F"/>
    <w:rsid w:val="00843C4F"/>
    <w:rsid w:val="00844C62"/>
    <w:rsid w:val="00845D83"/>
    <w:rsid w:val="00846426"/>
    <w:rsid w:val="00847470"/>
    <w:rsid w:val="00847DCF"/>
    <w:rsid w:val="00850CC3"/>
    <w:rsid w:val="00851569"/>
    <w:rsid w:val="008518D9"/>
    <w:rsid w:val="00851903"/>
    <w:rsid w:val="00851FD0"/>
    <w:rsid w:val="00851FE7"/>
    <w:rsid w:val="0085581D"/>
    <w:rsid w:val="00855EB4"/>
    <w:rsid w:val="00856ABC"/>
    <w:rsid w:val="00857B67"/>
    <w:rsid w:val="00860607"/>
    <w:rsid w:val="00860A8D"/>
    <w:rsid w:val="00862C33"/>
    <w:rsid w:val="00862CA7"/>
    <w:rsid w:val="0086369B"/>
    <w:rsid w:val="008641BD"/>
    <w:rsid w:val="008649A4"/>
    <w:rsid w:val="00865159"/>
    <w:rsid w:val="00865EAA"/>
    <w:rsid w:val="00866053"/>
    <w:rsid w:val="00866311"/>
    <w:rsid w:val="008663EC"/>
    <w:rsid w:val="00870432"/>
    <w:rsid w:val="00870733"/>
    <w:rsid w:val="008724B9"/>
    <w:rsid w:val="0087275E"/>
    <w:rsid w:val="00873114"/>
    <w:rsid w:val="0087371A"/>
    <w:rsid w:val="00875F76"/>
    <w:rsid w:val="00876277"/>
    <w:rsid w:val="0087700C"/>
    <w:rsid w:val="00877423"/>
    <w:rsid w:val="00880F52"/>
    <w:rsid w:val="00881E6E"/>
    <w:rsid w:val="00882045"/>
    <w:rsid w:val="0088278C"/>
    <w:rsid w:val="008828DC"/>
    <w:rsid w:val="00882B5D"/>
    <w:rsid w:val="008830B7"/>
    <w:rsid w:val="00884BC9"/>
    <w:rsid w:val="00885333"/>
    <w:rsid w:val="00885453"/>
    <w:rsid w:val="00885654"/>
    <w:rsid w:val="00885778"/>
    <w:rsid w:val="00890034"/>
    <w:rsid w:val="0089029B"/>
    <w:rsid w:val="0089041F"/>
    <w:rsid w:val="0089243C"/>
    <w:rsid w:val="00892709"/>
    <w:rsid w:val="0089291A"/>
    <w:rsid w:val="00893148"/>
    <w:rsid w:val="0089368E"/>
    <w:rsid w:val="00893B24"/>
    <w:rsid w:val="008943C4"/>
    <w:rsid w:val="00894761"/>
    <w:rsid w:val="00894A98"/>
    <w:rsid w:val="0089729F"/>
    <w:rsid w:val="00897EAC"/>
    <w:rsid w:val="00897FB3"/>
    <w:rsid w:val="008A0B05"/>
    <w:rsid w:val="008A0B8C"/>
    <w:rsid w:val="008A0EA7"/>
    <w:rsid w:val="008A1728"/>
    <w:rsid w:val="008A1CF0"/>
    <w:rsid w:val="008A257E"/>
    <w:rsid w:val="008A272A"/>
    <w:rsid w:val="008A2ADB"/>
    <w:rsid w:val="008A4A07"/>
    <w:rsid w:val="008A5290"/>
    <w:rsid w:val="008A55BF"/>
    <w:rsid w:val="008A5C9D"/>
    <w:rsid w:val="008A6D83"/>
    <w:rsid w:val="008A7020"/>
    <w:rsid w:val="008A7EE4"/>
    <w:rsid w:val="008B032A"/>
    <w:rsid w:val="008B0EC7"/>
    <w:rsid w:val="008B0F6C"/>
    <w:rsid w:val="008B24C5"/>
    <w:rsid w:val="008B291B"/>
    <w:rsid w:val="008B2EC0"/>
    <w:rsid w:val="008B2FC6"/>
    <w:rsid w:val="008B37C0"/>
    <w:rsid w:val="008B3C03"/>
    <w:rsid w:val="008B532D"/>
    <w:rsid w:val="008B583F"/>
    <w:rsid w:val="008C12E8"/>
    <w:rsid w:val="008C1B76"/>
    <w:rsid w:val="008C2059"/>
    <w:rsid w:val="008C2C7E"/>
    <w:rsid w:val="008C304F"/>
    <w:rsid w:val="008C31C3"/>
    <w:rsid w:val="008C3803"/>
    <w:rsid w:val="008C4BE5"/>
    <w:rsid w:val="008C4F0D"/>
    <w:rsid w:val="008C58B8"/>
    <w:rsid w:val="008C706C"/>
    <w:rsid w:val="008C7E0D"/>
    <w:rsid w:val="008D0089"/>
    <w:rsid w:val="008D0177"/>
    <w:rsid w:val="008D45B5"/>
    <w:rsid w:val="008D4993"/>
    <w:rsid w:val="008D4E3F"/>
    <w:rsid w:val="008D50D5"/>
    <w:rsid w:val="008D70C3"/>
    <w:rsid w:val="008D71B9"/>
    <w:rsid w:val="008E0B3F"/>
    <w:rsid w:val="008E1834"/>
    <w:rsid w:val="008E1D06"/>
    <w:rsid w:val="008E36EF"/>
    <w:rsid w:val="008E37F9"/>
    <w:rsid w:val="008E4E75"/>
    <w:rsid w:val="008E534F"/>
    <w:rsid w:val="008E6276"/>
    <w:rsid w:val="008E65FB"/>
    <w:rsid w:val="008E6775"/>
    <w:rsid w:val="008E7A11"/>
    <w:rsid w:val="008F02A1"/>
    <w:rsid w:val="008F16CE"/>
    <w:rsid w:val="008F2640"/>
    <w:rsid w:val="008F2CC4"/>
    <w:rsid w:val="008F36C9"/>
    <w:rsid w:val="008F4E54"/>
    <w:rsid w:val="008F539B"/>
    <w:rsid w:val="00901037"/>
    <w:rsid w:val="009011C7"/>
    <w:rsid w:val="00901224"/>
    <w:rsid w:val="009014E3"/>
    <w:rsid w:val="009015C3"/>
    <w:rsid w:val="00902186"/>
    <w:rsid w:val="0090329A"/>
    <w:rsid w:val="00904073"/>
    <w:rsid w:val="00904A27"/>
    <w:rsid w:val="00906528"/>
    <w:rsid w:val="0090691E"/>
    <w:rsid w:val="00906FBD"/>
    <w:rsid w:val="00907600"/>
    <w:rsid w:val="00910D96"/>
    <w:rsid w:val="0091113D"/>
    <w:rsid w:val="00911693"/>
    <w:rsid w:val="00911B50"/>
    <w:rsid w:val="0091216A"/>
    <w:rsid w:val="00913331"/>
    <w:rsid w:val="00913BA1"/>
    <w:rsid w:val="00913D71"/>
    <w:rsid w:val="00914380"/>
    <w:rsid w:val="009145A8"/>
    <w:rsid w:val="00916DCD"/>
    <w:rsid w:val="00917CF8"/>
    <w:rsid w:val="0092040A"/>
    <w:rsid w:val="00921244"/>
    <w:rsid w:val="009215BF"/>
    <w:rsid w:val="0092174B"/>
    <w:rsid w:val="00923257"/>
    <w:rsid w:val="00923F51"/>
    <w:rsid w:val="009304E0"/>
    <w:rsid w:val="009310AA"/>
    <w:rsid w:val="00932182"/>
    <w:rsid w:val="0093230C"/>
    <w:rsid w:val="00932985"/>
    <w:rsid w:val="00933BA3"/>
    <w:rsid w:val="00935DD7"/>
    <w:rsid w:val="00935E43"/>
    <w:rsid w:val="0093622A"/>
    <w:rsid w:val="009368A9"/>
    <w:rsid w:val="00937C77"/>
    <w:rsid w:val="00937CD5"/>
    <w:rsid w:val="009406C0"/>
    <w:rsid w:val="009417B6"/>
    <w:rsid w:val="009420A5"/>
    <w:rsid w:val="00942155"/>
    <w:rsid w:val="00942220"/>
    <w:rsid w:val="00942C0B"/>
    <w:rsid w:val="00942CFB"/>
    <w:rsid w:val="00943C6C"/>
    <w:rsid w:val="009446E2"/>
    <w:rsid w:val="00944FB3"/>
    <w:rsid w:val="00945D4D"/>
    <w:rsid w:val="00947698"/>
    <w:rsid w:val="00951044"/>
    <w:rsid w:val="009526D3"/>
    <w:rsid w:val="009542DF"/>
    <w:rsid w:val="00954E4C"/>
    <w:rsid w:val="00956392"/>
    <w:rsid w:val="00957C40"/>
    <w:rsid w:val="0096042B"/>
    <w:rsid w:val="00961870"/>
    <w:rsid w:val="00961960"/>
    <w:rsid w:val="00961CE0"/>
    <w:rsid w:val="0096266B"/>
    <w:rsid w:val="0096383C"/>
    <w:rsid w:val="00963BD5"/>
    <w:rsid w:val="00963E80"/>
    <w:rsid w:val="009649AC"/>
    <w:rsid w:val="009655D4"/>
    <w:rsid w:val="00965A06"/>
    <w:rsid w:val="0096683F"/>
    <w:rsid w:val="00966850"/>
    <w:rsid w:val="00966D90"/>
    <w:rsid w:val="00967324"/>
    <w:rsid w:val="00967BB9"/>
    <w:rsid w:val="00967C32"/>
    <w:rsid w:val="009702D1"/>
    <w:rsid w:val="00970436"/>
    <w:rsid w:val="009707C5"/>
    <w:rsid w:val="00970C6E"/>
    <w:rsid w:val="00974297"/>
    <w:rsid w:val="009822E2"/>
    <w:rsid w:val="00983FF1"/>
    <w:rsid w:val="00985E5B"/>
    <w:rsid w:val="00990111"/>
    <w:rsid w:val="009901B5"/>
    <w:rsid w:val="0099037D"/>
    <w:rsid w:val="0099205E"/>
    <w:rsid w:val="009922E5"/>
    <w:rsid w:val="00992868"/>
    <w:rsid w:val="00992C96"/>
    <w:rsid w:val="00993FAB"/>
    <w:rsid w:val="0099511B"/>
    <w:rsid w:val="00995DA3"/>
    <w:rsid w:val="00996B6C"/>
    <w:rsid w:val="00997209"/>
    <w:rsid w:val="00997F62"/>
    <w:rsid w:val="009A0C8D"/>
    <w:rsid w:val="009A151C"/>
    <w:rsid w:val="009A267E"/>
    <w:rsid w:val="009A2E93"/>
    <w:rsid w:val="009A2F0F"/>
    <w:rsid w:val="009A3016"/>
    <w:rsid w:val="009A3494"/>
    <w:rsid w:val="009A43AB"/>
    <w:rsid w:val="009A45CF"/>
    <w:rsid w:val="009A4C5E"/>
    <w:rsid w:val="009A5FCC"/>
    <w:rsid w:val="009A5FDF"/>
    <w:rsid w:val="009A677C"/>
    <w:rsid w:val="009A683E"/>
    <w:rsid w:val="009A6D91"/>
    <w:rsid w:val="009A757A"/>
    <w:rsid w:val="009A7F3F"/>
    <w:rsid w:val="009B183E"/>
    <w:rsid w:val="009B2E8E"/>
    <w:rsid w:val="009B4158"/>
    <w:rsid w:val="009B46DA"/>
    <w:rsid w:val="009B748E"/>
    <w:rsid w:val="009C01CF"/>
    <w:rsid w:val="009C0539"/>
    <w:rsid w:val="009C1292"/>
    <w:rsid w:val="009C1FD6"/>
    <w:rsid w:val="009C5744"/>
    <w:rsid w:val="009C58E1"/>
    <w:rsid w:val="009C661A"/>
    <w:rsid w:val="009C7969"/>
    <w:rsid w:val="009D0820"/>
    <w:rsid w:val="009D10A9"/>
    <w:rsid w:val="009D1404"/>
    <w:rsid w:val="009D2D76"/>
    <w:rsid w:val="009D2F80"/>
    <w:rsid w:val="009D4443"/>
    <w:rsid w:val="009D4F7D"/>
    <w:rsid w:val="009D56BF"/>
    <w:rsid w:val="009D6869"/>
    <w:rsid w:val="009D696D"/>
    <w:rsid w:val="009D7308"/>
    <w:rsid w:val="009E052B"/>
    <w:rsid w:val="009E289B"/>
    <w:rsid w:val="009E2C41"/>
    <w:rsid w:val="009E44CF"/>
    <w:rsid w:val="009E5A40"/>
    <w:rsid w:val="009E5E8B"/>
    <w:rsid w:val="009F0031"/>
    <w:rsid w:val="009F183C"/>
    <w:rsid w:val="009F2650"/>
    <w:rsid w:val="009F3794"/>
    <w:rsid w:val="009F4060"/>
    <w:rsid w:val="009F4B6B"/>
    <w:rsid w:val="009F5A1F"/>
    <w:rsid w:val="00A00F49"/>
    <w:rsid w:val="00A01B49"/>
    <w:rsid w:val="00A02192"/>
    <w:rsid w:val="00A0300C"/>
    <w:rsid w:val="00A03330"/>
    <w:rsid w:val="00A0450D"/>
    <w:rsid w:val="00A05408"/>
    <w:rsid w:val="00A07B26"/>
    <w:rsid w:val="00A10001"/>
    <w:rsid w:val="00A1017A"/>
    <w:rsid w:val="00A1265D"/>
    <w:rsid w:val="00A13186"/>
    <w:rsid w:val="00A134A7"/>
    <w:rsid w:val="00A15481"/>
    <w:rsid w:val="00A15AFC"/>
    <w:rsid w:val="00A17890"/>
    <w:rsid w:val="00A17A0B"/>
    <w:rsid w:val="00A17E85"/>
    <w:rsid w:val="00A17EE0"/>
    <w:rsid w:val="00A20ABD"/>
    <w:rsid w:val="00A2118F"/>
    <w:rsid w:val="00A21530"/>
    <w:rsid w:val="00A215C5"/>
    <w:rsid w:val="00A2255D"/>
    <w:rsid w:val="00A2277F"/>
    <w:rsid w:val="00A23DB4"/>
    <w:rsid w:val="00A25368"/>
    <w:rsid w:val="00A25F7A"/>
    <w:rsid w:val="00A33ED2"/>
    <w:rsid w:val="00A34E3C"/>
    <w:rsid w:val="00A34F09"/>
    <w:rsid w:val="00A35337"/>
    <w:rsid w:val="00A354F5"/>
    <w:rsid w:val="00A355EC"/>
    <w:rsid w:val="00A357A1"/>
    <w:rsid w:val="00A36FDD"/>
    <w:rsid w:val="00A37154"/>
    <w:rsid w:val="00A4019D"/>
    <w:rsid w:val="00A41124"/>
    <w:rsid w:val="00A4529E"/>
    <w:rsid w:val="00A45B8D"/>
    <w:rsid w:val="00A46050"/>
    <w:rsid w:val="00A46729"/>
    <w:rsid w:val="00A46A61"/>
    <w:rsid w:val="00A4710F"/>
    <w:rsid w:val="00A500F5"/>
    <w:rsid w:val="00A50E80"/>
    <w:rsid w:val="00A51DAE"/>
    <w:rsid w:val="00A54129"/>
    <w:rsid w:val="00A54CB7"/>
    <w:rsid w:val="00A55935"/>
    <w:rsid w:val="00A55986"/>
    <w:rsid w:val="00A55CB1"/>
    <w:rsid w:val="00A563ED"/>
    <w:rsid w:val="00A57048"/>
    <w:rsid w:val="00A57195"/>
    <w:rsid w:val="00A57578"/>
    <w:rsid w:val="00A57AE4"/>
    <w:rsid w:val="00A61398"/>
    <w:rsid w:val="00A614CA"/>
    <w:rsid w:val="00A63391"/>
    <w:rsid w:val="00A6563B"/>
    <w:rsid w:val="00A65B08"/>
    <w:rsid w:val="00A67AF3"/>
    <w:rsid w:val="00A72193"/>
    <w:rsid w:val="00A723D0"/>
    <w:rsid w:val="00A72784"/>
    <w:rsid w:val="00A727DB"/>
    <w:rsid w:val="00A730AD"/>
    <w:rsid w:val="00A74F6D"/>
    <w:rsid w:val="00A76B66"/>
    <w:rsid w:val="00A76C45"/>
    <w:rsid w:val="00A80967"/>
    <w:rsid w:val="00A81633"/>
    <w:rsid w:val="00A81683"/>
    <w:rsid w:val="00A81784"/>
    <w:rsid w:val="00A822EA"/>
    <w:rsid w:val="00A82E27"/>
    <w:rsid w:val="00A850FF"/>
    <w:rsid w:val="00A863E8"/>
    <w:rsid w:val="00A86443"/>
    <w:rsid w:val="00A864FA"/>
    <w:rsid w:val="00A87E76"/>
    <w:rsid w:val="00A906BC"/>
    <w:rsid w:val="00A90DE7"/>
    <w:rsid w:val="00A90EEB"/>
    <w:rsid w:val="00A914F4"/>
    <w:rsid w:val="00A917AF"/>
    <w:rsid w:val="00A94524"/>
    <w:rsid w:val="00A95067"/>
    <w:rsid w:val="00A96260"/>
    <w:rsid w:val="00A96504"/>
    <w:rsid w:val="00A97BF9"/>
    <w:rsid w:val="00AA1906"/>
    <w:rsid w:val="00AA1ED4"/>
    <w:rsid w:val="00AA4125"/>
    <w:rsid w:val="00AA4FC6"/>
    <w:rsid w:val="00AA5A54"/>
    <w:rsid w:val="00AA66E6"/>
    <w:rsid w:val="00AA678D"/>
    <w:rsid w:val="00AA6BAA"/>
    <w:rsid w:val="00AA7E65"/>
    <w:rsid w:val="00AA7FFB"/>
    <w:rsid w:val="00AB013A"/>
    <w:rsid w:val="00AB08CC"/>
    <w:rsid w:val="00AB2293"/>
    <w:rsid w:val="00AB2F0C"/>
    <w:rsid w:val="00AB4939"/>
    <w:rsid w:val="00AB5076"/>
    <w:rsid w:val="00AB636F"/>
    <w:rsid w:val="00AB682F"/>
    <w:rsid w:val="00AB7227"/>
    <w:rsid w:val="00AB7863"/>
    <w:rsid w:val="00AC05A7"/>
    <w:rsid w:val="00AC086C"/>
    <w:rsid w:val="00AC2025"/>
    <w:rsid w:val="00AC3C09"/>
    <w:rsid w:val="00AC56D0"/>
    <w:rsid w:val="00AC608E"/>
    <w:rsid w:val="00AC6A1E"/>
    <w:rsid w:val="00AC6B39"/>
    <w:rsid w:val="00AC6D05"/>
    <w:rsid w:val="00AC734D"/>
    <w:rsid w:val="00AD0063"/>
    <w:rsid w:val="00AD0228"/>
    <w:rsid w:val="00AD0647"/>
    <w:rsid w:val="00AD17AC"/>
    <w:rsid w:val="00AD1A2B"/>
    <w:rsid w:val="00AD22FE"/>
    <w:rsid w:val="00AD596B"/>
    <w:rsid w:val="00AD6C2F"/>
    <w:rsid w:val="00AE042F"/>
    <w:rsid w:val="00AE0ED9"/>
    <w:rsid w:val="00AE108D"/>
    <w:rsid w:val="00AE130B"/>
    <w:rsid w:val="00AE140E"/>
    <w:rsid w:val="00AE1770"/>
    <w:rsid w:val="00AE1ADB"/>
    <w:rsid w:val="00AE4ACF"/>
    <w:rsid w:val="00AE5252"/>
    <w:rsid w:val="00AE7805"/>
    <w:rsid w:val="00AF0112"/>
    <w:rsid w:val="00AF01A9"/>
    <w:rsid w:val="00AF090E"/>
    <w:rsid w:val="00AF2A00"/>
    <w:rsid w:val="00AF4ECC"/>
    <w:rsid w:val="00AF5B90"/>
    <w:rsid w:val="00AF7DAA"/>
    <w:rsid w:val="00B008A0"/>
    <w:rsid w:val="00B02C9F"/>
    <w:rsid w:val="00B03C76"/>
    <w:rsid w:val="00B053B9"/>
    <w:rsid w:val="00B058CD"/>
    <w:rsid w:val="00B05EA5"/>
    <w:rsid w:val="00B06793"/>
    <w:rsid w:val="00B102A2"/>
    <w:rsid w:val="00B10CCE"/>
    <w:rsid w:val="00B11143"/>
    <w:rsid w:val="00B11C3E"/>
    <w:rsid w:val="00B11E95"/>
    <w:rsid w:val="00B12336"/>
    <w:rsid w:val="00B1305B"/>
    <w:rsid w:val="00B13E6F"/>
    <w:rsid w:val="00B140FD"/>
    <w:rsid w:val="00B147B6"/>
    <w:rsid w:val="00B1587A"/>
    <w:rsid w:val="00B160FC"/>
    <w:rsid w:val="00B16548"/>
    <w:rsid w:val="00B20333"/>
    <w:rsid w:val="00B21966"/>
    <w:rsid w:val="00B21AC2"/>
    <w:rsid w:val="00B21D86"/>
    <w:rsid w:val="00B22965"/>
    <w:rsid w:val="00B232FA"/>
    <w:rsid w:val="00B23310"/>
    <w:rsid w:val="00B25E25"/>
    <w:rsid w:val="00B26DA0"/>
    <w:rsid w:val="00B26FF8"/>
    <w:rsid w:val="00B2716F"/>
    <w:rsid w:val="00B2734A"/>
    <w:rsid w:val="00B27A59"/>
    <w:rsid w:val="00B310E3"/>
    <w:rsid w:val="00B31C3F"/>
    <w:rsid w:val="00B320DA"/>
    <w:rsid w:val="00B326CB"/>
    <w:rsid w:val="00B339FE"/>
    <w:rsid w:val="00B34DBF"/>
    <w:rsid w:val="00B35E3C"/>
    <w:rsid w:val="00B36292"/>
    <w:rsid w:val="00B36A61"/>
    <w:rsid w:val="00B36B31"/>
    <w:rsid w:val="00B371E1"/>
    <w:rsid w:val="00B37B96"/>
    <w:rsid w:val="00B37CCF"/>
    <w:rsid w:val="00B408D4"/>
    <w:rsid w:val="00B40C49"/>
    <w:rsid w:val="00B40FE7"/>
    <w:rsid w:val="00B419EE"/>
    <w:rsid w:val="00B41ADC"/>
    <w:rsid w:val="00B4211C"/>
    <w:rsid w:val="00B42FE8"/>
    <w:rsid w:val="00B43E7E"/>
    <w:rsid w:val="00B444B3"/>
    <w:rsid w:val="00B44A50"/>
    <w:rsid w:val="00B44DB2"/>
    <w:rsid w:val="00B4542E"/>
    <w:rsid w:val="00B45B83"/>
    <w:rsid w:val="00B46411"/>
    <w:rsid w:val="00B505E7"/>
    <w:rsid w:val="00B52921"/>
    <w:rsid w:val="00B52C94"/>
    <w:rsid w:val="00B54E69"/>
    <w:rsid w:val="00B56D86"/>
    <w:rsid w:val="00B6036B"/>
    <w:rsid w:val="00B6099E"/>
    <w:rsid w:val="00B62602"/>
    <w:rsid w:val="00B6280C"/>
    <w:rsid w:val="00B62AB9"/>
    <w:rsid w:val="00B63949"/>
    <w:rsid w:val="00B657EA"/>
    <w:rsid w:val="00B663B3"/>
    <w:rsid w:val="00B67C3F"/>
    <w:rsid w:val="00B67F74"/>
    <w:rsid w:val="00B70291"/>
    <w:rsid w:val="00B70F90"/>
    <w:rsid w:val="00B70F96"/>
    <w:rsid w:val="00B70FBA"/>
    <w:rsid w:val="00B713E3"/>
    <w:rsid w:val="00B71784"/>
    <w:rsid w:val="00B71CE4"/>
    <w:rsid w:val="00B71F11"/>
    <w:rsid w:val="00B72382"/>
    <w:rsid w:val="00B729F6"/>
    <w:rsid w:val="00B73D19"/>
    <w:rsid w:val="00B76C5F"/>
    <w:rsid w:val="00B778A3"/>
    <w:rsid w:val="00B8134C"/>
    <w:rsid w:val="00B8147B"/>
    <w:rsid w:val="00B84090"/>
    <w:rsid w:val="00B84FE2"/>
    <w:rsid w:val="00B860F2"/>
    <w:rsid w:val="00B877BA"/>
    <w:rsid w:val="00B90678"/>
    <w:rsid w:val="00B90D5E"/>
    <w:rsid w:val="00B94590"/>
    <w:rsid w:val="00B94859"/>
    <w:rsid w:val="00B95188"/>
    <w:rsid w:val="00B97ECB"/>
    <w:rsid w:val="00BA0AAC"/>
    <w:rsid w:val="00BA23CA"/>
    <w:rsid w:val="00BA255E"/>
    <w:rsid w:val="00BA3089"/>
    <w:rsid w:val="00BA477E"/>
    <w:rsid w:val="00BA51F7"/>
    <w:rsid w:val="00BA53B4"/>
    <w:rsid w:val="00BA651E"/>
    <w:rsid w:val="00BB2337"/>
    <w:rsid w:val="00BB34BA"/>
    <w:rsid w:val="00BB435B"/>
    <w:rsid w:val="00BB74E7"/>
    <w:rsid w:val="00BB754F"/>
    <w:rsid w:val="00BB7752"/>
    <w:rsid w:val="00BB7AC4"/>
    <w:rsid w:val="00BB7B6E"/>
    <w:rsid w:val="00BC0892"/>
    <w:rsid w:val="00BC1D00"/>
    <w:rsid w:val="00BC3FCA"/>
    <w:rsid w:val="00BC501A"/>
    <w:rsid w:val="00BC571C"/>
    <w:rsid w:val="00BC5857"/>
    <w:rsid w:val="00BC6344"/>
    <w:rsid w:val="00BC65CB"/>
    <w:rsid w:val="00BC7A1A"/>
    <w:rsid w:val="00BD0A9E"/>
    <w:rsid w:val="00BD222F"/>
    <w:rsid w:val="00BD22F1"/>
    <w:rsid w:val="00BD2E9E"/>
    <w:rsid w:val="00BD3754"/>
    <w:rsid w:val="00BD3DA4"/>
    <w:rsid w:val="00BD63AA"/>
    <w:rsid w:val="00BD6EC1"/>
    <w:rsid w:val="00BD75EF"/>
    <w:rsid w:val="00BD794D"/>
    <w:rsid w:val="00BE0691"/>
    <w:rsid w:val="00BE2F7B"/>
    <w:rsid w:val="00BE3239"/>
    <w:rsid w:val="00BE4ABB"/>
    <w:rsid w:val="00BE4E7F"/>
    <w:rsid w:val="00BE54FC"/>
    <w:rsid w:val="00BE5FB5"/>
    <w:rsid w:val="00BE68F6"/>
    <w:rsid w:val="00BE6C68"/>
    <w:rsid w:val="00BE7A97"/>
    <w:rsid w:val="00BF0393"/>
    <w:rsid w:val="00BF2CFD"/>
    <w:rsid w:val="00BF3771"/>
    <w:rsid w:val="00BF3B6F"/>
    <w:rsid w:val="00BF49B1"/>
    <w:rsid w:val="00BF5E0B"/>
    <w:rsid w:val="00BF6868"/>
    <w:rsid w:val="00BF6BF5"/>
    <w:rsid w:val="00BF78D0"/>
    <w:rsid w:val="00C007AB"/>
    <w:rsid w:val="00C01CCE"/>
    <w:rsid w:val="00C02611"/>
    <w:rsid w:val="00C02918"/>
    <w:rsid w:val="00C03615"/>
    <w:rsid w:val="00C06DB4"/>
    <w:rsid w:val="00C07758"/>
    <w:rsid w:val="00C07C38"/>
    <w:rsid w:val="00C10D2B"/>
    <w:rsid w:val="00C11901"/>
    <w:rsid w:val="00C11A3A"/>
    <w:rsid w:val="00C11F88"/>
    <w:rsid w:val="00C1247F"/>
    <w:rsid w:val="00C13F86"/>
    <w:rsid w:val="00C147EA"/>
    <w:rsid w:val="00C1493F"/>
    <w:rsid w:val="00C14E72"/>
    <w:rsid w:val="00C155D2"/>
    <w:rsid w:val="00C1610D"/>
    <w:rsid w:val="00C1648E"/>
    <w:rsid w:val="00C17CDE"/>
    <w:rsid w:val="00C216F8"/>
    <w:rsid w:val="00C21BEA"/>
    <w:rsid w:val="00C21F43"/>
    <w:rsid w:val="00C22889"/>
    <w:rsid w:val="00C238AE"/>
    <w:rsid w:val="00C23F5D"/>
    <w:rsid w:val="00C267A4"/>
    <w:rsid w:val="00C26921"/>
    <w:rsid w:val="00C2717B"/>
    <w:rsid w:val="00C27D81"/>
    <w:rsid w:val="00C307A0"/>
    <w:rsid w:val="00C31A87"/>
    <w:rsid w:val="00C323C9"/>
    <w:rsid w:val="00C326C3"/>
    <w:rsid w:val="00C33A7E"/>
    <w:rsid w:val="00C33F7D"/>
    <w:rsid w:val="00C3777C"/>
    <w:rsid w:val="00C409E3"/>
    <w:rsid w:val="00C42F3B"/>
    <w:rsid w:val="00C435ED"/>
    <w:rsid w:val="00C43688"/>
    <w:rsid w:val="00C43FE4"/>
    <w:rsid w:val="00C44C12"/>
    <w:rsid w:val="00C44C5D"/>
    <w:rsid w:val="00C4502D"/>
    <w:rsid w:val="00C5289C"/>
    <w:rsid w:val="00C52BA6"/>
    <w:rsid w:val="00C53BFA"/>
    <w:rsid w:val="00C54C44"/>
    <w:rsid w:val="00C551EC"/>
    <w:rsid w:val="00C5798F"/>
    <w:rsid w:val="00C60490"/>
    <w:rsid w:val="00C61D82"/>
    <w:rsid w:val="00C6218D"/>
    <w:rsid w:val="00C63D88"/>
    <w:rsid w:val="00C66027"/>
    <w:rsid w:val="00C66756"/>
    <w:rsid w:val="00C66D48"/>
    <w:rsid w:val="00C674E2"/>
    <w:rsid w:val="00C67C34"/>
    <w:rsid w:val="00C703C9"/>
    <w:rsid w:val="00C705D7"/>
    <w:rsid w:val="00C71B6A"/>
    <w:rsid w:val="00C71BA6"/>
    <w:rsid w:val="00C727A8"/>
    <w:rsid w:val="00C73D6B"/>
    <w:rsid w:val="00C75D44"/>
    <w:rsid w:val="00C77BDA"/>
    <w:rsid w:val="00C80A8A"/>
    <w:rsid w:val="00C81347"/>
    <w:rsid w:val="00C8218B"/>
    <w:rsid w:val="00C8254B"/>
    <w:rsid w:val="00C825D7"/>
    <w:rsid w:val="00C84636"/>
    <w:rsid w:val="00C84966"/>
    <w:rsid w:val="00C85124"/>
    <w:rsid w:val="00C8524D"/>
    <w:rsid w:val="00C856BB"/>
    <w:rsid w:val="00C85FF1"/>
    <w:rsid w:val="00C85FF9"/>
    <w:rsid w:val="00C87986"/>
    <w:rsid w:val="00C909C5"/>
    <w:rsid w:val="00C92954"/>
    <w:rsid w:val="00C94EF8"/>
    <w:rsid w:val="00C96D83"/>
    <w:rsid w:val="00C97345"/>
    <w:rsid w:val="00C976AB"/>
    <w:rsid w:val="00CA0345"/>
    <w:rsid w:val="00CA0906"/>
    <w:rsid w:val="00CA2575"/>
    <w:rsid w:val="00CA2BDC"/>
    <w:rsid w:val="00CA34D3"/>
    <w:rsid w:val="00CA3608"/>
    <w:rsid w:val="00CA3632"/>
    <w:rsid w:val="00CA3794"/>
    <w:rsid w:val="00CA38F1"/>
    <w:rsid w:val="00CA57F5"/>
    <w:rsid w:val="00CA5AB8"/>
    <w:rsid w:val="00CA6620"/>
    <w:rsid w:val="00CA766E"/>
    <w:rsid w:val="00CB1121"/>
    <w:rsid w:val="00CB1433"/>
    <w:rsid w:val="00CB2223"/>
    <w:rsid w:val="00CB6F91"/>
    <w:rsid w:val="00CB7824"/>
    <w:rsid w:val="00CB78E9"/>
    <w:rsid w:val="00CC1EF3"/>
    <w:rsid w:val="00CC25B9"/>
    <w:rsid w:val="00CC270F"/>
    <w:rsid w:val="00CC4692"/>
    <w:rsid w:val="00CC4CEC"/>
    <w:rsid w:val="00CC7A43"/>
    <w:rsid w:val="00CD1A4B"/>
    <w:rsid w:val="00CD1C51"/>
    <w:rsid w:val="00CD3329"/>
    <w:rsid w:val="00CD332F"/>
    <w:rsid w:val="00CD35B6"/>
    <w:rsid w:val="00CD39D2"/>
    <w:rsid w:val="00CD3B85"/>
    <w:rsid w:val="00CD5AC3"/>
    <w:rsid w:val="00CD5CD6"/>
    <w:rsid w:val="00CD70F5"/>
    <w:rsid w:val="00CD7FB0"/>
    <w:rsid w:val="00CE0186"/>
    <w:rsid w:val="00CE24C0"/>
    <w:rsid w:val="00CE2625"/>
    <w:rsid w:val="00CE27B0"/>
    <w:rsid w:val="00CE4CF1"/>
    <w:rsid w:val="00CE5B80"/>
    <w:rsid w:val="00CE6D30"/>
    <w:rsid w:val="00CF017A"/>
    <w:rsid w:val="00CF1E82"/>
    <w:rsid w:val="00CF2A03"/>
    <w:rsid w:val="00CF2D3E"/>
    <w:rsid w:val="00CF2F74"/>
    <w:rsid w:val="00CF37AF"/>
    <w:rsid w:val="00CF37E2"/>
    <w:rsid w:val="00CF3FAB"/>
    <w:rsid w:val="00CF4252"/>
    <w:rsid w:val="00CF4892"/>
    <w:rsid w:val="00CF56D7"/>
    <w:rsid w:val="00CF5B94"/>
    <w:rsid w:val="00D00159"/>
    <w:rsid w:val="00D01468"/>
    <w:rsid w:val="00D02476"/>
    <w:rsid w:val="00D03233"/>
    <w:rsid w:val="00D050F7"/>
    <w:rsid w:val="00D056B1"/>
    <w:rsid w:val="00D0575D"/>
    <w:rsid w:val="00D058F3"/>
    <w:rsid w:val="00D06083"/>
    <w:rsid w:val="00D06449"/>
    <w:rsid w:val="00D067F2"/>
    <w:rsid w:val="00D102DF"/>
    <w:rsid w:val="00D10D58"/>
    <w:rsid w:val="00D1188A"/>
    <w:rsid w:val="00D120C5"/>
    <w:rsid w:val="00D13F87"/>
    <w:rsid w:val="00D1426E"/>
    <w:rsid w:val="00D1429D"/>
    <w:rsid w:val="00D15141"/>
    <w:rsid w:val="00D154AB"/>
    <w:rsid w:val="00D15634"/>
    <w:rsid w:val="00D15747"/>
    <w:rsid w:val="00D17143"/>
    <w:rsid w:val="00D171A6"/>
    <w:rsid w:val="00D204C6"/>
    <w:rsid w:val="00D20684"/>
    <w:rsid w:val="00D20EBF"/>
    <w:rsid w:val="00D20ED5"/>
    <w:rsid w:val="00D215DD"/>
    <w:rsid w:val="00D21E86"/>
    <w:rsid w:val="00D22173"/>
    <w:rsid w:val="00D232F8"/>
    <w:rsid w:val="00D24920"/>
    <w:rsid w:val="00D25A59"/>
    <w:rsid w:val="00D25FCB"/>
    <w:rsid w:val="00D267A8"/>
    <w:rsid w:val="00D27E57"/>
    <w:rsid w:val="00D3006A"/>
    <w:rsid w:val="00D30431"/>
    <w:rsid w:val="00D30F20"/>
    <w:rsid w:val="00D315FB"/>
    <w:rsid w:val="00D32B31"/>
    <w:rsid w:val="00D33151"/>
    <w:rsid w:val="00D333CE"/>
    <w:rsid w:val="00D3387F"/>
    <w:rsid w:val="00D33D86"/>
    <w:rsid w:val="00D36A27"/>
    <w:rsid w:val="00D371DC"/>
    <w:rsid w:val="00D3737D"/>
    <w:rsid w:val="00D40BF0"/>
    <w:rsid w:val="00D42AAE"/>
    <w:rsid w:val="00D434D4"/>
    <w:rsid w:val="00D4362A"/>
    <w:rsid w:val="00D44F3D"/>
    <w:rsid w:val="00D47567"/>
    <w:rsid w:val="00D47814"/>
    <w:rsid w:val="00D5005F"/>
    <w:rsid w:val="00D50085"/>
    <w:rsid w:val="00D50366"/>
    <w:rsid w:val="00D518E0"/>
    <w:rsid w:val="00D521EB"/>
    <w:rsid w:val="00D530A2"/>
    <w:rsid w:val="00D5562E"/>
    <w:rsid w:val="00D55C21"/>
    <w:rsid w:val="00D60395"/>
    <w:rsid w:val="00D617AD"/>
    <w:rsid w:val="00D61C40"/>
    <w:rsid w:val="00D61E84"/>
    <w:rsid w:val="00D62961"/>
    <w:rsid w:val="00D62B63"/>
    <w:rsid w:val="00D62B66"/>
    <w:rsid w:val="00D64EB7"/>
    <w:rsid w:val="00D65B63"/>
    <w:rsid w:val="00D66C23"/>
    <w:rsid w:val="00D672B3"/>
    <w:rsid w:val="00D6756A"/>
    <w:rsid w:val="00D701D4"/>
    <w:rsid w:val="00D7128A"/>
    <w:rsid w:val="00D71705"/>
    <w:rsid w:val="00D73106"/>
    <w:rsid w:val="00D75B69"/>
    <w:rsid w:val="00D76C02"/>
    <w:rsid w:val="00D76F5D"/>
    <w:rsid w:val="00D77CC7"/>
    <w:rsid w:val="00D80B31"/>
    <w:rsid w:val="00D8123C"/>
    <w:rsid w:val="00D8263A"/>
    <w:rsid w:val="00D82B2F"/>
    <w:rsid w:val="00D82F0F"/>
    <w:rsid w:val="00D84C04"/>
    <w:rsid w:val="00D84C64"/>
    <w:rsid w:val="00D84E57"/>
    <w:rsid w:val="00D86609"/>
    <w:rsid w:val="00D87B66"/>
    <w:rsid w:val="00D90FBF"/>
    <w:rsid w:val="00D91149"/>
    <w:rsid w:val="00D913BC"/>
    <w:rsid w:val="00D91F3C"/>
    <w:rsid w:val="00D92DCE"/>
    <w:rsid w:val="00D950EB"/>
    <w:rsid w:val="00D95353"/>
    <w:rsid w:val="00D96B7B"/>
    <w:rsid w:val="00D96C27"/>
    <w:rsid w:val="00D9710E"/>
    <w:rsid w:val="00DA03DF"/>
    <w:rsid w:val="00DA0434"/>
    <w:rsid w:val="00DA1E44"/>
    <w:rsid w:val="00DA519D"/>
    <w:rsid w:val="00DA5AA8"/>
    <w:rsid w:val="00DA7752"/>
    <w:rsid w:val="00DB2BD6"/>
    <w:rsid w:val="00DB3A2E"/>
    <w:rsid w:val="00DB4E3D"/>
    <w:rsid w:val="00DB621A"/>
    <w:rsid w:val="00DB6344"/>
    <w:rsid w:val="00DB6D86"/>
    <w:rsid w:val="00DB7644"/>
    <w:rsid w:val="00DC1008"/>
    <w:rsid w:val="00DC18D2"/>
    <w:rsid w:val="00DC1CDC"/>
    <w:rsid w:val="00DC24BF"/>
    <w:rsid w:val="00DC267B"/>
    <w:rsid w:val="00DC2F98"/>
    <w:rsid w:val="00DC4231"/>
    <w:rsid w:val="00DC434E"/>
    <w:rsid w:val="00DC5F8A"/>
    <w:rsid w:val="00DC68D2"/>
    <w:rsid w:val="00DD1E3C"/>
    <w:rsid w:val="00DD2B87"/>
    <w:rsid w:val="00DD386D"/>
    <w:rsid w:val="00DD4972"/>
    <w:rsid w:val="00DD57BB"/>
    <w:rsid w:val="00DD5CE3"/>
    <w:rsid w:val="00DD5E7A"/>
    <w:rsid w:val="00DD6A36"/>
    <w:rsid w:val="00DD72CE"/>
    <w:rsid w:val="00DE10B3"/>
    <w:rsid w:val="00DE189F"/>
    <w:rsid w:val="00DE2C00"/>
    <w:rsid w:val="00DE36E0"/>
    <w:rsid w:val="00DE41E7"/>
    <w:rsid w:val="00DE4D85"/>
    <w:rsid w:val="00DE5312"/>
    <w:rsid w:val="00DF1027"/>
    <w:rsid w:val="00DF1067"/>
    <w:rsid w:val="00DF11C1"/>
    <w:rsid w:val="00DF1A1F"/>
    <w:rsid w:val="00DF1D1C"/>
    <w:rsid w:val="00DF2869"/>
    <w:rsid w:val="00DF5D54"/>
    <w:rsid w:val="00DF6085"/>
    <w:rsid w:val="00DF68D8"/>
    <w:rsid w:val="00DF6DF7"/>
    <w:rsid w:val="00DF7ED1"/>
    <w:rsid w:val="00E000C3"/>
    <w:rsid w:val="00E0085E"/>
    <w:rsid w:val="00E0330E"/>
    <w:rsid w:val="00E041A8"/>
    <w:rsid w:val="00E051D5"/>
    <w:rsid w:val="00E05A63"/>
    <w:rsid w:val="00E0677D"/>
    <w:rsid w:val="00E0687A"/>
    <w:rsid w:val="00E06EF7"/>
    <w:rsid w:val="00E07892"/>
    <w:rsid w:val="00E07E13"/>
    <w:rsid w:val="00E10EED"/>
    <w:rsid w:val="00E11169"/>
    <w:rsid w:val="00E1133B"/>
    <w:rsid w:val="00E114AB"/>
    <w:rsid w:val="00E1157F"/>
    <w:rsid w:val="00E11F22"/>
    <w:rsid w:val="00E1238B"/>
    <w:rsid w:val="00E13062"/>
    <w:rsid w:val="00E13CA6"/>
    <w:rsid w:val="00E13EE8"/>
    <w:rsid w:val="00E154F5"/>
    <w:rsid w:val="00E15A46"/>
    <w:rsid w:val="00E1619C"/>
    <w:rsid w:val="00E17110"/>
    <w:rsid w:val="00E20059"/>
    <w:rsid w:val="00E22867"/>
    <w:rsid w:val="00E22FFE"/>
    <w:rsid w:val="00E23269"/>
    <w:rsid w:val="00E23294"/>
    <w:rsid w:val="00E24D1E"/>
    <w:rsid w:val="00E24F43"/>
    <w:rsid w:val="00E24F93"/>
    <w:rsid w:val="00E25C7B"/>
    <w:rsid w:val="00E25CFA"/>
    <w:rsid w:val="00E273D1"/>
    <w:rsid w:val="00E30188"/>
    <w:rsid w:val="00E30FFA"/>
    <w:rsid w:val="00E31908"/>
    <w:rsid w:val="00E31F6A"/>
    <w:rsid w:val="00E323AE"/>
    <w:rsid w:val="00E328F0"/>
    <w:rsid w:val="00E32C9B"/>
    <w:rsid w:val="00E331E5"/>
    <w:rsid w:val="00E3376E"/>
    <w:rsid w:val="00E3378C"/>
    <w:rsid w:val="00E344F5"/>
    <w:rsid w:val="00E37771"/>
    <w:rsid w:val="00E40B27"/>
    <w:rsid w:val="00E4187B"/>
    <w:rsid w:val="00E41EC5"/>
    <w:rsid w:val="00E42186"/>
    <w:rsid w:val="00E43E0F"/>
    <w:rsid w:val="00E4443A"/>
    <w:rsid w:val="00E45296"/>
    <w:rsid w:val="00E4577A"/>
    <w:rsid w:val="00E45FCF"/>
    <w:rsid w:val="00E46780"/>
    <w:rsid w:val="00E51F11"/>
    <w:rsid w:val="00E528B4"/>
    <w:rsid w:val="00E5355B"/>
    <w:rsid w:val="00E54E08"/>
    <w:rsid w:val="00E554AF"/>
    <w:rsid w:val="00E56F02"/>
    <w:rsid w:val="00E61CB4"/>
    <w:rsid w:val="00E653A4"/>
    <w:rsid w:val="00E67900"/>
    <w:rsid w:val="00E716A8"/>
    <w:rsid w:val="00E72768"/>
    <w:rsid w:val="00E72CA9"/>
    <w:rsid w:val="00E73AFF"/>
    <w:rsid w:val="00E74086"/>
    <w:rsid w:val="00E74B96"/>
    <w:rsid w:val="00E76C4F"/>
    <w:rsid w:val="00E76CD2"/>
    <w:rsid w:val="00E77608"/>
    <w:rsid w:val="00E778EA"/>
    <w:rsid w:val="00E80E7F"/>
    <w:rsid w:val="00E81A07"/>
    <w:rsid w:val="00E81A56"/>
    <w:rsid w:val="00E81DB0"/>
    <w:rsid w:val="00E82253"/>
    <w:rsid w:val="00E83DD4"/>
    <w:rsid w:val="00E840C7"/>
    <w:rsid w:val="00E852EA"/>
    <w:rsid w:val="00E86DCD"/>
    <w:rsid w:val="00E912B1"/>
    <w:rsid w:val="00E91321"/>
    <w:rsid w:val="00E91C8C"/>
    <w:rsid w:val="00E926FB"/>
    <w:rsid w:val="00E92DA8"/>
    <w:rsid w:val="00E93910"/>
    <w:rsid w:val="00E93A38"/>
    <w:rsid w:val="00E94E7D"/>
    <w:rsid w:val="00E94ED6"/>
    <w:rsid w:val="00E962C7"/>
    <w:rsid w:val="00E969F5"/>
    <w:rsid w:val="00E96BA1"/>
    <w:rsid w:val="00EA0A6A"/>
    <w:rsid w:val="00EA27EB"/>
    <w:rsid w:val="00EA47C7"/>
    <w:rsid w:val="00EA6EA1"/>
    <w:rsid w:val="00EA7818"/>
    <w:rsid w:val="00EA7961"/>
    <w:rsid w:val="00EB0750"/>
    <w:rsid w:val="00EB1B37"/>
    <w:rsid w:val="00EB2CCB"/>
    <w:rsid w:val="00EB4F29"/>
    <w:rsid w:val="00EB5F59"/>
    <w:rsid w:val="00EB77C3"/>
    <w:rsid w:val="00EC1B52"/>
    <w:rsid w:val="00EC2607"/>
    <w:rsid w:val="00EC291D"/>
    <w:rsid w:val="00EC3374"/>
    <w:rsid w:val="00EC4067"/>
    <w:rsid w:val="00EC4111"/>
    <w:rsid w:val="00EC450F"/>
    <w:rsid w:val="00EC465F"/>
    <w:rsid w:val="00EC4A25"/>
    <w:rsid w:val="00EC59B6"/>
    <w:rsid w:val="00EC62B0"/>
    <w:rsid w:val="00EC734C"/>
    <w:rsid w:val="00EC7D49"/>
    <w:rsid w:val="00ED0B44"/>
    <w:rsid w:val="00ED17F7"/>
    <w:rsid w:val="00ED273C"/>
    <w:rsid w:val="00ED278B"/>
    <w:rsid w:val="00ED433F"/>
    <w:rsid w:val="00ED4CD2"/>
    <w:rsid w:val="00ED7E14"/>
    <w:rsid w:val="00EE02D9"/>
    <w:rsid w:val="00EE03BB"/>
    <w:rsid w:val="00EE091B"/>
    <w:rsid w:val="00EE1336"/>
    <w:rsid w:val="00EE386F"/>
    <w:rsid w:val="00EE63FD"/>
    <w:rsid w:val="00EE64C6"/>
    <w:rsid w:val="00EE64D8"/>
    <w:rsid w:val="00EE7018"/>
    <w:rsid w:val="00EE7D87"/>
    <w:rsid w:val="00EF2178"/>
    <w:rsid w:val="00EF23F5"/>
    <w:rsid w:val="00EF2902"/>
    <w:rsid w:val="00EF2AD6"/>
    <w:rsid w:val="00EF2BB5"/>
    <w:rsid w:val="00EF2FD8"/>
    <w:rsid w:val="00EF3270"/>
    <w:rsid w:val="00EF373C"/>
    <w:rsid w:val="00EF4CAF"/>
    <w:rsid w:val="00EF5237"/>
    <w:rsid w:val="00EF54D6"/>
    <w:rsid w:val="00EF7290"/>
    <w:rsid w:val="00F00859"/>
    <w:rsid w:val="00F01AC8"/>
    <w:rsid w:val="00F01C74"/>
    <w:rsid w:val="00F0369D"/>
    <w:rsid w:val="00F03BD2"/>
    <w:rsid w:val="00F0456B"/>
    <w:rsid w:val="00F058A1"/>
    <w:rsid w:val="00F06432"/>
    <w:rsid w:val="00F06F80"/>
    <w:rsid w:val="00F11589"/>
    <w:rsid w:val="00F11CF1"/>
    <w:rsid w:val="00F1241F"/>
    <w:rsid w:val="00F12D66"/>
    <w:rsid w:val="00F13D68"/>
    <w:rsid w:val="00F14738"/>
    <w:rsid w:val="00F1580F"/>
    <w:rsid w:val="00F1585A"/>
    <w:rsid w:val="00F17BB8"/>
    <w:rsid w:val="00F2011C"/>
    <w:rsid w:val="00F21A6E"/>
    <w:rsid w:val="00F2271E"/>
    <w:rsid w:val="00F30E82"/>
    <w:rsid w:val="00F311ED"/>
    <w:rsid w:val="00F31921"/>
    <w:rsid w:val="00F323D7"/>
    <w:rsid w:val="00F32DF6"/>
    <w:rsid w:val="00F32FDA"/>
    <w:rsid w:val="00F34358"/>
    <w:rsid w:val="00F34FE0"/>
    <w:rsid w:val="00F3545C"/>
    <w:rsid w:val="00F36C3D"/>
    <w:rsid w:val="00F36EF9"/>
    <w:rsid w:val="00F41647"/>
    <w:rsid w:val="00F4183B"/>
    <w:rsid w:val="00F42378"/>
    <w:rsid w:val="00F43588"/>
    <w:rsid w:val="00F44E44"/>
    <w:rsid w:val="00F45C1C"/>
    <w:rsid w:val="00F46E68"/>
    <w:rsid w:val="00F5254A"/>
    <w:rsid w:val="00F54F73"/>
    <w:rsid w:val="00F5663A"/>
    <w:rsid w:val="00F57908"/>
    <w:rsid w:val="00F60511"/>
    <w:rsid w:val="00F616E8"/>
    <w:rsid w:val="00F623E1"/>
    <w:rsid w:val="00F649DD"/>
    <w:rsid w:val="00F64CC1"/>
    <w:rsid w:val="00F65084"/>
    <w:rsid w:val="00F658C0"/>
    <w:rsid w:val="00F65BE4"/>
    <w:rsid w:val="00F66EA4"/>
    <w:rsid w:val="00F70327"/>
    <w:rsid w:val="00F70A97"/>
    <w:rsid w:val="00F70D78"/>
    <w:rsid w:val="00F70E9E"/>
    <w:rsid w:val="00F71264"/>
    <w:rsid w:val="00F72B9F"/>
    <w:rsid w:val="00F7719E"/>
    <w:rsid w:val="00F805F7"/>
    <w:rsid w:val="00F8077D"/>
    <w:rsid w:val="00F82C24"/>
    <w:rsid w:val="00F84493"/>
    <w:rsid w:val="00F86074"/>
    <w:rsid w:val="00F86D59"/>
    <w:rsid w:val="00F870FC"/>
    <w:rsid w:val="00F918DC"/>
    <w:rsid w:val="00F942EB"/>
    <w:rsid w:val="00F94627"/>
    <w:rsid w:val="00F95375"/>
    <w:rsid w:val="00F95601"/>
    <w:rsid w:val="00F977BA"/>
    <w:rsid w:val="00FA16D4"/>
    <w:rsid w:val="00FA1CE3"/>
    <w:rsid w:val="00FA1D8D"/>
    <w:rsid w:val="00FA513F"/>
    <w:rsid w:val="00FA5724"/>
    <w:rsid w:val="00FA61F5"/>
    <w:rsid w:val="00FA7C96"/>
    <w:rsid w:val="00FB0824"/>
    <w:rsid w:val="00FB1211"/>
    <w:rsid w:val="00FB1D0F"/>
    <w:rsid w:val="00FB1E6E"/>
    <w:rsid w:val="00FB3792"/>
    <w:rsid w:val="00FB394C"/>
    <w:rsid w:val="00FB3FCD"/>
    <w:rsid w:val="00FB7ADB"/>
    <w:rsid w:val="00FC0234"/>
    <w:rsid w:val="00FC04A6"/>
    <w:rsid w:val="00FC0FEB"/>
    <w:rsid w:val="00FC1115"/>
    <w:rsid w:val="00FC1259"/>
    <w:rsid w:val="00FC1E3A"/>
    <w:rsid w:val="00FC2233"/>
    <w:rsid w:val="00FC299D"/>
    <w:rsid w:val="00FC3678"/>
    <w:rsid w:val="00FC3699"/>
    <w:rsid w:val="00FC5239"/>
    <w:rsid w:val="00FC641C"/>
    <w:rsid w:val="00FC7AB7"/>
    <w:rsid w:val="00FD0890"/>
    <w:rsid w:val="00FD41CA"/>
    <w:rsid w:val="00FD6602"/>
    <w:rsid w:val="00FE0E7D"/>
    <w:rsid w:val="00FE2417"/>
    <w:rsid w:val="00FE32C6"/>
    <w:rsid w:val="00FE499A"/>
    <w:rsid w:val="00FE50A5"/>
    <w:rsid w:val="00FE5398"/>
    <w:rsid w:val="00FE5BAF"/>
    <w:rsid w:val="00FE6B77"/>
    <w:rsid w:val="00FE792D"/>
    <w:rsid w:val="00FF1DB5"/>
    <w:rsid w:val="00FF1E5D"/>
    <w:rsid w:val="00FF1E99"/>
    <w:rsid w:val="00FF2D38"/>
    <w:rsid w:val="00FF3DE5"/>
    <w:rsid w:val="00FF54B2"/>
    <w:rsid w:val="00FF5682"/>
    <w:rsid w:val="00FF69EA"/>
    <w:rsid w:val="00FF6ED8"/>
    <w:rsid w:val="2F82F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C807EFBC-183C-49C3-AD34-9403E7F7B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AB1"/>
    <w:pPr>
      <w:keepNext/>
      <w:widowControl w:val="0"/>
      <w:shd w:val="clear" w:color="auto" w:fill="FFFFFF"/>
      <w:autoSpaceDE w:val="0"/>
      <w:autoSpaceDN w:val="0"/>
      <w:adjustRightInd w:val="0"/>
      <w:spacing w:before="240" w:after="60" w:line="240" w:lineRule="auto"/>
      <w:outlineLvl w:val="0"/>
    </w:pPr>
    <w:rPr>
      <w:rFonts w:ascii="Arial" w:eastAsia="Times New Roman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58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36EF9"/>
    <w:pPr>
      <w:spacing w:after="0" w:line="240" w:lineRule="auto"/>
      <w:pPrChange w:id="0" w:author="Mark Pang" w:date="2026-08-03T22:17:00Z">
        <w:pPr/>
      </w:pPrChange>
    </w:pPr>
    <w:rPr>
      <w:rFonts w:ascii="Segoe UI" w:eastAsiaTheme="minorEastAsia" w:hAnsi="Segoe UI" w:cs="Segoe UI"/>
      <w:sz w:val="18"/>
      <w:szCs w:val="18"/>
      <w:rPrChange w:id="0" w:author="Mark Pang" w:date="2026-08-03T22:17:00Z">
        <w:rPr>
          <w:rFonts w:ascii="Tahoma" w:eastAsiaTheme="minorHAnsi" w:hAnsi="Tahoma" w:cs="Tahoma"/>
          <w:sz w:val="16"/>
          <w:szCs w:val="16"/>
          <w:lang w:val="en-US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C8D"/>
    <w:rPr>
      <w:rFonts w:ascii="Segoe UI" w:eastAsiaTheme="minorEastAsia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C8D"/>
  </w:style>
  <w:style w:type="paragraph" w:styleId="Footer">
    <w:name w:val="footer"/>
    <w:basedOn w:val="Normal"/>
    <w:link w:val="Foot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C8D"/>
  </w:style>
  <w:style w:type="character" w:customStyle="1" w:styleId="apple-converted-space">
    <w:name w:val="apple-converted-space"/>
    <w:basedOn w:val="DefaultParagraphFont"/>
    <w:rsid w:val="008B2FC6"/>
  </w:style>
  <w:style w:type="character" w:styleId="Hyperlink">
    <w:name w:val="Hyperlink"/>
    <w:basedOn w:val="DefaultParagraphFont"/>
    <w:uiPriority w:val="99"/>
    <w:unhideWhenUsed/>
    <w:rsid w:val="008B2FC6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D434D4"/>
    <w:pPr>
      <w:spacing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D434D4"/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rsid w:val="00B37B9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</w:rPr>
  </w:style>
  <w:style w:type="numbering" w:customStyle="1" w:styleId="ImportedStyle3">
    <w:name w:val="Imported Style 3"/>
    <w:rsid w:val="00B37B96"/>
    <w:pPr>
      <w:numPr>
        <w:numId w:val="1"/>
      </w:numPr>
    </w:pPr>
  </w:style>
  <w:style w:type="numbering" w:customStyle="1" w:styleId="ImportedStyle7">
    <w:name w:val="Imported Style 7"/>
    <w:rsid w:val="00B37B96"/>
    <w:pPr>
      <w:numPr>
        <w:numId w:val="2"/>
      </w:numPr>
    </w:pPr>
  </w:style>
  <w:style w:type="table" w:styleId="TableGrid">
    <w:name w:val="Table Grid"/>
    <w:basedOn w:val="TableNormal"/>
    <w:uiPriority w:val="59"/>
    <w:rsid w:val="00BD7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74AB1"/>
    <w:rPr>
      <w:rFonts w:ascii="Arial" w:eastAsia="Times New Roman" w:hAnsi="Arial" w:cs="Arial"/>
      <w:b/>
      <w:bCs/>
      <w:sz w:val="32"/>
      <w:szCs w:val="32"/>
      <w:shd w:val="clear" w:color="auto" w:fill="FFFFFF"/>
    </w:rPr>
  </w:style>
  <w:style w:type="paragraph" w:customStyle="1" w:styleId="SenderAddress">
    <w:name w:val="Sender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4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ateChar">
    <w:name w:val="Date Char"/>
    <w:basedOn w:val="DefaultParagraphFont"/>
    <w:link w:val="Dat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RecipientAddress">
    <w:name w:val="Recipient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alutation">
    <w:name w:val="Salutation"/>
    <w:basedOn w:val="Normal"/>
    <w:next w:val="Normal"/>
    <w:link w:val="Salutation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before="480"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alutationChar">
    <w:name w:val="Salutation Char"/>
    <w:basedOn w:val="DefaultParagraphFont"/>
    <w:link w:val="Salutation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Closing">
    <w:name w:val="Closing"/>
    <w:basedOn w:val="Normal"/>
    <w:link w:val="Closing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96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losingChar">
    <w:name w:val="Closing Char"/>
    <w:basedOn w:val="DefaultParagraphFont"/>
    <w:link w:val="Closing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Signature">
    <w:name w:val="Signature"/>
    <w:basedOn w:val="Normal"/>
    <w:link w:val="Signatur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ccEnclosure">
    <w:name w:val="cc:/Enclosure"/>
    <w:basedOn w:val="Normal"/>
    <w:rsid w:val="00174AB1"/>
    <w:pPr>
      <w:widowControl w:val="0"/>
      <w:shd w:val="clear" w:color="auto" w:fill="FFFFFF"/>
      <w:tabs>
        <w:tab w:val="left" w:pos="1440"/>
      </w:tabs>
      <w:autoSpaceDE w:val="0"/>
      <w:autoSpaceDN w:val="0"/>
      <w:adjustRightInd w:val="0"/>
      <w:spacing w:before="240" w:after="24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uiPriority w:val="99"/>
    <w:rsid w:val="00174AB1"/>
  </w:style>
  <w:style w:type="paragraph" w:customStyle="1" w:styleId="InsideAddress">
    <w:name w:val="Inside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2heading2">
    <w:name w:val="s2heading2"/>
    <w:basedOn w:val="Normal"/>
    <w:rsid w:val="00174AB1"/>
    <w:pPr>
      <w:widowControl w:val="0"/>
      <w:numPr>
        <w:numId w:val="3"/>
      </w:numPr>
      <w:shd w:val="clear" w:color="auto" w:fill="FFFFFF"/>
      <w:autoSpaceDE w:val="0"/>
      <w:autoSpaceDN w:val="0"/>
      <w:adjustRightInd w:val="0"/>
      <w:spacing w:after="240" w:line="240" w:lineRule="auto"/>
      <w:ind w:left="18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yshortcuts">
    <w:name w:val="yshortcuts"/>
    <w:rsid w:val="00174AB1"/>
  </w:style>
  <w:style w:type="paragraph" w:styleId="PlainText">
    <w:name w:val="Plain Text"/>
    <w:basedOn w:val="Normal"/>
    <w:link w:val="PlainText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Consolas" w:eastAsia="Times New Roman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74AB1"/>
    <w:rPr>
      <w:rFonts w:ascii="Consolas" w:eastAsia="Times New Roman" w:hAnsi="Consolas" w:cs="Consolas"/>
      <w:sz w:val="21"/>
      <w:szCs w:val="21"/>
      <w:shd w:val="clear" w:color="auto" w:fill="FFFFFF"/>
    </w:rPr>
  </w:style>
  <w:style w:type="paragraph" w:customStyle="1" w:styleId="ParagraphStyle1">
    <w:name w:val="Paragraph Style 1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80" w:lineRule="atLeast"/>
      <w:jc w:val="both"/>
    </w:pPr>
    <w:rPr>
      <w:rFonts w:ascii="Times New Roman" w:eastAsia="Times New Roman" w:hAnsi="Times New Roman" w:cs="Times New Roman"/>
      <w:color w:val="454849"/>
      <w:spacing w:val="15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DocID">
    <w:name w:val="DocID"/>
    <w:basedOn w:val="Footer"/>
    <w:next w:val="Footer"/>
    <w:link w:val="DocIDChar"/>
    <w:rsid w:val="00174AB1"/>
    <w:pPr>
      <w:widowControl w:val="0"/>
      <w:shd w:val="clear" w:color="auto" w:fill="FFFFFF"/>
      <w:tabs>
        <w:tab w:val="clear" w:pos="4680"/>
        <w:tab w:val="clear" w:pos="9360"/>
      </w:tabs>
      <w:autoSpaceDE w:val="0"/>
      <w:autoSpaceDN w:val="0"/>
      <w:adjustRightInd w:val="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DocIDChar">
    <w:name w:val="DocID Char"/>
    <w:link w:val="DocID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table" w:styleId="Table3Deffects3">
    <w:name w:val="Table 3D effects 3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firstCol">
      <w:pPr>
        <w:ind w:left="0" w:right="0"/>
      </w:pPr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auto"/>
        </w:tcBorders>
      </w:tcPr>
    </w:tblStylePr>
    <w:tblStylePr w:type="lastCol">
      <w:pPr>
        <w:ind w:left="0" w:right="0"/>
      </w:pPr>
      <w:rPr>
        <w:rFonts w:cs="Times New Roman"/>
      </w:rPr>
      <w:tblPr/>
      <w:tcPr>
        <w:tcBorders>
          <w:right w:val="single" w:sz="6" w:space="0" w:color="FFFFFF"/>
        </w:tcBorders>
      </w:tcPr>
    </w:tblStylePr>
    <w:tblStylePr w:type="band1Vert">
      <w:pPr>
        <w:ind w:left="0" w:right="0"/>
      </w:pPr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pPr>
        <w:ind w:left="0" w:right="0"/>
      </w:pPr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pPr>
        <w:ind w:left="0" w:right="0"/>
      </w:pPr>
      <w:rPr>
        <w:rFonts w:cs="Times New Roman"/>
      </w:rPr>
      <w:tblPr/>
      <w:tcPr>
        <w:tcBorders>
          <w:top w:val="single" w:sz="6" w:space="0" w:color="auto"/>
          <w:bottom w:val="single" w:sz="6" w:space="0" w:color="FFFFFF"/>
        </w:tcBorders>
      </w:tcPr>
    </w:tblStylePr>
    <w:tblStylePr w:type="swCell">
      <w:pPr>
        <w:ind w:left="0" w:right="0"/>
      </w:pPr>
      <w:rPr>
        <w:rFonts w:cs="Times New Roman"/>
        <w:b/>
        <w:bCs/>
      </w:rPr>
    </w:tblStylePr>
  </w:style>
  <w:style w:type="table" w:styleId="TableGrid2">
    <w:name w:val="Table Grid 2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lastRow">
      <w:pPr>
        <w:ind w:left="0" w:right="0"/>
      </w:pPr>
      <w:rPr>
        <w:rFonts w:cs="Times New Roman"/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pPr>
        <w:ind w:left="0" w:right="0"/>
      </w:pPr>
      <w:rPr>
        <w:rFonts w:cs="Times New Roman"/>
        <w:b/>
        <w:bCs/>
      </w:rPr>
    </w:tblStylePr>
    <w:tblStylePr w:type="lastCol">
      <w:pPr>
        <w:ind w:left="0" w:right="0"/>
      </w:pPr>
      <w:rPr>
        <w:rFonts w:cs="Times New Roman"/>
        <w:b/>
        <w:bCs/>
      </w:rPr>
    </w:tblStylePr>
  </w:style>
  <w:style w:type="character" w:customStyle="1" w:styleId="UnresolvedMention1">
    <w:name w:val="Unresolved Mention1"/>
    <w:uiPriority w:val="99"/>
    <w:unhideWhenUsed/>
    <w:rsid w:val="00174AB1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5B296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C30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02C"/>
    <w:pPr>
      <w:spacing w:after="160" w:line="240" w:lineRule="auto"/>
    </w:pPr>
    <w:rPr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C302C"/>
    <w:rPr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0C9F"/>
    <w:pPr>
      <w:spacing w:after="200"/>
    </w:pPr>
    <w:rPr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0C9F"/>
    <w:rPr>
      <w:b/>
      <w:bCs/>
      <w:kern w:val="2"/>
      <w:sz w:val="20"/>
      <w:szCs w:val="20"/>
      <w14:ligatures w14:val="standardContextual"/>
    </w:rPr>
  </w:style>
  <w:style w:type="character" w:styleId="UnresolvedMention">
    <w:name w:val="Unresolved Mention"/>
    <w:basedOn w:val="DefaultParagraphFont"/>
    <w:uiPriority w:val="99"/>
    <w:rsid w:val="0031411C"/>
    <w:rPr>
      <w:color w:val="605E5C"/>
      <w:shd w:val="clear" w:color="auto" w:fill="E1DFDD"/>
    </w:rPr>
  </w:style>
  <w:style w:type="paragraph" w:styleId="Title">
    <w:name w:val="Title"/>
    <w:basedOn w:val="Normal"/>
    <w:next w:val="Normal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00B726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Proposalnoteitalics">
    <w:name w:val="Proposal_note_italics"/>
    <w:basedOn w:val="Normal"/>
    <w:link w:val="ProposalnoteitalicsChar"/>
    <w:rsid w:val="00F8077D"/>
    <w:pPr>
      <w:spacing w:after="0" w:line="240" w:lineRule="auto"/>
    </w:pPr>
    <w:rPr>
      <w:rFonts w:ascii="Arial" w:eastAsia="Times New Roman" w:hAnsi="Arial" w:cs="Times New Roman"/>
      <w:i/>
      <w:sz w:val="14"/>
    </w:rPr>
  </w:style>
  <w:style w:type="character" w:customStyle="1" w:styleId="ProposalnoteitalicsChar">
    <w:name w:val="Proposal_note_italics Char"/>
    <w:link w:val="Proposalnoteitalics"/>
    <w:rsid w:val="00F8077D"/>
    <w:rPr>
      <w:rFonts w:ascii="Arial" w:eastAsia="Times New Roman" w:hAnsi="Arial" w:cs="Times New Roman"/>
      <w:i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09AB3BA01494428132BB461684169C" ma:contentTypeVersion="4" ma:contentTypeDescription="Create a new document." ma:contentTypeScope="" ma:versionID="2b05118439871d6fbd58a2f524d76e1a">
  <xsd:schema xmlns:xsd="http://www.w3.org/2001/XMLSchema" xmlns:xs="http://www.w3.org/2001/XMLSchema" xmlns:p="http://schemas.microsoft.com/office/2006/metadata/properties" xmlns:ns2="12c68e0e-8f0d-4024-baa5-2686ee031b81" targetNamespace="http://schemas.microsoft.com/office/2006/metadata/properties" ma:root="true" ma:fieldsID="5f6ef868d68103f086a45dc7d003de61" ns2:_="">
    <xsd:import namespace="12c68e0e-8f0d-4024-baa5-2686ee031b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68e0e-8f0d-4024-baa5-2686ee031b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9BD9D14-6152-4EAB-9033-D545D672C41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2391C40-52CB-47D6-9872-E19C201B4A5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FE247DA-33E0-4D6A-973F-CE03F6DC4F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F02D13D-2EAB-4BD4-B95A-6B59443226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c68e0e-8f0d-4024-baa5-2686ee031b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Ves.Baxster</dc:creator>
  <cp:lastModifiedBy>Arthur Souza Rodrigues</cp:lastModifiedBy>
  <cp:revision>1</cp:revision>
  <cp:lastPrinted>2025-01-30T23:04:00Z</cp:lastPrinted>
  <dcterms:created xsi:type="dcterms:W3CDTF">2025-04-11T15:16:00Z</dcterms:created>
  <dcterms:modified xsi:type="dcterms:W3CDTF">2026-08-04T02:17:00Z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ActiveBits">
    <vt:lpwstr/>
  </property>
  <property fmtid="{D5CDD505-2E9C-101B-9397-08002B2CF9AE}" pid="3" name="CUS_DocIDChunk0">
    <vt:lpwstr/>
  </property>
  <property fmtid="{D5CDD505-2E9C-101B-9397-08002B2CF9AE}" pid="4" name="CUS_DocIDLocation">
    <vt:lpwstr/>
  </property>
  <property fmtid="{D5CDD505-2E9C-101B-9397-08002B2CF9AE}" pid="5" name="CUS_DocIDString">
    <vt:lpwstr/>
  </property>
  <property fmtid="{D5CDD505-2E9C-101B-9397-08002B2CF9AE}" pid="6" name="SuperdocVersion">
    <vt:lpwstr/>
  </property>
  <property fmtid="{D5CDD505-2E9C-101B-9397-08002B2CF9AE}" pid="7" name="ContentTypeId">
    <vt:lpwstr>0x010100F709AB3BA01494428132BB461684169C</vt:lpwstr>
  </property>
</Properties>
</file>