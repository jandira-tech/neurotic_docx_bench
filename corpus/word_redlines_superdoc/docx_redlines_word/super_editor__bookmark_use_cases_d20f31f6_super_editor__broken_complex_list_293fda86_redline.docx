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37F1" w14:textId="6C240629" w:rsidR="005F553B" w:rsidRPr="005F553B" w:rsidRDefault="001029AD" w:rsidP="005F553B">
      <w:pPr>
        <w:pStyle w:val="ListParagraph"/>
        <w:numPr>
          <w:ilvl w:val="0"/>
          <w:numId w:val="13"/>
        </w:numPr>
        <w:spacing w:after="0" w:line="240" w:lineRule="auto"/>
        <w:ind w:left="360"/>
        <w:jc w:val="both"/>
        <w:rPr>
          <w:ins w:id="5" w:author="Nick Bernal" w:date="2026-08-03T22:17:00Z" w16du:dateUtc="2026-08-04T02:17:00Z"/>
          <w:rFonts w:ascii="Aptos" w:hAnsi="Aptos" w:cs="Calibri"/>
          <w:sz w:val="20"/>
          <w:szCs w:val="20"/>
        </w:rPr>
      </w:pPr>
      <w:ins w:id="6" w:author="Nick Bernal" w:date="2026-08-03T22:17:00Z" w16du:dateUtc="2026-08-04T02:17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t>ONE</w:t>
        </w:r>
      </w:ins>
    </w:p>
    <w:p w14:paraId="241CF6BD" w14:textId="77777777" w:rsidR="005F553B" w:rsidRPr="005F553B" w:rsidRDefault="005F553B" w:rsidP="005F553B">
      <w:pPr>
        <w:spacing w:after="0" w:line="240" w:lineRule="auto"/>
        <w:jc w:val="both"/>
        <w:rPr>
          <w:ins w:id="7" w:author="Nick Bernal" w:date="2026-08-03T22:17:00Z" w16du:dateUtc="2026-08-04T02:17:00Z"/>
          <w:rFonts w:ascii="Aptos" w:hAnsi="Aptos" w:cs="Calibri"/>
          <w:sz w:val="20"/>
          <w:szCs w:val="20"/>
        </w:rPr>
      </w:pPr>
    </w:p>
    <w:p w14:paraId="06328782" w14:textId="5A53F946" w:rsidR="005F553B" w:rsidRPr="005F553B" w:rsidRDefault="00481DAC" w:rsidP="005F553B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8" w:author="Nick Bernal" w:date="2026-08-03T22:17:00Z" w16du:dateUtc="2026-08-04T02:17:00Z"/>
          <w:rFonts w:ascii="Aptos" w:hAnsi="Aptos" w:cs="Calibri"/>
          <w:sz w:val="20"/>
          <w:szCs w:val="20"/>
        </w:rPr>
      </w:pPr>
      <w:ins w:id="9" w:author="Nick Bernal" w:date="2026-08-03T22:17:00Z" w16du:dateUtc="2026-08-04T02:17:00Z">
        <w:r>
          <w:rPr>
            <w:rFonts w:ascii="Aptos" w:hAnsi="Aptos" w:cs="Calibri"/>
            <w:sz w:val="20"/>
            <w:szCs w:val="20"/>
          </w:rPr>
          <w:t>a</w:t>
        </w:r>
      </w:ins>
    </w:p>
    <w:p w14:paraId="5B852758" w14:textId="77777777" w:rsidR="005F553B" w:rsidRPr="005F553B" w:rsidRDefault="005F553B" w:rsidP="005F553B">
      <w:pPr>
        <w:spacing w:after="0" w:line="240" w:lineRule="auto"/>
        <w:jc w:val="both"/>
        <w:rPr>
          <w:ins w:id="10" w:author="Nick Bernal" w:date="2026-08-03T22:17:00Z" w16du:dateUtc="2026-08-04T02:17:00Z"/>
          <w:rFonts w:ascii="Aptos" w:hAnsi="Aptos" w:cs="Calibri"/>
          <w:sz w:val="20"/>
          <w:szCs w:val="20"/>
        </w:rPr>
      </w:pPr>
    </w:p>
    <w:p w14:paraId="1E433FC0" w14:textId="1FCB705D" w:rsidR="005F553B" w:rsidRDefault="00481DAC" w:rsidP="005F553B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11" w:author="Nick Bernal" w:date="2026-08-03T22:17:00Z" w16du:dateUtc="2026-08-04T02:17:00Z"/>
          <w:rFonts w:ascii="Aptos" w:hAnsi="Aptos" w:cs="Calibri"/>
          <w:sz w:val="20"/>
          <w:szCs w:val="20"/>
        </w:rPr>
      </w:pPr>
      <w:ins w:id="12" w:author="Nick Bernal" w:date="2026-08-03T22:17:00Z" w16du:dateUtc="2026-08-04T02:17:00Z">
        <w:r>
          <w:rPr>
            <w:rFonts w:ascii="Aptos" w:hAnsi="Aptos" w:cs="Calibri"/>
            <w:sz w:val="20"/>
            <w:szCs w:val="20"/>
          </w:rPr>
          <w:t>b</w:t>
        </w:r>
      </w:ins>
    </w:p>
    <w:p w14:paraId="699C9E33" w14:textId="77777777" w:rsidR="00AA1906" w:rsidRPr="00AA1906" w:rsidRDefault="00AA1906" w:rsidP="00AA1906">
      <w:pPr>
        <w:pStyle w:val="ListParagraph"/>
        <w:rPr>
          <w:ins w:id="13" w:author="Nick Bernal" w:date="2026-08-03T22:17:00Z" w16du:dateUtc="2026-08-04T02:17:00Z"/>
          <w:rFonts w:ascii="Aptos" w:hAnsi="Aptos" w:cs="Calibri"/>
          <w:sz w:val="20"/>
          <w:szCs w:val="20"/>
        </w:rPr>
      </w:pPr>
    </w:p>
    <w:p w14:paraId="5667DD2B" w14:textId="23270312" w:rsidR="00AA1906" w:rsidRPr="00AA1906" w:rsidRDefault="00481DAC" w:rsidP="005F553B">
      <w:pPr>
        <w:pStyle w:val="ListParagraph"/>
        <w:numPr>
          <w:ilvl w:val="1"/>
          <w:numId w:val="13"/>
        </w:numPr>
        <w:spacing w:after="0" w:line="240" w:lineRule="auto"/>
        <w:ind w:left="360" w:firstLine="0"/>
        <w:jc w:val="both"/>
        <w:rPr>
          <w:ins w:id="14" w:author="Nick Bernal" w:date="2026-08-03T22:17:00Z" w16du:dateUtc="2026-08-04T02:17:00Z"/>
          <w:rFonts w:ascii="Aptos" w:hAnsi="Aptos" w:cs="Calibri"/>
          <w:sz w:val="20"/>
          <w:szCs w:val="20"/>
          <w:highlight w:val="green"/>
        </w:rPr>
      </w:pPr>
      <w:ins w:id="15" w:author="Nick Bernal" w:date="2026-08-03T22:17:00Z" w16du:dateUtc="2026-08-04T02:17:00Z">
        <w:r>
          <w:rPr>
            <w:rFonts w:ascii="Aptos" w:hAnsi="Aptos" w:cstheme="minorHAnsi"/>
            <w:sz w:val="20"/>
            <w:szCs w:val="20"/>
            <w:highlight w:val="green"/>
          </w:rPr>
          <w:t>c</w:t>
        </w:r>
      </w:ins>
    </w:p>
    <w:p w14:paraId="2E1A17E5" w14:textId="77777777" w:rsidR="00AA1906" w:rsidRDefault="00AA1906" w:rsidP="00AA1906">
      <w:pPr>
        <w:spacing w:after="0" w:line="240" w:lineRule="auto"/>
        <w:jc w:val="both"/>
        <w:rPr>
          <w:ins w:id="16" w:author="Nick Bernal" w:date="2026-08-03T22:17:00Z" w16du:dateUtc="2026-08-04T02:17:00Z"/>
          <w:rFonts w:ascii="Aptos" w:hAnsi="Aptos" w:cs="Calibri"/>
          <w:sz w:val="20"/>
          <w:szCs w:val="20"/>
        </w:rPr>
      </w:pPr>
    </w:p>
    <w:p w14:paraId="0DA6ED0B" w14:textId="77777777" w:rsidR="00AA1906" w:rsidRPr="005F553B" w:rsidRDefault="00AA1906" w:rsidP="00AA1906">
      <w:pPr>
        <w:spacing w:after="0" w:line="240" w:lineRule="auto"/>
        <w:ind w:left="360"/>
        <w:jc w:val="both"/>
        <w:rPr>
          <w:ins w:id="17" w:author="Nick Bernal" w:date="2026-08-03T22:17:00Z" w16du:dateUtc="2026-08-04T02:17:00Z"/>
          <w:rFonts w:ascii="Aptos" w:hAnsi="Aptos" w:cs="Calibri"/>
          <w:sz w:val="20"/>
          <w:szCs w:val="20"/>
        </w:rPr>
      </w:pPr>
      <w:ins w:id="18" w:author="Nick Bernal" w:date="2026-08-03T22:17:00Z" w16du:dateUtc="2026-08-04T02:17:00Z">
        <w:r w:rsidRPr="005F553B">
          <w:rPr>
            <w:rFonts w:ascii="Aptos" w:hAnsi="Aptos" w:cs="Calibri"/>
            <w:sz w:val="20"/>
            <w:szCs w:val="20"/>
            <w:highlight w:val="yellow"/>
          </w:rPr>
          <w:t>OR</w:t>
        </w:r>
      </w:ins>
    </w:p>
    <w:p w14:paraId="57E07697" w14:textId="77777777" w:rsidR="00AA1906" w:rsidRPr="005F553B" w:rsidRDefault="00AA1906" w:rsidP="00AA1906">
      <w:pPr>
        <w:spacing w:after="0" w:line="240" w:lineRule="auto"/>
        <w:ind w:left="360"/>
        <w:jc w:val="both"/>
        <w:rPr>
          <w:ins w:id="19" w:author="Nick Bernal" w:date="2026-08-03T22:17:00Z" w16du:dateUtc="2026-08-04T02:17:00Z"/>
          <w:rFonts w:ascii="Aptos" w:hAnsi="Aptos" w:cs="Calibri"/>
          <w:sz w:val="20"/>
          <w:szCs w:val="20"/>
        </w:rPr>
      </w:pPr>
    </w:p>
    <w:p w14:paraId="1B4FA0E1" w14:textId="6FFCCBEC" w:rsidR="00AA1906" w:rsidRPr="00AA1906" w:rsidRDefault="00481DAC" w:rsidP="00AA1906">
      <w:pPr>
        <w:pStyle w:val="ListParagraph"/>
        <w:numPr>
          <w:ilvl w:val="0"/>
          <w:numId w:val="22"/>
        </w:numPr>
        <w:spacing w:after="0" w:line="240" w:lineRule="auto"/>
        <w:ind w:left="360" w:firstLine="0"/>
        <w:jc w:val="both"/>
        <w:rPr>
          <w:ins w:id="20" w:author="Nick Bernal" w:date="2026-08-03T22:17:00Z" w16du:dateUtc="2026-08-04T02:17:00Z"/>
          <w:rFonts w:ascii="Aptos" w:hAnsi="Aptos" w:cs="Calibri"/>
          <w:sz w:val="20"/>
          <w:szCs w:val="20"/>
          <w:highlight w:val="cyan"/>
        </w:rPr>
      </w:pPr>
      <w:ins w:id="21" w:author="Nick Bernal" w:date="2026-08-03T22:17:00Z" w16du:dateUtc="2026-08-04T02:17:00Z">
        <w:r>
          <w:rPr>
            <w:rFonts w:ascii="Aptos" w:hAnsi="Aptos" w:cstheme="minorHAnsi"/>
            <w:sz w:val="20"/>
            <w:szCs w:val="20"/>
            <w:highlight w:val="cyan"/>
          </w:rPr>
          <w:t>c</w:t>
        </w:r>
      </w:ins>
    </w:p>
    <w:p w14:paraId="7030023B" w14:textId="77777777" w:rsidR="005F553B" w:rsidRPr="005F553B" w:rsidRDefault="005F553B" w:rsidP="005F553B">
      <w:pPr>
        <w:spacing w:after="0" w:line="240" w:lineRule="auto"/>
        <w:jc w:val="both"/>
        <w:rPr>
          <w:ins w:id="22" w:author="Nick Bernal" w:date="2026-08-03T22:17:00Z" w16du:dateUtc="2026-08-04T02:17:00Z"/>
          <w:rFonts w:ascii="Aptos" w:hAnsi="Aptos" w:cstheme="minorHAnsi"/>
          <w:sz w:val="20"/>
          <w:szCs w:val="20"/>
        </w:rPr>
      </w:pPr>
    </w:p>
    <w:p w14:paraId="7CD290F5" w14:textId="299286E9" w:rsidR="005F553B" w:rsidRPr="005F553B" w:rsidRDefault="00481DAC" w:rsidP="00AA1906">
      <w:pPr>
        <w:pStyle w:val="ListParagraph"/>
        <w:numPr>
          <w:ilvl w:val="0"/>
          <w:numId w:val="22"/>
        </w:numPr>
        <w:spacing w:after="0" w:line="240" w:lineRule="auto"/>
        <w:ind w:left="360"/>
        <w:jc w:val="both"/>
        <w:rPr>
          <w:ins w:id="23" w:author="Nick Bernal" w:date="2026-08-03T22:17:00Z" w16du:dateUtc="2026-08-04T02:17:00Z"/>
          <w:rFonts w:ascii="Aptos" w:hAnsi="Aptos" w:cstheme="minorHAnsi"/>
          <w:sz w:val="20"/>
          <w:szCs w:val="20"/>
        </w:rPr>
      </w:pPr>
      <w:ins w:id="24" w:author="Nick Bernal" w:date="2026-08-03T22:17:00Z" w16du:dateUtc="2026-08-04T02:17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t>d</w:t>
        </w:r>
      </w:ins>
    </w:p>
    <w:p w14:paraId="35100D34" w14:textId="77777777" w:rsidR="005F553B" w:rsidRPr="005F553B" w:rsidRDefault="005F553B" w:rsidP="005F553B">
      <w:pPr>
        <w:spacing w:after="0" w:line="240" w:lineRule="auto"/>
        <w:jc w:val="both"/>
        <w:rPr>
          <w:ins w:id="25" w:author="Nick Bernal" w:date="2026-08-03T22:17:00Z" w16du:dateUtc="2026-08-04T02:17:00Z"/>
          <w:rFonts w:ascii="Aptos" w:hAnsi="Aptos" w:cstheme="minorHAnsi"/>
          <w:sz w:val="20"/>
          <w:szCs w:val="20"/>
        </w:rPr>
      </w:pPr>
    </w:p>
    <w:p w14:paraId="43D743A8" w14:textId="5B040DD1" w:rsidR="005F553B" w:rsidRPr="005F553B" w:rsidRDefault="00481DAC" w:rsidP="00AA1906">
      <w:pPr>
        <w:pStyle w:val="ListParagraph"/>
        <w:numPr>
          <w:ilvl w:val="0"/>
          <w:numId w:val="22"/>
        </w:numPr>
        <w:spacing w:after="0" w:line="240" w:lineRule="auto"/>
        <w:ind w:left="360"/>
        <w:jc w:val="both"/>
        <w:rPr>
          <w:ins w:id="26" w:author="Nick Bernal" w:date="2026-08-03T22:17:00Z" w16du:dateUtc="2026-08-04T02:17:00Z"/>
          <w:rFonts w:ascii="Aptos" w:hAnsi="Aptos" w:cstheme="minorHAnsi"/>
          <w:sz w:val="20"/>
          <w:szCs w:val="20"/>
        </w:rPr>
      </w:pPr>
      <w:ins w:id="27" w:author="Nick Bernal" w:date="2026-08-03T22:17:00Z" w16du:dateUtc="2026-08-04T02:17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t>e</w:t>
        </w:r>
      </w:ins>
    </w:p>
    <w:p w14:paraId="344B4D9D" w14:textId="77777777" w:rsidR="005F553B" w:rsidRPr="005F553B" w:rsidRDefault="005F553B" w:rsidP="005F553B">
      <w:pPr>
        <w:pStyle w:val="ListParagraph"/>
        <w:spacing w:after="0" w:line="240" w:lineRule="auto"/>
        <w:ind w:left="360"/>
        <w:jc w:val="both"/>
        <w:rPr>
          <w:ins w:id="28" w:author="Nick Bernal" w:date="2026-08-03T22:17:00Z" w16du:dateUtc="2026-08-04T02:17:00Z"/>
          <w:rFonts w:ascii="Aptos" w:hAnsi="Aptos" w:cstheme="minorHAnsi"/>
          <w:b/>
          <w:bCs/>
          <w:sz w:val="20"/>
          <w:szCs w:val="20"/>
          <w:u w:val="single"/>
        </w:rPr>
      </w:pPr>
    </w:p>
    <w:p w14:paraId="47ED41BF" w14:textId="304ABA46" w:rsidR="005F553B" w:rsidRPr="005F553B" w:rsidRDefault="00481DAC" w:rsidP="00AA1906">
      <w:pPr>
        <w:pStyle w:val="ListParagraph"/>
        <w:numPr>
          <w:ilvl w:val="1"/>
          <w:numId w:val="22"/>
        </w:numPr>
        <w:spacing w:after="0" w:line="240" w:lineRule="auto"/>
        <w:ind w:left="360" w:firstLine="0"/>
        <w:jc w:val="both"/>
        <w:rPr>
          <w:ins w:id="29" w:author="Nick Bernal" w:date="2026-08-03T22:17:00Z" w16du:dateUtc="2026-08-04T02:17:00Z"/>
          <w:rFonts w:ascii="Aptos" w:hAnsi="Aptos" w:cstheme="minorHAnsi"/>
          <w:sz w:val="20"/>
          <w:szCs w:val="20"/>
        </w:rPr>
      </w:pPr>
      <w:ins w:id="30" w:author="Nick Bernal" w:date="2026-08-03T22:17:00Z" w16du:dateUtc="2026-08-04T02:17:00Z">
        <w:r>
          <w:rPr>
            <w:rFonts w:ascii="Aptos" w:hAnsi="Aptos" w:cstheme="minorHAnsi"/>
            <w:sz w:val="20"/>
            <w:szCs w:val="20"/>
          </w:rPr>
          <w:t>a</w:t>
        </w:r>
      </w:ins>
    </w:p>
    <w:p w14:paraId="4FED953E" w14:textId="77777777" w:rsidR="00245118" w:rsidRDefault="009A72F0">
      <w:pPr>
        <w:rPr>
          <w:del w:id="31" w:author="Nick Bernal" w:date="2026-08-03T22:17:00Z" w16du:dateUtc="2026-08-04T02:17:00Z"/>
        </w:rPr>
      </w:pPr>
      <w:del w:id="32" w:author="Nick Bernal" w:date="2026-08-03T22:17:00Z" w16du:dateUtc="2026-08-04T02:17:00Z">
        <w:r>
          <w:delText xml:space="preserve">This is a paragraph with a </w:delText>
        </w:r>
        <w:bookmarkStart w:id="33" w:name="SimpleBookmark"/>
        <w:r>
          <w:delText>simple bookmark</w:delText>
        </w:r>
        <w:bookmarkEnd w:id="33"/>
        <w:r>
          <w:delText xml:space="preserve"> inside.</w:delText>
        </w:r>
      </w:del>
    </w:p>
    <w:p w14:paraId="68835C5D" w14:textId="77777777" w:rsidR="00245118" w:rsidRDefault="009A72F0">
      <w:pPr>
        <w:rPr>
          <w:del w:id="34" w:author="Nick Bernal" w:date="2026-08-03T22:17:00Z" w16du:dateUtc="2026-08-04T02:17:00Z"/>
        </w:rPr>
      </w:pPr>
      <w:del w:id="35" w:author="Nick Bernal" w:date="2026-08-03T22:17:00Z" w16du:dateUtc="2026-08-04T02:17:00Z">
        <w:r>
          <w:delText xml:space="preserve">This is a </w:delText>
        </w:r>
        <w:bookmarkStart w:id="36" w:name="MultiRunBookmark"/>
        <w:r>
          <w:delText>multi-run</w:delText>
        </w:r>
        <w:bookmarkEnd w:id="36"/>
        <w:r>
          <w:delText xml:space="preserve"> bookmark.</w:delText>
        </w:r>
      </w:del>
    </w:p>
    <w:p w14:paraId="127B4AC2" w14:textId="77777777" w:rsidR="00245118" w:rsidRDefault="009A72F0">
      <w:pPr>
        <w:rPr>
          <w:del w:id="37" w:author="Nick Bernal" w:date="2026-08-03T22:17:00Z" w16du:dateUtc="2026-08-04T02:17:00Z"/>
        </w:rPr>
      </w:pPr>
      <w:bookmarkStart w:id="38" w:name="ParagraphBookmark"/>
      <w:del w:id="39" w:author="Nick Bernal" w:date="2026-08-03T22:17:00Z" w16du:dateUtc="2026-08-04T02:17:00Z">
        <w:r>
          <w:delText>This entire paragraph is bookmarked.</w:delText>
        </w:r>
        <w:bookmarkEnd w:id="38"/>
      </w:del>
    </w:p>
    <w:p w14:paraId="1EEFA854" w14:textId="77777777" w:rsidR="00245118" w:rsidRDefault="009A72F0">
      <w:pPr>
        <w:rPr>
          <w:del w:id="40" w:author="Nick Bernal" w:date="2026-08-03T22:17:00Z" w16du:dateUtc="2026-08-04T02:17:00Z"/>
        </w:rPr>
      </w:pPr>
      <w:del w:id="41" w:author="Nick Bernal" w:date="2026-08-03T22:17:00Z" w16du:dateUtc="2026-08-04T02:17:00Z">
        <w:r>
          <w:delText xml:space="preserve">Here is </w:delText>
        </w:r>
        <w:bookmarkStart w:id="42" w:name="OuterBookmark"/>
        <w:r>
          <w:delText xml:space="preserve">outer </w:delText>
        </w:r>
        <w:bookmarkStart w:id="43" w:name="InnerBookmark"/>
        <w:bookmarkEnd w:id="42"/>
        <w:r>
          <w:delText>inner</w:delText>
        </w:r>
        <w:bookmarkEnd w:id="43"/>
        <w:r>
          <w:delText xml:space="preserve"> bookmark.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5118" w14:paraId="4833CDBF" w14:textId="77777777">
        <w:trPr>
          <w:del w:id="44" w:author="Nick Bernal" w:date="2026-08-03T22:17:00Z" w16du:dateUtc="2026-08-04T02:17:00Z"/>
        </w:trPr>
        <w:tc>
          <w:tcPr>
            <w:tcW w:w="4320" w:type="dxa"/>
          </w:tcPr>
          <w:p w14:paraId="6B196CAA" w14:textId="77777777" w:rsidR="00245118" w:rsidRDefault="00245118">
            <w:pPr>
              <w:rPr>
                <w:del w:id="45" w:author="Nick Bernal" w:date="2026-08-03T22:17:00Z" w16du:dateUtc="2026-08-04T02:17:00Z"/>
              </w:rPr>
            </w:pPr>
          </w:p>
          <w:p w14:paraId="496AA0E8" w14:textId="77777777" w:rsidR="00245118" w:rsidRDefault="009A72F0">
            <w:pPr>
              <w:rPr>
                <w:del w:id="46" w:author="Nick Bernal" w:date="2026-08-03T22:17:00Z" w16du:dateUtc="2026-08-04T02:17:00Z"/>
              </w:rPr>
            </w:pPr>
            <w:del w:id="47" w:author="Nick Bernal" w:date="2026-08-03T22:17:00Z" w16du:dateUtc="2026-08-04T02:17:00Z">
              <w:r>
                <w:delText xml:space="preserve">Cell with </w:delText>
              </w:r>
              <w:bookmarkStart w:id="48" w:name="CellBookmark"/>
              <w:r>
                <w:delText>bookmark</w:delText>
              </w:r>
              <w:bookmarkEnd w:id="48"/>
            </w:del>
          </w:p>
        </w:tc>
        <w:tc>
          <w:tcPr>
            <w:tcW w:w="4320" w:type="dxa"/>
          </w:tcPr>
          <w:p w14:paraId="1AABB462" w14:textId="77777777" w:rsidR="00245118" w:rsidRDefault="00245118">
            <w:pPr>
              <w:rPr>
                <w:del w:id="49" w:author="Nick Bernal" w:date="2026-08-03T22:17:00Z" w16du:dateUtc="2026-08-04T02:17:00Z"/>
              </w:rPr>
            </w:pPr>
          </w:p>
        </w:tc>
      </w:tr>
      <w:tr w:rsidR="00245118" w14:paraId="5DBBA109" w14:textId="77777777">
        <w:trPr>
          <w:del w:id="50" w:author="Nick Bernal" w:date="2026-08-03T22:17:00Z" w16du:dateUtc="2026-08-04T02:17:00Z"/>
        </w:trPr>
        <w:tc>
          <w:tcPr>
            <w:tcW w:w="4320" w:type="dxa"/>
          </w:tcPr>
          <w:p w14:paraId="0668F06E" w14:textId="77777777" w:rsidR="00245118" w:rsidRDefault="00245118">
            <w:pPr>
              <w:rPr>
                <w:del w:id="51" w:author="Nick Bernal" w:date="2026-08-03T22:17:00Z" w16du:dateUtc="2026-08-04T02:17:00Z"/>
              </w:rPr>
            </w:pPr>
          </w:p>
        </w:tc>
        <w:tc>
          <w:tcPr>
            <w:tcW w:w="4320" w:type="dxa"/>
          </w:tcPr>
          <w:p w14:paraId="02DC6FDA" w14:textId="77777777" w:rsidR="00245118" w:rsidRDefault="00245118">
            <w:pPr>
              <w:rPr>
                <w:del w:id="52" w:author="Nick Bernal" w:date="2026-08-03T22:17:00Z" w16du:dateUtc="2026-08-04T02:17:00Z"/>
              </w:rPr>
            </w:pPr>
          </w:p>
        </w:tc>
      </w:tr>
    </w:tbl>
    <w:p w14:paraId="021DC1DF" w14:textId="77777777" w:rsidR="00245118" w:rsidRPr="001029AD" w:rsidRDefault="009A72F0" w:rsidP="001029AD">
      <w:pPr>
        <w:spacing w:after="0" w:line="240" w:lineRule="auto"/>
        <w:jc w:val="both"/>
        <w:rPr>
          <w:rFonts w:ascii="Aptos" w:hAnsi="Aptos"/>
          <w:sz w:val="20"/>
          <w:rPrChange w:id="53" w:author="Nick Bernal" w:date="2026-08-03T22:17:00Z" w16du:dateUtc="2026-08-04T02:17:00Z">
            <w:rPr/>
          </w:rPrChange>
        </w:rPr>
        <w:pPrChange w:id="54" w:author="Nick Bernal" w:date="2026-08-03T22:17:00Z" w16du:dateUtc="2026-08-04T02:17:00Z">
          <w:pPr/>
        </w:pPrChange>
      </w:pPr>
      <w:del w:id="55" w:author="Nick Bernal" w:date="2026-08-03T22:17:00Z" w16du:dateUtc="2026-08-04T02:17:00Z">
        <w:r>
          <w:delText xml:space="preserve">Adjacent: </w:delText>
        </w:r>
        <w:bookmarkStart w:id="56" w:name="FirstBookmark"/>
        <w:r>
          <w:delText>first</w:delText>
        </w:r>
        <w:bookmarkEnd w:id="56"/>
        <w:r>
          <w:delText xml:space="preserve"> and </w:delText>
        </w:r>
        <w:bookmarkStart w:id="57" w:name="SecondBookmark"/>
        <w:r>
          <w:delText>second</w:delText>
        </w:r>
      </w:del>
      <w:bookmarkEnd w:id="57"/>
    </w:p>
    <w:sectPr w:rsidR="00245118" w:rsidRPr="001029AD" w:rsidSect="00E86D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65" w:author="Nick Bernal" w:date="2026-08-03T22:17:00Z" w16du:dateUtc="2026-08-04T02:17:00Z">
        <w:sectPr w:rsidR="00245118" w:rsidRPr="001029AD" w:rsidSect="00E86DCD">
          <w:type w:val="nextPage"/>
          <w:pgMar w:top="1440" w:right="1800" w:bottom="1440" w:left="180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4127F" w14:textId="77777777" w:rsidR="009A72F0" w:rsidRDefault="009A72F0" w:rsidP="00F20FC4">
      <w:pPr>
        <w:spacing w:after="0" w:line="240" w:lineRule="auto"/>
      </w:pPr>
      <w:r>
        <w:separator/>
      </w:r>
    </w:p>
  </w:endnote>
  <w:endnote w:type="continuationSeparator" w:id="0">
    <w:p w14:paraId="4D38FBFB" w14:textId="77777777" w:rsidR="009A72F0" w:rsidRDefault="009A72F0" w:rsidP="00F20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2967" w14:textId="77777777" w:rsidR="00F20FC4" w:rsidRDefault="001B54A4">
    <w:pPr>
      <w:pStyle w:val="DocID"/>
      <w:pPrChange w:id="60" w:author="Nick Bernal" w:date="2026-08-03T22:17:00Z" w16du:dateUtc="2026-08-04T02:17:00Z">
        <w:pPr>
          <w:pStyle w:val="Footer"/>
        </w:pPr>
      </w:pPrChange>
    </w:pPr>
    <w:ins w:id="61" w:author="Nick Bernal" w:date="2026-08-03T22:17:00Z" w16du:dateUtc="2026-08-04T02:17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51403" w14:textId="77777777" w:rsidR="00F20FC4" w:rsidRDefault="00F20F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D66E" w14:textId="77777777" w:rsidR="00F20FC4" w:rsidRDefault="001B54A4">
    <w:pPr>
      <w:pStyle w:val="DocID"/>
      <w:pPrChange w:id="63" w:author="Nick Bernal" w:date="2026-08-03T22:17:00Z" w16du:dateUtc="2026-08-04T02:17:00Z">
        <w:pPr>
          <w:pStyle w:val="Footer"/>
        </w:pPr>
      </w:pPrChange>
    </w:pPr>
    <w:ins w:id="64" w:author="Nick Bernal" w:date="2026-08-03T22:17:00Z" w16du:dateUtc="2026-08-04T02:17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0CCAC" w14:textId="77777777" w:rsidR="009A72F0" w:rsidRDefault="009A72F0" w:rsidP="00F20FC4">
      <w:pPr>
        <w:spacing w:after="0" w:line="240" w:lineRule="auto"/>
      </w:pPr>
      <w:r>
        <w:separator/>
      </w:r>
    </w:p>
  </w:footnote>
  <w:footnote w:type="continuationSeparator" w:id="0">
    <w:p w14:paraId="7D3D90D8" w14:textId="77777777" w:rsidR="009A72F0" w:rsidRDefault="009A72F0" w:rsidP="00F20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61BCA" w14:textId="77777777" w:rsidR="00F20FC4" w:rsidRDefault="009A72F0">
    <w:pPr>
      <w:pStyle w:val="Header"/>
    </w:pPr>
    <w:ins w:id="58" w:author="Nick Bernal" w:date="2026-08-03T22:17:00Z" w16du:dateUtc="2026-08-04T02:17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AA1F8" w14:textId="77777777" w:rsidR="00F20FC4" w:rsidRDefault="00F20FC4" w:rsidP="00481DAC">
    <w:pPr>
      <w:pStyle w:val="Header"/>
      <w:tabs>
        <w:tab w:val="clear" w:pos="9360"/>
      </w:tabs>
      <w:pPrChange w:id="59" w:author="Nick Bernal" w:date="2026-08-03T22:17:00Z" w16du:dateUtc="2026-08-04T02:17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DA6A0" w14:textId="77777777" w:rsidR="00F20FC4" w:rsidRDefault="009A72F0">
    <w:pPr>
      <w:pStyle w:val="Header"/>
    </w:pPr>
    <w:ins w:id="62" w:author="Nick Bernal" w:date="2026-08-03T22:17:00Z" w16du:dateUtc="2026-08-04T02:17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359710">
    <w:abstractNumId w:val="8"/>
  </w:num>
  <w:num w:numId="2" w16cid:durableId="989865309">
    <w:abstractNumId w:val="6"/>
  </w:num>
  <w:num w:numId="3" w16cid:durableId="887298865">
    <w:abstractNumId w:val="5"/>
  </w:num>
  <w:num w:numId="4" w16cid:durableId="254561279">
    <w:abstractNumId w:val="4"/>
  </w:num>
  <w:num w:numId="5" w16cid:durableId="843322316">
    <w:abstractNumId w:val="7"/>
  </w:num>
  <w:num w:numId="6" w16cid:durableId="1172994003">
    <w:abstractNumId w:val="3"/>
  </w:num>
  <w:num w:numId="7" w16cid:durableId="757943351">
    <w:abstractNumId w:val="2"/>
  </w:num>
  <w:num w:numId="8" w16cid:durableId="1836871214">
    <w:abstractNumId w:val="1"/>
  </w:num>
  <w:num w:numId="9" w16cid:durableId="1203054323">
    <w:abstractNumId w:val="0"/>
  </w:num>
  <w:num w:numId="10" w16cid:durableId="1217087456">
    <w:abstractNumId w:val="19"/>
  </w:num>
  <w:num w:numId="11" w16cid:durableId="1608851627">
    <w:abstractNumId w:val="10"/>
  </w:num>
  <w:num w:numId="12" w16cid:durableId="1362126119">
    <w:abstractNumId w:val="20"/>
  </w:num>
  <w:num w:numId="13" w16cid:durableId="848762291">
    <w:abstractNumId w:val="24"/>
  </w:num>
  <w:num w:numId="14" w16cid:durableId="1140999659">
    <w:abstractNumId w:val="13"/>
  </w:num>
  <w:num w:numId="15" w16cid:durableId="961962539">
    <w:abstractNumId w:val="16"/>
  </w:num>
  <w:num w:numId="16" w16cid:durableId="1196187685">
    <w:abstractNumId w:val="12"/>
  </w:num>
  <w:num w:numId="17" w16cid:durableId="1430466139">
    <w:abstractNumId w:val="23"/>
  </w:num>
  <w:num w:numId="18" w16cid:durableId="2038964581">
    <w:abstractNumId w:val="18"/>
  </w:num>
  <w:num w:numId="19" w16cid:durableId="1468863022">
    <w:abstractNumId w:val="22"/>
  </w:num>
  <w:num w:numId="20" w16cid:durableId="1076517445">
    <w:abstractNumId w:val="15"/>
  </w:num>
  <w:num w:numId="21" w16cid:durableId="1599941806">
    <w:abstractNumId w:val="25"/>
  </w:num>
  <w:num w:numId="22" w16cid:durableId="2118207971">
    <w:abstractNumId w:val="17"/>
  </w:num>
  <w:num w:numId="23" w16cid:durableId="835804716">
    <w:abstractNumId w:val="11"/>
  </w:num>
  <w:num w:numId="24" w16cid:durableId="634068571">
    <w:abstractNumId w:val="21"/>
  </w:num>
  <w:num w:numId="25" w16cid:durableId="1590849697">
    <w:abstractNumId w:val="9"/>
  </w:num>
  <w:num w:numId="26" w16cid:durableId="153842314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461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3C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29AD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074B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118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39D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1C2A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6F90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5630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8F0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2AD5"/>
    <w:rsid w:val="007E3AE3"/>
    <w:rsid w:val="007E46D5"/>
    <w:rsid w:val="007E535A"/>
    <w:rsid w:val="007E66E6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2F0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D8D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47730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0664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CAE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0FC4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693F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45033F22-D354-1B4F-81AE-AA0F114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  <w:pPrChange w:id="0" w:author="Nick Bernal" w:date="2026-08-03T22:17:00Z">
        <w:pPr>
          <w:keepNext/>
          <w:keepLines/>
          <w:spacing w:before="480" w:line="276" w:lineRule="auto"/>
          <w:outlineLvl w:val="0"/>
        </w:pPr>
      </w:pPrChange>
    </w:pPr>
    <w:rPr>
      <w:rFonts w:ascii="Arial" w:eastAsia="Times New Roman" w:hAnsi="Arial" w:cs="Arial"/>
      <w:b/>
      <w:bCs/>
      <w:sz w:val="32"/>
      <w:szCs w:val="32"/>
      <w:rPrChange w:id="0" w:author="Nick Bernal" w:date="2026-08-03T22:1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  <w:pPrChange w:id="1" w:author="Nick Bernal" w:date="2026-08-03T22:17:00Z">
        <w:pPr>
          <w:spacing w:after="120" w:line="276" w:lineRule="auto"/>
        </w:pPr>
      </w:pPrChange>
    </w:pPr>
    <w:rPr>
      <w:rFonts w:ascii="Times New Roman" w:eastAsia="Times New Roman" w:hAnsi="Times New Roman" w:cs="Times New Roman"/>
      <w:sz w:val="24"/>
      <w:szCs w:val="24"/>
      <w:rPrChange w:id="1" w:author="Nick Bernal" w:date="2026-08-03T22:1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20FC4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FC4"/>
    <w:rPr>
      <w:rFonts w:ascii="Tahoma" w:eastAsiaTheme="minorHAnsi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F20FC4"/>
  </w:style>
  <w:style w:type="character" w:styleId="Hyperlink">
    <w:name w:val="Hyperlink"/>
    <w:basedOn w:val="DefaultParagraphFont"/>
    <w:uiPriority w:val="99"/>
    <w:unhideWhenUsed/>
    <w:rsid w:val="00F20FC4"/>
    <w:rPr>
      <w:color w:val="0000FF"/>
      <w:u w:val="single"/>
    </w:rPr>
  </w:style>
  <w:style w:type="paragraph" w:customStyle="1" w:styleId="Body">
    <w:name w:val="Body"/>
    <w:rsid w:val="00F20F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F20FC4"/>
    <w:pPr>
      <w:numPr>
        <w:numId w:val="10"/>
      </w:numPr>
    </w:pPr>
  </w:style>
  <w:style w:type="numbering" w:customStyle="1" w:styleId="ImportedStyle7">
    <w:name w:val="Imported Style 7"/>
    <w:rsid w:val="00F20FC4"/>
    <w:pPr>
      <w:numPr>
        <w:numId w:val="11"/>
      </w:numPr>
    </w:pPr>
  </w:style>
  <w:style w:type="paragraph" w:customStyle="1" w:styleId="SenderAddress">
    <w:name w:val="Sender Address"/>
    <w:basedOn w:val="Normal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F20FC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F20FC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F20FC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F20FC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F20FC4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F20FC4"/>
  </w:style>
  <w:style w:type="paragraph" w:customStyle="1" w:styleId="InsideAddress">
    <w:name w:val="Inside Address"/>
    <w:basedOn w:val="Normal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4"/>
      </w:numPr>
      <w:shd w:val="clear" w:color="auto" w:fill="FFFFFF"/>
      <w:tabs>
        <w:tab w:val="left" w:pos="1440"/>
      </w:tabs>
      <w:autoSpaceDE w:val="0"/>
      <w:autoSpaceDN w:val="0"/>
      <w:adjustRightInd w:val="0"/>
      <w:spacing w:after="240" w:line="240" w:lineRule="auto"/>
      <w:ind w:left="1800"/>
      <w:pPrChange w:id="2" w:author="Nick Bernal" w:date="2026-08-03T22:17:00Z">
        <w:pPr>
          <w:widowControl w:val="0"/>
          <w:shd w:val="clear" w:color="auto" w:fill="FFFFFF"/>
          <w:autoSpaceDE w:val="0"/>
          <w:autoSpaceDN w:val="0"/>
          <w:adjustRightInd w:val="0"/>
          <w:spacing w:after="240"/>
        </w:pPr>
      </w:pPrChange>
    </w:pPr>
    <w:rPr>
      <w:rFonts w:ascii="Times New Roman" w:eastAsia="Times New Roman" w:hAnsi="Times New Roman" w:cs="Times New Roman"/>
      <w:sz w:val="24"/>
      <w:szCs w:val="24"/>
      <w:rPrChange w:id="2" w:author="Nick Bernal" w:date="2026-08-03T22:17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F20FC4"/>
  </w:style>
  <w:style w:type="paragraph" w:styleId="PlainText">
    <w:name w:val="Plain Text"/>
    <w:basedOn w:val="Normal"/>
    <w:link w:val="PlainText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20FC4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F20FC4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F20FC4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20FC4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F20FC4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F20FC4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F20FC4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F20FC4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F20FC4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  <w:pPrChange w:id="3" w:author="Nick Bernal" w:date="2026-08-03T22:17:00Z">
        <w:pPr/>
      </w:pPrChange>
    </w:pPr>
    <w:rPr>
      <w:rFonts w:eastAsiaTheme="minorHAnsi"/>
      <w:rPrChange w:id="3" w:author="Nick Bernal" w:date="2026-08-03T22:1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F20F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  <w:pPrChange w:id="4" w:author="Nick Bernal" w:date="2026-08-03T22:17:00Z">
        <w:pPr>
          <w:spacing w:after="160"/>
        </w:pPr>
      </w:pPrChange>
    </w:pPr>
    <w:rPr>
      <w:rFonts w:eastAsiaTheme="minorHAnsi"/>
      <w:kern w:val="2"/>
      <w:sz w:val="20"/>
      <w:szCs w:val="20"/>
      <w14:ligatures w14:val="standardContextual"/>
      <w:rPrChange w:id="4" w:author="Nick Bernal" w:date="2026-08-03T22:17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F20FC4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FC4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FC4"/>
    <w:rPr>
      <w:rFonts w:eastAsiaTheme="minorHAnsi"/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F20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