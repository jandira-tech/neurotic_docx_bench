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  <w:rPr>
          <w:ins w:id="10" w:author="Caio Pizzol" w:date="2026-08-03T22:26:00Z" w16du:dateUtc="2026-08-04T02:26:00Z"/>
        </w:rPr>
      </w:pPr>
      <w:ins w:id="11" w:author="Caio Pizzol" w:date="2026-08-03T22:26:00Z" w16du:dateUtc="2026-08-04T02:26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rPr>
          <w:ins w:id="12" w:author="Caio Pizzol" w:date="2026-08-03T22:26:00Z" w16du:dateUtc="2026-08-04T02:26:00Z"/>
        </w:trPr>
        <w:tc>
          <w:tcPr>
            <w:tcW w:w="3120" w:type="dxa"/>
          </w:tcPr>
          <w:p w14:paraId="41F06886" w14:textId="15280C7E" w:rsidR="00404FC0" w:rsidRDefault="00404FC0" w:rsidP="00404FC0">
            <w:pPr>
              <w:rPr>
                <w:ins w:id="13" w:author="Caio Pizzol" w:date="2026-08-03T22:26:00Z" w16du:dateUtc="2026-08-04T02:26:00Z"/>
              </w:rPr>
            </w:pPr>
            <w:ins w:id="14" w:author="Caio Pizzol" w:date="2026-08-03T22:26:00Z" w16du:dateUtc="2026-08-04T02:26:00Z">
              <w:r>
                <w:t>r0c0</w:t>
              </w:r>
            </w:ins>
          </w:p>
        </w:tc>
        <w:tc>
          <w:tcPr>
            <w:tcW w:w="3120" w:type="dxa"/>
          </w:tcPr>
          <w:p w14:paraId="3EE6AA75" w14:textId="3C740D93" w:rsidR="00404FC0" w:rsidRDefault="00404FC0" w:rsidP="00404FC0">
            <w:pPr>
              <w:rPr>
                <w:ins w:id="15" w:author="Caio Pizzol" w:date="2026-08-03T22:26:00Z" w16du:dateUtc="2026-08-04T02:26:00Z"/>
              </w:rPr>
            </w:pPr>
            <w:ins w:id="16" w:author="Caio Pizzol" w:date="2026-08-03T22:26:00Z" w16du:dateUtc="2026-08-04T02:26:00Z">
              <w:r>
                <w:t>r0c1</w:t>
              </w:r>
            </w:ins>
          </w:p>
        </w:tc>
        <w:tc>
          <w:tcPr>
            <w:tcW w:w="3120" w:type="dxa"/>
          </w:tcPr>
          <w:p w14:paraId="322612D0" w14:textId="4B398509" w:rsidR="00404FC0" w:rsidRDefault="00404FC0" w:rsidP="00404FC0">
            <w:pPr>
              <w:rPr>
                <w:ins w:id="17" w:author="Caio Pizzol" w:date="2026-08-03T22:26:00Z" w16du:dateUtc="2026-08-04T02:26:00Z"/>
              </w:rPr>
            </w:pPr>
            <w:ins w:id="18" w:author="Caio Pizzol" w:date="2026-08-03T22:26:00Z" w16du:dateUtc="2026-08-04T02:26:00Z">
              <w:r>
                <w:t>r0c2</w:t>
              </w:r>
            </w:ins>
          </w:p>
        </w:tc>
      </w:tr>
      <w:tr w:rsidR="00404FC0" w14:paraId="19F97C42" w14:textId="77777777" w:rsidTr="00404FC0">
        <w:trPr>
          <w:ins w:id="19" w:author="Caio Pizzol" w:date="2026-08-03T22:26:00Z" w16du:dateUtc="2026-08-04T02:26:00Z"/>
        </w:trPr>
        <w:tc>
          <w:tcPr>
            <w:tcW w:w="3120" w:type="dxa"/>
          </w:tcPr>
          <w:p w14:paraId="1B119272" w14:textId="77777777" w:rsidR="00404FC0" w:rsidRDefault="00404FC0" w:rsidP="00404FC0">
            <w:pPr>
              <w:rPr>
                <w:ins w:id="20" w:author="Caio Pizzol" w:date="2026-08-03T22:26:00Z" w16du:dateUtc="2026-08-04T02:26:00Z"/>
              </w:rPr>
            </w:pPr>
          </w:p>
          <w:p w14:paraId="67E7438D" w14:textId="6C307BFD" w:rsidR="00404FC0" w:rsidRDefault="00404FC0" w:rsidP="00404FC0">
            <w:pPr>
              <w:rPr>
                <w:ins w:id="21" w:author="Caio Pizzol" w:date="2026-08-03T22:26:00Z" w16du:dateUtc="2026-08-04T02:26:00Z"/>
              </w:rPr>
            </w:pPr>
            <w:ins w:id="22" w:author="Caio Pizzol" w:date="2026-08-03T22:26:00Z" w16du:dateUtc="2026-08-04T02:26:00Z">
              <w:r>
                <w:t>r1c0</w:t>
              </w:r>
            </w:ins>
          </w:p>
        </w:tc>
        <w:tc>
          <w:tcPr>
            <w:tcW w:w="3120" w:type="dxa"/>
          </w:tcPr>
          <w:p w14:paraId="2E1761F3" w14:textId="4F595E7F" w:rsidR="00404FC0" w:rsidRDefault="00404FC0" w:rsidP="00404FC0">
            <w:pPr>
              <w:rPr>
                <w:ins w:id="23" w:author="Caio Pizzol" w:date="2026-08-03T22:26:00Z" w16du:dateUtc="2026-08-04T02:26:00Z"/>
              </w:rPr>
            </w:pPr>
            <w:ins w:id="24" w:author="Caio Pizzol" w:date="2026-08-03T22:26:00Z" w16du:dateUtc="2026-08-04T02:26:00Z">
              <w:r>
                <w:t>r1c1</w:t>
              </w:r>
            </w:ins>
          </w:p>
        </w:tc>
        <w:tc>
          <w:tcPr>
            <w:tcW w:w="3120" w:type="dxa"/>
          </w:tcPr>
          <w:p w14:paraId="52156611" w14:textId="328B0594" w:rsidR="00404FC0" w:rsidRDefault="00404FC0" w:rsidP="00404FC0">
            <w:pPr>
              <w:rPr>
                <w:ins w:id="25" w:author="Caio Pizzol" w:date="2026-08-03T22:26:00Z" w16du:dateUtc="2026-08-04T02:26:00Z"/>
              </w:rPr>
            </w:pPr>
            <w:ins w:id="26" w:author="Caio Pizzol" w:date="2026-08-03T22:26:00Z" w16du:dateUtc="2026-08-04T02:26:00Z">
              <w:r>
                <w:t>r1c2</w:t>
              </w:r>
            </w:ins>
          </w:p>
        </w:tc>
      </w:tr>
      <w:tr w:rsidR="00404FC0" w14:paraId="6E462C8D" w14:textId="77777777" w:rsidTr="00404FC0">
        <w:trPr>
          <w:ins w:id="27" w:author="Caio Pizzol" w:date="2026-08-03T22:26:00Z" w16du:dateUtc="2026-08-04T02:26:00Z"/>
        </w:trPr>
        <w:tc>
          <w:tcPr>
            <w:tcW w:w="3120" w:type="dxa"/>
          </w:tcPr>
          <w:p w14:paraId="1320C0E7" w14:textId="1A61D7A2" w:rsidR="00404FC0" w:rsidRDefault="00404FC0" w:rsidP="00404FC0">
            <w:pPr>
              <w:rPr>
                <w:ins w:id="28" w:author="Caio Pizzol" w:date="2026-08-03T22:26:00Z" w16du:dateUtc="2026-08-04T02:26:00Z"/>
              </w:rPr>
            </w:pPr>
            <w:ins w:id="29" w:author="Caio Pizzol" w:date="2026-08-03T22:26:00Z" w16du:dateUtc="2026-08-04T02:26:00Z">
              <w:r>
                <w:t>r2c0</w:t>
              </w:r>
            </w:ins>
          </w:p>
        </w:tc>
        <w:tc>
          <w:tcPr>
            <w:tcW w:w="3120" w:type="dxa"/>
          </w:tcPr>
          <w:p w14:paraId="6A9517FC" w14:textId="369A25AA" w:rsidR="00404FC0" w:rsidRDefault="00404FC0" w:rsidP="00404FC0">
            <w:pPr>
              <w:rPr>
                <w:ins w:id="30" w:author="Caio Pizzol" w:date="2026-08-03T22:26:00Z" w16du:dateUtc="2026-08-04T02:26:00Z"/>
              </w:rPr>
            </w:pPr>
            <w:ins w:id="31" w:author="Caio Pizzol" w:date="2026-08-03T22:26:00Z" w16du:dateUtc="2026-08-04T02:26:00Z">
              <w:r>
                <w:t>r2c1</w:t>
              </w:r>
            </w:ins>
          </w:p>
        </w:tc>
        <w:tc>
          <w:tcPr>
            <w:tcW w:w="3120" w:type="dxa"/>
          </w:tcPr>
          <w:p w14:paraId="74C615FB" w14:textId="52A3ACFE" w:rsidR="00404FC0" w:rsidRDefault="00404FC0" w:rsidP="00404FC0">
            <w:pPr>
              <w:rPr>
                <w:ins w:id="32" w:author="Caio Pizzol" w:date="2026-08-03T22:26:00Z" w16du:dateUtc="2026-08-04T02:26:00Z"/>
              </w:rPr>
            </w:pPr>
            <w:ins w:id="33" w:author="Caio Pizzol" w:date="2026-08-03T22:26:00Z" w16du:dateUtc="2026-08-04T02:26:00Z">
              <w:r>
                <w:t>r2c2</w:t>
              </w:r>
            </w:ins>
          </w:p>
        </w:tc>
      </w:tr>
    </w:tbl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34" w:author="Caio Pizzol" w:date="2026-08-03T22:26:00Z" w16du:dateUtc="2026-08-04T02:26:00Z"/>
        </w:rPr>
      </w:pPr>
      <w:del w:id="35" w:author="Caio Pizzol" w:date="2026-08-03T22:26:00Z" w16du:dateUtc="2026-08-04T02:26:00Z">
        <w:r>
          <w:delText>Item 1</w:delText>
        </w:r>
      </w:del>
    </w:p>
    <w:p w14:paraId="60C719B1" w14:textId="77777777" w:rsidR="00F56623" w:rsidRDefault="00F56623" w:rsidP="00F56623">
      <w:pPr>
        <w:rPr>
          <w:del w:id="36" w:author="Caio Pizzol" w:date="2026-08-03T22:26:00Z" w16du:dateUtc="2026-08-04T02:26:00Z"/>
        </w:rPr>
      </w:pPr>
    </w:p>
    <w:p w14:paraId="6381D824" w14:textId="73DC2D69" w:rsidR="00F56623" w:rsidRDefault="00F56623" w:rsidP="00F56623">
      <w:pPr>
        <w:rPr>
          <w:del w:id="37" w:author="Caio Pizzol" w:date="2026-08-03T22:26:00Z" w16du:dateUtc="2026-08-04T02:26:00Z"/>
        </w:rPr>
      </w:pPr>
      <w:del w:id="38" w:author="Caio Pizzol" w:date="2026-08-03T22:26:00Z" w16du:dateUtc="2026-08-04T02:26:00Z">
        <w:r>
          <w:delText>Break test</w:delText>
        </w:r>
      </w:del>
    </w:p>
    <w:p w14:paraId="7344E247" w14:textId="77777777" w:rsidR="00F56623" w:rsidRDefault="00F56623" w:rsidP="00F56623">
      <w:pPr>
        <w:rPr>
          <w:del w:id="39" w:author="Caio Pizzol" w:date="2026-08-03T22:26:00Z" w16du:dateUtc="2026-08-04T02:26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40" w:author="Caio Pizzol" w:date="2026-08-03T22:26:00Z" w16du:dateUtc="2026-08-04T02:26:00Z"/>
        </w:rPr>
      </w:pPr>
      <w:del w:id="41" w:author="Caio Pizzol" w:date="2026-08-03T22:26:00Z" w16du:dateUtc="2026-08-04T02:26:00Z">
        <w:r>
          <w:delText>Item 2</w:delText>
        </w:r>
      </w:del>
    </w:p>
    <w:p w14:paraId="493CC21E" w14:textId="77777777" w:rsidR="00F836A8" w:rsidRDefault="00F836A8" w:rsidP="00F836A8">
      <w:pPr>
        <w:rPr>
          <w:del w:id="42" w:author="Caio Pizzol" w:date="2026-08-03T22:26:00Z" w16du:dateUtc="2026-08-04T02:26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43" w:author="Caio Pizzol" w:date="2026-08-03T22:26:00Z" w16du:dateUtc="2026-08-04T02:26:00Z"/>
        </w:rPr>
      </w:pPr>
      <w:del w:id="44" w:author="Caio Pizzol" w:date="2026-08-03T22:26:00Z" w16du:dateUtc="2026-08-04T02:26:00Z">
        <w:r>
          <w:delText>New list starts here (num 1)</w:delText>
        </w:r>
      </w:del>
    </w:p>
    <w:p w14:paraId="0948182B" w14:textId="6B25D8D3" w:rsidR="00F836A8" w:rsidRDefault="00F836A8" w:rsidP="00404FC0">
      <w:pPr>
        <w:pPrChange w:id="45" w:author="Caio Pizzol" w:date="2026-08-03T22:26:00Z" w16du:dateUtc="2026-08-04T02:26:00Z">
          <w:pPr>
            <w:pStyle w:val="ListParagraph"/>
            <w:numPr>
              <w:numId w:val="2"/>
            </w:numPr>
            <w:ind w:hanging="360"/>
          </w:pPr>
        </w:pPrChange>
      </w:pPr>
      <w:del w:id="46" w:author="Caio Pizzol" w:date="2026-08-03T22:26:00Z" w16du:dateUtc="2026-08-04T02:26:00Z">
        <w:r>
          <w:delText>Num 2</w:delText>
        </w:r>
      </w:del>
    </w:p>
    <w:sectPr w:rsidR="00F8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1"/>
  </w:num>
  <w:num w:numId="2" w16cid:durableId="16718348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173B5B"/>
    <w:rsid w:val="002031F9"/>
    <w:rsid w:val="00360F1B"/>
    <w:rsid w:val="003C1D14"/>
    <w:rsid w:val="003C58BC"/>
    <w:rsid w:val="00404FC0"/>
    <w:rsid w:val="00744453"/>
    <w:rsid w:val="007A075E"/>
    <w:rsid w:val="007F6DE3"/>
    <w:rsid w:val="00931F1A"/>
    <w:rsid w:val="00A16521"/>
    <w:rsid w:val="00DE0A42"/>
    <w:rsid w:val="00F56623"/>
    <w:rsid w:val="00F836A8"/>
    <w:rsid w:val="00FD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2"/>
      <w:pPrChange w:id="0" w:author="Caio Pizzol" w:date="2026-08-03T22:26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3"/>
      <w:pPrChange w:id="1" w:author="Caio Pizzol" w:date="2026-08-03T22:26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4"/>
      <w:pPrChange w:id="2" w:author="Caio Pizzol" w:date="2026-08-03T22:26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line="278" w:lineRule="auto"/>
      <w:outlineLvl w:val="5"/>
      <w:pPrChange w:id="3" w:author="Caio Pizzol" w:date="2026-08-03T22:26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line="278" w:lineRule="auto"/>
      <w:outlineLvl w:val="6"/>
      <w:pPrChange w:id="4" w:author="Caio Pizzol" w:date="2026-08-03T22:26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line="278" w:lineRule="auto"/>
      <w:outlineLvl w:val="7"/>
      <w:pPrChange w:id="5" w:author="Caio Pizzol" w:date="2026-08-03T22:26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line="278" w:lineRule="auto"/>
      <w:outlineLvl w:val="8"/>
      <w:pPrChange w:id="6" w:author="Caio Pizzol" w:date="2026-08-03T22:26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/>
      <w:contextualSpacing/>
      <w:pPrChange w:id="7" w:author="Caio Pizzo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  <w:pPrChange w:id="8" w:author="Caio Pizzol" w:date="2026-08-03T22:26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  <w:pPrChange w:id="9" w:author="Caio Pizzol" w:date="2026-08-03T22:26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2026-08-04T02:26:00Z</dcterms:modified>
</cp:coreProperties>
</file>