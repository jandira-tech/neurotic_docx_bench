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782C" w14:textId="77777777" w:rsidR="00DE0A42" w:rsidRDefault="00E07351" w:rsidP="00404FC0">
      <w:pPr>
        <w:pStyle w:val="Heading1"/>
        <w:rPr>
          <w:del w:id="0" w:author="Comparison" w:date="2026-08-03T22:26:00Z" w16du:dateUtc="2026-08-04T02:26:00Z"/>
        </w:rPr>
      </w:pPr>
      <w:ins w:id="1" w:author="Comparison" w:date="2026-08-03T22:26:00Z" w16du:dateUtc="2026-08-04T02:26:00Z">
        <w:r>
          <w:t>Document without sectPr</w:t>
        </w:r>
      </w:ins>
      <w:del w:id="2" w:author="Comparison" w:date="2026-08-03T22:26:00Z" w16du:dateUtc="2026-08-04T02:26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2E27F6BB" w14:textId="77777777" w:rsidTr="00404FC0">
        <w:trPr>
          <w:del w:id="3" w:author="Comparison" w:date="2026-08-03T22:26:00Z" w16du:dateUtc="2026-08-04T02:26:00Z"/>
        </w:trPr>
        <w:tc>
          <w:tcPr>
            <w:tcW w:w="3120" w:type="dxa"/>
          </w:tcPr>
          <w:p w14:paraId="57E2EEB3" w14:textId="77777777" w:rsidR="001C07BA" w:rsidRDefault="00E07351">
            <w:pPr>
              <w:rPr>
                <w:del w:id="4" w:author="Comparison" w:date="2026-08-03T22:26:00Z" w16du:dateUtc="2026-08-04T02:26:00Z"/>
              </w:rPr>
            </w:pPr>
            <w:del w:id="5" w:author="Comparison" w:date="2026-08-03T22:26:00Z" w16du:dateUtc="2026-08-04T02:26:00Z">
              <w:r>
                <w:delText>cell-00-line-1</w:delText>
              </w:r>
            </w:del>
          </w:p>
          <w:p w14:paraId="37EC2424" w14:textId="77777777" w:rsidR="001C07BA" w:rsidRDefault="00E07351">
            <w:pPr>
              <w:rPr>
                <w:del w:id="6" w:author="Comparison" w:date="2026-08-03T22:26:00Z" w16du:dateUtc="2026-08-04T02:26:00Z"/>
              </w:rPr>
            </w:pPr>
            <w:del w:id="7" w:author="Comparison" w:date="2026-08-03T22:26:00Z" w16du:dateUtc="2026-08-04T02:26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79335995" w14:textId="77777777" w:rsidR="00404FC0" w:rsidRDefault="00404FC0" w:rsidP="00404FC0">
            <w:pPr>
              <w:rPr>
                <w:del w:id="8" w:author="Comparison" w:date="2026-08-03T22:26:00Z" w16du:dateUtc="2026-08-04T02:26:00Z"/>
              </w:rPr>
            </w:pPr>
            <w:del w:id="9" w:author="Comparison" w:date="2026-08-03T22:26:00Z" w16du:dateUtc="2026-08-04T02:26:00Z">
              <w:r>
                <w:delText>r0c1</w:delText>
              </w:r>
            </w:del>
          </w:p>
        </w:tc>
        <w:tc>
          <w:tcPr>
            <w:tcW w:w="3120" w:type="dxa"/>
          </w:tcPr>
          <w:p w14:paraId="4200A788" w14:textId="77777777" w:rsidR="00404FC0" w:rsidRDefault="00404FC0" w:rsidP="00404FC0">
            <w:pPr>
              <w:rPr>
                <w:del w:id="10" w:author="Comparison" w:date="2026-08-03T22:26:00Z" w16du:dateUtc="2026-08-04T02:26:00Z"/>
              </w:rPr>
            </w:pPr>
            <w:del w:id="11" w:author="Comparison" w:date="2026-08-03T22:26:00Z" w16du:dateUtc="2026-08-04T02:26:00Z">
              <w:r>
                <w:delText>r0c2</w:delText>
              </w:r>
            </w:del>
          </w:p>
        </w:tc>
      </w:tr>
      <w:tr w:rsidR="00404FC0" w14:paraId="1B15E0D3" w14:textId="77777777" w:rsidTr="00404FC0">
        <w:trPr>
          <w:del w:id="12" w:author="Comparison" w:date="2026-08-03T22:26:00Z" w16du:dateUtc="2026-08-04T02:26:00Z"/>
        </w:trPr>
        <w:tc>
          <w:tcPr>
            <w:tcW w:w="3120" w:type="dxa"/>
          </w:tcPr>
          <w:p w14:paraId="4E31341B" w14:textId="77777777" w:rsidR="00404FC0" w:rsidRDefault="00404FC0" w:rsidP="00404FC0">
            <w:pPr>
              <w:rPr>
                <w:del w:id="13" w:author="Comparison" w:date="2026-08-03T22:26:00Z" w16du:dateUtc="2026-08-04T02:26:00Z"/>
              </w:rPr>
            </w:pPr>
          </w:p>
          <w:p w14:paraId="50A8D749" w14:textId="77777777" w:rsidR="00404FC0" w:rsidRDefault="00404FC0" w:rsidP="00404FC0">
            <w:pPr>
              <w:rPr>
                <w:del w:id="14" w:author="Comparison" w:date="2026-08-03T22:26:00Z" w16du:dateUtc="2026-08-04T02:26:00Z"/>
              </w:rPr>
            </w:pPr>
            <w:del w:id="15" w:author="Comparison" w:date="2026-08-03T22:26:00Z" w16du:dateUtc="2026-08-04T02:26:00Z">
              <w:r>
                <w:delText>r1c0</w:delText>
              </w:r>
            </w:del>
          </w:p>
        </w:tc>
        <w:tc>
          <w:tcPr>
            <w:tcW w:w="3120" w:type="dxa"/>
          </w:tcPr>
          <w:p w14:paraId="7857DF70" w14:textId="77777777" w:rsidR="00404FC0" w:rsidRDefault="00404FC0" w:rsidP="00404FC0">
            <w:pPr>
              <w:rPr>
                <w:del w:id="16" w:author="Comparison" w:date="2026-08-03T22:26:00Z" w16du:dateUtc="2026-08-04T02:26:00Z"/>
              </w:rPr>
            </w:pPr>
            <w:del w:id="17" w:author="Comparison" w:date="2026-08-03T22:26:00Z" w16du:dateUtc="2026-08-04T02:26:00Z">
              <w:r>
                <w:delText>r1c1</w:delText>
              </w:r>
            </w:del>
          </w:p>
        </w:tc>
        <w:tc>
          <w:tcPr>
            <w:tcW w:w="3120" w:type="dxa"/>
          </w:tcPr>
          <w:p w14:paraId="5E23B64F" w14:textId="77777777" w:rsidR="00404FC0" w:rsidRDefault="00404FC0" w:rsidP="00404FC0">
            <w:pPr>
              <w:rPr>
                <w:del w:id="18" w:author="Comparison" w:date="2026-08-03T22:26:00Z" w16du:dateUtc="2026-08-04T02:26:00Z"/>
              </w:rPr>
            </w:pPr>
            <w:del w:id="19" w:author="Comparison" w:date="2026-08-03T22:26:00Z" w16du:dateUtc="2026-08-04T02:26:00Z">
              <w:r>
                <w:delText>r1c2</w:delText>
              </w:r>
            </w:del>
          </w:p>
        </w:tc>
      </w:tr>
      <w:tr w:rsidR="00404FC0" w14:paraId="5AC8B965" w14:textId="77777777" w:rsidTr="00404FC0">
        <w:trPr>
          <w:del w:id="20" w:author="Comparison" w:date="2026-08-03T22:26:00Z" w16du:dateUtc="2026-08-04T02:26:00Z"/>
        </w:trPr>
        <w:tc>
          <w:tcPr>
            <w:tcW w:w="3120" w:type="dxa"/>
          </w:tcPr>
          <w:p w14:paraId="315EB640" w14:textId="77777777" w:rsidR="00404FC0" w:rsidRDefault="00404FC0" w:rsidP="00404FC0">
            <w:pPr>
              <w:rPr>
                <w:del w:id="21" w:author="Comparison" w:date="2026-08-03T22:26:00Z" w16du:dateUtc="2026-08-04T02:26:00Z"/>
              </w:rPr>
            </w:pPr>
            <w:del w:id="22" w:author="Comparison" w:date="2026-08-03T22:26:00Z" w16du:dateUtc="2026-08-04T02:26:00Z">
              <w:r>
                <w:delText>r2c0</w:delText>
              </w:r>
            </w:del>
          </w:p>
        </w:tc>
        <w:tc>
          <w:tcPr>
            <w:tcW w:w="3120" w:type="dxa"/>
          </w:tcPr>
          <w:p w14:paraId="1982868D" w14:textId="77777777" w:rsidR="00404FC0" w:rsidRDefault="00404FC0" w:rsidP="00404FC0">
            <w:pPr>
              <w:rPr>
                <w:del w:id="23" w:author="Comparison" w:date="2026-08-03T22:26:00Z" w16du:dateUtc="2026-08-04T02:26:00Z"/>
              </w:rPr>
            </w:pPr>
            <w:del w:id="24" w:author="Comparison" w:date="2026-08-03T22:26:00Z" w16du:dateUtc="2026-08-04T02:26:00Z">
              <w:r>
                <w:delText>r2c1</w:delText>
              </w:r>
            </w:del>
          </w:p>
        </w:tc>
        <w:tc>
          <w:tcPr>
            <w:tcW w:w="3120" w:type="dxa"/>
          </w:tcPr>
          <w:p w14:paraId="3F7085C5" w14:textId="77777777" w:rsidR="00404FC0" w:rsidRDefault="00404FC0" w:rsidP="00404FC0">
            <w:pPr>
              <w:rPr>
                <w:del w:id="25" w:author="Comparison" w:date="2026-08-03T22:26:00Z" w16du:dateUtc="2026-08-04T02:26:00Z"/>
              </w:rPr>
            </w:pPr>
            <w:del w:id="26" w:author="Comparison" w:date="2026-08-03T22:26:00Z" w16du:dateUtc="2026-08-04T02:26:00Z">
              <w:r>
                <w:delText>r2c2</w:delText>
              </w:r>
            </w:del>
          </w:p>
        </w:tc>
      </w:tr>
    </w:tbl>
    <w:p w14:paraId="617D47EF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4BEC"/>
    <w:rsid w:val="00173B5B"/>
    <w:rsid w:val="001C07BA"/>
    <w:rsid w:val="002031F9"/>
    <w:rsid w:val="00404FC0"/>
    <w:rsid w:val="00744453"/>
    <w:rsid w:val="007A7F47"/>
    <w:rsid w:val="00A16521"/>
    <w:rsid w:val="00D17FBE"/>
    <w:rsid w:val="00DE0A42"/>
    <w:rsid w:val="00E0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2026-08-04T02:26:00Z</dcterms:modified>
</cp:coreProperties>
</file>