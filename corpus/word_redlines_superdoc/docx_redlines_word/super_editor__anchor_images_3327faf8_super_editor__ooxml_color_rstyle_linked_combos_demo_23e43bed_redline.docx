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FC83D" w14:textId="77777777" w:rsidR="00B073BE" w:rsidRDefault="0068662B">
      <w:pPr>
        <w:rPr>
          <w:ins w:id="39" w:author="Comparison" w:date="2026-08-04T06:08:00Z" w16du:dateUtc="2026-08-04T10:08:00Z"/>
        </w:rPr>
      </w:pPr>
      <w:ins w:id="40" w:author="Comparison" w:date="2026-08-04T06:08:00Z" w16du:dateUtc="2026-08-04T10:08:00Z">
        <w:r>
          <w:t>OOXML w:color tester – direct values (hex/auto/theme), rStyle-only, inline overrides, and linked styles with theme tint/shade examples.</w:t>
        </w:r>
      </w:ins>
    </w:p>
    <w:p w14:paraId="6091C551" w14:textId="77777777" w:rsidR="00B073BE" w:rsidRDefault="0068662B">
      <w:pPr>
        <w:rPr>
          <w:ins w:id="41" w:author="Comparison" w:date="2026-08-04T06:08:00Z" w16du:dateUtc="2026-08-04T10:08:00Z"/>
        </w:rPr>
      </w:pPr>
      <w:ins w:id="42" w:author="Comparison" w:date="2026-08-04T06:08:00Z" w16du:dateUtc="2026-08-04T10:08:00Z">
        <w:r>
          <w:t>A) Direct &lt;w:color&gt; variants on runs:</w:t>
        </w:r>
      </w:ins>
    </w:p>
    <w:p w14:paraId="534BA99D" w14:textId="77777777" w:rsidR="00B073BE" w:rsidRDefault="0068662B">
      <w:pPr>
        <w:rPr>
          <w:ins w:id="43" w:author="Comparison" w:date="2026-08-04T06:08:00Z" w16du:dateUtc="2026-08-04T10:08:00Z"/>
        </w:rPr>
      </w:pPr>
      <w:ins w:id="44" w:author="Comparison" w:date="2026-08-04T06:08:00Z" w16du:dateUtc="2026-08-04T10:08:00Z">
        <w:r>
          <w:t xml:space="preserve">  - w:color hex FF0000 (red): </w:t>
        </w:r>
        <w:r>
          <w:rPr>
            <w:color w:val="FF0000"/>
          </w:rPr>
          <w:t>Color sample text</w:t>
        </w:r>
      </w:ins>
    </w:p>
    <w:p w14:paraId="18B6C92C" w14:textId="77777777" w:rsidR="00B073BE" w:rsidRDefault="0068662B">
      <w:pPr>
        <w:rPr>
          <w:ins w:id="45" w:author="Comparison" w:date="2026-08-04T06:08:00Z" w16du:dateUtc="2026-08-04T10:08:00Z"/>
        </w:rPr>
      </w:pPr>
      <w:ins w:id="46" w:author="Comparison" w:date="2026-08-04T06:08:00Z" w16du:dateUtc="2026-08-04T10:08:00Z">
        <w:r>
          <w:t xml:space="preserve">  - w:color hex 00AA00 (green): </w:t>
        </w:r>
        <w:r>
          <w:rPr>
            <w:color w:val="00AA00"/>
          </w:rPr>
          <w:t>Color sample text</w:t>
        </w:r>
      </w:ins>
    </w:p>
    <w:p w14:paraId="37506E5B" w14:textId="77777777" w:rsidR="00B073BE" w:rsidRDefault="0068662B">
      <w:pPr>
        <w:rPr>
          <w:ins w:id="47" w:author="Comparison" w:date="2026-08-04T06:08:00Z" w16du:dateUtc="2026-08-04T10:08:00Z"/>
        </w:rPr>
      </w:pPr>
      <w:ins w:id="48" w:author="Comparison" w:date="2026-08-04T06:08:00Z" w16du:dateUtc="2026-08-04T10:08:00Z">
        <w:r>
          <w:t xml:space="preserve">  - w:color hex 0000FF (blue): </w:t>
        </w:r>
        <w:r>
          <w:rPr>
            <w:color w:val="0000FF"/>
          </w:rPr>
          <w:t>Color sample text</w:t>
        </w:r>
      </w:ins>
    </w:p>
    <w:p w14:paraId="23A67CF1" w14:textId="77777777" w:rsidR="00B073BE" w:rsidRDefault="0068662B">
      <w:pPr>
        <w:rPr>
          <w:ins w:id="49" w:author="Comparison" w:date="2026-08-04T06:08:00Z" w16du:dateUtc="2026-08-04T10:08:00Z"/>
        </w:rPr>
      </w:pPr>
      <w:ins w:id="50" w:author="Comparison" w:date="2026-08-04T06:08:00Z" w16du:dateUtc="2026-08-04T10:08:00Z">
        <w:r>
          <w:t xml:space="preserve">  - w:color auto: </w:t>
        </w:r>
        <w:r>
          <w:t>Color sample text</w:t>
        </w:r>
      </w:ins>
    </w:p>
    <w:p w14:paraId="4513E1E6" w14:textId="77777777" w:rsidR="00B073BE" w:rsidRDefault="0068662B">
      <w:pPr>
        <w:rPr>
          <w:ins w:id="51" w:author="Comparison" w:date="2026-08-04T06:08:00Z" w16du:dateUtc="2026-08-04T10:08:00Z"/>
        </w:rPr>
      </w:pPr>
      <w:ins w:id="52" w:author="Comparison" w:date="2026-08-04T06:08:00Z" w16du:dateUtc="2026-08-04T10:08:00Z">
        <w:r>
          <w:t xml:space="preserve">  - w:color theme accent1: </w:t>
        </w:r>
        <w:r>
          <w:rPr>
            <w:color w:val="156082" w:themeColor="accent1"/>
          </w:rPr>
          <w:t>Color sample text</w:t>
        </w:r>
      </w:ins>
    </w:p>
    <w:p w14:paraId="26CDFECF" w14:textId="77777777" w:rsidR="00B073BE" w:rsidRDefault="0068662B">
      <w:pPr>
        <w:rPr>
          <w:ins w:id="53" w:author="Comparison" w:date="2026-08-04T06:08:00Z" w16du:dateUtc="2026-08-04T10:08:00Z"/>
        </w:rPr>
      </w:pPr>
      <w:ins w:id="54" w:author="Comparison" w:date="2026-08-04T06:08:00Z" w16du:dateUtc="2026-08-04T10:08:00Z">
        <w:r>
          <w:t xml:space="preserve">  - w:color theme accent2: </w:t>
        </w:r>
        <w:r>
          <w:rPr>
            <w:color w:val="E97132" w:themeColor="accent2"/>
          </w:rPr>
          <w:t>Color sample text</w:t>
        </w:r>
      </w:ins>
    </w:p>
    <w:p w14:paraId="47B52543" w14:textId="77777777" w:rsidR="00B073BE" w:rsidRDefault="0068662B">
      <w:pPr>
        <w:rPr>
          <w:ins w:id="55" w:author="Comparison" w:date="2026-08-04T06:08:00Z" w16du:dateUtc="2026-08-04T10:08:00Z"/>
        </w:rPr>
      </w:pPr>
      <w:ins w:id="56" w:author="Comparison" w:date="2026-08-04T06:08:00Z" w16du:dateUtc="2026-08-04T10:08:00Z">
        <w:r>
          <w:t xml:space="preserve">  - w:color theme accent3: </w:t>
        </w:r>
        <w:r>
          <w:rPr>
            <w:color w:val="196B24" w:themeColor="accent3"/>
          </w:rPr>
          <w:t>Color sample text</w:t>
        </w:r>
      </w:ins>
    </w:p>
    <w:p w14:paraId="0B6361EC" w14:textId="77777777" w:rsidR="00B073BE" w:rsidRDefault="0068662B">
      <w:pPr>
        <w:rPr>
          <w:ins w:id="57" w:author="Comparison" w:date="2026-08-04T06:08:00Z" w16du:dateUtc="2026-08-04T10:08:00Z"/>
        </w:rPr>
      </w:pPr>
      <w:ins w:id="58" w:author="Comparison" w:date="2026-08-04T06:08:00Z" w16du:dateUtc="2026-08-04T10:08:00Z">
        <w:r>
          <w:t xml:space="preserve">  - w:color theme accent4: </w:t>
        </w:r>
        <w:r>
          <w:rPr>
            <w:color w:val="0F9ED5" w:themeColor="accent4"/>
          </w:rPr>
          <w:t>Color sample text</w:t>
        </w:r>
      </w:ins>
    </w:p>
    <w:p w14:paraId="7EB04165" w14:textId="77777777" w:rsidR="00B073BE" w:rsidRDefault="0068662B">
      <w:pPr>
        <w:rPr>
          <w:ins w:id="59" w:author="Comparison" w:date="2026-08-04T06:08:00Z" w16du:dateUtc="2026-08-04T10:08:00Z"/>
        </w:rPr>
      </w:pPr>
      <w:ins w:id="60" w:author="Comparison" w:date="2026-08-04T06:08:00Z" w16du:dateUtc="2026-08-04T10:08:00Z">
        <w:r>
          <w:t xml:space="preserve">  - w:color theme accent5: </w:t>
        </w:r>
        <w:r>
          <w:rPr>
            <w:color w:val="A02B93" w:themeColor="accent5"/>
          </w:rPr>
          <w:t>Color sample text</w:t>
        </w:r>
      </w:ins>
    </w:p>
    <w:p w14:paraId="4AC9B567" w14:textId="77777777" w:rsidR="00B073BE" w:rsidRDefault="0068662B">
      <w:pPr>
        <w:rPr>
          <w:ins w:id="61" w:author="Comparison" w:date="2026-08-04T06:08:00Z" w16du:dateUtc="2026-08-04T10:08:00Z"/>
        </w:rPr>
      </w:pPr>
      <w:ins w:id="62" w:author="Comparison" w:date="2026-08-04T06:08:00Z" w16du:dateUtc="2026-08-04T10:08:00Z">
        <w:r>
          <w:t xml:space="preserve">  - w:color theme accent6: </w:t>
        </w:r>
        <w:r>
          <w:rPr>
            <w:color w:val="4EA72E" w:themeColor="accent6"/>
          </w:rPr>
          <w:t>Color sample text</w:t>
        </w:r>
      </w:ins>
    </w:p>
    <w:p w14:paraId="3741180B" w14:textId="77777777" w:rsidR="00B073BE" w:rsidRDefault="0068662B">
      <w:pPr>
        <w:rPr>
          <w:ins w:id="63" w:author="Comparison" w:date="2026-08-04T06:08:00Z" w16du:dateUtc="2026-08-04T10:08:00Z"/>
        </w:rPr>
      </w:pPr>
      <w:ins w:id="64" w:author="Comparison" w:date="2026-08-04T06:08:00Z" w16du:dateUtc="2026-08-04T10:08:00Z">
        <w:r>
          <w:t xml:space="preserve">  - w:color theme hyperlink: </w:t>
        </w:r>
        <w:r>
          <w:rPr>
            <w:color w:val="467886" w:themeColor="hyperlink"/>
          </w:rPr>
          <w:t>Color sample text</w:t>
        </w:r>
      </w:ins>
    </w:p>
    <w:p w14:paraId="57443FDA" w14:textId="77777777" w:rsidR="00B073BE" w:rsidRDefault="0068662B">
      <w:pPr>
        <w:rPr>
          <w:ins w:id="65" w:author="Comparison" w:date="2026-08-04T06:08:00Z" w16du:dateUtc="2026-08-04T10:08:00Z"/>
        </w:rPr>
      </w:pPr>
      <w:ins w:id="66" w:author="Comparison" w:date="2026-08-04T06:08:00Z" w16du:dateUtc="2026-08-04T10:08:00Z">
        <w:r>
          <w:t xml:space="preserve">  - w:color theme followedHyperlink: </w:t>
        </w:r>
        <w:r>
          <w:rPr>
            <w:color w:val="96607D" w:themeColor="followedHyperlink"/>
          </w:rPr>
          <w:t>Color sample text</w:t>
        </w:r>
      </w:ins>
    </w:p>
    <w:p w14:paraId="70527093" w14:textId="77777777" w:rsidR="00B073BE" w:rsidRDefault="0068662B">
      <w:pPr>
        <w:rPr>
          <w:ins w:id="67" w:author="Comparison" w:date="2026-08-04T06:08:00Z" w16du:dateUtc="2026-08-04T10:08:00Z"/>
        </w:rPr>
      </w:pPr>
      <w:ins w:id="68" w:author="Comparison" w:date="2026-08-04T06:08:00Z" w16du:dateUtc="2026-08-04T10:08:00Z">
        <w:r>
          <w:t xml:space="preserve">  - w:color theme accent1 + tint 99: </w:t>
        </w:r>
        <w:r>
          <w:rPr>
            <w:color w:val="45B0E1" w:themeColor="accent1" w:themeTint="99"/>
          </w:rPr>
          <w:t>Color sample text</w:t>
        </w:r>
      </w:ins>
    </w:p>
    <w:p w14:paraId="25B5A433" w14:textId="77777777" w:rsidR="00B073BE" w:rsidRDefault="0068662B">
      <w:pPr>
        <w:rPr>
          <w:ins w:id="69" w:author="Comparison" w:date="2026-08-04T06:08:00Z" w16du:dateUtc="2026-08-04T10:08:00Z"/>
        </w:rPr>
      </w:pPr>
      <w:ins w:id="70" w:author="Comparison" w:date="2026-08-04T06:08:00Z" w16du:dateUtc="2026-08-04T10:08:00Z">
        <w:r>
          <w:t xml:space="preserve">  - w:color theme accent1 + shade 33: </w:t>
        </w:r>
        <w:r>
          <w:rPr>
            <w:color w:val="041219" w:themeColor="accent1" w:themeShade="33"/>
          </w:rPr>
          <w:t>Color sample text</w:t>
        </w:r>
      </w:ins>
    </w:p>
    <w:p w14:paraId="4469087A" w14:textId="77777777" w:rsidR="00B073BE" w:rsidRDefault="00B073BE">
      <w:pPr>
        <w:rPr>
          <w:ins w:id="71" w:author="Comparison" w:date="2026-08-04T06:08:00Z" w16du:dateUtc="2026-08-04T10:08:00Z"/>
        </w:rPr>
      </w:pPr>
    </w:p>
    <w:p w14:paraId="0C7702E5" w14:textId="77777777" w:rsidR="00B073BE" w:rsidRDefault="0068662B">
      <w:pPr>
        <w:rPr>
          <w:ins w:id="72" w:author="Comparison" w:date="2026-08-04T06:08:00Z" w16du:dateUtc="2026-08-04T10:08:00Z"/>
        </w:rPr>
      </w:pPr>
      <w:ins w:id="73" w:author="Comparison" w:date="2026-08-04T06:08:00Z" w16du:dateUtc="2026-08-04T10:08:00Z">
        <w:r>
          <w:t>B) rStyle-only color (no inline &lt;w:color&gt;):</w:t>
        </w:r>
      </w:ins>
    </w:p>
    <w:p w14:paraId="4CB6C51C" w14:textId="77777777" w:rsidR="00B073BE" w:rsidRDefault="0068662B">
      <w:pPr>
        <w:rPr>
          <w:ins w:id="74" w:author="Comparison" w:date="2026-08-04T06:08:00Z" w16du:dateUtc="2026-08-04T10:08:00Z"/>
        </w:rPr>
      </w:pPr>
      <w:ins w:id="75" w:author="Comparison" w:date="2026-08-04T06:08:00Z" w16du:dateUtc="2026-08-04T10:08:00Z">
        <w:r>
          <w:t xml:space="preserve">  - rStyle='SD_ColorRedChar' (red): </w:t>
        </w:r>
        <w:r>
          <w:rPr>
            <w:rStyle w:val="SDColorRedChar"/>
          </w:rPr>
          <w:t>Styled red text</w:t>
        </w:r>
      </w:ins>
    </w:p>
    <w:p w14:paraId="1AB4ACAC" w14:textId="77777777" w:rsidR="00B073BE" w:rsidRDefault="0068662B">
      <w:pPr>
        <w:rPr>
          <w:ins w:id="76" w:author="Comparison" w:date="2026-08-04T06:08:00Z" w16du:dateUtc="2026-08-04T10:08:00Z"/>
        </w:rPr>
      </w:pPr>
      <w:ins w:id="77" w:author="Comparison" w:date="2026-08-04T06:08:00Z" w16du:dateUtc="2026-08-04T10:08:00Z">
        <w:r>
          <w:t xml:space="preserve">  - rStyle='SD_ColorAccent2Char' (theme accent2): </w:t>
        </w:r>
        <w:r>
          <w:rPr>
            <w:rStyle w:val="SDColorAccent2Char"/>
          </w:rPr>
          <w:t>Styled theme accent2 text</w:t>
        </w:r>
      </w:ins>
    </w:p>
    <w:p w14:paraId="205112BC" w14:textId="77777777" w:rsidR="00B073BE" w:rsidRDefault="0068662B">
      <w:pPr>
        <w:rPr>
          <w:ins w:id="78" w:author="Comparison" w:date="2026-08-04T06:08:00Z" w16du:dateUtc="2026-08-04T10:08:00Z"/>
        </w:rPr>
      </w:pPr>
      <w:ins w:id="79" w:author="Comparison" w:date="2026-08-04T06:08:00Z" w16du:dateUtc="2026-08-04T10:08:00Z">
        <w:r>
          <w:t xml:space="preserve">  - rStyle='SD_ColorAutoChar' (auto): </w:t>
        </w:r>
        <w:r>
          <w:rPr>
            <w:rStyle w:val="SDColorAutoChar"/>
          </w:rPr>
          <w:t>Styled auto color text</w:t>
        </w:r>
      </w:ins>
    </w:p>
    <w:p w14:paraId="61487E60" w14:textId="77777777" w:rsidR="00B073BE" w:rsidRDefault="00B073BE">
      <w:pPr>
        <w:rPr>
          <w:ins w:id="80" w:author="Comparison" w:date="2026-08-04T06:08:00Z" w16du:dateUtc="2026-08-04T10:08:00Z"/>
        </w:rPr>
      </w:pPr>
    </w:p>
    <w:p w14:paraId="35251F0A" w14:textId="77777777" w:rsidR="00B073BE" w:rsidRDefault="0068662B">
      <w:pPr>
        <w:rPr>
          <w:ins w:id="81" w:author="Comparison" w:date="2026-08-04T06:08:00Z" w16du:dateUtc="2026-08-04T10:08:00Z"/>
        </w:rPr>
      </w:pPr>
      <w:ins w:id="82" w:author="Comparison" w:date="2026-08-04T06:08:00Z" w16du:dateUtc="2026-08-04T10:08:00Z">
        <w:r>
          <w:t>C) rStyle + inline &lt;w:color&gt; (inline overrides style):</w:t>
        </w:r>
      </w:ins>
    </w:p>
    <w:p w14:paraId="6C248744" w14:textId="77777777" w:rsidR="00B073BE" w:rsidRDefault="0068662B">
      <w:pPr>
        <w:rPr>
          <w:ins w:id="83" w:author="Comparison" w:date="2026-08-04T06:08:00Z" w16du:dateUtc="2026-08-04T10:08:00Z"/>
        </w:rPr>
      </w:pPr>
      <w:ins w:id="84" w:author="Comparison" w:date="2026-08-04T06:08:00Z" w16du:dateUtc="2026-08-04T10:08:00Z">
        <w:r>
          <w:t xml:space="preserve">  - rStyle='SD_ColorAccent2Char' + inline hex FF0000 =&gt; expect red: </w:t>
        </w:r>
        <w:r>
          <w:rPr>
            <w:rStyle w:val="SDColorAccent2Char"/>
            <w:color w:val="FF0000"/>
          </w:rPr>
          <w:t>Accent2 style overridden by inline red</w:t>
        </w:r>
      </w:ins>
    </w:p>
    <w:p w14:paraId="5066243A" w14:textId="77777777" w:rsidR="00B073BE" w:rsidRDefault="0068662B">
      <w:pPr>
        <w:rPr>
          <w:ins w:id="85" w:author="Comparison" w:date="2026-08-04T06:08:00Z" w16du:dateUtc="2026-08-04T10:08:00Z"/>
        </w:rPr>
      </w:pPr>
      <w:ins w:id="86" w:author="Comparison" w:date="2026-08-04T06:08:00Z" w16du:dateUtc="2026-08-04T10:08:00Z">
        <w:r>
          <w:lastRenderedPageBreak/>
          <w:t xml:space="preserve">  - rStyle='SD_ColorRedChar' + inline auto =&gt; expect auto color: </w:t>
        </w:r>
        <w:r>
          <w:rPr>
            <w:rStyle w:val="SDColorRedChar"/>
            <w:color w:val="auto"/>
          </w:rPr>
          <w:t>Red style overridden by inline auto</w:t>
        </w:r>
      </w:ins>
    </w:p>
    <w:p w14:paraId="7988ADE4" w14:textId="77777777" w:rsidR="00B073BE" w:rsidRDefault="00B073BE">
      <w:pPr>
        <w:rPr>
          <w:ins w:id="87" w:author="Comparison" w:date="2026-08-04T06:08:00Z" w16du:dateUtc="2026-08-04T10:08:00Z"/>
        </w:rPr>
      </w:pPr>
    </w:p>
    <w:p w14:paraId="0B840874" w14:textId="77777777" w:rsidR="00B073BE" w:rsidRDefault="0068662B">
      <w:pPr>
        <w:rPr>
          <w:ins w:id="88" w:author="Comparison" w:date="2026-08-04T06:08:00Z" w16du:dateUtc="2026-08-04T10:08:00Z"/>
        </w:rPr>
      </w:pPr>
      <w:ins w:id="89" w:author="Comparison" w:date="2026-08-04T06:08:00Z" w16du:dateUtc="2026-08-04T10:08:00Z">
        <w:r>
          <w:t>D) Linked style pair (paragraph+character) with theme colors:</w:t>
        </w:r>
      </w:ins>
    </w:p>
    <w:p w14:paraId="634510F2" w14:textId="77777777" w:rsidR="00B073BE" w:rsidRDefault="0068662B">
      <w:pPr>
        <w:rPr>
          <w:ins w:id="90" w:author="Comparison" w:date="2026-08-04T06:08:00Z" w16du:dateUtc="2026-08-04T10:08:00Z"/>
        </w:rPr>
      </w:pPr>
      <w:ins w:id="91" w:author="Comparison" w:date="2026-08-04T06:08:00Z" w16du:dateUtc="2026-08-04T10:08:00Z">
        <w:r>
          <w:t xml:space="preserve">  - rStyle='SD_LinkedColorHeadingChar' =&gt; magenta: </w:t>
        </w:r>
        <w:r>
          <w:rPr>
            <w:rStyle w:val="SDLinkedColorHeadingChar"/>
          </w:rPr>
          <w:t>Linked Char style applied</w:t>
        </w:r>
      </w:ins>
    </w:p>
    <w:p w14:paraId="6BA806B4" w14:textId="77777777" w:rsidR="00B073BE" w:rsidRDefault="0068662B">
      <w:pPr>
        <w:rPr>
          <w:ins w:id="92" w:author="Comparison" w:date="2026-08-04T06:08:00Z" w16du:dateUtc="2026-08-04T10:08:00Z"/>
        </w:rPr>
      </w:pPr>
      <w:ins w:id="93" w:author="Comparison" w:date="2026-08-04T06:08:00Z" w16du:dateUtc="2026-08-04T10:08:00Z">
        <w:r>
          <w:t xml:space="preserve">  - rStyle='SD_LinkedColorHeadingChar' + inline theme accent1 =&gt; expect accent1: </w:t>
        </w:r>
        <w:r>
          <w:rPr>
            <w:rStyle w:val="SDLinkedColorHeadingChar"/>
          </w:rPr>
          <w:t>Inline theme overrides char style color</w:t>
        </w:r>
      </w:ins>
    </w:p>
    <w:p w14:paraId="28160BB9" w14:textId="77777777" w:rsidR="00B073BE" w:rsidRDefault="0068662B">
      <w:pPr>
        <w:pStyle w:val="SDLinkedColorHeading"/>
        <w:rPr>
          <w:ins w:id="94" w:author="Comparison" w:date="2026-08-04T06:08:00Z" w16du:dateUtc="2026-08-04T10:08:00Z"/>
        </w:rPr>
      </w:pPr>
      <w:ins w:id="95" w:author="Comparison" w:date="2026-08-04T06:08:00Z" w16du:dateUtc="2026-08-04T10:08:00Z">
        <w:r>
          <w:t xml:space="preserve">  - pStyle='SD_LinkedColorHeading' (accent1) + inline hex 0000FF on a run: </w:t>
        </w:r>
        <w:r>
          <w:rPr>
            <w:color w:val="0000FF"/>
          </w:rPr>
          <w:t>This part should be blue (0000FF) overriding paragraph theme</w:t>
        </w:r>
      </w:ins>
    </w:p>
    <w:p w14:paraId="70CC7412" w14:textId="77777777" w:rsidR="00B073BE" w:rsidRDefault="00B073BE">
      <w:pPr>
        <w:rPr>
          <w:ins w:id="96" w:author="Comparison" w:date="2026-08-04T06:08:00Z" w16du:dateUtc="2026-08-04T10:08:00Z"/>
        </w:rPr>
      </w:pPr>
    </w:p>
    <w:p w14:paraId="6E8DDBC2" w14:textId="77777777" w:rsidR="00B073BE" w:rsidRDefault="0068662B">
      <w:pPr>
        <w:rPr>
          <w:ins w:id="97" w:author="Comparison" w:date="2026-08-04T06:08:00Z" w16du:dateUtc="2026-08-04T10:08:00Z"/>
        </w:rPr>
      </w:pPr>
      <w:ins w:id="98" w:author="Comparison" w:date="2026-08-04T06:08:00Z" w16du:dateUtc="2026-08-04T10:08:00Z">
        <w:r>
          <w:t>Table examples (mixed color sources):</w:t>
        </w:r>
      </w:ins>
    </w:p>
    <w:tbl>
      <w:tblPr>
        <w:tblW w:w="0" w:type="auto"/>
        <w:tblLook w:val="04A0" w:firstRow="1" w:lastRow="0" w:firstColumn="1" w:lastColumn="0" w:noHBand="0" w:noVBand="1"/>
      </w:tblPr>
      <w:tblGrid>
        <w:gridCol w:w="4680"/>
        <w:gridCol w:w="4680"/>
      </w:tblGrid>
      <w:tr w:rsidR="00B073BE" w14:paraId="124CBAC5" w14:textId="77777777">
        <w:trPr>
          <w:ins w:id="99" w:author="Comparison" w:date="2026-08-04T06:08:00Z" w16du:dateUtc="2026-08-04T10:08:00Z"/>
        </w:trPr>
        <w:tc>
          <w:tcPr>
            <w:tcW w:w="4680" w:type="dxa"/>
          </w:tcPr>
          <w:p w14:paraId="5334A008" w14:textId="77777777" w:rsidR="00B073BE" w:rsidRDefault="0068662B">
            <w:pPr>
              <w:rPr>
                <w:ins w:id="100" w:author="Comparison" w:date="2026-08-04T06:08:00Z" w16du:dateUtc="2026-08-04T10:08:00Z"/>
              </w:rPr>
            </w:pPr>
            <w:ins w:id="101" w:author="Comparison" w:date="2026-08-04T06:08:00Z" w16du:dateUtc="2026-08-04T10:08:00Z">
              <w:r>
                <w:t>rStyle=Accent2</w:t>
              </w:r>
            </w:ins>
          </w:p>
        </w:tc>
        <w:tc>
          <w:tcPr>
            <w:tcW w:w="4680" w:type="dxa"/>
          </w:tcPr>
          <w:p w14:paraId="24EC24CE" w14:textId="77777777" w:rsidR="00B073BE" w:rsidRDefault="0068662B">
            <w:pPr>
              <w:rPr>
                <w:ins w:id="102" w:author="Comparison" w:date="2026-08-04T06:08:00Z" w16du:dateUtc="2026-08-04T10:08:00Z"/>
              </w:rPr>
            </w:pPr>
            <w:ins w:id="103" w:author="Comparison" w:date="2026-08-04T06:08:00Z" w16du:dateUtc="2026-08-04T10:08:00Z">
              <w:r>
                <w:rPr>
                  <w:rStyle w:val="SDColorAccent2Char"/>
                </w:rPr>
                <w:t>Theme accent2</w:t>
              </w:r>
            </w:ins>
          </w:p>
        </w:tc>
      </w:tr>
      <w:tr w:rsidR="00B073BE" w14:paraId="6BEC8284" w14:textId="77777777">
        <w:trPr>
          <w:ins w:id="104" w:author="Comparison" w:date="2026-08-04T06:08:00Z" w16du:dateUtc="2026-08-04T10:08:00Z"/>
        </w:trPr>
        <w:tc>
          <w:tcPr>
            <w:tcW w:w="4680" w:type="dxa"/>
          </w:tcPr>
          <w:p w14:paraId="24A5D96E" w14:textId="77777777" w:rsidR="00B073BE" w:rsidRDefault="0068662B">
            <w:pPr>
              <w:rPr>
                <w:ins w:id="105" w:author="Comparison" w:date="2026-08-04T06:08:00Z" w16du:dateUtc="2026-08-04T10:08:00Z"/>
              </w:rPr>
            </w:pPr>
            <w:ins w:id="106" w:author="Comparison" w:date="2026-08-04T06:08:00Z" w16du:dateUtc="2026-08-04T10:08:00Z">
              <w:r>
                <w:t>rStyle=Red + inline auto</w:t>
              </w:r>
            </w:ins>
          </w:p>
        </w:tc>
        <w:tc>
          <w:tcPr>
            <w:tcW w:w="4680" w:type="dxa"/>
          </w:tcPr>
          <w:p w14:paraId="09931DD7" w14:textId="77777777" w:rsidR="00B073BE" w:rsidRDefault="0068662B">
            <w:pPr>
              <w:rPr>
                <w:ins w:id="107" w:author="Comparison" w:date="2026-08-04T06:08:00Z" w16du:dateUtc="2026-08-04T10:08:00Z"/>
              </w:rPr>
            </w:pPr>
            <w:ins w:id="108" w:author="Comparison" w:date="2026-08-04T06:08:00Z" w16du:dateUtc="2026-08-04T10:08:00Z">
              <w:r>
                <w:rPr>
                  <w:rStyle w:val="SDColorRedChar"/>
                  <w:color w:val="auto"/>
                </w:rPr>
                <w:t>Should be auto color</w:t>
              </w:r>
            </w:ins>
          </w:p>
        </w:tc>
      </w:tr>
    </w:tbl>
    <w:p w14:paraId="233D5C26" w14:textId="77777777" w:rsidR="009310D4" w:rsidRPr="009310D4" w:rsidRDefault="009310D4" w:rsidP="009310D4">
      <w:pPr>
        <w:pStyle w:val="Heading1"/>
        <w:jc w:val="center"/>
        <w:rPr>
          <w:del w:id="109" w:author="Comparison" w:date="2026-08-04T06:08:00Z" w16du:dateUtc="2026-08-04T10:08:00Z"/>
          <w:rFonts w:ascii="Ubuntu" w:hAnsi="Ubuntu"/>
        </w:rPr>
      </w:pPr>
      <w:bookmarkStart w:id="110" w:name="_Toc359077862"/>
      <w:del w:id="111" w:author="Comparison" w:date="2026-08-04T06:08:00Z" w16du:dateUtc="2026-08-04T10:08:00Z">
        <w:r w:rsidRPr="009310D4">
          <w:rPr>
            <w:rFonts w:ascii="Ubuntu" w:hAnsi="Ubuntu"/>
          </w:rPr>
          <w:delText>Images</w:delText>
        </w:r>
        <w:bookmarkEnd w:id="110"/>
      </w:del>
    </w:p>
    <w:p w14:paraId="0404D5DB" w14:textId="77777777" w:rsidR="009310D4" w:rsidRPr="009310D4" w:rsidRDefault="009310D4" w:rsidP="009310D4">
      <w:pPr>
        <w:ind w:firstLine="426"/>
        <w:rPr>
          <w:del w:id="112" w:author="Comparison" w:date="2026-08-04T06:08:00Z" w16du:dateUtc="2026-08-04T10:08:00Z"/>
        </w:rPr>
      </w:pPr>
      <w:del w:id="113" w:author="Comparison" w:date="2026-08-04T06:08:00Z" w16du:dateUtc="2026-08-04T10:08:00Z">
        <w:r w:rsidRPr="009310D4">
          <w:delText xml:space="preserve">Images can be of three main types. Inline images are images that are part of the normal text flow, like this image of a green dot </w:delText>
        </w:r>
        <w:r w:rsidRPr="009310D4">
          <w:rPr>
            <w:noProof/>
          </w:rPr>
          <w:drawing>
            <wp:inline distT="0" distB="0" distL="0" distR="0" wp14:anchorId="79CA73FC" wp14:editId="66D085F4">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6"/>
                      <a:stretch>
                        <a:fillRect/>
                      </a:stretch>
                    </pic:blipFill>
                    <pic:spPr>
                      <a:xfrm>
                        <a:off x="0" y="0"/>
                        <a:ext cx="137160" cy="137160"/>
                      </a:xfrm>
                      <a:prstGeom prst="rect">
                        <a:avLst/>
                      </a:prstGeom>
                    </pic:spPr>
                  </pic:pic>
                </a:graphicData>
              </a:graphic>
            </wp:inline>
          </w:drawing>
        </w:r>
        <w:r w:rsidRPr="009310D4">
          <w:delText>. Inline images do not cause breaks in the text and are usually small in size.</w:delText>
        </w:r>
        <w:r w:rsidRPr="009310D4">
          <w:rPr>
            <w:noProof/>
          </w:rPr>
          <w:drawing>
            <wp:anchor distT="0" distB="0" distL="114300" distR="114300" simplePos="0" relativeHeight="251659264" behindDoc="0" locked="0" layoutInCell="1" allowOverlap="1" wp14:anchorId="68AFC1C5" wp14:editId="39A9A47E">
              <wp:simplePos x="3589020" y="1859280"/>
              <wp:positionH relativeFrom="margin">
                <wp:align>left</wp:align>
              </wp:positionH>
              <wp:positionV relativeFrom="margin">
                <wp:align>top</wp:align>
              </wp:positionV>
              <wp:extent cx="975600" cy="97560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7"/>
                      <a:stretch>
                        <a:fillRect/>
                      </a:stretch>
                    </pic:blipFill>
                    <pic:spPr>
                      <a:xfrm>
                        <a:off x="0" y="0"/>
                        <a:ext cx="975600" cy="975600"/>
                      </a:xfrm>
                      <a:prstGeom prst="rect">
                        <a:avLst/>
                      </a:prstGeom>
                    </pic:spPr>
                  </pic:pic>
                </a:graphicData>
              </a:graphic>
              <wp14:sizeRelH relativeFrom="margin">
                <wp14:pctWidth>0</wp14:pctWidth>
              </wp14:sizeRelH>
              <wp14:sizeRelV relativeFrom="margin">
                <wp14:pctHeight>0</wp14:pctHeight>
              </wp14:sizeRelV>
            </wp:anchor>
          </w:drawing>
        </w:r>
        <w:r w:rsidRPr="009310D4">
          <w:delText xml:space="preserve"> The next category of image is a floating image, one that “floats “ on the page and is surrounded by text. Word supports more </w:delText>
        </w:r>
        <w:r w:rsidRPr="009310D4">
          <w:rPr>
            <w:color w:val="000000" w:themeColor="text1"/>
          </w:rPr>
          <w:delText>types of floating images than are possible with current ebook technology, so the conversion maps floating images to simple left and right floats, as you can see with the left and right arrow images</w:delText>
        </w:r>
        <w:r w:rsidRPr="009310D4">
          <w:delText xml:space="preserve"> on the sides of this paragraph.</w:delText>
        </w:r>
      </w:del>
    </w:p>
    <w:p w14:paraId="488CE0F0" w14:textId="77777777" w:rsidR="009310D4" w:rsidRPr="009310D4" w:rsidRDefault="009310D4" w:rsidP="009310D4">
      <w:pPr>
        <w:rPr>
          <w:del w:id="114" w:author="Comparison" w:date="2026-08-04T06:08:00Z" w16du:dateUtc="2026-08-04T10:08:00Z"/>
        </w:rPr>
      </w:pPr>
      <w:del w:id="115" w:author="Comparison" w:date="2026-08-04T06:08:00Z" w16du:dateUtc="2026-08-04T10:08:00Z">
        <w:r w:rsidRPr="009310D4">
          <w:delText>The final type of image is a “block” image, one that becomes a paragraph on its own and has no text on either side. Below is a centered green dot.</w:delText>
        </w:r>
      </w:del>
    </w:p>
    <w:p w14:paraId="5F9E41BC" w14:textId="77777777" w:rsidR="009310D4" w:rsidRPr="009310D4" w:rsidRDefault="009310D4" w:rsidP="009310D4">
      <w:pPr>
        <w:rPr>
          <w:del w:id="116" w:author="Comparison" w:date="2026-08-04T06:08:00Z" w16du:dateUtc="2026-08-04T10:08:00Z"/>
        </w:rPr>
      </w:pPr>
      <w:del w:id="117" w:author="Comparison" w:date="2026-08-04T06:08:00Z" w16du:dateUtc="2026-08-04T10:08:00Z">
        <w:r w:rsidRPr="009310D4">
          <w:rPr>
            <w:noProof/>
          </w:rPr>
          <w:drawing>
            <wp:anchor distT="0" distB="0" distL="114300" distR="114300" simplePos="0" relativeHeight="251661312" behindDoc="0" locked="0" layoutInCell="1" allowOverlap="1" wp14:anchorId="3C184E44" wp14:editId="0B7F4E0A">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6"/>
                      <a:stretch>
                        <a:fillRect/>
                      </a:stretch>
                    </pic:blipFill>
                    <pic:spPr>
                      <a:xfrm>
                        <a:off x="0" y="0"/>
                        <a:ext cx="251460" cy="243840"/>
                      </a:xfrm>
                      <a:prstGeom prst="rect">
                        <a:avLst/>
                      </a:prstGeom>
                    </pic:spPr>
                  </pic:pic>
                </a:graphicData>
              </a:graphic>
            </wp:anchor>
          </w:drawing>
        </w:r>
        <w:r w:rsidRPr="009310D4">
          <w:rPr>
            <w:noProof/>
          </w:rPr>
          <w:drawing>
            <wp:anchor distT="0" distB="0" distL="114300" distR="114300" simplePos="0" relativeHeight="251660288" behindDoc="0" locked="0" layoutInCell="1" allowOverlap="1" wp14:anchorId="2DE1861D" wp14:editId="3FE2CE04">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8"/>
                      <a:stretch>
                        <a:fillRect/>
                      </a:stretch>
                    </pic:blipFill>
                    <pic:spPr>
                      <a:xfrm>
                        <a:off x="0" y="0"/>
                        <a:ext cx="975360" cy="975360"/>
                      </a:xfrm>
                      <a:prstGeom prst="rect">
                        <a:avLst/>
                      </a:prstGeom>
                    </pic:spPr>
                  </pic:pic>
                </a:graphicData>
              </a:graphic>
            </wp:anchor>
          </w:drawing>
        </w:r>
        <w:r w:rsidRPr="009310D4">
          <w:delText xml:space="preserve">Centered images like this are useful for large pictures that should be a focus of attention. </w:delText>
        </w:r>
      </w:del>
    </w:p>
    <w:p w14:paraId="554CAE60" w14:textId="77777777" w:rsidR="009310D4" w:rsidRPr="009310D4" w:rsidRDefault="009310D4" w:rsidP="009310D4">
      <w:pPr>
        <w:rPr>
          <w:del w:id="118" w:author="Comparison" w:date="2026-08-04T06:08:00Z" w16du:dateUtc="2026-08-04T10:08:00Z"/>
        </w:rPr>
      </w:pPr>
      <w:del w:id="119" w:author="Comparison" w:date="2026-08-04T06:08:00Z" w16du:dateUtc="2026-08-04T10:08:00Z">
        <w:r w:rsidRPr="009310D4">
          <w:delTex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delText>
        </w:r>
        <w:r w:rsidRPr="009310D4">
          <w:rPr>
            <w:rStyle w:val="SubtleEmphasis"/>
          </w:rPr>
          <w:delText>inserted</w:delText>
        </w:r>
        <w:r w:rsidRPr="009310D4">
          <w:delText>, not necessarily where it appears on the page in Word.</w:delText>
        </w:r>
      </w:del>
    </w:p>
    <w:p w14:paraId="00F6260B" w14:textId="77777777" w:rsidR="00D24516" w:rsidRPr="009310D4" w:rsidRDefault="00D24516"/>
    <w:sectPr w:rsidR="00D24516" w:rsidRPr="009310D4" w:rsidSect="00034616">
      <w:pgSz w:w="12240" w:h="15840"/>
      <w:pgMar w:top="1440" w:right="1440" w:bottom="1440" w:left="1440" w:header="720" w:footer="720" w:gutter="0"/>
      <w:cols w:space="720"/>
      <w:docGrid w:linePitch="360"/>
      <w:sectPrChange w:id="120" w:author="Comparison" w:date="2026-08-04T06:08:00Z" w16du:dateUtc="2026-08-04T10:08:00Z">
        <w:sectPr w:rsidR="00D24516" w:rsidRPr="009310D4" w:rsidSect="00034616">
          <w:pgSz w:w="11906" w:h="16838"/>
          <w:pgMar w:top="1440" w:right="1440" w:bottom="1440" w:left="1440" w:header="708" w:footer="708" w:gutter="0"/>
          <w:cols w:space="708"/>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Ubuntu">
    <w:panose1 w:val="020B0504030602030204"/>
    <w:charset w:val="00"/>
    <w:family w:val="swiss"/>
    <w:pitch w:val="variable"/>
    <w:sig w:usb0="E00002FF" w:usb1="5000205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8763929">
    <w:abstractNumId w:val="8"/>
  </w:num>
  <w:num w:numId="2" w16cid:durableId="1219394477">
    <w:abstractNumId w:val="6"/>
  </w:num>
  <w:num w:numId="3" w16cid:durableId="1593321582">
    <w:abstractNumId w:val="5"/>
  </w:num>
  <w:num w:numId="4" w16cid:durableId="367342224">
    <w:abstractNumId w:val="4"/>
  </w:num>
  <w:num w:numId="5" w16cid:durableId="733354511">
    <w:abstractNumId w:val="7"/>
  </w:num>
  <w:num w:numId="6" w16cid:durableId="823591705">
    <w:abstractNumId w:val="3"/>
  </w:num>
  <w:num w:numId="7" w16cid:durableId="1925844309">
    <w:abstractNumId w:val="2"/>
  </w:num>
  <w:num w:numId="8" w16cid:durableId="1709334761">
    <w:abstractNumId w:val="1"/>
  </w:num>
  <w:num w:numId="9" w16cid:durableId="1110852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0D4"/>
    <w:rsid w:val="00034616"/>
    <w:rsid w:val="0006063C"/>
    <w:rsid w:val="0015074B"/>
    <w:rsid w:val="0029639D"/>
    <w:rsid w:val="00326F90"/>
    <w:rsid w:val="003A1882"/>
    <w:rsid w:val="004607BA"/>
    <w:rsid w:val="00635D55"/>
    <w:rsid w:val="0068662B"/>
    <w:rsid w:val="009310D4"/>
    <w:rsid w:val="009F58C9"/>
    <w:rsid w:val="00A16521"/>
    <w:rsid w:val="00AA1D8D"/>
    <w:rsid w:val="00B073BE"/>
    <w:rsid w:val="00B41974"/>
    <w:rsid w:val="00B47730"/>
    <w:rsid w:val="00C45A62"/>
    <w:rsid w:val="00CB0664"/>
    <w:rsid w:val="00D24516"/>
    <w:rsid w:val="00E12520"/>
    <w:rsid w:val="00EC776E"/>
    <w:rsid w:val="00FC693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29AF3CD5"/>
  <w15:chartTrackingRefBased/>
  <w15:docId w15:val="{C54722DE-471E-6442-89B5-61FB086A0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00" w:line="276" w:lineRule="auto"/>
      <w:pPrChange w:id="0" w:author="Comparison" w:date="2026-08-04T06:08:00Z">
        <w:pPr>
          <w:spacing w:line="276" w:lineRule="auto"/>
          <w:ind w:firstLine="432"/>
        </w:pPr>
      </w:pPrChange>
    </w:pPr>
    <w:rPr>
      <w:rFonts w:eastAsiaTheme="minorEastAsia"/>
      <w:kern w:val="0"/>
      <w:sz w:val="22"/>
      <w:szCs w:val="22"/>
      <w:lang w:val="en-US"/>
      <w14:ligatures w14:val="none"/>
      <w:rPrChange w:id="0" w:author="Comparison" w:date="2026-08-04T06:08:00Z">
        <w:rPr>
          <w:rFonts w:ascii="Ubuntu" w:eastAsiaTheme="minorHAnsi" w:hAnsi="Ubuntu" w:cstheme="minorBidi"/>
          <w:sz w:val="24"/>
          <w:szCs w:val="22"/>
          <w:lang w:val="en-US" w:eastAsia="en-US" w:bidi="ar-SA"/>
        </w:rPr>
      </w:rPrChange>
    </w:rPr>
  </w:style>
  <w:style w:type="paragraph" w:styleId="Heading1">
    <w:name w:val="heading 1"/>
    <w:basedOn w:val="Normal"/>
    <w:next w:val="Normal"/>
    <w:link w:val="Heading1Char"/>
    <w:uiPriority w:val="9"/>
    <w:qFormat/>
    <w:rsid w:val="00FC693F"/>
    <w:pPr>
      <w:keepNext/>
      <w:keepLines/>
      <w:spacing w:before="480" w:after="0"/>
      <w:outlineLvl w:val="0"/>
      <w:pPrChange w:id="1" w:author="Comparison" w:date="2026-08-04T06:08:00Z">
        <w:pPr>
          <w:keepNext/>
          <w:keepLines/>
          <w:spacing w:before="360" w:after="80"/>
          <w:outlineLvl w:val="0"/>
        </w:pPr>
      </w:pPrChange>
    </w:pPr>
    <w:rPr>
      <w:rFonts w:asciiTheme="majorHAnsi" w:eastAsiaTheme="majorEastAsia" w:hAnsiTheme="majorHAnsi" w:cstheme="majorBidi"/>
      <w:b/>
      <w:bCs/>
      <w:color w:val="0F4761" w:themeColor="accent1" w:themeShade="BF"/>
      <w:sz w:val="28"/>
      <w:szCs w:val="28"/>
      <w:rPrChange w:id="1" w:author="Comparison" w:date="2026-08-04T06:08:00Z">
        <w:rPr>
          <w:rFonts w:asciiTheme="majorHAnsi" w:eastAsiaTheme="majorEastAsia" w:hAnsiTheme="majorHAnsi" w:cstheme="majorBidi"/>
          <w:color w:val="0F4761" w:themeColor="accent1" w:themeShade="BF"/>
          <w:kern w:val="2"/>
          <w:sz w:val="40"/>
          <w:szCs w:val="40"/>
          <w:lang w:eastAsia="en-US" w:bidi="ar-SA"/>
          <w14:ligatures w14:val="standardContextual"/>
        </w:rPr>
      </w:rPrChange>
    </w:rPr>
  </w:style>
  <w:style w:type="paragraph" w:styleId="Heading2">
    <w:name w:val="heading 2"/>
    <w:basedOn w:val="Normal"/>
    <w:next w:val="Normal"/>
    <w:link w:val="Heading2Char"/>
    <w:uiPriority w:val="9"/>
    <w:unhideWhenUsed/>
    <w:qFormat/>
    <w:rsid w:val="00FC693F"/>
    <w:pPr>
      <w:keepNext/>
      <w:keepLines/>
      <w:spacing w:before="200" w:after="0"/>
      <w:outlineLvl w:val="1"/>
      <w:pPrChange w:id="2" w:author="Comparison" w:date="2026-08-04T06:08:00Z">
        <w:pPr>
          <w:keepNext/>
          <w:keepLines/>
          <w:spacing w:before="160" w:after="80"/>
          <w:outlineLvl w:val="1"/>
        </w:pPr>
      </w:pPrChange>
    </w:pPr>
    <w:rPr>
      <w:rFonts w:asciiTheme="majorHAnsi" w:eastAsiaTheme="majorEastAsia" w:hAnsiTheme="majorHAnsi" w:cstheme="majorBidi"/>
      <w:b/>
      <w:bCs/>
      <w:color w:val="156082" w:themeColor="accent1"/>
      <w:sz w:val="26"/>
      <w:szCs w:val="26"/>
      <w:rPrChange w:id="2" w:author="Comparison" w:date="2026-08-04T06:08:00Z">
        <w:rPr>
          <w:rFonts w:asciiTheme="majorHAnsi" w:eastAsiaTheme="majorEastAsia" w:hAnsiTheme="majorHAnsi" w:cstheme="majorBidi"/>
          <w:color w:val="0F4761" w:themeColor="accent1" w:themeShade="BF"/>
          <w:kern w:val="2"/>
          <w:sz w:val="32"/>
          <w:szCs w:val="32"/>
          <w:lang w:eastAsia="en-US" w:bidi="ar-SA"/>
          <w14:ligatures w14:val="standardContextual"/>
        </w:rPr>
      </w:rPrChange>
    </w:rPr>
  </w:style>
  <w:style w:type="paragraph" w:styleId="Heading3">
    <w:name w:val="heading 3"/>
    <w:basedOn w:val="Normal"/>
    <w:next w:val="Normal"/>
    <w:link w:val="Heading3Char"/>
    <w:uiPriority w:val="9"/>
    <w:unhideWhenUsed/>
    <w:qFormat/>
    <w:rsid w:val="00FC693F"/>
    <w:pPr>
      <w:keepNext/>
      <w:keepLines/>
      <w:spacing w:before="200" w:after="0"/>
      <w:outlineLvl w:val="2"/>
      <w:pPrChange w:id="3" w:author="Comparison" w:date="2026-08-04T06:08:00Z">
        <w:pPr>
          <w:keepNext/>
          <w:keepLines/>
          <w:spacing w:before="160" w:after="80"/>
          <w:outlineLvl w:val="2"/>
        </w:pPr>
      </w:pPrChange>
    </w:pPr>
    <w:rPr>
      <w:rFonts w:asciiTheme="majorHAnsi" w:eastAsiaTheme="majorEastAsia" w:hAnsiTheme="majorHAnsi" w:cstheme="majorBidi"/>
      <w:b/>
      <w:bCs/>
      <w:color w:val="156082" w:themeColor="accent1"/>
      <w:rPrChange w:id="3" w:author="Comparison" w:date="2026-08-04T06:08:00Z">
        <w:rPr>
          <w:rFonts w:asciiTheme="minorHAnsi" w:eastAsiaTheme="majorEastAsia" w:hAnsiTheme="minorHAnsi" w:cstheme="majorBidi"/>
          <w:color w:val="0F4761" w:themeColor="accent1" w:themeShade="BF"/>
          <w:kern w:val="2"/>
          <w:sz w:val="28"/>
          <w:szCs w:val="28"/>
          <w:lang w:eastAsia="en-US" w:bidi="ar-SA"/>
          <w14:ligatures w14:val="standardContextual"/>
        </w:rPr>
      </w:rPrChang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Change w:id="4" w:author="Comparison" w:date="2026-08-04T06:08:00Z">
        <w:pPr>
          <w:keepNext/>
          <w:keepLines/>
          <w:spacing w:before="80" w:after="40"/>
          <w:outlineLvl w:val="3"/>
        </w:pPr>
      </w:pPrChange>
    </w:pPr>
    <w:rPr>
      <w:rFonts w:asciiTheme="majorHAnsi" w:eastAsiaTheme="majorEastAsia" w:hAnsiTheme="majorHAnsi" w:cstheme="majorBidi"/>
      <w:b/>
      <w:bCs/>
      <w:i/>
      <w:iCs/>
      <w:color w:val="156082" w:themeColor="accent1"/>
      <w:rPrChange w:id="4" w:author="Comparison" w:date="2026-08-04T06:08:00Z">
        <w:rPr>
          <w:rFonts w:asciiTheme="minorHAnsi" w:eastAsiaTheme="majorEastAsia" w:hAnsiTheme="minorHAnsi" w:cstheme="majorBidi"/>
          <w:i/>
          <w:iCs/>
          <w:color w:val="0F4761" w:themeColor="accent1" w:themeShade="BF"/>
          <w:kern w:val="2"/>
          <w:sz w:val="22"/>
          <w:szCs w:val="24"/>
          <w:lang w:eastAsia="en-US" w:bidi="ar-SA"/>
          <w14:ligatures w14:val="standardContextual"/>
        </w:rPr>
      </w:rPrChang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Change w:id="5" w:author="Comparison" w:date="2026-08-04T06:08:00Z">
        <w:pPr>
          <w:keepNext/>
          <w:keepLines/>
          <w:spacing w:before="80" w:after="40"/>
          <w:outlineLvl w:val="4"/>
        </w:pPr>
      </w:pPrChange>
    </w:pPr>
    <w:rPr>
      <w:rFonts w:asciiTheme="majorHAnsi" w:eastAsiaTheme="majorEastAsia" w:hAnsiTheme="majorHAnsi" w:cstheme="majorBidi"/>
      <w:color w:val="0A2F40" w:themeColor="accent1" w:themeShade="7F"/>
      <w:rPrChange w:id="5" w:author="Comparison" w:date="2026-08-04T06:08:00Z">
        <w:rPr>
          <w:rFonts w:asciiTheme="minorHAnsi" w:eastAsiaTheme="majorEastAsia" w:hAnsiTheme="minorHAnsi" w:cstheme="majorBidi"/>
          <w:color w:val="0F4761" w:themeColor="accent1" w:themeShade="BF"/>
          <w:kern w:val="2"/>
          <w:sz w:val="22"/>
          <w:szCs w:val="24"/>
          <w:lang w:eastAsia="en-US" w:bidi="ar-SA"/>
          <w14:ligatures w14:val="standardContextual"/>
        </w:rPr>
      </w:rPrChange>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Change w:id="6" w:author="Comparison" w:date="2026-08-04T06:08:00Z">
        <w:pPr>
          <w:keepNext/>
          <w:keepLines/>
          <w:spacing w:before="40" w:after="200"/>
          <w:outlineLvl w:val="5"/>
        </w:pPr>
      </w:pPrChange>
    </w:pPr>
    <w:rPr>
      <w:rFonts w:asciiTheme="majorHAnsi" w:eastAsiaTheme="majorEastAsia" w:hAnsiTheme="majorHAnsi" w:cstheme="majorBidi"/>
      <w:i/>
      <w:iCs/>
      <w:color w:val="0A2F40" w:themeColor="accent1" w:themeShade="7F"/>
      <w:rPrChange w:id="6" w:author="Comparison" w:date="2026-08-04T06:08:00Z">
        <w:rPr>
          <w:rFonts w:asciiTheme="minorHAnsi" w:eastAsiaTheme="majorEastAsia" w:hAnsiTheme="minorHAnsi" w:cstheme="majorBidi"/>
          <w:i/>
          <w:iCs/>
          <w:color w:val="595959" w:themeColor="text1" w:themeTint="A6"/>
          <w:kern w:val="2"/>
          <w:sz w:val="22"/>
          <w:szCs w:val="24"/>
          <w:lang w:eastAsia="en-US" w:bidi="ar-SA"/>
          <w14:ligatures w14:val="standardContextual"/>
        </w:rPr>
      </w:rPrChange>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Change w:id="7" w:author="Comparison" w:date="2026-08-04T06:08:00Z">
        <w:pPr>
          <w:keepNext/>
          <w:keepLines/>
          <w:spacing w:before="40" w:after="200"/>
          <w:outlineLvl w:val="6"/>
        </w:pPr>
      </w:pPrChange>
    </w:pPr>
    <w:rPr>
      <w:rFonts w:asciiTheme="majorHAnsi" w:eastAsiaTheme="majorEastAsia" w:hAnsiTheme="majorHAnsi" w:cstheme="majorBidi"/>
      <w:i/>
      <w:iCs/>
      <w:color w:val="404040" w:themeColor="text1" w:themeTint="BF"/>
      <w:rPrChange w:id="7" w:author="Comparison" w:date="2026-08-04T06:08:00Z">
        <w:rPr>
          <w:rFonts w:asciiTheme="minorHAnsi" w:eastAsiaTheme="majorEastAsia" w:hAnsiTheme="minorHAnsi" w:cstheme="majorBidi"/>
          <w:color w:val="595959" w:themeColor="text1" w:themeTint="A6"/>
          <w:kern w:val="2"/>
          <w:sz w:val="22"/>
          <w:szCs w:val="24"/>
          <w:lang w:eastAsia="en-US" w:bidi="ar-SA"/>
          <w14:ligatures w14:val="standardContextual"/>
        </w:rPr>
      </w:rPrChange>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Change w:id="8" w:author="Comparison" w:date="2026-08-04T06:08:00Z">
        <w:pPr>
          <w:keepNext/>
          <w:keepLines/>
          <w:spacing w:after="200"/>
          <w:outlineLvl w:val="7"/>
        </w:pPr>
      </w:pPrChange>
    </w:pPr>
    <w:rPr>
      <w:rFonts w:asciiTheme="majorHAnsi" w:eastAsiaTheme="majorEastAsia" w:hAnsiTheme="majorHAnsi" w:cstheme="majorBidi"/>
      <w:color w:val="156082" w:themeColor="accent1"/>
      <w:sz w:val="20"/>
      <w:szCs w:val="20"/>
      <w:rPrChange w:id="8" w:author="Comparison" w:date="2026-08-04T06:08:00Z">
        <w:rPr>
          <w:rFonts w:asciiTheme="minorHAnsi" w:eastAsiaTheme="majorEastAsia" w:hAnsiTheme="minorHAnsi" w:cstheme="majorBidi"/>
          <w:i/>
          <w:iCs/>
          <w:color w:val="272727" w:themeColor="text1" w:themeTint="D8"/>
          <w:kern w:val="2"/>
          <w:sz w:val="22"/>
          <w:szCs w:val="24"/>
          <w:lang w:eastAsia="en-US" w:bidi="ar-SA"/>
          <w14:ligatures w14:val="standardContextual"/>
        </w:rPr>
      </w:rPrChange>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Change w:id="9" w:author="Comparison" w:date="2026-08-04T06:08:00Z">
        <w:pPr>
          <w:keepNext/>
          <w:keepLines/>
          <w:spacing w:after="200"/>
          <w:outlineLvl w:val="8"/>
        </w:pPr>
      </w:pPrChange>
    </w:pPr>
    <w:rPr>
      <w:rFonts w:asciiTheme="majorHAnsi" w:eastAsiaTheme="majorEastAsia" w:hAnsiTheme="majorHAnsi" w:cstheme="majorBidi"/>
      <w:i/>
      <w:iCs/>
      <w:color w:val="404040" w:themeColor="text1" w:themeTint="BF"/>
      <w:sz w:val="20"/>
      <w:szCs w:val="20"/>
      <w:rPrChange w:id="9" w:author="Comparison" w:date="2026-08-04T06:08:00Z">
        <w:rPr>
          <w:rFonts w:asciiTheme="minorHAnsi" w:eastAsiaTheme="majorEastAsia" w:hAnsiTheme="minorHAnsi" w:cstheme="majorBidi"/>
          <w:color w:val="272727" w:themeColor="text1" w:themeTint="D8"/>
          <w:kern w:val="2"/>
          <w:sz w:val="22"/>
          <w:szCs w:val="24"/>
          <w:lang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0D4"/>
    <w:rPr>
      <w:rFonts w:asciiTheme="majorHAnsi" w:eastAsiaTheme="majorEastAsia" w:hAnsiTheme="majorHAnsi" w:cstheme="majorBidi"/>
      <w:b/>
      <w:bCs/>
      <w:color w:val="0F4761" w:themeColor="accent1" w:themeShade="BF"/>
      <w:kern w:val="0"/>
      <w:sz w:val="28"/>
      <w:szCs w:val="28"/>
      <w:lang w:val="en-US"/>
      <w14:ligatures w14:val="none"/>
    </w:rPr>
  </w:style>
  <w:style w:type="character" w:customStyle="1" w:styleId="Heading2Char">
    <w:name w:val="Heading 2 Char"/>
    <w:basedOn w:val="DefaultParagraphFont"/>
    <w:link w:val="Heading2"/>
    <w:uiPriority w:val="9"/>
    <w:rsid w:val="009310D4"/>
    <w:rPr>
      <w:rFonts w:asciiTheme="majorHAnsi" w:eastAsiaTheme="majorEastAsia" w:hAnsiTheme="majorHAnsi" w:cstheme="majorBidi"/>
      <w:b/>
      <w:bCs/>
      <w:color w:val="156082" w:themeColor="accent1"/>
      <w:kern w:val="0"/>
      <w:sz w:val="26"/>
      <w:szCs w:val="26"/>
      <w:lang w:val="en-US"/>
      <w14:ligatures w14:val="none"/>
    </w:rPr>
  </w:style>
  <w:style w:type="character" w:customStyle="1" w:styleId="Heading3Char">
    <w:name w:val="Heading 3 Char"/>
    <w:basedOn w:val="DefaultParagraphFont"/>
    <w:link w:val="Heading3"/>
    <w:uiPriority w:val="9"/>
    <w:rsid w:val="009310D4"/>
    <w:rPr>
      <w:rFonts w:asciiTheme="majorHAnsi" w:eastAsiaTheme="majorEastAsia" w:hAnsiTheme="majorHAnsi" w:cstheme="majorBidi"/>
      <w:b/>
      <w:bCs/>
      <w:color w:val="156082" w:themeColor="accent1"/>
      <w:kern w:val="0"/>
      <w:sz w:val="22"/>
      <w:szCs w:val="22"/>
      <w:lang w:val="en-US"/>
      <w14:ligatures w14:val="none"/>
    </w:rPr>
  </w:style>
  <w:style w:type="character" w:customStyle="1" w:styleId="Heading4Char">
    <w:name w:val="Heading 4 Char"/>
    <w:basedOn w:val="DefaultParagraphFont"/>
    <w:link w:val="Heading4"/>
    <w:uiPriority w:val="9"/>
    <w:semiHidden/>
    <w:rsid w:val="009310D4"/>
    <w:rPr>
      <w:rFonts w:asciiTheme="majorHAnsi" w:eastAsiaTheme="majorEastAsia" w:hAnsiTheme="majorHAnsi" w:cstheme="majorBidi"/>
      <w:b/>
      <w:bCs/>
      <w:i/>
      <w:iCs/>
      <w:color w:val="156082" w:themeColor="accent1"/>
      <w:kern w:val="0"/>
      <w:sz w:val="22"/>
      <w:szCs w:val="22"/>
      <w:lang w:val="en-US"/>
      <w14:ligatures w14:val="none"/>
    </w:rPr>
  </w:style>
  <w:style w:type="character" w:customStyle="1" w:styleId="Heading5Char">
    <w:name w:val="Heading 5 Char"/>
    <w:basedOn w:val="DefaultParagraphFont"/>
    <w:link w:val="Heading5"/>
    <w:uiPriority w:val="9"/>
    <w:semiHidden/>
    <w:rsid w:val="009310D4"/>
    <w:rPr>
      <w:rFonts w:asciiTheme="majorHAnsi" w:eastAsiaTheme="majorEastAsia" w:hAnsiTheme="majorHAnsi" w:cstheme="majorBidi"/>
      <w:color w:val="0A2F40" w:themeColor="accent1" w:themeShade="7F"/>
      <w:kern w:val="0"/>
      <w:sz w:val="22"/>
      <w:szCs w:val="22"/>
      <w:lang w:val="en-US"/>
      <w14:ligatures w14:val="none"/>
    </w:rPr>
  </w:style>
  <w:style w:type="character" w:customStyle="1" w:styleId="Heading6Char">
    <w:name w:val="Heading 6 Char"/>
    <w:basedOn w:val="DefaultParagraphFont"/>
    <w:link w:val="Heading6"/>
    <w:uiPriority w:val="9"/>
    <w:semiHidden/>
    <w:rsid w:val="009310D4"/>
    <w:rPr>
      <w:rFonts w:asciiTheme="majorHAnsi" w:eastAsiaTheme="majorEastAsia" w:hAnsiTheme="majorHAnsi" w:cstheme="majorBidi"/>
      <w:i/>
      <w:iCs/>
      <w:color w:val="0A2F40" w:themeColor="accent1" w:themeShade="7F"/>
      <w:kern w:val="0"/>
      <w:sz w:val="22"/>
      <w:szCs w:val="22"/>
      <w:lang w:val="en-US"/>
      <w14:ligatures w14:val="none"/>
    </w:rPr>
  </w:style>
  <w:style w:type="character" w:customStyle="1" w:styleId="Heading7Char">
    <w:name w:val="Heading 7 Char"/>
    <w:basedOn w:val="DefaultParagraphFont"/>
    <w:link w:val="Heading7"/>
    <w:uiPriority w:val="9"/>
    <w:semiHidden/>
    <w:rsid w:val="009310D4"/>
    <w:rPr>
      <w:rFonts w:asciiTheme="majorHAnsi" w:eastAsiaTheme="majorEastAsia" w:hAnsiTheme="majorHAnsi" w:cstheme="majorBidi"/>
      <w:i/>
      <w:iCs/>
      <w:color w:val="404040" w:themeColor="text1" w:themeTint="BF"/>
      <w:kern w:val="0"/>
      <w:sz w:val="22"/>
      <w:szCs w:val="22"/>
      <w:lang w:val="en-US"/>
      <w14:ligatures w14:val="none"/>
    </w:rPr>
  </w:style>
  <w:style w:type="character" w:customStyle="1" w:styleId="Heading8Char">
    <w:name w:val="Heading 8 Char"/>
    <w:basedOn w:val="DefaultParagraphFont"/>
    <w:link w:val="Heading8"/>
    <w:uiPriority w:val="9"/>
    <w:semiHidden/>
    <w:rsid w:val="009310D4"/>
    <w:rPr>
      <w:rFonts w:asciiTheme="majorHAnsi" w:eastAsiaTheme="majorEastAsia" w:hAnsiTheme="majorHAnsi" w:cstheme="majorBidi"/>
      <w:color w:val="156082" w:themeColor="accent1"/>
      <w:kern w:val="0"/>
      <w:sz w:val="20"/>
      <w:szCs w:val="20"/>
      <w:lang w:val="en-US"/>
      <w14:ligatures w14:val="none"/>
    </w:rPr>
  </w:style>
  <w:style w:type="character" w:customStyle="1" w:styleId="Heading9Char">
    <w:name w:val="Heading 9 Char"/>
    <w:basedOn w:val="DefaultParagraphFont"/>
    <w:link w:val="Heading9"/>
    <w:uiPriority w:val="9"/>
    <w:semiHidden/>
    <w:rsid w:val="009310D4"/>
    <w:rPr>
      <w:rFonts w:asciiTheme="majorHAnsi" w:eastAsiaTheme="majorEastAsia" w:hAnsiTheme="majorHAnsi" w:cstheme="majorBidi"/>
      <w:i/>
      <w:iCs/>
      <w:color w:val="404040" w:themeColor="text1" w:themeTint="BF"/>
      <w:kern w:val="0"/>
      <w:sz w:val="20"/>
      <w:szCs w:val="20"/>
      <w:lang w:val="en-US"/>
      <w14:ligatures w14:val="none"/>
    </w:rPr>
  </w:style>
  <w:style w:type="paragraph" w:styleId="Title">
    <w:name w:val="Title"/>
    <w:basedOn w:val="Normal"/>
    <w:next w:val="Normal"/>
    <w:link w:val="TitleChar"/>
    <w:uiPriority w:val="10"/>
    <w:qFormat/>
    <w:rsid w:val="00FC693F"/>
    <w:pPr>
      <w:pBdr>
        <w:bottom w:val="single" w:sz="8" w:space="4" w:color="156082" w:themeColor="accent1"/>
      </w:pBdr>
      <w:spacing w:after="300" w:line="240" w:lineRule="auto"/>
      <w:contextualSpacing/>
      <w:pPrChange w:id="10" w:author="Comparison" w:date="2026-08-04T06:08:00Z">
        <w:pPr>
          <w:spacing w:after="80"/>
          <w:contextualSpacing/>
        </w:pPr>
      </w:pPrChange>
    </w:pPr>
    <w:rPr>
      <w:rFonts w:asciiTheme="majorHAnsi" w:eastAsiaTheme="majorEastAsia" w:hAnsiTheme="majorHAnsi" w:cstheme="majorBidi"/>
      <w:color w:val="0A1D30" w:themeColor="text2" w:themeShade="BF"/>
      <w:spacing w:val="5"/>
      <w:kern w:val="28"/>
      <w:sz w:val="52"/>
      <w:szCs w:val="52"/>
      <w:rPrChange w:id="10" w:author="Comparison" w:date="2026-08-04T06:08:00Z">
        <w:rPr>
          <w:rFonts w:asciiTheme="majorHAnsi" w:eastAsiaTheme="majorEastAsia" w:hAnsiTheme="majorHAnsi" w:cstheme="majorBidi"/>
          <w:spacing w:val="-10"/>
          <w:kern w:val="28"/>
          <w:sz w:val="56"/>
          <w:szCs w:val="56"/>
          <w:lang w:eastAsia="en-US" w:bidi="ar-SA"/>
          <w14:ligatures w14:val="standardContextual"/>
        </w:rPr>
      </w:rPrChange>
    </w:rPr>
  </w:style>
  <w:style w:type="character" w:customStyle="1" w:styleId="TitleChar">
    <w:name w:val="Title Char"/>
    <w:basedOn w:val="DefaultParagraphFont"/>
    <w:link w:val="Title"/>
    <w:uiPriority w:val="10"/>
    <w:rsid w:val="009310D4"/>
    <w:rPr>
      <w:rFonts w:asciiTheme="majorHAnsi" w:eastAsiaTheme="majorEastAsia" w:hAnsiTheme="majorHAnsi" w:cstheme="majorBidi"/>
      <w:color w:val="0A1D30" w:themeColor="text2" w:themeShade="BF"/>
      <w:spacing w:val="5"/>
      <w:kern w:val="28"/>
      <w:sz w:val="52"/>
      <w:szCs w:val="52"/>
      <w:lang w:val="en-US"/>
      <w14:ligatures w14:val="none"/>
    </w:rPr>
  </w:style>
  <w:style w:type="paragraph" w:styleId="Subtitle">
    <w:name w:val="Subtitle"/>
    <w:basedOn w:val="Normal"/>
    <w:next w:val="Normal"/>
    <w:link w:val="SubtitleChar"/>
    <w:uiPriority w:val="11"/>
    <w:qFormat/>
    <w:rsid w:val="00FC693F"/>
    <w:pPr>
      <w:numPr>
        <w:ilvl w:val="1"/>
      </w:numPr>
      <w:pPrChange w:id="11" w:author="Comparison" w:date="2026-08-04T06:08:00Z">
        <w:pPr>
          <w:numPr>
            <w:ilvl w:val="1"/>
          </w:numPr>
          <w:spacing w:after="160"/>
        </w:pPr>
      </w:pPrChange>
    </w:pPr>
    <w:rPr>
      <w:rFonts w:asciiTheme="majorHAnsi" w:eastAsiaTheme="majorEastAsia" w:hAnsiTheme="majorHAnsi" w:cstheme="majorBidi"/>
      <w:i/>
      <w:iCs/>
      <w:color w:val="156082" w:themeColor="accent1"/>
      <w:spacing w:val="15"/>
      <w:sz w:val="24"/>
      <w:szCs w:val="24"/>
      <w:rPrChange w:id="11" w:author="Comparison" w:date="2026-08-04T06:08:00Z">
        <w:rPr>
          <w:rFonts w:asciiTheme="minorHAnsi" w:eastAsiaTheme="majorEastAsia" w:hAnsiTheme="minorHAnsi" w:cstheme="majorBidi"/>
          <w:color w:val="595959" w:themeColor="text1" w:themeTint="A6"/>
          <w:spacing w:val="15"/>
          <w:kern w:val="2"/>
          <w:sz w:val="28"/>
          <w:szCs w:val="28"/>
          <w:lang w:eastAsia="en-US" w:bidi="ar-SA"/>
          <w14:ligatures w14:val="standardContextual"/>
        </w:rPr>
      </w:rPrChange>
    </w:rPr>
  </w:style>
  <w:style w:type="character" w:customStyle="1" w:styleId="SubtitleChar">
    <w:name w:val="Subtitle Char"/>
    <w:basedOn w:val="DefaultParagraphFont"/>
    <w:link w:val="Subtitle"/>
    <w:uiPriority w:val="11"/>
    <w:rsid w:val="009310D4"/>
    <w:rPr>
      <w:rFonts w:asciiTheme="majorHAnsi" w:eastAsiaTheme="majorEastAsia" w:hAnsiTheme="majorHAnsi" w:cstheme="majorBidi"/>
      <w:i/>
      <w:iCs/>
      <w:color w:val="156082" w:themeColor="accent1"/>
      <w:spacing w:val="15"/>
      <w:kern w:val="0"/>
      <w:lang w:val="en-US"/>
      <w14:ligatures w14:val="none"/>
    </w:rPr>
  </w:style>
  <w:style w:type="paragraph" w:styleId="Quote">
    <w:name w:val="Quote"/>
    <w:basedOn w:val="Normal"/>
    <w:next w:val="Normal"/>
    <w:link w:val="QuoteChar"/>
    <w:uiPriority w:val="29"/>
    <w:qFormat/>
    <w:rsid w:val="00FC693F"/>
    <w:pPr>
      <w:pPrChange w:id="12" w:author="Comparison" w:date="2026-08-04T06:08:00Z">
        <w:pPr>
          <w:spacing w:before="160" w:after="160"/>
          <w:jc w:val="center"/>
        </w:pPr>
      </w:pPrChange>
    </w:pPr>
    <w:rPr>
      <w:i/>
      <w:iCs/>
      <w:color w:val="000000" w:themeColor="text1"/>
      <w:rPrChange w:id="12" w:author="Comparison" w:date="2026-08-04T06:08:00Z">
        <w:rPr>
          <w:rFonts w:asciiTheme="minorHAnsi" w:eastAsiaTheme="minorEastAsia" w:hAnsiTheme="minorHAnsi" w:cstheme="minorBidi"/>
          <w:i/>
          <w:iCs/>
          <w:color w:val="404040" w:themeColor="text1" w:themeTint="BF"/>
          <w:kern w:val="2"/>
          <w:sz w:val="22"/>
          <w:szCs w:val="24"/>
          <w:lang w:eastAsia="en-US" w:bidi="ar-SA"/>
          <w14:ligatures w14:val="standardContextual"/>
        </w:rPr>
      </w:rPrChange>
    </w:rPr>
  </w:style>
  <w:style w:type="character" w:customStyle="1" w:styleId="QuoteChar">
    <w:name w:val="Quote Char"/>
    <w:basedOn w:val="DefaultParagraphFont"/>
    <w:link w:val="Quote"/>
    <w:uiPriority w:val="29"/>
    <w:rsid w:val="009310D4"/>
    <w:rPr>
      <w:rFonts w:eastAsiaTheme="minorEastAsia"/>
      <w:i/>
      <w:iCs/>
      <w:color w:val="000000" w:themeColor="text1"/>
      <w:kern w:val="0"/>
      <w:sz w:val="22"/>
      <w:szCs w:val="22"/>
      <w:lang w:val="en-US"/>
      <w14:ligatures w14:val="none"/>
    </w:rPr>
  </w:style>
  <w:style w:type="paragraph" w:styleId="ListParagraph">
    <w:name w:val="List Paragraph"/>
    <w:basedOn w:val="Normal"/>
    <w:uiPriority w:val="34"/>
    <w:qFormat/>
    <w:rsid w:val="00FC693F"/>
    <w:pPr>
      <w:ind w:left="720"/>
      <w:contextualSpacing/>
      <w:pPrChange w:id="13" w:author="Comparison" w:date="2026-08-04T06:08:00Z">
        <w:pPr>
          <w:spacing w:after="200"/>
          <w:ind w:left="720"/>
          <w:contextualSpacing/>
        </w:pPr>
      </w:pPrChange>
    </w:pPr>
    <w:rPr>
      <w:rPrChange w:id="13" w:author="Comparison" w:date="2026-08-04T06:08:00Z">
        <w:rPr>
          <w:rFonts w:asciiTheme="minorHAnsi" w:eastAsiaTheme="minorEastAsia" w:hAnsiTheme="minorHAnsi" w:cstheme="minorBidi"/>
          <w:kern w:val="2"/>
          <w:sz w:val="22"/>
          <w:szCs w:val="24"/>
          <w:lang w:eastAsia="en-US" w:bidi="ar-SA"/>
          <w14:ligatures w14:val="standardContextual"/>
        </w:rPr>
      </w:rPrChange>
    </w:rPr>
  </w:style>
  <w:style w:type="character" w:styleId="IntenseEmphasis">
    <w:name w:val="Intense Emphasis"/>
    <w:basedOn w:val="DefaultParagraphFont"/>
    <w:uiPriority w:val="21"/>
    <w:qFormat/>
    <w:rsid w:val="00FC693F"/>
    <w:rPr>
      <w:b/>
      <w:bCs/>
      <w:i/>
      <w:iCs/>
      <w:color w:val="156082" w:themeColor="accent1"/>
      <w:rPrChange w:id="14" w:author="Comparison" w:date="2026-08-04T06:08:00Z">
        <w:rPr>
          <w:i/>
          <w:iCs/>
          <w:color w:val="0F4761" w:themeColor="accent1" w:themeShade="BF"/>
        </w:rPr>
      </w:rPrChange>
    </w:rPr>
  </w:style>
  <w:style w:type="paragraph" w:styleId="IntenseQuote">
    <w:name w:val="Intense Quote"/>
    <w:basedOn w:val="Normal"/>
    <w:next w:val="Normal"/>
    <w:link w:val="IntenseQuoteChar"/>
    <w:uiPriority w:val="30"/>
    <w:qFormat/>
    <w:rsid w:val="00FC693F"/>
    <w:pPr>
      <w:pBdr>
        <w:bottom w:val="single" w:sz="4" w:space="4" w:color="156082" w:themeColor="accent1"/>
      </w:pBdr>
      <w:spacing w:before="200" w:after="280"/>
      <w:ind w:left="936" w:right="936"/>
      <w:pPrChange w:id="15" w:author="Comparison" w:date="2026-08-04T06:08:00Z">
        <w:pPr>
          <w:pBdr>
            <w:top w:val="single" w:sz="4" w:space="10" w:color="0F4761" w:themeColor="accent1" w:themeShade="BF"/>
            <w:bottom w:val="single" w:sz="4" w:space="10" w:color="0F4761" w:themeColor="accent1" w:themeShade="BF"/>
          </w:pBdr>
          <w:spacing w:before="360" w:after="360"/>
          <w:ind w:left="864" w:right="864"/>
          <w:jc w:val="center"/>
        </w:pPr>
      </w:pPrChange>
    </w:pPr>
    <w:rPr>
      <w:b/>
      <w:bCs/>
      <w:i/>
      <w:iCs/>
      <w:color w:val="156082" w:themeColor="accent1"/>
      <w:rPrChange w:id="15" w:author="Comparison" w:date="2026-08-04T06:08:00Z">
        <w:rPr>
          <w:rFonts w:asciiTheme="minorHAnsi" w:eastAsiaTheme="minorEastAsia" w:hAnsiTheme="minorHAnsi" w:cstheme="minorBidi"/>
          <w:i/>
          <w:iCs/>
          <w:color w:val="0F4761" w:themeColor="accent1" w:themeShade="BF"/>
          <w:kern w:val="2"/>
          <w:sz w:val="22"/>
          <w:szCs w:val="24"/>
          <w:lang w:eastAsia="en-US" w:bidi="ar-SA"/>
          <w14:ligatures w14:val="standardContextual"/>
        </w:rPr>
      </w:rPrChange>
    </w:rPr>
  </w:style>
  <w:style w:type="character" w:customStyle="1" w:styleId="IntenseQuoteChar">
    <w:name w:val="Intense Quote Char"/>
    <w:basedOn w:val="DefaultParagraphFont"/>
    <w:link w:val="IntenseQuote"/>
    <w:uiPriority w:val="30"/>
    <w:rsid w:val="009310D4"/>
    <w:rPr>
      <w:rFonts w:eastAsiaTheme="minorEastAsia"/>
      <w:b/>
      <w:bCs/>
      <w:i/>
      <w:iCs/>
      <w:color w:val="156082" w:themeColor="accent1"/>
      <w:kern w:val="0"/>
      <w:sz w:val="22"/>
      <w:szCs w:val="22"/>
      <w:lang w:val="en-US"/>
      <w14:ligatures w14:val="none"/>
    </w:rPr>
  </w:style>
  <w:style w:type="character" w:styleId="IntenseReference">
    <w:name w:val="Intense Reference"/>
    <w:basedOn w:val="DefaultParagraphFont"/>
    <w:uiPriority w:val="32"/>
    <w:qFormat/>
    <w:rsid w:val="00FC693F"/>
    <w:rPr>
      <w:b/>
      <w:bCs/>
      <w:smallCaps/>
      <w:color w:val="E97132" w:themeColor="accent2"/>
      <w:spacing w:val="5"/>
      <w:u w:val="single"/>
      <w:rPrChange w:id="16" w:author="Comparison" w:date="2026-08-04T06:08:00Z">
        <w:rPr>
          <w:b/>
          <w:bCs/>
          <w:smallCaps/>
          <w:color w:val="0F4761" w:themeColor="accent1" w:themeShade="BF"/>
          <w:spacing w:val="5"/>
        </w:rPr>
      </w:rPrChange>
    </w:rPr>
  </w:style>
  <w:style w:type="character" w:styleId="SubtleEmphasis">
    <w:name w:val="Subtle Emphasis"/>
    <w:basedOn w:val="DefaultParagraphFont"/>
    <w:uiPriority w:val="19"/>
    <w:qFormat/>
    <w:rsid w:val="009310D4"/>
    <w:rPr>
      <w:i/>
      <w:iCs/>
      <w:color w:val="808080" w:themeColor="text1" w:themeTint="7F"/>
    </w:rPr>
  </w:style>
  <w:style w:type="paragraph" w:styleId="Header">
    <w:name w:val="header"/>
    <w:basedOn w:val="Normal"/>
    <w:link w:val="HeaderChar"/>
    <w:uiPriority w:val="99"/>
    <w:unhideWhenUsed/>
    <w:rsid w:val="00E618BF"/>
    <w:pPr>
      <w:tabs>
        <w:tab w:val="center" w:pos="4680"/>
        <w:tab w:val="right" w:pos="9360"/>
      </w:tabs>
      <w:spacing w:after="0" w:line="240" w:lineRule="auto"/>
      <w:pPrChange w:id="17" w:author="Comparison" w:date="2026-08-04T06:08:00Z">
        <w:pPr>
          <w:tabs>
            <w:tab w:val="center" w:pos="4680"/>
            <w:tab w:val="right" w:pos="9360"/>
          </w:tabs>
          <w:spacing w:after="200"/>
        </w:pPr>
      </w:pPrChange>
    </w:pPr>
    <w:rPr>
      <w:rPrChange w:id="17" w:author="Comparison" w:date="2026-08-04T06:08:00Z">
        <w:rPr>
          <w:rFonts w:asciiTheme="minorHAnsi" w:eastAsiaTheme="minorEastAsia" w:hAnsiTheme="minorHAnsi" w:cstheme="minorBidi"/>
          <w:sz w:val="22"/>
          <w:szCs w:val="22"/>
          <w:lang w:val="en-US" w:eastAsia="en-US" w:bidi="ar-SA"/>
        </w:rPr>
      </w:rPrChange>
    </w:rPr>
  </w:style>
  <w:style w:type="character" w:customStyle="1" w:styleId="HeaderChar">
    <w:name w:val="Header Char"/>
    <w:basedOn w:val="DefaultParagraphFont"/>
    <w:link w:val="Header"/>
    <w:uiPriority w:val="99"/>
    <w:rsid w:val="004607BA"/>
    <w:rPr>
      <w:rFonts w:eastAsiaTheme="minorEastAsia"/>
      <w:kern w:val="0"/>
      <w:sz w:val="22"/>
      <w:szCs w:val="22"/>
      <w:lang w:val="en-US"/>
      <w14:ligatures w14:val="none"/>
    </w:rPr>
  </w:style>
  <w:style w:type="paragraph" w:styleId="Footer">
    <w:name w:val="footer"/>
    <w:basedOn w:val="Normal"/>
    <w:link w:val="FooterChar"/>
    <w:uiPriority w:val="99"/>
    <w:unhideWhenUsed/>
    <w:rsid w:val="00E618BF"/>
    <w:pPr>
      <w:tabs>
        <w:tab w:val="center" w:pos="4680"/>
        <w:tab w:val="right" w:pos="9360"/>
      </w:tabs>
      <w:spacing w:after="0" w:line="240" w:lineRule="auto"/>
      <w:pPrChange w:id="18" w:author="Comparison" w:date="2026-08-04T06:08:00Z">
        <w:pPr>
          <w:tabs>
            <w:tab w:val="center" w:pos="4680"/>
            <w:tab w:val="right" w:pos="9360"/>
          </w:tabs>
          <w:spacing w:after="200"/>
        </w:pPr>
      </w:pPrChange>
    </w:pPr>
    <w:rPr>
      <w:rPrChange w:id="18" w:author="Comparison" w:date="2026-08-04T06:08:00Z">
        <w:rPr>
          <w:rFonts w:asciiTheme="minorHAnsi" w:eastAsiaTheme="minorEastAsia" w:hAnsiTheme="minorHAnsi" w:cstheme="minorBidi"/>
          <w:sz w:val="22"/>
          <w:szCs w:val="22"/>
          <w:lang w:val="en-US" w:eastAsia="en-US" w:bidi="ar-SA"/>
        </w:rPr>
      </w:rPrChange>
    </w:rPr>
  </w:style>
  <w:style w:type="character" w:customStyle="1" w:styleId="FooterChar">
    <w:name w:val="Footer Char"/>
    <w:basedOn w:val="DefaultParagraphFont"/>
    <w:link w:val="Footer"/>
    <w:uiPriority w:val="99"/>
    <w:rsid w:val="004607BA"/>
    <w:rPr>
      <w:rFonts w:eastAsiaTheme="minorEastAsia"/>
      <w:kern w:val="0"/>
      <w:sz w:val="22"/>
      <w:szCs w:val="22"/>
      <w:lang w:val="en-US"/>
      <w14:ligatures w14:val="none"/>
    </w:rPr>
  </w:style>
  <w:style w:type="paragraph" w:styleId="NoSpacing">
    <w:name w:val="No Spacing"/>
    <w:uiPriority w:val="1"/>
    <w:qFormat/>
    <w:rsid w:val="00FC693F"/>
    <w:pPr>
      <w:pPrChange w:id="19" w:author="Comparison" w:date="2026-08-04T06:08:00Z">
        <w:pPr/>
      </w:pPrChange>
    </w:pPr>
    <w:rPr>
      <w:rFonts w:eastAsiaTheme="minorEastAsia"/>
      <w:kern w:val="0"/>
      <w:sz w:val="22"/>
      <w:szCs w:val="22"/>
      <w:lang w:val="en-US"/>
      <w14:ligatures w14:val="none"/>
      <w:rPrChange w:id="19" w:author="Comparison" w:date="2026-08-04T06:08:00Z">
        <w:rPr>
          <w:rFonts w:asciiTheme="minorHAnsi" w:eastAsiaTheme="minorEastAsia" w:hAnsiTheme="minorHAnsi" w:cstheme="minorBidi"/>
          <w:sz w:val="22"/>
          <w:szCs w:val="22"/>
          <w:lang w:val="en-US" w:eastAsia="en-US" w:bidi="ar-SA"/>
        </w:rPr>
      </w:rPrChange>
    </w:rPr>
  </w:style>
  <w:style w:type="paragraph" w:styleId="BodyText">
    <w:name w:val="Body Text"/>
    <w:basedOn w:val="Normal"/>
    <w:link w:val="BodyTextChar"/>
    <w:uiPriority w:val="99"/>
    <w:unhideWhenUsed/>
    <w:rsid w:val="00AA1D8D"/>
    <w:pPr>
      <w:spacing w:after="120"/>
      <w:pPrChange w:id="20" w:author="Comparison" w:date="2026-08-04T06:08:00Z">
        <w:pPr>
          <w:spacing w:after="120" w:line="276" w:lineRule="auto"/>
        </w:pPr>
      </w:pPrChange>
    </w:pPr>
    <w:rPr>
      <w:rPrChange w:id="20" w:author="Comparison" w:date="2026-08-04T06:08:00Z">
        <w:rPr>
          <w:rFonts w:asciiTheme="minorHAnsi" w:eastAsiaTheme="minorEastAsia" w:hAnsiTheme="minorHAnsi" w:cstheme="minorBidi"/>
          <w:sz w:val="22"/>
          <w:szCs w:val="22"/>
          <w:lang w:val="en-US" w:eastAsia="en-US" w:bidi="ar-SA"/>
        </w:rPr>
      </w:rPrChange>
    </w:rPr>
  </w:style>
  <w:style w:type="character" w:customStyle="1" w:styleId="BodyTextChar">
    <w:name w:val="Body Text Char"/>
    <w:basedOn w:val="DefaultParagraphFont"/>
    <w:link w:val="BodyText"/>
    <w:uiPriority w:val="99"/>
    <w:rsid w:val="004607BA"/>
    <w:rPr>
      <w:rFonts w:eastAsiaTheme="minorEastAsia"/>
      <w:kern w:val="0"/>
      <w:sz w:val="22"/>
      <w:szCs w:val="22"/>
      <w:lang w:val="en-US"/>
      <w14:ligatures w14:val="none"/>
    </w:rPr>
  </w:style>
  <w:style w:type="paragraph" w:styleId="BodyText2">
    <w:name w:val="Body Text 2"/>
    <w:basedOn w:val="Normal"/>
    <w:link w:val="BodyText2Char"/>
    <w:uiPriority w:val="99"/>
    <w:unhideWhenUsed/>
    <w:rsid w:val="00AA1D8D"/>
    <w:pPr>
      <w:spacing w:after="120" w:line="480" w:lineRule="auto"/>
      <w:pPrChange w:id="21" w:author="Comparison" w:date="2026-08-04T06:08:00Z">
        <w:pPr>
          <w:spacing w:after="120" w:line="480" w:lineRule="auto"/>
        </w:pPr>
      </w:pPrChange>
    </w:pPr>
    <w:rPr>
      <w:rPrChange w:id="21" w:author="Comparison" w:date="2026-08-04T06:08:00Z">
        <w:rPr>
          <w:rFonts w:asciiTheme="minorHAnsi" w:eastAsiaTheme="minorEastAsia" w:hAnsiTheme="minorHAnsi" w:cstheme="minorBidi"/>
          <w:sz w:val="22"/>
          <w:szCs w:val="22"/>
          <w:lang w:val="en-US" w:eastAsia="en-US" w:bidi="ar-SA"/>
        </w:rPr>
      </w:rPrChange>
    </w:rPr>
  </w:style>
  <w:style w:type="character" w:customStyle="1" w:styleId="BodyText2Char">
    <w:name w:val="Body Text 2 Char"/>
    <w:basedOn w:val="DefaultParagraphFont"/>
    <w:link w:val="BodyText2"/>
    <w:uiPriority w:val="99"/>
    <w:rsid w:val="004607BA"/>
    <w:rPr>
      <w:rFonts w:eastAsiaTheme="minorEastAsia"/>
      <w:kern w:val="0"/>
      <w:sz w:val="22"/>
      <w:szCs w:val="22"/>
      <w:lang w:val="en-US"/>
      <w14:ligatures w14:val="none"/>
    </w:rPr>
  </w:style>
  <w:style w:type="paragraph" w:styleId="BodyText3">
    <w:name w:val="Body Text 3"/>
    <w:basedOn w:val="Normal"/>
    <w:link w:val="BodyText3Char"/>
    <w:uiPriority w:val="99"/>
    <w:unhideWhenUsed/>
    <w:rsid w:val="00AA1D8D"/>
    <w:pPr>
      <w:spacing w:after="120"/>
      <w:pPrChange w:id="22" w:author="Comparison" w:date="2026-08-04T06:08:00Z">
        <w:pPr>
          <w:spacing w:after="120" w:line="276" w:lineRule="auto"/>
        </w:pPr>
      </w:pPrChange>
    </w:pPr>
    <w:rPr>
      <w:sz w:val="16"/>
      <w:szCs w:val="16"/>
      <w:rPrChange w:id="22" w:author="Comparison" w:date="2026-08-04T06:08:00Z">
        <w:rPr>
          <w:rFonts w:asciiTheme="minorHAnsi" w:eastAsiaTheme="minorEastAsia" w:hAnsiTheme="minorHAnsi" w:cstheme="minorBidi"/>
          <w:sz w:val="16"/>
          <w:szCs w:val="16"/>
          <w:lang w:val="en-US" w:eastAsia="en-US" w:bidi="ar-SA"/>
        </w:rPr>
      </w:rPrChange>
    </w:rPr>
  </w:style>
  <w:style w:type="character" w:customStyle="1" w:styleId="BodyText3Char">
    <w:name w:val="Body Text 3 Char"/>
    <w:basedOn w:val="DefaultParagraphFont"/>
    <w:link w:val="BodyText3"/>
    <w:uiPriority w:val="99"/>
    <w:rsid w:val="004607BA"/>
    <w:rPr>
      <w:rFonts w:eastAsiaTheme="minorEastAsia"/>
      <w:kern w:val="0"/>
      <w:sz w:val="16"/>
      <w:szCs w:val="16"/>
      <w:lang w:val="en-US"/>
      <w14:ligatures w14:val="none"/>
    </w:rPr>
  </w:style>
  <w:style w:type="paragraph" w:styleId="List">
    <w:name w:val="List"/>
    <w:basedOn w:val="Normal"/>
    <w:uiPriority w:val="99"/>
    <w:unhideWhenUsed/>
    <w:rsid w:val="00AA1D8D"/>
    <w:pPr>
      <w:ind w:left="360" w:hanging="360"/>
      <w:contextualSpacing/>
      <w:pPrChange w:id="23" w:author="Comparison" w:date="2026-08-04T06:08:00Z">
        <w:pPr>
          <w:spacing w:after="200" w:line="276" w:lineRule="auto"/>
          <w:ind w:left="360" w:hanging="360"/>
          <w:contextualSpacing/>
        </w:pPr>
      </w:pPrChange>
    </w:pPr>
    <w:rPr>
      <w:rPrChange w:id="23" w:author="Comparison" w:date="2026-08-04T06:08:00Z">
        <w:rPr>
          <w:rFonts w:asciiTheme="minorHAnsi" w:eastAsiaTheme="minorEastAsia" w:hAnsiTheme="minorHAnsi" w:cstheme="minorBidi"/>
          <w:sz w:val="22"/>
          <w:szCs w:val="22"/>
          <w:lang w:val="en-US" w:eastAsia="en-US" w:bidi="ar-SA"/>
        </w:rPr>
      </w:rPrChange>
    </w:rPr>
  </w:style>
  <w:style w:type="paragraph" w:styleId="List2">
    <w:name w:val="List 2"/>
    <w:basedOn w:val="Normal"/>
    <w:uiPriority w:val="99"/>
    <w:unhideWhenUsed/>
    <w:rsid w:val="00326F90"/>
    <w:pPr>
      <w:ind w:left="720" w:hanging="360"/>
      <w:contextualSpacing/>
      <w:pPrChange w:id="24" w:author="Comparison" w:date="2026-08-04T06:08:00Z">
        <w:pPr>
          <w:spacing w:after="200" w:line="276" w:lineRule="auto"/>
          <w:ind w:left="720" w:hanging="360"/>
          <w:contextualSpacing/>
        </w:pPr>
      </w:pPrChange>
    </w:pPr>
    <w:rPr>
      <w:rPrChange w:id="24" w:author="Comparison" w:date="2026-08-04T06:08:00Z">
        <w:rPr>
          <w:rFonts w:asciiTheme="minorHAnsi" w:eastAsiaTheme="minorEastAsia" w:hAnsiTheme="minorHAnsi" w:cstheme="minorBidi"/>
          <w:sz w:val="22"/>
          <w:szCs w:val="22"/>
          <w:lang w:val="en-US" w:eastAsia="en-US" w:bidi="ar-SA"/>
        </w:rPr>
      </w:rPrChange>
    </w:rPr>
  </w:style>
  <w:style w:type="paragraph" w:styleId="List3">
    <w:name w:val="List 3"/>
    <w:basedOn w:val="Normal"/>
    <w:uiPriority w:val="99"/>
    <w:unhideWhenUsed/>
    <w:rsid w:val="00326F90"/>
    <w:pPr>
      <w:ind w:left="1080" w:hanging="360"/>
      <w:contextualSpacing/>
      <w:pPrChange w:id="25" w:author="Comparison" w:date="2026-08-04T06:08:00Z">
        <w:pPr>
          <w:spacing w:after="200" w:line="276" w:lineRule="auto"/>
          <w:ind w:left="1080" w:hanging="360"/>
          <w:contextualSpacing/>
        </w:pPr>
      </w:pPrChange>
    </w:pPr>
    <w:rPr>
      <w:rPrChange w:id="25" w:author="Comparison" w:date="2026-08-04T06:08:00Z">
        <w:rPr>
          <w:rFonts w:asciiTheme="minorHAnsi" w:eastAsiaTheme="minorEastAsia" w:hAnsiTheme="minorHAnsi" w:cstheme="minorBidi"/>
          <w:sz w:val="22"/>
          <w:szCs w:val="22"/>
          <w:lang w:val="en-US" w:eastAsia="en-US" w:bidi="ar-SA"/>
        </w:rPr>
      </w:rPrChange>
    </w:rPr>
  </w:style>
  <w:style w:type="paragraph" w:styleId="ListBullet">
    <w:name w:val="List Bullet"/>
    <w:basedOn w:val="Normal"/>
    <w:uiPriority w:val="99"/>
    <w:unhideWhenUsed/>
    <w:rsid w:val="00326F90"/>
    <w:pPr>
      <w:numPr>
        <w:numId w:val="1"/>
      </w:numPr>
      <w:contextualSpacing/>
      <w:pPrChange w:id="26" w:author="Comparison" w:date="2026-08-04T06:08:00Z">
        <w:pPr>
          <w:numPr>
            <w:numId w:val="1"/>
          </w:numPr>
          <w:tabs>
            <w:tab w:val="num" w:pos="360"/>
          </w:tabs>
          <w:spacing w:after="200" w:line="276" w:lineRule="auto"/>
          <w:ind w:left="360" w:hanging="360"/>
          <w:contextualSpacing/>
        </w:pPr>
      </w:pPrChange>
    </w:pPr>
    <w:rPr>
      <w:rPrChange w:id="26" w:author="Comparison" w:date="2026-08-04T06:08:00Z">
        <w:rPr>
          <w:rFonts w:asciiTheme="minorHAnsi" w:eastAsiaTheme="minorEastAsia" w:hAnsiTheme="minorHAnsi" w:cstheme="minorBidi"/>
          <w:sz w:val="22"/>
          <w:szCs w:val="22"/>
          <w:lang w:val="en-US" w:eastAsia="en-US" w:bidi="ar-SA"/>
        </w:rPr>
      </w:rPrChange>
    </w:rPr>
  </w:style>
  <w:style w:type="paragraph" w:styleId="ListBullet2">
    <w:name w:val="List Bullet 2"/>
    <w:basedOn w:val="Normal"/>
    <w:uiPriority w:val="99"/>
    <w:unhideWhenUsed/>
    <w:rsid w:val="00326F90"/>
    <w:pPr>
      <w:numPr>
        <w:numId w:val="2"/>
      </w:numPr>
      <w:contextualSpacing/>
      <w:pPrChange w:id="27" w:author="Comparison" w:date="2026-08-04T06:08:00Z">
        <w:pPr>
          <w:numPr>
            <w:numId w:val="2"/>
          </w:numPr>
          <w:tabs>
            <w:tab w:val="num" w:pos="720"/>
          </w:tabs>
          <w:spacing w:after="200" w:line="276" w:lineRule="auto"/>
          <w:ind w:left="720" w:hanging="360"/>
          <w:contextualSpacing/>
        </w:pPr>
      </w:pPrChange>
    </w:pPr>
    <w:rPr>
      <w:rPrChange w:id="27" w:author="Comparison" w:date="2026-08-04T06:08:00Z">
        <w:rPr>
          <w:rFonts w:asciiTheme="minorHAnsi" w:eastAsiaTheme="minorEastAsia" w:hAnsiTheme="minorHAnsi" w:cstheme="minorBidi"/>
          <w:sz w:val="22"/>
          <w:szCs w:val="22"/>
          <w:lang w:val="en-US" w:eastAsia="en-US" w:bidi="ar-SA"/>
        </w:rPr>
      </w:rPrChange>
    </w:rPr>
  </w:style>
  <w:style w:type="paragraph" w:styleId="ListBullet3">
    <w:name w:val="List Bullet 3"/>
    <w:basedOn w:val="Normal"/>
    <w:uiPriority w:val="99"/>
    <w:unhideWhenUsed/>
    <w:rsid w:val="00326F90"/>
    <w:pPr>
      <w:numPr>
        <w:numId w:val="3"/>
      </w:numPr>
      <w:contextualSpacing/>
      <w:pPrChange w:id="28" w:author="Comparison" w:date="2026-08-04T06:08:00Z">
        <w:pPr>
          <w:numPr>
            <w:numId w:val="3"/>
          </w:numPr>
          <w:tabs>
            <w:tab w:val="num" w:pos="1080"/>
          </w:tabs>
          <w:spacing w:after="200" w:line="276" w:lineRule="auto"/>
          <w:ind w:left="1080" w:hanging="360"/>
          <w:contextualSpacing/>
        </w:pPr>
      </w:pPrChange>
    </w:pPr>
    <w:rPr>
      <w:rPrChange w:id="28" w:author="Comparison" w:date="2026-08-04T06:08:00Z">
        <w:rPr>
          <w:rFonts w:asciiTheme="minorHAnsi" w:eastAsiaTheme="minorEastAsia" w:hAnsiTheme="minorHAnsi" w:cstheme="minorBidi"/>
          <w:sz w:val="22"/>
          <w:szCs w:val="22"/>
          <w:lang w:val="en-US" w:eastAsia="en-US" w:bidi="ar-SA"/>
        </w:rPr>
      </w:rPrChange>
    </w:rPr>
  </w:style>
  <w:style w:type="paragraph" w:styleId="ListNumber">
    <w:name w:val="List Number"/>
    <w:basedOn w:val="Normal"/>
    <w:uiPriority w:val="99"/>
    <w:unhideWhenUsed/>
    <w:rsid w:val="00326F90"/>
    <w:pPr>
      <w:numPr>
        <w:numId w:val="5"/>
      </w:numPr>
      <w:contextualSpacing/>
      <w:pPrChange w:id="29" w:author="Comparison" w:date="2026-08-04T06:08:00Z">
        <w:pPr>
          <w:numPr>
            <w:numId w:val="5"/>
          </w:numPr>
          <w:tabs>
            <w:tab w:val="num" w:pos="360"/>
          </w:tabs>
          <w:spacing w:after="200" w:line="276" w:lineRule="auto"/>
          <w:ind w:left="360" w:hanging="360"/>
          <w:contextualSpacing/>
        </w:pPr>
      </w:pPrChange>
    </w:pPr>
    <w:rPr>
      <w:rPrChange w:id="29" w:author="Comparison" w:date="2026-08-04T06:08:00Z">
        <w:rPr>
          <w:rFonts w:asciiTheme="minorHAnsi" w:eastAsiaTheme="minorEastAsia" w:hAnsiTheme="minorHAnsi" w:cstheme="minorBidi"/>
          <w:sz w:val="22"/>
          <w:szCs w:val="22"/>
          <w:lang w:val="en-US" w:eastAsia="en-US" w:bidi="ar-SA"/>
        </w:rPr>
      </w:rPrChange>
    </w:rPr>
  </w:style>
  <w:style w:type="paragraph" w:styleId="ListNumber2">
    <w:name w:val="List Number 2"/>
    <w:basedOn w:val="Normal"/>
    <w:uiPriority w:val="99"/>
    <w:unhideWhenUsed/>
    <w:rsid w:val="0029639D"/>
    <w:pPr>
      <w:numPr>
        <w:numId w:val="6"/>
      </w:numPr>
      <w:contextualSpacing/>
      <w:pPrChange w:id="30" w:author="Comparison" w:date="2026-08-04T06:08:00Z">
        <w:pPr>
          <w:numPr>
            <w:numId w:val="6"/>
          </w:numPr>
          <w:tabs>
            <w:tab w:val="num" w:pos="720"/>
          </w:tabs>
          <w:spacing w:after="200" w:line="276" w:lineRule="auto"/>
          <w:ind w:left="720" w:hanging="360"/>
          <w:contextualSpacing/>
        </w:pPr>
      </w:pPrChange>
    </w:pPr>
    <w:rPr>
      <w:rPrChange w:id="30" w:author="Comparison" w:date="2026-08-04T06:08:00Z">
        <w:rPr>
          <w:rFonts w:asciiTheme="minorHAnsi" w:eastAsiaTheme="minorEastAsia" w:hAnsiTheme="minorHAnsi" w:cstheme="minorBidi"/>
          <w:sz w:val="22"/>
          <w:szCs w:val="22"/>
          <w:lang w:val="en-US" w:eastAsia="en-US" w:bidi="ar-SA"/>
        </w:rPr>
      </w:rPrChange>
    </w:rPr>
  </w:style>
  <w:style w:type="paragraph" w:styleId="ListNumber3">
    <w:name w:val="List Number 3"/>
    <w:basedOn w:val="Normal"/>
    <w:uiPriority w:val="99"/>
    <w:unhideWhenUsed/>
    <w:rsid w:val="0029639D"/>
    <w:pPr>
      <w:numPr>
        <w:numId w:val="7"/>
      </w:numPr>
      <w:contextualSpacing/>
      <w:pPrChange w:id="31" w:author="Comparison" w:date="2026-08-04T06:08:00Z">
        <w:pPr>
          <w:numPr>
            <w:numId w:val="7"/>
          </w:numPr>
          <w:tabs>
            <w:tab w:val="num" w:pos="1080"/>
          </w:tabs>
          <w:spacing w:after="200" w:line="276" w:lineRule="auto"/>
          <w:ind w:left="1080" w:hanging="360"/>
          <w:contextualSpacing/>
        </w:pPr>
      </w:pPrChange>
    </w:pPr>
    <w:rPr>
      <w:rPrChange w:id="31" w:author="Comparison" w:date="2026-08-04T06:08:00Z">
        <w:rPr>
          <w:rFonts w:asciiTheme="minorHAnsi" w:eastAsiaTheme="minorEastAsia" w:hAnsiTheme="minorHAnsi" w:cstheme="minorBidi"/>
          <w:sz w:val="22"/>
          <w:szCs w:val="22"/>
          <w:lang w:val="en-US" w:eastAsia="en-US" w:bidi="ar-SA"/>
        </w:rPr>
      </w:rPrChange>
    </w:rPr>
  </w:style>
  <w:style w:type="paragraph" w:styleId="ListContinue">
    <w:name w:val="List Continue"/>
    <w:basedOn w:val="Normal"/>
    <w:uiPriority w:val="99"/>
    <w:unhideWhenUsed/>
    <w:rsid w:val="0029639D"/>
    <w:pPr>
      <w:spacing w:after="120"/>
      <w:ind w:left="360"/>
      <w:contextualSpacing/>
      <w:pPrChange w:id="32" w:author="Comparison" w:date="2026-08-04T06:08:00Z">
        <w:pPr>
          <w:spacing w:after="120" w:line="276" w:lineRule="auto"/>
          <w:ind w:left="360"/>
          <w:contextualSpacing/>
        </w:pPr>
      </w:pPrChange>
    </w:pPr>
    <w:rPr>
      <w:rPrChange w:id="32" w:author="Comparison" w:date="2026-08-04T06:08:00Z">
        <w:rPr>
          <w:rFonts w:asciiTheme="minorHAnsi" w:eastAsiaTheme="minorEastAsia" w:hAnsiTheme="minorHAnsi" w:cstheme="minorBidi"/>
          <w:sz w:val="22"/>
          <w:szCs w:val="22"/>
          <w:lang w:val="en-US" w:eastAsia="en-US" w:bidi="ar-SA"/>
        </w:rPr>
      </w:rPrChange>
    </w:rPr>
  </w:style>
  <w:style w:type="paragraph" w:styleId="ListContinue2">
    <w:name w:val="List Continue 2"/>
    <w:basedOn w:val="Normal"/>
    <w:uiPriority w:val="99"/>
    <w:unhideWhenUsed/>
    <w:rsid w:val="0029639D"/>
    <w:pPr>
      <w:spacing w:after="120"/>
      <w:ind w:left="720"/>
      <w:contextualSpacing/>
      <w:pPrChange w:id="33" w:author="Comparison" w:date="2026-08-04T06:08:00Z">
        <w:pPr>
          <w:spacing w:after="120" w:line="276" w:lineRule="auto"/>
          <w:ind w:left="720"/>
          <w:contextualSpacing/>
        </w:pPr>
      </w:pPrChange>
    </w:pPr>
    <w:rPr>
      <w:rPrChange w:id="33" w:author="Comparison" w:date="2026-08-04T06:08:00Z">
        <w:rPr>
          <w:rFonts w:asciiTheme="minorHAnsi" w:eastAsiaTheme="minorEastAsia" w:hAnsiTheme="minorHAnsi" w:cstheme="minorBidi"/>
          <w:sz w:val="22"/>
          <w:szCs w:val="22"/>
          <w:lang w:val="en-US" w:eastAsia="en-US" w:bidi="ar-SA"/>
        </w:rPr>
      </w:rPrChange>
    </w:rPr>
  </w:style>
  <w:style w:type="paragraph" w:styleId="ListContinue3">
    <w:name w:val="List Continue 3"/>
    <w:basedOn w:val="Normal"/>
    <w:uiPriority w:val="99"/>
    <w:unhideWhenUsed/>
    <w:rsid w:val="0029639D"/>
    <w:pPr>
      <w:spacing w:after="120"/>
      <w:ind w:left="1080"/>
      <w:contextualSpacing/>
      <w:pPrChange w:id="34" w:author="Comparison" w:date="2026-08-04T06:08:00Z">
        <w:pPr>
          <w:spacing w:after="120" w:line="276" w:lineRule="auto"/>
          <w:ind w:left="1080"/>
          <w:contextualSpacing/>
        </w:pPr>
      </w:pPrChange>
    </w:pPr>
    <w:rPr>
      <w:rPrChange w:id="34" w:author="Comparison" w:date="2026-08-04T06:08:00Z">
        <w:rPr>
          <w:rFonts w:asciiTheme="minorHAnsi" w:eastAsiaTheme="minorEastAsia" w:hAnsiTheme="minorHAnsi" w:cstheme="minorBidi"/>
          <w:sz w:val="22"/>
          <w:szCs w:val="22"/>
          <w:lang w:val="en-US" w:eastAsia="en-US" w:bidi="ar-SA"/>
        </w:rPr>
      </w:rPrChange>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200" w:line="276" w:lineRule="auto"/>
      <w:pPrChange w:id="35" w:author="Comparison" w:date="2026-08-04T06:08:00Z">
        <w:pPr>
          <w:tabs>
            <w:tab w:val="left" w:pos="576"/>
            <w:tab w:val="left" w:pos="1152"/>
            <w:tab w:val="left" w:pos="1728"/>
            <w:tab w:val="left" w:pos="2304"/>
            <w:tab w:val="left" w:pos="2880"/>
            <w:tab w:val="left" w:pos="3456"/>
            <w:tab w:val="left" w:pos="4032"/>
          </w:tabs>
          <w:spacing w:after="200" w:line="276" w:lineRule="auto"/>
        </w:pPr>
      </w:pPrChange>
    </w:pPr>
    <w:rPr>
      <w:rFonts w:ascii="Courier" w:eastAsiaTheme="minorEastAsia" w:hAnsi="Courier"/>
      <w:kern w:val="0"/>
      <w:sz w:val="20"/>
      <w:szCs w:val="20"/>
      <w:lang w:val="en-US"/>
      <w14:ligatures w14:val="none"/>
      <w:rPrChange w:id="35" w:author="Comparison" w:date="2026-08-04T06:08:00Z">
        <w:rPr>
          <w:rFonts w:ascii="Courier" w:eastAsiaTheme="minorEastAsia" w:hAnsi="Courier" w:cstheme="minorBidi"/>
          <w:lang w:val="en-US" w:eastAsia="en-US" w:bidi="ar-SA"/>
        </w:rPr>
      </w:rPrChange>
    </w:rPr>
  </w:style>
  <w:style w:type="character" w:customStyle="1" w:styleId="MacroTextChar">
    <w:name w:val="Macro Text Char"/>
    <w:basedOn w:val="DefaultParagraphFont"/>
    <w:link w:val="MacroText"/>
    <w:uiPriority w:val="99"/>
    <w:rsid w:val="004607BA"/>
    <w:rPr>
      <w:rFonts w:ascii="Courier" w:eastAsiaTheme="minorEastAsia" w:hAnsi="Courier"/>
      <w:kern w:val="0"/>
      <w:sz w:val="20"/>
      <w:szCs w:val="20"/>
      <w:lang w:val="en-US"/>
      <w14:ligatures w14:val="none"/>
    </w:rPr>
  </w:style>
  <w:style w:type="paragraph" w:styleId="Caption">
    <w:name w:val="caption"/>
    <w:basedOn w:val="Normal"/>
    <w:next w:val="Normal"/>
    <w:uiPriority w:val="35"/>
    <w:semiHidden/>
    <w:unhideWhenUsed/>
    <w:qFormat/>
    <w:rsid w:val="00FC693F"/>
    <w:pPr>
      <w:spacing w:line="240" w:lineRule="auto"/>
      <w:pPrChange w:id="36" w:author="Comparison" w:date="2026-08-04T06:08:00Z">
        <w:pPr>
          <w:spacing w:after="200"/>
        </w:pPr>
      </w:pPrChange>
    </w:pPr>
    <w:rPr>
      <w:b/>
      <w:bCs/>
      <w:color w:val="156082" w:themeColor="accent1"/>
      <w:sz w:val="18"/>
      <w:szCs w:val="18"/>
      <w:rPrChange w:id="36" w:author="Comparison" w:date="2026-08-04T06:08:00Z">
        <w:rPr>
          <w:rFonts w:asciiTheme="minorHAnsi" w:eastAsiaTheme="minorEastAsia" w:hAnsiTheme="minorHAnsi" w:cstheme="minorBidi"/>
          <w:b/>
          <w:bCs/>
          <w:color w:val="156082" w:themeColor="accent1"/>
          <w:sz w:val="18"/>
          <w:szCs w:val="18"/>
          <w:lang w:val="en-US" w:eastAsia="en-US" w:bidi="ar-SA"/>
        </w:rPr>
      </w:rPrChange>
    </w:rPr>
  </w:style>
  <w:style w:type="character" w:styleId="Strong">
    <w:name w:val="Strong"/>
    <w:basedOn w:val="DefaultParagraphFont"/>
    <w:uiPriority w:val="22"/>
    <w:qFormat/>
    <w:rsid w:val="004607BA"/>
    <w:rPr>
      <w:b/>
      <w:bCs/>
    </w:rPr>
  </w:style>
  <w:style w:type="character" w:styleId="Emphasis">
    <w:name w:val="Emphasis"/>
    <w:basedOn w:val="DefaultParagraphFont"/>
    <w:uiPriority w:val="20"/>
    <w:qFormat/>
    <w:rsid w:val="004607BA"/>
    <w:rPr>
      <w:i/>
      <w:iCs/>
    </w:rPr>
  </w:style>
  <w:style w:type="character" w:styleId="SubtleReference">
    <w:name w:val="Subtle Reference"/>
    <w:basedOn w:val="DefaultParagraphFont"/>
    <w:uiPriority w:val="31"/>
    <w:qFormat/>
    <w:rsid w:val="004607BA"/>
    <w:rPr>
      <w:smallCaps/>
      <w:color w:val="E97132" w:themeColor="accent2"/>
      <w:u w:val="single"/>
    </w:rPr>
  </w:style>
  <w:style w:type="character" w:styleId="BookTitle">
    <w:name w:val="Book Title"/>
    <w:basedOn w:val="DefaultParagraphFont"/>
    <w:uiPriority w:val="33"/>
    <w:qFormat/>
    <w:rsid w:val="004607BA"/>
    <w:rPr>
      <w:b/>
      <w:bCs/>
      <w:smallCaps/>
      <w:spacing w:val="5"/>
    </w:rPr>
  </w:style>
  <w:style w:type="paragraph" w:styleId="TOCHeading">
    <w:name w:val="TOC Heading"/>
    <w:basedOn w:val="Heading1"/>
    <w:next w:val="Normal"/>
    <w:uiPriority w:val="39"/>
    <w:semiHidden/>
    <w:unhideWhenUsed/>
    <w:qFormat/>
    <w:rsid w:val="00FC693F"/>
    <w:pPr>
      <w:outlineLvl w:val="9"/>
      <w:pPrChange w:id="37" w:author="Comparison" w:date="2026-08-04T06:08:00Z">
        <w:pPr>
          <w:keepNext/>
          <w:keepLines/>
          <w:spacing w:before="480" w:line="276" w:lineRule="auto"/>
        </w:pPr>
      </w:pPrChange>
    </w:pPr>
    <w:rPr>
      <w:rPrChange w:id="37" w:author="Comparison" w:date="2026-08-04T06:08:00Z">
        <w:rPr>
          <w:rFonts w:asciiTheme="majorHAnsi" w:eastAsiaTheme="majorEastAsia" w:hAnsiTheme="majorHAnsi" w:cstheme="majorBidi"/>
          <w:color w:val="0F4761" w:themeColor="accent1" w:themeShade="BF"/>
          <w:sz w:val="28"/>
          <w:szCs w:val="28"/>
          <w:lang w:val="en-US" w:eastAsia="en-US" w:bidi="ar-SA"/>
        </w:rPr>
      </w:rPrChange>
    </w:rPr>
  </w:style>
  <w:style w:type="table" w:styleId="TableGrid">
    <w:name w:val="Table Grid"/>
    <w:basedOn w:val="TableNormal"/>
    <w:uiPriority w:val="59"/>
    <w:rsid w:val="004607BA"/>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4607BA"/>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4607BA"/>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607BA"/>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4607BA"/>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4607BA"/>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4607BA"/>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4607BA"/>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4607BA"/>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4607BA"/>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4607BA"/>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4607BA"/>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4607BA"/>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4607BA"/>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4607BA"/>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4607BA"/>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4607BA"/>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4607BA"/>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4607BA"/>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4607BA"/>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4607BA"/>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4607BA"/>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4607BA"/>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4607BA"/>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4607BA"/>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4607BA"/>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4607BA"/>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4607BA"/>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4607BA"/>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4607BA"/>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4607BA"/>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4607BA"/>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4607BA"/>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4607BA"/>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4607BA"/>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4607BA"/>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4607BA"/>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4607BA"/>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4607BA"/>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4607BA"/>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4607BA"/>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4607BA"/>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4607BA"/>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4607BA"/>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4607BA"/>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4607BA"/>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4607BA"/>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4607BA"/>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4607BA"/>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4607BA"/>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4607BA"/>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4607BA"/>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4607BA"/>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4607BA"/>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4607BA"/>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4607BA"/>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4607BA"/>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4607BA"/>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4607BA"/>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4607BA"/>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4607BA"/>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4607BA"/>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4607BA"/>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4607BA"/>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4607BA"/>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4607BA"/>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4607BA"/>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4607BA"/>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4607BA"/>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4607BA"/>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4607BA"/>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4607BA"/>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4607BA"/>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4607BA"/>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4607BA"/>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4607BA"/>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4607BA"/>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4607BA"/>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4607BA"/>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4607BA"/>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4607BA"/>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4607BA"/>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4607BA"/>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4607BA"/>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4607BA"/>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4607BA"/>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4607BA"/>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4607BA"/>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4607BA"/>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4607BA"/>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4607BA"/>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4607BA"/>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4607BA"/>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4607BA"/>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4607BA"/>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4607BA"/>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4607BA"/>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4607BA"/>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4607BA"/>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customStyle="1" w:styleId="SDColorRedChar">
    <w:name w:val="SD_ColorRedChar"/>
    <w:rsid w:val="004607BA"/>
    <w:rPr>
      <w:color w:val="FF0000"/>
    </w:rPr>
  </w:style>
  <w:style w:type="character" w:customStyle="1" w:styleId="SDColorAccent2Char">
    <w:name w:val="SD_ColorAccent2Char"/>
    <w:rsid w:val="004607BA"/>
    <w:rPr>
      <w:color w:val="E97132" w:themeColor="accent2"/>
    </w:rPr>
  </w:style>
  <w:style w:type="character" w:customStyle="1" w:styleId="SDColorAutoChar">
    <w:name w:val="SD_ColorAutoChar"/>
    <w:rsid w:val="004607BA"/>
    <w:rPr>
      <w:color w:val="auto"/>
    </w:rPr>
  </w:style>
  <w:style w:type="paragraph" w:customStyle="1" w:styleId="SDLinkedColorHeading">
    <w:name w:val="SD_LinkedColorHeading"/>
    <w:link w:val="SDLinkedColorHeadingChar"/>
    <w:pPr>
      <w:spacing w:after="200" w:line="276" w:lineRule="auto"/>
      <w:pPrChange w:id="38" w:author="Comparison" w:date="2026-08-04T06:08:00Z">
        <w:pPr>
          <w:spacing w:after="200" w:line="276" w:lineRule="auto"/>
        </w:pPr>
      </w:pPrChange>
    </w:pPr>
    <w:rPr>
      <w:rFonts w:eastAsiaTheme="minorEastAsia"/>
      <w:color w:val="156082" w:themeColor="accent1"/>
      <w:kern w:val="0"/>
      <w:sz w:val="22"/>
      <w:szCs w:val="22"/>
      <w:lang w:val="en-US"/>
      <w14:ligatures w14:val="none"/>
      <w:rPrChange w:id="38" w:author="Comparison" w:date="2026-08-04T06:08:00Z">
        <w:rPr>
          <w:rFonts w:asciiTheme="minorHAnsi" w:eastAsiaTheme="minorEastAsia" w:hAnsiTheme="minorHAnsi" w:cstheme="minorBidi"/>
          <w:color w:val="156082" w:themeColor="accent1"/>
          <w:sz w:val="22"/>
          <w:szCs w:val="22"/>
          <w:lang w:val="en-US" w:eastAsia="en-US" w:bidi="ar-SA"/>
        </w:rPr>
      </w:rPrChange>
    </w:rPr>
  </w:style>
  <w:style w:type="character" w:customStyle="1" w:styleId="SDLinkedColorHeadingChar">
    <w:name w:val="SD_LinkedColorHeadingChar"/>
    <w:link w:val="SDLinkedColorHeading"/>
    <w:rsid w:val="004607BA"/>
    <w:rPr>
      <w:rFonts w:eastAsiaTheme="minorEastAsia"/>
      <w:color w:val="156082" w:themeColor="accent1"/>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567DC5-7A7B-594A-ABBF-AD9B58C2A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464</Words>
  <Characters>2650</Characters>
  <Application>Microsoft Office Word</Application>
  <DocSecurity>0</DocSecurity>
  <Lines>22</Lines>
  <Paragraphs>6</Paragraphs>
  <ScaleCrop>false</ScaleCrop>
  <Company/>
  <LinksUpToDate>false</LinksUpToDate>
  <CharactersWithSpaces>3108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Vladislava Andrushchenko</dc:creator>
  <cp:keywords/>
  <dc:description/>
  <cp:lastModifiedBy>Arthur Souza Rodrigues</cp:lastModifiedBy>
  <cp:revision>1</cp:revision>
  <dcterms:created xsi:type="dcterms:W3CDTF">2025-05-06T14:27:00Z</dcterms:created>
  <dcterms:modified xsi:type="dcterms:W3CDTF">2026-08-04T10:08:00Z</dcterms:modified>
</cp:coreProperties>
</file>