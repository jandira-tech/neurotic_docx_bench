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0A875" w14:textId="77777777" w:rsidR="00D874B7" w:rsidRPr="000A5BF6" w:rsidRDefault="00046CEE" w:rsidP="00D874B7">
      <w:pPr>
        <w:pStyle w:val="Heading2"/>
        <w:rPr>
          <w:del w:id="9" w:author="Nick Bernal" w:date="2026-08-03T22:18:00Z" w16du:dateUtc="2026-08-04T02:18:00Z"/>
          <w:b/>
          <w:bCs/>
          <w:color w:val="4C94D8" w:themeColor="text2" w:themeTint="80"/>
          <w:lang w:val="en-US"/>
        </w:rPr>
      </w:pPr>
      <w:bookmarkStart w:id="10" w:name="_Toc359077859"/>
      <w:ins w:id="11" w:author="Nick Bernal" w:date="2026-08-03T22:18:00Z" w16du:dateUtc="2026-08-04T02:18:00Z">
        <w:r w:rsidRPr="00D84A6F">
          <w:rPr>
            <w:rFonts w:ascii="Times New Roman" w:eastAsia="Times New Roman" w:hAnsi="Times New Roman" w:cs="Times New Roman"/>
            <w:b/>
            <w:sz w:val="16"/>
            <w:szCs w:val="16"/>
          </w:rPr>
          <w:t>APPOINTMENT</w:t>
        </w:r>
      </w:ins>
      <w:del w:id="12" w:author="Nick Bernal" w:date="2026-08-03T22:18:00Z" w16du:dateUtc="2026-08-04T02:18:00Z">
        <w:r w:rsidR="00D874B7" w:rsidRPr="00D874B7">
          <w:rPr>
            <w:b/>
            <w:bCs/>
            <w:color w:val="4C94D8" w:themeColor="text2" w:themeTint="80"/>
          </w:rPr>
          <w:delText>Dropcaps</w:delText>
        </w:r>
        <w:bookmarkEnd w:id="10"/>
      </w:del>
    </w:p>
    <w:p w14:paraId="3BDB67A2" w14:textId="7ECB850D" w:rsidR="00903615" w:rsidRPr="00903615" w:rsidRDefault="00903615" w:rsidP="00903615">
      <w:pPr>
        <w:keepNext/>
        <w:framePr w:dropCap="drop" w:lines="3" w:wrap="around" w:vAnchor="text" w:hAnchor="text"/>
        <w:spacing w:line="951" w:lineRule="exact"/>
        <w:textAlignment w:val="baseline"/>
        <w:rPr>
          <w:del w:id="13" w:author="Nick Bernal" w:date="2026-08-03T22:18:00Z" w16du:dateUtc="2026-08-04T02:18:00Z"/>
          <w:position w:val="-10"/>
          <w:sz w:val="118"/>
        </w:rPr>
      </w:pPr>
      <w:del w:id="14" w:author="Nick Bernal" w:date="2026-08-03T22:18:00Z" w16du:dateUtc="2026-08-04T02:18:00Z">
        <w:r w:rsidRPr="00903615">
          <w:rPr>
            <w:position w:val="-10"/>
            <w:sz w:val="118"/>
          </w:rPr>
          <w:delText>R</w:delText>
        </w:r>
      </w:del>
    </w:p>
    <w:p w14:paraId="6739264C" w14:textId="4BBBCD9B" w:rsidR="00D874B7" w:rsidRDefault="00D874B7" w:rsidP="00D874B7">
      <w:pPr>
        <w:rPr>
          <w:del w:id="15" w:author="Nick Bernal" w:date="2026-08-03T22:18:00Z" w16du:dateUtc="2026-08-04T02:18:00Z"/>
        </w:rPr>
      </w:pPr>
      <w:del w:id="16" w:author="Nick Bernal" w:date="2026-08-03T22:18:00Z" w16du:dateUtc="2026-08-04T02:18:00Z">
        <w:r>
          <w:delText>op caps 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Depending on the screen width and capabilities of the device you view the book on, this dropcap can look anything from perfect to ugly.</w:delText>
        </w:r>
      </w:del>
    </w:p>
    <w:p w14:paraId="7FACADAF" w14:textId="77777777" w:rsidR="00D24516" w:rsidRDefault="00D24516">
      <w:pPr>
        <w:rPr>
          <w:del w:id="17" w:author="Nick Bernal" w:date="2026-08-03T22:18:00Z" w16du:dateUtc="2026-08-04T02:18:00Z"/>
        </w:rPr>
      </w:pPr>
    </w:p>
    <w:p w14:paraId="07EBDAEF" w14:textId="77777777" w:rsidR="000A5BF6" w:rsidRDefault="000A5BF6">
      <w:pPr>
        <w:rPr>
          <w:del w:id="18" w:author="Nick Bernal" w:date="2026-08-03T22:18:00Z" w16du:dateUtc="2026-08-04T02:18:00Z"/>
        </w:rPr>
      </w:pPr>
    </w:p>
    <w:p w14:paraId="4E9A3116" w14:textId="77777777" w:rsidR="000A5BF6" w:rsidRPr="000A5BF6" w:rsidRDefault="000A5BF6" w:rsidP="000A5BF6">
      <w:pPr>
        <w:pStyle w:val="Heading2"/>
        <w:rPr>
          <w:del w:id="19" w:author="Nick Bernal" w:date="2026-08-03T22:18:00Z" w16du:dateUtc="2026-08-04T02:18:00Z"/>
          <w:b/>
          <w:bCs/>
          <w:color w:val="4C94D8" w:themeColor="text2" w:themeTint="80"/>
          <w:lang w:val="en-US"/>
        </w:rPr>
      </w:pPr>
      <w:del w:id="20" w:author="Nick Bernal" w:date="2026-08-03T22:18:00Z" w16du:dateUtc="2026-08-04T02:18:00Z">
        <w:r w:rsidRPr="00D874B7">
          <w:rPr>
            <w:b/>
            <w:bCs/>
            <w:color w:val="4C94D8" w:themeColor="text2" w:themeTint="80"/>
          </w:rPr>
          <w:delText>Dropcaps</w:delText>
        </w:r>
      </w:del>
    </w:p>
    <w:p w14:paraId="0C59EA85" w14:textId="290A8B7F" w:rsidR="000A5BF6" w:rsidRPr="003E227F" w:rsidRDefault="0024205F" w:rsidP="003E227F">
      <w:pPr>
        <w:keepNext/>
        <w:framePr w:dropCap="margin" w:lines="3" w:wrap="around" w:vAnchor="text" w:hAnchor="page"/>
        <w:spacing w:line="951" w:lineRule="exact"/>
        <w:textAlignment w:val="baseline"/>
        <w:rPr>
          <w:del w:id="21" w:author="Nick Bernal" w:date="2026-08-03T22:18:00Z" w16du:dateUtc="2026-08-04T02:18:00Z"/>
          <w:position w:val="-10"/>
          <w:sz w:val="117"/>
        </w:rPr>
      </w:pPr>
      <w:del w:id="22" w:author="Nick Bernal" w:date="2026-08-03T22:18:00Z" w16du:dateUtc="2026-08-04T02:18:00Z">
        <w:r>
          <w:rPr>
            <w:position w:val="-10"/>
            <w:sz w:val="117"/>
          </w:rPr>
          <w:delText>W</w:delText>
        </w:r>
      </w:del>
    </w:p>
    <w:p w14:paraId="70869567" w14:textId="77777777" w:rsidR="000A5BF6" w:rsidRDefault="000A5BF6" w:rsidP="000A5BF6">
      <w:pPr>
        <w:rPr>
          <w:del w:id="23" w:author="Nick Bernal" w:date="2026-08-03T22:18:00Z" w16du:dateUtc="2026-08-04T02:18:00Z"/>
        </w:rPr>
      </w:pPr>
      <w:del w:id="24" w:author="Nick Bernal" w:date="2026-08-03T22:18:00Z" w16du:dateUtc="2026-08-04T02:18:00Z">
        <w:r>
          <w:delText>rop caps 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Depending on the screen width and capabilities of the device you view the book on, this dropcap can look anything from perfect to ugly.</w:delText>
        </w:r>
      </w:del>
    </w:p>
    <w:p w14:paraId="4A80DACD" w14:textId="569F3B2A" w:rsidR="000A5BF6" w:rsidRPr="00D84A6F" w:rsidRDefault="000A5BF6">
      <w:pPr>
        <w:numPr>
          <w:ilvl w:val="0"/>
          <w:numId w:val="1"/>
        </w:numPr>
        <w:rPr>
          <w:rFonts w:ascii="Times New Roman" w:hAnsi="Times New Roman"/>
          <w:sz w:val="16"/>
          <w:rPrChange w:id="25" w:author="Nick Bernal" w:date="2026-08-03T22:18:00Z" w16du:dateUtc="2026-08-04T02:18:00Z">
            <w:rPr/>
          </w:rPrChange>
        </w:rPr>
        <w:pPrChange w:id="26" w:author="Nick Bernal" w:date="2026-08-03T22:18:00Z" w16du:dateUtc="2026-08-04T02:18:00Z">
          <w:pPr>
            <w:ind w:firstLine="0"/>
          </w:pPr>
        </w:pPrChange>
      </w:pPr>
    </w:p>
    <w:sectPr w:rsidR="000A5BF6" w:rsidRPr="00D84A6F">
      <w:pgSz w:w="12240" w:h="15840"/>
      <w:pgMar w:top="1440" w:right="1440" w:bottom="1440" w:left="1440" w:header="720" w:footer="720" w:gutter="0"/>
      <w:pgNumType w:start="1"/>
      <w:cols w:space="720"/>
      <w:docGrid w:linePitch="0"/>
      <w:sectPrChange w:id="27" w:author="Nick Bernal" w:date="2026-08-03T22:18:00Z" w16du:dateUtc="2026-08-04T02:18:00Z">
        <w:sectPr w:rsidR="000A5BF6" w:rsidRPr="00D84A6F">
          <w:pgSz w:w="11906" w:h="16838"/>
          <w:pgMar w:top="1440" w:right="1440" w:bottom="1440" w:left="1440" w:header="708" w:footer="708" w:gutter="0"/>
          <w:pgNumType w:start="0"/>
          <w:cols w:space="708"/>
          <w:docGrid w:linePitch="36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555FA6F-B179-C747-A84B-9A9B91078801}"/>
    <w:embedBold r:id="rId2" w:fontKey="{9A0401AD-66E6-8B4C-9C50-974C9A1413FC}"/>
    <w:embedItalic r:id="rId3" w:fontKey="{69463EF1-FED4-6042-A816-A7BE45D9B039}"/>
  </w:font>
  <w:font w:name="Aptos">
    <w:panose1 w:val="020B0004020202020204"/>
    <w:charset w:val="00"/>
    <w:family w:val="swiss"/>
    <w:pitch w:val="variable"/>
    <w:sig w:usb0="20000287" w:usb1="00000003" w:usb2="00000000" w:usb3="00000000" w:csb0="0000019F" w:csb1="00000000"/>
    <w:embedRegular r:id="rId4" w:fontKey="{87BB6A38-4962-9C4C-BD65-F483C50C619E}"/>
    <w:embedItalic r:id="rId5" w:fontKey="{D899853C-4EBB-EB41-AA12-C43E86CBAD7B}"/>
  </w:font>
  <w:font w:name="Arial">
    <w:panose1 w:val="020B0604020202020204"/>
    <w:charset w:val="00"/>
    <w:family w:val="swiss"/>
    <w:pitch w:val="variable"/>
    <w:sig w:usb0="E0002EFF" w:usb1="C000785B" w:usb2="00000009" w:usb3="00000000" w:csb0="000001FF" w:csb1="00000000"/>
    <w:embedRegular r:id="rId6" w:fontKey="{4C0F0543-FA27-E546-BF47-F3BEEE542504}"/>
    <w:embedBold r:id="rId7" w:fontKey="{C0798052-70DF-A843-9B00-100105672A61}"/>
    <w:embedItalic r:id="rId8" w:fontKey="{8C3501E5-9093-F441-A583-3E4DD76098F9}"/>
  </w:font>
  <w:font w:name="Ubuntu">
    <w:panose1 w:val="020B0504030602030204"/>
    <w:charset w:val="00"/>
    <w:family w:val="swiss"/>
    <w:pitch w:val="variable"/>
    <w:sig w:usb0="E00002FF" w:usb1="5000205B" w:usb2="00000000" w:usb3="00000000" w:csb0="0000009F" w:csb1="00000000"/>
    <w:embedRegular r:id="rId9" w:fontKey="{B3ECE7A7-C947-3C44-B460-5310A7E082D2}"/>
  </w:font>
  <w:font w:name="Aptos Display">
    <w:panose1 w:val="020B0004020202020204"/>
    <w:charset w:val="00"/>
    <w:family w:val="swiss"/>
    <w:pitch w:val="variable"/>
    <w:sig w:usb0="20000287" w:usb1="00000003" w:usb2="00000000" w:usb3="00000000" w:csb0="0000019F" w:csb1="00000000"/>
    <w:embedRegular r:id="rId10" w:fontKey="{14910855-0F59-A249-B1F5-7F2F20EB2C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A64FB"/>
    <w:multiLevelType w:val="multilevel"/>
    <w:tmpl w:val="72583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507102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w15:presenceInfo w15:providerId="AD" w15:userId="S::nick@superdoc.dev::4464350f-9f85-4a67-a601-d9205f9ec2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4B7"/>
    <w:rsid w:val="00046CEE"/>
    <w:rsid w:val="000A5BF6"/>
    <w:rsid w:val="00187679"/>
    <w:rsid w:val="0024205F"/>
    <w:rsid w:val="002B1C2A"/>
    <w:rsid w:val="00306583"/>
    <w:rsid w:val="00316B34"/>
    <w:rsid w:val="00350201"/>
    <w:rsid w:val="003A1882"/>
    <w:rsid w:val="003B443F"/>
    <w:rsid w:val="003E227F"/>
    <w:rsid w:val="005644AF"/>
    <w:rsid w:val="00635D55"/>
    <w:rsid w:val="006C16E0"/>
    <w:rsid w:val="006D529B"/>
    <w:rsid w:val="00846FA8"/>
    <w:rsid w:val="00903615"/>
    <w:rsid w:val="009F58C9"/>
    <w:rsid w:val="00AA1D5D"/>
    <w:rsid w:val="00AB0029"/>
    <w:rsid w:val="00B41974"/>
    <w:rsid w:val="00C2353B"/>
    <w:rsid w:val="00C92744"/>
    <w:rsid w:val="00D24516"/>
    <w:rsid w:val="00D84A6F"/>
    <w:rsid w:val="00D874B7"/>
    <w:rsid w:val="00F6796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F8678"/>
  <w15:chartTrackingRefBased/>
  <w15:docId w15:val="{DFE4ADC1-B459-8948-AC8B-DBE66A601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Change w:id="0" w:author="Nick Bernal" w:date="2026-08-03T22:18:00Z">
        <w:pPr>
          <w:spacing w:line="276" w:lineRule="auto"/>
          <w:ind w:firstLine="432"/>
        </w:pPr>
      </w:pPrChange>
    </w:pPr>
    <w:rPr>
      <w:rFonts w:ascii="Arial" w:eastAsia="Arial" w:hAnsi="Arial" w:cs="Arial"/>
      <w:kern w:val="0"/>
      <w:sz w:val="22"/>
      <w:szCs w:val="22"/>
      <w:lang w:val="en"/>
      <w14:ligatures w14:val="none"/>
      <w:rPrChange w:id="0" w:author="Nick Bernal" w:date="2026-08-03T22:18:00Z">
        <w:rPr>
          <w:rFonts w:ascii="Ubuntu" w:eastAsiaTheme="minorHAnsi" w:hAnsi="Ubuntu" w:cstheme="minorBidi"/>
          <w:sz w:val="24"/>
          <w:szCs w:val="22"/>
          <w:lang w:val="en-US" w:eastAsia="en-US" w:bidi="ar-SA"/>
        </w:rPr>
      </w:rPrChange>
    </w:rPr>
  </w:style>
  <w:style w:type="paragraph" w:styleId="Heading1">
    <w:name w:val="heading 1"/>
    <w:basedOn w:val="Normal"/>
    <w:next w:val="Normal"/>
    <w:link w:val="Heading1Char"/>
    <w:uiPriority w:val="9"/>
    <w:qFormat/>
    <w:pPr>
      <w:keepNext/>
      <w:keepLines/>
      <w:spacing w:before="400" w:after="120"/>
      <w:outlineLvl w:val="0"/>
      <w:pPrChange w:id="1" w:author="Nick Bernal" w:date="2026-08-03T22:18:00Z">
        <w:pPr>
          <w:keepNext/>
          <w:keepLines/>
          <w:spacing w:before="360" w:after="80"/>
          <w:outlineLvl w:val="0"/>
        </w:pPr>
      </w:pPrChange>
    </w:pPr>
    <w:rPr>
      <w:sz w:val="40"/>
      <w:szCs w:val="40"/>
      <w:rPrChange w:id="1" w:author="Nick Bernal" w:date="2026-08-03T22:18:00Z">
        <w:rPr>
          <w:rFonts w:asciiTheme="majorHAnsi" w:eastAsiaTheme="majorEastAsia" w:hAnsiTheme="majorHAnsi" w:cstheme="majorBidi"/>
          <w:color w:val="0F4761" w:themeColor="accent1" w:themeShade="BF"/>
          <w:kern w:val="2"/>
          <w:sz w:val="40"/>
          <w:szCs w:val="40"/>
          <w:lang w:eastAsia="en-US" w:bidi="ar-SA"/>
          <w14:ligatures w14:val="standardContextual"/>
        </w:rPr>
      </w:rPrChange>
    </w:rPr>
  </w:style>
  <w:style w:type="paragraph" w:styleId="Heading2">
    <w:name w:val="heading 2"/>
    <w:basedOn w:val="Normal"/>
    <w:next w:val="Normal"/>
    <w:link w:val="Heading2Char"/>
    <w:uiPriority w:val="9"/>
    <w:semiHidden/>
    <w:unhideWhenUsed/>
    <w:qFormat/>
    <w:pPr>
      <w:keepNext/>
      <w:keepLines/>
      <w:spacing w:before="360" w:after="120"/>
      <w:outlineLvl w:val="1"/>
      <w:pPrChange w:id="2" w:author="Nick Bernal" w:date="2026-08-03T22:18:00Z">
        <w:pPr>
          <w:keepNext/>
          <w:keepLines/>
          <w:spacing w:before="160" w:after="80"/>
          <w:outlineLvl w:val="1"/>
        </w:pPr>
      </w:pPrChange>
    </w:pPr>
    <w:rPr>
      <w:sz w:val="32"/>
      <w:szCs w:val="32"/>
      <w:rPrChange w:id="2" w:author="Nick Bernal" w:date="2026-08-03T22:18:00Z">
        <w:rPr>
          <w:rFonts w:asciiTheme="majorHAnsi" w:eastAsiaTheme="majorEastAsia" w:hAnsiTheme="majorHAnsi" w:cstheme="majorBidi"/>
          <w:color w:val="0F4761" w:themeColor="accent1" w:themeShade="BF"/>
          <w:kern w:val="2"/>
          <w:sz w:val="32"/>
          <w:szCs w:val="32"/>
          <w:lang w:eastAsia="en-US" w:bidi="ar-SA"/>
          <w14:ligatures w14:val="standardContextual"/>
        </w:rPr>
      </w:rPrChange>
    </w:rPr>
  </w:style>
  <w:style w:type="paragraph" w:styleId="Heading3">
    <w:name w:val="heading 3"/>
    <w:basedOn w:val="Normal"/>
    <w:next w:val="Normal"/>
    <w:link w:val="Heading3Char"/>
    <w:uiPriority w:val="9"/>
    <w:semiHidden/>
    <w:unhideWhenUsed/>
    <w:qFormat/>
    <w:pPr>
      <w:keepNext/>
      <w:keepLines/>
      <w:spacing w:before="320" w:after="80"/>
      <w:outlineLvl w:val="2"/>
      <w:pPrChange w:id="3" w:author="Nick Bernal" w:date="2026-08-03T22:18:00Z">
        <w:pPr>
          <w:keepNext/>
          <w:keepLines/>
          <w:spacing w:before="160" w:after="80"/>
          <w:outlineLvl w:val="2"/>
        </w:pPr>
      </w:pPrChange>
    </w:pPr>
    <w:rPr>
      <w:color w:val="434343"/>
      <w:sz w:val="28"/>
      <w:szCs w:val="28"/>
      <w:rPrChange w:id="3" w:author="Nick Bernal" w:date="2026-08-03T22:18:00Z">
        <w:rPr>
          <w:rFonts w:asciiTheme="minorHAnsi" w:eastAsiaTheme="majorEastAsia" w:hAnsiTheme="minorHAnsi" w:cstheme="majorBidi"/>
          <w:color w:val="0F4761" w:themeColor="accent1" w:themeShade="BF"/>
          <w:kern w:val="2"/>
          <w:sz w:val="28"/>
          <w:szCs w:val="28"/>
          <w:lang w:eastAsia="en-US" w:bidi="ar-SA"/>
          <w14:ligatures w14:val="standardContextual"/>
        </w:rPr>
      </w:rPrChange>
    </w:rPr>
  </w:style>
  <w:style w:type="paragraph" w:styleId="Heading4">
    <w:name w:val="heading 4"/>
    <w:basedOn w:val="Normal"/>
    <w:next w:val="Normal"/>
    <w:link w:val="Heading4Char"/>
    <w:uiPriority w:val="9"/>
    <w:semiHidden/>
    <w:unhideWhenUsed/>
    <w:qFormat/>
    <w:pPr>
      <w:keepNext/>
      <w:keepLines/>
      <w:spacing w:before="280" w:after="80"/>
      <w:outlineLvl w:val="3"/>
      <w:pPrChange w:id="4" w:author="Nick Bernal" w:date="2026-08-03T22:18:00Z">
        <w:pPr>
          <w:keepNext/>
          <w:keepLines/>
          <w:spacing w:before="80" w:after="40"/>
          <w:outlineLvl w:val="3"/>
        </w:pPr>
      </w:pPrChange>
    </w:pPr>
    <w:rPr>
      <w:color w:val="666666"/>
      <w:sz w:val="24"/>
      <w:szCs w:val="24"/>
      <w:rPrChange w:id="4" w:author="Nick Bernal" w:date="2026-08-03T22:18:00Z">
        <w:rPr>
          <w:rFonts w:asciiTheme="minorHAnsi" w:eastAsiaTheme="majorEastAsia" w:hAnsiTheme="minorHAnsi" w:cstheme="majorBidi"/>
          <w:i/>
          <w:iCs/>
          <w:color w:val="0F4761" w:themeColor="accent1" w:themeShade="BF"/>
          <w:kern w:val="2"/>
          <w:sz w:val="22"/>
          <w:szCs w:val="24"/>
          <w:lang w:eastAsia="en-US" w:bidi="ar-SA"/>
          <w14:ligatures w14:val="standardContextual"/>
        </w:rPr>
      </w:rPrChange>
    </w:rPr>
  </w:style>
  <w:style w:type="paragraph" w:styleId="Heading5">
    <w:name w:val="heading 5"/>
    <w:basedOn w:val="Normal"/>
    <w:next w:val="Normal"/>
    <w:link w:val="Heading5Char"/>
    <w:uiPriority w:val="9"/>
    <w:semiHidden/>
    <w:unhideWhenUsed/>
    <w:qFormat/>
    <w:pPr>
      <w:keepNext/>
      <w:keepLines/>
      <w:spacing w:before="240" w:after="80"/>
      <w:outlineLvl w:val="4"/>
      <w:pPrChange w:id="5" w:author="Nick Bernal" w:date="2026-08-03T22:18:00Z">
        <w:pPr>
          <w:keepNext/>
          <w:keepLines/>
          <w:spacing w:before="80" w:after="40"/>
          <w:outlineLvl w:val="4"/>
        </w:pPr>
      </w:pPrChange>
    </w:pPr>
    <w:rPr>
      <w:color w:val="666666"/>
      <w:rPrChange w:id="5" w:author="Nick Bernal" w:date="2026-08-03T22:18:00Z">
        <w:rPr>
          <w:rFonts w:asciiTheme="minorHAnsi" w:eastAsiaTheme="majorEastAsia" w:hAnsiTheme="minorHAnsi" w:cstheme="majorBidi"/>
          <w:color w:val="0F4761" w:themeColor="accent1" w:themeShade="BF"/>
          <w:kern w:val="2"/>
          <w:sz w:val="22"/>
          <w:szCs w:val="24"/>
          <w:lang w:eastAsia="en-US" w:bidi="ar-SA"/>
          <w14:ligatures w14:val="standardContextual"/>
        </w:rPr>
      </w:rPrChange>
    </w:rPr>
  </w:style>
  <w:style w:type="paragraph" w:styleId="Heading6">
    <w:name w:val="heading 6"/>
    <w:basedOn w:val="Normal"/>
    <w:next w:val="Normal"/>
    <w:link w:val="Heading6Char"/>
    <w:uiPriority w:val="9"/>
    <w:semiHidden/>
    <w:unhideWhenUsed/>
    <w:qFormat/>
    <w:pPr>
      <w:keepNext/>
      <w:keepLines/>
      <w:spacing w:before="240" w:after="80"/>
      <w:outlineLvl w:val="5"/>
      <w:pPrChange w:id="6" w:author="Nick Bernal" w:date="2026-08-03T22:18:00Z">
        <w:pPr>
          <w:keepNext/>
          <w:keepLines/>
          <w:spacing w:before="40"/>
          <w:outlineLvl w:val="5"/>
        </w:pPr>
      </w:pPrChange>
    </w:pPr>
    <w:rPr>
      <w:i/>
      <w:color w:val="666666"/>
      <w:rPrChange w:id="6" w:author="Nick Bernal" w:date="2026-08-03T22:18:00Z">
        <w:rPr>
          <w:rFonts w:asciiTheme="minorHAnsi" w:eastAsiaTheme="majorEastAsia" w:hAnsiTheme="minorHAnsi" w:cstheme="majorBidi"/>
          <w:i/>
          <w:iCs/>
          <w:color w:val="595959" w:themeColor="text1" w:themeTint="A6"/>
          <w:kern w:val="2"/>
          <w:sz w:val="22"/>
          <w:szCs w:val="24"/>
          <w:lang w:eastAsia="en-US" w:bidi="ar-SA"/>
          <w14:ligatures w14:val="standardContextual"/>
        </w:rPr>
      </w:rPrChange>
    </w:rPr>
  </w:style>
  <w:style w:type="paragraph" w:styleId="Heading7">
    <w:name w:val="heading 7"/>
    <w:basedOn w:val="Normal"/>
    <w:next w:val="Normal"/>
    <w:link w:val="Heading7Char"/>
    <w:uiPriority w:val="9"/>
    <w:semiHidden/>
    <w:unhideWhenUsed/>
    <w:qFormat/>
    <w:rsid w:val="00D874B7"/>
    <w:pPr>
      <w:keepNext/>
      <w:keepLines/>
      <w:spacing w:before="40" w:line="240" w:lineRule="auto"/>
      <w:outlineLvl w:val="6"/>
    </w:pPr>
    <w:rPr>
      <w:rFonts w:asciiTheme="minorHAnsi" w:eastAsiaTheme="majorEastAsia" w:hAnsiTheme="minorHAnsi" w:cstheme="majorBidi"/>
      <w:color w:val="595959" w:themeColor="text1" w:themeTint="A6"/>
      <w:kern w:val="2"/>
      <w:szCs w:val="24"/>
      <w:lang/>
      <w14:ligatures w14:val="standardContextual"/>
    </w:rPr>
  </w:style>
  <w:style w:type="paragraph" w:styleId="Heading8">
    <w:name w:val="heading 8"/>
    <w:basedOn w:val="Normal"/>
    <w:next w:val="Normal"/>
    <w:link w:val="Heading8Char"/>
    <w:uiPriority w:val="9"/>
    <w:semiHidden/>
    <w:unhideWhenUsed/>
    <w:qFormat/>
    <w:rsid w:val="00D874B7"/>
    <w:pPr>
      <w:keepNext/>
      <w:keepLines/>
      <w:spacing w:line="240" w:lineRule="auto"/>
      <w:outlineLvl w:val="7"/>
    </w:pPr>
    <w:rPr>
      <w:rFonts w:asciiTheme="minorHAnsi" w:eastAsiaTheme="majorEastAsia" w:hAnsiTheme="minorHAnsi" w:cstheme="majorBidi"/>
      <w:i/>
      <w:iCs/>
      <w:color w:val="272727" w:themeColor="text1" w:themeTint="D8"/>
      <w:kern w:val="2"/>
      <w:szCs w:val="24"/>
      <w:lang/>
      <w14:ligatures w14:val="standardContextual"/>
    </w:rPr>
  </w:style>
  <w:style w:type="paragraph" w:styleId="Heading9">
    <w:name w:val="heading 9"/>
    <w:basedOn w:val="Normal"/>
    <w:next w:val="Normal"/>
    <w:link w:val="Heading9Char"/>
    <w:uiPriority w:val="9"/>
    <w:semiHidden/>
    <w:unhideWhenUsed/>
    <w:qFormat/>
    <w:rsid w:val="00D874B7"/>
    <w:pPr>
      <w:keepNext/>
      <w:keepLines/>
      <w:spacing w:line="240" w:lineRule="auto"/>
      <w:outlineLvl w:val="8"/>
    </w:pPr>
    <w:rPr>
      <w:rFonts w:asciiTheme="minorHAnsi" w:eastAsiaTheme="majorEastAsia" w:hAnsiTheme="minorHAnsi" w:cstheme="majorBidi"/>
      <w:color w:val="272727" w:themeColor="text1" w:themeTint="D8"/>
      <w:kern w:val="2"/>
      <w:szCs w:val="24"/>
      <w:lan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4B7"/>
    <w:rPr>
      <w:rFonts w:ascii="Arial" w:eastAsia="Arial" w:hAnsi="Arial" w:cs="Arial"/>
      <w:kern w:val="0"/>
      <w:sz w:val="40"/>
      <w:szCs w:val="40"/>
      <w:lang w:val="en"/>
      <w14:ligatures w14:val="none"/>
    </w:rPr>
  </w:style>
  <w:style w:type="character" w:customStyle="1" w:styleId="Heading2Char">
    <w:name w:val="Heading 2 Char"/>
    <w:basedOn w:val="DefaultParagraphFont"/>
    <w:link w:val="Heading2"/>
    <w:uiPriority w:val="9"/>
    <w:rsid w:val="00D874B7"/>
    <w:rPr>
      <w:rFonts w:ascii="Arial" w:eastAsia="Arial" w:hAnsi="Arial" w:cs="Arial"/>
      <w:kern w:val="0"/>
      <w:sz w:val="32"/>
      <w:szCs w:val="32"/>
      <w:lang w:val="en"/>
      <w14:ligatures w14:val="none"/>
    </w:rPr>
  </w:style>
  <w:style w:type="character" w:customStyle="1" w:styleId="Heading3Char">
    <w:name w:val="Heading 3 Char"/>
    <w:basedOn w:val="DefaultParagraphFont"/>
    <w:link w:val="Heading3"/>
    <w:uiPriority w:val="9"/>
    <w:semiHidden/>
    <w:rsid w:val="00D874B7"/>
    <w:rPr>
      <w:rFonts w:ascii="Arial" w:eastAsia="Arial" w:hAnsi="Arial" w:cs="Arial"/>
      <w:color w:val="434343"/>
      <w:kern w:val="0"/>
      <w:sz w:val="28"/>
      <w:szCs w:val="28"/>
      <w:lang w:val="en"/>
      <w14:ligatures w14:val="none"/>
    </w:rPr>
  </w:style>
  <w:style w:type="character" w:customStyle="1" w:styleId="Heading4Char">
    <w:name w:val="Heading 4 Char"/>
    <w:basedOn w:val="DefaultParagraphFont"/>
    <w:link w:val="Heading4"/>
    <w:uiPriority w:val="9"/>
    <w:semiHidden/>
    <w:rsid w:val="00D874B7"/>
    <w:rPr>
      <w:rFonts w:ascii="Arial" w:eastAsia="Arial" w:hAnsi="Arial" w:cs="Arial"/>
      <w:color w:val="666666"/>
      <w:kern w:val="0"/>
      <w:lang w:val="en"/>
      <w14:ligatures w14:val="none"/>
    </w:rPr>
  </w:style>
  <w:style w:type="character" w:customStyle="1" w:styleId="Heading5Char">
    <w:name w:val="Heading 5 Char"/>
    <w:basedOn w:val="DefaultParagraphFont"/>
    <w:link w:val="Heading5"/>
    <w:uiPriority w:val="9"/>
    <w:semiHidden/>
    <w:rsid w:val="00D874B7"/>
    <w:rPr>
      <w:rFonts w:ascii="Arial" w:eastAsia="Arial" w:hAnsi="Arial" w:cs="Arial"/>
      <w:color w:val="666666"/>
      <w:kern w:val="0"/>
      <w:sz w:val="22"/>
      <w:szCs w:val="22"/>
      <w:lang w:val="en"/>
      <w14:ligatures w14:val="none"/>
    </w:rPr>
  </w:style>
  <w:style w:type="character" w:customStyle="1" w:styleId="Heading6Char">
    <w:name w:val="Heading 6 Char"/>
    <w:basedOn w:val="DefaultParagraphFont"/>
    <w:link w:val="Heading6"/>
    <w:uiPriority w:val="9"/>
    <w:semiHidden/>
    <w:rsid w:val="00D874B7"/>
    <w:rPr>
      <w:rFonts w:ascii="Arial" w:eastAsia="Arial" w:hAnsi="Arial" w:cs="Arial"/>
      <w:i/>
      <w:color w:val="666666"/>
      <w:kern w:val="0"/>
      <w:sz w:val="22"/>
      <w:szCs w:val="22"/>
      <w:lang w:val="en"/>
      <w14:ligatures w14:val="none"/>
    </w:rPr>
  </w:style>
  <w:style w:type="character" w:customStyle="1" w:styleId="Heading7Char">
    <w:name w:val="Heading 7 Char"/>
    <w:basedOn w:val="DefaultParagraphFont"/>
    <w:link w:val="Heading7"/>
    <w:uiPriority w:val="9"/>
    <w:semiHidden/>
    <w:rsid w:val="00D87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4B7"/>
    <w:rPr>
      <w:rFonts w:eastAsiaTheme="majorEastAsia" w:cstheme="majorBidi"/>
      <w:color w:val="272727" w:themeColor="text1" w:themeTint="D8"/>
    </w:rPr>
  </w:style>
  <w:style w:type="paragraph" w:styleId="Title">
    <w:name w:val="Title"/>
    <w:basedOn w:val="Normal"/>
    <w:next w:val="Normal"/>
    <w:link w:val="TitleChar"/>
    <w:uiPriority w:val="10"/>
    <w:qFormat/>
    <w:pPr>
      <w:keepNext/>
      <w:keepLines/>
      <w:spacing w:after="60"/>
      <w:pPrChange w:id="7" w:author="Nick Bernal" w:date="2026-08-03T22:18:00Z">
        <w:pPr>
          <w:spacing w:after="80"/>
          <w:contextualSpacing/>
        </w:pPr>
      </w:pPrChange>
    </w:pPr>
    <w:rPr>
      <w:sz w:val="52"/>
      <w:szCs w:val="52"/>
      <w:rPrChange w:id="7" w:author="Nick Bernal" w:date="2026-08-03T22:18:00Z">
        <w:rPr>
          <w:rFonts w:asciiTheme="majorHAnsi" w:eastAsiaTheme="majorEastAsia" w:hAnsiTheme="majorHAnsi" w:cstheme="majorBidi"/>
          <w:spacing w:val="-10"/>
          <w:kern w:val="28"/>
          <w:sz w:val="56"/>
          <w:szCs w:val="56"/>
          <w:lang w:eastAsia="en-US" w:bidi="ar-SA"/>
          <w14:ligatures w14:val="standardContextual"/>
        </w:rPr>
      </w:rPrChange>
    </w:rPr>
  </w:style>
  <w:style w:type="character" w:customStyle="1" w:styleId="TitleChar">
    <w:name w:val="Title Char"/>
    <w:basedOn w:val="DefaultParagraphFont"/>
    <w:link w:val="Title"/>
    <w:uiPriority w:val="10"/>
    <w:rsid w:val="00D874B7"/>
    <w:rPr>
      <w:rFonts w:ascii="Arial" w:eastAsia="Arial" w:hAnsi="Arial" w:cs="Arial"/>
      <w:kern w:val="0"/>
      <w:sz w:val="52"/>
      <w:szCs w:val="52"/>
      <w:lang w:val="en"/>
      <w14:ligatures w14:val="none"/>
    </w:rPr>
  </w:style>
  <w:style w:type="paragraph" w:styleId="Subtitle">
    <w:name w:val="Subtitle"/>
    <w:basedOn w:val="Normal"/>
    <w:next w:val="Normal"/>
    <w:link w:val="SubtitleChar"/>
    <w:uiPriority w:val="11"/>
    <w:qFormat/>
    <w:pPr>
      <w:keepNext/>
      <w:keepLines/>
      <w:spacing w:after="320"/>
      <w:pPrChange w:id="8" w:author="Nick Bernal" w:date="2026-08-03T22:18:00Z">
        <w:pPr>
          <w:numPr>
            <w:ilvl w:val="1"/>
          </w:numPr>
          <w:spacing w:after="160"/>
        </w:pPr>
      </w:pPrChange>
    </w:pPr>
    <w:rPr>
      <w:color w:val="666666"/>
      <w:sz w:val="30"/>
      <w:szCs w:val="30"/>
      <w:rPrChange w:id="8" w:author="Nick Bernal" w:date="2026-08-03T22:18:00Z">
        <w:rPr>
          <w:rFonts w:asciiTheme="minorHAnsi" w:eastAsiaTheme="majorEastAsia" w:hAnsiTheme="minorHAnsi" w:cstheme="majorBidi"/>
          <w:color w:val="595959" w:themeColor="text1" w:themeTint="A6"/>
          <w:spacing w:val="15"/>
          <w:kern w:val="2"/>
          <w:sz w:val="28"/>
          <w:szCs w:val="28"/>
          <w:lang w:eastAsia="en-US" w:bidi="ar-SA"/>
          <w14:ligatures w14:val="standardContextual"/>
        </w:rPr>
      </w:rPrChange>
    </w:rPr>
  </w:style>
  <w:style w:type="character" w:customStyle="1" w:styleId="SubtitleChar">
    <w:name w:val="Subtitle Char"/>
    <w:basedOn w:val="DefaultParagraphFont"/>
    <w:link w:val="Subtitle"/>
    <w:uiPriority w:val="11"/>
    <w:rsid w:val="00D874B7"/>
    <w:rPr>
      <w:rFonts w:ascii="Arial" w:eastAsia="Arial" w:hAnsi="Arial" w:cs="Arial"/>
      <w:color w:val="666666"/>
      <w:kern w:val="0"/>
      <w:sz w:val="30"/>
      <w:szCs w:val="30"/>
      <w:lang w:val="en"/>
      <w14:ligatures w14:val="none"/>
    </w:rPr>
  </w:style>
  <w:style w:type="paragraph" w:styleId="Quote">
    <w:name w:val="Quote"/>
    <w:basedOn w:val="Normal"/>
    <w:next w:val="Normal"/>
    <w:link w:val="QuoteChar"/>
    <w:uiPriority w:val="29"/>
    <w:qFormat/>
    <w:rsid w:val="00D874B7"/>
    <w:pPr>
      <w:spacing w:before="160" w:after="160" w:line="240" w:lineRule="auto"/>
      <w:jc w:val="center"/>
    </w:pPr>
    <w:rPr>
      <w:rFonts w:asciiTheme="minorHAnsi" w:hAnsiTheme="minorHAnsi"/>
      <w:i/>
      <w:iCs/>
      <w:color w:val="404040" w:themeColor="text1" w:themeTint="BF"/>
      <w:kern w:val="2"/>
      <w:szCs w:val="24"/>
      <w:lang/>
      <w14:ligatures w14:val="standardContextual"/>
    </w:rPr>
  </w:style>
  <w:style w:type="character" w:customStyle="1" w:styleId="QuoteChar">
    <w:name w:val="Quote Char"/>
    <w:basedOn w:val="DefaultParagraphFont"/>
    <w:link w:val="Quote"/>
    <w:uiPriority w:val="29"/>
    <w:rsid w:val="00D874B7"/>
    <w:rPr>
      <w:i/>
      <w:iCs/>
      <w:color w:val="404040" w:themeColor="text1" w:themeTint="BF"/>
    </w:rPr>
  </w:style>
  <w:style w:type="paragraph" w:styleId="ListParagraph">
    <w:name w:val="List Paragraph"/>
    <w:basedOn w:val="Normal"/>
    <w:uiPriority w:val="34"/>
    <w:qFormat/>
    <w:rsid w:val="00D874B7"/>
    <w:pPr>
      <w:spacing w:line="240" w:lineRule="auto"/>
      <w:ind w:left="720"/>
      <w:contextualSpacing/>
    </w:pPr>
    <w:rPr>
      <w:rFonts w:asciiTheme="minorHAnsi" w:hAnsiTheme="minorHAnsi"/>
      <w:kern w:val="2"/>
      <w:szCs w:val="24"/>
      <w:lang/>
      <w14:ligatures w14:val="standardContextual"/>
    </w:rPr>
  </w:style>
  <w:style w:type="character" w:styleId="IntenseEmphasis">
    <w:name w:val="Intense Emphasis"/>
    <w:basedOn w:val="DefaultParagraphFont"/>
    <w:uiPriority w:val="21"/>
    <w:qFormat/>
    <w:rsid w:val="00D874B7"/>
    <w:rPr>
      <w:i/>
      <w:iCs/>
      <w:color w:val="0F4761" w:themeColor="accent1" w:themeShade="BF"/>
    </w:rPr>
  </w:style>
  <w:style w:type="paragraph" w:styleId="IntenseQuote">
    <w:name w:val="Intense Quote"/>
    <w:basedOn w:val="Normal"/>
    <w:next w:val="Normal"/>
    <w:link w:val="IntenseQuoteChar"/>
    <w:uiPriority w:val="30"/>
    <w:qFormat/>
    <w:rsid w:val="00D874B7"/>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hAnsiTheme="minorHAnsi"/>
      <w:i/>
      <w:iCs/>
      <w:color w:val="0F4761" w:themeColor="accent1" w:themeShade="BF"/>
      <w:kern w:val="2"/>
      <w:szCs w:val="24"/>
      <w:lang/>
      <w14:ligatures w14:val="standardContextual"/>
    </w:rPr>
  </w:style>
  <w:style w:type="character" w:customStyle="1" w:styleId="IntenseQuoteChar">
    <w:name w:val="Intense Quote Char"/>
    <w:basedOn w:val="DefaultParagraphFont"/>
    <w:link w:val="IntenseQuote"/>
    <w:uiPriority w:val="30"/>
    <w:rsid w:val="00D874B7"/>
    <w:rPr>
      <w:i/>
      <w:iCs/>
      <w:color w:val="0F4761" w:themeColor="accent1" w:themeShade="BF"/>
    </w:rPr>
  </w:style>
  <w:style w:type="character" w:styleId="IntenseReference">
    <w:name w:val="Intense Reference"/>
    <w:basedOn w:val="DefaultParagraphFont"/>
    <w:uiPriority w:val="32"/>
    <w:qFormat/>
    <w:rsid w:val="00D87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7F9BD-DB69-8E42-A7ED-11F85A7BA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200</Words>
  <Characters>1145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2025-04-28T15:05:00Z</dcterms:created>
  <dcterms:modified xsi:type="dcterms:W3CDTF">2026-08-04T02:18:00Z</dcterms:modified>
</cp:coreProperties>
</file>