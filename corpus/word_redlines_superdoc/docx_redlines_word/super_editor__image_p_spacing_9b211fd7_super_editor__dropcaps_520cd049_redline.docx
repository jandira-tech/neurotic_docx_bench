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0A875" w14:textId="77777777" w:rsidR="00D874B7" w:rsidRPr="000A5BF6" w:rsidRDefault="00D874B7" w:rsidP="00D874B7">
      <w:pPr>
        <w:pStyle w:val="Heading2"/>
        <w:rPr>
          <w:ins w:id="19" w:author="Vladislava Andrushchenko" w:date="2026-08-04T06:07:00Z" w16du:dateUtc="2026-08-04T10:07:00Z"/>
          <w:b/>
          <w:bCs/>
          <w:color w:val="4C94D8" w:themeColor="text2" w:themeTint="80"/>
          <w:lang w:val="en-US"/>
        </w:rPr>
      </w:pPr>
      <w:bookmarkStart w:id="20" w:name="_Toc359077859"/>
      <w:ins w:id="21" w:author="Vladislava Andrushchenko" w:date="2026-08-04T06:07:00Z" w16du:dateUtc="2026-08-04T10:07:00Z">
        <w:r w:rsidRPr="00D874B7">
          <w:rPr>
            <w:b/>
            <w:bCs/>
            <w:color w:val="4C94D8" w:themeColor="text2" w:themeTint="80"/>
          </w:rPr>
          <w:t>Dropcaps</w:t>
        </w:r>
        <w:bookmarkEnd w:id="20"/>
      </w:ins>
    </w:p>
    <w:p w14:paraId="3BDB67A2" w14:textId="7ECB850D" w:rsidR="00903615" w:rsidRPr="00903615" w:rsidRDefault="00903615" w:rsidP="00903615">
      <w:pPr>
        <w:keepNext/>
        <w:framePr w:dropCap="drop" w:lines="3" w:wrap="around" w:vAnchor="text" w:hAnchor="text"/>
        <w:spacing w:line="951" w:lineRule="exact"/>
        <w:ind w:firstLine="0"/>
        <w:textAlignment w:val="baseline"/>
        <w:rPr>
          <w:ins w:id="22" w:author="Vladislava Andrushchenko" w:date="2026-08-04T06:07:00Z" w16du:dateUtc="2026-08-04T10:07:00Z"/>
          <w:position w:val="-10"/>
          <w:sz w:val="118"/>
        </w:rPr>
      </w:pPr>
      <w:ins w:id="23" w:author="Vladislava Andrushchenko" w:date="2026-08-04T06:07:00Z" w16du:dateUtc="2026-08-04T10:07:00Z">
        <w:r w:rsidRPr="00903615">
          <w:rPr>
            <w:position w:val="-10"/>
            <w:sz w:val="118"/>
          </w:rPr>
          <w:t>R</w:t>
        </w:r>
      </w:ins>
    </w:p>
    <w:p w14:paraId="6739264C" w14:textId="4BBBCD9B" w:rsidR="00D874B7" w:rsidRDefault="00D874B7" w:rsidP="00D874B7">
      <w:pPr>
        <w:ind w:firstLine="0"/>
        <w:rPr>
          <w:ins w:id="24" w:author="Vladislava Andrushchenko" w:date="2026-08-04T06:07:00Z" w16du:dateUtc="2026-08-04T10:07:00Z"/>
        </w:rPr>
      </w:pPr>
      <w:ins w:id="25" w:author="Vladislava Andrushchenko" w:date="2026-08-04T06:07:00Z" w16du:dateUtc="2026-08-04T10:07:00Z">
        <w:r>
          <w:t>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ins>
    </w:p>
    <w:p w14:paraId="7FACADAF" w14:textId="77777777" w:rsidR="00D24516" w:rsidRDefault="00D24516">
      <w:pPr>
        <w:rPr>
          <w:ins w:id="26" w:author="Vladislava Andrushchenko" w:date="2026-08-04T06:07:00Z" w16du:dateUtc="2026-08-04T10:07:00Z"/>
        </w:rPr>
      </w:pPr>
    </w:p>
    <w:p w14:paraId="07EBDAEF" w14:textId="77777777" w:rsidR="000A5BF6" w:rsidRDefault="000A5BF6">
      <w:pPr>
        <w:rPr>
          <w:ins w:id="27" w:author="Vladislava Andrushchenko" w:date="2026-08-04T06:07:00Z" w16du:dateUtc="2026-08-04T10:07:00Z"/>
        </w:rPr>
      </w:pPr>
    </w:p>
    <w:p w14:paraId="4E9A3116" w14:textId="77777777" w:rsidR="000A5BF6" w:rsidRPr="000A5BF6" w:rsidRDefault="000A5BF6" w:rsidP="000A5BF6">
      <w:pPr>
        <w:pStyle w:val="Heading2"/>
        <w:rPr>
          <w:ins w:id="28" w:author="Vladislava Andrushchenko" w:date="2026-08-04T06:07:00Z" w16du:dateUtc="2026-08-04T10:07:00Z"/>
          <w:b/>
          <w:bCs/>
          <w:color w:val="4C94D8" w:themeColor="text2" w:themeTint="80"/>
          <w:lang w:val="en-US"/>
        </w:rPr>
      </w:pPr>
      <w:ins w:id="29" w:author="Vladislava Andrushchenko" w:date="2026-08-04T06:07:00Z" w16du:dateUtc="2026-08-04T10:07:00Z">
        <w:r w:rsidRPr="00D874B7">
          <w:rPr>
            <w:b/>
            <w:bCs/>
            <w:color w:val="4C94D8" w:themeColor="text2" w:themeTint="80"/>
          </w:rPr>
          <w:t>Dropcaps</w:t>
        </w:r>
      </w:ins>
    </w:p>
    <w:p w14:paraId="0C59EA85" w14:textId="290A8B7F" w:rsidR="000A5BF6" w:rsidRPr="003E227F" w:rsidRDefault="0024205F" w:rsidP="003E227F">
      <w:pPr>
        <w:keepNext/>
        <w:framePr w:dropCap="margin" w:lines="3" w:wrap="around" w:vAnchor="text" w:hAnchor="page"/>
        <w:spacing w:line="951" w:lineRule="exact"/>
        <w:textAlignment w:val="baseline"/>
        <w:rPr>
          <w:ins w:id="30" w:author="Vladislava Andrushchenko" w:date="2026-08-04T06:07:00Z" w16du:dateUtc="2026-08-04T10:07:00Z"/>
          <w:position w:val="-10"/>
          <w:sz w:val="117"/>
        </w:rPr>
      </w:pPr>
      <w:ins w:id="31" w:author="Vladislava Andrushchenko" w:date="2026-08-04T06:07:00Z" w16du:dateUtc="2026-08-04T10:07:00Z">
        <w:r>
          <w:rPr>
            <w:position w:val="-10"/>
            <w:sz w:val="117"/>
          </w:rPr>
          <w:t>W</w:t>
        </w:r>
      </w:ins>
    </w:p>
    <w:p w14:paraId="70869567" w14:textId="77777777" w:rsidR="000A5BF6" w:rsidRDefault="000A5BF6" w:rsidP="000A5BF6">
      <w:pPr>
        <w:ind w:firstLine="0"/>
        <w:rPr>
          <w:ins w:id="32" w:author="Vladislava Andrushchenko" w:date="2026-08-04T06:07:00Z" w16du:dateUtc="2026-08-04T10:07:00Z"/>
        </w:rPr>
      </w:pPr>
      <w:ins w:id="33" w:author="Vladislava Andrushchenko" w:date="2026-08-04T06:07:00Z" w16du:dateUtc="2026-08-04T10:07:00Z">
        <w:r>
          <w:t>rop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ins>
    </w:p>
    <w:p w14:paraId="6F76DC06" w14:textId="53123700" w:rsidR="004A7F04" w:rsidRDefault="00607D18">
      <w:pPr>
        <w:spacing w:line="270" w:lineRule="auto"/>
        <w:jc w:val="center"/>
        <w:rPr>
          <w:del w:id="34" w:author="Vladislava Andrushchenko" w:date="2026-08-04T06:07:00Z" w16du:dateUtc="2026-08-04T10:07:00Z"/>
        </w:rPr>
      </w:pPr>
      <w:del w:id="35" w:author="Vladislava Andrushchenko" w:date="2026-08-04T06:07:00Z" w16du:dateUtc="2026-08-04T10:07:00Z">
        <w:r>
          <w:rPr>
            <w:noProof/>
          </w:rPr>
          <w:drawing>
            <wp:inline distT="0" distB="0" distL="0" distR="0" wp14:anchorId="2C7B0A3D" wp14:editId="7CD4E88B">
              <wp:extent cx="829993" cy="792643"/>
              <wp:effectExtent l="0" t="0" r="0" b="0"/>
              <wp:docPr id="642310200" name="Picture 1" descr="A close-up of a tree tru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10200" name="Picture 1" descr="A close-up of a tree trun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852999" cy="814614"/>
                      </a:xfrm>
                      <a:prstGeom prst="rect">
                        <a:avLst/>
                      </a:prstGeom>
                    </pic:spPr>
                  </pic:pic>
                </a:graphicData>
              </a:graphic>
            </wp:inline>
          </w:drawing>
        </w:r>
      </w:del>
    </w:p>
    <w:p w14:paraId="3DE3B516" w14:textId="1553B174" w:rsidR="004A7F04" w:rsidRDefault="00607D18">
      <w:pPr>
        <w:spacing w:line="270" w:lineRule="auto"/>
        <w:jc w:val="center"/>
        <w:rPr>
          <w:del w:id="36" w:author="Vladislava Andrushchenko" w:date="2026-08-04T06:07:00Z" w16du:dateUtc="2026-08-04T10:07:00Z"/>
        </w:rPr>
      </w:pPr>
      <w:del w:id="37" w:author="Vladislava Andrushchenko" w:date="2026-08-04T06:07:00Z" w16du:dateUtc="2026-08-04T10:07:00Z">
        <w:r>
          <w:rPr>
            <w:rFonts w:ascii="Arial" w:eastAsia="Arial" w:hAnsi="Arial" w:cs="Arial"/>
            <w:b/>
          </w:rPr>
          <w:delText>SOME TITLE</w:delText>
        </w:r>
      </w:del>
    </w:p>
    <w:p w14:paraId="63A6DDD7" w14:textId="77777777" w:rsidR="004A7F04" w:rsidRDefault="004A7F04">
      <w:pPr>
        <w:spacing w:line="285" w:lineRule="auto"/>
        <w:rPr>
          <w:del w:id="38" w:author="Vladislava Andrushchenko" w:date="2026-08-04T06:07:00Z" w16du:dateUtc="2026-08-04T10:07:00Z"/>
        </w:rPr>
      </w:pPr>
    </w:p>
    <w:p w14:paraId="13995A93" w14:textId="22C5CE73" w:rsidR="004A7F04" w:rsidRDefault="00607D18">
      <w:pPr>
        <w:spacing w:line="270" w:lineRule="auto"/>
        <w:ind w:left="600" w:right="600"/>
        <w:rPr>
          <w:del w:id="39" w:author="Vladislava Andrushchenko" w:date="2026-08-04T06:07:00Z" w16du:dateUtc="2026-08-04T10:07:00Z"/>
        </w:rPr>
      </w:pPr>
      <w:del w:id="40" w:author="Vladislava Andrushchenko" w:date="2026-08-04T06:07:00Z" w16du:dateUtc="2026-08-04T10:07:00Z">
        <w:r>
          <w:rPr>
            <w:noProof/>
          </w:rPr>
          <w:drawing>
            <wp:inline distT="0" distB="0" distL="0" distR="0" wp14:anchorId="2A32A11B" wp14:editId="198DE33A">
              <wp:extent cx="2540000" cy="2425700"/>
              <wp:effectExtent l="0" t="0" r="0" b="0"/>
              <wp:docPr id="373285145" name="Picture 2" descr="A close-up of a tree tru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85145" name="Picture 2" descr="A close-up of a tree trun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540000" cy="2425700"/>
                      </a:xfrm>
                      <a:prstGeom prst="rect">
                        <a:avLst/>
                      </a:prstGeom>
                    </pic:spPr>
                  </pic:pic>
                </a:graphicData>
              </a:graphic>
            </wp:inline>
          </w:drawing>
        </w:r>
      </w:del>
    </w:p>
    <w:p w14:paraId="5E8F8D6D" w14:textId="77777777" w:rsidR="004A7F04" w:rsidRDefault="00FF374F">
      <w:pPr>
        <w:spacing w:line="270" w:lineRule="auto"/>
        <w:rPr>
          <w:del w:id="41" w:author="Vladislava Andrushchenko" w:date="2026-08-04T06:07:00Z" w16du:dateUtc="2026-08-04T10:07:00Z"/>
        </w:rPr>
      </w:pPr>
      <w:del w:id="42" w:author="Vladislava Andrushchenko" w:date="2026-08-04T06:07:00Z" w16du:dateUtc="2026-08-04T10:07:00Z">
        <w:r>
          <w:rPr>
            <w:rFonts w:ascii="Arial" w:eastAsia="Arial" w:hAnsi="Arial" w:cs="Arial"/>
          </w:rPr>
          <w:delText>By: </w:delText>
        </w:r>
      </w:del>
      <w:sdt>
        <w:sdtPr>
          <w:alias w:val="Signature"/>
          <w:tag w:val="agreementinput-1736977054572-763602392425"/>
          <w:id w:val="584267891"/>
          <w:lock w:val="sdtContentLocked"/>
        </w:sdtPr>
        <w:sdtEndPr/>
        <w:sdtContent>
          <w:del w:id="43" w:author="Vladislava Andrushchenko" w:date="2026-08-04T06:07:00Z" w16du:dateUtc="2026-08-04T10:07:00Z">
            <w:r>
              <w:rPr>
                <w:rFonts w:ascii="Arial" w:eastAsia="Arial" w:hAnsi="Arial" w:cs="Arial"/>
              </w:rPr>
              <w:delText>Signature</w:delText>
            </w:r>
          </w:del>
        </w:sdtContent>
      </w:sdt>
    </w:p>
    <w:p w14:paraId="44318150" w14:textId="77777777" w:rsidR="004A7F04" w:rsidRDefault="004A7F04" w:rsidP="000A5BF6">
      <w:pPr>
        <w:ind w:firstLine="0"/>
        <w:pPrChange w:id="44" w:author="Vladislava Andrushchenko" w:date="2026-08-04T06:07:00Z" w16du:dateUtc="2026-08-04T10:07:00Z">
          <w:pPr>
            <w:spacing w:line="270" w:lineRule="auto"/>
          </w:pPr>
        </w:pPrChange>
      </w:pPr>
    </w:p>
    <w:sectPr w:rsidR="004A7F04">
      <w:headerReference w:type="default" r:id="rId8"/>
      <w:footerReference w:type="default" r:id="rId9"/>
      <w:pgSz w:w="11906" w:h="16838"/>
      <w:pgMar w:top="1440" w:right="1440" w:bottom="1440" w:left="1440" w:header="708" w:footer="708" w:gutter="0"/>
      <w:cols w:space="708"/>
      <w:docGrid w:linePitch="360"/>
      <w:sectPrChange w:id="47" w:author="Vladislava Andrushchenko" w:date="2026-08-04T06:07:00Z" w16du:dateUtc="2026-08-04T10:07:00Z">
        <w:sectPr w:rsidR="004A7F04">
          <w:pgMar w:top="1134" w:right="907" w:bottom="1134" w:left="907"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4F826" w14:textId="77777777" w:rsidR="00FF374F" w:rsidRDefault="00FF374F" w:rsidP="0086517E">
      <w:pPr>
        <w:spacing w:line="240" w:lineRule="auto"/>
        <w:pPrChange w:id="17" w:author="Vladislava Andrushchenko" w:date="2026-08-04T06:07:00Z" w16du:dateUtc="2026-08-04T10:07:00Z">
          <w:pPr>
            <w:spacing w:before="0" w:after="0" w:line="240" w:lineRule="auto"/>
          </w:pPr>
        </w:pPrChange>
      </w:pPr>
      <w:r>
        <w:separator/>
      </w:r>
    </w:p>
  </w:endnote>
  <w:endnote w:type="continuationSeparator" w:id="0">
    <w:p w14:paraId="57896A8F" w14:textId="77777777" w:rsidR="00FF374F" w:rsidRDefault="00FF374F" w:rsidP="0086517E">
      <w:pPr>
        <w:spacing w:line="240" w:lineRule="auto"/>
        <w:pPrChange w:id="18" w:author="Vladislava Andrushchenko" w:date="2026-08-04T06:07:00Z" w16du:dateUtc="2026-08-04T10:07:00Z">
          <w:pPr>
            <w:spacing w:before="0"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buntu">
    <w:panose1 w:val="020B0504030602030204"/>
    <w:charset w:val="00"/>
    <w:family w:val="swiss"/>
    <w:pitch w:val="variable"/>
    <w:sig w:usb0="E00002FF" w:usb1="5000205B"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A82" w14:textId="77777777" w:rsidR="008229AD" w:rsidRDefault="008229AD">
    <w:pPr>
      <w:pStyle w:val="Subtitle"/>
      <w:pPrChange w:id="46" w:author="Vladislava Andrushchenko" w:date="2026-08-04T06:07:00Z" w16du:dateUtc="2026-08-04T10:07: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2B959" w14:textId="77777777" w:rsidR="00FF374F" w:rsidRDefault="00FF374F" w:rsidP="0086517E">
      <w:pPr>
        <w:spacing w:line="240" w:lineRule="auto"/>
        <w:pPrChange w:id="15" w:author="Vladislava Andrushchenko" w:date="2026-08-04T06:07:00Z" w16du:dateUtc="2026-08-04T10:07:00Z">
          <w:pPr>
            <w:spacing w:before="0" w:after="0" w:line="240" w:lineRule="auto"/>
          </w:pPr>
        </w:pPrChange>
      </w:pPr>
      <w:r>
        <w:separator/>
      </w:r>
    </w:p>
  </w:footnote>
  <w:footnote w:type="continuationSeparator" w:id="0">
    <w:p w14:paraId="296EAA95" w14:textId="77777777" w:rsidR="00FF374F" w:rsidRDefault="00FF374F" w:rsidP="0086517E">
      <w:pPr>
        <w:spacing w:line="240" w:lineRule="auto"/>
        <w:pPrChange w:id="16" w:author="Vladislava Andrushchenko" w:date="2026-08-04T06:07:00Z" w16du:dateUtc="2026-08-04T10:07:00Z">
          <w:pPr>
            <w:spacing w:before="0"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39D12" w14:textId="77777777" w:rsidR="008229AD" w:rsidRDefault="008229AD">
    <w:pPr>
      <w:pStyle w:val="Title"/>
      <w:pPrChange w:id="45" w:author="Vladislava Andrushchenko" w:date="2026-08-04T06:07:00Z" w16du:dateUtc="2026-08-04T10:07:00Z">
        <w:pPr>
          <w:pStyle w:val="Header"/>
        </w:pPr>
      </w:pPrChang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AAA"/>
    <w:rsid w:val="00051DAE"/>
    <w:rsid w:val="000A5BF6"/>
    <w:rsid w:val="00187679"/>
    <w:rsid w:val="002365C1"/>
    <w:rsid w:val="0024205F"/>
    <w:rsid w:val="00306583"/>
    <w:rsid w:val="003A1882"/>
    <w:rsid w:val="003E227F"/>
    <w:rsid w:val="004841CA"/>
    <w:rsid w:val="004A7F04"/>
    <w:rsid w:val="00524AAA"/>
    <w:rsid w:val="00607D18"/>
    <w:rsid w:val="00635D55"/>
    <w:rsid w:val="00650969"/>
    <w:rsid w:val="006C16E0"/>
    <w:rsid w:val="006D529B"/>
    <w:rsid w:val="008229AD"/>
    <w:rsid w:val="00846FA8"/>
    <w:rsid w:val="0086517E"/>
    <w:rsid w:val="00903615"/>
    <w:rsid w:val="009F58C9"/>
    <w:rsid w:val="00A16521"/>
    <w:rsid w:val="00AB0029"/>
    <w:rsid w:val="00B31F1B"/>
    <w:rsid w:val="00B41974"/>
    <w:rsid w:val="00C01C9B"/>
    <w:rsid w:val="00D24516"/>
    <w:rsid w:val="00D874B7"/>
    <w:rsid w:val="00D91E07"/>
    <w:rsid w:val="00E72AA1"/>
    <w:rsid w:val="00F6796C"/>
    <w:rsid w:val="00F85B33"/>
    <w:rsid w:val="00FE59D9"/>
    <w:rsid w:val="00FF3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55B87"/>
  <w15:docId w15:val="{E70C7747-E214-41C3-9587-A7C4CF88A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lang w:val="en-US" w:eastAsia="en-US" w:bidi="ar-SA"/>
      </w:rPr>
    </w:rPrDefault>
    <w:pPrDefault>
      <w:pPr>
        <w:spacing w:before="240"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4B7"/>
    <w:pPr>
      <w:spacing w:before="0" w:after="0" w:line="276" w:lineRule="auto"/>
      <w:ind w:firstLine="432"/>
      <w:pPrChange w:id="0" w:author="Vladislava Andrushchenko" w:date="2026-08-04T06:07:00Z">
        <w:pPr>
          <w:spacing w:before="240" w:after="240" w:line="288" w:lineRule="auto"/>
        </w:pPr>
      </w:pPrChange>
    </w:pPr>
    <w:rPr>
      <w:rFonts w:ascii="Ubuntu" w:eastAsiaTheme="minorHAnsi" w:hAnsi="Ubuntu" w:cstheme="minorBidi"/>
      <w:color w:val="auto"/>
      <w:szCs w:val="22"/>
      <w:rPrChange w:id="0" w:author="Vladislava Andrushchenko" w:date="2026-08-04T06:07:00Z">
        <w:rPr>
          <w:color w:val="000000"/>
          <w:sz w:val="24"/>
          <w:lang w:val="en-US" w:eastAsia="en-US" w:bidi="ar-SA"/>
        </w:rPr>
      </w:rPrChange>
    </w:rPr>
  </w:style>
  <w:style w:type="paragraph" w:styleId="Heading1">
    <w:name w:val="heading 1"/>
    <w:basedOn w:val="Normal"/>
    <w:next w:val="Normal"/>
    <w:link w:val="Heading1Char"/>
    <w:uiPriority w:val="9"/>
    <w:qFormat/>
    <w:rsid w:val="00D874B7"/>
    <w:pPr>
      <w:keepNext/>
      <w:keepLines/>
      <w:spacing w:before="360" w:after="80" w:line="240" w:lineRule="auto"/>
      <w:ind w:firstLine="0"/>
      <w:outlineLvl w:val="0"/>
      <w:pPrChange w:id="1" w:author="Vladislava Andrushchenko" w:date="2026-08-04T06:07:00Z">
        <w:pPr>
          <w:spacing w:before="161" w:after="161" w:line="276" w:lineRule="auto"/>
          <w:ind w:firstLine="432"/>
          <w:outlineLvl w:val="0"/>
        </w:pPr>
      </w:pPrChange>
    </w:pPr>
    <w:rPr>
      <w:rFonts w:asciiTheme="majorHAnsi" w:eastAsiaTheme="majorEastAsia" w:hAnsiTheme="majorHAnsi" w:cstheme="majorBidi"/>
      <w:color w:val="0F4761" w:themeColor="accent1" w:themeShade="BF"/>
      <w:kern w:val="2"/>
      <w:sz w:val="40"/>
      <w:szCs w:val="40"/>
      <w:lang/>
      <w14:ligatures w14:val="standardContextual"/>
      <w:rPrChange w:id="1" w:author="Vladislava Andrushchenko" w:date="2026-08-04T06:07:00Z">
        <w:rPr>
          <w:rFonts w:ascii="Ubuntu" w:eastAsiaTheme="minorHAnsi" w:hAnsi="Ubuntu" w:cstheme="minorBidi"/>
          <w:sz w:val="24"/>
          <w:szCs w:val="22"/>
          <w:lang w:val="en-US" w:eastAsia="en-US" w:bidi="ar-SA"/>
        </w:rPr>
      </w:rPrChange>
    </w:rPr>
  </w:style>
  <w:style w:type="paragraph" w:styleId="Heading2">
    <w:name w:val="heading 2"/>
    <w:basedOn w:val="Normal"/>
    <w:next w:val="Normal"/>
    <w:link w:val="Heading2Char"/>
    <w:uiPriority w:val="9"/>
    <w:unhideWhenUsed/>
    <w:qFormat/>
    <w:rsid w:val="00D874B7"/>
    <w:pPr>
      <w:keepNext/>
      <w:keepLines/>
      <w:spacing w:before="160" w:after="80" w:line="240" w:lineRule="auto"/>
      <w:ind w:firstLine="0"/>
      <w:outlineLvl w:val="1"/>
      <w:pPrChange w:id="2" w:author="Vladislava Andrushchenko" w:date="2026-08-04T06:07:00Z">
        <w:pPr>
          <w:spacing w:before="199" w:after="199" w:line="276" w:lineRule="auto"/>
          <w:ind w:firstLine="432"/>
          <w:outlineLvl w:val="1"/>
        </w:pPr>
      </w:pPrChange>
    </w:pPr>
    <w:rPr>
      <w:rFonts w:asciiTheme="majorHAnsi" w:eastAsiaTheme="majorEastAsia" w:hAnsiTheme="majorHAnsi" w:cstheme="majorBidi"/>
      <w:color w:val="0F4761" w:themeColor="accent1" w:themeShade="BF"/>
      <w:kern w:val="2"/>
      <w:sz w:val="32"/>
      <w:szCs w:val="32"/>
      <w:lang/>
      <w14:ligatures w14:val="standardContextual"/>
      <w:rPrChange w:id="2" w:author="Vladislava Andrushchenko" w:date="2026-08-04T06:07:00Z">
        <w:rPr>
          <w:rFonts w:ascii="Ubuntu" w:eastAsiaTheme="minorHAnsi" w:hAnsi="Ubuntu" w:cstheme="minorBidi"/>
          <w:sz w:val="24"/>
          <w:szCs w:val="22"/>
          <w:lang w:val="en-US" w:eastAsia="en-US" w:bidi="ar-SA"/>
        </w:rPr>
      </w:rPrChange>
    </w:rPr>
  </w:style>
  <w:style w:type="paragraph" w:styleId="Heading3">
    <w:name w:val="heading 3"/>
    <w:basedOn w:val="Normal"/>
    <w:next w:val="Normal"/>
    <w:link w:val="Heading3Char"/>
    <w:uiPriority w:val="9"/>
    <w:semiHidden/>
    <w:unhideWhenUsed/>
    <w:qFormat/>
    <w:rsid w:val="00D874B7"/>
    <w:pPr>
      <w:keepNext/>
      <w:keepLines/>
      <w:spacing w:before="160" w:after="80" w:line="240" w:lineRule="auto"/>
      <w:ind w:firstLine="0"/>
      <w:outlineLvl w:val="2"/>
      <w:pPrChange w:id="3" w:author="Vladislava Andrushchenko" w:date="2026-08-04T06:07:00Z">
        <w:pPr>
          <w:spacing w:line="276" w:lineRule="auto"/>
          <w:ind w:firstLine="432"/>
          <w:outlineLvl w:val="2"/>
        </w:pPr>
      </w:pPrChange>
    </w:pPr>
    <w:rPr>
      <w:rFonts w:asciiTheme="minorHAnsi" w:eastAsiaTheme="majorEastAsia" w:hAnsiTheme="minorHAnsi" w:cstheme="majorBidi"/>
      <w:color w:val="0F4761" w:themeColor="accent1" w:themeShade="BF"/>
      <w:kern w:val="2"/>
      <w:sz w:val="28"/>
      <w:szCs w:val="28"/>
      <w:lang/>
      <w14:ligatures w14:val="standardContextual"/>
      <w:rPrChange w:id="3" w:author="Vladislava Andrushchenko" w:date="2026-08-04T06:07:00Z">
        <w:rPr>
          <w:rFonts w:ascii="Ubuntu" w:eastAsiaTheme="minorHAnsi" w:hAnsi="Ubuntu" w:cstheme="minorBidi"/>
          <w:sz w:val="24"/>
          <w:szCs w:val="22"/>
          <w:lang w:val="en-US" w:eastAsia="en-US" w:bidi="ar-SA"/>
        </w:rPr>
      </w:rPrChange>
    </w:rPr>
  </w:style>
  <w:style w:type="paragraph" w:styleId="Heading4">
    <w:name w:val="heading 4"/>
    <w:basedOn w:val="Normal"/>
    <w:next w:val="Normal"/>
    <w:link w:val="Heading4Char"/>
    <w:uiPriority w:val="9"/>
    <w:semiHidden/>
    <w:unhideWhenUsed/>
    <w:qFormat/>
    <w:rsid w:val="00D874B7"/>
    <w:pPr>
      <w:keepNext/>
      <w:keepLines/>
      <w:spacing w:before="80" w:after="40" w:line="240" w:lineRule="auto"/>
      <w:ind w:firstLine="0"/>
      <w:outlineLvl w:val="3"/>
      <w:pPrChange w:id="4" w:author="Vladislava Andrushchenko" w:date="2026-08-04T06:07:00Z">
        <w:pPr>
          <w:spacing w:before="319" w:after="319" w:line="276" w:lineRule="auto"/>
          <w:ind w:firstLine="432"/>
          <w:outlineLvl w:val="3"/>
        </w:pPr>
      </w:pPrChange>
    </w:pPr>
    <w:rPr>
      <w:rFonts w:asciiTheme="minorHAnsi" w:eastAsiaTheme="majorEastAsia" w:hAnsiTheme="minorHAnsi" w:cstheme="majorBidi"/>
      <w:i/>
      <w:iCs/>
      <w:color w:val="0F4761" w:themeColor="accent1" w:themeShade="BF"/>
      <w:kern w:val="2"/>
      <w:szCs w:val="24"/>
      <w:lang/>
      <w14:ligatures w14:val="standardContextual"/>
      <w:rPrChange w:id="4" w:author="Vladislava Andrushchenko" w:date="2026-08-04T06:07:00Z">
        <w:rPr>
          <w:rFonts w:ascii="Ubuntu" w:eastAsiaTheme="minorHAnsi" w:hAnsi="Ubuntu" w:cstheme="minorBidi"/>
          <w:sz w:val="24"/>
          <w:szCs w:val="22"/>
          <w:lang w:val="en-US" w:eastAsia="en-US" w:bidi="ar-SA"/>
        </w:rPr>
      </w:rPrChange>
    </w:rPr>
  </w:style>
  <w:style w:type="paragraph" w:styleId="Heading5">
    <w:name w:val="heading 5"/>
    <w:basedOn w:val="Normal"/>
    <w:next w:val="Normal"/>
    <w:link w:val="Heading5Char"/>
    <w:uiPriority w:val="9"/>
    <w:semiHidden/>
    <w:unhideWhenUsed/>
    <w:qFormat/>
    <w:rsid w:val="00D874B7"/>
    <w:pPr>
      <w:keepNext/>
      <w:keepLines/>
      <w:spacing w:before="80" w:after="40" w:line="240" w:lineRule="auto"/>
      <w:ind w:firstLine="0"/>
      <w:outlineLvl w:val="4"/>
      <w:pPrChange w:id="5" w:author="Vladislava Andrushchenko" w:date="2026-08-04T06:07:00Z">
        <w:pPr>
          <w:spacing w:before="401" w:after="401" w:line="276" w:lineRule="auto"/>
          <w:ind w:firstLine="432"/>
          <w:outlineLvl w:val="4"/>
        </w:pPr>
      </w:pPrChange>
    </w:pPr>
    <w:rPr>
      <w:rFonts w:asciiTheme="minorHAnsi" w:eastAsiaTheme="majorEastAsia" w:hAnsiTheme="minorHAnsi" w:cstheme="majorBidi"/>
      <w:color w:val="0F4761" w:themeColor="accent1" w:themeShade="BF"/>
      <w:kern w:val="2"/>
      <w:szCs w:val="24"/>
      <w:lang/>
      <w14:ligatures w14:val="standardContextual"/>
      <w:rPrChange w:id="5" w:author="Vladislava Andrushchenko" w:date="2026-08-04T06:07:00Z">
        <w:rPr>
          <w:rFonts w:ascii="Ubuntu" w:eastAsiaTheme="minorHAnsi" w:hAnsi="Ubuntu" w:cstheme="minorBidi"/>
          <w:sz w:val="24"/>
          <w:szCs w:val="22"/>
          <w:lang w:val="en-US" w:eastAsia="en-US" w:bidi="ar-SA"/>
        </w:rPr>
      </w:rPrChange>
    </w:rPr>
  </w:style>
  <w:style w:type="paragraph" w:styleId="Heading6">
    <w:name w:val="heading 6"/>
    <w:basedOn w:val="Normal"/>
    <w:next w:val="Normal"/>
    <w:link w:val="Heading6Char"/>
    <w:uiPriority w:val="9"/>
    <w:semiHidden/>
    <w:unhideWhenUsed/>
    <w:qFormat/>
    <w:rsid w:val="00D874B7"/>
    <w:pPr>
      <w:keepNext/>
      <w:keepLines/>
      <w:spacing w:before="40" w:line="240" w:lineRule="auto"/>
      <w:ind w:firstLine="0"/>
      <w:outlineLvl w:val="5"/>
      <w:pPrChange w:id="6" w:author="Vladislava Andrushchenko" w:date="2026-08-04T06:07:00Z">
        <w:pPr>
          <w:spacing w:before="559" w:after="559" w:line="276" w:lineRule="auto"/>
          <w:ind w:firstLine="432"/>
          <w:outlineLvl w:val="5"/>
        </w:pPr>
      </w:pPrChange>
    </w:pPr>
    <w:rPr>
      <w:rFonts w:asciiTheme="minorHAnsi" w:eastAsiaTheme="majorEastAsia" w:hAnsiTheme="minorHAnsi" w:cstheme="majorBidi"/>
      <w:i/>
      <w:iCs/>
      <w:color w:val="595959" w:themeColor="text1" w:themeTint="A6"/>
      <w:kern w:val="2"/>
      <w:szCs w:val="24"/>
      <w:lang/>
      <w14:ligatures w14:val="standardContextual"/>
      <w:rPrChange w:id="6" w:author="Vladislava Andrushchenko" w:date="2026-08-04T06:07:00Z">
        <w:rPr>
          <w:rFonts w:ascii="Ubuntu" w:eastAsiaTheme="minorHAnsi" w:hAnsi="Ubuntu" w:cstheme="minorBidi"/>
          <w:sz w:val="24"/>
          <w:szCs w:val="22"/>
          <w:lang w:val="en-US" w:eastAsia="en-US" w:bidi="ar-SA"/>
        </w:rPr>
      </w:rPrChange>
    </w:rPr>
  </w:style>
  <w:style w:type="paragraph" w:styleId="Heading7">
    <w:name w:val="heading 7"/>
    <w:basedOn w:val="Normal"/>
    <w:next w:val="Normal"/>
    <w:link w:val="Heading7Char"/>
    <w:uiPriority w:val="9"/>
    <w:semiHidden/>
    <w:unhideWhenUsed/>
    <w:qFormat/>
    <w:rsid w:val="00D874B7"/>
    <w:pPr>
      <w:keepNext/>
      <w:keepLines/>
      <w:spacing w:before="40" w:line="240" w:lineRule="auto"/>
      <w:ind w:firstLine="0"/>
      <w:outlineLvl w:val="6"/>
      <w:pPrChange w:id="7" w:author="Vladislava Andrushchenko" w:date="2026-08-04T06:07:00Z">
        <w:pPr>
          <w:keepNext/>
          <w:keepLines/>
          <w:spacing w:before="40"/>
          <w:ind w:firstLine="432"/>
          <w:outlineLvl w:val="6"/>
        </w:pPr>
      </w:pPrChange>
    </w:pPr>
    <w:rPr>
      <w:rFonts w:asciiTheme="minorHAnsi" w:eastAsiaTheme="majorEastAsia" w:hAnsiTheme="minorHAnsi" w:cstheme="majorBidi"/>
      <w:color w:val="595959" w:themeColor="text1" w:themeTint="A6"/>
      <w:kern w:val="2"/>
      <w:szCs w:val="24"/>
      <w:lang/>
      <w14:ligatures w14:val="standardContextual"/>
      <w:rPrChange w:id="7" w:author="Vladislava Andrushchenko" w:date="2026-08-04T06:07:00Z">
        <w:rPr>
          <w:rFonts w:asciiTheme="minorHAnsi" w:eastAsiaTheme="majorEastAsia" w:hAnsiTheme="minorHAnsi" w:cstheme="majorBidi"/>
          <w:color w:val="595959" w:themeColor="text1" w:themeTint="A6"/>
          <w:kern w:val="2"/>
          <w:sz w:val="24"/>
          <w:szCs w:val="24"/>
          <w:lang w:eastAsia="en-US" w:bidi="ar-SA"/>
          <w14:ligatures w14:val="standardContextual"/>
        </w:rPr>
      </w:rPrChange>
    </w:rPr>
  </w:style>
  <w:style w:type="paragraph" w:styleId="Heading8">
    <w:name w:val="heading 8"/>
    <w:basedOn w:val="Normal"/>
    <w:next w:val="Normal"/>
    <w:link w:val="Heading8Char"/>
    <w:uiPriority w:val="9"/>
    <w:semiHidden/>
    <w:unhideWhenUsed/>
    <w:qFormat/>
    <w:rsid w:val="00D874B7"/>
    <w:pPr>
      <w:keepNext/>
      <w:keepLines/>
      <w:spacing w:line="240" w:lineRule="auto"/>
      <w:ind w:firstLine="0"/>
      <w:outlineLvl w:val="7"/>
      <w:pPrChange w:id="8" w:author="Vladislava Andrushchenko" w:date="2026-08-04T06:07:00Z">
        <w:pPr>
          <w:keepNext/>
          <w:keepLines/>
          <w:ind w:firstLine="432"/>
          <w:outlineLvl w:val="7"/>
        </w:pPr>
      </w:pPrChange>
    </w:pPr>
    <w:rPr>
      <w:rFonts w:asciiTheme="minorHAnsi" w:eastAsiaTheme="majorEastAsia" w:hAnsiTheme="minorHAnsi" w:cstheme="majorBidi"/>
      <w:i/>
      <w:iCs/>
      <w:color w:val="272727" w:themeColor="text1" w:themeTint="D8"/>
      <w:kern w:val="2"/>
      <w:szCs w:val="24"/>
      <w:lang/>
      <w14:ligatures w14:val="standardContextual"/>
      <w:rPrChange w:id="8" w:author="Vladislava Andrushchenko" w:date="2026-08-04T06:07:00Z">
        <w:rPr>
          <w:rFonts w:asciiTheme="minorHAnsi" w:eastAsiaTheme="majorEastAsia" w:hAnsiTheme="minorHAnsi" w:cstheme="majorBidi"/>
          <w:i/>
          <w:iCs/>
          <w:color w:val="272727" w:themeColor="text1" w:themeTint="D8"/>
          <w:kern w:val="2"/>
          <w:sz w:val="24"/>
          <w:szCs w:val="24"/>
          <w:lang w:eastAsia="en-US" w:bidi="ar-SA"/>
          <w14:ligatures w14:val="standardContextual"/>
        </w:rPr>
      </w:rPrChange>
    </w:rPr>
  </w:style>
  <w:style w:type="paragraph" w:styleId="Heading9">
    <w:name w:val="heading 9"/>
    <w:basedOn w:val="Normal"/>
    <w:next w:val="Normal"/>
    <w:link w:val="Heading9Char"/>
    <w:uiPriority w:val="9"/>
    <w:semiHidden/>
    <w:unhideWhenUsed/>
    <w:qFormat/>
    <w:rsid w:val="00D874B7"/>
    <w:pPr>
      <w:keepNext/>
      <w:keepLines/>
      <w:spacing w:line="240" w:lineRule="auto"/>
      <w:ind w:firstLine="0"/>
      <w:outlineLvl w:val="8"/>
      <w:pPrChange w:id="9" w:author="Vladislava Andrushchenko" w:date="2026-08-04T06:07:00Z">
        <w:pPr>
          <w:keepNext/>
          <w:keepLines/>
          <w:ind w:firstLine="432"/>
          <w:outlineLvl w:val="8"/>
        </w:pPr>
      </w:pPrChange>
    </w:pPr>
    <w:rPr>
      <w:rFonts w:asciiTheme="minorHAnsi" w:eastAsiaTheme="majorEastAsia" w:hAnsiTheme="minorHAnsi" w:cstheme="majorBidi"/>
      <w:color w:val="272727" w:themeColor="text1" w:themeTint="D8"/>
      <w:kern w:val="2"/>
      <w:szCs w:val="24"/>
      <w:lang/>
      <w14:ligatures w14:val="standardContextual"/>
      <w:rPrChange w:id="9" w:author="Vladislava Andrushchenko" w:date="2026-08-04T06:07:00Z">
        <w:rPr>
          <w:rFonts w:asciiTheme="minorHAnsi" w:eastAsiaTheme="majorEastAsia" w:hAnsiTheme="minorHAnsi" w:cstheme="majorBidi"/>
          <w:color w:val="272727" w:themeColor="text1" w:themeTint="D8"/>
          <w:kern w:val="2"/>
          <w:sz w:val="24"/>
          <w:szCs w:val="24"/>
          <w:lang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D874B7"/>
    <w:pPr>
      <w:spacing w:before="160" w:after="160" w:line="240" w:lineRule="auto"/>
      <w:ind w:firstLine="0"/>
      <w:jc w:val="center"/>
      <w:pPrChange w:id="10" w:author="Vladislava Andrushchenko" w:date="2026-08-04T06:07:00Z">
        <w:pPr>
          <w:pBdr>
            <w:left w:val="single" w:sz="30" w:space="18" w:color="CCCCCC"/>
          </w:pBdr>
          <w:spacing w:line="276" w:lineRule="auto"/>
          <w:ind w:left="600" w:right="600" w:firstLine="432"/>
        </w:pPr>
      </w:pPrChange>
    </w:pPr>
    <w:rPr>
      <w:rFonts w:asciiTheme="minorHAnsi" w:hAnsiTheme="minorHAnsi"/>
      <w:i/>
      <w:iCs/>
      <w:color w:val="404040" w:themeColor="text1" w:themeTint="BF"/>
      <w:kern w:val="2"/>
      <w:szCs w:val="24"/>
      <w:lang/>
      <w14:ligatures w14:val="standardContextual"/>
      <w:rPrChange w:id="10" w:author="Vladislava Andrushchenko" w:date="2026-08-04T06:07:00Z">
        <w:rPr>
          <w:rFonts w:ascii="Ubuntu" w:eastAsiaTheme="minorHAnsi" w:hAnsi="Ubuntu" w:cstheme="minorBidi"/>
          <w:sz w:val="24"/>
          <w:szCs w:val="22"/>
          <w:lang w:val="en-US" w:eastAsia="en-US" w:bidi="ar-SA"/>
        </w:rPr>
      </w:rPrChange>
    </w:rPr>
  </w:style>
  <w:style w:type="paragraph" w:styleId="PlainText">
    <w:name w:val="Plain Text"/>
    <w:basedOn w:val="Normal"/>
    <w:next w:val="Normal"/>
    <w:uiPriority w:val="99"/>
    <w:semiHidden/>
    <w:unhideWhenUsed/>
    <w:qFormat/>
    <w:pPr>
      <w:pBdr>
        <w:top w:val="single" w:sz="6" w:space="10" w:color="C4C4C4"/>
        <w:left w:val="single" w:sz="6" w:space="10" w:color="C4C4C4"/>
        <w:bottom w:val="single" w:sz="6" w:space="10" w:color="C4C4C4"/>
        <w:right w:val="single" w:sz="6" w:space="10" w:color="C4C4C4"/>
      </w:pBdr>
      <w:spacing w:before="195" w:after="195"/>
    </w:pPr>
    <w:rPr>
      <w:rFonts w:ascii="Courier New" w:eastAsia="Courier New" w:hAnsi="Courier New" w:cs="Courier New"/>
      <w:sz w:val="20"/>
    </w:rPr>
  </w:style>
  <w:style w:type="character" w:customStyle="1" w:styleId="Code">
    <w:name w:val="Code"/>
    <w:uiPriority w:val="99"/>
    <w:semiHidden/>
    <w:unhideWhenUsed/>
    <w:qFormat/>
    <w:rPr>
      <w:rFonts w:ascii="Courier New" w:eastAsia="Courier New" w:hAnsi="Courier New" w:cs="Courier New"/>
      <w:sz w:val="20"/>
    </w:rPr>
  </w:style>
  <w:style w:type="character" w:styleId="Hyperlink">
    <w:name w:val="Hyperlink"/>
    <w:uiPriority w:val="99"/>
    <w:unhideWhenUsed/>
    <w:rPr>
      <w:color w:val="0000EE"/>
      <w:u w:val="single" w:color="0000EE"/>
    </w:rPr>
  </w:style>
  <w:style w:type="table" w:customStyle="1" w:styleId="BasicTable">
    <w:name w:val="Basic Table"/>
    <w:basedOn w:val="TableNormal"/>
    <w:uiPriority w:val="99"/>
    <w:semiHidden/>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spacing w:before="0" w:after="0" w:line="240" w:lineRule="auto"/>
    </w:pPr>
  </w:style>
  <w:style w:type="paragraph" w:styleId="Header">
    <w:name w:val="header"/>
    <w:basedOn w:val="Normal"/>
    <w:link w:val="HeaderChar"/>
    <w:uiPriority w:val="99"/>
    <w:unhideWhenUsed/>
    <w:rsid w:val="00051DAE"/>
    <w:pPr>
      <w:tabs>
        <w:tab w:val="center" w:pos="4680"/>
        <w:tab w:val="right" w:pos="9360"/>
      </w:tabs>
      <w:spacing w:line="240" w:lineRule="auto"/>
    </w:pPr>
  </w:style>
  <w:style w:type="character" w:customStyle="1" w:styleId="HeaderChar">
    <w:name w:val="Header Char"/>
    <w:basedOn w:val="DefaultParagraphFont"/>
    <w:link w:val="Header"/>
    <w:uiPriority w:val="99"/>
    <w:rsid w:val="00051DAE"/>
  </w:style>
  <w:style w:type="paragraph" w:styleId="Footer">
    <w:name w:val="footer"/>
    <w:basedOn w:val="Normal"/>
    <w:link w:val="FooterChar"/>
    <w:uiPriority w:val="99"/>
    <w:unhideWhenUsed/>
    <w:rsid w:val="00051DAE"/>
    <w:pPr>
      <w:tabs>
        <w:tab w:val="center" w:pos="4680"/>
        <w:tab w:val="right" w:pos="9360"/>
      </w:tabs>
      <w:spacing w:line="240" w:lineRule="auto"/>
    </w:pPr>
  </w:style>
  <w:style w:type="character" w:customStyle="1" w:styleId="FooterChar">
    <w:name w:val="Footer Char"/>
    <w:basedOn w:val="DefaultParagraphFont"/>
    <w:link w:val="Footer"/>
    <w:uiPriority w:val="99"/>
    <w:rsid w:val="00051DAE"/>
  </w:style>
  <w:style w:type="character" w:customStyle="1" w:styleId="Heading7Char">
    <w:name w:val="Heading 7 Char"/>
    <w:basedOn w:val="DefaultParagraphFont"/>
    <w:link w:val="Heading7"/>
    <w:uiPriority w:val="9"/>
    <w:semiHidden/>
    <w:rsid w:val="008229AD"/>
    <w:rPr>
      <w:rFonts w:asciiTheme="minorHAnsi" w:eastAsiaTheme="majorEastAsia" w:hAnsiTheme="minorHAnsi" w:cstheme="majorBidi"/>
      <w:color w:val="595959" w:themeColor="text1" w:themeTint="A6"/>
      <w:kern w:val="2"/>
      <w:szCs w:val="24"/>
      <w:lang/>
      <w14:ligatures w14:val="standardContextual"/>
    </w:rPr>
  </w:style>
  <w:style w:type="character" w:customStyle="1" w:styleId="Heading8Char">
    <w:name w:val="Heading 8 Char"/>
    <w:basedOn w:val="DefaultParagraphFont"/>
    <w:link w:val="Heading8"/>
    <w:uiPriority w:val="9"/>
    <w:semiHidden/>
    <w:rsid w:val="008229AD"/>
    <w:rPr>
      <w:rFonts w:asciiTheme="minorHAnsi" w:eastAsiaTheme="majorEastAsia" w:hAnsiTheme="minorHAnsi" w:cstheme="majorBidi"/>
      <w:i/>
      <w:iCs/>
      <w:color w:val="272727" w:themeColor="text1" w:themeTint="D8"/>
      <w:kern w:val="2"/>
      <w:szCs w:val="24"/>
      <w:lang/>
      <w14:ligatures w14:val="standardContextual"/>
    </w:rPr>
  </w:style>
  <w:style w:type="character" w:customStyle="1" w:styleId="Heading9Char">
    <w:name w:val="Heading 9 Char"/>
    <w:basedOn w:val="DefaultParagraphFont"/>
    <w:link w:val="Heading9"/>
    <w:uiPriority w:val="9"/>
    <w:semiHidden/>
    <w:rsid w:val="008229AD"/>
    <w:rPr>
      <w:rFonts w:asciiTheme="minorHAnsi" w:eastAsiaTheme="majorEastAsia" w:hAnsiTheme="minorHAnsi" w:cstheme="majorBidi"/>
      <w:color w:val="272727" w:themeColor="text1" w:themeTint="D8"/>
      <w:kern w:val="2"/>
      <w:szCs w:val="24"/>
      <w:lang/>
      <w14:ligatures w14:val="standardContextual"/>
    </w:rPr>
  </w:style>
  <w:style w:type="character" w:customStyle="1" w:styleId="Heading1Char">
    <w:name w:val="Heading 1 Char"/>
    <w:basedOn w:val="DefaultParagraphFont"/>
    <w:link w:val="Heading1"/>
    <w:uiPriority w:val="9"/>
    <w:rsid w:val="008229AD"/>
    <w:rPr>
      <w:rFonts w:asciiTheme="majorHAnsi" w:eastAsiaTheme="majorEastAsia" w:hAnsiTheme="majorHAnsi" w:cstheme="majorBidi"/>
      <w:color w:val="0F4761" w:themeColor="accent1" w:themeShade="BF"/>
      <w:kern w:val="2"/>
      <w:sz w:val="40"/>
      <w:szCs w:val="40"/>
      <w:lang/>
      <w14:ligatures w14:val="standardContextual"/>
    </w:rPr>
  </w:style>
  <w:style w:type="character" w:customStyle="1" w:styleId="Heading2Char">
    <w:name w:val="Heading 2 Char"/>
    <w:basedOn w:val="DefaultParagraphFont"/>
    <w:link w:val="Heading2"/>
    <w:uiPriority w:val="9"/>
    <w:rsid w:val="008229AD"/>
    <w:rPr>
      <w:rFonts w:asciiTheme="majorHAnsi" w:eastAsiaTheme="majorEastAsia" w:hAnsiTheme="majorHAnsi" w:cstheme="majorBidi"/>
      <w:color w:val="0F4761" w:themeColor="accent1" w:themeShade="BF"/>
      <w:kern w:val="2"/>
      <w:sz w:val="32"/>
      <w:szCs w:val="32"/>
      <w:lang/>
      <w14:ligatures w14:val="standardContextual"/>
    </w:rPr>
  </w:style>
  <w:style w:type="character" w:customStyle="1" w:styleId="Heading3Char">
    <w:name w:val="Heading 3 Char"/>
    <w:basedOn w:val="DefaultParagraphFont"/>
    <w:link w:val="Heading3"/>
    <w:uiPriority w:val="9"/>
    <w:semiHidden/>
    <w:rsid w:val="008229AD"/>
    <w:rPr>
      <w:rFonts w:asciiTheme="minorHAnsi" w:eastAsiaTheme="majorEastAsia" w:hAnsiTheme="minorHAnsi" w:cstheme="majorBidi"/>
      <w:color w:val="0F4761" w:themeColor="accent1" w:themeShade="BF"/>
      <w:kern w:val="2"/>
      <w:sz w:val="28"/>
      <w:szCs w:val="28"/>
      <w:lang/>
      <w14:ligatures w14:val="standardContextual"/>
    </w:rPr>
  </w:style>
  <w:style w:type="character" w:customStyle="1" w:styleId="Heading4Char">
    <w:name w:val="Heading 4 Char"/>
    <w:basedOn w:val="DefaultParagraphFont"/>
    <w:link w:val="Heading4"/>
    <w:uiPriority w:val="9"/>
    <w:semiHidden/>
    <w:rsid w:val="008229AD"/>
    <w:rPr>
      <w:rFonts w:asciiTheme="minorHAnsi" w:eastAsiaTheme="majorEastAsia" w:hAnsiTheme="minorHAnsi" w:cstheme="majorBidi"/>
      <w:i/>
      <w:iCs/>
      <w:color w:val="0F4761" w:themeColor="accent1" w:themeShade="BF"/>
      <w:kern w:val="2"/>
      <w:szCs w:val="24"/>
      <w:lang/>
      <w14:ligatures w14:val="standardContextual"/>
    </w:rPr>
  </w:style>
  <w:style w:type="character" w:customStyle="1" w:styleId="Heading5Char">
    <w:name w:val="Heading 5 Char"/>
    <w:basedOn w:val="DefaultParagraphFont"/>
    <w:link w:val="Heading5"/>
    <w:uiPriority w:val="9"/>
    <w:semiHidden/>
    <w:rsid w:val="008229AD"/>
    <w:rPr>
      <w:rFonts w:asciiTheme="minorHAnsi" w:eastAsiaTheme="majorEastAsia" w:hAnsiTheme="minorHAnsi" w:cstheme="majorBidi"/>
      <w:color w:val="0F4761" w:themeColor="accent1" w:themeShade="BF"/>
      <w:kern w:val="2"/>
      <w:szCs w:val="24"/>
      <w:lang/>
      <w14:ligatures w14:val="standardContextual"/>
    </w:rPr>
  </w:style>
  <w:style w:type="character" w:customStyle="1" w:styleId="Heading6Char">
    <w:name w:val="Heading 6 Char"/>
    <w:basedOn w:val="DefaultParagraphFont"/>
    <w:link w:val="Heading6"/>
    <w:uiPriority w:val="9"/>
    <w:semiHidden/>
    <w:rsid w:val="008229AD"/>
    <w:rPr>
      <w:rFonts w:asciiTheme="minorHAnsi" w:eastAsiaTheme="majorEastAsia" w:hAnsiTheme="minorHAnsi" w:cstheme="majorBidi"/>
      <w:i/>
      <w:iCs/>
      <w:color w:val="595959" w:themeColor="text1" w:themeTint="A6"/>
      <w:kern w:val="2"/>
      <w:szCs w:val="24"/>
      <w:lang/>
      <w14:ligatures w14:val="standardContextual"/>
    </w:rPr>
  </w:style>
  <w:style w:type="paragraph" w:styleId="Title">
    <w:name w:val="Title"/>
    <w:basedOn w:val="Normal"/>
    <w:next w:val="Normal"/>
    <w:link w:val="TitleChar"/>
    <w:uiPriority w:val="10"/>
    <w:qFormat/>
    <w:rsid w:val="00D874B7"/>
    <w:pPr>
      <w:spacing w:after="80" w:line="240" w:lineRule="auto"/>
      <w:ind w:firstLine="0"/>
      <w:contextualSpacing/>
      <w:pPrChange w:id="11" w:author="Vladislava Andrushchenko" w:date="2026-08-04T06:07:00Z">
        <w:pPr>
          <w:spacing w:after="80"/>
          <w:ind w:firstLine="432"/>
          <w:contextualSpacing/>
        </w:pPr>
      </w:pPrChange>
    </w:pPr>
    <w:rPr>
      <w:rFonts w:asciiTheme="majorHAnsi" w:eastAsiaTheme="majorEastAsia" w:hAnsiTheme="majorHAnsi" w:cstheme="majorBidi"/>
      <w:spacing w:val="-10"/>
      <w:kern w:val="28"/>
      <w:sz w:val="56"/>
      <w:szCs w:val="56"/>
      <w:lang/>
      <w14:ligatures w14:val="standardContextual"/>
      <w:rPrChange w:id="11" w:author="Vladislava Andrushchenko" w:date="2026-08-04T06:07:00Z">
        <w:rPr>
          <w:rFonts w:asciiTheme="majorHAnsi" w:eastAsiaTheme="majorEastAsia" w:hAnsiTheme="majorHAnsi" w:cstheme="majorBidi"/>
          <w:spacing w:val="-10"/>
          <w:kern w:val="28"/>
          <w:sz w:val="56"/>
          <w:szCs w:val="56"/>
          <w:lang w:eastAsia="en-US" w:bidi="ar-SA"/>
          <w14:ligatures w14:val="standardContextual"/>
        </w:rPr>
      </w:rPrChange>
    </w:rPr>
  </w:style>
  <w:style w:type="character" w:customStyle="1" w:styleId="TitleChar">
    <w:name w:val="Title Char"/>
    <w:basedOn w:val="DefaultParagraphFont"/>
    <w:link w:val="Title"/>
    <w:uiPriority w:val="10"/>
    <w:rsid w:val="008229AD"/>
    <w:rPr>
      <w:rFonts w:asciiTheme="majorHAnsi" w:eastAsiaTheme="majorEastAsia" w:hAnsiTheme="majorHAnsi" w:cstheme="majorBidi"/>
      <w:color w:val="auto"/>
      <w:spacing w:val="-10"/>
      <w:kern w:val="28"/>
      <w:sz w:val="56"/>
      <w:szCs w:val="56"/>
      <w:lang/>
      <w14:ligatures w14:val="standardContextual"/>
    </w:rPr>
  </w:style>
  <w:style w:type="paragraph" w:styleId="Subtitle">
    <w:name w:val="Subtitle"/>
    <w:basedOn w:val="Normal"/>
    <w:next w:val="Normal"/>
    <w:link w:val="SubtitleChar"/>
    <w:uiPriority w:val="11"/>
    <w:qFormat/>
    <w:rsid w:val="00D874B7"/>
    <w:pPr>
      <w:numPr>
        <w:ilvl w:val="1"/>
      </w:numPr>
      <w:spacing w:after="160" w:line="240" w:lineRule="auto"/>
      <w:ind w:firstLine="432"/>
      <w:pPrChange w:id="12" w:author="Vladislava Andrushchenko" w:date="2026-08-04T06:07:00Z">
        <w:pPr>
          <w:numPr>
            <w:ilvl w:val="1"/>
          </w:numPr>
          <w:spacing w:after="160"/>
          <w:ind w:firstLine="432"/>
        </w:pPr>
      </w:pPrChange>
    </w:pPr>
    <w:rPr>
      <w:rFonts w:asciiTheme="minorHAnsi" w:eastAsiaTheme="majorEastAsia" w:hAnsiTheme="minorHAnsi" w:cstheme="majorBidi"/>
      <w:color w:val="595959" w:themeColor="text1" w:themeTint="A6"/>
      <w:spacing w:val="15"/>
      <w:kern w:val="2"/>
      <w:sz w:val="28"/>
      <w:szCs w:val="28"/>
      <w:lang/>
      <w14:ligatures w14:val="standardContextual"/>
      <w:rPrChange w:id="12" w:author="Vladislava Andrushchenko" w:date="2026-08-04T06:07:00Z">
        <w:rPr>
          <w:rFonts w:asciiTheme="minorHAnsi" w:eastAsiaTheme="majorEastAsia" w:hAnsiTheme="minorHAnsi"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8229AD"/>
    <w:rPr>
      <w:rFonts w:asciiTheme="minorHAnsi" w:eastAsiaTheme="majorEastAsia" w:hAnsiTheme="minorHAnsi" w:cstheme="majorBidi"/>
      <w:color w:val="595959" w:themeColor="text1" w:themeTint="A6"/>
      <w:spacing w:val="15"/>
      <w:kern w:val="2"/>
      <w:sz w:val="28"/>
      <w:szCs w:val="28"/>
      <w:lang/>
      <w14:ligatures w14:val="standardContextual"/>
    </w:rPr>
  </w:style>
  <w:style w:type="character" w:customStyle="1" w:styleId="QuoteChar">
    <w:name w:val="Quote Char"/>
    <w:basedOn w:val="DefaultParagraphFont"/>
    <w:link w:val="Quote"/>
    <w:uiPriority w:val="29"/>
    <w:rsid w:val="008229AD"/>
    <w:rPr>
      <w:rFonts w:asciiTheme="minorHAnsi" w:eastAsiaTheme="minorHAnsi" w:hAnsiTheme="minorHAnsi" w:cstheme="minorBidi"/>
      <w:i/>
      <w:iCs/>
      <w:color w:val="404040" w:themeColor="text1" w:themeTint="BF"/>
      <w:kern w:val="2"/>
      <w:szCs w:val="24"/>
      <w:lang/>
      <w14:ligatures w14:val="standardContextual"/>
    </w:rPr>
  </w:style>
  <w:style w:type="paragraph" w:styleId="ListParagraph">
    <w:name w:val="List Paragraph"/>
    <w:basedOn w:val="Normal"/>
    <w:uiPriority w:val="34"/>
    <w:qFormat/>
    <w:rsid w:val="00D874B7"/>
    <w:pPr>
      <w:spacing w:line="240" w:lineRule="auto"/>
      <w:ind w:left="720" w:firstLine="0"/>
      <w:contextualSpacing/>
      <w:pPrChange w:id="13" w:author="Vladislava Andrushchenko" w:date="2026-08-04T06:07:00Z">
        <w:pPr>
          <w:ind w:left="720" w:firstLine="432"/>
          <w:contextualSpacing/>
        </w:pPr>
      </w:pPrChange>
    </w:pPr>
    <w:rPr>
      <w:rFonts w:asciiTheme="minorHAnsi" w:hAnsiTheme="minorHAnsi"/>
      <w:kern w:val="2"/>
      <w:szCs w:val="24"/>
      <w:lang/>
      <w14:ligatures w14:val="standardContextual"/>
      <w:rPrChange w:id="13" w:author="Vladislava Andrushchenko" w:date="2026-08-04T06:07:00Z">
        <w:rPr>
          <w:rFonts w:asciiTheme="minorHAnsi" w:eastAsiaTheme="minorHAnsi" w:hAnsiTheme="minorHAnsi" w:cstheme="minorBidi"/>
          <w:kern w:val="2"/>
          <w:sz w:val="24"/>
          <w:szCs w:val="24"/>
          <w:lang w:eastAsia="en-US" w:bidi="ar-SA"/>
          <w14:ligatures w14:val="standardContextual"/>
        </w:rPr>
      </w:rPrChange>
    </w:rPr>
  </w:style>
  <w:style w:type="character" w:styleId="IntenseEmphasis">
    <w:name w:val="Intense Emphasis"/>
    <w:basedOn w:val="DefaultParagraphFont"/>
    <w:uiPriority w:val="21"/>
    <w:qFormat/>
    <w:rsid w:val="008229AD"/>
    <w:rPr>
      <w:i/>
      <w:iCs/>
      <w:color w:val="0F4761" w:themeColor="accent1" w:themeShade="BF"/>
    </w:rPr>
  </w:style>
  <w:style w:type="paragraph" w:styleId="IntenseQuote">
    <w:name w:val="Intense Quote"/>
    <w:basedOn w:val="Normal"/>
    <w:next w:val="Normal"/>
    <w:link w:val="IntenseQuoteChar"/>
    <w:uiPriority w:val="30"/>
    <w:qFormat/>
    <w:rsid w:val="00D874B7"/>
    <w:pPr>
      <w:pBdr>
        <w:top w:val="single" w:sz="4" w:space="10" w:color="0F4761" w:themeColor="accent1" w:themeShade="BF"/>
        <w:bottom w:val="single" w:sz="4" w:space="10" w:color="0F4761" w:themeColor="accent1" w:themeShade="BF"/>
      </w:pBdr>
      <w:spacing w:before="360" w:after="360" w:line="240" w:lineRule="auto"/>
      <w:ind w:left="864" w:right="864" w:firstLine="0"/>
      <w:jc w:val="center"/>
      <w:pPrChange w:id="14" w:author="Vladislava Andrushchenko" w:date="2026-08-04T06:07:00Z">
        <w:pPr>
          <w:pBdr>
            <w:top w:val="single" w:sz="4" w:space="10" w:color="0F4761" w:themeColor="accent1" w:themeShade="BF"/>
            <w:bottom w:val="single" w:sz="4" w:space="10" w:color="0F4761" w:themeColor="accent1" w:themeShade="BF"/>
          </w:pBdr>
          <w:spacing w:before="360" w:after="360"/>
          <w:ind w:left="864" w:right="864" w:firstLine="432"/>
          <w:jc w:val="center"/>
        </w:pPr>
      </w:pPrChange>
    </w:pPr>
    <w:rPr>
      <w:rFonts w:asciiTheme="minorHAnsi" w:hAnsiTheme="minorHAnsi"/>
      <w:i/>
      <w:iCs/>
      <w:color w:val="0F4761" w:themeColor="accent1" w:themeShade="BF"/>
      <w:kern w:val="2"/>
      <w:szCs w:val="24"/>
      <w:lang/>
      <w14:ligatures w14:val="standardContextual"/>
      <w:rPrChange w:id="14" w:author="Vladislava Andrushchenko" w:date="2026-08-04T06:07:00Z">
        <w:rPr>
          <w:rFonts w:asciiTheme="minorHAnsi" w:eastAsiaTheme="minorHAnsi" w:hAnsiTheme="minorHAnsi" w:cstheme="minorBidi"/>
          <w:i/>
          <w:iCs/>
          <w:color w:val="0F4761" w:themeColor="accent1" w:themeShade="BF"/>
          <w:kern w:val="2"/>
          <w:sz w:val="24"/>
          <w:szCs w:val="24"/>
          <w:lang w:eastAsia="en-US" w:bidi="ar-SA"/>
          <w14:ligatures w14:val="standardContextual"/>
        </w:rPr>
      </w:rPrChange>
    </w:rPr>
  </w:style>
  <w:style w:type="character" w:customStyle="1" w:styleId="IntenseQuoteChar">
    <w:name w:val="Intense Quote Char"/>
    <w:basedOn w:val="DefaultParagraphFont"/>
    <w:link w:val="IntenseQuote"/>
    <w:uiPriority w:val="30"/>
    <w:rsid w:val="008229AD"/>
    <w:rPr>
      <w:rFonts w:asciiTheme="minorHAnsi" w:eastAsiaTheme="minorHAnsi" w:hAnsiTheme="minorHAnsi" w:cstheme="minorBidi"/>
      <w:i/>
      <w:iCs/>
      <w:color w:val="0F4761" w:themeColor="accent1" w:themeShade="BF"/>
      <w:kern w:val="2"/>
      <w:szCs w:val="24"/>
      <w:lang/>
      <w14:ligatures w14:val="standardContextual"/>
    </w:rPr>
  </w:style>
  <w:style w:type="character" w:styleId="IntenseReference">
    <w:name w:val="Intense Reference"/>
    <w:basedOn w:val="DefaultParagraphFont"/>
    <w:uiPriority w:val="32"/>
    <w:qFormat/>
    <w:rsid w:val="008229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F3802-CB57-AD46-9D62-301A0693B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2025-01-15T22:13:00Z</dcterms:created>
  <dcterms:modified xsi:type="dcterms:W3CDTF">2026-08-04T10:07:00Z</dcterms:modified>
</cp:coreProperties>
</file>

<file path=docProps/custom.xml><?xml version="1.0" encoding="utf-8"?>
<Properties xmlns="http://schemas.openxmlformats.org/officeDocument/2006/custom-properties" xmlns:vt="http://schemas.openxmlformats.org/officeDocument/2006/docPropsVTypes">
  <property fmtid="{405D14EB-134A-4D66-BAA6-5D216049468B}" pid="2" name="Source">
    <vt:lpwstr>Export to Word for RTE</vt:lpwstr>
  </property>
  <property fmtid="{405D14EB-134A-4D66-BAA6-5D216049468B}" pid="3" name="Version">
    <vt:lpwstr>2.0</vt:lpwstr>
  </property>
</Properties>
</file>