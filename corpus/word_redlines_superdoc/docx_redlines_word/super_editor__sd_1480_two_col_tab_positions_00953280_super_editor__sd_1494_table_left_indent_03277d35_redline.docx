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62D2" w14:textId="69FA39DC" w:rsidR="00AA6D4A" w:rsidRDefault="007523AB">
      <w:pPr>
        <w:rPr>
          <w:ins w:id="10" w:author="Elliot Burton" w:date="2026-08-03T22:22:00Z" w16du:dateUtc="2026-08-04T02:22:00Z"/>
        </w:rPr>
      </w:pPr>
      <w:ins w:id="11" w:author="Elliot Burton" w:date="2026-08-03T22:22:00Z" w16du:dateUtc="2026-08-04T02:22:00Z">
        <w:r>
          <w:t>Table with left indent 1”</w:t>
        </w:r>
      </w:ins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56"/>
        <w:gridCol w:w="957"/>
        <w:gridCol w:w="957"/>
      </w:tblGrid>
      <w:tr w:rsidR="007523AB" w14:paraId="313CFF58" w14:textId="77777777" w:rsidTr="007523AB">
        <w:trPr>
          <w:ins w:id="12" w:author="Elliot Burton" w:date="2026-08-03T22:22:00Z" w16du:dateUtc="2026-08-04T02:22:00Z"/>
        </w:trPr>
        <w:tc>
          <w:tcPr>
            <w:tcW w:w="3116" w:type="dxa"/>
          </w:tcPr>
          <w:p w14:paraId="7982D19E" w14:textId="77777777" w:rsidR="007523AB" w:rsidRDefault="007523AB">
            <w:pPr>
              <w:rPr>
                <w:ins w:id="13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2AB096B5" w14:textId="77777777" w:rsidR="007523AB" w:rsidRDefault="007523AB">
            <w:pPr>
              <w:rPr>
                <w:ins w:id="14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53925E6B" w14:textId="77777777" w:rsidR="007523AB" w:rsidRDefault="007523AB">
            <w:pPr>
              <w:rPr>
                <w:ins w:id="15" w:author="Elliot Burton" w:date="2026-08-03T22:22:00Z" w16du:dateUtc="2026-08-04T02:22:00Z"/>
              </w:rPr>
            </w:pPr>
          </w:p>
        </w:tc>
      </w:tr>
      <w:tr w:rsidR="007523AB" w14:paraId="26E07C29" w14:textId="77777777" w:rsidTr="007523AB">
        <w:trPr>
          <w:ins w:id="16" w:author="Elliot Burton" w:date="2026-08-03T22:22:00Z" w16du:dateUtc="2026-08-04T02:22:00Z"/>
        </w:trPr>
        <w:tc>
          <w:tcPr>
            <w:tcW w:w="3116" w:type="dxa"/>
          </w:tcPr>
          <w:p w14:paraId="0C1CAFF5" w14:textId="77777777" w:rsidR="007523AB" w:rsidRDefault="007523AB">
            <w:pPr>
              <w:rPr>
                <w:ins w:id="17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43970D71" w14:textId="77777777" w:rsidR="007523AB" w:rsidRDefault="007523AB">
            <w:pPr>
              <w:rPr>
                <w:ins w:id="18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14EB6DD0" w14:textId="77777777" w:rsidR="007523AB" w:rsidRDefault="007523AB">
            <w:pPr>
              <w:rPr>
                <w:ins w:id="19" w:author="Elliot Burton" w:date="2026-08-03T22:22:00Z" w16du:dateUtc="2026-08-04T02:22:00Z"/>
              </w:rPr>
            </w:pPr>
          </w:p>
        </w:tc>
      </w:tr>
    </w:tbl>
    <w:p w14:paraId="45BEBAB2" w14:textId="77777777" w:rsidR="007523AB" w:rsidRDefault="007523AB">
      <w:pPr>
        <w:rPr>
          <w:ins w:id="20" w:author="Elliot Burton" w:date="2026-08-03T22:22:00Z" w16du:dateUtc="2026-08-04T02:22:00Z"/>
        </w:rPr>
      </w:pPr>
    </w:p>
    <w:p w14:paraId="2C60F655" w14:textId="77777777" w:rsidR="007523AB" w:rsidRDefault="007523AB">
      <w:pPr>
        <w:rPr>
          <w:ins w:id="21" w:author="Elliot Burton" w:date="2026-08-03T22:22:00Z" w16du:dateUtc="2026-08-04T02:22:00Z"/>
        </w:rPr>
      </w:pPr>
    </w:p>
    <w:p w14:paraId="360CD8D0" w14:textId="04778A4E" w:rsidR="007523AB" w:rsidRDefault="007523AB">
      <w:pPr>
        <w:rPr>
          <w:ins w:id="22" w:author="Elliot Burton" w:date="2026-08-03T22:22:00Z" w16du:dateUtc="2026-08-04T02:22:00Z"/>
        </w:rPr>
      </w:pPr>
      <w:ins w:id="23" w:author="Elliot Burton" w:date="2026-08-03T22:22:00Z" w16du:dateUtc="2026-08-04T02:22:00Z">
        <w:r>
          <w:t>Table with no left indent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7"/>
        <w:gridCol w:w="1437"/>
      </w:tblGrid>
      <w:tr w:rsidR="007523AB" w14:paraId="2036DA3A" w14:textId="77777777" w:rsidTr="007523AB">
        <w:trPr>
          <w:ins w:id="24" w:author="Elliot Burton" w:date="2026-08-03T22:22:00Z" w16du:dateUtc="2026-08-04T02:22:00Z"/>
        </w:trPr>
        <w:tc>
          <w:tcPr>
            <w:tcW w:w="3116" w:type="dxa"/>
          </w:tcPr>
          <w:p w14:paraId="434B5434" w14:textId="77777777" w:rsidR="007523AB" w:rsidRDefault="007523AB">
            <w:pPr>
              <w:rPr>
                <w:ins w:id="25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3BEA1E17" w14:textId="77777777" w:rsidR="007523AB" w:rsidRDefault="007523AB">
            <w:pPr>
              <w:rPr>
                <w:ins w:id="26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1F9131F9" w14:textId="77777777" w:rsidR="007523AB" w:rsidRDefault="007523AB">
            <w:pPr>
              <w:rPr>
                <w:ins w:id="27" w:author="Elliot Burton" w:date="2026-08-03T22:22:00Z" w16du:dateUtc="2026-08-04T02:22:00Z"/>
              </w:rPr>
            </w:pPr>
          </w:p>
        </w:tc>
      </w:tr>
      <w:tr w:rsidR="007523AB" w14:paraId="2E703C72" w14:textId="77777777" w:rsidTr="007523AB">
        <w:trPr>
          <w:ins w:id="28" w:author="Elliot Burton" w:date="2026-08-03T22:22:00Z" w16du:dateUtc="2026-08-04T02:22:00Z"/>
        </w:trPr>
        <w:tc>
          <w:tcPr>
            <w:tcW w:w="3116" w:type="dxa"/>
          </w:tcPr>
          <w:p w14:paraId="735EA275" w14:textId="77777777" w:rsidR="007523AB" w:rsidRDefault="007523AB">
            <w:pPr>
              <w:rPr>
                <w:ins w:id="29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108B55F9" w14:textId="77777777" w:rsidR="007523AB" w:rsidRDefault="007523AB">
            <w:pPr>
              <w:rPr>
                <w:ins w:id="30" w:author="Elliot Burton" w:date="2026-08-03T22:22:00Z" w16du:dateUtc="2026-08-04T02:22:00Z"/>
              </w:rPr>
            </w:pPr>
          </w:p>
        </w:tc>
        <w:tc>
          <w:tcPr>
            <w:tcW w:w="3117" w:type="dxa"/>
          </w:tcPr>
          <w:p w14:paraId="4C6DE17C" w14:textId="77777777" w:rsidR="007523AB" w:rsidRDefault="007523AB">
            <w:pPr>
              <w:rPr>
                <w:ins w:id="31" w:author="Elliot Burton" w:date="2026-08-03T22:22:00Z" w16du:dateUtc="2026-08-04T02:22:00Z"/>
              </w:rPr>
            </w:pPr>
          </w:p>
        </w:tc>
      </w:tr>
    </w:tbl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  <w:rPr>
          <w:del w:id="32" w:author="Elliot Burton" w:date="2026-08-03T22:22:00Z" w16du:dateUtc="2026-08-04T02:22:00Z"/>
        </w:rPr>
      </w:pPr>
      <w:del w:id="33" w:author="Elliot Burton" w:date="2026-08-03T22:22:00Z" w16du:dateUtc="2026-08-04T02:22:00Z">
        <w:r>
          <w:delText>Page</w:delText>
        </w:r>
        <w:r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34" w:author="Elliot Burton" w:date="2026-08-03T22:22:00Z" w16du:dateUtc="2026-08-04T02:22:00Z"/>
        </w:rPr>
      </w:pPr>
      <w:del w:id="35" w:author="Elliot Burton" w:date="2026-08-03T22:22:00Z" w16du:dateUtc="2026-08-04T02:22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36" w:author="Elliot Burton" w:date="2026-08-03T22:22:00Z" w16du:dateUtc="2026-08-04T02:22:00Z"/>
        </w:rPr>
      </w:pPr>
      <w:del w:id="37" w:author="Elliot Burton" w:date="2026-08-03T22:22:00Z" w16du:dateUtc="2026-08-04T02:22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38" w:author="Elliot Burton" w:date="2026-08-03T22:22:00Z" w16du:dateUtc="2026-08-04T02:22:00Z"/>
        </w:rPr>
      </w:pPr>
      <w:del w:id="39" w:author="Elliot Burton" w:date="2026-08-03T22:22:00Z" w16du:dateUtc="2026-08-04T02:22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40" w:author="Elliot Burton" w:date="2026-08-03T22:22:00Z" w16du:dateUtc="2026-08-04T02:22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41" w:author="Elliot Burton" w:date="2026-08-03T22:22:00Z" w16du:dateUtc="2026-08-04T02:22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>
      <w:pPr>
        <w:pPrChange w:id="42" w:author="Elliot Burton" w:date="2026-08-03T22:22:00Z" w16du:dateUtc="2026-08-04T02:22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43" w:author="Elliot Burton" w:date="2026-08-03T22:22:00Z" w16du:dateUtc="2026-08-04T02:22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12874"/>
    <w:rsid w:val="00124CEA"/>
    <w:rsid w:val="0013590C"/>
    <w:rsid w:val="001B0BB6"/>
    <w:rsid w:val="002E1CBC"/>
    <w:rsid w:val="003361CB"/>
    <w:rsid w:val="00394854"/>
    <w:rsid w:val="004527D8"/>
    <w:rsid w:val="005F58DF"/>
    <w:rsid w:val="006331A6"/>
    <w:rsid w:val="00744FED"/>
    <w:rsid w:val="007523AB"/>
    <w:rsid w:val="008C31CE"/>
    <w:rsid w:val="00AA6D4A"/>
    <w:rsid w:val="00C61D86"/>
    <w:rsid w:val="00CF5EA7"/>
    <w:rsid w:val="00DD3505"/>
    <w:rsid w:val="00DE473F"/>
    <w:rsid w:val="00F643D6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Elliot Burton" w:date="2026-08-03T22:22:00Z">
        <w:pPr>
          <w:spacing w:after="160" w:line="278" w:lineRule="auto"/>
        </w:pPr>
      </w:pPrChange>
    </w:pPr>
    <w:rPr>
      <w:rFonts w:cstheme="minorBidi"/>
      <w:rPrChange w:id="0" w:author="Elliot Burton" w:date="2026-08-03T22:22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AB"/>
    <w:pPr>
      <w:keepNext/>
      <w:keepLines/>
      <w:spacing w:before="160" w:after="80"/>
      <w:outlineLvl w:val="2"/>
      <w:pPrChange w:id="1" w:author="Elliot Burton" w:date="2026-08-03T22:22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Elliot Burton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B"/>
    <w:pPr>
      <w:keepNext/>
      <w:keepLines/>
      <w:spacing w:before="80" w:after="40"/>
      <w:outlineLvl w:val="3"/>
      <w:pPrChange w:id="2" w:author="Elliot Burton" w:date="2026-08-03T22:22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Elliot Burton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B"/>
    <w:pPr>
      <w:keepNext/>
      <w:keepLines/>
      <w:spacing w:before="80" w:after="40"/>
      <w:outlineLvl w:val="4"/>
      <w:pPrChange w:id="3" w:author="Elliot Burton" w:date="2026-08-03T22:22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Elliot Burton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B"/>
    <w:pPr>
      <w:keepNext/>
      <w:keepLines/>
      <w:spacing w:before="40" w:after="0"/>
      <w:outlineLvl w:val="5"/>
      <w:pPrChange w:id="4" w:author="Elliot Burton" w:date="2026-08-03T22:22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Elliot Burton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B"/>
    <w:pPr>
      <w:keepNext/>
      <w:keepLines/>
      <w:spacing w:before="40" w:after="0"/>
      <w:outlineLvl w:val="6"/>
      <w:pPrChange w:id="5" w:author="Elliot Burton" w:date="2026-08-03T22:22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Elliot Burton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B"/>
    <w:pPr>
      <w:keepNext/>
      <w:keepLines/>
      <w:spacing w:after="0"/>
      <w:outlineLvl w:val="7"/>
      <w:pPrChange w:id="6" w:author="Elliot Burton" w:date="2026-08-03T22:22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Elliot Burton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B"/>
    <w:pPr>
      <w:keepNext/>
      <w:keepLines/>
      <w:spacing w:after="0"/>
      <w:outlineLvl w:val="8"/>
      <w:pPrChange w:id="7" w:author="Elliot Burton" w:date="2026-08-03T22:22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Elliot Burton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B"/>
    <w:pPr>
      <w:numPr>
        <w:ilvl w:val="1"/>
      </w:numPr>
      <w:pPrChange w:id="8" w:author="Elliot Burton" w:date="2026-08-03T22:22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Elliot Burton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  <w:style w:type="paragraph" w:customStyle="1" w:styleId="HeadingLeft">
    <w:name w:val="HeadingLeft"/>
    <w:basedOn w:val="Normal"/>
    <w:next w:val="Normal"/>
    <w:qFormat/>
    <w:rsid w:val="00CF5EA7"/>
    <w:pPr>
      <w:pPrChange w:id="9" w:author="Elliot Burton" w:date="2026-08-03T22:22:00Z">
        <w:pPr>
          <w:spacing w:after="160" w:line="278" w:lineRule="auto"/>
        </w:pPr>
      </w:pPrChange>
    </w:pPr>
    <w:rPr>
      <w:b/>
      <w:bCs/>
      <w:u w:val="single"/>
      <w:rPrChange w:id="9" w:author="Elliot Burton" w:date="2026-08-03T22:22:00Z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u w:val="single"/>
          <w:lang w:val="en-US" w:eastAsia="en-US" w:bidi="ar-SA"/>
          <w14:ligatures w14:val="standardContextual"/>
        </w:rPr>
      </w:rPrChange>
    </w:rPr>
  </w:style>
  <w:style w:type="table" w:styleId="TableGrid">
    <w:name w:val="Table Grid"/>
    <w:basedOn w:val="TableNormal"/>
    <w:uiPriority w:val="39"/>
    <w:rsid w:val="004527D8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2026-08-04T02:22:00Z</dcterms:modified>
</cp:coreProperties>
</file>