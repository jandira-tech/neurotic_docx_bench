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1"/>
        </w:numPr>
        <w:rPr>
          <w:ins w:id="0" w:author="Nick Bernal" w:date="2026-08-03T22:24:00Z" w16du:dateUtc="2026-08-04T02:24:00Z"/>
        </w:rPr>
      </w:pPr>
      <w:ins w:id="1" w:author="Nick Bernal" w:date="2026-08-03T22:24:00Z" w16du:dateUtc="2026-08-04T02:24:00Z">
        <w:r>
          <w:t>One</w:t>
        </w:r>
      </w:ins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ins w:id="2" w:author="Nick Bernal" w:date="2026-08-03T22:24:00Z" w16du:dateUtc="2026-08-04T02:24:00Z"/>
        </w:rPr>
      </w:pPr>
      <w:ins w:id="3" w:author="Nick Bernal" w:date="2026-08-03T22:24:00Z" w16du:dateUtc="2026-08-04T02:24:00Z">
        <w:r>
          <w:t>A custom</w:t>
        </w:r>
      </w:ins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  <w:rPr>
          <w:ins w:id="4" w:author="Nick Bernal" w:date="2026-08-03T22:24:00Z" w16du:dateUtc="2026-08-04T02:24:00Z"/>
        </w:rPr>
      </w:pPr>
      <w:ins w:id="5" w:author="Nick Bernal" w:date="2026-08-03T22:24:00Z" w16du:dateUtc="2026-08-04T02:24:00Z">
        <w:r>
          <w:t>Two</w:t>
        </w:r>
      </w:ins>
    </w:p>
    <w:p w14:paraId="384D8EBE" w14:textId="77777777" w:rsidR="003C58BC" w:rsidRDefault="003C58BC">
      <w:pPr>
        <w:rPr>
          <w:ins w:id="6" w:author="Nick Bernal" w:date="2026-08-03T22:24:00Z" w16du:dateUtc="2026-08-04T02:24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ins w:id="7" w:author="Nick Bernal" w:date="2026-08-03T22:24:00Z" w16du:dateUtc="2026-08-04T02:24:00Z"/>
        </w:rPr>
      </w:pPr>
      <w:ins w:id="8" w:author="Nick Bernal" w:date="2026-08-03T22:24:00Z" w16du:dateUtc="2026-08-04T02:24:00Z">
        <w:r>
          <w:rPr>
            <w:b/>
            <w:color w:val="5C5C5F"/>
            <w:spacing w:val="-1"/>
          </w:rPr>
          <w:t>2.1</w:t>
        </w:r>
      </w:ins>
    </w:p>
    <w:p w14:paraId="083D7328" w14:textId="77777777" w:rsidR="00D74AD4" w:rsidRDefault="00EF5392">
      <w:pPr>
        <w:rPr>
          <w:ins w:id="9" w:author="Nick Bernal" w:date="2026-08-03T22:24:00Z" w16du:dateUtc="2026-08-04T02:24:00Z"/>
        </w:rPr>
      </w:pPr>
      <w:ins w:id="10" w:author="Nick Bernal" w:date="2026-08-03T22:24:00Z" w16du:dateUtc="2026-08-04T02:24:00Z">
        <w:r>
          <w:rPr>
            <w:b/>
            <w:color w:val="5C5C5F"/>
            <w:spacing w:val="-1"/>
          </w:rPr>
          <w:t>2.2</w:t>
        </w:r>
      </w:ins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del w:id="11" w:author="Nick Bernal" w:date="2026-08-03T22:24:00Z" w16du:dateUtc="2026-08-04T02:24:00Z"/>
        </w:trPr>
        <w:tc>
          <w:tcPr>
            <w:tcW w:w="3116" w:type="dxa"/>
          </w:tcPr>
          <w:p w14:paraId="7A9B162D" w14:textId="705F0486" w:rsidR="00D74AD4" w:rsidRDefault="00D74AD4">
            <w:pPr>
              <w:rPr>
                <w:del w:id="12" w:author="Nick Bernal" w:date="2026-08-03T22:24:00Z" w16du:dateUtc="2026-08-04T02:24:00Z"/>
              </w:rPr>
            </w:pPr>
            <w:del w:id="13" w:author="Nick Bernal" w:date="2026-08-03T22:24:00Z" w16du:dateUtc="2026-08-04T02:24:00Z">
              <w:r>
                <w:delText>A</w:delText>
              </w:r>
            </w:del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del w:id="14" w:author="Nick Bernal" w:date="2026-08-03T22:24:00Z" w16du:dateUtc="2026-08-04T02:24:00Z"/>
              </w:rPr>
            </w:pPr>
            <w:del w:id="15" w:author="Nick Bernal" w:date="2026-08-03T22:24:00Z" w16du:dateUtc="2026-08-04T02:24:00Z">
              <w:r>
                <w:delText>B</w:delText>
              </w:r>
            </w:del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del w:id="16" w:author="Nick Bernal" w:date="2026-08-03T22:24:00Z" w16du:dateUtc="2026-08-04T02:24:00Z"/>
              </w:rPr>
            </w:pPr>
            <w:del w:id="17" w:author="Nick Bernal" w:date="2026-08-03T22:24:00Z" w16du:dateUtc="2026-08-04T02:24:00Z">
              <w:r>
                <w:delText>C</w:delText>
              </w:r>
            </w:del>
          </w:p>
        </w:tc>
      </w:tr>
      <w:tr w:rsidR="00D74AD4" w14:paraId="1B8FA21F" w14:textId="77777777" w:rsidTr="00D74AD4">
        <w:trPr>
          <w:del w:id="18" w:author="Nick Bernal" w:date="2026-08-03T22:24:00Z" w16du:dateUtc="2026-08-04T02:24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del w:id="19" w:author="Nick Bernal" w:date="2026-08-03T22:24:00Z" w16du:dateUtc="2026-08-04T02:24:00Z"/>
              </w:rPr>
            </w:pPr>
            <w:del w:id="20" w:author="Nick Bernal" w:date="2026-08-03T22:24:00Z" w16du:dateUtc="2026-08-04T02:24:00Z">
              <w:r>
                <w:delText>D</w:delText>
              </w:r>
            </w:del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del w:id="21" w:author="Nick Bernal" w:date="2026-08-03T22:24:00Z" w16du:dateUtc="2026-08-04T02:24:00Z"/>
              </w:rPr>
            </w:pPr>
            <w:del w:id="22" w:author="Nick Bernal" w:date="2026-08-03T22:24:00Z" w16du:dateUtc="2026-08-04T02:24:00Z">
              <w:r>
                <w:delText>E</w:delText>
              </w:r>
            </w:del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del w:id="23" w:author="Nick Bernal" w:date="2026-08-03T22:24:00Z" w16du:dateUtc="2026-08-04T02:24:00Z"/>
              </w:rPr>
            </w:pPr>
            <w:del w:id="24" w:author="Nick Bernal" w:date="2026-08-03T22:24:00Z" w16du:dateUtc="2026-08-04T02:24:00Z">
              <w:r>
                <w:delText>F</w:delText>
              </w:r>
            </w:del>
          </w:p>
        </w:tc>
      </w:tr>
    </w:tbl>
    <w:p w14:paraId="732115D3" w14:textId="77777777" w:rsidR="003C58BC" w:rsidRDefault="003C58BC">
      <w:pPr>
        <w:rPr>
          <w:del w:id="25" w:author="Nick Bernal" w:date="2026-08-03T22:24:00Z" w16du:dateUtc="2026-08-04T02:24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del w:id="26" w:author="Nick Bernal" w:date="2026-08-03T22:24:00Z" w16du:dateUtc="2026-08-04T02:24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del w:id="27" w:author="Nick Bernal" w:date="2026-08-03T22:24:00Z" w16du:dateUtc="2026-08-04T02:24:00Z"/>
              </w:rPr>
            </w:pPr>
            <w:del w:id="28" w:author="Nick Bernal" w:date="2026-08-03T22:24:00Z" w16du:dateUtc="2026-08-04T02:24:00Z">
              <w:r>
                <w:delText>A</w:delText>
              </w:r>
            </w:del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del w:id="29" w:author="Nick Bernal" w:date="2026-08-03T22:24:00Z" w16du:dateUtc="2026-08-04T02:24:00Z"/>
              </w:rPr>
            </w:pPr>
            <w:del w:id="30" w:author="Nick Bernal" w:date="2026-08-03T22:24:00Z" w16du:dateUtc="2026-08-04T02:24:00Z">
              <w:r>
                <w:delText>B</w:delText>
              </w:r>
            </w:del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del w:id="31" w:author="Nick Bernal" w:date="2026-08-03T22:24:00Z" w16du:dateUtc="2026-08-04T02:24:00Z"/>
              </w:rPr>
            </w:pPr>
            <w:del w:id="32" w:author="Nick Bernal" w:date="2026-08-03T22:24:00Z" w16du:dateUtc="2026-08-04T02:24:00Z">
              <w:r>
                <w:delText>C</w:delText>
              </w:r>
            </w:del>
          </w:p>
        </w:tc>
      </w:tr>
      <w:tr w:rsidR="00D74AD4" w14:paraId="35A69F57" w14:textId="77777777" w:rsidTr="0037489B">
        <w:trPr>
          <w:del w:id="33" w:author="Nick Bernal" w:date="2026-08-03T22:24:00Z" w16du:dateUtc="2026-08-04T02:24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del w:id="34" w:author="Nick Bernal" w:date="2026-08-03T22:24:00Z" w16du:dateUtc="2026-08-04T02:24:00Z"/>
              </w:rPr>
            </w:pPr>
            <w:del w:id="35" w:author="Nick Bernal" w:date="2026-08-03T22:24:00Z" w16du:dateUtc="2026-08-04T02:24:00Z">
              <w:r>
                <w:delText>D</w:delText>
              </w:r>
            </w:del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del w:id="36" w:author="Nick Bernal" w:date="2026-08-03T22:24:00Z" w16du:dateUtc="2026-08-04T02:24:00Z"/>
              </w:rPr>
            </w:pPr>
            <w:del w:id="37" w:author="Nick Bernal" w:date="2026-08-03T22:24:00Z" w16du:dateUtc="2026-08-04T02:24:00Z">
              <w:r>
                <w:delText>E</w:delText>
              </w:r>
            </w:del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del w:id="38" w:author="Nick Bernal" w:date="2026-08-03T22:24:00Z" w16du:dateUtc="2026-08-04T02:24:00Z"/>
              </w:rPr>
            </w:pPr>
            <w:del w:id="39" w:author="Nick Bernal" w:date="2026-08-03T22:24:00Z" w16du:dateUtc="2026-08-04T02:24:00Z">
              <w:r>
                <w:delText>f</w:delText>
              </w:r>
            </w:del>
          </w:p>
        </w:tc>
      </w:tr>
    </w:tbl>
    <w:p w14:paraId="143D98D8" w14:textId="77777777" w:rsidR="00D74AD4" w:rsidRDefault="00D74AD4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pPrChange w:id="40" w:author="Nick Bernal" w:date="2026-08-03T22:24:00Z" w16du:dateUtc="2026-08-04T02:24:00Z">
          <w:pPr/>
        </w:pPrChange>
      </w:pPr>
    </w:p>
    <w:sectPr w:rsidR="00D7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2D5043"/>
    <w:rsid w:val="00360F1B"/>
    <w:rsid w:val="003C1D14"/>
    <w:rsid w:val="003C58BC"/>
    <w:rsid w:val="005F6DF5"/>
    <w:rsid w:val="00803FC3"/>
    <w:rsid w:val="00931F1A"/>
    <w:rsid w:val="00A76069"/>
    <w:rsid w:val="00B33473"/>
    <w:rsid w:val="00B76A40"/>
    <w:rsid w:val="00D74AD4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2D504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2D5043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5043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2025-11-12T19:42:00Z</dcterms:created>
  <dcterms:modified xsi:type="dcterms:W3CDTF">2026-08-04T02:24:00Z</dcterms:modified>
</cp:coreProperties>
</file>