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53974D" w14:textId="77777777" w:rsidR="00A76069" w:rsidRDefault="00A76069" w:rsidP="004862C1">
      <w:pPr>
        <w:pStyle w:val="ListParagraph"/>
        <w:numPr>
          <w:ilvl w:val="0"/>
          <w:numId w:val="5"/>
        </w:numPr>
        <w:pPrChange w:id="0" w:author="Nick Bernal" w:date="2026-08-03T22:17:00Z" w16du:dateUtc="2026-08-04T02:17:00Z">
          <w:pPr>
            <w:pStyle w:val="ListParagraph"/>
            <w:numPr>
              <w:numId w:val="1"/>
            </w:numPr>
            <w:ind w:hanging="360"/>
          </w:pPr>
        </w:pPrChange>
      </w:pPr>
      <w:r>
        <w:t>One</w:t>
      </w:r>
    </w:p>
    <w:p w14:paraId="75E0609A" w14:textId="77777777" w:rsidR="00A76069" w:rsidRDefault="00A76069" w:rsidP="00A76069">
      <w:pPr>
        <w:pStyle w:val="ListParagraph"/>
        <w:numPr>
          <w:ilvl w:val="1"/>
          <w:numId w:val="1"/>
        </w:numPr>
        <w:ind w:hanging="1080"/>
        <w:rPr>
          <w:del w:id="1" w:author="Nick Bernal" w:date="2026-08-03T22:17:00Z" w16du:dateUtc="2026-08-04T02:17:00Z"/>
        </w:rPr>
      </w:pPr>
      <w:del w:id="2" w:author="Nick Bernal" w:date="2026-08-03T22:17:00Z" w16du:dateUtc="2026-08-04T02:17:00Z">
        <w:r>
          <w:delText>A custom</w:delText>
        </w:r>
      </w:del>
    </w:p>
    <w:p w14:paraId="3BE6E8E9" w14:textId="77777777" w:rsidR="00A76069" w:rsidRDefault="00A76069" w:rsidP="004862C1">
      <w:pPr>
        <w:pStyle w:val="ListParagraph"/>
        <w:numPr>
          <w:ilvl w:val="0"/>
          <w:numId w:val="5"/>
        </w:numPr>
        <w:pPrChange w:id="3" w:author="Nick Bernal" w:date="2026-08-03T22:17:00Z" w16du:dateUtc="2026-08-04T02:17:00Z">
          <w:pPr>
            <w:pStyle w:val="ListParagraph"/>
            <w:numPr>
              <w:numId w:val="1"/>
            </w:numPr>
            <w:ind w:hanging="360"/>
          </w:pPr>
        </w:pPrChange>
      </w:pPr>
      <w:r>
        <w:t>Two</w:t>
      </w:r>
    </w:p>
    <w:p w14:paraId="58F2F381" w14:textId="33E6F848" w:rsidR="004862C1" w:rsidRDefault="004862C1" w:rsidP="004862C1">
      <w:pPr>
        <w:pStyle w:val="ListParagraph"/>
        <w:numPr>
          <w:ilvl w:val="0"/>
          <w:numId w:val="5"/>
        </w:numPr>
        <w:rPr>
          <w:ins w:id="4" w:author="Nick Bernal" w:date="2026-08-03T22:17:00Z" w16du:dateUtc="2026-08-04T02:17:00Z"/>
        </w:rPr>
      </w:pPr>
      <w:ins w:id="5" w:author="Nick Bernal" w:date="2026-08-03T22:17:00Z" w16du:dateUtc="2026-08-04T02:17:00Z">
        <w:r>
          <w:t>Three</w:t>
        </w:r>
      </w:ins>
    </w:p>
    <w:p w14:paraId="3AF4C77C" w14:textId="77777777" w:rsidR="0087458D" w:rsidRDefault="0087458D" w:rsidP="0087458D">
      <w:pPr>
        <w:rPr>
          <w:ins w:id="6" w:author="Nick Bernal" w:date="2026-08-03T22:17:00Z" w16du:dateUtc="2026-08-04T02:17:00Z"/>
        </w:rPr>
      </w:pPr>
    </w:p>
    <w:p w14:paraId="469BB087" w14:textId="77777777" w:rsidR="0087458D" w:rsidRDefault="0087458D" w:rsidP="0087458D">
      <w:pPr>
        <w:rPr>
          <w:ins w:id="7" w:author="Nick Bernal" w:date="2026-08-03T22:17:00Z" w16du:dateUtc="2026-08-04T02:17:00Z"/>
        </w:rPr>
      </w:pPr>
    </w:p>
    <w:p w14:paraId="3A2EECA7" w14:textId="77777777" w:rsidR="0087458D" w:rsidRDefault="0087458D" w:rsidP="0087458D">
      <w:pPr>
        <w:pStyle w:val="ListParagraph"/>
        <w:numPr>
          <w:ilvl w:val="0"/>
          <w:numId w:val="6"/>
        </w:numPr>
        <w:rPr>
          <w:ins w:id="8" w:author="Nick Bernal" w:date="2026-08-03T22:17:00Z" w16du:dateUtc="2026-08-04T02:17:00Z"/>
        </w:rPr>
      </w:pPr>
      <w:ins w:id="9" w:author="Nick Bernal" w:date="2026-08-03T22:17:00Z" w16du:dateUtc="2026-08-04T02:17:00Z">
        <w:r>
          <w:t>One</w:t>
        </w:r>
      </w:ins>
    </w:p>
    <w:p w14:paraId="3539946A" w14:textId="77777777" w:rsidR="0087458D" w:rsidRDefault="0087458D" w:rsidP="0087458D">
      <w:pPr>
        <w:pStyle w:val="ListParagraph"/>
        <w:numPr>
          <w:ilvl w:val="0"/>
          <w:numId w:val="6"/>
        </w:numPr>
        <w:rPr>
          <w:ins w:id="10" w:author="Nick Bernal" w:date="2026-08-03T22:17:00Z" w16du:dateUtc="2026-08-04T02:17:00Z"/>
        </w:rPr>
      </w:pPr>
      <w:ins w:id="11" w:author="Nick Bernal" w:date="2026-08-03T22:17:00Z" w16du:dateUtc="2026-08-04T02:17:00Z">
        <w:r>
          <w:t>Two</w:t>
        </w:r>
      </w:ins>
    </w:p>
    <w:p w14:paraId="7CFF86DD" w14:textId="77777777" w:rsidR="0087458D" w:rsidRDefault="0087458D" w:rsidP="0087458D">
      <w:pPr>
        <w:pStyle w:val="ListParagraph"/>
        <w:numPr>
          <w:ilvl w:val="0"/>
          <w:numId w:val="6"/>
        </w:numPr>
        <w:rPr>
          <w:ins w:id="12" w:author="Nick Bernal" w:date="2026-08-03T22:17:00Z" w16du:dateUtc="2026-08-04T02:17:00Z"/>
        </w:rPr>
      </w:pPr>
      <w:ins w:id="13" w:author="Nick Bernal" w:date="2026-08-03T22:17:00Z" w16du:dateUtc="2026-08-04T02:17:00Z">
        <w:r>
          <w:t>Three</w:t>
        </w:r>
      </w:ins>
    </w:p>
    <w:p w14:paraId="384D8EBE" w14:textId="77777777" w:rsidR="003C58BC" w:rsidRDefault="003C58BC">
      <w:pPr>
        <w:rPr>
          <w:del w:id="14" w:author="Nick Bernal" w:date="2026-08-03T22:17:00Z" w16du:dateUtc="2026-08-04T02:17:00Z"/>
        </w:rPr>
      </w:pPr>
    </w:p>
    <w:p w14:paraId="450F50F8" w14:textId="5CC3A603" w:rsidR="00803FC3" w:rsidRPr="00EF5392" w:rsidRDefault="00EF5392" w:rsidP="00EF5392">
      <w:pPr>
        <w:pStyle w:val="BodyText"/>
        <w:numPr>
          <w:ilvl w:val="1"/>
          <w:numId w:val="4"/>
        </w:numPr>
        <w:tabs>
          <w:tab w:val="left" w:pos="572"/>
        </w:tabs>
        <w:spacing w:before="94"/>
        <w:ind w:right="18"/>
        <w:rPr>
          <w:del w:id="15" w:author="Nick Bernal" w:date="2026-08-03T22:17:00Z" w16du:dateUtc="2026-08-04T02:17:00Z"/>
        </w:rPr>
      </w:pPr>
      <w:del w:id="16" w:author="Nick Bernal" w:date="2026-08-03T22:17:00Z" w16du:dateUtc="2026-08-04T02:17:00Z">
        <w:r>
          <w:rPr>
            <w:b/>
            <w:color w:val="5C5C5F"/>
            <w:spacing w:val="-1"/>
          </w:rPr>
          <w:delText>2.1</w:delText>
        </w:r>
      </w:del>
    </w:p>
    <w:p w14:paraId="0972AE65" w14:textId="4AAADE44" w:rsidR="00EF5392" w:rsidRDefault="00EF5392" w:rsidP="0087458D">
      <w:pPr>
        <w:pPrChange w:id="17" w:author="Nick Bernal" w:date="2026-08-03T22:17:00Z" w16du:dateUtc="2026-08-04T02:17:00Z">
          <w:pPr>
            <w:pStyle w:val="BodyText"/>
            <w:numPr>
              <w:ilvl w:val="1"/>
              <w:numId w:val="4"/>
            </w:numPr>
            <w:tabs>
              <w:tab w:val="left" w:pos="572"/>
            </w:tabs>
            <w:spacing w:before="94"/>
            <w:ind w:right="18"/>
          </w:pPr>
        </w:pPrChange>
      </w:pPr>
      <w:del w:id="18" w:author="Nick Bernal" w:date="2026-08-03T22:17:00Z" w16du:dateUtc="2026-08-04T02:17:00Z">
        <w:r>
          <w:rPr>
            <w:b/>
            <w:color w:val="5C5C5F"/>
            <w:spacing w:val="-1"/>
          </w:rPr>
          <w:delText>2.2</w:delText>
        </w:r>
      </w:del>
    </w:p>
    <w:sectPr w:rsidR="00EF539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 (Body CS)">
    <w:altName w:val="Times New Roman"/>
    <w:panose1 w:val="020B0604020202020204"/>
    <w:charset w:val="00"/>
    <w:family w:val="roman"/>
    <w:notTrueType/>
    <w:pitch w:val="default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C17318"/>
    <w:multiLevelType w:val="multilevel"/>
    <w:tmpl w:val="FFF86E94"/>
    <w:styleLink w:val="CurrentList1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25B1003"/>
    <w:multiLevelType w:val="hybridMultilevel"/>
    <w:tmpl w:val="7A1C062E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8FC675D"/>
    <w:multiLevelType w:val="hybridMultilevel"/>
    <w:tmpl w:val="8776525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EAF7475"/>
    <w:multiLevelType w:val="hybridMultilevel"/>
    <w:tmpl w:val="7A1C062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35C5F1C"/>
    <w:multiLevelType w:val="hybridMultilevel"/>
    <w:tmpl w:val="948A14EE"/>
    <w:lvl w:ilvl="0" w:tplc="058C1C90">
      <w:start w:val="1"/>
      <mc:AlternateContent>
        <mc:Choice Requires="w14">
          <w:numFmt w:val="custom" w:format="001, 002, 003, ..."/>
        </mc:Choice>
        <mc:Fallback>
          <w:numFmt w:val="decimal"/>
        </mc:Fallback>
      </mc:AlternateContent>
      <w:lvlText w:val="%1,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9C5417C"/>
    <w:multiLevelType w:val="multilevel"/>
    <w:tmpl w:val="D2F46402"/>
    <w:lvl w:ilvl="0">
      <w:start w:val="2"/>
      <w:numFmt w:val="decimal"/>
      <w:lvlText w:val="%1"/>
      <w:lvlJc w:val="left"/>
      <w:pPr>
        <w:ind w:left="571" w:hanging="425"/>
        <w:jc w:val="left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571" w:hanging="425"/>
        <w:jc w:val="left"/>
      </w:pPr>
      <w:rPr>
        <w:rFonts w:ascii="Arial" w:eastAsia="Arial" w:hAnsi="Arial" w:hint="default"/>
        <w:color w:val="5C5C5F"/>
        <w:spacing w:val="-1"/>
        <w:sz w:val="16"/>
        <w:szCs w:val="16"/>
      </w:rPr>
    </w:lvl>
    <w:lvl w:ilvl="2">
      <w:start w:val="1"/>
      <w:numFmt w:val="bullet"/>
      <w:lvlText w:val="•"/>
      <w:lvlJc w:val="left"/>
      <w:pPr>
        <w:ind w:left="1534" w:hanging="425"/>
      </w:pPr>
      <w:rPr>
        <w:rFonts w:hint="default"/>
      </w:rPr>
    </w:lvl>
    <w:lvl w:ilvl="3">
      <w:start w:val="1"/>
      <w:numFmt w:val="bullet"/>
      <w:lvlText w:val="•"/>
      <w:lvlJc w:val="left"/>
      <w:pPr>
        <w:ind w:left="2016" w:hanging="425"/>
      </w:pPr>
      <w:rPr>
        <w:rFonts w:hint="default"/>
      </w:rPr>
    </w:lvl>
    <w:lvl w:ilvl="4">
      <w:start w:val="1"/>
      <w:numFmt w:val="bullet"/>
      <w:lvlText w:val="•"/>
      <w:lvlJc w:val="left"/>
      <w:pPr>
        <w:ind w:left="2497" w:hanging="425"/>
      </w:pPr>
      <w:rPr>
        <w:rFonts w:hint="default"/>
      </w:rPr>
    </w:lvl>
    <w:lvl w:ilvl="5">
      <w:start w:val="1"/>
      <w:numFmt w:val="bullet"/>
      <w:lvlText w:val="•"/>
      <w:lvlJc w:val="left"/>
      <w:pPr>
        <w:ind w:left="2979" w:hanging="425"/>
      </w:pPr>
      <w:rPr>
        <w:rFonts w:hint="default"/>
      </w:rPr>
    </w:lvl>
    <w:lvl w:ilvl="6">
      <w:start w:val="1"/>
      <w:numFmt w:val="bullet"/>
      <w:lvlText w:val="•"/>
      <w:lvlJc w:val="left"/>
      <w:pPr>
        <w:ind w:left="3460" w:hanging="425"/>
      </w:pPr>
      <w:rPr>
        <w:rFonts w:hint="default"/>
      </w:rPr>
    </w:lvl>
    <w:lvl w:ilvl="7">
      <w:start w:val="1"/>
      <w:numFmt w:val="bullet"/>
      <w:lvlText w:val="•"/>
      <w:lvlJc w:val="left"/>
      <w:pPr>
        <w:ind w:left="3942" w:hanging="425"/>
      </w:pPr>
      <w:rPr>
        <w:rFonts w:hint="default"/>
      </w:rPr>
    </w:lvl>
    <w:lvl w:ilvl="8">
      <w:start w:val="1"/>
      <w:numFmt w:val="bullet"/>
      <w:lvlText w:val="•"/>
      <w:lvlJc w:val="left"/>
      <w:pPr>
        <w:ind w:left="4423" w:hanging="425"/>
      </w:pPr>
      <w:rPr>
        <w:rFonts w:hint="default"/>
      </w:rPr>
    </w:lvl>
  </w:abstractNum>
  <w:num w:numId="1" w16cid:durableId="562640203">
    <w:abstractNumId w:val="2"/>
  </w:num>
  <w:num w:numId="2" w16cid:durableId="1578203270">
    <w:abstractNumId w:val="4"/>
  </w:num>
  <w:num w:numId="3" w16cid:durableId="743066546">
    <w:abstractNumId w:val="0"/>
  </w:num>
  <w:num w:numId="4" w16cid:durableId="1573420584">
    <w:abstractNumId w:val="5"/>
  </w:num>
  <w:num w:numId="5" w16cid:durableId="682783863">
    <w:abstractNumId w:val="3"/>
  </w:num>
  <w:num w:numId="6" w16cid:durableId="2021662785">
    <w:abstractNumId w:val="1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Nick Bernal">
    <w15:presenceInfo w15:providerId="AD" w15:userId="S::nick@superdoc.dev::4464350f-9f85-4a67-a601-d9205f9ec23e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76069"/>
    <w:rsid w:val="00134A48"/>
    <w:rsid w:val="002B1C2A"/>
    <w:rsid w:val="00360F1B"/>
    <w:rsid w:val="003C1D14"/>
    <w:rsid w:val="003C58BC"/>
    <w:rsid w:val="004862C1"/>
    <w:rsid w:val="00803FC3"/>
    <w:rsid w:val="0087458D"/>
    <w:rsid w:val="00931F1A"/>
    <w:rsid w:val="00A76069"/>
    <w:rsid w:val="00E20231"/>
    <w:rsid w:val="00EB4FBB"/>
    <w:rsid w:val="00EF5392"/>
    <w:rsid w:val="00FA2D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6D66E43"/>
  <w15:chartTrackingRefBased/>
  <w15:docId w15:val="{4388518B-83E1-4E4D-BF5B-9B80419F48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Theme="minorHAnsi" w:hAnsi="Arial" w:cs="Times New Roman (Body CS)"/>
        <w:kern w:val="2"/>
        <w:sz w:val="24"/>
        <w:szCs w:val="24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7606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7606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76069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76069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76069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76069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76069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76069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76069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7606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7606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76069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76069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76069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76069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76069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76069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76069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76069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7606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76069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76069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76069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7606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7606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7606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7606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7606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76069"/>
    <w:rPr>
      <w:b/>
      <w:bCs/>
      <w:smallCaps/>
      <w:color w:val="0F4761" w:themeColor="accent1" w:themeShade="BF"/>
      <w:spacing w:val="5"/>
    </w:rPr>
  </w:style>
  <w:style w:type="numbering" w:customStyle="1" w:styleId="CurrentList1">
    <w:name w:val="Current List1"/>
    <w:uiPriority w:val="99"/>
    <w:rsid w:val="00803FC3"/>
    <w:pPr>
      <w:numPr>
        <w:numId w:val="3"/>
      </w:numPr>
    </w:pPr>
  </w:style>
  <w:style w:type="paragraph" w:styleId="BodyText">
    <w:name w:val="Body Text"/>
    <w:basedOn w:val="Normal"/>
    <w:link w:val="BodyTextChar"/>
    <w:uiPriority w:val="1"/>
    <w:qFormat/>
    <w:rsid w:val="00EF5392"/>
    <w:pPr>
      <w:widowControl w:val="0"/>
      <w:spacing w:before="99"/>
      <w:ind w:left="571" w:hanging="425"/>
    </w:pPr>
    <w:rPr>
      <w:rFonts w:eastAsia="Arial" w:cstheme="minorBidi"/>
      <w:kern w:val="0"/>
      <w:sz w:val="16"/>
      <w:szCs w:val="16"/>
      <w14:ligatures w14:val="none"/>
    </w:rPr>
  </w:style>
  <w:style w:type="character" w:customStyle="1" w:styleId="BodyTextChar">
    <w:name w:val="Body Text Char"/>
    <w:basedOn w:val="DefaultParagraphFont"/>
    <w:link w:val="BodyText"/>
    <w:uiPriority w:val="1"/>
    <w:rsid w:val="00EF5392"/>
    <w:rPr>
      <w:rFonts w:eastAsia="Arial" w:cstheme="minorBidi"/>
      <w:kern w:val="0"/>
      <w:sz w:val="16"/>
      <w:szCs w:val="16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microsoft.com/office/2011/relationships/people" Target="people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7</Words>
  <Characters>41</Characters>
  <Application>Microsoft Office Word</Application>
  <DocSecurity>0</DocSecurity>
  <Lines>1</Lines>
  <Paragraphs>1</Paragraphs>
  <ScaleCrop>false</ScaleCrop>
  <Company/>
  <LinksUpToDate>false</LinksUpToDate>
  <CharactersWithSpaces>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Nick Bernal</dc:creator>
  <cp:keywords/>
  <dc:description/>
  <cp:lastModifiedBy>Arthur Souza Rodrigues</cp:lastModifiedBy>
  <cp:revision>1</cp:revision>
  <dcterms:created xsi:type="dcterms:W3CDTF">2025-05-06T23:10:00Z</dcterms:created>
  <dcterms:modified xsi:type="dcterms:W3CDTF">2026-08-04T02:17:00Z</dcterms:modified>
</cp:coreProperties>
</file>