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139C7" w14:textId="0D2AFD05" w:rsidR="00DE0A42" w:rsidRDefault="008657BB" w:rsidP="008657BB">
      <w:pPr>
        <w:pStyle w:val="Heading1"/>
        <w:rPr>
          <w:ins w:id="1" w:author="Caio Pizzol" w:date="2026-08-03T22:22:00Z" w16du:dateUtc="2026-08-04T02:22:00Z"/>
        </w:rPr>
      </w:pPr>
      <w:ins w:id="2" w:author="Caio Pizzol" w:date="2026-08-03T22:22:00Z" w16du:dateUtc="2026-08-04T02:22:00Z">
        <w:r>
          <w:t>Table Style Test</w:t>
        </w:r>
      </w:ins>
    </w:p>
    <w:p w14:paraId="427FEE5F" w14:textId="759CE83B" w:rsidR="00DE0A42" w:rsidRDefault="008657BB" w:rsidP="00007E95">
      <w:pPr>
        <w:pStyle w:val="Heading1"/>
        <w:rPr>
          <w:del w:id="3" w:author="Caio Pizzol" w:date="2026-08-03T22:22:00Z" w16du:dateUtc="2026-08-04T02:22:00Z"/>
        </w:rPr>
      </w:pPr>
      <w:ins w:id="4" w:author="Caio Pizzol" w:date="2026-08-03T22:22:00Z" w16du:dateUtc="2026-08-04T02:22:00Z">
        <w:r>
          <w:t>The table below uses Table Grid</w:t>
        </w:r>
      </w:ins>
      <w:del w:id="5" w:author="Caio Pizzol" w:date="2026-08-03T22:22:00Z" w16du:dateUtc="2026-08-04T02:22:00Z">
        <w:r w:rsidR="00007E95">
          <w:delText>Chapter One</w:delText>
        </w:r>
      </w:del>
    </w:p>
    <w:p w14:paraId="73E94B08" w14:textId="57F05B41" w:rsidR="00007E95" w:rsidRDefault="00007E95" w:rsidP="00007E95">
      <w:pPr>
        <w:rPr>
          <w:del w:id="6" w:author="Caio Pizzol" w:date="2026-08-03T22:22:00Z" w16du:dateUtc="2026-08-04T02:22:00Z"/>
        </w:rPr>
      </w:pPr>
      <w:del w:id="7" w:author="Caio Pizzol" w:date="2026-08-03T22:22:00Z" w16du:dateUtc="2026-08-04T02:22:00Z">
        <w:r>
          <w:delText>This is body text using the Normal</w:delText>
        </w:r>
      </w:del>
      <w:r>
        <w:t xml:space="preserve"> style. </w:t>
      </w:r>
      <w:ins w:id="8" w:author="Caio Pizzol" w:date="2026-08-03T22:22:00Z" w16du:dateUtc="2026-08-04T02:22:00Z">
        <w:r w:rsidR="008657BB">
          <w:t>Cell margins</w:t>
        </w:r>
      </w:ins>
      <w:del w:id="9" w:author="Caio Pizzol" w:date="2026-08-03T22:22:00Z" w16du:dateUtc="2026-08-04T02:22:00Z">
        <w:r>
          <w:delText>It</w:delText>
        </w:r>
      </w:del>
      <w:r>
        <w:t xml:space="preserve"> should </w:t>
      </w:r>
      <w:del w:id="10" w:author="Caio Pizzol" w:date="2026-08-03T22:22:00Z" w16du:dateUtc="2026-08-04T02:22:00Z">
        <w:r>
          <w:delText>inherit font, size, and language from the document defaults and paragraph style. No inline formatting is applied here.</w:delText>
        </w:r>
      </w:del>
    </w:p>
    <w:p w14:paraId="32E267F3" w14:textId="32BA9C16" w:rsidR="00007E95" w:rsidRDefault="00007E95" w:rsidP="00007E95">
      <w:del w:id="11" w:author="Caio Pizzol" w:date="2026-08-03T22:22:00Z" w16du:dateUtc="2026-08-04T02:22:00Z">
        <w:r>
          <w:delText xml:space="preserve">Another paragraph of plain body text. Word will add w:lang to this run automatically, but the font and size </w:delText>
        </w:r>
      </w:del>
      <w:r>
        <w:t xml:space="preserve">come from the </w:t>
      </w:r>
      <w:ins w:id="12" w:author="Caio Pizzol" w:date="2026-08-03T22:22:00Z" w16du:dateUtc="2026-08-04T02:22:00Z">
        <w:r w:rsidR="008657BB">
          <w:t>table</w:t>
        </w:r>
      </w:ins>
      <w:del w:id="13" w:author="Caio Pizzol" w:date="2026-08-03T22:22:00Z" w16du:dateUtc="2026-08-04T02:22:00Z">
        <w:r>
          <w:delText>Normal</w:delText>
        </w:r>
      </w:del>
      <w:r>
        <w:t xml:space="preserve"> style</w:t>
      </w:r>
      <w:ins w:id="14" w:author="Caio Pizzol" w:date="2026-08-03T22:22:00Z" w16du:dateUtc="2026-08-04T02:22:00Z">
        <w:r w:rsidR="008657BB">
          <w:t>, not duplicated per cell</w:t>
        </w:r>
      </w:ins>
      <w:del w:id="15" w:author="Caio Pizzol" w:date="2026-08-03T22:22:00Z" w16du:dateUtc="2026-08-04T02:22:00Z">
        <w:r>
          <w:delText xml:space="preserve"> definition in styles.xml</w:delText>
        </w:r>
      </w:del>
      <w: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57BB" w14:paraId="43FD07EE" w14:textId="77777777" w:rsidTr="008657BB">
        <w:trPr>
          <w:ins w:id="16" w:author="Caio Pizzol" w:date="2026-08-03T22:22:00Z" w16du:dateUtc="2026-08-04T02:22:00Z"/>
        </w:trPr>
        <w:tc>
          <w:tcPr>
            <w:tcW w:w="3120" w:type="dxa"/>
          </w:tcPr>
          <w:p w14:paraId="5D24A8E9" w14:textId="5C874E6E" w:rsidR="008657BB" w:rsidRDefault="008657BB" w:rsidP="008657BB">
            <w:pPr>
              <w:rPr>
                <w:ins w:id="17" w:author="Caio Pizzol" w:date="2026-08-03T22:22:00Z" w16du:dateUtc="2026-08-04T02:22:00Z"/>
              </w:rPr>
            </w:pPr>
            <w:ins w:id="18" w:author="Caio Pizzol" w:date="2026-08-03T22:22:00Z" w16du:dateUtc="2026-08-04T02:22:00Z">
              <w:r>
                <w:t>Header A</w:t>
              </w:r>
            </w:ins>
          </w:p>
        </w:tc>
        <w:tc>
          <w:tcPr>
            <w:tcW w:w="3120" w:type="dxa"/>
          </w:tcPr>
          <w:p w14:paraId="6270DBC4" w14:textId="4DD8B936" w:rsidR="008657BB" w:rsidRDefault="008657BB" w:rsidP="008657BB">
            <w:pPr>
              <w:rPr>
                <w:ins w:id="19" w:author="Caio Pizzol" w:date="2026-08-03T22:22:00Z" w16du:dateUtc="2026-08-04T02:22:00Z"/>
              </w:rPr>
            </w:pPr>
            <w:ins w:id="20" w:author="Caio Pizzol" w:date="2026-08-03T22:22:00Z" w16du:dateUtc="2026-08-04T02:22:00Z">
              <w:r>
                <w:t>Header B</w:t>
              </w:r>
            </w:ins>
          </w:p>
        </w:tc>
        <w:tc>
          <w:tcPr>
            <w:tcW w:w="3120" w:type="dxa"/>
          </w:tcPr>
          <w:p w14:paraId="1EABE857" w14:textId="0E463200" w:rsidR="008657BB" w:rsidRDefault="008657BB" w:rsidP="008657BB">
            <w:pPr>
              <w:rPr>
                <w:ins w:id="21" w:author="Caio Pizzol" w:date="2026-08-03T22:22:00Z" w16du:dateUtc="2026-08-04T02:22:00Z"/>
              </w:rPr>
            </w:pPr>
            <w:ins w:id="22" w:author="Caio Pizzol" w:date="2026-08-03T22:22:00Z" w16du:dateUtc="2026-08-04T02:22:00Z">
              <w:r>
                <w:t>Header C</w:t>
              </w:r>
            </w:ins>
          </w:p>
        </w:tc>
      </w:tr>
      <w:tr w:rsidR="008657BB" w14:paraId="0FF0DFDE" w14:textId="77777777" w:rsidTr="008657BB">
        <w:trPr>
          <w:ins w:id="23" w:author="Caio Pizzol" w:date="2026-08-03T22:22:00Z" w16du:dateUtc="2026-08-04T02:22:00Z"/>
        </w:trPr>
        <w:tc>
          <w:tcPr>
            <w:tcW w:w="3120" w:type="dxa"/>
          </w:tcPr>
          <w:p w14:paraId="2156037E" w14:textId="77777777" w:rsidR="008657BB" w:rsidRDefault="008657BB" w:rsidP="008657BB">
            <w:pPr>
              <w:rPr>
                <w:ins w:id="24" w:author="Caio Pizzol" w:date="2026-08-03T22:22:00Z" w16du:dateUtc="2026-08-04T02:22:00Z"/>
              </w:rPr>
            </w:pPr>
          </w:p>
          <w:p w14:paraId="69389C9F" w14:textId="77777777" w:rsidR="008657BB" w:rsidRDefault="008657BB" w:rsidP="008657BB">
            <w:pPr>
              <w:rPr>
                <w:ins w:id="25" w:author="Caio Pizzol" w:date="2026-08-03T22:22:00Z" w16du:dateUtc="2026-08-04T02:22:00Z"/>
              </w:rPr>
            </w:pPr>
            <w:ins w:id="26" w:author="Caio Pizzol" w:date="2026-08-03T22:22:00Z" w16du:dateUtc="2026-08-04T02:22:00Z">
              <w:r>
                <w:t>After the table — plain body text again.</w:t>
              </w:r>
            </w:ins>
          </w:p>
          <w:p w14:paraId="5D260363" w14:textId="10B7760D" w:rsidR="008657BB" w:rsidRDefault="008657BB" w:rsidP="008657BB">
            <w:pPr>
              <w:rPr>
                <w:ins w:id="27" w:author="Caio Pizzol" w:date="2026-08-03T22:22:00Z" w16du:dateUtc="2026-08-04T02:22:00Z"/>
              </w:rPr>
            </w:pPr>
            <w:ins w:id="28" w:author="Caio Pizzol" w:date="2026-08-03T22:22:00Z" w16du:dateUtc="2026-08-04T02:22:00Z">
              <w:r>
                <w:t>Row 1 Cell 1</w:t>
              </w:r>
            </w:ins>
          </w:p>
        </w:tc>
        <w:tc>
          <w:tcPr>
            <w:tcW w:w="3120" w:type="dxa"/>
          </w:tcPr>
          <w:p w14:paraId="165CC336" w14:textId="25F3D2E7" w:rsidR="008657BB" w:rsidRDefault="008657BB" w:rsidP="008657BB">
            <w:pPr>
              <w:rPr>
                <w:ins w:id="29" w:author="Caio Pizzol" w:date="2026-08-03T22:22:00Z" w16du:dateUtc="2026-08-04T02:22:00Z"/>
              </w:rPr>
            </w:pPr>
            <w:ins w:id="30" w:author="Caio Pizzol" w:date="2026-08-03T22:22:00Z" w16du:dateUtc="2026-08-04T02:22:00Z">
              <w:r>
                <w:t>Row 1 Cell 2</w:t>
              </w:r>
            </w:ins>
          </w:p>
        </w:tc>
        <w:tc>
          <w:tcPr>
            <w:tcW w:w="3120" w:type="dxa"/>
          </w:tcPr>
          <w:p w14:paraId="7FB9A4B6" w14:textId="15EEA31D" w:rsidR="008657BB" w:rsidRDefault="008657BB" w:rsidP="008657BB">
            <w:pPr>
              <w:rPr>
                <w:ins w:id="31" w:author="Caio Pizzol" w:date="2026-08-03T22:22:00Z" w16du:dateUtc="2026-08-04T02:22:00Z"/>
              </w:rPr>
            </w:pPr>
            <w:ins w:id="32" w:author="Caio Pizzol" w:date="2026-08-03T22:22:00Z" w16du:dateUtc="2026-08-04T02:22:00Z">
              <w:r>
                <w:t>Row 1 Cell 3</w:t>
              </w:r>
            </w:ins>
          </w:p>
        </w:tc>
      </w:tr>
      <w:tr w:rsidR="008657BB" w14:paraId="1CD81B27" w14:textId="77777777" w:rsidTr="008657BB">
        <w:trPr>
          <w:ins w:id="33" w:author="Caio Pizzol" w:date="2026-08-03T22:22:00Z" w16du:dateUtc="2026-08-04T02:22:00Z"/>
        </w:trPr>
        <w:tc>
          <w:tcPr>
            <w:tcW w:w="3120" w:type="dxa"/>
          </w:tcPr>
          <w:p w14:paraId="26C903F8" w14:textId="7EF4560A" w:rsidR="008657BB" w:rsidRDefault="008657BB" w:rsidP="008657BB">
            <w:pPr>
              <w:rPr>
                <w:ins w:id="34" w:author="Caio Pizzol" w:date="2026-08-03T22:22:00Z" w16du:dateUtc="2026-08-04T02:22:00Z"/>
              </w:rPr>
            </w:pPr>
            <w:ins w:id="35" w:author="Caio Pizzol" w:date="2026-08-03T22:22:00Z" w16du:dateUtc="2026-08-04T02:22:00Z">
              <w:r>
                <w:t>Row 2 Cell 1</w:t>
              </w:r>
            </w:ins>
          </w:p>
        </w:tc>
        <w:tc>
          <w:tcPr>
            <w:tcW w:w="3120" w:type="dxa"/>
          </w:tcPr>
          <w:p w14:paraId="08A9FD0A" w14:textId="7E95BAE9" w:rsidR="008657BB" w:rsidRDefault="008657BB" w:rsidP="008657BB">
            <w:pPr>
              <w:rPr>
                <w:ins w:id="36" w:author="Caio Pizzol" w:date="2026-08-03T22:22:00Z" w16du:dateUtc="2026-08-04T02:22:00Z"/>
              </w:rPr>
            </w:pPr>
            <w:ins w:id="37" w:author="Caio Pizzol" w:date="2026-08-03T22:22:00Z" w16du:dateUtc="2026-08-04T02:22:00Z">
              <w:r>
                <w:t>Row 2 Cell 2</w:t>
              </w:r>
            </w:ins>
          </w:p>
        </w:tc>
        <w:tc>
          <w:tcPr>
            <w:tcW w:w="3120" w:type="dxa"/>
          </w:tcPr>
          <w:p w14:paraId="7C5D2818" w14:textId="51307175" w:rsidR="008657BB" w:rsidRDefault="008657BB" w:rsidP="008657BB">
            <w:pPr>
              <w:rPr>
                <w:ins w:id="38" w:author="Caio Pizzol" w:date="2026-08-03T22:22:00Z" w16du:dateUtc="2026-08-04T02:22:00Z"/>
              </w:rPr>
            </w:pPr>
            <w:ins w:id="39" w:author="Caio Pizzol" w:date="2026-08-03T22:22:00Z" w16du:dateUtc="2026-08-04T02:22:00Z">
              <w:r>
                <w:t>Row 2 Cell 3</w:t>
              </w:r>
            </w:ins>
          </w:p>
        </w:tc>
      </w:tr>
      <w:tr w:rsidR="008657BB" w14:paraId="5DBDFC5C" w14:textId="77777777" w:rsidTr="008657BB">
        <w:trPr>
          <w:ins w:id="40" w:author="Caio Pizzol" w:date="2026-08-03T22:22:00Z" w16du:dateUtc="2026-08-04T02:22:00Z"/>
        </w:trPr>
        <w:tc>
          <w:tcPr>
            <w:tcW w:w="3120" w:type="dxa"/>
          </w:tcPr>
          <w:p w14:paraId="29967984" w14:textId="4A7D763C" w:rsidR="008657BB" w:rsidRDefault="008657BB" w:rsidP="008657BB">
            <w:pPr>
              <w:rPr>
                <w:ins w:id="41" w:author="Caio Pizzol" w:date="2026-08-03T22:22:00Z" w16du:dateUtc="2026-08-04T02:22:00Z"/>
              </w:rPr>
            </w:pPr>
            <w:ins w:id="42" w:author="Caio Pizzol" w:date="2026-08-03T22:22:00Z" w16du:dateUtc="2026-08-04T02:22:00Z">
              <w:r>
                <w:t>Row 3 Cell 1</w:t>
              </w:r>
            </w:ins>
          </w:p>
        </w:tc>
        <w:tc>
          <w:tcPr>
            <w:tcW w:w="3120" w:type="dxa"/>
          </w:tcPr>
          <w:p w14:paraId="0CC08856" w14:textId="4A2DC8BE" w:rsidR="008657BB" w:rsidRDefault="008657BB" w:rsidP="008657BB">
            <w:pPr>
              <w:rPr>
                <w:ins w:id="43" w:author="Caio Pizzol" w:date="2026-08-03T22:22:00Z" w16du:dateUtc="2026-08-04T02:22:00Z"/>
              </w:rPr>
            </w:pPr>
            <w:ins w:id="44" w:author="Caio Pizzol" w:date="2026-08-03T22:22:00Z" w16du:dateUtc="2026-08-04T02:22:00Z">
              <w:r>
                <w:t>Row 3 Cell 2</w:t>
              </w:r>
            </w:ins>
          </w:p>
        </w:tc>
        <w:tc>
          <w:tcPr>
            <w:tcW w:w="3120" w:type="dxa"/>
          </w:tcPr>
          <w:p w14:paraId="513AF461" w14:textId="597AFEE8" w:rsidR="008657BB" w:rsidRDefault="008657BB" w:rsidP="008657BB">
            <w:pPr>
              <w:rPr>
                <w:ins w:id="45" w:author="Caio Pizzol" w:date="2026-08-03T22:22:00Z" w16du:dateUtc="2026-08-04T02:22:00Z"/>
              </w:rPr>
            </w:pPr>
            <w:ins w:id="46" w:author="Caio Pizzol" w:date="2026-08-03T22:22:00Z" w16du:dateUtc="2026-08-04T02:22:00Z">
              <w:r>
                <w:t>Row 3 Cell 3</w:t>
              </w:r>
            </w:ins>
          </w:p>
        </w:tc>
      </w:tr>
    </w:tbl>
    <w:p w14:paraId="51362133" w14:textId="24A483AF" w:rsidR="00007E95" w:rsidRDefault="00007E95" w:rsidP="00007E95">
      <w:pPr>
        <w:pStyle w:val="Heading2"/>
        <w:rPr>
          <w:del w:id="47" w:author="Caio Pizzol" w:date="2026-08-03T22:22:00Z" w16du:dateUtc="2026-08-04T02:22:00Z"/>
        </w:rPr>
      </w:pPr>
      <w:del w:id="48" w:author="Caio Pizzol" w:date="2026-08-03T22:22:00Z" w16du:dateUtc="2026-08-04T02:22:00Z">
        <w:r>
          <w:delText>Section 1.1</w:delText>
        </w:r>
      </w:del>
    </w:p>
    <w:p w14:paraId="3BB7B98B" w14:textId="1255DAF2" w:rsidR="00007E95" w:rsidRDefault="00007E95" w:rsidP="00007E95">
      <w:pPr>
        <w:rPr>
          <w:del w:id="49" w:author="Caio Pizzol" w:date="2026-08-03T22:22:00Z" w16du:dateUtc="2026-08-04T02:22:00Z"/>
        </w:rPr>
      </w:pPr>
      <w:del w:id="50" w:author="Caio Pizzol" w:date="2026-08-03T22:22:00Z" w16du:dateUtc="2026-08-04T02:22:00Z">
        <w:r>
          <w:delText>More body text under a Heading 2. The heading style inherits from Normal via basedOn, creating a style chain that the exporter must respect.</w:delText>
        </w:r>
      </w:del>
    </w:p>
    <w:p w14:paraId="307635A5" w14:textId="41F4C593" w:rsidR="00007E95" w:rsidRDefault="00007E95" w:rsidP="00007E95">
      <w:pPr>
        <w:rPr>
          <w:del w:id="51" w:author="Caio Pizzol" w:date="2026-08-03T22:22:00Z" w16du:dateUtc="2026-08-04T02:22:00Z"/>
        </w:rPr>
      </w:pPr>
      <w:del w:id="52" w:author="Caio Pizzol" w:date="2026-08-03T22:22:00Z" w16du:dateUtc="2026-08-04T02:22:00Z">
        <w:r>
          <w:delText>A final paragraph with no direct formatting whatsoever. Every property on this run should come from the style cascade.</w:delText>
        </w:r>
      </w:del>
    </w:p>
    <w:p w14:paraId="1AFBC666" w14:textId="77777777" w:rsidR="00007E95" w:rsidRPr="00007E95" w:rsidRDefault="00007E95" w:rsidP="00007E95"/>
    <w:sectPr w:rsidR="00007E95" w:rsidRPr="00007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95"/>
    <w:rsid w:val="00007E95"/>
    <w:rsid w:val="00112874"/>
    <w:rsid w:val="001E2F49"/>
    <w:rsid w:val="002031F9"/>
    <w:rsid w:val="004B09E1"/>
    <w:rsid w:val="006B7068"/>
    <w:rsid w:val="00744453"/>
    <w:rsid w:val="008657BB"/>
    <w:rsid w:val="00DE0A42"/>
    <w:rsid w:val="00F9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07CB"/>
  <w15:chartTrackingRefBased/>
  <w15:docId w15:val="{82E19DE0-60A9-46EE-92B8-50112645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BB"/>
    <w:pPr>
      <w:keepNext/>
      <w:keepLines/>
      <w:spacing w:before="160" w:after="80"/>
      <w:outlineLvl w:val="1"/>
      <w:pPrChange w:id="0" w:author="Caio Pizzol" w:date="2026-08-03T22:22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0" w:author="Caio Pizzol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2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2026-08-04T02:22:00Z</dcterms:modified>
</cp:coreProperties>
</file>