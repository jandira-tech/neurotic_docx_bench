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9428" w14:textId="5CB2FA1A" w:rsidR="00DE0A42" w:rsidRDefault="00DD5707" w:rsidP="00DD5707">
      <w:pPr>
        <w:pStyle w:val="Heading1"/>
        <w:rPr>
          <w:ins w:id="15" w:author="Caio Pizzol" w:date="2026-08-03T22:29:00Z" w16du:dateUtc="2026-08-04T02:29:00Z"/>
        </w:rPr>
      </w:pPr>
      <w:ins w:id="16" w:author="Caio Pizzol" w:date="2026-08-03T22:29:00Z" w16du:dateUtc="2026-08-04T02:29:00Z">
        <w:r>
          <w:t>SuperDoc — m:limLow / m:limUpp test showcase (PR #2771)</w:t>
        </w:r>
      </w:ins>
    </w:p>
    <w:p w14:paraId="5E2968FB" w14:textId="691BC2EF" w:rsidR="00DD5707" w:rsidRPr="00DD5707" w:rsidRDefault="00DD5707">
      <w:pPr>
        <w:rPr>
          <w:ins w:id="17" w:author="Caio Pizzol" w:date="2026-08-03T22:29:00Z" w16du:dateUtc="2026-08-04T02:29:00Z"/>
        </w:rPr>
      </w:pPr>
      <w:ins w:id="18" w:author="Caio Pizzol" w:date="2026-08-03T22:29:00Z" w16du:dateUtc="2026-08-04T02:29:00Z">
        <w:r>
          <w:t xml:space="preserve">1. limLow in m:func — lim over n to infinity: </w:t>
        </w:r>
      </w:ins>
      <m:oMath>
        <m:func>
          <m:funcPr>
            <m:ctrlPr>
              <w:ins w:id="19" w:author="Caio Pizzol" w:date="2026-08-03T22:29:00Z" w16du:dateUtc="2026-08-04T02:29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20" w:author="Caio Pizzol" w:date="2026-08-03T22:29:00Z" w16du:dateUtc="2026-08-04T02:29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21" w:author="Caio Pizzol" w:date="2026-08-03T22:29:00Z" w16du:dateUtc="2026-08-04T02:29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ins>
                </m:r>
                <m:ctrlPr>
                  <w:ins w:id="22" w:author="Caio Pizzol" w:date="2026-08-03T22:29:00Z" w16du:dateUtc="2026-08-04T02:29:00Z">
                    <w:rPr>
                      <w:rFonts w:ascii="Cambria Math" w:hAnsi="Cambria Math"/>
                    </w:rPr>
                  </w:ins>
                </m:ctrlPr>
              </m:e>
              <m:lim>
                <m:r>
                  <w:ins w:id="23" w:author="Caio Pizzol" w:date="2026-08-03T22:29:00Z" w16du:dateUtc="2026-08-04T02:29:00Z">
                    <w:rPr>
                      <w:rFonts w:ascii="Cambria Math" w:hAnsi="Cambria Math"/>
                    </w:rPr>
                    <m:t>n</m:t>
                  </w:ins>
                </m:r>
                <m:r>
                  <w:ins w:id="24" w:author="Caio Pizzol" w:date="2026-08-03T22:29:00Z" w16du:dateUtc="2026-08-04T02:29:00Z">
                    <w:rPr>
                      <w:rFonts w:ascii="Cambria Math" w:hAnsi="Cambria Math" w:cs="Aptos"/>
                    </w:rPr>
                    <m:t>→∞</m:t>
                  </w:ins>
                </m:r>
                <m:ctrlPr>
                  <w:ins w:id="25" w:author="Caio Pizzol" w:date="2026-08-03T22:29:00Z" w16du:dateUtc="2026-08-04T02:29:00Z">
                    <w:rPr>
                      <w:rFonts w:ascii="Cambria Math" w:hAnsi="Cambria Math"/>
                    </w:rPr>
                  </w:ins>
                </m:ctrlPr>
              </m:lim>
            </m:limLow>
            <m:ctrlPr>
              <w:ins w:id="26" w:author="Caio Pizzol" w:date="2026-08-03T22:29:00Z" w16du:dateUtc="2026-08-04T02:29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27" w:author="Caio Pizzol" w:date="2026-08-03T22:29:00Z" w16du:dateUtc="2026-08-04T02:29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4ABA9C47" w14:textId="3E4FC664" w:rsidR="00DD5707" w:rsidRPr="00DD5707" w:rsidRDefault="00DD5707">
      <w:pPr>
        <w:rPr>
          <w:ins w:id="28" w:author="Caio Pizzol" w:date="2026-08-03T22:29:00Z" w16du:dateUtc="2026-08-04T02:29:00Z"/>
        </w:rPr>
      </w:pPr>
      <w:ins w:id="29" w:author="Caio Pizzol" w:date="2026-08-03T22:29:00Z" w16du:dateUtc="2026-08-04T02:29:00Z">
        <w:r>
          <w:t xml:space="preserve">2. Bare m:limUpp — equals with def above: </w:t>
        </w:r>
      </w:ins>
      <m:oMath>
        <m:limUpp>
          <m:limUppPr>
            <m:ctrlPr>
              <w:ins w:id="30" w:author="Caio Pizzol" w:date="2026-08-03T22:29:00Z" w16du:dateUtc="2026-08-04T02:29:00Z">
                <w:rPr>
                  <w:rFonts w:ascii="Cambria Math" w:eastAsia="MS Gothic" w:hAnsi="Cambria Math" w:cs="MS Gothic"/>
                  <w:i/>
                </w:rPr>
              </w:ins>
            </m:ctrlPr>
          </m:limUppPr>
          <m:e>
            <m:r>
              <w:ins w:id="31" w:author="Caio Pizzol" w:date="2026-08-03T22:29:00Z" w16du:dateUtc="2026-08-04T02:29:00Z">
                <w:rPr>
                  <w:rFonts w:ascii="Cambria Math" w:hAnsi="Cambria Math"/>
                </w:rPr>
                <m:t>=</m:t>
              </w:ins>
            </m:r>
            <m:ctrlPr>
              <w:ins w:id="32" w:author="Caio Pizzol" w:date="2026-08-03T22:29:00Z" w16du:dateUtc="2026-08-04T02:29:00Z">
                <w:rPr>
                  <w:rFonts w:ascii="Cambria Math" w:hAnsi="Cambria Math"/>
                  <w:i/>
                </w:rPr>
              </w:ins>
            </m:ctrlPr>
          </m:e>
          <m:lim>
            <m:r>
              <w:ins w:id="33" w:author="Caio Pizzol" w:date="2026-08-03T22:29:00Z" w16du:dateUtc="2026-08-04T02:29:00Z">
                <w:rPr>
                  <w:rFonts w:ascii="Cambria Math" w:hAnsi="Cambria Math"/>
                </w:rPr>
                <m:t>def</m:t>
              </w:ins>
            </m:r>
          </m:lim>
        </m:limUpp>
      </m:oMath>
      <w:ins w:id="34" w:author="Caio Pizzol" w:date="2026-08-03T22:29:00Z" w16du:dateUtc="2026-08-04T02:29:00Z">
        <w:r>
          <w:t xml:space="preserve"> limLow with fraction in m:lim (nested math): </w:t>
        </w:r>
      </w:ins>
      <m:oMath>
        <m:func>
          <m:funcPr>
            <m:ctrlPr>
              <w:ins w:id="35" w:author="Caio Pizzol" w:date="2026-08-03T22:29:00Z" w16du:dateUtc="2026-08-04T02:29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36" w:author="Caio Pizzol" w:date="2026-08-03T22:29:00Z" w16du:dateUtc="2026-08-04T02:29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37" w:author="Caio Pizzol" w:date="2026-08-03T22:29:00Z" w16du:dateUtc="2026-08-04T02:29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ins>
                </m:r>
                <m:ctrlPr>
                  <w:ins w:id="38" w:author="Caio Pizzol" w:date="2026-08-03T22:29:00Z" w16du:dateUtc="2026-08-04T02:29:00Z">
                    <w:rPr>
                      <w:rFonts w:ascii="Cambria Math" w:hAnsi="Cambria Math"/>
                    </w:rPr>
                  </w:ins>
                </m:ctrlPr>
              </m:e>
              <m:lim>
                <m:f>
                  <m:fPr>
                    <m:ctrlPr>
                      <w:ins w:id="39" w:author="Caio Pizzol" w:date="2026-08-03T22:29:00Z" w16du:dateUtc="2026-08-04T02:29:00Z">
                        <w:rPr>
                          <w:rFonts w:ascii="Cambria Math" w:hAnsi="Cambria Math"/>
                          <w:i/>
                        </w:rPr>
                      </w:ins>
                    </m:ctrlPr>
                  </m:fPr>
                  <m:num>
                    <m:r>
                      <w:ins w:id="40" w:author="Caio Pizzol" w:date="2026-08-03T22:29:00Z" w16du:dateUtc="2026-08-04T02:29:00Z">
                        <w:rPr>
                          <w:rFonts w:ascii="Cambria Math" w:hAnsi="Cambria Math"/>
                        </w:rPr>
                        <m:t>x</m:t>
                      </w:ins>
                    </m:r>
                  </m:num>
                  <m:den>
                    <m:r>
                      <w:ins w:id="41" w:author="Caio Pizzol" w:date="2026-08-03T22:29:00Z" w16du:dateUtc="2026-08-04T02:29:00Z">
                        <w:rPr>
                          <w:rFonts w:ascii="Cambria Math" w:hAnsi="Cambria Math"/>
                        </w:rPr>
                        <m:t>y</m:t>
                      </w:ins>
                    </m:r>
                  </m:den>
                </m:f>
                <m:ctrlPr>
                  <w:ins w:id="42" w:author="Caio Pizzol" w:date="2026-08-03T22:29:00Z" w16du:dateUtc="2026-08-04T02:29:00Z">
                    <w:rPr>
                      <w:rFonts w:ascii="Cambria Math" w:hAnsi="Cambria Math"/>
                    </w:rPr>
                  </w:ins>
                </m:ctrlPr>
              </m:lim>
            </m:limLow>
            <m:ctrlPr>
              <w:ins w:id="43" w:author="Caio Pizzol" w:date="2026-08-03T22:29:00Z" w16du:dateUtc="2026-08-04T02:29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44" w:author="Caio Pizzol" w:date="2026-08-03T22:29:00Z" w16du:dateUtc="2026-08-04T02:29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2C002FE6" w14:textId="2297F31F" w:rsidR="00DD5707" w:rsidRPr="00DD5707" w:rsidRDefault="00DD5707">
      <w:pPr>
        <w:rPr>
          <w:ins w:id="45" w:author="Caio Pizzol" w:date="2026-08-03T22:29:00Z" w16du:dateUtc="2026-08-04T02:29:00Z"/>
        </w:rPr>
      </w:pPr>
      <w:ins w:id="46" w:author="Caio Pizzol" w:date="2026-08-03T22:29:00Z" w16du:dateUtc="2026-08-04T02:29:00Z">
        <w:r>
          <w:t xml:space="preserve">4. Bare m:limLow — non-function base: </w:t>
        </w:r>
      </w:ins>
      <m:oMath>
        <m:limLow>
          <m:limLowPr>
            <m:ctrlPr>
              <w:ins w:id="47" w:author="Caio Pizzol" w:date="2026-08-03T22:29:00Z" w16du:dateUtc="2026-08-04T02:29:00Z">
                <w:rPr>
                  <w:rFonts w:ascii="Cambria Math" w:eastAsia="MS Gothic" w:hAnsi="Cambria Math" w:cs="MS Gothic"/>
                  <w:i/>
                </w:rPr>
              </w:ins>
            </m:ctrlPr>
          </m:limLowPr>
          <m:e>
            <m:r>
              <w:ins w:id="48" w:author="Caio Pizzol" w:date="2026-08-03T22:29:00Z" w16du:dateUtc="2026-08-04T02:29:00Z">
                <w:rPr>
                  <w:rFonts w:ascii="Cambria Math" w:hAnsi="Cambria Math"/>
                </w:rPr>
                <m:t>a</m:t>
              </w:ins>
            </m:r>
            <m:ctrlPr>
              <w:ins w:id="49" w:author="Caio Pizzol" w:date="2026-08-03T22:29:00Z" w16du:dateUtc="2026-08-04T02:29:00Z">
                <w:rPr>
                  <w:rFonts w:ascii="Cambria Math" w:hAnsi="Cambria Math"/>
                  <w:i/>
                </w:rPr>
              </w:ins>
            </m:ctrlPr>
          </m:e>
          <m:lim>
            <m:r>
              <w:ins w:id="50" w:author="Caio Pizzol" w:date="2026-08-03T22:29:00Z" w16du:dateUtc="2026-08-04T02:29:00Z">
                <w:rPr>
                  <w:rFonts w:ascii="Cambria Math" w:hAnsi="Cambria Math"/>
                </w:rPr>
                <m:t>b</m:t>
              </w:ins>
            </m:r>
          </m:lim>
        </m:limLow>
      </m:oMath>
    </w:p>
    <w:p w14:paraId="383D6A48" w14:textId="1ED2B8C4" w:rsidR="00DD5707" w:rsidRPr="00DD5707" w:rsidRDefault="00DD5707">
      <w:pPr>
        <w:rPr>
          <w:ins w:id="51" w:author="Caio Pizzol" w:date="2026-08-03T22:29:00Z" w16du:dateUtc="2026-08-04T02:29:00Z"/>
        </w:rPr>
      </w:pPr>
      <w:ins w:id="52" w:author="Caio Pizzol" w:date="2026-08-03T22:29:00Z" w16du:dateUtc="2026-08-04T02:29:00Z">
        <w:r>
          <w:t xml:space="preserve">5. limUpp in m:func — lim with x above: </w:t>
        </w:r>
      </w:ins>
      <m:oMath>
        <m:func>
          <m:funcPr>
            <m:ctrlPr>
              <w:ins w:id="53" w:author="Caio Pizzol" w:date="2026-08-03T22:29:00Z" w16du:dateUtc="2026-08-04T02:29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Upp>
              <m:limUppPr>
                <m:ctrlPr>
                  <w:ins w:id="54" w:author="Caio Pizzol" w:date="2026-08-03T22:29:00Z" w16du:dateUtc="2026-08-04T02:29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UppPr>
              <m:e>
                <m:r>
                  <w:ins w:id="55" w:author="Caio Pizzol" w:date="2026-08-03T22:29:00Z" w16du:dateUtc="2026-08-04T02:29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ins>
                </m:r>
                <m:ctrlPr>
                  <w:ins w:id="56" w:author="Caio Pizzol" w:date="2026-08-03T22:29:00Z" w16du:dateUtc="2026-08-04T02:29:00Z">
                    <w:rPr>
                      <w:rFonts w:ascii="Cambria Math" w:hAnsi="Cambria Math"/>
                    </w:rPr>
                  </w:ins>
                </m:ctrlPr>
              </m:e>
              <m:lim>
                <m:r>
                  <w:ins w:id="57" w:author="Caio Pizzol" w:date="2026-08-03T22:29:00Z" w16du:dateUtc="2026-08-04T02:29:00Z">
                    <w:rPr>
                      <w:rFonts w:ascii="Cambria Math" w:hAnsi="Cambria Math"/>
                    </w:rPr>
                    <m:t>x</m:t>
                  </w:ins>
                </m:r>
                <m:ctrlPr>
                  <w:ins w:id="58" w:author="Caio Pizzol" w:date="2026-08-03T22:29:00Z" w16du:dateUtc="2026-08-04T02:29:00Z">
                    <w:rPr>
                      <w:rFonts w:ascii="Cambria Math" w:hAnsi="Cambria Math"/>
                    </w:rPr>
                  </w:ins>
                </m:ctrlPr>
              </m:lim>
            </m:limUpp>
            <m:ctrlPr>
              <w:ins w:id="59" w:author="Caio Pizzol" w:date="2026-08-03T22:29:00Z" w16du:dateUtc="2026-08-04T02:29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60" w:author="Caio Pizzol" w:date="2026-08-03T22:29:00Z" w16du:dateUtc="2026-08-04T02:29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3564CE4A" w14:textId="09FD7C4E" w:rsidR="00DD5707" w:rsidRPr="00DD5707" w:rsidRDefault="00DD5707">
      <w:pPr>
        <w:rPr>
          <w:ins w:id="61" w:author="Caio Pizzol" w:date="2026-08-03T22:29:00Z" w16du:dateUtc="2026-08-04T02:29:00Z"/>
        </w:rPr>
      </w:pPr>
      <w:ins w:id="62" w:author="Caio Pizzol" w:date="2026-08-03T22:29:00Z" w16du:dateUtc="2026-08-04T02:29:00Z">
        <w:r>
          <w:t xml:space="preserve">6. Multi-char non-function base (max): </w:t>
        </w:r>
      </w:ins>
      <m:oMath>
        <m:func>
          <m:funcPr>
            <m:ctrlPr>
              <w:ins w:id="63" w:author="Caio Pizzol" w:date="2026-08-03T22:29:00Z" w16du:dateUtc="2026-08-04T02:29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64" w:author="Caio Pizzol" w:date="2026-08-03T22:29:00Z" w16du:dateUtc="2026-08-04T02:29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65" w:author="Caio Pizzol" w:date="2026-08-03T22:29:00Z" w16du:dateUtc="2026-08-04T02:29:00Z"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w:ins>
                </m:r>
                <m:ctrlPr>
                  <w:ins w:id="66" w:author="Caio Pizzol" w:date="2026-08-03T22:29:00Z" w16du:dateUtc="2026-08-04T02:29:00Z">
                    <w:rPr>
                      <w:rFonts w:ascii="Cambria Math" w:hAnsi="Cambria Math"/>
                    </w:rPr>
                  </w:ins>
                </m:ctrlPr>
              </m:e>
              <m:lim>
                <m:r>
                  <w:ins w:id="67" w:author="Caio Pizzol" w:date="2026-08-03T22:29:00Z" w16du:dateUtc="2026-08-04T02:29:00Z">
                    <w:rPr>
                      <w:rFonts w:ascii="Cambria Math" w:hAnsi="Cambria Math"/>
                    </w:rPr>
                    <m:t>x</m:t>
                  </w:ins>
                </m:r>
                <m:r>
                  <w:ins w:id="68" w:author="Caio Pizzol" w:date="2026-08-03T22:29:00Z" w16du:dateUtc="2026-08-04T02:29:00Z">
                    <w:rPr>
                      <w:rFonts w:ascii="Cambria Math" w:hAnsi="Cambria Math" w:cs="Cambria Math"/>
                    </w:rPr>
                    <m:t>∈</m:t>
                  </w:ins>
                </m:r>
                <m:r>
                  <w:ins w:id="69" w:author="Caio Pizzol" w:date="2026-08-03T22:29:00Z" w16du:dateUtc="2026-08-04T02:29:00Z">
                    <w:rPr>
                      <w:rFonts w:ascii="Cambria Math" w:hAnsi="Cambria Math"/>
                    </w:rPr>
                    <m:t>S</m:t>
                  </w:ins>
                </m:r>
                <m:ctrlPr>
                  <w:ins w:id="70" w:author="Caio Pizzol" w:date="2026-08-03T22:29:00Z" w16du:dateUtc="2026-08-04T02:29:00Z">
                    <w:rPr>
                      <w:rFonts w:ascii="Cambria Math" w:hAnsi="Cambria Math"/>
                    </w:rPr>
                  </w:ins>
                </m:ctrlPr>
              </m:lim>
            </m:limLow>
            <m:ctrlPr>
              <w:ins w:id="71" w:author="Caio Pizzol" w:date="2026-08-03T22:29:00Z" w16du:dateUtc="2026-08-04T02:29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72" w:author="Caio Pizzol" w:date="2026-08-03T22:29:00Z" w16du:dateUtc="2026-08-04T02:29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1C22894D" w14:textId="37443FCB" w:rsidR="00DD5707" w:rsidRPr="00DD5707" w:rsidRDefault="00DD5707">
      <w:pPr>
        <w:rPr>
          <w:ins w:id="73" w:author="Caio Pizzol" w:date="2026-08-03T22:29:00Z" w16du:dateUtc="2026-08-04T02:29:00Z"/>
        </w:rPr>
      </w:pPr>
      <w:ins w:id="74" w:author="Caio Pizzol" w:date="2026-08-03T22:29:00Z" w16du:dateUtc="2026-08-04T02:29:00Z">
        <w:r>
          <w:t xml:space="preserve">7. Multi-char non-function base (sup): </w:t>
        </w:r>
      </w:ins>
      <m:oMath>
        <m:func>
          <m:funcPr>
            <m:ctrlPr>
              <w:ins w:id="75" w:author="Caio Pizzol" w:date="2026-08-03T22:29:00Z" w16du:dateUtc="2026-08-04T02:29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76" w:author="Caio Pizzol" w:date="2026-08-03T22:29:00Z" w16du:dateUtc="2026-08-04T02:29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77" w:author="Caio Pizzol" w:date="2026-08-03T22:29:00Z" w16du:dateUtc="2026-08-04T02:29:00Z"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w:ins>
                </m:r>
                <m:ctrlPr>
                  <w:ins w:id="78" w:author="Caio Pizzol" w:date="2026-08-03T22:29:00Z" w16du:dateUtc="2026-08-04T02:29:00Z">
                    <w:rPr>
                      <w:rFonts w:ascii="Cambria Math" w:hAnsi="Cambria Math"/>
                    </w:rPr>
                  </w:ins>
                </m:ctrlPr>
              </m:e>
              <m:lim>
                <m:r>
                  <w:ins w:id="79" w:author="Caio Pizzol" w:date="2026-08-03T22:29:00Z" w16du:dateUtc="2026-08-04T02:29:00Z">
                    <w:rPr>
                      <w:rFonts w:ascii="Cambria Math" w:hAnsi="Cambria Math"/>
                    </w:rPr>
                    <m:t>n</m:t>
                  </w:ins>
                </m:r>
                <m:r>
                  <w:ins w:id="80" w:author="Caio Pizzol" w:date="2026-08-03T22:29:00Z" w16du:dateUtc="2026-08-04T02:29:00Z">
                    <w:rPr>
                      <w:rFonts w:ascii="Cambria Math" w:hAnsi="Cambria Math" w:cs="Aptos"/>
                    </w:rPr>
                    <m:t>≥</m:t>
                  </w:ins>
                </m:r>
                <m:r>
                  <w:ins w:id="81" w:author="Caio Pizzol" w:date="2026-08-03T22:29:00Z" w16du:dateUtc="2026-08-04T02:29:00Z">
                    <w:rPr>
                      <w:rFonts w:ascii="Cambria Math" w:hAnsi="Cambria Math"/>
                    </w:rPr>
                    <m:t>1</m:t>
                  </w:ins>
                </m:r>
                <m:ctrlPr>
                  <w:ins w:id="82" w:author="Caio Pizzol" w:date="2026-08-03T22:29:00Z" w16du:dateUtc="2026-08-04T02:29:00Z">
                    <w:rPr>
                      <w:rFonts w:ascii="Cambria Math" w:hAnsi="Cambria Math"/>
                    </w:rPr>
                  </w:ins>
                </m:ctrlPr>
              </m:lim>
            </m:limLow>
            <m:ctrlPr>
              <w:ins w:id="83" w:author="Caio Pizzol" w:date="2026-08-03T22:29:00Z" w16du:dateUtc="2026-08-04T02:29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84" w:author="Caio Pizzol" w:date="2026-08-03T22:29:00Z" w16du:dateUtc="2026-08-04T02:29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6E82E0D6" w14:textId="2D1DA389" w:rsidR="00DD5707" w:rsidRPr="00DD5707" w:rsidRDefault="00DD5707">
      <w:pPr>
        <w:rPr>
          <w:ins w:id="85" w:author="Caio Pizzol" w:date="2026-08-03T22:29:00Z" w16du:dateUtc="2026-08-04T02:29:00Z"/>
        </w:rPr>
      </w:pPr>
      <w:ins w:id="86" w:author="Caio Pizzol" w:date="2026-08-03T22:29:00Z" w16du:dateUtc="2026-08-04T02:29:00Z">
        <w:r>
          <w:t xml:space="preserve">8. limLow with subscript in limit (deep recursion): </w:t>
        </w:r>
      </w:ins>
      <m:oMath>
        <m:func>
          <m:funcPr>
            <m:ctrlPr>
              <w:ins w:id="87" w:author="Caio Pizzol" w:date="2026-08-03T22:29:00Z" w16du:dateUtc="2026-08-04T02:29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88" w:author="Caio Pizzol" w:date="2026-08-03T22:29:00Z" w16du:dateUtc="2026-08-04T02:29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89" w:author="Caio Pizzol" w:date="2026-08-03T22:29:00Z" w16du:dateUtc="2026-08-04T02:29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ins>
                </m:r>
                <m:ctrlPr>
                  <w:ins w:id="90" w:author="Caio Pizzol" w:date="2026-08-03T22:29:00Z" w16du:dateUtc="2026-08-04T02:29:00Z">
                    <w:rPr>
                      <w:rFonts w:ascii="Cambria Math" w:hAnsi="Cambria Math"/>
                    </w:rPr>
                  </w:ins>
                </m:ctrlPr>
              </m:e>
              <m:lim>
                <m:sSub>
                  <m:sSubPr>
                    <m:ctrlPr>
                      <w:ins w:id="91" w:author="Caio Pizzol" w:date="2026-08-03T22:29:00Z" w16du:dateUtc="2026-08-04T02:29:00Z">
                        <w:rPr>
                          <w:rFonts w:ascii="Cambria Math" w:hAnsi="Cambria Math"/>
                          <w:i/>
                        </w:rPr>
                      </w:ins>
                    </m:ctrlPr>
                  </m:sSubPr>
                  <m:e>
                    <m:r>
                      <w:ins w:id="92" w:author="Caio Pizzol" w:date="2026-08-03T22:29:00Z" w16du:dateUtc="2026-08-04T02:29:00Z">
                        <w:rPr>
                          <w:rFonts w:ascii="Cambria Math" w:hAnsi="Cambria Math"/>
                        </w:rPr>
                        <m:t>x</m:t>
                      </w:ins>
                    </m:r>
                  </m:e>
                  <m:sub>
                    <m:r>
                      <w:ins w:id="93" w:author="Caio Pizzol" w:date="2026-08-03T22:29:00Z" w16du:dateUtc="2026-08-04T02:29:00Z">
                        <w:rPr>
                          <w:rFonts w:ascii="Cambria Math" w:hAnsi="Cambria Math"/>
                        </w:rPr>
                        <m:t>i</m:t>
                      </w:ins>
                    </m:r>
                  </m:sub>
                </m:sSub>
                <m:r>
                  <w:ins w:id="94" w:author="Caio Pizzol" w:date="2026-08-03T22:29:00Z" w16du:dateUtc="2026-08-04T02:29:00Z">
                    <w:rPr>
                      <w:rFonts w:ascii="Cambria Math" w:hAnsi="Cambria Math" w:cs="Aptos"/>
                    </w:rPr>
                    <m:t>→</m:t>
                  </w:ins>
                </m:r>
                <m:r>
                  <w:ins w:id="95" w:author="Caio Pizzol" w:date="2026-08-03T22:29:00Z" w16du:dateUtc="2026-08-04T02:29:00Z">
                    <w:rPr>
                      <w:rFonts w:ascii="Cambria Math" w:hAnsi="Cambria Math"/>
                    </w:rPr>
                    <m:t>0</m:t>
                  </w:ins>
                </m:r>
                <m:ctrlPr>
                  <w:ins w:id="96" w:author="Caio Pizzol" w:date="2026-08-03T22:29:00Z" w16du:dateUtc="2026-08-04T02:29:00Z">
                    <w:rPr>
                      <w:rFonts w:ascii="Cambria Math" w:hAnsi="Cambria Math"/>
                    </w:rPr>
                  </w:ins>
                </m:ctrlPr>
              </m:lim>
            </m:limLow>
            <m:ctrlPr>
              <w:ins w:id="97" w:author="Caio Pizzol" w:date="2026-08-03T22:29:00Z" w16du:dateUtc="2026-08-04T02:29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98" w:author="Caio Pizzol" w:date="2026-08-03T22:29:00Z" w16du:dateUtc="2026-08-04T02:29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167ED72F" w14:textId="77777777" w:rsidR="008A2885" w:rsidRDefault="004E1E17">
      <w:pPr>
        <w:pStyle w:val="Heading1"/>
        <w:rPr>
          <w:del w:id="99" w:author="Caio Pizzol" w:date="2026-08-03T22:29:00Z" w16du:dateUtc="2026-08-04T02:29:00Z"/>
        </w:rPr>
      </w:pPr>
      <w:del w:id="100" w:author="Caio Pizzol" w:date="2026-08-03T22:29:00Z" w16du:dateUtc="2026-08-04T02:29:00Z">
        <w:r>
          <w:delText>Auto Page Number Test Document</w:delText>
        </w:r>
      </w:del>
    </w:p>
    <w:p w14:paraId="1B11F5CD" w14:textId="77777777" w:rsidR="008A2885" w:rsidRDefault="004E1E17">
      <w:pPr>
        <w:rPr>
          <w:del w:id="101" w:author="Caio Pizzol" w:date="2026-08-03T22:29:00Z" w16du:dateUtc="2026-08-04T02:29:00Z"/>
        </w:rPr>
      </w:pPr>
      <w:del w:id="102" w:author="Caio Pizzol" w:date="2026-08-03T22:29:00Z" w16du:dateUtc="2026-08-04T02:29:00Z">
        <w:r>
          <w:delText>Sample text to create more pages...</w:delText>
        </w:r>
      </w:del>
    </w:p>
    <w:p w14:paraId="1B0F7724" w14:textId="77777777" w:rsidR="008A2885" w:rsidRDefault="004E1E17">
      <w:pPr>
        <w:rPr>
          <w:del w:id="103" w:author="Caio Pizzol" w:date="2026-08-03T22:29:00Z" w16du:dateUtc="2026-08-04T02:29:00Z"/>
        </w:rPr>
      </w:pPr>
      <w:del w:id="104" w:author="Caio Pizzol" w:date="2026-08-03T22:29:00Z" w16du:dateUtc="2026-08-04T02:29:00Z">
        <w:r>
          <w:delText>Sample text to create more pages...</w:delText>
        </w:r>
      </w:del>
    </w:p>
    <w:p w14:paraId="3B5A665D" w14:textId="77777777" w:rsidR="008A2885" w:rsidRDefault="004E1E17">
      <w:pPr>
        <w:rPr>
          <w:del w:id="105" w:author="Caio Pizzol" w:date="2026-08-03T22:29:00Z" w16du:dateUtc="2026-08-04T02:29:00Z"/>
        </w:rPr>
      </w:pPr>
      <w:del w:id="106" w:author="Caio Pizzol" w:date="2026-08-03T22:29:00Z" w16du:dateUtc="2026-08-04T02:29:00Z">
        <w:r>
          <w:delText>Sample text to create more pages...</w:delText>
        </w:r>
      </w:del>
    </w:p>
    <w:p w14:paraId="1615BFCD" w14:textId="77777777" w:rsidR="008A2885" w:rsidRDefault="004E1E17">
      <w:pPr>
        <w:rPr>
          <w:del w:id="107" w:author="Caio Pizzol" w:date="2026-08-03T22:29:00Z" w16du:dateUtc="2026-08-04T02:29:00Z"/>
        </w:rPr>
      </w:pPr>
      <w:del w:id="108" w:author="Caio Pizzol" w:date="2026-08-03T22:29:00Z" w16du:dateUtc="2026-08-04T02:29:00Z">
        <w:r>
          <w:delText>Sample text to create more pages...</w:delText>
        </w:r>
      </w:del>
    </w:p>
    <w:p w14:paraId="5B6BCFEC" w14:textId="77777777" w:rsidR="008A2885" w:rsidRDefault="004E1E17">
      <w:pPr>
        <w:rPr>
          <w:del w:id="109" w:author="Caio Pizzol" w:date="2026-08-03T22:29:00Z" w16du:dateUtc="2026-08-04T02:29:00Z"/>
        </w:rPr>
      </w:pPr>
      <w:del w:id="110" w:author="Caio Pizzol" w:date="2026-08-03T22:29:00Z" w16du:dateUtc="2026-08-04T02:29:00Z">
        <w:r>
          <w:delText>Sample text to create more pages...</w:delText>
        </w:r>
      </w:del>
    </w:p>
    <w:p w14:paraId="52147044" w14:textId="77777777" w:rsidR="008A2885" w:rsidRDefault="004E1E17">
      <w:pPr>
        <w:rPr>
          <w:del w:id="111" w:author="Caio Pizzol" w:date="2026-08-03T22:29:00Z" w16du:dateUtc="2026-08-04T02:29:00Z"/>
        </w:rPr>
      </w:pPr>
      <w:del w:id="112" w:author="Caio Pizzol" w:date="2026-08-03T22:29:00Z" w16du:dateUtc="2026-08-04T02:29:00Z">
        <w:r>
          <w:br w:type="page"/>
        </w:r>
      </w:del>
    </w:p>
    <w:p w14:paraId="7523D13E" w14:textId="77777777" w:rsidR="008A2885" w:rsidRDefault="008A2885">
      <w:pPr>
        <w:rPr>
          <w:del w:id="113" w:author="Caio Pizzol" w:date="2026-08-03T22:29:00Z" w16du:dateUtc="2026-08-04T02:29:00Z"/>
        </w:rPr>
        <w:sectPr w:rsidR="008A2885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A1F30FB" w14:textId="77777777" w:rsidR="008A2885" w:rsidRDefault="004E1E17">
      <w:pPr>
        <w:rPr>
          <w:del w:id="117" w:author="Caio Pizzol" w:date="2026-08-03T22:29:00Z" w16du:dateUtc="2026-08-04T02:29:00Z"/>
        </w:rPr>
      </w:pPr>
      <w:del w:id="118" w:author="Caio Pizzol" w:date="2026-08-03T22:29:00Z" w16du:dateUtc="2026-08-04T02:29:00Z">
        <w:r>
          <w:delText>More sample text for section 2...</w:delText>
        </w:r>
      </w:del>
    </w:p>
    <w:p w14:paraId="19A6F7F6" w14:textId="77777777" w:rsidR="008A2885" w:rsidRDefault="004E1E17">
      <w:pPr>
        <w:rPr>
          <w:del w:id="119" w:author="Caio Pizzol" w:date="2026-08-03T22:29:00Z" w16du:dateUtc="2026-08-04T02:29:00Z"/>
        </w:rPr>
      </w:pPr>
      <w:del w:id="120" w:author="Caio Pizzol" w:date="2026-08-03T22:29:00Z" w16du:dateUtc="2026-08-04T02:29:00Z">
        <w:r>
          <w:delText>More sample text for section 2...</w:delText>
        </w:r>
      </w:del>
    </w:p>
    <w:p w14:paraId="358345B3" w14:textId="77777777" w:rsidR="008A2885" w:rsidRDefault="004E1E17">
      <w:pPr>
        <w:rPr>
          <w:del w:id="121" w:author="Caio Pizzol" w:date="2026-08-03T22:29:00Z" w16du:dateUtc="2026-08-04T02:29:00Z"/>
        </w:rPr>
      </w:pPr>
      <w:del w:id="122" w:author="Caio Pizzol" w:date="2026-08-03T22:29:00Z" w16du:dateUtc="2026-08-04T02:29:00Z">
        <w:r>
          <w:delText>More sample text for section 2...</w:delText>
        </w:r>
      </w:del>
    </w:p>
    <w:p w14:paraId="0815B9C0" w14:textId="77777777" w:rsidR="008A2885" w:rsidRDefault="004E1E17">
      <w:pPr>
        <w:rPr>
          <w:del w:id="123" w:author="Caio Pizzol" w:date="2026-08-03T22:29:00Z" w16du:dateUtc="2026-08-04T02:29:00Z"/>
        </w:rPr>
      </w:pPr>
      <w:del w:id="124" w:author="Caio Pizzol" w:date="2026-08-03T22:29:00Z" w16du:dateUtc="2026-08-04T02:29:00Z">
        <w:r>
          <w:delText>More sample text for section 2...</w:delText>
        </w:r>
      </w:del>
    </w:p>
    <w:p w14:paraId="4483A66F" w14:textId="77777777" w:rsidR="008A2885" w:rsidRDefault="004E1E17">
      <w:pPr>
        <w:rPr>
          <w:del w:id="125" w:author="Caio Pizzol" w:date="2026-08-03T22:29:00Z" w16du:dateUtc="2026-08-04T02:29:00Z"/>
        </w:rPr>
      </w:pPr>
      <w:del w:id="126" w:author="Caio Pizzol" w:date="2026-08-03T22:29:00Z" w16du:dateUtc="2026-08-04T02:29:00Z">
        <w:r>
          <w:delText>More sample text for section 2...</w:delText>
        </w:r>
      </w:del>
    </w:p>
    <w:p w14:paraId="0994C632" w14:textId="77777777" w:rsidR="008A2885" w:rsidRDefault="004E1E17">
      <w:pPr>
        <w:rPr>
          <w:del w:id="127" w:author="Caio Pizzol" w:date="2026-08-03T22:29:00Z" w16du:dateUtc="2026-08-04T02:29:00Z"/>
        </w:rPr>
      </w:pPr>
      <w:del w:id="128" w:author="Caio Pizzol" w:date="2026-08-03T22:29:00Z" w16du:dateUtc="2026-08-04T02:29:00Z">
        <w:r>
          <w:br w:type="page"/>
        </w:r>
      </w:del>
    </w:p>
    <w:p w14:paraId="2B8425C9" w14:textId="77777777" w:rsidR="008A2885" w:rsidRDefault="008A2885">
      <w:pPr>
        <w:rPr>
          <w:del w:id="129" w:author="Caio Pizzol" w:date="2026-08-03T22:29:00Z" w16du:dateUtc="2026-08-04T02:29:00Z"/>
        </w:rPr>
        <w:sectPr w:rsidR="008A2885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7AA5DA6" w14:textId="77777777" w:rsidR="008A2885" w:rsidRDefault="004E1E17">
      <w:pPr>
        <w:rPr>
          <w:del w:id="130" w:author="Caio Pizzol" w:date="2026-08-03T22:29:00Z" w16du:dateUtc="2026-08-04T02:29:00Z"/>
        </w:rPr>
      </w:pPr>
      <w:del w:id="131" w:author="Caio Pizzol" w:date="2026-08-03T22:29:00Z" w16du:dateUtc="2026-08-04T02:29:00Z">
        <w:r>
          <w:delText>More section 3 content...</w:delText>
        </w:r>
      </w:del>
    </w:p>
    <w:p w14:paraId="2DD763AD" w14:textId="77777777" w:rsidR="008A2885" w:rsidRDefault="004E1E17">
      <w:pPr>
        <w:rPr>
          <w:del w:id="132" w:author="Caio Pizzol" w:date="2026-08-03T22:29:00Z" w16du:dateUtc="2026-08-04T02:29:00Z"/>
        </w:rPr>
      </w:pPr>
      <w:del w:id="133" w:author="Caio Pizzol" w:date="2026-08-03T22:29:00Z" w16du:dateUtc="2026-08-04T02:29:00Z">
        <w:r>
          <w:delText>More section 3 content...</w:delText>
        </w:r>
      </w:del>
    </w:p>
    <w:p w14:paraId="3B17AA6E" w14:textId="77777777" w:rsidR="008A2885" w:rsidRDefault="004E1E17">
      <w:pPr>
        <w:rPr>
          <w:del w:id="134" w:author="Caio Pizzol" w:date="2026-08-03T22:29:00Z" w16du:dateUtc="2026-08-04T02:29:00Z"/>
        </w:rPr>
      </w:pPr>
      <w:del w:id="135" w:author="Caio Pizzol" w:date="2026-08-03T22:29:00Z" w16du:dateUtc="2026-08-04T02:29:00Z">
        <w:r>
          <w:delText>More section 3 content...</w:delText>
        </w:r>
      </w:del>
    </w:p>
    <w:p w14:paraId="15F21BD9" w14:textId="77777777" w:rsidR="008A2885" w:rsidRDefault="004E1E17">
      <w:pPr>
        <w:rPr>
          <w:del w:id="136" w:author="Caio Pizzol" w:date="2026-08-03T22:29:00Z" w16du:dateUtc="2026-08-04T02:29:00Z"/>
        </w:rPr>
      </w:pPr>
      <w:del w:id="137" w:author="Caio Pizzol" w:date="2026-08-03T22:29:00Z" w16du:dateUtc="2026-08-04T02:29:00Z">
        <w:r>
          <w:delText>More section 3 content...</w:delText>
        </w:r>
      </w:del>
    </w:p>
    <w:p w14:paraId="04231E2A" w14:textId="77777777" w:rsidR="008A2885" w:rsidRDefault="004E1E17">
      <w:del w:id="138" w:author="Caio Pizzol" w:date="2026-08-03T22:29:00Z" w16du:dateUtc="2026-08-04T02:29:00Z">
        <w:r>
          <w:delText>More section 3 content...</w:delText>
        </w:r>
      </w:del>
    </w:p>
    <w:sectPr w:rsidR="008A2885">
      <w:pgSz w:w="12240" w:h="15840"/>
      <w:pgMar w:top="1440" w:right="1440" w:bottom="1440" w:left="1440" w:header="720" w:footer="720" w:gutter="0"/>
      <w:cols w:space="720"/>
      <w:docGrid w:linePitch="360"/>
      <w:sectPrChange w:id="139" w:author="Caio Pizzol" w:date="2026-08-03T22:29:00Z" w16du:dateUtc="2026-08-04T02:29:00Z">
        <w:sectPr w:rsidR="008A2885">
          <w:pgMar w:top="1440" w:right="1800" w:bottom="1440" w:left="180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950B9" w14:textId="77777777" w:rsidR="004E1E17" w:rsidRDefault="004E1E17">
      <w:pPr>
        <w:spacing w:after="0" w:line="240" w:lineRule="auto"/>
      </w:pPr>
      <w:r>
        <w:separator/>
      </w:r>
    </w:p>
  </w:endnote>
  <w:endnote w:type="continuationSeparator" w:id="0">
    <w:p w14:paraId="1EA79F11" w14:textId="77777777" w:rsidR="004E1E17" w:rsidRDefault="004E1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8EBED" w14:textId="77777777" w:rsidR="008A2885" w:rsidRDefault="004E1E17">
    <w:pPr>
      <w:pStyle w:val="ListBullet"/>
      <w:pPrChange w:id="115" w:author="Caio Pizzol" w:date="2026-08-03T22:29:00Z" w16du:dateUtc="2026-08-04T02:29:00Z">
        <w:pPr>
          <w:pStyle w:val="Footer"/>
          <w:jc w:val="center"/>
        </w:pPr>
      </w:pPrChange>
    </w:pPr>
    <w:del w:id="116" w:author="Caio Pizzol" w:date="2026-08-03T22:29:00Z" w16du:dateUtc="2026-08-04T02:29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 w:rsidR="00614A78">
        <w:rPr>
          <w:noProof/>
        </w:rPr>
        <w:delText>1</w:delText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 w:rsidR="00614A78"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 w:rsidR="00614A78"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460F3" w14:textId="77777777" w:rsidR="004E1E17" w:rsidRDefault="004E1E17">
      <w:pPr>
        <w:spacing w:after="0" w:line="240" w:lineRule="auto"/>
      </w:pPr>
      <w:r>
        <w:separator/>
      </w:r>
    </w:p>
  </w:footnote>
  <w:footnote w:type="continuationSeparator" w:id="0">
    <w:p w14:paraId="23BAAD0D" w14:textId="77777777" w:rsidR="004E1E17" w:rsidRDefault="004E1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7571" w14:textId="77777777" w:rsidR="004E0D27" w:rsidRDefault="004E0D27">
    <w:pPr>
      <w:pStyle w:val="List2"/>
      <w:pPrChange w:id="114" w:author="Caio Pizzol" w:date="2026-08-03T22:29:00Z" w16du:dateUtc="2026-08-04T02:29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1968921">
    <w:abstractNumId w:val="8"/>
  </w:num>
  <w:num w:numId="2" w16cid:durableId="1091318207">
    <w:abstractNumId w:val="6"/>
  </w:num>
  <w:num w:numId="3" w16cid:durableId="1566330976">
    <w:abstractNumId w:val="5"/>
  </w:num>
  <w:num w:numId="4" w16cid:durableId="414598582">
    <w:abstractNumId w:val="4"/>
  </w:num>
  <w:num w:numId="5" w16cid:durableId="73555349">
    <w:abstractNumId w:val="7"/>
  </w:num>
  <w:num w:numId="6" w16cid:durableId="1998877804">
    <w:abstractNumId w:val="3"/>
  </w:num>
  <w:num w:numId="7" w16cid:durableId="1811433275">
    <w:abstractNumId w:val="2"/>
  </w:num>
  <w:num w:numId="8" w16cid:durableId="1529761663">
    <w:abstractNumId w:val="1"/>
  </w:num>
  <w:num w:numId="9" w16cid:durableId="13349925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1F9"/>
    <w:rsid w:val="00237B7C"/>
    <w:rsid w:val="0029639D"/>
    <w:rsid w:val="00326F90"/>
    <w:rsid w:val="004E0D27"/>
    <w:rsid w:val="004E1E17"/>
    <w:rsid w:val="00614A78"/>
    <w:rsid w:val="00744453"/>
    <w:rsid w:val="008144A8"/>
    <w:rsid w:val="008A2885"/>
    <w:rsid w:val="00A16521"/>
    <w:rsid w:val="00AA1D8D"/>
    <w:rsid w:val="00B47730"/>
    <w:rsid w:val="00CB0664"/>
    <w:rsid w:val="00DD5707"/>
    <w:rsid w:val="00DE0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D5707"/>
    <w:pPr>
      <w:keepNext/>
      <w:keepLines/>
      <w:spacing w:before="360" w:after="80" w:line="278" w:lineRule="auto"/>
      <w:outlineLvl w:val="0"/>
      <w:pPrChange w:id="0" w:author="Caio Pizzol" w:date="2026-08-03T22:29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Caio Pizzol" w:date="2026-08-03T22:29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07"/>
    <w:pPr>
      <w:keepNext/>
      <w:keepLines/>
      <w:spacing w:before="160" w:after="80" w:line="278" w:lineRule="auto"/>
      <w:outlineLvl w:val="1"/>
      <w:pPrChange w:id="1" w:author="Caio Pizzol" w:date="2026-08-03T22:29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Caio Pizzol" w:date="2026-08-03T22:29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07"/>
    <w:pPr>
      <w:keepNext/>
      <w:keepLines/>
      <w:spacing w:before="160" w:after="80" w:line="278" w:lineRule="auto"/>
      <w:outlineLvl w:val="2"/>
      <w:pPrChange w:id="2" w:author="Caio Pizzol" w:date="2026-08-03T22:29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Caio Pizzol" w:date="2026-08-03T22:29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07"/>
    <w:pPr>
      <w:keepNext/>
      <w:keepLines/>
      <w:spacing w:before="80" w:after="40" w:line="278" w:lineRule="auto"/>
      <w:outlineLvl w:val="3"/>
      <w:pPrChange w:id="3" w:author="Caio Pizzol" w:date="2026-08-03T22:29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Caio Pizzol" w:date="2026-08-03T22:29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07"/>
    <w:pPr>
      <w:keepNext/>
      <w:keepLines/>
      <w:spacing w:before="80" w:after="40" w:line="278" w:lineRule="auto"/>
      <w:outlineLvl w:val="4"/>
      <w:pPrChange w:id="4" w:author="Caio Pizzol" w:date="2026-08-03T22:29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Caio Pizzol" w:date="2026-08-03T22:29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07"/>
    <w:pPr>
      <w:keepNext/>
      <w:keepLines/>
      <w:spacing w:before="40" w:after="0" w:line="278" w:lineRule="auto"/>
      <w:outlineLvl w:val="5"/>
      <w:pPrChange w:id="5" w:author="Caio Pizzol" w:date="2026-08-03T22:29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Caio Pizzol" w:date="2026-08-03T22:29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07"/>
    <w:pPr>
      <w:keepNext/>
      <w:keepLines/>
      <w:spacing w:before="40" w:after="0" w:line="278" w:lineRule="auto"/>
      <w:outlineLvl w:val="6"/>
      <w:pPrChange w:id="6" w:author="Caio Pizzol" w:date="2026-08-03T22:29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Caio Pizzol" w:date="2026-08-03T22:29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07"/>
    <w:pPr>
      <w:keepNext/>
      <w:keepLines/>
      <w:spacing w:after="0" w:line="278" w:lineRule="auto"/>
      <w:outlineLvl w:val="7"/>
      <w:pPrChange w:id="7" w:author="Caio Pizzol" w:date="2026-08-03T22:29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Caio Pizzol" w:date="2026-08-03T22:29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07"/>
    <w:pPr>
      <w:keepNext/>
      <w:keepLines/>
      <w:spacing w:after="0" w:line="278" w:lineRule="auto"/>
      <w:outlineLvl w:val="8"/>
      <w:pPrChange w:id="8" w:author="Caio Pizzol" w:date="2026-08-03T22:29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Caio Pizzol" w:date="2026-08-03T22:29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D5707"/>
    <w:pPr>
      <w:spacing w:after="80" w:line="240" w:lineRule="auto"/>
      <w:contextualSpacing/>
      <w:pPrChange w:id="9" w:author="Caio Pizzol" w:date="2026-08-03T22:29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Caio Pizzol" w:date="2026-08-03T22:29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07"/>
    <w:pPr>
      <w:numPr>
        <w:ilvl w:val="1"/>
      </w:numPr>
      <w:spacing w:after="160" w:line="278" w:lineRule="auto"/>
      <w:pPrChange w:id="10" w:author="Caio Pizzol" w:date="2026-08-03T22:29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Caio Pizzol" w:date="2026-08-03T22:29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D5707"/>
    <w:pPr>
      <w:spacing w:before="160" w:after="160" w:line="278" w:lineRule="auto"/>
      <w:jc w:val="center"/>
      <w:pPrChange w:id="11" w:author="Caio Pizzol" w:date="2026-08-03T22:29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Caio Pizzol" w:date="2026-08-03T22:29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Caio Pizzol" w:date="2026-08-03T22:29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Caio Pizzol" w:date="2026-08-03T22:29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D5707"/>
    <w:rPr>
      <w:i/>
      <w:iCs/>
      <w:color w:val="365F91" w:themeColor="accent1" w:themeShade="BF"/>
      <w:rPrChange w:id="13" w:author="Caio Pizzol" w:date="2026-08-03T22:29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D5707"/>
    <w:rPr>
      <w:b/>
      <w:bCs/>
      <w:smallCaps/>
      <w:color w:val="365F91" w:themeColor="accent1" w:themeShade="BF"/>
      <w:spacing w:val="5"/>
      <w:rPrChange w:id="14" w:author="Caio Pizzol" w:date="2026-08-03T22:29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2026-08-04T02:29:00Z</dcterms:modified>
  <cp:category/>
</cp:coreProperties>
</file>