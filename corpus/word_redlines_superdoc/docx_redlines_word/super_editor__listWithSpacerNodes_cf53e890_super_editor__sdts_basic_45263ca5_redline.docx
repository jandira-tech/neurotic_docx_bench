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E6418" w14:textId="5392DD9C" w:rsidR="00627681" w:rsidRDefault="00B14C80">
      <w:pPr>
        <w:rPr>
          <w:ins w:id="1" w:author="Nick Bernal" w:date="2026-08-03T22:22:00Z" w16du:dateUtc="2026-08-04T02:22:00Z"/>
        </w:rPr>
      </w:pPr>
      <w:ins w:id="2" w:author="Nick Bernal" w:date="2026-08-03T22:22:00Z" w16du:dateUtc="2026-08-04T02:22:00Z">
        <w:r>
          <w:t>Before block-level SDT</w:t>
        </w:r>
        <w:r w:rsidR="008D0F0C">
          <w:t xml:space="preserve"> </w:t>
        </w:r>
      </w:ins>
    </w:p>
    <w:tbl>
      <w:tblPr>
        <w:tblW w:w="0" w:type="auto"/>
        <w:tblInd w:w="10" w:type="dxa"/>
        <w:tblCellMar>
          <w:left w:w="10" w:type="dxa"/>
          <w:right w:w="10" w:type="dxa"/>
        </w:tblCellMar>
        <w:tblLook w:val="0000" w:firstRow="0" w:lastRow="0" w:firstColumn="0" w:lastColumn="0" w:noHBand="0" w:noVBand="0"/>
      </w:tblPr>
      <w:tblGrid>
        <w:gridCol w:w="2500"/>
        <w:gridCol w:w="2500"/>
      </w:tblGrid>
      <w:customXmlInsRangeStart w:id="3" w:author="Nick Bernal" w:date="2026-08-03T22:22:00Z"/>
      <w:sdt>
        <w:sdtPr>
          <w:alias w:val="Block Table Control"/>
          <w:tag w:val="block_table_sdt"/>
          <w:id w:val="-22177123"/>
        </w:sdtPr>
        <w:sdtEndPr/>
        <w:sdtContent>
          <w:customXmlInsRangeEnd w:id="3"/>
          <w:tr w:rsidR="00627681" w14:paraId="220AD313" w14:textId="77777777">
            <w:trPr>
              <w:ins w:id="4" w:author="Nick Bernal" w:date="2026-08-03T22:22:00Z" w16du:dateUtc="2026-08-04T02:22:00Z"/>
            </w:trPr>
            <w:tc>
              <w:tcPr>
                <w:tcW w:w="2500" w:type="dxa"/>
              </w:tcPr>
              <w:p w14:paraId="63E2A24A" w14:textId="77777777" w:rsidR="00627681" w:rsidRDefault="00B14C80">
                <w:pPr>
                  <w:rPr>
                    <w:ins w:id="5" w:author="Nick Bernal" w:date="2026-08-03T22:22:00Z" w16du:dateUtc="2026-08-04T02:22:00Z"/>
                  </w:rPr>
                </w:pPr>
                <w:ins w:id="6" w:author="Nick Bernal" w:date="2026-08-03T22:22:00Z" w16du:dateUtc="2026-08-04T02:22:00Z">
                  <w:r>
                    <w:t>A1</w:t>
                  </w:r>
                </w:ins>
              </w:p>
            </w:tc>
            <w:tc>
              <w:tcPr>
                <w:tcW w:w="2500" w:type="dxa"/>
              </w:tcPr>
              <w:p w14:paraId="0878EC38" w14:textId="77777777" w:rsidR="00627681" w:rsidRDefault="00B14C80">
                <w:pPr>
                  <w:rPr>
                    <w:ins w:id="7" w:author="Nick Bernal" w:date="2026-08-03T22:22:00Z" w16du:dateUtc="2026-08-04T02:22:00Z"/>
                  </w:rPr>
                </w:pPr>
                <w:ins w:id="8" w:author="Nick Bernal" w:date="2026-08-03T22:22:00Z" w16du:dateUtc="2026-08-04T02:22:00Z">
                  <w:r>
                    <w:t>B1</w:t>
                  </w:r>
                </w:ins>
              </w:p>
            </w:tc>
          </w:tr>
          <w:customXmlInsRangeStart w:id="9" w:author="Nick Bernal" w:date="2026-08-03T22:22:00Z"/>
        </w:sdtContent>
      </w:sdt>
      <w:customXmlInsRangeEnd w:id="9"/>
    </w:tbl>
    <w:p w14:paraId="14503242" w14:textId="77777777" w:rsidR="00627681" w:rsidRDefault="00B14C80">
      <w:pPr>
        <w:rPr>
          <w:ins w:id="10" w:author="Nick Bernal" w:date="2026-08-03T22:22:00Z" w16du:dateUtc="2026-08-04T02:22:00Z"/>
        </w:rPr>
      </w:pPr>
      <w:ins w:id="11" w:author="Nick Bernal" w:date="2026-08-03T22:22:00Z" w16du:dateUtc="2026-08-04T02:22:00Z">
        <w:r>
          <w:t>Between SDTs</w:t>
        </w:r>
      </w:ins>
    </w:p>
    <w:p w14:paraId="63A4C3D9" w14:textId="77777777" w:rsidR="00627681" w:rsidRDefault="00B14C80">
      <w:pPr>
        <w:rPr>
          <w:ins w:id="12" w:author="Nick Bernal" w:date="2026-08-03T22:22:00Z" w16du:dateUtc="2026-08-04T02:22:00Z"/>
        </w:rPr>
      </w:pPr>
      <w:ins w:id="13" w:author="Nick Bernal" w:date="2026-08-03T22:22:00Z" w16du:dateUtc="2026-08-04T02:22:00Z">
        <w:r>
          <w:t>Inline beforecontrolled text</w:t>
        </w:r>
        <w:r>
          <w:t>inline after.</w:t>
        </w:r>
      </w:ins>
    </w:p>
    <w:p w14:paraId="517BDFC2" w14:textId="7D310844" w:rsidR="00732132" w:rsidRDefault="00B14C80" w:rsidP="00732132">
      <w:pPr>
        <w:numPr>
          <w:ilvl w:val="0"/>
          <w:numId w:val="1"/>
        </w:numPr>
        <w:shd w:val="clear" w:color="auto" w:fill="FFFFFF"/>
        <w:spacing w:before="90" w:after="0" w:line="240" w:lineRule="auto"/>
        <w:jc w:val="both"/>
        <w:rPr>
          <w:del w:id="14" w:author="Nick Bernal" w:date="2026-08-03T22:22:00Z" w16du:dateUtc="2026-08-04T02:22:00Z"/>
        </w:rPr>
      </w:pPr>
      <w:ins w:id="15" w:author="Nick Bernal" w:date="2026-08-03T22:22:00Z" w16du:dateUtc="2026-08-04T02:22:00Z">
        <w:r>
          <w:t>After inline-level SDT</w:t>
        </w:r>
      </w:ins>
      <w:del w:id="16" w:author="Nick Bernal" w:date="2026-08-03T22:22:00Z" w16du:dateUtc="2026-08-04T02:22:00Z">
        <w:r w:rsidR="00732132">
          <w:rPr>
            <w:rFonts w:ascii="Open Sans" w:hAnsi="Open Sans" w:cs="Open Sans"/>
            <w:sz w:val="21"/>
            <w:szCs w:val="21"/>
            <w:shd w:val="clear" w:color="auto" w:fill="FFFFFF"/>
          </w:rPr>
          <w:delTex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delText>
        </w:r>
      </w:del>
    </w:p>
    <w:p w14:paraId="1843E979" w14:textId="77777777" w:rsidR="00732132" w:rsidRDefault="00732132" w:rsidP="00732132">
      <w:pPr>
        <w:spacing w:after="0" w:line="276" w:lineRule="auto"/>
        <w:rPr>
          <w:del w:id="17" w:author="Nick Bernal" w:date="2026-08-03T22:22:00Z" w16du:dateUtc="2026-08-04T02:22:00Z"/>
        </w:rPr>
      </w:pPr>
    </w:p>
    <w:p w14:paraId="00609230" w14:textId="77777777" w:rsidR="00732132" w:rsidRDefault="00732132" w:rsidP="00732132">
      <w:pPr>
        <w:numPr>
          <w:ilvl w:val="0"/>
          <w:numId w:val="2"/>
        </w:numPr>
        <w:shd w:val="clear" w:color="auto" w:fill="FFFFFF"/>
        <w:spacing w:after="0" w:line="240" w:lineRule="auto"/>
        <w:rPr>
          <w:del w:id="18" w:author="Nick Bernal" w:date="2026-08-03T22:22:00Z" w16du:dateUtc="2026-08-04T02:22:00Z"/>
        </w:rPr>
      </w:pPr>
      <w:del w:id="19" w:author="Nick Bernal" w:date="2026-08-03T22:22:00Z" w16du:dateUtc="2026-08-04T02:22:00Z">
        <w:r>
          <w:rPr>
            <w:b/>
            <w:sz w:val="23"/>
            <w:u w:val="single" w:color="000000"/>
          </w:rPr>
          <w:delText>N</w:delText>
        </w:r>
        <w:r>
          <w:rPr>
            <w:b/>
            <w:sz w:val="18"/>
            <w:u w:val="single" w:color="000000"/>
          </w:rPr>
          <w:delText xml:space="preserve">O </w:delText>
        </w:r>
        <w:r>
          <w:rPr>
            <w:b/>
            <w:sz w:val="23"/>
            <w:u w:val="single" w:color="000000"/>
          </w:rPr>
          <w:delText>L</w:delText>
        </w:r>
        <w:r>
          <w:rPr>
            <w:b/>
            <w:sz w:val="18"/>
            <w:u w:val="single" w:color="000000"/>
          </w:rPr>
          <w:delText>ICENSE</w:delText>
        </w:r>
      </w:del>
    </w:p>
    <w:p w14:paraId="13D4FD01" w14:textId="77777777" w:rsidR="00732132" w:rsidRDefault="00732132" w:rsidP="00732132">
      <w:pPr>
        <w:spacing w:after="0" w:line="276" w:lineRule="auto"/>
        <w:rPr>
          <w:del w:id="20" w:author="Nick Bernal" w:date="2026-08-03T22:22:00Z" w16du:dateUtc="2026-08-04T02:22:00Z"/>
        </w:rPr>
      </w:pPr>
    </w:p>
    <w:p w14:paraId="6CFAC05E" w14:textId="09DECD1B" w:rsidR="00732132" w:rsidRDefault="00732132" w:rsidP="00732132">
      <w:pPr>
        <w:numPr>
          <w:ilvl w:val="0"/>
          <w:numId w:val="3"/>
        </w:numPr>
        <w:shd w:val="clear" w:color="auto" w:fill="FFFFFF"/>
        <w:spacing w:before="91" w:after="0" w:line="240" w:lineRule="auto"/>
        <w:jc w:val="both"/>
        <w:rPr>
          <w:del w:id="21" w:author="Nick Bernal" w:date="2026-08-03T22:22:00Z" w16du:dateUtc="2026-08-04T02:22:00Z"/>
        </w:rPr>
      </w:pPr>
      <w:del w:id="22" w:author="Nick Bernal" w:date="2026-08-03T22:22:00Z" w16du:dateUtc="2026-08-04T02:22:00Z">
        <w:r>
          <w:rPr>
            <w:rFonts w:ascii="Open Sans" w:hAnsi="Open Sans" w:cs="Open Sans"/>
            <w:sz w:val="21"/>
            <w:szCs w:val="21"/>
            <w:shd w:val="clear" w:color="auto" w:fill="FFFFFF"/>
          </w:rPr>
          <w:delTex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delText>
        </w:r>
      </w:del>
    </w:p>
    <w:p w14:paraId="6AB2B669" w14:textId="77777777" w:rsidR="00732132" w:rsidRDefault="00732132" w:rsidP="00732132">
      <w:pPr>
        <w:spacing w:after="0" w:line="276" w:lineRule="auto"/>
        <w:rPr>
          <w:del w:id="23" w:author="Nick Bernal" w:date="2026-08-03T22:22:00Z" w16du:dateUtc="2026-08-04T02:22:00Z"/>
        </w:rPr>
      </w:pPr>
    </w:p>
    <w:p w14:paraId="650CCB82" w14:textId="77777777" w:rsidR="00732132" w:rsidRDefault="00732132" w:rsidP="00732132">
      <w:pPr>
        <w:numPr>
          <w:ilvl w:val="0"/>
          <w:numId w:val="4"/>
        </w:numPr>
        <w:spacing w:after="0" w:line="240" w:lineRule="auto"/>
        <w:rPr>
          <w:del w:id="24" w:author="Nick Bernal" w:date="2026-08-03T22:22:00Z" w16du:dateUtc="2026-08-04T02:22:00Z"/>
        </w:rPr>
      </w:pPr>
      <w:del w:id="25" w:author="Nick Bernal" w:date="2026-08-03T22:22:00Z" w16du:dateUtc="2026-08-04T02:22:00Z">
        <w:r>
          <w:rPr>
            <w:b/>
            <w:sz w:val="23"/>
            <w:u w:val="single" w:color="000000"/>
          </w:rPr>
          <w:delText>Export Restrictions</w:delText>
        </w:r>
      </w:del>
    </w:p>
    <w:p w14:paraId="36E8339C" w14:textId="77777777" w:rsidR="00732132" w:rsidRDefault="00732132" w:rsidP="00732132">
      <w:pPr>
        <w:spacing w:after="0" w:line="276" w:lineRule="auto"/>
        <w:rPr>
          <w:del w:id="26" w:author="Nick Bernal" w:date="2026-08-03T22:22:00Z" w16du:dateUtc="2026-08-04T02:22:00Z"/>
        </w:rPr>
      </w:pPr>
    </w:p>
    <w:p w14:paraId="5D6F94C9" w14:textId="77777777" w:rsidR="00D24516" w:rsidRDefault="00D24516"/>
    <w:sectPr w:rsidR="00D24516">
      <w:pgSz w:w="12240" w:h="15840"/>
      <w:pgMar w:top="1440" w:right="1440" w:bottom="1440" w:left="1440" w:header="708" w:footer="708" w:gutter="0"/>
      <w:cols w:space="708"/>
      <w:docGrid w:linePitch="360"/>
      <w:sectPrChange w:id="27" w:author="Nick Bernal" w:date="2026-08-03T22:22:00Z" w16du:dateUtc="2026-08-04T02:22:00Z">
        <w:sectPr w:rsidR="00D24516">
          <w:pgSz w:w="11906" w:h="16838"/>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3"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49487795">
    <w:abstractNumId w:val="3"/>
  </w:num>
  <w:num w:numId="2" w16cid:durableId="1640693888">
    <w:abstractNumId w:val="2"/>
  </w:num>
  <w:num w:numId="3" w16cid:durableId="1632393897">
    <w:abstractNumId w:val="1"/>
  </w:num>
  <w:num w:numId="4" w16cid:durableId="19046832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AD" w15:userId="S::nick@superdoc.dev::4464350f-9f85-4a67-a601-d9205f9ec2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32"/>
    <w:rsid w:val="00112874"/>
    <w:rsid w:val="001A5630"/>
    <w:rsid w:val="003A1882"/>
    <w:rsid w:val="0049513F"/>
    <w:rsid w:val="00627681"/>
    <w:rsid w:val="00635D55"/>
    <w:rsid w:val="00732132"/>
    <w:rsid w:val="008751E2"/>
    <w:rsid w:val="008D0F0C"/>
    <w:rsid w:val="009F58C9"/>
    <w:rsid w:val="00B14C80"/>
    <w:rsid w:val="00B41974"/>
    <w:rsid w:val="00D24516"/>
    <w:rsid w:val="00DE2AB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38C71A6E"/>
  <w15:chartTrackingRefBased/>
  <w15:docId w15:val="{5F0DA66C-343B-2D4B-93F7-5667ABDE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Change w:id="0" w:author="Nick Bernal" w:date="2026-08-03T22:22:00Z">
        <w:pPr>
          <w:spacing w:before="240" w:after="240" w:line="288" w:lineRule="auto"/>
        </w:pPr>
      </w:pPrChange>
    </w:pPr>
    <w:rPr>
      <w:rFonts w:eastAsiaTheme="minorEastAsia"/>
      <w:lang w:val="en-US"/>
      <w:rPrChange w:id="0" w:author="Nick Bernal" w:date="2026-08-03T22:22:00Z">
        <w:rPr>
          <w:color w:val="000000"/>
          <w:sz w:val="24"/>
          <w:lang w:val="en-US" w:eastAsia="en-US" w:bidi="ar-SA"/>
        </w:rPr>
      </w:rPrChange>
    </w:rPr>
  </w:style>
  <w:style w:type="paragraph" w:styleId="Heading1">
    <w:name w:val="heading 1"/>
    <w:basedOn w:val="Normal"/>
    <w:next w:val="Normal"/>
    <w:link w:val="Heading1Char"/>
    <w:uiPriority w:val="9"/>
    <w:qFormat/>
    <w:rsid w:val="00732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1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132"/>
    <w:rPr>
      <w:rFonts w:eastAsiaTheme="majorEastAsia" w:cstheme="majorBidi"/>
      <w:color w:val="272727" w:themeColor="text1" w:themeTint="D8"/>
    </w:rPr>
  </w:style>
  <w:style w:type="paragraph" w:styleId="Title">
    <w:name w:val="Title"/>
    <w:basedOn w:val="Normal"/>
    <w:next w:val="Normal"/>
    <w:link w:val="TitleChar"/>
    <w:uiPriority w:val="10"/>
    <w:qFormat/>
    <w:rsid w:val="007321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132"/>
    <w:pPr>
      <w:spacing w:before="160"/>
      <w:jc w:val="center"/>
    </w:pPr>
    <w:rPr>
      <w:i/>
      <w:iCs/>
      <w:color w:val="404040" w:themeColor="text1" w:themeTint="BF"/>
    </w:rPr>
  </w:style>
  <w:style w:type="character" w:customStyle="1" w:styleId="QuoteChar">
    <w:name w:val="Quote Char"/>
    <w:basedOn w:val="DefaultParagraphFont"/>
    <w:link w:val="Quote"/>
    <w:uiPriority w:val="29"/>
    <w:rsid w:val="00732132"/>
    <w:rPr>
      <w:i/>
      <w:iCs/>
      <w:color w:val="404040" w:themeColor="text1" w:themeTint="BF"/>
    </w:rPr>
  </w:style>
  <w:style w:type="paragraph" w:styleId="ListParagraph">
    <w:name w:val="List Paragraph"/>
    <w:basedOn w:val="Normal"/>
    <w:uiPriority w:val="34"/>
    <w:qFormat/>
    <w:rsid w:val="00732132"/>
    <w:pPr>
      <w:ind w:left="720"/>
      <w:contextualSpacing/>
    </w:pPr>
  </w:style>
  <w:style w:type="character" w:styleId="IntenseEmphasis">
    <w:name w:val="Intense Emphasis"/>
    <w:basedOn w:val="DefaultParagraphFont"/>
    <w:uiPriority w:val="21"/>
    <w:qFormat/>
    <w:rsid w:val="00732132"/>
    <w:rPr>
      <w:i/>
      <w:iCs/>
      <w:color w:val="0F4761" w:themeColor="accent1" w:themeShade="BF"/>
    </w:rPr>
  </w:style>
  <w:style w:type="paragraph" w:styleId="IntenseQuote">
    <w:name w:val="Intense Quote"/>
    <w:basedOn w:val="Normal"/>
    <w:next w:val="Normal"/>
    <w:link w:val="IntenseQuoteChar"/>
    <w:uiPriority w:val="30"/>
    <w:qFormat/>
    <w:rsid w:val="00732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132"/>
    <w:rPr>
      <w:i/>
      <w:iCs/>
      <w:color w:val="0F4761" w:themeColor="accent1" w:themeShade="BF"/>
    </w:rPr>
  </w:style>
  <w:style w:type="character" w:styleId="IntenseReference">
    <w:name w:val="Intense Reference"/>
    <w:basedOn w:val="DefaultParagraphFont"/>
    <w:uiPriority w:val="32"/>
    <w:qFormat/>
    <w:rsid w:val="00732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427118361">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35056792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933119337">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30371406">
          <w:marLeft w:val="432"/>
          <w:marRight w:val="216"/>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2025-01-30T12:38:00Z</dcterms:created>
  <dcterms:modified xsi:type="dcterms:W3CDTF">2026-08-04T02:22:00Z</dcterms:modified>
</cp:coreProperties>
</file>