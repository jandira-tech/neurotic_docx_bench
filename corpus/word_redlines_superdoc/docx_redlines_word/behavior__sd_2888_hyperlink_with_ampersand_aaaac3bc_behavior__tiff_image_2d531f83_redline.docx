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8DE5" w14:textId="77777777" w:rsidR="004E2227" w:rsidRDefault="00B903E4">
      <w:pPr>
        <w:rPr>
          <w:ins w:id="0" w:author="Comparison" w:date="2026-08-03T22:17:00Z" w16du:dateUtc="2026-08-04T02:17:00Z"/>
        </w:rPr>
      </w:pPr>
      <w:ins w:id="1" w:author="Comparison" w:date="2026-08-03T22:17:00Z" w16du:dateUtc="2026-08-04T02:17:00Z">
        <w:r>
          <w:t>TIFF test document</w:t>
        </w:r>
      </w:ins>
    </w:p>
    <w:p w14:paraId="6B0AD693" w14:textId="50A89FB7" w:rsidR="00DE0A42" w:rsidRDefault="00B903E4">
      <w:ins w:id="2" w:author="Comparison" w:date="2026-08-03T22:17:00Z" w16du:dateUtc="2026-08-04T02:17:00Z">
        <w:r>
          <w:rPr>
            <w:noProof/>
          </w:rPr>
          <w:drawing>
            <wp:inline distT="0" distB="0" distL="0" distR="0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3" w:author="Comparison" w:date="2026-08-03T22:17:00Z" w16du:dateUtc="2026-08-04T02:17:00Z">
        <w:r w:rsidR="00D30A8D">
          <w:delText xml:space="preserve">Hyperlink test: </w:delText>
        </w:r>
        <w:r w:rsidR="00D30A8D">
          <w:fldChar w:fldCharType="begin"/>
        </w:r>
        <w:r w:rsidR="00D30A8D">
          <w:delInstrText>HYPERLINK "https://example.com/page?foo=1&amp;bar=2&amp;q=test"</w:delInstrText>
        </w:r>
        <w:r w:rsidR="00D30A8D">
          <w:fldChar w:fldCharType="separate"/>
        </w:r>
        <w:r w:rsidR="00D30A8D">
          <w:rPr>
            <w:rStyle w:val="Hyperlink"/>
          </w:rPr>
          <w:delText>click here</w:delText>
        </w:r>
        <w:r w:rsidR="00D30A8D">
          <w:fldChar w:fldCharType="end"/>
        </w:r>
      </w:del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8D"/>
    <w:rsid w:val="002031F9"/>
    <w:rsid w:val="002B1C2A"/>
    <w:rsid w:val="002E08CB"/>
    <w:rsid w:val="004E2227"/>
    <w:rsid w:val="006942B6"/>
    <w:rsid w:val="00744453"/>
    <w:rsid w:val="00866F75"/>
    <w:rsid w:val="00B903E4"/>
    <w:rsid w:val="00D30A8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E267"/>
  <w15:chartTrackingRefBased/>
  <w15:docId w15:val="{E433292F-5CBD-42CD-8969-60B3BCB8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2026-05-06T16:53:00Z</dcterms:created>
  <dcterms:modified xsi:type="dcterms:W3CDTF">2026-08-04T02:17:00Z</dcterms:modified>
</cp:coreProperties>
</file>