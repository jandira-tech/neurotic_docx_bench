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ins w:id="18" w:author="Nick Bernal" w:date="2026-08-03T22:21:00Z" w16du:dateUtc="2026-08-04T02:21:00Z"/>
          <w:sz w:val="20"/>
        </w:rPr>
      </w:pPr>
      <w:ins w:id="19" w:author="Nick Bernal" w:date="2026-08-03T22:21:00Z" w16du:dateUtc="2026-08-04T02:21:00Z">
        <w:r w:rsidRPr="00FE2E0C">
          <w:rPr>
            <w:sz w:val="20"/>
          </w:rPr>
          <w:t>TERM AND TERMINATION</w:t>
        </w:r>
      </w:ins>
    </w:p>
    <w:p w14:paraId="4C22849E" w14:textId="47BBF8A1" w:rsidR="00E71E94" w:rsidRPr="00FE2E0C" w:rsidRDefault="00F10E8A" w:rsidP="00E71E94">
      <w:pPr>
        <w:pStyle w:val="Heading4"/>
        <w:rPr>
          <w:ins w:id="20" w:author="Nick Bernal" w:date="2026-08-03T22:21:00Z" w16du:dateUtc="2026-08-04T02:21:00Z"/>
          <w:sz w:val="20"/>
        </w:rPr>
      </w:pPr>
      <w:ins w:id="21" w:author="Nick Bernal" w:date="2026-08-03T22:21:00Z" w16du:dateUtc="2026-08-04T02:21:00Z">
        <w:r>
          <w:rPr>
            <w:sz w:val="20"/>
          </w:rPr>
          <w:t>1.1</w:t>
        </w:r>
      </w:ins>
    </w:p>
    <w:p w14:paraId="63468A4C" w14:textId="7588A734" w:rsidR="00E71E94" w:rsidRPr="00FE2E0C" w:rsidRDefault="00F10E8A" w:rsidP="00E71E94">
      <w:pPr>
        <w:pStyle w:val="Heading3"/>
        <w:rPr>
          <w:ins w:id="22" w:author="Nick Bernal" w:date="2026-08-03T22:21:00Z" w16du:dateUtc="2026-08-04T02:21:00Z"/>
          <w:sz w:val="20"/>
        </w:rPr>
      </w:pPr>
      <w:ins w:id="23" w:author="Nick Bernal" w:date="2026-08-03T22:21:00Z" w16du:dateUtc="2026-08-04T02:21:00Z">
        <w:r>
          <w:rPr>
            <w:sz w:val="20"/>
          </w:rPr>
          <w:t>TWO</w:t>
        </w:r>
      </w:ins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ins w:id="24" w:author="Nick Bernal" w:date="2026-08-03T22:21:00Z" w16du:dateUtc="2026-08-04T02:21:00Z"/>
          <w:b w:val="0"/>
          <w:bCs/>
          <w:sz w:val="20"/>
        </w:rPr>
      </w:pPr>
      <w:ins w:id="25" w:author="Nick Bernal" w:date="2026-08-03T22:21:00Z" w16du:dateUtc="2026-08-04T02:21:00Z">
        <w:r>
          <w:rPr>
            <w:b w:val="0"/>
            <w:bCs/>
            <w:sz w:val="20"/>
          </w:rPr>
          <w:t>NO VALID DEF</w:t>
        </w:r>
      </w:ins>
    </w:p>
    <w:p w14:paraId="5D07448C" w14:textId="79F856F6" w:rsidR="00E71E94" w:rsidRPr="00FE2E0C" w:rsidRDefault="00F10E8A" w:rsidP="00E71E94">
      <w:pPr>
        <w:pStyle w:val="Heading3"/>
        <w:rPr>
          <w:ins w:id="26" w:author="Nick Bernal" w:date="2026-08-03T22:21:00Z" w16du:dateUtc="2026-08-04T02:21:00Z"/>
          <w:sz w:val="20"/>
        </w:rPr>
      </w:pPr>
      <w:ins w:id="27" w:author="Nick Bernal" w:date="2026-08-03T22:21:00Z" w16du:dateUtc="2026-08-04T02:21:00Z">
        <w:r>
          <w:rPr>
            <w:sz w:val="20"/>
          </w:rPr>
          <w:t>THREE</w:t>
        </w:r>
      </w:ins>
    </w:p>
    <w:p w14:paraId="79F39538" w14:textId="77777777" w:rsidR="00E71E94" w:rsidRPr="00FE2E0C" w:rsidRDefault="00E71E94" w:rsidP="00F10E8A">
      <w:pPr>
        <w:jc w:val="both"/>
        <w:rPr>
          <w:ins w:id="28" w:author="Nick Bernal" w:date="2026-08-03T22:21:00Z" w16du:dateUtc="2026-08-04T02:21:00Z"/>
        </w:rPr>
      </w:pPr>
      <w:ins w:id="29" w:author="Nick Bernal" w:date="2026-08-03T22:21:00Z" w16du:dateUtc="2026-08-04T02:21:00Z">
        <w:r w:rsidRPr="00FE2E0C">
          <w:t xml:space="preserve">  </w:t>
        </w:r>
      </w:ins>
    </w:p>
    <w:p w14:paraId="6009A964" w14:textId="435FEC91" w:rsidR="00AB5213" w:rsidRPr="00B000E5" w:rsidRDefault="00AB5213" w:rsidP="00B000E5"/>
    <w:sectPr w:rsidR="00AB5213" w:rsidRPr="00B000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1440" w:right="720" w:bottom="1008" w:left="720" w:header="720" w:footer="720" w:gutter="0"/>
      <w:pgNumType w:start="1"/>
      <w:cols w:space="288"/>
      <w:titlePg/>
      <w:docGrid w:linePitch="0"/>
      <w:sectPrChange w:id="43" w:author="Nick Bernal" w:date="2026-08-03T22:21:00Z" w16du:dateUtc="2026-08-04T02:21:00Z">
        <w:sectPr w:rsidR="00AB5213" w:rsidRPr="00B000E5">
          <w:endnotePr>
            <w:numFmt w:val="lowerRoman"/>
          </w:endnotePr>
          <w:pgMar w:top="1440" w:right="1440" w:bottom="1080" w:left="1440" w:header="720" w:footer="720" w:gutter="0"/>
          <w:pgNumType w:start="1"/>
          <w:cols w:space="72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878D" w14:textId="77777777" w:rsidR="002001AD" w:rsidRDefault="002001AD">
      <w:r>
        <w:separator/>
      </w:r>
    </w:p>
  </w:endnote>
  <w:endnote w:type="continuationSeparator" w:id="0">
    <w:p w14:paraId="347BE90D" w14:textId="77777777" w:rsidR="002001AD" w:rsidRDefault="0020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F6BF585" w14:textId="437FD974" w:rsidR="00354727" w:rsidRDefault="002001AD" w:rsidP="001D0102">
        <w:pPr>
          <w:pStyle w:val="Footer"/>
          <w:framePr w:wrap="none" w:vAnchor="text" w:hAnchor="margin" w:xAlign="center" w:y="1"/>
          <w:rPr>
            <w:del w:id="30" w:author="Nick Bernal" w:date="2026-08-03T22:21:00Z" w16du:dateUtc="2026-08-04T02:21:00Z"/>
            <w:rStyle w:val="PageNumber"/>
          </w:rPr>
        </w:pPr>
        <w:del w:id="31" w:author="Nick Bernal" w:date="2026-08-03T22:21:00Z" w16du:dateUtc="2026-08-04T02:2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152AE30C" w14:textId="77777777" w:rsidR="00732950" w:rsidRDefault="002001AD">
    <w:pPr>
      <w:pStyle w:val="Footer"/>
      <w:pPrChange w:id="32" w:author="Nick Bernal" w:date="2026-08-03T22:21:00Z" w16du:dateUtc="2026-08-04T02:21:00Z">
        <w:pPr>
          <w:pStyle w:val="DocID"/>
        </w:pPr>
      </w:pPrChange>
    </w:pPr>
    <w:del w:id="33" w:author="Nick Bernal" w:date="2026-08-03T22:21:00Z" w16du:dateUtc="2026-08-04T02:21:00Z">
      <w:r>
        <w:fldChar w:fldCharType="begin"/>
      </w:r>
      <w:r w:rsidR="00551B40">
        <w:delInstrText xml:space="preserve"> DOCPROPERTY DOCXDOCID DMS=InterwovenIManage Format=&lt;&lt;NUM&gt;&gt;_&lt;&lt;VER&gt;&gt; PRESERVELOCATION \* MERGEFORMAT </w:delInstrText>
      </w:r>
      <w:r>
        <w:fldChar w:fldCharType="separate"/>
      </w:r>
      <w:r>
        <w:delText>62240622_2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ins w:id="34" w:author="Nick Bernal" w:date="2026-08-03T22:21:00Z" w16du:dateUtc="2026-08-04T02:21:00Z"/>
      </w:rPr>
    </w:pPr>
    <w:ins w:id="35" w:author="Nick Bernal" w:date="2026-08-03T22:21:00Z" w16du:dateUtc="2026-08-04T02:21:00Z">
      <w:r>
        <w:rPr>
          <w:b/>
          <w:sz w:val="18"/>
        </w:rPr>
        <w:tab/>
      </w:r>
    </w:ins>
  </w:p>
  <w:p w14:paraId="55629F46" w14:textId="77777777" w:rsidR="002001AD" w:rsidRDefault="00970201">
    <w:pPr>
      <w:pStyle w:val="Footer"/>
      <w:tabs>
        <w:tab w:val="clear" w:pos="4320"/>
        <w:tab w:val="center" w:pos="5400"/>
      </w:tabs>
      <w:spacing w:line="200" w:lineRule="exact"/>
      <w:rPr>
        <w:ins w:id="36" w:author="Nick Bernal" w:date="2026-08-03T22:21:00Z" w16du:dateUtc="2026-08-04T02:21:00Z"/>
        <w:rStyle w:val="PageNumber"/>
      </w:rPr>
    </w:pPr>
    <w:ins w:id="37" w:author="Nick Bernal" w:date="2026-08-03T22:21:00Z" w16du:dateUtc="2026-08-04T02:21:00Z">
      <w:r>
        <w:rPr>
          <w:sz w:val="16"/>
        </w:rPr>
        <w:tab/>
      </w:r>
    </w:ins>
  </w:p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AC24CD4" w14:textId="6CD8D4A5" w:rsidR="00354727" w:rsidRDefault="002001AD">
        <w:pPr>
          <w:pStyle w:val="Footer"/>
          <w:tabs>
            <w:tab w:val="clear" w:pos="4320"/>
            <w:tab w:val="center" w:pos="5400"/>
          </w:tabs>
          <w:spacing w:line="200" w:lineRule="exact"/>
          <w:rPr>
            <w:rStyle w:val="PageNumber"/>
          </w:rPr>
          <w:pPrChange w:id="38" w:author="Nick Bernal" w:date="2026-08-03T22:21:00Z" w16du:dateUtc="2026-08-04T02:21:00Z">
            <w:pPr>
              <w:pStyle w:val="Footer"/>
              <w:framePr w:wrap="none" w:vAnchor="text" w:hAnchor="margin" w:xAlign="center" w:y="1"/>
            </w:pPr>
          </w:pPrChange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645DD" w14:textId="77777777" w:rsidR="00354727" w:rsidRDefault="00354727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rPrChange w:id="39" w:author="Nick Bernal" w:date="2026-08-03T22:21:00Z" w16du:dateUtc="2026-08-04T02:21:00Z">
          <w:rPr/>
        </w:rPrChange>
      </w:rPr>
      <w:pPrChange w:id="40" w:author="Nick Bernal" w:date="2026-08-03T22:21:00Z" w16du:dateUtc="2026-08-04T02:2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4489E4" w14:textId="5BF67AC4" w:rsidR="00354727" w:rsidRDefault="002001AD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del w:id="42" w:author="Nick Bernal" w:date="2026-08-03T22:21:00Z" w16du:dateUtc="2026-08-04T02:21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80D730F" w14:textId="7FDCDAB1" w:rsidR="00354727" w:rsidRPr="00354727" w:rsidRDefault="00354727" w:rsidP="0035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57DD" w14:textId="77777777" w:rsidR="002001AD" w:rsidRDefault="002001AD">
      <w:r>
        <w:separator/>
      </w:r>
    </w:p>
  </w:footnote>
  <w:footnote w:type="continuationSeparator" w:id="0">
    <w:p w14:paraId="505CA858" w14:textId="77777777" w:rsidR="002001AD" w:rsidRDefault="0020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307D" w14:textId="77777777" w:rsidR="006E38E4" w:rsidRDefault="006E3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707A" w14:textId="40B47DE3" w:rsidR="00354727" w:rsidRDefault="002001AD">
    <w:pPr>
      <w:pStyle w:val="Header"/>
    </w:pPr>
    <w:del w:id="41" w:author="Nick Bernal" w:date="2026-08-03T22:21:00Z" w16du:dateUtc="2026-08-04T02:21:00Z">
      <w:r>
        <w:delText>Project Alcott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9202B8C"/>
    <w:multiLevelType w:val="multilevel"/>
    <w:tmpl w:val="04090021"/>
    <w:numStyleLink w:val="FerencyMutli-TierBulletList"/>
  </w:abstractNum>
  <w:abstractNum w:abstractNumId="25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6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3"/>
  </w:num>
  <w:num w:numId="15" w16cid:durableId="309528231">
    <w:abstractNumId w:val="12"/>
  </w:num>
  <w:num w:numId="16" w16cid:durableId="571624014">
    <w:abstractNumId w:val="25"/>
  </w:num>
  <w:num w:numId="17" w16cid:durableId="275910503">
    <w:abstractNumId w:val="13"/>
  </w:num>
  <w:num w:numId="18" w16cid:durableId="1474713735">
    <w:abstractNumId w:val="24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6"/>
  </w:num>
  <w:num w:numId="24" w16cid:durableId="784933914">
    <w:abstractNumId w:val="23"/>
  </w:num>
  <w:num w:numId="25" w16cid:durableId="1174496991">
    <w:abstractNumId w:val="22"/>
  </w:num>
  <w:num w:numId="26" w16cid:durableId="1736316455">
    <w:abstractNumId w:val="15"/>
  </w:num>
  <w:num w:numId="27" w16cid:durableId="782768553">
    <w:abstractNumId w:val="17"/>
  </w:num>
  <w:num w:numId="28" w16cid:durableId="209799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02911"/>
    <w:rsid w:val="000132DB"/>
    <w:rsid w:val="000159A3"/>
    <w:rsid w:val="000166A5"/>
    <w:rsid w:val="0001771D"/>
    <w:rsid w:val="00023CB1"/>
    <w:rsid w:val="00023DD7"/>
    <w:rsid w:val="000264C3"/>
    <w:rsid w:val="0004238E"/>
    <w:rsid w:val="0004281C"/>
    <w:rsid w:val="00053039"/>
    <w:rsid w:val="00054996"/>
    <w:rsid w:val="00056E88"/>
    <w:rsid w:val="00061111"/>
    <w:rsid w:val="0006347B"/>
    <w:rsid w:val="00070F0D"/>
    <w:rsid w:val="00080EEF"/>
    <w:rsid w:val="00080FEE"/>
    <w:rsid w:val="0009088A"/>
    <w:rsid w:val="0009235F"/>
    <w:rsid w:val="000964E5"/>
    <w:rsid w:val="000A0C2F"/>
    <w:rsid w:val="000A6FE3"/>
    <w:rsid w:val="000B58DE"/>
    <w:rsid w:val="000B7C8C"/>
    <w:rsid w:val="000C43DB"/>
    <w:rsid w:val="000C62FA"/>
    <w:rsid w:val="000C772E"/>
    <w:rsid w:val="000C77FD"/>
    <w:rsid w:val="001100CE"/>
    <w:rsid w:val="00112874"/>
    <w:rsid w:val="00117995"/>
    <w:rsid w:val="001217B5"/>
    <w:rsid w:val="0012311D"/>
    <w:rsid w:val="001245B5"/>
    <w:rsid w:val="0012520D"/>
    <w:rsid w:val="001329F4"/>
    <w:rsid w:val="001416AE"/>
    <w:rsid w:val="00154FFA"/>
    <w:rsid w:val="001627F8"/>
    <w:rsid w:val="001650AE"/>
    <w:rsid w:val="001713F8"/>
    <w:rsid w:val="0017399D"/>
    <w:rsid w:val="00177A69"/>
    <w:rsid w:val="001808E5"/>
    <w:rsid w:val="00181890"/>
    <w:rsid w:val="00181D0B"/>
    <w:rsid w:val="00182001"/>
    <w:rsid w:val="001A1D98"/>
    <w:rsid w:val="001B6CC0"/>
    <w:rsid w:val="001C0E1E"/>
    <w:rsid w:val="001C5B40"/>
    <w:rsid w:val="001D0102"/>
    <w:rsid w:val="001E6707"/>
    <w:rsid w:val="001F1128"/>
    <w:rsid w:val="001F43E1"/>
    <w:rsid w:val="002001AD"/>
    <w:rsid w:val="00211024"/>
    <w:rsid w:val="00217D36"/>
    <w:rsid w:val="002224D2"/>
    <w:rsid w:val="002233FF"/>
    <w:rsid w:val="002342BF"/>
    <w:rsid w:val="002422E6"/>
    <w:rsid w:val="002443E0"/>
    <w:rsid w:val="002467EE"/>
    <w:rsid w:val="00251BE4"/>
    <w:rsid w:val="002525CF"/>
    <w:rsid w:val="00252C4B"/>
    <w:rsid w:val="00260ADD"/>
    <w:rsid w:val="002710AA"/>
    <w:rsid w:val="00272004"/>
    <w:rsid w:val="002727E6"/>
    <w:rsid w:val="0029125D"/>
    <w:rsid w:val="00292731"/>
    <w:rsid w:val="00296E7F"/>
    <w:rsid w:val="0029735A"/>
    <w:rsid w:val="002B0FAB"/>
    <w:rsid w:val="002B44D3"/>
    <w:rsid w:val="002C3D12"/>
    <w:rsid w:val="002C6F83"/>
    <w:rsid w:val="002D0E64"/>
    <w:rsid w:val="002D7872"/>
    <w:rsid w:val="002F61EC"/>
    <w:rsid w:val="00302C65"/>
    <w:rsid w:val="00303AE6"/>
    <w:rsid w:val="00305501"/>
    <w:rsid w:val="0031033A"/>
    <w:rsid w:val="00310699"/>
    <w:rsid w:val="00315029"/>
    <w:rsid w:val="00317229"/>
    <w:rsid w:val="00322F19"/>
    <w:rsid w:val="003270C8"/>
    <w:rsid w:val="00330131"/>
    <w:rsid w:val="00350BD8"/>
    <w:rsid w:val="003525AD"/>
    <w:rsid w:val="00352663"/>
    <w:rsid w:val="00354727"/>
    <w:rsid w:val="0036191F"/>
    <w:rsid w:val="0036719A"/>
    <w:rsid w:val="00370AD9"/>
    <w:rsid w:val="00375B3D"/>
    <w:rsid w:val="00394144"/>
    <w:rsid w:val="003A0E2A"/>
    <w:rsid w:val="003A1CB9"/>
    <w:rsid w:val="003B1464"/>
    <w:rsid w:val="003B4F45"/>
    <w:rsid w:val="003B51E9"/>
    <w:rsid w:val="003C1571"/>
    <w:rsid w:val="003C297B"/>
    <w:rsid w:val="003C5096"/>
    <w:rsid w:val="003E16C0"/>
    <w:rsid w:val="003E26F8"/>
    <w:rsid w:val="003F04A7"/>
    <w:rsid w:val="003F0E1A"/>
    <w:rsid w:val="003F1F32"/>
    <w:rsid w:val="003F60F6"/>
    <w:rsid w:val="00406E7C"/>
    <w:rsid w:val="00407DBD"/>
    <w:rsid w:val="00416A26"/>
    <w:rsid w:val="004171AE"/>
    <w:rsid w:val="00423D31"/>
    <w:rsid w:val="0043097F"/>
    <w:rsid w:val="004326C4"/>
    <w:rsid w:val="00435442"/>
    <w:rsid w:val="00441899"/>
    <w:rsid w:val="00444573"/>
    <w:rsid w:val="00452071"/>
    <w:rsid w:val="0045405F"/>
    <w:rsid w:val="00456F31"/>
    <w:rsid w:val="00462E6B"/>
    <w:rsid w:val="00471099"/>
    <w:rsid w:val="004717F0"/>
    <w:rsid w:val="00473B17"/>
    <w:rsid w:val="00474F0A"/>
    <w:rsid w:val="004813AA"/>
    <w:rsid w:val="004A7943"/>
    <w:rsid w:val="004B3535"/>
    <w:rsid w:val="004B642A"/>
    <w:rsid w:val="004C00A2"/>
    <w:rsid w:val="004C114D"/>
    <w:rsid w:val="004D204B"/>
    <w:rsid w:val="004D4E01"/>
    <w:rsid w:val="004E0BB3"/>
    <w:rsid w:val="004F07D0"/>
    <w:rsid w:val="004F124E"/>
    <w:rsid w:val="004F2F7B"/>
    <w:rsid w:val="004F3DC3"/>
    <w:rsid w:val="005012F4"/>
    <w:rsid w:val="00502858"/>
    <w:rsid w:val="005141E6"/>
    <w:rsid w:val="00522712"/>
    <w:rsid w:val="005231C1"/>
    <w:rsid w:val="005233C6"/>
    <w:rsid w:val="0052772F"/>
    <w:rsid w:val="00551B40"/>
    <w:rsid w:val="00552D07"/>
    <w:rsid w:val="00554D92"/>
    <w:rsid w:val="00555519"/>
    <w:rsid w:val="005572A5"/>
    <w:rsid w:val="00565F1B"/>
    <w:rsid w:val="00577AAD"/>
    <w:rsid w:val="00581110"/>
    <w:rsid w:val="0058452C"/>
    <w:rsid w:val="00584C39"/>
    <w:rsid w:val="00592B0D"/>
    <w:rsid w:val="005A2022"/>
    <w:rsid w:val="005A2F5D"/>
    <w:rsid w:val="005D6894"/>
    <w:rsid w:val="005D7802"/>
    <w:rsid w:val="005E28B1"/>
    <w:rsid w:val="005F4612"/>
    <w:rsid w:val="005F608C"/>
    <w:rsid w:val="005F7D32"/>
    <w:rsid w:val="00612713"/>
    <w:rsid w:val="0061764F"/>
    <w:rsid w:val="00625452"/>
    <w:rsid w:val="006263D6"/>
    <w:rsid w:val="006271A4"/>
    <w:rsid w:val="00634D93"/>
    <w:rsid w:val="00640AB9"/>
    <w:rsid w:val="006478A6"/>
    <w:rsid w:val="00651141"/>
    <w:rsid w:val="006526E2"/>
    <w:rsid w:val="006623D7"/>
    <w:rsid w:val="00662745"/>
    <w:rsid w:val="00671BC4"/>
    <w:rsid w:val="00681561"/>
    <w:rsid w:val="0068238A"/>
    <w:rsid w:val="00686B75"/>
    <w:rsid w:val="00694276"/>
    <w:rsid w:val="006A5F48"/>
    <w:rsid w:val="006B0DAB"/>
    <w:rsid w:val="006D0A56"/>
    <w:rsid w:val="006E38E4"/>
    <w:rsid w:val="006F3882"/>
    <w:rsid w:val="006F4F42"/>
    <w:rsid w:val="006F5DE3"/>
    <w:rsid w:val="00703E5A"/>
    <w:rsid w:val="00705293"/>
    <w:rsid w:val="00705A38"/>
    <w:rsid w:val="00715160"/>
    <w:rsid w:val="00715B95"/>
    <w:rsid w:val="00721B35"/>
    <w:rsid w:val="00732950"/>
    <w:rsid w:val="007373AB"/>
    <w:rsid w:val="00737821"/>
    <w:rsid w:val="007456F1"/>
    <w:rsid w:val="00750BBD"/>
    <w:rsid w:val="00761C7C"/>
    <w:rsid w:val="00762110"/>
    <w:rsid w:val="00766743"/>
    <w:rsid w:val="00767E8A"/>
    <w:rsid w:val="00776B6C"/>
    <w:rsid w:val="007823B5"/>
    <w:rsid w:val="00796A21"/>
    <w:rsid w:val="007A3639"/>
    <w:rsid w:val="007A5340"/>
    <w:rsid w:val="007A7661"/>
    <w:rsid w:val="007B1E30"/>
    <w:rsid w:val="007B1E4A"/>
    <w:rsid w:val="007B66CB"/>
    <w:rsid w:val="007C1DA2"/>
    <w:rsid w:val="007C2166"/>
    <w:rsid w:val="007D086B"/>
    <w:rsid w:val="007D08F0"/>
    <w:rsid w:val="007D4FBE"/>
    <w:rsid w:val="007D5486"/>
    <w:rsid w:val="007D5E03"/>
    <w:rsid w:val="007D5F48"/>
    <w:rsid w:val="007F28BB"/>
    <w:rsid w:val="007F4887"/>
    <w:rsid w:val="00810337"/>
    <w:rsid w:val="0081091C"/>
    <w:rsid w:val="00816E67"/>
    <w:rsid w:val="00822A1F"/>
    <w:rsid w:val="00825A4B"/>
    <w:rsid w:val="00840166"/>
    <w:rsid w:val="00853203"/>
    <w:rsid w:val="00854D8A"/>
    <w:rsid w:val="008770C1"/>
    <w:rsid w:val="00877427"/>
    <w:rsid w:val="00883551"/>
    <w:rsid w:val="00885269"/>
    <w:rsid w:val="00892D47"/>
    <w:rsid w:val="008934A9"/>
    <w:rsid w:val="00897E0E"/>
    <w:rsid w:val="008A2151"/>
    <w:rsid w:val="008B2DA3"/>
    <w:rsid w:val="008C784B"/>
    <w:rsid w:val="008D5967"/>
    <w:rsid w:val="008D7C04"/>
    <w:rsid w:val="008E5D49"/>
    <w:rsid w:val="008E6A43"/>
    <w:rsid w:val="008F2A2C"/>
    <w:rsid w:val="008F3E24"/>
    <w:rsid w:val="00903B82"/>
    <w:rsid w:val="00916A5A"/>
    <w:rsid w:val="00916CBC"/>
    <w:rsid w:val="00927849"/>
    <w:rsid w:val="0093269E"/>
    <w:rsid w:val="009337C4"/>
    <w:rsid w:val="009378A8"/>
    <w:rsid w:val="00941566"/>
    <w:rsid w:val="00945891"/>
    <w:rsid w:val="00952BBA"/>
    <w:rsid w:val="009544E9"/>
    <w:rsid w:val="00954C17"/>
    <w:rsid w:val="009602D8"/>
    <w:rsid w:val="00962493"/>
    <w:rsid w:val="00964B42"/>
    <w:rsid w:val="00970201"/>
    <w:rsid w:val="0097189E"/>
    <w:rsid w:val="009902CA"/>
    <w:rsid w:val="009B4C28"/>
    <w:rsid w:val="009B5497"/>
    <w:rsid w:val="009B7121"/>
    <w:rsid w:val="009C0C22"/>
    <w:rsid w:val="009C43ED"/>
    <w:rsid w:val="009D1506"/>
    <w:rsid w:val="009E0A1F"/>
    <w:rsid w:val="00A01074"/>
    <w:rsid w:val="00A03D7A"/>
    <w:rsid w:val="00A1048F"/>
    <w:rsid w:val="00A10790"/>
    <w:rsid w:val="00A1473F"/>
    <w:rsid w:val="00A23362"/>
    <w:rsid w:val="00A37C6A"/>
    <w:rsid w:val="00A4579B"/>
    <w:rsid w:val="00A45E5C"/>
    <w:rsid w:val="00A47063"/>
    <w:rsid w:val="00A5676F"/>
    <w:rsid w:val="00A56808"/>
    <w:rsid w:val="00A5698D"/>
    <w:rsid w:val="00A57391"/>
    <w:rsid w:val="00A640B7"/>
    <w:rsid w:val="00A6581B"/>
    <w:rsid w:val="00A94EDD"/>
    <w:rsid w:val="00AA7189"/>
    <w:rsid w:val="00AB39E0"/>
    <w:rsid w:val="00AB5213"/>
    <w:rsid w:val="00AB6C2B"/>
    <w:rsid w:val="00AB6D45"/>
    <w:rsid w:val="00AC4790"/>
    <w:rsid w:val="00AC62D3"/>
    <w:rsid w:val="00AE12AF"/>
    <w:rsid w:val="00AE2D46"/>
    <w:rsid w:val="00AE3489"/>
    <w:rsid w:val="00AE72BF"/>
    <w:rsid w:val="00B000E5"/>
    <w:rsid w:val="00B12D7E"/>
    <w:rsid w:val="00B13F16"/>
    <w:rsid w:val="00B22F6A"/>
    <w:rsid w:val="00B231B7"/>
    <w:rsid w:val="00B311FA"/>
    <w:rsid w:val="00B369B5"/>
    <w:rsid w:val="00B42232"/>
    <w:rsid w:val="00B4227E"/>
    <w:rsid w:val="00B42E3D"/>
    <w:rsid w:val="00B545D8"/>
    <w:rsid w:val="00B601B2"/>
    <w:rsid w:val="00B646F4"/>
    <w:rsid w:val="00B664C9"/>
    <w:rsid w:val="00B704D1"/>
    <w:rsid w:val="00B74C0E"/>
    <w:rsid w:val="00B75676"/>
    <w:rsid w:val="00B93A73"/>
    <w:rsid w:val="00B9702C"/>
    <w:rsid w:val="00BB21D2"/>
    <w:rsid w:val="00BB3436"/>
    <w:rsid w:val="00BB397E"/>
    <w:rsid w:val="00BD114D"/>
    <w:rsid w:val="00BD5A82"/>
    <w:rsid w:val="00BD7DCD"/>
    <w:rsid w:val="00BE36D3"/>
    <w:rsid w:val="00C02597"/>
    <w:rsid w:val="00C033A2"/>
    <w:rsid w:val="00C126F3"/>
    <w:rsid w:val="00C12E8A"/>
    <w:rsid w:val="00C2738D"/>
    <w:rsid w:val="00C2771A"/>
    <w:rsid w:val="00C353E6"/>
    <w:rsid w:val="00C40F04"/>
    <w:rsid w:val="00C47A69"/>
    <w:rsid w:val="00C514A9"/>
    <w:rsid w:val="00C5312F"/>
    <w:rsid w:val="00C60919"/>
    <w:rsid w:val="00C63B4F"/>
    <w:rsid w:val="00C6732E"/>
    <w:rsid w:val="00C741C4"/>
    <w:rsid w:val="00C76031"/>
    <w:rsid w:val="00C82E3B"/>
    <w:rsid w:val="00C8545B"/>
    <w:rsid w:val="00CA6016"/>
    <w:rsid w:val="00CA6DE7"/>
    <w:rsid w:val="00CA7F93"/>
    <w:rsid w:val="00CB0AD0"/>
    <w:rsid w:val="00CB29F8"/>
    <w:rsid w:val="00CB4AF2"/>
    <w:rsid w:val="00CB5E94"/>
    <w:rsid w:val="00CD593B"/>
    <w:rsid w:val="00CE59CF"/>
    <w:rsid w:val="00CF103A"/>
    <w:rsid w:val="00CF25B5"/>
    <w:rsid w:val="00CF3361"/>
    <w:rsid w:val="00D02461"/>
    <w:rsid w:val="00D03EAA"/>
    <w:rsid w:val="00D05E14"/>
    <w:rsid w:val="00D105E8"/>
    <w:rsid w:val="00D13096"/>
    <w:rsid w:val="00D14459"/>
    <w:rsid w:val="00D217B9"/>
    <w:rsid w:val="00D31C9E"/>
    <w:rsid w:val="00D328A9"/>
    <w:rsid w:val="00D40D75"/>
    <w:rsid w:val="00D431B0"/>
    <w:rsid w:val="00D44978"/>
    <w:rsid w:val="00D5338D"/>
    <w:rsid w:val="00D64EC4"/>
    <w:rsid w:val="00D65720"/>
    <w:rsid w:val="00D6791D"/>
    <w:rsid w:val="00D67AA2"/>
    <w:rsid w:val="00D7187D"/>
    <w:rsid w:val="00D8519C"/>
    <w:rsid w:val="00D85E2C"/>
    <w:rsid w:val="00D908DF"/>
    <w:rsid w:val="00D95EAB"/>
    <w:rsid w:val="00DA18BA"/>
    <w:rsid w:val="00DA1D50"/>
    <w:rsid w:val="00DA25D6"/>
    <w:rsid w:val="00DA2792"/>
    <w:rsid w:val="00DA5F15"/>
    <w:rsid w:val="00DB0B00"/>
    <w:rsid w:val="00DC4236"/>
    <w:rsid w:val="00DD679C"/>
    <w:rsid w:val="00DD7ABE"/>
    <w:rsid w:val="00DE3983"/>
    <w:rsid w:val="00DE5268"/>
    <w:rsid w:val="00DE6CA8"/>
    <w:rsid w:val="00DE7A53"/>
    <w:rsid w:val="00DF1645"/>
    <w:rsid w:val="00DF5AE1"/>
    <w:rsid w:val="00E00166"/>
    <w:rsid w:val="00E043ED"/>
    <w:rsid w:val="00E07FFC"/>
    <w:rsid w:val="00E11149"/>
    <w:rsid w:val="00E20231"/>
    <w:rsid w:val="00E21876"/>
    <w:rsid w:val="00E21C9D"/>
    <w:rsid w:val="00E33656"/>
    <w:rsid w:val="00E34AD1"/>
    <w:rsid w:val="00E35AC2"/>
    <w:rsid w:val="00E47AC6"/>
    <w:rsid w:val="00E517F1"/>
    <w:rsid w:val="00E5267E"/>
    <w:rsid w:val="00E53AB0"/>
    <w:rsid w:val="00E546AB"/>
    <w:rsid w:val="00E63F19"/>
    <w:rsid w:val="00E71E94"/>
    <w:rsid w:val="00E84D1E"/>
    <w:rsid w:val="00E91A5A"/>
    <w:rsid w:val="00E957E4"/>
    <w:rsid w:val="00EA3351"/>
    <w:rsid w:val="00EB009F"/>
    <w:rsid w:val="00EB0E4B"/>
    <w:rsid w:val="00EB6EB6"/>
    <w:rsid w:val="00ED2F4B"/>
    <w:rsid w:val="00ED39C4"/>
    <w:rsid w:val="00ED3CA6"/>
    <w:rsid w:val="00ED5936"/>
    <w:rsid w:val="00EE1B25"/>
    <w:rsid w:val="00EE456E"/>
    <w:rsid w:val="00EF637C"/>
    <w:rsid w:val="00F10353"/>
    <w:rsid w:val="00F10E8A"/>
    <w:rsid w:val="00F11061"/>
    <w:rsid w:val="00F23E87"/>
    <w:rsid w:val="00F256C5"/>
    <w:rsid w:val="00F3194E"/>
    <w:rsid w:val="00F33A25"/>
    <w:rsid w:val="00F34D16"/>
    <w:rsid w:val="00F37CA8"/>
    <w:rsid w:val="00F43385"/>
    <w:rsid w:val="00F43F8A"/>
    <w:rsid w:val="00F45E71"/>
    <w:rsid w:val="00F46982"/>
    <w:rsid w:val="00F478AB"/>
    <w:rsid w:val="00F631EE"/>
    <w:rsid w:val="00F77D2F"/>
    <w:rsid w:val="00F83FDD"/>
    <w:rsid w:val="00F91414"/>
    <w:rsid w:val="00FA1FD5"/>
    <w:rsid w:val="00FA2608"/>
    <w:rsid w:val="00FB4493"/>
    <w:rsid w:val="00FC1F2E"/>
    <w:rsid w:val="00FC6DAE"/>
    <w:rsid w:val="00FD550C"/>
    <w:rsid w:val="00FD63A4"/>
    <w:rsid w:val="00FE2268"/>
    <w:rsid w:val="00FE5857"/>
    <w:rsid w:val="00FE662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E71E94"/>
    <w:pPr>
      <w:widowControl w:val="0"/>
      <w:pPrChange w:id="0" w:author="Nick Bernal" w:date="2026-08-03T22:21:00Z">
        <w:pPr>
          <w:jc w:val="both"/>
        </w:pPr>
      </w:pPrChange>
    </w:pPr>
    <w:rPr>
      <w:lang w:eastAsia="ja-JP"/>
      <w:rPrChange w:id="0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spacing w:before="240" w:after="60"/>
      <w:outlineLvl w:val="0"/>
      <w:pPrChange w:id="1" w:author="Nick Bernal" w:date="2026-08-03T22:21:00Z">
        <w:pPr>
          <w:widowControl w:val="0"/>
          <w:spacing w:after="240"/>
          <w:outlineLvl w:val="0"/>
        </w:pPr>
      </w:pPrChange>
    </w:pPr>
    <w:rPr>
      <w:rFonts w:ascii="Arial" w:hAnsi="Arial"/>
      <w:b/>
      <w:kern w:val="28"/>
      <w:sz w:val="28"/>
      <w:rPrChange w:id="1" w:author="Nick Bernal" w:date="2026-08-03T22:21:00Z">
        <w:rPr>
          <w:snapToGrid w:val="0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</w:numPr>
      <w:tabs>
        <w:tab w:val="left" w:pos="270"/>
        <w:tab w:val="num" w:pos="1800"/>
      </w:tabs>
      <w:ind w:firstLine="1440"/>
      <w:jc w:val="center"/>
      <w:outlineLvl w:val="1"/>
      <w:pPrChange w:id="2" w:author="Nick Bernal" w:date="2026-08-03T22:21:00Z">
        <w:pPr>
          <w:widowControl w:val="0"/>
          <w:spacing w:after="240"/>
          <w:ind w:left="1440" w:hanging="720"/>
          <w:outlineLvl w:val="1"/>
        </w:pPr>
      </w:pPrChange>
    </w:pPr>
    <w:rPr>
      <w:b/>
      <w:sz w:val="24"/>
      <w:rPrChange w:id="2" w:author="Nick Bernal" w:date="2026-08-03T22:21:00Z">
        <w:rPr>
          <w:snapToGrid w:val="0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</w:numPr>
      <w:suppressAutoHyphens/>
      <w:spacing w:after="120"/>
      <w:outlineLvl w:val="2"/>
      <w:pPrChange w:id="3" w:author="Nick Bernal" w:date="2026-08-03T22:21:00Z">
        <w:pPr>
          <w:widowControl w:val="0"/>
          <w:spacing w:after="240"/>
          <w:ind w:left="2160" w:hanging="720"/>
          <w:outlineLvl w:val="2"/>
        </w:pPr>
      </w:pPrChange>
    </w:pPr>
    <w:rPr>
      <w:b/>
      <w:sz w:val="16"/>
      <w:rPrChange w:id="3" w:author="Nick Bernal" w:date="2026-08-03T22:21:00Z">
        <w:rPr>
          <w:snapToGrid w:val="0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</w:numPr>
      <w:suppressAutoHyphens/>
      <w:spacing w:after="120"/>
      <w:jc w:val="both"/>
      <w:outlineLvl w:val="3"/>
      <w:pPrChange w:id="4" w:author="Nick Bernal" w:date="2026-08-03T22:21:00Z">
        <w:pPr>
          <w:widowControl w:val="0"/>
          <w:tabs>
            <w:tab w:val="num" w:pos="2520"/>
          </w:tabs>
          <w:spacing w:after="240"/>
          <w:ind w:left="2160"/>
          <w:outlineLvl w:val="3"/>
        </w:pPr>
      </w:pPrChange>
    </w:pPr>
    <w:rPr>
      <w:sz w:val="16"/>
      <w:rPrChange w:id="4" w:author="Nick Bernal" w:date="2026-08-03T22:21:00Z">
        <w:rPr>
          <w:snapToGrid w:val="0"/>
          <w:lang w:val="en-US" w:eastAsia="ja-JP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</w:numPr>
      <w:tabs>
        <w:tab w:val="num" w:pos="4320"/>
      </w:tabs>
      <w:spacing w:before="240" w:after="60"/>
      <w:ind w:firstLine="3600"/>
      <w:outlineLvl w:val="4"/>
      <w:pPrChange w:id="5" w:author="Nick Bernal" w:date="2026-08-03T22:21:00Z">
        <w:pPr>
          <w:widowControl w:val="0"/>
          <w:tabs>
            <w:tab w:val="num" w:pos="3240"/>
          </w:tabs>
          <w:spacing w:after="240"/>
          <w:ind w:left="2880"/>
          <w:outlineLvl w:val="4"/>
        </w:pPr>
      </w:pPrChange>
    </w:pPr>
    <w:rPr>
      <w:sz w:val="22"/>
      <w:rPrChange w:id="5" w:author="Nick Bernal" w:date="2026-08-03T22:21:00Z">
        <w:rPr>
          <w:snapToGrid w:val="0"/>
          <w:lang w:val="en-US" w:eastAsia="ja-JP" w:bidi="ar-SA"/>
        </w:rPr>
      </w:rPrChange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rsid w:val="00E71E9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  <w:pPrChange w:id="6" w:author="Nick Bernal" w:date="2026-08-03T22:21:00Z">
        <w:pPr>
          <w:widowControl w:val="0"/>
          <w:tabs>
            <w:tab w:val="center" w:pos="4680"/>
            <w:tab w:val="right" w:pos="9360"/>
          </w:tabs>
        </w:pPr>
      </w:pPrChange>
    </w:pPr>
    <w:rPr>
      <w:rPrChange w:id="6" w:author="Nick Bernal" w:date="2026-08-03T22:21:00Z">
        <w:rPr>
          <w:lang w:val="en-US" w:eastAsia="ja-JP" w:bidi="ar-SA"/>
        </w:rPr>
      </w:rPrChange>
    </w:rPr>
  </w:style>
  <w:style w:type="paragraph" w:customStyle="1" w:styleId="DraftStamp">
    <w:name w:val="Draft Stamp"/>
    <w:basedOn w:val="Header"/>
    <w:next w:val="Header"/>
    <w:locked/>
    <w:rsid w:val="00A3727F"/>
    <w:rPr>
      <w:b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  <w:pPrChange w:id="7" w:author="Nick Bernal" w:date="2026-08-03T22:21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7" w:author="Nick Bernal" w:date="2026-08-03T22:21:00Z">
        <w:rPr>
          <w:lang w:val="en-US" w:eastAsia="ja-JP" w:bidi="ar-SA"/>
        </w:rPr>
      </w:rPrChange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</w:rPr>
  </w:style>
  <w:style w:type="paragraph" w:customStyle="1" w:styleId="QuoteExactly12">
    <w:name w:val="Quote Exactly 12"/>
    <w:basedOn w:val="Normal"/>
    <w:locked/>
    <w:rsid w:val="00A3727F"/>
    <w:pPr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qFormat/>
    <w:locked/>
    <w:rsid w:val="00A3727F"/>
    <w:pPr>
      <w:keepNext/>
      <w:keepLines/>
      <w:spacing w:after="240"/>
      <w:jc w:val="center"/>
    </w:p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  <w:pPrChange w:id="8" w:author="Nick Bernal" w:date="2026-08-03T22:21:00Z">
        <w:pPr>
          <w:keepNext/>
          <w:keepLines/>
          <w:widowControl w:val="0"/>
          <w:spacing w:before="240" w:after="240"/>
          <w:jc w:val="center"/>
          <w:outlineLvl w:val="0"/>
        </w:pPr>
      </w:pPrChange>
    </w:pPr>
    <w:rPr>
      <w:b/>
      <w:kern w:val="28"/>
      <w:u w:val="single"/>
      <w:rPrChange w:id="8" w:author="Nick Bernal" w:date="2026-08-03T22:21:00Z">
        <w:rPr>
          <w:b/>
          <w:lang w:val="en-US" w:eastAsia="ja-JP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rsid w:val="00E71E94"/>
    <w:rPr>
      <w:rFonts w:ascii="Times New Roman" w:hAnsi="Times New Roman"/>
      <w:sz w:val="24"/>
      <w:rPrChange w:id="9" w:author="Nick Bernal" w:date="2026-08-03T22:21:00Z">
        <w:rPr/>
      </w:rPrChange>
    </w:rPr>
  </w:style>
  <w:style w:type="character" w:customStyle="1" w:styleId="HeaderChar">
    <w:name w:val="Header Char"/>
    <w:basedOn w:val="DefaultParagraphFont"/>
    <w:link w:val="Header"/>
    <w:rsid w:val="00843C43"/>
    <w:rPr>
      <w:lang w:eastAsia="ja-JP"/>
    </w:rPr>
  </w:style>
  <w:style w:type="character" w:customStyle="1" w:styleId="FooterChar">
    <w:name w:val="Footer Char"/>
    <w:basedOn w:val="DefaultParagraphFont"/>
    <w:link w:val="Footer"/>
    <w:rsid w:val="00843C43"/>
    <w:rPr>
      <w:lang w:eastAsia="ja-JP"/>
    </w:rPr>
  </w:style>
  <w:style w:type="paragraph" w:customStyle="1" w:styleId="OutlineGS">
    <w:name w:val="Outline GS"/>
    <w:basedOn w:val="Normal"/>
    <w:locked/>
    <w:rsid w:val="002422E6"/>
    <w:pPr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2422E6"/>
    <w:pPr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rsid w:val="00E71E94"/>
    <w:rPr>
      <w:sz w:val="18"/>
      <w:szCs w:val="18"/>
      <w:rPrChange w:id="10" w:author="Nick Bernal" w:date="2026-08-03T22:21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rsid w:val="00E71E94"/>
    <w:pPr>
      <w:pPrChange w:id="11" w:author="Nick Bernal" w:date="2026-08-03T22:21:00Z">
        <w:pPr>
          <w:widowControl w:val="0"/>
        </w:pPr>
      </w:pPrChange>
    </w:pPr>
    <w:rPr>
      <w:sz w:val="24"/>
      <w:szCs w:val="24"/>
      <w:rPrChange w:id="11" w:author="Nick Bernal" w:date="2026-08-03T22:21:00Z">
        <w:rPr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2342BF"/>
    <w:rPr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  <w:sz w:val="24"/>
      <w:szCs w:val="24"/>
      <w:lang w:eastAsia="ja-JP"/>
    </w:rPr>
  </w:style>
  <w:style w:type="paragraph" w:styleId="Revision">
    <w:name w:val="Revision"/>
    <w:hidden/>
    <w:uiPriority w:val="99"/>
    <w:semiHidden/>
    <w:rsid w:val="00C40F04"/>
    <w:pPr>
      <w:pPrChange w:id="12" w:author="Nick Bernal" w:date="2026-08-03T22:21:00Z">
        <w:pPr/>
      </w:pPrChange>
    </w:pPr>
    <w:rPr>
      <w:lang w:eastAsia="ja-JP"/>
      <w:rPrChange w:id="12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rsid w:val="006E38E4"/>
    <w:rPr>
      <w:rFonts w:ascii="Arial" w:hAnsi="Arial"/>
      <w:b/>
      <w:kern w:val="28"/>
      <w:sz w:val="28"/>
      <w:lang w:eastAsia="ja-JP"/>
    </w:rPr>
  </w:style>
  <w:style w:type="character" w:customStyle="1" w:styleId="Heading2Char">
    <w:name w:val="Heading 2 Char"/>
    <w:basedOn w:val="DefaultParagraphFont"/>
    <w:link w:val="Heading2"/>
    <w:rsid w:val="006E38E4"/>
    <w:rPr>
      <w:b/>
      <w:sz w:val="24"/>
      <w:lang w:eastAsia="ja-JP"/>
    </w:rPr>
  </w:style>
  <w:style w:type="character" w:customStyle="1" w:styleId="Heading3Char">
    <w:name w:val="Heading 3 Char"/>
    <w:basedOn w:val="DefaultParagraphFont"/>
    <w:link w:val="Heading3"/>
    <w:rsid w:val="006E38E4"/>
    <w:rPr>
      <w:b/>
      <w:sz w:val="16"/>
      <w:lang w:eastAsia="ja-JP"/>
    </w:rPr>
  </w:style>
  <w:style w:type="character" w:customStyle="1" w:styleId="Heading4Char">
    <w:name w:val="Heading 4 Char"/>
    <w:basedOn w:val="DefaultParagraphFont"/>
    <w:link w:val="Heading4"/>
    <w:rsid w:val="006E38E4"/>
    <w:rPr>
      <w:sz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6E38E4"/>
    <w:rPr>
      <w:sz w:val="22"/>
      <w:lang w:eastAsia="ja-JP"/>
    </w:rPr>
  </w:style>
  <w:style w:type="character" w:customStyle="1" w:styleId="TitleChar">
    <w:name w:val="Title Char"/>
    <w:basedOn w:val="DefaultParagraphFont"/>
    <w:link w:val="Title"/>
    <w:rsid w:val="006E38E4"/>
    <w:rPr>
      <w:b/>
      <w:kern w:val="28"/>
      <w:u w:val="single"/>
      <w:lang w:eastAsia="ja-JP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  <w:pPrChange w:id="13" w:author="Nick Bernal" w:date="2026-08-03T22:21:00Z">
        <w:pPr>
          <w:widowControl w:val="0"/>
          <w:suppressAutoHyphens/>
          <w:spacing w:after="240"/>
          <w:ind w:firstLine="720"/>
        </w:pPr>
      </w:pPrChange>
    </w:pPr>
    <w:rPr>
      <w:sz w:val="24"/>
      <w:rPrChange w:id="13" w:author="Nick Bernal" w:date="2026-08-03T22:21:00Z">
        <w:rPr>
          <w:lang w:val="en-US" w:eastAsia="ja-JP" w:bidi="ar-SA"/>
        </w:rPr>
      </w:rPrChange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  <w:pPrChange w:id="14" w:author="Nick Bernal" w:date="2026-08-03T22:21:00Z">
        <w:pPr>
          <w:widowControl w:val="0"/>
          <w:spacing w:before="120"/>
          <w:jc w:val="center"/>
        </w:pPr>
      </w:pPrChange>
    </w:pPr>
    <w:rPr>
      <w:b/>
      <w:rPrChange w:id="14" w:author="Nick Bernal" w:date="2026-08-03T22:21:00Z">
        <w:rPr>
          <w:b/>
          <w:lang w:val="en-US" w:eastAsia="ja-JP" w:bidi="ar-SA"/>
        </w:rPr>
      </w:rPrChange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  <w:pPrChange w:id="15" w:author="Nick Bernal" w:date="2026-08-03T22:21:00Z">
        <w:pPr>
          <w:widowControl w:val="0"/>
          <w:suppressAutoHyphens/>
          <w:spacing w:after="240"/>
          <w:ind w:firstLine="720"/>
        </w:pPr>
      </w:pPrChange>
    </w:pPr>
    <w:rPr>
      <w:sz w:val="16"/>
      <w:rPrChange w:id="15" w:author="Nick Bernal" w:date="2026-08-03T22:21:00Z">
        <w:rPr>
          <w:sz w:val="16"/>
          <w:lang w:val="en-US" w:eastAsia="ja-JP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rsid w:val="006E38E4"/>
    <w:rPr>
      <w:sz w:val="16"/>
      <w:lang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pPrChange w:id="16" w:author="Nick Bernal" w:date="2026-08-03T22:21:00Z">
        <w:pPr>
          <w:framePr w:w="10800" w:hSpace="180" w:vSpace="180" w:wrap="around" w:vAnchor="page" w:hAnchor="page" w:x="721" w:y="14833" w:anchorLock="1"/>
          <w:tabs>
            <w:tab w:val="right" w:pos="10800"/>
          </w:tabs>
        </w:pPr>
      </w:pPrChange>
    </w:pPr>
    <w:rPr>
      <w:noProof/>
      <w:sz w:val="16"/>
      <w:lang w:eastAsia="ja-JP"/>
      <w:rPrChange w:id="16" w:author="Nick Bernal" w:date="2026-08-03T22:21:00Z">
        <w:rPr>
          <w:noProof/>
          <w:sz w:val="16"/>
          <w:lang w:val="en-US" w:eastAsia="ja-JP" w:bidi="ar-SA"/>
        </w:rPr>
      </w:rPrChange>
    </w:rPr>
  </w:style>
  <w:style w:type="table" w:styleId="TableGrid">
    <w:name w:val="Table Grid"/>
    <w:basedOn w:val="TableNormal"/>
    <w:locked/>
    <w:rsid w:val="006E38E4"/>
    <w:rPr>
      <w:lang w:val="en-NZ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  <w:rPrChange w:id="17" w:author="Nick Bernal" w:date="2026-08-03T22:21:00Z">
        <w:rPr>
          <w:color w:val="808080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2025-09-30T23:54:00Z</dcterms:created>
  <dcterms:modified xsi:type="dcterms:W3CDTF">2026-08-04T02:21:00Z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