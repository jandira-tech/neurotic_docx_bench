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EE5F" w14:textId="759CE83B" w:rsidR="00DE0A42" w:rsidRDefault="00007E95" w:rsidP="00007E95">
      <w:pPr>
        <w:pStyle w:val="Heading1"/>
        <w:rPr>
          <w:ins w:id="0" w:author="Caio Pizzol" w:date="2026-08-03T22:22:00Z" w16du:dateUtc="2026-08-04T02:22:00Z"/>
        </w:rPr>
      </w:pPr>
      <w:ins w:id="1" w:author="Caio Pizzol" w:date="2026-08-03T22:22:00Z" w16du:dateUtc="2026-08-04T02:22:00Z">
        <w:r>
          <w:t>Chapter One</w:t>
        </w:r>
      </w:ins>
    </w:p>
    <w:p w14:paraId="5154E9F7" w14:textId="091D46F3" w:rsidR="00DE0A42" w:rsidRDefault="00BD00BC" w:rsidP="00BD00BC">
      <w:pPr>
        <w:pStyle w:val="Heading1"/>
        <w:rPr>
          <w:del w:id="2" w:author="Caio Pizzol" w:date="2026-08-03T22:22:00Z" w16du:dateUtc="2026-08-04T02:22:00Z"/>
        </w:rPr>
      </w:pPr>
      <w:del w:id="3" w:author="Caio Pizzol" w:date="2026-08-03T22:22:00Z" w16du:dateUtc="2026-08-04T02:22:00Z">
        <w:r>
          <w:delText>Mixed Formatting Test</w:delText>
        </w:r>
      </w:del>
    </w:p>
    <w:p w14:paraId="73E94B08" w14:textId="57F05B41" w:rsidR="00007E95" w:rsidRDefault="00BD00BC" w:rsidP="00007E95">
      <w:pPr>
        <w:rPr>
          <w:ins w:id="4" w:author="Caio Pizzol" w:date="2026-08-03T22:22:00Z" w16du:dateUtc="2026-08-04T02:22:00Z"/>
        </w:rPr>
      </w:pPr>
      <w:r>
        <w:t xml:space="preserve">This </w:t>
      </w:r>
      <w:ins w:id="5" w:author="Caio Pizzol" w:date="2026-08-03T22:22:00Z" w16du:dateUtc="2026-08-04T02:22:00Z">
        <w:r w:rsidR="00007E95">
          <w:t xml:space="preserve">is body text using the Normal style. It should inherit font, size, and language from the document defaults and </w:t>
        </w:r>
      </w:ins>
      <w:r>
        <w:t xml:space="preserve">paragraph </w:t>
      </w:r>
      <w:ins w:id="6" w:author="Caio Pizzol" w:date="2026-08-03T22:22:00Z" w16du:dateUtc="2026-08-04T02:22:00Z">
        <w:r w:rsidR="00007E95">
          <w:t>style. No inline formatting is applied here.</w:t>
        </w:r>
      </w:ins>
    </w:p>
    <w:p w14:paraId="32E267F3" w14:textId="32BA9C16" w:rsidR="00007E95" w:rsidRDefault="00007E95" w:rsidP="00007E95">
      <w:pPr>
        <w:rPr>
          <w:ins w:id="7" w:author="Caio Pizzol" w:date="2026-08-03T22:22:00Z" w16du:dateUtc="2026-08-04T02:22:00Z"/>
        </w:rPr>
      </w:pPr>
      <w:ins w:id="8" w:author="Caio Pizzol" w:date="2026-08-03T22:22:00Z" w16du:dateUtc="2026-08-04T02:22:00Z">
        <w:r>
          <w:t>Another paragraph of plain body text. Word will add w:lang to this run automatically, but the font and size come from the Normal style definition in styles.xml.</w:t>
        </w:r>
      </w:ins>
    </w:p>
    <w:p w14:paraId="51362133" w14:textId="24A483AF" w:rsidR="00007E95" w:rsidRDefault="00007E95" w:rsidP="00007E95">
      <w:pPr>
        <w:pStyle w:val="Heading2"/>
        <w:rPr>
          <w:ins w:id="9" w:author="Caio Pizzol" w:date="2026-08-03T22:22:00Z" w16du:dateUtc="2026-08-04T02:22:00Z"/>
        </w:rPr>
      </w:pPr>
      <w:ins w:id="10" w:author="Caio Pizzol" w:date="2026-08-03T22:22:00Z" w16du:dateUtc="2026-08-04T02:22:00Z">
        <w:r>
          <w:t>Section 1.1</w:t>
        </w:r>
      </w:ins>
    </w:p>
    <w:p w14:paraId="3BB7B98B" w14:textId="1255DAF2" w:rsidR="00007E95" w:rsidRDefault="00007E95" w:rsidP="00007E95">
      <w:pPr>
        <w:rPr>
          <w:ins w:id="11" w:author="Caio Pizzol" w:date="2026-08-03T22:22:00Z" w16du:dateUtc="2026-08-04T02:22:00Z"/>
        </w:rPr>
      </w:pPr>
      <w:ins w:id="12" w:author="Caio Pizzol" w:date="2026-08-03T22:22:00Z" w16du:dateUtc="2026-08-04T02:22:00Z">
        <w:r>
          <w:t>More body text under a Heading 2. The heading style inherits from Normal via basedOn, creating a style chain that the exporter must respect.</w:t>
        </w:r>
      </w:ins>
    </w:p>
    <w:p w14:paraId="47913EE9" w14:textId="2A275127" w:rsidR="00BD00BC" w:rsidRDefault="00007E95" w:rsidP="00BD00BC">
      <w:ins w:id="13" w:author="Caio Pizzol" w:date="2026-08-03T22:22:00Z" w16du:dateUtc="2026-08-04T02:22:00Z">
        <w:r>
          <w:t>A final paragraph with</w:t>
        </w:r>
      </w:ins>
      <w:del w:id="14" w:author="Caio Pizzol" w:date="2026-08-03T22:22:00Z" w16du:dateUtc="2026-08-04T02:22:00Z">
        <w:r w:rsidR="00BD00BC">
          <w:delText>has</w:delText>
        </w:r>
      </w:del>
      <w:r w:rsidR="00BD00BC">
        <w:t xml:space="preserve"> no direct formatting </w:t>
      </w:r>
      <w:ins w:id="15" w:author="Caio Pizzol" w:date="2026-08-03T22:22:00Z" w16du:dateUtc="2026-08-04T02:22:00Z">
        <w:r>
          <w:t>whatsoever. Every property on this run should come</w:t>
        </w:r>
      </w:ins>
      <w:del w:id="16" w:author="Caio Pizzol" w:date="2026-08-03T22:22:00Z" w16du:dateUtc="2026-08-04T02:22:00Z">
        <w:r w:rsidR="00BD00BC">
          <w:delText>— everything comes</w:delText>
        </w:r>
      </w:del>
      <w:r w:rsidR="00BD00BC">
        <w:t xml:space="preserve"> from the </w:t>
      </w:r>
      <w:del w:id="17" w:author="Caio Pizzol" w:date="2026-08-03T22:22:00Z" w16du:dateUtc="2026-08-04T02:22:00Z">
        <w:r w:rsidR="00BD00BC">
          <w:delText xml:space="preserve">Normal </w:delText>
        </w:r>
      </w:del>
      <w:r w:rsidR="00BD00BC">
        <w:t>style</w:t>
      </w:r>
      <w:ins w:id="18" w:author="Caio Pizzol" w:date="2026-08-03T22:22:00Z" w16du:dateUtc="2026-08-04T02:22:00Z">
        <w:r>
          <w:t xml:space="preserve"> cascade</w:t>
        </w:r>
      </w:ins>
      <w:r w:rsidR="00BD00BC">
        <w:t>.</w:t>
      </w:r>
    </w:p>
    <w:p w14:paraId="45AA6481" w14:textId="2198ABBC" w:rsidR="00BD00BC" w:rsidRDefault="00BD00BC" w:rsidP="00BD00BC">
      <w:pPr>
        <w:rPr>
          <w:del w:id="19" w:author="Caio Pizzol" w:date="2026-08-03T22:22:00Z" w16du:dateUtc="2026-08-04T02:22:00Z"/>
          <w:b/>
          <w:color w:val="FF0000"/>
        </w:rPr>
      </w:pPr>
      <w:del w:id="20" w:author="Caio Pizzol" w:date="2026-08-03T22:22:00Z" w16du:dateUtc="2026-08-04T02:22:00Z">
        <w:r>
          <w:delText xml:space="preserve">This sentence is </w:delText>
        </w:r>
        <w:r w:rsidRPr="00BD00BC">
          <w:rPr>
            <w:b/>
          </w:rPr>
          <w:delText>bold</w:delText>
        </w:r>
        <w:r>
          <w:rPr>
            <w:b/>
          </w:rPr>
          <w:delText xml:space="preserve"> and this word is </w:delText>
        </w:r>
        <w:r w:rsidRPr="00BD00BC">
          <w:rPr>
            <w:b/>
            <w:color w:val="FF0000"/>
          </w:rPr>
          <w:delText>red</w:delText>
        </w:r>
        <w:r>
          <w:rPr>
            <w:b/>
            <w:color w:val="FF0000"/>
          </w:rPr>
          <w:delText xml:space="preserve"> — only bold and color should survive export as inline w:rPr.</w:delText>
        </w:r>
      </w:del>
    </w:p>
    <w:p w14:paraId="3B45808A" w14:textId="46BE4CAF" w:rsidR="00BD00BC" w:rsidRDefault="00BD00BC" w:rsidP="00BD00BC">
      <w:pPr>
        <w:rPr>
          <w:del w:id="21" w:author="Caio Pizzol" w:date="2026-08-03T22:22:00Z" w16du:dateUtc="2026-08-04T02:22:00Z"/>
          <w:rFonts w:ascii="Courier New" w:hAnsi="Courier New" w:cs="Courier New"/>
          <w:sz w:val="28"/>
        </w:rPr>
      </w:pPr>
      <w:del w:id="22" w:author="Caio Pizzol" w:date="2026-08-03T22:22:00Z" w16du:dateUtc="2026-08-04T02:22:00Z">
        <w:r w:rsidRPr="00BD00BC">
          <w:rPr>
            <w:rFonts w:ascii="Courier New" w:hAnsi="Courier New" w:cs="Courier New"/>
            <w:sz w:val="28"/>
          </w:rPr>
          <w:delText xml:space="preserve">Courier New 14pt override: </w:delText>
        </w:r>
        <w:r>
          <w:rPr>
            <w:rFonts w:ascii="Courier New" w:hAnsi="Courier New" w:cs="Courier New"/>
            <w:sz w:val="28"/>
          </w:rPr>
          <w:delText>back to normal style here.</w:delText>
        </w:r>
      </w:del>
    </w:p>
    <w:p w14:paraId="03D139BC" w14:textId="0CA08DBC" w:rsidR="00BD00BC" w:rsidRDefault="00BD00BC" w:rsidP="00BD00BC">
      <w:pPr>
        <w:pStyle w:val="Heading2"/>
        <w:rPr>
          <w:del w:id="23" w:author="Caio Pizzol" w:date="2026-08-03T22:22:00Z" w16du:dateUtc="2026-08-04T02:22:00Z"/>
        </w:rPr>
      </w:pPr>
      <w:del w:id="24" w:author="Caio Pizzol" w:date="2026-08-03T22:22:00Z" w16du:dateUtc="2026-08-04T02:22:00Z">
        <w:r>
          <w:delText>Character Style Test</w:delText>
        </w:r>
      </w:del>
    </w:p>
    <w:p w14:paraId="2D9EA89D" w14:textId="4A4E871B" w:rsidR="00BD00BC" w:rsidRDefault="00BD00BC" w:rsidP="00BD00BC">
      <w:pPr>
        <w:rPr>
          <w:del w:id="25" w:author="Caio Pizzol" w:date="2026-08-03T22:22:00Z" w16du:dateUtc="2026-08-04T02:22:00Z"/>
          <w:b/>
          <w:i/>
        </w:rPr>
      </w:pPr>
      <w:del w:id="26" w:author="Caio Pizzol" w:date="2026-08-03T22:22:00Z" w16du:dateUtc="2026-08-04T02:22:00Z">
        <w:r>
          <w:delText xml:space="preserve">Normal text, then </w:delText>
        </w:r>
        <w:r w:rsidRPr="00BD00BC">
          <w:rPr>
            <w:b/>
            <w:i/>
          </w:rPr>
          <w:delText>bold italic override</w:delText>
        </w:r>
        <w:r>
          <w:rPr>
            <w:b/>
            <w:i/>
          </w:rPr>
          <w:delText xml:space="preserve"> which should export only w:b and w:i, not the inherited font/size.</w:delText>
        </w:r>
      </w:del>
    </w:p>
    <w:p w14:paraId="7A43FCE0" w14:textId="77777777" w:rsidR="00BD00BC" w:rsidRPr="00BD00BC" w:rsidRDefault="00BD00BC" w:rsidP="00BD00BC"/>
    <w:sectPr w:rsidR="00BD00BC" w:rsidRPr="00BD0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007E95"/>
    <w:rsid w:val="00112874"/>
    <w:rsid w:val="001F5C8B"/>
    <w:rsid w:val="002031F9"/>
    <w:rsid w:val="00237AD7"/>
    <w:rsid w:val="004B09E1"/>
    <w:rsid w:val="00744453"/>
    <w:rsid w:val="00BD00BC"/>
    <w:rsid w:val="00D320B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2026-08-04T02:22:00Z</dcterms:modified>
</cp:coreProperties>
</file>