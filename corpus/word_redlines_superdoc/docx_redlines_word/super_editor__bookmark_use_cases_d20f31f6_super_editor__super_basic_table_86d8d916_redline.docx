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66D1" w14:textId="77777777" w:rsidR="00A44B08" w:rsidRDefault="0025248C">
      <w:pPr>
        <w:rPr>
          <w:del w:id="15" w:author="Nick Bernal" w:date="2026-08-03T22:24:00Z" w16du:dateUtc="2026-08-04T02:24:00Z"/>
        </w:rPr>
      </w:pPr>
      <w:del w:id="16" w:author="Nick Bernal" w:date="2026-08-03T22:24:00Z" w16du:dateUtc="2026-08-04T02:24:00Z">
        <w:r>
          <w:delText xml:space="preserve">This is a paragraph with a </w:delText>
        </w:r>
        <w:bookmarkStart w:id="17" w:name="SimpleBookmark"/>
        <w:r>
          <w:delText>simple bookmark</w:delText>
        </w:r>
        <w:bookmarkEnd w:id="17"/>
        <w:r>
          <w:delText xml:space="preserve"> inside.</w:delText>
        </w:r>
      </w:del>
    </w:p>
    <w:p w14:paraId="12AF2EAE" w14:textId="77777777" w:rsidR="00A44B08" w:rsidRDefault="0025248C">
      <w:pPr>
        <w:rPr>
          <w:del w:id="18" w:author="Nick Bernal" w:date="2026-08-03T22:24:00Z" w16du:dateUtc="2026-08-04T02:24:00Z"/>
        </w:rPr>
      </w:pPr>
      <w:del w:id="19" w:author="Nick Bernal" w:date="2026-08-03T22:24:00Z" w16du:dateUtc="2026-08-04T02:24:00Z">
        <w:r>
          <w:delText xml:space="preserve">This is a </w:delText>
        </w:r>
        <w:bookmarkStart w:id="20" w:name="MultiRunBookmark"/>
        <w:r>
          <w:delText>multi-run</w:delText>
        </w:r>
        <w:bookmarkEnd w:id="20"/>
        <w:r>
          <w:delText xml:space="preserve"> bookmark.</w:delText>
        </w:r>
      </w:del>
    </w:p>
    <w:p w14:paraId="659E7903" w14:textId="77777777" w:rsidR="00A44B08" w:rsidRDefault="0025248C">
      <w:pPr>
        <w:rPr>
          <w:del w:id="21" w:author="Nick Bernal" w:date="2026-08-03T22:24:00Z" w16du:dateUtc="2026-08-04T02:24:00Z"/>
        </w:rPr>
      </w:pPr>
      <w:bookmarkStart w:id="22" w:name="ParagraphBookmark"/>
      <w:del w:id="23" w:author="Nick Bernal" w:date="2026-08-03T22:24:00Z" w16du:dateUtc="2026-08-04T02:24:00Z">
        <w:r>
          <w:delText>This entire paragraph is bookmarked.</w:delText>
        </w:r>
        <w:bookmarkEnd w:id="22"/>
      </w:del>
    </w:p>
    <w:p w14:paraId="0B9563F3" w14:textId="77777777" w:rsidR="00A44B08" w:rsidRDefault="0025248C">
      <w:pPr>
        <w:rPr>
          <w:del w:id="24" w:author="Nick Bernal" w:date="2026-08-03T22:24:00Z" w16du:dateUtc="2026-08-04T02:24:00Z"/>
        </w:rPr>
      </w:pPr>
      <w:del w:id="25" w:author="Nick Bernal" w:date="2026-08-03T22:24:00Z" w16du:dateUtc="2026-08-04T02:24:00Z">
        <w:r>
          <w:delText xml:space="preserve">Here is </w:delText>
        </w:r>
        <w:bookmarkStart w:id="26" w:name="OuterBookmark"/>
        <w:r>
          <w:delText xml:space="preserve">outer </w:delText>
        </w:r>
        <w:bookmarkStart w:id="27" w:name="InnerBookmark"/>
        <w:bookmarkEnd w:id="26"/>
        <w:r>
          <w:delText>inner</w:delText>
        </w:r>
        <w:bookmarkEnd w:id="27"/>
        <w:r>
          <w:delText xml:space="preserve"> bookmark.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28" w:author="Nick Bernal" w:date="2026-08-03T22:24:00Z" w16du:dateUtc="2026-08-04T02:24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16"/>
        <w:gridCol w:w="3117"/>
        <w:gridCol w:w="3117"/>
        <w:tblGridChange w:id="29">
          <w:tblGrid>
            <w:gridCol w:w="3116"/>
            <w:gridCol w:w="1204"/>
            <w:gridCol w:w="1203"/>
            <w:gridCol w:w="710"/>
            <w:gridCol w:w="2407"/>
            <w:gridCol w:w="710"/>
          </w:tblGrid>
        </w:tblGridChange>
      </w:tblGrid>
      <w:tr w:rsidR="00A44B08" w14:paraId="68B6B565" w14:textId="78B5EB87" w:rsidTr="00D74AD4">
        <w:trPr>
          <w:trPrChange w:id="30" w:author="Nick Bernal" w:date="2026-08-03T22:24:00Z" w16du:dateUtc="2026-08-04T02:24:00Z">
            <w:trPr>
              <w:gridAfter w:val="0"/>
            </w:trPr>
          </w:trPrChange>
        </w:trPr>
        <w:tc>
          <w:tcPr>
            <w:tcW w:w="3116" w:type="dxa"/>
            <w:tcPrChange w:id="31" w:author="Nick Bernal" w:date="2026-08-03T22:24:00Z" w16du:dateUtc="2026-08-04T02:24:00Z">
              <w:tcPr>
                <w:tcW w:w="4320" w:type="dxa"/>
                <w:gridSpan w:val="2"/>
              </w:tcPr>
            </w:tcPrChange>
          </w:tcPr>
          <w:p w14:paraId="7D281E6A" w14:textId="77777777" w:rsidR="00A44B08" w:rsidRDefault="00D74AD4">
            <w:pPr>
              <w:rPr>
                <w:del w:id="32" w:author="Nick Bernal" w:date="2026-08-03T22:24:00Z" w16du:dateUtc="2026-08-04T02:24:00Z"/>
              </w:rPr>
            </w:pPr>
            <w:ins w:id="33" w:author="Nick Bernal" w:date="2026-08-03T22:24:00Z" w16du:dateUtc="2026-08-04T02:24:00Z">
              <w:r>
                <w:t>A</w:t>
              </w:r>
            </w:ins>
          </w:p>
          <w:p w14:paraId="0723D11B" w14:textId="77777777" w:rsidR="00A44B08" w:rsidRDefault="0025248C">
            <w:del w:id="34" w:author="Nick Bernal" w:date="2026-08-03T22:24:00Z" w16du:dateUtc="2026-08-04T02:24:00Z">
              <w:r>
                <w:delText xml:space="preserve">Cell with </w:delText>
              </w:r>
              <w:bookmarkStart w:id="35" w:name="CellBookmark"/>
              <w:r>
                <w:delText>bookmark</w:delText>
              </w:r>
            </w:del>
            <w:bookmarkEnd w:id="35"/>
          </w:p>
        </w:tc>
        <w:tc>
          <w:tcPr>
            <w:tcW w:w="3117" w:type="dxa"/>
            <w:tcPrChange w:id="36" w:author="Nick Bernal" w:date="2026-08-03T22:24:00Z" w16du:dateUtc="2026-08-04T02:24:00Z">
              <w:tcPr>
                <w:tcW w:w="4320" w:type="dxa"/>
              </w:tcPr>
            </w:tcPrChange>
          </w:tcPr>
          <w:p w14:paraId="0419B162" w14:textId="77777777" w:rsidR="00A44B08" w:rsidRDefault="00D74AD4">
            <w:ins w:id="37" w:author="Nick Bernal" w:date="2026-08-03T22:24:00Z" w16du:dateUtc="2026-08-04T02:24:00Z">
              <w:r>
                <w:t>B</w:t>
              </w:r>
            </w:ins>
          </w:p>
        </w:tc>
        <w:tc>
          <w:tcPr>
            <w:tcW w:w="3117" w:type="dxa"/>
            <w:tcPrChange w:id="38" w:author="Nick Bernal" w:date="2026-08-03T22:24:00Z" w16du:dateUtc="2026-08-04T02:24:00Z">
              <w:tcPr>
                <w:tcW w:w="3117" w:type="dxa"/>
                <w:gridSpan w:val="2"/>
              </w:tcPr>
            </w:tcPrChange>
          </w:tcPr>
          <w:p w14:paraId="0A3139AB" w14:textId="5C704666" w:rsidR="00D74AD4" w:rsidRDefault="00D74AD4">
            <w:pPr>
              <w:rPr>
                <w:rFonts w:ascii="Arial" w:eastAsiaTheme="minorHAnsi" w:hAnsi="Arial" w:cs="Times New Roman (Body CS)"/>
                <w:kern w:val="2"/>
                <w:sz w:val="24"/>
                <w:szCs w:val="24"/>
                <w14:ligatures w14:val="standardContextual"/>
              </w:rPr>
            </w:pPr>
            <w:ins w:id="39" w:author="Nick Bernal" w:date="2026-08-03T22:24:00Z" w16du:dateUtc="2026-08-04T02:24:00Z">
              <w:r>
                <w:t>C</w:t>
              </w:r>
            </w:ins>
          </w:p>
        </w:tc>
      </w:tr>
      <w:tr w:rsidR="00A44B08" w14:paraId="15F48A64" w14:textId="261B9B8E" w:rsidTr="00D74AD4">
        <w:trPr>
          <w:trPrChange w:id="40" w:author="Nick Bernal" w:date="2026-08-03T22:24:00Z" w16du:dateUtc="2026-08-04T02:24:00Z">
            <w:trPr>
              <w:gridAfter w:val="0"/>
            </w:trPr>
          </w:trPrChange>
        </w:trPr>
        <w:tc>
          <w:tcPr>
            <w:tcW w:w="3116" w:type="dxa"/>
            <w:tcPrChange w:id="41" w:author="Nick Bernal" w:date="2026-08-03T22:24:00Z" w16du:dateUtc="2026-08-04T02:24:00Z">
              <w:tcPr>
                <w:tcW w:w="4320" w:type="dxa"/>
                <w:gridSpan w:val="2"/>
              </w:tcPr>
            </w:tcPrChange>
          </w:tcPr>
          <w:p w14:paraId="4459D7C1" w14:textId="77777777" w:rsidR="00A44B08" w:rsidRDefault="00D74AD4">
            <w:ins w:id="42" w:author="Nick Bernal" w:date="2026-08-03T22:24:00Z" w16du:dateUtc="2026-08-04T02:24:00Z">
              <w:r>
                <w:t>D</w:t>
              </w:r>
            </w:ins>
          </w:p>
        </w:tc>
        <w:tc>
          <w:tcPr>
            <w:tcW w:w="3117" w:type="dxa"/>
            <w:tcPrChange w:id="43" w:author="Nick Bernal" w:date="2026-08-03T22:24:00Z" w16du:dateUtc="2026-08-04T02:24:00Z">
              <w:tcPr>
                <w:tcW w:w="4320" w:type="dxa"/>
              </w:tcPr>
            </w:tcPrChange>
          </w:tcPr>
          <w:p w14:paraId="45B6EED0" w14:textId="77777777" w:rsidR="00A44B08" w:rsidRDefault="00D74AD4">
            <w:ins w:id="44" w:author="Nick Bernal" w:date="2026-08-03T22:24:00Z" w16du:dateUtc="2026-08-04T02:24:00Z">
              <w:r>
                <w:t>E</w:t>
              </w:r>
            </w:ins>
          </w:p>
        </w:tc>
        <w:tc>
          <w:tcPr>
            <w:tcW w:w="3117" w:type="dxa"/>
            <w:tcPrChange w:id="45" w:author="Nick Bernal" w:date="2026-08-03T22:24:00Z" w16du:dateUtc="2026-08-04T02:24:00Z">
              <w:tcPr>
                <w:tcW w:w="3117" w:type="dxa"/>
                <w:gridSpan w:val="2"/>
              </w:tcPr>
            </w:tcPrChange>
          </w:tcPr>
          <w:p w14:paraId="1DBDF5E9" w14:textId="3B06D86A" w:rsidR="00D74AD4" w:rsidRDefault="00D74AD4">
            <w:pPr>
              <w:rPr>
                <w:rFonts w:ascii="Arial" w:eastAsiaTheme="minorHAnsi" w:hAnsi="Arial" w:cs="Times New Roman (Body CS)"/>
                <w:kern w:val="2"/>
                <w:sz w:val="24"/>
                <w:szCs w:val="24"/>
                <w14:ligatures w14:val="standardContextual"/>
              </w:rPr>
            </w:pPr>
            <w:ins w:id="46" w:author="Nick Bernal" w:date="2026-08-03T22:24:00Z" w16du:dateUtc="2026-08-04T02:24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47" w:author="Nick Bernal" w:date="2026-08-03T22:24:00Z" w16du:dateUtc="2026-08-04T02:24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48" w:author="Nick Bernal" w:date="2026-08-03T22:24:00Z" w16du:dateUtc="2026-08-04T02:24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49" w:author="Nick Bernal" w:date="2026-08-03T22:24:00Z" w16du:dateUtc="2026-08-04T02:24:00Z"/>
              </w:rPr>
            </w:pPr>
            <w:ins w:id="50" w:author="Nick Bernal" w:date="2026-08-03T22:24:00Z" w16du:dateUtc="2026-08-04T02:24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51" w:author="Nick Bernal" w:date="2026-08-03T22:24:00Z" w16du:dateUtc="2026-08-04T02:24:00Z"/>
              </w:rPr>
            </w:pPr>
            <w:ins w:id="52" w:author="Nick Bernal" w:date="2026-08-03T22:24:00Z" w16du:dateUtc="2026-08-04T02:24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53" w:author="Nick Bernal" w:date="2026-08-03T22:24:00Z" w16du:dateUtc="2026-08-04T02:24:00Z"/>
              </w:rPr>
            </w:pPr>
            <w:ins w:id="54" w:author="Nick Bernal" w:date="2026-08-03T22:24:00Z" w16du:dateUtc="2026-08-04T02:24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55" w:author="Nick Bernal" w:date="2026-08-03T22:24:00Z" w16du:dateUtc="2026-08-04T02:24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56" w:author="Nick Bernal" w:date="2026-08-03T22:24:00Z" w16du:dateUtc="2026-08-04T02:24:00Z"/>
              </w:rPr>
            </w:pPr>
            <w:ins w:id="57" w:author="Nick Bernal" w:date="2026-08-03T22:24:00Z" w16du:dateUtc="2026-08-04T02:24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58" w:author="Nick Bernal" w:date="2026-08-03T22:24:00Z" w16du:dateUtc="2026-08-04T02:24:00Z"/>
              </w:rPr>
            </w:pPr>
            <w:ins w:id="59" w:author="Nick Bernal" w:date="2026-08-03T22:24:00Z" w16du:dateUtc="2026-08-04T02:24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60" w:author="Nick Bernal" w:date="2026-08-03T22:24:00Z" w16du:dateUtc="2026-08-04T02:24:00Z"/>
              </w:rPr>
            </w:pPr>
            <w:ins w:id="61" w:author="Nick Bernal" w:date="2026-08-03T22:24:00Z" w16du:dateUtc="2026-08-04T02:24:00Z">
              <w:r>
                <w:t>f</w:t>
              </w:r>
            </w:ins>
          </w:p>
        </w:tc>
      </w:tr>
    </w:tbl>
    <w:p w14:paraId="616DD639" w14:textId="77777777" w:rsidR="00A44B08" w:rsidRDefault="0025248C">
      <w:del w:id="62" w:author="Nick Bernal" w:date="2026-08-03T22:24:00Z" w16du:dateUtc="2026-08-04T02:24:00Z">
        <w:r>
          <w:delText xml:space="preserve">Adjacent: </w:delText>
        </w:r>
        <w:bookmarkStart w:id="63" w:name="FirstBookmark"/>
        <w:r>
          <w:delText>first</w:delText>
        </w:r>
        <w:bookmarkEnd w:id="63"/>
        <w:r>
          <w:delText xml:space="preserve"> and </w:delText>
        </w:r>
        <w:bookmarkStart w:id="64" w:name="SecondBookmark"/>
        <w:r>
          <w:delText>second</w:delText>
        </w:r>
      </w:del>
      <w:bookmarkEnd w:id="64"/>
    </w:p>
    <w:sectPr w:rsidR="00A44B08">
      <w:pgSz w:w="12240" w:h="15840"/>
      <w:pgMar w:top="1440" w:right="1440" w:bottom="1440" w:left="1440" w:header="720" w:footer="720" w:gutter="0"/>
      <w:cols w:space="720"/>
      <w:docGrid w:linePitch="360"/>
      <w:sectPrChange w:id="65" w:author="Nick Bernal" w:date="2026-08-03T22:24:00Z" w16du:dateUtc="2026-08-04T02:24:00Z">
        <w:sectPr w:rsidR="00A44B08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873549">
    <w:abstractNumId w:val="8"/>
  </w:num>
  <w:num w:numId="2" w16cid:durableId="1594237646">
    <w:abstractNumId w:val="6"/>
  </w:num>
  <w:num w:numId="3" w16cid:durableId="1789011989">
    <w:abstractNumId w:val="5"/>
  </w:num>
  <w:num w:numId="4" w16cid:durableId="1929925945">
    <w:abstractNumId w:val="4"/>
  </w:num>
  <w:num w:numId="5" w16cid:durableId="1859348054">
    <w:abstractNumId w:val="7"/>
  </w:num>
  <w:num w:numId="6" w16cid:durableId="682319707">
    <w:abstractNumId w:val="3"/>
  </w:num>
  <w:num w:numId="7" w16cid:durableId="972173595">
    <w:abstractNumId w:val="2"/>
  </w:num>
  <w:num w:numId="8" w16cid:durableId="563567301">
    <w:abstractNumId w:val="1"/>
  </w:num>
  <w:num w:numId="9" w16cid:durableId="10400841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48C"/>
    <w:rsid w:val="0029639D"/>
    <w:rsid w:val="00326F90"/>
    <w:rsid w:val="00360F1B"/>
    <w:rsid w:val="003C1D14"/>
    <w:rsid w:val="003C58BC"/>
    <w:rsid w:val="005D53C1"/>
    <w:rsid w:val="00931F1A"/>
    <w:rsid w:val="0095716A"/>
    <w:rsid w:val="00A44B08"/>
    <w:rsid w:val="00AA1D8D"/>
    <w:rsid w:val="00B33473"/>
    <w:rsid w:val="00B47730"/>
    <w:rsid w:val="00B76A40"/>
    <w:rsid w:val="00CB0664"/>
    <w:rsid w:val="00D74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 w:line="240" w:lineRule="auto"/>
      <w:outlineLvl w:val="0"/>
      <w:pPrChange w:id="0" w:author="Nick Bernal" w:date="2026-08-03T22:2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3T22:2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 w:line="240" w:lineRule="auto"/>
      <w:outlineLvl w:val="1"/>
      <w:pPrChange w:id="1" w:author="Nick Bernal" w:date="2026-08-03T22:2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 w:line="240" w:lineRule="auto"/>
      <w:outlineLvl w:val="2"/>
      <w:pPrChange w:id="2" w:author="Nick Bernal" w:date="2026-08-03T22:2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 w:line="240" w:lineRule="auto"/>
      <w:outlineLvl w:val="3"/>
      <w:pPrChange w:id="3" w:author="Nick Bernal" w:date="2026-08-03T22:2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3T22:2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 w:line="240" w:lineRule="auto"/>
      <w:outlineLvl w:val="4"/>
      <w:pPrChange w:id="4" w:author="Nick Bernal" w:date="2026-08-03T22:2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3T22:2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 w:after="0" w:line="240" w:lineRule="auto"/>
      <w:outlineLvl w:val="5"/>
      <w:pPrChange w:id="5" w:author="Nick Bernal" w:date="2026-08-03T22:2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 w:after="0" w:line="240" w:lineRule="auto"/>
      <w:outlineLvl w:val="6"/>
      <w:pPrChange w:id="6" w:author="Nick Bernal" w:date="2026-08-03T22:2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spacing w:after="0" w:line="240" w:lineRule="auto"/>
      <w:outlineLvl w:val="7"/>
      <w:pPrChange w:id="7" w:author="Nick Bernal" w:date="2026-08-03T22:2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spacing w:after="0" w:line="240" w:lineRule="auto"/>
      <w:outlineLvl w:val="8"/>
      <w:pPrChange w:id="8" w:author="Nick Bernal" w:date="2026-08-03T22:2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 w:line="240" w:lineRule="auto"/>
      <w:contextualSpacing/>
      <w:pPrChange w:id="9" w:author="Nick Bernal" w:date="2026-08-03T22:2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 w:line="240" w:lineRule="auto"/>
      <w:pPrChange w:id="10" w:author="Nick Bernal" w:date="2026-08-03T22:2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 w:line="240" w:lineRule="auto"/>
      <w:jc w:val="center"/>
      <w:pPrChange w:id="11" w:author="Nick Bernal" w:date="2026-08-03T22:24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3T22:2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3T22:2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365F91" w:themeColor="accent1" w:themeShade="BF"/>
      <w:rPrChange w:id="13" w:author="Nick Bernal" w:date="2026-08-03T22:2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365F91" w:themeColor="accent1" w:themeShade="BF"/>
      <w:spacing w:val="5"/>
      <w:rPrChange w:id="14" w:author="Nick Bernal" w:date="2026-08-03T22:2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