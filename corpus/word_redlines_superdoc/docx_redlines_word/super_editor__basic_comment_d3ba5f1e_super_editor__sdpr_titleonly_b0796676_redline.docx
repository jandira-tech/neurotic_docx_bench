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9017" w14:textId="77777777" w:rsidR="002B15BB" w:rsidRDefault="00246D43">
      <w:pPr>
        <w:pStyle w:val="Body"/>
        <w:rPr>
          <w:ins w:id="5" w:author="Nick Bernal" w:date="2026-08-03T22:25:00Z" w16du:dateUtc="2026-08-04T02:25:00Z"/>
        </w:rPr>
      </w:pPr>
      <w:ins w:id="6" w:author="Nick Bernal" w:date="2026-08-03T22:25:00Z" w16du:dateUtc="2026-08-04T02:25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246D43">
      <w:pPr>
        <w:pStyle w:val="Body"/>
        <w:rPr>
          <w:ins w:id="7" w:author="Nick Bernal" w:date="2026-08-03T22:25:00Z" w16du:dateUtc="2026-08-04T02:25:00Z"/>
        </w:rPr>
      </w:pPr>
      <w:ins w:id="8" w:author="Nick Bernal" w:date="2026-08-03T22:25:00Z" w16du:dateUtc="2026-08-04T02:25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1EB27D1B" w14:textId="7A4249D9" w:rsidR="003C58BC" w:rsidRDefault="00246D43" w:rsidP="00A9593C">
      <w:pPr>
        <w:pStyle w:val="Body"/>
        <w:pPrChange w:id="9" w:author="Nick Bernal" w:date="2026-08-03T22:25:00Z" w16du:dateUtc="2026-08-04T02:25:00Z">
          <w:pPr/>
        </w:pPrChange>
      </w:pPr>
      <w:ins w:id="10" w:author="Nick Bernal" w:date="2026-08-03T22:25:00Z" w16du:dateUtc="2026-08-04T02:25:00Z">
        <w:r>
          <w:rPr>
            <w:rFonts w:eastAsia="Arial" w:cs="Arial"/>
          </w:rPr>
          <w:t>For all the capabilities</w:t>
        </w:r>
      </w:ins>
      <w:commentRangeStart w:id="11"/>
      <w:del w:id="12" w:author="Nick Bernal" w:date="2026-08-03T22:25:00Z" w16du:dateUtc="2026-08-04T02:25:00Z">
        <w:r w:rsidR="0045155D">
          <w:delText>test</w:delText>
        </w:r>
        <w:commentRangeEnd w:id="11"/>
        <w:r w:rsidR="0045155D">
          <w:rPr>
            <w:rStyle w:val="CommentReference"/>
            <w:sz w:val="22"/>
            <w:szCs w:val="22"/>
          </w:rPr>
          <w:commentReference w:id="11"/>
        </w:r>
      </w:del>
    </w:p>
    <w:sectPr w:rsidR="003C5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15" w:author="Nick Bernal" w:date="2026-08-03T22:25:00Z" w16du:dateUtc="2026-08-04T02:25:00Z">
        <w:sectPr w:rsidR="003C58BC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1C72" w14:textId="77777777" w:rsidR="00246D43" w:rsidRDefault="00246D43" w:rsidP="00CC7A31">
      <w:r>
        <w:separator/>
      </w:r>
    </w:p>
  </w:endnote>
  <w:endnote w:type="continuationSeparator" w:id="0">
    <w:p w14:paraId="18CF3F15" w14:textId="77777777" w:rsidR="00246D43" w:rsidRDefault="00246D43" w:rsidP="00CC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39A6" w14:textId="77777777" w:rsidR="00CC7A31" w:rsidRDefault="00CC7A31">
    <w:pPr>
      <w:pPrChange w:id="14" w:author="Nick Bernal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A390" w14:textId="77777777" w:rsidR="00246D43" w:rsidRDefault="00246D43" w:rsidP="00CC7A31">
      <w:r>
        <w:separator/>
      </w:r>
    </w:p>
  </w:footnote>
  <w:footnote w:type="continuationSeparator" w:id="0">
    <w:p w14:paraId="77BB5144" w14:textId="77777777" w:rsidR="00246D43" w:rsidRDefault="00246D43" w:rsidP="00CC7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C6E5" w14:textId="77777777" w:rsidR="00CC7A31" w:rsidRDefault="00CC7A31">
    <w:pPr>
      <w:pPrChange w:id="13" w:author="Nick Bernal" w:date="2026-08-03T22:25:00Z" w16du:dateUtc="2026-08-04T02:2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B1011"/>
    <w:rsid w:val="00246D43"/>
    <w:rsid w:val="002B15BB"/>
    <w:rsid w:val="00360F1B"/>
    <w:rsid w:val="003C1D14"/>
    <w:rsid w:val="003C58BC"/>
    <w:rsid w:val="0045155D"/>
    <w:rsid w:val="00550E7F"/>
    <w:rsid w:val="005F413D"/>
    <w:rsid w:val="00931F1A"/>
    <w:rsid w:val="00A16521"/>
    <w:rsid w:val="00A9593C"/>
    <w:rsid w:val="00B103FF"/>
    <w:rsid w:val="00CC7A31"/>
    <w:rsid w:val="00CE3856"/>
    <w:rsid w:val="00D33CA6"/>
    <w:rsid w:val="00E2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pPrChange w:id="0" w:author="Nick Bernal" w:date="2026-08-03T22:25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1" w:author="Nick Bernal" w:date="2026-08-03T22:25:00Z">
        <w:pPr>
          <w:keepNext/>
          <w:keepLines/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bdr w:val="ni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character" w:styleId="Hyperlink">
    <w:name w:val="Hyperlink"/>
    <w:rsid w:val="00CC7A31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pPrChange w:id="2" w:author="Nick Bernal" w:date="2026-08-03T22:25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2" w:author="Nick Bernal" w:date="2026-08-03T22:25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  <w:pPrChange w:id="3" w:author="Nick Bernal" w:date="2026-08-03T22:25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eastAsia="Arial Unicode MS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3" w:author="Nick Bernal" w:date="2026-08-03T22:25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CC7A31"/>
  </w:style>
  <w:style w:type="character" w:customStyle="1" w:styleId="Hyperlink0">
    <w:name w:val="Hyperlink.0"/>
    <w:basedOn w:val="None"/>
    <w:rsid w:val="00CC7A31"/>
    <w:rPr>
      <w:u w:val="single"/>
    </w:rPr>
  </w:style>
  <w:style w:type="character" w:customStyle="1" w:styleId="Hyperlink1">
    <w:name w:val="Hyperlink.1"/>
    <w:basedOn w:val="None"/>
    <w:rsid w:val="00CC7A31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CC7A31"/>
    <w:pPr>
      <w:numPr>
        <w:numId w:val="1"/>
      </w:numPr>
    </w:pPr>
  </w:style>
  <w:style w:type="character" w:customStyle="1" w:styleId="Hyperlink2">
    <w:name w:val="Hyperlink.2"/>
    <w:basedOn w:val="None"/>
    <w:rsid w:val="00CC7A31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pPrChange w:id="4" w:author="Nick Bernal" w:date="2026-08-03T22:25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4" w:author="Nick Bernal" w:date="2026-08-03T22:25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CC7A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7A31"/>
  </w:style>
  <w:style w:type="paragraph" w:styleId="Footer">
    <w:name w:val="footer"/>
    <w:basedOn w:val="Normal"/>
    <w:link w:val="FooterChar"/>
    <w:uiPriority w:val="99"/>
    <w:unhideWhenUsed/>
    <w:rsid w:val="00CC7A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7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2026-08-04T02:25:00Z</dcterms:modified>
</cp:coreProperties>
</file>