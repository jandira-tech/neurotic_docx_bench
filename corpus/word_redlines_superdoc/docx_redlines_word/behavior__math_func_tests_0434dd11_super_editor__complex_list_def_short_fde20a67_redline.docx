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B6D72" w14:textId="27AD915C" w:rsidR="00560F0F" w:rsidRPr="00997209" w:rsidRDefault="007E699D" w:rsidP="00560F0F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ins w:id="20" w:author="Nick Bernal" w:date="2026-08-03T22:25:00Z" w16du:dateUtc="2026-08-04T02:25:00Z"/>
          <w:rFonts w:ascii="Aptos" w:hAnsi="Aptos" w:cs="Calibri"/>
          <w:sz w:val="20"/>
          <w:szCs w:val="20"/>
        </w:rPr>
      </w:pPr>
      <w:ins w:id="21" w:author="Nick Bernal" w:date="2026-08-03T22:25:00Z" w16du:dateUtc="2026-08-04T02:25:00Z">
        <w:r>
          <w:rPr>
            <w:rFonts w:ascii="Aptos" w:hAnsi="Aptos" w:cs="Calibri"/>
            <w:b/>
            <w:bCs/>
            <w:sz w:val="20"/>
            <w:szCs w:val="20"/>
            <w:u w:val="single"/>
          </w:rPr>
          <w:t>ONE</w:t>
        </w:r>
      </w:ins>
    </w:p>
    <w:p w14:paraId="2B4D793F" w14:textId="73F33BB6" w:rsidR="005303AD" w:rsidRPr="003C0189" w:rsidRDefault="007E699D" w:rsidP="005303AD">
      <w:pPr>
        <w:pStyle w:val="ListParagraph"/>
        <w:numPr>
          <w:ilvl w:val="1"/>
          <w:numId w:val="5"/>
        </w:numPr>
        <w:spacing w:after="0" w:line="240" w:lineRule="auto"/>
        <w:ind w:left="360" w:firstLine="0"/>
        <w:jc w:val="both"/>
        <w:rPr>
          <w:ins w:id="22" w:author="Nick Bernal" w:date="2026-08-03T22:25:00Z" w16du:dateUtc="2026-08-04T02:25:00Z"/>
          <w:rFonts w:ascii="Aptos" w:hAnsi="Aptos" w:cs="Calibri"/>
          <w:sz w:val="20"/>
          <w:szCs w:val="20"/>
        </w:rPr>
      </w:pPr>
      <w:ins w:id="23" w:author="Nick Bernal" w:date="2026-08-03T22:25:00Z" w16du:dateUtc="2026-08-04T02:25:00Z">
        <w:r>
          <w:rPr>
            <w:rFonts w:ascii="Aptos" w:hAnsi="Aptos" w:cs="Calibri"/>
            <w:sz w:val="20"/>
            <w:szCs w:val="20"/>
            <w:u w:val="single"/>
          </w:rPr>
          <w:t>a</w:t>
        </w:r>
      </w:ins>
    </w:p>
    <w:p w14:paraId="264D84E1" w14:textId="77777777" w:rsidR="00477E1C" w:rsidRDefault="001228AE">
      <w:pPr>
        <w:pStyle w:val="Heading1"/>
        <w:rPr>
          <w:del w:id="24" w:author="Nick Bernal" w:date="2026-08-03T22:25:00Z" w16du:dateUtc="2026-08-04T02:25:00Z"/>
        </w:rPr>
      </w:pPr>
      <w:del w:id="25" w:author="Nick Bernal" w:date="2026-08-03T22:25:00Z" w16du:dateUtc="2026-08-04T02:25:00Z">
        <w:r>
          <w:delText>m:func Test Cases</w:delText>
        </w:r>
      </w:del>
    </w:p>
    <w:p w14:paraId="06EF753F" w14:textId="77777777" w:rsidR="00477E1C" w:rsidRDefault="001228AE">
      <w:pPr>
        <w:pStyle w:val="Heading2"/>
        <w:rPr>
          <w:del w:id="26" w:author="Nick Bernal" w:date="2026-08-03T22:25:00Z" w16du:dateUtc="2026-08-04T02:25:00Z"/>
        </w:rPr>
      </w:pPr>
      <w:del w:id="27" w:author="Nick Bernal" w:date="2026-08-03T22:25:00Z" w16du:dateUtc="2026-08-04T02:25:00Z">
        <w:r>
          <w:delText>Test 1: sin x</w:delText>
        </w:r>
      </w:del>
    </w:p>
    <w:p w14:paraId="2B71ACA2" w14:textId="77777777" w:rsidR="00477E1C" w:rsidRDefault="001228AE">
      <w:pPr>
        <w:rPr>
          <w:del w:id="28" w:author="Nick Bernal" w:date="2026-08-03T22:25:00Z" w16du:dateUtc="2026-08-04T02:25:00Z"/>
        </w:rPr>
      </w:pPr>
      <m:oMathPara>
        <m:oMath>
          <m:func>
            <m:funcPr>
              <m:ctrlPr>
                <w:del w:id="29" w:author="Nick Bernal" w:date="2026-08-03T22:25:00Z" w16du:dateUtc="2026-08-04T02:25:00Z">
                  <w:rPr>
                    <w:rFonts w:ascii="Cambria Math" w:hAnsi="Cambria Math"/>
                    <w:i/>
                  </w:rPr>
                </w:del>
              </m:ctrlPr>
            </m:funcPr>
            <m:fName>
              <m:r>
                <w:del w:id="30" w:author="Nick Bernal" w:date="2026-08-03T22:25:00Z" w16du:dateUtc="2026-08-04T02:25:00Z">
                  <m:rPr>
                    <m:sty m:val="p"/>
                  </m:rPr>
                  <w:rPr>
                    <w:rFonts w:ascii="Cambria Math" w:hAnsi="Cambria Math"/>
                  </w:rPr>
                  <m:t>sin</m:t>
                </w:del>
              </m:r>
            </m:fName>
            <m:e>
              <m:r>
                <w:del w:id="31" w:author="Nick Bernal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</m:e>
          </m:func>
        </m:oMath>
      </m:oMathPara>
    </w:p>
    <w:p w14:paraId="42F885EA" w14:textId="77777777" w:rsidR="00477E1C" w:rsidRDefault="001228AE">
      <w:pPr>
        <w:pStyle w:val="Heading2"/>
        <w:rPr>
          <w:del w:id="32" w:author="Nick Bernal" w:date="2026-08-03T22:25:00Z" w16du:dateUtc="2026-08-04T02:25:00Z"/>
        </w:rPr>
      </w:pPr>
      <w:del w:id="33" w:author="Nick Bernal" w:date="2026-08-03T22:25:00Z" w16du:dateUtc="2026-08-04T02:25:00Z">
        <w:r>
          <w:delText>Test 2: cos θ</w:delText>
        </w:r>
      </w:del>
    </w:p>
    <w:p w14:paraId="53362B49" w14:textId="77777777" w:rsidR="00477E1C" w:rsidRDefault="001228AE">
      <w:pPr>
        <w:rPr>
          <w:del w:id="34" w:author="Nick Bernal" w:date="2026-08-03T22:25:00Z" w16du:dateUtc="2026-08-04T02:25:00Z"/>
        </w:rPr>
      </w:pPr>
      <m:oMathPara>
        <m:oMath>
          <m:func>
            <m:funcPr>
              <m:ctrlPr>
                <w:del w:id="35" w:author="Nick Bernal" w:date="2026-08-03T22:25:00Z" w16du:dateUtc="2026-08-04T02:25:00Z">
                  <w:rPr>
                    <w:rFonts w:ascii="Cambria Math" w:hAnsi="Cambria Math"/>
                    <w:i/>
                  </w:rPr>
                </w:del>
              </m:ctrlPr>
            </m:funcPr>
            <m:fName>
              <m:r>
                <w:del w:id="36" w:author="Nick Bernal" w:date="2026-08-03T22:25:00Z" w16du:dateUtc="2026-08-04T02:25:00Z">
                  <m:rPr>
                    <m:sty m:val="p"/>
                  </m:rPr>
                  <w:rPr>
                    <w:rFonts w:ascii="Cambria Math" w:hAnsi="Cambria Math"/>
                  </w:rPr>
                  <m:t>cos</m:t>
                </w:del>
              </m:r>
            </m:fName>
            <m:e>
              <m:r>
                <w:del w:id="37" w:author="Nick Bernal" w:date="2026-08-03T22:25:00Z" w16du:dateUtc="2026-08-04T02:25:00Z">
                  <w:rPr>
                    <w:rFonts w:ascii="Cambria Math" w:hAnsi="Cambria Math"/>
                  </w:rPr>
                  <m:t>θ</m:t>
                </w:del>
              </m:r>
            </m:e>
          </m:func>
        </m:oMath>
      </m:oMathPara>
    </w:p>
    <w:p w14:paraId="60278215" w14:textId="77777777" w:rsidR="00477E1C" w:rsidRDefault="001228AE">
      <w:pPr>
        <w:pStyle w:val="Heading2"/>
        <w:rPr>
          <w:del w:id="38" w:author="Nick Bernal" w:date="2026-08-03T22:25:00Z" w16du:dateUtc="2026-08-04T02:25:00Z"/>
        </w:rPr>
      </w:pPr>
      <w:del w:id="39" w:author="Nick Bernal" w:date="2026-08-03T22:25:00Z" w16du:dateUtc="2026-08-04T02:25:00Z">
        <w:r>
          <w:delText>Test 3: tan x (no funcPr)</w:delText>
        </w:r>
      </w:del>
    </w:p>
    <w:p w14:paraId="66B6556A" w14:textId="77777777" w:rsidR="00477E1C" w:rsidRDefault="001228AE">
      <w:pPr>
        <w:rPr>
          <w:del w:id="40" w:author="Nick Bernal" w:date="2026-08-03T22:25:00Z" w16du:dateUtc="2026-08-04T02:25:00Z"/>
        </w:rPr>
      </w:pPr>
      <m:oMathPara>
        <m:oMath>
          <m:func>
            <m:funcPr>
              <m:ctrlPr>
                <w:del w:id="41" w:author="Nick Bernal" w:date="2026-08-03T22:25:00Z" w16du:dateUtc="2026-08-04T02:25:00Z">
                  <w:rPr>
                    <w:rFonts w:ascii="Cambria Math" w:hAnsi="Cambria Math"/>
                  </w:rPr>
                </w:del>
              </m:ctrlPr>
            </m:funcPr>
            <m:fName>
              <m:r>
                <w:del w:id="42" w:author="Nick Bernal" w:date="2026-08-03T22:25:00Z" w16du:dateUtc="2026-08-04T02:25:00Z">
                  <m:rPr>
                    <m:sty m:val="p"/>
                  </m:rPr>
                  <w:rPr>
                    <w:rFonts w:ascii="Cambria Math" w:hAnsi="Cambria Math"/>
                  </w:rPr>
                  <m:t>tan</m:t>
                </w:del>
              </m:r>
            </m:fName>
            <m:e>
              <m:r>
                <w:del w:id="43" w:author="Nick Bernal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</m:e>
          </m:func>
        </m:oMath>
      </m:oMathPara>
    </w:p>
    <w:p w14:paraId="7BF7B206" w14:textId="77777777" w:rsidR="00477E1C" w:rsidRDefault="001228AE">
      <w:pPr>
        <w:pStyle w:val="Heading2"/>
        <w:rPr>
          <w:del w:id="44" w:author="Nick Bernal" w:date="2026-08-03T22:25:00Z" w16du:dateUtc="2026-08-04T02:25:00Z"/>
        </w:rPr>
      </w:pPr>
      <w:del w:id="45" w:author="Nick Bernal" w:date="2026-08-03T22:25:00Z" w16du:dateUtc="2026-08-04T02:25:00Z">
        <w:r>
          <w:delText>Test 4: log 10</w:delText>
        </w:r>
      </w:del>
    </w:p>
    <w:p w14:paraId="68758D4F" w14:textId="77777777" w:rsidR="00477E1C" w:rsidRDefault="001228AE">
      <w:pPr>
        <w:rPr>
          <w:del w:id="46" w:author="Nick Bernal" w:date="2026-08-03T22:25:00Z" w16du:dateUtc="2026-08-04T02:25:00Z"/>
        </w:rPr>
      </w:pPr>
      <m:oMathPara>
        <m:oMath>
          <m:func>
            <m:funcPr>
              <m:ctrlPr>
                <w:del w:id="47" w:author="Nick Bernal" w:date="2026-08-03T22:25:00Z" w16du:dateUtc="2026-08-04T02:25:00Z">
                  <w:rPr>
                    <w:rFonts w:ascii="Cambria Math" w:hAnsi="Cambria Math"/>
                    <w:i/>
                  </w:rPr>
                </w:del>
              </m:ctrlPr>
            </m:funcPr>
            <m:fName>
              <m:r>
                <w:del w:id="48" w:author="Nick Bernal" w:date="2026-08-03T22:25:00Z" w16du:dateUtc="2026-08-04T02:25:00Z">
                  <m:rPr>
                    <m:sty m:val="p"/>
                  </m:rPr>
                  <w:rPr>
                    <w:rFonts w:ascii="Cambria Math" w:hAnsi="Cambria Math"/>
                  </w:rPr>
                  <m:t>log</m:t>
                </w:del>
              </m:r>
            </m:fName>
            <m:e>
              <m:r>
                <w:del w:id="49" w:author="Nick Bernal" w:date="2026-08-03T22:25:00Z" w16du:dateUtc="2026-08-04T02:25:00Z">
                  <w:rPr>
                    <w:rFonts w:ascii="Cambria Math" w:hAnsi="Cambria Math"/>
                  </w:rPr>
                  <m:t>10</m:t>
                </w:del>
              </m:r>
            </m:e>
          </m:func>
        </m:oMath>
      </m:oMathPara>
    </w:p>
    <w:p w14:paraId="00BAF694" w14:textId="77777777" w:rsidR="00477E1C" w:rsidRDefault="001228AE">
      <w:pPr>
        <w:pStyle w:val="Heading2"/>
        <w:rPr>
          <w:del w:id="50" w:author="Nick Bernal" w:date="2026-08-03T22:25:00Z" w16du:dateUtc="2026-08-04T02:25:00Z"/>
        </w:rPr>
      </w:pPr>
      <w:del w:id="51" w:author="Nick Bernal" w:date="2026-08-03T22:25:00Z" w16du:dateUtc="2026-08-04T02:25:00Z">
        <w:r>
          <w:delText>Test 5: ln x</w:delText>
        </w:r>
      </w:del>
    </w:p>
    <w:p w14:paraId="1F924E4E" w14:textId="77777777" w:rsidR="00477E1C" w:rsidRDefault="001228AE">
      <w:pPr>
        <w:rPr>
          <w:del w:id="52" w:author="Nick Bernal" w:date="2026-08-03T22:25:00Z" w16du:dateUtc="2026-08-04T02:25:00Z"/>
        </w:rPr>
      </w:pPr>
      <m:oMathPara>
        <m:oMath>
          <m:func>
            <m:funcPr>
              <m:ctrlPr>
                <w:del w:id="53" w:author="Nick Bernal" w:date="2026-08-03T22:25:00Z" w16du:dateUtc="2026-08-04T02:25:00Z">
                  <w:rPr>
                    <w:rFonts w:ascii="Cambria Math" w:hAnsi="Cambria Math"/>
                  </w:rPr>
                </w:del>
              </m:ctrlPr>
            </m:funcPr>
            <m:fName>
              <m:r>
                <w:del w:id="54" w:author="Nick Bernal" w:date="2026-08-03T22:25:00Z" w16du:dateUtc="2026-08-04T02:25:00Z">
                  <m:rPr>
                    <m:sty m:val="p"/>
                  </m:rPr>
                  <w:rPr>
                    <w:rFonts w:ascii="Cambria Math" w:hAnsi="Cambria Math"/>
                  </w:rPr>
                  <m:t>ln</m:t>
                </w:del>
              </m:r>
            </m:fName>
            <m:e>
              <m:r>
                <w:del w:id="55" w:author="Nick Bernal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</m:e>
          </m:func>
        </m:oMath>
      </m:oMathPara>
    </w:p>
    <w:p w14:paraId="4AD2C534" w14:textId="77777777" w:rsidR="00477E1C" w:rsidRDefault="001228AE">
      <w:pPr>
        <w:pStyle w:val="Heading2"/>
        <w:rPr>
          <w:del w:id="56" w:author="Nick Bernal" w:date="2026-08-03T22:25:00Z" w16du:dateUtc="2026-08-04T02:25:00Z"/>
        </w:rPr>
      </w:pPr>
      <w:del w:id="57" w:author="Nick Bernal" w:date="2026-08-03T22:25:00Z" w16du:dateUtc="2026-08-04T02:25:00Z">
        <w:r>
          <w:delText>Test 6: f x (single-char)</w:delText>
        </w:r>
      </w:del>
    </w:p>
    <w:p w14:paraId="12E42A15" w14:textId="77777777" w:rsidR="00477E1C" w:rsidRDefault="001228AE">
      <w:pPr>
        <w:rPr>
          <w:del w:id="58" w:author="Nick Bernal" w:date="2026-08-03T22:25:00Z" w16du:dateUtc="2026-08-04T02:25:00Z"/>
        </w:rPr>
      </w:pPr>
      <m:oMathPara>
        <m:oMath>
          <m:func>
            <m:funcPr>
              <m:ctrlPr>
                <w:del w:id="59" w:author="Nick Bernal" w:date="2026-08-03T22:25:00Z" w16du:dateUtc="2026-08-04T02:25:00Z">
                  <w:rPr>
                    <w:rFonts w:ascii="Cambria Math" w:hAnsi="Cambria Math"/>
                  </w:rPr>
                </w:del>
              </m:ctrlPr>
            </m:funcPr>
            <m:fName>
              <m:r>
                <w:del w:id="60" w:author="Nick Bernal" w:date="2026-08-03T22:25:00Z" w16du:dateUtc="2026-08-04T02:25:00Z">
                  <m:rPr>
                    <m:sty m:val="p"/>
                  </m:rPr>
                  <w:rPr>
                    <w:rFonts w:ascii="Cambria Math" w:hAnsi="Cambria Math"/>
                  </w:rPr>
                  <m:t>f</m:t>
                </w:del>
              </m:r>
            </m:fName>
            <m:e>
              <m:r>
                <w:del w:id="61" w:author="Nick Bernal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</m:e>
          </m:func>
        </m:oMath>
      </m:oMathPara>
    </w:p>
    <w:p w14:paraId="562F1CC1" w14:textId="77777777" w:rsidR="00477E1C" w:rsidRDefault="001228AE">
      <w:pPr>
        <w:pStyle w:val="Heading2"/>
        <w:rPr>
          <w:del w:id="62" w:author="Nick Bernal" w:date="2026-08-03T22:25:00Z" w16du:dateUtc="2026-08-04T02:25:00Z"/>
        </w:rPr>
      </w:pPr>
      <w:del w:id="63" w:author="Nick Bernal" w:date="2026-08-03T22:25:00Z" w16du:dateUtc="2026-08-04T02:25:00Z">
        <w:r>
          <w:delText>Test 7: sin(x+1) multi-part</w:delText>
        </w:r>
      </w:del>
    </w:p>
    <w:p w14:paraId="686EE9A2" w14:textId="77777777" w:rsidR="00477E1C" w:rsidRDefault="001228AE">
      <w:pPr>
        <w:rPr>
          <w:del w:id="64" w:author="Nick Bernal" w:date="2026-08-03T22:25:00Z" w16du:dateUtc="2026-08-04T02:25:00Z"/>
        </w:rPr>
      </w:pPr>
      <m:oMathPara>
        <m:oMath>
          <m:func>
            <m:funcPr>
              <m:ctrlPr>
                <w:del w:id="65" w:author="Nick Bernal" w:date="2026-08-03T22:25:00Z" w16du:dateUtc="2026-08-04T02:25:00Z">
                  <w:rPr>
                    <w:rFonts w:ascii="Cambria Math" w:hAnsi="Cambria Math"/>
                    <w:i/>
                  </w:rPr>
                </w:del>
              </m:ctrlPr>
            </m:funcPr>
            <m:fName>
              <m:r>
                <w:del w:id="66" w:author="Nick Bernal" w:date="2026-08-03T22:25:00Z" w16du:dateUtc="2026-08-04T02:25:00Z">
                  <m:rPr>
                    <m:sty m:val="p"/>
                  </m:rPr>
                  <w:rPr>
                    <w:rFonts w:ascii="Cambria Math" w:hAnsi="Cambria Math"/>
                  </w:rPr>
                  <m:t>sin</m:t>
                </w:del>
              </m:r>
            </m:fName>
            <m:e>
              <m:r>
                <w:del w:id="67" w:author="Nick Bernal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  <m:r>
                <w:del w:id="68" w:author="Nick Bernal" w:date="2026-08-03T22:25:00Z" w16du:dateUtc="2026-08-04T02:25:00Z">
                  <w:rPr>
                    <w:rFonts w:ascii="Cambria Math" w:hAnsi="Cambria Math"/>
                  </w:rPr>
                  <m:t>+1</m:t>
                </w:del>
              </m:r>
            </m:e>
          </m:func>
        </m:oMath>
      </m:oMathPara>
    </w:p>
    <w:p w14:paraId="0205DDAC" w14:textId="77777777" w:rsidR="00477E1C" w:rsidRDefault="001228AE">
      <w:pPr>
        <w:pStyle w:val="Heading2"/>
        <w:rPr>
          <w:del w:id="69" w:author="Nick Bernal" w:date="2026-08-03T22:25:00Z" w16du:dateUtc="2026-08-04T02:25:00Z"/>
        </w:rPr>
      </w:pPr>
      <w:del w:id="70" w:author="Nick Bernal" w:date="2026-08-03T22:25:00Z" w16du:dateUtc="2026-08-04T02:25:00Z">
        <w:r>
          <w:delText>Test 8: Nested sin(cos x)</w:delText>
        </w:r>
      </w:del>
    </w:p>
    <w:p w14:paraId="3615BF97" w14:textId="77777777" w:rsidR="00477E1C" w:rsidRDefault="001228AE">
      <w:pPr>
        <w:rPr>
          <w:del w:id="71" w:author="Nick Bernal" w:date="2026-08-03T22:25:00Z" w16du:dateUtc="2026-08-04T02:25:00Z"/>
        </w:rPr>
      </w:pPr>
      <m:oMathPara>
        <m:oMath>
          <m:func>
            <m:funcPr>
              <m:ctrlPr>
                <w:del w:id="72" w:author="Nick Bernal" w:date="2026-08-03T22:25:00Z" w16du:dateUtc="2026-08-04T02:25:00Z">
                  <w:rPr>
                    <w:rFonts w:ascii="Cambria Math" w:hAnsi="Cambria Math"/>
                  </w:rPr>
                </w:del>
              </m:ctrlPr>
            </m:funcPr>
            <m:fName>
              <m:r>
                <w:del w:id="73" w:author="Nick Bernal" w:date="2026-08-03T22:25:00Z" w16du:dateUtc="2026-08-04T02:25:00Z">
                  <m:rPr>
                    <m:sty m:val="p"/>
                  </m:rPr>
                  <w:rPr>
                    <w:rFonts w:ascii="Cambria Math" w:hAnsi="Cambria Math"/>
                  </w:rPr>
                  <m:t>sin</m:t>
                </w:del>
              </m:r>
            </m:fName>
            <m:e>
              <m:func>
                <m:funcPr>
                  <m:ctrlPr>
                    <w:del w:id="74" w:author="Nick Bernal" w:date="2026-08-03T22:25:00Z" w16du:dateUtc="2026-08-04T02:25:00Z">
                      <w:rPr>
                        <w:rFonts w:ascii="Cambria Math" w:hAnsi="Cambria Math"/>
                      </w:rPr>
                    </w:del>
                  </m:ctrlPr>
                </m:funcPr>
                <m:fName>
                  <m:r>
                    <w:del w:id="75" w:author="Nick Bernal" w:date="2026-08-03T22:25:00Z" w16du:dateUtc="2026-08-04T02:25:00Z"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w:del>
                  </m:r>
                </m:fName>
                <m:e>
                  <m:r>
                    <w:del w:id="76" w:author="Nick Bernal" w:date="2026-08-03T22:25:00Z" w16du:dateUtc="2026-08-04T02:25:00Z">
                      <w:rPr>
                        <w:rFonts w:ascii="Cambria Math" w:hAnsi="Cambria Math"/>
                      </w:rPr>
                      <m:t>x</m:t>
                    </w:del>
                  </m:r>
                </m:e>
              </m:func>
            </m:e>
          </m:func>
        </m:oMath>
      </m:oMathPara>
    </w:p>
    <w:p w14:paraId="7B63CEDC" w14:textId="77777777" w:rsidR="00477E1C" w:rsidRDefault="001228AE">
      <w:pPr>
        <w:pStyle w:val="Heading2"/>
        <w:rPr>
          <w:del w:id="77" w:author="Nick Bernal" w:date="2026-08-03T22:25:00Z" w16du:dateUtc="2026-08-04T02:25:00Z"/>
        </w:rPr>
      </w:pPr>
      <w:del w:id="78" w:author="Nick Bernal" w:date="2026-08-03T22:25:00Z" w16du:dateUtc="2026-08-04T02:25:00Z">
        <w:r>
          <w:delText>Test 9: sin x / x (in fraction)</w:delText>
        </w:r>
      </w:del>
    </w:p>
    <w:p w14:paraId="3F03B7F2" w14:textId="77777777" w:rsidR="00477E1C" w:rsidRDefault="001228AE">
      <w:pPr>
        <w:rPr>
          <w:del w:id="79" w:author="Nick Bernal" w:date="2026-08-03T22:25:00Z" w16du:dateUtc="2026-08-04T02:25:00Z"/>
        </w:rPr>
      </w:pPr>
      <m:oMathPara>
        <m:oMath>
          <m:f>
            <m:fPr>
              <m:ctrlPr>
                <w:del w:id="80" w:author="Nick Bernal" w:date="2026-08-03T22:25:00Z" w16du:dateUtc="2026-08-04T02:25:00Z">
                  <w:rPr>
                    <w:rFonts w:ascii="Cambria Math" w:hAnsi="Cambria Math"/>
                  </w:rPr>
                </w:del>
              </m:ctrlPr>
            </m:fPr>
            <m:num>
              <m:func>
                <m:funcPr>
                  <m:ctrlPr>
                    <w:del w:id="81" w:author="Nick Bernal" w:date="2026-08-03T22:25:00Z" w16du:dateUtc="2026-08-04T02:25:00Z">
                      <w:rPr>
                        <w:rFonts w:ascii="Cambria Math" w:hAnsi="Cambria Math"/>
                      </w:rPr>
                    </w:del>
                  </m:ctrlPr>
                </m:funcPr>
                <m:fName>
                  <m:r>
                    <w:del w:id="82" w:author="Nick Bernal" w:date="2026-08-03T22:25:00Z" w16du:dateUtc="2026-08-04T02:25:00Z"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w:del>
                  </m:r>
                </m:fName>
                <m:e>
                  <m:r>
                    <w:del w:id="83" w:author="Nick Bernal" w:date="2026-08-03T22:25:00Z" w16du:dateUtc="2026-08-04T02:25:00Z">
                      <w:rPr>
                        <w:rFonts w:ascii="Cambria Math" w:hAnsi="Cambria Math"/>
                      </w:rPr>
                      <m:t>x</m:t>
                    </w:del>
                  </m:r>
                </m:e>
              </m:func>
            </m:num>
            <m:den>
              <m:r>
                <w:del w:id="84" w:author="Nick Bernal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</m:den>
          </m:f>
        </m:oMath>
      </m:oMathPara>
    </w:p>
    <w:p w14:paraId="0CB499A8" w14:textId="77777777" w:rsidR="00477E1C" w:rsidRDefault="001228AE">
      <w:pPr>
        <w:pStyle w:val="Heading2"/>
        <w:rPr>
          <w:del w:id="85" w:author="Nick Bernal" w:date="2026-08-03T22:25:00Z" w16du:dateUtc="2026-08-04T02:25:00Z"/>
        </w:rPr>
      </w:pPr>
      <w:del w:id="86" w:author="Nick Bernal" w:date="2026-08-03T22:25:00Z" w16du:dateUtc="2026-08-04T02:25:00Z">
        <w:r>
          <w:delText>Test 10: sin x + cos x</w:delText>
        </w:r>
      </w:del>
    </w:p>
    <w:p w14:paraId="0777743D" w14:textId="77777777" w:rsidR="00477E1C" w:rsidRDefault="001228AE">
      <w:pPr>
        <w:rPr>
          <w:del w:id="87" w:author="Nick Bernal" w:date="2026-08-03T22:25:00Z" w16du:dateUtc="2026-08-04T02:25:00Z"/>
        </w:rPr>
      </w:pPr>
      <m:oMathPara>
        <m:oMath>
          <m:func>
            <m:funcPr>
              <m:ctrlPr>
                <w:del w:id="88" w:author="Nick Bernal" w:date="2026-08-03T22:25:00Z" w16du:dateUtc="2026-08-04T02:25:00Z">
                  <w:rPr>
                    <w:rFonts w:ascii="Cambria Math" w:hAnsi="Cambria Math"/>
                  </w:rPr>
                </w:del>
              </m:ctrlPr>
            </m:funcPr>
            <m:fName>
              <m:r>
                <w:del w:id="89" w:author="Nick Bernal" w:date="2026-08-03T22:25:00Z" w16du:dateUtc="2026-08-04T02:25:00Z">
                  <m:rPr>
                    <m:sty m:val="p"/>
                  </m:rPr>
                  <w:rPr>
                    <w:rFonts w:ascii="Cambria Math" w:hAnsi="Cambria Math"/>
                  </w:rPr>
                  <m:t>sin</m:t>
                </w:del>
              </m:r>
            </m:fName>
            <m:e>
              <m:r>
                <w:del w:id="90" w:author="Nick Bernal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</m:e>
          </m:func>
          <m:r>
            <w:del w:id="91" w:author="Nick Bernal" w:date="2026-08-03T22:25:00Z" w16du:dateUtc="2026-08-04T02:25:00Z">
              <w:rPr>
                <w:rFonts w:ascii="Cambria Math" w:hAnsi="Cambria Math"/>
              </w:rPr>
              <m:t>+</m:t>
            </w:del>
          </m:r>
          <m:func>
            <m:funcPr>
              <m:ctrlPr>
                <w:del w:id="92" w:author="Nick Bernal" w:date="2026-08-03T22:25:00Z" w16du:dateUtc="2026-08-04T02:25:00Z">
                  <w:rPr>
                    <w:rFonts w:ascii="Cambria Math" w:hAnsi="Cambria Math"/>
                  </w:rPr>
                </w:del>
              </m:ctrlPr>
            </m:funcPr>
            <m:fName>
              <m:r>
                <w:del w:id="93" w:author="Nick Bernal" w:date="2026-08-03T22:25:00Z" w16du:dateUtc="2026-08-04T02:25:00Z">
                  <m:rPr>
                    <m:sty m:val="p"/>
                  </m:rPr>
                  <w:rPr>
                    <w:rFonts w:ascii="Cambria Math" w:hAnsi="Cambria Math"/>
                  </w:rPr>
                  <m:t>cos</m:t>
                </w:del>
              </m:r>
            </m:fName>
            <m:e>
              <m:r>
                <w:del w:id="94" w:author="Nick Bernal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</m:e>
          </m:func>
        </m:oMath>
      </m:oMathPara>
    </w:p>
    <w:p w14:paraId="0CB2F01A" w14:textId="77777777" w:rsidR="00477E1C" w:rsidRDefault="001228AE">
      <w:pPr>
        <w:pStyle w:val="Heading2"/>
        <w:rPr>
          <w:del w:id="95" w:author="Nick Bernal" w:date="2026-08-03T22:25:00Z" w16du:dateUtc="2026-08-04T02:25:00Z"/>
        </w:rPr>
      </w:pPr>
      <w:del w:id="96" w:author="Nick Bernal" w:date="2026-08-03T22:25:00Z" w16du:dateUtc="2026-08-04T02:25:00Z">
        <w:r>
          <w:delText>Test 11: sin with subscript arg</w:delText>
        </w:r>
      </w:del>
    </w:p>
    <w:p w14:paraId="47B1C1CD" w14:textId="77777777" w:rsidR="00477E1C" w:rsidRDefault="001228AE">
      <w:pPr>
        <w:rPr>
          <w:del w:id="97" w:author="Nick Bernal" w:date="2026-08-03T22:25:00Z" w16du:dateUtc="2026-08-04T02:25:00Z"/>
        </w:rPr>
      </w:pPr>
      <m:oMathPara>
        <m:oMath>
          <m:func>
            <m:funcPr>
              <m:ctrlPr>
                <w:del w:id="98" w:author="Nick Bernal" w:date="2026-08-03T22:25:00Z" w16du:dateUtc="2026-08-04T02:25:00Z">
                  <w:rPr>
                    <w:rFonts w:ascii="Cambria Math" w:hAnsi="Cambria Math"/>
                  </w:rPr>
                </w:del>
              </m:ctrlPr>
            </m:funcPr>
            <m:fName>
              <m:r>
                <w:del w:id="99" w:author="Nick Bernal" w:date="2026-08-03T22:25:00Z" w16du:dateUtc="2026-08-04T02:25:00Z">
                  <m:rPr>
                    <m:sty m:val="p"/>
                  </m:rPr>
                  <w:rPr>
                    <w:rFonts w:ascii="Cambria Math" w:hAnsi="Cambria Math"/>
                  </w:rPr>
                  <m:t>sin</m:t>
                </w:del>
              </m:r>
            </m:fName>
            <m:e>
              <m:sSub>
                <m:sSubPr>
                  <m:ctrlPr>
                    <w:del w:id="100" w:author="Nick Bernal" w:date="2026-08-03T22:25:00Z" w16du:dateUtc="2026-08-04T02:25:00Z">
                      <w:rPr>
                        <w:rFonts w:ascii="Cambria Math" w:hAnsi="Cambria Math"/>
                      </w:rPr>
                    </w:del>
                  </m:ctrlPr>
                </m:sSubPr>
                <m:e>
                  <m:r>
                    <w:del w:id="101" w:author="Nick Bernal" w:date="2026-08-03T22:25:00Z" w16du:dateUtc="2026-08-04T02:25:00Z">
                      <w:rPr>
                        <w:rFonts w:ascii="Cambria Math" w:hAnsi="Cambria Math"/>
                      </w:rPr>
                      <m:t>x</m:t>
                    </w:del>
                  </m:r>
                </m:e>
                <m:sub>
                  <m:r>
                    <w:del w:id="102" w:author="Nick Bernal" w:date="2026-08-03T22:25:00Z" w16du:dateUtc="2026-08-04T02:25:00Z">
                      <w:rPr>
                        <w:rFonts w:ascii="Cambria Math" w:hAnsi="Cambria Math"/>
                      </w:rPr>
                      <m:t>2</m:t>
                    </w:del>
                  </m:r>
                </m:sub>
              </m:sSub>
            </m:e>
          </m:func>
        </m:oMath>
      </m:oMathPara>
    </w:p>
    <w:p w14:paraId="0964C3B2" w14:textId="77777777" w:rsidR="00477E1C" w:rsidRDefault="001228AE">
      <w:pPr>
        <w:pStyle w:val="Heading2"/>
        <w:rPr>
          <w:del w:id="103" w:author="Nick Bernal" w:date="2026-08-03T22:25:00Z" w16du:dateUtc="2026-08-04T02:25:00Z"/>
        </w:rPr>
      </w:pPr>
      <w:del w:id="104" w:author="Nick Bernal" w:date="2026-08-03T22:25:00Z" w16du:dateUtc="2026-08-04T02:25:00Z">
        <w:r>
          <w:delText>Test 12: No m:sty on fName</w:delText>
        </w:r>
      </w:del>
    </w:p>
    <w:p w14:paraId="79B43E8E" w14:textId="77777777" w:rsidR="00477E1C" w:rsidRPr="005303AD" w:rsidRDefault="001228AE" w:rsidP="005303AD">
      <w:pPr>
        <w:spacing w:after="0" w:line="240" w:lineRule="auto"/>
        <w:jc w:val="both"/>
        <w:rPr>
          <w:rFonts w:ascii="Aptos" w:hAnsi="Aptos"/>
          <w:sz w:val="20"/>
          <w:rPrChange w:id="105" w:author="Nick Bernal" w:date="2026-08-03T22:25:00Z" w16du:dateUtc="2026-08-04T02:25:00Z">
            <w:rPr/>
          </w:rPrChange>
        </w:rPr>
        <w:pPrChange w:id="106" w:author="Nick Bernal" w:date="2026-08-03T22:25:00Z" w16du:dateUtc="2026-08-04T02:25:00Z">
          <w:pPr/>
        </w:pPrChange>
      </w:pPr>
      <m:oMathPara>
        <m:oMath>
          <m:func>
            <m:funcPr>
              <m:ctrlPr>
                <w:del w:id="107" w:author="Nick Bernal" w:date="2026-08-03T22:25:00Z" w16du:dateUtc="2026-08-04T02:25:00Z">
                  <w:rPr>
                    <w:rFonts w:ascii="Cambria Math" w:hAnsi="Cambria Math"/>
                  </w:rPr>
                </w:del>
              </m:ctrlPr>
            </m:funcPr>
            <m:fName>
              <m:r>
                <w:del w:id="108" w:author="Nick Bernal" w:date="2026-08-03T22:25:00Z" w16du:dateUtc="2026-08-04T02:25:00Z">
                  <w:rPr>
                    <w:rFonts w:ascii="Cambria Math" w:hAnsi="Cambria Math"/>
                  </w:rPr>
                  <m:t>sin</m:t>
                </w:del>
              </m:r>
            </m:fName>
            <m:e>
              <m:r>
                <w:del w:id="109" w:author="Nick Bernal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</m:e>
          </m:func>
        </m:oMath>
      </m:oMathPara>
    </w:p>
    <w:sectPr w:rsidR="00477E1C" w:rsidRPr="005303AD" w:rsidSect="00E86D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1584" w:right="1440" w:bottom="1440" w:left="1440" w:header="720" w:footer="562" w:gutter="0"/>
      <w:cols w:space="720"/>
      <w:docGrid w:linePitch="360"/>
      <w:sectPrChange w:id="125" w:author="Nick Bernal" w:date="2026-08-03T22:25:00Z" w16du:dateUtc="2026-08-04T02:25:00Z">
        <w:sectPr w:rsidR="00477E1C" w:rsidRPr="005303AD" w:rsidSect="00E86DCD">
          <w:type w:val="nextPage"/>
          <w:pgMar w:top="1440" w:right="1440" w:bottom="1440" w:left="1440" w:header="720" w:footer="720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DE04C" w14:textId="77777777" w:rsidR="001228AE" w:rsidRDefault="001228AE" w:rsidP="00BD519A">
      <w:pPr>
        <w:spacing w:after="0" w:line="240" w:lineRule="auto"/>
      </w:pPr>
      <w:r>
        <w:separator/>
      </w:r>
    </w:p>
  </w:endnote>
  <w:endnote w:type="continuationSeparator" w:id="0">
    <w:p w14:paraId="5C7320BD" w14:textId="77777777" w:rsidR="001228AE" w:rsidRDefault="001228AE" w:rsidP="00BD5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Brandon Grotesque Black">
    <w:altName w:val="Calibri"/>
    <w:panose1 w:val="020B0604020202020204"/>
    <w:charset w:val="00"/>
    <w:family w:val="swiss"/>
    <w:notTrueType/>
    <w:pitch w:val="variable"/>
    <w:sig w:usb0="A00000AF" w:usb1="5000205B" w:usb2="00000000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93C28" w14:textId="77777777" w:rsidR="00BD519A" w:rsidRDefault="001B54A4">
    <w:pPr>
      <w:pStyle w:val="DocID"/>
      <w:pPrChange w:id="111" w:author="Nick Bernal" w:date="2026-08-03T22:25:00Z" w16du:dateUtc="2026-08-04T02:25:00Z">
        <w:pPr>
          <w:pStyle w:val="Footer"/>
        </w:pPr>
      </w:pPrChange>
    </w:pPr>
    <w:ins w:id="112" w:author="Nick Bernal" w:date="2026-08-03T22:25:00Z" w16du:dateUtc="2026-08-04T02:25:00Z">
      <w:r>
        <w:rPr>
          <w:noProof/>
        </w:rPr>
        <w:t>0243017\174107\13696000v1</w:t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6A941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ins w:id="113" w:author="Nick Bernal" w:date="2026-08-03T22:25:00Z" w16du:dateUtc="2026-08-04T02:25:00Z"/>
        <w:rFonts w:ascii="Calibri" w:eastAsia="Calibri" w:hAnsi="Calibri" w:cs="Arial"/>
        <w:color w:val="7F7F7F"/>
        <w:sz w:val="18"/>
        <w:szCs w:val="18"/>
      </w:rPr>
    </w:pPr>
    <w:ins w:id="114" w:author="Nick Bernal" w:date="2026-08-03T22:25:00Z" w16du:dateUtc="2026-08-04T02:25:00Z">
      <w:r w:rsidRPr="009B183E">
        <w:rPr>
          <w:rFonts w:ascii="Calibri" w:eastAsia="Calibri" w:hAnsi="Calibri" w:cs="Arial"/>
          <w:color w:val="7F7F7F"/>
          <w:sz w:val="18"/>
          <w:szCs w:val="18"/>
        </w:rPr>
        <w:t>906 Railroad Avenue | Winter Park, FL 32789 | Phone (407) 730-5965 | Fax (888) 722-4220</w:t>
      </w:r>
    </w:ins>
  </w:p>
  <w:p w14:paraId="2B77C3CF" w14:textId="77777777" w:rsidR="00345571" w:rsidRPr="009B183E" w:rsidRDefault="00345571" w:rsidP="00345571">
    <w:pPr>
      <w:tabs>
        <w:tab w:val="center" w:pos="4680"/>
        <w:tab w:val="right" w:pos="9360"/>
      </w:tabs>
      <w:spacing w:after="0" w:line="240" w:lineRule="auto"/>
      <w:jc w:val="center"/>
      <w:rPr>
        <w:ins w:id="115" w:author="Nick Bernal" w:date="2026-08-03T22:25:00Z" w16du:dateUtc="2026-08-04T02:25:00Z"/>
        <w:rFonts w:ascii="Calibri" w:eastAsia="Calibri" w:hAnsi="Calibri" w:cs="Times New Roman"/>
      </w:rPr>
    </w:pPr>
    <w:ins w:id="116" w:author="Nick Bernal" w:date="2026-08-03T22:25:00Z" w16du:dateUtc="2026-08-04T02:25:00Z">
      <w:r>
        <w:rPr>
          <w:rFonts w:ascii="Calibri" w:eastAsia="Calibri" w:hAnsi="Calibri" w:cs="Arial"/>
          <w:b/>
          <w:color w:val="7F7F7F"/>
          <w:sz w:val="18"/>
          <w:szCs w:val="18"/>
        </w:rPr>
        <w:t>insideAOA</w:t>
      </w:r>
      <w:r w:rsidRPr="009B183E">
        <w:rPr>
          <w:rFonts w:ascii="Calibri" w:eastAsia="Calibri" w:hAnsi="Calibri" w:cs="Arial"/>
          <w:color w:val="7F7F7F"/>
          <w:sz w:val="18"/>
          <w:szCs w:val="18"/>
        </w:rPr>
        <w:t>.com</w:t>
      </w:r>
    </w:ins>
  </w:p>
  <w:p w14:paraId="02D340CA" w14:textId="77777777" w:rsidR="00D76F5D" w:rsidRPr="00FB0824" w:rsidRDefault="001B54A4" w:rsidP="001923D6">
    <w:pPr>
      <w:pStyle w:val="Footer"/>
      <w:tabs>
        <w:tab w:val="clear" w:pos="4680"/>
        <w:tab w:val="clear" w:pos="9360"/>
      </w:tabs>
      <w:jc w:val="right"/>
      <w:rPr>
        <w:ins w:id="117" w:author="Nick Bernal" w:date="2026-08-03T22:25:00Z" w16du:dateUtc="2026-08-04T02:25:00Z"/>
        <w:rFonts w:ascii="Brandon Grotesque Black" w:hAnsi="Brandon Grotesque Black"/>
        <w:caps/>
        <w:noProof/>
        <w:sz w:val="20"/>
        <w:szCs w:val="20"/>
      </w:rPr>
    </w:pPr>
    <w:ins w:id="118" w:author="Nick Bernal" w:date="2026-08-03T22:25:00Z" w16du:dateUtc="2026-08-04T02:25:00Z">
      <w:r w:rsidRPr="00FB0824">
        <w:rPr>
          <w:rFonts w:ascii="Brandon Grotesque Black" w:hAnsi="Brandon Grotesque Black"/>
          <w:caps/>
          <w:sz w:val="20"/>
          <w:szCs w:val="20"/>
        </w:rPr>
        <w:fldChar w:fldCharType="begin"/>
      </w:r>
      <w:r w:rsidRPr="00FB0824">
        <w:rPr>
          <w:rFonts w:ascii="Brandon Grotesque Black" w:hAnsi="Brandon Grotesque Black"/>
          <w:caps/>
          <w:sz w:val="20"/>
          <w:szCs w:val="20"/>
        </w:rPr>
        <w:instrText xml:space="preserve"> PAGE   \* MERGEFORMAT </w:instrText>
      </w:r>
      <w:r w:rsidRPr="00FB0824">
        <w:rPr>
          <w:rFonts w:ascii="Brandon Grotesque Black" w:hAnsi="Brandon Grotesque Black"/>
          <w:caps/>
          <w:sz w:val="20"/>
          <w:szCs w:val="20"/>
        </w:rPr>
        <w:fldChar w:fldCharType="separate"/>
      </w:r>
      <w:r>
        <w:rPr>
          <w:rFonts w:ascii="Brandon Grotesque Black" w:hAnsi="Brandon Grotesque Black"/>
          <w:caps/>
          <w:sz w:val="20"/>
          <w:szCs w:val="20"/>
        </w:rPr>
        <w:t>1</w:t>
      </w:r>
      <w:r w:rsidRPr="00FB0824">
        <w:rPr>
          <w:rFonts w:ascii="Brandon Grotesque Black" w:hAnsi="Brandon Grotesque Black"/>
          <w:caps/>
          <w:noProof/>
          <w:sz w:val="20"/>
          <w:szCs w:val="20"/>
        </w:rPr>
        <w:fldChar w:fldCharType="end"/>
      </w:r>
    </w:ins>
  </w:p>
  <w:p w14:paraId="7D6931E3" w14:textId="77777777" w:rsidR="00D76F5D" w:rsidRDefault="001B54A4" w:rsidP="001923D6">
    <w:pPr>
      <w:pStyle w:val="Footer"/>
      <w:tabs>
        <w:tab w:val="clear" w:pos="4680"/>
        <w:tab w:val="clear" w:pos="9360"/>
        <w:tab w:val="left" w:pos="4822"/>
      </w:tabs>
      <w:rPr>
        <w:ins w:id="119" w:author="Nick Bernal" w:date="2026-08-03T22:25:00Z" w16du:dateUtc="2026-08-04T02:25:00Z"/>
      </w:rPr>
    </w:pPr>
    <w:ins w:id="120" w:author="Nick Bernal" w:date="2026-08-03T22:25:00Z" w16du:dateUtc="2026-08-04T02:25:00Z">
      <w:r>
        <w:tab/>
      </w:r>
    </w:ins>
  </w:p>
  <w:p w14:paraId="1E0C9788" w14:textId="77777777" w:rsidR="00BD519A" w:rsidRDefault="00BD519A">
    <w:pPr>
      <w:pStyle w:val="DocID"/>
      <w:pPrChange w:id="121" w:author="Nick Bernal" w:date="2026-08-03T22:25:00Z" w16du:dateUtc="2026-08-04T02:25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8121E" w14:textId="77777777" w:rsidR="00BD519A" w:rsidRDefault="001B54A4">
    <w:pPr>
      <w:pStyle w:val="DocID"/>
      <w:pPrChange w:id="123" w:author="Nick Bernal" w:date="2026-08-03T22:25:00Z" w16du:dateUtc="2026-08-04T02:25:00Z">
        <w:pPr>
          <w:pStyle w:val="Footer"/>
        </w:pPr>
      </w:pPrChange>
    </w:pPr>
    <w:ins w:id="124" w:author="Nick Bernal" w:date="2026-08-03T22:25:00Z" w16du:dateUtc="2026-08-04T02:25:00Z">
      <w:r>
        <w:rPr>
          <w:noProof/>
        </w:rPr>
        <w:t>0243017\174107\13696000v1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47F3C" w14:textId="77777777" w:rsidR="001228AE" w:rsidRDefault="001228AE" w:rsidP="00BD519A">
      <w:pPr>
        <w:spacing w:after="0" w:line="240" w:lineRule="auto"/>
      </w:pPr>
      <w:r>
        <w:separator/>
      </w:r>
    </w:p>
  </w:footnote>
  <w:footnote w:type="continuationSeparator" w:id="0">
    <w:p w14:paraId="2CF4F29C" w14:textId="77777777" w:rsidR="001228AE" w:rsidRDefault="001228AE" w:rsidP="00BD51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39B89" w14:textId="77777777" w:rsidR="00BD519A" w:rsidRDefault="001228AE">
    <w:pPr>
      <w:pStyle w:val="Header"/>
    </w:pPr>
    <w:ins w:id="110" w:author="Nick Bernal" w:date="2026-08-03T22:25:00Z" w16du:dateUtc="2026-08-04T02:25:00Z">
      <w:r>
        <w:rPr>
          <w:noProof/>
        </w:rPr>
        <w:pict w14:anchorId="411C6B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3" o:spid="_x0000_s1026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ins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40D6B" w14:textId="77777777" w:rsidR="00BD519A" w:rsidRDefault="00BD51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88402" w14:textId="77777777" w:rsidR="00BD519A" w:rsidRDefault="001228AE">
    <w:pPr>
      <w:pStyle w:val="Header"/>
    </w:pPr>
    <w:ins w:id="122" w:author="Nick Bernal" w:date="2026-08-03T22:25:00Z" w16du:dateUtc="2026-08-04T02:25:00Z">
      <w:r>
        <w:rPr>
          <w:noProof/>
        </w:rPr>
        <w:pict w14:anchorId="4ECC1B0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270621562" o:spid="_x0000_s1025" type="#_x0000_t75" alt="" style="position:absolute;margin-left:0;margin-top:0;width:612pt;height:11in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  <v:imagedata r:id="rId1" o:title="Untitled-1-01"/>
            <w10:wrap anchorx="margin" anchory="margin"/>
          </v:shape>
        </w:pic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00E814BA"/>
    <w:lvl w:ilvl="0">
      <w:start w:val="1"/>
      <w:numFmt w:val="bullet"/>
      <w:pStyle w:val="s2heading2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/>
        <w:strike w:val="0"/>
        <w:dstrike w:val="0"/>
      </w:rPr>
    </w:lvl>
  </w:abstractNum>
  <w:abstractNum w:abstractNumId="1" w15:restartNumberingAfterBreak="0">
    <w:nsid w:val="02BC0696"/>
    <w:multiLevelType w:val="hybridMultilevel"/>
    <w:tmpl w:val="CAB0532E"/>
    <w:lvl w:ilvl="0" w:tplc="8BBC23A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83793"/>
    <w:multiLevelType w:val="hybridMultilevel"/>
    <w:tmpl w:val="8E3655A4"/>
    <w:styleLink w:val="ImportedStyle7"/>
    <w:lvl w:ilvl="0" w:tplc="83A276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DB8AF3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E740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A0278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588C32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2AC33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76E12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92F35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E364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37D4BFF"/>
    <w:multiLevelType w:val="hybridMultilevel"/>
    <w:tmpl w:val="1FCE77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710A3"/>
    <w:multiLevelType w:val="hybridMultilevel"/>
    <w:tmpl w:val="A7DEA440"/>
    <w:lvl w:ilvl="0" w:tplc="856ABC0C">
      <w:numFmt w:val="bullet"/>
      <w:lvlText w:val="•"/>
      <w:lvlJc w:val="left"/>
      <w:pPr>
        <w:ind w:left="720" w:hanging="360"/>
      </w:pPr>
      <w:rPr>
        <w:rFonts w:ascii="Aptos" w:eastAsiaTheme="minorHAnsi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827BB2"/>
    <w:multiLevelType w:val="hybridMultilevel"/>
    <w:tmpl w:val="0C80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461E4"/>
    <w:multiLevelType w:val="hybridMultilevel"/>
    <w:tmpl w:val="6BF62740"/>
    <w:lvl w:ilvl="0" w:tplc="04090019">
      <w:start w:val="6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347B5"/>
    <w:multiLevelType w:val="hybridMultilevel"/>
    <w:tmpl w:val="B1CA3F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0651A"/>
    <w:multiLevelType w:val="hybridMultilevel"/>
    <w:tmpl w:val="97D67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615AAD"/>
    <w:multiLevelType w:val="hybridMultilevel"/>
    <w:tmpl w:val="6C5440EE"/>
    <w:lvl w:ilvl="0" w:tplc="A5D096C4">
      <w:start w:val="3"/>
      <w:numFmt w:val="lowerLetter"/>
      <w:lvlText w:val="%1."/>
      <w:lvlJc w:val="left"/>
      <w:pPr>
        <w:ind w:left="720" w:hanging="360"/>
      </w:pPr>
      <w:rPr>
        <w:rFonts w:cstheme="minorHAns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A5BB4"/>
    <w:multiLevelType w:val="hybridMultilevel"/>
    <w:tmpl w:val="926498CE"/>
    <w:lvl w:ilvl="0" w:tplc="A8B49AF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2E0008"/>
    <w:multiLevelType w:val="hybridMultilevel"/>
    <w:tmpl w:val="CD20CFB2"/>
    <w:styleLink w:val="ImportedStyle3"/>
    <w:lvl w:ilvl="0" w:tplc="B8786114">
      <w:start w:val="1"/>
      <w:numFmt w:val="bullet"/>
      <w:lvlText w:val="❖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8E4B8E">
      <w:start w:val="1"/>
      <w:numFmt w:val="bullet"/>
      <w:lvlText w:val="•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370373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AC2E70">
      <w:start w:val="1"/>
      <w:numFmt w:val="bullet"/>
      <w:lvlText w:val="•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324B99A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D7A7520">
      <w:start w:val="1"/>
      <w:numFmt w:val="bullet"/>
      <w:lvlText w:val="•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1382FC0">
      <w:start w:val="1"/>
      <w:numFmt w:val="bullet"/>
      <w:lvlText w:val="•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26E426">
      <w:start w:val="1"/>
      <w:numFmt w:val="bullet"/>
      <w:lvlText w:val="•"/>
      <w:lvlJc w:val="left"/>
      <w:pPr>
        <w:ind w:left="79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A7201D8">
      <w:start w:val="1"/>
      <w:numFmt w:val="bullet"/>
      <w:lvlText w:val="•"/>
      <w:lvlJc w:val="left"/>
      <w:pPr>
        <w:ind w:left="90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4A321918"/>
    <w:multiLevelType w:val="hybridMultilevel"/>
    <w:tmpl w:val="90EC16E0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DE7ACA"/>
    <w:multiLevelType w:val="hybridMultilevel"/>
    <w:tmpl w:val="BCE65550"/>
    <w:lvl w:ilvl="0" w:tplc="5060D966">
      <w:start w:val="2"/>
      <w:numFmt w:val="low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96A9C"/>
    <w:multiLevelType w:val="hybridMultilevel"/>
    <w:tmpl w:val="508A0FE0"/>
    <w:lvl w:ilvl="0" w:tplc="37FAD0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5A817E5"/>
    <w:multiLevelType w:val="hybridMultilevel"/>
    <w:tmpl w:val="177AF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E6EA4"/>
    <w:multiLevelType w:val="hybridMultilevel"/>
    <w:tmpl w:val="1FCE7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44F956">
      <w:start w:val="1"/>
      <w:numFmt w:val="lowerLetter"/>
      <w:lvlText w:val="%2."/>
      <w:lvlJc w:val="left"/>
      <w:pPr>
        <w:ind w:left="1440" w:hanging="360"/>
      </w:pPr>
      <w:rPr>
        <w:sz w:val="20"/>
        <w:szCs w:val="2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4762CF24">
      <w:start w:val="1"/>
      <w:numFmt w:val="lowerLetter"/>
      <w:lvlText w:val="(%5)"/>
      <w:lvlJc w:val="left"/>
      <w:pPr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26EB8"/>
    <w:multiLevelType w:val="hybridMultilevel"/>
    <w:tmpl w:val="B5784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087456">
    <w:abstractNumId w:val="11"/>
  </w:num>
  <w:num w:numId="2" w16cid:durableId="1608851627">
    <w:abstractNumId w:val="2"/>
  </w:num>
  <w:num w:numId="3" w16cid:durableId="924462704">
    <w:abstractNumId w:val="0"/>
  </w:num>
  <w:num w:numId="4" w16cid:durableId="1362126119">
    <w:abstractNumId w:val="12"/>
  </w:num>
  <w:num w:numId="5" w16cid:durableId="848762291">
    <w:abstractNumId w:val="16"/>
  </w:num>
  <w:num w:numId="6" w16cid:durableId="1140999659">
    <w:abstractNumId w:val="5"/>
  </w:num>
  <w:num w:numId="7" w16cid:durableId="961962539">
    <w:abstractNumId w:val="8"/>
  </w:num>
  <w:num w:numId="8" w16cid:durableId="1196187685">
    <w:abstractNumId w:val="4"/>
  </w:num>
  <w:num w:numId="9" w16cid:durableId="1430466139">
    <w:abstractNumId w:val="15"/>
  </w:num>
  <w:num w:numId="10" w16cid:durableId="2038964581">
    <w:abstractNumId w:val="10"/>
  </w:num>
  <w:num w:numId="11" w16cid:durableId="1468863022">
    <w:abstractNumId w:val="14"/>
  </w:num>
  <w:num w:numId="12" w16cid:durableId="1076517445">
    <w:abstractNumId w:val="7"/>
  </w:num>
  <w:num w:numId="13" w16cid:durableId="1599941806">
    <w:abstractNumId w:val="17"/>
  </w:num>
  <w:num w:numId="14" w16cid:durableId="2118207971">
    <w:abstractNumId w:val="9"/>
  </w:num>
  <w:num w:numId="15" w16cid:durableId="835804716">
    <w:abstractNumId w:val="3"/>
  </w:num>
  <w:num w:numId="16" w16cid:durableId="634068571">
    <w:abstractNumId w:val="13"/>
  </w:num>
  <w:num w:numId="17" w16cid:durableId="1590849697">
    <w:abstractNumId w:val="1"/>
  </w:num>
  <w:num w:numId="18" w16cid:durableId="1538423146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69E"/>
    <w:rsid w:val="000010DA"/>
    <w:rsid w:val="000020AE"/>
    <w:rsid w:val="000029AB"/>
    <w:rsid w:val="00002EEF"/>
    <w:rsid w:val="000044C5"/>
    <w:rsid w:val="0000476B"/>
    <w:rsid w:val="00005779"/>
    <w:rsid w:val="000074B9"/>
    <w:rsid w:val="00010005"/>
    <w:rsid w:val="00010FB8"/>
    <w:rsid w:val="0001151C"/>
    <w:rsid w:val="0001269D"/>
    <w:rsid w:val="00012EAA"/>
    <w:rsid w:val="00013873"/>
    <w:rsid w:val="00013C2A"/>
    <w:rsid w:val="00016A3F"/>
    <w:rsid w:val="00016F67"/>
    <w:rsid w:val="0002052E"/>
    <w:rsid w:val="000205EE"/>
    <w:rsid w:val="00021F81"/>
    <w:rsid w:val="000245FC"/>
    <w:rsid w:val="000263AF"/>
    <w:rsid w:val="00031426"/>
    <w:rsid w:val="00031539"/>
    <w:rsid w:val="0003263A"/>
    <w:rsid w:val="00032829"/>
    <w:rsid w:val="000345D6"/>
    <w:rsid w:val="00036E88"/>
    <w:rsid w:val="00036F64"/>
    <w:rsid w:val="000377A0"/>
    <w:rsid w:val="000377A7"/>
    <w:rsid w:val="0004068A"/>
    <w:rsid w:val="000406F9"/>
    <w:rsid w:val="0004096E"/>
    <w:rsid w:val="00041FC2"/>
    <w:rsid w:val="00042FDD"/>
    <w:rsid w:val="000443B3"/>
    <w:rsid w:val="00045939"/>
    <w:rsid w:val="00045FE1"/>
    <w:rsid w:val="0004648F"/>
    <w:rsid w:val="00050E28"/>
    <w:rsid w:val="00052B06"/>
    <w:rsid w:val="000542C4"/>
    <w:rsid w:val="00054FE6"/>
    <w:rsid w:val="000557B0"/>
    <w:rsid w:val="00055CF0"/>
    <w:rsid w:val="000577C8"/>
    <w:rsid w:val="00060686"/>
    <w:rsid w:val="000606B9"/>
    <w:rsid w:val="00061ABF"/>
    <w:rsid w:val="00061FA1"/>
    <w:rsid w:val="00063592"/>
    <w:rsid w:val="000640A1"/>
    <w:rsid w:val="000657A6"/>
    <w:rsid w:val="000657B5"/>
    <w:rsid w:val="00066200"/>
    <w:rsid w:val="0006720F"/>
    <w:rsid w:val="00067E9B"/>
    <w:rsid w:val="00071AD4"/>
    <w:rsid w:val="000727B8"/>
    <w:rsid w:val="00072BCF"/>
    <w:rsid w:val="000750B4"/>
    <w:rsid w:val="0008065B"/>
    <w:rsid w:val="0008086F"/>
    <w:rsid w:val="0008212F"/>
    <w:rsid w:val="00082B82"/>
    <w:rsid w:val="00082C45"/>
    <w:rsid w:val="00083B0A"/>
    <w:rsid w:val="000845B3"/>
    <w:rsid w:val="0008480B"/>
    <w:rsid w:val="00084BE3"/>
    <w:rsid w:val="00085682"/>
    <w:rsid w:val="00085B0D"/>
    <w:rsid w:val="00085FC5"/>
    <w:rsid w:val="000865FD"/>
    <w:rsid w:val="00086C1D"/>
    <w:rsid w:val="000872B4"/>
    <w:rsid w:val="0008752D"/>
    <w:rsid w:val="000876BE"/>
    <w:rsid w:val="000876ED"/>
    <w:rsid w:val="00090B1F"/>
    <w:rsid w:val="00091FA2"/>
    <w:rsid w:val="00095625"/>
    <w:rsid w:val="00096051"/>
    <w:rsid w:val="000978BD"/>
    <w:rsid w:val="000A0FA8"/>
    <w:rsid w:val="000A19F9"/>
    <w:rsid w:val="000A204F"/>
    <w:rsid w:val="000A635D"/>
    <w:rsid w:val="000A7AD2"/>
    <w:rsid w:val="000B13C9"/>
    <w:rsid w:val="000B1808"/>
    <w:rsid w:val="000B300B"/>
    <w:rsid w:val="000B34C9"/>
    <w:rsid w:val="000B419E"/>
    <w:rsid w:val="000B5BEB"/>
    <w:rsid w:val="000B64C0"/>
    <w:rsid w:val="000B7221"/>
    <w:rsid w:val="000B7C8E"/>
    <w:rsid w:val="000C0085"/>
    <w:rsid w:val="000C0F78"/>
    <w:rsid w:val="000C12AA"/>
    <w:rsid w:val="000C2AE8"/>
    <w:rsid w:val="000C2C98"/>
    <w:rsid w:val="000C50A6"/>
    <w:rsid w:val="000C50AB"/>
    <w:rsid w:val="000C5F8C"/>
    <w:rsid w:val="000C6570"/>
    <w:rsid w:val="000D0F06"/>
    <w:rsid w:val="000D1627"/>
    <w:rsid w:val="000D3196"/>
    <w:rsid w:val="000D3A86"/>
    <w:rsid w:val="000D3D30"/>
    <w:rsid w:val="000D4472"/>
    <w:rsid w:val="000D4E9F"/>
    <w:rsid w:val="000D58FB"/>
    <w:rsid w:val="000D5A03"/>
    <w:rsid w:val="000D5B47"/>
    <w:rsid w:val="000D72F9"/>
    <w:rsid w:val="000E22E5"/>
    <w:rsid w:val="000E2643"/>
    <w:rsid w:val="000E3FEB"/>
    <w:rsid w:val="000E41E0"/>
    <w:rsid w:val="000E4285"/>
    <w:rsid w:val="000E4479"/>
    <w:rsid w:val="000F282B"/>
    <w:rsid w:val="000F2F04"/>
    <w:rsid w:val="000F320E"/>
    <w:rsid w:val="000F40CD"/>
    <w:rsid w:val="000F471B"/>
    <w:rsid w:val="000F4C0A"/>
    <w:rsid w:val="000F6454"/>
    <w:rsid w:val="00100C73"/>
    <w:rsid w:val="0010201F"/>
    <w:rsid w:val="00103F2C"/>
    <w:rsid w:val="00103F58"/>
    <w:rsid w:val="00104AAB"/>
    <w:rsid w:val="001050EC"/>
    <w:rsid w:val="0010674A"/>
    <w:rsid w:val="00107CDC"/>
    <w:rsid w:val="00110751"/>
    <w:rsid w:val="00111C6A"/>
    <w:rsid w:val="00113110"/>
    <w:rsid w:val="00113E3A"/>
    <w:rsid w:val="001151EF"/>
    <w:rsid w:val="001155C9"/>
    <w:rsid w:val="001228AE"/>
    <w:rsid w:val="00122BB8"/>
    <w:rsid w:val="00124D3C"/>
    <w:rsid w:val="00126CE3"/>
    <w:rsid w:val="00126F87"/>
    <w:rsid w:val="00130365"/>
    <w:rsid w:val="00133118"/>
    <w:rsid w:val="00134261"/>
    <w:rsid w:val="001349F2"/>
    <w:rsid w:val="001363A7"/>
    <w:rsid w:val="00136A3B"/>
    <w:rsid w:val="00136D9C"/>
    <w:rsid w:val="00137639"/>
    <w:rsid w:val="00137C4B"/>
    <w:rsid w:val="0014066B"/>
    <w:rsid w:val="00140698"/>
    <w:rsid w:val="00142424"/>
    <w:rsid w:val="001453A1"/>
    <w:rsid w:val="00146202"/>
    <w:rsid w:val="001462EB"/>
    <w:rsid w:val="00146AF6"/>
    <w:rsid w:val="00147971"/>
    <w:rsid w:val="00147C33"/>
    <w:rsid w:val="001510E5"/>
    <w:rsid w:val="001515E3"/>
    <w:rsid w:val="00152D27"/>
    <w:rsid w:val="00154988"/>
    <w:rsid w:val="00154A36"/>
    <w:rsid w:val="00154E74"/>
    <w:rsid w:val="00156554"/>
    <w:rsid w:val="00161B55"/>
    <w:rsid w:val="00161C7E"/>
    <w:rsid w:val="00165C9F"/>
    <w:rsid w:val="00165DEE"/>
    <w:rsid w:val="00166192"/>
    <w:rsid w:val="001664C1"/>
    <w:rsid w:val="00166A46"/>
    <w:rsid w:val="00170313"/>
    <w:rsid w:val="0017124F"/>
    <w:rsid w:val="00172032"/>
    <w:rsid w:val="00172544"/>
    <w:rsid w:val="00174AB1"/>
    <w:rsid w:val="001778B7"/>
    <w:rsid w:val="00177FBA"/>
    <w:rsid w:val="00180E2A"/>
    <w:rsid w:val="00182C5B"/>
    <w:rsid w:val="0018312D"/>
    <w:rsid w:val="0018420F"/>
    <w:rsid w:val="001869DD"/>
    <w:rsid w:val="00186CF8"/>
    <w:rsid w:val="00187540"/>
    <w:rsid w:val="00187A43"/>
    <w:rsid w:val="00187B9C"/>
    <w:rsid w:val="001923D6"/>
    <w:rsid w:val="001923DA"/>
    <w:rsid w:val="0019255E"/>
    <w:rsid w:val="001926B0"/>
    <w:rsid w:val="001929F8"/>
    <w:rsid w:val="00192FF8"/>
    <w:rsid w:val="00193095"/>
    <w:rsid w:val="00193B30"/>
    <w:rsid w:val="00194980"/>
    <w:rsid w:val="00195E1B"/>
    <w:rsid w:val="00196BF1"/>
    <w:rsid w:val="00196E4D"/>
    <w:rsid w:val="0019707A"/>
    <w:rsid w:val="001979C9"/>
    <w:rsid w:val="001A02C2"/>
    <w:rsid w:val="001A5A2D"/>
    <w:rsid w:val="001A6EB4"/>
    <w:rsid w:val="001A7642"/>
    <w:rsid w:val="001A783B"/>
    <w:rsid w:val="001B0EE6"/>
    <w:rsid w:val="001B127F"/>
    <w:rsid w:val="001B171B"/>
    <w:rsid w:val="001B25B2"/>
    <w:rsid w:val="001B2767"/>
    <w:rsid w:val="001B2C4F"/>
    <w:rsid w:val="001B2F91"/>
    <w:rsid w:val="001B3062"/>
    <w:rsid w:val="001B40B6"/>
    <w:rsid w:val="001B5301"/>
    <w:rsid w:val="001B54A4"/>
    <w:rsid w:val="001B6825"/>
    <w:rsid w:val="001B7834"/>
    <w:rsid w:val="001C3122"/>
    <w:rsid w:val="001C3BD5"/>
    <w:rsid w:val="001C4135"/>
    <w:rsid w:val="001C5A45"/>
    <w:rsid w:val="001C5C87"/>
    <w:rsid w:val="001C629B"/>
    <w:rsid w:val="001C6BD1"/>
    <w:rsid w:val="001C7301"/>
    <w:rsid w:val="001D0D20"/>
    <w:rsid w:val="001D50FE"/>
    <w:rsid w:val="001E1937"/>
    <w:rsid w:val="001E2040"/>
    <w:rsid w:val="001E4001"/>
    <w:rsid w:val="001E5523"/>
    <w:rsid w:val="001E59D7"/>
    <w:rsid w:val="001E5E83"/>
    <w:rsid w:val="001F0189"/>
    <w:rsid w:val="001F0A54"/>
    <w:rsid w:val="001F179A"/>
    <w:rsid w:val="001F2423"/>
    <w:rsid w:val="001F2E8B"/>
    <w:rsid w:val="001F2F38"/>
    <w:rsid w:val="001F3A87"/>
    <w:rsid w:val="001F3BB5"/>
    <w:rsid w:val="001F41F1"/>
    <w:rsid w:val="001F51C9"/>
    <w:rsid w:val="001F52A3"/>
    <w:rsid w:val="001F78D1"/>
    <w:rsid w:val="00201E12"/>
    <w:rsid w:val="00202357"/>
    <w:rsid w:val="00202971"/>
    <w:rsid w:val="002031F9"/>
    <w:rsid w:val="0020370D"/>
    <w:rsid w:val="00205F6F"/>
    <w:rsid w:val="00206094"/>
    <w:rsid w:val="00206C07"/>
    <w:rsid w:val="00207159"/>
    <w:rsid w:val="002072BF"/>
    <w:rsid w:val="00210192"/>
    <w:rsid w:val="00211447"/>
    <w:rsid w:val="00211ECE"/>
    <w:rsid w:val="00214F50"/>
    <w:rsid w:val="002152FF"/>
    <w:rsid w:val="002153BF"/>
    <w:rsid w:val="00215BE3"/>
    <w:rsid w:val="002160F8"/>
    <w:rsid w:val="00216A7C"/>
    <w:rsid w:val="00220CE7"/>
    <w:rsid w:val="00222029"/>
    <w:rsid w:val="0022213A"/>
    <w:rsid w:val="00222287"/>
    <w:rsid w:val="002251AB"/>
    <w:rsid w:val="00227A28"/>
    <w:rsid w:val="002315C1"/>
    <w:rsid w:val="00232A2B"/>
    <w:rsid w:val="002331F9"/>
    <w:rsid w:val="002335D6"/>
    <w:rsid w:val="00234BD8"/>
    <w:rsid w:val="002350E0"/>
    <w:rsid w:val="00235F52"/>
    <w:rsid w:val="00237096"/>
    <w:rsid w:val="00237176"/>
    <w:rsid w:val="002401B7"/>
    <w:rsid w:val="00240C15"/>
    <w:rsid w:val="00242ECA"/>
    <w:rsid w:val="0024542F"/>
    <w:rsid w:val="002456DE"/>
    <w:rsid w:val="0024605A"/>
    <w:rsid w:val="00247167"/>
    <w:rsid w:val="0024730E"/>
    <w:rsid w:val="00251844"/>
    <w:rsid w:val="002523A9"/>
    <w:rsid w:val="00252881"/>
    <w:rsid w:val="002534F2"/>
    <w:rsid w:val="00253B2E"/>
    <w:rsid w:val="00253DD2"/>
    <w:rsid w:val="00253F27"/>
    <w:rsid w:val="0025517A"/>
    <w:rsid w:val="0025531A"/>
    <w:rsid w:val="002558DC"/>
    <w:rsid w:val="00256A2F"/>
    <w:rsid w:val="00257584"/>
    <w:rsid w:val="002618B6"/>
    <w:rsid w:val="00261AC3"/>
    <w:rsid w:val="00262336"/>
    <w:rsid w:val="0026723C"/>
    <w:rsid w:val="0027060A"/>
    <w:rsid w:val="00270D05"/>
    <w:rsid w:val="0027153E"/>
    <w:rsid w:val="00271B33"/>
    <w:rsid w:val="00271BA9"/>
    <w:rsid w:val="00272ED1"/>
    <w:rsid w:val="00273EF3"/>
    <w:rsid w:val="00275678"/>
    <w:rsid w:val="0027570D"/>
    <w:rsid w:val="00275E0C"/>
    <w:rsid w:val="00276EAC"/>
    <w:rsid w:val="00277198"/>
    <w:rsid w:val="00277D10"/>
    <w:rsid w:val="00277DC1"/>
    <w:rsid w:val="00280837"/>
    <w:rsid w:val="00280BAE"/>
    <w:rsid w:val="0028223B"/>
    <w:rsid w:val="00284819"/>
    <w:rsid w:val="00284CDF"/>
    <w:rsid w:val="002859BA"/>
    <w:rsid w:val="00285B12"/>
    <w:rsid w:val="002862A3"/>
    <w:rsid w:val="0028658F"/>
    <w:rsid w:val="00286966"/>
    <w:rsid w:val="00287CF2"/>
    <w:rsid w:val="0029080B"/>
    <w:rsid w:val="00290A1E"/>
    <w:rsid w:val="0029170A"/>
    <w:rsid w:val="00293FE1"/>
    <w:rsid w:val="00295269"/>
    <w:rsid w:val="00296202"/>
    <w:rsid w:val="002964B9"/>
    <w:rsid w:val="00296D7A"/>
    <w:rsid w:val="002A0B51"/>
    <w:rsid w:val="002A0D3B"/>
    <w:rsid w:val="002A1140"/>
    <w:rsid w:val="002A21F5"/>
    <w:rsid w:val="002A2D32"/>
    <w:rsid w:val="002A4DE1"/>
    <w:rsid w:val="002A6895"/>
    <w:rsid w:val="002A7E12"/>
    <w:rsid w:val="002B084C"/>
    <w:rsid w:val="002B5AE7"/>
    <w:rsid w:val="002C1821"/>
    <w:rsid w:val="002C1B10"/>
    <w:rsid w:val="002C2449"/>
    <w:rsid w:val="002C2BE7"/>
    <w:rsid w:val="002C4237"/>
    <w:rsid w:val="002C692E"/>
    <w:rsid w:val="002C6F38"/>
    <w:rsid w:val="002C708B"/>
    <w:rsid w:val="002C72FA"/>
    <w:rsid w:val="002C734F"/>
    <w:rsid w:val="002D048E"/>
    <w:rsid w:val="002D371B"/>
    <w:rsid w:val="002D3BA1"/>
    <w:rsid w:val="002D3E07"/>
    <w:rsid w:val="002D5640"/>
    <w:rsid w:val="002D5E1B"/>
    <w:rsid w:val="002D5F47"/>
    <w:rsid w:val="002E0B3B"/>
    <w:rsid w:val="002E1B8A"/>
    <w:rsid w:val="002E314B"/>
    <w:rsid w:val="002E3D4C"/>
    <w:rsid w:val="002E3DA1"/>
    <w:rsid w:val="002E569E"/>
    <w:rsid w:val="002E68D7"/>
    <w:rsid w:val="002E69C4"/>
    <w:rsid w:val="002E6B97"/>
    <w:rsid w:val="002E7674"/>
    <w:rsid w:val="002E7B1D"/>
    <w:rsid w:val="002F117C"/>
    <w:rsid w:val="002F159E"/>
    <w:rsid w:val="002F1DEF"/>
    <w:rsid w:val="002F1E4B"/>
    <w:rsid w:val="002F22C2"/>
    <w:rsid w:val="002F2DD4"/>
    <w:rsid w:val="002F2E2F"/>
    <w:rsid w:val="002F35BC"/>
    <w:rsid w:val="002F4F4C"/>
    <w:rsid w:val="002F595F"/>
    <w:rsid w:val="002F5A0F"/>
    <w:rsid w:val="002F6D2E"/>
    <w:rsid w:val="002F7BB1"/>
    <w:rsid w:val="00300C95"/>
    <w:rsid w:val="00300F1D"/>
    <w:rsid w:val="00301034"/>
    <w:rsid w:val="003027C7"/>
    <w:rsid w:val="00303526"/>
    <w:rsid w:val="00303814"/>
    <w:rsid w:val="00305702"/>
    <w:rsid w:val="003062D5"/>
    <w:rsid w:val="0030725D"/>
    <w:rsid w:val="00310F47"/>
    <w:rsid w:val="0031162E"/>
    <w:rsid w:val="00311B04"/>
    <w:rsid w:val="00312795"/>
    <w:rsid w:val="00312E90"/>
    <w:rsid w:val="003138B2"/>
    <w:rsid w:val="0031411C"/>
    <w:rsid w:val="00314CFC"/>
    <w:rsid w:val="00314DE5"/>
    <w:rsid w:val="003153CB"/>
    <w:rsid w:val="00316192"/>
    <w:rsid w:val="00317814"/>
    <w:rsid w:val="00320D84"/>
    <w:rsid w:val="00320E76"/>
    <w:rsid w:val="003212F3"/>
    <w:rsid w:val="0032130C"/>
    <w:rsid w:val="00321639"/>
    <w:rsid w:val="0032163A"/>
    <w:rsid w:val="00321B5C"/>
    <w:rsid w:val="003222ED"/>
    <w:rsid w:val="00322CB0"/>
    <w:rsid w:val="003258AC"/>
    <w:rsid w:val="00325A1A"/>
    <w:rsid w:val="00325AA7"/>
    <w:rsid w:val="00326E54"/>
    <w:rsid w:val="00327A55"/>
    <w:rsid w:val="00327C51"/>
    <w:rsid w:val="0033049E"/>
    <w:rsid w:val="00330948"/>
    <w:rsid w:val="003316D1"/>
    <w:rsid w:val="00332DA4"/>
    <w:rsid w:val="00333748"/>
    <w:rsid w:val="00333F4F"/>
    <w:rsid w:val="003350EF"/>
    <w:rsid w:val="003405D0"/>
    <w:rsid w:val="00341CE4"/>
    <w:rsid w:val="00343159"/>
    <w:rsid w:val="003446CD"/>
    <w:rsid w:val="00345571"/>
    <w:rsid w:val="00346904"/>
    <w:rsid w:val="00346BDC"/>
    <w:rsid w:val="00350477"/>
    <w:rsid w:val="00350727"/>
    <w:rsid w:val="003518F1"/>
    <w:rsid w:val="00353068"/>
    <w:rsid w:val="0035351E"/>
    <w:rsid w:val="00354624"/>
    <w:rsid w:val="0035495F"/>
    <w:rsid w:val="00354E20"/>
    <w:rsid w:val="00354E8F"/>
    <w:rsid w:val="003550EB"/>
    <w:rsid w:val="00355A59"/>
    <w:rsid w:val="00356289"/>
    <w:rsid w:val="00356D55"/>
    <w:rsid w:val="00360CBC"/>
    <w:rsid w:val="0036147A"/>
    <w:rsid w:val="003616A1"/>
    <w:rsid w:val="00361FA7"/>
    <w:rsid w:val="0036234F"/>
    <w:rsid w:val="003623FC"/>
    <w:rsid w:val="00364841"/>
    <w:rsid w:val="00364FDB"/>
    <w:rsid w:val="0036515A"/>
    <w:rsid w:val="003659F9"/>
    <w:rsid w:val="0036673B"/>
    <w:rsid w:val="00366946"/>
    <w:rsid w:val="00367A00"/>
    <w:rsid w:val="003723B2"/>
    <w:rsid w:val="003726F5"/>
    <w:rsid w:val="003733E5"/>
    <w:rsid w:val="0037358C"/>
    <w:rsid w:val="003736E6"/>
    <w:rsid w:val="003737AD"/>
    <w:rsid w:val="00373DE4"/>
    <w:rsid w:val="003740FC"/>
    <w:rsid w:val="00374838"/>
    <w:rsid w:val="00375502"/>
    <w:rsid w:val="00377993"/>
    <w:rsid w:val="003810BC"/>
    <w:rsid w:val="0038121A"/>
    <w:rsid w:val="00381D5C"/>
    <w:rsid w:val="003836B0"/>
    <w:rsid w:val="003838D7"/>
    <w:rsid w:val="00384312"/>
    <w:rsid w:val="00386D53"/>
    <w:rsid w:val="00387A97"/>
    <w:rsid w:val="00387CA9"/>
    <w:rsid w:val="00387DE8"/>
    <w:rsid w:val="00387EE9"/>
    <w:rsid w:val="00391469"/>
    <w:rsid w:val="0039190A"/>
    <w:rsid w:val="003936FF"/>
    <w:rsid w:val="00393A94"/>
    <w:rsid w:val="00394EA2"/>
    <w:rsid w:val="00394F8B"/>
    <w:rsid w:val="00396606"/>
    <w:rsid w:val="00397BAF"/>
    <w:rsid w:val="00397F2F"/>
    <w:rsid w:val="003A0FF8"/>
    <w:rsid w:val="003A1DD8"/>
    <w:rsid w:val="003A2A80"/>
    <w:rsid w:val="003A3B8B"/>
    <w:rsid w:val="003A3CB8"/>
    <w:rsid w:val="003A5965"/>
    <w:rsid w:val="003A6D95"/>
    <w:rsid w:val="003B2199"/>
    <w:rsid w:val="003B2D09"/>
    <w:rsid w:val="003B34B5"/>
    <w:rsid w:val="003B408C"/>
    <w:rsid w:val="003B5284"/>
    <w:rsid w:val="003B55D2"/>
    <w:rsid w:val="003B69D1"/>
    <w:rsid w:val="003C0189"/>
    <w:rsid w:val="003C01FF"/>
    <w:rsid w:val="003C22FE"/>
    <w:rsid w:val="003C49CB"/>
    <w:rsid w:val="003C5219"/>
    <w:rsid w:val="003C596F"/>
    <w:rsid w:val="003C6DF1"/>
    <w:rsid w:val="003C7763"/>
    <w:rsid w:val="003C786C"/>
    <w:rsid w:val="003D0499"/>
    <w:rsid w:val="003D0B91"/>
    <w:rsid w:val="003D18DD"/>
    <w:rsid w:val="003D1A8B"/>
    <w:rsid w:val="003D25DF"/>
    <w:rsid w:val="003D2ECC"/>
    <w:rsid w:val="003D40BF"/>
    <w:rsid w:val="003D43CE"/>
    <w:rsid w:val="003D4A55"/>
    <w:rsid w:val="003D5069"/>
    <w:rsid w:val="003D60BB"/>
    <w:rsid w:val="003D6137"/>
    <w:rsid w:val="003D6D53"/>
    <w:rsid w:val="003D74C1"/>
    <w:rsid w:val="003D7B91"/>
    <w:rsid w:val="003E00F2"/>
    <w:rsid w:val="003E036B"/>
    <w:rsid w:val="003E2213"/>
    <w:rsid w:val="003E22DD"/>
    <w:rsid w:val="003E3672"/>
    <w:rsid w:val="003E5CF2"/>
    <w:rsid w:val="003E7F96"/>
    <w:rsid w:val="003F0801"/>
    <w:rsid w:val="003F28F6"/>
    <w:rsid w:val="003F3687"/>
    <w:rsid w:val="003F3FEB"/>
    <w:rsid w:val="003F46E8"/>
    <w:rsid w:val="003F5852"/>
    <w:rsid w:val="003F6E59"/>
    <w:rsid w:val="00400C1D"/>
    <w:rsid w:val="00401772"/>
    <w:rsid w:val="004026D2"/>
    <w:rsid w:val="00403209"/>
    <w:rsid w:val="00403A2B"/>
    <w:rsid w:val="00404082"/>
    <w:rsid w:val="0040408E"/>
    <w:rsid w:val="004050B4"/>
    <w:rsid w:val="0040619A"/>
    <w:rsid w:val="0041059D"/>
    <w:rsid w:val="00410AEE"/>
    <w:rsid w:val="00411101"/>
    <w:rsid w:val="00411202"/>
    <w:rsid w:val="00411366"/>
    <w:rsid w:val="0041344F"/>
    <w:rsid w:val="00413A7B"/>
    <w:rsid w:val="00414E6E"/>
    <w:rsid w:val="004173C4"/>
    <w:rsid w:val="00417F4F"/>
    <w:rsid w:val="00422E73"/>
    <w:rsid w:val="00426E5A"/>
    <w:rsid w:val="00426F5F"/>
    <w:rsid w:val="0042775A"/>
    <w:rsid w:val="00432534"/>
    <w:rsid w:val="0043263A"/>
    <w:rsid w:val="00432736"/>
    <w:rsid w:val="004328A0"/>
    <w:rsid w:val="00435201"/>
    <w:rsid w:val="00437144"/>
    <w:rsid w:val="00437530"/>
    <w:rsid w:val="00437E90"/>
    <w:rsid w:val="004404EB"/>
    <w:rsid w:val="00440832"/>
    <w:rsid w:val="004417A4"/>
    <w:rsid w:val="0044338D"/>
    <w:rsid w:val="00444EC2"/>
    <w:rsid w:val="00446E6E"/>
    <w:rsid w:val="00447566"/>
    <w:rsid w:val="00450352"/>
    <w:rsid w:val="004510F0"/>
    <w:rsid w:val="004516AA"/>
    <w:rsid w:val="004523E2"/>
    <w:rsid w:val="004558E4"/>
    <w:rsid w:val="004566BD"/>
    <w:rsid w:val="00457569"/>
    <w:rsid w:val="0046187A"/>
    <w:rsid w:val="004619F6"/>
    <w:rsid w:val="00466000"/>
    <w:rsid w:val="00466348"/>
    <w:rsid w:val="00466B99"/>
    <w:rsid w:val="004672C9"/>
    <w:rsid w:val="00470490"/>
    <w:rsid w:val="00470DE9"/>
    <w:rsid w:val="00471940"/>
    <w:rsid w:val="00471C10"/>
    <w:rsid w:val="004721A7"/>
    <w:rsid w:val="00473A01"/>
    <w:rsid w:val="00474DB3"/>
    <w:rsid w:val="004756FC"/>
    <w:rsid w:val="00475DA4"/>
    <w:rsid w:val="00475E1C"/>
    <w:rsid w:val="00477E1C"/>
    <w:rsid w:val="0048151F"/>
    <w:rsid w:val="00483062"/>
    <w:rsid w:val="00483289"/>
    <w:rsid w:val="00483DF9"/>
    <w:rsid w:val="004847DA"/>
    <w:rsid w:val="00484F31"/>
    <w:rsid w:val="00485ADB"/>
    <w:rsid w:val="0048651B"/>
    <w:rsid w:val="00486CA7"/>
    <w:rsid w:val="00487078"/>
    <w:rsid w:val="00487587"/>
    <w:rsid w:val="0049048B"/>
    <w:rsid w:val="00494036"/>
    <w:rsid w:val="004966C3"/>
    <w:rsid w:val="00496E48"/>
    <w:rsid w:val="0049789D"/>
    <w:rsid w:val="00497ADA"/>
    <w:rsid w:val="004A005B"/>
    <w:rsid w:val="004A23F5"/>
    <w:rsid w:val="004A37E6"/>
    <w:rsid w:val="004A3BF2"/>
    <w:rsid w:val="004A41B8"/>
    <w:rsid w:val="004A41C6"/>
    <w:rsid w:val="004A4B4E"/>
    <w:rsid w:val="004A4E1E"/>
    <w:rsid w:val="004A5DBF"/>
    <w:rsid w:val="004A785D"/>
    <w:rsid w:val="004B0576"/>
    <w:rsid w:val="004B2A8A"/>
    <w:rsid w:val="004B3C65"/>
    <w:rsid w:val="004B4345"/>
    <w:rsid w:val="004B4E0E"/>
    <w:rsid w:val="004B522D"/>
    <w:rsid w:val="004B5934"/>
    <w:rsid w:val="004B6D52"/>
    <w:rsid w:val="004B6E2E"/>
    <w:rsid w:val="004B705B"/>
    <w:rsid w:val="004B7D3C"/>
    <w:rsid w:val="004B7E05"/>
    <w:rsid w:val="004C037B"/>
    <w:rsid w:val="004C0877"/>
    <w:rsid w:val="004C158A"/>
    <w:rsid w:val="004C2A2A"/>
    <w:rsid w:val="004C3041"/>
    <w:rsid w:val="004C5A0C"/>
    <w:rsid w:val="004C5D94"/>
    <w:rsid w:val="004C606B"/>
    <w:rsid w:val="004D021B"/>
    <w:rsid w:val="004D14B4"/>
    <w:rsid w:val="004D1A69"/>
    <w:rsid w:val="004D25FF"/>
    <w:rsid w:val="004D2661"/>
    <w:rsid w:val="004D290F"/>
    <w:rsid w:val="004D328C"/>
    <w:rsid w:val="004D4051"/>
    <w:rsid w:val="004D417C"/>
    <w:rsid w:val="004D4A8C"/>
    <w:rsid w:val="004D6054"/>
    <w:rsid w:val="004D644F"/>
    <w:rsid w:val="004D7018"/>
    <w:rsid w:val="004E089A"/>
    <w:rsid w:val="004E0972"/>
    <w:rsid w:val="004E0CF4"/>
    <w:rsid w:val="004E1A34"/>
    <w:rsid w:val="004E4060"/>
    <w:rsid w:val="004E4619"/>
    <w:rsid w:val="004E46E5"/>
    <w:rsid w:val="004E4BA5"/>
    <w:rsid w:val="004E4E31"/>
    <w:rsid w:val="004E65ED"/>
    <w:rsid w:val="004E6C39"/>
    <w:rsid w:val="004F0CA0"/>
    <w:rsid w:val="004F165A"/>
    <w:rsid w:val="004F2DD7"/>
    <w:rsid w:val="004F365B"/>
    <w:rsid w:val="004F4811"/>
    <w:rsid w:val="004F4D0D"/>
    <w:rsid w:val="004F52BB"/>
    <w:rsid w:val="004F537E"/>
    <w:rsid w:val="004F5E6F"/>
    <w:rsid w:val="00502140"/>
    <w:rsid w:val="00503FAC"/>
    <w:rsid w:val="00504908"/>
    <w:rsid w:val="00505290"/>
    <w:rsid w:val="0050550B"/>
    <w:rsid w:val="00505EBC"/>
    <w:rsid w:val="00506F3F"/>
    <w:rsid w:val="00507A4A"/>
    <w:rsid w:val="00510151"/>
    <w:rsid w:val="0051018A"/>
    <w:rsid w:val="005101D9"/>
    <w:rsid w:val="005129A4"/>
    <w:rsid w:val="00512E68"/>
    <w:rsid w:val="00514A43"/>
    <w:rsid w:val="00516824"/>
    <w:rsid w:val="005204E2"/>
    <w:rsid w:val="00520A7A"/>
    <w:rsid w:val="00521BC7"/>
    <w:rsid w:val="005222EF"/>
    <w:rsid w:val="00523B34"/>
    <w:rsid w:val="00524740"/>
    <w:rsid w:val="005254BE"/>
    <w:rsid w:val="005255DC"/>
    <w:rsid w:val="0052569E"/>
    <w:rsid w:val="00525FB7"/>
    <w:rsid w:val="00526A11"/>
    <w:rsid w:val="0052788E"/>
    <w:rsid w:val="00527C58"/>
    <w:rsid w:val="005303AD"/>
    <w:rsid w:val="00530542"/>
    <w:rsid w:val="00530822"/>
    <w:rsid w:val="00530877"/>
    <w:rsid w:val="00530BCA"/>
    <w:rsid w:val="00531F08"/>
    <w:rsid w:val="00532B3A"/>
    <w:rsid w:val="005330EA"/>
    <w:rsid w:val="0053310C"/>
    <w:rsid w:val="00534067"/>
    <w:rsid w:val="005341FC"/>
    <w:rsid w:val="00534948"/>
    <w:rsid w:val="00534C20"/>
    <w:rsid w:val="005354B5"/>
    <w:rsid w:val="005356FB"/>
    <w:rsid w:val="00536B23"/>
    <w:rsid w:val="00541315"/>
    <w:rsid w:val="00545818"/>
    <w:rsid w:val="005460D0"/>
    <w:rsid w:val="005474A5"/>
    <w:rsid w:val="005476C6"/>
    <w:rsid w:val="00547F52"/>
    <w:rsid w:val="00551782"/>
    <w:rsid w:val="00551A4A"/>
    <w:rsid w:val="0055360E"/>
    <w:rsid w:val="00555A46"/>
    <w:rsid w:val="005578E7"/>
    <w:rsid w:val="00560041"/>
    <w:rsid w:val="00560F0F"/>
    <w:rsid w:val="0056173D"/>
    <w:rsid w:val="005622FB"/>
    <w:rsid w:val="00562BD7"/>
    <w:rsid w:val="00563A3A"/>
    <w:rsid w:val="00564BB9"/>
    <w:rsid w:val="00564FF9"/>
    <w:rsid w:val="00565F2B"/>
    <w:rsid w:val="00566109"/>
    <w:rsid w:val="005666FE"/>
    <w:rsid w:val="005669F4"/>
    <w:rsid w:val="00567104"/>
    <w:rsid w:val="005702E5"/>
    <w:rsid w:val="005706C7"/>
    <w:rsid w:val="00571568"/>
    <w:rsid w:val="00574811"/>
    <w:rsid w:val="00574A2E"/>
    <w:rsid w:val="00574F56"/>
    <w:rsid w:val="00575E50"/>
    <w:rsid w:val="005774B6"/>
    <w:rsid w:val="005803B2"/>
    <w:rsid w:val="0058041D"/>
    <w:rsid w:val="00583015"/>
    <w:rsid w:val="00584962"/>
    <w:rsid w:val="0059096C"/>
    <w:rsid w:val="00590E50"/>
    <w:rsid w:val="0059203A"/>
    <w:rsid w:val="0059235B"/>
    <w:rsid w:val="0059456D"/>
    <w:rsid w:val="00594B9E"/>
    <w:rsid w:val="0059566B"/>
    <w:rsid w:val="005964BB"/>
    <w:rsid w:val="005964D0"/>
    <w:rsid w:val="005965D1"/>
    <w:rsid w:val="0059669A"/>
    <w:rsid w:val="0059723D"/>
    <w:rsid w:val="00597836"/>
    <w:rsid w:val="00597C95"/>
    <w:rsid w:val="005A0F93"/>
    <w:rsid w:val="005A160C"/>
    <w:rsid w:val="005A26BD"/>
    <w:rsid w:val="005A27CB"/>
    <w:rsid w:val="005A4277"/>
    <w:rsid w:val="005A47D9"/>
    <w:rsid w:val="005A5574"/>
    <w:rsid w:val="005A6B57"/>
    <w:rsid w:val="005A7434"/>
    <w:rsid w:val="005B296F"/>
    <w:rsid w:val="005B2A34"/>
    <w:rsid w:val="005B2E8B"/>
    <w:rsid w:val="005B4679"/>
    <w:rsid w:val="005B5691"/>
    <w:rsid w:val="005B6FF3"/>
    <w:rsid w:val="005B773E"/>
    <w:rsid w:val="005C1D6E"/>
    <w:rsid w:val="005C4DA0"/>
    <w:rsid w:val="005C559F"/>
    <w:rsid w:val="005C58A7"/>
    <w:rsid w:val="005D0A32"/>
    <w:rsid w:val="005D0E06"/>
    <w:rsid w:val="005D18BF"/>
    <w:rsid w:val="005D238C"/>
    <w:rsid w:val="005D3B10"/>
    <w:rsid w:val="005D4414"/>
    <w:rsid w:val="005D4DDE"/>
    <w:rsid w:val="005D4F74"/>
    <w:rsid w:val="005D58A9"/>
    <w:rsid w:val="005D7A6A"/>
    <w:rsid w:val="005D7E11"/>
    <w:rsid w:val="005E0EDB"/>
    <w:rsid w:val="005E22CD"/>
    <w:rsid w:val="005E2BE3"/>
    <w:rsid w:val="005E392A"/>
    <w:rsid w:val="005E5BEA"/>
    <w:rsid w:val="005E5D6C"/>
    <w:rsid w:val="005E5EA6"/>
    <w:rsid w:val="005E6B0A"/>
    <w:rsid w:val="005F01D8"/>
    <w:rsid w:val="005F0BA1"/>
    <w:rsid w:val="005F11AC"/>
    <w:rsid w:val="005F1487"/>
    <w:rsid w:val="005F33C0"/>
    <w:rsid w:val="005F35FB"/>
    <w:rsid w:val="005F553B"/>
    <w:rsid w:val="005F5578"/>
    <w:rsid w:val="005F5B07"/>
    <w:rsid w:val="005F6565"/>
    <w:rsid w:val="005F6D40"/>
    <w:rsid w:val="005F6D5D"/>
    <w:rsid w:val="006012CD"/>
    <w:rsid w:val="0060259C"/>
    <w:rsid w:val="006028CA"/>
    <w:rsid w:val="006043ED"/>
    <w:rsid w:val="00604985"/>
    <w:rsid w:val="00604C6C"/>
    <w:rsid w:val="00605AE4"/>
    <w:rsid w:val="00606707"/>
    <w:rsid w:val="00606BD1"/>
    <w:rsid w:val="00607AB1"/>
    <w:rsid w:val="00610539"/>
    <w:rsid w:val="00612C4B"/>
    <w:rsid w:val="00612DFA"/>
    <w:rsid w:val="00612EE2"/>
    <w:rsid w:val="00612F1B"/>
    <w:rsid w:val="0061331C"/>
    <w:rsid w:val="0061376E"/>
    <w:rsid w:val="006157DC"/>
    <w:rsid w:val="006163BC"/>
    <w:rsid w:val="006173F1"/>
    <w:rsid w:val="00617C9A"/>
    <w:rsid w:val="0062070E"/>
    <w:rsid w:val="00620DBE"/>
    <w:rsid w:val="0062145B"/>
    <w:rsid w:val="00622BD0"/>
    <w:rsid w:val="00622C31"/>
    <w:rsid w:val="00623DA6"/>
    <w:rsid w:val="0062471A"/>
    <w:rsid w:val="00625F3B"/>
    <w:rsid w:val="006260D1"/>
    <w:rsid w:val="00626C42"/>
    <w:rsid w:val="00632F03"/>
    <w:rsid w:val="00634FD8"/>
    <w:rsid w:val="00636B95"/>
    <w:rsid w:val="00637C36"/>
    <w:rsid w:val="00640013"/>
    <w:rsid w:val="006412A9"/>
    <w:rsid w:val="00643457"/>
    <w:rsid w:val="00643560"/>
    <w:rsid w:val="006467AA"/>
    <w:rsid w:val="00646E4A"/>
    <w:rsid w:val="00647522"/>
    <w:rsid w:val="006509AE"/>
    <w:rsid w:val="00650D8F"/>
    <w:rsid w:val="00650E1B"/>
    <w:rsid w:val="006521AE"/>
    <w:rsid w:val="00652C70"/>
    <w:rsid w:val="00652CB0"/>
    <w:rsid w:val="0065425C"/>
    <w:rsid w:val="0065580A"/>
    <w:rsid w:val="00656EE1"/>
    <w:rsid w:val="00657779"/>
    <w:rsid w:val="00660F10"/>
    <w:rsid w:val="00661AED"/>
    <w:rsid w:val="00661BC4"/>
    <w:rsid w:val="00662021"/>
    <w:rsid w:val="006649C2"/>
    <w:rsid w:val="006662C0"/>
    <w:rsid w:val="00667AE0"/>
    <w:rsid w:val="00671385"/>
    <w:rsid w:val="006724EE"/>
    <w:rsid w:val="00672AC7"/>
    <w:rsid w:val="006736A0"/>
    <w:rsid w:val="00673FF6"/>
    <w:rsid w:val="00675DE3"/>
    <w:rsid w:val="00675FCC"/>
    <w:rsid w:val="00677500"/>
    <w:rsid w:val="006778E9"/>
    <w:rsid w:val="00677B0B"/>
    <w:rsid w:val="0068064D"/>
    <w:rsid w:val="00680DCE"/>
    <w:rsid w:val="00680EF3"/>
    <w:rsid w:val="00680F18"/>
    <w:rsid w:val="00682692"/>
    <w:rsid w:val="00682723"/>
    <w:rsid w:val="00683BA9"/>
    <w:rsid w:val="006853A4"/>
    <w:rsid w:val="0068624C"/>
    <w:rsid w:val="00686964"/>
    <w:rsid w:val="0069022A"/>
    <w:rsid w:val="00691849"/>
    <w:rsid w:val="00691ABC"/>
    <w:rsid w:val="006920E0"/>
    <w:rsid w:val="0069212D"/>
    <w:rsid w:val="006926F5"/>
    <w:rsid w:val="00692A0B"/>
    <w:rsid w:val="0069325E"/>
    <w:rsid w:val="00694AA7"/>
    <w:rsid w:val="00697630"/>
    <w:rsid w:val="006A0628"/>
    <w:rsid w:val="006A0C9F"/>
    <w:rsid w:val="006A2639"/>
    <w:rsid w:val="006A3841"/>
    <w:rsid w:val="006A44FB"/>
    <w:rsid w:val="006A4F66"/>
    <w:rsid w:val="006A6318"/>
    <w:rsid w:val="006A6C67"/>
    <w:rsid w:val="006B07BB"/>
    <w:rsid w:val="006B0A0C"/>
    <w:rsid w:val="006B0FB0"/>
    <w:rsid w:val="006B2881"/>
    <w:rsid w:val="006B32BC"/>
    <w:rsid w:val="006B6199"/>
    <w:rsid w:val="006B7175"/>
    <w:rsid w:val="006C061C"/>
    <w:rsid w:val="006C1256"/>
    <w:rsid w:val="006C1D2B"/>
    <w:rsid w:val="006C2A8F"/>
    <w:rsid w:val="006C2D7A"/>
    <w:rsid w:val="006C302C"/>
    <w:rsid w:val="006C3FE2"/>
    <w:rsid w:val="006C4D9C"/>
    <w:rsid w:val="006C5487"/>
    <w:rsid w:val="006C6EB1"/>
    <w:rsid w:val="006C7AB8"/>
    <w:rsid w:val="006C7E0A"/>
    <w:rsid w:val="006C7EDF"/>
    <w:rsid w:val="006D0DCC"/>
    <w:rsid w:val="006D1023"/>
    <w:rsid w:val="006D21DA"/>
    <w:rsid w:val="006D2778"/>
    <w:rsid w:val="006D39B2"/>
    <w:rsid w:val="006D4057"/>
    <w:rsid w:val="006D524C"/>
    <w:rsid w:val="006D6263"/>
    <w:rsid w:val="006D71D6"/>
    <w:rsid w:val="006D7D93"/>
    <w:rsid w:val="006E3F71"/>
    <w:rsid w:val="006E4481"/>
    <w:rsid w:val="006E48C3"/>
    <w:rsid w:val="006E4D53"/>
    <w:rsid w:val="006E6628"/>
    <w:rsid w:val="006E68BB"/>
    <w:rsid w:val="006E6AD2"/>
    <w:rsid w:val="006F1074"/>
    <w:rsid w:val="006F35AC"/>
    <w:rsid w:val="006F3A1F"/>
    <w:rsid w:val="006F4370"/>
    <w:rsid w:val="006F47C0"/>
    <w:rsid w:val="006F513B"/>
    <w:rsid w:val="006F55B7"/>
    <w:rsid w:val="006F754D"/>
    <w:rsid w:val="006F78E5"/>
    <w:rsid w:val="0070062A"/>
    <w:rsid w:val="007006E0"/>
    <w:rsid w:val="00701118"/>
    <w:rsid w:val="00701932"/>
    <w:rsid w:val="007023C6"/>
    <w:rsid w:val="00702C82"/>
    <w:rsid w:val="00703782"/>
    <w:rsid w:val="007071C7"/>
    <w:rsid w:val="007075B1"/>
    <w:rsid w:val="0070764F"/>
    <w:rsid w:val="00710F6A"/>
    <w:rsid w:val="00711292"/>
    <w:rsid w:val="00713C12"/>
    <w:rsid w:val="00714661"/>
    <w:rsid w:val="007146A0"/>
    <w:rsid w:val="0071719D"/>
    <w:rsid w:val="00717B83"/>
    <w:rsid w:val="007205B9"/>
    <w:rsid w:val="00720A21"/>
    <w:rsid w:val="007212F2"/>
    <w:rsid w:val="007219A2"/>
    <w:rsid w:val="00722A8A"/>
    <w:rsid w:val="00722B12"/>
    <w:rsid w:val="00723989"/>
    <w:rsid w:val="007242C7"/>
    <w:rsid w:val="007248C5"/>
    <w:rsid w:val="00724D10"/>
    <w:rsid w:val="007251CC"/>
    <w:rsid w:val="007258A0"/>
    <w:rsid w:val="0072592A"/>
    <w:rsid w:val="00725B11"/>
    <w:rsid w:val="007263B7"/>
    <w:rsid w:val="00726FA4"/>
    <w:rsid w:val="0072708D"/>
    <w:rsid w:val="0072764A"/>
    <w:rsid w:val="00733247"/>
    <w:rsid w:val="0073517A"/>
    <w:rsid w:val="007356F8"/>
    <w:rsid w:val="00737149"/>
    <w:rsid w:val="00741103"/>
    <w:rsid w:val="007413E4"/>
    <w:rsid w:val="00741655"/>
    <w:rsid w:val="00742440"/>
    <w:rsid w:val="0074387D"/>
    <w:rsid w:val="0074395F"/>
    <w:rsid w:val="00743BFC"/>
    <w:rsid w:val="00744339"/>
    <w:rsid w:val="00744453"/>
    <w:rsid w:val="0074520F"/>
    <w:rsid w:val="00747661"/>
    <w:rsid w:val="0075073D"/>
    <w:rsid w:val="00751082"/>
    <w:rsid w:val="007517E8"/>
    <w:rsid w:val="00751C69"/>
    <w:rsid w:val="007526CC"/>
    <w:rsid w:val="0075284D"/>
    <w:rsid w:val="00753AEB"/>
    <w:rsid w:val="007553BF"/>
    <w:rsid w:val="00756545"/>
    <w:rsid w:val="00756C72"/>
    <w:rsid w:val="00757760"/>
    <w:rsid w:val="00760774"/>
    <w:rsid w:val="007612E6"/>
    <w:rsid w:val="00761B06"/>
    <w:rsid w:val="00762128"/>
    <w:rsid w:val="00762533"/>
    <w:rsid w:val="007634D1"/>
    <w:rsid w:val="007636E7"/>
    <w:rsid w:val="00764E6C"/>
    <w:rsid w:val="00765166"/>
    <w:rsid w:val="0076520B"/>
    <w:rsid w:val="0076582F"/>
    <w:rsid w:val="00766AF3"/>
    <w:rsid w:val="00767ED6"/>
    <w:rsid w:val="00770B0A"/>
    <w:rsid w:val="00771307"/>
    <w:rsid w:val="00771CF1"/>
    <w:rsid w:val="00773596"/>
    <w:rsid w:val="00773F47"/>
    <w:rsid w:val="00774C6B"/>
    <w:rsid w:val="00775912"/>
    <w:rsid w:val="0077633C"/>
    <w:rsid w:val="0077784D"/>
    <w:rsid w:val="00780E4C"/>
    <w:rsid w:val="007830C0"/>
    <w:rsid w:val="007836D9"/>
    <w:rsid w:val="007838FF"/>
    <w:rsid w:val="00783B43"/>
    <w:rsid w:val="00783B88"/>
    <w:rsid w:val="00783E49"/>
    <w:rsid w:val="00785562"/>
    <w:rsid w:val="00786879"/>
    <w:rsid w:val="00790223"/>
    <w:rsid w:val="00792C25"/>
    <w:rsid w:val="00793DDA"/>
    <w:rsid w:val="007958B2"/>
    <w:rsid w:val="00795900"/>
    <w:rsid w:val="007959B3"/>
    <w:rsid w:val="0079625F"/>
    <w:rsid w:val="007966BE"/>
    <w:rsid w:val="00796CFD"/>
    <w:rsid w:val="007A0034"/>
    <w:rsid w:val="007A1988"/>
    <w:rsid w:val="007A26AB"/>
    <w:rsid w:val="007A481C"/>
    <w:rsid w:val="007A68AB"/>
    <w:rsid w:val="007A6E60"/>
    <w:rsid w:val="007A7B03"/>
    <w:rsid w:val="007B0322"/>
    <w:rsid w:val="007B0BCC"/>
    <w:rsid w:val="007B12C7"/>
    <w:rsid w:val="007B161C"/>
    <w:rsid w:val="007B2075"/>
    <w:rsid w:val="007B3371"/>
    <w:rsid w:val="007B38B3"/>
    <w:rsid w:val="007B40F2"/>
    <w:rsid w:val="007B434A"/>
    <w:rsid w:val="007B4C9B"/>
    <w:rsid w:val="007B533D"/>
    <w:rsid w:val="007B64BA"/>
    <w:rsid w:val="007B66C3"/>
    <w:rsid w:val="007B6CA0"/>
    <w:rsid w:val="007B7FAB"/>
    <w:rsid w:val="007C0DAA"/>
    <w:rsid w:val="007C17DB"/>
    <w:rsid w:val="007C1FC1"/>
    <w:rsid w:val="007C5822"/>
    <w:rsid w:val="007C6983"/>
    <w:rsid w:val="007C78A0"/>
    <w:rsid w:val="007D095F"/>
    <w:rsid w:val="007D0FA0"/>
    <w:rsid w:val="007D23D4"/>
    <w:rsid w:val="007D2638"/>
    <w:rsid w:val="007D2F54"/>
    <w:rsid w:val="007D47A5"/>
    <w:rsid w:val="007D6815"/>
    <w:rsid w:val="007D75A1"/>
    <w:rsid w:val="007D76F3"/>
    <w:rsid w:val="007D797F"/>
    <w:rsid w:val="007E0293"/>
    <w:rsid w:val="007E0D40"/>
    <w:rsid w:val="007E10BE"/>
    <w:rsid w:val="007E1E47"/>
    <w:rsid w:val="007E225C"/>
    <w:rsid w:val="007E2A06"/>
    <w:rsid w:val="007E3AE3"/>
    <w:rsid w:val="007E46D5"/>
    <w:rsid w:val="007E535A"/>
    <w:rsid w:val="007E66E6"/>
    <w:rsid w:val="007E699D"/>
    <w:rsid w:val="007F1A75"/>
    <w:rsid w:val="007F226B"/>
    <w:rsid w:val="007F263B"/>
    <w:rsid w:val="007F62CB"/>
    <w:rsid w:val="007F6689"/>
    <w:rsid w:val="007F7540"/>
    <w:rsid w:val="00800A97"/>
    <w:rsid w:val="00800D6D"/>
    <w:rsid w:val="0080162D"/>
    <w:rsid w:val="00801BF8"/>
    <w:rsid w:val="00802D51"/>
    <w:rsid w:val="008032F1"/>
    <w:rsid w:val="008038A2"/>
    <w:rsid w:val="00804EB0"/>
    <w:rsid w:val="00805472"/>
    <w:rsid w:val="00811F2E"/>
    <w:rsid w:val="00812A68"/>
    <w:rsid w:val="00812CAA"/>
    <w:rsid w:val="0081413D"/>
    <w:rsid w:val="00814BCF"/>
    <w:rsid w:val="00815B46"/>
    <w:rsid w:val="00820496"/>
    <w:rsid w:val="0082092A"/>
    <w:rsid w:val="00820B15"/>
    <w:rsid w:val="00822017"/>
    <w:rsid w:val="00822BEB"/>
    <w:rsid w:val="00823AF5"/>
    <w:rsid w:val="008244A4"/>
    <w:rsid w:val="008249DD"/>
    <w:rsid w:val="00830DD6"/>
    <w:rsid w:val="008343D2"/>
    <w:rsid w:val="0083583D"/>
    <w:rsid w:val="00835C4F"/>
    <w:rsid w:val="008375F1"/>
    <w:rsid w:val="008409FB"/>
    <w:rsid w:val="00843C4F"/>
    <w:rsid w:val="00844C62"/>
    <w:rsid w:val="00845D83"/>
    <w:rsid w:val="00846426"/>
    <w:rsid w:val="00847470"/>
    <w:rsid w:val="00847DCF"/>
    <w:rsid w:val="00850CC3"/>
    <w:rsid w:val="00851569"/>
    <w:rsid w:val="008518D9"/>
    <w:rsid w:val="00851903"/>
    <w:rsid w:val="00851FD0"/>
    <w:rsid w:val="00851FE7"/>
    <w:rsid w:val="0085581D"/>
    <w:rsid w:val="00855EB4"/>
    <w:rsid w:val="00856ABC"/>
    <w:rsid w:val="00857B67"/>
    <w:rsid w:val="00860607"/>
    <w:rsid w:val="00860A8D"/>
    <w:rsid w:val="00862C33"/>
    <w:rsid w:val="00862CA7"/>
    <w:rsid w:val="0086369B"/>
    <w:rsid w:val="008641BD"/>
    <w:rsid w:val="008649A4"/>
    <w:rsid w:val="00865159"/>
    <w:rsid w:val="00865EAA"/>
    <w:rsid w:val="00866053"/>
    <w:rsid w:val="00866311"/>
    <w:rsid w:val="008663EC"/>
    <w:rsid w:val="00870432"/>
    <w:rsid w:val="00870733"/>
    <w:rsid w:val="008724B9"/>
    <w:rsid w:val="0087275E"/>
    <w:rsid w:val="00873114"/>
    <w:rsid w:val="0087371A"/>
    <w:rsid w:val="00875F76"/>
    <w:rsid w:val="00876277"/>
    <w:rsid w:val="0087700C"/>
    <w:rsid w:val="00877423"/>
    <w:rsid w:val="00881E6E"/>
    <w:rsid w:val="00882045"/>
    <w:rsid w:val="0088278C"/>
    <w:rsid w:val="008828DC"/>
    <w:rsid w:val="00882B5D"/>
    <w:rsid w:val="008830B7"/>
    <w:rsid w:val="00884BC9"/>
    <w:rsid w:val="00885333"/>
    <w:rsid w:val="00885453"/>
    <w:rsid w:val="00885654"/>
    <w:rsid w:val="00885778"/>
    <w:rsid w:val="00890034"/>
    <w:rsid w:val="0089029B"/>
    <w:rsid w:val="0089041F"/>
    <w:rsid w:val="0089243C"/>
    <w:rsid w:val="00892709"/>
    <w:rsid w:val="0089291A"/>
    <w:rsid w:val="00893148"/>
    <w:rsid w:val="0089368E"/>
    <w:rsid w:val="00893B24"/>
    <w:rsid w:val="008943C4"/>
    <w:rsid w:val="00894761"/>
    <w:rsid w:val="00894A98"/>
    <w:rsid w:val="0089729F"/>
    <w:rsid w:val="00897EAC"/>
    <w:rsid w:val="00897FB3"/>
    <w:rsid w:val="008A0B05"/>
    <w:rsid w:val="008A0B8C"/>
    <w:rsid w:val="008A0EA7"/>
    <w:rsid w:val="008A1728"/>
    <w:rsid w:val="008A1CF0"/>
    <w:rsid w:val="008A257E"/>
    <w:rsid w:val="008A272A"/>
    <w:rsid w:val="008A2ADB"/>
    <w:rsid w:val="008A4A07"/>
    <w:rsid w:val="008A5290"/>
    <w:rsid w:val="008A55BF"/>
    <w:rsid w:val="008A5C9D"/>
    <w:rsid w:val="008A6D83"/>
    <w:rsid w:val="008A7020"/>
    <w:rsid w:val="008A7EE4"/>
    <w:rsid w:val="008B032A"/>
    <w:rsid w:val="008B0EC7"/>
    <w:rsid w:val="008B0F6C"/>
    <w:rsid w:val="008B24C5"/>
    <w:rsid w:val="008B291B"/>
    <w:rsid w:val="008B2EC0"/>
    <w:rsid w:val="008B2FC6"/>
    <w:rsid w:val="008B37C0"/>
    <w:rsid w:val="008B3C03"/>
    <w:rsid w:val="008B532D"/>
    <w:rsid w:val="008B583F"/>
    <w:rsid w:val="008C12E8"/>
    <w:rsid w:val="008C1B76"/>
    <w:rsid w:val="008C2059"/>
    <w:rsid w:val="008C2C7E"/>
    <w:rsid w:val="008C304F"/>
    <w:rsid w:val="008C31C3"/>
    <w:rsid w:val="008C3803"/>
    <w:rsid w:val="008C4BE5"/>
    <w:rsid w:val="008C4F0D"/>
    <w:rsid w:val="008C58B8"/>
    <w:rsid w:val="008C706C"/>
    <w:rsid w:val="008C7E0D"/>
    <w:rsid w:val="008D0089"/>
    <w:rsid w:val="008D0177"/>
    <w:rsid w:val="008D45B5"/>
    <w:rsid w:val="008D4993"/>
    <w:rsid w:val="008D4E3F"/>
    <w:rsid w:val="008D50D5"/>
    <w:rsid w:val="008D70C3"/>
    <w:rsid w:val="008D71B9"/>
    <w:rsid w:val="008E0B3F"/>
    <w:rsid w:val="008E1834"/>
    <w:rsid w:val="008E1D06"/>
    <w:rsid w:val="008E36EF"/>
    <w:rsid w:val="008E37F9"/>
    <w:rsid w:val="008E4E75"/>
    <w:rsid w:val="008E534F"/>
    <w:rsid w:val="008E6276"/>
    <w:rsid w:val="008E65FB"/>
    <w:rsid w:val="008E6775"/>
    <w:rsid w:val="008E7A11"/>
    <w:rsid w:val="008F02A1"/>
    <w:rsid w:val="008F16CE"/>
    <w:rsid w:val="008F2640"/>
    <w:rsid w:val="008F2CC4"/>
    <w:rsid w:val="008F36C9"/>
    <w:rsid w:val="008F4E54"/>
    <w:rsid w:val="008F539B"/>
    <w:rsid w:val="00901037"/>
    <w:rsid w:val="009011C7"/>
    <w:rsid w:val="00901224"/>
    <w:rsid w:val="009014E3"/>
    <w:rsid w:val="009015C3"/>
    <w:rsid w:val="00902186"/>
    <w:rsid w:val="0090329A"/>
    <w:rsid w:val="00904073"/>
    <w:rsid w:val="00904A27"/>
    <w:rsid w:val="00906528"/>
    <w:rsid w:val="0090691E"/>
    <w:rsid w:val="00906FBD"/>
    <w:rsid w:val="00907600"/>
    <w:rsid w:val="00910D96"/>
    <w:rsid w:val="0091113D"/>
    <w:rsid w:val="00911693"/>
    <w:rsid w:val="00911B50"/>
    <w:rsid w:val="0091216A"/>
    <w:rsid w:val="00913331"/>
    <w:rsid w:val="00913BA1"/>
    <w:rsid w:val="00913D71"/>
    <w:rsid w:val="00914380"/>
    <w:rsid w:val="009145A8"/>
    <w:rsid w:val="00916DCD"/>
    <w:rsid w:val="00917CF8"/>
    <w:rsid w:val="0092040A"/>
    <w:rsid w:val="00921244"/>
    <w:rsid w:val="009215BF"/>
    <w:rsid w:val="0092174B"/>
    <w:rsid w:val="00923257"/>
    <w:rsid w:val="00923F51"/>
    <w:rsid w:val="009304E0"/>
    <w:rsid w:val="009310AA"/>
    <w:rsid w:val="00932182"/>
    <w:rsid w:val="0093230C"/>
    <w:rsid w:val="00932985"/>
    <w:rsid w:val="00933BA3"/>
    <w:rsid w:val="00935DD7"/>
    <w:rsid w:val="00935E43"/>
    <w:rsid w:val="0093622A"/>
    <w:rsid w:val="009368A9"/>
    <w:rsid w:val="00937C77"/>
    <w:rsid w:val="00937CD5"/>
    <w:rsid w:val="009406C0"/>
    <w:rsid w:val="009417B6"/>
    <w:rsid w:val="009420A5"/>
    <w:rsid w:val="00942155"/>
    <w:rsid w:val="00942220"/>
    <w:rsid w:val="00942C0B"/>
    <w:rsid w:val="00942CFB"/>
    <w:rsid w:val="00943C6C"/>
    <w:rsid w:val="009446E2"/>
    <w:rsid w:val="00944FB3"/>
    <w:rsid w:val="00945D4D"/>
    <w:rsid w:val="00947698"/>
    <w:rsid w:val="00951044"/>
    <w:rsid w:val="009526D3"/>
    <w:rsid w:val="009542DF"/>
    <w:rsid w:val="00954E4C"/>
    <w:rsid w:val="00956392"/>
    <w:rsid w:val="00957C40"/>
    <w:rsid w:val="0096042B"/>
    <w:rsid w:val="00961870"/>
    <w:rsid w:val="00961960"/>
    <w:rsid w:val="00961CE0"/>
    <w:rsid w:val="0096266B"/>
    <w:rsid w:val="0096383C"/>
    <w:rsid w:val="00963BD5"/>
    <w:rsid w:val="00963E80"/>
    <w:rsid w:val="009649AC"/>
    <w:rsid w:val="009655D4"/>
    <w:rsid w:val="00965A06"/>
    <w:rsid w:val="0096683F"/>
    <w:rsid w:val="00966850"/>
    <w:rsid w:val="00966D90"/>
    <w:rsid w:val="00967324"/>
    <w:rsid w:val="00967BB9"/>
    <w:rsid w:val="00967C32"/>
    <w:rsid w:val="009702D1"/>
    <w:rsid w:val="00970436"/>
    <w:rsid w:val="009707C5"/>
    <w:rsid w:val="00970C6E"/>
    <w:rsid w:val="00974297"/>
    <w:rsid w:val="009822E2"/>
    <w:rsid w:val="00983FF1"/>
    <w:rsid w:val="00985E5B"/>
    <w:rsid w:val="009901B5"/>
    <w:rsid w:val="0099037D"/>
    <w:rsid w:val="0099205E"/>
    <w:rsid w:val="009922E5"/>
    <w:rsid w:val="00992868"/>
    <w:rsid w:val="00992C96"/>
    <w:rsid w:val="00993FAB"/>
    <w:rsid w:val="0099511B"/>
    <w:rsid w:val="00995DA3"/>
    <w:rsid w:val="00996B6C"/>
    <w:rsid w:val="00997209"/>
    <w:rsid w:val="00997F62"/>
    <w:rsid w:val="009A0C8D"/>
    <w:rsid w:val="009A151C"/>
    <w:rsid w:val="009A267E"/>
    <w:rsid w:val="009A2E93"/>
    <w:rsid w:val="009A2F0F"/>
    <w:rsid w:val="009A3016"/>
    <w:rsid w:val="009A3494"/>
    <w:rsid w:val="009A43AB"/>
    <w:rsid w:val="009A45CF"/>
    <w:rsid w:val="009A4C5E"/>
    <w:rsid w:val="009A5FCC"/>
    <w:rsid w:val="009A5FDF"/>
    <w:rsid w:val="009A677C"/>
    <w:rsid w:val="009A683E"/>
    <w:rsid w:val="009A6D91"/>
    <w:rsid w:val="009A757A"/>
    <w:rsid w:val="009A7F3F"/>
    <w:rsid w:val="009B183E"/>
    <w:rsid w:val="009B2E8E"/>
    <w:rsid w:val="009B4158"/>
    <w:rsid w:val="009B46DA"/>
    <w:rsid w:val="009B748E"/>
    <w:rsid w:val="009C01CF"/>
    <w:rsid w:val="009C0539"/>
    <w:rsid w:val="009C1292"/>
    <w:rsid w:val="009C1FD6"/>
    <w:rsid w:val="009C5744"/>
    <w:rsid w:val="009C58E1"/>
    <w:rsid w:val="009C661A"/>
    <w:rsid w:val="009C7969"/>
    <w:rsid w:val="009D0820"/>
    <w:rsid w:val="009D10A9"/>
    <w:rsid w:val="009D1404"/>
    <w:rsid w:val="009D2D76"/>
    <w:rsid w:val="009D2F80"/>
    <w:rsid w:val="009D4443"/>
    <w:rsid w:val="009D4F7D"/>
    <w:rsid w:val="009D56BF"/>
    <w:rsid w:val="009D6869"/>
    <w:rsid w:val="009D696D"/>
    <w:rsid w:val="009D7308"/>
    <w:rsid w:val="009E052B"/>
    <w:rsid w:val="009E289B"/>
    <w:rsid w:val="009E2C41"/>
    <w:rsid w:val="009E44CF"/>
    <w:rsid w:val="009E5A40"/>
    <w:rsid w:val="009E5E8B"/>
    <w:rsid w:val="009F0031"/>
    <w:rsid w:val="009F183C"/>
    <w:rsid w:val="009F2650"/>
    <w:rsid w:val="009F3794"/>
    <w:rsid w:val="009F4060"/>
    <w:rsid w:val="009F4B6B"/>
    <w:rsid w:val="009F5A1F"/>
    <w:rsid w:val="00A00F49"/>
    <w:rsid w:val="00A01B49"/>
    <w:rsid w:val="00A02192"/>
    <w:rsid w:val="00A0300C"/>
    <w:rsid w:val="00A03330"/>
    <w:rsid w:val="00A0450D"/>
    <w:rsid w:val="00A05408"/>
    <w:rsid w:val="00A07B26"/>
    <w:rsid w:val="00A10001"/>
    <w:rsid w:val="00A1017A"/>
    <w:rsid w:val="00A1265D"/>
    <w:rsid w:val="00A13186"/>
    <w:rsid w:val="00A134A7"/>
    <w:rsid w:val="00A15481"/>
    <w:rsid w:val="00A15AFC"/>
    <w:rsid w:val="00A16521"/>
    <w:rsid w:val="00A17890"/>
    <w:rsid w:val="00A17A0B"/>
    <w:rsid w:val="00A17E85"/>
    <w:rsid w:val="00A17EE0"/>
    <w:rsid w:val="00A20ABD"/>
    <w:rsid w:val="00A2118F"/>
    <w:rsid w:val="00A21530"/>
    <w:rsid w:val="00A215C5"/>
    <w:rsid w:val="00A2255D"/>
    <w:rsid w:val="00A2277F"/>
    <w:rsid w:val="00A23DB4"/>
    <w:rsid w:val="00A25368"/>
    <w:rsid w:val="00A25F7A"/>
    <w:rsid w:val="00A33ED2"/>
    <w:rsid w:val="00A34E3C"/>
    <w:rsid w:val="00A34F09"/>
    <w:rsid w:val="00A35337"/>
    <w:rsid w:val="00A354F5"/>
    <w:rsid w:val="00A355EC"/>
    <w:rsid w:val="00A357A1"/>
    <w:rsid w:val="00A36FDD"/>
    <w:rsid w:val="00A37154"/>
    <w:rsid w:val="00A4019D"/>
    <w:rsid w:val="00A41124"/>
    <w:rsid w:val="00A4529E"/>
    <w:rsid w:val="00A45B8D"/>
    <w:rsid w:val="00A46050"/>
    <w:rsid w:val="00A46729"/>
    <w:rsid w:val="00A46A61"/>
    <w:rsid w:val="00A4710F"/>
    <w:rsid w:val="00A500F5"/>
    <w:rsid w:val="00A50E80"/>
    <w:rsid w:val="00A51DAE"/>
    <w:rsid w:val="00A54129"/>
    <w:rsid w:val="00A54CB7"/>
    <w:rsid w:val="00A55935"/>
    <w:rsid w:val="00A55986"/>
    <w:rsid w:val="00A55CB1"/>
    <w:rsid w:val="00A563ED"/>
    <w:rsid w:val="00A57048"/>
    <w:rsid w:val="00A57195"/>
    <w:rsid w:val="00A57578"/>
    <w:rsid w:val="00A57AE4"/>
    <w:rsid w:val="00A61398"/>
    <w:rsid w:val="00A614CA"/>
    <w:rsid w:val="00A63391"/>
    <w:rsid w:val="00A6563B"/>
    <w:rsid w:val="00A65B08"/>
    <w:rsid w:val="00A72193"/>
    <w:rsid w:val="00A723D0"/>
    <w:rsid w:val="00A72784"/>
    <w:rsid w:val="00A727DB"/>
    <w:rsid w:val="00A730AD"/>
    <w:rsid w:val="00A74F6D"/>
    <w:rsid w:val="00A76B66"/>
    <w:rsid w:val="00A76C45"/>
    <w:rsid w:val="00A80967"/>
    <w:rsid w:val="00A81633"/>
    <w:rsid w:val="00A81683"/>
    <w:rsid w:val="00A81784"/>
    <w:rsid w:val="00A822EA"/>
    <w:rsid w:val="00A82E27"/>
    <w:rsid w:val="00A850FF"/>
    <w:rsid w:val="00A863E8"/>
    <w:rsid w:val="00A86443"/>
    <w:rsid w:val="00A864FA"/>
    <w:rsid w:val="00A87E76"/>
    <w:rsid w:val="00A906BC"/>
    <w:rsid w:val="00A90DE7"/>
    <w:rsid w:val="00A90EEB"/>
    <w:rsid w:val="00A914F4"/>
    <w:rsid w:val="00A917AF"/>
    <w:rsid w:val="00A94524"/>
    <w:rsid w:val="00A95067"/>
    <w:rsid w:val="00A96260"/>
    <w:rsid w:val="00A96504"/>
    <w:rsid w:val="00A97BF9"/>
    <w:rsid w:val="00AA1906"/>
    <w:rsid w:val="00AA1ED4"/>
    <w:rsid w:val="00AA4125"/>
    <w:rsid w:val="00AA4FC6"/>
    <w:rsid w:val="00AA5A54"/>
    <w:rsid w:val="00AA66E6"/>
    <w:rsid w:val="00AA678D"/>
    <w:rsid w:val="00AA6BAA"/>
    <w:rsid w:val="00AA7E65"/>
    <w:rsid w:val="00AA7FFB"/>
    <w:rsid w:val="00AB013A"/>
    <w:rsid w:val="00AB08CC"/>
    <w:rsid w:val="00AB2293"/>
    <w:rsid w:val="00AB2F0C"/>
    <w:rsid w:val="00AB4939"/>
    <w:rsid w:val="00AB5076"/>
    <w:rsid w:val="00AB636F"/>
    <w:rsid w:val="00AB682F"/>
    <w:rsid w:val="00AB7227"/>
    <w:rsid w:val="00AB7863"/>
    <w:rsid w:val="00AC05A7"/>
    <w:rsid w:val="00AC086C"/>
    <w:rsid w:val="00AC2025"/>
    <w:rsid w:val="00AC3C09"/>
    <w:rsid w:val="00AC56D0"/>
    <w:rsid w:val="00AC608E"/>
    <w:rsid w:val="00AC6A1E"/>
    <w:rsid w:val="00AC6B39"/>
    <w:rsid w:val="00AC6D05"/>
    <w:rsid w:val="00AC734D"/>
    <w:rsid w:val="00AD0063"/>
    <w:rsid w:val="00AD0228"/>
    <w:rsid w:val="00AD0647"/>
    <w:rsid w:val="00AD17AC"/>
    <w:rsid w:val="00AD1A2B"/>
    <w:rsid w:val="00AD22FE"/>
    <w:rsid w:val="00AD596B"/>
    <w:rsid w:val="00AD6C2F"/>
    <w:rsid w:val="00AE042F"/>
    <w:rsid w:val="00AE0ED9"/>
    <w:rsid w:val="00AE108D"/>
    <w:rsid w:val="00AE130B"/>
    <w:rsid w:val="00AE140E"/>
    <w:rsid w:val="00AE1770"/>
    <w:rsid w:val="00AE1ADB"/>
    <w:rsid w:val="00AE4ACF"/>
    <w:rsid w:val="00AE5252"/>
    <w:rsid w:val="00AE7805"/>
    <w:rsid w:val="00AF0112"/>
    <w:rsid w:val="00AF01A9"/>
    <w:rsid w:val="00AF090E"/>
    <w:rsid w:val="00AF2A00"/>
    <w:rsid w:val="00AF4ECC"/>
    <w:rsid w:val="00AF5B90"/>
    <w:rsid w:val="00AF7DAA"/>
    <w:rsid w:val="00B008A0"/>
    <w:rsid w:val="00B02C9F"/>
    <w:rsid w:val="00B03C76"/>
    <w:rsid w:val="00B053B9"/>
    <w:rsid w:val="00B058CD"/>
    <w:rsid w:val="00B05EA5"/>
    <w:rsid w:val="00B06793"/>
    <w:rsid w:val="00B102A2"/>
    <w:rsid w:val="00B10CCE"/>
    <w:rsid w:val="00B11143"/>
    <w:rsid w:val="00B11C3E"/>
    <w:rsid w:val="00B11E95"/>
    <w:rsid w:val="00B12336"/>
    <w:rsid w:val="00B1305B"/>
    <w:rsid w:val="00B13E6F"/>
    <w:rsid w:val="00B140FD"/>
    <w:rsid w:val="00B147B6"/>
    <w:rsid w:val="00B1587A"/>
    <w:rsid w:val="00B16548"/>
    <w:rsid w:val="00B20333"/>
    <w:rsid w:val="00B21966"/>
    <w:rsid w:val="00B21AC2"/>
    <w:rsid w:val="00B21D86"/>
    <w:rsid w:val="00B22965"/>
    <w:rsid w:val="00B232FA"/>
    <w:rsid w:val="00B23310"/>
    <w:rsid w:val="00B25E25"/>
    <w:rsid w:val="00B26DA0"/>
    <w:rsid w:val="00B26FF8"/>
    <w:rsid w:val="00B2716F"/>
    <w:rsid w:val="00B2734A"/>
    <w:rsid w:val="00B27A59"/>
    <w:rsid w:val="00B310E3"/>
    <w:rsid w:val="00B31C3F"/>
    <w:rsid w:val="00B320DA"/>
    <w:rsid w:val="00B326CB"/>
    <w:rsid w:val="00B339FE"/>
    <w:rsid w:val="00B34DBF"/>
    <w:rsid w:val="00B35E3C"/>
    <w:rsid w:val="00B36292"/>
    <w:rsid w:val="00B36A61"/>
    <w:rsid w:val="00B36B31"/>
    <w:rsid w:val="00B371E1"/>
    <w:rsid w:val="00B37B96"/>
    <w:rsid w:val="00B37CCF"/>
    <w:rsid w:val="00B408D4"/>
    <w:rsid w:val="00B40C49"/>
    <w:rsid w:val="00B40FE7"/>
    <w:rsid w:val="00B419EE"/>
    <w:rsid w:val="00B4211C"/>
    <w:rsid w:val="00B42FE8"/>
    <w:rsid w:val="00B43E7E"/>
    <w:rsid w:val="00B444B3"/>
    <w:rsid w:val="00B44A50"/>
    <w:rsid w:val="00B44DB2"/>
    <w:rsid w:val="00B4542E"/>
    <w:rsid w:val="00B45B83"/>
    <w:rsid w:val="00B46411"/>
    <w:rsid w:val="00B505E7"/>
    <w:rsid w:val="00B52921"/>
    <w:rsid w:val="00B52C94"/>
    <w:rsid w:val="00B54E69"/>
    <w:rsid w:val="00B56D86"/>
    <w:rsid w:val="00B6036B"/>
    <w:rsid w:val="00B6099E"/>
    <w:rsid w:val="00B62602"/>
    <w:rsid w:val="00B6280C"/>
    <w:rsid w:val="00B62AB9"/>
    <w:rsid w:val="00B63949"/>
    <w:rsid w:val="00B657EA"/>
    <w:rsid w:val="00B663B3"/>
    <w:rsid w:val="00B67C3F"/>
    <w:rsid w:val="00B67F74"/>
    <w:rsid w:val="00B70291"/>
    <w:rsid w:val="00B70F90"/>
    <w:rsid w:val="00B70F96"/>
    <w:rsid w:val="00B70FBA"/>
    <w:rsid w:val="00B713E3"/>
    <w:rsid w:val="00B71784"/>
    <w:rsid w:val="00B71CE4"/>
    <w:rsid w:val="00B71F11"/>
    <w:rsid w:val="00B72382"/>
    <w:rsid w:val="00B729F6"/>
    <w:rsid w:val="00B73D19"/>
    <w:rsid w:val="00B76C5F"/>
    <w:rsid w:val="00B778A3"/>
    <w:rsid w:val="00B8134C"/>
    <w:rsid w:val="00B8147B"/>
    <w:rsid w:val="00B84090"/>
    <w:rsid w:val="00B84FE2"/>
    <w:rsid w:val="00B860F2"/>
    <w:rsid w:val="00B877BA"/>
    <w:rsid w:val="00B90678"/>
    <w:rsid w:val="00B90D5E"/>
    <w:rsid w:val="00B94590"/>
    <w:rsid w:val="00B94859"/>
    <w:rsid w:val="00B95188"/>
    <w:rsid w:val="00B97ECB"/>
    <w:rsid w:val="00BA05C3"/>
    <w:rsid w:val="00BA0AAC"/>
    <w:rsid w:val="00BA23CA"/>
    <w:rsid w:val="00BA255E"/>
    <w:rsid w:val="00BA3089"/>
    <w:rsid w:val="00BA477E"/>
    <w:rsid w:val="00BA51F7"/>
    <w:rsid w:val="00BA53B4"/>
    <w:rsid w:val="00BA651E"/>
    <w:rsid w:val="00BB1FBE"/>
    <w:rsid w:val="00BB2337"/>
    <w:rsid w:val="00BB34BA"/>
    <w:rsid w:val="00BB435B"/>
    <w:rsid w:val="00BB74E7"/>
    <w:rsid w:val="00BB754F"/>
    <w:rsid w:val="00BB7752"/>
    <w:rsid w:val="00BB7AC4"/>
    <w:rsid w:val="00BB7B6E"/>
    <w:rsid w:val="00BC0892"/>
    <w:rsid w:val="00BC1D00"/>
    <w:rsid w:val="00BC3FCA"/>
    <w:rsid w:val="00BC501A"/>
    <w:rsid w:val="00BC571C"/>
    <w:rsid w:val="00BC5857"/>
    <w:rsid w:val="00BC6344"/>
    <w:rsid w:val="00BC65CB"/>
    <w:rsid w:val="00BC7A1A"/>
    <w:rsid w:val="00BD0A9E"/>
    <w:rsid w:val="00BD222F"/>
    <w:rsid w:val="00BD22F1"/>
    <w:rsid w:val="00BD2E9E"/>
    <w:rsid w:val="00BD3754"/>
    <w:rsid w:val="00BD3DA4"/>
    <w:rsid w:val="00BD519A"/>
    <w:rsid w:val="00BD63AA"/>
    <w:rsid w:val="00BD6EC1"/>
    <w:rsid w:val="00BD75EF"/>
    <w:rsid w:val="00BD794D"/>
    <w:rsid w:val="00BE0691"/>
    <w:rsid w:val="00BE2F7B"/>
    <w:rsid w:val="00BE3239"/>
    <w:rsid w:val="00BE4ABB"/>
    <w:rsid w:val="00BE4E7F"/>
    <w:rsid w:val="00BE54FC"/>
    <w:rsid w:val="00BE5FB5"/>
    <w:rsid w:val="00BE68F6"/>
    <w:rsid w:val="00BE6C68"/>
    <w:rsid w:val="00BE7A97"/>
    <w:rsid w:val="00BF0393"/>
    <w:rsid w:val="00BF2CFD"/>
    <w:rsid w:val="00BF3771"/>
    <w:rsid w:val="00BF3B6F"/>
    <w:rsid w:val="00BF49B1"/>
    <w:rsid w:val="00BF5E0B"/>
    <w:rsid w:val="00BF6868"/>
    <w:rsid w:val="00BF6BF5"/>
    <w:rsid w:val="00BF78D0"/>
    <w:rsid w:val="00C007AB"/>
    <w:rsid w:val="00C01CCE"/>
    <w:rsid w:val="00C02611"/>
    <w:rsid w:val="00C02918"/>
    <w:rsid w:val="00C03615"/>
    <w:rsid w:val="00C06DB4"/>
    <w:rsid w:val="00C07758"/>
    <w:rsid w:val="00C07C38"/>
    <w:rsid w:val="00C10D2B"/>
    <w:rsid w:val="00C11901"/>
    <w:rsid w:val="00C11A3A"/>
    <w:rsid w:val="00C11F88"/>
    <w:rsid w:val="00C1247F"/>
    <w:rsid w:val="00C13F86"/>
    <w:rsid w:val="00C147EA"/>
    <w:rsid w:val="00C1493F"/>
    <w:rsid w:val="00C14E72"/>
    <w:rsid w:val="00C155D2"/>
    <w:rsid w:val="00C1610D"/>
    <w:rsid w:val="00C17CDE"/>
    <w:rsid w:val="00C216F8"/>
    <w:rsid w:val="00C21BEA"/>
    <w:rsid w:val="00C21F43"/>
    <w:rsid w:val="00C22889"/>
    <w:rsid w:val="00C238AE"/>
    <w:rsid w:val="00C23F5D"/>
    <w:rsid w:val="00C267A4"/>
    <w:rsid w:val="00C26921"/>
    <w:rsid w:val="00C2717B"/>
    <w:rsid w:val="00C27D81"/>
    <w:rsid w:val="00C307A0"/>
    <w:rsid w:val="00C31A87"/>
    <w:rsid w:val="00C323C9"/>
    <w:rsid w:val="00C326C3"/>
    <w:rsid w:val="00C33A7E"/>
    <w:rsid w:val="00C33F7D"/>
    <w:rsid w:val="00C3777C"/>
    <w:rsid w:val="00C409E3"/>
    <w:rsid w:val="00C42F3B"/>
    <w:rsid w:val="00C435ED"/>
    <w:rsid w:val="00C43688"/>
    <w:rsid w:val="00C43FE4"/>
    <w:rsid w:val="00C44C12"/>
    <w:rsid w:val="00C44C5D"/>
    <w:rsid w:val="00C4502D"/>
    <w:rsid w:val="00C5289C"/>
    <w:rsid w:val="00C52BA6"/>
    <w:rsid w:val="00C53BFA"/>
    <w:rsid w:val="00C54C44"/>
    <w:rsid w:val="00C551EC"/>
    <w:rsid w:val="00C5798F"/>
    <w:rsid w:val="00C60490"/>
    <w:rsid w:val="00C61D82"/>
    <w:rsid w:val="00C6218D"/>
    <w:rsid w:val="00C63D88"/>
    <w:rsid w:val="00C66027"/>
    <w:rsid w:val="00C66756"/>
    <w:rsid w:val="00C66D48"/>
    <w:rsid w:val="00C674E2"/>
    <w:rsid w:val="00C67C34"/>
    <w:rsid w:val="00C703C9"/>
    <w:rsid w:val="00C705D7"/>
    <w:rsid w:val="00C71B6A"/>
    <w:rsid w:val="00C71BA6"/>
    <w:rsid w:val="00C727A8"/>
    <w:rsid w:val="00C73D6B"/>
    <w:rsid w:val="00C75D44"/>
    <w:rsid w:val="00C77BDA"/>
    <w:rsid w:val="00C80A8A"/>
    <w:rsid w:val="00C81347"/>
    <w:rsid w:val="00C8218B"/>
    <w:rsid w:val="00C8254B"/>
    <w:rsid w:val="00C825D7"/>
    <w:rsid w:val="00C84636"/>
    <w:rsid w:val="00C84966"/>
    <w:rsid w:val="00C85124"/>
    <w:rsid w:val="00C8524D"/>
    <w:rsid w:val="00C856BB"/>
    <w:rsid w:val="00C85FF1"/>
    <w:rsid w:val="00C85FF9"/>
    <w:rsid w:val="00C87986"/>
    <w:rsid w:val="00C909C5"/>
    <w:rsid w:val="00C92954"/>
    <w:rsid w:val="00C94EF8"/>
    <w:rsid w:val="00C96D83"/>
    <w:rsid w:val="00C97345"/>
    <w:rsid w:val="00C976AB"/>
    <w:rsid w:val="00CA0345"/>
    <w:rsid w:val="00CA0906"/>
    <w:rsid w:val="00CA2575"/>
    <w:rsid w:val="00CA2BDC"/>
    <w:rsid w:val="00CA34D3"/>
    <w:rsid w:val="00CA3608"/>
    <w:rsid w:val="00CA3632"/>
    <w:rsid w:val="00CA3794"/>
    <w:rsid w:val="00CA38F1"/>
    <w:rsid w:val="00CA57F5"/>
    <w:rsid w:val="00CA5AB8"/>
    <w:rsid w:val="00CA6620"/>
    <w:rsid w:val="00CA766E"/>
    <w:rsid w:val="00CB1121"/>
    <w:rsid w:val="00CB1433"/>
    <w:rsid w:val="00CB2223"/>
    <w:rsid w:val="00CB6F91"/>
    <w:rsid w:val="00CB7824"/>
    <w:rsid w:val="00CB78E9"/>
    <w:rsid w:val="00CC1EF3"/>
    <w:rsid w:val="00CC25B9"/>
    <w:rsid w:val="00CC270F"/>
    <w:rsid w:val="00CC4692"/>
    <w:rsid w:val="00CC4CEC"/>
    <w:rsid w:val="00CC7A43"/>
    <w:rsid w:val="00CD1A4B"/>
    <w:rsid w:val="00CD1C51"/>
    <w:rsid w:val="00CD3329"/>
    <w:rsid w:val="00CD332F"/>
    <w:rsid w:val="00CD35B6"/>
    <w:rsid w:val="00CD39D2"/>
    <w:rsid w:val="00CD3B85"/>
    <w:rsid w:val="00CD5AC3"/>
    <w:rsid w:val="00CD5CD6"/>
    <w:rsid w:val="00CD70F5"/>
    <w:rsid w:val="00CD7FB0"/>
    <w:rsid w:val="00CE0186"/>
    <w:rsid w:val="00CE24C0"/>
    <w:rsid w:val="00CE2625"/>
    <w:rsid w:val="00CE27B0"/>
    <w:rsid w:val="00CE4CF1"/>
    <w:rsid w:val="00CE5B80"/>
    <w:rsid w:val="00CE6D30"/>
    <w:rsid w:val="00CF017A"/>
    <w:rsid w:val="00CF1E82"/>
    <w:rsid w:val="00CF2A03"/>
    <w:rsid w:val="00CF2D3E"/>
    <w:rsid w:val="00CF2F74"/>
    <w:rsid w:val="00CF37AF"/>
    <w:rsid w:val="00CF37E2"/>
    <w:rsid w:val="00CF3FAB"/>
    <w:rsid w:val="00CF4252"/>
    <w:rsid w:val="00CF4892"/>
    <w:rsid w:val="00CF56D7"/>
    <w:rsid w:val="00CF5B94"/>
    <w:rsid w:val="00D00159"/>
    <w:rsid w:val="00D01468"/>
    <w:rsid w:val="00D02476"/>
    <w:rsid w:val="00D03233"/>
    <w:rsid w:val="00D050F7"/>
    <w:rsid w:val="00D056B1"/>
    <w:rsid w:val="00D0575D"/>
    <w:rsid w:val="00D058F3"/>
    <w:rsid w:val="00D06083"/>
    <w:rsid w:val="00D06449"/>
    <w:rsid w:val="00D067F2"/>
    <w:rsid w:val="00D102DF"/>
    <w:rsid w:val="00D10D58"/>
    <w:rsid w:val="00D1188A"/>
    <w:rsid w:val="00D120C5"/>
    <w:rsid w:val="00D13F87"/>
    <w:rsid w:val="00D1426E"/>
    <w:rsid w:val="00D1429D"/>
    <w:rsid w:val="00D15141"/>
    <w:rsid w:val="00D154AB"/>
    <w:rsid w:val="00D15634"/>
    <w:rsid w:val="00D15747"/>
    <w:rsid w:val="00D17143"/>
    <w:rsid w:val="00D171A6"/>
    <w:rsid w:val="00D204C6"/>
    <w:rsid w:val="00D20684"/>
    <w:rsid w:val="00D20EBF"/>
    <w:rsid w:val="00D20ED5"/>
    <w:rsid w:val="00D215DD"/>
    <w:rsid w:val="00D21E86"/>
    <w:rsid w:val="00D22173"/>
    <w:rsid w:val="00D232F8"/>
    <w:rsid w:val="00D24920"/>
    <w:rsid w:val="00D25A59"/>
    <w:rsid w:val="00D25FCB"/>
    <w:rsid w:val="00D267A8"/>
    <w:rsid w:val="00D27E57"/>
    <w:rsid w:val="00D3006A"/>
    <w:rsid w:val="00D30431"/>
    <w:rsid w:val="00D30F20"/>
    <w:rsid w:val="00D315FB"/>
    <w:rsid w:val="00D32B31"/>
    <w:rsid w:val="00D33151"/>
    <w:rsid w:val="00D333CE"/>
    <w:rsid w:val="00D3387F"/>
    <w:rsid w:val="00D33D86"/>
    <w:rsid w:val="00D36A27"/>
    <w:rsid w:val="00D371DC"/>
    <w:rsid w:val="00D3737D"/>
    <w:rsid w:val="00D40BF0"/>
    <w:rsid w:val="00D42AAE"/>
    <w:rsid w:val="00D434D4"/>
    <w:rsid w:val="00D4362A"/>
    <w:rsid w:val="00D44F3D"/>
    <w:rsid w:val="00D47567"/>
    <w:rsid w:val="00D5005F"/>
    <w:rsid w:val="00D50085"/>
    <w:rsid w:val="00D50366"/>
    <w:rsid w:val="00D518E0"/>
    <w:rsid w:val="00D521EB"/>
    <w:rsid w:val="00D530A2"/>
    <w:rsid w:val="00D5562E"/>
    <w:rsid w:val="00D55C21"/>
    <w:rsid w:val="00D60395"/>
    <w:rsid w:val="00D617AD"/>
    <w:rsid w:val="00D61C40"/>
    <w:rsid w:val="00D61E84"/>
    <w:rsid w:val="00D62961"/>
    <w:rsid w:val="00D62B63"/>
    <w:rsid w:val="00D64EB7"/>
    <w:rsid w:val="00D65B63"/>
    <w:rsid w:val="00D66C23"/>
    <w:rsid w:val="00D6756A"/>
    <w:rsid w:val="00D701D4"/>
    <w:rsid w:val="00D7128A"/>
    <w:rsid w:val="00D71705"/>
    <w:rsid w:val="00D73106"/>
    <w:rsid w:val="00D75B69"/>
    <w:rsid w:val="00D76C02"/>
    <w:rsid w:val="00D76F5D"/>
    <w:rsid w:val="00D77CC7"/>
    <w:rsid w:val="00D80B31"/>
    <w:rsid w:val="00D8123C"/>
    <w:rsid w:val="00D8263A"/>
    <w:rsid w:val="00D82B2F"/>
    <w:rsid w:val="00D82F0F"/>
    <w:rsid w:val="00D84C04"/>
    <w:rsid w:val="00D84C64"/>
    <w:rsid w:val="00D84E57"/>
    <w:rsid w:val="00D86609"/>
    <w:rsid w:val="00D87B66"/>
    <w:rsid w:val="00D90FBF"/>
    <w:rsid w:val="00D91149"/>
    <w:rsid w:val="00D913BC"/>
    <w:rsid w:val="00D91F3C"/>
    <w:rsid w:val="00D92DCE"/>
    <w:rsid w:val="00D950EB"/>
    <w:rsid w:val="00D95353"/>
    <w:rsid w:val="00D96B7B"/>
    <w:rsid w:val="00D96C27"/>
    <w:rsid w:val="00D9710E"/>
    <w:rsid w:val="00DA03DF"/>
    <w:rsid w:val="00DA0434"/>
    <w:rsid w:val="00DA1E44"/>
    <w:rsid w:val="00DA519D"/>
    <w:rsid w:val="00DA5AA8"/>
    <w:rsid w:val="00DA7752"/>
    <w:rsid w:val="00DB2BD6"/>
    <w:rsid w:val="00DB3A2E"/>
    <w:rsid w:val="00DB4E3D"/>
    <w:rsid w:val="00DB621A"/>
    <w:rsid w:val="00DB6344"/>
    <w:rsid w:val="00DB6D86"/>
    <w:rsid w:val="00DB7644"/>
    <w:rsid w:val="00DC1008"/>
    <w:rsid w:val="00DC18D2"/>
    <w:rsid w:val="00DC1CDC"/>
    <w:rsid w:val="00DC24BF"/>
    <w:rsid w:val="00DC267B"/>
    <w:rsid w:val="00DC2F98"/>
    <w:rsid w:val="00DC4231"/>
    <w:rsid w:val="00DC434E"/>
    <w:rsid w:val="00DC5F8A"/>
    <w:rsid w:val="00DC68D2"/>
    <w:rsid w:val="00DD1E3C"/>
    <w:rsid w:val="00DD2B87"/>
    <w:rsid w:val="00DD386D"/>
    <w:rsid w:val="00DD4972"/>
    <w:rsid w:val="00DD57BB"/>
    <w:rsid w:val="00DD5CE3"/>
    <w:rsid w:val="00DD5E7A"/>
    <w:rsid w:val="00DD6A36"/>
    <w:rsid w:val="00DD72CE"/>
    <w:rsid w:val="00DE0A42"/>
    <w:rsid w:val="00DE10B3"/>
    <w:rsid w:val="00DE189F"/>
    <w:rsid w:val="00DE2C00"/>
    <w:rsid w:val="00DE36E0"/>
    <w:rsid w:val="00DE41E7"/>
    <w:rsid w:val="00DE4D85"/>
    <w:rsid w:val="00DE5312"/>
    <w:rsid w:val="00DF1027"/>
    <w:rsid w:val="00DF1067"/>
    <w:rsid w:val="00DF11C1"/>
    <w:rsid w:val="00DF1A1F"/>
    <w:rsid w:val="00DF1D1C"/>
    <w:rsid w:val="00DF2869"/>
    <w:rsid w:val="00DF5D54"/>
    <w:rsid w:val="00DF6085"/>
    <w:rsid w:val="00DF68D8"/>
    <w:rsid w:val="00DF6DF7"/>
    <w:rsid w:val="00DF7ED1"/>
    <w:rsid w:val="00E000C3"/>
    <w:rsid w:val="00E0085E"/>
    <w:rsid w:val="00E0330E"/>
    <w:rsid w:val="00E041A8"/>
    <w:rsid w:val="00E051D5"/>
    <w:rsid w:val="00E05A63"/>
    <w:rsid w:val="00E0677D"/>
    <w:rsid w:val="00E0687A"/>
    <w:rsid w:val="00E06EF7"/>
    <w:rsid w:val="00E07892"/>
    <w:rsid w:val="00E07E13"/>
    <w:rsid w:val="00E10EED"/>
    <w:rsid w:val="00E11169"/>
    <w:rsid w:val="00E1133B"/>
    <w:rsid w:val="00E114AB"/>
    <w:rsid w:val="00E1157F"/>
    <w:rsid w:val="00E11F22"/>
    <w:rsid w:val="00E1238B"/>
    <w:rsid w:val="00E13062"/>
    <w:rsid w:val="00E13CA6"/>
    <w:rsid w:val="00E13EE8"/>
    <w:rsid w:val="00E154F5"/>
    <w:rsid w:val="00E15A46"/>
    <w:rsid w:val="00E1619C"/>
    <w:rsid w:val="00E17110"/>
    <w:rsid w:val="00E20059"/>
    <w:rsid w:val="00E22867"/>
    <w:rsid w:val="00E22FFE"/>
    <w:rsid w:val="00E23269"/>
    <w:rsid w:val="00E23294"/>
    <w:rsid w:val="00E24D1E"/>
    <w:rsid w:val="00E24F43"/>
    <w:rsid w:val="00E24F93"/>
    <w:rsid w:val="00E25C7B"/>
    <w:rsid w:val="00E25CFA"/>
    <w:rsid w:val="00E273D1"/>
    <w:rsid w:val="00E30188"/>
    <w:rsid w:val="00E30FFA"/>
    <w:rsid w:val="00E31908"/>
    <w:rsid w:val="00E31F6A"/>
    <w:rsid w:val="00E323AE"/>
    <w:rsid w:val="00E328F0"/>
    <w:rsid w:val="00E32C9B"/>
    <w:rsid w:val="00E331E5"/>
    <w:rsid w:val="00E3376E"/>
    <w:rsid w:val="00E3378C"/>
    <w:rsid w:val="00E344F5"/>
    <w:rsid w:val="00E37771"/>
    <w:rsid w:val="00E40B27"/>
    <w:rsid w:val="00E4187B"/>
    <w:rsid w:val="00E41EC5"/>
    <w:rsid w:val="00E42186"/>
    <w:rsid w:val="00E43E0F"/>
    <w:rsid w:val="00E4443A"/>
    <w:rsid w:val="00E45296"/>
    <w:rsid w:val="00E4577A"/>
    <w:rsid w:val="00E45FCF"/>
    <w:rsid w:val="00E46780"/>
    <w:rsid w:val="00E51F11"/>
    <w:rsid w:val="00E528B4"/>
    <w:rsid w:val="00E5355B"/>
    <w:rsid w:val="00E54E08"/>
    <w:rsid w:val="00E554AF"/>
    <w:rsid w:val="00E56F02"/>
    <w:rsid w:val="00E61CB4"/>
    <w:rsid w:val="00E653A4"/>
    <w:rsid w:val="00E67900"/>
    <w:rsid w:val="00E716A8"/>
    <w:rsid w:val="00E72768"/>
    <w:rsid w:val="00E72CA9"/>
    <w:rsid w:val="00E73AFF"/>
    <w:rsid w:val="00E74086"/>
    <w:rsid w:val="00E74B96"/>
    <w:rsid w:val="00E76C4F"/>
    <w:rsid w:val="00E76CD2"/>
    <w:rsid w:val="00E77608"/>
    <w:rsid w:val="00E778EA"/>
    <w:rsid w:val="00E80E7F"/>
    <w:rsid w:val="00E81A07"/>
    <w:rsid w:val="00E81A56"/>
    <w:rsid w:val="00E81DB0"/>
    <w:rsid w:val="00E82253"/>
    <w:rsid w:val="00E83DD4"/>
    <w:rsid w:val="00E840C7"/>
    <w:rsid w:val="00E852EA"/>
    <w:rsid w:val="00E86DCD"/>
    <w:rsid w:val="00E912B1"/>
    <w:rsid w:val="00E91321"/>
    <w:rsid w:val="00E91C8C"/>
    <w:rsid w:val="00E926FB"/>
    <w:rsid w:val="00E92DA8"/>
    <w:rsid w:val="00E93910"/>
    <w:rsid w:val="00E93A38"/>
    <w:rsid w:val="00E94E7D"/>
    <w:rsid w:val="00E94ED6"/>
    <w:rsid w:val="00E962C7"/>
    <w:rsid w:val="00E969F5"/>
    <w:rsid w:val="00E96BA1"/>
    <w:rsid w:val="00EA0A6A"/>
    <w:rsid w:val="00EA27EB"/>
    <w:rsid w:val="00EA47C7"/>
    <w:rsid w:val="00EA6EA1"/>
    <w:rsid w:val="00EA7818"/>
    <w:rsid w:val="00EA7961"/>
    <w:rsid w:val="00EB0750"/>
    <w:rsid w:val="00EB1B37"/>
    <w:rsid w:val="00EB2CCB"/>
    <w:rsid w:val="00EB4F29"/>
    <w:rsid w:val="00EB5F59"/>
    <w:rsid w:val="00EB77C3"/>
    <w:rsid w:val="00EC1B52"/>
    <w:rsid w:val="00EC2607"/>
    <w:rsid w:val="00EC291D"/>
    <w:rsid w:val="00EC3374"/>
    <w:rsid w:val="00EC4067"/>
    <w:rsid w:val="00EC4111"/>
    <w:rsid w:val="00EC450F"/>
    <w:rsid w:val="00EC465F"/>
    <w:rsid w:val="00EC4A25"/>
    <w:rsid w:val="00EC59B6"/>
    <w:rsid w:val="00EC62B0"/>
    <w:rsid w:val="00EC734C"/>
    <w:rsid w:val="00EC7D49"/>
    <w:rsid w:val="00ED0B44"/>
    <w:rsid w:val="00ED17F7"/>
    <w:rsid w:val="00ED273C"/>
    <w:rsid w:val="00ED278B"/>
    <w:rsid w:val="00ED433F"/>
    <w:rsid w:val="00ED4CD2"/>
    <w:rsid w:val="00ED7E14"/>
    <w:rsid w:val="00EE02D9"/>
    <w:rsid w:val="00EE03BB"/>
    <w:rsid w:val="00EE091B"/>
    <w:rsid w:val="00EE1336"/>
    <w:rsid w:val="00EE386F"/>
    <w:rsid w:val="00EE63FD"/>
    <w:rsid w:val="00EE64C6"/>
    <w:rsid w:val="00EE64D8"/>
    <w:rsid w:val="00EE7018"/>
    <w:rsid w:val="00EE7D87"/>
    <w:rsid w:val="00EF2178"/>
    <w:rsid w:val="00EF23F5"/>
    <w:rsid w:val="00EF2902"/>
    <w:rsid w:val="00EF2AD6"/>
    <w:rsid w:val="00EF2BB5"/>
    <w:rsid w:val="00EF2FD8"/>
    <w:rsid w:val="00EF3270"/>
    <w:rsid w:val="00EF373C"/>
    <w:rsid w:val="00EF4CAF"/>
    <w:rsid w:val="00EF5237"/>
    <w:rsid w:val="00EF54D6"/>
    <w:rsid w:val="00EF7290"/>
    <w:rsid w:val="00F00859"/>
    <w:rsid w:val="00F01AC8"/>
    <w:rsid w:val="00F01C74"/>
    <w:rsid w:val="00F0369D"/>
    <w:rsid w:val="00F03BD2"/>
    <w:rsid w:val="00F0456B"/>
    <w:rsid w:val="00F058A1"/>
    <w:rsid w:val="00F06432"/>
    <w:rsid w:val="00F06F80"/>
    <w:rsid w:val="00F11589"/>
    <w:rsid w:val="00F11CF1"/>
    <w:rsid w:val="00F1241F"/>
    <w:rsid w:val="00F12D66"/>
    <w:rsid w:val="00F13D68"/>
    <w:rsid w:val="00F14738"/>
    <w:rsid w:val="00F1580F"/>
    <w:rsid w:val="00F1585A"/>
    <w:rsid w:val="00F17BB8"/>
    <w:rsid w:val="00F2011C"/>
    <w:rsid w:val="00F21A6E"/>
    <w:rsid w:val="00F2271E"/>
    <w:rsid w:val="00F30E82"/>
    <w:rsid w:val="00F311ED"/>
    <w:rsid w:val="00F31921"/>
    <w:rsid w:val="00F323D7"/>
    <w:rsid w:val="00F32DF6"/>
    <w:rsid w:val="00F32FDA"/>
    <w:rsid w:val="00F34358"/>
    <w:rsid w:val="00F34FE0"/>
    <w:rsid w:val="00F3545C"/>
    <w:rsid w:val="00F41647"/>
    <w:rsid w:val="00F4183B"/>
    <w:rsid w:val="00F42378"/>
    <w:rsid w:val="00F43588"/>
    <w:rsid w:val="00F44E44"/>
    <w:rsid w:val="00F45C1C"/>
    <w:rsid w:val="00F5254A"/>
    <w:rsid w:val="00F54F73"/>
    <w:rsid w:val="00F5663A"/>
    <w:rsid w:val="00F57908"/>
    <w:rsid w:val="00F60511"/>
    <w:rsid w:val="00F616E8"/>
    <w:rsid w:val="00F623E1"/>
    <w:rsid w:val="00F649DD"/>
    <w:rsid w:val="00F64CC1"/>
    <w:rsid w:val="00F65084"/>
    <w:rsid w:val="00F658C0"/>
    <w:rsid w:val="00F65BE4"/>
    <w:rsid w:val="00F66EA4"/>
    <w:rsid w:val="00F70A97"/>
    <w:rsid w:val="00F70D78"/>
    <w:rsid w:val="00F70E9E"/>
    <w:rsid w:val="00F71264"/>
    <w:rsid w:val="00F72B9F"/>
    <w:rsid w:val="00F805F7"/>
    <w:rsid w:val="00F82C24"/>
    <w:rsid w:val="00F84493"/>
    <w:rsid w:val="00F86074"/>
    <w:rsid w:val="00F86D59"/>
    <w:rsid w:val="00F870FC"/>
    <w:rsid w:val="00F918DC"/>
    <w:rsid w:val="00F942EB"/>
    <w:rsid w:val="00F94627"/>
    <w:rsid w:val="00F95375"/>
    <w:rsid w:val="00F95601"/>
    <w:rsid w:val="00F977BA"/>
    <w:rsid w:val="00FA16D4"/>
    <w:rsid w:val="00FA1CE3"/>
    <w:rsid w:val="00FA1D8D"/>
    <w:rsid w:val="00FA513F"/>
    <w:rsid w:val="00FA5724"/>
    <w:rsid w:val="00FA61F5"/>
    <w:rsid w:val="00FA7C96"/>
    <w:rsid w:val="00FB0824"/>
    <w:rsid w:val="00FB1211"/>
    <w:rsid w:val="00FB1D0F"/>
    <w:rsid w:val="00FB1E6E"/>
    <w:rsid w:val="00FB3792"/>
    <w:rsid w:val="00FB394C"/>
    <w:rsid w:val="00FB3FCD"/>
    <w:rsid w:val="00FB7ADB"/>
    <w:rsid w:val="00FC0234"/>
    <w:rsid w:val="00FC04A6"/>
    <w:rsid w:val="00FC0FEB"/>
    <w:rsid w:val="00FC1115"/>
    <w:rsid w:val="00FC1259"/>
    <w:rsid w:val="00FC1E3A"/>
    <w:rsid w:val="00FC2233"/>
    <w:rsid w:val="00FC299D"/>
    <w:rsid w:val="00FC3678"/>
    <w:rsid w:val="00FC3699"/>
    <w:rsid w:val="00FC5239"/>
    <w:rsid w:val="00FC641C"/>
    <w:rsid w:val="00FC7AB7"/>
    <w:rsid w:val="00FD0890"/>
    <w:rsid w:val="00FD41CA"/>
    <w:rsid w:val="00FD6602"/>
    <w:rsid w:val="00FE0E7D"/>
    <w:rsid w:val="00FE2417"/>
    <w:rsid w:val="00FE32C6"/>
    <w:rsid w:val="00FE499A"/>
    <w:rsid w:val="00FE50A5"/>
    <w:rsid w:val="00FE5BAF"/>
    <w:rsid w:val="00FE6B77"/>
    <w:rsid w:val="00FE792D"/>
    <w:rsid w:val="00FF1DB5"/>
    <w:rsid w:val="00FF1E5D"/>
    <w:rsid w:val="00FF1E99"/>
    <w:rsid w:val="00FF2D38"/>
    <w:rsid w:val="00FF3DE5"/>
    <w:rsid w:val="00FF54B2"/>
    <w:rsid w:val="00FF5682"/>
    <w:rsid w:val="00FF69EA"/>
    <w:rsid w:val="00FF6ED8"/>
    <w:rsid w:val="2F82F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DE54180-ABD0-4EC5-9AA7-6236B3620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AB1"/>
    <w:pPr>
      <w:keepNext/>
      <w:widowControl w:val="0"/>
      <w:shd w:val="clear" w:color="auto" w:fill="FFFFFF"/>
      <w:autoSpaceDE w:val="0"/>
      <w:autoSpaceDN w:val="0"/>
      <w:adjustRightInd w:val="0"/>
      <w:spacing w:before="240" w:after="60" w:line="240" w:lineRule="auto"/>
      <w:outlineLvl w:val="0"/>
      <w:pPrChange w:id="0" w:author="Nick Bernal" w:date="2026-08-03T22:25:00Z">
        <w:pPr>
          <w:keepNext/>
          <w:keepLines/>
          <w:spacing w:before="360" w:after="80" w:line="278" w:lineRule="auto"/>
          <w:outlineLvl w:val="0"/>
        </w:pPr>
      </w:pPrChange>
    </w:pPr>
    <w:rPr>
      <w:rFonts w:ascii="Arial" w:eastAsia="Times New Roman" w:hAnsi="Arial" w:cs="Arial"/>
      <w:b/>
      <w:bCs/>
      <w:kern w:val="0"/>
      <w:sz w:val="32"/>
      <w:szCs w:val="32"/>
      <w14:ligatures w14:val="none"/>
      <w:rPrChange w:id="0" w:author="Nick Bernal" w:date="2026-08-03T22:25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69E"/>
    <w:rPr>
      <w:rFonts w:ascii="Arial" w:eastAsia="Times New Roman" w:hAnsi="Arial" w:cs="Arial"/>
      <w:b/>
      <w:bCs/>
      <w:kern w:val="0"/>
      <w:sz w:val="32"/>
      <w:szCs w:val="32"/>
      <w:shd w:val="clear" w:color="auto" w:fill="FFFFFF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69E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C8D"/>
    <w:pPr>
      <w:spacing w:after="0" w:line="240" w:lineRule="auto"/>
      <w:pPrChange w:id="1" w:author="Nick Bernal" w:date="2026-08-03T22:25:00Z">
        <w:pPr/>
      </w:pPrChange>
    </w:pPr>
    <w:rPr>
      <w:rFonts w:ascii="Tahoma" w:hAnsi="Tahoma" w:cs="Tahoma"/>
      <w:kern w:val="0"/>
      <w:sz w:val="16"/>
      <w:szCs w:val="16"/>
      <w14:ligatures w14:val="none"/>
      <w:rPrChange w:id="1" w:author="Nick Bernal" w:date="2026-08-03T22:25:00Z">
        <w:rPr>
          <w:rFonts w:ascii="Tahoma" w:eastAsiaTheme="minorHAnsi" w:hAnsi="Tahoma" w:cs="Tahoma"/>
          <w:sz w:val="16"/>
          <w:szCs w:val="16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519A"/>
    <w:rPr>
      <w:rFonts w:ascii="Tahoma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  <w:pPrChange w:id="2" w:author="Nick Bernal" w:date="2026-08-03T22:25:00Z">
        <w:pPr>
          <w:tabs>
            <w:tab w:val="center" w:pos="4680"/>
            <w:tab w:val="right" w:pos="9360"/>
          </w:tabs>
        </w:pPr>
      </w:pPrChange>
    </w:pPr>
    <w:rPr>
      <w:kern w:val="0"/>
      <w:sz w:val="22"/>
      <w:szCs w:val="22"/>
      <w14:ligatures w14:val="none"/>
      <w:rPrChange w:id="2" w:author="Nick Bernal" w:date="2026-08-03T22:25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BD519A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A0C8D"/>
    <w:pPr>
      <w:tabs>
        <w:tab w:val="center" w:pos="4680"/>
        <w:tab w:val="right" w:pos="9360"/>
      </w:tabs>
      <w:spacing w:after="0" w:line="240" w:lineRule="auto"/>
      <w:pPrChange w:id="3" w:author="Nick Bernal" w:date="2026-08-03T22:25:00Z">
        <w:pPr>
          <w:tabs>
            <w:tab w:val="center" w:pos="4680"/>
            <w:tab w:val="right" w:pos="9360"/>
          </w:tabs>
        </w:pPr>
      </w:pPrChange>
    </w:pPr>
    <w:rPr>
      <w:kern w:val="0"/>
      <w:sz w:val="22"/>
      <w:szCs w:val="22"/>
      <w14:ligatures w14:val="none"/>
      <w:rPrChange w:id="3" w:author="Nick Bernal" w:date="2026-08-03T22:25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BD519A"/>
    <w:rPr>
      <w:kern w:val="0"/>
      <w:sz w:val="22"/>
      <w:szCs w:val="22"/>
      <w14:ligatures w14:val="none"/>
    </w:rPr>
  </w:style>
  <w:style w:type="character" w:customStyle="1" w:styleId="apple-converted-space">
    <w:name w:val="apple-converted-space"/>
    <w:basedOn w:val="DefaultParagraphFont"/>
    <w:rsid w:val="00BD519A"/>
  </w:style>
  <w:style w:type="character" w:styleId="Hyperlink">
    <w:name w:val="Hyperlink"/>
    <w:basedOn w:val="DefaultParagraphFont"/>
    <w:uiPriority w:val="99"/>
    <w:unhideWhenUsed/>
    <w:rsid w:val="00BD519A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434D4"/>
    <w:pPr>
      <w:spacing w:after="240" w:line="240" w:lineRule="auto"/>
      <w:pPrChange w:id="4" w:author="Nick Bernal" w:date="2026-08-03T22:25:00Z">
        <w:pPr>
          <w:spacing w:after="240"/>
        </w:pPr>
      </w:pPrChange>
    </w:pPr>
    <w:rPr>
      <w:rFonts w:ascii="Times New Roman" w:eastAsia="Times New Roman" w:hAnsi="Times New Roman" w:cs="Times New Roman"/>
      <w:kern w:val="0"/>
      <w14:ligatures w14:val="none"/>
      <w:rPrChange w:id="4" w:author="Nick Bernal" w:date="2026-08-03T22:25:00Z">
        <w:rPr>
          <w:sz w:val="24"/>
          <w:szCs w:val="24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BD519A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ody">
    <w:name w:val="Body"/>
    <w:rsid w:val="00B37B96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pPrChange w:id="5" w:author="Nick Bernal" w:date="2026-08-03T22:25:00Z">
        <w:pPr>
          <w:pBdr>
            <w:top w:val="nil"/>
            <w:left w:val="nil"/>
            <w:bottom w:val="nil"/>
            <w:right w:val="nil"/>
            <w:between w:val="nil"/>
            <w:bar w:val="nil"/>
          </w:pBdr>
          <w:spacing w:after="200" w:line="276" w:lineRule="auto"/>
        </w:pPr>
      </w:pPrChange>
    </w:pPr>
    <w:rPr>
      <w:rFonts w:ascii="Calibri" w:eastAsia="Arial Unicode MS" w:hAnsi="Calibri" w:cs="Arial Unicode MS"/>
      <w:color w:val="000000"/>
      <w:kern w:val="0"/>
      <w:sz w:val="22"/>
      <w:szCs w:val="22"/>
      <w:u w:color="000000"/>
      <w:bdr w:val="nil"/>
      <w14:ligatures w14:val="none"/>
      <w:rPrChange w:id="5" w:author="Nick Bernal" w:date="2026-08-03T22:25:00Z">
        <w:rPr>
          <w:rFonts w:ascii="Calibri" w:eastAsia="Arial Unicode MS" w:hAnsi="Calibri" w:cs="Arial Unicode MS"/>
          <w:color w:val="000000"/>
          <w:sz w:val="22"/>
          <w:szCs w:val="22"/>
          <w:u w:color="000000"/>
          <w:bdr w:val="nil"/>
          <w:lang w:val="en-US" w:eastAsia="en-US" w:bidi="ar-SA"/>
        </w:rPr>
      </w:rPrChange>
    </w:rPr>
  </w:style>
  <w:style w:type="numbering" w:customStyle="1" w:styleId="ImportedStyle3">
    <w:name w:val="Imported Style 3"/>
    <w:rsid w:val="00BD519A"/>
    <w:pPr>
      <w:numPr>
        <w:numId w:val="1"/>
      </w:numPr>
    </w:pPr>
  </w:style>
  <w:style w:type="numbering" w:customStyle="1" w:styleId="ImportedStyle7">
    <w:name w:val="Imported Style 7"/>
    <w:rsid w:val="00BD519A"/>
    <w:pPr>
      <w:numPr>
        <w:numId w:val="2"/>
      </w:numPr>
    </w:pPr>
  </w:style>
  <w:style w:type="table" w:styleId="TableGrid">
    <w:name w:val="Table Grid"/>
    <w:basedOn w:val="TableNormal"/>
    <w:uiPriority w:val="59"/>
    <w:rsid w:val="00BD519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nderAddress">
    <w:name w:val="Sender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  <w:pPrChange w:id="6" w:author="Nick Bernal" w:date="2026-08-03T22:25:00Z">
        <w:pPr>
          <w:widowControl w:val="0"/>
          <w:shd w:val="clear" w:color="auto" w:fill="FFFFFF"/>
          <w:autoSpaceDE w:val="0"/>
          <w:autoSpaceDN w:val="0"/>
          <w:adjustRightInd w:val="0"/>
        </w:pPr>
      </w:pPrChange>
    </w:pPr>
    <w:rPr>
      <w:rFonts w:ascii="Times New Roman" w:eastAsia="Times New Roman" w:hAnsi="Times New Roman" w:cs="Times New Roman"/>
      <w:kern w:val="0"/>
      <w14:ligatures w14:val="none"/>
      <w:rPrChange w:id="6" w:author="Nick Bernal" w:date="2026-08-03T22:25:00Z">
        <w:rPr>
          <w:sz w:val="24"/>
          <w:szCs w:val="24"/>
          <w:lang w:val="en-US" w:eastAsia="en-US" w:bidi="ar-SA"/>
        </w:rPr>
      </w:rPrChange>
    </w:rPr>
  </w:style>
  <w:style w:type="paragraph" w:styleId="Date">
    <w:name w:val="Date"/>
    <w:basedOn w:val="Normal"/>
    <w:next w:val="Normal"/>
    <w:link w:val="Dat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480" w:line="240" w:lineRule="auto"/>
      <w:pPrChange w:id="7" w:author="Nick Bernal" w:date="2026-08-03T22:25:00Z">
        <w:pPr>
          <w:widowControl w:val="0"/>
          <w:shd w:val="clear" w:color="auto" w:fill="FFFFFF"/>
          <w:autoSpaceDE w:val="0"/>
          <w:autoSpaceDN w:val="0"/>
          <w:adjustRightInd w:val="0"/>
          <w:spacing w:after="480"/>
        </w:pPr>
      </w:pPrChange>
    </w:pPr>
    <w:rPr>
      <w:rFonts w:ascii="Times New Roman" w:eastAsia="Times New Roman" w:hAnsi="Times New Roman" w:cs="Times New Roman"/>
      <w:kern w:val="0"/>
      <w14:ligatures w14:val="none"/>
      <w:rPrChange w:id="7" w:author="Nick Bernal" w:date="2026-08-03T22:25:00Z">
        <w:rPr>
          <w:sz w:val="24"/>
          <w:szCs w:val="24"/>
          <w:lang w:val="en-US" w:eastAsia="en-US" w:bidi="ar-SA"/>
        </w:rPr>
      </w:rPrChange>
    </w:rPr>
  </w:style>
  <w:style w:type="character" w:customStyle="1" w:styleId="DateChar">
    <w:name w:val="Date Char"/>
    <w:basedOn w:val="DefaultParagraphFont"/>
    <w:link w:val="Date"/>
    <w:uiPriority w:val="99"/>
    <w:rsid w:val="00BD519A"/>
    <w:rPr>
      <w:rFonts w:ascii="Times New Roman" w:eastAsia="Times New Roman" w:hAnsi="Times New Roman" w:cs="Times New Roman"/>
      <w:kern w:val="0"/>
      <w:shd w:val="clear" w:color="auto" w:fill="FFFFFF"/>
      <w14:ligatures w14:val="none"/>
    </w:rPr>
  </w:style>
  <w:style w:type="paragraph" w:customStyle="1" w:styleId="RecipientAddress">
    <w:name w:val="Recipient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  <w:pPrChange w:id="8" w:author="Nick Bernal" w:date="2026-08-03T22:25:00Z">
        <w:pPr>
          <w:widowControl w:val="0"/>
          <w:shd w:val="clear" w:color="auto" w:fill="FFFFFF"/>
          <w:autoSpaceDE w:val="0"/>
          <w:autoSpaceDN w:val="0"/>
          <w:adjustRightInd w:val="0"/>
        </w:pPr>
      </w:pPrChange>
    </w:pPr>
    <w:rPr>
      <w:rFonts w:ascii="Times New Roman" w:eastAsia="Times New Roman" w:hAnsi="Times New Roman" w:cs="Times New Roman"/>
      <w:kern w:val="0"/>
      <w14:ligatures w14:val="none"/>
      <w:rPrChange w:id="8" w:author="Nick Bernal" w:date="2026-08-03T22:25:00Z">
        <w:rPr>
          <w:sz w:val="24"/>
          <w:szCs w:val="24"/>
          <w:lang w:val="en-US" w:eastAsia="en-US" w:bidi="ar-SA"/>
        </w:rPr>
      </w:rPrChange>
    </w:rPr>
  </w:style>
  <w:style w:type="paragraph" w:styleId="Salutation">
    <w:name w:val="Salutation"/>
    <w:basedOn w:val="Normal"/>
    <w:next w:val="Normal"/>
    <w:link w:val="Salutation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before="480" w:after="240" w:line="240" w:lineRule="auto"/>
      <w:pPrChange w:id="9" w:author="Nick Bernal" w:date="2026-08-03T22:25:00Z">
        <w:pPr>
          <w:widowControl w:val="0"/>
          <w:shd w:val="clear" w:color="auto" w:fill="FFFFFF"/>
          <w:autoSpaceDE w:val="0"/>
          <w:autoSpaceDN w:val="0"/>
          <w:adjustRightInd w:val="0"/>
          <w:spacing w:before="480" w:after="240"/>
        </w:pPr>
      </w:pPrChange>
    </w:pPr>
    <w:rPr>
      <w:rFonts w:ascii="Times New Roman" w:eastAsia="Times New Roman" w:hAnsi="Times New Roman" w:cs="Times New Roman"/>
      <w:kern w:val="0"/>
      <w14:ligatures w14:val="none"/>
      <w:rPrChange w:id="9" w:author="Nick Bernal" w:date="2026-08-03T22:25:00Z">
        <w:rPr>
          <w:sz w:val="24"/>
          <w:szCs w:val="24"/>
          <w:lang w:val="en-US" w:eastAsia="en-US" w:bidi="ar-SA"/>
        </w:rPr>
      </w:rPrChange>
    </w:rPr>
  </w:style>
  <w:style w:type="character" w:customStyle="1" w:styleId="SalutationChar">
    <w:name w:val="Salutation Char"/>
    <w:basedOn w:val="DefaultParagraphFont"/>
    <w:link w:val="Salutation"/>
    <w:uiPriority w:val="99"/>
    <w:rsid w:val="00BD519A"/>
    <w:rPr>
      <w:rFonts w:ascii="Times New Roman" w:eastAsia="Times New Roman" w:hAnsi="Times New Roman" w:cs="Times New Roman"/>
      <w:kern w:val="0"/>
      <w:shd w:val="clear" w:color="auto" w:fill="FFFFFF"/>
      <w14:ligatures w14:val="none"/>
    </w:rPr>
  </w:style>
  <w:style w:type="paragraph" w:styleId="Closing">
    <w:name w:val="Closing"/>
    <w:basedOn w:val="Normal"/>
    <w:link w:val="Closing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960" w:line="240" w:lineRule="auto"/>
      <w:pPrChange w:id="10" w:author="Nick Bernal" w:date="2026-08-03T22:25:00Z">
        <w:pPr>
          <w:widowControl w:val="0"/>
          <w:shd w:val="clear" w:color="auto" w:fill="FFFFFF"/>
          <w:autoSpaceDE w:val="0"/>
          <w:autoSpaceDN w:val="0"/>
          <w:adjustRightInd w:val="0"/>
          <w:spacing w:after="960"/>
        </w:pPr>
      </w:pPrChange>
    </w:pPr>
    <w:rPr>
      <w:rFonts w:ascii="Times New Roman" w:eastAsia="Times New Roman" w:hAnsi="Times New Roman" w:cs="Times New Roman"/>
      <w:kern w:val="0"/>
      <w14:ligatures w14:val="none"/>
      <w:rPrChange w:id="10" w:author="Nick Bernal" w:date="2026-08-03T22:25:00Z">
        <w:rPr>
          <w:sz w:val="24"/>
          <w:szCs w:val="24"/>
          <w:lang w:val="en-US" w:eastAsia="en-US" w:bidi="ar-SA"/>
        </w:rPr>
      </w:rPrChange>
    </w:rPr>
  </w:style>
  <w:style w:type="character" w:customStyle="1" w:styleId="ClosingChar">
    <w:name w:val="Closing Char"/>
    <w:basedOn w:val="DefaultParagraphFont"/>
    <w:link w:val="Closing"/>
    <w:uiPriority w:val="99"/>
    <w:rsid w:val="00BD519A"/>
    <w:rPr>
      <w:rFonts w:ascii="Times New Roman" w:eastAsia="Times New Roman" w:hAnsi="Times New Roman" w:cs="Times New Roman"/>
      <w:kern w:val="0"/>
      <w:shd w:val="clear" w:color="auto" w:fill="FFFFFF"/>
      <w14:ligatures w14:val="none"/>
    </w:rPr>
  </w:style>
  <w:style w:type="paragraph" w:styleId="Signature">
    <w:name w:val="Signature"/>
    <w:basedOn w:val="Normal"/>
    <w:link w:val="Signature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  <w:pPrChange w:id="11" w:author="Nick Bernal" w:date="2026-08-03T22:25:00Z">
        <w:pPr>
          <w:widowControl w:val="0"/>
          <w:shd w:val="clear" w:color="auto" w:fill="FFFFFF"/>
          <w:autoSpaceDE w:val="0"/>
          <w:autoSpaceDN w:val="0"/>
          <w:adjustRightInd w:val="0"/>
        </w:pPr>
      </w:pPrChange>
    </w:pPr>
    <w:rPr>
      <w:rFonts w:ascii="Times New Roman" w:eastAsia="Times New Roman" w:hAnsi="Times New Roman" w:cs="Times New Roman"/>
      <w:kern w:val="0"/>
      <w14:ligatures w14:val="none"/>
      <w:rPrChange w:id="11" w:author="Nick Bernal" w:date="2026-08-03T22:25:00Z">
        <w:rPr>
          <w:sz w:val="24"/>
          <w:szCs w:val="24"/>
          <w:lang w:val="en-US" w:eastAsia="en-US" w:bidi="ar-SA"/>
        </w:rPr>
      </w:rPrChange>
    </w:rPr>
  </w:style>
  <w:style w:type="character" w:customStyle="1" w:styleId="SignatureChar">
    <w:name w:val="Signature Char"/>
    <w:basedOn w:val="DefaultParagraphFont"/>
    <w:link w:val="Signature"/>
    <w:uiPriority w:val="99"/>
    <w:rsid w:val="00BD519A"/>
    <w:rPr>
      <w:rFonts w:ascii="Times New Roman" w:eastAsia="Times New Roman" w:hAnsi="Times New Roman" w:cs="Times New Roman"/>
      <w:kern w:val="0"/>
      <w:shd w:val="clear" w:color="auto" w:fill="FFFFFF"/>
      <w14:ligatures w14:val="none"/>
    </w:rPr>
  </w:style>
  <w:style w:type="paragraph" w:customStyle="1" w:styleId="ccEnclosure">
    <w:name w:val="cc:/Enclosure"/>
    <w:basedOn w:val="Normal"/>
    <w:rsid w:val="00174AB1"/>
    <w:pPr>
      <w:widowControl w:val="0"/>
      <w:shd w:val="clear" w:color="auto" w:fill="FFFFFF"/>
      <w:tabs>
        <w:tab w:val="left" w:pos="1440"/>
      </w:tabs>
      <w:autoSpaceDE w:val="0"/>
      <w:autoSpaceDN w:val="0"/>
      <w:adjustRightInd w:val="0"/>
      <w:spacing w:before="240" w:after="240" w:line="240" w:lineRule="auto"/>
      <w:ind w:left="1440" w:hanging="1440"/>
      <w:pPrChange w:id="12" w:author="Nick Bernal" w:date="2026-08-03T22:25:00Z">
        <w:pPr>
          <w:widowControl w:val="0"/>
          <w:shd w:val="clear" w:color="auto" w:fill="FFFFFF"/>
          <w:tabs>
            <w:tab w:val="left" w:pos="1440"/>
          </w:tabs>
          <w:autoSpaceDE w:val="0"/>
          <w:autoSpaceDN w:val="0"/>
          <w:adjustRightInd w:val="0"/>
          <w:spacing w:before="240" w:after="240"/>
          <w:ind w:left="1440" w:hanging="1440"/>
        </w:pPr>
      </w:pPrChange>
    </w:pPr>
    <w:rPr>
      <w:rFonts w:ascii="Times New Roman" w:eastAsia="Times New Roman" w:hAnsi="Times New Roman" w:cs="Times New Roman"/>
      <w:kern w:val="0"/>
      <w14:ligatures w14:val="none"/>
      <w:rPrChange w:id="12" w:author="Nick Bernal" w:date="2026-08-03T22:25:00Z">
        <w:rPr>
          <w:sz w:val="24"/>
          <w:szCs w:val="24"/>
          <w:lang w:val="en-US" w:eastAsia="en-US" w:bidi="ar-SA"/>
        </w:rPr>
      </w:rPrChange>
    </w:rPr>
  </w:style>
  <w:style w:type="character" w:styleId="PageNumber">
    <w:name w:val="page number"/>
    <w:uiPriority w:val="99"/>
    <w:rsid w:val="00BD519A"/>
  </w:style>
  <w:style w:type="paragraph" w:customStyle="1" w:styleId="InsideAddress">
    <w:name w:val="Inside Address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  <w:pPrChange w:id="13" w:author="Nick Bernal" w:date="2026-08-03T22:25:00Z">
        <w:pPr>
          <w:widowControl w:val="0"/>
          <w:shd w:val="clear" w:color="auto" w:fill="FFFFFF"/>
          <w:autoSpaceDE w:val="0"/>
          <w:autoSpaceDN w:val="0"/>
          <w:adjustRightInd w:val="0"/>
        </w:pPr>
      </w:pPrChange>
    </w:pPr>
    <w:rPr>
      <w:rFonts w:ascii="Times New Roman" w:eastAsia="Times New Roman" w:hAnsi="Times New Roman" w:cs="Times New Roman"/>
      <w:kern w:val="0"/>
      <w14:ligatures w14:val="none"/>
      <w:rPrChange w:id="13" w:author="Nick Bernal" w:date="2026-08-03T22:25:00Z">
        <w:rPr>
          <w:sz w:val="24"/>
          <w:szCs w:val="24"/>
          <w:lang w:val="en-US" w:eastAsia="en-US" w:bidi="ar-SA"/>
        </w:rPr>
      </w:rPrChange>
    </w:rPr>
  </w:style>
  <w:style w:type="paragraph" w:customStyle="1" w:styleId="s2heading2">
    <w:name w:val="s2heading2"/>
    <w:basedOn w:val="Normal"/>
    <w:rsid w:val="00174AB1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240" w:line="240" w:lineRule="auto"/>
      <w:ind w:left="1800"/>
      <w:pPrChange w:id="14" w:author="Nick Bernal" w:date="2026-08-03T22:25:00Z">
        <w:pPr>
          <w:widowControl w:val="0"/>
          <w:numPr>
            <w:numId w:val="3"/>
          </w:numPr>
          <w:shd w:val="clear" w:color="auto" w:fill="FFFFFF"/>
          <w:tabs>
            <w:tab w:val="left" w:pos="1440"/>
          </w:tabs>
          <w:autoSpaceDE w:val="0"/>
          <w:autoSpaceDN w:val="0"/>
          <w:adjustRightInd w:val="0"/>
          <w:spacing w:after="240"/>
          <w:ind w:left="1440" w:hanging="360"/>
        </w:pPr>
      </w:pPrChange>
    </w:pPr>
    <w:rPr>
      <w:rFonts w:ascii="Times New Roman" w:eastAsia="Times New Roman" w:hAnsi="Times New Roman" w:cs="Times New Roman"/>
      <w:kern w:val="0"/>
      <w14:ligatures w14:val="none"/>
      <w:rPrChange w:id="14" w:author="Nick Bernal" w:date="2026-08-03T22:25:00Z">
        <w:rPr>
          <w:sz w:val="24"/>
          <w:szCs w:val="24"/>
          <w:lang w:val="en-US" w:eastAsia="en-US" w:bidi="ar-SA"/>
        </w:rPr>
      </w:rPrChange>
    </w:rPr>
  </w:style>
  <w:style w:type="character" w:customStyle="1" w:styleId="yshortcuts">
    <w:name w:val="yshortcuts"/>
    <w:rsid w:val="00BD519A"/>
  </w:style>
  <w:style w:type="paragraph" w:styleId="PlainText">
    <w:name w:val="Plain Text"/>
    <w:basedOn w:val="Normal"/>
    <w:link w:val="PlainText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40" w:lineRule="auto"/>
      <w:pPrChange w:id="15" w:author="Nick Bernal" w:date="2026-08-03T22:25:00Z">
        <w:pPr>
          <w:widowControl w:val="0"/>
          <w:shd w:val="clear" w:color="auto" w:fill="FFFFFF"/>
          <w:autoSpaceDE w:val="0"/>
          <w:autoSpaceDN w:val="0"/>
          <w:adjustRightInd w:val="0"/>
        </w:pPr>
      </w:pPrChange>
    </w:pPr>
    <w:rPr>
      <w:rFonts w:ascii="Consolas" w:eastAsia="Times New Roman" w:hAnsi="Consolas" w:cs="Consolas"/>
      <w:kern w:val="0"/>
      <w:sz w:val="21"/>
      <w:szCs w:val="21"/>
      <w14:ligatures w14:val="none"/>
      <w:rPrChange w:id="15" w:author="Nick Bernal" w:date="2026-08-03T22:25:00Z">
        <w:rPr>
          <w:rFonts w:ascii="Consolas" w:hAnsi="Consolas" w:cs="Consolas"/>
          <w:sz w:val="21"/>
          <w:szCs w:val="21"/>
          <w:lang w:val="en-US" w:eastAsia="en-US" w:bidi="ar-SA"/>
        </w:rPr>
      </w:rPrChange>
    </w:rPr>
  </w:style>
  <w:style w:type="character" w:customStyle="1" w:styleId="PlainTextChar">
    <w:name w:val="Plain Text Char"/>
    <w:basedOn w:val="DefaultParagraphFont"/>
    <w:link w:val="PlainText"/>
    <w:uiPriority w:val="99"/>
    <w:rsid w:val="00BD519A"/>
    <w:rPr>
      <w:rFonts w:ascii="Consolas" w:eastAsia="Times New Roman" w:hAnsi="Consolas" w:cs="Consolas"/>
      <w:kern w:val="0"/>
      <w:sz w:val="21"/>
      <w:szCs w:val="21"/>
      <w:shd w:val="clear" w:color="auto" w:fill="FFFFFF"/>
      <w14:ligatures w14:val="none"/>
    </w:rPr>
  </w:style>
  <w:style w:type="paragraph" w:customStyle="1" w:styleId="ParagraphStyle1">
    <w:name w:val="Paragraph Style 1"/>
    <w:basedOn w:val="Normal"/>
    <w:rsid w:val="00174AB1"/>
    <w:pPr>
      <w:widowControl w:val="0"/>
      <w:shd w:val="clear" w:color="auto" w:fill="FFFFFF"/>
      <w:autoSpaceDE w:val="0"/>
      <w:autoSpaceDN w:val="0"/>
      <w:adjustRightInd w:val="0"/>
      <w:spacing w:after="0" w:line="280" w:lineRule="atLeast"/>
      <w:jc w:val="both"/>
      <w:pPrChange w:id="16" w:author="Nick Bernal" w:date="2026-08-03T22:25:00Z">
        <w:pPr>
          <w:widowControl w:val="0"/>
          <w:shd w:val="clear" w:color="auto" w:fill="FFFFFF"/>
          <w:autoSpaceDE w:val="0"/>
          <w:autoSpaceDN w:val="0"/>
          <w:adjustRightInd w:val="0"/>
          <w:spacing w:line="280" w:lineRule="atLeast"/>
          <w:jc w:val="both"/>
        </w:pPr>
      </w:pPrChange>
    </w:pPr>
    <w:rPr>
      <w:rFonts w:ascii="Times New Roman" w:eastAsia="Times New Roman" w:hAnsi="Times New Roman" w:cs="Times New Roman"/>
      <w:color w:val="454849"/>
      <w:spacing w:val="15"/>
      <w:kern w:val="0"/>
      <w:sz w:val="20"/>
      <w:szCs w:val="20"/>
      <w14:ligatures w14:val="none"/>
      <w:rPrChange w:id="16" w:author="Nick Bernal" w:date="2026-08-03T22:25:00Z">
        <w:rPr>
          <w:color w:val="454849"/>
          <w:spacing w:val="15"/>
          <w:lang w:val="en-US" w:eastAsia="en-US" w:bidi="ar-SA"/>
        </w:rPr>
      </w:rPrChange>
    </w:rPr>
  </w:style>
  <w:style w:type="paragraph" w:styleId="BodyTextIndent3">
    <w:name w:val="Body Text Indent 3"/>
    <w:basedOn w:val="Normal"/>
    <w:link w:val="BodyTextIndent3Char"/>
    <w:uiPriority w:val="99"/>
    <w:rsid w:val="00174AB1"/>
    <w:pPr>
      <w:widowControl w:val="0"/>
      <w:shd w:val="clear" w:color="auto" w:fill="FFFFFF"/>
      <w:autoSpaceDE w:val="0"/>
      <w:autoSpaceDN w:val="0"/>
      <w:adjustRightInd w:val="0"/>
      <w:spacing w:after="120" w:line="240" w:lineRule="auto"/>
      <w:ind w:left="360"/>
      <w:pPrChange w:id="17" w:author="Nick Bernal" w:date="2026-08-03T22:25:00Z">
        <w:pPr>
          <w:widowControl w:val="0"/>
          <w:shd w:val="clear" w:color="auto" w:fill="FFFFFF"/>
          <w:autoSpaceDE w:val="0"/>
          <w:autoSpaceDN w:val="0"/>
          <w:adjustRightInd w:val="0"/>
          <w:spacing w:after="120"/>
          <w:ind w:left="360"/>
        </w:pPr>
      </w:pPrChange>
    </w:pPr>
    <w:rPr>
      <w:rFonts w:ascii="Times New Roman" w:eastAsia="Times New Roman" w:hAnsi="Times New Roman" w:cs="Times New Roman"/>
      <w:kern w:val="0"/>
      <w:sz w:val="16"/>
      <w:szCs w:val="16"/>
      <w14:ligatures w14:val="none"/>
      <w:rPrChange w:id="17" w:author="Nick Bernal" w:date="2026-08-03T22:25:00Z">
        <w:rPr>
          <w:sz w:val="16"/>
          <w:szCs w:val="16"/>
          <w:lang w:val="en-US" w:eastAsia="en-US" w:bidi="ar-SA"/>
        </w:rPr>
      </w:rPrChange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BD519A"/>
    <w:rPr>
      <w:rFonts w:ascii="Times New Roman" w:eastAsia="Times New Roman" w:hAnsi="Times New Roman" w:cs="Times New Roman"/>
      <w:kern w:val="0"/>
      <w:sz w:val="16"/>
      <w:szCs w:val="16"/>
      <w:shd w:val="clear" w:color="auto" w:fill="FFFFFF"/>
      <w14:ligatures w14:val="none"/>
    </w:rPr>
  </w:style>
  <w:style w:type="paragraph" w:customStyle="1" w:styleId="DocID">
    <w:name w:val="DocID"/>
    <w:basedOn w:val="Footer"/>
    <w:next w:val="Footer"/>
    <w:link w:val="DocIDChar"/>
    <w:rsid w:val="00BD519A"/>
    <w:pPr>
      <w:widowControl w:val="0"/>
      <w:shd w:val="clear" w:color="auto" w:fill="FFFFFF"/>
      <w:tabs>
        <w:tab w:val="clear" w:pos="4680"/>
        <w:tab w:val="clear" w:pos="9360"/>
      </w:tabs>
      <w:autoSpaceDE w:val="0"/>
      <w:autoSpaceDN w:val="0"/>
      <w:adjustRightInd w:val="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DocIDChar">
    <w:name w:val="DocID Char"/>
    <w:link w:val="DocID"/>
    <w:rsid w:val="00BD519A"/>
    <w:rPr>
      <w:rFonts w:ascii="Times New Roman" w:eastAsia="Times New Roman" w:hAnsi="Times New Roman" w:cs="Times New Roman"/>
      <w:kern w:val="0"/>
      <w:sz w:val="16"/>
      <w:szCs w:val="16"/>
      <w:shd w:val="clear" w:color="auto" w:fill="FFFFFF"/>
      <w14:ligatures w14:val="none"/>
    </w:rPr>
  </w:style>
  <w:style w:type="table" w:styleId="Table3Deffects3">
    <w:name w:val="Table 3D effects 3"/>
    <w:basedOn w:val="TableNormal"/>
    <w:uiPriority w:val="99"/>
    <w:rsid w:val="00BD519A"/>
    <w:pPr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firstCol">
      <w:pPr>
        <w:ind w:left="0" w:right="0"/>
      </w:pPr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auto"/>
        </w:tcBorders>
      </w:tcPr>
    </w:tblStylePr>
    <w:tblStylePr w:type="lastCol">
      <w:pPr>
        <w:ind w:left="0" w:right="0"/>
      </w:pPr>
      <w:rPr>
        <w:rFonts w:cs="Times New Roman"/>
      </w:rPr>
      <w:tblPr/>
      <w:tcPr>
        <w:tcBorders>
          <w:right w:val="single" w:sz="6" w:space="0" w:color="FFFFFF"/>
        </w:tcBorders>
      </w:tcPr>
    </w:tblStylePr>
    <w:tblStylePr w:type="band1Vert">
      <w:pPr>
        <w:ind w:left="0" w:right="0"/>
      </w:pPr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pPr>
        <w:ind w:left="0" w:right="0"/>
      </w:pPr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pPr>
        <w:ind w:left="0" w:right="0"/>
      </w:pPr>
      <w:rPr>
        <w:rFonts w:cs="Times New Roman"/>
      </w:rPr>
      <w:tblPr/>
      <w:tcPr>
        <w:tcBorders>
          <w:top w:val="single" w:sz="6" w:space="0" w:color="auto"/>
          <w:bottom w:val="single" w:sz="6" w:space="0" w:color="FFFFFF"/>
        </w:tcBorders>
      </w:tcPr>
    </w:tblStylePr>
    <w:tblStylePr w:type="swCell">
      <w:pPr>
        <w:ind w:left="0" w:right="0"/>
      </w:pPr>
      <w:rPr>
        <w:rFonts w:cs="Times New Roman"/>
        <w:b/>
        <w:bCs/>
      </w:rPr>
    </w:tblStylePr>
  </w:style>
  <w:style w:type="table" w:styleId="TableGrid2">
    <w:name w:val="Table Grid 2"/>
    <w:basedOn w:val="TableNormal"/>
    <w:uiPriority w:val="99"/>
    <w:rsid w:val="00BD519A"/>
    <w:pPr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CellMar>
        <w:top w:w="3" w:type="dxa"/>
        <w:bottom w:w="3" w:type="dxa"/>
      </w:tblCellMar>
    </w:tblPr>
    <w:tblStylePr w:type="firstRow">
      <w:pPr>
        <w:ind w:left="0" w:right="0"/>
      </w:pPr>
      <w:rPr>
        <w:rFonts w:cs="Times New Roman"/>
        <w:b/>
        <w:bCs/>
      </w:rPr>
    </w:tblStylePr>
    <w:tblStylePr w:type="lastRow">
      <w:pPr>
        <w:ind w:left="0" w:right="0"/>
      </w:pPr>
      <w:rPr>
        <w:rFonts w:cs="Times New Roman"/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pPr>
        <w:ind w:left="0" w:right="0"/>
      </w:pPr>
      <w:rPr>
        <w:rFonts w:cs="Times New Roman"/>
        <w:b/>
        <w:bCs/>
      </w:rPr>
    </w:tblStylePr>
    <w:tblStylePr w:type="lastCol">
      <w:pPr>
        <w:ind w:left="0" w:right="0"/>
      </w:pPr>
      <w:rPr>
        <w:rFonts w:cs="Times New Roman"/>
        <w:b/>
        <w:bCs/>
      </w:rPr>
    </w:tblStylePr>
  </w:style>
  <w:style w:type="character" w:customStyle="1" w:styleId="UnresolvedMention1">
    <w:name w:val="Unresolved Mention1"/>
    <w:uiPriority w:val="99"/>
    <w:unhideWhenUsed/>
    <w:rsid w:val="00BD519A"/>
    <w:rPr>
      <w:color w:val="808080"/>
      <w:shd w:val="clear" w:color="auto" w:fill="E6E6E6"/>
    </w:rPr>
  </w:style>
  <w:style w:type="paragraph" w:styleId="Revision">
    <w:name w:val="Revision"/>
    <w:hidden/>
    <w:uiPriority w:val="99"/>
    <w:semiHidden/>
    <w:rsid w:val="005B296F"/>
    <w:pPr>
      <w:spacing w:after="0" w:line="240" w:lineRule="auto"/>
      <w:pPrChange w:id="18" w:author="Nick Bernal" w:date="2026-08-03T22:25:00Z">
        <w:pPr/>
      </w:pPrChange>
    </w:pPr>
    <w:rPr>
      <w:kern w:val="0"/>
      <w:sz w:val="22"/>
      <w:szCs w:val="22"/>
      <w14:ligatures w14:val="none"/>
      <w:rPrChange w:id="18" w:author="Nick Bernal" w:date="2026-08-03T22:25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styleId="CommentReference">
    <w:name w:val="annotation reference"/>
    <w:basedOn w:val="DefaultParagraphFont"/>
    <w:uiPriority w:val="99"/>
    <w:semiHidden/>
    <w:unhideWhenUsed/>
    <w:rsid w:val="00BD51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02C"/>
    <w:pPr>
      <w:spacing w:line="240" w:lineRule="auto"/>
      <w:pPrChange w:id="19" w:author="Nick Bernal" w:date="2026-08-03T22:25:00Z">
        <w:pPr>
          <w:spacing w:after="160"/>
        </w:pPr>
      </w:pPrChange>
    </w:pPr>
    <w:rPr>
      <w:sz w:val="20"/>
      <w:szCs w:val="20"/>
      <w:rPrChange w:id="19" w:author="Nick Bernal" w:date="2026-08-03T22:25:00Z">
        <w:rPr>
          <w:rFonts w:asciiTheme="minorHAnsi" w:eastAsiaTheme="minorHAnsi" w:hAnsiTheme="minorHAnsi" w:cstheme="minorBidi"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rsid w:val="00BD519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519A"/>
    <w:pPr>
      <w:spacing w:after="200"/>
    </w:pPr>
    <w:rPr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519A"/>
    <w:rPr>
      <w:b/>
      <w:bCs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rsid w:val="00BD51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4B2B339-E1C2-B248-8943-12551C60F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2026-04-03T19:57:00Z</dcterms:created>
  <dcterms:modified xsi:type="dcterms:W3CDTF">2026-08-04T02:25:00Z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ActiveBits">
    <vt:lpwstr>520192</vt:lpwstr>
  </property>
  <property fmtid="{D5CDD505-2E9C-101B-9397-08002B2CF9AE}" pid="3" name="CUS_DocIDChunk0">
    <vt:lpwstr>0243017\174107\13696000v1</vt:lpwstr>
  </property>
  <property fmtid="{D5CDD505-2E9C-101B-9397-08002B2CF9AE}" pid="4" name="CUS_DocIDLocation">
    <vt:lpwstr>EVERY_PAGE</vt:lpwstr>
  </property>
  <property fmtid="{D5CDD505-2E9C-101B-9397-08002B2CF9AE}" pid="5" name="CUS_DocIDString">
    <vt:lpwstr>0243017\174107\13696000v1</vt:lpwstr>
  </property>
</Properties>
</file>