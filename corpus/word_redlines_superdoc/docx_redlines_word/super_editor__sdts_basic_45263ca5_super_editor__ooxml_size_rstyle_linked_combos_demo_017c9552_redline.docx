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AC7C" w14:textId="77777777" w:rsidR="008702A6" w:rsidRDefault="00C4119D">
      <w:pPr>
        <w:rPr>
          <w:ins w:id="34" w:author="Comparison" w:date="2026-08-03T22:22:00Z" w16du:dateUtc="2026-08-04T02:22:00Z"/>
        </w:rPr>
      </w:pPr>
      <w:ins w:id="35" w:author="Comparison" w:date="2026-08-03T22:22:00Z" w16du:dateUtc="2026-08-04T02:22:00Z">
        <w:r>
          <w:t>OOXML w:sz tester – demonstrates font size via half-points (&lt;w:sz w:val='...'&gt;), rStyle-only sizes, inline overrides, and linked styles.</w:t>
        </w:r>
      </w:ins>
    </w:p>
    <w:p w14:paraId="27E1D250" w14:textId="77777777" w:rsidR="008702A6" w:rsidRDefault="00C4119D">
      <w:pPr>
        <w:rPr>
          <w:ins w:id="36" w:author="Comparison" w:date="2026-08-03T22:22:00Z" w16du:dateUtc="2026-08-04T02:22:00Z"/>
        </w:rPr>
      </w:pPr>
      <w:ins w:id="37" w:author="Comparison" w:date="2026-08-03T22:22:00Z" w16du:dateUtc="2026-08-04T02:22:00Z">
        <w:r>
          <w:t>A) Direct &lt;w:sz&gt; sizes (pt shown; XML uses half-points):</w:t>
        </w:r>
      </w:ins>
    </w:p>
    <w:p w14:paraId="1D4E028F" w14:textId="77777777" w:rsidR="008702A6" w:rsidRDefault="00C4119D">
      <w:pPr>
        <w:rPr>
          <w:ins w:id="38" w:author="Comparison" w:date="2026-08-03T22:22:00Z" w16du:dateUtc="2026-08-04T02:22:00Z"/>
        </w:rPr>
      </w:pPr>
      <w:ins w:id="39" w:author="Comparison" w:date="2026-08-03T22:22:00Z" w16du:dateUtc="2026-08-04T02:22:00Z">
        <w:r>
          <w:t xml:space="preserve">  - w:sz 8pt (w:val='16'): </w:t>
        </w:r>
        <w:r>
          <w:rPr>
            <w:sz w:val="16"/>
          </w:rPr>
          <w:t>Sample size text</w:t>
        </w:r>
      </w:ins>
    </w:p>
    <w:p w14:paraId="54C4E3F7" w14:textId="77777777" w:rsidR="008702A6" w:rsidRDefault="00C4119D">
      <w:pPr>
        <w:rPr>
          <w:ins w:id="40" w:author="Comparison" w:date="2026-08-03T22:22:00Z" w16du:dateUtc="2026-08-04T02:22:00Z"/>
        </w:rPr>
      </w:pPr>
      <w:ins w:id="41" w:author="Comparison" w:date="2026-08-03T22:22:00Z" w16du:dateUtc="2026-08-04T02:22:00Z">
        <w:r>
          <w:t xml:space="preserve">  - w:sz 10pt (w:val='20'): </w:t>
        </w:r>
        <w:r>
          <w:rPr>
            <w:sz w:val="20"/>
          </w:rPr>
          <w:t>Sample size text</w:t>
        </w:r>
      </w:ins>
    </w:p>
    <w:p w14:paraId="206A6787" w14:textId="77777777" w:rsidR="008702A6" w:rsidRDefault="00C4119D">
      <w:pPr>
        <w:rPr>
          <w:ins w:id="42" w:author="Comparison" w:date="2026-08-03T22:22:00Z" w16du:dateUtc="2026-08-04T02:22:00Z"/>
        </w:rPr>
      </w:pPr>
      <w:ins w:id="43" w:author="Comparison" w:date="2026-08-03T22:22:00Z" w16du:dateUtc="2026-08-04T02:22:00Z">
        <w:r>
          <w:t xml:space="preserve">  - w:sz 11pt (w:val='22'): </w:t>
        </w:r>
        <w:r>
          <w:rPr>
            <w:sz w:val="22"/>
          </w:rPr>
          <w:t>Sample size text</w:t>
        </w:r>
      </w:ins>
    </w:p>
    <w:p w14:paraId="2D1275FE" w14:textId="77777777" w:rsidR="008702A6" w:rsidRDefault="00C4119D">
      <w:pPr>
        <w:rPr>
          <w:ins w:id="44" w:author="Comparison" w:date="2026-08-03T22:22:00Z" w16du:dateUtc="2026-08-04T02:22:00Z"/>
        </w:rPr>
      </w:pPr>
      <w:ins w:id="45" w:author="Comparison" w:date="2026-08-03T22:22:00Z" w16du:dateUtc="2026-08-04T02:22:00Z">
        <w:r>
          <w:t xml:space="preserve">  - w:sz 12pt (w:val='24'): </w:t>
        </w:r>
        <w:r>
          <w:t>Sample size text</w:t>
        </w:r>
      </w:ins>
    </w:p>
    <w:p w14:paraId="384563D8" w14:textId="77777777" w:rsidR="008702A6" w:rsidRDefault="00C4119D">
      <w:pPr>
        <w:rPr>
          <w:ins w:id="46" w:author="Comparison" w:date="2026-08-03T22:22:00Z" w16du:dateUtc="2026-08-04T02:22:00Z"/>
        </w:rPr>
      </w:pPr>
      <w:ins w:id="47" w:author="Comparison" w:date="2026-08-03T22:22:00Z" w16du:dateUtc="2026-08-04T02:22:00Z">
        <w:r>
          <w:t xml:space="preserve">  - w:sz 14pt (w:val='28'): </w:t>
        </w:r>
        <w:r>
          <w:rPr>
            <w:sz w:val="28"/>
          </w:rPr>
          <w:t>Sample size text</w:t>
        </w:r>
      </w:ins>
    </w:p>
    <w:p w14:paraId="591435C0" w14:textId="77777777" w:rsidR="008702A6" w:rsidRDefault="00C4119D">
      <w:pPr>
        <w:rPr>
          <w:ins w:id="48" w:author="Comparison" w:date="2026-08-03T22:22:00Z" w16du:dateUtc="2026-08-04T02:22:00Z"/>
        </w:rPr>
      </w:pPr>
      <w:ins w:id="49" w:author="Comparison" w:date="2026-08-03T22:22:00Z" w16du:dateUtc="2026-08-04T02:22:00Z">
        <w:r>
          <w:t xml:space="preserve">  - w:sz 18pt (w:val='36'): </w:t>
        </w:r>
        <w:r>
          <w:rPr>
            <w:sz w:val="36"/>
          </w:rPr>
          <w:t>Sample size text</w:t>
        </w:r>
      </w:ins>
    </w:p>
    <w:p w14:paraId="775EF03F" w14:textId="77777777" w:rsidR="008702A6" w:rsidRDefault="00C4119D">
      <w:pPr>
        <w:rPr>
          <w:ins w:id="50" w:author="Comparison" w:date="2026-08-03T22:22:00Z" w16du:dateUtc="2026-08-04T02:22:00Z"/>
        </w:rPr>
      </w:pPr>
      <w:ins w:id="51" w:author="Comparison" w:date="2026-08-03T22:22:00Z" w16du:dateUtc="2026-08-04T02:22:00Z">
        <w:r>
          <w:t xml:space="preserve">  - w:sz 24pt (w:val='48'): </w:t>
        </w:r>
        <w:r>
          <w:rPr>
            <w:sz w:val="48"/>
          </w:rPr>
          <w:t>Sample size text</w:t>
        </w:r>
      </w:ins>
    </w:p>
    <w:p w14:paraId="10339780" w14:textId="77777777" w:rsidR="008702A6" w:rsidRDefault="00C4119D">
      <w:pPr>
        <w:rPr>
          <w:ins w:id="52" w:author="Comparison" w:date="2026-08-03T22:22:00Z" w16du:dateUtc="2026-08-04T02:22:00Z"/>
        </w:rPr>
      </w:pPr>
      <w:ins w:id="53" w:author="Comparison" w:date="2026-08-03T22:22:00Z" w16du:dateUtc="2026-08-04T02:22:00Z">
        <w:r>
          <w:t xml:space="preserve">  - w:sz 36pt (w:val='72'): </w:t>
        </w:r>
        <w:r>
          <w:rPr>
            <w:sz w:val="72"/>
          </w:rPr>
          <w:t>Sample size text</w:t>
        </w:r>
      </w:ins>
    </w:p>
    <w:p w14:paraId="2647D1A8" w14:textId="77777777" w:rsidR="008702A6" w:rsidRDefault="008702A6">
      <w:pPr>
        <w:rPr>
          <w:ins w:id="54" w:author="Comparison" w:date="2026-08-03T22:22:00Z" w16du:dateUtc="2026-08-04T02:22:00Z"/>
        </w:rPr>
      </w:pPr>
    </w:p>
    <w:p w14:paraId="2C42F0CD" w14:textId="77777777" w:rsidR="008702A6" w:rsidRDefault="00C4119D">
      <w:pPr>
        <w:rPr>
          <w:ins w:id="55" w:author="Comparison" w:date="2026-08-03T22:22:00Z" w16du:dateUtc="2026-08-04T02:22:00Z"/>
        </w:rPr>
      </w:pPr>
      <w:ins w:id="56" w:author="Comparison" w:date="2026-08-03T22:22:00Z" w16du:dateUtc="2026-08-04T02:22:00Z">
        <w:r>
          <w:t>B) rStyle-only sizes (no inline &lt;w:sz&gt;):</w:t>
        </w:r>
      </w:ins>
    </w:p>
    <w:p w14:paraId="1F1CA8FD" w14:textId="77777777" w:rsidR="008702A6" w:rsidRDefault="00C4119D">
      <w:pPr>
        <w:rPr>
          <w:ins w:id="57" w:author="Comparison" w:date="2026-08-03T22:22:00Z" w16du:dateUtc="2026-08-04T02:22:00Z"/>
        </w:rPr>
      </w:pPr>
      <w:ins w:id="58" w:author="Comparison" w:date="2026-08-03T22:22:00Z" w16du:dateUtc="2026-08-04T02:22:00Z">
        <w:r>
          <w:t xml:space="preserve">  - rStyle='SD_Sz12ptChar' =&gt; 12pt: </w:t>
        </w:r>
        <w:r>
          <w:rPr>
            <w:rStyle w:val="SDSz12ptChar"/>
          </w:rPr>
          <w:t>Styled 12pt text</w:t>
        </w:r>
      </w:ins>
    </w:p>
    <w:p w14:paraId="298BB473" w14:textId="77777777" w:rsidR="008702A6" w:rsidRDefault="00C4119D">
      <w:pPr>
        <w:rPr>
          <w:ins w:id="59" w:author="Comparison" w:date="2026-08-03T22:22:00Z" w16du:dateUtc="2026-08-04T02:22:00Z"/>
        </w:rPr>
      </w:pPr>
      <w:ins w:id="60" w:author="Comparison" w:date="2026-08-03T22:22:00Z" w16du:dateUtc="2026-08-04T02:22:00Z">
        <w:r>
          <w:t xml:space="preserve">  - rStyle='SD_Sz24ptChar' =&gt; 24pt: </w:t>
        </w:r>
        <w:r>
          <w:rPr>
            <w:rStyle w:val="SDSz24ptChar"/>
          </w:rPr>
          <w:t>Styled 24pt text</w:t>
        </w:r>
      </w:ins>
    </w:p>
    <w:p w14:paraId="6F965EA4" w14:textId="77777777" w:rsidR="008702A6" w:rsidRDefault="00C4119D">
      <w:pPr>
        <w:rPr>
          <w:ins w:id="61" w:author="Comparison" w:date="2026-08-03T22:22:00Z" w16du:dateUtc="2026-08-04T02:22:00Z"/>
        </w:rPr>
      </w:pPr>
      <w:ins w:id="62" w:author="Comparison" w:date="2026-08-03T22:22:00Z" w16du:dateUtc="2026-08-04T02:22:00Z">
        <w:r>
          <w:t xml:space="preserve">  - rStyle='SD_Sz18ptChar' =&gt; 18pt: </w:t>
        </w:r>
        <w:r>
          <w:rPr>
            <w:rStyle w:val="SDSz18ptChar"/>
          </w:rPr>
          <w:t>Styled 18pt text</w:t>
        </w:r>
      </w:ins>
    </w:p>
    <w:p w14:paraId="76B9A2A0" w14:textId="77777777" w:rsidR="008702A6" w:rsidRDefault="008702A6">
      <w:pPr>
        <w:rPr>
          <w:ins w:id="63" w:author="Comparison" w:date="2026-08-03T22:22:00Z" w16du:dateUtc="2026-08-04T02:22:00Z"/>
        </w:rPr>
      </w:pPr>
    </w:p>
    <w:p w14:paraId="4AA0C74A" w14:textId="77777777" w:rsidR="008702A6" w:rsidRDefault="00C4119D">
      <w:pPr>
        <w:rPr>
          <w:ins w:id="64" w:author="Comparison" w:date="2026-08-03T22:22:00Z" w16du:dateUtc="2026-08-04T02:22:00Z"/>
        </w:rPr>
      </w:pPr>
      <w:ins w:id="65" w:author="Comparison" w:date="2026-08-03T22:22:00Z" w16du:dateUtc="2026-08-04T02:22:00Z">
        <w:r>
          <w:t>C) rStyle + inline &lt;w:sz&gt; (inline overrides style):</w:t>
        </w:r>
      </w:ins>
    </w:p>
    <w:p w14:paraId="150A42C5" w14:textId="77777777" w:rsidR="008702A6" w:rsidRDefault="00C4119D">
      <w:pPr>
        <w:rPr>
          <w:ins w:id="66" w:author="Comparison" w:date="2026-08-03T22:22:00Z" w16du:dateUtc="2026-08-04T02:22:00Z"/>
        </w:rPr>
      </w:pPr>
      <w:ins w:id="67" w:author="Comparison" w:date="2026-08-03T22:22:00Z" w16du:dateUtc="2026-08-04T02:22:00Z">
        <w:r>
          <w:t xml:space="preserve">  - rStyle='SD_Sz24ptChar' + inline 12pt =&gt; expect 12pt: </w:t>
        </w:r>
        <w:r>
          <w:rPr>
            <w:rStyle w:val="SDSz24ptChar"/>
            <w:sz w:val="24"/>
          </w:rPr>
          <w:t>24pt style overridden to 12pt</w:t>
        </w:r>
      </w:ins>
    </w:p>
    <w:p w14:paraId="45B02DB9" w14:textId="77777777" w:rsidR="008702A6" w:rsidRDefault="00C4119D">
      <w:pPr>
        <w:rPr>
          <w:ins w:id="68" w:author="Comparison" w:date="2026-08-03T22:22:00Z" w16du:dateUtc="2026-08-04T02:22:00Z"/>
        </w:rPr>
      </w:pPr>
      <w:ins w:id="69" w:author="Comparison" w:date="2026-08-03T22:22:00Z" w16du:dateUtc="2026-08-04T02:22:00Z">
        <w:r>
          <w:lastRenderedPageBreak/>
          <w:t xml:space="preserve">  - rStyle='SD_Sz12ptChar' + inline 36pt =&gt; expect 36pt: </w:t>
        </w:r>
        <w:r>
          <w:rPr>
            <w:rStyle w:val="SDSz12ptChar"/>
            <w:sz w:val="72"/>
          </w:rPr>
          <w:t>12pt style overridden to 36pt</w:t>
        </w:r>
      </w:ins>
    </w:p>
    <w:p w14:paraId="12D6E7DA" w14:textId="77777777" w:rsidR="008702A6" w:rsidRDefault="008702A6">
      <w:pPr>
        <w:rPr>
          <w:ins w:id="70" w:author="Comparison" w:date="2026-08-03T22:22:00Z" w16du:dateUtc="2026-08-04T02:22:00Z"/>
        </w:rPr>
      </w:pPr>
    </w:p>
    <w:p w14:paraId="59896146" w14:textId="77777777" w:rsidR="008702A6" w:rsidRDefault="00C4119D">
      <w:pPr>
        <w:rPr>
          <w:ins w:id="71" w:author="Comparison" w:date="2026-08-03T22:22:00Z" w16du:dateUtc="2026-08-04T02:22:00Z"/>
        </w:rPr>
      </w:pPr>
      <w:ins w:id="72" w:author="Comparison" w:date="2026-08-03T22:22:00Z" w16du:dateUtc="2026-08-04T02:22:00Z">
        <w:r>
          <w:t>D) Linked style pair (paragraph+character) with sizes:</w:t>
        </w:r>
      </w:ins>
    </w:p>
    <w:p w14:paraId="0665946C" w14:textId="77777777" w:rsidR="008702A6" w:rsidRDefault="00C4119D">
      <w:pPr>
        <w:rPr>
          <w:ins w:id="73" w:author="Comparison" w:date="2026-08-03T22:22:00Z" w16du:dateUtc="2026-08-04T02:22:00Z"/>
        </w:rPr>
      </w:pPr>
      <w:ins w:id="74" w:author="Comparison" w:date="2026-08-03T22:22:00Z" w16du:dateUtc="2026-08-04T02:22:00Z">
        <w:r>
          <w:t xml:space="preserve">  - rStyle='SD_LinkedSizeHeadingChar' =&gt; 18pt: </w:t>
        </w:r>
        <w:r>
          <w:rPr>
            <w:rStyle w:val="SDLinkedSizeHeadingChar"/>
          </w:rPr>
          <w:t>Linked Char size</w:t>
        </w:r>
      </w:ins>
    </w:p>
    <w:p w14:paraId="01FBAC7C" w14:textId="77777777" w:rsidR="008702A6" w:rsidRDefault="00C4119D">
      <w:pPr>
        <w:pStyle w:val="SDLinkedSizeHeading"/>
        <w:rPr>
          <w:ins w:id="75" w:author="Comparison" w:date="2026-08-03T22:22:00Z" w16du:dateUtc="2026-08-04T02:22:00Z"/>
        </w:rPr>
      </w:pPr>
      <w:ins w:id="76" w:author="Comparison" w:date="2026-08-03T22:22:00Z" w16du:dateUtc="2026-08-04T02:22:00Z">
        <w:r>
          <w:t xml:space="preserve">  - pStyle='SD_LinkedSizeHeading' (24pt) + inline 36pt on a run: </w:t>
        </w:r>
        <w:r>
          <w:rPr>
            <w:sz w:val="72"/>
          </w:rPr>
          <w:t>This part should be 36pt overriding paragraph size</w:t>
        </w:r>
      </w:ins>
    </w:p>
    <w:p w14:paraId="2F14BBD5" w14:textId="77777777" w:rsidR="008702A6" w:rsidRDefault="008702A6">
      <w:pPr>
        <w:rPr>
          <w:ins w:id="77" w:author="Comparison" w:date="2026-08-03T22:22:00Z" w16du:dateUtc="2026-08-04T02:22:00Z"/>
        </w:rPr>
      </w:pPr>
    </w:p>
    <w:p w14:paraId="4976A95B" w14:textId="77777777" w:rsidR="008702A6" w:rsidRDefault="00C4119D">
      <w:pPr>
        <w:rPr>
          <w:ins w:id="78" w:author="Comparison" w:date="2026-08-03T22:22:00Z" w16du:dateUtc="2026-08-04T02:22:00Z"/>
        </w:rPr>
      </w:pPr>
      <w:ins w:id="79" w:author="Comparison" w:date="2026-08-03T22:22:00Z" w16du:dateUtc="2026-08-04T02:22:00Z">
        <w:r>
          <w:t>Table examples (size mixes):</w:t>
        </w:r>
      </w:ins>
    </w:p>
    <w:p w14:paraId="17CE6418" w14:textId="5392DD9C" w:rsidR="00627681" w:rsidRDefault="00C4119D">
      <w:pPr>
        <w:rPr>
          <w:del w:id="80" w:author="Comparison" w:date="2026-08-03T22:22:00Z" w16du:dateUtc="2026-08-04T02:22:00Z"/>
        </w:rPr>
      </w:pPr>
      <w:del w:id="81" w:author="Comparison" w:date="2026-08-03T22:22:00Z" w16du:dateUtc="2026-08-04T02:22:00Z">
        <w:r>
          <w:delText>Before block-level SDT</w:delText>
        </w:r>
        <w:r w:rsidR="008D0F0C">
          <w:delText xml:space="preserve"> </w:delText>
        </w:r>
      </w:del>
    </w:p>
    <w:tbl>
      <w:tblPr>
        <w:tblW w:w="0" w:type="auto"/>
        <w:tblLook w:val="04A0" w:firstRow="1" w:lastRow="0" w:firstColumn="1" w:lastColumn="0" w:noHBand="0" w:noVBand="1"/>
        <w:tblPrChange w:id="82" w:author="Comparison" w:date="2026-08-03T22:22:00Z" w16du:dateUtc="2026-08-04T02:22:00Z"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680"/>
        <w:gridCol w:w="4680"/>
        <w:tblGridChange w:id="83">
          <w:tblGrid>
            <w:gridCol w:w="108"/>
            <w:gridCol w:w="2500"/>
            <w:gridCol w:w="2072"/>
            <w:gridCol w:w="428"/>
            <w:gridCol w:w="4252"/>
          </w:tblGrid>
        </w:tblGridChange>
      </w:tblGrid>
      <w:customXmlDelRangeStart w:id="84" w:author="Comparison" w:date="2026-08-03T22:22:00Z"/>
      <w:sdt>
        <w:sdtPr>
          <w:alias w:val="Block Table Control"/>
          <w:tag w:val="block_table_sdt"/>
          <w:id w:val="-22177123"/>
        </w:sdtPr>
        <w:sdtEndPr/>
        <w:sdtContent>
          <w:customXmlDelRangeEnd w:id="84"/>
          <w:tr w:rsidR="00627681" w14:paraId="220AD313" w14:textId="77777777">
            <w:trPr>
              <w:trPrChange w:id="85" w:author="Comparison" w:date="2026-08-03T22:22:00Z" w16du:dateUtc="2026-08-04T02:22:00Z">
                <w:trPr>
                  <w:gridBefore w:val="1"/>
                  <w:gridAfter w:val="0"/>
                </w:trPr>
              </w:trPrChange>
            </w:trPr>
            <w:tc>
              <w:tcPr>
                <w:tcW w:w="4680" w:type="dxa"/>
                <w:tcPrChange w:id="86" w:author="Comparison" w:date="2026-08-03T22:22:00Z" w16du:dateUtc="2026-08-04T02:22:00Z">
                  <w:tcPr>
                    <w:tcW w:w="2500" w:type="dxa"/>
                  </w:tcPr>
                </w:tcPrChange>
              </w:tcPr>
              <w:p w14:paraId="63E2A24A" w14:textId="77777777" w:rsidR="00627681" w:rsidRDefault="00C4119D">
                <w:ins w:id="87" w:author="Comparison" w:date="2026-08-03T22:22:00Z" w16du:dateUtc="2026-08-04T02:22:00Z">
                  <w:r>
                    <w:t>rStyle=Sz18</w:t>
                  </w:r>
                </w:ins>
                <w:del w:id="88" w:author="Comparison" w:date="2026-08-03T22:22:00Z" w16du:dateUtc="2026-08-04T02:22:00Z">
                  <w:r>
                    <w:delText>A1</w:delText>
                  </w:r>
                </w:del>
              </w:p>
            </w:tc>
            <w:tc>
              <w:tcPr>
                <w:tcW w:w="4680" w:type="dxa"/>
                <w:tcPrChange w:id="89" w:author="Comparison" w:date="2026-08-03T22:22:00Z" w16du:dateUtc="2026-08-04T02:22:00Z">
                  <w:tcPr>
                    <w:tcW w:w="2500" w:type="dxa"/>
                    <w:gridSpan w:val="2"/>
                  </w:tcPr>
                </w:tcPrChange>
              </w:tcPr>
              <w:p w14:paraId="0878EC38" w14:textId="77777777" w:rsidR="00627681" w:rsidRDefault="00C4119D">
                <w:ins w:id="90" w:author="Comparison" w:date="2026-08-03T22:22:00Z" w16du:dateUtc="2026-08-04T02:22:00Z">
                  <w:r>
                    <w:rPr>
                      <w:rStyle w:val="SDSz18ptChar"/>
                    </w:rPr>
                    <w:t>18pt</w:t>
                  </w:r>
                </w:ins>
                <w:del w:id="91" w:author="Comparison" w:date="2026-08-03T22:22:00Z" w16du:dateUtc="2026-08-04T02:22:00Z">
                  <w:r>
                    <w:delText>B1</w:delText>
                  </w:r>
                </w:del>
              </w:p>
            </w:tc>
          </w:tr>
          <w:customXmlDelRangeStart w:id="92" w:author="Comparison" w:date="2026-08-03T22:22:00Z"/>
        </w:sdtContent>
      </w:sdt>
      <w:customXmlDelRangeEnd w:id="92"/>
      <w:tr w:rsidR="008702A6" w14:paraId="735F91CA" w14:textId="77777777">
        <w:trPr>
          <w:ins w:id="93" w:author="Comparison" w:date="2026-08-03T22:22:00Z" w16du:dateUtc="2026-08-04T02:22:00Z"/>
        </w:trPr>
        <w:tc>
          <w:tcPr>
            <w:tcW w:w="4680" w:type="dxa"/>
          </w:tcPr>
          <w:p w14:paraId="5663CAC4" w14:textId="77777777" w:rsidR="008702A6" w:rsidRDefault="00C4119D">
            <w:pPr>
              <w:rPr>
                <w:ins w:id="94" w:author="Comparison" w:date="2026-08-03T22:22:00Z" w16du:dateUtc="2026-08-04T02:22:00Z"/>
              </w:rPr>
            </w:pPr>
            <w:ins w:id="95" w:author="Comparison" w:date="2026-08-03T22:22:00Z" w16du:dateUtc="2026-08-04T02:22:00Z">
              <w:r>
                <w:t>rStyle=Sz12 + inline 36pt</w:t>
              </w:r>
            </w:ins>
          </w:p>
        </w:tc>
        <w:tc>
          <w:tcPr>
            <w:tcW w:w="4680" w:type="dxa"/>
          </w:tcPr>
          <w:p w14:paraId="4D669499" w14:textId="77777777" w:rsidR="008702A6" w:rsidRDefault="00C4119D">
            <w:pPr>
              <w:rPr>
                <w:ins w:id="96" w:author="Comparison" w:date="2026-08-03T22:22:00Z" w16du:dateUtc="2026-08-04T02:22:00Z"/>
              </w:rPr>
            </w:pPr>
            <w:ins w:id="97" w:author="Comparison" w:date="2026-08-03T22:22:00Z" w16du:dateUtc="2026-08-04T02:22:00Z">
              <w:r>
                <w:rPr>
                  <w:rStyle w:val="SDSz12ptChar"/>
                  <w:sz w:val="72"/>
                </w:rPr>
                <w:t>36pt</w:t>
              </w:r>
            </w:ins>
          </w:p>
        </w:tc>
      </w:tr>
    </w:tbl>
    <w:p w14:paraId="14503242" w14:textId="77777777" w:rsidR="00627681" w:rsidRDefault="00C4119D">
      <w:pPr>
        <w:rPr>
          <w:del w:id="98" w:author="Comparison" w:date="2026-08-03T22:22:00Z" w16du:dateUtc="2026-08-04T02:22:00Z"/>
        </w:rPr>
      </w:pPr>
      <w:del w:id="99" w:author="Comparison" w:date="2026-08-03T22:22:00Z" w16du:dateUtc="2026-08-04T02:22:00Z">
        <w:r>
          <w:delText>Between SDTs</w:delText>
        </w:r>
      </w:del>
    </w:p>
    <w:p w14:paraId="63A4C3D9" w14:textId="77777777" w:rsidR="00627681" w:rsidRDefault="00C4119D">
      <w:pPr>
        <w:rPr>
          <w:del w:id="100" w:author="Comparison" w:date="2026-08-03T22:22:00Z" w16du:dateUtc="2026-08-04T02:22:00Z"/>
        </w:rPr>
      </w:pPr>
      <w:del w:id="101" w:author="Comparison" w:date="2026-08-03T22:22:00Z" w16du:dateUtc="2026-08-04T02:22:00Z">
        <w:r>
          <w:delText>Inline before</w:delText>
        </w:r>
      </w:del>
      <w:sdt>
        <w:sdtPr>
          <w:alias w:val="Inline Text Control"/>
          <w:tag w:val="inline_text_sdt"/>
          <w:id w:val="-436595273"/>
        </w:sdtPr>
        <w:sdtEndPr/>
        <w:sdtContent>
          <w:del w:id="102" w:author="Comparison" w:date="2026-08-03T22:22:00Z" w16du:dateUtc="2026-08-04T02:22:00Z">
            <w:r>
              <w:delText>controlled text</w:delText>
            </w:r>
          </w:del>
        </w:sdtContent>
      </w:sdt>
      <w:del w:id="103" w:author="Comparison" w:date="2026-08-03T22:22:00Z" w16du:dateUtc="2026-08-04T02:22:00Z">
        <w:r>
          <w:delText>inline after.</w:delText>
        </w:r>
      </w:del>
    </w:p>
    <w:p w14:paraId="42FA4CAD" w14:textId="77777777" w:rsidR="00627681" w:rsidRDefault="00C4119D">
      <w:del w:id="104" w:author="Comparison" w:date="2026-08-03T22:22:00Z" w16du:dateUtc="2026-08-04T02:22:00Z">
        <w:r>
          <w:delText>After inline-level SDT</w:delText>
        </w:r>
      </w:del>
    </w:p>
    <w:sectPr w:rsidR="00627681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5" w:author="Comparison" w:date="2026-08-03T22:22:00Z" w16du:dateUtc="2026-08-04T02:22:00Z">
        <w:sectPr w:rsidR="00627681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957086">
    <w:abstractNumId w:val="8"/>
  </w:num>
  <w:num w:numId="2" w16cid:durableId="392388377">
    <w:abstractNumId w:val="6"/>
  </w:num>
  <w:num w:numId="3" w16cid:durableId="2057001236">
    <w:abstractNumId w:val="5"/>
  </w:num>
  <w:num w:numId="4" w16cid:durableId="940114706">
    <w:abstractNumId w:val="4"/>
  </w:num>
  <w:num w:numId="5" w16cid:durableId="115375841">
    <w:abstractNumId w:val="7"/>
  </w:num>
  <w:num w:numId="6" w16cid:durableId="1214272315">
    <w:abstractNumId w:val="3"/>
  </w:num>
  <w:num w:numId="7" w16cid:durableId="1084032210">
    <w:abstractNumId w:val="2"/>
  </w:num>
  <w:num w:numId="8" w16cid:durableId="199364733">
    <w:abstractNumId w:val="1"/>
  </w:num>
  <w:num w:numId="9" w16cid:durableId="15058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034616"/>
    <w:rsid w:val="0006063C"/>
    <w:rsid w:val="00112874"/>
    <w:rsid w:val="0015074B"/>
    <w:rsid w:val="002509C3"/>
    <w:rsid w:val="0029639D"/>
    <w:rsid w:val="00326F90"/>
    <w:rsid w:val="0049513F"/>
    <w:rsid w:val="005E5839"/>
    <w:rsid w:val="00627681"/>
    <w:rsid w:val="00665065"/>
    <w:rsid w:val="008702A6"/>
    <w:rsid w:val="008D0F0C"/>
    <w:rsid w:val="00AA1D8D"/>
    <w:rsid w:val="00B47730"/>
    <w:rsid w:val="00C411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9A6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rPrChange w:id="0" w:author="Comparison" w:date="2026-08-03T22:22:00Z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rPrChange w:id="1" w:author="Comparison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rPrChange w:id="2" w:author="Comparison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rPrChange w:id="3" w:author="Comparison" w:date="2026-08-03T22:2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rPrChange w:id="4" w:author="Comparison" w:date="2026-08-03T22:22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rPrChange w:id="5" w:author="Comparison" w:date="2026-08-03T22:2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rPrChange w:id="6" w:author="Comparison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2:00Z">
        <w:pPr>
          <w:keepNext/>
          <w:keepLines/>
          <w:spacing w:before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rPrChange w:id="7" w:author="Comparison" w:date="2026-08-03T22:22:00Z">
        <w:rPr>
          <w:rFonts w:asciiTheme="majorHAnsi" w:eastAsiaTheme="majorEastAsia" w:hAnsiTheme="majorHAnsi" w:cstheme="majorBidi"/>
          <w:color w:val="156082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2:00Z">
        <w:pPr>
          <w:keepNext/>
          <w:keepLines/>
          <w:spacing w:before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rPrChange w:id="8" w:author="Comparison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C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09C3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9C3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C3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C3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C3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C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C3"/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C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9" w:author="Comparison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509C3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0" w:author="Comparison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1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509C3"/>
    <w:rPr>
      <w:kern w:val="0"/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1" w:author="Comparison" w:date="2026-08-03T22:22:00Z">
        <w:pPr/>
      </w:pPrChange>
    </w:pPr>
    <w:rPr>
      <w:kern w:val="0"/>
      <w:sz w:val="22"/>
      <w:szCs w:val="22"/>
      <w14:ligatures w14:val="none"/>
      <w:rPrChange w:id="1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2509C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09C3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2" w:author="Comparison" w:date="2026-08-03T22:22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rPrChange w:id="12" w:author="Comparison" w:date="2026-08-03T22:22:00Z">
        <w:rPr>
          <w:rFonts w:asciiTheme="majorHAnsi" w:eastAsiaTheme="majorEastAsia" w:hAnsiTheme="majorHAnsi" w:cstheme="majorBidi"/>
          <w:i/>
          <w:iCs/>
          <w:color w:val="156082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509C3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  <w:pPrChange w:id="13" w:author="Comparison" w:date="2026-08-03T22:22:00Z">
        <w:pPr>
          <w:spacing w:after="20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1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4" w:author="Comparison" w:date="2026-08-03T22:22:00Z">
        <w:pPr>
          <w:spacing w:after="120" w:line="276" w:lineRule="auto"/>
        </w:pPr>
      </w:pPrChange>
    </w:pPr>
    <w:rPr>
      <w:kern w:val="0"/>
      <w:sz w:val="22"/>
      <w:szCs w:val="22"/>
      <w:rPrChange w:id="1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509C3"/>
    <w:rPr>
      <w:kern w:val="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5" w:author="Comparison" w:date="2026-08-03T22:22:00Z">
        <w:pPr>
          <w:spacing w:after="120" w:line="480" w:lineRule="auto"/>
        </w:pPr>
      </w:pPrChange>
    </w:pPr>
    <w:rPr>
      <w:kern w:val="0"/>
      <w:sz w:val="22"/>
      <w:szCs w:val="22"/>
      <w:rPrChange w:id="1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509C3"/>
    <w:rPr>
      <w:kern w:val="0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6" w:author="Comparison" w:date="2026-08-03T22:22:00Z">
        <w:pPr>
          <w:spacing w:after="120" w:line="276" w:lineRule="auto"/>
        </w:pPr>
      </w:pPrChange>
    </w:pPr>
    <w:rPr>
      <w:kern w:val="0"/>
      <w:sz w:val="16"/>
      <w:szCs w:val="16"/>
      <w:rPrChange w:id="16" w:author="Comparison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509C3"/>
    <w:rPr>
      <w:kern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17" w:author="Comparison" w:date="2026-08-03T22:22:00Z">
        <w:pPr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1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18" w:author="Comparison" w:date="2026-08-03T22:22:00Z">
        <w:pPr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1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19" w:author="Comparison" w:date="2026-08-03T22:22:00Z">
        <w:pPr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1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0" w:author="Comparison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1" w:author="Comparison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2" w:author="Comparison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3" w:author="Comparison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4" w:author="Comparison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5" w:author="Comparison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6" w:author="Comparison" w:date="2026-08-03T22:22:00Z">
        <w:pPr>
          <w:spacing w:after="120" w:line="276" w:lineRule="auto"/>
          <w:ind w:left="360"/>
          <w:contextualSpacing/>
        </w:pPr>
      </w:pPrChange>
    </w:pPr>
    <w:rPr>
      <w:kern w:val="0"/>
      <w:sz w:val="22"/>
      <w:szCs w:val="22"/>
      <w14:ligatures w14:val="none"/>
      <w:rPrChange w:id="2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27" w:author="Comparison" w:date="2026-08-03T22:22:00Z">
        <w:pPr>
          <w:spacing w:after="12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2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28" w:author="Comparison" w:date="2026-08-03T22:22:00Z">
        <w:pPr>
          <w:spacing w:after="120" w:line="276" w:lineRule="auto"/>
          <w:ind w:left="1080"/>
          <w:contextualSpacing/>
        </w:pPr>
      </w:pPrChange>
    </w:pPr>
    <w:rPr>
      <w:kern w:val="0"/>
      <w:sz w:val="22"/>
      <w:szCs w:val="22"/>
      <w14:ligatures w14:val="none"/>
      <w:rPrChange w:id="2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29" w:author="Comparison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hAnsi="Courier"/>
      <w:kern w:val="0"/>
      <w:sz w:val="20"/>
      <w:szCs w:val="20"/>
      <w:rPrChange w:id="29" w:author="Comparison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509C3"/>
    <w:rPr>
      <w:rFonts w:ascii="Courier" w:hAnsi="Courier"/>
      <w:ker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30" w:author="Comparison" w:date="2026-08-03T22:22:00Z">
        <w:pPr>
          <w:spacing w:after="200" w:line="276" w:lineRule="auto"/>
        </w:pPr>
      </w:pPrChange>
    </w:pPr>
    <w:rPr>
      <w:i/>
      <w:iCs/>
      <w:color w:val="000000" w:themeColor="text1"/>
      <w:kern w:val="0"/>
      <w:sz w:val="22"/>
      <w:szCs w:val="22"/>
      <w:rPrChange w:id="30" w:author="Comparison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509C3"/>
    <w:rPr>
      <w:i/>
      <w:iCs/>
      <w:color w:val="000000" w:themeColor="text1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1" w:author="Comparison" w:date="2026-08-03T22:22:00Z">
        <w:pPr>
          <w:spacing w:after="200"/>
        </w:pPr>
      </w:pPrChange>
    </w:pPr>
    <w:rPr>
      <w:b/>
      <w:bCs/>
      <w:color w:val="156082" w:themeColor="accent1"/>
      <w:kern w:val="0"/>
      <w:sz w:val="18"/>
      <w:szCs w:val="18"/>
      <w14:ligatures w14:val="none"/>
      <w:rPrChange w:id="31" w:author="Comparison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2509C3"/>
    <w:rPr>
      <w:b/>
      <w:bCs/>
    </w:rPr>
  </w:style>
  <w:style w:type="character" w:styleId="Emphasis">
    <w:name w:val="Emphasis"/>
    <w:basedOn w:val="DefaultParagraphFont"/>
    <w:uiPriority w:val="20"/>
    <w:qFormat/>
    <w:rsid w:val="002509C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32" w:author="Comparison" w:date="2026-08-03T22:2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kern w:val="0"/>
      <w:sz w:val="22"/>
      <w:szCs w:val="22"/>
      <w:rPrChange w:id="32" w:author="Comparison" w:date="2026-08-03T22:22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C3"/>
    <w:rPr>
      <w:b/>
      <w:bCs/>
      <w:i/>
      <w:iCs/>
      <w:color w:val="156082" w:themeColor="accent1"/>
      <w:kern w:val="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509C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509C3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2509C3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509C3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509C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09C3"/>
    <w:pPr>
      <w:outlineLvl w:val="9"/>
    </w:pPr>
  </w:style>
  <w:style w:type="table" w:styleId="TableGrid">
    <w:name w:val="Table Grid"/>
    <w:basedOn w:val="TableNormal"/>
    <w:uiPriority w:val="59"/>
    <w:rsid w:val="002509C3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509C3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509C3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509C3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509C3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509C3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509C3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509C3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509C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509C3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509C3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509C3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Sz12ptChar">
    <w:name w:val="SD_Sz12ptChar"/>
    <w:rsid w:val="002509C3"/>
    <w:rPr>
      <w:sz w:val="24"/>
    </w:rPr>
  </w:style>
  <w:style w:type="character" w:customStyle="1" w:styleId="SDSz24ptChar">
    <w:name w:val="SD_Sz24ptChar"/>
    <w:rsid w:val="002509C3"/>
    <w:rPr>
      <w:sz w:val="48"/>
    </w:rPr>
  </w:style>
  <w:style w:type="character" w:customStyle="1" w:styleId="SDSz18ptChar">
    <w:name w:val="SD_Sz18ptChar"/>
    <w:rsid w:val="002509C3"/>
    <w:rPr>
      <w:sz w:val="36"/>
    </w:rPr>
  </w:style>
  <w:style w:type="paragraph" w:customStyle="1" w:styleId="SDLinkedSizeHeading">
    <w:name w:val="SD_LinkedSizeHeading"/>
    <w:link w:val="SDLinkedSizeHeadingChar"/>
    <w:pPr>
      <w:spacing w:after="200" w:line="276" w:lineRule="auto"/>
      <w:pPrChange w:id="33" w:author="Comparison" w:date="2026-08-03T22:22:00Z">
        <w:pPr>
          <w:spacing w:after="200" w:line="276" w:lineRule="auto"/>
        </w:pPr>
      </w:pPrChange>
    </w:pPr>
    <w:rPr>
      <w:kern w:val="0"/>
      <w:sz w:val="48"/>
      <w:szCs w:val="22"/>
      <w:rPrChange w:id="33" w:author="Comparison" w:date="2026-08-03T22:22:00Z">
        <w:rPr>
          <w:rFonts w:asciiTheme="minorHAnsi" w:eastAsiaTheme="minorEastAsia" w:hAnsiTheme="minorHAnsi" w:cstheme="minorBidi"/>
          <w:sz w:val="48"/>
          <w:szCs w:val="22"/>
          <w:lang w:val="en-US" w:eastAsia="en-US" w:bidi="ar-SA"/>
        </w:rPr>
      </w:rPrChange>
    </w:rPr>
  </w:style>
  <w:style w:type="character" w:customStyle="1" w:styleId="SDLinkedSizeHeadingChar">
    <w:name w:val="SD_LinkedSizeHeadingChar"/>
    <w:link w:val="SDLinkedSizeHeading"/>
    <w:rsid w:val="002509C3"/>
    <w:rPr>
      <w:kern w:val="0"/>
      <w:sz w:val="4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B7C108-E54E-5046-900A-8C59FAA23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2025-09-23T18:00:00Z</dcterms:created>
  <dcterms:modified xsi:type="dcterms:W3CDTF">2026-08-04T02:22:00Z</dcterms:modified>
</cp:coreProperties>
</file>