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1189" w14:textId="284F5551" w:rsidR="00DE0A42" w:rsidRDefault="00EB711B" w:rsidP="00EB711B">
      <w:pPr>
        <w:pStyle w:val="Heading1"/>
        <w:rPr>
          <w:ins w:id="24" w:author="Caio Pizzol" w:date="2026-08-03T22:23:00Z" w16du:dateUtc="2026-08-04T02:23:00Z"/>
        </w:rPr>
      </w:pPr>
      <w:ins w:id="25" w:author="Caio Pizzol" w:date="2026-08-03T22:23:00Z" w16du:dateUtc="2026-08-04T02:23:00Z">
        <w:r>
          <w:t>SD-2343 Table Border Widths Regression</w:t>
        </w:r>
      </w:ins>
    </w:p>
    <w:p w14:paraId="493CE579" w14:textId="403C32DE" w:rsidR="00EB711B" w:rsidRDefault="00EB711B" w:rsidP="00EB711B">
      <w:pPr>
        <w:rPr>
          <w:ins w:id="26" w:author="Caio Pizzol" w:date="2026-08-03T22:23:00Z" w16du:dateUtc="2026-08-04T02:23:00Z"/>
        </w:rPr>
      </w:pPr>
      <w:ins w:id="27" w:author="Caio Pizzol" w:date="2026-08-03T22:23:00Z" w16du:dateUtc="2026-08-04T02:23:00Z">
        <w:r>
          <w:t>Each table uses a uniform border at a different size. Verifies eighth-points→px conversion runs exactly once.</w:t>
        </w:r>
      </w:ins>
    </w:p>
    <w:p w14:paraId="7EA1D630" w14:textId="21A2DC03" w:rsidR="00EB711B" w:rsidRDefault="00EB711B" w:rsidP="00EB711B">
      <w:pPr>
        <w:rPr>
          <w:ins w:id="28" w:author="Caio Pizzol" w:date="2026-08-03T22:23:00Z" w16du:dateUtc="2026-08-04T02:23:00Z"/>
        </w:rPr>
      </w:pPr>
      <w:ins w:id="29" w:author="Caio Pizzol" w:date="2026-08-03T22:23:00Z" w16du:dateUtc="2026-08-04T02:23:00Z">
        <w:r>
          <w:t>Thin: 0.5pt = sz=4 = ~0.67px</w:t>
        </w:r>
      </w:ins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4B382A" w14:textId="77777777" w:rsidTr="00EB711B">
        <w:trPr>
          <w:ins w:id="30" w:author="Caio Pizzol" w:date="2026-08-03T22:23:00Z" w16du:dateUtc="2026-08-04T02:23:00Z"/>
        </w:trPr>
        <w:tc>
          <w:tcPr>
            <w:tcW w:w="4680" w:type="dxa"/>
          </w:tcPr>
          <w:p w14:paraId="1CA09DB7" w14:textId="594F01EF" w:rsidR="00EB711B" w:rsidRDefault="00EB711B" w:rsidP="00EB711B">
            <w:pPr>
              <w:rPr>
                <w:ins w:id="31" w:author="Caio Pizzol" w:date="2026-08-03T22:23:00Z" w16du:dateUtc="2026-08-04T02:23:00Z"/>
              </w:rPr>
            </w:pPr>
            <w:ins w:id="32" w:author="Caio Pizzol" w:date="2026-08-03T22:23:00Z" w16du:dateUtc="2026-08-04T02:23:00Z">
              <w:r>
                <w:t>A1</w:t>
              </w:r>
            </w:ins>
          </w:p>
        </w:tc>
        <w:tc>
          <w:tcPr>
            <w:tcW w:w="4680" w:type="dxa"/>
          </w:tcPr>
          <w:p w14:paraId="58CF49B3" w14:textId="470A1BAB" w:rsidR="00EB711B" w:rsidRDefault="00EB711B" w:rsidP="00EB711B">
            <w:pPr>
              <w:rPr>
                <w:ins w:id="33" w:author="Caio Pizzol" w:date="2026-08-03T22:23:00Z" w16du:dateUtc="2026-08-04T02:23:00Z"/>
              </w:rPr>
            </w:pPr>
            <w:ins w:id="34" w:author="Caio Pizzol" w:date="2026-08-03T22:23:00Z" w16du:dateUtc="2026-08-04T02:23:00Z">
              <w:r>
                <w:t>B1</w:t>
              </w:r>
            </w:ins>
          </w:p>
        </w:tc>
      </w:tr>
    </w:tbl>
    <w:p w14:paraId="13FE5117" w14:textId="1E799ED2" w:rsidR="00EB711B" w:rsidRDefault="00EB711B" w:rsidP="00EB711B">
      <w:pPr>
        <w:rPr>
          <w:ins w:id="35" w:author="Caio Pizzol" w:date="2026-08-03T22:23:00Z" w16du:dateUtc="2026-08-04T02:23:00Z"/>
        </w:rPr>
      </w:pPr>
      <w:ins w:id="36" w:author="Caio Pizzol" w:date="2026-08-03T22:23:00Z" w16du:dateUtc="2026-08-04T02:23:00Z">
        <w:r>
          <w:br w:type="page"/>
        </w:r>
        <w:r>
          <w:lastRenderedPageBreak/>
          <w:t>Default: 1pt = sz=8 = ~1.33px</w:t>
        </w:r>
      </w:ins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rPr>
          <w:ins w:id="37" w:author="Caio Pizzol" w:date="2026-08-03T22:23:00Z" w16du:dateUtc="2026-08-04T02:23:00Z"/>
        </w:trPr>
        <w:tc>
          <w:tcPr>
            <w:tcW w:w="4680" w:type="dxa"/>
          </w:tcPr>
          <w:p w14:paraId="7D6D214C" w14:textId="5CB0CCCA" w:rsidR="00EB711B" w:rsidRDefault="00EB711B" w:rsidP="00EB711B">
            <w:pPr>
              <w:rPr>
                <w:ins w:id="38" w:author="Caio Pizzol" w:date="2026-08-03T22:23:00Z" w16du:dateUtc="2026-08-04T02:23:00Z"/>
              </w:rPr>
            </w:pPr>
            <w:ins w:id="39" w:author="Caio Pizzol" w:date="2026-08-03T22:23:00Z" w16du:dateUtc="2026-08-04T02:23:00Z">
              <w:r>
                <w:t>A1</w:t>
              </w:r>
            </w:ins>
          </w:p>
        </w:tc>
        <w:tc>
          <w:tcPr>
            <w:tcW w:w="4680" w:type="dxa"/>
          </w:tcPr>
          <w:p w14:paraId="5EA367A1" w14:textId="05AD506E" w:rsidR="00EB711B" w:rsidRDefault="00EB711B" w:rsidP="00EB711B">
            <w:pPr>
              <w:rPr>
                <w:ins w:id="40" w:author="Caio Pizzol" w:date="2026-08-03T22:23:00Z" w16du:dateUtc="2026-08-04T02:23:00Z"/>
              </w:rPr>
            </w:pPr>
            <w:ins w:id="41" w:author="Caio Pizzol" w:date="2026-08-03T22:23:00Z" w16du:dateUtc="2026-08-04T02:23:00Z">
              <w:r>
                <w:t>B1</w:t>
              </w:r>
            </w:ins>
          </w:p>
        </w:tc>
      </w:tr>
    </w:tbl>
    <w:p w14:paraId="3A698C86" w14:textId="7E40C951" w:rsidR="00EB711B" w:rsidRDefault="00EB711B" w:rsidP="00EB711B">
      <w:pPr>
        <w:rPr>
          <w:ins w:id="42" w:author="Caio Pizzol" w:date="2026-08-03T22:23:00Z" w16du:dateUtc="2026-08-04T02:23:00Z"/>
        </w:rPr>
      </w:pPr>
      <w:ins w:id="43" w:author="Caio Pizzol" w:date="2026-08-03T22:23:00Z" w16du:dateUtc="2026-08-04T02:23:00Z">
        <w:r>
          <w:br w:type="page"/>
          <w:t>Medium: 3pt = sz=24 = 4px</w:t>
        </w:r>
      </w:ins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rPr>
          <w:ins w:id="44" w:author="Caio Pizzol" w:date="2026-08-03T22:23:00Z" w16du:dateUtc="2026-08-04T02:23:00Z"/>
        </w:trPr>
        <w:tc>
          <w:tcPr>
            <w:tcW w:w="4680" w:type="dxa"/>
          </w:tcPr>
          <w:p w14:paraId="3FAB9009" w14:textId="49902B73" w:rsidR="00EB711B" w:rsidRDefault="00EB711B" w:rsidP="00EB711B">
            <w:pPr>
              <w:rPr>
                <w:ins w:id="45" w:author="Caio Pizzol" w:date="2026-08-03T22:23:00Z" w16du:dateUtc="2026-08-04T02:23:00Z"/>
              </w:rPr>
            </w:pPr>
            <w:ins w:id="46" w:author="Caio Pizzol" w:date="2026-08-03T22:23:00Z" w16du:dateUtc="2026-08-04T02:23:00Z">
              <w:r>
                <w:t>A1</w:t>
              </w:r>
            </w:ins>
          </w:p>
        </w:tc>
        <w:tc>
          <w:tcPr>
            <w:tcW w:w="4680" w:type="dxa"/>
          </w:tcPr>
          <w:p w14:paraId="33C18B80" w14:textId="3ADFA748" w:rsidR="00EB711B" w:rsidRDefault="00EB711B" w:rsidP="00EB711B">
            <w:pPr>
              <w:rPr>
                <w:ins w:id="47" w:author="Caio Pizzol" w:date="2026-08-03T22:23:00Z" w16du:dateUtc="2026-08-04T02:23:00Z"/>
              </w:rPr>
            </w:pPr>
            <w:ins w:id="48" w:author="Caio Pizzol" w:date="2026-08-03T22:23:00Z" w16du:dateUtc="2026-08-04T02:23:00Z">
              <w:r>
                <w:t>B1</w:t>
              </w:r>
            </w:ins>
          </w:p>
        </w:tc>
      </w:tr>
    </w:tbl>
    <w:p w14:paraId="5814702E" w14:textId="2320840E" w:rsidR="00EB711B" w:rsidRDefault="00EB711B" w:rsidP="00EB711B">
      <w:pPr>
        <w:rPr>
          <w:ins w:id="49" w:author="Caio Pizzol" w:date="2026-08-03T22:23:00Z" w16du:dateUtc="2026-08-04T02:23:00Z"/>
        </w:rPr>
      </w:pPr>
      <w:ins w:id="50" w:author="Caio Pizzol" w:date="2026-08-03T22:23:00Z" w16du:dateUtc="2026-08-04T02:23:00Z">
        <w:r>
          <w:br w:type="page"/>
          <w:t>Thick: 6pt = sz=48 = 8px</w:t>
        </w:r>
      </w:ins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rPr>
          <w:ins w:id="51" w:author="Caio Pizzol" w:date="2026-08-03T22:23:00Z" w16du:dateUtc="2026-08-04T02:23:00Z"/>
        </w:trPr>
        <w:tc>
          <w:tcPr>
            <w:tcW w:w="4680" w:type="dxa"/>
          </w:tcPr>
          <w:p w14:paraId="4F0CDBB0" w14:textId="1CE65ECA" w:rsidR="00EB711B" w:rsidRDefault="00EB711B" w:rsidP="00EB711B">
            <w:pPr>
              <w:rPr>
                <w:ins w:id="52" w:author="Caio Pizzol" w:date="2026-08-03T22:23:00Z" w16du:dateUtc="2026-08-04T02:23:00Z"/>
              </w:rPr>
            </w:pPr>
            <w:ins w:id="53" w:author="Caio Pizzol" w:date="2026-08-03T22:23:00Z" w16du:dateUtc="2026-08-04T02:23:00Z">
              <w:r>
                <w:t>A1</w:t>
              </w:r>
            </w:ins>
          </w:p>
        </w:tc>
        <w:tc>
          <w:tcPr>
            <w:tcW w:w="4680" w:type="dxa"/>
          </w:tcPr>
          <w:p w14:paraId="3B54D058" w14:textId="4CCF235B" w:rsidR="00EB711B" w:rsidRDefault="00EB711B" w:rsidP="00EB711B">
            <w:pPr>
              <w:rPr>
                <w:ins w:id="54" w:author="Caio Pizzol" w:date="2026-08-03T22:23:00Z" w16du:dateUtc="2026-08-04T02:23:00Z"/>
              </w:rPr>
            </w:pPr>
            <w:ins w:id="55" w:author="Caio Pizzol" w:date="2026-08-03T22:23:00Z" w16du:dateUtc="2026-08-04T02:23:00Z">
              <w:r>
                <w:t>B1</w:t>
              </w:r>
            </w:ins>
          </w:p>
        </w:tc>
      </w:tr>
      <w:tr w:rsidR="00EB711B" w14:paraId="6F29426E" w14:textId="77777777" w:rsidTr="00EB711B">
        <w:trPr>
          <w:ins w:id="56" w:author="Caio Pizzol" w:date="2026-08-03T22:23:00Z" w16du:dateUtc="2026-08-04T02:23:00Z"/>
        </w:trPr>
        <w:tc>
          <w:tcPr>
            <w:tcW w:w="4680" w:type="dxa"/>
          </w:tcPr>
          <w:p w14:paraId="22097E73" w14:textId="77777777" w:rsidR="00EB711B" w:rsidRDefault="00EB711B" w:rsidP="00EB711B">
            <w:pPr>
              <w:rPr>
                <w:ins w:id="57" w:author="Caio Pizzol" w:date="2026-08-03T22:23:00Z" w16du:dateUtc="2026-08-04T02:23:00Z"/>
              </w:rPr>
            </w:pPr>
          </w:p>
          <w:p w14:paraId="34E1E314" w14:textId="2B8B8211" w:rsidR="00EB711B" w:rsidRDefault="00EB711B" w:rsidP="00EB711B">
            <w:pPr>
              <w:rPr>
                <w:ins w:id="58" w:author="Caio Pizzol" w:date="2026-08-03T22:23:00Z" w16du:dateUtc="2026-08-04T02:23:00Z"/>
              </w:rPr>
            </w:pPr>
            <w:ins w:id="59" w:author="Caio Pizzol" w:date="2026-08-03T22:23:00Z" w16du:dateUtc="2026-08-04T02:23:00Z">
              <w:r>
                <w:t>A2</w:t>
              </w:r>
            </w:ins>
          </w:p>
        </w:tc>
        <w:tc>
          <w:tcPr>
            <w:tcW w:w="4680" w:type="dxa"/>
          </w:tcPr>
          <w:p w14:paraId="58D143F7" w14:textId="38E1050C" w:rsidR="00EB711B" w:rsidRDefault="00EB711B" w:rsidP="00EB711B">
            <w:pPr>
              <w:rPr>
                <w:ins w:id="60" w:author="Caio Pizzol" w:date="2026-08-03T22:23:00Z" w16du:dateUtc="2026-08-04T02:23:00Z"/>
              </w:rPr>
            </w:pPr>
            <w:ins w:id="61" w:author="Caio Pizzol" w:date="2026-08-03T22:23:00Z" w16du:dateUtc="2026-08-04T02:23:00Z">
              <w:r>
                <w:t>B2</w:t>
              </w:r>
            </w:ins>
          </w:p>
        </w:tc>
      </w:tr>
    </w:tbl>
    <w:p w14:paraId="390D2934" w14:textId="77777777" w:rsidR="00EB711B" w:rsidRDefault="00EB711B" w:rsidP="00EB711B">
      <w:pPr>
        <w:rPr>
          <w:ins w:id="62" w:author="Caio Pizzol" w:date="2026-08-03T22:23:00Z" w16du:dateUtc="2026-08-04T02:23:00Z"/>
        </w:rPr>
      </w:pPr>
    </w:p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rPr>
          <w:ins w:id="63" w:author="Caio Pizzol" w:date="2026-08-03T22:23:00Z" w16du:dateUtc="2026-08-04T02:23:00Z"/>
        </w:trPr>
        <w:tc>
          <w:tcPr>
            <w:tcW w:w="4680" w:type="dxa"/>
          </w:tcPr>
          <w:p w14:paraId="498C9602" w14:textId="3163ADEF" w:rsidR="00EB711B" w:rsidRDefault="00EB711B" w:rsidP="00EB711B">
            <w:pPr>
              <w:rPr>
                <w:ins w:id="64" w:author="Caio Pizzol" w:date="2026-08-03T22:23:00Z" w16du:dateUtc="2026-08-04T02:23:00Z"/>
              </w:rPr>
            </w:pPr>
          </w:p>
          <w:p w14:paraId="73427D9C" w14:textId="3CD16E98" w:rsidR="00EB711B" w:rsidRDefault="00EB711B" w:rsidP="00EB711B">
            <w:pPr>
              <w:rPr>
                <w:ins w:id="65" w:author="Caio Pizzol" w:date="2026-08-03T22:23:00Z" w16du:dateUtc="2026-08-04T02:23:00Z"/>
              </w:rPr>
            </w:pPr>
            <w:ins w:id="66" w:author="Caio Pizzol" w:date="2026-08-03T22:23:00Z" w16du:dateUtc="2026-08-04T02:23:00Z">
              <w:r>
                <w:t>A2</w:t>
              </w:r>
            </w:ins>
          </w:p>
        </w:tc>
        <w:tc>
          <w:tcPr>
            <w:tcW w:w="4680" w:type="dxa"/>
          </w:tcPr>
          <w:p w14:paraId="58D9C1DB" w14:textId="62BE6264" w:rsidR="00EB711B" w:rsidRDefault="00EB711B" w:rsidP="00EB711B">
            <w:pPr>
              <w:rPr>
                <w:ins w:id="67" w:author="Caio Pizzol" w:date="2026-08-03T22:23:00Z" w16du:dateUtc="2026-08-04T02:23:00Z"/>
              </w:rPr>
            </w:pPr>
            <w:ins w:id="68" w:author="Caio Pizzol" w:date="2026-08-03T22:23:00Z" w16du:dateUtc="2026-08-04T02:23:00Z">
              <w:r>
                <w:t>B2</w:t>
              </w:r>
            </w:ins>
          </w:p>
        </w:tc>
      </w:tr>
    </w:tbl>
    <w:p w14:paraId="1A0C2234" w14:textId="77777777" w:rsidR="00EB711B" w:rsidRDefault="00EB711B" w:rsidP="00EB711B">
      <w:pPr>
        <w:rPr>
          <w:ins w:id="69" w:author="Caio Pizzol" w:date="2026-08-03T22:23:00Z" w16du:dateUtc="2026-08-04T02:23:00Z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rPr>
          <w:ins w:id="70" w:author="Caio Pizzol" w:date="2026-08-03T22:23:00Z" w16du:dateUtc="2026-08-04T02:23:00Z"/>
        </w:trPr>
        <w:tc>
          <w:tcPr>
            <w:tcW w:w="4680" w:type="dxa"/>
          </w:tcPr>
          <w:p w14:paraId="2503ACA9" w14:textId="19039B4D" w:rsidR="00EB711B" w:rsidRDefault="00EB711B" w:rsidP="00EB711B">
            <w:pPr>
              <w:rPr>
                <w:ins w:id="71" w:author="Caio Pizzol" w:date="2026-08-03T22:23:00Z" w16du:dateUtc="2026-08-04T02:23:00Z"/>
              </w:rPr>
            </w:pPr>
          </w:p>
          <w:p w14:paraId="40D283FA" w14:textId="6A2B9518" w:rsidR="00EB711B" w:rsidRDefault="00EB711B" w:rsidP="00EB711B">
            <w:pPr>
              <w:rPr>
                <w:ins w:id="72" w:author="Caio Pizzol" w:date="2026-08-03T22:23:00Z" w16du:dateUtc="2026-08-04T02:23:00Z"/>
              </w:rPr>
            </w:pPr>
            <w:ins w:id="73" w:author="Caio Pizzol" w:date="2026-08-03T22:23:00Z" w16du:dateUtc="2026-08-04T02:23:00Z">
              <w:r>
                <w:t>A2</w:t>
              </w:r>
            </w:ins>
          </w:p>
        </w:tc>
        <w:tc>
          <w:tcPr>
            <w:tcW w:w="4680" w:type="dxa"/>
          </w:tcPr>
          <w:p w14:paraId="671DF5E5" w14:textId="63EF30AF" w:rsidR="00EB711B" w:rsidRDefault="00EB711B" w:rsidP="00EB711B">
            <w:pPr>
              <w:rPr>
                <w:ins w:id="74" w:author="Caio Pizzol" w:date="2026-08-03T22:23:00Z" w16du:dateUtc="2026-08-04T02:23:00Z"/>
              </w:rPr>
            </w:pPr>
            <w:ins w:id="75" w:author="Caio Pizzol" w:date="2026-08-03T22:23:00Z" w16du:dateUtc="2026-08-04T02:23:00Z">
              <w:r>
                <w:t>B2</w:t>
              </w:r>
            </w:ins>
          </w:p>
        </w:tc>
      </w:tr>
    </w:tbl>
    <w:p w14:paraId="269D459F" w14:textId="77777777" w:rsidR="00EB711B" w:rsidRDefault="00EB711B" w:rsidP="00EB711B">
      <w:pPr>
        <w:rPr>
          <w:ins w:id="76" w:author="Caio Pizzol" w:date="2026-08-03T22:23:00Z" w16du:dateUtc="2026-08-04T02:23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rPr>
          <w:ins w:id="77" w:author="Caio Pizzol" w:date="2026-08-03T22:23:00Z" w16du:dateUtc="2026-08-04T02:23:00Z"/>
        </w:trPr>
        <w:tc>
          <w:tcPr>
            <w:tcW w:w="4680" w:type="dxa"/>
          </w:tcPr>
          <w:p w14:paraId="4C9A9602" w14:textId="6179AD68" w:rsidR="00EB711B" w:rsidRDefault="00EB711B" w:rsidP="00EB711B">
            <w:pPr>
              <w:rPr>
                <w:ins w:id="78" w:author="Caio Pizzol" w:date="2026-08-03T22:23:00Z" w16du:dateUtc="2026-08-04T02:23:00Z"/>
              </w:rPr>
            </w:pPr>
          </w:p>
          <w:p w14:paraId="17B65876" w14:textId="4911D80F" w:rsidR="00EB711B" w:rsidRDefault="00EB711B" w:rsidP="00EB711B">
            <w:pPr>
              <w:rPr>
                <w:ins w:id="79" w:author="Caio Pizzol" w:date="2026-08-03T22:23:00Z" w16du:dateUtc="2026-08-04T02:23:00Z"/>
              </w:rPr>
            </w:pPr>
            <w:ins w:id="80" w:author="Caio Pizzol" w:date="2026-08-03T22:23:00Z" w16du:dateUtc="2026-08-04T02:23:00Z">
              <w:r>
                <w:t>A2</w:t>
              </w:r>
            </w:ins>
          </w:p>
        </w:tc>
        <w:tc>
          <w:tcPr>
            <w:tcW w:w="4680" w:type="dxa"/>
          </w:tcPr>
          <w:p w14:paraId="496C58FE" w14:textId="11A38429" w:rsidR="00EB711B" w:rsidRDefault="00EB711B" w:rsidP="00EB711B">
            <w:pPr>
              <w:rPr>
                <w:ins w:id="81" w:author="Caio Pizzol" w:date="2026-08-03T22:23:00Z" w16du:dateUtc="2026-08-04T02:23:00Z"/>
              </w:rPr>
            </w:pPr>
            <w:ins w:id="82" w:author="Caio Pizzol" w:date="2026-08-03T22:23:00Z" w16du:dateUtc="2026-08-04T02:23:00Z">
              <w:r>
                <w:t>B2</w:t>
              </w:r>
            </w:ins>
          </w:p>
        </w:tc>
      </w:tr>
    </w:tbl>
    <w:p w14:paraId="6172D228" w14:textId="226671B1" w:rsidR="00E45947" w:rsidRDefault="00E45947" w:rsidP="00EB711B">
      <w:pPr>
        <w:pPrChange w:id="83" w:author="Caio Pizzol" w:date="2026-08-03T22:23:00Z" w16du:dateUtc="2026-08-04T02:23:00Z">
          <w:pPr>
            <w:pStyle w:val="ListBullet"/>
            <w:numPr>
              <w:numId w:val="0"/>
            </w:numPr>
            <w:tabs>
              <w:tab w:val="clear" w:pos="936"/>
            </w:tabs>
            <w:ind w:firstLine="0"/>
          </w:pPr>
        </w:pPrChange>
      </w:pPr>
    </w:p>
    <w:sectPr w:rsidR="00E4594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92" w:author="Caio Pizzol" w:date="2026-08-03T22:23:00Z" w16du:dateUtc="2026-08-04T02:23:00Z">
        <w:sectPr w:rsidR="00E45947">
          <w:pgMar w:top="1901" w:right="1008" w:bottom="1440" w:left="1008" w:header="720" w:footer="432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C7D0" w14:textId="77777777" w:rsidR="000D1DBD" w:rsidRDefault="000D1DBD">
      <w:pPr>
        <w:spacing w:before="0" w:after="0" w:line="240" w:lineRule="auto"/>
        <w:rPr>
          <w:del w:id="20" w:author="Caio Pizzol" w:date="2026-08-03T22:23:00Z" w16du:dateUtc="2026-08-04T02:23:00Z"/>
        </w:rPr>
      </w:pPr>
      <w:r>
        <w:separator/>
      </w:r>
    </w:p>
    <w:p w14:paraId="54AA67B4" w14:textId="77777777" w:rsidR="000D1DBD" w:rsidRDefault="000D1DBD" w:rsidP="00AA0167">
      <w:pPr>
        <w:spacing w:after="0" w:line="240" w:lineRule="auto"/>
        <w:pPrChange w:id="21" w:author="Caio Pizzol" w:date="2026-08-03T22:23:00Z" w16du:dateUtc="2026-08-04T02:23:00Z">
          <w:pPr/>
        </w:pPrChange>
      </w:pPr>
    </w:p>
  </w:endnote>
  <w:endnote w:type="continuationSeparator" w:id="0">
    <w:p w14:paraId="044D5CBF" w14:textId="77777777" w:rsidR="000D1DBD" w:rsidRDefault="000D1DBD">
      <w:pPr>
        <w:spacing w:before="0" w:after="0" w:line="240" w:lineRule="auto"/>
        <w:rPr>
          <w:del w:id="22" w:author="Caio Pizzol" w:date="2026-08-03T22:23:00Z" w16du:dateUtc="2026-08-04T02:23:00Z"/>
        </w:rPr>
      </w:pPr>
      <w:r>
        <w:continuationSeparator/>
      </w:r>
    </w:p>
    <w:p w14:paraId="26EBB4AD" w14:textId="77777777" w:rsidR="000D1DBD" w:rsidRDefault="000D1DBD" w:rsidP="00AA0167">
      <w:pPr>
        <w:spacing w:after="0" w:line="240" w:lineRule="auto"/>
        <w:pPrChange w:id="23" w:author="Caio Pizzol" w:date="2026-08-03T22:23:00Z" w16du:dateUtc="2026-08-04T02:23:00Z">
          <w:pPr/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DA6F8" w14:textId="77777777" w:rsidR="00E45947" w:rsidRDefault="000D1DBD">
        <w:pPr>
          <w:pStyle w:val="BookTitle"/>
          <w:pPrChange w:id="85" w:author="Caio Pizzol" w:date="2026-08-03T22:23:00Z" w16du:dateUtc="2026-08-04T02:23:00Z">
            <w:pPr>
              <w:pStyle w:val="Footer"/>
            </w:pPr>
          </w:pPrChange>
        </w:pPr>
        <w:del w:id="86" w:author="Caio Pizzol" w:date="2026-08-03T22:23:00Z" w16du:dateUtc="2026-08-04T02:23:00Z">
          <w:r>
            <w:fldChar w:fldCharType="begin"/>
          </w:r>
          <w:r>
            <w:delInstrText xml:space="preserve"> PAGE   \* MERGEFORMAT </w:delInstrText>
          </w:r>
          <w:r>
            <w:fldChar w:fldCharType="separate"/>
          </w:r>
          <w:r>
            <w:rPr>
              <w:noProof/>
            </w:rPr>
            <w:delText>2</w:delText>
          </w:r>
          <w:r>
            <w:rPr>
              <w:noProof/>
            </w:rPr>
            <w:fldChar w:fldCharType="end"/>
          </w:r>
        </w:del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6BB5" w14:textId="0FFB2F73" w:rsidR="009F50C3" w:rsidRDefault="009F50C3">
    <w:pPr>
      <w:pStyle w:val="BookTitle"/>
      <w:rPr>
        <w:rPrChange w:id="89" w:author="Caio Pizzol" w:date="2026-08-03T22:23:00Z" w16du:dateUtc="2026-08-04T02:23:00Z">
          <w:rPr>
            <w:lang w:val="en-AU"/>
          </w:rPr>
        </w:rPrChange>
      </w:rPr>
      <w:pPrChange w:id="90" w:author="Caio Pizzol" w:date="2026-08-03T22:23:00Z" w16du:dateUtc="2026-08-04T02:23:00Z">
        <w:pPr>
          <w:pStyle w:val="Footer"/>
        </w:pPr>
      </w:pPrChange>
    </w:pPr>
    <w:del w:id="91" w:author="Caio Pizzol" w:date="2026-08-03T22:23:00Z" w16du:dateUtc="2026-08-04T02:23:00Z">
      <w:r>
        <w:rPr>
          <w:lang w:val="en-AU"/>
        </w:rPr>
        <w:delText>Address: Auckland, New Zealand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9BF6" w14:textId="77777777" w:rsidR="000D1DBD" w:rsidRDefault="000D1DBD">
      <w:pPr>
        <w:spacing w:before="0" w:after="0" w:line="240" w:lineRule="auto"/>
        <w:rPr>
          <w:del w:id="16" w:author="Caio Pizzol" w:date="2026-08-03T22:23:00Z" w16du:dateUtc="2026-08-04T02:23:00Z"/>
        </w:rPr>
      </w:pPr>
      <w:r>
        <w:separator/>
      </w:r>
    </w:p>
    <w:p w14:paraId="11FDDC06" w14:textId="77777777" w:rsidR="000D1DBD" w:rsidRDefault="000D1DBD" w:rsidP="00AA0167">
      <w:pPr>
        <w:spacing w:after="0" w:line="240" w:lineRule="auto"/>
        <w:pPrChange w:id="17" w:author="Caio Pizzol" w:date="2026-08-03T22:23:00Z" w16du:dateUtc="2026-08-04T02:23:00Z">
          <w:pPr/>
        </w:pPrChange>
      </w:pPr>
    </w:p>
  </w:footnote>
  <w:footnote w:type="continuationSeparator" w:id="0">
    <w:p w14:paraId="268CB88C" w14:textId="77777777" w:rsidR="000D1DBD" w:rsidRDefault="000D1DBD">
      <w:pPr>
        <w:spacing w:before="0" w:after="0" w:line="240" w:lineRule="auto"/>
        <w:rPr>
          <w:del w:id="18" w:author="Caio Pizzol" w:date="2026-08-03T22:23:00Z" w16du:dateUtc="2026-08-04T02:23:00Z"/>
        </w:rPr>
      </w:pPr>
      <w:r>
        <w:continuationSeparator/>
      </w:r>
    </w:p>
    <w:p w14:paraId="7F909CA9" w14:textId="77777777" w:rsidR="000D1DBD" w:rsidRDefault="000D1DBD" w:rsidP="00AA0167">
      <w:pPr>
        <w:spacing w:after="0" w:line="240" w:lineRule="auto"/>
        <w:pPrChange w:id="19" w:author="Caio Pizzol" w:date="2026-08-03T22:23:00Z" w16du:dateUtc="2026-08-04T02:23:00Z">
          <w:pPr/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FAA0" w14:textId="77777777" w:rsidR="004C0C04" w:rsidRDefault="004C0C04">
    <w:pPr>
      <w:pStyle w:val="SubtleReference"/>
      <w:pPrChange w:id="84" w:author="Caio Pizzol" w:date="2026-08-03T22:23:00Z" w16du:dateUtc="2026-08-04T02:2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EB97" w14:textId="45124825" w:rsidR="009F50C3" w:rsidRDefault="009F50C3">
    <w:pPr>
      <w:pStyle w:val="SubtleReference"/>
      <w:pPrChange w:id="87" w:author="Caio Pizzol" w:date="2026-08-03T22:23:00Z" w16du:dateUtc="2026-08-04T02:23:00Z">
        <w:pPr>
          <w:pStyle w:val="Header"/>
        </w:pPr>
      </w:pPrChange>
    </w:pPr>
    <w:del w:id="88" w:author="Caio Pizzol" w:date="2026-08-03T22:23:00Z" w16du:dateUtc="2026-08-04T02:23:00Z">
      <w:r>
        <w:rPr>
          <w:noProof/>
        </w:rPr>
        <w:drawing>
          <wp:anchor distT="0" distB="0" distL="114300" distR="114300" simplePos="0" relativeHeight="251658240" behindDoc="0" locked="0" layoutInCell="1" allowOverlap="1" wp14:anchorId="696687BC" wp14:editId="482A821F">
            <wp:simplePos x="0" y="0"/>
            <wp:positionH relativeFrom="margin">
              <wp:posOffset>4761230</wp:posOffset>
            </wp:positionH>
            <wp:positionV relativeFrom="margin">
              <wp:posOffset>-800100</wp:posOffset>
            </wp:positionV>
            <wp:extent cx="2107218" cy="400050"/>
            <wp:effectExtent l="0" t="0" r="1270" b="0"/>
            <wp:wrapSquare wrapText="bothSides"/>
            <wp:docPr id="1912529843" name="Picture 2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9843" name="Picture 2" descr="A blue text on a black background&#10;&#10;AI-generated content may be incorrect.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0721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C3"/>
    <w:rsid w:val="00003650"/>
    <w:rsid w:val="000D1DBD"/>
    <w:rsid w:val="00112874"/>
    <w:rsid w:val="00197A3F"/>
    <w:rsid w:val="002031F9"/>
    <w:rsid w:val="00470D4A"/>
    <w:rsid w:val="004C0C04"/>
    <w:rsid w:val="00744453"/>
    <w:rsid w:val="007767E9"/>
    <w:rsid w:val="00927672"/>
    <w:rsid w:val="009F50C3"/>
    <w:rsid w:val="00A174A0"/>
    <w:rsid w:val="00AA0167"/>
    <w:rsid w:val="00AB213C"/>
    <w:rsid w:val="00C24483"/>
    <w:rsid w:val="00DE0A42"/>
    <w:rsid w:val="00E45947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3C07DA"/>
  <w15:chartTrackingRefBased/>
  <w15:docId w15:val="{4998114D-CF83-9945-BF08-CF83E5C3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1B"/>
    <w:pPr>
      <w:keepNext/>
      <w:keepLines/>
      <w:spacing w:before="360" w:after="80" w:line="278" w:lineRule="auto"/>
      <w:outlineLvl w:val="0"/>
      <w:pPrChange w:id="0" w:author="Caio Pizzol" w:date="2026-08-03T22:23:00Z">
        <w:pPr>
          <w:keepNext/>
          <w:keepLines/>
          <w:spacing w:before="240" w:after="320"/>
          <w:outlineLvl w:val="0"/>
        </w:pPr>
      </w:pPrChange>
    </w:pPr>
    <w:rPr>
      <w:rFonts w:asciiTheme="majorHAnsi" w:eastAsiaTheme="majorEastAsia" w:hAnsiTheme="majorHAnsi" w:cstheme="majorBidi"/>
      <w:color w:val="005494" w:themeColor="accent1" w:themeShade="BF"/>
      <w:kern w:val="2"/>
      <w:sz w:val="40"/>
      <w:szCs w:val="40"/>
      <w:lang w:eastAsia="en-US"/>
      <w14:ligatures w14:val="standardContextual"/>
      <w:rPrChange w:id="0" w:author="Caio Pizzol" w:date="2026-08-03T22:23:00Z"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64"/>
          <w:szCs w:val="32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1B"/>
    <w:pPr>
      <w:keepNext/>
      <w:keepLines/>
      <w:spacing w:after="80" w:line="278" w:lineRule="auto"/>
      <w:outlineLvl w:val="1"/>
      <w:pPrChange w:id="1" w:author="Caio Pizzol" w:date="2026-08-03T22:23:00Z">
        <w:pPr>
          <w:keepNext/>
          <w:keepLines/>
          <w:spacing w:before="160" w:after="200"/>
          <w:outlineLvl w:val="1"/>
        </w:pPr>
      </w:pPrChange>
    </w:pPr>
    <w:rPr>
      <w:rFonts w:asciiTheme="majorHAnsi" w:eastAsiaTheme="majorEastAsia" w:hAnsiTheme="majorHAnsi" w:cstheme="majorBidi"/>
      <w:color w:val="005494" w:themeColor="accent1" w:themeShade="BF"/>
      <w:kern w:val="2"/>
      <w:sz w:val="32"/>
      <w:szCs w:val="32"/>
      <w:lang w:eastAsia="en-US"/>
      <w14:ligatures w14:val="standardContextual"/>
      <w:rPrChange w:id="1" w:author="Caio Pizzol" w:date="2026-08-03T22:23:00Z"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11B"/>
    <w:pPr>
      <w:keepNext/>
      <w:keepLines/>
      <w:spacing w:after="80" w:line="278" w:lineRule="auto"/>
      <w:outlineLvl w:val="2"/>
      <w:pPrChange w:id="2" w:author="Caio Pizzol" w:date="2026-08-03T22:23:00Z">
        <w:pPr>
          <w:keepNext/>
          <w:keepLines/>
          <w:spacing w:before="160" w:after="240"/>
          <w:contextualSpacing/>
          <w:outlineLvl w:val="2"/>
        </w:pPr>
      </w:pPrChange>
    </w:pPr>
    <w:rPr>
      <w:rFonts w:eastAsiaTheme="majorEastAsia" w:cstheme="majorBidi"/>
      <w:color w:val="005494" w:themeColor="accent1" w:themeShade="BF"/>
      <w:kern w:val="2"/>
      <w:sz w:val="28"/>
      <w:szCs w:val="28"/>
      <w:lang w:eastAsia="en-US"/>
      <w14:ligatures w14:val="standardContextual"/>
      <w:rPrChange w:id="2" w:author="Caio Pizzol" w:date="2026-08-03T22:23:00Z">
        <w:rPr>
          <w:rFonts w:asciiTheme="majorHAnsi" w:eastAsiaTheme="majorEastAsia" w:hAnsiTheme="majorHAnsi" w:cstheme="majorBidi"/>
          <w:color w:val="0072C6" w:themeColor="accent1"/>
          <w:sz w:val="34"/>
          <w:szCs w:val="24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1B"/>
    <w:pPr>
      <w:keepNext/>
      <w:keepLines/>
      <w:spacing w:before="80" w:after="40" w:line="278" w:lineRule="auto"/>
      <w:outlineLvl w:val="3"/>
      <w:pPrChange w:id="3" w:author="Caio Pizzol" w:date="2026-08-03T22:23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  <w:rPrChange w:id="3" w:author="Caio Pizzol" w:date="2026-08-03T22:23:00Z">
        <w:rPr>
          <w:rFonts w:asciiTheme="minorHAnsi" w:eastAsiaTheme="majorEastAsia" w:hAnsiTheme="minorHAnsi" w:cstheme="majorBidi"/>
          <w:i/>
          <w:iCs/>
          <w:color w:val="005494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1B"/>
    <w:pPr>
      <w:keepNext/>
      <w:keepLines/>
      <w:spacing w:before="80" w:after="40" w:line="278" w:lineRule="auto"/>
      <w:outlineLvl w:val="4"/>
      <w:pPrChange w:id="4" w:author="Caio Pizzol" w:date="2026-08-03T22:23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05494" w:themeColor="accent1" w:themeShade="BF"/>
      <w:kern w:val="2"/>
      <w:lang w:eastAsia="en-US"/>
      <w14:ligatures w14:val="standardContextual"/>
      <w:rPrChange w:id="4" w:author="Caio Pizzol" w:date="2026-08-03T22:23:00Z">
        <w:rPr>
          <w:rFonts w:asciiTheme="minorHAnsi" w:eastAsiaTheme="majorEastAsia" w:hAnsiTheme="minorHAnsi" w:cstheme="majorBidi"/>
          <w:color w:val="005494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1B"/>
    <w:pPr>
      <w:keepNext/>
      <w:keepLines/>
      <w:spacing w:before="40" w:after="0" w:line="278" w:lineRule="auto"/>
      <w:outlineLvl w:val="5"/>
      <w:pPrChange w:id="5" w:author="Caio Pizzol" w:date="2026-08-03T22:23:00Z">
        <w:pPr>
          <w:keepNext/>
          <w:keepLines/>
          <w:spacing w:before="40" w:line="360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  <w:rPrChange w:id="5" w:author="Caio Pizzol" w:date="2026-08-03T22:23:00Z">
        <w:rPr>
          <w:rFonts w:asciiTheme="majorHAnsi" w:eastAsiaTheme="majorEastAsia" w:hAnsiTheme="majorHAnsi" w:cstheme="majorBidi"/>
          <w:color w:val="0072C6" w:themeColor="accent1"/>
          <w:sz w:val="24"/>
          <w:szCs w:val="24"/>
          <w:lang w:val="en-US" w:eastAsia="ja-JP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1B"/>
    <w:pPr>
      <w:keepNext/>
      <w:keepLines/>
      <w:spacing w:before="40" w:after="0" w:line="278" w:lineRule="auto"/>
      <w:outlineLvl w:val="6"/>
      <w:pPrChange w:id="6" w:author="Caio Pizzol" w:date="2026-08-03T22:23:00Z">
        <w:pPr>
          <w:keepNext/>
          <w:keepLines/>
          <w:spacing w:before="160" w:after="180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  <w:rPrChange w:id="6" w:author="Caio Pizzol" w:date="2026-08-03T22:23:00Z">
        <w:rPr>
          <w:rFonts w:asciiTheme="majorHAnsi" w:eastAsiaTheme="majorEastAsia" w:hAnsiTheme="majorHAnsi" w:cstheme="majorBidi"/>
          <w:i/>
          <w:iCs/>
          <w:color w:val="7F7F7F" w:themeColor="text1" w:themeTint="80"/>
          <w:spacing w:val="14"/>
          <w:sz w:val="24"/>
          <w:szCs w:val="24"/>
          <w:lang w:val="en-US" w:eastAsia="ja-JP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1B"/>
    <w:pPr>
      <w:keepNext/>
      <w:keepLines/>
      <w:spacing w:before="0" w:after="0" w:line="278" w:lineRule="auto"/>
      <w:outlineLvl w:val="7"/>
      <w:pPrChange w:id="7" w:author="Caio Pizzol" w:date="2026-08-03T22:23:00Z">
        <w:pPr>
          <w:keepNext/>
          <w:keepLines/>
          <w:spacing w:before="160" w:after="18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  <w:rPrChange w:id="7" w:author="Caio Pizzol" w:date="2026-08-03T22:23:00Z">
        <w:rPr>
          <w:rFonts w:asciiTheme="majorHAnsi" w:eastAsiaTheme="majorEastAsia" w:hAnsiTheme="majorHAnsi" w:cstheme="majorBidi"/>
          <w:color w:val="7F7F7F" w:themeColor="text1" w:themeTint="80"/>
          <w:spacing w:val="14"/>
          <w:sz w:val="26"/>
          <w:szCs w:val="21"/>
          <w:lang w:val="en-US" w:eastAsia="ja-JP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1B"/>
    <w:pPr>
      <w:keepNext/>
      <w:keepLines/>
      <w:spacing w:before="0" w:after="0" w:line="278" w:lineRule="auto"/>
      <w:outlineLvl w:val="8"/>
      <w:pPrChange w:id="8" w:author="Caio Pizzol" w:date="2026-08-03T22:23:00Z">
        <w:pPr>
          <w:keepNext/>
          <w:keepLines/>
          <w:spacing w:before="160" w:after="180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  <w:rPrChange w:id="8" w:author="Caio Pizzol" w:date="2026-08-03T22:23:00Z">
        <w:rPr>
          <w:rFonts w:asciiTheme="majorHAnsi" w:eastAsiaTheme="majorEastAsia" w:hAnsiTheme="majorHAnsi" w:cstheme="majorBidi"/>
          <w:i/>
          <w:iCs/>
          <w:color w:val="7F7F7F" w:themeColor="text1" w:themeTint="80"/>
          <w:spacing w:val="14"/>
          <w:sz w:val="26"/>
          <w:szCs w:val="21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EB711B"/>
    <w:pPr>
      <w:spacing w:before="0" w:after="80" w:line="240" w:lineRule="auto"/>
      <w:contextualSpacing/>
      <w:pPrChange w:id="9" w:author="Caio Pizzol" w:date="2026-08-03T22:23:00Z">
        <w:pPr>
          <w:contextualSpacing/>
        </w:pPr>
      </w:pPrChange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  <w:rPrChange w:id="9" w:author="Caio Pizzol" w:date="2026-08-03T22:23:00Z">
        <w:rPr>
          <w:rFonts w:asciiTheme="majorHAnsi" w:eastAsiaTheme="majorEastAsia" w:hAnsiTheme="majorHAnsi" w:cstheme="majorBidi"/>
          <w:caps/>
          <w:color w:val="F98723" w:themeColor="accent2"/>
          <w:spacing w:val="14"/>
          <w:kern w:val="28"/>
          <w:sz w:val="84"/>
          <w:szCs w:val="56"/>
          <w:lang w:val="en-US" w:eastAsia="ja-JP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1B"/>
    <w:pPr>
      <w:numPr>
        <w:ilvl w:val="1"/>
      </w:numPr>
      <w:spacing w:before="0" w:after="160" w:line="278" w:lineRule="auto"/>
      <w:pPrChange w:id="10" w:author="Caio Pizzol" w:date="2026-08-03T22:23:00Z">
        <w:pPr>
          <w:numPr>
            <w:ilvl w:val="1"/>
          </w:numPr>
          <w:spacing w:after="720"/>
          <w:contextualSpacing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  <w:rPrChange w:id="10" w:author="Caio Pizzol" w:date="2026-08-03T22:23:00Z">
        <w:rPr>
          <w:rFonts w:asciiTheme="minorHAnsi" w:eastAsiaTheme="minorEastAsia" w:hAnsiTheme="minorHAnsi" w:cstheme="minorBidi"/>
          <w:caps/>
          <w:color w:val="7F7F7F" w:themeColor="text1" w:themeTint="80"/>
          <w:sz w:val="40"/>
          <w:szCs w:val="22"/>
          <w:lang w:val="en-US" w:eastAsia="ja-JP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05494" w:themeColor="accent1" w:themeShade="BF"/>
      <w:kern w:val="2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05494" w:themeColor="accent1" w:themeShade="BF"/>
      <w:kern w:val="2"/>
      <w:sz w:val="32"/>
      <w:szCs w:val="32"/>
      <w:lang w:eastAsia="en-US"/>
      <w14:ligatures w14:val="standardContextual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1B"/>
    <w:pPr>
      <w:pBdr>
        <w:top w:val="single" w:sz="4" w:space="10" w:color="005494" w:themeColor="accent1" w:themeShade="BF"/>
        <w:bottom w:val="single" w:sz="4" w:space="10" w:color="005494" w:themeColor="accent1" w:themeShade="BF"/>
      </w:pBdr>
      <w:spacing w:before="360" w:after="360" w:line="278" w:lineRule="auto"/>
      <w:ind w:left="864" w:right="864"/>
      <w:jc w:val="center"/>
      <w:pPrChange w:id="11" w:author="Caio Pizzol" w:date="2026-08-03T22:23:00Z">
        <w:pPr>
          <w:spacing w:before="360" w:after="560" w:line="264" w:lineRule="auto"/>
          <w:ind w:left="605" w:right="605"/>
          <w:contextualSpacing/>
        </w:pPr>
      </w:pPrChange>
    </w:pPr>
    <w:rPr>
      <w:i/>
      <w:iCs/>
      <w:color w:val="005494" w:themeColor="accent1" w:themeShade="BF"/>
      <w:kern w:val="2"/>
      <w:lang w:eastAsia="en-US"/>
      <w14:ligatures w14:val="standardContextual"/>
      <w:rPrChange w:id="11" w:author="Caio Pizzol" w:date="2026-08-03T22:23:00Z">
        <w:rPr>
          <w:rFonts w:asciiTheme="majorHAnsi" w:eastAsiaTheme="minorHAnsi" w:hAnsiTheme="majorHAnsi" w:cstheme="minorBidi"/>
          <w:i/>
          <w:iCs/>
          <w:color w:val="F98723" w:themeColor="accent2"/>
          <w:sz w:val="32"/>
          <w:szCs w:val="24"/>
          <w:lang w:val="en-US" w:eastAsia="ja-JP" w:bidi="ar-SA"/>
        </w:rPr>
      </w:rPrChange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qFormat/>
    <w:rsid w:val="00EB711B"/>
    <w:rPr>
      <w:i/>
      <w:iCs/>
      <w:color w:val="005494" w:themeColor="accent1" w:themeShade="BF"/>
      <w:rPrChange w:id="12" w:author="Caio Pizzol" w:date="2026-08-03T22:23:00Z">
        <w:rPr>
          <w:b/>
          <w:i/>
          <w:iCs/>
          <w:color w:val="F98723" w:themeColor="accent2"/>
        </w:rPr>
      </w:rPrChange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qFormat/>
    <w:rsid w:val="00EB711B"/>
    <w:rPr>
      <w:b/>
      <w:bCs/>
      <w:smallCaps/>
      <w:color w:val="005494" w:themeColor="accent1" w:themeShade="BF"/>
      <w:spacing w:val="5"/>
      <w:rPrChange w:id="13" w:author="Caio Pizzol" w:date="2026-08-03T22:23:00Z">
        <w:rPr>
          <w:b/>
          <w:bCs/>
          <w:i/>
          <w:caps/>
          <w:smallCaps w:val="0"/>
          <w:color w:val="0072C6" w:themeColor="accent1"/>
          <w:spacing w:val="0"/>
        </w:rPr>
      </w:rPrChange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qFormat/>
    <w:rsid w:val="00EB711B"/>
    <w:pPr>
      <w:spacing w:after="160" w:line="278" w:lineRule="auto"/>
      <w:jc w:val="center"/>
      <w:pPrChange w:id="14" w:author="Caio Pizzol" w:date="2026-08-03T22:23:00Z">
        <w:pPr>
          <w:spacing w:before="360" w:after="560" w:line="264" w:lineRule="auto"/>
          <w:ind w:left="605" w:right="605"/>
          <w:contextualSpacing/>
        </w:pPr>
      </w:pPrChange>
    </w:pPr>
    <w:rPr>
      <w:i/>
      <w:iCs/>
      <w:color w:val="404040" w:themeColor="text1" w:themeTint="BF"/>
      <w:kern w:val="2"/>
      <w:lang w:eastAsia="en-US"/>
      <w14:ligatures w14:val="standardContextual"/>
      <w:rPrChange w:id="14" w:author="Caio Pizzol" w:date="2026-08-03T22:23:00Z">
        <w:rPr>
          <w:rFonts w:asciiTheme="majorHAnsi" w:eastAsiaTheme="minorHAnsi" w:hAnsiTheme="majorHAnsi" w:cstheme="minorBidi"/>
          <w:i/>
          <w:iCs/>
          <w:color w:val="0072C6" w:themeColor="accent1"/>
          <w:sz w:val="40"/>
          <w:szCs w:val="24"/>
          <w:lang w:val="en-US" w:eastAsia="ja-JP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05494" w:themeColor="accent1" w:themeShade="BF"/>
      <w:kern w:val="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5494" w:themeColor="accent1" w:themeShade="BF"/>
      <w:kern w:val="2"/>
      <w:sz w:val="28"/>
      <w:szCs w:val="28"/>
      <w:lang w:eastAsia="en-US"/>
      <w14:ligatures w14:val="standardContextual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04"/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04"/>
    <w:rPr>
      <w:rFonts w:eastAsiaTheme="majorEastAsia" w:cstheme="majorBidi"/>
      <w:color w:val="005494" w:themeColor="accent1" w:themeShade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B711B"/>
    <w:pPr>
      <w:spacing w:before="0" w:after="160" w:line="278" w:lineRule="auto"/>
      <w:ind w:left="720"/>
      <w:contextualSpacing/>
      <w:pPrChange w:id="15" w:author="Caio Pizzol" w:date="2026-08-03T22:23:00Z">
        <w:pPr>
          <w:spacing w:after="160" w:line="278" w:lineRule="auto"/>
          <w:ind w:left="720"/>
          <w:contextualSpacing/>
        </w:pPr>
      </w:pPrChange>
    </w:pPr>
    <w:rPr>
      <w:color w:val="auto"/>
      <w:kern w:val="2"/>
      <w:lang w:eastAsia="en-US"/>
      <w14:ligatures w14:val="standardContextual"/>
      <w:rPrChange w:id="15" w:author="Caio Pizzol" w:date="2026-08-03T22:2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loyddugmore/Library/Containers/com.microsoft.Word/Data/Library/Application%20Support/Microsoft/Office/16.0/DTS/en-AU%7bD85117FE-100B-1840-B831-552B107934F1%7d/%7bDF4FE2A6-0F29-E549-99F1-0B92D85AD5F1%7dtf10002076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{DF4FE2A6-0F29-E549-99F1-0B92D85AD5F1}tf10002076.dotx</Template>
  <TotalTime>4</TotalTime>
  <Pages>2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Dugmore</dc:creator>
  <cp:keywords/>
  <dc:description/>
  <cp:lastModifiedBy>Arthur Souza Rodrigues</cp:lastModifiedBy>
  <cp:revision>1</cp:revision>
  <dcterms:created xsi:type="dcterms:W3CDTF">2025-05-19T04:20:00Z</dcterms:created>
  <dcterms:modified xsi:type="dcterms:W3CDTF">2026-08-04T02:23:00Z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