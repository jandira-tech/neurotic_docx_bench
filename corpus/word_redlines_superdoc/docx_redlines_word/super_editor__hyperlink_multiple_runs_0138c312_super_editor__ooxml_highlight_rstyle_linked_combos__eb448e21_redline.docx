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76DF" w14:textId="77777777" w:rsidR="00305DB9" w:rsidRDefault="009F5569">
      <w:pPr>
        <w:rPr>
          <w:ins w:id="0" w:author="Comparison" w:date="2026-08-04T06:07:00Z" w16du:dateUtc="2026-08-04T10:07:00Z"/>
        </w:rPr>
      </w:pPr>
      <w:ins w:id="1" w:author="Comparison" w:date="2026-08-04T06:07:00Z" w16du:dateUtc="2026-08-04T10:07:00Z">
        <w:r>
          <w:t>OOXML w:highlight tester – enumerates ST_HighlightColor values, rStyle-only highlights, inline overrides, and linked styles.</w:t>
        </w:r>
      </w:ins>
    </w:p>
    <w:p w14:paraId="47531D61" w14:textId="77777777" w:rsidR="00305DB9" w:rsidRDefault="009F5569">
      <w:pPr>
        <w:rPr>
          <w:ins w:id="2" w:author="Comparison" w:date="2026-08-04T06:07:00Z" w16du:dateUtc="2026-08-04T10:07:00Z"/>
        </w:rPr>
      </w:pPr>
      <w:ins w:id="3" w:author="Comparison" w:date="2026-08-04T06:07:00Z" w16du:dateUtc="2026-08-04T10:07:00Z">
        <w:r>
          <w:t>A) &lt;w:highlight&gt; values:</w:t>
        </w:r>
      </w:ins>
    </w:p>
    <w:p w14:paraId="5A9B004F" w14:textId="77777777" w:rsidR="00305DB9" w:rsidRDefault="009F5569">
      <w:pPr>
        <w:rPr>
          <w:ins w:id="4" w:author="Comparison" w:date="2026-08-04T06:07:00Z" w16du:dateUtc="2026-08-04T10:07:00Z"/>
        </w:rPr>
      </w:pPr>
      <w:ins w:id="5" w:author="Comparison" w:date="2026-08-04T06:07:00Z" w16du:dateUtc="2026-08-04T10:07:00Z">
        <w:r>
          <w:t xml:space="preserve">  - w:highlight w:val='yellow': </w:t>
        </w:r>
        <w:r>
          <w:rPr>
            <w:highlight w:val="yellow"/>
          </w:rPr>
          <w:t>Highlight sample</w:t>
        </w:r>
      </w:ins>
    </w:p>
    <w:p w14:paraId="0767AA06" w14:textId="77777777" w:rsidR="00305DB9" w:rsidRDefault="009F5569">
      <w:pPr>
        <w:rPr>
          <w:ins w:id="6" w:author="Comparison" w:date="2026-08-04T06:07:00Z" w16du:dateUtc="2026-08-04T10:07:00Z"/>
        </w:rPr>
      </w:pPr>
      <w:ins w:id="7" w:author="Comparison" w:date="2026-08-04T06:07:00Z" w16du:dateUtc="2026-08-04T10:07:00Z">
        <w:r>
          <w:t xml:space="preserve">  - w:highlight w:val='green': </w:t>
        </w:r>
        <w:r>
          <w:rPr>
            <w:highlight w:val="green"/>
          </w:rPr>
          <w:t>Highlight sample</w:t>
        </w:r>
      </w:ins>
    </w:p>
    <w:p w14:paraId="2EF25B0F" w14:textId="77777777" w:rsidR="00305DB9" w:rsidRDefault="009F5569">
      <w:pPr>
        <w:rPr>
          <w:ins w:id="8" w:author="Comparison" w:date="2026-08-04T06:07:00Z" w16du:dateUtc="2026-08-04T10:07:00Z"/>
        </w:rPr>
      </w:pPr>
      <w:ins w:id="9" w:author="Comparison" w:date="2026-08-04T06:07:00Z" w16du:dateUtc="2026-08-04T10:07:00Z">
        <w:r>
          <w:t xml:space="preserve">  - w:highlight w:val='cyan': </w:t>
        </w:r>
        <w:r>
          <w:rPr>
            <w:highlight w:val="cyan"/>
          </w:rPr>
          <w:t>Highlight sample</w:t>
        </w:r>
      </w:ins>
    </w:p>
    <w:p w14:paraId="229C0EBD" w14:textId="77777777" w:rsidR="00305DB9" w:rsidRDefault="009F5569">
      <w:pPr>
        <w:rPr>
          <w:ins w:id="10" w:author="Comparison" w:date="2026-08-04T06:07:00Z" w16du:dateUtc="2026-08-04T10:07:00Z"/>
        </w:rPr>
      </w:pPr>
      <w:ins w:id="11" w:author="Comparison" w:date="2026-08-04T06:07:00Z" w16du:dateUtc="2026-08-04T10:07:00Z">
        <w:r>
          <w:t xml:space="preserve">  - w:highlight w:val='magenta': </w:t>
        </w:r>
        <w:r>
          <w:rPr>
            <w:highlight w:val="magenta"/>
          </w:rPr>
          <w:t>Highlight sample</w:t>
        </w:r>
      </w:ins>
    </w:p>
    <w:p w14:paraId="57EE3CA7" w14:textId="77777777" w:rsidR="00305DB9" w:rsidRDefault="009F5569">
      <w:pPr>
        <w:rPr>
          <w:ins w:id="12" w:author="Comparison" w:date="2026-08-04T06:07:00Z" w16du:dateUtc="2026-08-04T10:07:00Z"/>
        </w:rPr>
      </w:pPr>
      <w:ins w:id="13" w:author="Comparison" w:date="2026-08-04T06:07:00Z" w16du:dateUtc="2026-08-04T10:07:00Z">
        <w:r>
          <w:t xml:space="preserve">  - w:highlight w:val='blue': </w:t>
        </w:r>
        <w:r>
          <w:rPr>
            <w:highlight w:val="blue"/>
          </w:rPr>
          <w:t>Highlight sample</w:t>
        </w:r>
      </w:ins>
    </w:p>
    <w:p w14:paraId="6999C442" w14:textId="77777777" w:rsidR="00305DB9" w:rsidRDefault="009F5569">
      <w:pPr>
        <w:rPr>
          <w:ins w:id="14" w:author="Comparison" w:date="2026-08-04T06:07:00Z" w16du:dateUtc="2026-08-04T10:07:00Z"/>
        </w:rPr>
      </w:pPr>
      <w:ins w:id="15" w:author="Comparison" w:date="2026-08-04T06:07:00Z" w16du:dateUtc="2026-08-04T10:07:00Z">
        <w:r>
          <w:t xml:space="preserve">  - w:highlight w:val='red': </w:t>
        </w:r>
        <w:r>
          <w:rPr>
            <w:highlight w:val="red"/>
          </w:rPr>
          <w:t>Highlight sample</w:t>
        </w:r>
      </w:ins>
    </w:p>
    <w:p w14:paraId="4B0AFFE7" w14:textId="77777777" w:rsidR="00305DB9" w:rsidRDefault="009F5569">
      <w:pPr>
        <w:rPr>
          <w:ins w:id="16" w:author="Comparison" w:date="2026-08-04T06:07:00Z" w16du:dateUtc="2026-08-04T10:07:00Z"/>
        </w:rPr>
      </w:pPr>
      <w:ins w:id="17" w:author="Comparison" w:date="2026-08-04T06:07:00Z" w16du:dateUtc="2026-08-04T10:07:00Z">
        <w:r>
          <w:t xml:space="preserve">  - w:highlight w:val='darkYellow': </w:t>
        </w:r>
        <w:r>
          <w:rPr>
            <w:highlight w:val="darkYellow"/>
          </w:rPr>
          <w:t>Highlight sample</w:t>
        </w:r>
      </w:ins>
    </w:p>
    <w:p w14:paraId="0008184A" w14:textId="77777777" w:rsidR="00305DB9" w:rsidRDefault="009F5569">
      <w:pPr>
        <w:rPr>
          <w:ins w:id="18" w:author="Comparison" w:date="2026-08-04T06:07:00Z" w16du:dateUtc="2026-08-04T10:07:00Z"/>
        </w:rPr>
      </w:pPr>
      <w:ins w:id="19" w:author="Comparison" w:date="2026-08-04T06:07:00Z" w16du:dateUtc="2026-08-04T10:07:00Z">
        <w:r>
          <w:t xml:space="preserve">  - w:highlight w:val='darkGreen': </w:t>
        </w:r>
        <w:r>
          <w:rPr>
            <w:highlight w:val="darkGreen"/>
          </w:rPr>
          <w:t>Highlight sample</w:t>
        </w:r>
      </w:ins>
    </w:p>
    <w:p w14:paraId="51987A6A" w14:textId="77777777" w:rsidR="00305DB9" w:rsidRDefault="009F5569">
      <w:pPr>
        <w:rPr>
          <w:ins w:id="20" w:author="Comparison" w:date="2026-08-04T06:07:00Z" w16du:dateUtc="2026-08-04T10:07:00Z"/>
        </w:rPr>
      </w:pPr>
      <w:ins w:id="21" w:author="Comparison" w:date="2026-08-04T06:07:00Z" w16du:dateUtc="2026-08-04T10:07:00Z">
        <w:r>
          <w:t xml:space="preserve">  - w:highlight w:val='darkCyan': </w:t>
        </w:r>
        <w:r>
          <w:rPr>
            <w:highlight w:val="darkCyan"/>
          </w:rPr>
          <w:t>Highlight sample</w:t>
        </w:r>
      </w:ins>
    </w:p>
    <w:p w14:paraId="619D22CD" w14:textId="77777777" w:rsidR="00305DB9" w:rsidRDefault="009F5569">
      <w:pPr>
        <w:rPr>
          <w:ins w:id="22" w:author="Comparison" w:date="2026-08-04T06:07:00Z" w16du:dateUtc="2026-08-04T10:07:00Z"/>
        </w:rPr>
      </w:pPr>
      <w:ins w:id="23" w:author="Comparison" w:date="2026-08-04T06:07:00Z" w16du:dateUtc="2026-08-04T10:07:00Z">
        <w:r>
          <w:t xml:space="preserve">  - w:highlight w:val='darkMagenta': </w:t>
        </w:r>
        <w:r>
          <w:rPr>
            <w:highlight w:val="darkMagenta"/>
          </w:rPr>
          <w:t>Highlight sample</w:t>
        </w:r>
      </w:ins>
    </w:p>
    <w:p w14:paraId="644D0855" w14:textId="77777777" w:rsidR="00305DB9" w:rsidRDefault="009F5569">
      <w:pPr>
        <w:rPr>
          <w:ins w:id="24" w:author="Comparison" w:date="2026-08-04T06:07:00Z" w16du:dateUtc="2026-08-04T10:07:00Z"/>
        </w:rPr>
      </w:pPr>
      <w:ins w:id="25" w:author="Comparison" w:date="2026-08-04T06:07:00Z" w16du:dateUtc="2026-08-04T10:07:00Z">
        <w:r>
          <w:t xml:space="preserve">  - w:highlight w:val='darkBlue': </w:t>
        </w:r>
        <w:r>
          <w:rPr>
            <w:highlight w:val="darkBlue"/>
          </w:rPr>
          <w:t>Highlight sample</w:t>
        </w:r>
      </w:ins>
    </w:p>
    <w:p w14:paraId="7A459A5D" w14:textId="77777777" w:rsidR="00305DB9" w:rsidRDefault="009F5569">
      <w:pPr>
        <w:rPr>
          <w:ins w:id="26" w:author="Comparison" w:date="2026-08-04T06:07:00Z" w16du:dateUtc="2026-08-04T10:07:00Z"/>
        </w:rPr>
      </w:pPr>
      <w:ins w:id="27" w:author="Comparison" w:date="2026-08-04T06:07:00Z" w16du:dateUtc="2026-08-04T10:07:00Z">
        <w:r>
          <w:t xml:space="preserve">  - w:highlight w:val='darkRed': </w:t>
        </w:r>
        <w:r>
          <w:rPr>
            <w:highlight w:val="darkRed"/>
          </w:rPr>
          <w:t>Highlight sample</w:t>
        </w:r>
      </w:ins>
    </w:p>
    <w:p w14:paraId="5B3FDACB" w14:textId="77777777" w:rsidR="00305DB9" w:rsidRDefault="009F5569">
      <w:pPr>
        <w:rPr>
          <w:ins w:id="28" w:author="Comparison" w:date="2026-08-04T06:07:00Z" w16du:dateUtc="2026-08-04T10:07:00Z"/>
        </w:rPr>
      </w:pPr>
      <w:ins w:id="29" w:author="Comparison" w:date="2026-08-04T06:07:00Z" w16du:dateUtc="2026-08-04T10:07:00Z">
        <w:r>
          <w:t xml:space="preserve">  - w:highlight w:val='darkGray': </w:t>
        </w:r>
        <w:r>
          <w:rPr>
            <w:highlight w:val="darkGray"/>
          </w:rPr>
          <w:t>Highlight sample</w:t>
        </w:r>
      </w:ins>
    </w:p>
    <w:p w14:paraId="3BB98513" w14:textId="77777777" w:rsidR="00305DB9" w:rsidRDefault="009F5569">
      <w:pPr>
        <w:rPr>
          <w:ins w:id="30" w:author="Comparison" w:date="2026-08-04T06:07:00Z" w16du:dateUtc="2026-08-04T10:07:00Z"/>
        </w:rPr>
      </w:pPr>
      <w:ins w:id="31" w:author="Comparison" w:date="2026-08-04T06:07:00Z" w16du:dateUtc="2026-08-04T10:07:00Z">
        <w:r>
          <w:t xml:space="preserve">  - w:highlight w:val='lightGray': </w:t>
        </w:r>
        <w:r>
          <w:rPr>
            <w:highlight w:val="lightGray"/>
          </w:rPr>
          <w:t>Highlight sample</w:t>
        </w:r>
      </w:ins>
    </w:p>
    <w:p w14:paraId="5732EFE2" w14:textId="77777777" w:rsidR="00305DB9" w:rsidRDefault="009F5569">
      <w:pPr>
        <w:rPr>
          <w:ins w:id="32" w:author="Comparison" w:date="2026-08-04T06:07:00Z" w16du:dateUtc="2026-08-04T10:07:00Z"/>
        </w:rPr>
      </w:pPr>
      <w:ins w:id="33" w:author="Comparison" w:date="2026-08-04T06:07:00Z" w16du:dateUtc="2026-08-04T10:07:00Z">
        <w:r>
          <w:t xml:space="preserve">  - w:highlight w:val='black': </w:t>
        </w:r>
        <w:r>
          <w:rPr>
            <w:highlight w:val="black"/>
          </w:rPr>
          <w:t>Highlight sample</w:t>
        </w:r>
      </w:ins>
    </w:p>
    <w:p w14:paraId="5829A3F7" w14:textId="77777777" w:rsidR="00305DB9" w:rsidRDefault="009F5569">
      <w:pPr>
        <w:rPr>
          <w:ins w:id="34" w:author="Comparison" w:date="2026-08-04T06:07:00Z" w16du:dateUtc="2026-08-04T10:07:00Z"/>
        </w:rPr>
      </w:pPr>
      <w:ins w:id="35" w:author="Comparison" w:date="2026-08-04T06:07:00Z" w16du:dateUtc="2026-08-04T10:07:00Z">
        <w:r>
          <w:t xml:space="preserve">  - w:highlight w:val='white': </w:t>
        </w:r>
        <w:r>
          <w:rPr>
            <w:highlight w:val="white"/>
          </w:rPr>
          <w:t>Highlight sample</w:t>
        </w:r>
      </w:ins>
    </w:p>
    <w:p w14:paraId="50842607" w14:textId="77777777" w:rsidR="00305DB9" w:rsidRDefault="009F5569">
      <w:pPr>
        <w:rPr>
          <w:ins w:id="36" w:author="Comparison" w:date="2026-08-04T06:07:00Z" w16du:dateUtc="2026-08-04T10:07:00Z"/>
        </w:rPr>
      </w:pPr>
      <w:ins w:id="37" w:author="Comparison" w:date="2026-08-04T06:07:00Z" w16du:dateUtc="2026-08-04T10:07:00Z">
        <w:r>
          <w:t xml:space="preserve">  - w:highlight w:val='none': </w:t>
        </w:r>
        <w:r>
          <w:t>Highlight sample</w:t>
        </w:r>
      </w:ins>
    </w:p>
    <w:p w14:paraId="78B3B893" w14:textId="77777777" w:rsidR="00305DB9" w:rsidRDefault="00305DB9">
      <w:pPr>
        <w:rPr>
          <w:ins w:id="38" w:author="Comparison" w:date="2026-08-04T06:07:00Z" w16du:dateUtc="2026-08-04T10:07:00Z"/>
        </w:rPr>
      </w:pPr>
    </w:p>
    <w:p w14:paraId="21BCDE09" w14:textId="77777777" w:rsidR="00305DB9" w:rsidRDefault="009F5569">
      <w:pPr>
        <w:rPr>
          <w:ins w:id="39" w:author="Comparison" w:date="2026-08-04T06:07:00Z" w16du:dateUtc="2026-08-04T10:07:00Z"/>
        </w:rPr>
      </w:pPr>
      <w:ins w:id="40" w:author="Comparison" w:date="2026-08-04T06:07:00Z" w16du:dateUtc="2026-08-04T10:07:00Z">
        <w:r>
          <w:t>B) rStyle-only (character style sets highlight):</w:t>
        </w:r>
      </w:ins>
    </w:p>
    <w:p w14:paraId="659EB1B2" w14:textId="77777777" w:rsidR="00305DB9" w:rsidRDefault="009F5569">
      <w:pPr>
        <w:rPr>
          <w:ins w:id="41" w:author="Comparison" w:date="2026-08-04T06:07:00Z" w16du:dateUtc="2026-08-04T10:07:00Z"/>
        </w:rPr>
      </w:pPr>
      <w:ins w:id="42" w:author="Comparison" w:date="2026-08-04T06:07:00Z" w16du:dateUtc="2026-08-04T10:07:00Z">
        <w:r>
          <w:t xml:space="preserve">  - rStyle='SD_HighlightYellowChar': </w:t>
        </w:r>
        <w:r>
          <w:rPr>
            <w:rStyle w:val="SDHighlightYellowChar"/>
            <w:highlight w:val="none"/>
          </w:rPr>
          <w:t>Styled yellow highlight</w:t>
        </w:r>
      </w:ins>
    </w:p>
    <w:p w14:paraId="1413DCDF" w14:textId="77777777" w:rsidR="00305DB9" w:rsidRDefault="009F5569">
      <w:pPr>
        <w:rPr>
          <w:ins w:id="43" w:author="Comparison" w:date="2026-08-04T06:07:00Z" w16du:dateUtc="2026-08-04T10:07:00Z"/>
        </w:rPr>
      </w:pPr>
      <w:ins w:id="44" w:author="Comparison" w:date="2026-08-04T06:07:00Z" w16du:dateUtc="2026-08-04T10:07:00Z">
        <w:r>
          <w:t xml:space="preserve">  - rStyle='SD_HighlightLightGrayChar': </w:t>
        </w:r>
        <w:r>
          <w:rPr>
            <w:rStyle w:val="SDHighlightLightGrayChar"/>
            <w:highlight w:val="none"/>
          </w:rPr>
          <w:t>Styled lightGray highlight</w:t>
        </w:r>
      </w:ins>
    </w:p>
    <w:p w14:paraId="590D1D5E" w14:textId="77777777" w:rsidR="00305DB9" w:rsidRDefault="009F5569">
      <w:pPr>
        <w:rPr>
          <w:ins w:id="45" w:author="Comparison" w:date="2026-08-04T06:07:00Z" w16du:dateUtc="2026-08-04T10:07:00Z"/>
        </w:rPr>
      </w:pPr>
      <w:ins w:id="46" w:author="Comparison" w:date="2026-08-04T06:07:00Z" w16du:dateUtc="2026-08-04T10:07:00Z">
        <w:r>
          <w:t xml:space="preserve">  - rStyle='SD_HighlightNoneChar': </w:t>
        </w:r>
        <w:r>
          <w:rPr>
            <w:rStyle w:val="SDHighlightNoneChar"/>
          </w:rPr>
          <w:t>Styled none (no highlight)</w:t>
        </w:r>
      </w:ins>
    </w:p>
    <w:p w14:paraId="672C8E7D" w14:textId="77777777" w:rsidR="00305DB9" w:rsidRDefault="00305DB9">
      <w:pPr>
        <w:rPr>
          <w:ins w:id="47" w:author="Comparison" w:date="2026-08-04T06:07:00Z" w16du:dateUtc="2026-08-04T10:07:00Z"/>
        </w:rPr>
      </w:pPr>
    </w:p>
    <w:p w14:paraId="33634E77" w14:textId="77777777" w:rsidR="00305DB9" w:rsidRDefault="009F5569">
      <w:pPr>
        <w:rPr>
          <w:ins w:id="48" w:author="Comparison" w:date="2026-08-04T06:07:00Z" w16du:dateUtc="2026-08-04T10:07:00Z"/>
        </w:rPr>
      </w:pPr>
      <w:ins w:id="49" w:author="Comparison" w:date="2026-08-04T06:07:00Z" w16du:dateUtc="2026-08-04T10:07:00Z">
        <w:r>
          <w:lastRenderedPageBreak/>
          <w:t>C) rStyle + inline &lt;w:highlight&gt; (inline overrides style):</w:t>
        </w:r>
      </w:ins>
    </w:p>
    <w:p w14:paraId="03C60B25" w14:textId="77777777" w:rsidR="00305DB9" w:rsidRDefault="009F5569">
      <w:pPr>
        <w:rPr>
          <w:ins w:id="50" w:author="Comparison" w:date="2026-08-04T06:07:00Z" w16du:dateUtc="2026-08-04T10:07:00Z"/>
        </w:rPr>
      </w:pPr>
      <w:ins w:id="51" w:author="Comparison" w:date="2026-08-04T06:07:00Z" w16du:dateUtc="2026-08-04T10:07:00Z">
        <w:r>
          <w:t xml:space="preserve">  - rStyle='SD_HighlightYellowChar' + inline 'none' =&gt; expect no highlight: </w:t>
        </w:r>
        <w:r>
          <w:rPr>
            <w:rStyle w:val="SDHighlightYellowChar"/>
            <w:highlight w:val="none"/>
          </w:rPr>
          <w:t>Yellow style overridden to none</w:t>
        </w:r>
      </w:ins>
    </w:p>
    <w:p w14:paraId="5FA62ABC" w14:textId="77777777" w:rsidR="00305DB9" w:rsidRDefault="009F5569">
      <w:pPr>
        <w:rPr>
          <w:ins w:id="52" w:author="Comparison" w:date="2026-08-04T06:07:00Z" w16du:dateUtc="2026-08-04T10:07:00Z"/>
        </w:rPr>
      </w:pPr>
      <w:ins w:id="53" w:author="Comparison" w:date="2026-08-04T06:07:00Z" w16du:dateUtc="2026-08-04T10:07:00Z">
        <w:r>
          <w:t xml:space="preserve">  - rStyle='SD_HighlightNoneChar' + inline 'darkBlue' =&gt; expect darkBlue: </w:t>
        </w:r>
        <w:r>
          <w:rPr>
            <w:rStyle w:val="SDHighlightNoneChar"/>
            <w:highlight w:val="darkBlue"/>
          </w:rPr>
          <w:t>None style overridden to darkBlue</w:t>
        </w:r>
      </w:ins>
    </w:p>
    <w:p w14:paraId="04C25327" w14:textId="77777777" w:rsidR="00305DB9" w:rsidRDefault="00305DB9">
      <w:pPr>
        <w:rPr>
          <w:ins w:id="54" w:author="Comparison" w:date="2026-08-04T06:07:00Z" w16du:dateUtc="2026-08-04T10:07:00Z"/>
        </w:rPr>
      </w:pPr>
    </w:p>
    <w:p w14:paraId="2DFCC561" w14:textId="77777777" w:rsidR="00305DB9" w:rsidRDefault="009F5569">
      <w:pPr>
        <w:rPr>
          <w:ins w:id="55" w:author="Comparison" w:date="2026-08-04T06:07:00Z" w16du:dateUtc="2026-08-04T10:07:00Z"/>
        </w:rPr>
      </w:pPr>
      <w:ins w:id="56" w:author="Comparison" w:date="2026-08-04T06:07:00Z" w16du:dateUtc="2026-08-04T10:07:00Z">
        <w:r>
          <w:t>D) Linked style pair (paragraph+character) with highlight:</w:t>
        </w:r>
      </w:ins>
    </w:p>
    <w:p w14:paraId="552CD548" w14:textId="77777777" w:rsidR="00305DB9" w:rsidRDefault="009F5569">
      <w:pPr>
        <w:rPr>
          <w:ins w:id="57" w:author="Comparison" w:date="2026-08-04T06:07:00Z" w16du:dateUtc="2026-08-04T10:07:00Z"/>
        </w:rPr>
      </w:pPr>
      <w:ins w:id="58" w:author="Comparison" w:date="2026-08-04T06:07:00Z" w16du:dateUtc="2026-08-04T10:07:00Z">
        <w:r>
          <w:t xml:space="preserve">  - rStyle='SD_LinkedHighlightHeadingChar' =&gt; yellow: </w:t>
        </w:r>
        <w:r>
          <w:rPr>
            <w:rStyle w:val="SDLinkedHighlightHeadingChar"/>
            <w:highlight w:val="none"/>
          </w:rPr>
          <w:t>Linked Char style applied</w:t>
        </w:r>
      </w:ins>
    </w:p>
    <w:p w14:paraId="33FF0A17" w14:textId="77777777" w:rsidR="00305DB9" w:rsidRDefault="009F5569">
      <w:pPr>
        <w:pStyle w:val="SDLinkedHighlightHeading"/>
        <w:rPr>
          <w:ins w:id="59" w:author="Comparison" w:date="2026-08-04T06:07:00Z" w16du:dateUtc="2026-08-04T10:07:00Z"/>
        </w:rPr>
      </w:pPr>
      <w:ins w:id="60" w:author="Comparison" w:date="2026-08-04T06:07:00Z" w16du:dateUtc="2026-08-04T10:07:00Z">
        <w:r>
          <w:t xml:space="preserve">  - pStyle='SD_LinkedHighlightHeading' (lightGray) + inline 'red' on a run: </w:t>
        </w:r>
        <w:r>
          <w:t>This part should be red highlight overriding paragraph</w:t>
        </w:r>
      </w:ins>
    </w:p>
    <w:p w14:paraId="5A32F383" w14:textId="77777777" w:rsidR="00305DB9" w:rsidRDefault="00305DB9">
      <w:pPr>
        <w:rPr>
          <w:ins w:id="61" w:author="Comparison" w:date="2026-08-04T06:07:00Z" w16du:dateUtc="2026-08-04T10:07:00Z"/>
        </w:rPr>
      </w:pPr>
    </w:p>
    <w:p w14:paraId="6FB4DCA7" w14:textId="77777777" w:rsidR="00305DB9" w:rsidRDefault="009F5569">
      <w:pPr>
        <w:rPr>
          <w:ins w:id="62" w:author="Comparison" w:date="2026-08-04T06:07:00Z" w16du:dateUtc="2026-08-04T10:07:00Z"/>
        </w:rPr>
      </w:pPr>
      <w:ins w:id="63" w:author="Comparison" w:date="2026-08-04T06:07:00Z" w16du:dateUtc="2026-08-04T10:07:00Z">
        <w:r>
          <w:t>Table examples (mixed highlight):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05DB9" w14:paraId="279A9EB8" w14:textId="77777777">
        <w:trPr>
          <w:ins w:id="64" w:author="Comparison" w:date="2026-08-04T06:07:00Z" w16du:dateUtc="2026-08-04T10:07:00Z"/>
        </w:trPr>
        <w:tc>
          <w:tcPr>
            <w:tcW w:w="4680" w:type="dxa"/>
          </w:tcPr>
          <w:p w14:paraId="0881DA5F" w14:textId="77777777" w:rsidR="00305DB9" w:rsidRDefault="009F5569">
            <w:pPr>
              <w:rPr>
                <w:ins w:id="65" w:author="Comparison" w:date="2026-08-04T06:07:00Z" w16du:dateUtc="2026-08-04T10:07:00Z"/>
              </w:rPr>
            </w:pPr>
            <w:ins w:id="66" w:author="Comparison" w:date="2026-08-04T06:07:00Z" w16du:dateUtc="2026-08-04T10:07:00Z">
              <w:r>
                <w:t>rStyle=Yellow</w:t>
              </w:r>
            </w:ins>
          </w:p>
        </w:tc>
        <w:tc>
          <w:tcPr>
            <w:tcW w:w="4680" w:type="dxa"/>
          </w:tcPr>
          <w:p w14:paraId="78A330F8" w14:textId="77777777" w:rsidR="00305DB9" w:rsidRDefault="009F5569">
            <w:pPr>
              <w:rPr>
                <w:ins w:id="67" w:author="Comparison" w:date="2026-08-04T06:07:00Z" w16du:dateUtc="2026-08-04T10:07:00Z"/>
              </w:rPr>
            </w:pPr>
            <w:ins w:id="68" w:author="Comparison" w:date="2026-08-04T06:07:00Z" w16du:dateUtc="2026-08-04T10:07:00Z">
              <w:r>
                <w:rPr>
                  <w:rStyle w:val="SDHighlightYellowChar"/>
                  <w:highlight w:val="none"/>
                </w:rPr>
                <w:t>Yellow cell</w:t>
              </w:r>
            </w:ins>
          </w:p>
        </w:tc>
      </w:tr>
      <w:tr w:rsidR="00305DB9" w14:paraId="63F81B0C" w14:textId="77777777">
        <w:trPr>
          <w:ins w:id="69" w:author="Comparison" w:date="2026-08-04T06:07:00Z" w16du:dateUtc="2026-08-04T10:07:00Z"/>
        </w:trPr>
        <w:tc>
          <w:tcPr>
            <w:tcW w:w="4680" w:type="dxa"/>
          </w:tcPr>
          <w:p w14:paraId="71C7BFA6" w14:textId="77777777" w:rsidR="00305DB9" w:rsidRDefault="009F5569">
            <w:pPr>
              <w:rPr>
                <w:ins w:id="70" w:author="Comparison" w:date="2026-08-04T06:07:00Z" w16du:dateUtc="2026-08-04T10:07:00Z"/>
              </w:rPr>
            </w:pPr>
            <w:ins w:id="71" w:author="Comparison" w:date="2026-08-04T06:07:00Z" w16du:dateUtc="2026-08-04T10:07:00Z">
              <w:r>
                <w:t>rStyle=None + inline darkMagenta</w:t>
              </w:r>
            </w:ins>
          </w:p>
        </w:tc>
        <w:tc>
          <w:tcPr>
            <w:tcW w:w="4680" w:type="dxa"/>
          </w:tcPr>
          <w:p w14:paraId="17103619" w14:textId="77777777" w:rsidR="00305DB9" w:rsidRDefault="009F5569">
            <w:pPr>
              <w:rPr>
                <w:ins w:id="72" w:author="Comparison" w:date="2026-08-04T06:07:00Z" w16du:dateUtc="2026-08-04T10:07:00Z"/>
              </w:rPr>
            </w:pPr>
            <w:ins w:id="73" w:author="Comparison" w:date="2026-08-04T06:07:00Z" w16du:dateUtc="2026-08-04T10:07:00Z">
              <w:r>
                <w:rPr>
                  <w:rStyle w:val="SDHighlightNoneChar"/>
                  <w:highlight w:val="darkMagenta"/>
                </w:rPr>
                <w:t>DarkMagenta cell</w:t>
              </w:r>
            </w:ins>
          </w:p>
        </w:tc>
      </w:tr>
    </w:tbl>
    <w:p w14:paraId="24BCFC34" w14:textId="77777777" w:rsidR="00BD3718" w:rsidRDefault="009F5569">
      <w:del w:id="74" w:author="Comparison" w:date="2026-08-04T06:07:00Z" w16du:dateUtc="2026-08-04T10:07:00Z">
        <w:r>
          <w:fldChar w:fldCharType="begin"/>
        </w:r>
        <w:r>
          <w:delInstrText>HYPERLINK "https://www.example.com" \h</w:delInstrText>
        </w:r>
        <w:r>
          <w:fldChar w:fldCharType="separate"/>
        </w:r>
        <w:r>
          <w:delText>Click</w:delText>
        </w:r>
        <w:r>
          <w:rPr>
            <w:b/>
          </w:rPr>
          <w:delText>here</w:delText>
        </w:r>
        <w:r>
          <w:rPr>
            <w:i/>
          </w:rPr>
          <w:delText>now</w:delText>
        </w:r>
        <w:r>
          <w:fldChar w:fldCharType="end"/>
        </w:r>
      </w:del>
    </w:p>
    <w:sectPr w:rsidR="00BD3718" w:rsidSect="00034616">
      <w:pgSz w:w="12240" w:h="15840"/>
      <w:pgMar w:top="1440" w:right="1440" w:bottom="1440" w:left="1440" w:header="720" w:footer="720" w:gutter="0"/>
      <w:cols w:space="720"/>
      <w:docGrid w:linePitch="360"/>
      <w:sectPrChange w:id="75" w:author="Comparison" w:date="2026-08-04T06:07:00Z" w16du:dateUtc="2026-08-04T10:07:00Z">
        <w:sectPr w:rsidR="00BD3718" w:rsidSect="00034616">
          <w:pgMar w:top="1440" w:right="1800" w:bottom="1440" w:left="180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841148">
    <w:abstractNumId w:val="8"/>
  </w:num>
  <w:num w:numId="2" w16cid:durableId="752049123">
    <w:abstractNumId w:val="6"/>
  </w:num>
  <w:num w:numId="3" w16cid:durableId="386952243">
    <w:abstractNumId w:val="5"/>
  </w:num>
  <w:num w:numId="4" w16cid:durableId="2090731788">
    <w:abstractNumId w:val="4"/>
  </w:num>
  <w:num w:numId="5" w16cid:durableId="1075665567">
    <w:abstractNumId w:val="7"/>
  </w:num>
  <w:num w:numId="6" w16cid:durableId="324825915">
    <w:abstractNumId w:val="3"/>
  </w:num>
  <w:num w:numId="7" w16cid:durableId="810168910">
    <w:abstractNumId w:val="2"/>
  </w:num>
  <w:num w:numId="8" w16cid:durableId="890994189">
    <w:abstractNumId w:val="1"/>
  </w:num>
  <w:num w:numId="9" w16cid:durableId="2030640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E8D"/>
    <w:rsid w:val="0006063C"/>
    <w:rsid w:val="00135F98"/>
    <w:rsid w:val="0015074B"/>
    <w:rsid w:val="0029639D"/>
    <w:rsid w:val="00305DB9"/>
    <w:rsid w:val="00326F90"/>
    <w:rsid w:val="009F5569"/>
    <w:rsid w:val="00A16521"/>
    <w:rsid w:val="00AA1D8D"/>
    <w:rsid w:val="00B47730"/>
    <w:rsid w:val="00BD3718"/>
    <w:rsid w:val="00CB0664"/>
    <w:rsid w:val="00DD35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HighlightYellowChar">
    <w:name w:val="SD_HighlightYellowChar"/>
    <w:rsid w:val="00135F98"/>
    <w:rPr>
      <w:highlight w:val="yellow"/>
    </w:rPr>
  </w:style>
  <w:style w:type="character" w:customStyle="1" w:styleId="SDHighlightLightGrayChar">
    <w:name w:val="SD_HighlightLightGrayChar"/>
    <w:rsid w:val="00135F98"/>
    <w:rPr>
      <w:highlight w:val="lightGray"/>
    </w:rPr>
  </w:style>
  <w:style w:type="character" w:customStyle="1" w:styleId="SDHighlightNoneChar">
    <w:name w:val="SD_HighlightNoneChar"/>
    <w:rsid w:val="00135F98"/>
    <w:rPr>
      <w:highlight w:val="none"/>
    </w:rPr>
  </w:style>
  <w:style w:type="paragraph" w:customStyle="1" w:styleId="SDLinkedHighlightHeading">
    <w:name w:val="SD_LinkedHighlightHeading"/>
    <w:link w:val="SDLinkedHighlightHeadingChar"/>
    <w:rsid w:val="00135F98"/>
    <w:rPr>
      <w:highlight w:val="lightGray"/>
    </w:rPr>
  </w:style>
  <w:style w:type="character" w:customStyle="1" w:styleId="SDLinkedHighlightHeadingChar">
    <w:name w:val="SD_LinkedHighlightHeadingChar"/>
    <w:link w:val="SDLinkedHighlightHeading"/>
    <w:rsid w:val="00135F98"/>
    <w:rPr>
      <w:highlight w:val="lightGra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2026-08-04T10:07:00Z</dcterms:modified>
  <cp:category/>
</cp:coreProperties>
</file>