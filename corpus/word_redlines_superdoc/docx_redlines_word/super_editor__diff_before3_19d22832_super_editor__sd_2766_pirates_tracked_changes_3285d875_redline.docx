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E1D8" w14:textId="773A6FEA" w:rsidR="00055FC8" w:rsidRDefault="00055FC8">
      <w:pPr>
        <w:pStyle w:val="Title"/>
        <w:rPr>
          <w:ins w:id="12" w:author="Caio Pizzol" w:date="2026-08-03T22:26:00Z" w16du:dateUtc="2026-08-04T02:26:00Z"/>
          <w:rFonts w:eastAsia="Helvetica Neue" w:cs="Helvetica Neue"/>
        </w:rPr>
      </w:pPr>
      <w:ins w:id="13" w:author="Caio Pizzol" w:date="2026-08-03T22:26:00Z" w16du:dateUtc="2026-08-04T02:26:00Z">
        <w:r>
          <w:rPr>
            <w:rFonts w:eastAsia="Helvetica Neue" w:cs="Helvetica Neue"/>
          </w:rPr>
          <w:t>A Simple Captain’s Log</w:t>
        </w:r>
      </w:ins>
    </w:p>
    <w:p w14:paraId="4734B5DF" w14:textId="17E46796" w:rsidR="00055FC8" w:rsidRDefault="00055FC8">
      <w:pPr>
        <w:pStyle w:val="Subtitle"/>
        <w:rPr>
          <w:ins w:id="14" w:author="Caio Pizzol" w:date="2026-08-03T22:26:00Z" w16du:dateUtc="2026-08-04T02:26:00Z"/>
          <w:rFonts w:eastAsia="Helvetica Neue" w:cs="Helvetica Neue"/>
        </w:rPr>
      </w:pPr>
      <w:ins w:id="15" w:author="Caio Pizzol" w:date="2026-08-03T22:26:00Z" w16du:dateUtc="2026-08-04T02:26:00Z">
        <w:r>
          <w:rPr>
            <w:rFonts w:eastAsia="Helvetica Neue" w:cs="Helvetica Neue"/>
          </w:rPr>
          <w:t>Fer Yer Eyes Only, Matey</w:t>
        </w:r>
      </w:ins>
    </w:p>
    <w:p w14:paraId="12CF77BC" w14:textId="6221B476" w:rsidR="00055FC8" w:rsidRDefault="00055FC8">
      <w:pPr>
        <w:pStyle w:val="BodyA"/>
        <w:rPr>
          <w:ins w:id="16" w:author="Caio Pizzol" w:date="2026-08-03T22:26:00Z" w16du:dateUtc="2026-08-04T02:26:00Z"/>
          <w:rFonts w:eastAsia="Helvetica Neue" w:cs="Helvetica Neue"/>
        </w:rPr>
      </w:pPr>
      <w:ins w:id="17" w:author="Caio Pizzol" w:date="2026-08-03T22:26:00Z" w16du:dateUtc="2026-08-04T02:26:00Z">
        <w:r>
          <w:rPr>
            <w:rFonts w:eastAsia="Helvetica Neue" w:cs="Helvetica Neue"/>
          </w:rPr>
          <w:t>To set sail, just tap or click this here placeholder text and begin scribblin’ yer tale. Ye can view and edit this here document on yer Mac, iPad, iPhone, or on iCloud.com, wherever the winds may take ye.</w:t>
        </w:r>
      </w:ins>
    </w:p>
    <w:p w14:paraId="41DB321F" w14:textId="00A70F93" w:rsidR="00055FC8" w:rsidRDefault="00055FC8">
      <w:pPr>
        <w:pStyle w:val="BodyA"/>
        <w:rPr>
          <w:ins w:id="18" w:author="Caio Pizzol" w:date="2026-08-03T22:26:00Z" w16du:dateUtc="2026-08-04T02:26:00Z"/>
          <w:rFonts w:eastAsia="Helvetica Neue" w:cs="Helvetica Neue"/>
        </w:rPr>
      </w:pPr>
      <w:ins w:id="19" w:author="Caio Pizzol" w:date="2026-08-03T22:26:00Z" w16du:dateUtc="2026-08-04T02:26:00Z">
        <w:r>
          <w:rPr>
            <w:rFonts w:eastAsia="Helvetica Neue" w:cs="Helvetica Neue"/>
          </w:rPr>
          <w:t>‘Tis easy as plunderin’ a merchant vessel to edit all the things throughout yer document. Fer example, this here paragraph uses Body style. Ye can change it in the Text tab of the Format controls, savvy?</w:t>
        </w:r>
      </w:ins>
    </w:p>
    <w:p w14:paraId="2E765D1F" w14:textId="14AB374C" w:rsidR="00055FC8" w:rsidRDefault="00055FC8">
      <w:pPr>
        <w:pStyle w:val="BodyA"/>
        <w:rPr>
          <w:ins w:id="20" w:author="Caio Pizzol" w:date="2026-08-03T22:26:00Z" w16du:dateUtc="2026-08-04T02:26:00Z"/>
          <w:rFonts w:eastAsia="Helvetica Neue" w:cs="Helvetica Neue"/>
        </w:rPr>
      </w:pPr>
      <w:ins w:id="21" w:author="Caio Pizzol" w:date="2026-08-03T22:26:00Z" w16du:dateUtc="2026-08-04T02:26:00Z">
        <w:r>
          <w:rPr>
            <w:rFonts w:eastAsia="Helvetica Neue" w:cs="Helvetica Neue"/>
          </w:rPr>
          <w: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t>
        </w:r>
      </w:ins>
    </w:p>
    <w:p w14:paraId="0DF58499" w14:textId="77777777" w:rsidR="00055FC8" w:rsidRDefault="00055FC8">
      <w:pPr>
        <w:pStyle w:val="Heading"/>
        <w:rPr>
          <w:ins w:id="22" w:author="Caio Pizzol" w:date="2026-08-03T22:26:00Z" w16du:dateUtc="2026-08-04T02:26:00Z"/>
          <w:rFonts w:eastAsia="Helvetica Neue" w:cs="Helvetica Neue"/>
        </w:rPr>
      </w:pPr>
      <w:ins w:id="23" w:author="Caio Pizzol" w:date="2026-08-03T22:26:00Z" w16du:dateUtc="2026-08-04T02:26:00Z">
        <w:r>
          <w:rPr>
            <w:rFonts w:eastAsia="Helvetica Neue" w:cs="Helvetica Neue"/>
          </w:rPr>
          <w:t>Ahoy, a Heading!</w:t>
        </w:r>
      </w:ins>
    </w:p>
    <w:p w14:paraId="23BF5C57" w14:textId="4B0A6344" w:rsidR="00055FC8" w:rsidRDefault="00055FC8">
      <w:pPr>
        <w:pStyle w:val="BodyA"/>
        <w:rPr>
          <w:ins w:id="24" w:author="Caio Pizzol" w:date="2026-08-03T22:26:00Z" w16du:dateUtc="2026-08-04T02:26:00Z"/>
          <w:rFonts w:eastAsia="Helvetica Neue" w:cs="Helvetica Neue"/>
        </w:rPr>
      </w:pPr>
      <w:ins w:id="25" w:author="Caio Pizzol" w:date="2026-08-03T22:26:00Z" w16du:dateUtc="2026-08-04T02:26:00Z">
        <w:r>
          <w:rPr>
            <w:rFonts w:eastAsia="Helvetica Neue" w:cs="Helvetica Neue"/>
          </w:rPr>
          <w: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t>
        </w:r>
      </w:ins>
    </w:p>
    <w:p w14:paraId="7C0B2912" w14:textId="78C29AD7" w:rsidR="00055FC8" w:rsidRDefault="00055FC8">
      <w:pPr>
        <w:pStyle w:val="BodyA"/>
        <w:rPr>
          <w:ins w:id="26" w:author="Caio Pizzol" w:date="2026-08-03T22:26:00Z" w16du:dateUtc="2026-08-04T02:26:00Z"/>
          <w:rFonts w:eastAsia="Helvetica Neue" w:cs="Helvetica Neue"/>
        </w:rPr>
      </w:pPr>
      <w:ins w:id="27" w:author="Caio Pizzol" w:date="2026-08-03T22:26:00Z" w16du:dateUtc="2026-08-04T02:26:00Z">
        <w:r>
          <w:rPr>
            <w:rFonts w:eastAsia="Helvetica Neue" w:cs="Helvetica Neue"/>
          </w:rPr>
          <w: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t>
        </w:r>
      </w:ins>
    </w:p>
    <w:p w14:paraId="12BB8A05" w14:textId="03130682" w:rsidR="00055FC8" w:rsidRDefault="00055FC8">
      <w:pPr>
        <w:pStyle w:val="Quote"/>
        <w:rPr>
          <w:ins w:id="28" w:author="Caio Pizzol" w:date="2026-08-03T22:26:00Z" w16du:dateUtc="2026-08-04T02:26:00Z"/>
          <w:rFonts w:ascii="Arial Unicode MS" w:hAnsi="Arial Unicode MS"/>
          <w:rtl/>
        </w:rPr>
      </w:pPr>
      <w:ins w:id="29" w:author="Caio Pizzol" w:date="2026-08-03T22:26:00Z" w16du:dateUtc="2026-08-04T02:26:00Z">
        <w:r>
          <w:rPr>
            <w:rFonts w:ascii="Arial Unicode MS" w:hAnsi="Arial Unicode MS"/>
            <w:rtl/>
          </w:rPr>
          <w:lastRenderedPageBreak/>
          <w:t>“</w:t>
        </w:r>
        <w:r>
          <w:rPr>
            <w:rFonts w:eastAsia="Helvetica Neue" w:cs="Helvetica Neue"/>
            <w:lang w:val="en-US"/>
          </w:rPr>
          <w:t>Arrr, this be an example of a pull quote (a key phrase from yer captain’s log). Tap or click this text to add yer own words of wisdom from the seven seas.</w:t>
        </w:r>
        <w:r>
          <w:rPr>
            <w:rFonts w:eastAsia="Helvetica Neue" w:cs="Helvetica Neue"/>
            <w:rtl/>
          </w:rPr>
          <w:t>”</w:t>
        </w:r>
      </w:ins>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BB3C61" w14:paraId="3112FCD9" w14:textId="77777777">
        <w:trPr>
          <w:trHeight w:val="500"/>
          <w:tblHeader/>
          <w:ins w:id="30" w:author="Caio Pizzol" w:date="2026-08-03T22:26:00Z" w16du:dateUtc="2026-08-04T02:26:00Z"/>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4593713" w14:textId="77777777" w:rsidR="00BB3C61" w:rsidRDefault="00BB3C61">
            <w:pPr>
              <w:rPr>
                <w:ins w:id="31" w:author="Caio Pizzol" w:date="2026-08-03T22:26:00Z" w16du:dateUtc="2026-08-04T02:26:00Z"/>
              </w:rPr>
            </w:pP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2DA2A68D" w14:textId="77777777" w:rsidR="00BB3C61" w:rsidRDefault="00687442">
            <w:pPr>
              <w:suppressAutoHyphens/>
              <w:outlineLvl w:val="0"/>
              <w:rPr>
                <w:ins w:id="32" w:author="Caio Pizzol" w:date="2026-08-03T22:26:00Z" w16du:dateUtc="2026-08-04T02:26:00Z"/>
                <w:rFonts w:ascii="Helvetica Neue" w:eastAsia="Helvetica Neue" w:hAnsi="Helvetica Neue" w:cs="Helvetica Neue"/>
                <w:b/>
                <w:bCs/>
                <w:color w:val="FFFFFF"/>
                <w:sz w:val="36"/>
                <w:szCs w:val="36"/>
              </w:rPr>
            </w:pPr>
            <w:ins w:id="33" w:author="Caio Pizzol" w:date="2026-08-03T22:26:00Z" w16du:dateUtc="2026-08-04T02:26:00Z">
              <w:r>
                <w:rPr>
                  <w:rFonts w:ascii="Helvetica Neue" w:eastAsia="Helvetica Neue" w:hAnsi="Helvetica Neue" w:cs="Helvetica Neue"/>
                  <w:b/>
                  <w:bCs/>
                  <w:color w:val="FFFFFF"/>
                  <w:sz w:val="36"/>
                  <w:szCs w:val="36"/>
                </w:rPr>
                <w:t>Flats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53DC301C" w14:textId="77777777" w:rsidR="00BB3C61" w:rsidRDefault="00687442">
            <w:pPr>
              <w:suppressAutoHyphens/>
              <w:outlineLvl w:val="0"/>
              <w:rPr>
                <w:ins w:id="34" w:author="Caio Pizzol" w:date="2026-08-03T22:26:00Z" w16du:dateUtc="2026-08-04T02:26:00Z"/>
                <w:rFonts w:ascii="Helvetica Neue" w:eastAsia="Helvetica Neue" w:hAnsi="Helvetica Neue" w:cs="Helvetica Neue"/>
                <w:b/>
                <w:bCs/>
                <w:color w:val="FFFFFF"/>
                <w:sz w:val="36"/>
                <w:szCs w:val="36"/>
              </w:rPr>
            </w:pPr>
            <w:ins w:id="35" w:author="Caio Pizzol" w:date="2026-08-03T22:26:00Z" w16du:dateUtc="2026-08-04T02:26:00Z">
              <w:r>
                <w:rPr>
                  <w:rFonts w:ascii="Helvetica Neue" w:eastAsia="Helvetica Neue" w:hAnsi="Helvetica Neue" w:cs="Helvetica Neue"/>
                  <w:b/>
                  <w:bCs/>
                  <w:color w:val="FFFFFF"/>
                  <w:sz w:val="36"/>
                  <w:szCs w:val="36"/>
                </w:rPr>
                <w:t>Curves</w:t>
              </w:r>
            </w:ins>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12E878D" w14:textId="77777777" w:rsidR="00BB3C61" w:rsidRDefault="00687442">
            <w:pPr>
              <w:suppressAutoHyphens/>
              <w:outlineLvl w:val="0"/>
              <w:rPr>
                <w:ins w:id="36" w:author="Caio Pizzol" w:date="2026-08-03T22:26:00Z" w16du:dateUtc="2026-08-04T02:26:00Z"/>
                <w:rFonts w:ascii="Helvetica Neue" w:eastAsia="Helvetica Neue" w:hAnsi="Helvetica Neue" w:cs="Helvetica Neue"/>
                <w:b/>
                <w:bCs/>
                <w:color w:val="FFFFFF"/>
                <w:sz w:val="36"/>
                <w:szCs w:val="36"/>
              </w:rPr>
            </w:pPr>
            <w:ins w:id="37" w:author="Caio Pizzol" w:date="2026-08-03T22:26:00Z" w16du:dateUtc="2026-08-04T02:26:00Z">
              <w:r>
                <w:rPr>
                  <w:rFonts w:ascii="Helvetica Neue" w:eastAsia="Helvetica Neue" w:hAnsi="Helvetica Neue" w:cs="Helvetica Neue"/>
                  <w:b/>
                  <w:bCs/>
                  <w:color w:val="FFFFFF"/>
                  <w:sz w:val="36"/>
                  <w:szCs w:val="36"/>
                </w:rPr>
                <w:t>Angles</w:t>
              </w:r>
            </w:ins>
          </w:p>
        </w:tc>
      </w:tr>
      <w:tr w:rsidR="00BB3C61" w14:paraId="2A2A2C54" w14:textId="77777777">
        <w:trPr>
          <w:trHeight w:val="500"/>
          <w:ins w:id="38" w:author="Caio Pizzol" w:date="2026-08-03T22:26:00Z" w16du:dateUtc="2026-08-04T02:26:00Z"/>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07AD564" w14:textId="77777777" w:rsidR="00BB3C61" w:rsidRDefault="00687442">
            <w:pPr>
              <w:suppressAutoHyphens/>
              <w:outlineLvl w:val="0"/>
              <w:rPr>
                <w:ins w:id="39" w:author="Caio Pizzol" w:date="2026-08-03T22:26:00Z" w16du:dateUtc="2026-08-04T02:26:00Z"/>
                <w:rFonts w:ascii="Helvetica Neue" w:eastAsia="Helvetica Neue" w:hAnsi="Helvetica Neue" w:cs="Helvetica Neue"/>
                <w:b/>
                <w:bCs/>
                <w:color w:val="FFFFFF"/>
                <w:sz w:val="36"/>
                <w:szCs w:val="36"/>
              </w:rPr>
            </w:pPr>
            <w:ins w:id="40" w:author="Caio Pizzol" w:date="2026-08-03T22:26:00Z" w16du:dateUtc="2026-08-04T02:26:00Z">
              <w:r>
                <w:rPr>
                  <w:rFonts w:ascii="Helvetica Neue" w:eastAsia="Helvetica Neue" w:hAnsi="Helvetica Neue" w:cs="Helvetica Neue"/>
                  <w:b/>
                  <w:bCs/>
                  <w:color w:val="FFFFFF"/>
                  <w:sz w:val="36"/>
                  <w:szCs w:val="36"/>
                </w:rPr>
                <w:t>Square</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593EE3" w14:textId="77777777" w:rsidR="00BB3C61" w:rsidRDefault="00687442">
            <w:pPr>
              <w:suppressAutoHyphens/>
              <w:outlineLvl w:val="0"/>
              <w:rPr>
                <w:ins w:id="41" w:author="Caio Pizzol" w:date="2026-08-03T22:26:00Z" w16du:dateUtc="2026-08-04T02:26:00Z"/>
                <w:rFonts w:ascii="Helvetica Neue" w:eastAsia="Helvetica Neue" w:hAnsi="Helvetica Neue" w:cs="Helvetica Neue"/>
                <w:color w:val="000000"/>
                <w:sz w:val="36"/>
                <w:szCs w:val="36"/>
              </w:rPr>
            </w:pPr>
            <w:ins w:id="42" w:author="Caio Pizzol" w:date="2026-08-03T22:26:00Z" w16du:dateUtc="2026-08-04T02:26:00Z">
              <w:r>
                <w:rPr>
                  <w:rFonts w:ascii="Helvetica Neue" w:eastAsia="Helvetica Neue" w:hAnsi="Helvetica Neue" w:cs="Helvetica Neue"/>
                  <w:color w:val="000000"/>
                  <w:sz w:val="36"/>
                  <w:szCs w:val="36"/>
                </w:rPr>
                <w:t>4</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51CE50F9" w14:textId="77777777" w:rsidR="00BB3C61" w:rsidRDefault="00687442">
            <w:pPr>
              <w:suppressAutoHyphens/>
              <w:outlineLvl w:val="0"/>
              <w:rPr>
                <w:ins w:id="43" w:author="Caio Pizzol" w:date="2026-08-03T22:26:00Z" w16du:dateUtc="2026-08-04T02:26:00Z"/>
                <w:rFonts w:ascii="Helvetica Neue" w:eastAsia="Helvetica Neue" w:hAnsi="Helvetica Neue" w:cs="Helvetica Neue"/>
                <w:color w:val="000000"/>
                <w:sz w:val="36"/>
                <w:szCs w:val="36"/>
              </w:rPr>
            </w:pPr>
            <w:ins w:id="44" w:author="Caio Pizzol" w:date="2026-08-03T22:26:00Z" w16du:dateUtc="2026-08-04T02:26:00Z">
              <w:r>
                <w:rPr>
                  <w:rFonts w:ascii="Helvetica Neue" w:eastAsia="Helvetica Neue" w:hAnsi="Helvetica Neue" w:cs="Helvetica Neue"/>
                  <w:color w:val="000000"/>
                  <w:sz w:val="36"/>
                  <w:szCs w:val="36"/>
                </w:rPr>
                <w:t>0</w:t>
              </w:r>
            </w:ins>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BB3C61" w:rsidRDefault="00687442">
            <w:pPr>
              <w:suppressAutoHyphens/>
              <w:outlineLvl w:val="0"/>
              <w:rPr>
                <w:ins w:id="45" w:author="Caio Pizzol" w:date="2026-08-03T22:26:00Z" w16du:dateUtc="2026-08-04T02:26:00Z"/>
                <w:rFonts w:ascii="Helvetica Neue" w:eastAsia="Helvetica Neue" w:hAnsi="Helvetica Neue" w:cs="Helvetica Neue"/>
                <w:color w:val="000000"/>
                <w:sz w:val="36"/>
                <w:szCs w:val="36"/>
              </w:rPr>
            </w:pPr>
            <w:ins w:id="46" w:author="Caio Pizzol" w:date="2026-08-03T22:26:00Z" w16du:dateUtc="2026-08-04T02:26:00Z">
              <w:r>
                <w:rPr>
                  <w:rFonts w:ascii="Helvetica Neue" w:eastAsia="Helvetica Neue" w:hAnsi="Helvetica Neue" w:cs="Helvetica Neue"/>
                  <w:color w:val="000000"/>
                  <w:sz w:val="36"/>
                  <w:szCs w:val="36"/>
                </w:rPr>
                <w:t>4</w:t>
              </w:r>
            </w:ins>
          </w:p>
        </w:tc>
      </w:tr>
      <w:tr w:rsidR="00BB3C61" w14:paraId="46A70B03" w14:textId="77777777">
        <w:trPr>
          <w:trHeight w:val="480"/>
          <w:ins w:id="47" w:author="Caio Pizzol" w:date="2026-08-03T22:26:00Z" w16du:dateUtc="2026-08-04T02:26: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687442">
            <w:pPr>
              <w:suppressAutoHyphens/>
              <w:outlineLvl w:val="0"/>
              <w:rPr>
                <w:ins w:id="48" w:author="Caio Pizzol" w:date="2026-08-03T22:26:00Z" w16du:dateUtc="2026-08-04T02:26:00Z"/>
                <w:rFonts w:ascii="Helvetica Neue" w:eastAsia="Helvetica Neue" w:hAnsi="Helvetica Neue" w:cs="Helvetica Neue"/>
                <w:b/>
                <w:bCs/>
                <w:color w:val="FFFFFF"/>
                <w:sz w:val="36"/>
                <w:szCs w:val="36"/>
              </w:rPr>
            </w:pPr>
            <w:ins w:id="49" w:author="Caio Pizzol" w:date="2026-08-03T22:26:00Z" w16du:dateUtc="2026-08-04T02:26:00Z">
              <w:r>
                <w:rPr>
                  <w:rFonts w:ascii="Helvetica Neue" w:eastAsia="Helvetica Neue" w:hAnsi="Helvetica Neue" w:cs="Helvetica Neue"/>
                  <w:b/>
                  <w:bCs/>
                  <w:color w:val="FFFFFF"/>
                  <w:sz w:val="36"/>
                  <w:szCs w:val="36"/>
                </w:rPr>
                <w:t>Circle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687442">
            <w:pPr>
              <w:suppressAutoHyphens/>
              <w:outlineLvl w:val="0"/>
              <w:rPr>
                <w:ins w:id="50" w:author="Caio Pizzol" w:date="2026-08-03T22:26:00Z" w16du:dateUtc="2026-08-04T02:26:00Z"/>
                <w:rFonts w:ascii="Helvetica Neue" w:eastAsia="Helvetica Neue" w:hAnsi="Helvetica Neue" w:cs="Helvetica Neue"/>
                <w:color w:val="000000"/>
                <w:sz w:val="36"/>
                <w:szCs w:val="36"/>
              </w:rPr>
            </w:pPr>
            <w:ins w:id="51" w:author="Caio Pizzol" w:date="2026-08-03T22:26:00Z" w16du:dateUtc="2026-08-04T02:26: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687442">
            <w:pPr>
              <w:suppressAutoHyphens/>
              <w:outlineLvl w:val="0"/>
              <w:rPr>
                <w:ins w:id="52" w:author="Caio Pizzol" w:date="2026-08-03T22:26:00Z" w16du:dateUtc="2026-08-04T02:26:00Z"/>
                <w:rFonts w:ascii="Helvetica Neue" w:eastAsia="Helvetica Neue" w:hAnsi="Helvetica Neue" w:cs="Helvetica Neue"/>
                <w:color w:val="000000"/>
                <w:sz w:val="36"/>
                <w:szCs w:val="36"/>
              </w:rPr>
            </w:pPr>
            <w:ins w:id="53" w:author="Caio Pizzol" w:date="2026-08-03T22:26:00Z" w16du:dateUtc="2026-08-04T02:26: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687442">
            <w:pPr>
              <w:suppressAutoHyphens/>
              <w:outlineLvl w:val="0"/>
              <w:rPr>
                <w:ins w:id="54" w:author="Caio Pizzol" w:date="2026-08-03T22:26:00Z" w16du:dateUtc="2026-08-04T02:26:00Z"/>
                <w:rFonts w:ascii="Helvetica Neue" w:eastAsia="Helvetica Neue" w:hAnsi="Helvetica Neue" w:cs="Helvetica Neue"/>
                <w:color w:val="000000"/>
                <w:sz w:val="36"/>
                <w:szCs w:val="36"/>
              </w:rPr>
            </w:pPr>
            <w:ins w:id="55" w:author="Caio Pizzol" w:date="2026-08-03T22:26:00Z" w16du:dateUtc="2026-08-04T02:26:00Z">
              <w:r>
                <w:rPr>
                  <w:rFonts w:ascii="Helvetica Neue" w:eastAsia="Helvetica Neue" w:hAnsi="Helvetica Neue" w:cs="Helvetica Neue"/>
                  <w:color w:val="000000"/>
                  <w:sz w:val="36"/>
                  <w:szCs w:val="36"/>
                </w:rPr>
                <w:t>0</w:t>
              </w:r>
            </w:ins>
          </w:p>
        </w:tc>
      </w:tr>
      <w:tr w:rsidR="00BB3C61" w14:paraId="7DDDCD82" w14:textId="77777777">
        <w:trPr>
          <w:trHeight w:val="480"/>
          <w:ins w:id="56" w:author="Caio Pizzol" w:date="2026-08-03T22:26:00Z" w16du:dateUtc="2026-08-04T02:26: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687442">
            <w:pPr>
              <w:suppressAutoHyphens/>
              <w:outlineLvl w:val="0"/>
              <w:rPr>
                <w:ins w:id="57" w:author="Caio Pizzol" w:date="2026-08-03T22:26:00Z" w16du:dateUtc="2026-08-04T02:26:00Z"/>
                <w:rFonts w:ascii="Helvetica Neue" w:eastAsia="Helvetica Neue" w:hAnsi="Helvetica Neue" w:cs="Helvetica Neue"/>
                <w:b/>
                <w:bCs/>
                <w:color w:val="FFFFFF"/>
                <w:sz w:val="36"/>
                <w:szCs w:val="36"/>
              </w:rPr>
            </w:pPr>
            <w:ins w:id="58" w:author="Caio Pizzol" w:date="2026-08-03T22:26:00Z" w16du:dateUtc="2026-08-04T02:26:00Z">
              <w:r>
                <w:rPr>
                  <w:rFonts w:ascii="Helvetica Neue" w:eastAsia="Helvetica Neue" w:hAnsi="Helvetica Neue" w:cs="Helvetica Neue"/>
                  <w:b/>
                  <w:bCs/>
                  <w:color w:val="FFFFFF"/>
                  <w:sz w:val="36"/>
                  <w:szCs w:val="36"/>
                </w:rPr>
                <w:t>Cone</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687442">
            <w:pPr>
              <w:suppressAutoHyphens/>
              <w:outlineLvl w:val="0"/>
              <w:rPr>
                <w:ins w:id="59" w:author="Caio Pizzol" w:date="2026-08-03T22:26:00Z" w16du:dateUtc="2026-08-04T02:26:00Z"/>
                <w:rFonts w:ascii="Helvetica Neue" w:eastAsia="Helvetica Neue" w:hAnsi="Helvetica Neue" w:cs="Helvetica Neue"/>
                <w:color w:val="000000"/>
                <w:sz w:val="36"/>
                <w:szCs w:val="36"/>
              </w:rPr>
            </w:pPr>
            <w:ins w:id="60" w:author="Caio Pizzol" w:date="2026-08-03T22:26:00Z" w16du:dateUtc="2026-08-04T02:26:00Z">
              <w:r>
                <w:rPr>
                  <w:rFonts w:ascii="Helvetica Neue" w:eastAsia="Helvetica Neue" w:hAnsi="Helvetica Neue" w:cs="Helvetica Neue"/>
                  <w:color w:val="000000"/>
                  <w:sz w:val="36"/>
                  <w:szCs w:val="36"/>
                </w:rPr>
                <w:t>3</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687442">
            <w:pPr>
              <w:suppressAutoHyphens/>
              <w:outlineLvl w:val="0"/>
              <w:rPr>
                <w:ins w:id="61" w:author="Caio Pizzol" w:date="2026-08-03T22:26:00Z" w16du:dateUtc="2026-08-04T02:26:00Z"/>
                <w:rFonts w:ascii="Helvetica Neue" w:eastAsia="Helvetica Neue" w:hAnsi="Helvetica Neue" w:cs="Helvetica Neue"/>
                <w:color w:val="000000"/>
                <w:sz w:val="36"/>
                <w:szCs w:val="36"/>
              </w:rPr>
            </w:pPr>
            <w:ins w:id="62" w:author="Caio Pizzol" w:date="2026-08-03T22:26:00Z" w16du:dateUtc="2026-08-04T02:26:00Z">
              <w:r>
                <w:rPr>
                  <w:rFonts w:ascii="Helvetica Neue" w:eastAsia="Helvetica Neue" w:hAnsi="Helvetica Neue" w:cs="Helvetica Neue"/>
                  <w:color w:val="000000"/>
                  <w:sz w:val="36"/>
                  <w:szCs w:val="36"/>
                </w:rPr>
                <w:t>1</w:t>
              </w:r>
            </w:ins>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687442">
            <w:pPr>
              <w:suppressAutoHyphens/>
              <w:outlineLvl w:val="0"/>
              <w:rPr>
                <w:ins w:id="63" w:author="Caio Pizzol" w:date="2026-08-03T22:26:00Z" w16du:dateUtc="2026-08-04T02:26:00Z"/>
                <w:rFonts w:ascii="Helvetica Neue" w:eastAsia="Helvetica Neue" w:hAnsi="Helvetica Neue" w:cs="Helvetica Neue"/>
                <w:color w:val="000000"/>
                <w:sz w:val="36"/>
                <w:szCs w:val="36"/>
              </w:rPr>
            </w:pPr>
            <w:ins w:id="64" w:author="Caio Pizzol" w:date="2026-08-03T22:26:00Z" w16du:dateUtc="2026-08-04T02:26:00Z">
              <w:r>
                <w:rPr>
                  <w:rFonts w:ascii="Helvetica Neue" w:eastAsia="Helvetica Neue" w:hAnsi="Helvetica Neue" w:cs="Helvetica Neue"/>
                  <w:color w:val="000000"/>
                  <w:sz w:val="36"/>
                  <w:szCs w:val="36"/>
                </w:rPr>
                <w:t>1</w:t>
              </w:r>
            </w:ins>
          </w:p>
        </w:tc>
      </w:tr>
      <w:tr w:rsidR="00BB3C61" w14:paraId="3E1BD577" w14:textId="77777777">
        <w:trPr>
          <w:trHeight w:val="480"/>
          <w:ins w:id="65" w:author="Caio Pizzol" w:date="2026-08-03T22:26:00Z" w16du:dateUtc="2026-08-04T02:26:00Z"/>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687442">
            <w:pPr>
              <w:suppressAutoHyphens/>
              <w:outlineLvl w:val="0"/>
              <w:rPr>
                <w:ins w:id="66" w:author="Caio Pizzol" w:date="2026-08-03T22:26:00Z" w16du:dateUtc="2026-08-04T02:26:00Z"/>
                <w:rFonts w:ascii="Helvetica Neue" w:eastAsia="Helvetica Neue" w:hAnsi="Helvetica Neue" w:cs="Helvetica Neue"/>
                <w:b/>
                <w:bCs/>
                <w:color w:val="FFFFFF"/>
                <w:sz w:val="36"/>
                <w:szCs w:val="36"/>
              </w:rPr>
            </w:pPr>
            <w:ins w:id="67" w:author="Caio Pizzol" w:date="2026-08-03T22:26:00Z" w16du:dateUtc="2026-08-04T02:26:00Z">
              <w:r>
                <w:rPr>
                  <w:rFonts w:ascii="Helvetica Neue" w:eastAsia="Helvetica Neue" w:hAnsi="Helvetica Neue" w:cs="Helvetica Neue"/>
                  <w:b/>
                  <w:bCs/>
                  <w:color w:val="FFFFFF"/>
                  <w:sz w:val="36"/>
                  <w:szCs w:val="36"/>
                </w:rPr>
                <w:t>triangle</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687442">
            <w:pPr>
              <w:suppressAutoHyphens/>
              <w:outlineLvl w:val="0"/>
              <w:rPr>
                <w:ins w:id="68" w:author="Caio Pizzol" w:date="2026-08-03T22:26:00Z" w16du:dateUtc="2026-08-04T02:26:00Z"/>
                <w:rFonts w:ascii="Helvetica Neue" w:eastAsia="Helvetica Neue" w:hAnsi="Helvetica Neue" w:cs="Helvetica Neue"/>
                <w:color w:val="000000"/>
                <w:sz w:val="36"/>
                <w:szCs w:val="36"/>
              </w:rPr>
            </w:pPr>
            <w:ins w:id="69" w:author="Caio Pizzol" w:date="2026-08-03T22:26:00Z" w16du:dateUtc="2026-08-04T02:26:00Z">
              <w:r>
                <w:rPr>
                  <w:rFonts w:ascii="Helvetica Neue" w:eastAsia="Helvetica Neue" w:hAnsi="Helvetica Neue" w:cs="Helvetica Neue"/>
                  <w:color w:val="000000"/>
                  <w:sz w:val="36"/>
                  <w:szCs w:val="36"/>
                </w:rPr>
                <w:t>8</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687442">
            <w:pPr>
              <w:suppressAutoHyphens/>
              <w:outlineLvl w:val="0"/>
              <w:rPr>
                <w:ins w:id="70" w:author="Caio Pizzol" w:date="2026-08-03T22:26:00Z" w16du:dateUtc="2026-08-04T02:26:00Z"/>
                <w:rFonts w:ascii="Helvetica Neue" w:eastAsia="Helvetica Neue" w:hAnsi="Helvetica Neue" w:cs="Helvetica Neue"/>
                <w:color w:val="000000"/>
                <w:sz w:val="36"/>
                <w:szCs w:val="36"/>
              </w:rPr>
            </w:pPr>
            <w:ins w:id="71" w:author="Caio Pizzol" w:date="2026-08-03T22:26:00Z" w16du:dateUtc="2026-08-04T02:26:00Z">
              <w:r>
                <w:rPr>
                  <w:rFonts w:ascii="Helvetica Neue" w:eastAsia="Helvetica Neue" w:hAnsi="Helvetica Neue" w:cs="Helvetica Neue"/>
                  <w:color w:val="000000"/>
                  <w:sz w:val="36"/>
                  <w:szCs w:val="36"/>
                </w:rPr>
                <w:t>0</w:t>
              </w:r>
            </w:ins>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687442">
            <w:pPr>
              <w:suppressAutoHyphens/>
              <w:outlineLvl w:val="0"/>
              <w:rPr>
                <w:ins w:id="72" w:author="Caio Pizzol" w:date="2026-08-03T22:26:00Z" w16du:dateUtc="2026-08-04T02:26:00Z"/>
                <w:rFonts w:ascii="Helvetica Neue" w:eastAsia="Helvetica Neue" w:hAnsi="Helvetica Neue" w:cs="Helvetica Neue"/>
                <w:color w:val="000000"/>
                <w:sz w:val="36"/>
                <w:szCs w:val="36"/>
              </w:rPr>
            </w:pPr>
            <w:ins w:id="73" w:author="Caio Pizzol" w:date="2026-08-03T22:26:00Z" w16du:dateUtc="2026-08-04T02:26:00Z">
              <w:r>
                <w:rPr>
                  <w:rFonts w:ascii="Helvetica Neue" w:eastAsia="Helvetica Neue" w:hAnsi="Helvetica Neue" w:cs="Helvetica Neue"/>
                  <w:color w:val="000000"/>
                  <w:sz w:val="36"/>
                  <w:szCs w:val="36"/>
                </w:rPr>
                <w:t>3</w:t>
              </w:r>
            </w:ins>
          </w:p>
        </w:tc>
      </w:tr>
    </w:tbl>
    <w:p w14:paraId="2353F1FE" w14:textId="4B0BAEA1" w:rsidR="006E4D75" w:rsidRDefault="006E4D75">
      <w:pPr>
        <w:pStyle w:val="BodyA"/>
        <w:pPrChange w:id="74" w:author="Caio Pizzol" w:date="2026-08-03T22:26:00Z" w16du:dateUtc="2026-08-04T02:26:00Z">
          <w:pPr/>
        </w:pPrChange>
      </w:pPr>
      <w:del w:id="75" w:author="Caio Pizzol" w:date="2026-08-03T22:26:00Z" w16du:dateUtc="2026-08-04T02:26:00Z">
        <w:r>
          <w:delText>Here’s some text.</w:delText>
        </w:r>
      </w:del>
    </w:p>
    <w:sectPr w:rsidR="006E4D75">
      <w:headerReference w:type="default" r:id="rId6"/>
      <w:footerReference w:type="default" r:id="rId7"/>
      <w:pgSz w:w="12240" w:h="15840"/>
      <w:pgMar w:top="1440" w:right="1440" w:bottom="1440" w:left="1440" w:header="480" w:footer="480" w:gutter="0"/>
      <w:cols w:space="720"/>
      <w:docGrid w:linePitch="0"/>
      <w:sectPrChange w:id="79" w:author="Caio Pizzol" w:date="2026-08-03T22:26:00Z" w16du:dateUtc="2026-08-04T02:26:00Z">
        <w:sectPr w:rsidR="006E4D75">
          <w:pgMar w:top="1440" w:right="1440" w:bottom="1440" w:left="1440" w:header="708" w:footer="708"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89941" w14:textId="77777777" w:rsidR="00687442" w:rsidRDefault="00687442">
      <w:pPr>
        <w:pPrChange w:id="10" w:author="Caio Pizzol" w:date="2026-08-03T22:26:00Z" w16du:dateUtc="2026-08-04T02:26:00Z">
          <w:pPr>
            <w:spacing w:after="0" w:line="240" w:lineRule="auto"/>
          </w:pPr>
        </w:pPrChange>
      </w:pPr>
      <w:r>
        <w:separator/>
      </w:r>
    </w:p>
  </w:endnote>
  <w:endnote w:type="continuationSeparator" w:id="0">
    <w:p w14:paraId="3CBD5847" w14:textId="77777777" w:rsidR="00687442" w:rsidRDefault="00687442">
      <w:pPr>
        <w:pPrChange w:id="11" w:author="Caio Pizzol" w:date="2026-08-03T22:26:00Z" w16du:dateUtc="2026-08-04T02:26: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AFD2" w14:textId="77777777" w:rsidR="00ED292A" w:rsidRDefault="00687442">
    <w:pPr>
      <w:pStyle w:val="HeaderFooter"/>
      <w:tabs>
        <w:tab w:val="clear" w:pos="9020"/>
        <w:tab w:val="center" w:pos="4680"/>
        <w:tab w:val="right" w:pos="9340"/>
      </w:tabs>
      <w:pPrChange w:id="77" w:author="Caio Pizzol" w:date="2026-08-03T22:26:00Z" w16du:dateUtc="2026-08-04T02:26:00Z">
        <w:pPr>
          <w:pStyle w:val="Footer"/>
        </w:pPr>
      </w:pPrChange>
    </w:pPr>
    <w:ins w:id="78" w:author="Caio Pizzol" w:date="2026-08-03T22:26:00Z" w16du:dateUtc="2026-08-04T02:26:00Z">
      <w:r>
        <w:t>Footer</w:t>
      </w:r>
      <w:r>
        <w:tab/>
      </w:r>
      <w:r>
        <w:tab/>
      </w:r>
      <w:r>
        <w:fldChar w:fldCharType="begin"/>
      </w:r>
      <w:r>
        <w:instrText xml:space="preserve"> PAGE </w:instrText>
      </w:r>
      <w:r>
        <w:fldChar w:fldCharType="separate"/>
      </w:r>
      <w:r w:rsidR="00055FC8">
        <w:rPr>
          <w:noProof/>
        </w:rPr>
        <w:t>1</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13E0" w14:textId="77777777" w:rsidR="00687442" w:rsidRDefault="00687442">
      <w:pPr>
        <w:pPrChange w:id="8" w:author="Caio Pizzol" w:date="2026-08-03T22:26:00Z" w16du:dateUtc="2026-08-04T02:26:00Z">
          <w:pPr>
            <w:spacing w:after="0" w:line="240" w:lineRule="auto"/>
          </w:pPr>
        </w:pPrChange>
      </w:pPr>
      <w:r>
        <w:separator/>
      </w:r>
    </w:p>
  </w:footnote>
  <w:footnote w:type="continuationSeparator" w:id="0">
    <w:p w14:paraId="352A7E7F" w14:textId="77777777" w:rsidR="00687442" w:rsidRDefault="00687442">
      <w:pPr>
        <w:pPrChange w:id="9" w:author="Caio Pizzol" w:date="2026-08-03T22:26:00Z" w16du:dateUtc="2026-08-04T02:26: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F73F" w14:textId="77777777" w:rsidR="00ED292A" w:rsidRDefault="00ED292A">
    <w:pPr>
      <w:pStyle w:val="HeaderFooter"/>
      <w:pPrChange w:id="76" w:author="Caio Pizzol" w:date="2026-08-03T22:26:00Z" w16du:dateUtc="2026-08-04T02:26:00Z">
        <w:pPr>
          <w:pStyle w:val="Header"/>
        </w:pPr>
      </w:pPrChange>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75"/>
    <w:rsid w:val="00055FC8"/>
    <w:rsid w:val="000871FD"/>
    <w:rsid w:val="0025238F"/>
    <w:rsid w:val="00524058"/>
    <w:rsid w:val="00687442"/>
    <w:rsid w:val="006E4D75"/>
    <w:rsid w:val="008F3A89"/>
    <w:rsid w:val="00997052"/>
    <w:rsid w:val="00A16521"/>
    <w:rsid w:val="00BB3C61"/>
    <w:rsid w:val="00ED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0B2E3F"/>
  <w15:chartTrackingRefBased/>
  <w15:docId w15:val="{F4B8D4AA-CEEA-7444-8FF8-01F32182A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Change w:id="0" w:author="Caio Pizzol" w:date="2026-08-03T22:26:00Z">
        <w:pPr>
          <w:spacing w:after="160" w:line="278" w:lineRule="auto"/>
        </w:pPr>
      </w:pPrChange>
    </w:pPr>
    <w:rPr>
      <w:rFonts w:ascii="Times New Roman" w:eastAsia="Arial Unicode MS" w:hAnsi="Times New Roman" w:cs="Times New Roman"/>
      <w:kern w:val="0"/>
      <w:bdr w:val="nil"/>
      <w14:ligatures w14:val="none"/>
      <w:rPrChange w:id="0" w:author="Caio Pizzol" w:date="2026-08-03T22:26: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6E4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D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D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D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D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D75"/>
    <w:rPr>
      <w:rFonts w:eastAsiaTheme="majorEastAsia" w:cstheme="majorBidi"/>
      <w:color w:val="272727" w:themeColor="text1" w:themeTint="D8"/>
    </w:rPr>
  </w:style>
  <w:style w:type="paragraph" w:styleId="Title">
    <w:name w:val="Title"/>
    <w:link w:val="TitleChar"/>
    <w:uiPriority w:val="10"/>
    <w:qFormat/>
    <w:pPr>
      <w:keepLines/>
      <w:pBdr>
        <w:top w:val="nil"/>
        <w:left w:val="nil"/>
        <w:bottom w:val="nil"/>
        <w:right w:val="nil"/>
        <w:between w:val="nil"/>
        <w:bar w:val="nil"/>
      </w:pBdr>
      <w:spacing w:after="120" w:line="240" w:lineRule="auto"/>
      <w:jc w:val="center"/>
      <w:pPrChange w:id="1" w:author="Caio Pizzol" w:date="2026-08-03T22:26:00Z">
        <w:pPr>
          <w:pBdr>
            <w:top w:val="nil"/>
            <w:left w:val="nil"/>
            <w:bottom w:val="nil"/>
            <w:right w:val="nil"/>
            <w:between w:val="nil"/>
            <w:bar w:val="nil"/>
          </w:pBdr>
          <w:spacing w:after="80"/>
          <w:contextualSpacing/>
        </w:pPr>
      </w:pPrChange>
    </w:pPr>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Change w:id="1" w:author="Caio Pizzol" w:date="2026-08-03T22:26:00Z">
        <w:rPr>
          <w:rFonts w:asciiTheme="majorHAnsi" w:eastAsiaTheme="majorEastAsia" w:hAnsiTheme="majorHAnsi" w:cstheme="majorBidi"/>
          <w:spacing w:val="-10"/>
          <w:kern w:val="28"/>
          <w:sz w:val="56"/>
          <w:szCs w:val="56"/>
          <w:bdr w:val="nil"/>
          <w:lang w:val="en-US" w:eastAsia="en-US" w:bidi="ar-SA"/>
        </w:rPr>
      </w:rPrChange>
    </w:rPr>
  </w:style>
  <w:style w:type="character" w:customStyle="1" w:styleId="TitleChar">
    <w:name w:val="Title Char"/>
    <w:basedOn w:val="DefaultParagraphFont"/>
    <w:link w:val="Title"/>
    <w:uiPriority w:val="10"/>
    <w:rsid w:val="006E4D75"/>
    <w:rPr>
      <w:rFonts w:ascii="Helvetica Neue" w:eastAsia="Arial Unicode MS" w:hAnsi="Helvetica Neue" w:cs="Arial Unicode MS"/>
      <w:b/>
      <w:bCs/>
      <w:color w:val="000000"/>
      <w:kern w:val="0"/>
      <w:sz w:val="36"/>
      <w:szCs w:val="36"/>
      <w:u w:color="000000"/>
      <w:bdr w:val="nil"/>
      <w:lang w:val="de-DE"/>
      <w14:textOutline w14:w="12700" w14:cap="flat" w14:cmpd="sng" w14:algn="ctr">
        <w14:noFill/>
        <w14:prstDash w14:val="solid"/>
        <w14:miter w14:lim="400000"/>
      </w14:textOutline>
      <w14:ligatures w14:val="none"/>
    </w:rPr>
  </w:style>
  <w:style w:type="paragraph" w:styleId="Subtitle">
    <w:name w:val="Subtitle"/>
    <w:link w:val="SubtitleChar"/>
    <w:uiPriority w:val="11"/>
    <w:qFormat/>
    <w:pPr>
      <w:keepLines/>
      <w:pBdr>
        <w:top w:val="nil"/>
        <w:left w:val="nil"/>
        <w:bottom w:val="nil"/>
        <w:right w:val="nil"/>
        <w:between w:val="nil"/>
        <w:bar w:val="nil"/>
      </w:pBdr>
      <w:spacing w:after="360" w:line="240" w:lineRule="auto"/>
      <w:jc w:val="center"/>
      <w:pPrChange w:id="2" w:author="Caio Pizzol" w:date="2026-08-03T22:26:00Z">
        <w:pPr>
          <w:numPr>
            <w:ilvl w:val="1"/>
          </w:numPr>
          <w:pBdr>
            <w:top w:val="nil"/>
            <w:left w:val="nil"/>
            <w:bottom w:val="nil"/>
            <w:right w:val="nil"/>
            <w:between w:val="nil"/>
            <w:bar w:val="nil"/>
          </w:pBdr>
        </w:pPr>
      </w:pPrChange>
    </w:pPr>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Change w:id="2" w:author="Caio Pizzol" w:date="2026-08-03T22:26:00Z">
        <w:rPr>
          <w:rFonts w:eastAsiaTheme="majorEastAsia" w:cstheme="majorBidi"/>
          <w:color w:val="595959" w:themeColor="text1" w:themeTint="A6"/>
          <w:spacing w:val="15"/>
          <w:sz w:val="28"/>
          <w:szCs w:val="28"/>
          <w:bdr w:val="nil"/>
          <w:lang w:val="en-US" w:eastAsia="en-US" w:bidi="ar-SA"/>
        </w:rPr>
      </w:rPrChange>
    </w:rPr>
  </w:style>
  <w:style w:type="character" w:customStyle="1" w:styleId="SubtitleChar">
    <w:name w:val="Subtitle Char"/>
    <w:basedOn w:val="DefaultParagraphFont"/>
    <w:link w:val="Subtitle"/>
    <w:uiPriority w:val="11"/>
    <w:rsid w:val="006E4D75"/>
    <w:rPr>
      <w:rFonts w:ascii="Helvetica Neue" w:eastAsia="Arial Unicode MS" w:hAnsi="Helvetica Neue" w:cs="Arial Unicode MS"/>
      <w:color w:val="000000"/>
      <w:kern w:val="0"/>
      <w:sz w:val="28"/>
      <w:szCs w:val="28"/>
      <w:u w:color="000000"/>
      <w:bdr w:val="nil"/>
      <w14:textOutline w14:w="12700" w14:cap="flat" w14:cmpd="sng" w14:algn="ctr">
        <w14:noFill/>
        <w14:prstDash w14:val="solid"/>
        <w14:miter w14:lim="400000"/>
      </w14:textOutline>
      <w14:ligatures w14:val="none"/>
    </w:rPr>
  </w:style>
  <w:style w:type="paragraph" w:styleId="Quote">
    <w:name w:val="Quote"/>
    <w:next w:val="BodyA"/>
    <w:link w:val="QuoteChar"/>
    <w:pPr>
      <w:keepNext/>
      <w:pBdr>
        <w:top w:val="nil"/>
        <w:left w:val="nil"/>
        <w:bottom w:val="nil"/>
        <w:right w:val="nil"/>
        <w:between w:val="nil"/>
        <w:bar w:val="nil"/>
      </w:pBdr>
      <w:spacing w:before="280" w:after="280" w:line="312" w:lineRule="auto"/>
      <w:ind w:left="720" w:right="720" w:hanging="120"/>
      <w:outlineLvl w:val="0"/>
      <w:pPrChange w:id="3" w:author="Caio Pizzol" w:date="2026-08-03T22:26:00Z">
        <w:pPr>
          <w:pBdr>
            <w:top w:val="nil"/>
            <w:left w:val="nil"/>
            <w:bottom w:val="nil"/>
            <w:right w:val="nil"/>
            <w:between w:val="nil"/>
            <w:bar w:val="nil"/>
          </w:pBdr>
          <w:spacing w:before="160"/>
          <w:jc w:val="center"/>
        </w:pPr>
      </w:pPrChange>
    </w:pPr>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Change w:id="3" w:author="Caio Pizzol" w:date="2026-08-03T22:26:00Z">
        <w:rPr>
          <w:rFonts w:eastAsia="Arial Unicode MS"/>
          <w:i/>
          <w:iCs/>
          <w:color w:val="404040" w:themeColor="text1" w:themeTint="BF"/>
          <w:sz w:val="24"/>
          <w:szCs w:val="24"/>
          <w:bdr w:val="nil"/>
          <w:lang w:val="en-US" w:eastAsia="en-US" w:bidi="ar-SA"/>
        </w:rPr>
      </w:rPrChange>
    </w:rPr>
  </w:style>
  <w:style w:type="character" w:customStyle="1" w:styleId="QuoteChar">
    <w:name w:val="Quote Char"/>
    <w:basedOn w:val="DefaultParagraphFont"/>
    <w:link w:val="Quote"/>
    <w:rsid w:val="006E4D75"/>
    <w:rPr>
      <w:rFonts w:ascii="Helvetica Neue" w:eastAsia="Arial Unicode MS" w:hAnsi="Helvetica Neue" w:cs="Arial Unicode MS"/>
      <w:color w:val="000000"/>
      <w:spacing w:val="2"/>
      <w:kern w:val="0"/>
      <w:sz w:val="28"/>
      <w:szCs w:val="28"/>
      <w:u w:color="000000"/>
      <w:bdr w:val="nil"/>
      <w:lang w:val="ar-SA"/>
      <w14:textOutline w14:w="12700" w14:cap="flat" w14:cmpd="sng" w14:algn="ctr">
        <w14:noFill/>
        <w14:prstDash w14:val="solid"/>
        <w14:miter w14:lim="400000"/>
      </w14:textOutline>
      <w14:ligatures w14:val="none"/>
    </w:rPr>
  </w:style>
  <w:style w:type="paragraph" w:styleId="ListParagraph">
    <w:name w:val="List Paragraph"/>
    <w:basedOn w:val="Normal"/>
    <w:uiPriority w:val="34"/>
    <w:qFormat/>
    <w:rsid w:val="006E4D75"/>
    <w:pPr>
      <w:ind w:left="720"/>
      <w:contextualSpacing/>
    </w:pPr>
  </w:style>
  <w:style w:type="character" w:styleId="IntenseEmphasis">
    <w:name w:val="Intense Emphasis"/>
    <w:basedOn w:val="DefaultParagraphFont"/>
    <w:uiPriority w:val="21"/>
    <w:qFormat/>
    <w:rsid w:val="006E4D75"/>
    <w:rPr>
      <w:i/>
      <w:iCs/>
      <w:color w:val="0F4761" w:themeColor="accent1" w:themeShade="BF"/>
    </w:rPr>
  </w:style>
  <w:style w:type="paragraph" w:styleId="IntenseQuote">
    <w:name w:val="Intense Quote"/>
    <w:basedOn w:val="Normal"/>
    <w:next w:val="Normal"/>
    <w:link w:val="IntenseQuoteChar"/>
    <w:uiPriority w:val="30"/>
    <w:qFormat/>
    <w:rsid w:val="006E4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D75"/>
    <w:rPr>
      <w:i/>
      <w:iCs/>
      <w:color w:val="0F4761" w:themeColor="accent1" w:themeShade="BF"/>
    </w:rPr>
  </w:style>
  <w:style w:type="character" w:styleId="IntenseReference">
    <w:name w:val="Intense Reference"/>
    <w:basedOn w:val="DefaultParagraphFont"/>
    <w:uiPriority w:val="32"/>
    <w:qFormat/>
    <w:rsid w:val="006E4D75"/>
    <w:rPr>
      <w:b/>
      <w:bCs/>
      <w:smallCaps/>
      <w:color w:val="0F4761" w:themeColor="accent1" w:themeShade="BF"/>
      <w:spacing w:val="5"/>
    </w:rPr>
  </w:style>
  <w:style w:type="character" w:styleId="Hyperlink">
    <w:name w:val="Hyperlink"/>
    <w:rsid w:val="00ED292A"/>
    <w:rPr>
      <w:u w:val="single"/>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Change w:id="4" w:author="Caio Pizzol" w:date="2026-08-03T22:26: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u w:color="000000"/>
      <w:bdr w:val="nil"/>
      <w:lang w:val="nl-NL"/>
      <w14:textOutline w14:w="12700" w14:cap="flat" w14:cmpd="sng" w14:algn="ctr">
        <w14:noFill/>
        <w14:prstDash w14:val="solid"/>
        <w14:miter w14:lim="400000"/>
      </w14:textOutline>
      <w14:ligatures w14:val="none"/>
      <w:rPrChange w:id="4" w:author="Caio Pizzol" w:date="2026-08-03T22:26:00Z">
        <w:rPr>
          <w:rFonts w:ascii="Helvetica Neue" w:eastAsia="Arial Unicode MS" w:hAnsi="Helvetica Neue" w:cs="Arial Unicode MS"/>
          <w:color w:val="000000"/>
          <w:sz w:val="24"/>
          <w:szCs w:val="24"/>
          <w:u w:color="000000"/>
          <w:bdr w:val="nil"/>
          <w:lang w:val="nl-NL" w:eastAsia="en-US" w:bidi="ar-SA"/>
          <w14:textOutline w14:w="12700" w14:cap="flat" w14:cmpd="sng" w14:algn="ctr">
            <w14:noFill/>
            <w14:prstDash w14:val="solid"/>
            <w14:miter w14:lim="400000"/>
          </w14:textOutline>
        </w:rPr>
      </w:rPrChange>
    </w:rPr>
  </w:style>
  <w:style w:type="paragraph" w:customStyle="1" w:styleId="BodyA">
    <w:name w:val="Body A"/>
    <w:pPr>
      <w:pBdr>
        <w:top w:val="nil"/>
        <w:left w:val="nil"/>
        <w:bottom w:val="nil"/>
        <w:right w:val="nil"/>
        <w:between w:val="nil"/>
        <w:bar w:val="nil"/>
      </w:pBdr>
      <w:spacing w:after="240" w:line="312" w:lineRule="auto"/>
      <w:pPrChange w:id="5" w:author="Caio Pizzol" w:date="2026-08-03T22:26:00Z">
        <w:pPr>
          <w:pBdr>
            <w:top w:val="nil"/>
            <w:left w:val="nil"/>
            <w:bottom w:val="nil"/>
            <w:right w:val="nil"/>
            <w:between w:val="nil"/>
            <w:bar w:val="nil"/>
          </w:pBdr>
          <w:spacing w:after="240" w:line="312" w:lineRule="auto"/>
        </w:pPr>
      </w:pPrChange>
    </w:pPr>
    <w:rPr>
      <w:rFonts w:ascii="Helvetica Neue" w:eastAsia="Arial Unicode MS" w:hAnsi="Helvetica Neue" w:cs="Arial Unicode MS"/>
      <w:color w:val="000000"/>
      <w:spacing w:val="7"/>
      <w:kern w:val="0"/>
      <w:u w:color="000000"/>
      <w:bdr w:val="nil"/>
      <w14:textOutline w14:w="12700" w14:cap="flat" w14:cmpd="sng" w14:algn="ctr">
        <w14:noFill/>
        <w14:prstDash w14:val="solid"/>
        <w14:miter w14:lim="400000"/>
      </w14:textOutline>
      <w14:ligatures w14:val="none"/>
      <w:rPrChange w:id="5" w:author="Caio Pizzol" w:date="2026-08-03T22:26:00Z">
        <w:rPr>
          <w:rFonts w:ascii="Helvetica Neue" w:eastAsia="Arial Unicode MS" w:hAnsi="Helvetica Neue" w:cs="Arial Unicode MS"/>
          <w:color w:val="000000"/>
          <w:spacing w:val="7"/>
          <w:sz w:val="24"/>
          <w:szCs w:val="24"/>
          <w:u w:color="000000"/>
          <w:bdr w:val="nil"/>
          <w:lang w:val="en-US" w:eastAsia="en-US" w:bidi="ar-SA"/>
          <w14:textOutline w14:w="12700" w14:cap="flat" w14:cmpd="sng" w14:algn="ctr">
            <w14:noFill/>
            <w14:prstDash w14:val="solid"/>
            <w14:miter w14:lim="400000"/>
          </w14:textOutline>
        </w:rPr>
      </w:rPrChange>
    </w:rPr>
  </w:style>
  <w:style w:type="paragraph" w:customStyle="1" w:styleId="Heading">
    <w:name w:val="Heading"/>
    <w:next w:val="BodyA"/>
    <w:pPr>
      <w:keepNext/>
      <w:keepLines/>
      <w:pBdr>
        <w:top w:val="nil"/>
        <w:left w:val="nil"/>
        <w:bottom w:val="nil"/>
        <w:right w:val="nil"/>
        <w:between w:val="nil"/>
        <w:bar w:val="nil"/>
      </w:pBdr>
      <w:spacing w:before="280" w:line="240" w:lineRule="auto"/>
      <w:jc w:val="center"/>
      <w:outlineLvl w:val="0"/>
      <w:pPrChange w:id="6" w:author="Caio Pizzol" w:date="2026-08-03T22:26:00Z">
        <w:pPr>
          <w:keepNext/>
          <w:keepLines/>
          <w:pBdr>
            <w:top w:val="nil"/>
            <w:left w:val="nil"/>
            <w:bottom w:val="nil"/>
            <w:right w:val="nil"/>
            <w:between w:val="nil"/>
            <w:bar w:val="nil"/>
          </w:pBdr>
          <w:spacing w:before="280" w:after="160"/>
          <w:jc w:val="center"/>
          <w:outlineLvl w:val="0"/>
        </w:pPr>
      </w:pPrChange>
    </w:pPr>
    <w:rPr>
      <w:rFonts w:ascii="Helvetica Neue" w:eastAsia="Arial Unicode MS" w:hAnsi="Helvetica Neue" w:cs="Arial Unicode MS"/>
      <w:color w:val="000000"/>
      <w:spacing w:val="2"/>
      <w:kern w:val="0"/>
      <w:sz w:val="28"/>
      <w:szCs w:val="28"/>
      <w:u w:color="000000"/>
      <w:bdr w:val="nil"/>
      <w14:textOutline w14:w="12700" w14:cap="flat" w14:cmpd="sng" w14:algn="ctr">
        <w14:noFill/>
        <w14:prstDash w14:val="solid"/>
        <w14:miter w14:lim="400000"/>
      </w14:textOutline>
      <w14:ligatures w14:val="none"/>
      <w:rPrChange w:id="6" w:author="Caio Pizzol" w:date="2026-08-03T22:26:00Z">
        <w:rPr>
          <w:rFonts w:ascii="Helvetica Neue" w:eastAsia="Arial Unicode MS" w:hAnsi="Helvetica Neue" w:cs="Arial Unicode MS"/>
          <w:color w:val="000000"/>
          <w:spacing w:val="2"/>
          <w:sz w:val="28"/>
          <w:szCs w:val="28"/>
          <w:u w:color="000000"/>
          <w:bdr w:val="nil"/>
          <w:lang w:val="en-US" w:eastAsia="en-US" w:bidi="ar-SA"/>
          <w14:textOutline w14:w="12700" w14:cap="flat" w14:cmpd="sng" w14:algn="ctr">
            <w14:noFill/>
            <w14:prstDash w14:val="solid"/>
            <w14:miter w14:lim="400000"/>
          </w14:textOutline>
        </w:rPr>
      </w:rPrChange>
    </w:rPr>
  </w:style>
  <w:style w:type="paragraph" w:styleId="Revision">
    <w:name w:val="Revision"/>
    <w:hidden/>
    <w:uiPriority w:val="99"/>
    <w:semiHidden/>
    <w:rsid w:val="00055FC8"/>
    <w:pPr>
      <w:spacing w:after="0" w:line="240" w:lineRule="auto"/>
      <w:pPrChange w:id="7" w:author="Caio Pizzol" w:date="2026-08-03T22:26:00Z">
        <w:pPr/>
      </w:pPrChange>
    </w:pPr>
    <w:rPr>
      <w:rFonts w:ascii="Times New Roman" w:eastAsia="Arial Unicode MS" w:hAnsi="Times New Roman" w:cs="Times New Roman"/>
      <w:kern w:val="0"/>
      <w:bdr w:val="nil"/>
      <w14:ligatures w14:val="none"/>
      <w:rPrChange w:id="7" w:author="Caio Pizzol" w:date="2026-08-03T22:26:00Z">
        <w:rPr>
          <w:rFonts w:eastAsia="Arial Unicode MS"/>
          <w:sz w:val="24"/>
          <w:szCs w:val="24"/>
          <w:bdr w:val="nil"/>
          <w:lang w:val="en-US" w:eastAsia="en-US" w:bidi="ar-SA"/>
        </w:rPr>
      </w:rPrChange>
    </w:rPr>
  </w:style>
  <w:style w:type="paragraph" w:styleId="Header">
    <w:name w:val="header"/>
    <w:basedOn w:val="Normal"/>
    <w:link w:val="HeaderChar"/>
    <w:uiPriority w:val="99"/>
    <w:unhideWhenUsed/>
    <w:rsid w:val="00ED292A"/>
    <w:pPr>
      <w:tabs>
        <w:tab w:val="center" w:pos="4680"/>
        <w:tab w:val="right" w:pos="9360"/>
      </w:tabs>
    </w:pPr>
  </w:style>
  <w:style w:type="character" w:customStyle="1" w:styleId="HeaderChar">
    <w:name w:val="Header Char"/>
    <w:basedOn w:val="DefaultParagraphFont"/>
    <w:link w:val="Header"/>
    <w:uiPriority w:val="99"/>
    <w:rsid w:val="00ED292A"/>
  </w:style>
  <w:style w:type="paragraph" w:styleId="Footer">
    <w:name w:val="footer"/>
    <w:basedOn w:val="Normal"/>
    <w:link w:val="FooterChar"/>
    <w:uiPriority w:val="99"/>
    <w:unhideWhenUsed/>
    <w:rsid w:val="00ED292A"/>
    <w:pPr>
      <w:tabs>
        <w:tab w:val="center" w:pos="4680"/>
        <w:tab w:val="right" w:pos="9360"/>
      </w:tabs>
    </w:pPr>
  </w:style>
  <w:style w:type="character" w:customStyle="1" w:styleId="FooterChar">
    <w:name w:val="Footer Char"/>
    <w:basedOn w:val="DefaultParagraphFont"/>
    <w:link w:val="Footer"/>
    <w:uiPriority w:val="99"/>
    <w:rsid w:val="00ED2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2025-12-19T18:18:00Z</dcterms:created>
  <dcterms:modified xsi:type="dcterms:W3CDTF">2026-08-04T02:26:00Z</dcterms:modified>
</cp:coreProperties>
</file>