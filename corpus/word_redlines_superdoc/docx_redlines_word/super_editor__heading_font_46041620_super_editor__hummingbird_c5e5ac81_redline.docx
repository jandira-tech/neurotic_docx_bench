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4CF0" w14:textId="77777777" w:rsidR="00763510" w:rsidRDefault="00763510" w:rsidP="00763510">
      <w:pPr>
        <w:rPr>
          <w:ins w:id="15" w:author="Nick Bernal" w:date="2026-08-03T22:18:00Z" w16du:dateUtc="2026-08-04T02:18:00Z"/>
        </w:rPr>
      </w:pPr>
      <w:ins w:id="16" w:author="Nick Bernal" w:date="2026-08-03T22:18:00Z" w16du:dateUtc="2026-08-04T02:18:00Z">
        <w:r>
          <w:rPr>
            <w:noProof/>
          </w:rPr>
          <w:drawing>
            <wp:anchor distT="0" distB="0" distL="0" distR="0" simplePos="0" relativeHeight="251659264" behindDoc="1" locked="0" layoutInCell="1" allowOverlap="1" wp14:anchorId="59C66B87" wp14:editId="1E065548">
              <wp:simplePos x="0" y="0"/>
              <wp:positionH relativeFrom="column">
                <wp:posOffset>595571</wp:posOffset>
              </wp:positionH>
              <wp:positionV relativeFrom="paragraph">
                <wp:posOffset>247429</wp:posOffset>
              </wp:positionV>
              <wp:extent cx="2363470" cy="2235200"/>
              <wp:effectExtent l="0" t="0" r="0" b="0"/>
              <wp:wrapTight wrapText="bothSides">
                <wp:wrapPolygon edited="0">
                  <wp:start x="10620" y="0"/>
                  <wp:lineTo x="10098" y="11782"/>
                  <wp:lineTo x="2437" y="14727"/>
                  <wp:lineTo x="2437" y="15280"/>
                  <wp:lineTo x="3482" y="17673"/>
                  <wp:lineTo x="0" y="18961"/>
                  <wp:lineTo x="0" y="20250"/>
                  <wp:lineTo x="5745" y="20618"/>
                  <wp:lineTo x="6442" y="21355"/>
                  <wp:lineTo x="6616" y="21355"/>
                  <wp:lineTo x="8009" y="21355"/>
                  <wp:lineTo x="8531" y="20618"/>
                  <wp:lineTo x="9750" y="20618"/>
                  <wp:lineTo x="12883" y="18409"/>
                  <wp:lineTo x="12709" y="17673"/>
                  <wp:lineTo x="21414" y="15280"/>
                  <wp:lineTo x="21414" y="14727"/>
                  <wp:lineTo x="13928" y="11782"/>
                  <wp:lineTo x="12013" y="8836"/>
                  <wp:lineTo x="11316" y="0"/>
                  <wp:lineTo x="10620" y="0"/>
                </wp:wrapPolygon>
              </wp:wrapTight>
              <wp:docPr id="9"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A picture containing green, bird, colorful&#10;&#10;Description automatically generated"/>
                      <pic:cNvPicPr>
                        <a:picLocks noChangeAspect="1" noChangeArrowheads="1"/>
                      </pic:cNvPicPr>
                    </pic:nvPicPr>
                    <pic:blipFill>
                      <a:blip r:embed="rId4"/>
                      <a:stretch>
                        <a:fillRect/>
                      </a:stretch>
                    </pic:blipFill>
                    <pic:spPr>
                      <a:xfrm>
                        <a:off x="0" y="0"/>
                        <a:ext cx="2363470" cy="2235200"/>
                      </a:xfrm>
                      <a:prstGeom prst="rect">
                        <a:avLst/>
                      </a:prstGeom>
                    </pic:spPr>
                  </pic:pic>
                </a:graphicData>
              </a:graphic>
            </wp:anchor>
          </w:drawing>
        </w:r>
        <w:r>
          <w: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t>
        </w:r>
      </w:ins>
    </w:p>
    <w:p w14:paraId="4B0F2099" w14:textId="77777777" w:rsidR="007E6ED7" w:rsidRDefault="007E6ED7">
      <w:pPr>
        <w:pStyle w:val="mb-6"/>
        <w:rPr>
          <w:del w:id="17" w:author="Nick Bernal" w:date="2026-08-03T22:18:00Z" w16du:dateUtc="2026-08-04T02:18:00Z"/>
        </w:rPr>
      </w:pPr>
      <w:del w:id="18" w:author="Nick Bernal" w:date="2026-08-03T22:18:00Z" w16du:dateUtc="2026-08-04T02:18:00Z">
        <w:r>
          <w:delText>As requested, here is a draft of a comprehensive Confidentiality and Non-Disclosure Agreement suitable for engaging a contractor.</w:delText>
        </w:r>
      </w:del>
    </w:p>
    <w:p w14:paraId="1E62767C" w14:textId="77777777" w:rsidR="007E6ED7" w:rsidRDefault="007E6ED7">
      <w:pPr>
        <w:pStyle w:val="Heading1"/>
        <w:rPr>
          <w:del w:id="19" w:author="Nick Bernal" w:date="2026-08-03T22:18:00Z" w16du:dateUtc="2026-08-04T02:18:00Z"/>
          <w:rFonts w:eastAsia="Times New Roman"/>
        </w:rPr>
      </w:pPr>
      <w:del w:id="20" w:author="Nick Bernal" w:date="2026-08-03T22:18:00Z" w16du:dateUtc="2026-08-04T02:18:00Z">
        <w:r>
          <w:rPr>
            <w:rStyle w:val="Strong"/>
            <w:rFonts w:eastAsia="Times New Roman"/>
          </w:rPr>
          <w:delText>CONFIDENTIALITY AND NON-DISCLOSURE AGREEMENT</w:delText>
        </w:r>
      </w:del>
    </w:p>
    <w:p w14:paraId="426831E9" w14:textId="77777777" w:rsidR="007E6ED7" w:rsidRDefault="007E6ED7">
      <w:pPr>
        <w:pStyle w:val="mb-6"/>
        <w:rPr>
          <w:del w:id="21" w:author="Nick Bernal" w:date="2026-08-03T22:18:00Z" w16du:dateUtc="2026-08-04T02:18:00Z"/>
        </w:rPr>
      </w:pPr>
      <w:del w:id="22" w:author="Nick Bernal" w:date="2026-08-03T22:18:00Z" w16du:dateUtc="2026-08-04T02:18:00Z">
        <w:r>
          <w:delText>This Confidentiality and Non-Disclosure Agreement (this “</w:delText>
        </w:r>
        <w:r>
          <w:rPr>
            <w:rStyle w:val="Strong"/>
          </w:rPr>
          <w:delText>Agreement</w:delText>
        </w:r>
        <w:r>
          <w:delText xml:space="preserve">”) is made and entered into as of </w:delText>
        </w:r>
        <w:r>
          <w:rPr>
            <w:rStyle w:val="Strong"/>
          </w:rPr>
          <w:delText>[Date]</w:delText>
        </w:r>
        <w:r>
          <w:delText xml:space="preserve"> (the “</w:delText>
        </w:r>
        <w:r>
          <w:rPr>
            <w:rStyle w:val="Strong"/>
          </w:rPr>
          <w:delText>Effective Date</w:delText>
        </w:r>
        <w:r>
          <w:delText>”), by and between:</w:delText>
        </w:r>
      </w:del>
    </w:p>
    <w:p w14:paraId="30D03333" w14:textId="66F8DE55" w:rsidR="007E6ED7" w:rsidRDefault="007E6ED7">
      <w:pPr>
        <w:pPrChange w:id="23" w:author="Nick Bernal" w:date="2026-08-03T22:18:00Z" w16du:dateUtc="2026-08-04T02:18:00Z">
          <w:pPr>
            <w:pStyle w:val="mb-6"/>
          </w:pPr>
        </w:pPrChange>
      </w:pPr>
      <w:del w:id="24" w:author="Nick Bernal" w:date="2026-08-03T22:18:00Z" w16du:dateUtc="2026-08-04T02:18:00Z">
        <w:r>
          <w:rPr>
            <w:rStyle w:val="Strong"/>
          </w:rPr>
          <w:delText>Disclosing Party:</w:delText>
        </w:r>
        <w:r>
          <w:delText xml:space="preserve"> </w:delText>
        </w:r>
        <w:r>
          <w:rPr>
            <w:rStyle w:val="Strong"/>
          </w:rPr>
          <w:delText>[Company Name]</w:delText>
        </w:r>
        <w:r>
          <w:delText>, a [State of Incorporation] [Entity Type], with its principal place of business at [Company Address] (the “</w:delText>
        </w:r>
        <w:r>
          <w:rPr>
            <w:rStyle w:val="Strong"/>
          </w:rPr>
          <w:delText>Company</w:delText>
        </w:r>
        <w:r>
          <w:delText>”); and</w:delText>
        </w:r>
      </w:del>
    </w:p>
    <w:sectPr w:rsidR="007E6ED7">
      <w:pgSz w:w="12240" w:h="15840"/>
      <w:pgMar w:top="1440" w:right="1440" w:bottom="1440" w:left="1440" w:header="720" w:footer="720" w:gutter="0"/>
      <w:cols w:space="720"/>
      <w:docGrid w:linePitch="360"/>
      <w:sectPrChange w:id="25" w:author="Nick Bernal" w:date="2026-08-03T22:18:00Z" w16du:dateUtc="2026-08-04T02:18:00Z">
        <w:sectPr w:rsidR="007E6ED7">
          <w:pgSz w:w="11906" w:h="16838"/>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default"/>
    <w:sig w:usb0="E0000AFF" w:usb1="500078FF" w:usb2="00000021" w:usb3="00000000" w:csb0="600001BF" w:csb1="DFF70000"/>
  </w:font>
  <w:font w:name="Noto Serif CJK SC">
    <w:panose1 w:val="020B0604020202020204"/>
    <w:charset w:val="86"/>
    <w:family w:val="auto"/>
    <w:pitch w:val="default"/>
    <w:sig w:usb0="30000083" w:usb1="2BDF3C10" w:usb2="00000016" w:usb3="00000000" w:csb0="602E0107" w:csb1="00000000"/>
  </w:font>
  <w:font w:name="Noto Sans Devanagari">
    <w:panose1 w:val="020B0502040504020204"/>
    <w:charset w:val="00"/>
    <w:family w:val="swiss"/>
    <w:pitch w:val="variable"/>
    <w:sig w:usb0="80008023" w:usb1="00002046"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AD" w15:userId="S::nick@superdoc.dev::4464350f-9f85-4a67-a601-d9205f9ec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D7"/>
    <w:rsid w:val="000616D4"/>
    <w:rsid w:val="0020628A"/>
    <w:rsid w:val="002B1C2A"/>
    <w:rsid w:val="00314F75"/>
    <w:rsid w:val="00360F1B"/>
    <w:rsid w:val="00366577"/>
    <w:rsid w:val="003C1D14"/>
    <w:rsid w:val="003C58BC"/>
    <w:rsid w:val="0057219A"/>
    <w:rsid w:val="006B6B34"/>
    <w:rsid w:val="00721D05"/>
    <w:rsid w:val="00763510"/>
    <w:rsid w:val="007E6ED7"/>
    <w:rsid w:val="00836CD5"/>
    <w:rsid w:val="00931F1A"/>
    <w:rsid w:val="00A8062A"/>
    <w:rsid w:val="00B76444"/>
    <w:rsid w:val="00CF3BCC"/>
    <w:rsid w:val="00EA5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0B48E"/>
  <w15:chartTrackingRefBased/>
  <w15:docId w15:val="{7A19B900-8F50-4E47-B61A-5A47BD65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510"/>
    <w:pPr>
      <w:suppressAutoHyphens/>
      <w:spacing w:line="278" w:lineRule="auto"/>
      <w:pPrChange w:id="0" w:author="Nick Bernal" w:date="2026-08-03T22:18:00Z">
        <w:pPr/>
      </w:pPrChange>
    </w:pPr>
    <w:rPr>
      <w:rFonts w:ascii="Liberation Serif" w:eastAsia="Noto Serif CJK SC" w:hAnsi="Liberation Serif" w:cs="Noto Sans Devanagari"/>
      <w:kern w:val="2"/>
      <w:sz w:val="24"/>
      <w:szCs w:val="24"/>
      <w:lang w:eastAsia="zh-CN" w:bidi="hi-IN"/>
      <w:rPrChange w:id="0" w:author="Nick Bernal" w:date="2026-08-03T22:18:00Z">
        <w:rPr>
          <w:rFonts w:eastAsiaTheme="minorEastAsia"/>
          <w:sz w:val="24"/>
          <w:szCs w:val="24"/>
          <w:lang w:val="en-US" w:eastAsia="en-US" w:bidi="ar-SA"/>
        </w:rPr>
      </w:rPrChange>
    </w:rPr>
  </w:style>
  <w:style w:type="paragraph" w:styleId="Heading1">
    <w:name w:val="heading 1"/>
    <w:basedOn w:val="Normal"/>
    <w:next w:val="Normal"/>
    <w:link w:val="Heading1Char"/>
    <w:uiPriority w:val="9"/>
    <w:qFormat/>
    <w:rsid w:val="00763510"/>
    <w:pPr>
      <w:keepNext/>
      <w:keepLines/>
      <w:suppressAutoHyphens w:val="0"/>
      <w:spacing w:before="360" w:after="80" w:line="240" w:lineRule="auto"/>
      <w:outlineLvl w:val="0"/>
      <w:pPrChange w:id="1" w:author="Nick Bernal" w:date="2026-08-03T22:18:00Z">
        <w:pPr>
          <w:suppressAutoHyphens/>
          <w:spacing w:before="100" w:beforeAutospacing="1" w:after="200" w:line="278" w:lineRule="auto"/>
          <w:outlineLvl w:val="0"/>
        </w:pPr>
      </w:pPrChange>
    </w:pPr>
    <w:rPr>
      <w:rFonts w:asciiTheme="majorHAnsi" w:eastAsiaTheme="majorEastAsia" w:hAnsiTheme="majorHAnsi" w:cstheme="majorBidi"/>
      <w:color w:val="2F5496" w:themeColor="accent1" w:themeShade="BF"/>
      <w:sz w:val="40"/>
      <w:szCs w:val="40"/>
      <w:lang w:eastAsia="en-US" w:bidi="ar-SA"/>
      <w14:ligatures w14:val="standardContextual"/>
      <w:rPrChange w:id="1" w:author="Nick Bernal" w:date="2026-08-03T22:18:00Z">
        <w:rPr>
          <w:rFonts w:ascii="Helvetica" w:eastAsia="Noto Serif CJK SC" w:hAnsi="Helvetica" w:cs="Helvetica"/>
          <w:b/>
          <w:bCs/>
          <w:kern w:val="36"/>
          <w:sz w:val="48"/>
          <w:szCs w:val="48"/>
          <w:lang w:val="en-US" w:eastAsia="zh-CN" w:bidi="hi-IN"/>
        </w:rPr>
      </w:rPrChange>
    </w:rPr>
  </w:style>
  <w:style w:type="paragraph" w:styleId="Heading2">
    <w:name w:val="heading 2"/>
    <w:basedOn w:val="Normal"/>
    <w:next w:val="Normal"/>
    <w:link w:val="Heading2Char"/>
    <w:uiPriority w:val="9"/>
    <w:semiHidden/>
    <w:unhideWhenUsed/>
    <w:qFormat/>
    <w:rsid w:val="00763510"/>
    <w:pPr>
      <w:keepNext/>
      <w:keepLines/>
      <w:suppressAutoHyphens w:val="0"/>
      <w:spacing w:before="160" w:after="80" w:line="240" w:lineRule="auto"/>
      <w:outlineLvl w:val="1"/>
      <w:pPrChange w:id="2" w:author="Nick Bernal" w:date="2026-08-03T22:18:00Z">
        <w:pPr>
          <w:suppressAutoHyphens/>
          <w:spacing w:before="100" w:beforeAutospacing="1" w:after="160" w:line="278" w:lineRule="auto"/>
          <w:outlineLvl w:val="1"/>
        </w:pPr>
      </w:pPrChange>
    </w:pPr>
    <w:rPr>
      <w:rFonts w:asciiTheme="majorHAnsi" w:eastAsiaTheme="majorEastAsia" w:hAnsiTheme="majorHAnsi" w:cstheme="majorBidi"/>
      <w:color w:val="2F5496" w:themeColor="accent1" w:themeShade="BF"/>
      <w:sz w:val="32"/>
      <w:szCs w:val="32"/>
      <w:lang w:eastAsia="en-US" w:bidi="ar-SA"/>
      <w14:ligatures w14:val="standardContextual"/>
      <w:rPrChange w:id="2" w:author="Nick Bernal" w:date="2026-08-03T22:18:00Z">
        <w:rPr>
          <w:rFonts w:ascii="Helvetica" w:eastAsia="Noto Serif CJK SC" w:hAnsi="Helvetica" w:cs="Helvetica"/>
          <w:b/>
          <w:bCs/>
          <w:kern w:val="2"/>
          <w:sz w:val="40"/>
          <w:szCs w:val="40"/>
          <w:lang w:val="en-US" w:eastAsia="zh-CN" w:bidi="hi-IN"/>
        </w:rPr>
      </w:rPrChange>
    </w:rPr>
  </w:style>
  <w:style w:type="paragraph" w:styleId="Heading3">
    <w:name w:val="heading 3"/>
    <w:basedOn w:val="Normal"/>
    <w:next w:val="Normal"/>
    <w:link w:val="Heading3Char"/>
    <w:uiPriority w:val="9"/>
    <w:semiHidden/>
    <w:unhideWhenUsed/>
    <w:qFormat/>
    <w:rsid w:val="00763510"/>
    <w:pPr>
      <w:keepNext/>
      <w:keepLines/>
      <w:suppressAutoHyphens w:val="0"/>
      <w:spacing w:before="160" w:after="80" w:line="240" w:lineRule="auto"/>
      <w:outlineLvl w:val="2"/>
      <w:pPrChange w:id="3" w:author="Nick Bernal" w:date="2026-08-03T22:18:00Z">
        <w:pPr>
          <w:suppressAutoHyphens/>
          <w:spacing w:before="100" w:beforeAutospacing="1" w:after="120" w:line="278" w:lineRule="auto"/>
          <w:outlineLvl w:val="2"/>
        </w:pPr>
      </w:pPrChange>
    </w:pPr>
    <w:rPr>
      <w:rFonts w:asciiTheme="minorHAnsi" w:eastAsiaTheme="majorEastAsia" w:hAnsiTheme="minorHAnsi" w:cstheme="majorBidi"/>
      <w:color w:val="2F5496" w:themeColor="accent1" w:themeShade="BF"/>
      <w:sz w:val="28"/>
      <w:szCs w:val="28"/>
      <w:lang w:eastAsia="en-US" w:bidi="ar-SA"/>
      <w14:ligatures w14:val="standardContextual"/>
      <w:rPrChange w:id="3" w:author="Nick Bernal" w:date="2026-08-03T22:18:00Z">
        <w:rPr>
          <w:rFonts w:ascii="Helvetica" w:eastAsia="Noto Serif CJK SC" w:hAnsi="Helvetica" w:cs="Helvetica"/>
          <w:b/>
          <w:bCs/>
          <w:kern w:val="2"/>
          <w:sz w:val="36"/>
          <w:szCs w:val="36"/>
          <w:lang w:val="en-US" w:eastAsia="zh-CN" w:bidi="hi-IN"/>
        </w:rPr>
      </w:rPrChange>
    </w:rPr>
  </w:style>
  <w:style w:type="paragraph" w:styleId="Heading4">
    <w:name w:val="heading 4"/>
    <w:basedOn w:val="Normal"/>
    <w:next w:val="Normal"/>
    <w:link w:val="Heading4Char"/>
    <w:uiPriority w:val="9"/>
    <w:semiHidden/>
    <w:unhideWhenUsed/>
    <w:qFormat/>
    <w:rsid w:val="00763510"/>
    <w:pPr>
      <w:keepNext/>
      <w:keepLines/>
      <w:suppressAutoHyphens w:val="0"/>
      <w:spacing w:before="80" w:after="40" w:line="240" w:lineRule="auto"/>
      <w:outlineLvl w:val="3"/>
      <w:pPrChange w:id="4" w:author="Nick Bernal" w:date="2026-08-03T22:18:00Z">
        <w:pPr>
          <w:keepNext/>
          <w:keepLines/>
          <w:suppressAutoHyphens/>
          <w:spacing w:before="80" w:after="40" w:line="278" w:lineRule="auto"/>
          <w:outlineLvl w:val="3"/>
        </w:pPr>
      </w:pPrChange>
    </w:pPr>
    <w:rPr>
      <w:rFonts w:asciiTheme="minorHAnsi" w:eastAsiaTheme="majorEastAsia" w:hAnsiTheme="minorHAnsi" w:cstheme="majorBidi"/>
      <w:i/>
      <w:iCs/>
      <w:color w:val="2F5496" w:themeColor="accent1" w:themeShade="BF"/>
      <w:lang w:eastAsia="en-US" w:bidi="ar-SA"/>
      <w14:ligatures w14:val="standardContextual"/>
      <w:rPrChange w:id="4" w:author="Nick Bernal" w:date="2026-08-03T22:18:00Z">
        <w:rPr>
          <w:rFonts w:asciiTheme="minorHAnsi" w:eastAsiaTheme="majorEastAsia" w:hAnsiTheme="minorHAnsi" w:cstheme="majorBidi"/>
          <w:i/>
          <w:iCs/>
          <w:color w:val="2F5496" w:themeColor="accent1" w:themeShade="BF"/>
          <w:kern w:val="2"/>
          <w:sz w:val="24"/>
          <w:szCs w:val="24"/>
          <w:lang w:val="en-US" w:eastAsia="zh-CN" w:bidi="hi-IN"/>
          <w14:ligatures w14:val="standardContextual"/>
        </w:rPr>
      </w:rPrChange>
    </w:rPr>
  </w:style>
  <w:style w:type="paragraph" w:styleId="Heading5">
    <w:name w:val="heading 5"/>
    <w:basedOn w:val="Normal"/>
    <w:next w:val="Normal"/>
    <w:link w:val="Heading5Char"/>
    <w:uiPriority w:val="9"/>
    <w:semiHidden/>
    <w:unhideWhenUsed/>
    <w:qFormat/>
    <w:rsid w:val="00763510"/>
    <w:pPr>
      <w:keepNext/>
      <w:keepLines/>
      <w:suppressAutoHyphens w:val="0"/>
      <w:spacing w:before="80" w:after="40" w:line="240" w:lineRule="auto"/>
      <w:outlineLvl w:val="4"/>
      <w:pPrChange w:id="5" w:author="Nick Bernal" w:date="2026-08-03T22:18:00Z">
        <w:pPr>
          <w:keepNext/>
          <w:keepLines/>
          <w:suppressAutoHyphens/>
          <w:spacing w:before="80" w:after="40" w:line="278" w:lineRule="auto"/>
          <w:outlineLvl w:val="4"/>
        </w:pPr>
      </w:pPrChange>
    </w:pPr>
    <w:rPr>
      <w:rFonts w:asciiTheme="minorHAnsi" w:eastAsiaTheme="majorEastAsia" w:hAnsiTheme="minorHAnsi" w:cstheme="majorBidi"/>
      <w:color w:val="2F5496" w:themeColor="accent1" w:themeShade="BF"/>
      <w:lang w:eastAsia="en-US" w:bidi="ar-SA"/>
      <w14:ligatures w14:val="standardContextual"/>
      <w:rPrChange w:id="5" w:author="Nick Bernal" w:date="2026-08-03T22:18:00Z">
        <w:rPr>
          <w:rFonts w:asciiTheme="minorHAnsi" w:eastAsiaTheme="majorEastAsia" w:hAnsiTheme="minorHAnsi" w:cstheme="majorBidi"/>
          <w:color w:val="2F5496" w:themeColor="accent1" w:themeShade="BF"/>
          <w:kern w:val="2"/>
          <w:sz w:val="24"/>
          <w:szCs w:val="24"/>
          <w:lang w:val="en-US" w:eastAsia="zh-CN" w:bidi="hi-IN"/>
          <w14:ligatures w14:val="standardContextual"/>
        </w:rPr>
      </w:rPrChange>
    </w:rPr>
  </w:style>
  <w:style w:type="paragraph" w:styleId="Heading6">
    <w:name w:val="heading 6"/>
    <w:basedOn w:val="Normal"/>
    <w:next w:val="Normal"/>
    <w:link w:val="Heading6Char"/>
    <w:uiPriority w:val="9"/>
    <w:semiHidden/>
    <w:unhideWhenUsed/>
    <w:qFormat/>
    <w:rsid w:val="00763510"/>
    <w:pPr>
      <w:keepNext/>
      <w:keepLines/>
      <w:suppressAutoHyphens w:val="0"/>
      <w:spacing w:before="40" w:line="240" w:lineRule="auto"/>
      <w:outlineLvl w:val="5"/>
      <w:pPrChange w:id="6" w:author="Nick Bernal" w:date="2026-08-03T22:18:00Z">
        <w:pPr>
          <w:keepNext/>
          <w:keepLines/>
          <w:suppressAutoHyphens/>
          <w:spacing w:before="40" w:line="278" w:lineRule="auto"/>
          <w:outlineLvl w:val="5"/>
        </w:pPr>
      </w:pPrChange>
    </w:pPr>
    <w:rPr>
      <w:rFonts w:asciiTheme="minorHAnsi" w:eastAsiaTheme="majorEastAsia" w:hAnsiTheme="minorHAnsi" w:cstheme="majorBidi"/>
      <w:i/>
      <w:iCs/>
      <w:color w:val="595959" w:themeColor="text1" w:themeTint="A6"/>
      <w:lang w:eastAsia="en-US" w:bidi="ar-SA"/>
      <w14:ligatures w14:val="standardContextual"/>
      <w:rPrChange w:id="6" w:author="Nick Bernal" w:date="2026-08-03T22:18:00Z">
        <w:rPr>
          <w:rFonts w:asciiTheme="minorHAnsi" w:eastAsiaTheme="majorEastAsia" w:hAnsiTheme="minorHAnsi" w:cstheme="majorBidi"/>
          <w:i/>
          <w:iCs/>
          <w:color w:val="595959" w:themeColor="text1" w:themeTint="A6"/>
          <w:kern w:val="2"/>
          <w:sz w:val="24"/>
          <w:szCs w:val="24"/>
          <w:lang w:val="en-US" w:eastAsia="zh-CN" w:bidi="hi-IN"/>
          <w14:ligatures w14:val="standardContextual"/>
        </w:rPr>
      </w:rPrChange>
    </w:rPr>
  </w:style>
  <w:style w:type="paragraph" w:styleId="Heading7">
    <w:name w:val="heading 7"/>
    <w:basedOn w:val="Normal"/>
    <w:next w:val="Normal"/>
    <w:link w:val="Heading7Char"/>
    <w:uiPriority w:val="9"/>
    <w:semiHidden/>
    <w:unhideWhenUsed/>
    <w:qFormat/>
    <w:rsid w:val="00763510"/>
    <w:pPr>
      <w:keepNext/>
      <w:keepLines/>
      <w:suppressAutoHyphens w:val="0"/>
      <w:spacing w:before="40" w:line="240" w:lineRule="auto"/>
      <w:outlineLvl w:val="6"/>
      <w:pPrChange w:id="7" w:author="Nick Bernal" w:date="2026-08-03T22:18:00Z">
        <w:pPr>
          <w:keepNext/>
          <w:keepLines/>
          <w:suppressAutoHyphens/>
          <w:spacing w:before="40" w:line="278" w:lineRule="auto"/>
          <w:outlineLvl w:val="6"/>
        </w:pPr>
      </w:pPrChange>
    </w:pPr>
    <w:rPr>
      <w:rFonts w:asciiTheme="minorHAnsi" w:eastAsiaTheme="majorEastAsia" w:hAnsiTheme="minorHAnsi" w:cstheme="majorBidi"/>
      <w:color w:val="595959" w:themeColor="text1" w:themeTint="A6"/>
      <w:lang w:eastAsia="en-US" w:bidi="ar-SA"/>
      <w14:ligatures w14:val="standardContextual"/>
      <w:rPrChange w:id="7" w:author="Nick Bernal" w:date="2026-08-03T22:18:00Z">
        <w:rPr>
          <w:rFonts w:asciiTheme="minorHAnsi" w:eastAsiaTheme="majorEastAsia" w:hAnsiTheme="minorHAnsi" w:cstheme="majorBidi"/>
          <w:color w:val="595959" w:themeColor="text1" w:themeTint="A6"/>
          <w:kern w:val="2"/>
          <w:sz w:val="24"/>
          <w:szCs w:val="24"/>
          <w:lang w:val="en-US" w:eastAsia="zh-CN" w:bidi="hi-IN"/>
          <w14:ligatures w14:val="standardContextual"/>
        </w:rPr>
      </w:rPrChange>
    </w:rPr>
  </w:style>
  <w:style w:type="paragraph" w:styleId="Heading8">
    <w:name w:val="heading 8"/>
    <w:basedOn w:val="Normal"/>
    <w:next w:val="Normal"/>
    <w:link w:val="Heading8Char"/>
    <w:uiPriority w:val="9"/>
    <w:semiHidden/>
    <w:unhideWhenUsed/>
    <w:qFormat/>
    <w:rsid w:val="00763510"/>
    <w:pPr>
      <w:keepNext/>
      <w:keepLines/>
      <w:suppressAutoHyphens w:val="0"/>
      <w:spacing w:line="240" w:lineRule="auto"/>
      <w:outlineLvl w:val="7"/>
      <w:pPrChange w:id="8" w:author="Nick Bernal" w:date="2026-08-03T22:18:00Z">
        <w:pPr>
          <w:keepNext/>
          <w:keepLines/>
          <w:suppressAutoHyphens/>
          <w:spacing w:line="278" w:lineRule="auto"/>
          <w:outlineLvl w:val="7"/>
        </w:pPr>
      </w:pPrChange>
    </w:pPr>
    <w:rPr>
      <w:rFonts w:asciiTheme="minorHAnsi" w:eastAsiaTheme="majorEastAsia" w:hAnsiTheme="minorHAnsi" w:cstheme="majorBidi"/>
      <w:i/>
      <w:iCs/>
      <w:color w:val="272727" w:themeColor="text1" w:themeTint="D8"/>
      <w:lang w:eastAsia="en-US" w:bidi="ar-SA"/>
      <w14:ligatures w14:val="standardContextual"/>
      <w:rPrChange w:id="8" w:author="Nick Bernal" w:date="2026-08-03T22:18:00Z">
        <w:rPr>
          <w:rFonts w:asciiTheme="minorHAnsi" w:eastAsiaTheme="majorEastAsia" w:hAnsiTheme="minorHAnsi" w:cstheme="majorBidi"/>
          <w:i/>
          <w:iCs/>
          <w:color w:val="272727" w:themeColor="text1" w:themeTint="D8"/>
          <w:kern w:val="2"/>
          <w:sz w:val="24"/>
          <w:szCs w:val="24"/>
          <w:lang w:val="en-US" w:eastAsia="zh-CN" w:bidi="hi-IN"/>
          <w14:ligatures w14:val="standardContextual"/>
        </w:rPr>
      </w:rPrChange>
    </w:rPr>
  </w:style>
  <w:style w:type="paragraph" w:styleId="Heading9">
    <w:name w:val="heading 9"/>
    <w:basedOn w:val="Normal"/>
    <w:next w:val="Normal"/>
    <w:link w:val="Heading9Char"/>
    <w:uiPriority w:val="9"/>
    <w:semiHidden/>
    <w:unhideWhenUsed/>
    <w:qFormat/>
    <w:rsid w:val="00763510"/>
    <w:pPr>
      <w:keepNext/>
      <w:keepLines/>
      <w:suppressAutoHyphens w:val="0"/>
      <w:spacing w:line="240" w:lineRule="auto"/>
      <w:outlineLvl w:val="8"/>
      <w:pPrChange w:id="9" w:author="Nick Bernal" w:date="2026-08-03T22:18:00Z">
        <w:pPr>
          <w:keepNext/>
          <w:keepLines/>
          <w:suppressAutoHyphens/>
          <w:spacing w:line="278" w:lineRule="auto"/>
          <w:outlineLvl w:val="8"/>
        </w:pPr>
      </w:pPrChange>
    </w:pPr>
    <w:rPr>
      <w:rFonts w:asciiTheme="minorHAnsi" w:eastAsiaTheme="majorEastAsia" w:hAnsiTheme="minorHAnsi" w:cstheme="majorBidi"/>
      <w:color w:val="272727" w:themeColor="text1" w:themeTint="D8"/>
      <w:lang w:eastAsia="en-US" w:bidi="ar-SA"/>
      <w14:ligatures w14:val="standardContextual"/>
      <w:rPrChange w:id="9" w:author="Nick Bernal" w:date="2026-08-03T22:18:00Z">
        <w:rPr>
          <w:rFonts w:asciiTheme="minorHAnsi" w:eastAsiaTheme="majorEastAsia" w:hAnsiTheme="minorHAnsi" w:cstheme="majorBidi"/>
          <w:color w:val="272727" w:themeColor="text1" w:themeTint="D8"/>
          <w:kern w:val="2"/>
          <w:sz w:val="24"/>
          <w:szCs w:val="24"/>
          <w:lang w:val="en-US" w:eastAsia="zh-CN" w:bidi="hi-IN"/>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5F5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Pr>
      <w:rFonts w:asciiTheme="minorHAnsi" w:eastAsiaTheme="majorEastAsia" w:hAnsiTheme="minorHAnsi" w:cstheme="majorBidi"/>
      <w:color w:val="2F5496" w:themeColor="accent1" w:themeShade="BF"/>
      <w:kern w:val="2"/>
      <w:sz w:val="28"/>
      <w:szCs w:val="28"/>
      <w14:ligatures w14:val="standardContextual"/>
    </w:rPr>
  </w:style>
  <w:style w:type="paragraph" w:styleId="HTMLPreformatted">
    <w:name w:val="HTML Preformatted"/>
    <w:basedOn w:val="Normal"/>
    <w:link w:val="HTMLPreformattedChar"/>
    <w:uiPriority w:val="99"/>
    <w:semiHidden/>
    <w:unhideWhenUs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200"/>
    </w:pPr>
    <w:rPr>
      <w:rFonts w:ascii="Helvetica" w:hAnsi="Helvetica" w:cs="Helvetica"/>
    </w:rPr>
  </w:style>
  <w:style w:type="paragraph" w:styleId="NormalWeb">
    <w:name w:val="Normal (Web)"/>
    <w:basedOn w:val="Normal"/>
    <w:uiPriority w:val="99"/>
    <w:semiHidden/>
    <w:unhideWhenUsed/>
    <w:pPr>
      <w:spacing w:before="100" w:beforeAutospacing="1" w:after="200"/>
    </w:pPr>
    <w:rPr>
      <w:rFonts w:ascii="Helvetica" w:hAnsi="Helvetica" w:cs="Helvetica"/>
    </w:rPr>
  </w:style>
  <w:style w:type="paragraph" w:customStyle="1" w:styleId="mb-6">
    <w:name w:val="mb-6"/>
    <w:basedOn w:val="Normal"/>
    <w:pPr>
      <w:spacing w:before="100" w:beforeAutospacing="1" w:after="200"/>
    </w:pPr>
    <w:rPr>
      <w:rFonts w:ascii="Helvetica" w:hAnsi="Helvetica" w:cs="Helvetica"/>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semiHidden/>
    <w:rsid w:val="00721D05"/>
    <w:rPr>
      <w:rFonts w:asciiTheme="minorHAnsi" w:eastAsiaTheme="majorEastAsia" w:hAnsiTheme="minorHAnsi"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721D05"/>
    <w:rPr>
      <w:rFonts w:asciiTheme="minorHAnsi" w:eastAsiaTheme="majorEastAsia" w:hAnsiTheme="minorHAnsi"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721D05"/>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721D05"/>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721D05"/>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721D05"/>
    <w:rPr>
      <w:rFonts w:asciiTheme="minorHAnsi" w:eastAsiaTheme="majorEastAsia" w:hAnsiTheme="minorHAnsi"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763510"/>
    <w:pPr>
      <w:suppressAutoHyphens w:val="0"/>
      <w:spacing w:after="80" w:line="240" w:lineRule="auto"/>
      <w:contextualSpacing/>
      <w:pPrChange w:id="10" w:author="Nick Bernal" w:date="2026-08-03T22:18:00Z">
        <w:pPr>
          <w:suppressAutoHyphens/>
          <w:spacing w:after="80" w:line="278" w:lineRule="auto"/>
          <w:contextualSpacing/>
        </w:pPr>
      </w:pPrChange>
    </w:pPr>
    <w:rPr>
      <w:rFonts w:asciiTheme="majorHAnsi" w:eastAsiaTheme="majorEastAsia" w:hAnsiTheme="majorHAnsi" w:cstheme="majorBidi"/>
      <w:spacing w:val="-10"/>
      <w:kern w:val="28"/>
      <w:sz w:val="56"/>
      <w:szCs w:val="56"/>
      <w:lang w:eastAsia="en-US" w:bidi="ar-SA"/>
      <w14:ligatures w14:val="standardContextual"/>
      <w:rPrChange w:id="10" w:author="Nick Bernal" w:date="2026-08-03T22:18:00Z">
        <w:rPr>
          <w:rFonts w:asciiTheme="majorHAnsi" w:eastAsiaTheme="majorEastAsia" w:hAnsiTheme="majorHAnsi" w:cstheme="majorBidi"/>
          <w:spacing w:val="-10"/>
          <w:kern w:val="28"/>
          <w:sz w:val="56"/>
          <w:szCs w:val="56"/>
          <w:lang w:val="en-US" w:eastAsia="zh-CN" w:bidi="hi-IN"/>
          <w14:ligatures w14:val="standardContextual"/>
        </w:rPr>
      </w:rPrChange>
    </w:rPr>
  </w:style>
  <w:style w:type="character" w:customStyle="1" w:styleId="TitleChar">
    <w:name w:val="Title Char"/>
    <w:basedOn w:val="DefaultParagraphFont"/>
    <w:link w:val="Title"/>
    <w:uiPriority w:val="10"/>
    <w:rsid w:val="00721D05"/>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763510"/>
    <w:pPr>
      <w:numPr>
        <w:ilvl w:val="1"/>
      </w:numPr>
      <w:suppressAutoHyphens w:val="0"/>
      <w:spacing w:after="160" w:line="240" w:lineRule="auto"/>
      <w:pPrChange w:id="11" w:author="Nick Bernal" w:date="2026-08-03T22:18:00Z">
        <w:pPr>
          <w:numPr>
            <w:ilvl w:val="1"/>
          </w:numPr>
          <w:suppressAutoHyphens/>
          <w:spacing w:after="160" w:line="278" w:lineRule="auto"/>
        </w:pPr>
      </w:pPrChange>
    </w:pPr>
    <w:rPr>
      <w:rFonts w:asciiTheme="minorHAnsi" w:eastAsiaTheme="majorEastAsia" w:hAnsiTheme="minorHAnsi" w:cstheme="majorBidi"/>
      <w:color w:val="595959" w:themeColor="text1" w:themeTint="A6"/>
      <w:spacing w:val="15"/>
      <w:sz w:val="28"/>
      <w:szCs w:val="28"/>
      <w:lang w:eastAsia="en-US" w:bidi="ar-SA"/>
      <w14:ligatures w14:val="standardContextual"/>
      <w:rPrChange w:id="11" w:author="Nick Bernal" w:date="2026-08-03T22:18:00Z">
        <w:rPr>
          <w:rFonts w:asciiTheme="minorHAnsi" w:eastAsiaTheme="majorEastAsia" w:hAnsiTheme="minorHAnsi" w:cstheme="majorBidi"/>
          <w:color w:val="595959" w:themeColor="text1" w:themeTint="A6"/>
          <w:spacing w:val="15"/>
          <w:kern w:val="2"/>
          <w:sz w:val="28"/>
          <w:szCs w:val="28"/>
          <w:lang w:val="en-US" w:eastAsia="zh-CN" w:bidi="hi-IN"/>
          <w14:ligatures w14:val="standardContextual"/>
        </w:rPr>
      </w:rPrChange>
    </w:rPr>
  </w:style>
  <w:style w:type="character" w:customStyle="1" w:styleId="SubtitleChar">
    <w:name w:val="Subtitle Char"/>
    <w:basedOn w:val="DefaultParagraphFont"/>
    <w:link w:val="Subtitle"/>
    <w:uiPriority w:val="11"/>
    <w:rsid w:val="00721D05"/>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63510"/>
    <w:pPr>
      <w:suppressAutoHyphens w:val="0"/>
      <w:spacing w:before="160" w:after="160" w:line="240" w:lineRule="auto"/>
      <w:jc w:val="center"/>
      <w:pPrChange w:id="12" w:author="Nick Bernal" w:date="2026-08-03T22:18:00Z">
        <w:pPr>
          <w:suppressAutoHyphens/>
          <w:spacing w:before="160" w:after="160" w:line="278" w:lineRule="auto"/>
          <w:jc w:val="center"/>
        </w:pPr>
      </w:pPrChange>
    </w:pPr>
    <w:rPr>
      <w:rFonts w:ascii="Arial" w:eastAsiaTheme="minorHAnsi" w:hAnsi="Arial" w:cs="Times New Roman (Body CS)"/>
      <w:i/>
      <w:iCs/>
      <w:color w:val="404040" w:themeColor="text1" w:themeTint="BF"/>
      <w:lang w:eastAsia="en-US" w:bidi="ar-SA"/>
      <w14:ligatures w14:val="standardContextual"/>
      <w:rPrChange w:id="12" w:author="Nick Bernal" w:date="2026-08-03T22:18:00Z">
        <w:rPr>
          <w:rFonts w:ascii="Arial" w:eastAsiaTheme="minorHAnsi" w:hAnsi="Arial" w:cs="Times New Roman (Body CS)"/>
          <w:i/>
          <w:iCs/>
          <w:color w:val="404040" w:themeColor="text1" w:themeTint="BF"/>
          <w:kern w:val="2"/>
          <w:sz w:val="24"/>
          <w:szCs w:val="24"/>
          <w:lang w:val="en-US" w:eastAsia="zh-CN" w:bidi="hi-IN"/>
          <w14:ligatures w14:val="standardContextual"/>
        </w:rPr>
      </w:rPrChange>
    </w:rPr>
  </w:style>
  <w:style w:type="character" w:customStyle="1" w:styleId="QuoteChar">
    <w:name w:val="Quote Char"/>
    <w:basedOn w:val="DefaultParagraphFont"/>
    <w:link w:val="Quote"/>
    <w:uiPriority w:val="29"/>
    <w:rsid w:val="00721D05"/>
    <w:rPr>
      <w:rFonts w:ascii="Arial" w:eastAsiaTheme="minorHAnsi" w:hAnsi="Arial" w:cs="Times New Roman (Body CS)"/>
      <w:i/>
      <w:iCs/>
      <w:color w:val="404040" w:themeColor="text1" w:themeTint="BF"/>
      <w:kern w:val="2"/>
      <w:sz w:val="24"/>
      <w:szCs w:val="24"/>
      <w14:ligatures w14:val="standardContextual"/>
    </w:rPr>
  </w:style>
  <w:style w:type="paragraph" w:styleId="ListParagraph">
    <w:name w:val="List Paragraph"/>
    <w:basedOn w:val="Normal"/>
    <w:uiPriority w:val="34"/>
    <w:qFormat/>
    <w:rsid w:val="00763510"/>
    <w:pPr>
      <w:suppressAutoHyphens w:val="0"/>
      <w:spacing w:line="240" w:lineRule="auto"/>
      <w:ind w:left="720"/>
      <w:contextualSpacing/>
      <w:pPrChange w:id="13" w:author="Nick Bernal" w:date="2026-08-03T22:18:00Z">
        <w:pPr>
          <w:suppressAutoHyphens/>
          <w:spacing w:line="278" w:lineRule="auto"/>
          <w:ind w:left="720"/>
          <w:contextualSpacing/>
        </w:pPr>
      </w:pPrChange>
    </w:pPr>
    <w:rPr>
      <w:rFonts w:ascii="Arial" w:eastAsiaTheme="minorHAnsi" w:hAnsi="Arial" w:cs="Times New Roman (Body CS)"/>
      <w:lang w:eastAsia="en-US" w:bidi="ar-SA"/>
      <w14:ligatures w14:val="standardContextual"/>
      <w:rPrChange w:id="13" w:author="Nick Bernal" w:date="2026-08-03T22:18:00Z">
        <w:rPr>
          <w:rFonts w:ascii="Arial" w:eastAsiaTheme="minorHAnsi" w:hAnsi="Arial" w:cs="Times New Roman (Body CS)"/>
          <w:kern w:val="2"/>
          <w:sz w:val="24"/>
          <w:szCs w:val="24"/>
          <w:lang w:val="en-US" w:eastAsia="zh-CN" w:bidi="hi-IN"/>
          <w14:ligatures w14:val="standardContextual"/>
        </w:rPr>
      </w:rPrChange>
    </w:rPr>
  </w:style>
  <w:style w:type="character" w:styleId="IntenseEmphasis">
    <w:name w:val="Intense Emphasis"/>
    <w:basedOn w:val="DefaultParagraphFont"/>
    <w:uiPriority w:val="21"/>
    <w:qFormat/>
    <w:rsid w:val="00721D05"/>
    <w:rPr>
      <w:i/>
      <w:iCs/>
      <w:color w:val="2F5496" w:themeColor="accent1" w:themeShade="BF"/>
    </w:rPr>
  </w:style>
  <w:style w:type="paragraph" w:styleId="IntenseQuote">
    <w:name w:val="Intense Quote"/>
    <w:basedOn w:val="Normal"/>
    <w:next w:val="Normal"/>
    <w:link w:val="IntenseQuoteChar"/>
    <w:uiPriority w:val="30"/>
    <w:qFormat/>
    <w:rsid w:val="00763510"/>
    <w:pPr>
      <w:pBdr>
        <w:top w:val="single" w:sz="4" w:space="10" w:color="2F5496" w:themeColor="accent1" w:themeShade="BF"/>
        <w:bottom w:val="single" w:sz="4" w:space="10" w:color="2F5496" w:themeColor="accent1" w:themeShade="BF"/>
      </w:pBdr>
      <w:suppressAutoHyphens w:val="0"/>
      <w:spacing w:before="360" w:after="360" w:line="240" w:lineRule="auto"/>
      <w:ind w:left="864" w:right="864"/>
      <w:jc w:val="center"/>
      <w:pPrChange w:id="14" w:author="Nick Bernal" w:date="2026-08-03T22:18:00Z">
        <w:pPr>
          <w:pBdr>
            <w:top w:val="single" w:sz="4" w:space="10" w:color="2F5496" w:themeColor="accent1" w:themeShade="BF"/>
            <w:bottom w:val="single" w:sz="4" w:space="10" w:color="2F5496" w:themeColor="accent1" w:themeShade="BF"/>
          </w:pBdr>
          <w:suppressAutoHyphens/>
          <w:spacing w:before="360" w:after="360" w:line="278" w:lineRule="auto"/>
          <w:ind w:left="864" w:right="864"/>
          <w:jc w:val="center"/>
        </w:pPr>
      </w:pPrChange>
    </w:pPr>
    <w:rPr>
      <w:rFonts w:ascii="Arial" w:eastAsiaTheme="minorHAnsi" w:hAnsi="Arial" w:cs="Times New Roman (Body CS)"/>
      <w:i/>
      <w:iCs/>
      <w:color w:val="2F5496" w:themeColor="accent1" w:themeShade="BF"/>
      <w:lang w:eastAsia="en-US" w:bidi="ar-SA"/>
      <w14:ligatures w14:val="standardContextual"/>
      <w:rPrChange w:id="14" w:author="Nick Bernal" w:date="2026-08-03T22:18:00Z">
        <w:rPr>
          <w:rFonts w:ascii="Arial" w:eastAsiaTheme="minorHAnsi" w:hAnsi="Arial" w:cs="Times New Roman (Body CS)"/>
          <w:i/>
          <w:iCs/>
          <w:color w:val="2F5496" w:themeColor="accent1" w:themeShade="BF"/>
          <w:kern w:val="2"/>
          <w:sz w:val="24"/>
          <w:szCs w:val="24"/>
          <w:lang w:val="en-US" w:eastAsia="zh-CN" w:bidi="hi-IN"/>
          <w14:ligatures w14:val="standardContextual"/>
        </w:rPr>
      </w:rPrChange>
    </w:rPr>
  </w:style>
  <w:style w:type="character" w:customStyle="1" w:styleId="IntenseQuoteChar">
    <w:name w:val="Intense Quote Char"/>
    <w:basedOn w:val="DefaultParagraphFont"/>
    <w:link w:val="IntenseQuote"/>
    <w:uiPriority w:val="30"/>
    <w:rsid w:val="00721D05"/>
    <w:rPr>
      <w:rFonts w:ascii="Arial" w:eastAsiaTheme="minorHAnsi" w:hAnsi="Arial" w:cs="Times New Roman (Body CS)"/>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721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CARA-USER</dc:creator>
  <cp:keywords/>
  <dc:description/>
  <cp:lastModifiedBy>Arthur Souza Rodrigues</cp:lastModifiedBy>
  <cp:revision>1</cp:revision>
  <dcterms:created xsi:type="dcterms:W3CDTF">2025-09-23T07:07:00Z</dcterms:created>
  <dcterms:modified xsi:type="dcterms:W3CDTF">2026-08-04T02:18:00Z</dcterms:modified>
</cp:coreProperties>
</file>