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39F2" w14:textId="2CCAF7FB" w:rsidR="000A628F" w:rsidRDefault="00FC52E0" w:rsidP="00FC52E0">
      <w:pPr>
        <w:pStyle w:val="ListParagraph"/>
        <w:numPr>
          <w:ilvl w:val="0"/>
          <w:numId w:val="30"/>
        </w:numPr>
        <w:spacing w:before="240" w:after="240" w:line="288" w:lineRule="auto"/>
        <w:rPr>
          <w:ins w:id="9" w:author="Nick Bernal" w:date="2026-08-03T22:23:00Z" w16du:dateUtc="2026-08-04T02:23:00Z"/>
        </w:rPr>
      </w:pPr>
      <w:ins w:id="10" w:author="Nick Bernal" w:date="2026-08-03T22:23:00Z" w16du:dateUtc="2026-08-04T02:23:00Z">
        <w:r>
          <w:t>Num 1</w:t>
        </w:r>
      </w:ins>
    </w:p>
    <w:p w14:paraId="44E99731" w14:textId="084B2A3F" w:rsidR="00FC52E0" w:rsidRDefault="00FC52E0" w:rsidP="00FC52E0">
      <w:pPr>
        <w:pStyle w:val="ListParagraph"/>
        <w:numPr>
          <w:ilvl w:val="0"/>
          <w:numId w:val="30"/>
        </w:numPr>
        <w:spacing w:before="240" w:after="240" w:line="288" w:lineRule="auto"/>
        <w:rPr>
          <w:ins w:id="11" w:author="Nick Bernal" w:date="2026-08-03T22:23:00Z" w16du:dateUtc="2026-08-04T02:23:00Z"/>
        </w:rPr>
      </w:pPr>
      <w:ins w:id="12" w:author="Nick Bernal" w:date="2026-08-03T22:23:00Z" w16du:dateUtc="2026-08-04T02:23:00Z">
        <w:r>
          <w:t>Num 2</w:t>
        </w:r>
      </w:ins>
    </w:p>
    <w:p w14:paraId="11618806" w14:textId="6D7173EA" w:rsidR="00FC52E0" w:rsidRDefault="00FC52E0" w:rsidP="00FC52E0">
      <w:pPr>
        <w:pStyle w:val="ListParagraph"/>
        <w:numPr>
          <w:ilvl w:val="1"/>
          <w:numId w:val="30"/>
        </w:numPr>
        <w:spacing w:before="240" w:after="240" w:line="288" w:lineRule="auto"/>
        <w:rPr>
          <w:ins w:id="13" w:author="Nick Bernal" w:date="2026-08-03T22:23:00Z" w16du:dateUtc="2026-08-04T02:23:00Z"/>
        </w:rPr>
      </w:pPr>
      <w:ins w:id="14" w:author="Nick Bernal" w:date="2026-08-03T22:23:00Z" w16du:dateUtc="2026-08-04T02:23:00Z">
        <w:r>
          <w:t>Letter a</w:t>
        </w:r>
      </w:ins>
    </w:p>
    <w:p w14:paraId="6C24A2B2" w14:textId="62F6A389" w:rsidR="00FC52E0" w:rsidRDefault="00FC52E0" w:rsidP="00FC52E0">
      <w:pPr>
        <w:pStyle w:val="ListParagraph"/>
        <w:numPr>
          <w:ilvl w:val="2"/>
          <w:numId w:val="30"/>
        </w:numPr>
        <w:spacing w:before="240" w:after="240" w:line="288" w:lineRule="auto"/>
        <w:rPr>
          <w:ins w:id="15" w:author="Nick Bernal" w:date="2026-08-03T22:23:00Z" w16du:dateUtc="2026-08-04T02:23:00Z"/>
        </w:rPr>
      </w:pPr>
      <w:ins w:id="16" w:author="Nick Bernal" w:date="2026-08-03T22:23:00Z" w16du:dateUtc="2026-08-04T02:23:00Z">
        <w:r>
          <w:t>Letter i</w:t>
        </w:r>
      </w:ins>
    </w:p>
    <w:p w14:paraId="1725EE2B" w14:textId="48DD4E9B" w:rsidR="00FC52E0" w:rsidRDefault="00FC52E0" w:rsidP="00FC52E0">
      <w:pPr>
        <w:pStyle w:val="ListParagraph"/>
        <w:numPr>
          <w:ilvl w:val="1"/>
          <w:numId w:val="30"/>
        </w:numPr>
        <w:spacing w:before="240" w:after="240" w:line="288" w:lineRule="auto"/>
        <w:rPr>
          <w:ins w:id="17" w:author="Nick Bernal" w:date="2026-08-03T22:23:00Z" w16du:dateUtc="2026-08-04T02:23:00Z"/>
        </w:rPr>
      </w:pPr>
      <w:ins w:id="18" w:author="Nick Bernal" w:date="2026-08-03T22:23:00Z" w16du:dateUtc="2026-08-04T02:23:00Z">
        <w:r>
          <w:t>Letter b</w:t>
        </w:r>
      </w:ins>
    </w:p>
    <w:p w14:paraId="4DF3AD9D" w14:textId="51713CC5" w:rsidR="00FC52E0" w:rsidRDefault="00FC52E0" w:rsidP="00FC52E0">
      <w:pPr>
        <w:rPr>
          <w:ins w:id="19" w:author="Nick Bernal" w:date="2026-08-03T22:23:00Z" w16du:dateUtc="2026-08-04T02:23:00Z"/>
        </w:rPr>
      </w:pPr>
      <w:ins w:id="20" w:author="Nick Bernal" w:date="2026-08-03T22:23:00Z" w16du:dateUtc="2026-08-04T02:23:00Z">
        <w:r>
          <w:t>Some text</w:t>
        </w:r>
      </w:ins>
    </w:p>
    <w:p w14:paraId="1D867995" w14:textId="172DF76C" w:rsidR="00FC52E0" w:rsidRDefault="00FC52E0" w:rsidP="00FC52E0">
      <w:pPr>
        <w:pStyle w:val="ListParagraph"/>
        <w:numPr>
          <w:ilvl w:val="0"/>
          <w:numId w:val="30"/>
        </w:numPr>
        <w:spacing w:before="240" w:after="240" w:line="288" w:lineRule="auto"/>
        <w:rPr>
          <w:ins w:id="21" w:author="Nick Bernal" w:date="2026-08-03T22:23:00Z" w16du:dateUtc="2026-08-04T02:23:00Z"/>
        </w:rPr>
      </w:pPr>
      <w:ins w:id="22" w:author="Nick Bernal" w:date="2026-08-03T22:23:00Z" w16du:dateUtc="2026-08-04T02:23:00Z">
        <w:r>
          <w:t>Num 3</w:t>
        </w:r>
      </w:ins>
    </w:p>
    <w:p w14:paraId="4C137173" w14:textId="1099D8D5" w:rsidR="003C58BC" w:rsidRDefault="00FC52E0">
      <w:pPr>
        <w:rPr>
          <w:del w:id="23" w:author="Nick Bernal" w:date="2026-08-03T22:23:00Z" w16du:dateUtc="2026-08-04T02:23:00Z"/>
        </w:rPr>
      </w:pPr>
      <w:ins w:id="24" w:author="Nick Bernal" w:date="2026-08-03T22:23:00Z" w16du:dateUtc="2026-08-04T02:23:00Z">
        <w:r>
          <w:t>Num 4</w:t>
        </w:r>
      </w:ins>
      <w:del w:id="25" w:author="Nick Bernal" w:date="2026-08-03T22:23:00Z" w16du:dateUtc="2026-08-04T02:23:00Z">
        <w:r w:rsidR="00073B1B">
          <w:delText xml:space="preserve">Vector shapes </w:delText>
        </w:r>
      </w:del>
    </w:p>
    <w:p w14:paraId="5F531EA4" w14:textId="713ABA0F" w:rsidR="00073B1B" w:rsidRDefault="00073B1B">
      <w:pPr>
        <w:rPr>
          <w:del w:id="26" w:author="Nick Bernal" w:date="2026-08-03T22:23:00Z" w16du:dateUtc="2026-08-04T02:23:00Z"/>
        </w:rPr>
      </w:pPr>
    </w:p>
    <w:p w14:paraId="222009EF" w14:textId="7500BDB8" w:rsidR="00073B1B" w:rsidRDefault="00073B1B" w:rsidP="00FC52E0">
      <w:pPr>
        <w:pStyle w:val="ListParagraph"/>
        <w:numPr>
          <w:ilvl w:val="0"/>
          <w:numId w:val="30"/>
        </w:numPr>
        <w:pPrChange w:id="27" w:author="Nick Bernal" w:date="2026-08-03T22:23:00Z" w16du:dateUtc="2026-08-04T02:23:00Z">
          <w:pPr/>
        </w:pPrChange>
      </w:pPr>
      <w:del w:id="28" w:author="Nick Bernal" w:date="2026-08-03T22:23:00Z" w16du:dateUtc="2026-08-04T02:23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68393E" wp14:editId="4D034894">
                  <wp:simplePos x="0" y="0"/>
                  <wp:positionH relativeFrom="column">
                    <wp:posOffset>1692289</wp:posOffset>
                  </wp:positionH>
                  <wp:positionV relativeFrom="paragraph">
                    <wp:posOffset>291303</wp:posOffset>
                  </wp:positionV>
                  <wp:extent cx="960120" cy="914400"/>
                  <wp:effectExtent l="12700" t="12700" r="30480" b="12700"/>
                  <wp:wrapNone/>
                  <wp:docPr id="1426380459" name="Regular Pentag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60120" cy="914400"/>
                          </a:xfrm>
                          <a:prstGeom prst="pent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EE45BD"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ED36B9" wp14:editId="2F897FC9">
                  <wp:simplePos x="0" y="0"/>
                  <wp:positionH relativeFrom="column">
                    <wp:posOffset>38911</wp:posOffset>
                  </wp:positionH>
                  <wp:positionV relativeFrom="paragraph">
                    <wp:posOffset>437420</wp:posOffset>
                  </wp:positionV>
                  <wp:extent cx="914400" cy="914400"/>
                  <wp:effectExtent l="0" t="0" r="12700" b="12700"/>
                  <wp:wrapNone/>
                  <wp:docPr id="1232149444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  </w:pict>
            </mc:Fallback>
          </mc:AlternateContent>
        </w:r>
      </w:del>
    </w:p>
    <w:sectPr w:rsidR="00073B1B">
      <w:pgSz w:w="11906" w:h="16838"/>
      <w:pgMar w:top="1134" w:right="907" w:bottom="1134" w:left="907" w:header="720" w:footer="720" w:gutter="0"/>
      <w:cols w:space="720"/>
      <w:docGrid w:linePitch="0"/>
      <w:sectPrChange w:id="29" w:author="Nick Bernal" w:date="2026-08-03T22:23:00Z" w16du:dateUtc="2026-08-04T02:23:00Z">
        <w:sectPr w:rsidR="00073B1B">
          <w:pgSz w:w="12240" w:h="15840"/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6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8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9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0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3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4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7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1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2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4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5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7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8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366220694">
    <w:abstractNumId w:val="27"/>
  </w:num>
  <w:num w:numId="2" w16cid:durableId="325477093">
    <w:abstractNumId w:val="22"/>
  </w:num>
  <w:num w:numId="3" w16cid:durableId="1463691287">
    <w:abstractNumId w:val="21"/>
  </w:num>
  <w:num w:numId="4" w16cid:durableId="946471756">
    <w:abstractNumId w:val="19"/>
  </w:num>
  <w:num w:numId="5" w16cid:durableId="1281643216">
    <w:abstractNumId w:val="3"/>
  </w:num>
  <w:num w:numId="6" w16cid:durableId="702290448">
    <w:abstractNumId w:val="11"/>
  </w:num>
  <w:num w:numId="7" w16cid:durableId="747264098">
    <w:abstractNumId w:val="7"/>
  </w:num>
  <w:num w:numId="8" w16cid:durableId="1674917815">
    <w:abstractNumId w:val="13"/>
  </w:num>
  <w:num w:numId="9" w16cid:durableId="188567790">
    <w:abstractNumId w:val="5"/>
  </w:num>
  <w:num w:numId="10" w16cid:durableId="1249658761">
    <w:abstractNumId w:val="9"/>
  </w:num>
  <w:num w:numId="11" w16cid:durableId="1568876837">
    <w:abstractNumId w:val="20"/>
  </w:num>
  <w:num w:numId="12" w16cid:durableId="1136069990">
    <w:abstractNumId w:val="15"/>
  </w:num>
  <w:num w:numId="13" w16cid:durableId="2090155009">
    <w:abstractNumId w:val="4"/>
  </w:num>
  <w:num w:numId="14" w16cid:durableId="440608139">
    <w:abstractNumId w:val="26"/>
  </w:num>
  <w:num w:numId="15" w16cid:durableId="149487795">
    <w:abstractNumId w:val="23"/>
  </w:num>
  <w:num w:numId="16" w16cid:durableId="1640693888">
    <w:abstractNumId w:val="12"/>
  </w:num>
  <w:num w:numId="17" w16cid:durableId="1632393897">
    <w:abstractNumId w:val="2"/>
  </w:num>
  <w:num w:numId="18" w16cid:durableId="1904683245">
    <w:abstractNumId w:val="0"/>
  </w:num>
  <w:num w:numId="19" w16cid:durableId="1745251662">
    <w:abstractNumId w:val="8"/>
  </w:num>
  <w:num w:numId="20" w16cid:durableId="1650744178">
    <w:abstractNumId w:val="28"/>
  </w:num>
  <w:num w:numId="21" w16cid:durableId="529344524">
    <w:abstractNumId w:val="16"/>
  </w:num>
  <w:num w:numId="22" w16cid:durableId="1945069644">
    <w:abstractNumId w:val="24"/>
  </w:num>
  <w:num w:numId="23" w16cid:durableId="253828566">
    <w:abstractNumId w:val="6"/>
  </w:num>
  <w:num w:numId="24" w16cid:durableId="1495023024">
    <w:abstractNumId w:val="10"/>
  </w:num>
  <w:num w:numId="25" w16cid:durableId="1597784858">
    <w:abstractNumId w:val="17"/>
  </w:num>
  <w:num w:numId="26" w16cid:durableId="2101944737">
    <w:abstractNumId w:val="18"/>
  </w:num>
  <w:num w:numId="27" w16cid:durableId="731007088">
    <w:abstractNumId w:val="14"/>
  </w:num>
  <w:num w:numId="28" w16cid:durableId="787313391">
    <w:abstractNumId w:val="29"/>
  </w:num>
  <w:num w:numId="29" w16cid:durableId="558827680">
    <w:abstractNumId w:val="25"/>
  </w:num>
  <w:num w:numId="30" w16cid:durableId="12967916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0A628F"/>
    <w:rsid w:val="00112874"/>
    <w:rsid w:val="00360F1B"/>
    <w:rsid w:val="003736DA"/>
    <w:rsid w:val="003C1D14"/>
    <w:rsid w:val="003C58BC"/>
    <w:rsid w:val="005C0010"/>
    <w:rsid w:val="00931F1A"/>
    <w:rsid w:val="009F260C"/>
    <w:rsid w:val="00C95D68"/>
    <w:rsid w:val="00DF72D6"/>
    <w:rsid w:val="00F3365F"/>
    <w:rsid w:val="00FB29D3"/>
    <w:rsid w:val="00FC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3:00Z">
        <w:pPr>
          <w:keepNext/>
          <w:keepLines/>
          <w:spacing w:before="360" w:after="80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0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3:00Z">
        <w:pPr>
          <w:keepNext/>
          <w:keepLines/>
          <w:spacing w:before="160" w:after="80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3:00Z">
        <w:pPr>
          <w:keepNext/>
          <w:keepLines/>
          <w:spacing w:before="160" w:after="80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2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3:00Z">
        <w:pPr>
          <w:keepNext/>
          <w:keepLines/>
          <w:spacing w:before="80" w:after="40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3" w:author="Nick Bernal" w:date="2026-08-03T22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3:00Z">
        <w:pPr>
          <w:keepNext/>
          <w:keepLines/>
          <w:spacing w:before="80" w:after="40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4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3:00Z">
        <w:pPr>
          <w:keepNext/>
          <w:keepLines/>
          <w:spacing w:before="40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5" w:author="Nick Bernal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3:00Z">
        <w:pPr>
          <w:spacing w:before="160" w:after="160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6" w:author="Nick Bernal" w:date="2026-08-03T22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3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14:ligatures w14:val="none"/>
      <w:rPrChange w:id="7" w:author="Nick Bernal" w:date="2026-08-03T22:23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F260C"/>
    <w:rPr>
      <w:rFonts w:ascii="Courier New" w:eastAsia="Courier New" w:hAnsi="Courier New" w:cs="Courier New"/>
      <w:color w:val="000000"/>
      <w:kern w:val="0"/>
      <w:sz w:val="20"/>
      <w:szCs w:val="20"/>
      <w14:ligatures w14:val="none"/>
    </w:rPr>
  </w:style>
  <w:style w:type="character" w:customStyle="1" w:styleId="Code">
    <w:name w:val="Code"/>
    <w:uiPriority w:val="99"/>
    <w:semiHidden/>
    <w:unhideWhenUsed/>
    <w:qFormat/>
    <w:rsid w:val="009F260C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9F260C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9F260C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9F260C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pPrChange w:id="8" w:author="Nick Bernal" w:date="2026-08-03T22:23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8" w:author="Nick Bernal" w:date="2026-08-03T22:23:00Z">
        <w:rPr>
          <w:color w:val="000000"/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2025-11-16T21:21:00Z</dcterms:created>
  <dcterms:modified xsi:type="dcterms:W3CDTF">2026-08-04T02:23:00Z</dcterms:modified>
</cp:coreProperties>
</file>