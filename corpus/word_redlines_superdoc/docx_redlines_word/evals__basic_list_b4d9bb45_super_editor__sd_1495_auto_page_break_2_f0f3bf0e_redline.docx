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4D539" w14:textId="3ED3C43C" w:rsidR="003341AB" w:rsidRDefault="000463EB" w:rsidP="003341AB">
      <w:pPr>
        <w:spacing w:line="360" w:lineRule="auto"/>
        <w:rPr>
          <w:ins w:id="11" w:author="Priya Seethapathy" w:date="2026-08-04T06:08:00Z" w16du:dateUtc="2026-08-04T10:08:00Z"/>
        </w:rPr>
      </w:pPr>
      <w:ins w:id="12" w:author="Priya Seethapathy" w:date="2026-08-04T06:08:00Z" w16du:dateUtc="2026-08-04T10:08:00Z">
        <w:r w:rsidRPr="00A77094">
          <w:t>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 Generally, you must give notice to the Commission and seek permission from the Commission Member dealing with your case if you wish to have a lawyer or paid agent represent you in a conference or hearing with a Commission Member. You do not, however, need to give notice or ask permission if the lawyer or paid agent is an employee or officer of your business or an employee or officer of an employer organisation.</w:t>
        </w:r>
        <w:r>
          <w:t>Hey more lines is needed</w:t>
        </w:r>
        <w:r w:rsidRPr="00A77094">
          <w:t xml:space="preserve"> Generally, you must give notice to the Commission and seek permission from the Commission Member dealing with your case if you wish to have a lawyer or paid agent represent you in a conference or hearing</w:t>
        </w:r>
        <w:r w:rsidR="003341AB">
          <w:t>. How bout now? Maybe this will work now. Lets see how this goes</w:t>
        </w:r>
      </w:ins>
    </w:p>
    <w:p w14:paraId="4BCCF040" w14:textId="51BC4E8B" w:rsidR="003341AB" w:rsidRPr="003341AB" w:rsidRDefault="003341AB" w:rsidP="003341AB">
      <w:pPr>
        <w:pStyle w:val="Heading1"/>
        <w:rPr>
          <w:ins w:id="13" w:author="Priya Seethapathy" w:date="2026-08-04T06:08:00Z" w16du:dateUtc="2026-08-04T10:08:00Z"/>
        </w:rPr>
      </w:pPr>
      <w:ins w:id="14" w:author="Priya Seethapathy" w:date="2026-08-04T06:08:00Z" w16du:dateUtc="2026-08-04T10:08:00Z">
        <w:r>
          <w:lastRenderedPageBreak/>
          <w:br/>
        </w:r>
        <w:r>
          <w:br/>
        </w:r>
        <w:r w:rsidRPr="003341AB">
          <w:t>TITLE IN HERE</w:t>
        </w:r>
      </w:ins>
    </w:p>
    <w:p w14:paraId="1029A836" w14:textId="77777777" w:rsidR="003341AB" w:rsidRDefault="003341AB" w:rsidP="003341AB">
      <w:pPr>
        <w:rPr>
          <w:ins w:id="15" w:author="Priya Seethapathy" w:date="2026-08-04T06:08:00Z" w16du:dateUtc="2026-08-04T10:08:00Z"/>
        </w:rPr>
      </w:pPr>
      <w:ins w:id="16" w:author="Priya Seethapathy" w:date="2026-08-04T06:08:00Z" w16du:dateUtc="2026-08-04T10:08:00Z">
        <w:r>
          <w:t>How about now , lets change the Title to HEADING 1</w:t>
        </w:r>
      </w:ins>
    </w:p>
    <w:p w14:paraId="7E283497" w14:textId="77777777" w:rsidR="003341AB" w:rsidRDefault="003341AB" w:rsidP="003341AB">
      <w:pPr>
        <w:spacing w:line="360" w:lineRule="auto"/>
        <w:rPr>
          <w:ins w:id="17" w:author="Priya Seethapathy" w:date="2026-08-04T06:08:00Z" w16du:dateUtc="2026-08-04T10:08:00Z"/>
        </w:rPr>
      </w:pPr>
    </w:p>
    <w:p w14:paraId="68CF8728" w14:textId="77777777" w:rsidR="003341AB" w:rsidRDefault="003341AB" w:rsidP="003341AB">
      <w:pPr>
        <w:spacing w:line="360" w:lineRule="auto"/>
        <w:rPr>
          <w:ins w:id="18" w:author="Priya Seethapathy" w:date="2026-08-04T06:08:00Z" w16du:dateUtc="2026-08-04T10:08:00Z"/>
        </w:rPr>
      </w:pPr>
    </w:p>
    <w:p w14:paraId="7D25C58D" w14:textId="77777777" w:rsidR="003341AB" w:rsidRDefault="003341AB" w:rsidP="003341AB">
      <w:pPr>
        <w:spacing w:line="360" w:lineRule="auto"/>
        <w:rPr>
          <w:ins w:id="19" w:author="Priya Seethapathy" w:date="2026-08-04T06:08:00Z" w16du:dateUtc="2026-08-04T10:08:00Z"/>
        </w:rPr>
      </w:pPr>
    </w:p>
    <w:p w14:paraId="6228B2C7" w14:textId="7F8A73A3" w:rsidR="003C58BC" w:rsidRDefault="008B74BE" w:rsidP="008B74BE">
      <w:pPr>
        <w:pStyle w:val="ListParagraph"/>
        <w:numPr>
          <w:ilvl w:val="0"/>
          <w:numId w:val="2"/>
        </w:numPr>
        <w:rPr>
          <w:del w:id="20" w:author="Priya Seethapathy" w:date="2026-08-04T06:08:00Z" w16du:dateUtc="2026-08-04T10:08:00Z"/>
        </w:rPr>
      </w:pPr>
      <w:del w:id="21" w:author="Priya Seethapathy" w:date="2026-08-04T06:08:00Z" w16du:dateUtc="2026-08-04T10:08:00Z">
        <w:r>
          <w:delText>List item 1</w:delText>
        </w:r>
      </w:del>
    </w:p>
    <w:p w14:paraId="2BAA33A0" w14:textId="73BF5DC6" w:rsidR="008B74BE" w:rsidRDefault="008B74BE" w:rsidP="008B74BE">
      <w:pPr>
        <w:pStyle w:val="ListParagraph"/>
        <w:numPr>
          <w:ilvl w:val="0"/>
          <w:numId w:val="2"/>
        </w:numPr>
        <w:rPr>
          <w:del w:id="22" w:author="Priya Seethapathy" w:date="2026-08-04T06:08:00Z" w16du:dateUtc="2026-08-04T10:08:00Z"/>
        </w:rPr>
      </w:pPr>
      <w:del w:id="23" w:author="Priya Seethapathy" w:date="2026-08-04T06:08:00Z" w16du:dateUtc="2026-08-04T10:08:00Z">
        <w:r>
          <w:delText>List item 2</w:delText>
        </w:r>
      </w:del>
    </w:p>
    <w:p w14:paraId="5879C853" w14:textId="4A026772" w:rsidR="008B74BE" w:rsidRDefault="008B74BE" w:rsidP="008B74BE">
      <w:pPr>
        <w:pStyle w:val="ListParagraph"/>
        <w:numPr>
          <w:ilvl w:val="1"/>
          <w:numId w:val="2"/>
        </w:numPr>
        <w:rPr>
          <w:del w:id="24" w:author="Priya Seethapathy" w:date="2026-08-04T06:08:00Z" w16du:dateUtc="2026-08-04T10:08:00Z"/>
        </w:rPr>
      </w:pPr>
      <w:del w:id="25" w:author="Priya Seethapathy" w:date="2026-08-04T06:08:00Z" w16du:dateUtc="2026-08-04T10:08:00Z">
        <w:r>
          <w:delText>Indentation 1</w:delText>
        </w:r>
      </w:del>
    </w:p>
    <w:p w14:paraId="20EB4676" w14:textId="00B19EE5" w:rsidR="008B74BE" w:rsidRDefault="008B74BE" w:rsidP="008B74BE">
      <w:pPr>
        <w:pStyle w:val="ListParagraph"/>
        <w:numPr>
          <w:ilvl w:val="0"/>
          <w:numId w:val="2"/>
        </w:numPr>
        <w:rPr>
          <w:del w:id="26" w:author="Priya Seethapathy" w:date="2026-08-04T06:08:00Z" w16du:dateUtc="2026-08-04T10:08:00Z"/>
        </w:rPr>
      </w:pPr>
      <w:del w:id="27" w:author="Priya Seethapathy" w:date="2026-08-04T06:08:00Z" w16du:dateUtc="2026-08-04T10:08:00Z">
        <w:r>
          <w:delText>Back</w:delText>
        </w:r>
      </w:del>
    </w:p>
    <w:p w14:paraId="17C8BA61" w14:textId="77777777" w:rsidR="003140C5" w:rsidRDefault="003140C5" w:rsidP="003140C5">
      <w:pPr>
        <w:rPr>
          <w:del w:id="28" w:author="Priya Seethapathy" w:date="2026-08-04T06:08:00Z" w16du:dateUtc="2026-08-04T10:08:00Z"/>
        </w:rPr>
      </w:pPr>
    </w:p>
    <w:p w14:paraId="565CC994" w14:textId="217988BF" w:rsidR="003140C5" w:rsidRDefault="003140C5" w:rsidP="003140C5">
      <w:pPr>
        <w:pStyle w:val="ListParagraph"/>
        <w:numPr>
          <w:ilvl w:val="0"/>
          <w:numId w:val="3"/>
        </w:numPr>
        <w:rPr>
          <w:del w:id="29" w:author="Priya Seethapathy" w:date="2026-08-04T06:08:00Z" w16du:dateUtc="2026-08-04T10:08:00Z"/>
        </w:rPr>
      </w:pPr>
      <w:del w:id="30" w:author="Priya Seethapathy" w:date="2026-08-04T06:08:00Z" w16du:dateUtc="2026-08-04T10:08:00Z">
        <w:r>
          <w:delText>Numbered 1</w:delText>
        </w:r>
      </w:del>
    </w:p>
    <w:p w14:paraId="14E00595" w14:textId="21B59F13" w:rsidR="003140C5" w:rsidRDefault="003140C5" w:rsidP="003140C5">
      <w:pPr>
        <w:pStyle w:val="ListParagraph"/>
        <w:numPr>
          <w:ilvl w:val="0"/>
          <w:numId w:val="3"/>
        </w:numPr>
        <w:rPr>
          <w:del w:id="31" w:author="Priya Seethapathy" w:date="2026-08-04T06:08:00Z" w16du:dateUtc="2026-08-04T10:08:00Z"/>
        </w:rPr>
      </w:pPr>
      <w:del w:id="32" w:author="Priya Seethapathy" w:date="2026-08-04T06:08:00Z" w16du:dateUtc="2026-08-04T10:08:00Z">
        <w:r>
          <w:delText>Num 2</w:delText>
        </w:r>
      </w:del>
    </w:p>
    <w:p w14:paraId="7200FA4E" w14:textId="0FC6E886" w:rsidR="003140C5" w:rsidRDefault="003140C5" w:rsidP="003140C5">
      <w:pPr>
        <w:pStyle w:val="ListParagraph"/>
        <w:numPr>
          <w:ilvl w:val="1"/>
          <w:numId w:val="3"/>
        </w:numPr>
        <w:rPr>
          <w:del w:id="33" w:author="Priya Seethapathy" w:date="2026-08-04T06:08:00Z" w16du:dateUtc="2026-08-04T10:08:00Z"/>
        </w:rPr>
      </w:pPr>
      <w:del w:id="34" w:author="Priya Seethapathy" w:date="2026-08-04T06:08:00Z" w16du:dateUtc="2026-08-04T10:08:00Z">
        <w:r>
          <w:delText xml:space="preserve">With </w:delText>
        </w:r>
        <w:r w:rsidR="00470750">
          <w:delText>indent</w:delText>
        </w:r>
        <w:r>
          <w:delText xml:space="preserve"> 1</w:delText>
        </w:r>
      </w:del>
    </w:p>
    <w:p w14:paraId="2BE4DAE9" w14:textId="0ADF5B03" w:rsidR="003140C5" w:rsidRDefault="003140C5" w:rsidP="003341AB">
      <w:pPr>
        <w:spacing w:line="360" w:lineRule="auto"/>
        <w:pPrChange w:id="35" w:author="Priya Seethapathy" w:date="2026-08-04T06:08:00Z" w16du:dateUtc="2026-08-04T10:08:00Z">
          <w:pPr>
            <w:pStyle w:val="ListParagraph"/>
            <w:numPr>
              <w:numId w:val="3"/>
            </w:numPr>
            <w:ind w:hanging="360"/>
          </w:pPr>
        </w:pPrChange>
      </w:pPr>
      <w:del w:id="36" w:author="Priya Seethapathy" w:date="2026-08-04T06:08:00Z" w16du:dateUtc="2026-08-04T10:08:00Z">
        <w:r>
          <w:delText>last</w:delText>
        </w:r>
      </w:del>
    </w:p>
    <w:sectPr w:rsidR="003140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6953F0"/>
    <w:multiLevelType w:val="hybridMultilevel"/>
    <w:tmpl w:val="08448BC4"/>
    <w:lvl w:ilvl="0" w:tplc="1D0EE7C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C87CAD"/>
    <w:multiLevelType w:val="hybridMultilevel"/>
    <w:tmpl w:val="7BE22D78"/>
    <w:lvl w:ilvl="0" w:tplc="1D0EE7C4">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910839"/>
    <w:multiLevelType w:val="hybridMultilevel"/>
    <w:tmpl w:val="5D2864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2644652">
    <w:abstractNumId w:val="0"/>
  </w:num>
  <w:num w:numId="2" w16cid:durableId="1457750009">
    <w:abstractNumId w:val="1"/>
  </w:num>
  <w:num w:numId="3" w16cid:durableId="17538957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4BE"/>
    <w:rsid w:val="000463EB"/>
    <w:rsid w:val="00124CEA"/>
    <w:rsid w:val="001B0BB6"/>
    <w:rsid w:val="0025115F"/>
    <w:rsid w:val="002E1CBC"/>
    <w:rsid w:val="003140C5"/>
    <w:rsid w:val="003341AB"/>
    <w:rsid w:val="003361CB"/>
    <w:rsid w:val="00360F1B"/>
    <w:rsid w:val="00394854"/>
    <w:rsid w:val="003C1D14"/>
    <w:rsid w:val="003C58BC"/>
    <w:rsid w:val="00470750"/>
    <w:rsid w:val="00470754"/>
    <w:rsid w:val="006B56F3"/>
    <w:rsid w:val="00744FED"/>
    <w:rsid w:val="007F0A0A"/>
    <w:rsid w:val="008B74BE"/>
    <w:rsid w:val="00A16521"/>
    <w:rsid w:val="00B33473"/>
    <w:rsid w:val="00C61D86"/>
    <w:rsid w:val="00D6614B"/>
    <w:rsid w:val="00DD3505"/>
    <w:rsid w:val="00FD6E12"/>
    <w:rsid w:val="00FF7B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2311A13"/>
  <w15:chartTrackingRefBased/>
  <w15:docId w15:val="{AA582020-09BB-794D-A68D-1B2925778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imesnewroman"/>
    <w:qFormat/>
    <w:rsid w:val="000463EB"/>
    <w:pPr>
      <w:spacing w:after="160" w:line="278" w:lineRule="auto"/>
      <w:pPrChange w:id="0" w:author="Priya Seethapathy" w:date="2026-08-04T06:08:00Z">
        <w:pPr/>
      </w:pPrChange>
    </w:pPr>
    <w:rPr>
      <w:rFonts w:ascii="Times New Roman" w:hAnsi="Times New Roman" w:cs="Times New Roman (Body CS)"/>
      <w:rPrChange w:id="0" w:author="Priya Seethapathy" w:date="2026-08-04T06:08:00Z">
        <w:rPr>
          <w:rFonts w:asciiTheme="minorHAnsi" w:eastAsiaTheme="minorHAnsi" w:hAnsiTheme="minorHAnsi" w:cstheme="minorBidi"/>
          <w:kern w:val="2"/>
          <w:sz w:val="24"/>
          <w:szCs w:val="24"/>
          <w:lang w:val="en-US" w:eastAsia="en-US" w:bidi="ar-SA"/>
          <w14:ligatures w14:val="standardContextual"/>
        </w:rPr>
      </w:rPrChange>
    </w:rPr>
  </w:style>
  <w:style w:type="paragraph" w:styleId="Heading1">
    <w:name w:val="heading 1"/>
    <w:basedOn w:val="Normal"/>
    <w:next w:val="Normal"/>
    <w:link w:val="Heading1Char"/>
    <w:uiPriority w:val="9"/>
    <w:qFormat/>
    <w:rsid w:val="008B74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74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63EB"/>
    <w:pPr>
      <w:keepNext/>
      <w:keepLines/>
      <w:spacing w:before="160" w:after="80"/>
      <w:outlineLvl w:val="2"/>
      <w:pPrChange w:id="1" w:author="Priya Seethapathy" w:date="2026-08-04T06:08:00Z">
        <w:pPr>
          <w:keepNext/>
          <w:keepLines/>
          <w:spacing w:before="160" w:after="80" w:line="278" w:lineRule="auto"/>
          <w:outlineLvl w:val="2"/>
        </w:pPr>
      </w:pPrChange>
    </w:pPr>
    <w:rPr>
      <w:rFonts w:asciiTheme="minorHAnsi" w:eastAsiaTheme="majorEastAsia" w:hAnsiTheme="minorHAnsi" w:cstheme="majorBidi"/>
      <w:color w:val="0F4761" w:themeColor="accent1" w:themeShade="BF"/>
      <w:sz w:val="28"/>
      <w:szCs w:val="28"/>
      <w:rPrChange w:id="1" w:author="Priya Seethapathy" w:date="2026-08-04T06:08:00Z">
        <w:rPr>
          <w:rFonts w:eastAsiaTheme="majorEastAsia" w:cstheme="majorBidi"/>
          <w:color w:val="0F4761" w:themeColor="accent1" w:themeShade="BF"/>
          <w:kern w:val="2"/>
          <w:sz w:val="28"/>
          <w:szCs w:val="28"/>
          <w:lang w:val="en-US" w:eastAsia="en-US" w:bidi="ar-SA"/>
          <w14:ligatures w14:val="standardContextual"/>
        </w:rPr>
      </w:rPrChange>
    </w:rPr>
  </w:style>
  <w:style w:type="paragraph" w:styleId="Heading4">
    <w:name w:val="heading 4"/>
    <w:basedOn w:val="Normal"/>
    <w:next w:val="Normal"/>
    <w:link w:val="Heading4Char"/>
    <w:uiPriority w:val="9"/>
    <w:semiHidden/>
    <w:unhideWhenUsed/>
    <w:qFormat/>
    <w:rsid w:val="000463EB"/>
    <w:pPr>
      <w:keepNext/>
      <w:keepLines/>
      <w:spacing w:before="80" w:after="40"/>
      <w:outlineLvl w:val="3"/>
      <w:pPrChange w:id="2" w:author="Priya Seethapathy" w:date="2026-08-04T06:08:00Z">
        <w:pPr>
          <w:keepNext/>
          <w:keepLines/>
          <w:spacing w:before="80" w:after="40" w:line="278" w:lineRule="auto"/>
          <w:outlineLvl w:val="3"/>
        </w:pPr>
      </w:pPrChange>
    </w:pPr>
    <w:rPr>
      <w:rFonts w:asciiTheme="minorHAnsi" w:eastAsiaTheme="majorEastAsia" w:hAnsiTheme="minorHAnsi" w:cstheme="majorBidi"/>
      <w:i/>
      <w:iCs/>
      <w:color w:val="0F4761" w:themeColor="accent1" w:themeShade="BF"/>
      <w:rPrChange w:id="2" w:author="Priya Seethapathy" w:date="2026-08-04T06:08:00Z">
        <w:rPr>
          <w:rFonts w:eastAsiaTheme="majorEastAsia" w:cstheme="majorBidi"/>
          <w:i/>
          <w:iCs/>
          <w:color w:val="0F4761" w:themeColor="accent1" w:themeShade="BF"/>
          <w:kern w:val="2"/>
          <w:sz w:val="24"/>
          <w:szCs w:val="24"/>
          <w:lang w:val="en-US" w:eastAsia="en-US" w:bidi="ar-SA"/>
          <w14:ligatures w14:val="standardContextual"/>
        </w:rPr>
      </w:rPrChange>
    </w:rPr>
  </w:style>
  <w:style w:type="paragraph" w:styleId="Heading5">
    <w:name w:val="heading 5"/>
    <w:basedOn w:val="Normal"/>
    <w:next w:val="Normal"/>
    <w:link w:val="Heading5Char"/>
    <w:uiPriority w:val="9"/>
    <w:semiHidden/>
    <w:unhideWhenUsed/>
    <w:qFormat/>
    <w:rsid w:val="000463EB"/>
    <w:pPr>
      <w:keepNext/>
      <w:keepLines/>
      <w:spacing w:before="80" w:after="40"/>
      <w:outlineLvl w:val="4"/>
      <w:pPrChange w:id="3" w:author="Priya Seethapathy" w:date="2026-08-04T06:08:00Z">
        <w:pPr>
          <w:keepNext/>
          <w:keepLines/>
          <w:spacing w:before="80" w:after="40" w:line="278" w:lineRule="auto"/>
          <w:outlineLvl w:val="4"/>
        </w:pPr>
      </w:pPrChange>
    </w:pPr>
    <w:rPr>
      <w:rFonts w:asciiTheme="minorHAnsi" w:eastAsiaTheme="majorEastAsia" w:hAnsiTheme="minorHAnsi" w:cstheme="majorBidi"/>
      <w:color w:val="0F4761" w:themeColor="accent1" w:themeShade="BF"/>
      <w:rPrChange w:id="3" w:author="Priya Seethapathy" w:date="2026-08-04T06:08:00Z">
        <w:rPr>
          <w:rFonts w:eastAsiaTheme="majorEastAsia" w:cstheme="majorBidi"/>
          <w:color w:val="0F4761" w:themeColor="accent1" w:themeShade="BF"/>
          <w:kern w:val="2"/>
          <w:sz w:val="24"/>
          <w:szCs w:val="24"/>
          <w:lang w:val="en-US" w:eastAsia="en-US" w:bidi="ar-SA"/>
          <w14:ligatures w14:val="standardContextual"/>
        </w:rPr>
      </w:rPrChange>
    </w:rPr>
  </w:style>
  <w:style w:type="paragraph" w:styleId="Heading6">
    <w:name w:val="heading 6"/>
    <w:basedOn w:val="Normal"/>
    <w:next w:val="Normal"/>
    <w:link w:val="Heading6Char"/>
    <w:uiPriority w:val="9"/>
    <w:semiHidden/>
    <w:unhideWhenUsed/>
    <w:qFormat/>
    <w:rsid w:val="000463EB"/>
    <w:pPr>
      <w:keepNext/>
      <w:keepLines/>
      <w:spacing w:before="40" w:after="0"/>
      <w:outlineLvl w:val="5"/>
      <w:pPrChange w:id="4" w:author="Priya Seethapathy" w:date="2026-08-04T06:08:00Z">
        <w:pPr>
          <w:keepNext/>
          <w:keepLines/>
          <w:spacing w:before="40" w:after="160" w:line="278" w:lineRule="auto"/>
          <w:outlineLvl w:val="5"/>
        </w:pPr>
      </w:pPrChange>
    </w:pPr>
    <w:rPr>
      <w:rFonts w:asciiTheme="minorHAnsi" w:eastAsiaTheme="majorEastAsia" w:hAnsiTheme="minorHAnsi" w:cstheme="majorBidi"/>
      <w:i/>
      <w:iCs/>
      <w:color w:val="595959" w:themeColor="text1" w:themeTint="A6"/>
      <w:rPrChange w:id="4" w:author="Priya Seethapathy" w:date="2026-08-04T06:08:00Z">
        <w:rPr>
          <w:rFonts w:eastAsiaTheme="majorEastAsia" w:cstheme="majorBidi"/>
          <w:i/>
          <w:iCs/>
          <w:color w:val="595959" w:themeColor="text1" w:themeTint="A6"/>
          <w:kern w:val="2"/>
          <w:sz w:val="24"/>
          <w:szCs w:val="24"/>
          <w:lang w:val="en-US" w:eastAsia="en-US" w:bidi="ar-SA"/>
          <w14:ligatures w14:val="standardContextual"/>
        </w:rPr>
      </w:rPrChange>
    </w:rPr>
  </w:style>
  <w:style w:type="paragraph" w:styleId="Heading7">
    <w:name w:val="heading 7"/>
    <w:basedOn w:val="Normal"/>
    <w:next w:val="Normal"/>
    <w:link w:val="Heading7Char"/>
    <w:uiPriority w:val="9"/>
    <w:semiHidden/>
    <w:unhideWhenUsed/>
    <w:qFormat/>
    <w:rsid w:val="000463EB"/>
    <w:pPr>
      <w:keepNext/>
      <w:keepLines/>
      <w:spacing w:before="40" w:after="0"/>
      <w:outlineLvl w:val="6"/>
      <w:pPrChange w:id="5" w:author="Priya Seethapathy" w:date="2026-08-04T06:08:00Z">
        <w:pPr>
          <w:keepNext/>
          <w:keepLines/>
          <w:spacing w:before="40" w:after="160" w:line="278" w:lineRule="auto"/>
          <w:outlineLvl w:val="6"/>
        </w:pPr>
      </w:pPrChange>
    </w:pPr>
    <w:rPr>
      <w:rFonts w:asciiTheme="minorHAnsi" w:eastAsiaTheme="majorEastAsia" w:hAnsiTheme="minorHAnsi" w:cstheme="majorBidi"/>
      <w:color w:val="595959" w:themeColor="text1" w:themeTint="A6"/>
      <w:rPrChange w:id="5" w:author="Priya Seethapathy" w:date="2026-08-04T06:08:00Z">
        <w:rPr>
          <w:rFonts w:eastAsiaTheme="majorEastAsia" w:cstheme="majorBidi"/>
          <w:color w:val="595959" w:themeColor="text1" w:themeTint="A6"/>
          <w:kern w:val="2"/>
          <w:sz w:val="24"/>
          <w:szCs w:val="24"/>
          <w:lang w:val="en-US" w:eastAsia="en-US" w:bidi="ar-SA"/>
          <w14:ligatures w14:val="standardContextual"/>
        </w:rPr>
      </w:rPrChange>
    </w:rPr>
  </w:style>
  <w:style w:type="paragraph" w:styleId="Heading8">
    <w:name w:val="heading 8"/>
    <w:basedOn w:val="Normal"/>
    <w:next w:val="Normal"/>
    <w:link w:val="Heading8Char"/>
    <w:uiPriority w:val="9"/>
    <w:semiHidden/>
    <w:unhideWhenUsed/>
    <w:qFormat/>
    <w:rsid w:val="000463EB"/>
    <w:pPr>
      <w:keepNext/>
      <w:keepLines/>
      <w:spacing w:after="0"/>
      <w:outlineLvl w:val="7"/>
      <w:pPrChange w:id="6" w:author="Priya Seethapathy" w:date="2026-08-04T06:08:00Z">
        <w:pPr>
          <w:keepNext/>
          <w:keepLines/>
          <w:spacing w:after="160" w:line="278" w:lineRule="auto"/>
          <w:outlineLvl w:val="7"/>
        </w:pPr>
      </w:pPrChange>
    </w:pPr>
    <w:rPr>
      <w:rFonts w:asciiTheme="minorHAnsi" w:eastAsiaTheme="majorEastAsia" w:hAnsiTheme="minorHAnsi" w:cstheme="majorBidi"/>
      <w:i/>
      <w:iCs/>
      <w:color w:val="272727" w:themeColor="text1" w:themeTint="D8"/>
      <w:rPrChange w:id="6" w:author="Priya Seethapathy" w:date="2026-08-04T06:08:00Z">
        <w:rPr>
          <w:rFonts w:eastAsiaTheme="majorEastAsia" w:cstheme="majorBidi"/>
          <w:i/>
          <w:iCs/>
          <w:color w:val="272727" w:themeColor="text1" w:themeTint="D8"/>
          <w:kern w:val="2"/>
          <w:sz w:val="24"/>
          <w:szCs w:val="24"/>
          <w:lang w:val="en-US" w:eastAsia="en-US" w:bidi="ar-SA"/>
          <w14:ligatures w14:val="standardContextual"/>
        </w:rPr>
      </w:rPrChange>
    </w:rPr>
  </w:style>
  <w:style w:type="paragraph" w:styleId="Heading9">
    <w:name w:val="heading 9"/>
    <w:basedOn w:val="Normal"/>
    <w:next w:val="Normal"/>
    <w:link w:val="Heading9Char"/>
    <w:uiPriority w:val="9"/>
    <w:semiHidden/>
    <w:unhideWhenUsed/>
    <w:qFormat/>
    <w:rsid w:val="000463EB"/>
    <w:pPr>
      <w:keepNext/>
      <w:keepLines/>
      <w:spacing w:after="0"/>
      <w:outlineLvl w:val="8"/>
      <w:pPrChange w:id="7" w:author="Priya Seethapathy" w:date="2026-08-04T06:08:00Z">
        <w:pPr>
          <w:keepNext/>
          <w:keepLines/>
          <w:spacing w:after="160" w:line="278" w:lineRule="auto"/>
          <w:outlineLvl w:val="8"/>
        </w:pPr>
      </w:pPrChange>
    </w:pPr>
    <w:rPr>
      <w:rFonts w:asciiTheme="minorHAnsi" w:eastAsiaTheme="majorEastAsia" w:hAnsiTheme="minorHAnsi" w:cstheme="majorBidi"/>
      <w:color w:val="272727" w:themeColor="text1" w:themeTint="D8"/>
      <w:rPrChange w:id="7" w:author="Priya Seethapathy" w:date="2026-08-04T06:08:00Z">
        <w:rPr>
          <w:rFonts w:eastAsiaTheme="majorEastAsia" w:cstheme="majorBidi"/>
          <w:color w:val="272727" w:themeColor="text1" w:themeTint="D8"/>
          <w:kern w:val="2"/>
          <w:sz w:val="24"/>
          <w:szCs w:val="24"/>
          <w:lang w:val="en-US"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4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74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74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74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74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74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4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4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4BE"/>
    <w:rPr>
      <w:rFonts w:eastAsiaTheme="majorEastAsia" w:cstheme="majorBidi"/>
      <w:color w:val="272727" w:themeColor="text1" w:themeTint="D8"/>
    </w:rPr>
  </w:style>
  <w:style w:type="paragraph" w:styleId="Title">
    <w:name w:val="Title"/>
    <w:basedOn w:val="Normal"/>
    <w:next w:val="Normal"/>
    <w:link w:val="TitleChar"/>
    <w:uiPriority w:val="10"/>
    <w:qFormat/>
    <w:rsid w:val="000463EB"/>
    <w:pPr>
      <w:spacing w:after="80" w:line="240" w:lineRule="auto"/>
      <w:contextualSpacing/>
      <w:pPrChange w:id="8" w:author="Priya Seethapathy" w:date="2026-08-04T06:08:00Z">
        <w:pPr>
          <w:spacing w:after="80" w:line="278" w:lineRule="auto"/>
          <w:contextualSpacing/>
        </w:pPr>
      </w:pPrChange>
    </w:pPr>
    <w:rPr>
      <w:rFonts w:asciiTheme="majorHAnsi" w:eastAsiaTheme="majorEastAsia" w:hAnsiTheme="majorHAnsi" w:cstheme="majorBidi"/>
      <w:spacing w:val="-10"/>
      <w:kern w:val="28"/>
      <w:sz w:val="56"/>
      <w:szCs w:val="56"/>
      <w:rPrChange w:id="8" w:author="Priya Seethapathy" w:date="2026-08-04T06:08:00Z">
        <w:rPr>
          <w:rFonts w:asciiTheme="majorHAnsi" w:eastAsiaTheme="majorEastAsia" w:hAnsiTheme="majorHAnsi" w:cstheme="majorBidi"/>
          <w:spacing w:val="-10"/>
          <w:kern w:val="28"/>
          <w:sz w:val="56"/>
          <w:szCs w:val="56"/>
          <w:lang w:val="en-US" w:eastAsia="en-US" w:bidi="ar-SA"/>
          <w14:ligatures w14:val="standardContextual"/>
        </w:rPr>
      </w:rPrChange>
    </w:rPr>
  </w:style>
  <w:style w:type="character" w:customStyle="1" w:styleId="TitleChar">
    <w:name w:val="Title Char"/>
    <w:basedOn w:val="DefaultParagraphFont"/>
    <w:link w:val="Title"/>
    <w:uiPriority w:val="10"/>
    <w:rsid w:val="008B74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63EB"/>
    <w:pPr>
      <w:numPr>
        <w:ilvl w:val="1"/>
      </w:numPr>
      <w:pPrChange w:id="9" w:author="Priya Seethapathy" w:date="2026-08-04T06:08:00Z">
        <w:pPr>
          <w:numPr>
            <w:ilvl w:val="1"/>
          </w:numPr>
          <w:spacing w:after="160" w:line="278" w:lineRule="auto"/>
        </w:pPr>
      </w:pPrChange>
    </w:pPr>
    <w:rPr>
      <w:rFonts w:asciiTheme="minorHAnsi" w:eastAsiaTheme="majorEastAsia" w:hAnsiTheme="minorHAnsi" w:cstheme="majorBidi"/>
      <w:color w:val="595959" w:themeColor="text1" w:themeTint="A6"/>
      <w:spacing w:val="15"/>
      <w:sz w:val="28"/>
      <w:szCs w:val="28"/>
      <w:rPrChange w:id="9" w:author="Priya Seethapathy" w:date="2026-08-04T06:08:00Z">
        <w:rPr>
          <w:rFonts w:eastAsiaTheme="majorEastAsia" w:cstheme="majorBidi"/>
          <w:color w:val="595959" w:themeColor="text1" w:themeTint="A6"/>
          <w:spacing w:val="15"/>
          <w:kern w:val="2"/>
          <w:sz w:val="28"/>
          <w:szCs w:val="28"/>
          <w:lang w:val="en-US" w:eastAsia="en-US" w:bidi="ar-SA"/>
          <w14:ligatures w14:val="standardContextual"/>
        </w:rPr>
      </w:rPrChange>
    </w:rPr>
  </w:style>
  <w:style w:type="character" w:customStyle="1" w:styleId="SubtitleChar">
    <w:name w:val="Subtitle Char"/>
    <w:basedOn w:val="DefaultParagraphFont"/>
    <w:link w:val="Subtitle"/>
    <w:uiPriority w:val="11"/>
    <w:rsid w:val="008B74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63EB"/>
    <w:pPr>
      <w:spacing w:before="160"/>
      <w:jc w:val="center"/>
      <w:pPrChange w:id="10" w:author="Priya Seethapathy" w:date="2026-08-04T06:08:00Z">
        <w:pPr>
          <w:spacing w:before="160" w:after="160" w:line="278" w:lineRule="auto"/>
          <w:jc w:val="center"/>
        </w:pPr>
      </w:pPrChange>
    </w:pPr>
    <w:rPr>
      <w:i/>
      <w:iCs/>
      <w:color w:val="404040" w:themeColor="text1" w:themeTint="BF"/>
      <w:rPrChange w:id="10" w:author="Priya Seethapathy" w:date="2026-08-04T06:08:00Z">
        <w:rPr>
          <w:rFonts w:eastAsiaTheme="minorHAnsi" w:cs="Times New Roman (Body CS)"/>
          <w:i/>
          <w:iCs/>
          <w:color w:val="404040" w:themeColor="text1" w:themeTint="BF"/>
          <w:kern w:val="2"/>
          <w:sz w:val="24"/>
          <w:szCs w:val="24"/>
          <w:lang w:val="en-US" w:eastAsia="en-US" w:bidi="ar-SA"/>
          <w14:ligatures w14:val="standardContextual"/>
        </w:rPr>
      </w:rPrChange>
    </w:rPr>
  </w:style>
  <w:style w:type="character" w:customStyle="1" w:styleId="QuoteChar">
    <w:name w:val="Quote Char"/>
    <w:basedOn w:val="DefaultParagraphFont"/>
    <w:link w:val="Quote"/>
    <w:uiPriority w:val="29"/>
    <w:rsid w:val="008B74BE"/>
    <w:rPr>
      <w:rFonts w:ascii="Times New Roman" w:hAnsi="Times New Roman" w:cs="Times New Roman (Body CS)"/>
      <w:i/>
      <w:iCs/>
      <w:color w:val="404040" w:themeColor="text1" w:themeTint="BF"/>
    </w:rPr>
  </w:style>
  <w:style w:type="paragraph" w:styleId="ListParagraph">
    <w:name w:val="List Paragraph"/>
    <w:basedOn w:val="Normal"/>
    <w:uiPriority w:val="34"/>
    <w:qFormat/>
    <w:rsid w:val="008B74BE"/>
    <w:pPr>
      <w:ind w:left="720"/>
      <w:contextualSpacing/>
    </w:pPr>
  </w:style>
  <w:style w:type="character" w:styleId="IntenseEmphasis">
    <w:name w:val="Intense Emphasis"/>
    <w:basedOn w:val="DefaultParagraphFont"/>
    <w:uiPriority w:val="21"/>
    <w:qFormat/>
    <w:rsid w:val="008B74BE"/>
    <w:rPr>
      <w:i/>
      <w:iCs/>
      <w:color w:val="0F4761" w:themeColor="accent1" w:themeShade="BF"/>
    </w:rPr>
  </w:style>
  <w:style w:type="paragraph" w:styleId="IntenseQuote">
    <w:name w:val="Intense Quote"/>
    <w:basedOn w:val="Normal"/>
    <w:next w:val="Normal"/>
    <w:link w:val="IntenseQuoteChar"/>
    <w:uiPriority w:val="30"/>
    <w:qFormat/>
    <w:rsid w:val="008B74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74BE"/>
    <w:rPr>
      <w:i/>
      <w:iCs/>
      <w:color w:val="0F4761" w:themeColor="accent1" w:themeShade="BF"/>
    </w:rPr>
  </w:style>
  <w:style w:type="character" w:styleId="IntenseReference">
    <w:name w:val="Intense Reference"/>
    <w:basedOn w:val="DefaultParagraphFont"/>
    <w:uiPriority w:val="32"/>
    <w:qFormat/>
    <w:rsid w:val="008B74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375</Words>
  <Characters>2142</Characters>
  <Application>Microsoft Office Word</Application>
  <DocSecurity>0</DocSecurity>
  <Lines>17</Lines>
  <Paragraphs>5</Paragraphs>
  <ScaleCrop>false</ScaleCrop>
  <Company/>
  <LinksUpToDate>false</LinksUpToDate>
  <CharactersWithSpaces>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Bernal</dc:creator>
  <cp:keywords/>
  <dc:description/>
  <cp:lastModifiedBy>Arthur Souza Rodrigues</cp:lastModifiedBy>
  <cp:revision>1</cp:revision>
  <dcterms:created xsi:type="dcterms:W3CDTF">2025-11-13T01:39:00Z</dcterms:created>
  <dcterms:modified xsi:type="dcterms:W3CDTF">2026-08-04T10:08:00Z</dcterms:modified>
</cp:coreProperties>
</file>