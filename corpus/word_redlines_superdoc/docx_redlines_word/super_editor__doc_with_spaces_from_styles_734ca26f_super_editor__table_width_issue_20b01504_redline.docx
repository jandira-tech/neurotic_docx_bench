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Layout w:type="fixed"/>
        <w:tblCellMar>
          <w:left w:w="10" w:type="dxa"/>
          <w:right w:w="10" w:type="dxa"/>
        </w:tblCellMar>
        <w:tblLook w:val="04A0" w:firstRow="1" w:lastRow="0" w:firstColumn="1" w:lastColumn="0" w:noHBand="0" w:noVBand="1"/>
      </w:tblPr>
      <w:tblGrid>
        <w:gridCol w:w="8"/>
        <w:gridCol w:w="3413"/>
        <w:gridCol w:w="561"/>
        <w:gridCol w:w="1714"/>
        <w:gridCol w:w="1130"/>
        <w:gridCol w:w="1145"/>
        <w:gridCol w:w="1707"/>
        <w:gridCol w:w="1698"/>
        <w:gridCol w:w="8"/>
      </w:tblGrid>
      <w:tr w:rsidR="00581A63" w:rsidRPr="00880F52" w14:paraId="58CD568D" w14:textId="77777777" w:rsidTr="00377210">
        <w:trPr>
          <w:gridAfter w:val="1"/>
          <w:wAfter w:w="8" w:type="dxa"/>
          <w:ins w:id="19" w:author="Aaron Tang" w:date="2026-08-04T06:07:00Z" w16du:dateUtc="2026-08-04T10:07:00Z"/>
        </w:trPr>
        <w:tc>
          <w:tcPr>
            <w:tcW w:w="3982" w:type="dxa"/>
            <w:gridSpan w:val="3"/>
            <w:vMerge w:val="restart"/>
          </w:tcPr>
          <w:p w14:paraId="078E69D0" w14:textId="3171B894" w:rsidR="00581A63" w:rsidRDefault="00581A63" w:rsidP="00377210">
            <w:pPr>
              <w:spacing w:after="0" w:line="240" w:lineRule="auto"/>
              <w:rPr>
                <w:ins w:id="20" w:author="Aaron Tang" w:date="2026-08-04T06:07:00Z" w16du:dateUtc="2026-08-04T10:07:00Z"/>
                <w:rFonts w:ascii="Arial" w:hAnsi="Arial" w:cs="Arial"/>
                <w:noProof/>
                <w:color w:val="000000"/>
                <w:sz w:val="14"/>
              </w:rPr>
            </w:pPr>
          </w:p>
          <w:p w14:paraId="7D7E175E" w14:textId="77777777" w:rsidR="00581A63" w:rsidRPr="00A67AF3" w:rsidRDefault="00581A63" w:rsidP="00377210">
            <w:pPr>
              <w:tabs>
                <w:tab w:val="left" w:pos="1282"/>
              </w:tabs>
              <w:rPr>
                <w:ins w:id="21" w:author="Aaron Tang" w:date="2026-08-04T06:07:00Z" w16du:dateUtc="2026-08-04T10:07:00Z"/>
                <w:rFonts w:ascii="Arial" w:hAnsi="Arial" w:cs="Arial"/>
              </w:rPr>
            </w:pPr>
            <w:ins w:id="22" w:author="Aaron Tang" w:date="2026-08-04T06:07:00Z" w16du:dateUtc="2026-08-04T10:07:00Z">
              <w:r w:rsidRPr="00A67AF3">
                <w:rPr>
                  <w:rFonts w:ascii="Arial" w:hAnsi="Arial" w:cs="Arial"/>
                  <w:noProof/>
                </w:rPr>
                <mc:AlternateContent>
                  <mc:Choice Requires="wps">
                    <w:drawing>
                      <wp:anchor distT="45720" distB="45720" distL="114300" distR="114300" simplePos="0" relativeHeight="251659264" behindDoc="0" locked="0" layoutInCell="1" allowOverlap="1" wp14:anchorId="6E2679FF" wp14:editId="552321F3">
                        <wp:simplePos x="0" y="0"/>
                        <wp:positionH relativeFrom="column">
                          <wp:posOffset>-5715</wp:posOffset>
                        </wp:positionH>
                        <wp:positionV relativeFrom="paragraph">
                          <wp:posOffset>180340</wp:posOffset>
                        </wp:positionV>
                        <wp:extent cx="1144905" cy="1404620"/>
                        <wp:effectExtent l="0" t="0" r="1714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905" cy="1404620"/>
                                </a:xfrm>
                                <a:prstGeom prst="rect">
                                  <a:avLst/>
                                </a:prstGeom>
                                <a:solidFill>
                                  <a:srgbClr val="FFFFFF"/>
                                </a:solidFill>
                                <a:ln w="9525">
                                  <a:solidFill>
                                    <a:srgbClr val="000000"/>
                                  </a:solidFill>
                                  <a:miter lim="800000"/>
                                  <a:headEnd/>
                                  <a:tailEnd/>
                                </a:ln>
                              </wps:spPr>
                              <wps:txbx>
                                <w:txbxContent>
                                  <w:p w14:paraId="6A66F8B6" w14:textId="77777777" w:rsidR="00581A63" w:rsidRDefault="00581A63" w:rsidP="00581A63">
                                    <w:pPr>
                                      <w:rPr>
                                        <w:ins w:id="23" w:author="Aaron Tang" w:date="2026-08-04T06:07:00Z" w16du:dateUtc="2026-08-04T10:07:00Z"/>
                                      </w:rPr>
                                    </w:pPr>
                                    <w:ins w:id="24" w:author="Aaron Tang" w:date="2026-08-04T06:07:00Z" w16du:dateUtc="2026-08-04T10:07:00Z">
                                      <w:r>
                                        <w:t>Contract “ACC”</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2679FF" id="_x0000_t202" coordsize="21600,21600" o:spt="202" path="m,l,21600r21600,l21600,xe">
                        <v:stroke joinstyle="miter"/>
                        <v:path gradientshapeok="t" o:connecttype="rect"/>
                      </v:shapetype>
                      <v:shape id="Text Box 2" o:spid="_x0000_s1026" type="#_x0000_t202" style="position:absolute;margin-left:-.45pt;margin-top:14.2pt;width:90.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">
                        <v:textbox style="mso-fit-shape-to-text:t">
                          <w:txbxContent>
                            <w:p w14:paraId="6A66F8B6" w14:textId="77777777" w:rsidR="00581A63" w:rsidRDefault="00581A63" w:rsidP="00581A63">
                              <w:pPr>
                                <w:rPr>
                                  <w:ins w:id="25" w:author="Aaron Tang" w:date="2026-08-04T06:07:00Z" w16du:dateUtc="2026-08-04T10:07:00Z"/>
                                </w:rPr>
                              </w:pPr>
                              <w:ins w:id="26" w:author="Aaron Tang" w:date="2026-08-04T06:07:00Z" w16du:dateUtc="2026-08-04T10:07:00Z">
                                <w:r>
                                  <w:t>Contract “ACC”</w:t>
                                </w:r>
                              </w:ins>
                            </w:p>
                          </w:txbxContent>
                        </v:textbox>
                        <w10:wrap type="square"/>
                      </v:shape>
                    </w:pict>
                  </mc:Fallback>
                </mc:AlternateContent>
              </w:r>
              <w:r>
                <w:rPr>
                  <w:rFonts w:ascii="Arial" w:hAnsi="Arial" w:cs="Arial"/>
                </w:rPr>
                <w:tab/>
              </w:r>
            </w:ins>
          </w:p>
        </w:tc>
        <w:tc>
          <w:tcPr>
            <w:tcW w:w="2844" w:type="dxa"/>
            <w:gridSpan w:val="2"/>
          </w:tcPr>
          <w:p w14:paraId="695363F0" w14:textId="77777777" w:rsidR="00581A63" w:rsidRPr="00880F52" w:rsidRDefault="00581A63" w:rsidP="00377210">
            <w:pPr>
              <w:spacing w:after="0" w:line="240" w:lineRule="auto"/>
              <w:rPr>
                <w:ins w:id="27" w:author="Aaron Tang" w:date="2026-08-04T06:07:00Z" w16du:dateUtc="2026-08-04T10:07:00Z"/>
                <w:rFonts w:ascii="Arial" w:hAnsi="Arial" w:cs="Arial"/>
              </w:rPr>
            </w:pPr>
            <w:ins w:id="28" w:author="Aaron Tang" w:date="2026-08-04T06:07:00Z" w16du:dateUtc="2026-08-04T10:07:00Z">
              <w:r w:rsidRPr="00880F52">
                <w:rPr>
                  <w:rFonts w:ascii="Arial" w:hAnsi="Arial" w:cs="Arial"/>
                  <w:color w:val="000000"/>
                  <w:sz w:val="14"/>
                </w:rPr>
                <w:t> </w:t>
              </w:r>
            </w:ins>
          </w:p>
        </w:tc>
        <w:tc>
          <w:tcPr>
            <w:tcW w:w="4550" w:type="dxa"/>
            <w:gridSpan w:val="3"/>
            <w:vMerge w:val="restart"/>
            <w:tcBorders>
              <w:top w:val="single" w:sz="6" w:space="0" w:color="000000"/>
              <w:left w:val="single" w:sz="6" w:space="0" w:color="000000"/>
              <w:right w:val="single" w:sz="6" w:space="0" w:color="000000"/>
            </w:tcBorders>
            <w:tcMar>
              <w:top w:w="30" w:type="dxa"/>
              <w:left w:w="30" w:type="dxa"/>
              <w:right w:w="30" w:type="dxa"/>
            </w:tcMar>
          </w:tcPr>
          <w:p w14:paraId="4D51DE63" w14:textId="5BCB2AE3" w:rsidR="00581A63" w:rsidRPr="00880F52" w:rsidRDefault="00E53FC7" w:rsidP="00377210">
            <w:pPr>
              <w:pBdr>
                <w:top w:val="none" w:sz="0" w:space="1" w:color="auto"/>
                <w:left w:val="none" w:sz="0" w:space="1" w:color="auto"/>
                <w:bottom w:val="none" w:sz="0" w:space="1" w:color="auto"/>
                <w:right w:val="none" w:sz="0" w:space="1" w:color="auto"/>
              </w:pBdr>
              <w:spacing w:before="60" w:after="0" w:line="240" w:lineRule="auto"/>
              <w:rPr>
                <w:ins w:id="29" w:author="Aaron Tang" w:date="2026-08-04T06:07:00Z" w16du:dateUtc="2026-08-04T10:07:00Z"/>
                <w:rFonts w:ascii="Arial" w:hAnsi="Arial" w:cs="Arial"/>
              </w:rPr>
            </w:pPr>
            <w:ins w:id="30" w:author="Aaron Tang" w:date="2026-08-04T06:07:00Z" w16du:dateUtc="2026-08-04T10:07:00Z">
              <w:r>
                <w:rPr>
                  <w:rFonts w:ascii="Arial" w:hAnsi="Arial" w:cs="Arial"/>
                  <w:color w:val="000000"/>
                  <w:sz w:val="14"/>
                </w:rPr>
                <w:t>More text</w:t>
              </w:r>
            </w:ins>
          </w:p>
        </w:tc>
      </w:tr>
      <w:tr w:rsidR="00581A63" w:rsidRPr="00880F52" w14:paraId="7085A791" w14:textId="77777777" w:rsidTr="00377210">
        <w:trPr>
          <w:gridAfter w:val="1"/>
          <w:wAfter w:w="8" w:type="dxa"/>
          <w:ins w:id="31" w:author="Aaron Tang" w:date="2026-08-04T06:07:00Z" w16du:dateUtc="2026-08-04T10:07:00Z"/>
        </w:trPr>
        <w:tc>
          <w:tcPr>
            <w:tcW w:w="3982" w:type="dxa"/>
            <w:gridSpan w:val="3"/>
            <w:vMerge/>
          </w:tcPr>
          <w:p w14:paraId="587E5037" w14:textId="77777777" w:rsidR="00581A63" w:rsidRPr="00880F52" w:rsidRDefault="00581A63" w:rsidP="00377210">
            <w:pPr>
              <w:spacing w:after="0" w:line="240" w:lineRule="auto"/>
              <w:rPr>
                <w:ins w:id="32" w:author="Aaron Tang" w:date="2026-08-04T06:07:00Z" w16du:dateUtc="2026-08-04T10:07:00Z"/>
                <w:rFonts w:ascii="Arial" w:hAnsi="Arial" w:cs="Arial"/>
              </w:rPr>
            </w:pPr>
          </w:p>
        </w:tc>
        <w:tc>
          <w:tcPr>
            <w:tcW w:w="2844" w:type="dxa"/>
            <w:gridSpan w:val="2"/>
          </w:tcPr>
          <w:p w14:paraId="00D82487" w14:textId="77777777" w:rsidR="00581A63" w:rsidRPr="00880F52" w:rsidRDefault="00581A63" w:rsidP="00377210">
            <w:pPr>
              <w:spacing w:after="0" w:line="240" w:lineRule="auto"/>
              <w:rPr>
                <w:ins w:id="33" w:author="Aaron Tang" w:date="2026-08-04T06:07:00Z" w16du:dateUtc="2026-08-04T10:07:00Z"/>
                <w:rFonts w:ascii="Arial" w:hAnsi="Arial" w:cs="Arial"/>
              </w:rPr>
            </w:pPr>
            <w:ins w:id="34" w:author="Aaron Tang" w:date="2026-08-04T06:07:00Z" w16du:dateUtc="2026-08-04T10:07:00Z">
              <w:r w:rsidRPr="00880F52">
                <w:rPr>
                  <w:rFonts w:ascii="Arial" w:hAnsi="Arial" w:cs="Arial"/>
                  <w:color w:val="000000"/>
                  <w:sz w:val="14"/>
                </w:rPr>
                <w:t> </w:t>
              </w:r>
            </w:ins>
          </w:p>
        </w:tc>
        <w:tc>
          <w:tcPr>
            <w:tcW w:w="4550" w:type="dxa"/>
            <w:gridSpan w:val="3"/>
            <w:vMerge/>
            <w:tcBorders>
              <w:left w:val="single" w:sz="6" w:space="0" w:color="000000"/>
              <w:right w:val="single" w:sz="6" w:space="0" w:color="000000"/>
            </w:tcBorders>
            <w:tcMar>
              <w:left w:w="30" w:type="dxa"/>
              <w:right w:w="30" w:type="dxa"/>
            </w:tcMar>
          </w:tcPr>
          <w:p w14:paraId="7EFDFAA6" w14:textId="77777777" w:rsidR="00581A63" w:rsidRPr="00880F52" w:rsidRDefault="00581A63" w:rsidP="00377210">
            <w:pPr>
              <w:spacing w:after="0" w:line="240" w:lineRule="auto"/>
              <w:rPr>
                <w:ins w:id="35" w:author="Aaron Tang" w:date="2026-08-04T06:07:00Z" w16du:dateUtc="2026-08-04T10:07:00Z"/>
                <w:rFonts w:ascii="Arial" w:hAnsi="Arial" w:cs="Arial"/>
              </w:rPr>
            </w:pPr>
          </w:p>
        </w:tc>
      </w:tr>
      <w:tr w:rsidR="00581A63" w:rsidRPr="00880F52" w14:paraId="28B4DDDF" w14:textId="77777777" w:rsidTr="00377210">
        <w:trPr>
          <w:gridAfter w:val="1"/>
          <w:wAfter w:w="8" w:type="dxa"/>
          <w:ins w:id="36" w:author="Aaron Tang" w:date="2026-08-04T06:07:00Z" w16du:dateUtc="2026-08-04T10:07:00Z"/>
        </w:trPr>
        <w:tc>
          <w:tcPr>
            <w:tcW w:w="3982" w:type="dxa"/>
            <w:gridSpan w:val="3"/>
            <w:vMerge/>
          </w:tcPr>
          <w:p w14:paraId="527A553E" w14:textId="77777777" w:rsidR="00581A63" w:rsidRPr="00880F52" w:rsidRDefault="00581A63" w:rsidP="00377210">
            <w:pPr>
              <w:spacing w:after="0" w:line="240" w:lineRule="auto"/>
              <w:rPr>
                <w:ins w:id="37" w:author="Aaron Tang" w:date="2026-08-04T06:07:00Z" w16du:dateUtc="2026-08-04T10:07:00Z"/>
                <w:rFonts w:ascii="Arial" w:hAnsi="Arial" w:cs="Arial"/>
              </w:rPr>
            </w:pPr>
          </w:p>
        </w:tc>
        <w:tc>
          <w:tcPr>
            <w:tcW w:w="2844" w:type="dxa"/>
            <w:gridSpan w:val="2"/>
          </w:tcPr>
          <w:p w14:paraId="3A251732" w14:textId="77777777" w:rsidR="00581A63" w:rsidRPr="00880F52" w:rsidRDefault="00581A63" w:rsidP="00377210">
            <w:pPr>
              <w:spacing w:after="0" w:line="240" w:lineRule="auto"/>
              <w:rPr>
                <w:ins w:id="38" w:author="Aaron Tang" w:date="2026-08-04T06:07:00Z" w16du:dateUtc="2026-08-04T10:07:00Z"/>
                <w:rFonts w:ascii="Arial" w:hAnsi="Arial" w:cs="Arial"/>
              </w:rPr>
            </w:pPr>
            <w:ins w:id="39" w:author="Aaron Tang" w:date="2026-08-04T06:07:00Z" w16du:dateUtc="2026-08-04T10:07:00Z">
              <w:r w:rsidRPr="00880F52">
                <w:rPr>
                  <w:rFonts w:ascii="Arial" w:hAnsi="Arial" w:cs="Arial"/>
                  <w:color w:val="000000"/>
                  <w:sz w:val="14"/>
                </w:rPr>
                <w:t> </w:t>
              </w:r>
            </w:ins>
          </w:p>
        </w:tc>
        <w:tc>
          <w:tcPr>
            <w:tcW w:w="4550" w:type="dxa"/>
            <w:gridSpan w:val="3"/>
            <w:vMerge/>
            <w:tcBorders>
              <w:left w:val="single" w:sz="6" w:space="0" w:color="000000"/>
              <w:right w:val="single" w:sz="6" w:space="0" w:color="000000"/>
            </w:tcBorders>
            <w:tcMar>
              <w:left w:w="30" w:type="dxa"/>
              <w:right w:w="30" w:type="dxa"/>
            </w:tcMar>
          </w:tcPr>
          <w:p w14:paraId="3BF7B3AE" w14:textId="77777777" w:rsidR="00581A63" w:rsidRPr="00880F52" w:rsidRDefault="00581A63" w:rsidP="00377210">
            <w:pPr>
              <w:spacing w:after="0" w:line="240" w:lineRule="auto"/>
              <w:rPr>
                <w:ins w:id="40" w:author="Aaron Tang" w:date="2026-08-04T06:07:00Z" w16du:dateUtc="2026-08-04T10:07:00Z"/>
                <w:rFonts w:ascii="Arial" w:hAnsi="Arial" w:cs="Arial"/>
              </w:rPr>
            </w:pPr>
          </w:p>
        </w:tc>
      </w:tr>
      <w:tr w:rsidR="00581A63" w:rsidRPr="00880F52" w14:paraId="4067C317" w14:textId="77777777" w:rsidTr="00377210">
        <w:trPr>
          <w:gridAfter w:val="1"/>
          <w:wAfter w:w="8" w:type="dxa"/>
          <w:ins w:id="41" w:author="Aaron Tang" w:date="2026-08-04T06:07:00Z" w16du:dateUtc="2026-08-04T10:07:00Z"/>
        </w:trPr>
        <w:tc>
          <w:tcPr>
            <w:tcW w:w="3982" w:type="dxa"/>
            <w:gridSpan w:val="3"/>
            <w:vMerge/>
          </w:tcPr>
          <w:p w14:paraId="3DB08EAD" w14:textId="77777777" w:rsidR="00581A63" w:rsidRPr="00880F52" w:rsidRDefault="00581A63" w:rsidP="00377210">
            <w:pPr>
              <w:spacing w:after="0" w:line="240" w:lineRule="auto"/>
              <w:rPr>
                <w:ins w:id="42" w:author="Aaron Tang" w:date="2026-08-04T06:07:00Z" w16du:dateUtc="2026-08-04T10:07:00Z"/>
                <w:rFonts w:ascii="Arial" w:hAnsi="Arial" w:cs="Arial"/>
              </w:rPr>
            </w:pPr>
          </w:p>
        </w:tc>
        <w:tc>
          <w:tcPr>
            <w:tcW w:w="2844" w:type="dxa"/>
            <w:gridSpan w:val="2"/>
          </w:tcPr>
          <w:p w14:paraId="395E5472" w14:textId="1072F88F" w:rsidR="00581A63" w:rsidRPr="00880F52" w:rsidRDefault="00E53FC7" w:rsidP="00377210">
            <w:pPr>
              <w:spacing w:after="0" w:line="240" w:lineRule="auto"/>
              <w:rPr>
                <w:ins w:id="43" w:author="Aaron Tang" w:date="2026-08-04T06:07:00Z" w16du:dateUtc="2026-08-04T10:07:00Z"/>
                <w:rFonts w:ascii="Arial" w:hAnsi="Arial" w:cs="Arial"/>
              </w:rPr>
            </w:pPr>
            <w:ins w:id="44" w:author="Aaron Tang" w:date="2026-08-04T06:07:00Z" w16du:dateUtc="2026-08-04T10:07:00Z">
              <w:r>
                <w:rPr>
                  <w:rFonts w:ascii="Arial" w:hAnsi="Arial" w:cs="Arial"/>
                  <w:b/>
                  <w:color w:val="3067DB"/>
                  <w:sz w:val="24"/>
                </w:rPr>
                <w:t>More text</w:t>
              </w:r>
            </w:ins>
          </w:p>
        </w:tc>
        <w:tc>
          <w:tcPr>
            <w:tcW w:w="4550" w:type="dxa"/>
            <w:gridSpan w:val="3"/>
            <w:vMerge/>
            <w:tcBorders>
              <w:left w:val="single" w:sz="6" w:space="0" w:color="000000"/>
              <w:right w:val="single" w:sz="6" w:space="0" w:color="000000"/>
            </w:tcBorders>
            <w:tcMar>
              <w:left w:w="30" w:type="dxa"/>
              <w:right w:w="30" w:type="dxa"/>
            </w:tcMar>
          </w:tcPr>
          <w:p w14:paraId="72DA6BD5" w14:textId="77777777" w:rsidR="00581A63" w:rsidRPr="00880F52" w:rsidRDefault="00581A63" w:rsidP="00377210">
            <w:pPr>
              <w:spacing w:after="0" w:line="240" w:lineRule="auto"/>
              <w:rPr>
                <w:ins w:id="45" w:author="Aaron Tang" w:date="2026-08-04T06:07:00Z" w16du:dateUtc="2026-08-04T10:07:00Z"/>
                <w:rFonts w:ascii="Arial" w:hAnsi="Arial" w:cs="Arial"/>
              </w:rPr>
            </w:pPr>
          </w:p>
        </w:tc>
      </w:tr>
      <w:tr w:rsidR="00581A63" w:rsidRPr="00880F52" w14:paraId="792AD4A5" w14:textId="77777777" w:rsidTr="00377210">
        <w:trPr>
          <w:gridAfter w:val="1"/>
          <w:wAfter w:w="8" w:type="dxa"/>
          <w:ins w:id="46" w:author="Aaron Tang" w:date="2026-08-04T06:07:00Z" w16du:dateUtc="2026-08-04T10:07:00Z"/>
        </w:trPr>
        <w:tc>
          <w:tcPr>
            <w:tcW w:w="3982" w:type="dxa"/>
            <w:gridSpan w:val="3"/>
            <w:vMerge/>
          </w:tcPr>
          <w:p w14:paraId="67B414CE" w14:textId="77777777" w:rsidR="00581A63" w:rsidRPr="00880F52" w:rsidRDefault="00581A63" w:rsidP="00377210">
            <w:pPr>
              <w:spacing w:after="0" w:line="240" w:lineRule="auto"/>
              <w:rPr>
                <w:ins w:id="47" w:author="Aaron Tang" w:date="2026-08-04T06:07:00Z" w16du:dateUtc="2026-08-04T10:07:00Z"/>
                <w:rFonts w:ascii="Arial" w:hAnsi="Arial" w:cs="Arial"/>
              </w:rPr>
            </w:pPr>
          </w:p>
        </w:tc>
        <w:tc>
          <w:tcPr>
            <w:tcW w:w="2844" w:type="dxa"/>
            <w:gridSpan w:val="2"/>
          </w:tcPr>
          <w:p w14:paraId="028F1FAC" w14:textId="77777777" w:rsidR="00581A63" w:rsidRPr="00880F52" w:rsidRDefault="00581A63" w:rsidP="00377210">
            <w:pPr>
              <w:spacing w:after="0" w:line="240" w:lineRule="auto"/>
              <w:rPr>
                <w:ins w:id="48" w:author="Aaron Tang" w:date="2026-08-04T06:07:00Z" w16du:dateUtc="2026-08-04T10:07:00Z"/>
                <w:rFonts w:ascii="Arial" w:hAnsi="Arial" w:cs="Arial"/>
              </w:rPr>
            </w:pPr>
            <w:ins w:id="49" w:author="Aaron Tang" w:date="2026-08-04T06:07:00Z" w16du:dateUtc="2026-08-04T10:07:00Z">
              <w:r w:rsidRPr="00880F52">
                <w:rPr>
                  <w:rFonts w:ascii="Arial" w:hAnsi="Arial" w:cs="Arial"/>
                  <w:color w:val="000000"/>
                  <w:sz w:val="14"/>
                </w:rPr>
                <w:t> </w:t>
              </w:r>
            </w:ins>
          </w:p>
        </w:tc>
        <w:tc>
          <w:tcPr>
            <w:tcW w:w="4550" w:type="dxa"/>
            <w:gridSpan w:val="3"/>
            <w:vMerge/>
            <w:tcBorders>
              <w:left w:val="single" w:sz="6" w:space="0" w:color="000000"/>
              <w:bottom w:val="single" w:sz="6" w:space="0" w:color="000000"/>
              <w:right w:val="single" w:sz="6" w:space="0" w:color="000000"/>
            </w:tcBorders>
            <w:tcMar>
              <w:left w:w="30" w:type="dxa"/>
              <w:bottom w:w="30" w:type="dxa"/>
              <w:right w:w="30" w:type="dxa"/>
            </w:tcMar>
          </w:tcPr>
          <w:p w14:paraId="47BEAE20" w14:textId="77777777" w:rsidR="00581A63" w:rsidRPr="00880F52" w:rsidRDefault="00581A63" w:rsidP="00377210">
            <w:pPr>
              <w:spacing w:after="0" w:line="240" w:lineRule="auto"/>
              <w:rPr>
                <w:ins w:id="50" w:author="Aaron Tang" w:date="2026-08-04T06:07:00Z" w16du:dateUtc="2026-08-04T10:07:00Z"/>
                <w:rFonts w:ascii="Arial" w:hAnsi="Arial" w:cs="Arial"/>
              </w:rPr>
            </w:pPr>
          </w:p>
        </w:tc>
      </w:tr>
      <w:tr w:rsidR="00581A63" w:rsidRPr="00880F52" w14:paraId="7DB58C8D" w14:textId="77777777" w:rsidTr="00377210">
        <w:trPr>
          <w:gridBefore w:val="1"/>
          <w:wBefore w:w="8" w:type="dxa"/>
          <w:ins w:id="51" w:author="Aaron Tang" w:date="2026-08-04T06:07:00Z" w16du:dateUtc="2026-08-04T10:07:00Z"/>
        </w:trPr>
        <w:tc>
          <w:tcPr>
            <w:tcW w:w="11376" w:type="dxa"/>
            <w:gridSpan w:val="8"/>
            <w:tcBorders>
              <w:top w:val="single" w:sz="6" w:space="0" w:color="000000"/>
              <w:left w:val="single" w:sz="6" w:space="0" w:color="000000"/>
              <w:bottom w:val="single" w:sz="6" w:space="0" w:color="000000"/>
              <w:right w:val="single" w:sz="6" w:space="0" w:color="000000"/>
            </w:tcBorders>
            <w:shd w:val="clear" w:color="auto" w:fill="3067DB"/>
            <w:tcMar>
              <w:left w:w="30" w:type="dxa"/>
            </w:tcMar>
          </w:tcPr>
          <w:p w14:paraId="7B2CB8AC" w14:textId="77777777" w:rsidR="00581A63" w:rsidRPr="00880F52" w:rsidRDefault="00581A63" w:rsidP="00377210">
            <w:pPr>
              <w:spacing w:after="0" w:line="240" w:lineRule="auto"/>
              <w:rPr>
                <w:ins w:id="52" w:author="Aaron Tang" w:date="2026-08-04T06:07:00Z" w16du:dateUtc="2026-08-04T10:07:00Z"/>
                <w:rFonts w:ascii="Arial" w:hAnsi="Arial" w:cs="Arial"/>
              </w:rPr>
            </w:pPr>
            <w:ins w:id="53" w:author="Aaron Tang" w:date="2026-08-04T06:07:00Z" w16du:dateUtc="2026-08-04T10:07:00Z">
              <w:r w:rsidRPr="00880F52">
                <w:rPr>
                  <w:rFonts w:ascii="Arial" w:hAnsi="Arial" w:cs="Arial"/>
                  <w:color w:val="FFFFFF"/>
                  <w:sz w:val="14"/>
                </w:rPr>
                <w:t>Client Information</w:t>
              </w:r>
            </w:ins>
          </w:p>
        </w:tc>
      </w:tr>
      <w:tr w:rsidR="00581A63" w:rsidRPr="00880F52" w14:paraId="43EB0628" w14:textId="77777777" w:rsidTr="00377210">
        <w:trPr>
          <w:gridBefore w:val="1"/>
          <w:wBefore w:w="8" w:type="dxa"/>
          <w:ins w:id="54" w:author="Aaron Tang" w:date="2026-08-04T06:07:00Z" w16du:dateUtc="2026-08-04T10:07:00Z"/>
        </w:trPr>
        <w:tc>
          <w:tcPr>
            <w:tcW w:w="9670" w:type="dxa"/>
            <w:gridSpan w:val="6"/>
            <w:tcBorders>
              <w:top w:val="single" w:sz="6" w:space="0" w:color="000000"/>
              <w:left w:val="single" w:sz="6" w:space="0" w:color="000000"/>
              <w:bottom w:val="single" w:sz="6" w:space="0" w:color="000000"/>
            </w:tcBorders>
            <w:tcMar>
              <w:top w:w="30" w:type="dxa"/>
              <w:left w:w="30" w:type="dxa"/>
              <w:bottom w:w="30" w:type="dxa"/>
              <w:right w:w="30" w:type="dxa"/>
            </w:tcMar>
          </w:tcPr>
          <w:p w14:paraId="38DDF6FB" w14:textId="18F19CF9" w:rsidR="00581A63" w:rsidRPr="00E53FC7" w:rsidRDefault="00E53FC7" w:rsidP="00377210">
            <w:pPr>
              <w:spacing w:after="0" w:line="240" w:lineRule="auto"/>
              <w:rPr>
                <w:ins w:id="55" w:author="Aaron Tang" w:date="2026-08-04T06:07:00Z" w16du:dateUtc="2026-08-04T10:07:00Z"/>
                <w:rFonts w:ascii="Arial" w:hAnsi="Arial" w:cs="Arial"/>
                <w:highlight w:val="yellow"/>
              </w:rPr>
            </w:pPr>
            <w:ins w:id="56" w:author="Aaron Tang" w:date="2026-08-04T06:07:00Z" w16du:dateUtc="2026-08-04T10:07:00Z">
              <w:r>
                <w:rPr>
                  <w:rFonts w:ascii="Arial" w:hAnsi="Arial" w:cs="Arial"/>
                  <w:color w:val="000000"/>
                  <w:sz w:val="14"/>
                  <w:highlight w:val="yellow"/>
                </w:rPr>
                <w:t>text</w:t>
              </w:r>
            </w:ins>
          </w:p>
          <w:p w14:paraId="3658DB78" w14:textId="70643A58" w:rsidR="00581A63" w:rsidRPr="00E53FC7" w:rsidRDefault="00E53FC7" w:rsidP="00377210">
            <w:pPr>
              <w:spacing w:after="0" w:line="240" w:lineRule="auto"/>
              <w:rPr>
                <w:ins w:id="57" w:author="Aaron Tang" w:date="2026-08-04T06:07:00Z" w16du:dateUtc="2026-08-04T10:07:00Z"/>
                <w:rFonts w:ascii="Arial" w:hAnsi="Arial" w:cs="Arial"/>
                <w:highlight w:val="yellow"/>
              </w:rPr>
            </w:pPr>
            <w:ins w:id="58" w:author="Aaron Tang" w:date="2026-08-04T06:07:00Z" w16du:dateUtc="2026-08-04T10:07:00Z">
              <w:r>
                <w:rPr>
                  <w:rFonts w:ascii="Arial" w:hAnsi="Arial" w:cs="Arial"/>
                  <w:color w:val="000000"/>
                  <w:sz w:val="14"/>
                  <w:highlight w:val="yellow"/>
                </w:rPr>
                <w:t>more text</w:t>
              </w:r>
            </w:ins>
          </w:p>
        </w:tc>
        <w:tc>
          <w:tcPr>
            <w:tcW w:w="1706" w:type="dxa"/>
            <w:gridSpan w:val="2"/>
            <w:tcBorders>
              <w:top w:val="single" w:sz="6" w:space="0" w:color="000000"/>
              <w:bottom w:val="single" w:sz="6" w:space="0" w:color="000000"/>
              <w:right w:val="single" w:sz="6" w:space="0" w:color="000000"/>
            </w:tcBorders>
            <w:tcMar>
              <w:top w:w="30" w:type="dxa"/>
              <w:left w:w="30" w:type="dxa"/>
              <w:bottom w:w="30" w:type="dxa"/>
              <w:right w:w="30" w:type="dxa"/>
            </w:tcMar>
          </w:tcPr>
          <w:p w14:paraId="2FFACF2F" w14:textId="7950C33E" w:rsidR="00581A63" w:rsidRPr="00E53FC7" w:rsidRDefault="00581A63" w:rsidP="00377210">
            <w:pPr>
              <w:spacing w:after="0" w:line="240" w:lineRule="auto"/>
              <w:rPr>
                <w:ins w:id="59" w:author="Aaron Tang" w:date="2026-08-04T06:07:00Z" w16du:dateUtc="2026-08-04T10:07:00Z"/>
                <w:rFonts w:ascii="Arial" w:hAnsi="Arial" w:cs="Arial"/>
                <w:highlight w:val="yellow"/>
              </w:rPr>
            </w:pPr>
            <w:ins w:id="60" w:author="Aaron Tang" w:date="2026-08-04T06:07:00Z" w16du:dateUtc="2026-08-04T10:07:00Z">
              <w:r w:rsidRPr="00E53FC7">
                <w:rPr>
                  <w:rFonts w:ascii="Arial" w:hAnsi="Arial" w:cs="Arial"/>
                  <w:color w:val="000000"/>
                  <w:sz w:val="14"/>
                  <w:highlight w:val="yellow"/>
                </w:rPr>
                <w:t> </w:t>
              </w:r>
              <w:r w:rsidR="00E53FC7">
                <w:rPr>
                  <w:rFonts w:ascii="Arial" w:hAnsi="Arial" w:cs="Arial"/>
                  <w:highlight w:val="yellow"/>
                </w:rPr>
                <w:t>Some more text</w:t>
              </w:r>
            </w:ins>
          </w:p>
        </w:tc>
      </w:tr>
      <w:tr w:rsidR="00581A63" w:rsidRPr="00880F52" w14:paraId="6A1742D3" w14:textId="77777777" w:rsidTr="00377210">
        <w:trPr>
          <w:gridBefore w:val="1"/>
          <w:wBefore w:w="8" w:type="dxa"/>
          <w:ins w:id="61" w:author="Aaron Tang" w:date="2026-08-04T06:07:00Z" w16du:dateUtc="2026-08-04T10:07:00Z"/>
        </w:trPr>
        <w:tc>
          <w:tcPr>
            <w:tcW w:w="3413" w:type="dxa"/>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C780D84" w14:textId="28D340FB" w:rsidR="00581A63" w:rsidRPr="00E53FC7" w:rsidRDefault="00707D07" w:rsidP="00E53FC7">
            <w:pPr>
              <w:spacing w:after="0" w:line="240" w:lineRule="auto"/>
              <w:rPr>
                <w:ins w:id="62" w:author="Aaron Tang" w:date="2026-08-04T06:07:00Z" w16du:dateUtc="2026-08-04T10:07:00Z"/>
                <w:rFonts w:ascii="Arial" w:hAnsi="Arial" w:cs="Arial"/>
                <w:highlight w:val="yellow"/>
              </w:rPr>
            </w:pPr>
            <w:ins w:id="63" w:author="Aaron Tang" w:date="2026-08-04T06:07:00Z" w16du:dateUtc="2026-08-04T10:07:00Z">
              <w:r>
                <w:rPr>
                  <w:rFonts w:ascii="Arial" w:hAnsi="Arial" w:cs="Arial"/>
                  <w:color w:val="000000"/>
                  <w:sz w:val="14"/>
                  <w:highlight w:val="yellow"/>
                </w:rPr>
                <w:t xml:space="preserve">This is the really broken text </w:t>
              </w:r>
            </w:ins>
          </w:p>
        </w:tc>
        <w:tc>
          <w:tcPr>
            <w:tcW w:w="2275"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4AB431D" w14:textId="77777777" w:rsidR="00581A63" w:rsidRPr="00E53FC7" w:rsidRDefault="00581A63" w:rsidP="00377210">
            <w:pPr>
              <w:spacing w:after="0" w:line="240" w:lineRule="auto"/>
              <w:rPr>
                <w:ins w:id="64" w:author="Aaron Tang" w:date="2026-08-04T06:07:00Z" w16du:dateUtc="2026-08-04T10:07:00Z"/>
                <w:rFonts w:ascii="Arial" w:hAnsi="Arial" w:cs="Arial"/>
                <w:highlight w:val="yellow"/>
              </w:rPr>
            </w:pPr>
            <w:ins w:id="65" w:author="Aaron Tang" w:date="2026-08-04T06:07:00Z" w16du:dateUtc="2026-08-04T10:07:00Z">
              <w:r w:rsidRPr="00E53FC7">
                <w:rPr>
                  <w:rFonts w:ascii="Arial" w:hAnsi="Arial" w:cs="Arial"/>
                  <w:color w:val="000000"/>
                  <w:sz w:val="14"/>
                  <w:highlight w:val="yellow"/>
                </w:rPr>
                <w:t>Phone No.</w:t>
              </w:r>
            </w:ins>
          </w:p>
          <w:p w14:paraId="693A9848" w14:textId="028CCD77" w:rsidR="00581A63" w:rsidRPr="00E53FC7" w:rsidRDefault="00581A63" w:rsidP="00377210">
            <w:pPr>
              <w:spacing w:after="0" w:line="240" w:lineRule="auto"/>
              <w:rPr>
                <w:ins w:id="66" w:author="Aaron Tang" w:date="2026-08-04T06:07:00Z" w16du:dateUtc="2026-08-04T10:07:00Z"/>
                <w:rFonts w:ascii="Arial" w:hAnsi="Arial" w:cs="Arial"/>
                <w:highlight w:val="yellow"/>
              </w:rPr>
            </w:pPr>
            <w:ins w:id="67" w:author="Aaron Tang" w:date="2026-08-04T06:07:00Z" w16du:dateUtc="2026-08-04T10:07:00Z">
              <w:r w:rsidRPr="00E53FC7">
                <w:rPr>
                  <w:rFonts w:ascii="Arial" w:hAnsi="Arial" w:cs="Arial"/>
                  <w:color w:val="000000"/>
                  <w:sz w:val="14"/>
                  <w:highlight w:val="yellow"/>
                </w:rPr>
                <w:t>(</w:t>
              </w:r>
            </w:ins>
          </w:p>
        </w:tc>
        <w:tc>
          <w:tcPr>
            <w:tcW w:w="5688" w:type="dxa"/>
            <w:gridSpan w:val="5"/>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7F0FFD1" w14:textId="77777777" w:rsidR="00581A63" w:rsidRPr="00E53FC7" w:rsidRDefault="00581A63" w:rsidP="00377210">
            <w:pPr>
              <w:spacing w:after="0" w:line="240" w:lineRule="auto"/>
              <w:rPr>
                <w:ins w:id="68" w:author="Aaron Tang" w:date="2026-08-04T06:07:00Z" w16du:dateUtc="2026-08-04T10:07:00Z"/>
                <w:rFonts w:ascii="Arial" w:hAnsi="Arial" w:cs="Arial"/>
                <w:highlight w:val="yellow"/>
              </w:rPr>
            </w:pPr>
            <w:ins w:id="69" w:author="Aaron Tang" w:date="2026-08-04T06:07:00Z" w16du:dateUtc="2026-08-04T10:07:00Z">
              <w:r w:rsidRPr="00E53FC7">
                <w:rPr>
                  <w:rFonts w:ascii="Arial" w:hAnsi="Arial" w:cs="Arial"/>
                  <w:color w:val="000000"/>
                  <w:sz w:val="14"/>
                  <w:highlight w:val="yellow"/>
                </w:rPr>
                <w:t>e-mail</w:t>
              </w:r>
            </w:ins>
          </w:p>
          <w:p w14:paraId="4392997E" w14:textId="08D54B37" w:rsidR="00581A63" w:rsidRPr="00E53FC7" w:rsidRDefault="00581A63" w:rsidP="00377210">
            <w:pPr>
              <w:spacing w:after="0" w:line="240" w:lineRule="auto"/>
              <w:rPr>
                <w:ins w:id="70" w:author="Aaron Tang" w:date="2026-08-04T06:07:00Z" w16du:dateUtc="2026-08-04T10:07:00Z"/>
                <w:rFonts w:ascii="Arial" w:hAnsi="Arial" w:cs="Arial"/>
                <w:highlight w:val="yellow"/>
              </w:rPr>
            </w:pPr>
            <w:ins w:id="71" w:author="Aaron Tang" w:date="2026-08-04T06:07:00Z" w16du:dateUtc="2026-08-04T10:07:00Z">
              <w:r w:rsidRPr="00E53FC7">
                <w:rPr>
                  <w:rFonts w:ascii="Arial" w:hAnsi="Arial" w:cs="Arial"/>
                  <w:color w:val="000000"/>
                  <w:sz w:val="14"/>
                  <w:highlight w:val="yellow"/>
                </w:rPr>
                <w:t>k</w:t>
              </w:r>
            </w:ins>
          </w:p>
        </w:tc>
      </w:tr>
      <w:tr w:rsidR="00581A63" w:rsidRPr="00990111" w14:paraId="6EE2003E" w14:textId="77777777" w:rsidTr="00377210">
        <w:trPr>
          <w:gridBefore w:val="1"/>
          <w:wBefore w:w="8" w:type="dxa"/>
          <w:ins w:id="72" w:author="Aaron Tang" w:date="2026-08-04T06:07:00Z" w16du:dateUtc="2026-08-04T10:07:00Z"/>
        </w:trPr>
        <w:tc>
          <w:tcPr>
            <w:tcW w:w="5688" w:type="dxa"/>
            <w:gridSpan w:val="3"/>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96B8081" w14:textId="77777777" w:rsidR="00581A63" w:rsidRPr="00E53FC7" w:rsidRDefault="00581A63" w:rsidP="00377210">
            <w:pPr>
              <w:spacing w:after="0" w:line="240" w:lineRule="auto"/>
              <w:rPr>
                <w:ins w:id="73" w:author="Aaron Tang" w:date="2026-08-04T06:07:00Z" w16du:dateUtc="2026-08-04T10:07:00Z"/>
                <w:rFonts w:ascii="Arial" w:hAnsi="Arial" w:cs="Arial"/>
                <w:highlight w:val="yellow"/>
              </w:rPr>
            </w:pPr>
            <w:ins w:id="74" w:author="Aaron Tang" w:date="2026-08-04T06:07:00Z" w16du:dateUtc="2026-08-04T10:07:00Z">
              <w:r w:rsidRPr="00E53FC7">
                <w:rPr>
                  <w:rFonts w:ascii="Arial" w:hAnsi="Arial" w:cs="Arial"/>
                  <w:color w:val="000000"/>
                  <w:sz w:val="14"/>
                  <w:highlight w:val="yellow"/>
                </w:rPr>
                <w:t>Billing Street Address</w:t>
              </w:r>
            </w:ins>
          </w:p>
          <w:p w14:paraId="4C2DA543" w14:textId="60F70041" w:rsidR="00581A63" w:rsidRPr="00E53FC7" w:rsidRDefault="00E53FC7" w:rsidP="00377210">
            <w:pPr>
              <w:spacing w:after="0" w:line="240" w:lineRule="auto"/>
              <w:rPr>
                <w:ins w:id="75" w:author="Aaron Tang" w:date="2026-08-04T06:07:00Z" w16du:dateUtc="2026-08-04T10:07:00Z"/>
                <w:rFonts w:ascii="Arial" w:hAnsi="Arial" w:cs="Arial"/>
                <w:highlight w:val="yellow"/>
              </w:rPr>
            </w:pPr>
            <w:ins w:id="76" w:author="Aaron Tang" w:date="2026-08-04T06:07:00Z" w16du:dateUtc="2026-08-04T10:07:00Z">
              <w:r>
                <w:rPr>
                  <w:rFonts w:ascii="Arial" w:hAnsi="Arial" w:cs="Arial"/>
                  <w:color w:val="000000"/>
                  <w:sz w:val="14"/>
                  <w:highlight w:val="yellow"/>
                </w:rPr>
                <w:t>North pole</w:t>
              </w:r>
            </w:ins>
          </w:p>
        </w:tc>
        <w:tc>
          <w:tcPr>
            <w:tcW w:w="2275"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E29D15C" w14:textId="77777777" w:rsidR="00581A63" w:rsidRPr="00E53FC7" w:rsidRDefault="00581A63" w:rsidP="00377210">
            <w:pPr>
              <w:spacing w:after="0" w:line="240" w:lineRule="auto"/>
              <w:rPr>
                <w:ins w:id="77" w:author="Aaron Tang" w:date="2026-08-04T06:07:00Z" w16du:dateUtc="2026-08-04T10:07:00Z"/>
                <w:rFonts w:ascii="Arial" w:hAnsi="Arial" w:cs="Arial"/>
                <w:highlight w:val="yellow"/>
              </w:rPr>
            </w:pPr>
            <w:ins w:id="78" w:author="Aaron Tang" w:date="2026-08-04T06:07:00Z" w16du:dateUtc="2026-08-04T10:07:00Z">
              <w:r w:rsidRPr="00E53FC7">
                <w:rPr>
                  <w:rFonts w:ascii="Arial" w:hAnsi="Arial" w:cs="Arial"/>
                  <w:color w:val="000000"/>
                  <w:sz w:val="14"/>
                  <w:highlight w:val="yellow"/>
                </w:rPr>
                <w:t>City</w:t>
              </w:r>
            </w:ins>
          </w:p>
          <w:p w14:paraId="75517DFA" w14:textId="77777777" w:rsidR="00581A63" w:rsidRPr="00E53FC7" w:rsidRDefault="00581A63" w:rsidP="00377210">
            <w:pPr>
              <w:spacing w:after="0" w:line="240" w:lineRule="auto"/>
              <w:rPr>
                <w:ins w:id="79" w:author="Aaron Tang" w:date="2026-08-04T06:07:00Z" w16du:dateUtc="2026-08-04T10:07:00Z"/>
                <w:rFonts w:ascii="Arial" w:hAnsi="Arial" w:cs="Arial"/>
                <w:highlight w:val="yellow"/>
              </w:rPr>
            </w:pPr>
            <w:ins w:id="80" w:author="Aaron Tang" w:date="2026-08-04T06:07:00Z" w16du:dateUtc="2026-08-04T10:07:00Z">
              <w:r w:rsidRPr="00E53FC7">
                <w:rPr>
                  <w:rFonts w:ascii="Arial" w:hAnsi="Arial" w:cs="Arial"/>
                  <w:color w:val="000000"/>
                  <w:sz w:val="14"/>
                  <w:highlight w:val="yellow"/>
                </w:rPr>
                <w:t>Toronto</w:t>
              </w:r>
            </w:ins>
          </w:p>
        </w:tc>
        <w:tc>
          <w:tcPr>
            <w:tcW w:w="1706" w:type="dxa"/>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25ACB91" w14:textId="77777777" w:rsidR="00581A63" w:rsidRPr="00E53FC7" w:rsidRDefault="00581A63" w:rsidP="00377210">
            <w:pPr>
              <w:spacing w:after="0" w:line="240" w:lineRule="auto"/>
              <w:rPr>
                <w:ins w:id="81" w:author="Aaron Tang" w:date="2026-08-04T06:07:00Z" w16du:dateUtc="2026-08-04T10:07:00Z"/>
                <w:rFonts w:ascii="Arial" w:hAnsi="Arial" w:cs="Arial"/>
                <w:highlight w:val="yellow"/>
              </w:rPr>
            </w:pPr>
            <w:ins w:id="82" w:author="Aaron Tang" w:date="2026-08-04T06:07:00Z" w16du:dateUtc="2026-08-04T10:07:00Z">
              <w:r w:rsidRPr="00E53FC7">
                <w:rPr>
                  <w:rFonts w:ascii="Arial" w:hAnsi="Arial" w:cs="Arial"/>
                  <w:color w:val="000000"/>
                  <w:sz w:val="14"/>
                  <w:highlight w:val="yellow"/>
                </w:rPr>
                <w:t>State/Province</w:t>
              </w:r>
            </w:ins>
          </w:p>
          <w:p w14:paraId="00405B29" w14:textId="77777777" w:rsidR="00581A63" w:rsidRPr="00E53FC7" w:rsidRDefault="00581A63" w:rsidP="00377210">
            <w:pPr>
              <w:spacing w:after="0" w:line="240" w:lineRule="auto"/>
              <w:rPr>
                <w:ins w:id="83" w:author="Aaron Tang" w:date="2026-08-04T06:07:00Z" w16du:dateUtc="2026-08-04T10:07:00Z"/>
                <w:rFonts w:ascii="Arial" w:hAnsi="Arial" w:cs="Arial"/>
                <w:highlight w:val="yellow"/>
              </w:rPr>
            </w:pPr>
            <w:ins w:id="84" w:author="Aaron Tang" w:date="2026-08-04T06:07:00Z" w16du:dateUtc="2026-08-04T10:07:00Z">
              <w:r w:rsidRPr="00E53FC7">
                <w:rPr>
                  <w:rFonts w:ascii="Arial" w:hAnsi="Arial" w:cs="Arial"/>
                  <w:color w:val="000000"/>
                  <w:sz w:val="14"/>
                  <w:highlight w:val="yellow"/>
                </w:rPr>
                <w:t>ON</w:t>
              </w:r>
            </w:ins>
          </w:p>
        </w:tc>
        <w:tc>
          <w:tcPr>
            <w:tcW w:w="1706" w:type="dxa"/>
            <w:gridSpan w:val="2"/>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FF5F36F" w14:textId="77777777" w:rsidR="00581A63" w:rsidRPr="00E53FC7" w:rsidRDefault="00581A63" w:rsidP="00377210">
            <w:pPr>
              <w:spacing w:after="0" w:line="240" w:lineRule="auto"/>
              <w:rPr>
                <w:ins w:id="85" w:author="Aaron Tang" w:date="2026-08-04T06:07:00Z" w16du:dateUtc="2026-08-04T10:07:00Z"/>
                <w:rFonts w:ascii="Arial" w:hAnsi="Arial" w:cs="Arial"/>
                <w:highlight w:val="yellow"/>
                <w:lang w:val="fr-CA"/>
              </w:rPr>
            </w:pPr>
            <w:ins w:id="86" w:author="Aaron Tang" w:date="2026-08-04T06:07:00Z" w16du:dateUtc="2026-08-04T10:07:00Z">
              <w:r w:rsidRPr="00E53FC7">
                <w:rPr>
                  <w:rFonts w:ascii="Arial" w:hAnsi="Arial" w:cs="Arial"/>
                  <w:color w:val="000000"/>
                  <w:sz w:val="14"/>
                  <w:highlight w:val="yellow"/>
                  <w:lang w:val="fr-CA"/>
                </w:rPr>
                <w:t>Zip/Postal Code</w:t>
              </w:r>
            </w:ins>
          </w:p>
          <w:p w14:paraId="5988C45D" w14:textId="30E46CC3" w:rsidR="00581A63" w:rsidRPr="00E53FC7" w:rsidRDefault="00581A63" w:rsidP="00377210">
            <w:pPr>
              <w:spacing w:after="0" w:line="240" w:lineRule="auto"/>
              <w:rPr>
                <w:ins w:id="87" w:author="Aaron Tang" w:date="2026-08-04T06:07:00Z" w16du:dateUtc="2026-08-04T10:07:00Z"/>
                <w:rFonts w:ascii="Arial" w:hAnsi="Arial" w:cs="Arial"/>
                <w:highlight w:val="yellow"/>
                <w:lang w:val="fr-CA"/>
              </w:rPr>
            </w:pPr>
            <w:ins w:id="88" w:author="Aaron Tang" w:date="2026-08-04T06:07:00Z" w16du:dateUtc="2026-08-04T10:07:00Z">
              <w:r w:rsidRPr="00E53FC7">
                <w:rPr>
                  <w:rFonts w:ascii="Arial" w:hAnsi="Arial" w:cs="Arial"/>
                  <w:color w:val="000000"/>
                  <w:sz w:val="14"/>
                  <w:highlight w:val="yellow"/>
                  <w:lang w:val="fr-CA"/>
                </w:rPr>
                <w:t>M</w:t>
              </w:r>
              <w:r w:rsidR="00E53FC7">
                <w:rPr>
                  <w:rFonts w:ascii="Arial" w:hAnsi="Arial" w:cs="Arial"/>
                  <w:color w:val="000000"/>
                  <w:sz w:val="14"/>
                  <w:highlight w:val="yellow"/>
                  <w:lang w:val="fr-CA"/>
                </w:rPr>
                <w:t>00000</w:t>
              </w:r>
            </w:ins>
          </w:p>
        </w:tc>
      </w:tr>
    </w:tbl>
    <w:p w14:paraId="6F305045" w14:textId="77777777" w:rsidR="00581A63" w:rsidRPr="00990111" w:rsidRDefault="00581A63" w:rsidP="00581A63">
      <w:pPr>
        <w:spacing w:after="0" w:line="240" w:lineRule="auto"/>
        <w:rPr>
          <w:ins w:id="89" w:author="Aaron Tang" w:date="2026-08-04T06:07:00Z" w16du:dateUtc="2026-08-04T10:07:00Z"/>
          <w:rFonts w:ascii="Arial" w:hAnsi="Arial" w:cs="Arial"/>
          <w:lang w:val="fr-CA"/>
        </w:rPr>
      </w:pPr>
      <w:ins w:id="90" w:author="Aaron Tang" w:date="2026-08-04T06:07:00Z" w16du:dateUtc="2026-08-04T10:07:00Z">
        <w:r w:rsidRPr="00990111">
          <w:rPr>
            <w:rFonts w:ascii="Arial" w:hAnsi="Arial" w:cs="Arial"/>
            <w:color w:val="000000"/>
            <w:sz w:val="14"/>
            <w:lang w:val="fr-CA"/>
          </w:rPr>
          <w:t> </w:t>
        </w:r>
      </w:ins>
    </w:p>
    <w:p w14:paraId="2F923CF9" w14:textId="77777777" w:rsidR="00653991" w:rsidRPr="003333EF" w:rsidRDefault="00653991" w:rsidP="00653991">
      <w:pPr>
        <w:pStyle w:val="Heading3"/>
        <w:keepNext w:val="0"/>
        <w:keepLines w:val="0"/>
        <w:spacing w:before="320"/>
        <w:rPr>
          <w:del w:id="91" w:author="Aaron Tang" w:date="2026-08-04T06:07:00Z" w16du:dateUtc="2026-08-04T10:07:00Z"/>
          <w:rFonts w:ascii="Arial" w:hAnsi="Arial" w:cs="Arial"/>
          <w:b/>
          <w:color w:val="000000"/>
          <w:sz w:val="22"/>
          <w:szCs w:val="22"/>
        </w:rPr>
      </w:pPr>
      <w:del w:id="92" w:author="Aaron Tang" w:date="2026-08-04T06:07:00Z" w16du:dateUtc="2026-08-04T10:07: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93" w:author="Aaron Tang" w:date="2026-08-04T06:07:00Z" w16du:dateUtc="2026-08-04T10:07:00Z"/>
        </w:rPr>
      </w:pPr>
      <w:bookmarkStart w:id="94" w:name="_heading=h.1fob9te" w:colFirst="0" w:colLast="0"/>
      <w:bookmarkEnd w:id="94"/>
      <w:del w:id="95" w:author="Aaron Tang" w:date="2026-08-04T06:07:00Z" w16du:dateUtc="2026-08-04T10:07: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rsidSect="00581A63">
      <w:headerReference w:type="default" r:id="rId6"/>
      <w:footerReference w:type="even" r:id="rId7"/>
      <w:footerReference w:type="default" r:id="rId8"/>
      <w:pgSz w:w="12240" w:h="15840" w:code="0"/>
      <w:pgMar w:top="288" w:right="432" w:bottom="438" w:left="432" w:header="288" w:footer="288" w:gutter="0"/>
      <w:cols w:space="720"/>
      <w:docGrid w:linePitch="0"/>
      <w:sectPrChange w:id="110" w:author="Aaron Tang" w:date="2026-08-04T06:07:00Z" w16du:dateUtc="2026-08-04T10:07:00Z">
        <w:sectPr w:rsidR="00D24516" w:rsidSect="00581A63">
          <w:pgSz w:code="1"/>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AA6C" w14:textId="77777777" w:rsidR="000D0E00" w:rsidRDefault="000D0E00">
      <w:pPr>
        <w:spacing w:after="0" w:line="240" w:lineRule="auto"/>
        <w:pPrChange w:id="17" w:author="Aaron Tang" w:date="2026-08-04T06:07:00Z" w16du:dateUtc="2026-08-04T10:07:00Z">
          <w:pPr/>
        </w:pPrChange>
      </w:pPr>
      <w:r>
        <w:separator/>
      </w:r>
    </w:p>
  </w:endnote>
  <w:endnote w:type="continuationSeparator" w:id="0">
    <w:p w14:paraId="332DC1CD" w14:textId="77777777" w:rsidR="000D0E00" w:rsidRDefault="000D0E00">
      <w:pPr>
        <w:spacing w:after="0" w:line="240" w:lineRule="auto"/>
        <w:pPrChange w:id="18" w:author="Aaron Tang" w:date="2026-08-04T06:07:00Z" w16du:dateUtc="2026-08-04T10:0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2917"/>
    </w:tblGrid>
    <w:tr w:rsidR="00581A63" w:rsidRPr="005D5763" w14:paraId="31ECF9FD" w14:textId="77777777">
      <w:trPr>
        <w:ins w:id="97" w:author="Aaron Tang" w:date="2026-08-04T06:07:00Z" w16du:dateUtc="2026-08-04T10:07:00Z"/>
      </w:trPr>
      <w:tc>
        <w:tcPr>
          <w:tcW w:w="2917" w:type="dxa"/>
        </w:tcPr>
        <w:p w14:paraId="3FDA39EC" w14:textId="77777777" w:rsidR="00581A63" w:rsidRPr="005D5763" w:rsidRDefault="00581A63">
          <w:pPr>
            <w:spacing w:after="0" w:line="240" w:lineRule="auto"/>
            <w:rPr>
              <w:ins w:id="98" w:author="Aaron Tang" w:date="2026-08-04T06:07:00Z" w16du:dateUtc="2026-08-04T10:07:00Z"/>
              <w:rFonts w:ascii="Arial" w:hAnsi="Arial" w:cs="Arial"/>
              <w:sz w:val="14"/>
              <w:szCs w:val="14"/>
              <w:highlight w:val="black"/>
            </w:rPr>
          </w:pPr>
          <w:ins w:id="99" w:author="Aaron Tang" w:date="2026-08-04T06:07:00Z" w16du:dateUtc="2026-08-04T10:07:00Z">
            <w:r w:rsidRPr="005D5763">
              <w:rPr>
                <w:rFonts w:ascii="Arial" w:hAnsi="Arial" w:cs="Arial"/>
                <w:color w:val="000000"/>
                <w:sz w:val="14"/>
                <w:szCs w:val="14"/>
                <w:highlight w:val="black"/>
              </w:rPr>
              <w:t>FRHI Hotels &amp; Resorts (Canada) Inc. Q-00203</w:t>
            </w:r>
          </w:ins>
        </w:p>
      </w:tc>
    </w:tr>
  </w:tbl>
  <w:p w14:paraId="6BC8D07B" w14:textId="77777777" w:rsidR="00454BA0" w:rsidRPr="00880F52" w:rsidRDefault="00581A63">
    <w:pPr>
      <w:spacing w:after="0" w:line="240" w:lineRule="auto"/>
      <w:jc w:val="right"/>
      <w:rPr>
        <w:rFonts w:ascii="Arial" w:hAnsi="Arial"/>
        <w:sz w:val="14"/>
        <w:rPrChange w:id="100" w:author="Aaron Tang" w:date="2026-08-04T06:07:00Z" w16du:dateUtc="2026-08-04T10:07:00Z">
          <w:rPr/>
        </w:rPrChange>
      </w:rPr>
      <w:pPrChange w:id="101" w:author="Aaron Tang" w:date="2026-08-04T06:07:00Z" w16du:dateUtc="2026-08-04T10:07:00Z">
        <w:pPr>
          <w:pStyle w:val="Footer"/>
        </w:pPr>
      </w:pPrChange>
    </w:pPr>
    <w:ins w:id="102" w:author="Aaron Tang" w:date="2026-08-04T06:07:00Z" w16du:dateUtc="2026-08-04T10:07:00Z">
      <w:r w:rsidRPr="00880F52">
        <w:rPr>
          <w:rFonts w:ascii="Arial" w:hAnsi="Arial" w:cs="Arial"/>
          <w:color w:val="000000"/>
          <w:sz w:val="14"/>
          <w:szCs w:val="14"/>
        </w:rPr>
        <w:t xml:space="preserve">Page </w:t>
      </w:r>
      <w:r w:rsidRPr="00880F52">
        <w:rPr>
          <w:rFonts w:ascii="Arial" w:hAnsi="Arial" w:cs="Arial"/>
          <w:color w:val="000000"/>
          <w:sz w:val="14"/>
          <w:szCs w:val="14"/>
        </w:rPr>
        <w:pgNum/>
      </w:r>
      <w:r w:rsidRPr="00880F52">
        <w:rPr>
          <w:rFonts w:ascii="Arial" w:hAnsi="Arial" w:cs="Arial"/>
          <w:color w:val="000000"/>
          <w:sz w:val="14"/>
          <w:szCs w:val="14"/>
        </w:rPr>
        <w:t xml:space="preserve"> of </w:t>
      </w:r>
      <w:r w:rsidRPr="00880F52">
        <w:rPr>
          <w:rFonts w:ascii="Arial" w:hAnsi="Arial" w:cs="Arial"/>
          <w:sz w:val="14"/>
          <w:szCs w:val="14"/>
        </w:rPr>
        <w:fldChar w:fldCharType="begin"/>
      </w:r>
      <w:r w:rsidRPr="00880F52">
        <w:rPr>
          <w:rFonts w:ascii="Arial" w:hAnsi="Arial" w:cs="Arial"/>
          <w:color w:val="000000"/>
          <w:sz w:val="14"/>
          <w:szCs w:val="14"/>
        </w:rPr>
        <w:instrText>PAGEREF last_page</w:instrText>
      </w:r>
      <w:r w:rsidRPr="00880F52">
        <w:rPr>
          <w:rFonts w:ascii="Arial" w:hAnsi="Arial" w:cs="Arial"/>
          <w:sz w:val="14"/>
          <w:szCs w:val="14"/>
        </w:rPr>
        <w:fldChar w:fldCharType="separate"/>
      </w:r>
      <w:r>
        <w:rPr>
          <w:rFonts w:ascii="Arial" w:hAnsi="Arial" w:cs="Arial"/>
          <w:noProof/>
          <w:color w:val="000000"/>
          <w:sz w:val="14"/>
          <w:szCs w:val="14"/>
        </w:rPr>
        <w:t>8</w:t>
      </w:r>
      <w:r w:rsidRPr="00880F52">
        <w:rPr>
          <w:rFonts w:ascii="Arial" w:hAnsi="Arial" w:cs="Arial"/>
          <w:sz w:val="14"/>
          <w:szCs w:val="14"/>
        </w:rP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 w:type="dxa"/>
      <w:tblLayout w:type="fixed"/>
      <w:tblCellMar>
        <w:left w:w="10" w:type="dxa"/>
        <w:right w:w="10" w:type="dxa"/>
      </w:tblCellMar>
      <w:tblLook w:val="04A0" w:firstRow="1" w:lastRow="0" w:firstColumn="1" w:lastColumn="0" w:noHBand="0" w:noVBand="1"/>
    </w:tblPr>
    <w:tblGrid>
      <w:gridCol w:w="2917"/>
    </w:tblGrid>
    <w:tr w:rsidR="00581A63" w:rsidRPr="00880F52" w14:paraId="7C472ED5" w14:textId="77777777">
      <w:trPr>
        <w:ins w:id="103" w:author="Aaron Tang" w:date="2026-08-04T06:07:00Z" w16du:dateUtc="2026-08-04T10:07:00Z"/>
      </w:trPr>
      <w:tc>
        <w:tcPr>
          <w:tcW w:w="2917" w:type="dxa"/>
        </w:tcPr>
        <w:p w14:paraId="1825C6C5" w14:textId="77777777" w:rsidR="00581A63" w:rsidRPr="00880F52" w:rsidRDefault="00581A63">
          <w:pPr>
            <w:spacing w:after="0" w:line="240" w:lineRule="auto"/>
            <w:rPr>
              <w:ins w:id="104" w:author="Aaron Tang" w:date="2026-08-04T06:07:00Z" w16du:dateUtc="2026-08-04T10:07:00Z"/>
              <w:rFonts w:ascii="Arial" w:hAnsi="Arial" w:cs="Arial"/>
              <w:sz w:val="14"/>
              <w:szCs w:val="14"/>
            </w:rPr>
          </w:pPr>
          <w:ins w:id="105" w:author="Aaron Tang" w:date="2026-08-04T06:07:00Z" w16du:dateUtc="2026-08-04T10:07:00Z">
            <w:r w:rsidRPr="00FE5398">
              <w:rPr>
                <w:rFonts w:ascii="Arial" w:hAnsi="Arial" w:cs="Arial"/>
                <w:color w:val="000000"/>
                <w:sz w:val="14"/>
                <w:szCs w:val="14"/>
                <w:highlight w:val="black"/>
              </w:rPr>
              <w:t>FRHI Hotels &amp; Resorts (Canada) Inc. Q-00203</w:t>
            </w:r>
          </w:ins>
        </w:p>
      </w:tc>
    </w:tr>
  </w:tbl>
  <w:p w14:paraId="32F209EE" w14:textId="3C3BE2C7" w:rsidR="00454BA0" w:rsidRPr="00880F52" w:rsidRDefault="00581A63">
    <w:pPr>
      <w:spacing w:after="0" w:line="240" w:lineRule="auto"/>
      <w:jc w:val="right"/>
      <w:rPr>
        <w:rFonts w:ascii="Arial" w:hAnsi="Arial"/>
        <w:sz w:val="14"/>
        <w:rPrChange w:id="106" w:author="Aaron Tang" w:date="2026-08-04T06:07:00Z" w16du:dateUtc="2026-08-04T10:07:00Z">
          <w:rPr/>
        </w:rPrChange>
      </w:rPr>
      <w:pPrChange w:id="107" w:author="Aaron Tang" w:date="2026-08-04T06:07:00Z" w16du:dateUtc="2026-08-04T10:07:00Z">
        <w:pPr>
          <w:pStyle w:val="Footer"/>
        </w:pPr>
      </w:pPrChange>
    </w:pPr>
    <w:ins w:id="108" w:author="Aaron Tang" w:date="2026-08-04T06:07:00Z" w16du:dateUtc="2026-08-04T10:07:00Z">
      <w:r w:rsidRPr="00880F52">
        <w:rPr>
          <w:rFonts w:ascii="Arial" w:hAnsi="Arial" w:cs="Arial"/>
          <w:color w:val="000000"/>
          <w:sz w:val="14"/>
          <w:szCs w:val="14"/>
        </w:rPr>
        <w:t xml:space="preserve">Page </w:t>
      </w:r>
      <w:r w:rsidRPr="00880F52">
        <w:rPr>
          <w:rFonts w:ascii="Arial" w:hAnsi="Arial" w:cs="Arial"/>
          <w:color w:val="000000"/>
          <w:sz w:val="14"/>
          <w:szCs w:val="14"/>
        </w:rPr>
        <w:pgNum/>
      </w:r>
      <w:r w:rsidRPr="00880F52">
        <w:rPr>
          <w:rFonts w:ascii="Arial" w:hAnsi="Arial" w:cs="Arial"/>
          <w:color w:val="000000"/>
          <w:sz w:val="14"/>
          <w:szCs w:val="14"/>
        </w:rPr>
        <w:t xml:space="preserve"> of </w:t>
      </w:r>
      <w:r w:rsidRPr="00880F52">
        <w:rPr>
          <w:rFonts w:ascii="Arial" w:hAnsi="Arial" w:cs="Arial"/>
          <w:sz w:val="14"/>
          <w:szCs w:val="14"/>
        </w:rPr>
        <w:fldChar w:fldCharType="begin"/>
      </w:r>
      <w:r w:rsidRPr="00880F52">
        <w:rPr>
          <w:rFonts w:ascii="Arial" w:hAnsi="Arial" w:cs="Arial"/>
          <w:color w:val="000000"/>
          <w:sz w:val="14"/>
          <w:szCs w:val="14"/>
        </w:rPr>
        <w:instrText>PAGEREF last_page</w:instrText>
      </w:r>
      <w:r w:rsidRPr="00880F52">
        <w:rPr>
          <w:rFonts w:ascii="Arial" w:hAnsi="Arial" w:cs="Arial"/>
          <w:sz w:val="14"/>
          <w:szCs w:val="14"/>
        </w:rPr>
        <w:fldChar w:fldCharType="separate"/>
      </w:r>
    </w:ins>
    <w:r w:rsidR="00454BA0">
      <w:rPr>
        <w:rFonts w:ascii="Arial" w:hAnsi="Arial" w:cs="Arial"/>
        <w:b/>
        <w:bCs/>
        <w:noProof/>
        <w:sz w:val="14"/>
        <w:szCs w:val="14"/>
      </w:rPr>
      <w:t>Error! Bookmark not defined.</w:t>
    </w:r>
    <w:ins w:id="109" w:author="Aaron Tang" w:date="2026-08-04T06:07:00Z" w16du:dateUtc="2026-08-04T10:07:00Z">
      <w:r w:rsidRPr="00880F52">
        <w:rPr>
          <w:rFonts w:ascii="Arial" w:hAnsi="Arial" w:cs="Arial"/>
          <w:sz w:val="14"/>
          <w:szCs w:val="14"/>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E2C1" w14:textId="77777777" w:rsidR="000D0E00" w:rsidRDefault="000D0E00">
      <w:pPr>
        <w:spacing w:after="0" w:line="240" w:lineRule="auto"/>
        <w:pPrChange w:id="15" w:author="Aaron Tang" w:date="2026-08-04T06:07:00Z" w16du:dateUtc="2026-08-04T10:07:00Z">
          <w:pPr/>
        </w:pPrChange>
      </w:pPr>
      <w:r>
        <w:separator/>
      </w:r>
    </w:p>
  </w:footnote>
  <w:footnote w:type="continuationSeparator" w:id="0">
    <w:p w14:paraId="5F125D17" w14:textId="77777777" w:rsidR="000D0E00" w:rsidRDefault="000D0E00">
      <w:pPr>
        <w:spacing w:after="0" w:line="240" w:lineRule="auto"/>
        <w:pPrChange w:id="16" w:author="Aaron Tang" w:date="2026-08-04T06:07:00Z" w16du:dateUtc="2026-08-04T10:0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3E82" w14:textId="77777777" w:rsidR="00454BA0" w:rsidRDefault="00454BA0">
    <w:pPr>
      <w:pStyle w:val="Strong"/>
      <w:pPrChange w:id="96" w:author="Aaron Tang" w:date="2026-08-04T06:07:00Z" w16du:dateUtc="2026-08-04T10:07:00Z">
        <w:pPr>
          <w:pStyle w:val="Header"/>
        </w:pPr>
      </w:pPrChang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D0E00"/>
    <w:rsid w:val="003A1882"/>
    <w:rsid w:val="0041538A"/>
    <w:rsid w:val="00454BA0"/>
    <w:rsid w:val="004A41D9"/>
    <w:rsid w:val="00581A63"/>
    <w:rsid w:val="00635A30"/>
    <w:rsid w:val="00635D55"/>
    <w:rsid w:val="00653991"/>
    <w:rsid w:val="00707D07"/>
    <w:rsid w:val="0086697F"/>
    <w:rsid w:val="00952A14"/>
    <w:rsid w:val="00976151"/>
    <w:rsid w:val="009F58C9"/>
    <w:rsid w:val="00A16521"/>
    <w:rsid w:val="00B41974"/>
    <w:rsid w:val="00C330B6"/>
    <w:rsid w:val="00C51EFF"/>
    <w:rsid w:val="00D24516"/>
    <w:rsid w:val="00E53FC7"/>
    <w:rsid w:val="00FA38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A63"/>
    <w:pPr>
      <w:spacing w:after="160" w:line="259" w:lineRule="auto"/>
      <w:pPrChange w:id="0" w:author="Aaron Tang" w:date="2026-08-04T06:07:00Z">
        <w:pPr/>
      </w:pPrChange>
    </w:pPr>
    <w:rPr>
      <w:rFonts w:eastAsiaTheme="minorEastAsia"/>
      <w:kern w:val="0"/>
      <w:sz w:val="22"/>
      <w:szCs w:val="22"/>
      <w:lang w:val="en-US"/>
      <w14:ligatures w14:val="none"/>
      <w:rPrChange w:id="0" w:author="Aaron Tang" w:date="2026-08-04T06:07:00Z">
        <w:rPr>
          <w:rFonts w:asciiTheme="minorHAnsi" w:eastAsiaTheme="minorHAnsi" w:hAnsiTheme="minorHAnsi" w:cstheme="minorBidi"/>
          <w:kern w:val="2"/>
          <w:sz w:val="24"/>
          <w:szCs w:val="24"/>
          <w:lang w:eastAsia="en-US" w:bidi="ar-SA"/>
          <w14:ligatures w14:val="standardContextual"/>
        </w:rPr>
      </w:rPrChange>
    </w:rPr>
  </w:style>
  <w:style w:type="paragraph" w:styleId="Heading1">
    <w:name w:val="heading 1"/>
    <w:basedOn w:val="Normal"/>
    <w:next w:val="Normal"/>
    <w:link w:val="Heading1Char"/>
    <w:uiPriority w:val="9"/>
    <w:qFormat/>
    <w:rsid w:val="00581A63"/>
    <w:pPr>
      <w:keepNext/>
      <w:keepLines/>
      <w:spacing w:before="360" w:after="80" w:line="278" w:lineRule="auto"/>
      <w:outlineLvl w:val="0"/>
      <w:pPrChange w:id="1" w:author="Aaron Tang" w:date="2026-08-04T06:07:00Z">
        <w:pPr>
          <w:keepNext/>
          <w:keepLines/>
          <w:spacing w:before="360" w:after="80" w:line="259" w:lineRule="auto"/>
          <w:outlineLvl w:val="0"/>
        </w:pPr>
      </w:pPrChange>
    </w:pPr>
    <w:rPr>
      <w:rFonts w:asciiTheme="majorHAnsi" w:eastAsiaTheme="majorEastAsia" w:hAnsiTheme="majorHAnsi" w:cstheme="majorBidi"/>
      <w:color w:val="0F4761" w:themeColor="accent1" w:themeShade="BF"/>
      <w:kern w:val="2"/>
      <w:sz w:val="40"/>
      <w:szCs w:val="40"/>
      <w14:ligatures w14:val="standardContextual"/>
      <w:rPrChange w:id="1" w:author="Aaron Tang" w:date="2026-08-04T06:07:00Z">
        <w:rPr>
          <w:rFonts w:asciiTheme="majorHAnsi" w:eastAsiaTheme="majorEastAsia" w:hAnsiTheme="majorHAnsi" w:cstheme="majorBidi"/>
          <w:color w:val="0F4761" w:themeColor="accent1" w:themeShade="BF"/>
          <w:sz w:val="40"/>
          <w:szCs w:val="40"/>
          <w:lang w:val="en-US" w:eastAsia="en-US" w:bidi="ar-SA"/>
        </w:rPr>
      </w:rPrChange>
    </w:rPr>
  </w:style>
  <w:style w:type="paragraph" w:styleId="Heading2">
    <w:name w:val="heading 2"/>
    <w:basedOn w:val="Normal"/>
    <w:next w:val="Normal"/>
    <w:link w:val="Heading2Char"/>
    <w:uiPriority w:val="9"/>
    <w:semiHidden/>
    <w:unhideWhenUsed/>
    <w:qFormat/>
    <w:rsid w:val="00581A63"/>
    <w:pPr>
      <w:keepNext/>
      <w:keepLines/>
      <w:spacing w:before="160" w:after="80" w:line="278" w:lineRule="auto"/>
      <w:outlineLvl w:val="1"/>
      <w:pPrChange w:id="2" w:author="Aaron Tang" w:date="2026-08-04T06:07:00Z">
        <w:pPr>
          <w:keepNext/>
          <w:keepLines/>
          <w:spacing w:before="160" w:after="80" w:line="259" w:lineRule="auto"/>
          <w:outlineLvl w:val="1"/>
        </w:pPr>
      </w:pPrChange>
    </w:pPr>
    <w:rPr>
      <w:rFonts w:asciiTheme="majorHAnsi" w:eastAsiaTheme="majorEastAsia" w:hAnsiTheme="majorHAnsi" w:cstheme="majorBidi"/>
      <w:color w:val="0F4761" w:themeColor="accent1" w:themeShade="BF"/>
      <w:kern w:val="2"/>
      <w:sz w:val="32"/>
      <w:szCs w:val="32"/>
      <w14:ligatures w14:val="standardContextual"/>
      <w:rPrChange w:id="2" w:author="Aaron Tang" w:date="2026-08-04T06:07: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3">
    <w:name w:val="heading 3"/>
    <w:basedOn w:val="Normal"/>
    <w:next w:val="Normal"/>
    <w:link w:val="Heading3Char"/>
    <w:uiPriority w:val="9"/>
    <w:semiHidden/>
    <w:unhideWhenUsed/>
    <w:qFormat/>
    <w:rsid w:val="00581A63"/>
    <w:pPr>
      <w:keepNext/>
      <w:keepLines/>
      <w:spacing w:before="160" w:after="80" w:line="278" w:lineRule="auto"/>
      <w:outlineLvl w:val="2"/>
      <w:pPrChange w:id="3" w:author="Aaron Tang" w:date="2026-08-04T06:07:00Z">
        <w:pPr>
          <w:keepNext/>
          <w:keepLines/>
          <w:spacing w:before="160" w:after="80" w:line="259" w:lineRule="auto"/>
          <w:outlineLvl w:val="2"/>
        </w:pPr>
      </w:pPrChange>
    </w:pPr>
    <w:rPr>
      <w:rFonts w:eastAsiaTheme="majorEastAsia" w:cstheme="majorBidi"/>
      <w:color w:val="0F4761" w:themeColor="accent1" w:themeShade="BF"/>
      <w:kern w:val="2"/>
      <w:sz w:val="28"/>
      <w:szCs w:val="28"/>
      <w14:ligatures w14:val="standardContextual"/>
      <w:rPrChange w:id="3" w:author="Aaron Tang" w:date="2026-08-04T06:07:00Z">
        <w:rPr>
          <w:rFonts w:asciiTheme="minorHAnsi" w:eastAsiaTheme="majorEastAsia" w:hAnsiTheme="minorHAnsi" w:cstheme="majorBidi"/>
          <w:color w:val="0F4761" w:themeColor="accent1" w:themeShade="BF"/>
          <w:sz w:val="28"/>
          <w:szCs w:val="28"/>
          <w:lang w:val="en-US" w:eastAsia="en-US" w:bidi="ar-SA"/>
        </w:rPr>
      </w:rPrChange>
    </w:rPr>
  </w:style>
  <w:style w:type="paragraph" w:styleId="Heading4">
    <w:name w:val="heading 4"/>
    <w:basedOn w:val="Normal"/>
    <w:next w:val="Normal"/>
    <w:link w:val="Heading4Char"/>
    <w:uiPriority w:val="9"/>
    <w:semiHidden/>
    <w:unhideWhenUsed/>
    <w:qFormat/>
    <w:rsid w:val="00581A63"/>
    <w:pPr>
      <w:keepNext/>
      <w:keepLines/>
      <w:spacing w:before="80" w:after="40" w:line="278" w:lineRule="auto"/>
      <w:outlineLvl w:val="3"/>
      <w:pPrChange w:id="4" w:author="Aaron Tang" w:date="2026-08-04T06:07:00Z">
        <w:pPr>
          <w:keepNext/>
          <w:keepLines/>
          <w:spacing w:before="80" w:after="40" w:line="259" w:lineRule="auto"/>
          <w:outlineLvl w:val="3"/>
        </w:pPr>
      </w:pPrChange>
    </w:pPr>
    <w:rPr>
      <w:rFonts w:eastAsiaTheme="majorEastAsia" w:cstheme="majorBidi"/>
      <w:i/>
      <w:iCs/>
      <w:color w:val="0F4761" w:themeColor="accent1" w:themeShade="BF"/>
      <w:kern w:val="2"/>
      <w:sz w:val="24"/>
      <w:szCs w:val="24"/>
      <w14:ligatures w14:val="standardContextual"/>
      <w:rPrChange w:id="4" w:author="Aaron Tang" w:date="2026-08-04T06:07:00Z">
        <w:rPr>
          <w:rFonts w:asciiTheme="minorHAnsi" w:eastAsiaTheme="majorEastAsia" w:hAnsiTheme="minorHAnsi" w:cstheme="majorBidi"/>
          <w:i/>
          <w:iCs/>
          <w:color w:val="0F4761" w:themeColor="accent1" w:themeShade="BF"/>
          <w:sz w:val="22"/>
          <w:szCs w:val="22"/>
          <w:lang w:val="en-US" w:eastAsia="en-US" w:bidi="ar-SA"/>
        </w:rPr>
      </w:rPrChange>
    </w:rPr>
  </w:style>
  <w:style w:type="paragraph" w:styleId="Heading5">
    <w:name w:val="heading 5"/>
    <w:basedOn w:val="Normal"/>
    <w:next w:val="Normal"/>
    <w:link w:val="Heading5Char"/>
    <w:uiPriority w:val="9"/>
    <w:semiHidden/>
    <w:unhideWhenUsed/>
    <w:qFormat/>
    <w:rsid w:val="00581A63"/>
    <w:pPr>
      <w:keepNext/>
      <w:keepLines/>
      <w:spacing w:before="80" w:after="40" w:line="278" w:lineRule="auto"/>
      <w:outlineLvl w:val="4"/>
      <w:pPrChange w:id="5" w:author="Aaron Tang" w:date="2026-08-04T06:07:00Z">
        <w:pPr>
          <w:keepNext/>
          <w:keepLines/>
          <w:spacing w:before="80" w:after="40" w:line="259" w:lineRule="auto"/>
          <w:outlineLvl w:val="4"/>
        </w:pPr>
      </w:pPrChange>
    </w:pPr>
    <w:rPr>
      <w:rFonts w:eastAsiaTheme="majorEastAsia" w:cstheme="majorBidi"/>
      <w:color w:val="0F4761" w:themeColor="accent1" w:themeShade="BF"/>
      <w:kern w:val="2"/>
      <w:sz w:val="24"/>
      <w:szCs w:val="24"/>
      <w14:ligatures w14:val="standardContextual"/>
      <w:rPrChange w:id="5" w:author="Aaron Tang" w:date="2026-08-04T06:07:00Z">
        <w:rPr>
          <w:rFonts w:asciiTheme="minorHAnsi" w:eastAsiaTheme="majorEastAsia" w:hAnsiTheme="minorHAnsi" w:cstheme="majorBidi"/>
          <w:color w:val="0F4761" w:themeColor="accent1" w:themeShade="BF"/>
          <w:sz w:val="22"/>
          <w:szCs w:val="22"/>
          <w:lang w:val="en-US" w:eastAsia="en-US" w:bidi="ar-SA"/>
        </w:rPr>
      </w:rPrChange>
    </w:rPr>
  </w:style>
  <w:style w:type="paragraph" w:styleId="Heading6">
    <w:name w:val="heading 6"/>
    <w:basedOn w:val="Normal"/>
    <w:next w:val="Normal"/>
    <w:link w:val="Heading6Char"/>
    <w:uiPriority w:val="9"/>
    <w:semiHidden/>
    <w:unhideWhenUsed/>
    <w:qFormat/>
    <w:rsid w:val="00581A63"/>
    <w:pPr>
      <w:keepNext/>
      <w:keepLines/>
      <w:spacing w:before="40" w:after="0" w:line="278" w:lineRule="auto"/>
      <w:outlineLvl w:val="5"/>
      <w:pPrChange w:id="6" w:author="Aaron Tang" w:date="2026-08-04T06:07:00Z">
        <w:pPr>
          <w:keepNext/>
          <w:keepLines/>
          <w:spacing w:before="40" w:after="160" w:line="259" w:lineRule="auto"/>
          <w:outlineLvl w:val="5"/>
        </w:pPr>
      </w:pPrChange>
    </w:pPr>
    <w:rPr>
      <w:rFonts w:eastAsiaTheme="majorEastAsia" w:cstheme="majorBidi"/>
      <w:i/>
      <w:iCs/>
      <w:color w:val="595959" w:themeColor="text1" w:themeTint="A6"/>
      <w:kern w:val="2"/>
      <w:sz w:val="24"/>
      <w:szCs w:val="24"/>
      <w14:ligatures w14:val="standardContextual"/>
      <w:rPrChange w:id="6" w:author="Aaron Tang" w:date="2026-08-04T06:07:00Z">
        <w:rPr>
          <w:rFonts w:asciiTheme="minorHAnsi" w:eastAsiaTheme="majorEastAsia" w:hAnsiTheme="minorHAnsi" w:cstheme="majorBidi"/>
          <w:i/>
          <w:iCs/>
          <w:color w:val="595959" w:themeColor="text1" w:themeTint="A6"/>
          <w:sz w:val="22"/>
          <w:szCs w:val="22"/>
          <w:lang w:val="en-US" w:eastAsia="en-US" w:bidi="ar-SA"/>
        </w:rPr>
      </w:rPrChange>
    </w:rPr>
  </w:style>
  <w:style w:type="paragraph" w:styleId="Heading7">
    <w:name w:val="heading 7"/>
    <w:basedOn w:val="Normal"/>
    <w:next w:val="Normal"/>
    <w:link w:val="Heading7Char"/>
    <w:uiPriority w:val="9"/>
    <w:semiHidden/>
    <w:unhideWhenUsed/>
    <w:qFormat/>
    <w:rsid w:val="00581A63"/>
    <w:pPr>
      <w:keepNext/>
      <w:keepLines/>
      <w:spacing w:before="40" w:after="0" w:line="278" w:lineRule="auto"/>
      <w:outlineLvl w:val="6"/>
      <w:pPrChange w:id="7" w:author="Aaron Tang" w:date="2026-08-04T06:07:00Z">
        <w:pPr>
          <w:keepNext/>
          <w:keepLines/>
          <w:spacing w:before="40" w:after="160" w:line="259" w:lineRule="auto"/>
          <w:outlineLvl w:val="6"/>
        </w:pPr>
      </w:pPrChange>
    </w:pPr>
    <w:rPr>
      <w:rFonts w:eastAsiaTheme="majorEastAsia" w:cstheme="majorBidi"/>
      <w:color w:val="595959" w:themeColor="text1" w:themeTint="A6"/>
      <w:kern w:val="2"/>
      <w:sz w:val="24"/>
      <w:szCs w:val="24"/>
      <w14:ligatures w14:val="standardContextual"/>
      <w:rPrChange w:id="7" w:author="Aaron Tang" w:date="2026-08-04T06:07:00Z">
        <w:rPr>
          <w:rFonts w:asciiTheme="minorHAnsi" w:eastAsiaTheme="majorEastAsia" w:hAnsiTheme="minorHAnsi" w:cstheme="majorBidi"/>
          <w:color w:val="595959" w:themeColor="text1" w:themeTint="A6"/>
          <w:sz w:val="22"/>
          <w:szCs w:val="22"/>
          <w:lang w:val="en-US" w:eastAsia="en-US" w:bidi="ar-SA"/>
        </w:rPr>
      </w:rPrChange>
    </w:rPr>
  </w:style>
  <w:style w:type="paragraph" w:styleId="Heading8">
    <w:name w:val="heading 8"/>
    <w:basedOn w:val="Normal"/>
    <w:next w:val="Normal"/>
    <w:link w:val="Heading8Char"/>
    <w:uiPriority w:val="9"/>
    <w:semiHidden/>
    <w:unhideWhenUsed/>
    <w:qFormat/>
    <w:rsid w:val="00581A63"/>
    <w:pPr>
      <w:keepNext/>
      <w:keepLines/>
      <w:spacing w:after="0" w:line="278" w:lineRule="auto"/>
      <w:outlineLvl w:val="7"/>
      <w:pPrChange w:id="8" w:author="Aaron Tang" w:date="2026-08-04T06:07:00Z">
        <w:pPr>
          <w:keepNext/>
          <w:keepLines/>
          <w:spacing w:after="160" w:line="259" w:lineRule="auto"/>
          <w:outlineLvl w:val="7"/>
        </w:pPr>
      </w:pPrChange>
    </w:pPr>
    <w:rPr>
      <w:rFonts w:eastAsiaTheme="majorEastAsia" w:cstheme="majorBidi"/>
      <w:i/>
      <w:iCs/>
      <w:color w:val="272727" w:themeColor="text1" w:themeTint="D8"/>
      <w:kern w:val="2"/>
      <w:sz w:val="24"/>
      <w:szCs w:val="24"/>
      <w14:ligatures w14:val="standardContextual"/>
      <w:rPrChange w:id="8" w:author="Aaron Tang" w:date="2026-08-04T06:07:00Z">
        <w:rPr>
          <w:rFonts w:asciiTheme="minorHAnsi" w:eastAsiaTheme="majorEastAsia" w:hAnsiTheme="minorHAnsi" w:cstheme="majorBidi"/>
          <w:i/>
          <w:iCs/>
          <w:color w:val="272727" w:themeColor="text1" w:themeTint="D8"/>
          <w:sz w:val="22"/>
          <w:szCs w:val="22"/>
          <w:lang w:val="en-US" w:eastAsia="en-US" w:bidi="ar-SA"/>
        </w:rPr>
      </w:rPrChange>
    </w:rPr>
  </w:style>
  <w:style w:type="paragraph" w:styleId="Heading9">
    <w:name w:val="heading 9"/>
    <w:basedOn w:val="Normal"/>
    <w:next w:val="Normal"/>
    <w:link w:val="Heading9Char"/>
    <w:uiPriority w:val="9"/>
    <w:semiHidden/>
    <w:unhideWhenUsed/>
    <w:qFormat/>
    <w:rsid w:val="00581A63"/>
    <w:pPr>
      <w:keepNext/>
      <w:keepLines/>
      <w:spacing w:after="0" w:line="278" w:lineRule="auto"/>
      <w:outlineLvl w:val="8"/>
      <w:pPrChange w:id="9" w:author="Aaron Tang" w:date="2026-08-04T06:07:00Z">
        <w:pPr>
          <w:keepNext/>
          <w:keepLines/>
          <w:spacing w:after="160" w:line="259" w:lineRule="auto"/>
          <w:outlineLvl w:val="8"/>
        </w:pPr>
      </w:pPrChange>
    </w:pPr>
    <w:rPr>
      <w:rFonts w:eastAsiaTheme="majorEastAsia" w:cstheme="majorBidi"/>
      <w:color w:val="272727" w:themeColor="text1" w:themeTint="D8"/>
      <w:kern w:val="2"/>
      <w:sz w:val="24"/>
      <w:szCs w:val="24"/>
      <w14:ligatures w14:val="standardContextual"/>
      <w:rPrChange w:id="9" w:author="Aaron Tang" w:date="2026-08-04T06:07:00Z">
        <w:rPr>
          <w:rFonts w:asciiTheme="minorHAnsi" w:eastAsiaTheme="majorEastAsia" w:hAnsiTheme="minorHAnsi" w:cstheme="majorBidi"/>
          <w:color w:val="272727" w:themeColor="text1" w:themeTint="D8"/>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1A63"/>
    <w:pPr>
      <w:spacing w:after="80" w:line="240" w:lineRule="auto"/>
      <w:contextualSpacing/>
      <w:pPrChange w:id="10" w:author="Aaron Tang" w:date="2026-08-04T06:07:00Z">
        <w:pPr>
          <w:spacing w:after="80" w:line="259" w:lineRule="auto"/>
          <w:contextualSpacing/>
        </w:pPr>
      </w:pPrChange>
    </w:pPr>
    <w:rPr>
      <w:rFonts w:asciiTheme="majorHAnsi" w:eastAsiaTheme="majorEastAsia" w:hAnsiTheme="majorHAnsi" w:cstheme="majorBidi"/>
      <w:spacing w:val="-10"/>
      <w:kern w:val="28"/>
      <w:sz w:val="56"/>
      <w:szCs w:val="56"/>
      <w14:ligatures w14:val="standardContextual"/>
      <w:rPrChange w:id="10" w:author="Aaron Tang" w:date="2026-08-04T06:07: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81A63"/>
    <w:pPr>
      <w:numPr>
        <w:ilvl w:val="1"/>
      </w:numPr>
      <w:spacing w:line="278" w:lineRule="auto"/>
      <w:pPrChange w:id="11" w:author="Aaron Tang" w:date="2026-08-04T06:07:00Z">
        <w:pPr>
          <w:numPr>
            <w:ilvl w:val="1"/>
          </w:numPr>
          <w:spacing w:after="160" w:line="259" w:lineRule="auto"/>
        </w:pPr>
      </w:pPrChange>
    </w:pPr>
    <w:rPr>
      <w:rFonts w:eastAsiaTheme="majorEastAsia" w:cstheme="majorBidi"/>
      <w:color w:val="595959" w:themeColor="text1" w:themeTint="A6"/>
      <w:spacing w:val="15"/>
      <w:kern w:val="2"/>
      <w:sz w:val="28"/>
      <w:szCs w:val="28"/>
      <w14:ligatures w14:val="standardContextual"/>
      <w:rPrChange w:id="11" w:author="Aaron Tang" w:date="2026-08-04T06:07:00Z">
        <w:rPr>
          <w:rFonts w:asciiTheme="minorHAnsi" w:eastAsiaTheme="majorEastAsia" w:hAnsiTheme="minorHAnsi"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81A63"/>
    <w:pPr>
      <w:spacing w:before="160" w:line="278" w:lineRule="auto"/>
      <w:jc w:val="center"/>
      <w:pPrChange w:id="12" w:author="Aaron Tang" w:date="2026-08-04T06:07:00Z">
        <w:pPr>
          <w:spacing w:before="160" w:after="160" w:line="259" w:lineRule="auto"/>
          <w:jc w:val="center"/>
        </w:pPr>
      </w:pPrChange>
    </w:pPr>
    <w:rPr>
      <w:rFonts w:eastAsiaTheme="minorHAnsi"/>
      <w:i/>
      <w:iCs/>
      <w:color w:val="404040" w:themeColor="text1" w:themeTint="BF"/>
      <w:kern w:val="2"/>
      <w:sz w:val="24"/>
      <w:szCs w:val="24"/>
      <w14:ligatures w14:val="standardContextual"/>
      <w:rPrChange w:id="12" w:author="Aaron Tang" w:date="2026-08-04T06:07:00Z">
        <w:rPr>
          <w:rFonts w:asciiTheme="minorHAnsi" w:eastAsiaTheme="minorEastAsia" w:hAnsiTheme="minorHAnsi" w:cstheme="minorBidi"/>
          <w:i/>
          <w:iCs/>
          <w:color w:val="404040" w:themeColor="text1" w:themeTint="BF"/>
          <w:sz w:val="22"/>
          <w:szCs w:val="22"/>
          <w:lang w:val="en-US" w:eastAsia="en-US" w:bidi="ar-SA"/>
        </w:rPr>
      </w:rPrChange>
    </w:rPr>
  </w:style>
  <w:style w:type="character" w:customStyle="1" w:styleId="QuoteChar">
    <w:name w:val="Quote Char"/>
    <w:basedOn w:val="DefaultParagraphFont"/>
    <w:link w:val="Quote"/>
    <w:uiPriority w:val="29"/>
    <w:rsid w:val="00653991"/>
    <w:rPr>
      <w:i/>
      <w:iCs/>
      <w:color w:val="404040" w:themeColor="text1" w:themeTint="BF"/>
      <w:lang w:val="en-US"/>
    </w:rPr>
  </w:style>
  <w:style w:type="paragraph" w:styleId="ListParagraph">
    <w:name w:val="List Paragraph"/>
    <w:basedOn w:val="Normal"/>
    <w:uiPriority w:val="34"/>
    <w:qFormat/>
    <w:rsid w:val="00581A63"/>
    <w:pPr>
      <w:spacing w:line="278" w:lineRule="auto"/>
      <w:ind w:left="720"/>
      <w:contextualSpacing/>
      <w:pPrChange w:id="13" w:author="Aaron Tang" w:date="2026-08-04T06:07:00Z">
        <w:pPr>
          <w:spacing w:after="160" w:line="259" w:lineRule="auto"/>
          <w:ind w:left="720"/>
          <w:contextualSpacing/>
        </w:pPr>
      </w:pPrChange>
    </w:pPr>
    <w:rPr>
      <w:rFonts w:eastAsiaTheme="minorHAnsi"/>
      <w:kern w:val="2"/>
      <w:sz w:val="24"/>
      <w:szCs w:val="24"/>
      <w14:ligatures w14:val="standardContextual"/>
      <w:rPrChange w:id="13" w:author="Aaron Tang" w:date="2026-08-04T06:07:00Z">
        <w:rPr>
          <w:rFonts w:asciiTheme="minorHAnsi" w:eastAsiaTheme="minorEastAsia" w:hAnsiTheme="minorHAnsi" w:cstheme="minorBidi"/>
          <w:sz w:val="22"/>
          <w:szCs w:val="22"/>
          <w:lang w:val="en-US" w:eastAsia="en-US" w:bidi="ar-SA"/>
        </w:rPr>
      </w:rPrChang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581A63"/>
    <w:pPr>
      <w:pBdr>
        <w:top w:val="single" w:sz="4" w:space="10" w:color="0F4761" w:themeColor="accent1" w:themeShade="BF"/>
        <w:bottom w:val="single" w:sz="4" w:space="10" w:color="0F4761" w:themeColor="accent1" w:themeShade="BF"/>
      </w:pBdr>
      <w:spacing w:before="360" w:after="360" w:line="278" w:lineRule="auto"/>
      <w:ind w:left="864" w:right="864"/>
      <w:jc w:val="center"/>
      <w:pPrChange w:id="14" w:author="Aaron Tang" w:date="2026-08-04T06:07:00Z">
        <w:pPr>
          <w:pBdr>
            <w:top w:val="single" w:sz="4" w:space="10" w:color="0F4761" w:themeColor="accent1" w:themeShade="BF"/>
            <w:bottom w:val="single" w:sz="4" w:space="10" w:color="0F4761" w:themeColor="accent1" w:themeShade="BF"/>
          </w:pBdr>
          <w:spacing w:before="360" w:after="360" w:line="259" w:lineRule="auto"/>
          <w:ind w:left="864" w:right="864"/>
          <w:jc w:val="center"/>
        </w:pPr>
      </w:pPrChange>
    </w:pPr>
    <w:rPr>
      <w:rFonts w:eastAsiaTheme="minorHAnsi"/>
      <w:i/>
      <w:iCs/>
      <w:color w:val="0F4761" w:themeColor="accent1" w:themeShade="BF"/>
      <w:kern w:val="2"/>
      <w:sz w:val="24"/>
      <w:szCs w:val="24"/>
      <w14:ligatures w14:val="standardContextual"/>
      <w:rPrChange w:id="14" w:author="Aaron Tang" w:date="2026-08-04T06:07:00Z">
        <w:rPr>
          <w:rFonts w:asciiTheme="minorHAnsi" w:eastAsiaTheme="minorEastAsia" w:hAnsiTheme="minorHAnsi" w:cstheme="minorBidi"/>
          <w:i/>
          <w:iCs/>
          <w:color w:val="0F4761" w:themeColor="accent1" w:themeShade="BF"/>
          <w:sz w:val="22"/>
          <w:szCs w:val="22"/>
          <w:lang w:val="en-US" w:eastAsia="en-US" w:bidi="ar-SA"/>
        </w:rPr>
      </w:rPrChange>
    </w:rPr>
  </w:style>
  <w:style w:type="character" w:customStyle="1" w:styleId="IntenseQuoteChar">
    <w:name w:val="Intense Quote Char"/>
    <w:basedOn w:val="DefaultParagraphFont"/>
    <w:link w:val="IntenseQuote"/>
    <w:uiPriority w:val="30"/>
    <w:rsid w:val="00653991"/>
    <w:rPr>
      <w:i/>
      <w:iCs/>
      <w:color w:val="0F4761" w:themeColor="accent1" w:themeShade="BF"/>
      <w:lang w:val="en-US"/>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Header">
    <w:name w:val="header"/>
    <w:basedOn w:val="Normal"/>
    <w:link w:val="HeaderChar"/>
    <w:uiPriority w:val="99"/>
    <w:unhideWhenUsed/>
    <w:rsid w:val="00454BA0"/>
    <w:pPr>
      <w:tabs>
        <w:tab w:val="center" w:pos="4680"/>
        <w:tab w:val="right" w:pos="9360"/>
      </w:tabs>
    </w:pPr>
  </w:style>
  <w:style w:type="character" w:customStyle="1" w:styleId="HeaderChar">
    <w:name w:val="Header Char"/>
    <w:basedOn w:val="DefaultParagraphFont"/>
    <w:link w:val="Header"/>
    <w:uiPriority w:val="99"/>
    <w:rsid w:val="00454BA0"/>
  </w:style>
  <w:style w:type="paragraph" w:styleId="Footer">
    <w:name w:val="footer"/>
    <w:basedOn w:val="Normal"/>
    <w:link w:val="FooterChar"/>
    <w:uiPriority w:val="99"/>
    <w:unhideWhenUsed/>
    <w:rsid w:val="00454BA0"/>
    <w:pPr>
      <w:tabs>
        <w:tab w:val="center" w:pos="4680"/>
        <w:tab w:val="right" w:pos="9360"/>
      </w:tabs>
    </w:pPr>
  </w:style>
  <w:style w:type="character" w:customStyle="1" w:styleId="FooterChar">
    <w:name w:val="Footer Char"/>
    <w:basedOn w:val="DefaultParagraphFont"/>
    <w:link w:val="Footer"/>
    <w:uiPriority w:val="99"/>
    <w:rsid w:val="00454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2026-08-04T10:07:00Z</dcterms:modified>
</cp:coreProperties>
</file>