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pPr>
        <w:rPr>
          <w:ins w:id="0" w:author="Nick Bernal" w:date="2026-08-03T22:17:00Z" w16du:dateUtc="2026-08-04T02:17:00Z"/>
        </w:rPr>
      </w:pPr>
      <w:commentRangeStart w:id="1"/>
      <w:ins w:id="2" w:author="Nick Bernal" w:date="2026-08-03T22:17:00Z" w16du:dateUtc="2026-08-04T02:17:00Z">
        <w:r>
          <w:t>test</w:t>
        </w:r>
        <w:commentRangeEnd w:id="1"/>
        <w:r>
          <w:rPr>
            <w:rStyle w:val="CommentReference"/>
            <w:sz w:val="24"/>
            <w:szCs w:val="24"/>
          </w:rPr>
          <w:commentReference w:id="1"/>
        </w:r>
      </w:ins>
    </w:p>
    <w:p w14:paraId="2B4C215A" w14:textId="77777777" w:rsidR="00AD55AB" w:rsidRDefault="00AD55AB">
      <w:pPr>
        <w:rPr>
          <w:ins w:id="3" w:author="Nick Bernal" w:date="2026-08-03T22:17:00Z" w16du:dateUtc="2026-08-04T02:17:00Z"/>
        </w:rPr>
      </w:pPr>
    </w:p>
    <w:p w14:paraId="6576C81E" w14:textId="65BB2574" w:rsidR="003C58BC" w:rsidRDefault="00AD55AB">
      <w:commentRangeStart w:id="4"/>
      <w:ins w:id="5" w:author="Nick Bernal" w:date="2026-08-03T22:17:00Z" w16du:dateUtc="2026-08-04T02:17:00Z">
        <w:r>
          <w:t>resolved</w:t>
        </w:r>
        <w:commentRangeEnd w:id="4"/>
        <w:r>
          <w:rPr>
            <w:rStyle w:val="CommentReference"/>
            <w:sz w:val="24"/>
            <w:szCs w:val="24"/>
          </w:rPr>
          <w:commentReference w:id="4"/>
        </w:r>
      </w:ins>
      <w:del w:id="6" w:author="Nick Bernal" w:date="2026-08-03T22:17:00Z" w16du:dateUtc="2026-08-04T02:17:00Z">
        <w:r w:rsidR="000440A6">
          <w:delText>Basic paragraph</w:delText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ck Bernal [2]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  <w:comment w:id="4" w:author="Nick Bernal [2]" w:date="2025-02-13T10:17:00Z" w:initials="NB">
    <w:p w14:paraId="74E3FEC4" w14:textId="77777777" w:rsidR="00AD55AB" w:rsidRDefault="00AD55AB" w:rsidP="00AD55AB">
      <w:r>
        <w:rPr>
          <w:rStyle w:val="CommentReference"/>
        </w:rPr>
        <w:annotationRef/>
      </w:r>
      <w:r>
        <w:rPr>
          <w:sz w:val="20"/>
          <w:szCs w:val="20"/>
        </w:rPr>
        <w:t>Resolve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  <w15:commentEx w15:paraId="74E3FEC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  <w16cex:commentExtensible w16cex:durableId="78CB7A70" w16cex:dateUtc="2025-02-13T18:17:00Z">
    <w16cex:extLst>
      <w16:ext w16:uri="{CE6994B0-6A32-4C9F-8C6B-6E91EDA988CE}">
        <cr:reactions xmlns:cr="http://schemas.microsoft.com/office/comments/2020/reactions">
          <cr:reaction reactionType="1">
            <cr:reactionInfo dateUtc="2025-02-13T18:17:56Z">
              <cr:user userId="9a812e40746bcabb" userProvider="Windows Live" userName="Nick Bernal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  <w16cid:commentId w16cid:paraId="74E3FEC4" w16cid:durableId="78CB7A7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A6"/>
    <w:rsid w:val="000440A6"/>
    <w:rsid w:val="002B1C2A"/>
    <w:rsid w:val="00331489"/>
    <w:rsid w:val="00360F1B"/>
    <w:rsid w:val="003C1D14"/>
    <w:rsid w:val="003C58BC"/>
    <w:rsid w:val="0045155D"/>
    <w:rsid w:val="0057219A"/>
    <w:rsid w:val="008E2A39"/>
    <w:rsid w:val="00931F1A"/>
    <w:rsid w:val="00AD55AB"/>
    <w:rsid w:val="00CE3856"/>
    <w:rsid w:val="00F7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FDF4B"/>
  <w15:chartTrackingRefBased/>
  <w15:docId w15:val="{2C8151FE-8CF5-4044-9E85-0E45716B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A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A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A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314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4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14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4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14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2025-11-06T21:25:00Z</dcterms:created>
  <dcterms:modified xsi:type="dcterms:W3CDTF">2026-08-04T02:17:00Z</dcterms:modified>
</cp:coreProperties>
</file>