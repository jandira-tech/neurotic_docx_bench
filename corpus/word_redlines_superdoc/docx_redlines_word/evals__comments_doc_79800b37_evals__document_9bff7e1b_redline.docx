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E9CF" w14:textId="77777777" w:rsidR="00580B63" w:rsidRDefault="00C81EB3">
      <w:pPr>
        <w:pStyle w:val="NormalWeb"/>
        <w:spacing w:before="0" w:after="225"/>
        <w:jc w:val="both"/>
        <w:rPr>
          <w:ins w:id="10" w:author="SuperDoc Legal Team" w:date="2026-08-03T22:17:00Z" w16du:dateUtc="2026-08-04T02:17:00Z"/>
        </w:rPr>
      </w:pPr>
      <w:ins w:id="11" w:author="SuperDoc Legal Team" w:date="2026-08-03T22:17:00Z" w16du:dateUtc="2026-08-04T02:17:00Z">
        <w:r>
          <w:rPr>
            <w:rFonts w:ascii="Arial" w:eastAsia="Arial" w:hAnsi="Arial" w:cs="Arial"/>
            <w:b/>
            <w:color w:val="000000"/>
            <w:shd w:val="clear" w:color="auto" w:fill="FFFFFF"/>
          </w:rPr>
          <w:t>A list of list features:</w:t>
        </w:r>
      </w:ins>
    </w:p>
    <w:p w14:paraId="5497902D" w14:textId="77777777" w:rsidR="00580B63" w:rsidRDefault="00C81EB3">
      <w:pPr>
        <w:pStyle w:val="NormalWeb"/>
        <w:spacing w:before="0" w:after="225"/>
        <w:jc w:val="both"/>
        <w:rPr>
          <w:ins w:id="12" w:author="SuperDoc Legal Team" w:date="2026-08-03T22:17:00Z" w16du:dateUtc="2026-08-04T02:17:00Z"/>
        </w:rPr>
      </w:pPr>
      <w:ins w:id="13" w:author="SuperDoc Legal Team" w:date="2026-08-03T22:17:00Z" w16du:dateUtc="2026-08-04T02:17:00Z">
        <w:r>
          <w:rPr>
            <w:rFonts w:ascii="Arial" w:eastAsia="Arial" w:hAnsi="Arial" w:cs="Arial"/>
            <w:color w:val="000000"/>
            <w:shd w:val="clear" w:color="auto" w:fill="FFFFFF"/>
          </w:rPr>
          <w:t>We support bullets, symbols and more</w:t>
        </w:r>
      </w:ins>
    </w:p>
    <w:p w14:paraId="5582F05A" w14:textId="77777777" w:rsidR="00580B63" w:rsidRDefault="00C81EB3">
      <w:pPr>
        <w:pStyle w:val="NormalWeb"/>
        <w:numPr>
          <w:ilvl w:val="0"/>
          <w:numId w:val="5"/>
        </w:numPr>
        <w:spacing w:before="0" w:after="225"/>
        <w:jc w:val="both"/>
        <w:rPr>
          <w:ins w:id="14" w:author="SuperDoc Legal Team" w:date="2026-08-03T22:17:00Z" w16du:dateUtc="2026-08-04T02:17:00Z"/>
          <w:rFonts w:ascii="Arial" w:eastAsia="Arial" w:hAnsi="Arial" w:cs="Arial"/>
          <w:color w:val="000000"/>
          <w:shd w:val="clear" w:color="auto" w:fill="FFFFFF"/>
        </w:rPr>
      </w:pPr>
      <w:ins w:id="15" w:author="SuperDoc Legal Team" w:date="2026-08-03T22:17:00Z" w16du:dateUtc="2026-08-04T02:17:00Z">
        <w:r>
          <w:rPr>
            <w:rFonts w:ascii="Arial" w:eastAsia="Arial" w:hAnsi="Arial" w:cs="Arial"/>
            <w:color w:val="000000"/>
            <w:shd w:val="clear" w:color="auto" w:fill="FFFFFF"/>
          </w:rPr>
          <w:t>All sorts of bullets.</w:t>
        </w:r>
      </w:ins>
    </w:p>
    <w:p w14:paraId="1B4B9D04" w14:textId="77777777" w:rsidR="00580B63" w:rsidRDefault="00C81EB3">
      <w:pPr>
        <w:pStyle w:val="NormalWeb"/>
        <w:numPr>
          <w:ilvl w:val="1"/>
          <w:numId w:val="5"/>
        </w:numPr>
        <w:spacing w:before="0" w:after="225"/>
        <w:jc w:val="both"/>
        <w:rPr>
          <w:ins w:id="16" w:author="SuperDoc Legal Team" w:date="2026-08-03T22:17:00Z" w16du:dateUtc="2026-08-04T02:17:00Z"/>
          <w:rFonts w:ascii="Arial" w:eastAsia="Arial" w:hAnsi="Arial" w:cs="Arial"/>
          <w:color w:val="000000"/>
          <w:shd w:val="clear" w:color="auto" w:fill="FFFFFF"/>
        </w:rPr>
      </w:pPr>
      <w:ins w:id="17" w:author="SuperDoc Legal Team" w:date="2026-08-03T22:17:00Z" w16du:dateUtc="2026-08-04T02:17:00Z">
        <w:r>
          <w:rPr>
            <w:rFonts w:ascii="Arial" w:eastAsia="Arial" w:hAnsi="Arial" w:cs="Arial"/>
            <w:color w:val="000000"/>
            <w:shd w:val="clear" w:color="auto" w:fill="FFFFFF"/>
          </w:rPr>
          <w:t>Nested lists</w:t>
        </w:r>
      </w:ins>
    </w:p>
    <w:p w14:paraId="3ED360A5" w14:textId="77777777" w:rsidR="00580B63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ins w:id="18" w:author="SuperDoc Legal Team" w:date="2026-08-03T22:17:00Z" w16du:dateUtc="2026-08-04T02:17:00Z"/>
          <w:rFonts w:ascii="Arial" w:eastAsia="Arial" w:hAnsi="Arial" w:cs="Arial"/>
          <w:color w:val="000000"/>
          <w:shd w:val="clear" w:color="auto" w:fill="FFFFFF"/>
        </w:rPr>
      </w:pPr>
      <w:ins w:id="19" w:author="SuperDoc Legal Team" w:date="2026-08-03T22:17:00Z" w16du:dateUtc="2026-08-04T02:17:00Z">
        <w:r>
          <w:rPr>
            <w:rFonts w:ascii="Arial" w:eastAsia="Arial" w:hAnsi="Arial" w:cs="Arial"/>
            <w:color w:val="000000"/>
            <w:shd w:val="clear" w:color="auto" w:fill="FFFFFF"/>
          </w:rPr>
          <w:t xml:space="preserve">With </w:t>
        </w:r>
      </w:ins>
    </w:p>
    <w:p w14:paraId="4E2F6AA3" w14:textId="77777777" w:rsidR="00580B63" w:rsidRDefault="005F419A">
      <w:pPr>
        <w:pStyle w:val="NormalWeb"/>
        <w:numPr>
          <w:ilvl w:val="2"/>
          <w:numId w:val="5"/>
        </w:numPr>
        <w:spacing w:before="0" w:after="225"/>
        <w:jc w:val="both"/>
        <w:rPr>
          <w:ins w:id="20" w:author="SuperDoc Legal Team" w:date="2026-08-03T22:17:00Z" w16du:dateUtc="2026-08-04T02:17:00Z"/>
          <w:rFonts w:ascii="Arial" w:eastAsia="Arial" w:hAnsi="Arial" w:cs="Arial"/>
          <w:color w:val="000000"/>
          <w:shd w:val="clear" w:color="auto" w:fill="FFFFFF"/>
        </w:rPr>
      </w:pPr>
      <w:ins w:id="21" w:author="SuperDoc Legal Team" w:date="2026-08-03T22:17:00Z" w16du:dateUtc="2026-08-04T02:17:00Z">
        <w:r>
          <w:rPr>
            <w:rFonts w:ascii="Arial" w:eastAsia="Arial" w:hAnsi="Arial" w:cs="Arial"/>
            <w:color w:val="000000"/>
            <w:shd w:val="clear" w:color="auto" w:fill="FFFFFF"/>
          </w:rPr>
          <w:t>Lots of plenty of different icons</w:t>
        </w:r>
      </w:ins>
    </w:p>
    <w:p w14:paraId="0C1AE11C" w14:textId="77777777" w:rsidR="00580B63" w:rsidRDefault="00C81EB3">
      <w:pPr>
        <w:pStyle w:val="NormalWeb"/>
        <w:numPr>
          <w:ilvl w:val="0"/>
          <w:numId w:val="6"/>
        </w:numPr>
        <w:spacing w:before="0" w:after="225"/>
        <w:jc w:val="both"/>
        <w:rPr>
          <w:ins w:id="22" w:author="SuperDoc Legal Team" w:date="2026-08-03T22:17:00Z" w16du:dateUtc="2026-08-04T02:17:00Z"/>
          <w:rFonts w:ascii="Arial" w:eastAsia="Arial" w:hAnsi="Arial" w:cs="Arial"/>
          <w:color w:val="000000"/>
          <w:shd w:val="clear" w:color="auto" w:fill="FFFFFF"/>
        </w:rPr>
      </w:pPr>
      <w:ins w:id="23" w:author="SuperDoc Legal Team" w:date="2026-08-03T22:17:00Z" w16du:dateUtc="2026-08-04T02:17:00Z">
        <w:r>
          <w:rPr>
            <w:rFonts w:ascii="Arial" w:eastAsia="Arial" w:hAnsi="Arial" w:cs="Arial"/>
            <w:color w:val="000000"/>
            <w:shd w:val="clear" w:color="auto" w:fill="FFFFFF"/>
          </w:rPr>
          <w:t>Numbers</w:t>
        </w:r>
      </w:ins>
    </w:p>
    <w:p w14:paraId="7E3AA63E" w14:textId="77777777" w:rsidR="00580B63" w:rsidRDefault="00EC1A79">
      <w:pPr>
        <w:pStyle w:val="NormalWeb"/>
        <w:numPr>
          <w:ilvl w:val="1"/>
          <w:numId w:val="6"/>
        </w:numPr>
        <w:spacing w:before="0" w:after="225"/>
        <w:jc w:val="both"/>
        <w:rPr>
          <w:ins w:id="24" w:author="SuperDoc Legal Team" w:date="2026-08-03T22:17:00Z" w16du:dateUtc="2026-08-04T02:17:00Z"/>
          <w:rFonts w:ascii="Arial" w:eastAsia="Arial" w:hAnsi="Arial" w:cs="Arial"/>
          <w:color w:val="000000"/>
          <w:shd w:val="clear" w:color="auto" w:fill="FFFFFF"/>
        </w:rPr>
      </w:pPr>
      <w:ins w:id="25" w:author="SuperDoc Legal Team" w:date="2026-08-03T22:17:00Z" w16du:dateUtc="2026-08-04T02:17:00Z">
        <w:r>
          <w:rPr>
            <w:rFonts w:ascii="Arial" w:eastAsia="Arial" w:hAnsi="Arial" w:cs="Arial"/>
            <w:color w:val="000000"/>
            <w:shd w:val="clear" w:color="auto" w:fill="FFFFFF"/>
          </w:rPr>
          <w:t>Or letters</w:t>
        </w:r>
      </w:ins>
    </w:p>
    <w:p w14:paraId="00000001" w14:textId="77777777" w:rsidR="00E932E5" w:rsidRDefault="00C81EB3">
      <w:pPr>
        <w:pStyle w:val="NormalWeb"/>
        <w:numPr>
          <w:ilvl w:val="1"/>
          <w:numId w:val="6"/>
        </w:numPr>
        <w:spacing w:before="0" w:after="225"/>
        <w:jc w:val="both"/>
        <w:rPr>
          <w:rFonts w:ascii="Arial" w:hAnsi="Arial"/>
          <w:color w:val="000000"/>
          <w:shd w:val="clear" w:color="auto" w:fill="FFFFFF"/>
          <w:rPrChange w:id="26" w:author="SuperDoc Legal Team" w:date="2026-08-03T22:17:00Z" w16du:dateUtc="2026-08-04T02:17:00Z">
            <w:rPr/>
          </w:rPrChange>
        </w:rPr>
        <w:pPrChange w:id="27" w:author="SuperDoc Legal Team" w:date="2026-08-03T22:17:00Z" w16du:dateUtc="2026-08-04T02:17:00Z">
          <w:pPr/>
        </w:pPrChange>
      </w:pPr>
      <w:ins w:id="28" w:author="SuperDoc Legal Team" w:date="2026-08-03T22:17:00Z" w16du:dateUtc="2026-08-04T02:17:00Z">
        <w:r>
          <w:rPr>
            <w:rFonts w:ascii="Arial" w:eastAsia="Arial" w:hAnsi="Arial" w:cs="Arial"/>
            <w:color w:val="000000"/>
            <w:shd w:val="clear" w:color="auto" w:fill="FFFFFF"/>
          </w:rPr>
          <w:t>All sorts of lists are supported</w:t>
        </w:r>
      </w:ins>
      <w:del w:id="29" w:author="SuperDoc Legal Team" w:date="2026-08-03T22:17:00Z" w16du:dateUtc="2026-08-04T02:17:00Z">
        <w:r w:rsidR="00C37DF7">
          <w:delText xml:space="preserve">Open </w:delText>
        </w:r>
        <w:commentRangeStart w:id="30"/>
        <w:commentRangeStart w:id="31"/>
        <w:r w:rsidR="00C37DF7">
          <w:delText>comment</w:delText>
        </w:r>
        <w:commentRangeEnd w:id="31"/>
        <w:r w:rsidR="00C37DF7">
          <w:rPr>
            <w:rStyle w:val="CommentReference"/>
            <w:sz w:val="24"/>
            <w:szCs w:val="24"/>
          </w:rPr>
          <w:commentReference w:id="31"/>
        </w:r>
        <w:commentRangeEnd w:id="30"/>
        <w:r w:rsidR="00C37DF7">
          <w:rPr>
            <w:rStyle w:val="CommentReference"/>
            <w:sz w:val="24"/>
            <w:szCs w:val="24"/>
          </w:rPr>
          <w:commentReference w:id="30"/>
        </w:r>
        <w:r w:rsidR="00C37DF7">
          <w:delText xml:space="preserve"> from Google Docs.</w:delText>
        </w:r>
      </w:del>
    </w:p>
    <w:sectPr w:rsidR="00E932E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  <w:sectPrChange w:id="34" w:author="SuperDoc Legal Team" w:date="2026-08-03T22:17:00Z" w16du:dateUtc="2026-08-04T02:17:00Z">
        <w:sectPr w:rsidR="00E932E5">
          <w:pgMar w:top="1440" w:right="1440" w:bottom="1440" w:left="1440" w:header="720" w:footer="720" w:gutter="0"/>
          <w:pgNumType w:start="1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1" w:author="Missy Fox" w:date="2026-01-07T19:13:00Z" w:initials="">
    <w:p w14:paraId="00000002" w14:textId="77777777" w:rsidR="00E932E5" w:rsidRDefault="00593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C37DF7">
        <w:rPr>
          <w:color w:val="000000"/>
        </w:rPr>
        <w:t>Here is a comment</w:t>
      </w:r>
    </w:p>
  </w:comment>
  <w:comment w:id="30" w:author="Missy Fox" w:date="2026-01-07T19:14:00Z" w:initials="">
    <w:p w14:paraId="00000003" w14:textId="77777777" w:rsidR="00E932E5" w:rsidRDefault="00593F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C37DF7">
        <w:rPr>
          <w:color w:val="000000"/>
        </w:rPr>
        <w:t>with a thread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2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2" w16cid:durableId="00000002"/>
  <w16cid:commentId w16cid:paraId="00000003" w16cid:durableId="0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54C8E" w14:textId="77777777" w:rsidR="00C37DF7" w:rsidRDefault="00C37DF7">
      <w:pPr>
        <w:pPrChange w:id="8" w:author="SuperDoc Legal Team" w:date="2026-08-03T22:17:00Z" w16du:dateUtc="2026-08-04T02:17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238F200D" w14:textId="77777777" w:rsidR="00C37DF7" w:rsidRDefault="00C37DF7">
      <w:pPr>
        <w:pPrChange w:id="9" w:author="SuperDoc Legal Team" w:date="2026-08-03T22:17:00Z" w16du:dateUtc="2026-08-04T02:17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D007854F-7342-B942-A9D9-1CBB5DFDC7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1AA38E7-BB8B-0C4C-A2DA-E5E093DF13A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3" w:fontKey="{B8EFEFE8-79A7-C64E-A4CE-B12F2CAB3B9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643F6BB4-0993-9F4C-828B-A21CA4DA19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F79D6908-0379-FB41-8C12-2347F5E69A30}"/>
    <w:embedBold r:id="rId6" w:fontKey="{58092503-57ED-374C-A3AA-8674D1A58BC5}"/>
    <w:embedItalic r:id="rId7" w:fontKey="{E684496C-29E0-AA48-A039-9C00A5A455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BC0B432-D072-6C4B-B099-93580F9B290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6327FC2A-7098-DB46-8D3C-3A3A8A0734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78F49" w14:textId="77777777" w:rsidR="001411A9" w:rsidRDefault="001411A9">
    <w:pPr>
      <w:pPrChange w:id="33" w:author="SuperDoc Legal Team" w:date="2026-08-03T22:17:00Z" w16du:dateUtc="2026-08-04T02:1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CA68" w14:textId="77777777" w:rsidR="00C37DF7" w:rsidRDefault="00C37DF7">
      <w:pPr>
        <w:pPrChange w:id="6" w:author="SuperDoc Legal Team" w:date="2026-08-03T22:17:00Z" w16du:dateUtc="2026-08-04T02:17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48803D7C" w14:textId="77777777" w:rsidR="00C37DF7" w:rsidRDefault="00C37DF7">
      <w:pPr>
        <w:pPrChange w:id="7" w:author="SuperDoc Legal Team" w:date="2026-08-03T22:17:00Z" w16du:dateUtc="2026-08-04T02:17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730D0" w14:textId="77777777" w:rsidR="001411A9" w:rsidRDefault="001411A9">
    <w:pPr>
      <w:pPrChange w:id="32" w:author="SuperDoc Legal Team" w:date="2026-08-03T22:17:00Z" w16du:dateUtc="2026-08-04T02:17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3"/>
  </w:num>
  <w:num w:numId="2" w16cid:durableId="428503995">
    <w:abstractNumId w:val="2"/>
  </w:num>
  <w:num w:numId="3" w16cid:durableId="1104813156">
    <w:abstractNumId w:val="5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2E5"/>
    <w:rsid w:val="001411A9"/>
    <w:rsid w:val="001A75FF"/>
    <w:rsid w:val="001C06EE"/>
    <w:rsid w:val="002B1C2A"/>
    <w:rsid w:val="0037116D"/>
    <w:rsid w:val="003C2979"/>
    <w:rsid w:val="00435ECF"/>
    <w:rsid w:val="0057483D"/>
    <w:rsid w:val="00580B63"/>
    <w:rsid w:val="00593F10"/>
    <w:rsid w:val="005D7BCB"/>
    <w:rsid w:val="005F37EB"/>
    <w:rsid w:val="005F419A"/>
    <w:rsid w:val="009C0D82"/>
    <w:rsid w:val="00B10F57"/>
    <w:rsid w:val="00C37DF7"/>
    <w:rsid w:val="00C60146"/>
    <w:rsid w:val="00C81EB3"/>
    <w:rsid w:val="00E932E5"/>
    <w:rsid w:val="00EC1A79"/>
    <w:rsid w:val="00F365A5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SuperDoc Legal Team" w:date="2026-08-03T22:17:00Z">
        <w:pPr>
          <w:keepNext/>
          <w:keepLines/>
          <w:spacing w:before="400" w:after="12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SuperDoc Legal Team" w:date="2026-08-03T22:17:00Z">
        <w:rPr>
          <w:rFonts w:ascii="Arial" w:eastAsia="Arial" w:hAnsi="Arial" w:cs="Arial"/>
          <w:sz w:val="40"/>
          <w:szCs w:val="40"/>
          <w:lang w:val="en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SuperDoc Legal Team" w:date="2026-08-03T22:17:00Z">
        <w:pPr>
          <w:keepNext/>
          <w:keepLines/>
          <w:spacing w:before="360" w:after="12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SuperDoc Legal Team" w:date="2026-08-03T22:17:00Z">
        <w:rPr>
          <w:rFonts w:ascii="Arial" w:eastAsia="Arial" w:hAnsi="Arial" w:cs="Arial"/>
          <w:sz w:val="32"/>
          <w:szCs w:val="32"/>
          <w:lang w:val="en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SuperDoc Legal Team" w:date="2026-08-03T22:17:00Z">
        <w:pPr>
          <w:keepNext/>
          <w:keepLines/>
          <w:spacing w:before="320" w:after="80" w:line="276" w:lineRule="auto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SuperDoc Legal Team" w:date="2026-08-03T22:17:00Z">
        <w:rPr>
          <w:rFonts w:ascii="Arial" w:eastAsia="Arial" w:hAnsi="Arial" w:cs="Arial"/>
          <w:color w:val="434343"/>
          <w:sz w:val="28"/>
          <w:szCs w:val="28"/>
          <w:lang w:val="en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B72667"/>
    <w:pPr>
      <w:spacing w:after="80" w:line="240" w:lineRule="auto"/>
      <w:contextualSpacing/>
      <w:pPrChange w:id="3" w:author="SuperDoc Legal Team" w:date="2026-08-03T22:17:00Z">
        <w:pPr>
          <w:keepNext/>
          <w:keepLines/>
          <w:spacing w:after="60" w:line="276" w:lineRule="auto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3" w:author="SuperDoc Legal Team" w:date="2026-08-03T22:17:00Z">
        <w:rPr>
          <w:rFonts w:ascii="Arial" w:eastAsia="Arial" w:hAnsi="Arial" w:cs="Arial"/>
          <w:sz w:val="52"/>
          <w:szCs w:val="52"/>
          <w:lang w:val="en" w:eastAsia="en-US" w:bidi="ar-SA"/>
        </w:rPr>
      </w:rPrChange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 w:line="240" w:lineRule="auto"/>
      <w:pPrChange w:id="4" w:author="SuperDoc Legal Team" w:date="2026-08-03T22:17:00Z">
        <w:pPr>
          <w:keepNext/>
          <w:keepLines/>
          <w:spacing w:after="320" w:line="276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4" w:author="SuperDoc Legal Team" w:date="2026-08-03T22:17:00Z">
        <w:rPr>
          <w:rFonts w:ascii="Arial" w:eastAsia="Arial" w:hAnsi="Arial" w:cs="Arial"/>
          <w:color w:val="666666"/>
          <w:sz w:val="30"/>
          <w:szCs w:val="30"/>
          <w:lang w:val="en" w:eastAsia="en-US" w:bidi="ar-SA"/>
        </w:rPr>
      </w:rPrChange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 w:line="240" w:lineRule="auto"/>
      <w:pPrChange w:id="5" w:author="SuperDoc Legal Team" w:date="2026-08-03T22:17:00Z">
        <w:pPr>
          <w:spacing w:before="100" w:beforeAutospacing="1" w:after="100" w:afterAutospacing="1"/>
        </w:pPr>
      </w:pPrChange>
    </w:pPr>
    <w:rPr>
      <w:rFonts w:ascii="Times New Roman" w:eastAsia="Times New Roman" w:hAnsi="Times New Roman" w:cs="Times New Roman"/>
      <w:sz w:val="24"/>
      <w:szCs w:val="24"/>
      <w:lang w:val="en-US"/>
      <w:rPrChange w:id="5" w:author="SuperDoc Legal Team" w:date="2026-08-03T22:17:00Z">
        <w:rPr>
          <w:sz w:val="24"/>
          <w:szCs w:val="24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1411A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1A9"/>
  </w:style>
  <w:style w:type="paragraph" w:styleId="Footer">
    <w:name w:val="footer"/>
    <w:basedOn w:val="Normal"/>
    <w:link w:val="FooterChar"/>
    <w:uiPriority w:val="99"/>
    <w:unhideWhenUsed/>
    <w:rsid w:val="001411A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2026-08-04T02:17:00Z</dcterms:created>
  <dcterms:modified xsi:type="dcterms:W3CDTF">2026-08-04T02:17:00Z</dcterms:modified>
</cp:coreProperties>
</file>