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5230" w14:textId="295FFE2A" w:rsidR="003C58BC" w:rsidRDefault="005D7854">
      <w:pPr>
        <w:rPr>
          <w:ins w:id="15" w:author="Nick Bernal" w:date="2026-08-03T22:23:00Z" w16du:dateUtc="2026-08-04T02:23:00Z"/>
        </w:rPr>
      </w:pPr>
      <w:ins w:id="16" w:author="Nick Bernal" w:date="2026-08-03T22:23:00Z" w16du:dateUtc="2026-08-04T02:23:00Z">
        <w:r>
          <w:t>Simple ordered list:</w:t>
        </w:r>
      </w:ins>
    </w:p>
    <w:p w14:paraId="7E04E278" w14:textId="77777777" w:rsidR="005D7854" w:rsidRDefault="005D7854">
      <w:pPr>
        <w:rPr>
          <w:ins w:id="17" w:author="Nick Bernal" w:date="2026-08-03T22:23:00Z" w16du:dateUtc="2026-08-04T02:23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rPr>
          <w:ins w:id="18" w:author="Nick Bernal" w:date="2026-08-03T22:23:00Z" w16du:dateUtc="2026-08-04T02:23:00Z"/>
        </w:rPr>
      </w:pPr>
      <w:ins w:id="19" w:author="Nick Bernal" w:date="2026-08-03T22:23:00Z" w16du:dateUtc="2026-08-04T02:23:00Z">
        <w:r>
          <w:t>Item 1</w:t>
        </w:r>
      </w:ins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rPr>
          <w:ins w:id="20" w:author="Nick Bernal" w:date="2026-08-03T22:23:00Z" w16du:dateUtc="2026-08-04T02:23:00Z"/>
        </w:rPr>
      </w:pPr>
      <w:ins w:id="21" w:author="Nick Bernal" w:date="2026-08-03T22:23:00Z" w16du:dateUtc="2026-08-04T02:23:00Z">
        <w:r>
          <w:t>Item 2</w:t>
        </w:r>
      </w:ins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rPr>
          <w:ins w:id="22" w:author="Nick Bernal" w:date="2026-08-03T22:23:00Z" w16du:dateUtc="2026-08-04T02:23:00Z"/>
        </w:rPr>
      </w:pPr>
      <w:ins w:id="23" w:author="Nick Bernal" w:date="2026-08-03T22:23:00Z" w16du:dateUtc="2026-08-04T02:23:00Z">
        <w:r>
          <w:t>Item 3</w:t>
        </w:r>
      </w:ins>
    </w:p>
    <w:p w14:paraId="18F36173" w14:textId="4F5A48BF" w:rsidR="005D7854" w:rsidRDefault="005D7854" w:rsidP="005D7854">
      <w:pPr>
        <w:rPr>
          <w:ins w:id="24" w:author="Nick Bernal" w:date="2026-08-03T22:23:00Z" w16du:dateUtc="2026-08-04T02:23:00Z"/>
        </w:rPr>
      </w:pPr>
    </w:p>
    <w:p w14:paraId="24143F04" w14:textId="4D0643AC" w:rsidR="005D7854" w:rsidRDefault="005D7854" w:rsidP="005D7854">
      <w:pPr>
        <w:rPr>
          <w:ins w:id="25" w:author="Nick Bernal" w:date="2026-08-03T22:23:00Z" w16du:dateUtc="2026-08-04T02:23:00Z"/>
        </w:rPr>
      </w:pPr>
      <w:ins w:id="26" w:author="Nick Bernal" w:date="2026-08-03T22:23:00Z" w16du:dateUtc="2026-08-04T02:23:00Z">
        <w:r>
          <w:t>Simple ordered list with sub lists:</w:t>
        </w:r>
      </w:ins>
    </w:p>
    <w:p w14:paraId="4A8DB976" w14:textId="77777777" w:rsidR="005D7854" w:rsidRDefault="005D7854" w:rsidP="005D7854">
      <w:pPr>
        <w:rPr>
          <w:ins w:id="27" w:author="Nick Bernal" w:date="2026-08-03T22:23:00Z" w16du:dateUtc="2026-08-04T02:23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rPr>
          <w:ins w:id="28" w:author="Nick Bernal" w:date="2026-08-03T22:23:00Z" w16du:dateUtc="2026-08-04T02:23:00Z"/>
        </w:rPr>
      </w:pPr>
      <w:ins w:id="29" w:author="Nick Bernal" w:date="2026-08-03T22:23:00Z" w16du:dateUtc="2026-08-04T02:23:00Z">
        <w:r>
          <w:t>Item 1</w:t>
        </w:r>
      </w:ins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rPr>
          <w:ins w:id="30" w:author="Nick Bernal" w:date="2026-08-03T22:23:00Z" w16du:dateUtc="2026-08-04T02:23:00Z"/>
        </w:rPr>
      </w:pPr>
      <w:ins w:id="31" w:author="Nick Bernal" w:date="2026-08-03T22:23:00Z" w16du:dateUtc="2026-08-04T02:23:00Z">
        <w:r>
          <w:t>Item 2</w:t>
        </w:r>
      </w:ins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rPr>
          <w:ins w:id="32" w:author="Nick Bernal" w:date="2026-08-03T22:23:00Z" w16du:dateUtc="2026-08-04T02:23:00Z"/>
        </w:rPr>
      </w:pPr>
      <w:ins w:id="33" w:author="Nick Bernal" w:date="2026-08-03T22:23:00Z" w16du:dateUtc="2026-08-04T02:23:00Z">
        <w:r>
          <w:t>Item 3</w:t>
        </w:r>
      </w:ins>
    </w:p>
    <w:p w14:paraId="38B56E02" w14:textId="7C0B10AD" w:rsidR="005D7854" w:rsidRDefault="005D7854" w:rsidP="005D7854">
      <w:pPr>
        <w:pStyle w:val="ListParagraph"/>
        <w:numPr>
          <w:ilvl w:val="1"/>
          <w:numId w:val="2"/>
        </w:numPr>
        <w:rPr>
          <w:ins w:id="34" w:author="Nick Bernal" w:date="2026-08-03T22:23:00Z" w16du:dateUtc="2026-08-04T02:23:00Z"/>
        </w:rPr>
      </w:pPr>
      <w:ins w:id="35" w:author="Nick Bernal" w:date="2026-08-03T22:23:00Z" w16du:dateUtc="2026-08-04T02:23:00Z">
        <w:r>
          <w:t>Lvl 1 – a</w:t>
        </w:r>
      </w:ins>
    </w:p>
    <w:p w14:paraId="3F237C7F" w14:textId="4868533B" w:rsidR="005D7854" w:rsidRDefault="005D7854" w:rsidP="005D7854">
      <w:pPr>
        <w:pStyle w:val="ListParagraph"/>
        <w:numPr>
          <w:ilvl w:val="1"/>
          <w:numId w:val="2"/>
        </w:numPr>
        <w:rPr>
          <w:ins w:id="36" w:author="Nick Bernal" w:date="2026-08-03T22:23:00Z" w16du:dateUtc="2026-08-04T02:23:00Z"/>
        </w:rPr>
      </w:pPr>
      <w:ins w:id="37" w:author="Nick Bernal" w:date="2026-08-03T22:23:00Z" w16du:dateUtc="2026-08-04T02:23:00Z">
        <w:r>
          <w:t>Lvl 1 – b</w:t>
        </w:r>
      </w:ins>
    </w:p>
    <w:p w14:paraId="410E4369" w14:textId="45F4513F" w:rsidR="005D7854" w:rsidRDefault="005D7854" w:rsidP="005D7854">
      <w:pPr>
        <w:pStyle w:val="ListParagraph"/>
        <w:numPr>
          <w:ilvl w:val="2"/>
          <w:numId w:val="2"/>
        </w:numPr>
        <w:rPr>
          <w:ins w:id="38" w:author="Nick Bernal" w:date="2026-08-03T22:23:00Z" w16du:dateUtc="2026-08-04T02:23:00Z"/>
        </w:rPr>
      </w:pPr>
      <w:ins w:id="39" w:author="Nick Bernal" w:date="2026-08-03T22:23:00Z" w16du:dateUtc="2026-08-04T02:23:00Z">
        <w:r>
          <w:t>Lvl 2 – i</w:t>
        </w:r>
      </w:ins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rPr>
          <w:ins w:id="40" w:author="Nick Bernal" w:date="2026-08-03T22:23:00Z" w16du:dateUtc="2026-08-04T02:23:00Z"/>
        </w:rPr>
      </w:pPr>
      <w:ins w:id="41" w:author="Nick Bernal" w:date="2026-08-03T22:23:00Z" w16du:dateUtc="2026-08-04T02:23:00Z">
        <w:r>
          <w:t>Lvl 1 – c</w:t>
        </w:r>
      </w:ins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rPr>
          <w:ins w:id="42" w:author="Nick Bernal" w:date="2026-08-03T22:23:00Z" w16du:dateUtc="2026-08-04T02:23:00Z"/>
        </w:rPr>
      </w:pPr>
      <w:ins w:id="43" w:author="Nick Bernal" w:date="2026-08-03T22:23:00Z" w16du:dateUtc="2026-08-04T02:23:00Z">
        <w:r>
          <w:t>Item 4</w:t>
        </w:r>
      </w:ins>
    </w:p>
    <w:p w14:paraId="1FDF58F1" w14:textId="77777777" w:rsidR="005D7854" w:rsidRDefault="005D7854" w:rsidP="005D7854">
      <w:pPr>
        <w:rPr>
          <w:ins w:id="44" w:author="Nick Bernal" w:date="2026-08-03T22:23:00Z" w16du:dateUtc="2026-08-04T02:23:00Z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45" w:author="Nick Bernal" w:date="2026-08-03T22:23:00Z" w16du:dateUtc="2026-08-04T02:2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pPr>
              <w:rPr>
                <w:del w:id="46" w:author="Nick Bernal" w:date="2026-08-03T22:23:00Z" w16du:dateUtc="2026-08-04T02:23:00Z"/>
              </w:rPr>
            </w:pPr>
            <w:del w:id="47" w:author="Nick Bernal" w:date="2026-08-03T22:23:00Z" w16du:dateUtc="2026-08-04T02:23:00Z">
              <w:r>
                <w:delText>Top Left</w:delText>
              </w:r>
            </w:del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48" w:author="Nick Bernal" w:date="2026-08-03T22:23:00Z" w16du:dateUtc="2026-08-04T02:23:00Z"/>
              </w:rPr>
            </w:pPr>
            <w:del w:id="49" w:author="Nick Bernal" w:date="2026-08-03T22:23:00Z" w16du:dateUtc="2026-08-04T02:23:00Z">
              <w:r>
                <w:delText>Top Right</w:delText>
              </w:r>
            </w:del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0" w:author="Nick Bernal" w:date="2026-08-03T22:23:00Z" w16du:dateUtc="2026-08-04T02:2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del w:id="51" w:author="Nick Bernal" w:date="2026-08-03T22:23:00Z" w16du:dateUtc="2026-08-04T02:23:00Z"/>
              </w:rPr>
            </w:pPr>
            <w:del w:id="52" w:author="Nick Bernal" w:date="2026-08-03T22:23:00Z" w16du:dateUtc="2026-08-04T02:23:00Z">
              <w:r>
                <w:delText>Bottom Left</w:delText>
              </w:r>
            </w:del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3" w:author="Nick Bernal" w:date="2026-08-03T22:23:00Z" w16du:dateUtc="2026-08-04T02:23:00Z"/>
              </w:rPr>
            </w:pPr>
            <w:del w:id="54" w:author="Nick Bernal" w:date="2026-08-03T22:23:00Z" w16du:dateUtc="2026-08-04T02:23:00Z">
              <w:r>
                <w:delText>Bottom Right</w:delText>
              </w:r>
            </w:del>
          </w:p>
        </w:tc>
      </w:tr>
    </w:tbl>
    <w:p w14:paraId="3A7768C2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112874"/>
    <w:rsid w:val="0022613A"/>
    <w:rsid w:val="00360F1B"/>
    <w:rsid w:val="003C1D14"/>
    <w:rsid w:val="003C58BC"/>
    <w:rsid w:val="005D7854"/>
    <w:rsid w:val="006863B0"/>
    <w:rsid w:val="007A075E"/>
    <w:rsid w:val="00931F1A"/>
    <w:rsid w:val="00A76134"/>
    <w:rsid w:val="00C5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3T22:23:00Z">
        <w:pPr>
          <w:spacing w:after="200" w:line="276" w:lineRule="auto"/>
        </w:pPr>
      </w:pPrChange>
    </w:pPr>
    <w:rPr>
      <w:rPrChange w:id="0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5D7854"/>
    <w:pPr>
      <w:keepNext/>
      <w:keepLines/>
      <w:spacing w:before="360" w:after="80"/>
      <w:outlineLvl w:val="0"/>
      <w:pPrChange w:id="1" w:author="Nick Bernal" w:date="2026-08-03T22:23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54"/>
    <w:pPr>
      <w:keepNext/>
      <w:keepLines/>
      <w:spacing w:before="160" w:after="80"/>
      <w:outlineLvl w:val="1"/>
      <w:pPrChange w:id="2" w:author="Nick Bernal" w:date="2026-08-03T22:23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54"/>
    <w:pPr>
      <w:keepNext/>
      <w:keepLines/>
      <w:spacing w:before="160" w:after="80"/>
      <w:outlineLvl w:val="2"/>
      <w:pPrChange w:id="3" w:author="Nick Bernal" w:date="2026-08-03T22:23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3" w:author="Nick Bernal" w:date="2026-08-03T22:23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54"/>
    <w:pPr>
      <w:keepNext/>
      <w:keepLines/>
      <w:spacing w:before="80" w:after="40"/>
      <w:outlineLvl w:val="3"/>
      <w:pPrChange w:id="4" w:author="Nick Bernal" w:date="2026-08-03T22:23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4" w:author="Nick Bernal" w:date="2026-08-03T22:23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54"/>
    <w:pPr>
      <w:keepNext/>
      <w:keepLines/>
      <w:spacing w:before="80" w:after="40"/>
      <w:outlineLvl w:val="4"/>
      <w:pPrChange w:id="5" w:author="Nick Bernal" w:date="2026-08-03T22:23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5" w:author="Nick Bernal" w:date="2026-08-03T22:23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54"/>
    <w:pPr>
      <w:keepNext/>
      <w:keepLines/>
      <w:spacing w:before="40"/>
      <w:outlineLvl w:val="5"/>
      <w:pPrChange w:id="6" w:author="Nick Bernal" w:date="2026-08-03T22:23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Nick Bernal" w:date="2026-08-03T22:23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/>
      <w:outlineLvl w:val="6"/>
      <w:pPrChange w:id="7" w:author="Nick Bernal" w:date="2026-08-03T22:23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Nick Bernal" w:date="2026-08-03T22:23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outlineLvl w:val="7"/>
      <w:pPrChange w:id="8" w:author="Nick Bernal" w:date="2026-08-03T22:23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Nick Bernal" w:date="2026-08-03T22:23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outlineLvl w:val="8"/>
      <w:pPrChange w:id="9" w:author="Nick Bernal" w:date="2026-08-03T22:23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Nick Bernal" w:date="2026-08-03T22:23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54"/>
    <w:pPr>
      <w:spacing w:after="80"/>
      <w:contextualSpacing/>
      <w:pPrChange w:id="10" w:author="Nick Bernal" w:date="2026-08-03T22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3T22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54"/>
    <w:pPr>
      <w:numPr>
        <w:ilvl w:val="1"/>
      </w:numPr>
      <w:spacing w:after="160"/>
      <w:pPrChange w:id="11" w:author="Nick Bernal" w:date="2026-08-03T22:23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Nick Bernal" w:date="2026-08-03T22:23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after="160"/>
      <w:jc w:val="center"/>
      <w:pPrChange w:id="12" w:author="Nick Bernal" w:date="2026-08-03T22:23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Nick Bernal" w:date="2026-08-03T22:2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54"/>
    <w:pPr>
      <w:ind w:left="720"/>
      <w:contextualSpacing/>
      <w:pPrChange w:id="13" w:author="Nick Bernal" w:date="2026-08-03T22:23:00Z">
        <w:pPr>
          <w:ind w:left="720"/>
          <w:contextualSpacing/>
        </w:pPr>
      </w:pPrChange>
    </w:pPr>
    <w:rPr>
      <w:rPrChange w:id="13" w:author="Nick Bernal" w:date="2026-08-03T22:23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22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8-03T22:2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8-03T22:23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3A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2025-11-18T18:27:00Z</dcterms:created>
  <dcterms:modified xsi:type="dcterms:W3CDTF">2026-08-04T02:23:00Z</dcterms:modified>
</cp:coreProperties>
</file>