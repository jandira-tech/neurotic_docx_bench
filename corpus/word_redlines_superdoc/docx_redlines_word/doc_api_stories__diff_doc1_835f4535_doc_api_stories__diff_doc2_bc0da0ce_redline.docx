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D855" w14:textId="10AB5A73" w:rsidR="005B4417" w:rsidRDefault="00AE163A" w:rsidP="00AE163A">
      <w:pPr>
        <w:jc w:val="center"/>
      </w:pPr>
      <w:r>
        <w:rPr>
          <w:noProof/>
        </w:rPr>
        <w:drawing>
          <wp:inline distT="0" distB="0" distL="0" distR="0" wp14:anchorId="18B9B6C3" wp14:editId="47BA349D">
            <wp:extent cx="1507013" cy="1670756"/>
            <wp:effectExtent l="0" t="0" r="4445" b="5715"/>
            <wp:docPr id="16452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5382" name="Picture 1645245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146" cy="1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154" w14:textId="77777777" w:rsidR="00AE163A" w:rsidRDefault="00AE163A" w:rsidP="00AE163A">
      <w:pPr>
        <w:jc w:val="center"/>
      </w:pPr>
    </w:p>
    <w:p w14:paraId="36D666B6" w14:textId="58E4FAB0" w:rsidR="00AE163A" w:rsidRDefault="00AE163A" w:rsidP="00AE163A">
      <w:pPr>
        <w:jc w:val="center"/>
      </w:pPr>
      <w:r>
        <w:t xml:space="preserve">This is a </w:t>
      </w:r>
      <w:r w:rsidRPr="00C82481">
        <w:rPr>
          <w:b/>
          <w:rPrChange w:id="0" w:author="Nick Bernal" w:date="2026-08-03T22:17:00Z" w16du:dateUtc="2026-08-04T02:17:00Z">
            <w:rPr/>
          </w:rPrChange>
        </w:rPr>
        <w:t>test doc</w:t>
      </w:r>
      <w:r>
        <w:t>.</w:t>
      </w:r>
    </w:p>
    <w:p w14:paraId="6E90808E" w14:textId="20DC6847" w:rsidR="00AE163A" w:rsidRDefault="00AE163A" w:rsidP="00AE163A">
      <w:pPr>
        <w:jc w:val="center"/>
      </w:pPr>
      <w:r>
        <w:t xml:space="preserve">It contains </w:t>
      </w:r>
      <w:ins w:id="1" w:author="Nick Bernal" w:date="2026-08-03T22:17:00Z" w16du:dateUtc="2026-08-04T02:17:00Z">
        <w:r w:rsidR="00C82481">
          <w:t>three</w:t>
        </w:r>
      </w:ins>
      <w:del w:id="2" w:author="Nick Bernal" w:date="2026-08-03T22:17:00Z" w16du:dateUtc="2026-08-04T02:17:00Z">
        <w:r>
          <w:delText>two</w:delText>
        </w:r>
      </w:del>
      <w:r>
        <w:t xml:space="preserve"> paragraphs and 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163A" w14:paraId="0A65D358" w14:textId="77777777" w:rsidTr="00AE163A">
        <w:tc>
          <w:tcPr>
            <w:tcW w:w="4675" w:type="dxa"/>
          </w:tcPr>
          <w:p w14:paraId="6418F927" w14:textId="13F5CE68" w:rsidR="00AE163A" w:rsidRDefault="00AE163A" w:rsidP="00AE163A">
            <w:pPr>
              <w:jc w:val="center"/>
            </w:pPr>
            <w:r>
              <w:t>A</w:t>
            </w:r>
          </w:p>
        </w:tc>
        <w:tc>
          <w:tcPr>
            <w:tcW w:w="4675" w:type="dxa"/>
          </w:tcPr>
          <w:p w14:paraId="2D1B4654" w14:textId="767344AD" w:rsidR="00AE163A" w:rsidRDefault="00AE163A" w:rsidP="00AE163A">
            <w:pPr>
              <w:jc w:val="center"/>
            </w:pPr>
            <w:r>
              <w:t>B</w:t>
            </w:r>
          </w:p>
        </w:tc>
      </w:tr>
      <w:tr w:rsidR="00AE163A" w14:paraId="44109D92" w14:textId="77777777" w:rsidTr="00AE163A">
        <w:tc>
          <w:tcPr>
            <w:tcW w:w="4675" w:type="dxa"/>
          </w:tcPr>
          <w:p w14:paraId="7F698DBD" w14:textId="7DC69E77" w:rsidR="00AE163A" w:rsidRDefault="00AE163A" w:rsidP="00AE163A">
            <w:pPr>
              <w:jc w:val="center"/>
            </w:pPr>
            <w:r>
              <w:t>C</w:t>
            </w:r>
          </w:p>
        </w:tc>
        <w:tc>
          <w:tcPr>
            <w:tcW w:w="4675" w:type="dxa"/>
          </w:tcPr>
          <w:p w14:paraId="0F6F8366" w14:textId="46C62CC5" w:rsidR="00AE163A" w:rsidRPr="00C82481" w:rsidRDefault="00C82481" w:rsidP="00AE163A">
            <w:pPr>
              <w:jc w:val="center"/>
              <w:rPr>
                <w:i/>
                <w:u w:val="single"/>
                <w:rPrChange w:id="3" w:author="Nick Bernal" w:date="2026-08-03T22:17:00Z" w16du:dateUtc="2026-08-04T02:17:00Z">
                  <w:rPr/>
                </w:rPrChange>
              </w:rPr>
            </w:pPr>
            <w:ins w:id="4" w:author="Nick Bernal" w:date="2026-08-03T22:17:00Z" w16du:dateUtc="2026-08-04T02:17:00Z">
              <w:r w:rsidRPr="00C82481">
                <w:rPr>
                  <w:i/>
                  <w:iCs/>
                  <w:u w:val="single"/>
                </w:rPr>
                <w:t>Changed</w:t>
              </w:r>
            </w:ins>
            <w:del w:id="5" w:author="Nick Bernal" w:date="2026-08-03T22:17:00Z" w16du:dateUtc="2026-08-04T02:17:00Z">
              <w:r w:rsidR="00AE163A">
                <w:delText>D</w:delText>
              </w:r>
            </w:del>
          </w:p>
        </w:tc>
      </w:tr>
    </w:tbl>
    <w:p w14:paraId="69537921" w14:textId="77777777" w:rsidR="00AE163A" w:rsidRDefault="00AE163A" w:rsidP="00C82481">
      <w:pPr>
        <w:rPr>
          <w:ins w:id="6" w:author="Nick Bernal" w:date="2026-08-03T22:17:00Z" w16du:dateUtc="2026-08-04T02:17:00Z"/>
        </w:rPr>
      </w:pPr>
    </w:p>
    <w:p w14:paraId="096595D8" w14:textId="77777777" w:rsidR="00AE163A" w:rsidRDefault="00C82481" w:rsidP="00AE163A">
      <w:pPr>
        <w:jc w:val="center"/>
      </w:pPr>
      <w:ins w:id="7" w:author="Nick Bernal" w:date="2026-08-03T22:17:00Z" w16du:dateUtc="2026-08-04T02:17:00Z">
        <w:r>
          <w:t>Another paragraph</w:t>
        </w:r>
      </w:ins>
    </w:p>
    <w:sectPr w:rsidR="00AE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3A"/>
    <w:rsid w:val="000139E2"/>
    <w:rsid w:val="00097DD0"/>
    <w:rsid w:val="002A637D"/>
    <w:rsid w:val="002B1C2A"/>
    <w:rsid w:val="00310B62"/>
    <w:rsid w:val="003679FB"/>
    <w:rsid w:val="005B4417"/>
    <w:rsid w:val="009E3BBD"/>
    <w:rsid w:val="00AE163A"/>
    <w:rsid w:val="00B36881"/>
    <w:rsid w:val="00C82481"/>
    <w:rsid w:val="00DE6D6B"/>
    <w:rsid w:val="00E249CD"/>
    <w:rsid w:val="00E43E77"/>
    <w:rsid w:val="00F46068"/>
    <w:rsid w:val="00F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EDC8C"/>
  <w15:chartTrackingRefBased/>
  <w15:docId w15:val="{8955F2B4-D873-7549-8C3B-3CC6D11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2026-03-17T23:07:00Z</dcterms:created>
  <dcterms:modified xsi:type="dcterms:W3CDTF">2026-08-04T02:17:00Z</dcterms:modified>
</cp:coreProperties>
</file>