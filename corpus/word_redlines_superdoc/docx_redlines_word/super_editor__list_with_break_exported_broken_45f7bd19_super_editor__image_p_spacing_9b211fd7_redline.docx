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DC06" w14:textId="53123700" w:rsidR="004A7F04" w:rsidRDefault="00607D18">
      <w:pPr>
        <w:spacing w:line="270" w:lineRule="auto"/>
        <w:jc w:val="center"/>
        <w:rPr>
          <w:ins w:id="15" w:author="Nick Bernal" w:date="2026-08-03T22:26:00Z" w16du:dateUtc="2026-08-04T02:26:00Z"/>
        </w:rPr>
      </w:pPr>
      <w:ins w:id="16" w:author="Nick Bernal" w:date="2026-08-03T22:26:00Z" w16du:dateUtc="2026-08-04T02:26:00Z">
        <w:r>
          <w:rPr>
            <w:noProof/>
          </w:rPr>
          <w:drawing>
            <wp:inline distT="0" distB="0" distL="0" distR="0" wp14:anchorId="2C7B0A3D" wp14:editId="7CD4E88B">
              <wp:extent cx="829993" cy="792643"/>
              <wp:effectExtent l="0" t="0" r="0" b="0"/>
              <wp:docPr id="642310200" name="Picture 1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2310200" name="Picture 1" descr="A close-up of a tree trunk&#10;&#10;AI-generated content may be incorrect.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2999" cy="8146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DE3B516" w14:textId="1553B174" w:rsidR="004A7F04" w:rsidRDefault="00607D18">
      <w:pPr>
        <w:spacing w:line="270" w:lineRule="auto"/>
        <w:jc w:val="center"/>
        <w:rPr>
          <w:ins w:id="17" w:author="Nick Bernal" w:date="2026-08-03T22:26:00Z" w16du:dateUtc="2026-08-04T02:26:00Z"/>
        </w:rPr>
      </w:pPr>
      <w:ins w:id="18" w:author="Nick Bernal" w:date="2026-08-03T22:26:00Z" w16du:dateUtc="2026-08-04T02:26:00Z">
        <w:r>
          <w:rPr>
            <w:rFonts w:eastAsia="Arial" w:cs="Arial"/>
            <w:b/>
          </w:rPr>
          <w:t>SOME TITLE</w:t>
        </w:r>
      </w:ins>
    </w:p>
    <w:p w14:paraId="63A6DDD7" w14:textId="77777777" w:rsidR="004A7F04" w:rsidRDefault="004A7F04">
      <w:pPr>
        <w:spacing w:line="285" w:lineRule="auto"/>
        <w:rPr>
          <w:ins w:id="19" w:author="Nick Bernal" w:date="2026-08-03T22:26:00Z" w16du:dateUtc="2026-08-04T02:26:00Z"/>
        </w:rPr>
      </w:pPr>
    </w:p>
    <w:p w14:paraId="13995A93" w14:textId="22C5CE73" w:rsidR="004A7F04" w:rsidRDefault="00607D18">
      <w:pPr>
        <w:spacing w:line="270" w:lineRule="auto"/>
        <w:ind w:left="600" w:right="600"/>
        <w:rPr>
          <w:ins w:id="20" w:author="Nick Bernal" w:date="2026-08-03T22:26:00Z" w16du:dateUtc="2026-08-04T02:26:00Z"/>
        </w:rPr>
      </w:pPr>
      <w:ins w:id="21" w:author="Nick Bernal" w:date="2026-08-03T22:26:00Z" w16du:dateUtc="2026-08-04T02:26:00Z">
        <w:r>
          <w:rPr>
            <w:noProof/>
          </w:rPr>
          <w:drawing>
            <wp:inline distT="0" distB="0" distL="0" distR="0" wp14:anchorId="2A32A11B" wp14:editId="198DE33A">
              <wp:extent cx="2540000" cy="2425700"/>
              <wp:effectExtent l="0" t="0" r="0" b="0"/>
              <wp:docPr id="373285145" name="Picture 2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3285145" name="Picture 2" descr="A close-up of a tree trunk&#10;&#10;AI-generated content may be incorrect.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0" cy="2425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E8F8D6D" w14:textId="77777777" w:rsidR="004A7F04" w:rsidRDefault="00E85420">
      <w:pPr>
        <w:spacing w:line="270" w:lineRule="auto"/>
        <w:rPr>
          <w:ins w:id="22" w:author="Nick Bernal" w:date="2026-08-03T22:26:00Z" w16du:dateUtc="2026-08-04T02:26:00Z"/>
        </w:rPr>
      </w:pPr>
      <w:ins w:id="23" w:author="Nick Bernal" w:date="2026-08-03T22:26:00Z" w16du:dateUtc="2026-08-04T02:26:00Z">
        <w:r>
          <w:rPr>
            <w:rFonts w:eastAsia="Arial" w:cs="Arial"/>
          </w:rPr>
          <w:t>By: Signature</w:t>
        </w:r>
      </w:ins>
    </w:p>
    <w:p w14:paraId="355EF915" w14:textId="77777777" w:rsidR="00A5598D" w:rsidRDefault="00E85420">
      <w:pPr>
        <w:numPr>
          <w:ilvl w:val="0"/>
          <w:numId w:val="2"/>
        </w:numPr>
        <w:rPr>
          <w:del w:id="24" w:author="Nick Bernal" w:date="2026-08-03T22:26:00Z" w16du:dateUtc="2026-08-04T02:26:00Z"/>
        </w:rPr>
      </w:pPr>
      <w:del w:id="25" w:author="Nick Bernal" w:date="2026-08-03T22:26:00Z" w16du:dateUtc="2026-08-04T02:26:00Z">
        <w:r>
          <w:delText>a</w:delText>
        </w:r>
      </w:del>
    </w:p>
    <w:p w14:paraId="178673A6" w14:textId="77777777" w:rsidR="00A5598D" w:rsidRDefault="00E85420">
      <w:pPr>
        <w:rPr>
          <w:del w:id="26" w:author="Nick Bernal" w:date="2026-08-03T22:26:00Z" w16du:dateUtc="2026-08-04T02:26:00Z"/>
        </w:rPr>
      </w:pPr>
      <w:del w:id="27" w:author="Nick Bernal" w:date="2026-08-03T22:26:00Z" w16du:dateUtc="2026-08-04T02:26:00Z">
        <w:r>
          <w:delText>test</w:delText>
        </w:r>
      </w:del>
    </w:p>
    <w:p w14:paraId="1C0F52B1" w14:textId="77777777" w:rsidR="00A5598D" w:rsidRDefault="00E85420">
      <w:pPr>
        <w:spacing w:line="270" w:lineRule="auto"/>
        <w:pPrChange w:id="28" w:author="Nick Bernal" w:date="2026-08-03T22:26:00Z" w16du:dateUtc="2026-08-04T02:26:00Z">
          <w:pPr>
            <w:numPr>
              <w:numId w:val="2"/>
            </w:numPr>
            <w:ind w:left="720" w:hanging="360"/>
          </w:pPr>
        </w:pPrChange>
      </w:pPr>
      <w:del w:id="29" w:author="Nick Bernal" w:date="2026-08-03T22:26:00Z" w16du:dateUtc="2026-08-04T02:26:00Z">
        <w:r>
          <w:delText>b</w:delText>
        </w:r>
      </w:del>
    </w:p>
    <w:sectPr w:rsidR="00A5598D">
      <w:headerReference w:type="default" r:id="rId8"/>
      <w:footerReference w:type="default" r:id="rId9"/>
      <w:pgSz w:w="11906" w:h="16838"/>
      <w:pgMar w:top="1134" w:right="907" w:bottom="1134" w:left="907" w:header="720" w:footer="720" w:gutter="0"/>
      <w:cols w:space="720"/>
      <w:docGrid w:linePitch="0"/>
      <w:sectPrChange w:id="30" w:author="Nick Bernal" w:date="2026-08-03T22:26:00Z" w16du:dateUtc="2026-08-04T02:26:00Z">
        <w:sectPr w:rsidR="00A5598D">
          <w:pgSz w:w="12240" w:h="15840"/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1194" w14:textId="77777777" w:rsidR="00E85420" w:rsidRDefault="00E85420" w:rsidP="00051DAE">
      <w:pPr>
        <w:pPrChange w:id="13" w:author="Nick Bernal" w:date="2026-08-03T22:26:00Z" w16du:dateUtc="2026-08-04T02:26:00Z">
          <w:pPr/>
        </w:pPrChange>
      </w:pPr>
      <w:r>
        <w:separator/>
      </w:r>
    </w:p>
  </w:endnote>
  <w:endnote w:type="continuationSeparator" w:id="0">
    <w:p w14:paraId="43FAD938" w14:textId="77777777" w:rsidR="00E85420" w:rsidRDefault="00E85420" w:rsidP="00051DAE">
      <w:pPr>
        <w:pPrChange w:id="14" w:author="Nick Bernal" w:date="2026-08-03T22:26:00Z" w16du:dateUtc="2026-08-04T02:2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E5FF1" w14:textId="77777777" w:rsidR="009B2E23" w:rsidRDefault="009B2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A54D1" w14:textId="77777777" w:rsidR="00E85420" w:rsidRDefault="00E85420" w:rsidP="00051DAE">
      <w:pPr>
        <w:pPrChange w:id="11" w:author="Nick Bernal" w:date="2026-08-03T22:26:00Z" w16du:dateUtc="2026-08-04T02:26:00Z">
          <w:pPr/>
        </w:pPrChange>
      </w:pPr>
      <w:r>
        <w:separator/>
      </w:r>
    </w:p>
  </w:footnote>
  <w:footnote w:type="continuationSeparator" w:id="0">
    <w:p w14:paraId="5F3690F4" w14:textId="77777777" w:rsidR="00E85420" w:rsidRDefault="00E85420" w:rsidP="00051DAE">
      <w:pPr>
        <w:pPrChange w:id="12" w:author="Nick Bernal" w:date="2026-08-03T22:26:00Z" w16du:dateUtc="2026-08-04T02:2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1EB7" w14:textId="77777777" w:rsidR="009B2E23" w:rsidRDefault="009B2E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51DAE"/>
    <w:rsid w:val="00233D7B"/>
    <w:rsid w:val="002365C1"/>
    <w:rsid w:val="003104CE"/>
    <w:rsid w:val="00360F1B"/>
    <w:rsid w:val="003A4303"/>
    <w:rsid w:val="003C1D14"/>
    <w:rsid w:val="003C58BC"/>
    <w:rsid w:val="0049461A"/>
    <w:rsid w:val="004A7F04"/>
    <w:rsid w:val="00524AAA"/>
    <w:rsid w:val="00607D18"/>
    <w:rsid w:val="00650969"/>
    <w:rsid w:val="00652E45"/>
    <w:rsid w:val="009908A2"/>
    <w:rsid w:val="009B2E23"/>
    <w:rsid w:val="009F3A2E"/>
    <w:rsid w:val="00A16521"/>
    <w:rsid w:val="00A5598D"/>
    <w:rsid w:val="00AB2838"/>
    <w:rsid w:val="00B31F1B"/>
    <w:rsid w:val="00BB1758"/>
    <w:rsid w:val="00C01C9B"/>
    <w:rsid w:val="00CC3C3F"/>
    <w:rsid w:val="00CE0D03"/>
    <w:rsid w:val="00D91E07"/>
    <w:rsid w:val="00E72AA1"/>
    <w:rsid w:val="00E85420"/>
    <w:rsid w:val="00EC277A"/>
    <w:rsid w:val="00F85B33"/>
    <w:rsid w:val="00F9209E"/>
    <w:rsid w:val="00FE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3T22:26:00Z">
        <w:pPr>
          <w:keepNext/>
          <w:keepLines/>
          <w:spacing w:before="360" w:after="80"/>
          <w:outlineLvl w:val="0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0" w:author="Nick Bernal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3T22:26:00Z">
        <w:pPr>
          <w:keepNext/>
          <w:keepLines/>
          <w:spacing w:before="160" w:after="80"/>
          <w:outlineLvl w:val="1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1" w:author="Nick Bernal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3T22:26:00Z">
        <w:pPr>
          <w:keepNext/>
          <w:keepLines/>
          <w:spacing w:before="160" w:after="80"/>
          <w:outlineLvl w:val="2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2" w:author="Nick Bernal" w:date="2026-08-03T22:26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3T22:26:00Z">
        <w:pPr>
          <w:keepNext/>
          <w:keepLines/>
          <w:spacing w:before="80" w:after="40"/>
          <w:outlineLvl w:val="3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3" w:author="Nick Bernal" w:date="2026-08-03T22:26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3T22:26:00Z">
        <w:pPr>
          <w:keepNext/>
          <w:keepLines/>
          <w:spacing w:before="80" w:after="40"/>
          <w:outlineLvl w:val="4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4" w:author="Nick Bernal" w:date="2026-08-03T22:26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3T22:26:00Z">
        <w:pPr>
          <w:keepNext/>
          <w:keepLines/>
          <w:spacing w:before="40"/>
          <w:outlineLvl w:val="5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5" w:author="Nick Bernal" w:date="2026-08-03T22:26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6" w:author="Nick Bernal" w:date="2026-08-03T22:26:00Z">
        <w:pPr>
          <w:spacing w:before="160" w:after="160"/>
          <w:jc w:val="center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6" w:author="Nick Bernal" w:date="2026-08-03T22:26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7" w:author="Nick Bernal" w:date="2026-08-03T22:26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kern w:val="0"/>
      <w:sz w:val="20"/>
      <w:szCs w:val="20"/>
      <w14:ligatures w14:val="none"/>
      <w:rPrChange w:id="7" w:author="Nick Bernal" w:date="2026-08-03T22:26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B2E23"/>
    <w:rPr>
      <w:rFonts w:ascii="Courier New" w:eastAsia="Courier New" w:hAnsi="Courier New" w:cs="Courier New"/>
      <w:color w:val="000000"/>
      <w:kern w:val="0"/>
      <w:sz w:val="20"/>
      <w:szCs w:val="20"/>
      <w14:ligatures w14:val="none"/>
    </w:rPr>
  </w:style>
  <w:style w:type="character" w:customStyle="1" w:styleId="Code">
    <w:name w:val="Code"/>
    <w:uiPriority w:val="99"/>
    <w:semiHidden/>
    <w:unhideWhenUsed/>
    <w:qFormat/>
    <w:rsid w:val="009B2E23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9B2E23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9B2E23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/>
  </w:style>
  <w:style w:type="table" w:styleId="TableGrid">
    <w:name w:val="Table Grid"/>
    <w:basedOn w:val="TableNormal"/>
    <w:uiPriority w:val="39"/>
    <w:rsid w:val="009B2E23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pPrChange w:id="8" w:author="Nick Bernal" w:date="2026-08-03T22:26:00Z">
        <w:pPr/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8" w:author="Nick Bernal" w:date="2026-08-03T22:26:00Z">
        <w:rPr>
          <w:color w:val="000000"/>
          <w:sz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051DAE"/>
    <w:pPr>
      <w:tabs>
        <w:tab w:val="center" w:pos="4680"/>
        <w:tab w:val="right" w:pos="9360"/>
      </w:tabs>
      <w:pPrChange w:id="9" w:author="Nick Bernal" w:date="2026-08-03T22:26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9" w:author="Nick Bernal" w:date="2026-08-03T22:26:00Z">
        <w:rPr>
          <w:color w:val="000000"/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B2E23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1DAE"/>
    <w:pPr>
      <w:tabs>
        <w:tab w:val="center" w:pos="4680"/>
        <w:tab w:val="right" w:pos="9360"/>
      </w:tabs>
      <w:pPrChange w:id="10" w:author="Nick Bernal" w:date="2026-08-03T22:26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10" w:author="Nick Bernal" w:date="2026-08-03T22:26:00Z">
        <w:rPr>
          <w:color w:val="000000"/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B2E23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2026-08-04T02:26:00Z</dcterms:modified>
</cp:coreProperties>
</file>