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E0E2" w14:textId="504DBCCA" w:rsidR="00DE0A42" w:rsidRDefault="008659AD" w:rsidP="008659AD">
      <w:pPr>
        <w:pStyle w:val="Heading1"/>
        <w:rPr>
          <w:del w:id="201" w:author="Nick Bernal" w:date="2026-08-03T22:24:00Z" w16du:dateUtc="2026-08-04T02:24:00Z"/>
        </w:rPr>
      </w:pPr>
      <w:del w:id="202" w:author="Nick Bernal" w:date="2026-08-03T22:24:00Z" w16du:dateUtc="2026-08-04T02:24:00Z">
        <w:r>
          <w:delText>SD-2672 merged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59AD" w14:paraId="5192E672" w14:textId="77777777" w:rsidTr="00A1211A">
        <w:trPr>
          <w:del w:id="203" w:author="Nick Bernal" w:date="2026-08-03T22:24:00Z" w16du:dateUtc="2026-08-04T02:24:00Z"/>
        </w:trPr>
        <w:tc>
          <w:tcPr>
            <w:tcW w:w="6240" w:type="dxa"/>
            <w:gridSpan w:val="2"/>
          </w:tcPr>
          <w:p w14:paraId="71C309DC" w14:textId="559394C2" w:rsidR="008659AD" w:rsidRDefault="008659AD" w:rsidP="008659AD">
            <w:pPr>
              <w:rPr>
                <w:del w:id="204" w:author="Nick Bernal" w:date="2026-08-03T22:24:00Z" w16du:dateUtc="2026-08-04T02:24:00Z"/>
              </w:rPr>
            </w:pPr>
            <w:del w:id="205" w:author="Nick Bernal" w:date="2026-08-03T22:24:00Z" w16du:dateUtc="2026-08-04T02:24:00Z">
              <w:r>
                <w:delText>top-span</w:delText>
              </w:r>
            </w:del>
          </w:p>
        </w:tc>
        <w:tc>
          <w:tcPr>
            <w:tcW w:w="3120" w:type="dxa"/>
          </w:tcPr>
          <w:p w14:paraId="625E2A8A" w14:textId="19BEBFC1" w:rsidR="008659AD" w:rsidRDefault="008659AD" w:rsidP="008659AD">
            <w:pPr>
              <w:rPr>
                <w:del w:id="206" w:author="Nick Bernal" w:date="2026-08-03T22:24:00Z" w16du:dateUtc="2026-08-04T02:24:00Z"/>
              </w:rPr>
            </w:pPr>
            <w:del w:id="207" w:author="Nick Bernal" w:date="2026-08-03T22:24:00Z" w16du:dateUtc="2026-08-04T02:24:00Z">
              <w:r>
                <w:delText>r0c2</w:delText>
              </w:r>
            </w:del>
          </w:p>
        </w:tc>
      </w:tr>
      <w:tr w:rsidR="008659AD" w14:paraId="32CE1234" w14:textId="77777777" w:rsidTr="008659AD">
        <w:trPr>
          <w:del w:id="208" w:author="Nick Bernal" w:date="2026-08-03T22:24:00Z" w16du:dateUtc="2026-08-04T02:24:00Z"/>
        </w:trPr>
        <w:tc>
          <w:tcPr>
            <w:tcW w:w="3120" w:type="dxa"/>
            <w:vMerge w:val="restart"/>
          </w:tcPr>
          <w:p w14:paraId="4F7BAFF9" w14:textId="77777777" w:rsidR="008659AD" w:rsidRDefault="008659AD" w:rsidP="008659AD">
            <w:pPr>
              <w:rPr>
                <w:del w:id="209" w:author="Nick Bernal" w:date="2026-08-03T22:24:00Z" w16du:dateUtc="2026-08-04T02:24:00Z"/>
              </w:rPr>
            </w:pPr>
          </w:p>
          <w:p w14:paraId="0B9F75FD" w14:textId="66B882B8" w:rsidR="008659AD" w:rsidRDefault="008659AD" w:rsidP="008659AD">
            <w:pPr>
              <w:rPr>
                <w:del w:id="210" w:author="Nick Bernal" w:date="2026-08-03T22:24:00Z" w16du:dateUtc="2026-08-04T02:24:00Z"/>
              </w:rPr>
            </w:pPr>
            <w:del w:id="211" w:author="Nick Bernal" w:date="2026-08-03T22:24:00Z" w16du:dateUtc="2026-08-04T02:24:00Z">
              <w:r>
                <w:delText>left-span</w:delText>
              </w:r>
            </w:del>
          </w:p>
        </w:tc>
        <w:tc>
          <w:tcPr>
            <w:tcW w:w="3120" w:type="dxa"/>
          </w:tcPr>
          <w:p w14:paraId="7F7E24D4" w14:textId="32D0FEF3" w:rsidR="008659AD" w:rsidRDefault="008659AD" w:rsidP="008659AD">
            <w:pPr>
              <w:rPr>
                <w:del w:id="212" w:author="Nick Bernal" w:date="2026-08-03T22:24:00Z" w16du:dateUtc="2026-08-04T02:24:00Z"/>
              </w:rPr>
            </w:pPr>
            <w:del w:id="213" w:author="Nick Bernal" w:date="2026-08-03T22:24:00Z" w16du:dateUtc="2026-08-04T02:24:00Z">
              <w:r>
                <w:delText>r1c1</w:delText>
              </w:r>
            </w:del>
          </w:p>
        </w:tc>
        <w:tc>
          <w:tcPr>
            <w:tcW w:w="3120" w:type="dxa"/>
          </w:tcPr>
          <w:p w14:paraId="2557C284" w14:textId="16D17EF4" w:rsidR="008659AD" w:rsidRDefault="008659AD" w:rsidP="008659AD">
            <w:pPr>
              <w:rPr>
                <w:del w:id="214" w:author="Nick Bernal" w:date="2026-08-03T22:24:00Z" w16du:dateUtc="2026-08-04T02:24:00Z"/>
              </w:rPr>
            </w:pPr>
            <w:del w:id="215" w:author="Nick Bernal" w:date="2026-08-03T22:24:00Z" w16du:dateUtc="2026-08-04T02:24:00Z">
              <w:r>
                <w:delText>r1c2</w:delText>
              </w:r>
            </w:del>
          </w:p>
        </w:tc>
      </w:tr>
      <w:tr w:rsidR="008659AD" w14:paraId="1E3BFD33" w14:textId="77777777" w:rsidTr="008659AD">
        <w:trPr>
          <w:del w:id="216" w:author="Nick Bernal" w:date="2026-08-03T22:24:00Z" w16du:dateUtc="2026-08-04T02:24:00Z"/>
        </w:trPr>
        <w:tc>
          <w:tcPr>
            <w:tcW w:w="3120" w:type="dxa"/>
            <w:vMerge/>
          </w:tcPr>
          <w:p w14:paraId="269D1CF9" w14:textId="77777777" w:rsidR="008659AD" w:rsidRDefault="008659AD" w:rsidP="008659AD">
            <w:pPr>
              <w:rPr>
                <w:del w:id="217" w:author="Nick Bernal" w:date="2026-08-03T22:24:00Z" w16du:dateUtc="2026-08-04T02:24:00Z"/>
              </w:rPr>
            </w:pPr>
          </w:p>
        </w:tc>
        <w:tc>
          <w:tcPr>
            <w:tcW w:w="3120" w:type="dxa"/>
          </w:tcPr>
          <w:p w14:paraId="746D4C41" w14:textId="7E0025D6" w:rsidR="008659AD" w:rsidRDefault="008659AD" w:rsidP="008659AD">
            <w:pPr>
              <w:rPr>
                <w:del w:id="218" w:author="Nick Bernal" w:date="2026-08-03T22:24:00Z" w16du:dateUtc="2026-08-04T02:24:00Z"/>
              </w:rPr>
            </w:pPr>
            <w:del w:id="219" w:author="Nick Bernal" w:date="2026-08-03T22:24:00Z" w16du:dateUtc="2026-08-04T02:24:00Z">
              <w:r>
                <w:delText>r2c2</w:delText>
              </w:r>
            </w:del>
          </w:p>
        </w:tc>
        <w:tc>
          <w:tcPr>
            <w:tcW w:w="3120" w:type="dxa"/>
          </w:tcPr>
          <w:p w14:paraId="2013449D" w14:textId="77777777" w:rsidR="008659AD" w:rsidRDefault="008659AD" w:rsidP="008659AD">
            <w:pPr>
              <w:rPr>
                <w:del w:id="220" w:author="Nick Bernal" w:date="2026-08-03T22:24:00Z" w16du:dateUtc="2026-08-04T02:24:00Z"/>
              </w:rPr>
            </w:pPr>
          </w:p>
        </w:tc>
      </w:tr>
    </w:tbl>
    <w:p w14:paraId="14ACE134" w14:textId="77777777" w:rsidR="008659AD" w:rsidRPr="008659AD" w:rsidRDefault="008659AD" w:rsidP="008659AD"/>
    <w:sectPr w:rsidR="008659AD" w:rsidRPr="008659AD" w:rsidSect="007A766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228" w:author="Nick Bernal" w:date="2026-08-03T22:24:00Z" w16du:dateUtc="2026-08-04T02:24:00Z">
        <w:sectPr w:rsidR="008659AD" w:rsidRPr="008659AD" w:rsidSect="007A7661">
          <w:pgMar w:top="1440" w:right="1440" w:bottom="1440" w:left="1440" w:header="720" w:footer="720" w:gutter="0"/>
          <w:pgNumType w:start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0379" w14:textId="77777777" w:rsidR="002169EE" w:rsidRDefault="002169EE">
      <w:pPr>
        <w:pPrChange w:id="199" w:author="Nick Bernal" w:date="2026-08-03T22:24:00Z" w16du:dateUtc="2026-08-04T02:2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EB9B5CD" w14:textId="77777777" w:rsidR="002169EE" w:rsidRDefault="002169EE">
      <w:pPr>
        <w:pPrChange w:id="200" w:author="Nick Bernal" w:date="2026-08-03T22:24:00Z" w16du:dateUtc="2026-08-04T02:2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BF585" w14:textId="437FD974" w:rsidR="00354727" w:rsidRDefault="002169EE" w:rsidP="001D0102">
    <w:pPr>
      <w:pStyle w:val="Footer"/>
      <w:framePr w:wrap="none" w:vAnchor="text" w:hAnchor="margin" w:xAlign="center" w:y="1"/>
      <w:rPr>
        <w:ins w:id="221" w:author="Nick Bernal" w:date="2026-08-03T22:24:00Z" w16du:dateUtc="2026-08-04T02:24:00Z"/>
        <w:rStyle w:val="PageNumber"/>
      </w:rPr>
    </w:pPr>
    <w:ins w:id="222" w:author="Nick Bernal" w:date="2026-08-03T22:24:00Z" w16du:dateUtc="2026-08-04T02:24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135AFDE5" w14:textId="77777777" w:rsidR="00967A6C" w:rsidRDefault="002169EE" w:rsidP="00750BBD">
    <w:pPr>
      <w:pStyle w:val="DocID"/>
      <w:pPrChange w:id="223" w:author="Nick Bernal" w:date="2026-08-03T22:24:00Z" w16du:dateUtc="2026-08-04T02:24:00Z">
        <w:pPr>
          <w:pStyle w:val="Footer"/>
        </w:pPr>
      </w:pPrChange>
    </w:pPr>
    <w:ins w:id="224" w:author="Nick Bernal" w:date="2026-08-03T22:24:00Z" w16du:dateUtc="2026-08-04T02:24:00Z">
      <w:r>
        <w:fldChar w:fldCharType="begin"/>
      </w:r>
      <w:r w:rsidR="00551B40">
        <w:instrText xml:space="preserve"> DOCPROPERTY DOCXDOCID DMS=InterwovenIManage Format=&lt;&lt;NUM&gt;&gt;_&lt;&lt;VER&gt;&gt; PRESERVELOCATION \* MERGEFORMAT </w:instrText>
      </w:r>
      <w:r>
        <w:fldChar w:fldCharType="separate"/>
      </w:r>
      <w:r>
        <w:t>62240622_2</w:t>
      </w:r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4CD4" w14:textId="31F76515" w:rsidR="00354727" w:rsidRDefault="002169EE" w:rsidP="001D0102">
    <w:pPr>
      <w:pStyle w:val="Footer"/>
      <w:framePr w:wrap="none" w:vAnchor="text" w:hAnchor="margin" w:xAlign="center" w:y="1"/>
      <w:rPr>
        <w:rStyle w:val="PageNumber"/>
      </w:rPr>
    </w:pPr>
    <w:ins w:id="225" w:author="Nick Bernal" w:date="2026-08-03T22:24:00Z" w16du:dateUtc="2026-08-04T02:24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2EC8AB57" w14:textId="77777777" w:rsidR="00967A6C" w:rsidRDefault="00967A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89E4" w14:textId="5BF67AC4" w:rsidR="00354727" w:rsidRDefault="002169EE" w:rsidP="001D0102">
    <w:pPr>
      <w:pStyle w:val="Footer"/>
      <w:framePr w:wrap="none" w:vAnchor="text" w:hAnchor="margin" w:xAlign="center" w:y="1"/>
      <w:rPr>
        <w:rStyle w:val="PageNumber"/>
      </w:rPr>
    </w:pPr>
    <w:ins w:id="227" w:author="Nick Bernal" w:date="2026-08-03T22:24:00Z" w16du:dateUtc="2026-08-04T02:24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5CBB7586" w14:textId="77777777" w:rsidR="00967A6C" w:rsidRDefault="00967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B6072" w14:textId="77777777" w:rsidR="002169EE" w:rsidRDefault="002169EE">
      <w:pPr>
        <w:pPrChange w:id="197" w:author="Nick Bernal" w:date="2026-08-03T22:24:00Z" w16du:dateUtc="2026-08-04T02:2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D003D92" w14:textId="77777777" w:rsidR="002169EE" w:rsidRDefault="002169EE">
      <w:pPr>
        <w:pPrChange w:id="198" w:author="Nick Bernal" w:date="2026-08-03T22:24:00Z" w16du:dateUtc="2026-08-04T02:2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AD34" w14:textId="77777777" w:rsidR="00967A6C" w:rsidRDefault="00967A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2221" w14:textId="77777777" w:rsidR="00967A6C" w:rsidRDefault="002169EE">
    <w:pPr>
      <w:pStyle w:val="Header"/>
    </w:pPr>
    <w:ins w:id="226" w:author="Nick Bernal" w:date="2026-08-03T22:24:00Z" w16du:dateUtc="2026-08-04T02:24:00Z">
      <w:r>
        <w:t>Project Alcott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1174496991">
    <w:abstractNumId w:val="21"/>
  </w:num>
  <w:num w:numId="25" w16cid:durableId="1736316455">
    <w:abstractNumId w:val="15"/>
  </w:num>
  <w:num w:numId="26" w16cid:durableId="78276855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023CB1"/>
    <w:rsid w:val="0006347B"/>
    <w:rsid w:val="000964E5"/>
    <w:rsid w:val="000967FD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031F9"/>
    <w:rsid w:val="00211024"/>
    <w:rsid w:val="002169EE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44453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659AD"/>
    <w:rsid w:val="00883551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67A6C"/>
    <w:rsid w:val="0097189E"/>
    <w:rsid w:val="009902CA"/>
    <w:rsid w:val="009B4C28"/>
    <w:rsid w:val="009C0C22"/>
    <w:rsid w:val="009C43ED"/>
    <w:rsid w:val="00A03D7A"/>
    <w:rsid w:val="00A1473F"/>
    <w:rsid w:val="00A4579B"/>
    <w:rsid w:val="00A45E5C"/>
    <w:rsid w:val="00A56808"/>
    <w:rsid w:val="00A5698D"/>
    <w:rsid w:val="00A640B7"/>
    <w:rsid w:val="00A90701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75676"/>
    <w:rsid w:val="00B76A40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B6FC9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0A42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spacing w:after="0" w:line="240" w:lineRule="auto"/>
      <w:jc w:val="both"/>
      <w:pPrChange w:id="0" w:author="Nick Bernal" w:date="2026-08-03T22:24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8-03T22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link w:val="Heading1Char"/>
    <w:qFormat/>
    <w:locked/>
    <w:rsid w:val="00A3727F"/>
    <w:pPr>
      <w:spacing w:after="240"/>
      <w:outlineLvl w:val="0"/>
      <w:pPrChange w:id="1" w:author="Nick Bernal" w:date="2026-08-03T22:24:00Z">
        <w:pPr>
          <w:keepNext/>
          <w:keepLines/>
          <w:spacing w:before="360" w:after="80"/>
          <w:jc w:val="both"/>
          <w:outlineLvl w:val="0"/>
        </w:pPr>
      </w:pPrChange>
    </w:pPr>
    <w:rPr>
      <w:snapToGrid w:val="0"/>
      <w:rPrChange w:id="1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link w:val="Heading2Char"/>
    <w:qFormat/>
    <w:locked/>
    <w:rsid w:val="00A3727F"/>
    <w:pPr>
      <w:spacing w:after="240"/>
      <w:ind w:left="1440" w:hanging="720"/>
      <w:outlineLvl w:val="1"/>
      <w:pPrChange w:id="2" w:author="Nick Bernal" w:date="2026-08-03T22:24:00Z">
        <w:pPr>
          <w:keepNext/>
          <w:keepLines/>
          <w:spacing w:before="160" w:after="80"/>
          <w:jc w:val="both"/>
          <w:outlineLvl w:val="1"/>
        </w:pPr>
      </w:pPrChange>
    </w:pPr>
    <w:rPr>
      <w:snapToGrid w:val="0"/>
      <w:rPrChange w:id="2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link w:val="Heading3Char"/>
    <w:qFormat/>
    <w:locked/>
    <w:rsid w:val="00A3727F"/>
    <w:pPr>
      <w:spacing w:after="240"/>
      <w:ind w:left="2160" w:hanging="720"/>
      <w:outlineLvl w:val="2"/>
      <w:pPrChange w:id="3" w:author="Nick Bernal" w:date="2026-08-03T22:24:00Z">
        <w:pPr>
          <w:keepNext/>
          <w:keepLines/>
          <w:spacing w:before="160" w:after="80"/>
          <w:jc w:val="both"/>
          <w:outlineLvl w:val="2"/>
        </w:pPr>
      </w:pPrChange>
    </w:pPr>
    <w:rPr>
      <w:snapToGrid w:val="0"/>
      <w:rPrChange w:id="3" w:author="Nick Bernal" w:date="2026-08-03T22:24:00Z">
        <w:rPr>
          <w:rFonts w:eastAsiaTheme="majorEastAsia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link w:val="Heading4Char"/>
    <w:qFormat/>
    <w:locked/>
    <w:rsid w:val="00A3727F"/>
    <w:pPr>
      <w:tabs>
        <w:tab w:val="num" w:pos="2520"/>
      </w:tabs>
      <w:spacing w:after="240"/>
      <w:ind w:left="2160"/>
      <w:outlineLvl w:val="3"/>
      <w:pPrChange w:id="4" w:author="Nick Bernal" w:date="2026-08-03T22:24:00Z">
        <w:pPr>
          <w:keepNext/>
          <w:keepLines/>
          <w:spacing w:before="80" w:after="40"/>
          <w:jc w:val="both"/>
          <w:outlineLvl w:val="3"/>
        </w:pPr>
      </w:pPrChange>
    </w:pPr>
    <w:rPr>
      <w:snapToGrid w:val="0"/>
      <w:rPrChange w:id="4" w:author="Nick Bernal" w:date="2026-08-03T22:24:00Z">
        <w:rPr>
          <w:rFonts w:eastAsiaTheme="majorEastAsia" w:cstheme="majorBidi"/>
          <w:i/>
          <w:iCs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link w:val="Heading5Char"/>
    <w:qFormat/>
    <w:locked/>
    <w:rsid w:val="00A3727F"/>
    <w:pPr>
      <w:tabs>
        <w:tab w:val="num" w:pos="3240"/>
      </w:tabs>
      <w:spacing w:after="240"/>
      <w:ind w:left="2880"/>
      <w:outlineLvl w:val="4"/>
      <w:pPrChange w:id="5" w:author="Nick Bernal" w:date="2026-08-03T22:24:00Z">
        <w:pPr>
          <w:keepNext/>
          <w:keepLines/>
          <w:spacing w:before="80" w:after="40"/>
          <w:jc w:val="both"/>
          <w:outlineLvl w:val="4"/>
        </w:pPr>
      </w:pPrChange>
    </w:pPr>
    <w:rPr>
      <w:snapToGrid w:val="0"/>
      <w:rPrChange w:id="5" w:author="Nick Bernal" w:date="2026-08-03T22:24:00Z">
        <w:rPr>
          <w:rFonts w:eastAsiaTheme="majorEastAsia" w:cstheme="majorBidi"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link w:val="Heading6Char"/>
    <w:qFormat/>
    <w:locked/>
    <w:rsid w:val="00A3727F"/>
    <w:pPr>
      <w:tabs>
        <w:tab w:val="num" w:pos="3960"/>
      </w:tabs>
      <w:spacing w:after="240"/>
      <w:ind w:left="3600"/>
      <w:outlineLvl w:val="5"/>
      <w:pPrChange w:id="6" w:author="Nick Bernal" w:date="2026-08-03T22:24:00Z">
        <w:pPr>
          <w:keepNext/>
          <w:keepLines/>
          <w:spacing w:before="40"/>
          <w:jc w:val="both"/>
          <w:outlineLvl w:val="5"/>
        </w:pPr>
      </w:pPrChange>
    </w:pPr>
    <w:rPr>
      <w:snapToGrid w:val="0"/>
      <w:rPrChange w:id="6" w:author="Nick Bernal" w:date="2026-08-03T22:24:00Z">
        <w:rPr>
          <w:rFonts w:eastAsiaTheme="majorEastAsia" w:cstheme="majorBidi"/>
          <w:i/>
          <w:iCs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  <w:pPrChange w:id="7" w:author="Nick Bernal" w:date="2026-08-03T22:24:00Z">
        <w:pPr>
          <w:keepNext/>
          <w:keepLines/>
          <w:spacing w:before="40"/>
          <w:jc w:val="both"/>
          <w:outlineLvl w:val="6"/>
        </w:pPr>
      </w:pPrChange>
    </w:pPr>
    <w:rPr>
      <w:snapToGrid w:val="0"/>
      <w:rPrChange w:id="7" w:author="Nick Bernal" w:date="2026-08-03T22:24:00Z">
        <w:rPr>
          <w:rFonts w:eastAsiaTheme="majorEastAsia" w:cstheme="majorBidi"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  <w:pPrChange w:id="8" w:author="Nick Bernal" w:date="2026-08-03T22:24:00Z">
        <w:pPr>
          <w:keepNext/>
          <w:keepLines/>
          <w:jc w:val="both"/>
          <w:outlineLvl w:val="7"/>
        </w:pPr>
      </w:pPrChange>
    </w:pPr>
    <w:rPr>
      <w:snapToGrid w:val="0"/>
      <w:rPrChange w:id="8" w:author="Nick Bernal" w:date="2026-08-03T22:24:00Z">
        <w:rPr>
          <w:rFonts w:eastAsiaTheme="majorEastAsia" w:cstheme="majorBidi"/>
          <w:i/>
          <w:iCs/>
          <w:color w:val="272727" w:themeColor="text1" w:themeTint="D8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  <w:pPrChange w:id="9" w:author="Nick Bernal" w:date="2026-08-03T22:24:00Z">
        <w:pPr>
          <w:keepNext/>
          <w:keepLines/>
          <w:jc w:val="both"/>
          <w:outlineLvl w:val="8"/>
        </w:pPr>
      </w:pPrChange>
    </w:pPr>
    <w:rPr>
      <w:snapToGrid w:val="0"/>
      <w:rPrChange w:id="9" w:author="Nick Bernal" w:date="2026-08-03T22:24:00Z">
        <w:rPr>
          <w:rFonts w:eastAsiaTheme="majorEastAsia" w:cstheme="majorBidi"/>
          <w:color w:val="272727" w:themeColor="text1" w:themeTint="D8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8659AD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  <w:pPrChange w:id="10" w:author="Nick Bernal" w:date="2026-08-03T22:24:00Z">
        <w:pPr>
          <w:spacing w:after="80"/>
          <w:contextualSpacing/>
          <w:jc w:val="both"/>
        </w:pPr>
      </w:pPrChange>
    </w:pPr>
    <w:rPr>
      <w:b/>
      <w:rPrChange w:id="10" w:author="Nick Berna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8659AD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  <w:pPrChange w:id="11" w:author="Nick Bernal" w:date="2026-08-03T22:24:00Z">
        <w:pPr>
          <w:numPr>
            <w:ilvl w:val="1"/>
          </w:numPr>
          <w:jc w:val="both"/>
        </w:pPr>
      </w:pPrChange>
    </w:pPr>
    <w:rPr>
      <w:rPrChange w:id="11" w:author="Nick Bernal" w:date="2026-08-03T22:24:00Z"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rsid w:val="008659A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  <w:pPrChange w:id="12" w:author="Nick Bernal" w:date="2026-08-03T22:24:00Z">
        <w:pPr>
          <w:ind w:left="720"/>
          <w:contextualSpacing/>
          <w:jc w:val="both"/>
        </w:pPr>
      </w:pPrChange>
    </w:pPr>
    <w:rPr>
      <w:rPrChange w:id="12" w:author="Nick Bernal" w:date="2026-08-03T22:24:00Z">
        <w:rPr>
          <w:sz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customStyle="1" w:styleId="Address">
    <w:name w:val="Address"/>
    <w:basedOn w:val="Normal"/>
    <w:locked/>
    <w:rsid w:val="00A3727F"/>
    <w:pPr>
      <w:pPrChange w:id="13" w:author="Nick Bernal" w:date="2026-08-03T22:24:00Z">
        <w:pPr>
          <w:jc w:val="both"/>
        </w:pPr>
      </w:pPrChange>
    </w:pPr>
    <w:rPr>
      <w:rPrChange w:id="13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  <w:pPrChange w:id="14" w:author="Nick Bernal" w:date="2026-08-03T22:24:00Z">
        <w:pPr>
          <w:keepNext/>
          <w:spacing w:after="240"/>
          <w:ind w:left="720" w:hanging="720"/>
          <w:jc w:val="both"/>
        </w:pPr>
      </w:pPrChange>
    </w:pPr>
    <w:rPr>
      <w:rPrChange w:id="1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Dbl">
    <w:name w:val="Body Dbl"/>
    <w:basedOn w:val="Normal"/>
    <w:locked/>
    <w:rsid w:val="00A3727F"/>
    <w:pPr>
      <w:spacing w:after="240" w:line="480" w:lineRule="auto"/>
      <w:pPrChange w:id="15" w:author="Nick Bernal" w:date="2026-08-03T22:24:00Z">
        <w:pPr>
          <w:spacing w:after="240" w:line="480" w:lineRule="auto"/>
          <w:jc w:val="both"/>
        </w:pPr>
      </w:pPrChange>
    </w:pPr>
    <w:rPr>
      <w:rPrChange w:id="1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  <w:pPrChange w:id="16" w:author="Nick Bernal" w:date="2026-08-03T22:24:00Z">
        <w:pPr>
          <w:spacing w:after="240" w:line="480" w:lineRule="auto"/>
          <w:ind w:firstLine="720"/>
          <w:jc w:val="both"/>
        </w:pPr>
      </w:pPrChange>
    </w:pPr>
    <w:rPr>
      <w:rPrChange w:id="16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  <w:pPrChange w:id="17" w:author="Nick Bernal" w:date="2026-08-03T22:24:00Z">
        <w:pPr>
          <w:spacing w:after="240" w:line="480" w:lineRule="auto"/>
          <w:ind w:firstLine="1440"/>
          <w:jc w:val="both"/>
        </w:pPr>
      </w:pPrChange>
    </w:pPr>
    <w:rPr>
      <w:rPrChange w:id="17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  <w:pPrChange w:id="18" w:author="Nick Bernal" w:date="2026-08-03T22:24:00Z">
        <w:pPr>
          <w:widowControl w:val="0"/>
          <w:spacing w:after="240" w:line="240" w:lineRule="exact"/>
          <w:jc w:val="both"/>
        </w:pPr>
      </w:pPrChange>
    </w:pPr>
    <w:rPr>
      <w:rPrChange w:id="18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  <w:pPrChange w:id="19" w:author="Nick Bernal" w:date="2026-08-03T22:24:00Z">
        <w:pPr>
          <w:widowControl w:val="0"/>
          <w:spacing w:line="480" w:lineRule="exact"/>
          <w:jc w:val="both"/>
        </w:pPr>
      </w:pPrChange>
    </w:pPr>
    <w:rPr>
      <w:rPrChange w:id="19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  <w:pPrChange w:id="20" w:author="Nick Bernal" w:date="2026-08-03T22:24:00Z">
        <w:pPr>
          <w:spacing w:after="240"/>
          <w:ind w:firstLine="720"/>
          <w:jc w:val="both"/>
        </w:pPr>
      </w:pPrChange>
    </w:pPr>
    <w:rPr>
      <w:rPrChange w:id="20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  <w:pPrChange w:id="21" w:author="Nick Bernal" w:date="2026-08-03T22:24:00Z">
        <w:pPr>
          <w:spacing w:after="240"/>
          <w:ind w:left="720" w:firstLine="720"/>
          <w:jc w:val="both"/>
        </w:pPr>
      </w:pPrChange>
    </w:pPr>
    <w:rPr>
      <w:rPrChange w:id="21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  <w:pPrChange w:id="22" w:author="Nick Bernal" w:date="2026-08-03T22:24:00Z">
        <w:pPr>
          <w:spacing w:after="240"/>
          <w:ind w:left="1440" w:firstLine="720"/>
          <w:jc w:val="both"/>
        </w:pPr>
      </w:pPrChange>
    </w:pPr>
    <w:rPr>
      <w:rPrChange w:id="22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  <w:pPrChange w:id="23" w:author="Nick Bernal" w:date="2026-08-03T22:24:00Z">
        <w:pPr>
          <w:spacing w:after="240"/>
          <w:ind w:firstLine="1440"/>
          <w:jc w:val="both"/>
        </w:pPr>
      </w:pPrChange>
    </w:pPr>
    <w:rPr>
      <w:rPrChange w:id="23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  <w:pPrChange w:id="24" w:author="Nick Bernal" w:date="2026-08-03T22:24:00Z">
        <w:pPr>
          <w:spacing w:after="240" w:line="240" w:lineRule="exact"/>
          <w:ind w:firstLine="1440"/>
          <w:jc w:val="both"/>
        </w:pPr>
      </w:pPrChange>
    </w:pPr>
    <w:rPr>
      <w:rPrChange w:id="2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  <w:pPrChange w:id="25" w:author="Nick Bernal" w:date="2026-08-03T22:24:00Z">
        <w:pPr>
          <w:spacing w:line="480" w:lineRule="exact"/>
          <w:ind w:firstLine="1440"/>
          <w:jc w:val="both"/>
        </w:pPr>
      </w:pPrChange>
    </w:pPr>
    <w:rPr>
      <w:rPrChange w:id="2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  <w:pPrChange w:id="26" w:author="Nick Bernal" w:date="2026-08-03T22:24:00Z">
        <w:pPr>
          <w:spacing w:after="240"/>
          <w:ind w:left="1440"/>
          <w:jc w:val="both"/>
        </w:pPr>
      </w:pPrChange>
    </w:pPr>
    <w:rPr>
      <w:rPrChange w:id="26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  <w:pPrChange w:id="27" w:author="Nick Bernal" w:date="2026-08-03T22:24:00Z">
        <w:pPr>
          <w:spacing w:after="240"/>
          <w:ind w:left="720"/>
          <w:jc w:val="both"/>
        </w:pPr>
      </w:pPrChange>
    </w:pPr>
    <w:rPr>
      <w:rPrChange w:id="27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  <w:pPrChange w:id="28" w:author="Nick Bernal" w:date="2026-08-03T22:24:00Z">
        <w:pPr>
          <w:spacing w:after="240" w:line="480" w:lineRule="auto"/>
          <w:ind w:left="720"/>
          <w:jc w:val="both"/>
        </w:pPr>
      </w:pPrChange>
    </w:pPr>
    <w:rPr>
      <w:rPrChange w:id="28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  <w:pPrChange w:id="29" w:author="Nick Bernal" w:date="2026-08-03T22:24:00Z">
        <w:pPr>
          <w:spacing w:after="240"/>
          <w:ind w:left="1440"/>
          <w:jc w:val="both"/>
        </w:pPr>
      </w:pPrChange>
    </w:pPr>
    <w:rPr>
      <w:rPrChange w:id="29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  <w:pPrChange w:id="30" w:author="Nick Bernal" w:date="2026-08-03T22:24:00Z">
        <w:pPr>
          <w:spacing w:after="240"/>
          <w:ind w:left="2160"/>
          <w:jc w:val="both"/>
        </w:pPr>
      </w:pPrChange>
    </w:pPr>
    <w:rPr>
      <w:rPrChange w:id="30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  <w:pPrChange w:id="31" w:author="Nick Bernal" w:date="2026-08-03T22:24:00Z">
        <w:pPr>
          <w:spacing w:after="240"/>
          <w:ind w:left="2880"/>
          <w:jc w:val="both"/>
        </w:pPr>
      </w:pPrChange>
    </w:pPr>
    <w:rPr>
      <w:rPrChange w:id="31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  <w:pPrChange w:id="32" w:author="Nick Bernal" w:date="2026-08-03T22:24:00Z">
        <w:pPr>
          <w:spacing w:after="240"/>
          <w:ind w:firstLine="187"/>
          <w:jc w:val="both"/>
        </w:pPr>
      </w:pPrChange>
    </w:pPr>
    <w:rPr>
      <w:rPrChange w:id="32" w:author="Nick Bernal" w:date="2026-08-03T22:24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locked/>
    <w:rsid w:val="00A3727F"/>
    <w:pPr>
      <w:spacing w:after="240"/>
      <w:pPrChange w:id="33" w:author="Nick Bernal" w:date="2026-08-03T22:24:00Z">
        <w:pPr>
          <w:spacing w:after="240"/>
          <w:jc w:val="both"/>
        </w:pPr>
      </w:pPrChange>
    </w:pPr>
    <w:rPr>
      <w:rPrChange w:id="33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967A6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  <w:pPrChange w:id="34" w:author="Nick Bernal" w:date="2026-08-03T22:24:00Z">
        <w:pPr>
          <w:spacing w:line="480" w:lineRule="exact"/>
          <w:jc w:val="center"/>
        </w:pPr>
      </w:pPrChange>
    </w:pPr>
    <w:rPr>
      <w:rPrChange w:id="3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  <w:pPrChange w:id="35" w:author="Nick Bernal" w:date="2026-08-03T22:24:00Z">
        <w:pPr>
          <w:keepNext/>
          <w:keepLines/>
          <w:spacing w:after="240"/>
          <w:ind w:left="720" w:hanging="720"/>
          <w:jc w:val="both"/>
        </w:pPr>
      </w:pPrChange>
    </w:pPr>
    <w:rPr>
      <w:rPrChange w:id="3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Letteraddress">
    <w:name w:val="Letter address"/>
    <w:basedOn w:val="Normal"/>
    <w:locked/>
    <w:rsid w:val="00A3727F"/>
    <w:pPr>
      <w:jc w:val="center"/>
      <w:pPrChange w:id="36" w:author="Nick Bernal" w:date="2026-08-03T22:24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36" w:author="Nick Bernal" w:date="2026-08-03T22:24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  <w:pPrChange w:id="37" w:author="Nick Bernal" w:date="2026-08-03T22:24:00Z">
        <w:pPr>
          <w:spacing w:after="60"/>
          <w:jc w:val="center"/>
        </w:pPr>
      </w:pPrChange>
    </w:pPr>
    <w:rPr>
      <w:rFonts w:ascii="FZFangSong-Z02" w:eastAsia="FZFangSong-Z02"/>
      <w:sz w:val="14"/>
      <w:rPrChange w:id="37" w:author="Nick Bernal" w:date="2026-08-03T22:24:00Z">
        <w:rPr>
          <w:rFonts w:ascii="FZFangSong-Z02" w:eastAsia="FZFangSong-Z02"/>
          <w:sz w:val="14"/>
          <w:lang w:val="en-US" w:eastAsia="en-US" w:bidi="ar-SA"/>
        </w:rPr>
      </w:rPrChange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  <w:pPrChange w:id="38" w:author="Nick Bernal" w:date="2026-08-03T22:24:00Z">
        <w:pPr>
          <w:keepNext/>
          <w:spacing w:after="240"/>
          <w:ind w:left="4680"/>
          <w:jc w:val="both"/>
        </w:pPr>
      </w:pPrChange>
    </w:pPr>
    <w:rPr>
      <w:rPrChange w:id="38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rsid w:val="00967A6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  <w:pPrChange w:id="39" w:author="Nick Bernal" w:date="2026-08-03T22:24:00Z">
        <w:pPr>
          <w:keepNext/>
          <w:keepLines/>
          <w:spacing w:before="480" w:after="240"/>
          <w:ind w:left="4680"/>
          <w:jc w:val="both"/>
        </w:pPr>
      </w:pPrChange>
    </w:pPr>
    <w:rPr>
      <w:rPrChange w:id="39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rsid w:val="00967A6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  <w:pPrChange w:id="40" w:author="Nick Bernal" w:date="2026-08-03T22:24:00Z">
        <w:pPr>
          <w:keepNext/>
          <w:spacing w:after="240"/>
          <w:jc w:val="both"/>
        </w:pPr>
      </w:pPrChange>
    </w:pPr>
    <w:rPr>
      <w:rPrChange w:id="40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  <w:pPrChange w:id="41" w:author="Nick Bernal" w:date="2026-08-03T22:24:00Z">
        <w:pPr>
          <w:keepNext/>
          <w:keepLines/>
          <w:spacing w:after="240"/>
          <w:jc w:val="both"/>
        </w:pPr>
      </w:pPrChange>
    </w:pPr>
    <w:rPr>
      <w:rPrChange w:id="41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  <w:pPrChange w:id="42" w:author="Nick Bernal" w:date="2026-08-03T22:24:00Z">
        <w:pPr>
          <w:spacing w:after="60"/>
          <w:ind w:left="994" w:hanging="994"/>
          <w:jc w:val="both"/>
        </w:pPr>
      </w:pPrChange>
    </w:pPr>
    <w:rPr>
      <w:rPrChange w:id="42" w:author="Nick Bernal" w:date="2026-08-03T22:24:00Z">
        <w:rPr>
          <w:sz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  <w:pPrChange w:id="43" w:author="Nick Bernal" w:date="2026-08-03T22:24:00Z">
        <w:pPr>
          <w:spacing w:after="480"/>
          <w:jc w:val="center"/>
        </w:pPr>
      </w:pPrChange>
    </w:pPr>
    <w:rPr>
      <w:rPrChange w:id="43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rsid w:val="00967A6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  <w:pPrChange w:id="44" w:author="Nick Bernal" w:date="2026-08-03T22:24:00Z">
        <w:pPr>
          <w:tabs>
            <w:tab w:val="center" w:pos="4680"/>
            <w:tab w:val="right" w:pos="9360"/>
          </w:tabs>
          <w:jc w:val="both"/>
        </w:pPr>
      </w:pPrChange>
    </w:pPr>
    <w:rPr>
      <w:rPrChange w:id="44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67A6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raftStamp">
    <w:name w:val="Draft Stamp"/>
    <w:basedOn w:val="Header"/>
    <w:next w:val="Header"/>
    <w:locked/>
    <w:rsid w:val="00967A6C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spacing w:after="0" w:line="240" w:lineRule="auto"/>
      <w:pPrChange w:id="45" w:author="Nick Bernal" w:date="2026-08-03T22:24:00Z">
        <w:pPr>
          <w:framePr w:hSpace="187" w:vSpace="187" w:wrap="around" w:vAnchor="page" w:hAnchor="page" w:x="13062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5" w:author="Nick Bernal" w:date="2026-08-03T22:24:00Z">
        <w:rPr>
          <w:b/>
          <w:lang w:val="en-US" w:eastAsia="en-US" w:bidi="ar-SA"/>
        </w:rPr>
      </w:rPrChange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  <w:pPrChange w:id="46" w:author="Nick Bernal" w:date="2026-08-03T22:24:00Z">
        <w:pPr>
          <w:framePr w:vSpace="187" w:wrap="around" w:vAnchor="page" w:hAnchor="page" w:x="12241" w:y="1"/>
        </w:pPr>
      </w:pPrChange>
    </w:pPr>
    <w:rPr>
      <w:rPrChange w:id="46" w:author="Nick Bernal" w:date="2026-08-03T22:24:00Z">
        <w:rPr>
          <w:b/>
          <w:lang w:val="en-US" w:eastAsia="en-US" w:bidi="ar-SA"/>
        </w:rPr>
      </w:rPrChange>
    </w:r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47" w:author="Nick Bernal" w:date="2026-08-03T22:24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7" w:author="Nick Bernal" w:date="2026-08-03T22:24:00Z">
        <w:rPr>
          <w:b/>
          <w:lang w:val="en-US" w:eastAsia="en-US" w:bidi="ar-SA"/>
        </w:rPr>
      </w:rPrChange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48" w:author="Nick Bernal" w:date="2026-08-03T22:24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8" w:author="Nick Bernal" w:date="2026-08-03T22:24:00Z">
        <w:rPr>
          <w:b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  <w:pPrChange w:id="49" w:author="Nick Bernal" w:date="2026-08-03T22:24:00Z">
        <w:pPr>
          <w:tabs>
            <w:tab w:val="center" w:pos="4320"/>
            <w:tab w:val="right" w:pos="8640"/>
          </w:tabs>
          <w:jc w:val="both"/>
        </w:pPr>
      </w:pPrChange>
    </w:pPr>
    <w:rPr>
      <w:rPrChange w:id="49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"/>
    <w:rsid w:val="00967A6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  <w:pPrChange w:id="50" w:author="Nick Bernal" w:date="2026-08-03T22:24:00Z">
        <w:pPr>
          <w:spacing w:line="100" w:lineRule="exact"/>
          <w:jc w:val="both"/>
        </w:pPr>
      </w:pPrChange>
    </w:pPr>
    <w:rPr>
      <w:rPrChange w:id="50" w:author="Nick Bernal" w:date="2026-08-03T22:24:00Z">
        <w:rPr>
          <w:sz w:val="24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  <w:pPrChange w:id="51" w:author="Nick Bernal" w:date="2026-08-03T22:24:00Z">
        <w:pPr>
          <w:spacing w:after="120"/>
          <w:ind w:left="360" w:hanging="360"/>
          <w:jc w:val="both"/>
        </w:pPr>
      </w:pPrChange>
    </w:pPr>
    <w:rPr>
      <w:rFonts w:ascii="Garamond" w:hAnsi="Garamond"/>
      <w:sz w:val="18"/>
      <w:rPrChange w:id="51" w:author="Nick Bernal" w:date="2026-08-03T22:24:00Z">
        <w:rPr>
          <w:rFonts w:ascii="Garamond" w:hAnsi="Garamond"/>
          <w:sz w:val="18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rsid w:val="00967A6C"/>
    <w:rPr>
      <w:rFonts w:ascii="Garamond" w:eastAsia="Times New Roman" w:hAnsi="Garamond" w:cs="Times New Roman"/>
      <w:kern w:val="0"/>
      <w:sz w:val="18"/>
      <w:szCs w:val="20"/>
      <w14:ligatures w14:val="none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  <w:pPrChange w:id="52" w:author="Nick Bernal" w:date="2026-08-03T22:24:00Z">
        <w:pPr>
          <w:tabs>
            <w:tab w:val="center" w:pos="6480"/>
            <w:tab w:val="right" w:pos="12960"/>
          </w:tabs>
          <w:jc w:val="both"/>
        </w:pPr>
      </w:pPrChange>
    </w:pPr>
    <w:rPr>
      <w:rPrChange w:id="52" w:author="Nick Bernal" w:date="2026-08-03T22:24:00Z">
        <w:rPr>
          <w:sz w:val="24"/>
          <w:lang w:val="en-US" w:eastAsia="en-US" w:bidi="ar-SA"/>
        </w:rPr>
      </w:rPrChange>
    </w:r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  <w:pPrChange w:id="53" w:author="Nick Bernal" w:date="2026-08-03T22:24:00Z">
        <w:pPr>
          <w:ind w:left="240" w:hanging="240"/>
          <w:jc w:val="both"/>
        </w:pPr>
      </w:pPrChange>
    </w:pPr>
    <w:rPr>
      <w:rPrChange w:id="53" w:author="Nick Bernal" w:date="2026-08-03T22:24:00Z">
        <w:rPr>
          <w:sz w:val="24"/>
          <w:lang w:val="en-US" w:eastAsia="en-US" w:bidi="ar-SA"/>
        </w:rPr>
      </w:rPrChange>
    </w:r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  <w:pPrChange w:id="54" w:author="Nick Bernal" w:date="2026-08-03T22:24:00Z">
        <w:pPr>
          <w:ind w:left="480" w:hanging="240"/>
          <w:jc w:val="both"/>
        </w:pPr>
      </w:pPrChange>
    </w:pPr>
    <w:rPr>
      <w:rPrChange w:id="54" w:author="Nick Bernal" w:date="2026-08-03T22:24:00Z">
        <w:rPr>
          <w:sz w:val="24"/>
          <w:lang w:val="en-US" w:eastAsia="en-US" w:bidi="ar-SA"/>
        </w:rPr>
      </w:rPrChange>
    </w:r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  <w:pPrChange w:id="55" w:author="Nick Bernal" w:date="2026-08-03T22:24:00Z">
        <w:pPr>
          <w:ind w:left="720" w:hanging="240"/>
          <w:jc w:val="both"/>
        </w:pPr>
      </w:pPrChange>
    </w:pPr>
    <w:rPr>
      <w:rPrChange w:id="55" w:author="Nick Bernal" w:date="2026-08-03T22:24:00Z">
        <w:rPr>
          <w:sz w:val="24"/>
          <w:lang w:val="en-US" w:eastAsia="en-US" w:bidi="ar-SA"/>
        </w:rPr>
      </w:rPrChange>
    </w:r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  <w:pPrChange w:id="56" w:author="Nick Bernal" w:date="2026-08-03T22:24:00Z">
        <w:pPr>
          <w:ind w:left="960" w:hanging="240"/>
          <w:jc w:val="both"/>
        </w:pPr>
      </w:pPrChange>
    </w:pPr>
    <w:rPr>
      <w:rPrChange w:id="56" w:author="Nick Bernal" w:date="2026-08-03T22:24:00Z">
        <w:rPr>
          <w:sz w:val="24"/>
          <w:lang w:val="en-US" w:eastAsia="en-US" w:bidi="ar-SA"/>
        </w:rPr>
      </w:rPrChange>
    </w:r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  <w:pPrChange w:id="57" w:author="Nick Bernal" w:date="2026-08-03T22:24:00Z">
        <w:pPr>
          <w:ind w:left="1200" w:hanging="240"/>
          <w:jc w:val="both"/>
        </w:pPr>
      </w:pPrChange>
    </w:pPr>
    <w:rPr>
      <w:rPrChange w:id="57" w:author="Nick Bernal" w:date="2026-08-03T22:24:00Z">
        <w:rPr>
          <w:sz w:val="24"/>
          <w:lang w:val="en-US" w:eastAsia="en-US" w:bidi="ar-SA"/>
        </w:rPr>
      </w:rPrChange>
    </w:r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  <w:pPrChange w:id="58" w:author="Nick Bernal" w:date="2026-08-03T22:24:00Z">
        <w:pPr>
          <w:ind w:left="1440" w:hanging="240"/>
          <w:jc w:val="both"/>
        </w:pPr>
      </w:pPrChange>
    </w:pPr>
    <w:rPr>
      <w:rPrChange w:id="58" w:author="Nick Bernal" w:date="2026-08-03T22:24:00Z">
        <w:rPr>
          <w:sz w:val="24"/>
          <w:lang w:val="en-US" w:eastAsia="en-US" w:bidi="ar-SA"/>
        </w:rPr>
      </w:rPrChange>
    </w:r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  <w:pPrChange w:id="59" w:author="Nick Bernal" w:date="2026-08-03T22:24:00Z">
        <w:pPr>
          <w:ind w:left="1680" w:hanging="240"/>
          <w:jc w:val="both"/>
        </w:pPr>
      </w:pPrChange>
    </w:pPr>
    <w:rPr>
      <w:rPrChange w:id="59" w:author="Nick Bernal" w:date="2026-08-03T22:24:00Z">
        <w:rPr>
          <w:sz w:val="24"/>
          <w:lang w:val="en-US" w:eastAsia="en-US" w:bidi="ar-SA"/>
        </w:rPr>
      </w:rPrChange>
    </w:r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  <w:pPrChange w:id="60" w:author="Nick Bernal" w:date="2026-08-03T22:24:00Z">
        <w:pPr>
          <w:ind w:left="1920" w:hanging="240"/>
          <w:jc w:val="both"/>
        </w:pPr>
      </w:pPrChange>
    </w:pPr>
    <w:rPr>
      <w:rPrChange w:id="60" w:author="Nick Bernal" w:date="2026-08-03T22:24:00Z">
        <w:rPr>
          <w:sz w:val="24"/>
          <w:lang w:val="en-US" w:eastAsia="en-US" w:bidi="ar-SA"/>
        </w:rPr>
      </w:rPrChange>
    </w:r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  <w:pPrChange w:id="61" w:author="Nick Bernal" w:date="2026-08-03T22:24:00Z">
        <w:pPr>
          <w:ind w:left="2160" w:hanging="240"/>
          <w:jc w:val="both"/>
        </w:pPr>
      </w:pPrChange>
    </w:pPr>
    <w:rPr>
      <w:rPrChange w:id="61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internet">
    <w:name w:val="internet"/>
    <w:locked/>
    <w:rsid w:val="00A3727F"/>
    <w:pPr>
      <w:spacing w:after="120" w:line="240" w:lineRule="auto"/>
      <w:jc w:val="center"/>
      <w:pPrChange w:id="62" w:author="Nick Bernal" w:date="2026-08-03T22:24:00Z">
        <w:pPr>
          <w:spacing w:after="120"/>
          <w:jc w:val="center"/>
        </w:pPr>
      </w:pPrChange>
    </w:pPr>
    <w:rPr>
      <w:rFonts w:ascii="Book Antiqua" w:eastAsia="Times New Roman" w:hAnsi="Book Antiqua" w:cs="Times New Roman"/>
      <w:noProof/>
      <w:kern w:val="0"/>
      <w:sz w:val="18"/>
      <w:szCs w:val="20"/>
      <w14:ligatures w14:val="none"/>
      <w:rPrChange w:id="62" w:author="Nick Bernal" w:date="2026-08-03T22:24:00Z">
        <w:rPr>
          <w:rFonts w:ascii="Book Antiqua" w:hAnsi="Book Antiqua"/>
          <w:noProof/>
          <w:sz w:val="18"/>
          <w:lang w:val="en-US" w:eastAsia="en-US" w:bidi="ar-SA"/>
        </w:rPr>
      </w:rPrChange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  <w:pPrChange w:id="63" w:author="Nick Bernal" w:date="2026-08-03T22:24:00Z">
        <w:pPr>
          <w:jc w:val="center"/>
          <w:outlineLvl w:val="0"/>
        </w:pPr>
      </w:pPrChange>
    </w:pPr>
    <w:rPr>
      <w:rFonts w:ascii="Book Antiqua" w:eastAsia="MS Song" w:hAnsi="Book Antiqua"/>
      <w:smallCaps/>
      <w:spacing w:val="26"/>
      <w:sz w:val="30"/>
      <w:lang w:eastAsia="zh-CN"/>
      <w:rPrChange w:id="63" w:author="Nick Bernal" w:date="2026-08-03T22:24:00Z">
        <w:rPr>
          <w:rFonts w:ascii="Book Antiqua" w:eastAsia="MS Song" w:hAnsi="Book Antiqua"/>
          <w:smallCaps/>
          <w:spacing w:val="26"/>
          <w:sz w:val="30"/>
          <w:lang w:val="en-US" w:eastAsia="zh-CN" w:bidi="ar-SA"/>
        </w:rPr>
      </w:rPrChange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  <w:pPrChange w:id="64" w:author="Nick Bernal" w:date="2026-08-03T22:24:00Z">
        <w:pPr>
          <w:spacing w:line="220" w:lineRule="exact"/>
          <w:jc w:val="center"/>
        </w:pPr>
      </w:pPrChange>
    </w:pPr>
    <w:rPr>
      <w:rFonts w:ascii="Book Antiqua" w:hAnsi="Book Antiqua"/>
      <w:smallCaps/>
      <w:sz w:val="18"/>
      <w:rPrChange w:id="64" w:author="Nick Bernal" w:date="2026-08-03T22:24:00Z">
        <w:rPr>
          <w:rFonts w:ascii="Book Antiqua" w:hAnsi="Book Antiqua"/>
          <w:smallCaps/>
          <w:sz w:val="18"/>
          <w:lang w:val="en-US" w:eastAsia="en-US" w:bidi="ar-SA"/>
        </w:rPr>
      </w:rPrChange>
    </w:rPr>
  </w:style>
  <w:style w:type="paragraph" w:customStyle="1" w:styleId="Londoninternet">
    <w:name w:val="London internet"/>
    <w:basedOn w:val="internet"/>
    <w:locked/>
    <w:rsid w:val="00967A6C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  <w:pPrChange w:id="65" w:author="Nick Bernal" w:date="2026-08-03T22:24:00Z">
        <w:pPr>
          <w:spacing w:line="220" w:lineRule="exact"/>
          <w:jc w:val="center"/>
        </w:pPr>
      </w:pPrChange>
    </w:pPr>
    <w:rPr>
      <w:rFonts w:ascii="Book Antiqua" w:hAnsi="Book Antiqua"/>
      <w:caps/>
      <w:spacing w:val="20"/>
      <w:sz w:val="15"/>
      <w:rPrChange w:id="65" w:author="Nick Bernal" w:date="2026-08-03T22:24:00Z">
        <w:rPr>
          <w:rFonts w:ascii="Book Antiqua" w:hAnsi="Book Antiqua"/>
          <w:caps/>
          <w:spacing w:val="20"/>
          <w:sz w:val="15"/>
          <w:lang w:val="en-US" w:eastAsia="en-US" w:bidi="ar-SA"/>
        </w:rPr>
      </w:rPrChange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  <w:pPrChange w:id="66" w:author="Nick Bernal" w:date="2026-08-03T22:24:00Z">
        <w:pPr>
          <w:tabs>
            <w:tab w:val="right" w:pos="540"/>
            <w:tab w:val="right" w:pos="900"/>
            <w:tab w:val="right" w:pos="1260"/>
            <w:tab w:val="right" w:pos="1620"/>
            <w:tab w:val="right" w:pos="1980"/>
            <w:tab w:val="right" w:pos="2340"/>
            <w:tab w:val="right" w:pos="2700"/>
          </w:tabs>
          <w:spacing w:before="240" w:after="240"/>
          <w:jc w:val="both"/>
        </w:pPr>
      </w:pPrChange>
    </w:pPr>
    <w:rPr>
      <w:i/>
      <w:rPrChange w:id="66" w:author="Nick Bernal" w:date="2026-08-03T22:24:00Z">
        <w:rPr>
          <w:i/>
          <w:sz w:val="24"/>
          <w:lang w:val="en-US" w:eastAsia="en-US" w:bidi="ar-SA"/>
        </w:rPr>
      </w:rPrChange>
    </w:rPr>
  </w:style>
  <w:style w:type="paragraph" w:customStyle="1" w:styleId="Name">
    <w:name w:val="Name"/>
    <w:basedOn w:val="Normal"/>
    <w:next w:val="Address"/>
    <w:locked/>
    <w:rsid w:val="00A3727F"/>
    <w:pPr>
      <w:pPrChange w:id="67" w:author="Nick Bernal" w:date="2026-08-03T22:24:00Z">
        <w:pPr>
          <w:jc w:val="both"/>
        </w:pPr>
      </w:pPrChange>
    </w:pPr>
    <w:rPr>
      <w:rPrChange w:id="67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  <w:pPrChange w:id="68" w:author="Nick Bernal" w:date="2026-08-03T22:24:00Z">
        <w:pPr>
          <w:suppressAutoHyphens/>
          <w:spacing w:after="120"/>
          <w:jc w:val="center"/>
        </w:pPr>
      </w:pPrChange>
    </w:pPr>
    <w:rPr>
      <w:rFonts w:ascii="Book Antiqua" w:hAnsi="Book Antiqua"/>
      <w:smallCaps/>
      <w:noProof/>
      <w:sz w:val="15"/>
      <w:rPrChange w:id="68" w:author="Nick Bernal" w:date="2026-08-03T22:24:00Z">
        <w:rPr>
          <w:rFonts w:ascii="Book Antiqua" w:hAnsi="Book Antiqua"/>
          <w:smallCaps/>
          <w:noProof/>
          <w:sz w:val="15"/>
          <w:lang w:val="en-US" w:eastAsia="en-US" w:bidi="ar-SA"/>
        </w:rPr>
      </w:rPrChange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  <w:pPrChange w:id="69" w:author="Nick Bernal" w:date="2026-08-03T22:24:00Z">
        <w:pPr>
          <w:tabs>
            <w:tab w:val="right" w:pos="9360"/>
          </w:tabs>
          <w:jc w:val="both"/>
        </w:pPr>
      </w:pPrChange>
    </w:pPr>
    <w:rPr>
      <w:rFonts w:ascii="Book Antiqua" w:hAnsi="Book Antiqua"/>
      <w:b/>
      <w:smallCaps/>
      <w:spacing w:val="42"/>
      <w:rPrChange w:id="69" w:author="Nick Bernal" w:date="2026-08-03T22:24:00Z">
        <w:rPr>
          <w:rFonts w:ascii="Book Antiqua" w:hAnsi="Book Antiqua"/>
          <w:b/>
          <w:smallCaps/>
          <w:spacing w:val="42"/>
          <w:sz w:val="24"/>
          <w:lang w:val="en-US" w:eastAsia="en-US" w:bidi="ar-SA"/>
        </w:rPr>
      </w:rPrChange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  <w:pPrChange w:id="70" w:author="Nick Bernal" w:date="2026-08-03T22:24:00Z">
        <w:pPr>
          <w:numPr>
            <w:numId w:val="11"/>
          </w:numPr>
          <w:spacing w:after="240"/>
          <w:ind w:left="360" w:hanging="360"/>
          <w:jc w:val="both"/>
        </w:pPr>
      </w:pPrChange>
    </w:pPr>
    <w:rPr>
      <w:rPrChange w:id="70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  <w:pPrChange w:id="71" w:author="Nick Bernal" w:date="2026-08-03T22:24:00Z">
        <w:pPr>
          <w:spacing w:after="240"/>
          <w:jc w:val="center"/>
        </w:pPr>
      </w:pPrChange>
    </w:pPr>
    <w:rPr>
      <w:b/>
      <w:caps/>
      <w:rPrChange w:id="71" w:author="Nick Bernal" w:date="2026-08-03T22:24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  <w:pPrChange w:id="72" w:author="Nick Bernal" w:date="2026-08-03T22:24:00Z">
        <w:pPr>
          <w:spacing w:after="240"/>
          <w:ind w:left="1440" w:hanging="720"/>
          <w:jc w:val="both"/>
        </w:pPr>
      </w:pPrChange>
    </w:pPr>
    <w:rPr>
      <w:rPrChange w:id="72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  <w:pPrChange w:id="73" w:author="Nick Bernal" w:date="2026-08-03T22:24:00Z">
        <w:pPr>
          <w:spacing w:after="240"/>
          <w:ind w:left="2880" w:right="1440" w:hanging="720"/>
          <w:jc w:val="both"/>
        </w:pPr>
      </w:pPrChange>
    </w:pPr>
    <w:rPr>
      <w:rPrChange w:id="73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  <w:pPrChange w:id="74" w:author="Nick Bernal" w:date="2026-08-03T22:24:00Z">
        <w:pPr>
          <w:spacing w:after="240"/>
          <w:ind w:left="720" w:hanging="720"/>
          <w:jc w:val="both"/>
        </w:pPr>
      </w:pPrChange>
    </w:pPr>
    <w:rPr>
      <w:rPrChange w:id="7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  <w:pPrChange w:id="75" w:author="Nick Bernal" w:date="2026-08-03T22:24:00Z">
        <w:pPr>
          <w:spacing w:after="240"/>
          <w:ind w:left="2160" w:right="1440" w:hanging="720"/>
          <w:jc w:val="both"/>
        </w:pPr>
      </w:pPrChange>
    </w:pPr>
    <w:rPr>
      <w:rPrChange w:id="7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  <w:pPrChange w:id="76" w:author="Nick Bernal" w:date="2026-08-03T22:24:00Z">
        <w:pPr>
          <w:spacing w:line="480" w:lineRule="exact"/>
          <w:ind w:left="720" w:right="720"/>
          <w:jc w:val="both"/>
        </w:pPr>
      </w:pPrChange>
    </w:pPr>
    <w:rPr>
      <w:rPrChange w:id="76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  <w:pPrChange w:id="77" w:author="Nick Bernal" w:date="2026-08-03T22:24:00Z">
        <w:pPr>
          <w:spacing w:after="240"/>
          <w:ind w:left="1440" w:right="1440"/>
          <w:jc w:val="both"/>
        </w:pPr>
      </w:pPrChange>
    </w:pPr>
    <w:rPr>
      <w:rPrChange w:id="77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  <w:pPrChange w:id="78" w:author="Nick Bernal" w:date="2026-08-03T22:24:00Z">
        <w:pPr>
          <w:spacing w:after="120"/>
          <w:ind w:left="1440" w:right="1440"/>
          <w:jc w:val="both"/>
        </w:pPr>
      </w:pPrChange>
    </w:pPr>
    <w:rPr>
      <w:rPrChange w:id="78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  <w:pPrChange w:id="79" w:author="Nick Bernal" w:date="2026-08-03T22:24:00Z">
        <w:pPr>
          <w:spacing w:after="240" w:line="480" w:lineRule="auto"/>
          <w:ind w:left="1440" w:right="1440"/>
          <w:jc w:val="both"/>
        </w:pPr>
      </w:pPrChange>
    </w:pPr>
    <w:rPr>
      <w:rPrChange w:id="79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  <w:pPrChange w:id="80" w:author="Nick Bernal" w:date="2026-08-03T22:24:00Z">
        <w:pPr>
          <w:spacing w:after="240" w:line="480" w:lineRule="auto"/>
          <w:ind w:left="1440" w:right="1440" w:firstLine="720"/>
          <w:jc w:val="both"/>
        </w:pPr>
      </w:pPrChange>
    </w:pPr>
    <w:rPr>
      <w:rPrChange w:id="80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  <w:pPrChange w:id="81" w:author="Nick Bernal" w:date="2026-08-03T22:24:00Z">
        <w:pPr>
          <w:spacing w:after="240" w:line="480" w:lineRule="auto"/>
          <w:ind w:left="1440" w:right="1440" w:firstLine="1440"/>
          <w:jc w:val="both"/>
        </w:pPr>
      </w:pPrChange>
    </w:pPr>
    <w:rPr>
      <w:rPrChange w:id="81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  <w:pPrChange w:id="82" w:author="Nick Bernal" w:date="2026-08-03T22:24:00Z">
        <w:pPr>
          <w:widowControl w:val="0"/>
          <w:snapToGrid w:val="0"/>
          <w:spacing w:after="24"/>
          <w:jc w:val="center"/>
        </w:pPr>
      </w:pPrChange>
    </w:pPr>
    <w:rPr>
      <w:rFonts w:ascii="Book Antiqua" w:eastAsia="MS Mincho" w:hAnsi="Book Antiqua"/>
      <w:smallCaps/>
      <w:spacing w:val="10"/>
      <w:kern w:val="2"/>
      <w:sz w:val="16"/>
      <w:lang w:eastAsia="ja-JP"/>
      <w:rPrChange w:id="82" w:author="Nick Bernal" w:date="2026-08-03T22:24:00Z">
        <w:rPr>
          <w:rFonts w:ascii="Book Antiqua" w:eastAsia="MS Mincho" w:hAnsi="Book Antiqua"/>
          <w:smallCaps/>
          <w:spacing w:val="10"/>
          <w:sz w:val="16"/>
          <w:lang w:val="en-US" w:eastAsia="ja-JP" w:bidi="ar-SA"/>
        </w:rPr>
      </w:rPrChange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  <w:pPrChange w:id="83" w:author="Nick Bernal" w:date="2026-08-03T22:24:00Z">
        <w:pPr>
          <w:widowControl w:val="0"/>
          <w:spacing w:before="240" w:line="240" w:lineRule="exact"/>
          <w:ind w:left="1440" w:right="1440"/>
          <w:jc w:val="both"/>
        </w:pPr>
      </w:pPrChange>
    </w:pPr>
    <w:rPr>
      <w:rPrChange w:id="83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  <w:pPrChange w:id="84" w:author="Nick Bernal" w:date="2026-08-03T22:24:00Z">
        <w:pPr>
          <w:widowControl w:val="0"/>
          <w:spacing w:line="480" w:lineRule="exact"/>
          <w:ind w:left="1440" w:right="1440"/>
          <w:jc w:val="both"/>
        </w:pPr>
      </w:pPrChange>
    </w:pPr>
    <w:rPr>
      <w:rPrChange w:id="8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  <w:pPrChange w:id="85" w:author="Nick Bernal" w:date="2026-08-03T22:24:00Z">
        <w:pPr>
          <w:spacing w:after="240"/>
          <w:ind w:left="1440" w:right="1440" w:firstLine="720"/>
          <w:jc w:val="both"/>
        </w:pPr>
      </w:pPrChange>
    </w:pPr>
    <w:rPr>
      <w:rPrChange w:id="8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  <w:pPrChange w:id="86" w:author="Nick Bernal" w:date="2026-08-03T22:24:00Z">
        <w:pPr>
          <w:spacing w:after="240"/>
          <w:ind w:left="1440" w:right="1440" w:firstLine="1440"/>
          <w:jc w:val="both"/>
        </w:pPr>
      </w:pPrChange>
    </w:pPr>
    <w:rPr>
      <w:rPrChange w:id="86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  <w:pPrChange w:id="87" w:author="Nick Bernal" w:date="2026-08-03T22:24:00Z">
        <w:pPr>
          <w:spacing w:before="240"/>
          <w:ind w:left="2160" w:hanging="720"/>
          <w:jc w:val="both"/>
        </w:pPr>
      </w:pPrChange>
    </w:pPr>
    <w:rPr>
      <w:rPrChange w:id="87" w:author="Nick Bernal" w:date="2026-08-03T22:24:00Z">
        <w:rPr>
          <w:sz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  <w:pPrChange w:id="88" w:author="Nick Bernal" w:date="2026-08-03T22:24:00Z">
        <w:pPr>
          <w:spacing w:before="240" w:after="240"/>
          <w:jc w:val="both"/>
        </w:pPr>
      </w:pPrChange>
    </w:pPr>
    <w:rPr>
      <w:rPrChange w:id="88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rsid w:val="00967A6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LettersmallTitle">
    <w:name w:val="Letter small Title"/>
    <w:basedOn w:val="Normal"/>
    <w:locked/>
    <w:rsid w:val="00A3727F"/>
    <w:pPr>
      <w:jc w:val="center"/>
      <w:pPrChange w:id="89" w:author="Nick Bernal" w:date="2026-08-03T22:24:00Z">
        <w:pPr>
          <w:jc w:val="center"/>
        </w:pPr>
      </w:pPrChange>
    </w:pPr>
    <w:rPr>
      <w:rFonts w:ascii="Book Antiqua" w:hAnsi="Book Antiqua"/>
      <w:caps/>
      <w:sz w:val="10"/>
      <w:rPrChange w:id="89" w:author="Nick Bernal" w:date="2026-08-03T22:24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  <w:pPrChange w:id="90" w:author="Nick Bernal" w:date="2026-08-03T22:24:00Z">
        <w:pPr>
          <w:spacing w:after="240"/>
          <w:jc w:val="center"/>
        </w:pPr>
      </w:pPrChange>
    </w:pPr>
    <w:rPr>
      <w:rFonts w:ascii="Book Antiqua" w:eastAsia="MS Song" w:hAnsi="Book Antiqua"/>
      <w:caps/>
      <w:sz w:val="10"/>
      <w:lang w:eastAsia="zh-CN"/>
      <w:rPrChange w:id="90" w:author="Nick Bernal" w:date="2026-08-03T22:24:00Z">
        <w:rPr>
          <w:rFonts w:ascii="Book Antiqua" w:eastAsia="MS Song" w:hAnsi="Book Antiqua"/>
          <w:caps/>
          <w:sz w:val="10"/>
          <w:lang w:val="en-US" w:eastAsia="zh-CN" w:bidi="ar-SA"/>
        </w:rPr>
      </w:rPrChange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  <w:pPrChange w:id="91" w:author="Nick Bernal" w:date="2026-08-03T22:24:00Z">
        <w:pPr>
          <w:keepNext/>
          <w:keepLines/>
          <w:spacing w:after="120"/>
          <w:jc w:val="center"/>
        </w:pPr>
      </w:pPrChange>
    </w:pPr>
    <w:rPr>
      <w:b/>
      <w:rPrChange w:id="91" w:author="Nick Bernal" w:date="2026-08-03T22:24:00Z">
        <w:rPr>
          <w:b/>
          <w:sz w:val="24"/>
          <w:lang w:val="en-US" w:eastAsia="en-US" w:bidi="ar-SA"/>
        </w:rPr>
      </w:rPrChange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  <w:pPrChange w:id="92" w:author="Nick Bernal" w:date="2026-08-03T22:24:00Z">
        <w:pPr>
          <w:tabs>
            <w:tab w:val="decimal" w:pos="1570"/>
          </w:tabs>
          <w:jc w:val="both"/>
        </w:pPr>
      </w:pPrChange>
    </w:pPr>
    <w:rPr>
      <w:rPrChange w:id="92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TDecSub">
    <w:name w:val="TDecSub"/>
    <w:basedOn w:val="TDec"/>
    <w:locked/>
    <w:rsid w:val="00967A6C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967A6C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  <w:pPrChange w:id="93" w:author="Nick Bernal" w:date="2026-08-03T22:24:00Z">
        <w:pPr>
          <w:pBdr>
            <w:bottom w:val="single" w:sz="4" w:space="1" w:color="auto"/>
          </w:pBdr>
          <w:spacing w:after="240"/>
          <w:jc w:val="center"/>
        </w:pPr>
      </w:pPrChange>
    </w:pPr>
    <w:rPr>
      <w:b/>
      <w:rPrChange w:id="93" w:author="Nick Bernal" w:date="2026-08-03T22:24:00Z">
        <w:rPr>
          <w:b/>
          <w:sz w:val="24"/>
          <w:lang w:val="en-US" w:eastAsia="en-US" w:bidi="ar-SA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  <w:pPrChange w:id="94" w:author="Nick Bernal" w:date="2026-08-03T22:24:00Z">
        <w:pPr>
          <w:keepNext/>
          <w:spacing w:after="240"/>
          <w:jc w:val="both"/>
        </w:pPr>
      </w:pPrChange>
    </w:pPr>
    <w:rPr>
      <w:b/>
      <w:rPrChange w:id="94" w:author="Nick Bernal" w:date="2026-08-03T22:24:00Z">
        <w:rPr>
          <w:b/>
          <w:sz w:val="24"/>
          <w:lang w:val="en-US" w:eastAsia="en-US" w:bidi="ar-SA"/>
        </w:rPr>
      </w:rPrChange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  <w:pPrChange w:id="95" w:author="Nick Bernal" w:date="2026-08-03T22:24:00Z">
        <w:pPr>
          <w:keepNext/>
          <w:spacing w:after="240"/>
          <w:jc w:val="right"/>
        </w:pPr>
      </w:pPrChange>
    </w:pPr>
    <w:rPr>
      <w:b/>
      <w:rPrChange w:id="95" w:author="Nick Bernal" w:date="2026-08-03T22:24:00Z">
        <w:rPr>
          <w:b/>
          <w:sz w:val="24"/>
          <w:lang w:val="en-US" w:eastAsia="en-US" w:bidi="ar-SA"/>
        </w:rPr>
      </w:rPrChange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  <w:pPrChange w:id="96" w:author="Nick Bernal" w:date="2026-08-03T22:24:00Z">
        <w:pPr>
          <w:tabs>
            <w:tab w:val="right" w:leader="dot" w:pos="1987"/>
          </w:tabs>
          <w:jc w:val="both"/>
        </w:pPr>
      </w:pPrChange>
    </w:pPr>
    <w:rPr>
      <w:rPrChange w:id="96" w:author="Nick Bernal" w:date="2026-08-03T22:24:00Z">
        <w:rPr>
          <w:sz w:val="24"/>
          <w:lang w:val="en-US" w:eastAsia="en-US" w:bidi="ar-SA"/>
        </w:rPr>
      </w:rPrChange>
    </w:r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  <w:pPrChange w:id="97" w:author="Nick Bernal" w:date="2026-08-03T22:24:00Z">
        <w:pPr>
          <w:spacing w:before="120"/>
          <w:jc w:val="both"/>
        </w:pPr>
      </w:pPrChange>
    </w:pPr>
    <w:rPr>
      <w:b/>
      <w:rPrChange w:id="97" w:author="Nick Bernal" w:date="2026-08-03T22:24:00Z">
        <w:rPr>
          <w:b/>
          <w:sz w:val="24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  <w:pPrChange w:id="98" w:author="Nick Bernal" w:date="2026-08-03T22:24:00Z">
        <w:pPr>
          <w:spacing w:after="240"/>
          <w:ind w:left="720" w:right="720" w:hanging="720"/>
          <w:jc w:val="both"/>
        </w:pPr>
      </w:pPrChange>
    </w:pPr>
    <w:rPr>
      <w:rPrChange w:id="98" w:author="Nick Bernal" w:date="2026-08-03T22:24:00Z">
        <w:rPr>
          <w:sz w:val="24"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  <w:pPrChange w:id="99" w:author="Nick Bernal" w:date="2026-08-03T22:24:00Z">
        <w:pPr>
          <w:spacing w:after="240"/>
          <w:ind w:left="1440" w:right="720" w:hanging="720"/>
          <w:jc w:val="both"/>
        </w:pPr>
      </w:pPrChange>
    </w:pPr>
    <w:rPr>
      <w:rPrChange w:id="99" w:author="Nick Bernal" w:date="2026-08-03T22:24:00Z">
        <w:rPr>
          <w:sz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  <w:pPrChange w:id="100" w:author="Nick Bernal" w:date="2026-08-03T22:24:00Z">
        <w:pPr>
          <w:spacing w:after="240"/>
          <w:ind w:left="2160" w:right="720" w:hanging="720"/>
          <w:jc w:val="both"/>
        </w:pPr>
      </w:pPrChange>
    </w:pPr>
    <w:rPr>
      <w:rPrChange w:id="100" w:author="Nick Bernal" w:date="2026-08-03T22:24:00Z">
        <w:rPr>
          <w:sz w:val="24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  <w:pPrChange w:id="101" w:author="Nick Bernal" w:date="2026-08-03T22:24:00Z">
        <w:pPr>
          <w:spacing w:after="240"/>
          <w:ind w:left="2880" w:right="720" w:hanging="720"/>
          <w:jc w:val="both"/>
        </w:pPr>
      </w:pPrChange>
    </w:pPr>
    <w:rPr>
      <w:rPrChange w:id="101" w:author="Nick Bernal" w:date="2026-08-03T22:24:00Z">
        <w:rPr>
          <w:sz w:val="24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  <w:pPrChange w:id="102" w:author="Nick Bernal" w:date="2026-08-03T22:24:00Z">
        <w:pPr>
          <w:spacing w:after="240"/>
          <w:ind w:left="3600" w:right="720" w:hanging="720"/>
          <w:jc w:val="both"/>
        </w:pPr>
      </w:pPrChange>
    </w:pPr>
    <w:rPr>
      <w:rPrChange w:id="102" w:author="Nick Bernal" w:date="2026-08-03T22:24:00Z">
        <w:rPr>
          <w:sz w:val="24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  <w:pPrChange w:id="103" w:author="Nick Bernal" w:date="2026-08-03T22:24:00Z">
        <w:pPr>
          <w:spacing w:after="240"/>
          <w:ind w:left="4320" w:right="720" w:hanging="720"/>
          <w:jc w:val="both"/>
        </w:pPr>
      </w:pPrChange>
    </w:pPr>
    <w:rPr>
      <w:rPrChange w:id="103" w:author="Nick Bernal" w:date="2026-08-03T22:24:00Z">
        <w:rPr>
          <w:sz w:val="24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  <w:pPrChange w:id="104" w:author="Nick Bernal" w:date="2026-08-03T22:24:00Z">
        <w:pPr>
          <w:spacing w:after="240"/>
          <w:ind w:left="5040" w:right="720" w:hanging="720"/>
          <w:jc w:val="both"/>
        </w:pPr>
      </w:pPrChange>
    </w:pPr>
    <w:rPr>
      <w:rPrChange w:id="104" w:author="Nick Bernal" w:date="2026-08-03T22:24:00Z">
        <w:rPr>
          <w:sz w:val="24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  <w:pPrChange w:id="105" w:author="Nick Bernal" w:date="2026-08-03T22:24:00Z">
        <w:pPr>
          <w:spacing w:after="240"/>
          <w:ind w:left="5760" w:right="720" w:hanging="720"/>
          <w:jc w:val="both"/>
        </w:pPr>
      </w:pPrChange>
    </w:pPr>
    <w:rPr>
      <w:rPrChange w:id="105" w:author="Nick Bernal" w:date="2026-08-03T22:24:00Z">
        <w:rPr>
          <w:sz w:val="24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  <w:pPrChange w:id="106" w:author="Nick Bernal" w:date="2026-08-03T22:24:00Z">
        <w:pPr>
          <w:spacing w:after="240"/>
          <w:ind w:left="6480" w:right="720" w:hanging="720"/>
          <w:jc w:val="both"/>
        </w:pPr>
      </w:pPrChange>
    </w:pPr>
    <w:rPr>
      <w:rPrChange w:id="106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spacing w:after="0" w:line="240" w:lineRule="auto"/>
      <w:jc w:val="center"/>
      <w:pPrChange w:id="107" w:author="Nick Bernal" w:date="2026-08-03T22:24:00Z">
        <w:pPr>
          <w:tabs>
            <w:tab w:val="right" w:pos="9360"/>
          </w:tabs>
          <w:jc w:val="center"/>
        </w:pPr>
      </w:pPrChange>
    </w:pPr>
    <w:rPr>
      <w:rFonts w:ascii="Times New Roman" w:eastAsia="Times New Roman" w:hAnsi="Times New Roman" w:cs="Times New Roman"/>
      <w:noProof/>
      <w:kern w:val="0"/>
      <w:szCs w:val="20"/>
      <w14:ligatures w14:val="none"/>
      <w:rPrChange w:id="107" w:author="Nick Bernal" w:date="2026-08-03T22:24:00Z">
        <w:rPr>
          <w:noProof/>
          <w:sz w:val="24"/>
          <w:lang w:val="en-US" w:eastAsia="en-US" w:bidi="ar-SA"/>
        </w:rPr>
      </w:rPrChange>
    </w:rPr>
  </w:style>
  <w:style w:type="paragraph" w:customStyle="1" w:styleId="UKAddress">
    <w:name w:val="UK Address"/>
    <w:basedOn w:val="Normal"/>
    <w:next w:val="Normal"/>
    <w:locked/>
    <w:rsid w:val="00A3727F"/>
    <w:pPr>
      <w:pPrChange w:id="108" w:author="Nick Bernal" w:date="2026-08-03T22:24:00Z">
        <w:pPr>
          <w:jc w:val="both"/>
        </w:pPr>
      </w:pPrChange>
    </w:pPr>
    <w:rPr>
      <w:lang w:val="en-GB"/>
      <w:rPrChange w:id="108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">
    <w:name w:val="UK Body"/>
    <w:basedOn w:val="Normal"/>
    <w:locked/>
    <w:rsid w:val="00A3727F"/>
    <w:pPr>
      <w:spacing w:after="240"/>
      <w:pPrChange w:id="109" w:author="Nick Bernal" w:date="2026-08-03T22:24:00Z">
        <w:pPr>
          <w:spacing w:after="240"/>
          <w:jc w:val="both"/>
        </w:pPr>
      </w:pPrChange>
    </w:pPr>
    <w:rPr>
      <w:lang w:val="en-GB"/>
      <w:rPrChange w:id="109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  <w:pPrChange w:id="110" w:author="Nick Bernal" w:date="2026-08-03T22:24:00Z">
        <w:pPr>
          <w:spacing w:after="240" w:line="480" w:lineRule="auto"/>
          <w:jc w:val="both"/>
        </w:pPr>
      </w:pPrChange>
    </w:pPr>
    <w:rPr>
      <w:lang w:val="en-GB"/>
      <w:rPrChange w:id="110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  <w:pPrChange w:id="111" w:author="Nick Bernal" w:date="2026-08-03T22:24:00Z">
        <w:pPr>
          <w:spacing w:after="240" w:line="480" w:lineRule="auto"/>
          <w:ind w:firstLine="720"/>
          <w:jc w:val="both"/>
        </w:pPr>
      </w:pPrChange>
    </w:pPr>
    <w:rPr>
      <w:lang w:val="en-GB"/>
      <w:rPrChange w:id="111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  <w:pPrChange w:id="112" w:author="Nick Bernal" w:date="2026-08-03T22:24:00Z">
        <w:pPr>
          <w:spacing w:after="240" w:line="480" w:lineRule="auto"/>
          <w:ind w:firstLine="720"/>
          <w:jc w:val="both"/>
        </w:pPr>
      </w:pPrChange>
    </w:pPr>
    <w:rPr>
      <w:lang w:val="en-GB"/>
      <w:rPrChange w:id="112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  <w:pPrChange w:id="113" w:author="Nick Bernal" w:date="2026-08-03T22:24:00Z">
        <w:pPr>
          <w:spacing w:after="480" w:line="480" w:lineRule="auto"/>
          <w:jc w:val="both"/>
        </w:pPr>
      </w:pPrChange>
    </w:pPr>
    <w:rPr>
      <w:lang w:val="en-GB"/>
      <w:rPrChange w:id="113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  <w:pPrChange w:id="114" w:author="Nick Bernal" w:date="2026-08-03T22:24:00Z">
        <w:pPr>
          <w:spacing w:after="240"/>
          <w:ind w:firstLine="720"/>
          <w:jc w:val="both"/>
        </w:pPr>
      </w:pPrChange>
    </w:pPr>
    <w:rPr>
      <w:lang w:val="en-GB"/>
      <w:rPrChange w:id="114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  <w:pPrChange w:id="115" w:author="Nick Bernal" w:date="2026-08-03T22:24:00Z">
        <w:pPr>
          <w:spacing w:after="240"/>
          <w:ind w:firstLine="720"/>
          <w:jc w:val="both"/>
        </w:pPr>
      </w:pPrChange>
    </w:pPr>
    <w:rPr>
      <w:lang w:val="en-GB"/>
      <w:rPrChange w:id="115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  <w:pPrChange w:id="116" w:author="Nick Bernal" w:date="2026-08-03T22:24:00Z">
        <w:pPr>
          <w:spacing w:after="240"/>
          <w:ind w:left="720"/>
          <w:jc w:val="both"/>
        </w:pPr>
      </w:pPrChange>
    </w:pPr>
    <w:rPr>
      <w:lang w:val="en-GB"/>
      <w:rPrChange w:id="116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  <w:pPrChange w:id="117" w:author="Nick Bernal" w:date="2026-08-03T22:24:00Z">
        <w:pPr>
          <w:spacing w:after="480" w:line="480" w:lineRule="auto"/>
          <w:ind w:left="720"/>
          <w:jc w:val="both"/>
        </w:pPr>
      </w:pPrChange>
    </w:pPr>
    <w:rPr>
      <w:lang w:val="en-GB"/>
      <w:rPrChange w:id="117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  <w:pPrChange w:id="118" w:author="Nick Bernal" w:date="2026-08-03T22:24:00Z">
        <w:pPr>
          <w:spacing w:after="480" w:line="480" w:lineRule="auto"/>
          <w:ind w:left="720"/>
          <w:jc w:val="both"/>
        </w:pPr>
      </w:pPrChange>
    </w:pPr>
    <w:rPr>
      <w:lang w:val="en-GB"/>
      <w:rPrChange w:id="118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  <w:pPrChange w:id="119" w:author="Nick Bernal" w:date="2026-08-03T22:24:00Z">
        <w:pPr>
          <w:spacing w:after="240"/>
          <w:ind w:left="720"/>
          <w:jc w:val="both"/>
        </w:pPr>
      </w:pPrChange>
    </w:pPr>
    <w:rPr>
      <w:lang w:val="en-GB"/>
      <w:rPrChange w:id="119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  <w:pPrChange w:id="120" w:author="Nick Bernal" w:date="2026-08-03T22:24:00Z">
        <w:pPr>
          <w:spacing w:after="240"/>
          <w:ind w:left="1440"/>
          <w:jc w:val="both"/>
        </w:pPr>
      </w:pPrChange>
    </w:pPr>
    <w:rPr>
      <w:lang w:val="en-GB"/>
      <w:rPrChange w:id="120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  <w:pPrChange w:id="121" w:author="Nick Bernal" w:date="2026-08-03T22:24:00Z">
        <w:pPr>
          <w:spacing w:after="240"/>
          <w:ind w:left="2160"/>
          <w:jc w:val="both"/>
        </w:pPr>
      </w:pPrChange>
    </w:pPr>
    <w:rPr>
      <w:lang w:val="en-GB"/>
      <w:rPrChange w:id="121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  <w:pPrChange w:id="122" w:author="Nick Bernal" w:date="2026-08-03T22:24:00Z">
        <w:pPr>
          <w:spacing w:after="240"/>
          <w:ind w:left="2880"/>
          <w:jc w:val="both"/>
        </w:pPr>
      </w:pPrChange>
    </w:pPr>
    <w:rPr>
      <w:lang w:val="en-GB"/>
      <w:rPrChange w:id="122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Left">
    <w:name w:val="UK Body Left"/>
    <w:basedOn w:val="Normal"/>
    <w:locked/>
    <w:rsid w:val="00A3727F"/>
    <w:pPr>
      <w:spacing w:after="240"/>
      <w:pPrChange w:id="123" w:author="Nick Bernal" w:date="2026-08-03T22:24:00Z">
        <w:pPr>
          <w:spacing w:after="240"/>
          <w:jc w:val="both"/>
        </w:pPr>
      </w:pPrChange>
    </w:pPr>
    <w:rPr>
      <w:lang w:val="en-GB"/>
      <w:rPrChange w:id="123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BodyText">
    <w:name w:val="UK Body Text"/>
    <w:basedOn w:val="Normal"/>
    <w:locked/>
    <w:rsid w:val="00A3727F"/>
    <w:pPr>
      <w:spacing w:after="240"/>
      <w:pPrChange w:id="124" w:author="Nick Bernal" w:date="2026-08-03T22:24:00Z">
        <w:pPr>
          <w:spacing w:after="240"/>
          <w:jc w:val="both"/>
        </w:pPr>
      </w:pPrChange>
    </w:pPr>
    <w:rPr>
      <w:lang w:val="en-GB"/>
      <w:rPrChange w:id="124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  <w:pPrChange w:id="125" w:author="Nick Bernal" w:date="2026-08-03T22:24:00Z">
        <w:pPr>
          <w:spacing w:before="240" w:after="240"/>
          <w:ind w:left="720" w:hanging="720"/>
          <w:jc w:val="both"/>
        </w:pPr>
      </w:pPrChange>
    </w:pPr>
    <w:rPr>
      <w:lang w:val="en-GB"/>
      <w:rPrChange w:id="125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  <w:pPrChange w:id="126" w:author="Nick Bernal" w:date="2026-08-03T22:24:00Z">
        <w:pPr>
          <w:spacing w:after="480"/>
          <w:jc w:val="right"/>
        </w:pPr>
      </w:pPrChange>
    </w:pPr>
    <w:rPr>
      <w:lang w:val="en-GB"/>
      <w:rPrChange w:id="126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  <w:pPrChange w:id="127" w:author="Nick Bernal" w:date="2026-08-03T22:24:00Z">
        <w:pPr>
          <w:spacing w:after="240"/>
          <w:jc w:val="both"/>
        </w:pPr>
      </w:pPrChange>
    </w:pPr>
    <w:rPr>
      <w:b/>
      <w:smallCaps/>
      <w:u w:val="single"/>
      <w:lang w:val="en-GB"/>
      <w:rPrChange w:id="127" w:author="Nick Bernal" w:date="2026-08-03T22:24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Enclosure">
    <w:name w:val="UK Enclosure"/>
    <w:basedOn w:val="Normal"/>
    <w:locked/>
    <w:rsid w:val="00A3727F"/>
    <w:pPr>
      <w:pPrChange w:id="128" w:author="Nick Bernal" w:date="2026-08-03T22:24:00Z">
        <w:pPr>
          <w:jc w:val="both"/>
        </w:pPr>
      </w:pPrChange>
    </w:pPr>
    <w:rPr>
      <w:lang w:val="en-GB"/>
      <w:rPrChange w:id="128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  <w:pPrChange w:id="129" w:author="Nick Bernal" w:date="2026-08-03T22:24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29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  <w:pPrChange w:id="130" w:author="Nick Bernal" w:date="2026-08-03T22:24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0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  <w:pPrChange w:id="131" w:author="Nick Bernal" w:date="2026-08-03T22:24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1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  <w:pPrChange w:id="132" w:author="Nick Bernal" w:date="2026-08-03T22:24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2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  <w:pPrChange w:id="133" w:author="Nick Bernal" w:date="2026-08-03T22:24:00Z">
        <w:pPr>
          <w:widowControl w:val="0"/>
          <w:ind w:left="720" w:hanging="720"/>
          <w:jc w:val="both"/>
          <w:outlineLvl w:val="0"/>
        </w:pPr>
      </w:pPrChange>
    </w:pPr>
    <w:rPr>
      <w:lang w:val="en-GB"/>
      <w:rPrChange w:id="133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  <w:pPrChange w:id="134" w:author="Nick Bernal" w:date="2026-08-03T22:24:00Z">
        <w:pPr>
          <w:widowControl w:val="0"/>
          <w:ind w:left="1440" w:hanging="720"/>
          <w:jc w:val="both"/>
          <w:outlineLvl w:val="1"/>
        </w:pPr>
      </w:pPrChange>
    </w:pPr>
    <w:rPr>
      <w:lang w:val="en-GB"/>
      <w:rPrChange w:id="134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  <w:pPrChange w:id="135" w:author="Nick Bernal" w:date="2026-08-03T22:24:00Z">
        <w:pPr>
          <w:widowControl w:val="0"/>
          <w:ind w:left="2160" w:hanging="720"/>
          <w:jc w:val="both"/>
          <w:outlineLvl w:val="2"/>
        </w:pPr>
      </w:pPrChange>
    </w:pPr>
    <w:rPr>
      <w:lang w:val="en-GB"/>
      <w:rPrChange w:id="135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  <w:pPrChange w:id="136" w:author="Nick Bernal" w:date="2026-08-03T22:24:00Z">
        <w:pPr>
          <w:widowControl w:val="0"/>
          <w:ind w:left="2880" w:hanging="720"/>
          <w:jc w:val="both"/>
          <w:outlineLvl w:val="3"/>
        </w:pPr>
      </w:pPrChange>
    </w:pPr>
    <w:rPr>
      <w:lang w:val="en-GB"/>
      <w:rPrChange w:id="136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  <w:pPrChange w:id="137" w:author="Nick Bernal" w:date="2026-08-03T22:24:00Z">
        <w:pPr>
          <w:widowControl w:val="0"/>
          <w:ind w:left="3600" w:hanging="720"/>
          <w:jc w:val="both"/>
          <w:outlineLvl w:val="4"/>
        </w:pPr>
      </w:pPrChange>
    </w:pPr>
    <w:rPr>
      <w:lang w:val="en-GB"/>
      <w:rPrChange w:id="137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  <w:pPrChange w:id="138" w:author="Nick Bernal" w:date="2026-08-03T22:24:00Z">
        <w:pPr>
          <w:widowControl w:val="0"/>
          <w:ind w:left="4320" w:hanging="720"/>
          <w:jc w:val="both"/>
          <w:outlineLvl w:val="5"/>
        </w:pPr>
      </w:pPrChange>
    </w:pPr>
    <w:rPr>
      <w:lang w:val="en-GB"/>
      <w:rPrChange w:id="138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  <w:pPrChange w:id="139" w:author="Nick Bernal" w:date="2026-08-03T22:24:00Z">
        <w:pPr>
          <w:widowControl w:val="0"/>
          <w:ind w:left="5040" w:hanging="720"/>
          <w:jc w:val="both"/>
          <w:outlineLvl w:val="6"/>
        </w:pPr>
      </w:pPrChange>
    </w:pPr>
    <w:rPr>
      <w:lang w:val="en-GB"/>
      <w:rPrChange w:id="139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  <w:pPrChange w:id="140" w:author="Nick Bernal" w:date="2026-08-03T22:24:00Z">
        <w:pPr>
          <w:widowControl w:val="0"/>
          <w:ind w:left="5760" w:hanging="720"/>
          <w:jc w:val="both"/>
          <w:outlineLvl w:val="7"/>
        </w:pPr>
      </w:pPrChange>
    </w:pPr>
    <w:rPr>
      <w:lang w:val="en-GB"/>
      <w:rPrChange w:id="140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  <w:pPrChange w:id="141" w:author="Nick Bernal" w:date="2026-08-03T22:24:00Z">
        <w:pPr>
          <w:widowControl w:val="0"/>
          <w:ind w:left="6480" w:hanging="720"/>
          <w:jc w:val="both"/>
          <w:outlineLvl w:val="8"/>
        </w:pPr>
      </w:pPrChange>
    </w:pPr>
    <w:rPr>
      <w:lang w:val="en-GB"/>
      <w:rPrChange w:id="141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  <w:pPrChange w:id="142" w:author="Nick Bernal" w:date="2026-08-03T22:24:00Z">
        <w:pPr>
          <w:spacing w:after="240"/>
          <w:jc w:val="center"/>
        </w:pPr>
      </w:pPrChange>
    </w:pPr>
    <w:rPr>
      <w:rFonts w:ascii="Book Antiqua" w:hAnsi="Book Antiqua"/>
      <w:smallCaps/>
      <w:spacing w:val="26"/>
      <w:sz w:val="30"/>
      <w:rPrChange w:id="142" w:author="Nick Bernal" w:date="2026-08-03T22:24:00Z">
        <w:rPr>
          <w:rFonts w:ascii="Book Antiqua" w:hAnsi="Book Antiqua"/>
          <w:smallCaps/>
          <w:spacing w:val="26"/>
          <w:sz w:val="30"/>
          <w:lang w:val="en-US" w:eastAsia="en-US" w:bidi="ar-SA"/>
        </w:rPr>
      </w:rPrChange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  <w:pPrChange w:id="143" w:author="Nick Bernal" w:date="2026-08-03T22:24:00Z">
        <w:pPr>
          <w:numPr>
            <w:numId w:val="12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3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  <w:pPrChange w:id="144" w:author="Nick Bernal" w:date="2026-08-03T22:24:00Z">
        <w:pPr>
          <w:numPr>
            <w:numId w:val="13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4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LT">
    <w:name w:val="uk LT"/>
    <w:basedOn w:val="UKLetterTitle"/>
    <w:locked/>
    <w:rsid w:val="00967A6C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  <w:pPrChange w:id="145" w:author="Nick Bernal" w:date="2026-08-03T22:24:00Z">
        <w:pPr>
          <w:jc w:val="center"/>
          <w:outlineLvl w:val="0"/>
        </w:pPr>
      </w:pPrChange>
    </w:pPr>
    <w:rPr>
      <w:rFonts w:ascii="Book Antiqua" w:hAnsi="Book Antiqua"/>
      <w:b/>
      <w:smallCaps/>
      <w:spacing w:val="40"/>
      <w:sz w:val="36"/>
      <w:rPrChange w:id="145" w:author="Nick Bernal" w:date="2026-08-03T22:24:00Z">
        <w:rPr>
          <w:rFonts w:ascii="Book Antiqua" w:hAnsi="Book Antiqua"/>
          <w:b/>
          <w:smallCaps/>
          <w:spacing w:val="40"/>
          <w:sz w:val="36"/>
          <w:lang w:val="en-US" w:eastAsia="en-US" w:bidi="ar-SA"/>
        </w:rPr>
      </w:rPrChange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  <w:pPrChange w:id="146" w:author="Nick Bernal" w:date="2026-08-03T22:24:00Z">
        <w:pPr>
          <w:spacing w:after="240"/>
          <w:jc w:val="both"/>
        </w:pPr>
      </w:pPrChange>
    </w:pPr>
    <w:rPr>
      <w:b/>
      <w:smallCaps/>
      <w:u w:val="single"/>
      <w:lang w:val="en-GB"/>
      <w:rPrChange w:id="146" w:author="Nick Bernal" w:date="2026-08-03T22:24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  <w:pPrChange w:id="147" w:author="Nick Bernal" w:date="2026-08-03T22:24:00Z">
        <w:pPr>
          <w:spacing w:before="240" w:after="240"/>
          <w:jc w:val="center"/>
        </w:pPr>
      </w:pPrChange>
    </w:pPr>
    <w:rPr>
      <w:b/>
      <w:u w:val="single"/>
      <w:lang w:val="en-GB"/>
      <w:rPrChange w:id="147" w:author="Nick Bernal" w:date="2026-08-03T22:24:00Z">
        <w:rPr>
          <w:b/>
          <w:sz w:val="24"/>
          <w:u w:val="single"/>
          <w:lang w:val="en-GB" w:eastAsia="en-US" w:bidi="ar-SA"/>
        </w:rPr>
      </w:rPrChange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  <w:pPrChange w:id="148" w:author="Nick Bernal" w:date="2026-08-03T22:24:00Z">
        <w:pPr>
          <w:spacing w:before="240" w:after="240"/>
          <w:jc w:val="both"/>
        </w:pPr>
      </w:pPrChange>
    </w:pPr>
    <w:rPr>
      <w:lang w:val="en-GB"/>
      <w:rPrChange w:id="148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  <w:pPrChange w:id="149" w:author="Nick Bernal" w:date="2026-08-03T22:24:00Z">
        <w:pPr>
          <w:keepNext/>
          <w:keepLines/>
          <w:spacing w:before="480" w:after="240"/>
          <w:jc w:val="both"/>
        </w:pPr>
      </w:pPrChange>
    </w:pPr>
    <w:rPr>
      <w:b/>
      <w:lang w:val="en-GB"/>
      <w:rPrChange w:id="149" w:author="Nick Bernal" w:date="2026-08-03T22:24:00Z">
        <w:rPr>
          <w:b/>
          <w:sz w:val="24"/>
          <w:lang w:val="en-GB" w:eastAsia="en-US" w:bidi="ar-SA"/>
        </w:rPr>
      </w:rPrChange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  <w:pPrChange w:id="150" w:author="Nick Bernal" w:date="2026-08-03T22:24:00Z">
        <w:pPr>
          <w:spacing w:before="240" w:after="240" w:line="480" w:lineRule="auto"/>
          <w:jc w:val="both"/>
        </w:pPr>
      </w:pPrChange>
    </w:pPr>
    <w:rPr>
      <w:lang w:val="en-GB"/>
      <w:rPrChange w:id="150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  <w:pPrChange w:id="151" w:author="Nick Bernal" w:date="2026-08-03T22:24:00Z">
        <w:pPr>
          <w:spacing w:after="480"/>
          <w:jc w:val="right"/>
        </w:pPr>
      </w:pPrChange>
    </w:pPr>
    <w:rPr>
      <w:lang w:val="en-GB"/>
      <w:rPrChange w:id="151" w:author="Nick Bernal" w:date="2026-08-03T22:24:00Z">
        <w:rPr>
          <w:sz w:val="24"/>
          <w:lang w:val="en-GB" w:eastAsia="en-US" w:bidi="ar-SA"/>
        </w:rPr>
      </w:rPrChange>
    </w:rPr>
  </w:style>
  <w:style w:type="paragraph" w:customStyle="1" w:styleId="Via">
    <w:name w:val="Via"/>
    <w:basedOn w:val="Normal"/>
    <w:next w:val="Name"/>
    <w:locked/>
    <w:rsid w:val="00A3727F"/>
    <w:pPr>
      <w:spacing w:after="240"/>
      <w:pPrChange w:id="152" w:author="Nick Bernal" w:date="2026-08-03T22:24:00Z">
        <w:pPr>
          <w:spacing w:after="240"/>
          <w:jc w:val="both"/>
        </w:pPr>
      </w:pPrChange>
    </w:pPr>
    <w:rPr>
      <w:b/>
      <w:rPrChange w:id="152" w:author="Nick Bernal" w:date="2026-08-03T22:24:00Z">
        <w:rPr>
          <w:b/>
          <w:sz w:val="24"/>
          <w:lang w:val="en-US" w:eastAsia="en-US" w:bidi="ar-SA"/>
        </w:rPr>
      </w:rPrChange>
    </w:rPr>
  </w:style>
  <w:style w:type="paragraph" w:customStyle="1" w:styleId="Will">
    <w:name w:val="Will"/>
    <w:basedOn w:val="Normal"/>
    <w:locked/>
    <w:rsid w:val="00A3727F"/>
    <w:pPr>
      <w:spacing w:line="360" w:lineRule="auto"/>
      <w:pPrChange w:id="153" w:author="Nick Bernal" w:date="2026-08-03T22:24:00Z">
        <w:pPr>
          <w:spacing w:line="360" w:lineRule="auto"/>
          <w:jc w:val="both"/>
        </w:pPr>
      </w:pPrChange>
    </w:pPr>
    <w:rPr>
      <w:rPrChange w:id="153" w:author="Nick Bernal" w:date="2026-08-03T22:24:00Z">
        <w:rPr>
          <w:sz w:val="24"/>
          <w:lang w:val="en-US" w:eastAsia="en-US" w:bidi="ar-SA"/>
        </w:rPr>
      </w:rPrChange>
    </w:rPr>
  </w:style>
  <w:style w:type="character" w:customStyle="1" w:styleId="Bold">
    <w:name w:val="Bold"/>
    <w:basedOn w:val="DefaultParagraphFont"/>
    <w:locked/>
    <w:rsid w:val="00967A6C"/>
    <w:rPr>
      <w:b/>
    </w:rPr>
  </w:style>
  <w:style w:type="character" w:customStyle="1" w:styleId="BoldUnderline">
    <w:name w:val="Bold Underline"/>
    <w:basedOn w:val="DefaultParagraphFont"/>
    <w:locked/>
    <w:rsid w:val="00967A6C"/>
    <w:rPr>
      <w:b/>
      <w:u w:val="single"/>
    </w:rPr>
  </w:style>
  <w:style w:type="character" w:customStyle="1" w:styleId="Underline">
    <w:name w:val="Underline"/>
    <w:basedOn w:val="DefaultParagraphFont"/>
    <w:locked/>
    <w:rsid w:val="00967A6C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  <w:pPrChange w:id="154" w:author="Nick Bernal" w:date="2026-08-03T22:24:00Z">
        <w:pPr>
          <w:ind w:left="1800" w:hanging="360"/>
          <w:jc w:val="both"/>
        </w:pPr>
      </w:pPrChange>
    </w:pPr>
    <w:rPr>
      <w:rPrChange w:id="15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  <w:pPrChange w:id="155" w:author="Nick Bernal" w:date="2026-08-03T22:24:00Z">
        <w:pPr>
          <w:spacing w:after="120"/>
          <w:jc w:val="center"/>
        </w:pPr>
      </w:pPrChange>
    </w:pPr>
    <w:rPr>
      <w:rFonts w:ascii="Book Antiqua" w:hAnsi="Book Antiqua"/>
      <w:smallCaps/>
      <w:spacing w:val="20"/>
      <w:sz w:val="15"/>
      <w:rPrChange w:id="155" w:author="Nick Bernal" w:date="2026-08-03T22:24:00Z">
        <w:rPr>
          <w:rFonts w:ascii="Book Antiqua" w:hAnsi="Book Antiqua"/>
          <w:smallCaps/>
          <w:spacing w:val="20"/>
          <w:sz w:val="15"/>
          <w:lang w:val="en-US" w:eastAsia="en-US" w:bidi="ar-SA"/>
        </w:rPr>
      </w:rPrChange>
    </w:rPr>
  </w:style>
  <w:style w:type="paragraph" w:customStyle="1" w:styleId="Spacer">
    <w:name w:val="Spacer"/>
    <w:basedOn w:val="Normal"/>
    <w:locked/>
    <w:rsid w:val="00A3727F"/>
    <w:pPr>
      <w:pPrChange w:id="156" w:author="Nick Bernal" w:date="2026-08-03T22:24:00Z">
        <w:pPr>
          <w:jc w:val="both"/>
        </w:pPr>
      </w:pPrChange>
    </w:pPr>
    <w:rPr>
      <w:sz w:val="10"/>
      <w:rPrChange w:id="156" w:author="Nick Bernal" w:date="2026-08-03T22:24:00Z">
        <w:rPr>
          <w:sz w:val="10"/>
          <w:lang w:val="en-US" w:eastAsia="en-US" w:bidi="ar-SA"/>
        </w:rPr>
      </w:rPrChange>
    </w:rPr>
  </w:style>
  <w:style w:type="paragraph" w:customStyle="1" w:styleId="letteraddress0">
    <w:name w:val="letter address"/>
    <w:basedOn w:val="Normal"/>
    <w:locked/>
    <w:rsid w:val="00A3727F"/>
    <w:pPr>
      <w:jc w:val="center"/>
      <w:pPrChange w:id="157" w:author="Nick Bernal" w:date="2026-08-03T22:24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157" w:author="Nick Bernal" w:date="2026-08-03T22:24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  <w:pPrChange w:id="158" w:author="Nick Bernal" w:date="2026-08-03T22:24:00Z">
        <w:pPr>
          <w:tabs>
            <w:tab w:val="right" w:pos="9360"/>
          </w:tabs>
          <w:jc w:val="both"/>
        </w:pPr>
      </w:pPrChange>
    </w:pPr>
    <w:rPr>
      <w:rFonts w:ascii="Book Antiqua" w:hAnsi="Book Antiqua"/>
      <w:smallCaps/>
      <w:rPrChange w:id="158" w:author="Nick Bernal" w:date="2026-08-03T22:24:00Z">
        <w:rPr>
          <w:rFonts w:ascii="Book Antiqua" w:hAnsi="Book Antiqua"/>
          <w:smallCaps/>
          <w:sz w:val="24"/>
          <w:lang w:val="en-US" w:eastAsia="en-US" w:bidi="ar-SA"/>
        </w:rPr>
      </w:rPrChange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  <w:pPrChange w:id="159" w:author="Nick Bernal" w:date="2026-08-03T22:24:00Z">
        <w:pPr>
          <w:spacing w:after="120"/>
          <w:jc w:val="center"/>
        </w:pPr>
      </w:pPrChange>
    </w:pPr>
    <w:rPr>
      <w:rFonts w:ascii="Book Antiqua" w:hAnsi="Book Antiqua"/>
      <w:caps/>
      <w:sz w:val="10"/>
      <w:rPrChange w:id="159" w:author="Nick Bernal" w:date="2026-08-03T22:24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  <w:pPrChange w:id="160" w:author="Nick Bernal" w:date="2026-08-03T22:24:00Z">
        <w:pPr>
          <w:spacing w:after="24"/>
          <w:jc w:val="center"/>
        </w:pPr>
      </w:pPrChange>
    </w:pPr>
    <w:rPr>
      <w:rFonts w:eastAsia="MS Mincho"/>
      <w:spacing w:val="30"/>
      <w:sz w:val="20"/>
      <w:rPrChange w:id="160" w:author="Nick Bernal" w:date="2026-08-03T22:24:00Z">
        <w:rPr>
          <w:rFonts w:eastAsia="MS Mincho"/>
          <w:spacing w:val="30"/>
          <w:lang w:val="en-US" w:eastAsia="en-US" w:bidi="ar-SA"/>
        </w:rPr>
      </w:rPrChange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  <w:pPrChange w:id="161" w:author="Nick Bernal" w:date="2026-08-03T22:24:00Z">
        <w:pPr>
          <w:numPr>
            <w:numId w:val="10"/>
          </w:numPr>
          <w:spacing w:after="240"/>
          <w:ind w:left="360" w:hanging="360"/>
          <w:jc w:val="both"/>
        </w:pPr>
      </w:pPrChange>
    </w:pPr>
    <w:rPr>
      <w:rPrChange w:id="161" w:author="Nick Bernal" w:date="2026-08-03T22:24:00Z">
        <w:rPr>
          <w:sz w:val="24"/>
          <w:lang w:val="en-US" w:eastAsia="en-US" w:bidi="ar-SA"/>
        </w:rPr>
      </w:rPrChange>
    </w:r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  <w:pPrChange w:id="162" w:author="Nick Bernal" w:date="2026-08-03T22:24:00Z">
        <w:pPr>
          <w:numPr>
            <w:numId w:val="1"/>
          </w:numPr>
          <w:spacing w:after="240"/>
          <w:ind w:left="720" w:hanging="360"/>
          <w:jc w:val="both"/>
        </w:pPr>
      </w:pPrChange>
    </w:pPr>
    <w:rPr>
      <w:rPrChange w:id="162" w:author="Nick Bernal" w:date="2026-08-03T22:24:00Z">
        <w:rPr>
          <w:sz w:val="24"/>
          <w:lang w:val="en-US" w:eastAsia="en-US" w:bidi="ar-SA"/>
        </w:rPr>
      </w:rPrChange>
    </w:r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  <w:pPrChange w:id="163" w:author="Nick Bernal" w:date="2026-08-03T22:24:00Z">
        <w:pPr>
          <w:numPr>
            <w:numId w:val="2"/>
          </w:numPr>
          <w:spacing w:after="240"/>
          <w:ind w:left="1080" w:hanging="360"/>
          <w:jc w:val="both"/>
        </w:pPr>
      </w:pPrChange>
    </w:pPr>
    <w:rPr>
      <w:rPrChange w:id="163" w:author="Nick Bernal" w:date="2026-08-03T22:24:00Z">
        <w:rPr>
          <w:sz w:val="24"/>
          <w:lang w:val="en-US" w:eastAsia="en-US" w:bidi="ar-SA"/>
        </w:rPr>
      </w:rPrChange>
    </w:r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  <w:pPrChange w:id="164" w:author="Nick Bernal" w:date="2026-08-03T22:24:00Z">
        <w:pPr>
          <w:numPr>
            <w:numId w:val="3"/>
          </w:numPr>
          <w:spacing w:after="240"/>
          <w:ind w:left="1440" w:hanging="360"/>
          <w:jc w:val="both"/>
        </w:pPr>
      </w:pPrChange>
    </w:pPr>
    <w:rPr>
      <w:rPrChange w:id="164" w:author="Nick Bernal" w:date="2026-08-03T22:24:00Z">
        <w:rPr>
          <w:sz w:val="24"/>
          <w:lang w:val="en-US" w:eastAsia="en-US" w:bidi="ar-SA"/>
        </w:rPr>
      </w:rPrChange>
    </w:r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  <w:pPrChange w:id="165" w:author="Nick Bernal" w:date="2026-08-03T22:24:00Z">
        <w:pPr>
          <w:numPr>
            <w:numId w:val="4"/>
          </w:numPr>
          <w:spacing w:after="240"/>
          <w:ind w:left="1800" w:hanging="360"/>
          <w:jc w:val="both"/>
        </w:pPr>
      </w:pPrChange>
    </w:pPr>
    <w:rPr>
      <w:rPrChange w:id="165" w:author="Nick Bernal" w:date="2026-08-03T22:24:00Z">
        <w:rPr>
          <w:sz w:val="24"/>
          <w:lang w:val="en-US" w:eastAsia="en-US" w:bidi="ar-SA"/>
        </w:rPr>
      </w:rPrChange>
    </w:r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  <w:pPrChange w:id="166" w:author="Nick Bernal" w:date="2026-08-03T22:24:00Z">
        <w:pPr>
          <w:numPr>
            <w:numId w:val="5"/>
          </w:numPr>
          <w:tabs>
            <w:tab w:val="num" w:pos="360"/>
          </w:tabs>
          <w:spacing w:after="240"/>
          <w:ind w:left="360" w:hanging="360"/>
          <w:jc w:val="both"/>
        </w:pPr>
      </w:pPrChange>
    </w:pPr>
    <w:rPr>
      <w:rPrChange w:id="166" w:author="Nick Bernal" w:date="2026-08-03T22:24:00Z">
        <w:rPr>
          <w:sz w:val="24"/>
          <w:lang w:val="en-US" w:eastAsia="en-US" w:bidi="ar-SA"/>
        </w:rPr>
      </w:rPrChange>
    </w:r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  <w:pPrChange w:id="167" w:author="Nick Bernal" w:date="2026-08-03T22:24:00Z">
        <w:pPr>
          <w:numPr>
            <w:numId w:val="6"/>
          </w:numPr>
          <w:tabs>
            <w:tab w:val="num" w:pos="720"/>
          </w:tabs>
          <w:spacing w:after="240"/>
          <w:ind w:left="720" w:hanging="360"/>
          <w:jc w:val="both"/>
        </w:pPr>
      </w:pPrChange>
    </w:pPr>
    <w:rPr>
      <w:rPrChange w:id="167" w:author="Nick Bernal" w:date="2026-08-03T22:24:00Z">
        <w:rPr>
          <w:sz w:val="24"/>
          <w:lang w:val="en-US" w:eastAsia="en-US" w:bidi="ar-SA"/>
        </w:rPr>
      </w:rPrChange>
    </w:r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  <w:pPrChange w:id="168" w:author="Nick Bernal" w:date="2026-08-03T22:24:00Z">
        <w:pPr>
          <w:numPr>
            <w:numId w:val="7"/>
          </w:numPr>
          <w:tabs>
            <w:tab w:val="num" w:pos="1080"/>
          </w:tabs>
          <w:spacing w:after="240"/>
          <w:ind w:left="1080" w:hanging="360"/>
          <w:jc w:val="both"/>
        </w:pPr>
      </w:pPrChange>
    </w:pPr>
    <w:rPr>
      <w:rPrChange w:id="168" w:author="Nick Bernal" w:date="2026-08-03T22:24:00Z">
        <w:rPr>
          <w:sz w:val="24"/>
          <w:lang w:val="en-US" w:eastAsia="en-US" w:bidi="ar-SA"/>
        </w:rPr>
      </w:rPrChange>
    </w:r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  <w:pPrChange w:id="169" w:author="Nick Bernal" w:date="2026-08-03T22:24:00Z">
        <w:pPr>
          <w:numPr>
            <w:numId w:val="8"/>
          </w:numPr>
          <w:tabs>
            <w:tab w:val="num" w:pos="1440"/>
          </w:tabs>
          <w:spacing w:after="240"/>
          <w:ind w:left="1440" w:hanging="360"/>
          <w:jc w:val="both"/>
        </w:pPr>
      </w:pPrChange>
    </w:pPr>
    <w:rPr>
      <w:rPrChange w:id="169" w:author="Nick Bernal" w:date="2026-08-03T22:24:00Z">
        <w:rPr>
          <w:sz w:val="24"/>
          <w:lang w:val="en-US" w:eastAsia="en-US" w:bidi="ar-SA"/>
        </w:rPr>
      </w:rPrChange>
    </w:r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  <w:pPrChange w:id="170" w:author="Nick Bernal" w:date="2026-08-03T22:24:00Z">
        <w:pPr>
          <w:numPr>
            <w:numId w:val="9"/>
          </w:numPr>
          <w:tabs>
            <w:tab w:val="num" w:pos="1800"/>
          </w:tabs>
          <w:spacing w:after="240"/>
          <w:ind w:left="1800" w:hanging="360"/>
          <w:jc w:val="both"/>
        </w:pPr>
      </w:pPrChange>
    </w:pPr>
    <w:rPr>
      <w:rPrChange w:id="170" w:author="Nick Bernal" w:date="2026-08-03T22:24:00Z">
        <w:rPr>
          <w:sz w:val="24"/>
          <w:lang w:val="en-US" w:eastAsia="en-US" w:bidi="ar-SA"/>
        </w:rPr>
      </w:rPrChange>
    </w:rPr>
  </w:style>
  <w:style w:type="paragraph" w:styleId="ListContinue">
    <w:name w:val="List Continue"/>
    <w:basedOn w:val="Normal"/>
    <w:locked/>
    <w:rsid w:val="00A3727F"/>
    <w:pPr>
      <w:spacing w:after="240"/>
      <w:ind w:left="360"/>
      <w:pPrChange w:id="171" w:author="Nick Bernal" w:date="2026-08-03T22:24:00Z">
        <w:pPr>
          <w:spacing w:after="240"/>
          <w:ind w:left="360"/>
          <w:jc w:val="both"/>
        </w:pPr>
      </w:pPrChange>
    </w:pPr>
    <w:rPr>
      <w:rPrChange w:id="171" w:author="Nick Bernal" w:date="2026-08-03T22:24:00Z">
        <w:rPr>
          <w:sz w:val="24"/>
          <w:lang w:val="en-US" w:eastAsia="en-US" w:bidi="ar-SA"/>
        </w:rPr>
      </w:rPrChange>
    </w:rPr>
  </w:style>
  <w:style w:type="paragraph" w:styleId="ListContinue2">
    <w:name w:val="List Continue 2"/>
    <w:basedOn w:val="Normal"/>
    <w:locked/>
    <w:rsid w:val="00A3727F"/>
    <w:pPr>
      <w:spacing w:after="240"/>
      <w:ind w:left="720"/>
      <w:pPrChange w:id="172" w:author="Nick Bernal" w:date="2026-08-03T22:24:00Z">
        <w:pPr>
          <w:spacing w:after="240"/>
          <w:ind w:left="720"/>
          <w:jc w:val="both"/>
        </w:pPr>
      </w:pPrChange>
    </w:pPr>
    <w:rPr>
      <w:rPrChange w:id="172" w:author="Nick Bernal" w:date="2026-08-03T22:24:00Z">
        <w:rPr>
          <w:sz w:val="24"/>
          <w:lang w:val="en-US" w:eastAsia="en-US" w:bidi="ar-SA"/>
        </w:rPr>
      </w:rPrChange>
    </w:rPr>
  </w:style>
  <w:style w:type="paragraph" w:styleId="ListContinue3">
    <w:name w:val="List Continue 3"/>
    <w:basedOn w:val="Normal"/>
    <w:locked/>
    <w:rsid w:val="00A3727F"/>
    <w:pPr>
      <w:spacing w:after="240"/>
      <w:ind w:left="1080"/>
      <w:pPrChange w:id="173" w:author="Nick Bernal" w:date="2026-08-03T22:24:00Z">
        <w:pPr>
          <w:spacing w:after="240"/>
          <w:ind w:left="1080"/>
          <w:jc w:val="both"/>
        </w:pPr>
      </w:pPrChange>
    </w:pPr>
    <w:rPr>
      <w:rPrChange w:id="173" w:author="Nick Bernal" w:date="2026-08-03T22:24:00Z">
        <w:rPr>
          <w:sz w:val="24"/>
          <w:lang w:val="en-US" w:eastAsia="en-US" w:bidi="ar-SA"/>
        </w:rPr>
      </w:rPrChange>
    </w:rPr>
  </w:style>
  <w:style w:type="paragraph" w:styleId="ListContinue4">
    <w:name w:val="List Continue 4"/>
    <w:basedOn w:val="Normal"/>
    <w:locked/>
    <w:rsid w:val="00A3727F"/>
    <w:pPr>
      <w:spacing w:after="240"/>
      <w:ind w:left="1440"/>
      <w:pPrChange w:id="174" w:author="Nick Bernal" w:date="2026-08-03T22:24:00Z">
        <w:pPr>
          <w:spacing w:after="240"/>
          <w:ind w:left="1440"/>
          <w:jc w:val="both"/>
        </w:pPr>
      </w:pPrChange>
    </w:pPr>
    <w:rPr>
      <w:rPrChange w:id="174" w:author="Nick Bernal" w:date="2026-08-03T22:24:00Z">
        <w:rPr>
          <w:sz w:val="24"/>
          <w:lang w:val="en-US" w:eastAsia="en-US" w:bidi="ar-SA"/>
        </w:rPr>
      </w:rPrChange>
    </w:rPr>
  </w:style>
  <w:style w:type="paragraph" w:styleId="ListContinue5">
    <w:name w:val="List Continue 5"/>
    <w:basedOn w:val="Normal"/>
    <w:locked/>
    <w:rsid w:val="00A3727F"/>
    <w:pPr>
      <w:spacing w:after="240"/>
      <w:ind w:left="1800"/>
      <w:pPrChange w:id="175" w:author="Nick Bernal" w:date="2026-08-03T22:24:00Z">
        <w:pPr>
          <w:spacing w:after="240"/>
          <w:ind w:left="1800"/>
          <w:jc w:val="both"/>
        </w:pPr>
      </w:pPrChange>
    </w:pPr>
    <w:rPr>
      <w:rPrChange w:id="17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LetterTitle2">
    <w:name w:val="Letter Title2"/>
    <w:basedOn w:val="LetterTitle"/>
    <w:locked/>
    <w:rsid w:val="00967A6C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176" w:author="Nick Bernal" w:date="2026-08-03T22:24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176" w:author="Nick Bernal" w:date="2026-08-03T22:24:00Z">
        <w:rPr>
          <w:b/>
          <w:lang w:val="en-US" w:eastAsia="en-US" w:bidi="ar-SA"/>
        </w:rPr>
      </w:rPrChange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  <w:pPrChange w:id="177" w:author="Nick Bernal" w:date="2026-08-03T22:24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i/>
      <w:snapToGrid w:val="0"/>
      <w:sz w:val="12"/>
      <w:lang w:val="en-GB"/>
      <w:rPrChange w:id="177" w:author="Nick Bernal" w:date="2026-08-03T22:24:00Z">
        <w:rPr>
          <w:rFonts w:ascii="Book Antiqua" w:hAnsi="Book Antiqua"/>
          <w:i/>
          <w:snapToGrid w:val="0"/>
          <w:sz w:val="12"/>
          <w:lang w:val="en-GB" w:eastAsia="en-US" w:bidi="ar-SA"/>
        </w:rPr>
      </w:rPrChange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  <w:pPrChange w:id="178" w:author="Nick Bernal" w:date="2026-08-03T22:24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snapToGrid w:val="0"/>
      <w:spacing w:val="-10"/>
      <w:sz w:val="14"/>
      <w:lang w:val="en-GB"/>
      <w:rPrChange w:id="178" w:author="Nick Bernal" w:date="2026-08-03T22:24:00Z">
        <w:rPr>
          <w:rFonts w:ascii="Book Antiqua" w:hAnsi="Book Antiqua"/>
          <w:snapToGrid w:val="0"/>
          <w:spacing w:val="-10"/>
          <w:sz w:val="14"/>
          <w:lang w:val="en-GB" w:eastAsia="en-US" w:bidi="ar-SA"/>
        </w:rPr>
      </w:rPrChange>
    </w:rPr>
  </w:style>
  <w:style w:type="paragraph" w:customStyle="1" w:styleId="letteremail">
    <w:name w:val="letter email"/>
    <w:basedOn w:val="Letterlargetitle"/>
    <w:locked/>
    <w:rsid w:val="00967A6C"/>
    <w:pPr>
      <w:spacing w:after="0"/>
    </w:pPr>
  </w:style>
  <w:style w:type="paragraph" w:customStyle="1" w:styleId="SAHeader">
    <w:name w:val="SA Header"/>
    <w:basedOn w:val="Header"/>
    <w:locked/>
    <w:rsid w:val="00967A6C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  <w:rPr>
      <w:rPrChange w:id="179" w:author="Nick Bernal" w:date="2026-08-03T22:24:00Z">
        <w:rPr/>
      </w:rPrChange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  <w:pPrChange w:id="180" w:author="Nick Bernal" w:date="2026-08-03T22:24:00Z">
        <w:pPr>
          <w:widowControl w:val="0"/>
          <w:numPr>
            <w:numId w:val="14"/>
          </w:numPr>
          <w:tabs>
            <w:tab w:val="num" w:pos="432"/>
          </w:tabs>
          <w:spacing w:after="240"/>
          <w:ind w:left="432" w:hanging="173"/>
          <w:jc w:val="both"/>
          <w:outlineLvl w:val="0"/>
        </w:pPr>
      </w:pPrChange>
    </w:pPr>
    <w:rPr>
      <w:rFonts w:ascii="Garamond" w:hAnsi="Garamond"/>
      <w:sz w:val="22"/>
      <w:szCs w:val="24"/>
      <w:rPrChange w:id="180" w:author="Nick Bernal" w:date="2026-08-03T22:24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  <w:pPrChange w:id="181" w:author="Nick Bernal" w:date="2026-08-03T22:24:00Z">
        <w:pPr>
          <w:jc w:val="right"/>
        </w:pPr>
      </w:pPrChange>
    </w:pPr>
    <w:rPr>
      <w:rFonts w:ascii="Garamond" w:hAnsi="Garamond"/>
      <w:b/>
      <w:i/>
      <w:sz w:val="22"/>
      <w:szCs w:val="24"/>
      <w:u w:val="single"/>
      <w:rPrChange w:id="181" w:author="Nick Bernal" w:date="2026-08-03T22:24:00Z">
        <w:rPr>
          <w:rFonts w:ascii="Garamond" w:hAnsi="Garamond"/>
          <w:b/>
          <w:i/>
          <w:sz w:val="22"/>
          <w:u w:val="single"/>
          <w:lang w:val="en-US" w:eastAsia="en-US" w:bidi="ar-SA"/>
        </w:rPr>
      </w:rPrChange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  <w:pPrChange w:id="182" w:author="Nick Bernal" w:date="2026-08-03T22:24:00Z">
        <w:pPr>
          <w:widowControl w:val="0"/>
          <w:numPr>
            <w:numId w:val="15"/>
          </w:numPr>
          <w:tabs>
            <w:tab w:val="num" w:pos="432"/>
          </w:tabs>
          <w:spacing w:after="240"/>
          <w:ind w:left="432" w:hanging="432"/>
          <w:jc w:val="both"/>
          <w:outlineLvl w:val="0"/>
        </w:pPr>
      </w:pPrChange>
    </w:pPr>
    <w:rPr>
      <w:rPrChange w:id="182" w:author="Nick Bernal" w:date="2026-08-03T22:24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  <w:pPrChange w:id="183" w:author="Nick Bernal" w:date="2026-08-03T22:24:00Z">
        <w:pPr>
          <w:widowControl w:val="0"/>
          <w:numPr>
            <w:numId w:val="16"/>
          </w:numPr>
          <w:spacing w:after="240"/>
          <w:ind w:left="504" w:hanging="360"/>
          <w:jc w:val="both"/>
          <w:outlineLvl w:val="0"/>
        </w:pPr>
      </w:pPrChange>
    </w:pPr>
    <w:rPr>
      <w:rPrChange w:id="183" w:author="Nick Bernal" w:date="2026-08-03T22:24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  <w:rPrChange w:id="184" w:author="Nick Bernal" w:date="2026-08-03T22:24:00Z">
        <w:rPr>
          <w:rFonts w:ascii="Garamond" w:hAnsi="Garamond"/>
          <w:vertAlign w:val="superscript"/>
        </w:rPr>
      </w:rPrChange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  <w:pPrChange w:id="185" w:author="Nick Bernal" w:date="2026-08-03T22:24:00Z">
        <w:pPr>
          <w:spacing w:after="360"/>
          <w:jc w:val="center"/>
          <w:outlineLvl w:val="0"/>
        </w:pPr>
      </w:pPrChange>
    </w:pPr>
    <w:rPr>
      <w:rFonts w:ascii="Garamond" w:hAnsi="Garamond"/>
      <w:b/>
      <w:bCs/>
      <w:sz w:val="22"/>
      <w:szCs w:val="24"/>
      <w:rPrChange w:id="185" w:author="Nick Bernal" w:date="2026-08-03T22:24:00Z">
        <w:rPr>
          <w:rFonts w:ascii="Garamond" w:hAnsi="Garamond"/>
          <w:b/>
          <w:bCs/>
          <w:sz w:val="22"/>
          <w:lang w:val="en-US" w:eastAsia="en-US" w:bidi="ar-SA"/>
        </w:rPr>
      </w:rPrChange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  <w:pPrChange w:id="186" w:author="Nick Bernal" w:date="2026-08-03T22:24:00Z">
        <w:pPr>
          <w:spacing w:after="240"/>
          <w:jc w:val="both"/>
        </w:pPr>
      </w:pPrChange>
    </w:pPr>
    <w:rPr>
      <w:rFonts w:ascii="Garamond" w:hAnsi="Garamond"/>
      <w:sz w:val="22"/>
      <w:szCs w:val="24"/>
      <w:rPrChange w:id="186" w:author="Nick Bernal" w:date="2026-08-03T22:24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TextLevel1GS">
    <w:name w:val="Text Level 1 GS"/>
    <w:basedOn w:val="TextGS"/>
    <w:uiPriority w:val="1"/>
    <w:locked/>
    <w:rsid w:val="00967A6C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967A6C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967A6C"/>
    <w:pPr>
      <w:ind w:left="1296"/>
    </w:pPr>
  </w:style>
  <w:style w:type="numbering" w:customStyle="1" w:styleId="FerencyMutli-TierBulletList">
    <w:name w:val="Ferency Mutli-Tier Bullet List"/>
    <w:locked/>
    <w:rsid w:val="00967A6C"/>
    <w:pPr>
      <w:numPr>
        <w:numId w:val="17"/>
      </w:numPr>
    </w:pPr>
  </w:style>
  <w:style w:type="numbering" w:customStyle="1" w:styleId="FerencyBullets">
    <w:name w:val="Ferency Bullets"/>
    <w:locked/>
    <w:rsid w:val="00967A6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  <w:pPrChange w:id="187" w:author="Nick Bernal" w:date="2026-08-03T22:24:00Z">
        <w:pPr>
          <w:tabs>
            <w:tab w:val="num" w:pos="432"/>
          </w:tabs>
          <w:spacing w:after="240"/>
          <w:ind w:left="432" w:hanging="288"/>
          <w:jc w:val="both"/>
          <w:outlineLvl w:val="0"/>
        </w:pPr>
      </w:pPrChange>
    </w:pPr>
    <w:rPr>
      <w:rFonts w:ascii="Garamond" w:hAnsi="Garamond"/>
      <w:szCs w:val="24"/>
      <w:rPrChange w:id="187" w:author="Nick Bernal" w:date="2026-08-03T22:24:00Z">
        <w:rPr>
          <w:rFonts w:ascii="Garamond" w:hAnsi="Garamond"/>
          <w:sz w:val="24"/>
          <w:lang w:val="en-US" w:eastAsia="en-US" w:bidi="ar-SA"/>
        </w:rPr>
      </w:rPrChange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  <w:pPrChange w:id="188" w:author="Nick Bernal" w:date="2026-08-03T22:24:00Z">
        <w:pPr>
          <w:spacing w:after="240"/>
          <w:jc w:val="both"/>
        </w:pPr>
      </w:pPrChange>
    </w:pPr>
    <w:rPr>
      <w:rFonts w:ascii="Garamond" w:hAnsi="Garamond"/>
      <w:szCs w:val="24"/>
      <w:rPrChange w:id="188" w:author="Nick Bernal" w:date="2026-08-03T22:24:00Z">
        <w:rPr>
          <w:rFonts w:ascii="Garamond" w:hAnsi="Garamond"/>
          <w:sz w:val="24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locked/>
    <w:rsid w:val="00CE08EA"/>
    <w:pPr>
      <w:pPrChange w:id="189" w:author="Nick Bernal" w:date="2026-08-03T22:24:00Z">
        <w:pPr>
          <w:jc w:val="both"/>
        </w:pPr>
      </w:pPrChange>
    </w:pPr>
    <w:rPr>
      <w:rFonts w:ascii="Tahoma" w:hAnsi="Tahoma" w:cs="Tahoma"/>
      <w:sz w:val="16"/>
      <w:szCs w:val="16"/>
      <w:rPrChange w:id="189" w:author="Nick Bernal" w:date="2026-08-03T22:24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967A6C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number">
    <w:name w:val="Para number"/>
    <w:basedOn w:val="Normal"/>
    <w:rsid w:val="00A640B7"/>
    <w:pPr>
      <w:numPr>
        <w:numId w:val="25"/>
      </w:numPr>
      <w:tabs>
        <w:tab w:val="left" w:pos="360"/>
        <w:tab w:val="num" w:pos="720"/>
        <w:tab w:val="left" w:pos="1080"/>
      </w:tabs>
      <w:suppressAutoHyphens/>
      <w:spacing w:after="220"/>
      <w:jc w:val="left"/>
      <w:pPrChange w:id="190" w:author="Nick Bernal" w:date="2026-08-03T22:24:00Z">
        <w:pPr>
          <w:numPr>
            <w:numId w:val="25"/>
          </w:numPr>
          <w:tabs>
            <w:tab w:val="left" w:pos="360"/>
            <w:tab w:val="num" w:pos="720"/>
            <w:tab w:val="left" w:pos="1080"/>
          </w:tabs>
          <w:suppressAutoHyphens/>
          <w:spacing w:after="220"/>
          <w:ind w:firstLine="720"/>
          <w:jc w:val="both"/>
        </w:pPr>
      </w:pPrChange>
    </w:pPr>
    <w:rPr>
      <w:spacing w:val="-2"/>
      <w:sz w:val="22"/>
      <w:rPrChange w:id="190" w:author="Nick Bernal" w:date="2026-08-03T22:24:00Z">
        <w:rPr>
          <w:spacing w:val="-2"/>
          <w:sz w:val="22"/>
          <w:lang w:val="en-US" w:eastAsia="en-US" w:bidi="ar-SA"/>
        </w:rPr>
      </w:rPrChange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  <w:pPrChange w:id="191" w:author="Nick Bernal" w:date="2026-08-03T22:24:00Z">
        <w:pPr>
          <w:tabs>
            <w:tab w:val="left" w:pos="567"/>
            <w:tab w:val="left" w:pos="1134"/>
            <w:tab w:val="left" w:pos="5103"/>
          </w:tabs>
          <w:spacing w:line="360" w:lineRule="exact"/>
          <w:jc w:val="both"/>
        </w:pPr>
      </w:pPrChange>
    </w:pPr>
    <w:rPr>
      <w:rFonts w:ascii="Arial" w:hAnsi="Arial"/>
      <w:sz w:val="23"/>
      <w:rPrChange w:id="191" w:author="Nick Bernal" w:date="2026-08-03T22:24:00Z">
        <w:rPr>
          <w:rFonts w:ascii="Arial" w:hAnsi="Arial"/>
          <w:sz w:val="23"/>
          <w:lang w:val="en-US" w:eastAsia="en-US" w:bidi="ar-SA"/>
        </w:rPr>
      </w:rPrChange>
    </w:rPr>
  </w:style>
  <w:style w:type="character" w:customStyle="1" w:styleId="DeltaViewInsertion">
    <w:name w:val="DeltaView Insertion"/>
    <w:uiPriority w:val="99"/>
    <w:rsid w:val="00967A6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  <w:pPrChange w:id="192" w:author="Nick Bernal" w:date="2026-08-03T22:24:00Z">
        <w:pPr>
          <w:jc w:val="both"/>
        </w:pPr>
      </w:pPrChange>
    </w:pPr>
    <w:rPr>
      <w:rFonts w:eastAsiaTheme="minorEastAsia" w:cstheme="minorBidi"/>
      <w:sz w:val="16"/>
      <w:szCs w:val="22"/>
      <w:lang w:eastAsia="zh-CN"/>
      <w:rPrChange w:id="192" w:author="Nick Bernal" w:date="2026-08-03T22:24:00Z">
        <w:rPr>
          <w:rFonts w:eastAsiaTheme="minorEastAsia"/>
          <w:sz w:val="16"/>
          <w:szCs w:val="22"/>
          <w:lang w:val="en-US" w:eastAsia="zh-CN" w:bidi="ar-SA"/>
        </w:rPr>
      </w:rPrChange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  <w:rPrChange w:id="193" w:author="Nick Bernal" w:date="2026-08-03T22:24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pPr>
      <w:pPrChange w:id="194" w:author="Nick Bernal" w:date="2026-08-03T22:24:00Z">
        <w:pPr>
          <w:jc w:val="both"/>
        </w:pPr>
      </w:pPrChange>
    </w:pPr>
    <w:rPr>
      <w:sz w:val="20"/>
      <w:rPrChange w:id="194" w:author="Nick Bernal" w:date="2026-08-03T22:24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semiHidden/>
    <w:rsid w:val="00967A6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pPr>
      <w:pPrChange w:id="195" w:author="Nick Bernal" w:date="2026-08-03T22:24:00Z">
        <w:pPr>
          <w:jc w:val="both"/>
        </w:pPr>
      </w:pPrChange>
    </w:pPr>
    <w:rPr>
      <w:b/>
      <w:bCs/>
      <w:rPrChange w:id="195" w:author="Nick Bernal" w:date="2026-08-03T22:24:00Z">
        <w:rPr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semiHidden/>
    <w:rsid w:val="00967A6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2C6F83"/>
    <w:pPr>
      <w:spacing w:after="0" w:line="240" w:lineRule="auto"/>
      <w:pPrChange w:id="196" w:author="Nick Bernal" w:date="2026-08-03T22:24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196" w:author="Nick Bernal" w:date="2026-08-03T22:24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5A1F49-9331-6847-9BAD-A66543DA6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2026-08-04T02:24:00Z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