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DC06" w14:textId="53123700" w:rsidR="004A7F04" w:rsidRDefault="00607D18">
      <w:pPr>
        <w:spacing w:line="270" w:lineRule="auto"/>
        <w:jc w:val="center"/>
        <w:rPr>
          <w:ins w:id="15" w:author="Nick Bernal" w:date="2026-08-03T22:26:00Z" w16du:dateUtc="2026-08-04T02:26:00Z"/>
        </w:rPr>
      </w:pPr>
      <w:ins w:id="16" w:author="Nick Bernal" w:date="2026-08-03T22:26:00Z" w16du:dateUtc="2026-08-04T02:26:00Z">
        <w:r>
          <w:rPr>
            <w:noProof/>
          </w:rPr>
          <w:drawing>
            <wp:inline distT="0" distB="0" distL="0" distR="0" wp14:anchorId="2C7B0A3D" wp14:editId="7CD4E88B">
              <wp:extent cx="829993" cy="792643"/>
              <wp:effectExtent l="0" t="0" r="0" b="0"/>
              <wp:docPr id="642310200" name="Picture 1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2310200" name="Picture 1" descr="A close-up of a tree trunk&#10;&#10;AI-generated content may be incorrect.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2999" cy="8146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DE3B516" w14:textId="1553B174" w:rsidR="004A7F04" w:rsidRDefault="00607D18">
      <w:pPr>
        <w:spacing w:line="270" w:lineRule="auto"/>
        <w:jc w:val="center"/>
        <w:rPr>
          <w:ins w:id="17" w:author="Nick Bernal" w:date="2026-08-03T22:26:00Z" w16du:dateUtc="2026-08-04T02:26:00Z"/>
        </w:rPr>
      </w:pPr>
      <w:ins w:id="18" w:author="Nick Bernal" w:date="2026-08-03T22:26:00Z" w16du:dateUtc="2026-08-04T02:26:00Z">
        <w:r>
          <w:rPr>
            <w:rFonts w:ascii="Arial" w:eastAsia="Arial" w:hAnsi="Arial" w:cs="Arial"/>
            <w:b/>
          </w:rPr>
          <w:t>SOME TITLE</w:t>
        </w:r>
      </w:ins>
    </w:p>
    <w:p w14:paraId="63A6DDD7" w14:textId="77777777" w:rsidR="004A7F04" w:rsidRDefault="004A7F04">
      <w:pPr>
        <w:spacing w:line="285" w:lineRule="auto"/>
        <w:rPr>
          <w:ins w:id="19" w:author="Nick Bernal" w:date="2026-08-03T22:26:00Z" w16du:dateUtc="2026-08-04T02:26:00Z"/>
        </w:rPr>
      </w:pPr>
    </w:p>
    <w:p w14:paraId="13995A93" w14:textId="22C5CE73" w:rsidR="004A7F04" w:rsidRDefault="00607D18">
      <w:pPr>
        <w:spacing w:line="270" w:lineRule="auto"/>
        <w:ind w:left="600" w:right="600"/>
        <w:rPr>
          <w:ins w:id="20" w:author="Nick Bernal" w:date="2026-08-03T22:26:00Z" w16du:dateUtc="2026-08-04T02:26:00Z"/>
        </w:rPr>
      </w:pPr>
      <w:ins w:id="21" w:author="Nick Bernal" w:date="2026-08-03T22:26:00Z" w16du:dateUtc="2026-08-04T02:26:00Z">
        <w:r>
          <w:rPr>
            <w:noProof/>
          </w:rPr>
          <w:drawing>
            <wp:inline distT="0" distB="0" distL="0" distR="0" wp14:anchorId="2A32A11B" wp14:editId="198DE33A">
              <wp:extent cx="2540000" cy="2425700"/>
              <wp:effectExtent l="0" t="0" r="0" b="0"/>
              <wp:docPr id="373285145" name="Picture 2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3285145" name="Picture 2" descr="A close-up of a tree trunk&#10;&#10;AI-generated content may be incorrect.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0" cy="2425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E8F8D6D" w14:textId="77777777" w:rsidR="004A7F04" w:rsidRDefault="00E507BF">
      <w:pPr>
        <w:spacing w:line="270" w:lineRule="auto"/>
        <w:rPr>
          <w:ins w:id="22" w:author="Nick Bernal" w:date="2026-08-03T22:26:00Z" w16du:dateUtc="2026-08-04T02:26:00Z"/>
        </w:rPr>
      </w:pPr>
      <w:ins w:id="23" w:author="Nick Bernal" w:date="2026-08-03T22:26:00Z" w16du:dateUtc="2026-08-04T02:26:00Z">
        <w:r>
          <w:rPr>
            <w:rFonts w:ascii="Arial" w:eastAsia="Arial" w:hAnsi="Arial" w:cs="Arial"/>
          </w:rPr>
          <w:t>By: Signature</w:t>
        </w:r>
      </w:ins>
    </w:p>
    <w:p w14:paraId="302FCEC9" w14:textId="4772EADD" w:rsidR="004F60CB" w:rsidRDefault="004F60CB">
      <w:pPr>
        <w:rPr>
          <w:del w:id="24" w:author="Nick Bernal" w:date="2026-08-03T22:26:00Z" w16du:dateUtc="2026-08-04T02:26:00Z"/>
        </w:rPr>
      </w:pPr>
      <w:del w:id="25" w:author="Nick Bernal" w:date="2026-08-03T22:26:00Z" w16du:dateUtc="2026-08-04T02:26:00Z">
        <w:r>
          <w:delText xml:space="preserve">Here’s some text. It has a </w:delText>
        </w:r>
        <w:commentRangeStart w:id="26"/>
        <w:r>
          <w:delText>comment</w:delText>
        </w:r>
        <w:commentRangeEnd w:id="26"/>
        <w:r>
          <w:rPr>
            <w:rStyle w:val="CommentReference"/>
            <w:sz w:val="24"/>
            <w:szCs w:val="24"/>
          </w:rPr>
          <w:commentReference w:id="26"/>
        </w:r>
        <w:r>
          <w:delText>.</w:delText>
        </w:r>
      </w:del>
    </w:p>
    <w:p w14:paraId="35FF776A" w14:textId="231A6A76" w:rsidR="004F60CB" w:rsidRDefault="004F60CB">
      <w:pPr>
        <w:spacing w:line="270" w:lineRule="auto"/>
        <w:pPrChange w:id="27" w:author="Nick Bernal" w:date="2026-08-03T22:26:00Z" w16du:dateUtc="2026-08-04T02:26:00Z">
          <w:pPr/>
        </w:pPrChange>
      </w:pPr>
      <w:del w:id="28" w:author="Nick Bernal" w:date="2026-08-03T22:26:00Z" w16du:dateUtc="2026-08-04T02:26:00Z">
        <w:r>
          <w:delText>I will add a comment to this one too.</w:delText>
        </w:r>
      </w:del>
    </w:p>
    <w:sectPr w:rsidR="004F60CB">
      <w:headerReference w:type="default" r:id="rId11"/>
      <w:footerReference w:type="default" r:id="rId12"/>
      <w:pgSz w:w="11906" w:h="16838"/>
      <w:pgMar w:top="1134" w:right="907" w:bottom="1134" w:left="907" w:header="720" w:footer="720" w:gutter="0"/>
      <w:cols w:space="720"/>
      <w:docGrid w:linePitch="0"/>
      <w:sectPrChange w:id="29" w:author="Nick Bernal" w:date="2026-08-03T22:26:00Z" w16du:dateUtc="2026-08-04T02:26:00Z">
        <w:sectPr w:rsidR="004F60CB">
          <w:pgSz w:w="12240" w:h="15840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6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1331" w14:textId="77777777" w:rsidR="00E507BF" w:rsidRDefault="00E507BF" w:rsidP="00051DAE">
      <w:pPr>
        <w:spacing w:after="0" w:line="240" w:lineRule="auto"/>
        <w:pPrChange w:id="13" w:author="Nick Bernal" w:date="2026-08-03T22:26:00Z" w16du:dateUtc="2026-08-04T02:26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E6AFC16" w14:textId="77777777" w:rsidR="00E507BF" w:rsidRDefault="00E507BF" w:rsidP="00051DAE">
      <w:pPr>
        <w:spacing w:after="0" w:line="240" w:lineRule="auto"/>
        <w:pPrChange w:id="14" w:author="Nick Bernal" w:date="2026-08-03T22:26:00Z" w16du:dateUtc="2026-08-04T02:26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BAC5" w14:textId="77777777" w:rsidR="00FF1C05" w:rsidRDefault="00FF1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DC36A" w14:textId="77777777" w:rsidR="00E507BF" w:rsidRDefault="00E507BF" w:rsidP="00051DAE">
      <w:pPr>
        <w:spacing w:after="0" w:line="240" w:lineRule="auto"/>
        <w:pPrChange w:id="11" w:author="Nick Bernal" w:date="2026-08-03T22:26:00Z" w16du:dateUtc="2026-08-04T02:26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CBFC807" w14:textId="77777777" w:rsidR="00E507BF" w:rsidRDefault="00E507BF" w:rsidP="00051DAE">
      <w:pPr>
        <w:spacing w:after="0" w:line="240" w:lineRule="auto"/>
        <w:pPrChange w:id="12" w:author="Nick Bernal" w:date="2026-08-03T22:26:00Z" w16du:dateUtc="2026-08-04T02:26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9EF1B" w14:textId="77777777" w:rsidR="00FF1C05" w:rsidRDefault="00FF1C05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51DAE"/>
    <w:rsid w:val="002365C1"/>
    <w:rsid w:val="004A7F04"/>
    <w:rsid w:val="004F60CB"/>
    <w:rsid w:val="00524058"/>
    <w:rsid w:val="00524AAA"/>
    <w:rsid w:val="00607D18"/>
    <w:rsid w:val="00650969"/>
    <w:rsid w:val="00A16521"/>
    <w:rsid w:val="00B31F1B"/>
    <w:rsid w:val="00C01C9B"/>
    <w:rsid w:val="00D25BAB"/>
    <w:rsid w:val="00D91E07"/>
    <w:rsid w:val="00E507BF"/>
    <w:rsid w:val="00E72AA1"/>
    <w:rsid w:val="00F85B33"/>
    <w:rsid w:val="00FE59D9"/>
    <w:rsid w:val="00FE6729"/>
    <w:rsid w:val="00FF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3T22:26:00Z">
        <w:pPr>
          <w:keepNext/>
          <w:keepLines/>
          <w:spacing w:before="360" w:after="80" w:line="278" w:lineRule="auto"/>
          <w:outlineLvl w:val="0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0" w:author="Nick Bernal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3T22:26:00Z">
        <w:pPr>
          <w:keepNext/>
          <w:keepLines/>
          <w:spacing w:before="160" w:after="80" w:line="278" w:lineRule="auto"/>
          <w:outlineLvl w:val="1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1" w:author="Nick Bernal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3T22:26:00Z">
        <w:pPr>
          <w:keepNext/>
          <w:keepLines/>
          <w:spacing w:before="160" w:after="80" w:line="278" w:lineRule="auto"/>
          <w:outlineLvl w:val="2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2" w:author="Nick Bernal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3T22:26:00Z">
        <w:pPr>
          <w:keepNext/>
          <w:keepLines/>
          <w:spacing w:before="80" w:after="40" w:line="278" w:lineRule="auto"/>
          <w:outlineLvl w:val="3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3" w:author="Nick Bernal" w:date="2026-08-03T22:2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3T22:26:00Z">
        <w:pPr>
          <w:keepNext/>
          <w:keepLines/>
          <w:spacing w:before="80" w:after="40" w:line="278" w:lineRule="auto"/>
          <w:outlineLvl w:val="4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4" w:author="Nick Bernal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3T22:26:00Z">
        <w:pPr>
          <w:keepNext/>
          <w:keepLines/>
          <w:spacing w:before="40" w:line="278" w:lineRule="auto"/>
          <w:outlineLvl w:val="5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5" w:author="Nick Bernal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6" w:author="Nick Bernal" w:date="2026-08-03T22:26:00Z">
        <w:pPr>
          <w:spacing w:before="160" w:after="160" w:line="278" w:lineRule="auto"/>
          <w:jc w:val="center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6" w:author="Nick Bernal" w:date="2026-08-03T22:2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7" w:author="Nick Bernal" w:date="2026-08-03T22:26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kern w:val="0"/>
      <w:sz w:val="20"/>
      <w:szCs w:val="20"/>
      <w14:ligatures w14:val="none"/>
      <w:rPrChange w:id="7" w:author="Nick Bernal" w:date="2026-08-03T22:26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1C05"/>
    <w:rPr>
      <w:rFonts w:ascii="Courier New" w:eastAsia="Courier New" w:hAnsi="Courier New" w:cs="Courier New"/>
      <w:color w:val="000000"/>
      <w:kern w:val="0"/>
      <w:sz w:val="20"/>
      <w:szCs w:val="20"/>
      <w14:ligatures w14:val="none"/>
    </w:rPr>
  </w:style>
  <w:style w:type="character" w:customStyle="1" w:styleId="Code">
    <w:name w:val="Code"/>
    <w:uiPriority w:val="99"/>
    <w:semiHidden/>
    <w:unhideWhenUsed/>
    <w:qFormat/>
    <w:rsid w:val="00FF1C05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FF1C05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FF1C05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/>
  </w:style>
  <w:style w:type="table" w:styleId="TableGrid">
    <w:name w:val="Table Grid"/>
    <w:basedOn w:val="TableNormal"/>
    <w:uiPriority w:val="39"/>
    <w:rsid w:val="00FF1C05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  <w:pPrChange w:id="8" w:author="Nick Bernal" w:date="2026-08-03T22:26:00Z">
        <w:pPr/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8" w:author="Nick Bernal" w:date="2026-08-03T22:26:00Z">
        <w:rPr>
          <w:color w:val="000000"/>
          <w:sz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051DAE"/>
    <w:pPr>
      <w:tabs>
        <w:tab w:val="center" w:pos="4680"/>
        <w:tab w:val="right" w:pos="9360"/>
      </w:tabs>
      <w:spacing w:after="0" w:line="240" w:lineRule="auto"/>
      <w:pPrChange w:id="9" w:author="Nick Bernal" w:date="2026-08-03T22:26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9" w:author="Nick Bernal" w:date="2026-08-03T22:26:00Z">
        <w:rPr>
          <w:color w:val="000000"/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F1C05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1DAE"/>
    <w:pPr>
      <w:tabs>
        <w:tab w:val="center" w:pos="4680"/>
        <w:tab w:val="right" w:pos="9360"/>
      </w:tabs>
      <w:spacing w:after="0" w:line="240" w:lineRule="auto"/>
      <w:pPrChange w:id="10" w:author="Nick Bernal" w:date="2026-08-03T22:26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10" w:author="Nick Bernal" w:date="2026-08-03T22:26:00Z">
        <w:rPr>
          <w:color w:val="000000"/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F1C05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2026-08-04T02:26:00Z</dcterms:modified>
</cp:coreProperties>
</file>