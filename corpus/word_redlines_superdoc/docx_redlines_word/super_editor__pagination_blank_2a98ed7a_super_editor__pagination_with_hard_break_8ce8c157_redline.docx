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2B472" w14:textId="1E4BF3B9" w:rsidR="00CF37AB" w:rsidRDefault="00CF37AB" w:rsidP="00DF2158">
      <w:pPr>
        <w:rPr>
          <w:ins w:id="20" w:author="Gabriel Chittolina" w:date="2026-08-03T22:22:00Z" w16du:dateUtc="2026-08-04T02:22:00Z"/>
        </w:rPr>
      </w:pPr>
      <w:ins w:id="21" w:author="Gabriel Chittolina" w:date="2026-08-03T22:22:00Z" w16du:dateUtc="2026-08-04T02:22:00Z">
        <w:r>
          <w:t>I am first page</w:t>
        </w:r>
      </w:ins>
    </w:p>
    <w:p w14:paraId="6305E870" w14:textId="77777777" w:rsidR="00CF37AB" w:rsidRDefault="00CF37AB">
      <w:pPr>
        <w:rPr>
          <w:ins w:id="22" w:author="Gabriel Chittolina" w:date="2026-08-03T22:22:00Z" w16du:dateUtc="2026-08-04T02:22:00Z"/>
        </w:rPr>
      </w:pPr>
      <w:ins w:id="23" w:author="Gabriel Chittolina" w:date="2026-08-03T22:22:00Z" w16du:dateUtc="2026-08-04T02:22:00Z">
        <w:r>
          <w:br w:type="page"/>
        </w:r>
      </w:ins>
    </w:p>
    <w:p w14:paraId="00000001" w14:textId="77777777" w:rsidR="00426E5D" w:rsidRDefault="00CF37AB">
      <w:ins w:id="24" w:author="Gabriel Chittolina" w:date="2026-08-03T22:22:00Z" w16du:dateUtc="2026-08-04T02:22:00Z">
        <w:r>
          <w:lastRenderedPageBreak/>
          <w:t>I am second page</w:t>
        </w:r>
      </w:ins>
    </w:p>
    <w:sectPr w:rsidR="00426E5D" w:rsidSect="00DF2158">
      <w:headerReference w:type="default" r:id="rId6"/>
      <w:footerReference w:type="default" r:id="rId7"/>
      <w:pgSz w:w="12240" w:h="15840"/>
      <w:pgMar w:top="2880" w:right="1440" w:bottom="2880" w:left="1440" w:header="720" w:footer="846" w:gutter="0"/>
      <w:pgNumType w:start="1"/>
      <w:cols w:space="720"/>
      <w:docGrid w:linePitch="360"/>
      <w:sectPrChange w:id="28" w:author="Gabriel Chittolina" w:date="2026-08-03T22:22:00Z" w16du:dateUtc="2026-08-04T02:22:00Z">
        <w:sectPr w:rsidR="00426E5D" w:rsidSect="00DF2158">
          <w:pgMar w:top="1440" w:right="1440" w:bottom="1440" w:left="1440" w:header="720" w:footer="720" w:gutter="0"/>
          <w:pgNumType w:start="1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5D342" w14:textId="77777777" w:rsidR="000D6993" w:rsidRDefault="000D6993" w:rsidP="00DF2158">
      <w:pPr>
        <w:pPrChange w:id="18" w:author="Gabriel Chittolina" w:date="2026-08-03T22:22:00Z" w16du:dateUtc="2026-08-04T02:22:00Z">
          <w:pPr>
            <w:spacing w:line="240" w:lineRule="auto"/>
          </w:pPr>
        </w:pPrChange>
      </w:pPr>
      <w:r>
        <w:separator/>
      </w:r>
    </w:p>
  </w:endnote>
  <w:endnote w:type="continuationSeparator" w:id="0">
    <w:p w14:paraId="25D5AE9A" w14:textId="77777777" w:rsidR="000D6993" w:rsidRDefault="000D6993" w:rsidP="00DF2158">
      <w:pPr>
        <w:pPrChange w:id="19" w:author="Gabriel Chittolina" w:date="2026-08-03T22:22:00Z" w16du:dateUtc="2026-08-04T02:22:00Z">
          <w:pPr>
            <w:spacing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57715" w14:textId="77777777" w:rsidR="00A93C67" w:rsidRDefault="00DF2158" w:rsidP="00DF2158">
    <w:pPr>
      <w:pStyle w:val="Header"/>
      <w:pPrChange w:id="26" w:author="Gabriel Chittolina" w:date="2026-08-03T22:22:00Z" w16du:dateUtc="2026-08-04T02:22:00Z">
        <w:pPr>
          <w:pStyle w:val="Footer"/>
        </w:pPr>
      </w:pPrChange>
    </w:pPr>
    <w:ins w:id="27" w:author="Gabriel Chittolina" w:date="2026-08-03T22:22:00Z" w16du:dateUtc="2026-08-04T02:22:00Z">
      <w:r>
        <w:t>I am a two inch (</w:t>
      </w:r>
      <w:r w:rsidRPr="00DF2158">
        <w:t>192</w:t>
      </w:r>
      <w:r>
        <w:t xml:space="preserve"> px) footer</w:t>
      </w:r>
    </w:ins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6DEF9" w14:textId="77777777" w:rsidR="000D6993" w:rsidRDefault="000D6993" w:rsidP="00DF2158">
      <w:pPr>
        <w:pPrChange w:id="16" w:author="Gabriel Chittolina" w:date="2026-08-03T22:22:00Z" w16du:dateUtc="2026-08-04T02:22:00Z">
          <w:pPr>
            <w:spacing w:line="240" w:lineRule="auto"/>
          </w:pPr>
        </w:pPrChange>
      </w:pPr>
      <w:r>
        <w:separator/>
      </w:r>
    </w:p>
  </w:footnote>
  <w:footnote w:type="continuationSeparator" w:id="0">
    <w:p w14:paraId="701D6E51" w14:textId="77777777" w:rsidR="000D6993" w:rsidRDefault="000D6993" w:rsidP="00DF2158">
      <w:pPr>
        <w:pPrChange w:id="17" w:author="Gabriel Chittolina" w:date="2026-08-03T22:22:00Z" w16du:dateUtc="2026-08-04T02:22:00Z">
          <w:pPr>
            <w:spacing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54252" w14:textId="77777777" w:rsidR="00A93C67" w:rsidRDefault="00DF2158">
    <w:pPr>
      <w:pStyle w:val="Header"/>
    </w:pPr>
    <w:ins w:id="25" w:author="Gabriel Chittolina" w:date="2026-08-03T22:22:00Z" w16du:dateUtc="2026-08-04T02:22:00Z">
      <w:r>
        <w:t>I am a two inch (</w:t>
      </w:r>
      <w:r w:rsidRPr="00DF2158">
        <w:t>192</w:t>
      </w:r>
      <w:r>
        <w:t xml:space="preserve"> px) header</w:t>
      </w:r>
    </w:ins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E5D"/>
    <w:rsid w:val="0002019A"/>
    <w:rsid w:val="000D6993"/>
    <w:rsid w:val="00112874"/>
    <w:rsid w:val="00326B18"/>
    <w:rsid w:val="00360F1B"/>
    <w:rsid w:val="003C1D14"/>
    <w:rsid w:val="003C58BC"/>
    <w:rsid w:val="00426E5D"/>
    <w:rsid w:val="00931F1A"/>
    <w:rsid w:val="00A87A7C"/>
    <w:rsid w:val="00A93C67"/>
    <w:rsid w:val="00CF37AB"/>
    <w:rsid w:val="00DF2158"/>
    <w:rsid w:val="00DF7B87"/>
    <w:rsid w:val="226E8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7FB58FE-FF0C-5C43-85E0-E9AE10C00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158"/>
    <w:pPr>
      <w:keepNext/>
      <w:keepLines/>
      <w:spacing w:before="360" w:after="80" w:line="240" w:lineRule="auto"/>
      <w:outlineLvl w:val="0"/>
      <w:pPrChange w:id="0" w:author="Gabriel Chittolina" w:date="2026-08-03T22:22:00Z">
        <w:pPr>
          <w:keepNext/>
          <w:keepLines/>
          <w:spacing w:before="400" w:after="120" w:line="276" w:lineRule="auto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val="en-US"/>
      <w14:ligatures w14:val="standardContextual"/>
      <w:rPrChange w:id="0" w:author="Gabriel Chittolina" w:date="2026-08-03T22:22:00Z">
        <w:rPr>
          <w:rFonts w:ascii="Arial" w:eastAsia="Arial" w:hAnsi="Arial" w:cs="Arial"/>
          <w:sz w:val="40"/>
          <w:szCs w:val="40"/>
          <w:lang w:val="en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158"/>
    <w:pPr>
      <w:keepNext/>
      <w:keepLines/>
      <w:spacing w:before="160" w:after="80" w:line="240" w:lineRule="auto"/>
      <w:outlineLvl w:val="1"/>
      <w:pPrChange w:id="1" w:author="Gabriel Chittolina" w:date="2026-08-03T22:22:00Z">
        <w:pPr>
          <w:keepNext/>
          <w:keepLines/>
          <w:spacing w:before="360" w:after="120" w:line="276" w:lineRule="auto"/>
          <w:outlineLvl w:val="1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US"/>
      <w14:ligatures w14:val="standardContextual"/>
      <w:rPrChange w:id="1" w:author="Gabriel Chittolina" w:date="2026-08-03T22:22:00Z">
        <w:rPr>
          <w:rFonts w:ascii="Arial" w:eastAsia="Arial" w:hAnsi="Arial" w:cs="Arial"/>
          <w:sz w:val="32"/>
          <w:szCs w:val="32"/>
          <w:lang w:val="en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158"/>
    <w:pPr>
      <w:keepNext/>
      <w:keepLines/>
      <w:spacing w:before="160" w:after="80" w:line="240" w:lineRule="auto"/>
      <w:outlineLvl w:val="2"/>
      <w:pPrChange w:id="2" w:author="Gabriel Chittolina" w:date="2026-08-03T22:22:00Z">
        <w:pPr>
          <w:keepNext/>
          <w:keepLines/>
          <w:spacing w:before="320" w:after="80" w:line="276" w:lineRule="auto"/>
          <w:outlineLvl w:val="2"/>
        </w:pPr>
      </w:pPrChange>
    </w:pPr>
    <w:rPr>
      <w:rFonts w:asciiTheme="minorHAnsi" w:eastAsiaTheme="majorEastAsia" w:hAnsiTheme="minorHAnsi" w:cstheme="majorBidi"/>
      <w:color w:val="365F91" w:themeColor="accent1" w:themeShade="BF"/>
      <w:kern w:val="2"/>
      <w:sz w:val="28"/>
      <w:szCs w:val="28"/>
      <w:lang w:val="en-US"/>
      <w14:ligatures w14:val="standardContextual"/>
      <w:rPrChange w:id="2" w:author="Gabriel Chittolina" w:date="2026-08-03T22:22:00Z">
        <w:rPr>
          <w:rFonts w:ascii="Arial" w:eastAsia="Arial" w:hAnsi="Arial" w:cs="Arial"/>
          <w:color w:val="434343"/>
          <w:sz w:val="28"/>
          <w:szCs w:val="28"/>
          <w:lang w:val="en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158"/>
    <w:pPr>
      <w:keepNext/>
      <w:keepLines/>
      <w:spacing w:before="80" w:after="40" w:line="240" w:lineRule="auto"/>
      <w:outlineLvl w:val="3"/>
      <w:pPrChange w:id="3" w:author="Gabriel Chittolina" w:date="2026-08-03T22:22:00Z">
        <w:pPr>
          <w:keepNext/>
          <w:keepLines/>
          <w:spacing w:before="280" w:after="80" w:line="276" w:lineRule="auto"/>
          <w:outlineLvl w:val="3"/>
        </w:pPr>
      </w:pPrChange>
    </w:pPr>
    <w:rPr>
      <w:rFonts w:asciiTheme="minorHAnsi" w:eastAsiaTheme="majorEastAsia" w:hAnsiTheme="minorHAnsi" w:cstheme="majorBidi"/>
      <w:i/>
      <w:iCs/>
      <w:color w:val="365F91" w:themeColor="accent1" w:themeShade="BF"/>
      <w:kern w:val="2"/>
      <w:sz w:val="24"/>
      <w:szCs w:val="24"/>
      <w:lang w:val="en-US"/>
      <w14:ligatures w14:val="standardContextual"/>
      <w:rPrChange w:id="3" w:author="Gabriel Chittolina" w:date="2026-08-03T22:22:00Z">
        <w:rPr>
          <w:rFonts w:ascii="Arial" w:eastAsia="Arial" w:hAnsi="Arial" w:cs="Arial"/>
          <w:color w:val="666666"/>
          <w:sz w:val="24"/>
          <w:szCs w:val="24"/>
          <w:lang w:val="en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158"/>
    <w:pPr>
      <w:keepNext/>
      <w:keepLines/>
      <w:spacing w:before="80" w:after="40" w:line="240" w:lineRule="auto"/>
      <w:outlineLvl w:val="4"/>
      <w:pPrChange w:id="4" w:author="Gabriel Chittolina" w:date="2026-08-03T22:22:00Z">
        <w:pPr>
          <w:keepNext/>
          <w:keepLines/>
          <w:spacing w:before="240" w:after="80" w:line="276" w:lineRule="auto"/>
          <w:outlineLvl w:val="4"/>
        </w:pPr>
      </w:pPrChange>
    </w:pPr>
    <w:rPr>
      <w:rFonts w:asciiTheme="minorHAnsi" w:eastAsiaTheme="majorEastAsia" w:hAnsiTheme="minorHAnsi" w:cstheme="majorBidi"/>
      <w:color w:val="365F91" w:themeColor="accent1" w:themeShade="BF"/>
      <w:kern w:val="2"/>
      <w:sz w:val="24"/>
      <w:szCs w:val="24"/>
      <w:lang w:val="en-US"/>
      <w14:ligatures w14:val="standardContextual"/>
      <w:rPrChange w:id="4" w:author="Gabriel Chittolina" w:date="2026-08-03T22:22:00Z">
        <w:rPr>
          <w:rFonts w:ascii="Arial" w:eastAsia="Arial" w:hAnsi="Arial" w:cs="Arial"/>
          <w:color w:val="666666"/>
          <w:sz w:val="22"/>
          <w:szCs w:val="22"/>
          <w:lang w:val="en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158"/>
    <w:pPr>
      <w:keepNext/>
      <w:keepLines/>
      <w:spacing w:before="40" w:line="240" w:lineRule="auto"/>
      <w:outlineLvl w:val="5"/>
      <w:pPrChange w:id="5" w:author="Gabriel Chittolina" w:date="2026-08-03T22:22:00Z">
        <w:pPr>
          <w:keepNext/>
          <w:keepLines/>
          <w:spacing w:before="240" w:after="80" w:line="276" w:lineRule="auto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  <w:rPrChange w:id="5" w:author="Gabriel Chittolina" w:date="2026-08-03T22:22:00Z">
        <w:rPr>
          <w:rFonts w:ascii="Arial" w:eastAsia="Arial" w:hAnsi="Arial" w:cs="Arial"/>
          <w:i/>
          <w:color w:val="666666"/>
          <w:sz w:val="22"/>
          <w:szCs w:val="22"/>
          <w:lang w:val="en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158"/>
    <w:pPr>
      <w:keepNext/>
      <w:keepLines/>
      <w:spacing w:before="40" w:line="240" w:lineRule="auto"/>
      <w:outlineLvl w:val="6"/>
      <w:pPrChange w:id="6" w:author="Gabriel Chittolina" w:date="2026-08-03T22:22:00Z">
        <w:pPr>
          <w:keepNext/>
          <w:keepLines/>
          <w:spacing w:before="40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  <w:rPrChange w:id="6" w:author="Gabriel Chittolina" w:date="2026-08-03T22:22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158"/>
    <w:pPr>
      <w:keepNext/>
      <w:keepLines/>
      <w:spacing w:line="240" w:lineRule="auto"/>
      <w:outlineLvl w:val="7"/>
      <w:pPrChange w:id="7" w:author="Gabriel Chittolina" w:date="2026-08-03T22:22:00Z">
        <w:pPr>
          <w:keepNext/>
          <w:keepLines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  <w:rPrChange w:id="7" w:author="Gabriel Chittolina" w:date="2026-08-03T22:22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158"/>
    <w:pPr>
      <w:keepNext/>
      <w:keepLines/>
      <w:spacing w:line="240" w:lineRule="auto"/>
      <w:outlineLvl w:val="8"/>
      <w:pPrChange w:id="8" w:author="Gabriel Chittolina" w:date="2026-08-03T22:22:00Z">
        <w:pPr>
          <w:keepNext/>
          <w:keepLines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  <w:rPrChange w:id="8" w:author="Gabriel Chittolina" w:date="2026-08-03T22:22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F2158"/>
    <w:pPr>
      <w:spacing w:after="80" w:line="240" w:lineRule="auto"/>
      <w:contextualSpacing/>
      <w:pPrChange w:id="9" w:author="Gabriel Chittolina" w:date="2026-08-03T22:22:00Z">
        <w:pPr>
          <w:keepNext/>
          <w:keepLines/>
          <w:spacing w:after="60" w:line="276" w:lineRule="auto"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  <w:rPrChange w:id="9" w:author="Gabriel Chittolina" w:date="2026-08-03T22:22:00Z">
        <w:rPr>
          <w:rFonts w:ascii="Arial" w:eastAsia="Arial" w:hAnsi="Arial" w:cs="Arial"/>
          <w:sz w:val="52"/>
          <w:szCs w:val="52"/>
          <w:lang w:val="en" w:eastAsia="en-US" w:bidi="ar-SA"/>
        </w:rPr>
      </w:rPrChange>
    </w:rPr>
  </w:style>
  <w:style w:type="paragraph" w:styleId="Subtitle">
    <w:name w:val="Subtitle"/>
    <w:basedOn w:val="Normal"/>
    <w:next w:val="Normal"/>
    <w:link w:val="SubtitleChar"/>
    <w:uiPriority w:val="11"/>
    <w:qFormat/>
    <w:rsid w:val="00DF2158"/>
    <w:pPr>
      <w:numPr>
        <w:ilvl w:val="1"/>
      </w:numPr>
      <w:spacing w:after="160" w:line="240" w:lineRule="auto"/>
      <w:pPrChange w:id="10" w:author="Gabriel Chittolina" w:date="2026-08-03T22:22:00Z">
        <w:pPr>
          <w:keepNext/>
          <w:keepLines/>
          <w:spacing w:after="320" w:line="276" w:lineRule="auto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  <w:rPrChange w:id="10" w:author="Gabriel Chittolina" w:date="2026-08-03T22:22:00Z">
        <w:rPr>
          <w:rFonts w:ascii="Arial" w:eastAsia="Arial" w:hAnsi="Arial" w:cs="Arial"/>
          <w:color w:val="666666"/>
          <w:sz w:val="30"/>
          <w:szCs w:val="30"/>
          <w:lang w:val="en" w:eastAsia="en-US" w:bidi="ar-SA"/>
        </w:rPr>
      </w:rPrChange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C67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C67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C67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A93C67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val="en-US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C67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US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C67"/>
    <w:rPr>
      <w:rFonts w:asciiTheme="minorHAnsi" w:eastAsiaTheme="majorEastAsia" w:hAnsiTheme="minorHAnsi" w:cstheme="majorBidi"/>
      <w:color w:val="365F91" w:themeColor="accent1" w:themeShade="BF"/>
      <w:kern w:val="2"/>
      <w:sz w:val="28"/>
      <w:szCs w:val="28"/>
      <w:lang w:val="en-US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C67"/>
    <w:rPr>
      <w:rFonts w:asciiTheme="minorHAnsi" w:eastAsiaTheme="majorEastAsia" w:hAnsiTheme="minorHAnsi" w:cstheme="majorBidi"/>
      <w:i/>
      <w:iCs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C67"/>
    <w:rPr>
      <w:rFonts w:asciiTheme="minorHAnsi" w:eastAsiaTheme="majorEastAsia" w:hAnsiTheme="minorHAnsi" w:cstheme="majorBidi"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C67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93C67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93C67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DF2158"/>
    <w:pPr>
      <w:spacing w:before="160" w:after="160" w:line="240" w:lineRule="auto"/>
      <w:jc w:val="center"/>
      <w:pPrChange w:id="11" w:author="Gabriel Chittolina" w:date="2026-08-03T22:22:00Z">
        <w:pPr>
          <w:spacing w:before="160" w:after="160"/>
          <w:jc w:val="center"/>
        </w:pPr>
      </w:pPrChange>
    </w:pPr>
    <w:rPr>
      <w:rFonts w:eastAsiaTheme="minorHAnsi" w:cs="Times New Roman (Body CS)"/>
      <w:i/>
      <w:iCs/>
      <w:color w:val="404040" w:themeColor="text1" w:themeTint="BF"/>
      <w:kern w:val="2"/>
      <w:sz w:val="24"/>
      <w:szCs w:val="24"/>
      <w:lang w:val="en-US"/>
      <w14:ligatures w14:val="standardContextual"/>
      <w:rPrChange w:id="11" w:author="Gabriel Chittolina" w:date="2026-08-03T22:22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A93C67"/>
    <w:rPr>
      <w:rFonts w:eastAsiaTheme="minorHAnsi" w:cs="Times New Roman (Body CS)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DF2158"/>
    <w:pPr>
      <w:spacing w:line="240" w:lineRule="auto"/>
      <w:ind w:left="720"/>
      <w:contextualSpacing/>
      <w:pPrChange w:id="12" w:author="Gabriel Chittolina" w:date="2026-08-03T22:22:00Z">
        <w:pPr>
          <w:ind w:left="720"/>
          <w:contextualSpacing/>
        </w:pPr>
      </w:pPrChange>
    </w:pPr>
    <w:rPr>
      <w:rFonts w:eastAsiaTheme="minorHAnsi" w:cs="Times New Roman (Body CS)"/>
      <w:kern w:val="2"/>
      <w:sz w:val="24"/>
      <w:szCs w:val="24"/>
      <w:lang w:val="en-US"/>
      <w14:ligatures w14:val="standardContextual"/>
      <w:rPrChange w:id="12" w:author="Gabriel Chittolina" w:date="2026-08-03T22:22:00Z">
        <w:rPr>
          <w:rFonts w:ascii="Arial" w:eastAsiaTheme="minorHAnsi" w:hAnsi="Arial" w:cs="Times New Roman (Body CS)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A93C6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15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40" w:lineRule="auto"/>
      <w:ind w:left="864" w:right="864"/>
      <w:jc w:val="center"/>
      <w:pPrChange w:id="13" w:author="Gabriel Chittolina" w:date="2026-08-03T22:22:00Z">
        <w:pPr>
          <w:pBdr>
            <w:top w:val="single" w:sz="4" w:space="10" w:color="365F91" w:themeColor="accent1" w:themeShade="BF"/>
            <w:bottom w:val="single" w:sz="4" w:space="10" w:color="365F91" w:themeColor="accent1" w:themeShade="BF"/>
          </w:pBdr>
          <w:spacing w:before="360" w:after="360"/>
          <w:ind w:left="864" w:right="864"/>
          <w:jc w:val="center"/>
        </w:pPr>
      </w:pPrChange>
    </w:pPr>
    <w:rPr>
      <w:rFonts w:eastAsiaTheme="minorHAnsi" w:cs="Times New Roman (Body CS)"/>
      <w:i/>
      <w:iCs/>
      <w:color w:val="365F91" w:themeColor="accent1" w:themeShade="BF"/>
      <w:kern w:val="2"/>
      <w:sz w:val="24"/>
      <w:szCs w:val="24"/>
      <w:lang w:val="en-US"/>
      <w14:ligatures w14:val="standardContextual"/>
      <w:rPrChange w:id="13" w:author="Gabriel Chittolina" w:date="2026-08-03T22:22:00Z">
        <w:rPr>
          <w:rFonts w:ascii="Arial" w:eastAsiaTheme="minorHAnsi" w:hAnsi="Arial" w:cs="Times New Roman (Body CS)"/>
          <w:i/>
          <w:iCs/>
          <w:color w:val="365F9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C67"/>
    <w:rPr>
      <w:rFonts w:eastAsiaTheme="minorHAnsi" w:cs="Times New Roman (Body CS)"/>
      <w:i/>
      <w:iCs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A93C67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F2158"/>
    <w:pPr>
      <w:tabs>
        <w:tab w:val="center" w:pos="4680"/>
        <w:tab w:val="right" w:pos="9360"/>
      </w:tabs>
      <w:spacing w:line="240" w:lineRule="auto"/>
      <w:pPrChange w:id="14" w:author="Gabriel Chittolina" w:date="2026-08-03T22:22:00Z">
        <w:pPr>
          <w:tabs>
            <w:tab w:val="center" w:pos="4680"/>
            <w:tab w:val="right" w:pos="9360"/>
          </w:tabs>
        </w:pPr>
      </w:pPrChange>
    </w:pPr>
    <w:rPr>
      <w:rFonts w:eastAsiaTheme="minorHAnsi" w:cs="Times New Roman (Body CS)"/>
      <w:kern w:val="2"/>
      <w:sz w:val="24"/>
      <w:szCs w:val="24"/>
      <w:lang w:val="en-US"/>
      <w14:ligatures w14:val="standardContextual"/>
      <w:rPrChange w:id="14" w:author="Gabriel Chittolina" w:date="2026-08-03T22:22:00Z">
        <w:rPr>
          <w:rFonts w:ascii="Arial" w:eastAsiaTheme="minorHAnsi" w:hAnsi="Arial" w:cs="Times New Roman (Body CS)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A93C67"/>
    <w:rPr>
      <w:rFonts w:eastAsiaTheme="minorHAnsi" w:cs="Times New Roman (Body CS)"/>
      <w:kern w:val="2"/>
      <w:sz w:val="24"/>
      <w:szCs w:val="24"/>
      <w:lang w:val="en-US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DF2158"/>
    <w:pPr>
      <w:tabs>
        <w:tab w:val="center" w:pos="4680"/>
        <w:tab w:val="right" w:pos="9360"/>
      </w:tabs>
      <w:spacing w:line="240" w:lineRule="auto"/>
      <w:pPrChange w:id="15" w:author="Gabriel Chittolina" w:date="2026-08-03T22:22:00Z">
        <w:pPr>
          <w:tabs>
            <w:tab w:val="center" w:pos="4680"/>
            <w:tab w:val="right" w:pos="9360"/>
          </w:tabs>
        </w:pPr>
      </w:pPrChange>
    </w:pPr>
    <w:rPr>
      <w:rFonts w:eastAsiaTheme="minorHAnsi" w:cs="Times New Roman (Body CS)"/>
      <w:kern w:val="2"/>
      <w:sz w:val="24"/>
      <w:szCs w:val="24"/>
      <w:lang w:val="en-US"/>
      <w14:ligatures w14:val="standardContextual"/>
      <w:rPrChange w:id="15" w:author="Gabriel Chittolina" w:date="2026-08-03T22:22:00Z">
        <w:rPr>
          <w:rFonts w:ascii="Arial" w:eastAsiaTheme="minorHAnsi" w:hAnsi="Arial" w:cs="Times New Roman (Body CS)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A93C67"/>
    <w:rPr>
      <w:rFonts w:eastAsiaTheme="minorHAnsi" w:cs="Times New Roman (Body CS)"/>
      <w:kern w:val="2"/>
      <w:sz w:val="24"/>
      <w:szCs w:val="24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2026-08-04T02:22:00Z</dcterms:created>
  <dcterms:modified xsi:type="dcterms:W3CDTF">2026-08-04T02:22:00Z</dcterms:modified>
</cp:coreProperties>
</file>