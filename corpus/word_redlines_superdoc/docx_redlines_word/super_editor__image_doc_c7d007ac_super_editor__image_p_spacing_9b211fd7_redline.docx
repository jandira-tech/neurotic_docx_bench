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6DC06" w14:textId="53123700" w:rsidR="004A7F04" w:rsidRDefault="00607D18">
      <w:pPr>
        <w:spacing w:line="270" w:lineRule="auto"/>
        <w:jc w:val="center"/>
        <w:rPr>
          <w:ins w:id="15" w:author="Nick Bernal" w:date="2026-08-03T22:21:00Z" w16du:dateUtc="2026-08-04T02:21:00Z"/>
        </w:rPr>
      </w:pPr>
      <w:ins w:id="16" w:author="Nick Bernal" w:date="2026-08-03T22:21:00Z" w16du:dateUtc="2026-08-04T02:21:00Z">
        <w:r>
          <w:rPr>
            <w:noProof/>
          </w:rPr>
          <w:drawing>
            <wp:inline distT="0" distB="0" distL="0" distR="0" wp14:anchorId="2C7B0A3D" wp14:editId="7CD4E88B">
              <wp:extent cx="829993" cy="792643"/>
              <wp:effectExtent l="0" t="0" r="0" b="0"/>
              <wp:docPr id="642310200" name="Picture 1" descr="A close-up of a tree trunk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42310200" name="Picture 1" descr="A close-up of a tree trunk&#10;&#10;AI-generated content may be incorrect."/>
                      <pic:cNvPicPr/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52999" cy="81461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DE3B516" w14:textId="1553B174" w:rsidR="004A7F04" w:rsidRDefault="00607D18">
      <w:pPr>
        <w:spacing w:line="270" w:lineRule="auto"/>
        <w:jc w:val="center"/>
        <w:rPr>
          <w:ins w:id="17" w:author="Nick Bernal" w:date="2026-08-03T22:21:00Z" w16du:dateUtc="2026-08-04T02:21:00Z"/>
        </w:rPr>
      </w:pPr>
      <w:ins w:id="18" w:author="Nick Bernal" w:date="2026-08-03T22:21:00Z" w16du:dateUtc="2026-08-04T02:21:00Z">
        <w:r>
          <w:rPr>
            <w:rFonts w:ascii="Arial" w:eastAsia="Arial" w:hAnsi="Arial" w:cs="Arial"/>
            <w:b/>
          </w:rPr>
          <w:t>SOME TITLE</w:t>
        </w:r>
      </w:ins>
    </w:p>
    <w:p w14:paraId="63A6DDD7" w14:textId="77777777" w:rsidR="004A7F04" w:rsidRDefault="004A7F04">
      <w:pPr>
        <w:spacing w:line="285" w:lineRule="auto"/>
        <w:rPr>
          <w:ins w:id="19" w:author="Nick Bernal" w:date="2026-08-03T22:21:00Z" w16du:dateUtc="2026-08-04T02:21:00Z"/>
        </w:rPr>
      </w:pPr>
    </w:p>
    <w:p w14:paraId="13995A93" w14:textId="22C5CE73" w:rsidR="004A7F04" w:rsidRDefault="00607D18">
      <w:pPr>
        <w:spacing w:line="270" w:lineRule="auto"/>
        <w:ind w:left="600" w:right="600"/>
        <w:rPr>
          <w:ins w:id="20" w:author="Nick Bernal" w:date="2026-08-03T22:21:00Z" w16du:dateUtc="2026-08-04T02:21:00Z"/>
        </w:rPr>
      </w:pPr>
      <w:ins w:id="21" w:author="Nick Bernal" w:date="2026-08-03T22:21:00Z" w16du:dateUtc="2026-08-04T02:21:00Z">
        <w:r>
          <w:rPr>
            <w:noProof/>
          </w:rPr>
          <w:drawing>
            <wp:inline distT="0" distB="0" distL="0" distR="0" wp14:anchorId="2A32A11B" wp14:editId="198DE33A">
              <wp:extent cx="2540000" cy="2425700"/>
              <wp:effectExtent l="0" t="0" r="0" b="0"/>
              <wp:docPr id="373285145" name="Picture 2" descr="A close-up of a tree trunk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73285145" name="Picture 2" descr="A close-up of a tree trunk&#10;&#10;AI-generated content may be incorrect."/>
                      <pic:cNvPicPr/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00" cy="24257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E8F8D6D" w14:textId="77777777" w:rsidR="004A7F04" w:rsidRDefault="00E42C46">
      <w:pPr>
        <w:spacing w:line="270" w:lineRule="auto"/>
        <w:rPr>
          <w:ins w:id="22" w:author="Nick Bernal" w:date="2026-08-03T22:21:00Z" w16du:dateUtc="2026-08-04T02:21:00Z"/>
        </w:rPr>
      </w:pPr>
      <w:ins w:id="23" w:author="Nick Bernal" w:date="2026-08-03T22:21:00Z" w16du:dateUtc="2026-08-04T02:21:00Z">
        <w:r>
          <w:rPr>
            <w:rFonts w:ascii="Arial" w:eastAsia="Arial" w:hAnsi="Arial" w:cs="Arial"/>
          </w:rPr>
          <w:t>By: Signature</w:t>
        </w:r>
      </w:ins>
    </w:p>
    <w:p w14:paraId="429567C6" w14:textId="59D08853" w:rsidR="00D24516" w:rsidRDefault="00161A6B">
      <w:pPr>
        <w:spacing w:line="270" w:lineRule="auto"/>
        <w:rPr>
          <w:rPrChange w:id="24" w:author="Nick Bernal" w:date="2026-08-03T22:21:00Z" w16du:dateUtc="2026-08-04T02:21:00Z">
            <w:rPr>
              <w:lang w:val="en-US"/>
            </w:rPr>
          </w:rPrChange>
        </w:rPr>
        <w:pPrChange w:id="25" w:author="Nick Bernal" w:date="2026-08-03T22:21:00Z" w16du:dateUtc="2026-08-04T02:21:00Z">
          <w:pPr/>
        </w:pPrChange>
      </w:pPr>
      <w:del w:id="26" w:author="Nick Bernal" w:date="2026-08-03T22:21:00Z" w16du:dateUtc="2026-08-04T02:21:00Z">
        <w:r>
          <w:rPr>
            <w:noProof/>
            <w:lang w:val="en-US"/>
          </w:rPr>
          <w:drawing>
            <wp:inline distT="0" distB="0" distL="0" distR="0" wp14:anchorId="300ACDB7" wp14:editId="02539EAC">
              <wp:extent cx="5731200" cy="8596800"/>
              <wp:effectExtent l="0" t="0" r="0" b="1270"/>
              <wp:docPr id="1313105944" name="Picture 1" descr="A tall building with many windows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13105944" name="Picture 1" descr="A tall building with many windows&#10;&#10;AI-generated content may be incorrect."/>
                      <pic:cNvPicPr/>
                    </pic:nvPicPr>
                    <pic:blipFill>
                      <a:blip r:embed="rId7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8596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sectPr w:rsidR="00D24516">
      <w:headerReference w:type="default" r:id="rId8"/>
      <w:footerReference w:type="default" r:id="rId9"/>
      <w:pgSz w:w="11906" w:h="16838"/>
      <w:pgMar w:top="1134" w:right="907" w:bottom="1134" w:left="907" w:header="720" w:footer="720" w:gutter="0"/>
      <w:cols w:space="720"/>
      <w:docGrid w:linePitch="0"/>
      <w:sectPrChange w:id="27" w:author="Nick Bernal" w:date="2026-08-03T22:21:00Z" w16du:dateUtc="2026-08-04T02:21:00Z">
        <w:sectPr w:rsidR="00D24516">
          <w:pgMar w:top="1440" w:right="1440" w:bottom="1440" w:left="1440" w:header="708" w:footer="708" w:gutter="0"/>
          <w:cols w:space="708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32528" w14:textId="77777777" w:rsidR="00E42C46" w:rsidRDefault="00E42C46" w:rsidP="00051DAE">
      <w:pPr>
        <w:pPrChange w:id="13" w:author="Nick Bernal" w:date="2026-08-03T22:21:00Z" w16du:dateUtc="2026-08-04T02:21:00Z">
          <w:pPr/>
        </w:pPrChange>
      </w:pPr>
      <w:r>
        <w:separator/>
      </w:r>
    </w:p>
  </w:endnote>
  <w:endnote w:type="continuationSeparator" w:id="0">
    <w:p w14:paraId="4B8E6FE5" w14:textId="77777777" w:rsidR="00E42C46" w:rsidRDefault="00E42C46" w:rsidP="00051DAE">
      <w:pPr>
        <w:pPrChange w:id="14" w:author="Nick Bernal" w:date="2026-08-03T22:21:00Z" w16du:dateUtc="2026-08-04T02:21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89159" w14:textId="77777777" w:rsidR="001A79FA" w:rsidRDefault="001A79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AC691" w14:textId="77777777" w:rsidR="00E42C46" w:rsidRDefault="00E42C46" w:rsidP="00051DAE">
      <w:pPr>
        <w:pPrChange w:id="11" w:author="Nick Bernal" w:date="2026-08-03T22:21:00Z" w16du:dateUtc="2026-08-04T02:21:00Z">
          <w:pPr/>
        </w:pPrChange>
      </w:pPr>
      <w:r>
        <w:separator/>
      </w:r>
    </w:p>
  </w:footnote>
  <w:footnote w:type="continuationSeparator" w:id="0">
    <w:p w14:paraId="0EEA5417" w14:textId="77777777" w:rsidR="00E42C46" w:rsidRDefault="00E42C46" w:rsidP="00051DAE">
      <w:pPr>
        <w:pPrChange w:id="12" w:author="Nick Bernal" w:date="2026-08-03T22:21:00Z" w16du:dateUtc="2026-08-04T02:21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2B4A2" w14:textId="77777777" w:rsidR="001A79FA" w:rsidRDefault="001A79F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A6B"/>
    <w:rsid w:val="00051DAE"/>
    <w:rsid w:val="00060474"/>
    <w:rsid w:val="00112874"/>
    <w:rsid w:val="00161A6B"/>
    <w:rsid w:val="001A79FA"/>
    <w:rsid w:val="001D21B8"/>
    <w:rsid w:val="002365C1"/>
    <w:rsid w:val="003A1882"/>
    <w:rsid w:val="004A427B"/>
    <w:rsid w:val="004A7F04"/>
    <w:rsid w:val="00524AAA"/>
    <w:rsid w:val="00533E78"/>
    <w:rsid w:val="00607D18"/>
    <w:rsid w:val="00635D55"/>
    <w:rsid w:val="00650969"/>
    <w:rsid w:val="009F58C9"/>
    <w:rsid w:val="00B31F1B"/>
    <w:rsid w:val="00B41974"/>
    <w:rsid w:val="00C0082C"/>
    <w:rsid w:val="00C01C9B"/>
    <w:rsid w:val="00D24516"/>
    <w:rsid w:val="00D91E07"/>
    <w:rsid w:val="00E42C46"/>
    <w:rsid w:val="00E72AA1"/>
    <w:rsid w:val="00EC776E"/>
    <w:rsid w:val="00F85B33"/>
    <w:rsid w:val="00FE563F"/>
    <w:rsid w:val="00FE5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AA120"/>
  <w15:chartTrackingRefBased/>
  <w15:docId w15:val="{F47DE299-E7DA-B845-ACD5-18E95D630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161" w:after="161" w:line="288" w:lineRule="auto"/>
      <w:outlineLvl w:val="0"/>
      <w:pPrChange w:id="0" w:author="Nick Bernal" w:date="2026-08-03T22:21:00Z">
        <w:pPr>
          <w:keepNext/>
          <w:keepLines/>
          <w:spacing w:before="360" w:after="80"/>
          <w:outlineLvl w:val="0"/>
        </w:pPr>
      </w:pPrChange>
    </w:pPr>
    <w:rPr>
      <w:rFonts w:ascii="Times New Roman" w:eastAsia="Times New Roman" w:hAnsi="Times New Roman" w:cs="Times New Roman"/>
      <w:color w:val="000000"/>
      <w:kern w:val="0"/>
      <w:szCs w:val="20"/>
      <w:lang w:val="en-US"/>
      <w14:ligatures w14:val="none"/>
      <w:rPrChange w:id="0" w:author="Nick Bernal" w:date="2026-08-03T22:21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before="199" w:after="199" w:line="288" w:lineRule="auto"/>
      <w:outlineLvl w:val="1"/>
      <w:pPrChange w:id="1" w:author="Nick Bernal" w:date="2026-08-03T22:21:00Z">
        <w:pPr>
          <w:keepNext/>
          <w:keepLines/>
          <w:spacing w:before="160" w:after="80"/>
          <w:outlineLvl w:val="1"/>
        </w:pPr>
      </w:pPrChange>
    </w:pPr>
    <w:rPr>
      <w:rFonts w:ascii="Times New Roman" w:eastAsia="Times New Roman" w:hAnsi="Times New Roman" w:cs="Times New Roman"/>
      <w:color w:val="000000"/>
      <w:kern w:val="0"/>
      <w:szCs w:val="20"/>
      <w:lang w:val="en-US"/>
      <w14:ligatures w14:val="none"/>
      <w:rPrChange w:id="1" w:author="Nick Bernal" w:date="2026-08-03T22:21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before="240" w:after="240" w:line="288" w:lineRule="auto"/>
      <w:outlineLvl w:val="2"/>
      <w:pPrChange w:id="2" w:author="Nick Bernal" w:date="2026-08-03T22:21:00Z">
        <w:pPr>
          <w:keepNext/>
          <w:keepLines/>
          <w:spacing w:before="160" w:after="80"/>
          <w:outlineLvl w:val="2"/>
        </w:pPr>
      </w:pPrChange>
    </w:pPr>
    <w:rPr>
      <w:rFonts w:ascii="Times New Roman" w:eastAsia="Times New Roman" w:hAnsi="Times New Roman" w:cs="Times New Roman"/>
      <w:color w:val="000000"/>
      <w:kern w:val="0"/>
      <w:szCs w:val="20"/>
      <w:lang w:val="en-US"/>
      <w14:ligatures w14:val="none"/>
      <w:rPrChange w:id="2" w:author="Nick Bernal" w:date="2026-08-03T22:21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before="319" w:after="319" w:line="288" w:lineRule="auto"/>
      <w:outlineLvl w:val="3"/>
      <w:pPrChange w:id="3" w:author="Nick Bernal" w:date="2026-08-03T22:21:00Z">
        <w:pPr>
          <w:keepNext/>
          <w:keepLines/>
          <w:spacing w:before="80" w:after="40"/>
          <w:outlineLvl w:val="3"/>
        </w:pPr>
      </w:pPrChange>
    </w:pPr>
    <w:rPr>
      <w:rFonts w:ascii="Times New Roman" w:eastAsia="Times New Roman" w:hAnsi="Times New Roman" w:cs="Times New Roman"/>
      <w:color w:val="000000"/>
      <w:kern w:val="0"/>
      <w:szCs w:val="20"/>
      <w:lang w:val="en-US"/>
      <w14:ligatures w14:val="none"/>
      <w:rPrChange w:id="3" w:author="Nick Bernal" w:date="2026-08-03T22:21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401" w:after="401" w:line="288" w:lineRule="auto"/>
      <w:outlineLvl w:val="4"/>
      <w:pPrChange w:id="4" w:author="Nick Bernal" w:date="2026-08-03T22:21:00Z">
        <w:pPr>
          <w:keepNext/>
          <w:keepLines/>
          <w:spacing w:before="80" w:after="40"/>
          <w:outlineLvl w:val="4"/>
        </w:pPr>
      </w:pPrChange>
    </w:pPr>
    <w:rPr>
      <w:rFonts w:ascii="Times New Roman" w:eastAsia="Times New Roman" w:hAnsi="Times New Roman" w:cs="Times New Roman"/>
      <w:color w:val="000000"/>
      <w:kern w:val="0"/>
      <w:szCs w:val="20"/>
      <w:lang w:val="en-US"/>
      <w14:ligatures w14:val="none"/>
      <w:rPrChange w:id="4" w:author="Nick Bernal" w:date="2026-08-03T22:21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559" w:after="559" w:line="288" w:lineRule="auto"/>
      <w:outlineLvl w:val="5"/>
      <w:pPrChange w:id="5" w:author="Nick Bernal" w:date="2026-08-03T22:21:00Z">
        <w:pPr>
          <w:keepNext/>
          <w:keepLines/>
          <w:spacing w:before="40"/>
          <w:outlineLvl w:val="5"/>
        </w:pPr>
      </w:pPrChange>
    </w:pPr>
    <w:rPr>
      <w:rFonts w:ascii="Times New Roman" w:eastAsia="Times New Roman" w:hAnsi="Times New Roman" w:cs="Times New Roman"/>
      <w:color w:val="000000"/>
      <w:kern w:val="0"/>
      <w:szCs w:val="20"/>
      <w:lang w:val="en-US"/>
      <w14:ligatures w14:val="none"/>
      <w:rPrChange w:id="5" w:author="Nick Bernal" w:date="2026-08-03T22:21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A6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A6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A6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A6B"/>
    <w:rPr>
      <w:rFonts w:ascii="Times New Roman" w:eastAsia="Times New Roman" w:hAnsi="Times New Roman" w:cs="Times New Roman"/>
      <w:color w:val="000000"/>
      <w:kern w:val="0"/>
      <w:szCs w:val="2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A6B"/>
    <w:rPr>
      <w:rFonts w:ascii="Times New Roman" w:eastAsia="Times New Roman" w:hAnsi="Times New Roman" w:cs="Times New Roman"/>
      <w:color w:val="000000"/>
      <w:kern w:val="0"/>
      <w:szCs w:val="20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A6B"/>
    <w:rPr>
      <w:rFonts w:ascii="Times New Roman" w:eastAsia="Times New Roman" w:hAnsi="Times New Roman" w:cs="Times New Roman"/>
      <w:color w:val="000000"/>
      <w:kern w:val="0"/>
      <w:szCs w:val="20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A6B"/>
    <w:rPr>
      <w:rFonts w:ascii="Times New Roman" w:eastAsia="Times New Roman" w:hAnsi="Times New Roman" w:cs="Times New Roman"/>
      <w:color w:val="000000"/>
      <w:kern w:val="0"/>
      <w:szCs w:val="20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A6B"/>
    <w:rPr>
      <w:rFonts w:ascii="Times New Roman" w:eastAsia="Times New Roman" w:hAnsi="Times New Roman" w:cs="Times New Roman"/>
      <w:color w:val="000000"/>
      <w:kern w:val="0"/>
      <w:szCs w:val="2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A6B"/>
    <w:rPr>
      <w:rFonts w:ascii="Times New Roman" w:eastAsia="Times New Roman" w:hAnsi="Times New Roman" w:cs="Times New Roman"/>
      <w:color w:val="000000"/>
      <w:kern w:val="0"/>
      <w:szCs w:val="2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A6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A6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pBdr>
        <w:left w:val="single" w:sz="30" w:space="18" w:color="CCCCCC"/>
      </w:pBdr>
      <w:spacing w:before="240" w:after="240" w:line="288" w:lineRule="auto"/>
      <w:ind w:left="600" w:right="600"/>
      <w:pPrChange w:id="6" w:author="Nick Bernal" w:date="2026-08-03T22:21:00Z">
        <w:pPr>
          <w:spacing w:before="160" w:after="160"/>
          <w:jc w:val="center"/>
        </w:pPr>
      </w:pPrChange>
    </w:pPr>
    <w:rPr>
      <w:rFonts w:ascii="Times New Roman" w:eastAsia="Times New Roman" w:hAnsi="Times New Roman" w:cs="Times New Roman"/>
      <w:color w:val="000000"/>
      <w:kern w:val="0"/>
      <w:szCs w:val="20"/>
      <w:lang w:val="en-US"/>
      <w14:ligatures w14:val="none"/>
      <w:rPrChange w:id="6" w:author="Nick Bernal" w:date="2026-08-03T22:21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161A6B"/>
    <w:rPr>
      <w:rFonts w:ascii="Times New Roman" w:eastAsia="Times New Roman" w:hAnsi="Times New Roman" w:cs="Times New Roman"/>
      <w:color w:val="000000"/>
      <w:kern w:val="0"/>
      <w:szCs w:val="2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161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A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A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A6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1A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1A6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styleId="PlainText">
    <w:name w:val="Plain Text"/>
    <w:basedOn w:val="Normal"/>
    <w:next w:val="Normal"/>
    <w:link w:val="PlainTextChar"/>
    <w:uiPriority w:val="99"/>
    <w:semiHidden/>
    <w:unhideWhenUsed/>
    <w:qFormat/>
    <w:pPr>
      <w:pBdr>
        <w:top w:val="single" w:sz="6" w:space="10" w:color="C4C4C4"/>
        <w:left w:val="single" w:sz="6" w:space="10" w:color="C4C4C4"/>
        <w:bottom w:val="single" w:sz="6" w:space="10" w:color="C4C4C4"/>
        <w:right w:val="single" w:sz="6" w:space="10" w:color="C4C4C4"/>
      </w:pBdr>
      <w:spacing w:before="195" w:after="195" w:line="288" w:lineRule="auto"/>
      <w:pPrChange w:id="7" w:author="Nick Bernal" w:date="2026-08-03T22:21:00Z">
        <w:pPr>
          <w:pBdr>
            <w:top w:val="single" w:sz="6" w:space="10" w:color="C4C4C4"/>
            <w:left w:val="single" w:sz="6" w:space="10" w:color="C4C4C4"/>
            <w:bottom w:val="single" w:sz="6" w:space="10" w:color="C4C4C4"/>
            <w:right w:val="single" w:sz="6" w:space="10" w:color="C4C4C4"/>
          </w:pBdr>
          <w:spacing w:before="195" w:after="195" w:line="288" w:lineRule="auto"/>
        </w:pPr>
      </w:pPrChange>
    </w:pPr>
    <w:rPr>
      <w:rFonts w:ascii="Courier New" w:eastAsia="Courier New" w:hAnsi="Courier New" w:cs="Courier New"/>
      <w:color w:val="000000"/>
      <w:kern w:val="0"/>
      <w:sz w:val="20"/>
      <w:szCs w:val="20"/>
      <w:lang w:val="en-US"/>
      <w14:ligatures w14:val="none"/>
      <w:rPrChange w:id="7" w:author="Nick Bernal" w:date="2026-08-03T22:21:00Z">
        <w:rPr>
          <w:rFonts w:ascii="Courier New" w:eastAsia="Courier New" w:hAnsi="Courier New" w:cs="Courier New"/>
          <w:color w:val="000000"/>
          <w:lang w:val="en-US" w:eastAsia="en-US" w:bidi="ar-SA"/>
        </w:rPr>
      </w:rPrChange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A79FA"/>
    <w:rPr>
      <w:rFonts w:ascii="Courier New" w:eastAsia="Courier New" w:hAnsi="Courier New" w:cs="Courier New"/>
      <w:color w:val="000000"/>
      <w:kern w:val="0"/>
      <w:sz w:val="20"/>
      <w:szCs w:val="20"/>
      <w:lang w:val="en-US"/>
      <w14:ligatures w14:val="none"/>
    </w:rPr>
  </w:style>
  <w:style w:type="character" w:customStyle="1" w:styleId="Code">
    <w:name w:val="Code"/>
    <w:uiPriority w:val="99"/>
    <w:semiHidden/>
    <w:unhideWhenUsed/>
    <w:qFormat/>
    <w:rsid w:val="001A79FA"/>
    <w:rPr>
      <w:rFonts w:ascii="Courier New" w:eastAsia="Courier New" w:hAnsi="Courier New" w:cs="Courier New"/>
      <w:sz w:val="20"/>
    </w:rPr>
  </w:style>
  <w:style w:type="character" w:styleId="Hyperlink">
    <w:name w:val="Hyperlink"/>
    <w:uiPriority w:val="99"/>
    <w:unhideWhenUsed/>
    <w:rsid w:val="001A79FA"/>
    <w:rPr>
      <w:color w:val="0000EE"/>
      <w:u w:val="single" w:color="0000EE"/>
    </w:rPr>
  </w:style>
  <w:style w:type="table" w:customStyle="1" w:styleId="BasicTable">
    <w:name w:val="Basic Table"/>
    <w:basedOn w:val="TableNormal"/>
    <w:uiPriority w:val="99"/>
    <w:semiHidden/>
    <w:rsid w:val="001A79FA"/>
    <w:pPr>
      <w:spacing w:before="240" w:after="240" w:line="288" w:lineRule="auto"/>
    </w:pPr>
    <w:rPr>
      <w:rFonts w:ascii="Times New Roman" w:eastAsia="Times New Roman" w:hAnsi="Times New Roman" w:cs="Times New Roman"/>
      <w:color w:val="000000"/>
      <w:kern w:val="0"/>
      <w:szCs w:val="20"/>
      <w:lang w:val="en-US"/>
      <w14:ligatures w14:val="none"/>
    </w:rPr>
    <w:tblPr/>
  </w:style>
  <w:style w:type="table" w:styleId="TableGrid">
    <w:name w:val="Table Grid"/>
    <w:basedOn w:val="TableNormal"/>
    <w:uiPriority w:val="39"/>
    <w:rsid w:val="001A79FA"/>
    <w:pPr>
      <w:spacing w:before="240" w:after="240" w:line="288" w:lineRule="auto"/>
    </w:pPr>
    <w:rPr>
      <w:rFonts w:ascii="Times New Roman" w:eastAsia="Times New Roman" w:hAnsi="Times New Roman" w:cs="Times New Roman"/>
      <w:color w:val="000000"/>
      <w:kern w:val="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pPr>
      <w:pPrChange w:id="8" w:author="Nick Bernal" w:date="2026-08-03T22:21:00Z">
        <w:pPr/>
      </w:pPrChange>
    </w:pPr>
    <w:rPr>
      <w:rFonts w:ascii="Times New Roman" w:eastAsia="Times New Roman" w:hAnsi="Times New Roman" w:cs="Times New Roman"/>
      <w:color w:val="000000"/>
      <w:kern w:val="0"/>
      <w:szCs w:val="20"/>
      <w:lang w:val="en-US"/>
      <w14:ligatures w14:val="none"/>
      <w:rPrChange w:id="8" w:author="Nick Bernal" w:date="2026-08-03T22:21:00Z">
        <w:rPr>
          <w:color w:val="000000"/>
          <w:sz w:val="24"/>
          <w:lang w:val="en-US" w:eastAsia="en-US" w:bidi="ar-SA"/>
        </w:rPr>
      </w:rPrChange>
    </w:rPr>
  </w:style>
  <w:style w:type="paragraph" w:styleId="Header">
    <w:name w:val="header"/>
    <w:basedOn w:val="Normal"/>
    <w:link w:val="HeaderChar"/>
    <w:uiPriority w:val="99"/>
    <w:unhideWhenUsed/>
    <w:rsid w:val="00051DAE"/>
    <w:pPr>
      <w:tabs>
        <w:tab w:val="center" w:pos="4680"/>
        <w:tab w:val="right" w:pos="9360"/>
      </w:tabs>
      <w:pPrChange w:id="9" w:author="Nick Bernal" w:date="2026-08-03T22:21:00Z">
        <w:pPr>
          <w:tabs>
            <w:tab w:val="center" w:pos="4680"/>
            <w:tab w:val="right" w:pos="9360"/>
          </w:tabs>
        </w:pPr>
      </w:pPrChange>
    </w:pPr>
    <w:rPr>
      <w:rFonts w:ascii="Times New Roman" w:eastAsia="Times New Roman" w:hAnsi="Times New Roman" w:cs="Times New Roman"/>
      <w:color w:val="000000"/>
      <w:kern w:val="0"/>
      <w:szCs w:val="20"/>
      <w:lang w:val="en-US"/>
      <w14:ligatures w14:val="none"/>
      <w:rPrChange w:id="9" w:author="Nick Bernal" w:date="2026-08-03T22:21:00Z">
        <w:rPr>
          <w:color w:val="000000"/>
          <w:sz w:val="24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1A79FA"/>
    <w:rPr>
      <w:rFonts w:ascii="Times New Roman" w:eastAsia="Times New Roman" w:hAnsi="Times New Roman" w:cs="Times New Roman"/>
      <w:color w:val="000000"/>
      <w:kern w:val="0"/>
      <w:szCs w:val="2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51DAE"/>
    <w:pPr>
      <w:tabs>
        <w:tab w:val="center" w:pos="4680"/>
        <w:tab w:val="right" w:pos="9360"/>
      </w:tabs>
      <w:pPrChange w:id="10" w:author="Nick Bernal" w:date="2026-08-03T22:21:00Z">
        <w:pPr>
          <w:tabs>
            <w:tab w:val="center" w:pos="4680"/>
            <w:tab w:val="right" w:pos="9360"/>
          </w:tabs>
        </w:pPr>
      </w:pPrChange>
    </w:pPr>
    <w:rPr>
      <w:rFonts w:ascii="Times New Roman" w:eastAsia="Times New Roman" w:hAnsi="Times New Roman" w:cs="Times New Roman"/>
      <w:color w:val="000000"/>
      <w:kern w:val="0"/>
      <w:szCs w:val="20"/>
      <w:lang w:val="en-US"/>
      <w14:ligatures w14:val="none"/>
      <w:rPrChange w:id="10" w:author="Nick Bernal" w:date="2026-08-03T22:21:00Z">
        <w:rPr>
          <w:color w:val="000000"/>
          <w:sz w:val="24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1A79FA"/>
    <w:rPr>
      <w:rFonts w:ascii="Times New Roman" w:eastAsia="Times New Roman" w:hAnsi="Times New Roman" w:cs="Times New Roman"/>
      <w:color w:val="000000"/>
      <w:kern w:val="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315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1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Vladislava Andrushchenko</dc:creator>
  <cp:keywords/>
  <dc:description/>
  <cp:lastModifiedBy>Arthur Souza Rodrigues</cp:lastModifiedBy>
  <cp:revision>1</cp:revision>
  <dcterms:created xsi:type="dcterms:W3CDTF">2025-01-20T15:22:00Z</dcterms:created>
  <dcterms:modified xsi:type="dcterms:W3CDTF">2026-08-04T02:21:00Z</dcterms:modified>
</cp:coreProperties>
</file>