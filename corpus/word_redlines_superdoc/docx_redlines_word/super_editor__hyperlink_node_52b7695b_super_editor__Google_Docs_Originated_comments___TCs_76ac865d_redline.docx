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D5179" w:rsidRDefault="0072375B">
      <w:pPr>
        <w:rPr>
          <w:ins w:id="9" w:author="Comparison" w:date="2026-08-03T22:25:00Z" w16du:dateUtc="2026-08-04T02:25:00Z"/>
          <w:b/>
          <w:bCs/>
        </w:rPr>
      </w:pPr>
      <w:ins w:id="10" w:author="Comparison" w:date="2026-08-03T22:25:00Z" w16du:dateUtc="2026-08-04T02:25:00Z">
        <w:r>
          <w:rPr>
            <w:b/>
            <w:bCs/>
          </w:rPr>
          <w:t>THREADS</w:t>
        </w:r>
      </w:ins>
    </w:p>
    <w:p w14:paraId="00000002" w14:textId="77777777" w:rsidR="001D5179" w:rsidRDefault="001D5179">
      <w:pPr>
        <w:rPr>
          <w:ins w:id="11" w:author="Comparison" w:date="2026-08-03T22:25:00Z" w16du:dateUtc="2026-08-04T02:25:00Z"/>
        </w:rPr>
      </w:pPr>
    </w:p>
    <w:p w14:paraId="00000003" w14:textId="77777777" w:rsidR="001D5179" w:rsidRDefault="0072375B">
      <w:pPr>
        <w:rPr>
          <w:ins w:id="12" w:author="Comparison" w:date="2026-08-03T22:25:00Z" w16du:dateUtc="2026-08-04T02:25:00Z"/>
        </w:rPr>
      </w:pPr>
      <w:commentRangeStart w:id="13"/>
      <w:commentRangeStart w:id="14"/>
      <w:commentRangeStart w:id="15"/>
      <w:commentRangeStart w:id="16"/>
      <w:ins w:id="17" w:author="Comparison" w:date="2026-08-03T22:25:00Z" w16du:dateUtc="2026-08-04T02:25:00Z">
        <w:r>
          <w:t>Comments</w:t>
        </w:r>
        <w:commentRangeEnd w:id="16"/>
        <w:r>
          <w:rPr>
            <w:rStyle w:val="CommentReference"/>
            <w:sz w:val="24"/>
            <w:szCs w:val="24"/>
          </w:rPr>
          <w:commentReference w:id="16"/>
        </w:r>
        <w:commentRangeEnd w:id="15"/>
        <w:r>
          <w:rPr>
            <w:rStyle w:val="CommentReference"/>
            <w:sz w:val="24"/>
            <w:szCs w:val="24"/>
          </w:rPr>
          <w:commentReference w:id="15"/>
        </w:r>
        <w:commentRangeEnd w:id="14"/>
        <w:r>
          <w:rPr>
            <w:rStyle w:val="CommentReference"/>
            <w:sz w:val="24"/>
            <w:szCs w:val="24"/>
          </w:rPr>
          <w:commentReference w:id="14"/>
        </w:r>
        <w:commentRangeEnd w:id="13"/>
        <w:r>
          <w:rPr>
            <w:rStyle w:val="CommentReference"/>
            <w:sz w:val="24"/>
            <w:szCs w:val="24"/>
          </w:rPr>
          <w:commentReference w:id="13"/>
        </w:r>
      </w:ins>
    </w:p>
    <w:p w14:paraId="00000004" w14:textId="77777777" w:rsidR="001D5179" w:rsidRDefault="001D5179">
      <w:pPr>
        <w:rPr>
          <w:ins w:id="18" w:author="Comparison" w:date="2026-08-03T22:25:00Z" w16du:dateUtc="2026-08-04T02:25:00Z"/>
        </w:rPr>
      </w:pPr>
    </w:p>
    <w:p w14:paraId="00000005" w14:textId="1DA3C578" w:rsidR="001D5179" w:rsidRDefault="001D5179">
      <w:pPr>
        <w:rPr>
          <w:ins w:id="19" w:author="Comparison" w:date="2026-08-03T22:25:00Z" w16du:dateUtc="2026-08-04T02:25:00Z"/>
        </w:rPr>
      </w:pPr>
    </w:p>
    <w:p w14:paraId="00000006" w14:textId="77777777" w:rsidR="001D5179" w:rsidRDefault="001D5179">
      <w:pPr>
        <w:rPr>
          <w:ins w:id="20" w:author="Comparison" w:date="2026-08-03T22:25:00Z" w16du:dateUtc="2026-08-04T02:25:00Z"/>
        </w:rPr>
      </w:pPr>
    </w:p>
    <w:p w14:paraId="00000007" w14:textId="77777777" w:rsidR="001D5179" w:rsidRDefault="0072375B">
      <w:pPr>
        <w:rPr>
          <w:ins w:id="21" w:author="Comparison" w:date="2026-08-03T22:25:00Z" w16du:dateUtc="2026-08-04T02:25:00Z"/>
        </w:rPr>
      </w:pPr>
      <w:ins w:id="22" w:author="Comparison" w:date="2026-08-03T22:25:00Z" w16du:dateUtc="2026-08-04T02:25:00Z">
        <w:r>
          <w:t>Many</w:t>
        </w:r>
        <w:commentRangeStart w:id="23"/>
        <w:commentRangeStart w:id="24"/>
        <w:r>
          <w:t xml:space="preserve"> How about now? Suggesting in here too </w:t>
        </w:r>
        <w:commentRangeEnd w:id="24"/>
        <w:r>
          <w:rPr>
            <w:rStyle w:val="CommentReference"/>
            <w:sz w:val="24"/>
            <w:szCs w:val="24"/>
          </w:rPr>
          <w:commentReference w:id="24"/>
        </w:r>
        <w:commentRangeEnd w:id="23"/>
        <w:r>
          <w:rPr>
            <w:rStyle w:val="CommentReference"/>
            <w:sz w:val="24"/>
            <w:szCs w:val="24"/>
          </w:rPr>
          <w:commentReference w:id="23"/>
        </w:r>
        <w:r>
          <w:t xml:space="preserve"> more</w:t>
        </w:r>
        <w:commentRangeStart w:id="25"/>
        <w:r>
          <w:t xml:space="preserve"> more more </w:t>
        </w:r>
        <w:commentRangeEnd w:id="25"/>
        <w:r>
          <w:rPr>
            <w:rStyle w:val="CommentReference"/>
            <w:sz w:val="24"/>
            <w:szCs w:val="24"/>
          </w:rPr>
          <w:commentReference w:id="25"/>
        </w:r>
        <w:r>
          <w:t>More tracked changes</w:t>
        </w:r>
      </w:ins>
    </w:p>
    <w:p w14:paraId="00000008" w14:textId="77777777" w:rsidR="001D5179" w:rsidRDefault="001D5179">
      <w:pPr>
        <w:rPr>
          <w:ins w:id="26" w:author="Comparison" w:date="2026-08-03T22:25:00Z" w16du:dateUtc="2026-08-04T02:25:00Z"/>
        </w:rPr>
      </w:pPr>
    </w:p>
    <w:p w14:paraId="20D4A8D3" w14:textId="77777777" w:rsidR="007155A3" w:rsidRDefault="0072375B">
      <w:pPr>
        <w:rPr>
          <w:del w:id="27" w:author="Comparison" w:date="2026-08-03T22:25:00Z" w16du:dateUtc="2026-08-04T02:25:00Z"/>
        </w:rPr>
      </w:pPr>
      <w:ins w:id="28" w:author="Comparison" w:date="2026-08-03T22:25:00Z" w16du:dateUtc="2026-08-04T02:25:00Z">
        <w:r>
          <w:t xml:space="preserve">So much more! </w:t>
        </w:r>
      </w:ins>
      <w:del w:id="29" w:author="Comparison" w:date="2026-08-03T22:25:00Z" w16du:dateUtc="2026-08-04T02:25:00Z">
        <w:r w:rsidR="007155A3">
          <w:delText>Test file with hyperlink</w:delText>
        </w:r>
      </w:del>
    </w:p>
    <w:p w14:paraId="0EE2BE33" w14:textId="37FE9228" w:rsidR="00D24516" w:rsidRDefault="007155A3">
      <w:pPr>
        <w:rPr>
          <w:rPrChange w:id="30" w:author="Comparison" w:date="2026-08-03T22:25:00Z" w16du:dateUtc="2026-08-04T02:25:00Z">
            <w:rPr>
              <w:rFonts w:ascii="Arial" w:hAnsi="Arial" w:cs="Arial"/>
              <w:sz w:val="20"/>
              <w:szCs w:val="20"/>
            </w:rPr>
          </w:rPrChange>
        </w:rPr>
      </w:pPr>
      <w:del w:id="31" w:author="Comparison" w:date="2026-08-03T22:25:00Z" w16du:dateUtc="2026-08-04T02:25:00Z">
        <w:r>
          <w:br/>
        </w:r>
        <w:r>
          <w:fldChar w:fldCharType="begin"/>
        </w:r>
        <w:r>
          <w:delInstrText>HYPERLINK "https://stackoverflow.com/questions/66669593/how-to-attach-image-at-first-page-in-docx-file-nodejs"</w:delInstrText>
        </w:r>
        <w:r>
          <w:fldChar w:fldCharType="separate"/>
        </w:r>
        <w:r w:rsidRPr="00C4612A">
          <w:rPr>
            <w:rStyle w:val="Hyperlink"/>
            <w:rFonts w:ascii="Arial" w:hAnsi="Arial" w:cs="Arial"/>
            <w:sz w:val="20"/>
            <w:szCs w:val="20"/>
          </w:rPr>
          <w:delText>https://stackoverflow.com/questions/66669593/how-to-attach-image-at-first-page-in-docx-file-nodejs</w:delText>
        </w:r>
        <w:r>
          <w:fldChar w:fldCharType="end"/>
        </w:r>
        <w:r w:rsidRPr="00C4612A">
          <w:rPr>
            <w:rFonts w:ascii="Arial" w:hAnsi="Arial" w:cs="Arial"/>
            <w:sz w:val="20"/>
            <w:szCs w:val="20"/>
          </w:rPr>
          <w:delText> </w:delText>
        </w:r>
      </w:del>
    </w:p>
    <w:sectPr w:rsidR="00D24516"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32" w:author="Comparison" w:date="2026-08-03T22:25:00Z" w16du:dateUtc="2026-08-04T02:25:00Z">
        <w:sectPr w:rsidR="00D24516">
          <w:pgSz w:w="11906" w:h="16838"/>
          <w:pgMar w:top="1440" w:right="1440" w:bottom="1440" w:left="1440" w:header="708" w:footer="708" w:gutter="0"/>
          <w:pgNumType w:start="0"/>
          <w:cols w:space="708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6" w:author="Missy Fox" w:date="2025-11-26T05:51:00Z" w:initials="">
    <w:p w14:paraId="0000000E" w14:textId="77777777" w:rsidR="001D5179" w:rsidRDefault="00A650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72375B">
        <w:rPr>
          <w:rFonts w:ascii="Arial" w:eastAsia="Arial" w:hAnsi="Arial" w:cs="Arial"/>
          <w:color w:val="000000"/>
          <w:sz w:val="22"/>
          <w:szCs w:val="22"/>
        </w:rPr>
        <w:t>Here is a comment with</w:t>
      </w:r>
    </w:p>
  </w:comment>
  <w:comment w:id="15" w:author="Missy Fox" w:date="2025-11-26T05:51:00Z" w:initials="">
    <w:p w14:paraId="0000000F" w14:textId="77777777" w:rsidR="001D5179" w:rsidRDefault="00A650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72375B">
        <w:rPr>
          <w:rFonts w:ascii="Arial" w:eastAsia="Arial" w:hAnsi="Arial" w:cs="Arial"/>
          <w:color w:val="000000"/>
          <w:sz w:val="22"/>
          <w:szCs w:val="22"/>
        </w:rPr>
        <w:t>a thread!</w:t>
      </w:r>
    </w:p>
  </w:comment>
  <w:comment w:id="14" w:author="Priya Seethapathy" w:date="2025-12-04T12:11:00Z" w:initials="">
    <w:p w14:paraId="00000010" w14:textId="77777777" w:rsidR="001D5179" w:rsidRDefault="00A650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72375B">
        <w:rPr>
          <w:rFonts w:ascii="Arial" w:eastAsia="Arial" w:hAnsi="Arial" w:cs="Arial"/>
          <w:color w:val="000000"/>
          <w:sz w:val="22"/>
          <w:szCs w:val="22"/>
        </w:rPr>
        <w:t>Adding a Comment in here</w:t>
      </w:r>
    </w:p>
  </w:comment>
  <w:comment w:id="13" w:author="Priya Seethapathy" w:date="2025-12-10T16:52:00Z" w:initials="">
    <w:p w14:paraId="00000011" w14:textId="77777777" w:rsidR="001D5179" w:rsidRDefault="00A650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72375B">
        <w:rPr>
          <w:rFonts w:ascii="Arial" w:eastAsia="Arial" w:hAnsi="Arial" w:cs="Arial"/>
          <w:color w:val="000000"/>
          <w:sz w:val="22"/>
          <w:szCs w:val="22"/>
        </w:rPr>
        <w:t>Repling here and there</w:t>
      </w:r>
    </w:p>
  </w:comment>
  <w:comment w:id="24" w:author="Priya Seethapathy" w:date="2025-12-04T12:12:00Z" w:initials="">
    <w:p w14:paraId="0000000A" w14:textId="77777777" w:rsidR="001D5179" w:rsidRDefault="00A650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72375B">
        <w:rPr>
          <w:rFonts w:ascii="Arial" w:eastAsia="Arial" w:hAnsi="Arial" w:cs="Arial"/>
          <w:color w:val="000000"/>
          <w:sz w:val="22"/>
          <w:szCs w:val="22"/>
        </w:rPr>
        <w:t>Added a Change</w:t>
      </w:r>
    </w:p>
  </w:comment>
  <w:comment w:id="23" w:author="Priya Seethapathy" w:date="2025-12-10T16:05:00Z" w:initials="">
    <w:p w14:paraId="0000000B" w14:textId="77777777" w:rsidR="001D5179" w:rsidRDefault="00A650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72375B">
        <w:rPr>
          <w:rFonts w:ascii="Arial" w:eastAsia="Arial" w:hAnsi="Arial" w:cs="Arial"/>
          <w:color w:val="000000"/>
          <w:sz w:val="22"/>
          <w:szCs w:val="22"/>
        </w:rPr>
        <w:t>Suggestd</w:t>
      </w:r>
    </w:p>
  </w:comment>
  <w:comment w:id="25" w:author="Missy Fox" w:date="2025-11-26T05:51:00Z" w:initials="">
    <w:p w14:paraId="0000000C" w14:textId="77777777" w:rsidR="001D5179" w:rsidRDefault="00A650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CommentReference"/>
        </w:rPr>
        <w:annotationRef/>
      </w:r>
      <w:r w:rsidR="0072375B">
        <w:rPr>
          <w:rFonts w:ascii="Arial" w:eastAsia="Arial" w:hAnsi="Arial" w:cs="Arial"/>
          <w:color w:val="000000"/>
          <w:sz w:val="22"/>
          <w:szCs w:val="22"/>
        </w:rPr>
        <w:t>addition TC with a threaded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E" w15:done="0"/>
  <w15:commentEx w15:paraId="0000000F" w15:done="0"/>
  <w15:commentEx w15:paraId="00000010" w15:done="0"/>
  <w15:commentEx w15:paraId="00000011" w15:done="0"/>
  <w15:commentEx w15:paraId="0000000A" w15:done="0"/>
  <w15:commentEx w15:paraId="0000000B" w15:done="0"/>
  <w15:commentEx w15:paraId="0000000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E" w16cid:durableId="0000000E"/>
  <w16cid:commentId w16cid:paraId="0000000F" w16cid:durableId="0000000F"/>
  <w16cid:commentId w16cid:paraId="00000010" w16cid:durableId="00000010"/>
  <w16cid:commentId w16cid:paraId="00000011" w16cid:durableId="00000011"/>
  <w16cid:commentId w16cid:paraId="0000000A" w16cid:durableId="0000000A"/>
  <w16cid:commentId w16cid:paraId="0000000B" w16cid:durableId="0000000B"/>
  <w16cid:commentId w16cid:paraId="0000000C" w16cid:durableId="0000000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A3"/>
    <w:rsid w:val="001D5179"/>
    <w:rsid w:val="00346142"/>
    <w:rsid w:val="003A1882"/>
    <w:rsid w:val="004A427B"/>
    <w:rsid w:val="005122DE"/>
    <w:rsid w:val="00635D55"/>
    <w:rsid w:val="007155A3"/>
    <w:rsid w:val="0072375B"/>
    <w:rsid w:val="009F58C9"/>
    <w:rsid w:val="00A16521"/>
    <w:rsid w:val="00A65049"/>
    <w:rsid w:val="00B41974"/>
    <w:rsid w:val="00C4612A"/>
    <w:rsid w:val="00D24516"/>
    <w:rsid w:val="00F9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00F58"/>
  <w15:chartTrackingRefBased/>
  <w15:docId w15:val="{ACB0ED6A-6386-864A-AA35-3F9803B6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  <w:pPrChange w:id="0" w:author="Comparison" w:date="2026-08-03T22:25:00Z">
        <w:pPr>
          <w:keepNext/>
          <w:keepLines/>
          <w:spacing w:before="360" w:after="80"/>
          <w:outlineLvl w:val="0"/>
        </w:pPr>
      </w:pPrChange>
    </w:pPr>
    <w:rPr>
      <w:rFonts w:ascii="Arial" w:eastAsia="Arial" w:hAnsi="Arial" w:cs="Arial"/>
      <w:kern w:val="0"/>
      <w:sz w:val="40"/>
      <w:szCs w:val="40"/>
      <w:lang w:val="en"/>
      <w14:ligatures w14:val="none"/>
      <w:rPrChange w:id="0" w:author="Comparison" w:date="2026-08-03T22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  <w:pPrChange w:id="1" w:author="Comparison" w:date="2026-08-03T22:25:00Z">
        <w:pPr>
          <w:keepNext/>
          <w:keepLines/>
          <w:spacing w:before="160" w:after="80"/>
          <w:outlineLvl w:val="1"/>
        </w:pPr>
      </w:pPrChange>
    </w:pPr>
    <w:rPr>
      <w:rFonts w:ascii="Arial" w:eastAsia="Arial" w:hAnsi="Arial" w:cs="Arial"/>
      <w:kern w:val="0"/>
      <w:sz w:val="32"/>
      <w:szCs w:val="32"/>
      <w:lang w:val="en"/>
      <w14:ligatures w14:val="none"/>
      <w:rPrChange w:id="1" w:author="Comparison" w:date="2026-08-03T22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  <w:pPrChange w:id="2" w:author="Comparison" w:date="2026-08-03T22:25:00Z">
        <w:pPr>
          <w:keepNext/>
          <w:keepLines/>
          <w:spacing w:before="160" w:after="80"/>
          <w:outlineLvl w:val="2"/>
        </w:pPr>
      </w:pPrChange>
    </w:pPr>
    <w:rPr>
      <w:rFonts w:ascii="Arial" w:eastAsia="Arial" w:hAnsi="Arial" w:cs="Arial"/>
      <w:color w:val="434343"/>
      <w:kern w:val="0"/>
      <w:sz w:val="28"/>
      <w:szCs w:val="28"/>
      <w:lang w:val="en"/>
      <w14:ligatures w14:val="none"/>
      <w:rPrChange w:id="2" w:author="Comparison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 w:line="276" w:lineRule="auto"/>
      <w:outlineLvl w:val="3"/>
      <w:pPrChange w:id="3" w:author="Comparison" w:date="2026-08-03T22:25:00Z">
        <w:pPr>
          <w:keepNext/>
          <w:keepLines/>
          <w:spacing w:before="80" w:after="40"/>
          <w:outlineLvl w:val="3"/>
        </w:pPr>
      </w:pPrChange>
    </w:pPr>
    <w:rPr>
      <w:rFonts w:ascii="Arial" w:eastAsia="Arial" w:hAnsi="Arial" w:cs="Arial"/>
      <w:color w:val="666666"/>
      <w:kern w:val="0"/>
      <w:lang w:val="en"/>
      <w14:ligatures w14:val="none"/>
      <w:rPrChange w:id="3" w:author="Comparison" w:date="2026-08-03T22:2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 w:line="276" w:lineRule="auto"/>
      <w:outlineLvl w:val="4"/>
      <w:pPrChange w:id="4" w:author="Comparison" w:date="2026-08-03T22:25:00Z">
        <w:pPr>
          <w:keepNext/>
          <w:keepLines/>
          <w:spacing w:before="80" w:after="40"/>
          <w:outlineLvl w:val="4"/>
        </w:pPr>
      </w:pPrChange>
    </w:pPr>
    <w:rPr>
      <w:rFonts w:ascii="Arial" w:eastAsia="Arial" w:hAnsi="Arial" w:cs="Arial"/>
      <w:color w:val="666666"/>
      <w:kern w:val="0"/>
      <w:sz w:val="22"/>
      <w:szCs w:val="22"/>
      <w:lang w:val="en"/>
      <w14:ligatures w14:val="none"/>
      <w:rPrChange w:id="4" w:author="Comparison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 w:line="276" w:lineRule="auto"/>
      <w:outlineLvl w:val="5"/>
      <w:pPrChange w:id="5" w:author="Comparison" w:date="2026-08-03T22:25:00Z">
        <w:pPr>
          <w:keepNext/>
          <w:keepLines/>
          <w:spacing w:before="40"/>
          <w:outlineLvl w:val="5"/>
        </w:pPr>
      </w:pPrChange>
    </w:pPr>
    <w:rPr>
      <w:rFonts w:ascii="Arial" w:eastAsia="Arial" w:hAnsi="Arial" w:cs="Arial"/>
      <w:i/>
      <w:iCs/>
      <w:color w:val="666666"/>
      <w:kern w:val="0"/>
      <w:sz w:val="22"/>
      <w:szCs w:val="22"/>
      <w:lang w:val="en"/>
      <w14:ligatures w14:val="none"/>
      <w:rPrChange w:id="5" w:author="Comparison" w:date="2026-08-03T22:2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A3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5A3"/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5A3"/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A3"/>
    <w:rPr>
      <w:rFonts w:ascii="Arial" w:eastAsia="Arial" w:hAnsi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A3"/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A3"/>
    <w:rPr>
      <w:rFonts w:ascii="Arial" w:eastAsia="Arial" w:hAnsi="Arial" w:cs="Arial"/>
      <w:i/>
      <w:iCs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  <w:pPrChange w:id="6" w:author="Comparison" w:date="2026-08-03T22:25:00Z">
        <w:pPr>
          <w:spacing w:after="80"/>
          <w:contextualSpacing/>
        </w:pPr>
      </w:pPrChange>
    </w:pPr>
    <w:rPr>
      <w:rFonts w:ascii="Arial" w:eastAsia="Arial" w:hAnsi="Arial" w:cs="Arial"/>
      <w:kern w:val="0"/>
      <w:sz w:val="52"/>
      <w:szCs w:val="52"/>
      <w:lang w:val="en"/>
      <w14:ligatures w14:val="none"/>
      <w:rPrChange w:id="6" w:author="Comparison" w:date="2026-08-03T22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155A3"/>
    <w:rPr>
      <w:rFonts w:ascii="Arial" w:eastAsia="Arial" w:hAnsi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 w:line="276" w:lineRule="auto"/>
      <w:pPrChange w:id="7" w:author="Comparison" w:date="2026-08-03T22:25:00Z">
        <w:pPr>
          <w:numPr>
            <w:ilvl w:val="1"/>
          </w:numPr>
          <w:spacing w:after="160"/>
        </w:pPr>
      </w:pPrChange>
    </w:pPr>
    <w:rPr>
      <w:rFonts w:ascii="Arial" w:eastAsia="Arial" w:hAnsi="Arial" w:cs="Arial"/>
      <w:color w:val="666666"/>
      <w:kern w:val="0"/>
      <w:sz w:val="30"/>
      <w:szCs w:val="30"/>
      <w:lang w:val="en"/>
      <w14:ligatures w14:val="none"/>
      <w:rPrChange w:id="7" w:author="Comparison" w:date="2026-08-03T22:2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155A3"/>
    <w:rPr>
      <w:rFonts w:ascii="Arial" w:eastAsia="Arial" w:hAnsi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155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5A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55A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5A3"/>
    <w:rPr>
      <w:color w:val="605E5C"/>
      <w:shd w:val="clear" w:color="auto" w:fill="E1DFDD"/>
    </w:rPr>
  </w:style>
  <w:style w:type="table" w:customStyle="1" w:styleId="TableNormal0">
    <w:name w:val="TableNormal"/>
    <w:rsid w:val="00F919EE"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pPrChange w:id="8" w:author="Comparison" w:date="2026-08-03T22:25:00Z">
        <w:pPr/>
      </w:pPrChange>
    </w:pPr>
    <w:rPr>
      <w:rFonts w:ascii="Arial" w:eastAsia="Arial" w:hAnsi="Arial" w:cs="Arial"/>
      <w:kern w:val="0"/>
      <w:sz w:val="20"/>
      <w:szCs w:val="20"/>
      <w:lang w:val="en"/>
      <w14:ligatures w14:val="none"/>
      <w:rPrChange w:id="8" w:author="Comparison" w:date="2026-08-03T22:25:00Z">
        <w:rPr>
          <w:rFonts w:ascii="Arial" w:eastAsia="Arial" w:hAnsi="Arial" w:cs="Arial"/>
          <w:lang w:val="en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19EE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919E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1</cp:revision>
  <dcterms:created xsi:type="dcterms:W3CDTF">2025-01-19T14:53:00Z</dcterms:created>
  <dcterms:modified xsi:type="dcterms:W3CDTF">2026-08-04T02:25:00Z</dcterms:modified>
</cp:coreProperties>
</file>