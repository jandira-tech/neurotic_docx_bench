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  <w:rPr>
          <w:ins w:id="13" w:author="Nick Bernal" w:date="2026-08-04T06:07:00Z" w16du:dateUtc="2026-08-04T10:07:00Z"/>
        </w:rPr>
      </w:pPr>
      <w:ins w:id="14" w:author="Nick Bernal" w:date="2026-08-04T06:07:00Z" w16du:dateUtc="2026-08-04T10:07:00Z">
        <w:r>
          <w:rPr>
            <w:rFonts w:eastAsia="Arial" w:cs="Arial"/>
            <w:b/>
            <w:sz w:val="18"/>
          </w:rPr>
          <w:t>Field: </w:t>
        </w:r>
        <w:r>
          <w:rPr>
            <w:rFonts w:eastAsia="Arial" w:cs="Arial"/>
            <w:sz w:val="18"/>
          </w:rPr>
          <w:t>Basic text ("something") </w:t>
        </w:r>
      </w:ins>
    </w:p>
    <w:p w14:paraId="7C2FAFC1" w14:textId="1676844A" w:rsidR="00191F8E" w:rsidRDefault="00191F8E" w:rsidP="00191F8E">
      <w:pPr>
        <w:spacing w:line="276" w:lineRule="auto"/>
        <w:ind w:right="-30"/>
        <w:rPr>
          <w:ins w:id="15" w:author="Nick Bernal" w:date="2026-08-04T06:07:00Z" w16du:dateUtc="2026-08-04T10:07:00Z"/>
          <w:rFonts w:eastAsia="Arial" w:cs="Arial"/>
          <w:sz w:val="18"/>
        </w:rPr>
      </w:pPr>
      <w:ins w:id="16" w:author="Nick Bernal" w:date="2026-08-04T06:07:00Z" w16du:dateUtc="2026-08-04T10:07:00Z">
        <w:r>
          <w:rPr>
            <w:rFonts w:eastAsia="Arial" w:cs="Arial"/>
            <w:b/>
            <w:sz w:val="18"/>
          </w:rPr>
          <w:t>Product: </w:t>
        </w:r>
        <w:r>
          <w:rPr>
            <w:rFonts w:eastAsia="Arial" w:cs="Arial"/>
            <w:sz w:val="18"/>
          </w:rPr>
          <w:t>cool product (“Product”)</w:t>
        </w:r>
      </w:ins>
    </w:p>
    <w:p w14:paraId="734F31CB" w14:textId="77777777" w:rsidR="00191F8E" w:rsidRDefault="00191F8E" w:rsidP="00191F8E">
      <w:pPr>
        <w:spacing w:line="276" w:lineRule="auto"/>
        <w:ind w:right="-30"/>
        <w:rPr>
          <w:ins w:id="17" w:author="Nick Bernal" w:date="2026-08-04T06:07:00Z" w16du:dateUtc="2026-08-04T10:07:00Z"/>
          <w:rFonts w:eastAsia="Arial" w:cs="Arial"/>
          <w:sz w:val="18"/>
        </w:rPr>
      </w:pPr>
    </w:p>
    <w:p w14:paraId="47E1CC90" w14:textId="77777777" w:rsidR="00A665D9" w:rsidRDefault="00191F8E" w:rsidP="00191F8E">
      <w:pPr>
        <w:spacing w:line="276" w:lineRule="auto"/>
        <w:pPrChange w:id="18" w:author="Nick Bernal" w:date="2026-08-04T06:07:00Z" w16du:dateUtc="2026-08-04T10:07:00Z">
          <w:pPr/>
        </w:pPrChange>
      </w:pPr>
      <w:ins w:id="19" w:author="Nick Bernal" w:date="2026-08-04T06:07:00Z" w16du:dateUtc="2026-08-04T10:07:00Z">
        <w:r>
          <w:rPr>
            <w:rFonts w:eastAsia="Arial" w:cs="Arial"/>
            <w:sz w:val="18"/>
          </w:rPr>
          <w:t>html input type</w:t>
        </w:r>
      </w:ins>
      <w:del w:id="20" w:author="Nick Bernal" w:date="2026-08-04T06:07:00Z" w16du:dateUtc="2026-08-04T10:07:00Z">
        <w:r w:rsidR="000C6A60">
          <w:delText>Document without sectPr</w:delText>
        </w:r>
      </w:del>
    </w:p>
    <w:sectPr w:rsidR="00A665D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4B92" w14:textId="77777777" w:rsidR="000C6A60" w:rsidRDefault="000C6A60" w:rsidP="00033BB9">
      <w:r>
        <w:separator/>
      </w:r>
    </w:p>
  </w:endnote>
  <w:endnote w:type="continuationSeparator" w:id="0">
    <w:p w14:paraId="0B4C8947" w14:textId="77777777" w:rsidR="000C6A60" w:rsidRDefault="000C6A60" w:rsidP="0003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0C3C" w14:textId="77777777" w:rsidR="00033BB9" w:rsidRDefault="00033BB9">
    <w:pPr>
      <w:pPrChange w:id="22" w:author="Nick Bernal" w:date="2026-08-04T06:07:00Z" w16du:dateUtc="2026-08-04T10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1D34" w14:textId="77777777" w:rsidR="000C6A60" w:rsidRDefault="000C6A60" w:rsidP="00033BB9">
      <w:r>
        <w:separator/>
      </w:r>
    </w:p>
  </w:footnote>
  <w:footnote w:type="continuationSeparator" w:id="0">
    <w:p w14:paraId="3AA575ED" w14:textId="77777777" w:rsidR="000C6A60" w:rsidRDefault="000C6A60" w:rsidP="00033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7914C" w14:textId="77777777" w:rsidR="00033BB9" w:rsidRDefault="00033BB9">
    <w:pPr>
      <w:pPrChange w:id="21" w:author="Nick Bernal" w:date="2026-08-04T06:07:00Z" w16du:dateUtc="2026-08-04T10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2"/>
  </w:num>
  <w:num w:numId="3" w16cid:durableId="1788812440">
    <w:abstractNumId w:val="3"/>
  </w:num>
  <w:num w:numId="4" w16cid:durableId="21312439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5D9"/>
    <w:rsid w:val="00033BB9"/>
    <w:rsid w:val="000C6A60"/>
    <w:rsid w:val="00191F8E"/>
    <w:rsid w:val="00233D7B"/>
    <w:rsid w:val="003104CE"/>
    <w:rsid w:val="00360F1B"/>
    <w:rsid w:val="003A4303"/>
    <w:rsid w:val="003C1D14"/>
    <w:rsid w:val="003C58BC"/>
    <w:rsid w:val="00422FC1"/>
    <w:rsid w:val="0049461A"/>
    <w:rsid w:val="005B022D"/>
    <w:rsid w:val="00652E45"/>
    <w:rsid w:val="00A16521"/>
    <w:rsid w:val="00A6315B"/>
    <w:rsid w:val="00A665D9"/>
    <w:rsid w:val="00AB2838"/>
    <w:rsid w:val="00AE1D97"/>
    <w:rsid w:val="00BB1758"/>
    <w:rsid w:val="00CC3C3F"/>
    <w:rsid w:val="00CE0D03"/>
    <w:rsid w:val="00DC281F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0" w:author="Nick Bernal" w:date="2026-08-04T06:0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1" w:author="Nick Bernal" w:date="2026-08-04T06:0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2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:rPrChange w:id="2" w:author="Nick Bernal" w:date="2026-08-04T06:07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3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:rPrChange w:id="3" w:author="Nick Bernal" w:date="2026-08-04T06:07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4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  <w:rPrChange w:id="4" w:author="Nick Bernal" w:date="2026-08-04T06:07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5" w:author="Nick Bernal" w:date="2026-08-04T06:07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rPrChange w:id="5" w:author="Nick Bernal" w:date="2026-08-04T06:0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6" w:author="Nick Bernal" w:date="2026-08-04T06:07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rPrChange w:id="6" w:author="Nick Bernal" w:date="2026-08-04T06:0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7" w:author="Nick Bernal" w:date="2026-08-04T06:07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rPrChange w:id="7" w:author="Nick Bernal" w:date="2026-08-04T06:0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8" w:author="Nick Bernal" w:date="2026-08-04T06:07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rPrChange w:id="8" w:author="Nick Bernal" w:date="2026-08-04T06:0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B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B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B9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B9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B9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B9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B9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B9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B9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33B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9" w:author="Nick Bernal" w:date="2026-08-04T06:07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rPrChange w:id="9" w:author="Nick Bernal" w:date="2026-08-04T06:0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33BB9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0" w:author="Nick Bernal" w:date="2026-08-04T06:07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:rPrChange w:id="10" w:author="Nick Berna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33BB9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11" w:author="Nick Bernal" w:date="2026-08-04T06:07:00Z">
        <w:pPr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1" w:author="Nick Bernal" w:date="2026-08-04T06:0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03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2" w:author="Nick Bernal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:rPrChange w:id="12" w:author="Nick Bernal" w:date="2026-08-04T06:07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B9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33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B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BB9"/>
  </w:style>
  <w:style w:type="paragraph" w:styleId="Footer">
    <w:name w:val="footer"/>
    <w:basedOn w:val="Normal"/>
    <w:link w:val="FooterChar"/>
    <w:uiPriority w:val="99"/>
    <w:unhideWhenUsed/>
    <w:rsid w:val="00033B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2026-08-04T10:07:00Z</dcterms:created>
  <dcterms:modified xsi:type="dcterms:W3CDTF">2026-08-04T10:07:00Z</dcterms:modified>
</cp:coreProperties>
</file>