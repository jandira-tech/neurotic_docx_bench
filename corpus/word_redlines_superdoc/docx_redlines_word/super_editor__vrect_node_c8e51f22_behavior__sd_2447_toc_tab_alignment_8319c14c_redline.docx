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6E0A" w14:textId="1671C10B" w:rsidR="00DE0A42" w:rsidRDefault="007438C0" w:rsidP="007438C0">
      <w:pPr>
        <w:pStyle w:val="Heading1"/>
        <w:rPr>
          <w:ins w:id="0" w:author="Caio Pizzol" w:date="2026-08-03T22:25:00Z" w16du:dateUtc="2026-08-04T02:25:00Z"/>
        </w:rPr>
      </w:pPr>
      <w:bookmarkStart w:id="1" w:name="_Toc227268872"/>
      <w:ins w:id="2" w:author="Caio Pizzol" w:date="2026-08-03T22:25:00Z" w16du:dateUtc="2026-08-04T02:25:00Z">
        <w:r>
          <w:t>Generalities</w:t>
        </w:r>
        <w:bookmarkEnd w:id="1"/>
      </w:ins>
    </w:p>
    <w:p w14:paraId="2E2A25A9" w14:textId="21F389B5" w:rsidR="007438C0" w:rsidRDefault="007438C0" w:rsidP="007438C0">
      <w:pPr>
        <w:rPr>
          <w:ins w:id="3" w:author="Caio Pizzol" w:date="2026-08-03T22:25:00Z" w16du:dateUtc="2026-08-04T02:25:00Z"/>
        </w:rPr>
      </w:pPr>
      <w:ins w:id="4" w:author="Caio Pizzol" w:date="2026-08-03T22:25:00Z" w16du:dateUtc="2026-08-04T02:25:00Z">
        <w:r>
          <w:t>Content for the Generalities section.</w:t>
        </w:r>
      </w:ins>
    </w:p>
    <w:p w14:paraId="0D54BFF2" w14:textId="07545B38" w:rsidR="007438C0" w:rsidRDefault="007438C0">
      <w:pPr>
        <w:rPr>
          <w:ins w:id="5" w:author="Caio Pizzol" w:date="2026-08-03T22:25:00Z" w16du:dateUtc="2026-08-04T02:25:00Z"/>
        </w:rPr>
      </w:pPr>
      <w:ins w:id="6" w:author="Caio Pizzol" w:date="2026-08-03T22:25:00Z" w16du:dateUtc="2026-08-04T02:25:00Z">
        <w:r>
          <w:br w:type="page"/>
        </w:r>
      </w:ins>
    </w:p>
    <w:p w14:paraId="4A3C1E94" w14:textId="7F6DE62F" w:rsidR="007438C0" w:rsidRDefault="007438C0" w:rsidP="007438C0">
      <w:pPr>
        <w:pStyle w:val="Heading1"/>
        <w:rPr>
          <w:ins w:id="7" w:author="Caio Pizzol" w:date="2026-08-03T22:25:00Z" w16du:dateUtc="2026-08-04T02:25:00Z"/>
        </w:rPr>
      </w:pPr>
      <w:bookmarkStart w:id="8" w:name="_Toc227268873"/>
      <w:ins w:id="9" w:author="Caio Pizzol" w:date="2026-08-03T22:25:00Z" w16du:dateUtc="2026-08-04T02:25:00Z">
        <w:r>
          <w:lastRenderedPageBreak/>
          <w:t>Definitions</w:t>
        </w:r>
        <w:bookmarkEnd w:id="8"/>
      </w:ins>
    </w:p>
    <w:p w14:paraId="33F99779" w14:textId="0934D36E" w:rsidR="007438C0" w:rsidRDefault="007438C0" w:rsidP="007438C0">
      <w:pPr>
        <w:rPr>
          <w:ins w:id="10" w:author="Caio Pizzol" w:date="2026-08-03T22:25:00Z" w16du:dateUtc="2026-08-04T02:25:00Z"/>
        </w:rPr>
      </w:pPr>
      <w:ins w:id="11" w:author="Caio Pizzol" w:date="2026-08-03T22:25:00Z" w16du:dateUtc="2026-08-04T02:25:00Z">
        <w:r>
          <w:t>Content for the Definitions section.</w:t>
        </w:r>
      </w:ins>
    </w:p>
    <w:p w14:paraId="6EB931F7" w14:textId="51BEB476" w:rsidR="007438C0" w:rsidRDefault="007438C0" w:rsidP="007438C0">
      <w:pPr>
        <w:pStyle w:val="Heading2"/>
        <w:rPr>
          <w:ins w:id="12" w:author="Caio Pizzol" w:date="2026-08-03T22:25:00Z" w16du:dateUtc="2026-08-04T02:25:00Z"/>
        </w:rPr>
      </w:pPr>
      <w:bookmarkStart w:id="13" w:name="_Toc227268874"/>
      <w:ins w:id="14" w:author="Caio Pizzol" w:date="2026-08-03T22:25:00Z" w16du:dateUtc="2026-08-04T02:25:00Z">
        <w:r>
          <w:t>Key terms</w:t>
        </w:r>
        <w:bookmarkEnd w:id="13"/>
      </w:ins>
    </w:p>
    <w:p w14:paraId="41B5BCF2" w14:textId="741E651B" w:rsidR="007438C0" w:rsidRDefault="007438C0" w:rsidP="007438C0">
      <w:pPr>
        <w:rPr>
          <w:ins w:id="15" w:author="Caio Pizzol" w:date="2026-08-03T22:25:00Z" w16du:dateUtc="2026-08-04T02:25:00Z"/>
        </w:rPr>
      </w:pPr>
      <w:ins w:id="16" w:author="Caio Pizzol" w:date="2026-08-03T22:25:00Z" w16du:dateUtc="2026-08-04T02:25:00Z">
        <w:r>
          <w:t>Key terms content.</w:t>
        </w:r>
      </w:ins>
    </w:p>
    <w:p w14:paraId="6CBA6D2F" w14:textId="46FBA7CC" w:rsidR="007438C0" w:rsidRDefault="007438C0">
      <w:pPr>
        <w:rPr>
          <w:ins w:id="17" w:author="Caio Pizzol" w:date="2026-08-03T22:25:00Z" w16du:dateUtc="2026-08-04T02:25:00Z"/>
        </w:rPr>
      </w:pPr>
      <w:ins w:id="18" w:author="Caio Pizzol" w:date="2026-08-03T22:25:00Z" w16du:dateUtc="2026-08-04T02:25:00Z">
        <w:r>
          <w:br w:type="page"/>
        </w:r>
      </w:ins>
    </w:p>
    <w:p w14:paraId="3F612389" w14:textId="0C9D243A" w:rsidR="007438C0" w:rsidRDefault="007438C0" w:rsidP="007438C0">
      <w:pPr>
        <w:pStyle w:val="Heading1"/>
        <w:rPr>
          <w:ins w:id="19" w:author="Caio Pizzol" w:date="2026-08-03T22:25:00Z" w16du:dateUtc="2026-08-04T02:25:00Z"/>
        </w:rPr>
      </w:pPr>
      <w:bookmarkStart w:id="20" w:name="_Toc227268875"/>
      <w:ins w:id="21" w:author="Caio Pizzol" w:date="2026-08-03T22:25:00Z" w16du:dateUtc="2026-08-04T02:25:00Z">
        <w:r>
          <w:t>Obligations</w:t>
        </w:r>
        <w:bookmarkEnd w:id="20"/>
      </w:ins>
    </w:p>
    <w:p w14:paraId="655E2869" w14:textId="68412613" w:rsidR="007438C0" w:rsidRDefault="007438C0" w:rsidP="007438C0">
      <w:pPr>
        <w:rPr>
          <w:ins w:id="22" w:author="Caio Pizzol" w:date="2026-08-03T22:25:00Z" w16du:dateUtc="2026-08-04T02:25:00Z"/>
        </w:rPr>
      </w:pPr>
      <w:ins w:id="23" w:author="Caio Pizzol" w:date="2026-08-03T22:25:00Z" w16du:dateUtc="2026-08-04T02:25:00Z">
        <w:r>
          <w:t>Obligations section content goes here with several lines so pagination occurs naturally.</w:t>
        </w:r>
      </w:ins>
    </w:p>
    <w:p w14:paraId="14D0CFEE" w14:textId="29C5876C" w:rsidR="007438C0" w:rsidRDefault="007438C0" w:rsidP="007438C0">
      <w:pPr>
        <w:pStyle w:val="Heading2"/>
        <w:rPr>
          <w:ins w:id="24" w:author="Caio Pizzol" w:date="2026-08-03T22:25:00Z" w16du:dateUtc="2026-08-04T02:25:00Z"/>
        </w:rPr>
      </w:pPr>
      <w:bookmarkStart w:id="25" w:name="_Toc227268876"/>
      <w:ins w:id="26" w:author="Caio Pizzol" w:date="2026-08-03T22:25:00Z" w16du:dateUtc="2026-08-04T02:25:00Z">
        <w:r>
          <w:t>Representations and Warranties</w:t>
        </w:r>
        <w:bookmarkEnd w:id="25"/>
      </w:ins>
    </w:p>
    <w:p w14:paraId="1C160133" w14:textId="1338C68A" w:rsidR="007438C0" w:rsidRDefault="007438C0" w:rsidP="007438C0">
      <w:pPr>
        <w:rPr>
          <w:ins w:id="27" w:author="Caio Pizzol" w:date="2026-08-03T22:25:00Z" w16du:dateUtc="2026-08-04T02:25:00Z"/>
        </w:rPr>
      </w:pPr>
      <w:ins w:id="28" w:author="Caio Pizzol" w:date="2026-08-03T22:25:00Z" w16du:dateUtc="2026-08-04T02:25:00Z">
        <w:r>
          <w:t>Reps and warranties content.</w:t>
        </w:r>
      </w:ins>
    </w:p>
    <w:p w14:paraId="28183213" w14:textId="4345DC11" w:rsidR="007438C0" w:rsidRDefault="007438C0" w:rsidP="007438C0">
      <w:pPr>
        <w:pStyle w:val="Heading3"/>
        <w:rPr>
          <w:ins w:id="29" w:author="Caio Pizzol" w:date="2026-08-03T22:25:00Z" w16du:dateUtc="2026-08-04T02:25:00Z"/>
        </w:rPr>
      </w:pPr>
      <w:bookmarkStart w:id="30" w:name="_Toc227268877"/>
      <w:ins w:id="31" w:author="Caio Pizzol" w:date="2026-08-03T22:25:00Z" w16du:dateUtc="2026-08-04T02:25:00Z">
        <w:r>
          <w:t>Disclosure Letter</w:t>
        </w:r>
        <w:bookmarkEnd w:id="30"/>
      </w:ins>
    </w:p>
    <w:p w14:paraId="42EF6B0A" w14:textId="75EA297C" w:rsidR="007438C0" w:rsidRDefault="007438C0" w:rsidP="007438C0">
      <w:pPr>
        <w:rPr>
          <w:ins w:id="32" w:author="Caio Pizzol" w:date="2026-08-03T22:25:00Z" w16du:dateUtc="2026-08-04T02:25:00Z"/>
        </w:rPr>
      </w:pPr>
      <w:ins w:id="33" w:author="Caio Pizzol" w:date="2026-08-03T22:25:00Z" w16du:dateUtc="2026-08-04T02:25:00Z">
        <w:r>
          <w:t>Disclosure letter content.</w:t>
        </w:r>
      </w:ins>
    </w:p>
    <w:p w14:paraId="2EB07EE5" w14:textId="4400F527" w:rsidR="007438C0" w:rsidRDefault="007438C0">
      <w:pPr>
        <w:rPr>
          <w:ins w:id="34" w:author="Caio Pizzol" w:date="2026-08-03T22:25:00Z" w16du:dateUtc="2026-08-04T02:25:00Z"/>
        </w:rPr>
      </w:pPr>
      <w:ins w:id="35" w:author="Caio Pizzol" w:date="2026-08-03T22:25:00Z" w16du:dateUtc="2026-08-04T02:25:00Z">
        <w:r>
          <w:br w:type="page"/>
        </w:r>
      </w:ins>
    </w:p>
    <w:p w14:paraId="73C9AA76" w14:textId="1A9D7425" w:rsidR="007438C0" w:rsidRDefault="007438C0" w:rsidP="007438C0">
      <w:pPr>
        <w:pStyle w:val="Heading1"/>
        <w:rPr>
          <w:ins w:id="36" w:author="Caio Pizzol" w:date="2026-08-03T22:25:00Z" w16du:dateUtc="2026-08-04T02:25:00Z"/>
        </w:rPr>
      </w:pPr>
      <w:bookmarkStart w:id="37" w:name="_Toc227268878"/>
      <w:ins w:id="38" w:author="Caio Pizzol" w:date="2026-08-03T22:25:00Z" w16du:dateUtc="2026-08-04T02:25:00Z">
        <w:r>
          <w:t>Miscellaneous</w:t>
        </w:r>
        <w:bookmarkEnd w:id="37"/>
      </w:ins>
    </w:p>
    <w:p w14:paraId="57A19386" w14:textId="6CA55943" w:rsidR="007438C0" w:rsidRDefault="007438C0" w:rsidP="007438C0">
      <w:pPr>
        <w:rPr>
          <w:ins w:id="39" w:author="Caio Pizzol" w:date="2026-08-03T22:25:00Z" w16du:dateUtc="2026-08-04T02:25:00Z"/>
        </w:rPr>
      </w:pPr>
      <w:ins w:id="40" w:author="Caio Pizzol" w:date="2026-08-03T22:25:00Z" w16du:dateUtc="2026-08-04T02:25:00Z">
        <w:r>
          <w:t>Closing content.</w:t>
        </w:r>
      </w:ins>
    </w:p>
    <w:p w14:paraId="24C391D6" w14:textId="7DBE7955" w:rsidR="007438C0" w:rsidRDefault="007438C0">
      <w:pPr>
        <w:rPr>
          <w:ins w:id="41" w:author="Caio Pizzol" w:date="2026-08-03T22:25:00Z" w16du:dateUtc="2026-08-04T02:25:00Z"/>
        </w:rPr>
      </w:pPr>
      <w:ins w:id="42" w:author="Caio Pizzol" w:date="2026-08-03T22:25:00Z" w16du:dateUtc="2026-08-04T02:25:00Z">
        <w:r>
          <w:br w:type="page"/>
        </w:r>
      </w:ins>
    </w:p>
    <w:p w14:paraId="0F41B3BC" w14:textId="6698DE87" w:rsidR="007438C0" w:rsidRDefault="007438C0" w:rsidP="007438C0">
      <w:pPr>
        <w:pStyle w:val="Heading1"/>
        <w:rPr>
          <w:ins w:id="43" w:author="Caio Pizzol" w:date="2026-08-03T22:25:00Z" w16du:dateUtc="2026-08-04T02:25:00Z"/>
        </w:rPr>
      </w:pPr>
      <w:bookmarkStart w:id="44" w:name="_Toc227268879"/>
      <w:ins w:id="45" w:author="Caio Pizzol" w:date="2026-08-03T22:25:00Z" w16du:dateUtc="2026-08-04T02:25:00Z">
        <w:r>
          <w:t>Table of Contents</w:t>
        </w:r>
        <w:bookmarkEnd w:id="44"/>
      </w:ins>
    </w:p>
    <w:p w14:paraId="10B95BE4" w14:textId="09664250" w:rsidR="007438C0" w:rsidRDefault="007438C0">
      <w:pPr>
        <w:pStyle w:val="TOC1"/>
        <w:tabs>
          <w:tab w:val="right" w:leader="dot" w:pos="9350"/>
        </w:tabs>
        <w:rPr>
          <w:ins w:id="46" w:author="Caio Pizzol" w:date="2026-08-03T22:25:00Z" w16du:dateUtc="2026-08-04T02:25:00Z"/>
          <w:noProof/>
        </w:rPr>
      </w:pPr>
      <w:ins w:id="47" w:author="Caio Pizzol" w:date="2026-08-03T22:25:00Z" w16du:dateUtc="2026-08-04T02:25:00Z">
        <w:r>
          <w:fldChar w:fldCharType="begin"/>
        </w:r>
        <w:r>
          <w:instrText xml:space="preserve"> TOC \o "1-3" </w:instrText>
        </w:r>
        <w:r>
          <w:fldChar w:fldCharType="separate"/>
        </w:r>
        <w:r>
          <w:rPr>
            <w:noProof/>
          </w:rPr>
          <w:t>Generalities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ins>
    </w:p>
    <w:p w14:paraId="3207031C" w14:textId="3BC17BDB" w:rsidR="007438C0" w:rsidRDefault="007438C0">
      <w:pPr>
        <w:pStyle w:val="TOC1"/>
        <w:tabs>
          <w:tab w:val="right" w:leader="dot" w:pos="9350"/>
        </w:tabs>
        <w:rPr>
          <w:ins w:id="48" w:author="Caio Pizzol" w:date="2026-08-03T22:25:00Z" w16du:dateUtc="2026-08-04T02:25:00Z"/>
          <w:noProof/>
        </w:rPr>
      </w:pPr>
      <w:ins w:id="49" w:author="Caio Pizzol" w:date="2026-08-03T22:25:00Z" w16du:dateUtc="2026-08-04T02:25:00Z">
        <w:r>
          <w:rPr>
            <w:noProof/>
          </w:rPr>
          <w:t>Definitions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ins>
    </w:p>
    <w:p w14:paraId="520F1560" w14:textId="4A12C99F" w:rsidR="007438C0" w:rsidRDefault="007438C0">
      <w:pPr>
        <w:pStyle w:val="TOC2"/>
        <w:tabs>
          <w:tab w:val="right" w:leader="dot" w:pos="9350"/>
        </w:tabs>
        <w:rPr>
          <w:ins w:id="50" w:author="Caio Pizzol" w:date="2026-08-03T22:25:00Z" w16du:dateUtc="2026-08-04T02:25:00Z"/>
          <w:noProof/>
        </w:rPr>
      </w:pPr>
      <w:ins w:id="51" w:author="Caio Pizzol" w:date="2026-08-03T22:25:00Z" w16du:dateUtc="2026-08-04T02:25:00Z">
        <w:r>
          <w:rPr>
            <w:noProof/>
          </w:rPr>
          <w:t>Key terms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ins>
    </w:p>
    <w:p w14:paraId="27B3D34D" w14:textId="69A53475" w:rsidR="007438C0" w:rsidRDefault="007438C0">
      <w:pPr>
        <w:pStyle w:val="TOC1"/>
        <w:tabs>
          <w:tab w:val="right" w:leader="dot" w:pos="9350"/>
        </w:tabs>
        <w:rPr>
          <w:ins w:id="52" w:author="Caio Pizzol" w:date="2026-08-03T22:25:00Z" w16du:dateUtc="2026-08-04T02:25:00Z"/>
          <w:noProof/>
        </w:rPr>
      </w:pPr>
      <w:ins w:id="53" w:author="Caio Pizzol" w:date="2026-08-03T22:25:00Z" w16du:dateUtc="2026-08-04T02:25:00Z">
        <w:r>
          <w:rPr>
            <w:noProof/>
          </w:rPr>
          <w:t>Obligations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ins>
    </w:p>
    <w:p w14:paraId="38BDF921" w14:textId="3041D331" w:rsidR="007438C0" w:rsidRDefault="007438C0">
      <w:pPr>
        <w:pStyle w:val="TOC2"/>
        <w:tabs>
          <w:tab w:val="right" w:leader="dot" w:pos="9350"/>
        </w:tabs>
        <w:rPr>
          <w:ins w:id="54" w:author="Caio Pizzol" w:date="2026-08-03T22:25:00Z" w16du:dateUtc="2026-08-04T02:25:00Z"/>
          <w:noProof/>
        </w:rPr>
      </w:pPr>
      <w:ins w:id="55" w:author="Caio Pizzol" w:date="2026-08-03T22:25:00Z" w16du:dateUtc="2026-08-04T02:25:00Z">
        <w:r>
          <w:rPr>
            <w:noProof/>
          </w:rPr>
          <w:t>Representations and Warranties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ins>
    </w:p>
    <w:p w14:paraId="6B0B3DC1" w14:textId="56825EEE" w:rsidR="007438C0" w:rsidRDefault="007438C0">
      <w:pPr>
        <w:pStyle w:val="TOC3"/>
        <w:tabs>
          <w:tab w:val="right" w:leader="dot" w:pos="9350"/>
        </w:tabs>
        <w:rPr>
          <w:ins w:id="56" w:author="Caio Pizzol" w:date="2026-08-03T22:25:00Z" w16du:dateUtc="2026-08-04T02:25:00Z"/>
          <w:noProof/>
        </w:rPr>
      </w:pPr>
      <w:ins w:id="57" w:author="Caio Pizzol" w:date="2026-08-03T22:25:00Z" w16du:dateUtc="2026-08-04T02:25:00Z">
        <w:r>
          <w:rPr>
            <w:noProof/>
          </w:rPr>
          <w:t>Disclosure Letter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ins>
    </w:p>
    <w:p w14:paraId="294CFBFE" w14:textId="7E3A3052" w:rsidR="007438C0" w:rsidRDefault="007438C0">
      <w:pPr>
        <w:pStyle w:val="TOC1"/>
        <w:tabs>
          <w:tab w:val="right" w:leader="dot" w:pos="9350"/>
        </w:tabs>
        <w:rPr>
          <w:ins w:id="58" w:author="Caio Pizzol" w:date="2026-08-03T22:25:00Z" w16du:dateUtc="2026-08-04T02:25:00Z"/>
          <w:noProof/>
        </w:rPr>
      </w:pPr>
      <w:ins w:id="59" w:author="Caio Pizzol" w:date="2026-08-03T22:25:00Z" w16du:dateUtc="2026-08-04T02:25:00Z">
        <w:r>
          <w:rPr>
            <w:noProof/>
          </w:rPr>
          <w:t>Miscellaneous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ins>
    </w:p>
    <w:p w14:paraId="096C01E3" w14:textId="14E7FBFE" w:rsidR="007438C0" w:rsidRDefault="007438C0">
      <w:pPr>
        <w:pStyle w:val="TOC1"/>
        <w:tabs>
          <w:tab w:val="right" w:leader="dot" w:pos="9350"/>
        </w:tabs>
        <w:rPr>
          <w:ins w:id="60" w:author="Caio Pizzol" w:date="2026-08-03T22:25:00Z" w16du:dateUtc="2026-08-04T02:25:00Z"/>
          <w:noProof/>
        </w:rPr>
      </w:pPr>
      <w:ins w:id="61" w:author="Caio Pizzol" w:date="2026-08-03T22:25:00Z" w16du:dateUtc="2026-08-04T02:25:00Z">
        <w:r>
          <w:rPr>
            <w:noProof/>
          </w:rPr>
          <w:t>Table of Contents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ins>
    </w:p>
    <w:p w14:paraId="6FBA6C5C" w14:textId="0F91274D" w:rsidR="007438C0" w:rsidRDefault="007438C0" w:rsidP="007438C0">
      <w:pPr>
        <w:rPr>
          <w:ins w:id="62" w:author="Caio Pizzol" w:date="2026-08-03T22:25:00Z" w16du:dateUtc="2026-08-04T02:25:00Z"/>
        </w:rPr>
      </w:pPr>
      <w:ins w:id="63" w:author="Caio Pizzol" w:date="2026-08-03T22:25:00Z" w16du:dateUtc="2026-08-04T02:25:00Z">
        <w:r>
          <w:fldChar w:fldCharType="end"/>
        </w:r>
      </w:ins>
    </w:p>
    <w:p w14:paraId="17DD8C24" w14:textId="77777777" w:rsidR="00CB3F5E" w:rsidRDefault="00634084">
      <w:pPr>
        <w:pStyle w:val="Title"/>
        <w:spacing w:after="90"/>
        <w:jc w:val="center"/>
        <w:rPr>
          <w:del w:id="64" w:author="Caio Pizzol" w:date="2026-08-03T22:25:00Z" w16du:dateUtc="2026-08-04T02:25:00Z"/>
        </w:rPr>
      </w:pPr>
      <w:del w:id="65" w:author="Caio Pizzol" w:date="2026-08-03T22:25:00Z" w16du:dateUtc="2026-08-04T02:25:00Z">
        <w:r>
          <w:delText>CONTRACT FOR CONTRACTS</w:delText>
        </w:r>
      </w:del>
    </w:p>
    <w:p w14:paraId="2955FE12" w14:textId="77777777" w:rsidR="00CB3F5E" w:rsidRDefault="00322D35">
      <w:pPr>
        <w:pStyle w:val="Title"/>
        <w:spacing w:after="90"/>
        <w:jc w:val="center"/>
        <w:rPr>
          <w:del w:id="66" w:author="Caio Pizzol" w:date="2026-08-03T22:25:00Z" w16du:dateUtc="2026-08-04T02:25:00Z"/>
        </w:rPr>
      </w:pPr>
      <w:del w:id="67" w:author="Caio Pizzol" w:date="2026-08-03T22:25:00Z" w16du:dateUtc="2026-08-04T02:25:00Z">
        <w:r>
          <w:rPr>
            <w:i/>
          </w:rPr>
          <w:delText>aka the most kickass contract system EVER</w:delText>
        </w:r>
      </w:del>
    </w:p>
    <w:p w14:paraId="6300CCD5" w14:textId="77777777" w:rsidR="00CB3F5E" w:rsidRDefault="00CB3F5E">
      <w:pPr>
        <w:spacing w:after="0" w:line="240" w:lineRule="auto"/>
        <w:rPr>
          <w:del w:id="68" w:author="Caio Pizzol" w:date="2026-08-03T22:25:00Z" w16du:dateUtc="2026-08-04T02:25:00Z"/>
        </w:rPr>
      </w:pPr>
    </w:p>
    <w:p w14:paraId="30BEEE7B" w14:textId="77777777" w:rsidR="00CB3F5E" w:rsidRDefault="00067CA9">
      <w:pPr>
        <w:spacing w:after="0"/>
        <w:rPr>
          <w:del w:id="69" w:author="Caio Pizzol" w:date="2026-08-03T22:25:00Z" w16du:dateUtc="2026-08-04T02:25:00Z"/>
        </w:rPr>
      </w:pPr>
      <w:del w:id="70" w:author="Caio Pizzol" w:date="2026-08-03T22:25:00Z" w16du:dateUtc="2026-08-04T02:25:00Z">
        <w:r>
          <w:rPr>
            <w:noProof/>
          </w:rPr>
          <w:pict w14:anchorId="26080713">
            <v:rect id="_x0000_i1026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27CFBC20" w14:textId="77777777" w:rsidR="00CB3F5E" w:rsidRDefault="00634084">
      <w:pPr>
        <w:spacing w:after="0" w:line="240" w:lineRule="auto"/>
        <w:rPr>
          <w:del w:id="71" w:author="Caio Pizzol" w:date="2026-08-03T22:25:00Z" w16du:dateUtc="2026-08-04T02:25:00Z"/>
        </w:rPr>
      </w:pPr>
      <w:del w:id="72" w:author="Caio Pizzol" w:date="2026-08-03T22:25:00Z" w16du:dateUtc="2026-08-04T02:25:00Z">
        <w:r>
          <w:rPr>
            <w:b/>
          </w:rPr>
          <w:delText>PARTIES</w:delText>
        </w:r>
      </w:del>
    </w:p>
    <w:p w14:paraId="6770F07D" w14:textId="77777777" w:rsidR="00CB3F5E" w:rsidRDefault="00634084">
      <w:pPr>
        <w:spacing w:after="0" w:line="240" w:lineRule="auto"/>
        <w:rPr>
          <w:del w:id="73" w:author="Caio Pizzol" w:date="2026-08-03T22:25:00Z" w16du:dateUtc="2026-08-04T02:25:00Z"/>
        </w:rPr>
      </w:pPr>
      <w:del w:id="74" w:author="Caio Pizzol" w:date="2026-08-03T22:25:00Z" w16du:dateUtc="2026-08-04T02:25:00Z">
        <w:r>
          <w:delText xml:space="preserve">This Contract (“Contract”) is made between </w:delText>
        </w:r>
        <w:r>
          <w:rPr>
            <w:b/>
          </w:rPr>
          <w:delText>OpenGov, Inc.</w:delText>
        </w:r>
        <w:r>
          <w:delText xml:space="preserve"> (“OG”) and “</w:delText>
        </w:r>
        <w:r>
          <w:rPr>
            <w:b/>
          </w:rPr>
          <w:delText xml:space="preserve">The Outstanding Procurement Professionals </w:delText>
        </w:r>
        <w:r>
          <w:delText>(“OPP”).</w:delText>
        </w:r>
      </w:del>
    </w:p>
    <w:p w14:paraId="72C6D595" w14:textId="77777777" w:rsidR="00CB3F5E" w:rsidRDefault="00067CA9">
      <w:pPr>
        <w:spacing w:after="0"/>
        <w:rPr>
          <w:del w:id="75" w:author="Caio Pizzol" w:date="2026-08-03T22:25:00Z" w16du:dateUtc="2026-08-04T02:25:00Z"/>
        </w:rPr>
      </w:pPr>
      <w:del w:id="76" w:author="Caio Pizzol" w:date="2026-08-03T22:25:00Z" w16du:dateUtc="2026-08-04T02:25:00Z">
        <w:r>
          <w:rPr>
            <w:noProof/>
          </w:rPr>
          <w:pict w14:anchorId="22460777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50FC9DBA" w14:textId="77777777" w:rsidR="00CB3F5E" w:rsidRDefault="00CB3F5E">
      <w:pPr>
        <w:spacing w:after="0" w:line="240" w:lineRule="auto"/>
        <w:rPr>
          <w:del w:id="77" w:author="Caio Pizzol" w:date="2026-08-03T22:25:00Z" w16du:dateUtc="2026-08-04T02:25:00Z"/>
          <w:b/>
        </w:rPr>
      </w:pPr>
    </w:p>
    <w:p w14:paraId="063BD84B" w14:textId="77777777" w:rsidR="00CB3F5E" w:rsidRDefault="00634084">
      <w:pPr>
        <w:spacing w:after="0" w:line="240" w:lineRule="auto"/>
        <w:rPr>
          <w:del w:id="78" w:author="Caio Pizzol" w:date="2026-08-03T22:25:00Z" w16du:dateUtc="2026-08-04T02:25:00Z"/>
        </w:rPr>
      </w:pPr>
      <w:del w:id="79" w:author="Caio Pizzol" w:date="2026-08-03T22:25:00Z" w16du:dateUtc="2026-08-04T02:25:00Z">
        <w:r>
          <w:rPr>
            <w:b/>
          </w:rPr>
          <w:delText>WHEREAS</w:delText>
        </w:r>
      </w:del>
    </w:p>
    <w:p w14:paraId="40E5620E" w14:textId="77777777" w:rsidR="00CB3F5E" w:rsidRDefault="00634084">
      <w:pPr>
        <w:numPr>
          <w:ilvl w:val="0"/>
          <w:numId w:val="1"/>
        </w:numPr>
        <w:spacing w:after="0" w:line="240" w:lineRule="auto"/>
        <w:rPr>
          <w:del w:id="80" w:author="Caio Pizzol" w:date="2026-08-03T22:25:00Z" w16du:dateUtc="2026-08-04T02:25:00Z"/>
        </w:rPr>
      </w:pPr>
      <w:del w:id="81" w:author="Caio Pizzol" w:date="2026-08-03T22:25:00Z" w16du:dateUtc="2026-08-04T02:25:00Z">
        <w:r>
          <w:delText>OG is down with OPP;</w:delText>
        </w:r>
      </w:del>
    </w:p>
    <w:p w14:paraId="3AEF7E64" w14:textId="77777777" w:rsidR="00CB3F5E" w:rsidRDefault="00634084">
      <w:pPr>
        <w:numPr>
          <w:ilvl w:val="0"/>
          <w:numId w:val="1"/>
        </w:numPr>
        <w:spacing w:after="0" w:line="240" w:lineRule="auto"/>
        <w:rPr>
          <w:del w:id="82" w:author="Caio Pizzol" w:date="2026-08-03T22:25:00Z" w16du:dateUtc="2026-08-04T02:25:00Z"/>
        </w:rPr>
      </w:pPr>
      <w:del w:id="83" w:author="Caio Pizzol" w:date="2026-08-03T22:25:00Z" w16du:dateUtc="2026-08-04T02:25:00Z">
        <w:r>
          <w:delText>OG believes it’s time for public servants to have tools they love;</w:delText>
        </w:r>
      </w:del>
    </w:p>
    <w:p w14:paraId="10D08ADD" w14:textId="77777777" w:rsidR="00CB3F5E" w:rsidRDefault="00634084">
      <w:pPr>
        <w:numPr>
          <w:ilvl w:val="0"/>
          <w:numId w:val="1"/>
        </w:numPr>
        <w:spacing w:after="0" w:line="240" w:lineRule="auto"/>
        <w:rPr>
          <w:del w:id="84" w:author="Caio Pizzol" w:date="2026-08-03T22:25:00Z" w16du:dateUtc="2026-08-04T02:25:00Z"/>
        </w:rPr>
      </w:pPr>
      <w:del w:id="85" w:author="Caio Pizzol" w:date="2026-08-03T22:25:00Z" w16du:dateUtc="2026-08-04T02:25:00Z">
        <w:r>
          <w:delText>OG has a roadmap it wants to share</w:delText>
        </w:r>
      </w:del>
    </w:p>
    <w:p w14:paraId="2B6BED2B" w14:textId="77777777" w:rsidR="00CB3F5E" w:rsidRDefault="00634084">
      <w:pPr>
        <w:numPr>
          <w:ilvl w:val="0"/>
          <w:numId w:val="1"/>
        </w:numPr>
        <w:spacing w:after="0" w:line="240" w:lineRule="auto"/>
        <w:rPr>
          <w:del w:id="86" w:author="Caio Pizzol" w:date="2026-08-03T22:25:00Z" w16du:dateUtc="2026-08-04T02:25:00Z"/>
        </w:rPr>
      </w:pPr>
      <w:del w:id="87" w:author="Caio Pizzol" w:date="2026-08-03T22:25:00Z" w16du:dateUtc="2026-08-04T02:25:00Z">
        <w:r>
          <w:delText>OPP are willing to get down with OG;</w:delText>
        </w:r>
      </w:del>
    </w:p>
    <w:p w14:paraId="66765CE4" w14:textId="77777777" w:rsidR="00CB3F5E" w:rsidRDefault="00CB3F5E">
      <w:pPr>
        <w:spacing w:after="0" w:line="240" w:lineRule="auto"/>
        <w:rPr>
          <w:del w:id="88" w:author="Caio Pizzol" w:date="2026-08-03T22:25:00Z" w16du:dateUtc="2026-08-04T02:25:00Z"/>
        </w:rPr>
      </w:pPr>
    </w:p>
    <w:p w14:paraId="65D68199" w14:textId="77777777" w:rsidR="00CB3F5E" w:rsidRDefault="00CB3F5E" w:rsidP="007438C0">
      <w:pPr>
        <w:pPrChange w:id="89" w:author="Caio Pizzol" w:date="2026-08-03T22:25:00Z" w16du:dateUtc="2026-08-04T02:25:00Z">
          <w:pPr>
            <w:spacing w:after="0" w:line="240" w:lineRule="auto"/>
          </w:pPr>
        </w:pPrChange>
      </w:pPr>
    </w:p>
    <w:sectPr w:rsidR="00CB3F5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6F43A" w14:textId="77777777" w:rsidR="00067CA9" w:rsidRDefault="00067CA9">
      <w:pPr>
        <w:spacing w:after="0" w:line="240" w:lineRule="auto"/>
      </w:pPr>
      <w:r>
        <w:separator/>
      </w:r>
    </w:p>
  </w:endnote>
  <w:endnote w:type="continuationSeparator" w:id="0">
    <w:p w14:paraId="229229F9" w14:textId="77777777" w:rsidR="00067CA9" w:rsidRDefault="0006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2D4D8" w14:textId="77777777" w:rsidR="00CB3F5E" w:rsidRDefault="00CB3F5E">
    <w:pPr>
      <w:pStyle w:val="Hyperlink"/>
      <w:pPrChange w:id="91" w:author="Caio Pizzol" w:date="2026-08-03T22:25:00Z" w16du:dateUtc="2026-08-04T02:25:00Z">
        <w:pPr>
          <w:spacing w:after="165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FB97B" w14:textId="77777777" w:rsidR="00067CA9" w:rsidRDefault="00067CA9">
      <w:pPr>
        <w:spacing w:after="0" w:line="240" w:lineRule="auto"/>
      </w:pPr>
      <w:r>
        <w:separator/>
      </w:r>
    </w:p>
  </w:footnote>
  <w:footnote w:type="continuationSeparator" w:id="0">
    <w:p w14:paraId="3979EAC5" w14:textId="77777777" w:rsidR="00067CA9" w:rsidRDefault="0006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6C490" w14:textId="77777777" w:rsidR="00CB3F5E" w:rsidRDefault="00CB3F5E">
    <w:pPr>
      <w:pStyle w:val="Motistyle"/>
      <w:pPrChange w:id="90" w:author="Caio Pizzol" w:date="2026-08-03T22:25:00Z" w16du:dateUtc="2026-08-04T02:25:00Z">
        <w:pPr>
          <w:spacing w:after="165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67CA9"/>
    <w:rsid w:val="000C52D9"/>
    <w:rsid w:val="002031F9"/>
    <w:rsid w:val="00322D35"/>
    <w:rsid w:val="003557AF"/>
    <w:rsid w:val="004368DF"/>
    <w:rsid w:val="00563DB5"/>
    <w:rsid w:val="00634084"/>
    <w:rsid w:val="007438C0"/>
    <w:rsid w:val="00744453"/>
    <w:rsid w:val="008C7AEF"/>
    <w:rsid w:val="009C7AE6"/>
    <w:rsid w:val="00A16521"/>
    <w:rsid w:val="00BF6C9A"/>
    <w:rsid w:val="00C2183A"/>
    <w:rsid w:val="00CB3F5E"/>
    <w:rsid w:val="00D833B8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3557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57A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557A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2025-08-08T16:28:00Z</dcterms:created>
  <dcterms:modified xsi:type="dcterms:W3CDTF">2026-08-04T02:25:00Z</dcterms:modified>
</cp:coreProperties>
</file>