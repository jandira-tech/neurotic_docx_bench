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8776FE">
      <w:pPr>
        <w:rPr>
          <w:del w:id="0" w:author="Nick Bernal" w:date="2026-08-03T22:22:00Z" w16du:dateUtc="2026-08-04T02:22:00Z"/>
        </w:rPr>
      </w:pPr>
      <w:ins w:id="1" w:author="Nick Bernal" w:date="2026-08-03T22:22:00Z" w16du:dateUtc="2026-08-04T02:22:00Z">
        <w:r>
          <w:t>Before</w:t>
        </w:r>
      </w:ins>
      <w:sdt>
        <w:sdtPr>
          <w:alias w:val="Inline Test Content"/>
          <w:tag w:val="InlineSDT"/>
          <w:id w:val="1432317586"/>
        </w:sdtPr>
        <w:sdtEndPr/>
        <w:sdtContent>
          <w:del w:id="2" w:author="Nick Bernal" w:date="2026-08-03T22:22:00Z" w16du:dateUtc="2026-08-04T02:22:00Z">
            <w:r>
              <w:delText>This is some inline SDT text content inside a run.</w:delText>
            </w:r>
          </w:del>
        </w:sdtContent>
      </w:sdt>
    </w:p>
    <w:sdt>
      <w:sdtPr>
        <w:alias w:val="Block Level Test"/>
        <w:tag w:val="BlockSDT"/>
        <w:id w:val="508022206"/>
      </w:sdtPr>
      <w:sdtEndPr/>
      <w:sdtContent>
        <w:p w14:paraId="7D94D2F9" w14:textId="77777777" w:rsidR="00591DAD" w:rsidRDefault="008776FE">
          <w:del w:id="3" w:author="Nick Bernal" w:date="2026-08-03T22:22:00Z" w16du:dateUtc="2026-08-04T02:22:00Z">
            <w:r>
              <w:delText>This is a paragraph inside the</w:delText>
            </w:r>
          </w:del>
          <w:r>
            <w:t xml:space="preserve"> block</w:t>
          </w:r>
          <w:ins w:id="4" w:author="Nick Bernal" w:date="2026-08-03T22:22:00Z" w16du:dateUtc="2026-08-04T02:22:00Z">
            <w:r>
              <w:t>-level</w:t>
            </w:r>
          </w:ins>
          <w:r>
            <w:t xml:space="preserve"> SDT</w:t>
          </w:r>
          <w:ins w:id="5" w:author="Nick Bernal" w:date="2026-08-03T22:22:00Z" w16du:dateUtc="2026-08-04T02:22:00Z">
            <w:r w:rsidR="008D0F0C">
              <w:t xml:space="preserve"> </w:t>
            </w:r>
          </w:ins>
          <w:del w:id="6" w:author="Nick Bernal" w:date="2026-08-03T22:22:00Z" w16du:dateUtc="2026-08-04T02:22:00Z">
            <w:r>
              <w:delText>.</w:delText>
            </w:r>
          </w:del>
        </w:p>
        <w:tbl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  <w:tblPrChange w:id="7" w:author="Nick Bernal" w:date="2026-08-03T22:22:00Z" w16du:dateUtc="2026-08-04T02:22:00Z">
              <w:tblPr>
                <w:tblW w:w="0" w:type="auto"/>
                <w:tblLook w:val="04A0" w:firstRow="1" w:lastRow="0" w:firstColumn="1" w:lastColumn="0" w:noHBand="0" w:noVBand="1"/>
              </w:tblPr>
            </w:tblPrChange>
          </w:tblPr>
          <w:tblGrid>
            <w:gridCol w:w="2500"/>
            <w:gridCol w:w="2500"/>
            <w:tblGridChange w:id="8">
              <w:tblGrid>
                <w:gridCol w:w="10"/>
                <w:gridCol w:w="1415"/>
                <w:gridCol w:w="1085"/>
                <w:gridCol w:w="340"/>
                <w:gridCol w:w="2160"/>
              </w:tblGrid>
            </w:tblGridChange>
          </w:tblGrid>
          <w:customXmlInsRangeStart w:id="9" w:author="Nick Bernal" w:date="2026-08-03T22:22:00Z"/>
          <w:sdt>
            <w:sdtPr>
              <w:alias w:val="Block Table Control"/>
              <w:tag w:val="block_table_sdt"/>
              <w:id w:val="-22177123"/>
            </w:sdtPr>
            <w:sdtEndPr/>
            <w:sdtContent>
              <w:customXmlInsRangeEnd w:id="9"/>
              <w:tr w:rsidR="00591DAD" w14:paraId="20B98786" w14:textId="77777777">
                <w:trPr>
                  <w:trPrChange w:id="10" w:author="Nick Bernal" w:date="2026-08-03T22:22:00Z" w16du:dateUtc="2026-08-04T02:22:00Z">
                    <w:trPr>
                      <w:gridAfter w:val="0"/>
                    </w:trPr>
                  </w:trPrChange>
                </w:trPr>
                <w:tc>
                  <w:tcPr>
                    <w:tcW w:w="2500" w:type="dxa"/>
                    <w:tcPrChange w:id="11" w:author="Nick Bernal" w:date="2026-08-03T22:22:00Z" w16du:dateUtc="2026-08-04T02:22:00Z">
                      <w:tcPr>
                        <w:tcW w:w="0" w:type="auto"/>
                        <w:gridSpan w:val="2"/>
                      </w:tcPr>
                    </w:tcPrChange>
                  </w:tcPr>
                  <w:p w14:paraId="516EA23A" w14:textId="77777777" w:rsidR="00591DAD" w:rsidRDefault="008776FE">
                    <w:ins w:id="12" w:author="Nick Bernal" w:date="2026-08-03T22:22:00Z" w16du:dateUtc="2026-08-04T02:22:00Z">
                      <w:r>
                        <w:t>A1</w:t>
                      </w:r>
                    </w:ins>
                    <w:del w:id="13" w:author="Nick Bernal" w:date="2026-08-03T22:22:00Z" w16du:dateUtc="2026-08-04T02:22:00Z">
                      <w:r>
                        <w:delText>Row 1, Cell 1</w:delText>
                      </w:r>
                    </w:del>
                  </w:p>
                </w:tc>
                <w:tc>
                  <w:tcPr>
                    <w:tcW w:w="2500" w:type="dxa"/>
                    <w:tcPrChange w:id="14" w:author="Nick Bernal" w:date="2026-08-03T22:22:00Z" w16du:dateUtc="2026-08-04T02:22:00Z">
                      <w:tcPr>
                        <w:tcW w:w="0" w:type="auto"/>
                        <w:gridSpan w:val="2"/>
                      </w:tcPr>
                    </w:tcPrChange>
                  </w:tcPr>
                  <w:p w14:paraId="1C526A02" w14:textId="77777777" w:rsidR="00591DAD" w:rsidRDefault="008776FE">
                    <w:ins w:id="15" w:author="Nick Bernal" w:date="2026-08-03T22:22:00Z" w16du:dateUtc="2026-08-04T02:22:00Z">
                      <w:r>
                        <w:t>B1</w:t>
                      </w:r>
                    </w:ins>
                    <w:del w:id="16" w:author="Nick Bernal" w:date="2026-08-03T22:22:00Z" w16du:dateUtc="2026-08-04T02:22:00Z">
                      <w:r>
                        <w:delText>Row 1, Cell 2</w:delText>
                      </w:r>
                    </w:del>
                  </w:p>
                </w:tc>
              </w:tr>
              <w:customXmlInsRangeStart w:id="17" w:author="Nick Bernal" w:date="2026-08-03T22:22:00Z"/>
            </w:sdtContent>
          </w:sdt>
          <w:customXmlInsRangeEnd w:id="17"/>
          <w:tr w:rsidR="00591DAD" w14:paraId="128BA504" w14:textId="77777777">
            <w:tblPrEx>
              <w:tblCellMar>
                <w:left w:w="108" w:type="dxa"/>
                <w:right w:w="108" w:type="dxa"/>
              </w:tblCellMar>
              <w:tblLook w:val="04A0" w:firstRow="1" w:lastRow="0" w:firstColumn="1" w:lastColumn="0" w:noHBand="0" w:noVBand="1"/>
            </w:tblPrEx>
            <w:trPr>
              <w:del w:id="18" w:author="Nick Bernal" w:date="2026-08-03T22:22:00Z" w16du:dateUtc="2026-08-04T02:22:00Z"/>
            </w:trPr>
            <w:tc>
              <w:tcPr>
                <w:tcW w:w="0" w:type="auto"/>
              </w:tcPr>
              <w:p w14:paraId="0890ED62" w14:textId="77777777" w:rsidR="00591DAD" w:rsidRDefault="008776FE">
                <w:pPr>
                  <w:rPr>
                    <w:del w:id="19" w:author="Nick Bernal" w:date="2026-08-03T22:22:00Z" w16du:dateUtc="2026-08-04T02:22:00Z"/>
                  </w:rPr>
                </w:pPr>
                <w:del w:id="20" w:author="Nick Bernal" w:date="2026-08-03T22:22:00Z" w16du:dateUtc="2026-08-04T02:22:00Z">
                  <w:r>
                    <w:delText>Row 2, Cell 1</w:delText>
                  </w:r>
                </w:del>
              </w:p>
            </w:tc>
            <w:tc>
              <w:tcPr>
                <w:tcW w:w="0" w:type="auto"/>
              </w:tcPr>
              <w:p w14:paraId="3AEF89F1" w14:textId="77777777" w:rsidR="00591DAD" w:rsidRDefault="008776FE">
                <w:pPr>
                  <w:rPr>
                    <w:del w:id="21" w:author="Nick Bernal" w:date="2026-08-03T22:22:00Z" w16du:dateUtc="2026-08-04T02:22:00Z"/>
                  </w:rPr>
                </w:pPr>
                <w:del w:id="22" w:author="Nick Bernal" w:date="2026-08-03T22:22:00Z" w16du:dateUtc="2026-08-04T02:22:00Z">
                  <w:r>
                    <w:delText>Row 2, Cell 2</w:delText>
                  </w:r>
                </w:del>
              </w:p>
            </w:tc>
          </w:tr>
        </w:tbl>
        <w:p w14:paraId="14503242" w14:textId="77777777" w:rsidR="00627681" w:rsidRDefault="008776FE">
          <w:pPr>
            <w:rPr>
              <w:ins w:id="23" w:author="Nick Bernal" w:date="2026-08-03T22:22:00Z" w16du:dateUtc="2026-08-04T02:22:00Z"/>
            </w:rPr>
          </w:pPr>
          <w:del w:id="24" w:author="Nick Bernal" w:date="2026-08-03T22:22:00Z" w16du:dateUtc="2026-08-04T02:22:00Z">
            <w:r>
              <w:delText>Additional</w:delText>
            </w:r>
          </w:del>
          <w:ins w:id="25" w:author="Nick Bernal" w:date="2026-08-03T22:22:00Z" w16du:dateUtc="2026-08-04T02:22:00Z">
            <w:r>
              <w:t>Between SDTs</w:t>
            </w:r>
          </w:ins>
        </w:p>
        <w:p w14:paraId="63A4C3D9" w14:textId="77777777" w:rsidR="00627681" w:rsidRDefault="008776FE">
          <w:pPr>
            <w:rPr>
              <w:ins w:id="26" w:author="Nick Bernal" w:date="2026-08-03T22:22:00Z" w16du:dateUtc="2026-08-04T02:22:00Z"/>
            </w:rPr>
          </w:pPr>
          <w:ins w:id="27" w:author="Nick Bernal" w:date="2026-08-03T22:22:00Z" w16du:dateUtc="2026-08-04T02:22:00Z">
            <w:r>
              <w:t>Inline before</w:t>
            </w:r>
            <w:r>
              <w:t>controlled</w:t>
            </w:r>
          </w:ins>
          <w:r>
            <w:t xml:space="preserve"> text</w:t>
          </w:r>
          <w:ins w:id="28" w:author="Nick Bernal" w:date="2026-08-03T22:22:00Z" w16du:dateUtc="2026-08-04T02:22:00Z">
            <w:r>
              <w:t>inline</w:t>
            </w:r>
          </w:ins>
          <w:r>
            <w:t xml:space="preserve"> after</w:t>
          </w:r>
          <w:ins w:id="29" w:author="Nick Bernal" w:date="2026-08-03T22:22:00Z" w16du:dateUtc="2026-08-04T02:22:00Z">
            <w:r>
              <w:t>.</w:t>
            </w:r>
          </w:ins>
        </w:p>
        <w:p w14:paraId="1246425A" w14:textId="77777777" w:rsidR="00591DAD" w:rsidRDefault="008776FE">
          <w:ins w:id="30" w:author="Nick Bernal" w:date="2026-08-03T22:22:00Z" w16du:dateUtc="2026-08-04T02:22:00Z">
            <w:r>
              <w:t>After inline-level</w:t>
            </w:r>
          </w:ins>
          <w:del w:id="31" w:author="Nick Bernal" w:date="2026-08-03T22:22:00Z" w16du:dateUtc="2026-08-04T02:22:00Z">
            <w:r>
              <w:delText xml:space="preserve"> the table inside the block</w:delText>
            </w:r>
          </w:del>
          <w:r>
            <w:t xml:space="preserve"> SDT</w:t>
          </w:r>
          <w:del w:id="32" w:author="Nick Bernal" w:date="2026-08-03T22:22:00Z" w16du:dateUtc="2026-08-04T02:22:00Z">
            <w:r>
              <w:delText>.</w:delText>
            </w:r>
          </w:del>
        </w:p>
      </w:sdtContent>
    </w:sdt>
    <w:sectPr w:rsidR="00591DAD">
      <w:pgSz w:w="12240" w:h="15840"/>
      <w:pgMar w:top="1440" w:right="1440" w:bottom="1440" w:left="1440" w:header="708" w:footer="708" w:gutter="0"/>
      <w:cols w:space="708"/>
      <w:docGrid w:linePitch="360"/>
      <w:sectPrChange w:id="33" w:author="Nick Bernal" w:date="2026-08-03T22:22:00Z" w16du:dateUtc="2026-08-04T02:22:00Z">
        <w:sectPr w:rsidR="00591DAD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874"/>
    <w:rsid w:val="0015074B"/>
    <w:rsid w:val="0029639D"/>
    <w:rsid w:val="00322F1E"/>
    <w:rsid w:val="00326F90"/>
    <w:rsid w:val="0049513F"/>
    <w:rsid w:val="004C1F44"/>
    <w:rsid w:val="00561FD9"/>
    <w:rsid w:val="00591DAD"/>
    <w:rsid w:val="00627681"/>
    <w:rsid w:val="008776FE"/>
    <w:rsid w:val="008D0F0C"/>
    <w:rsid w:val="00AA1D8D"/>
    <w:rsid w:val="00B47730"/>
    <w:rsid w:val="00CB0664"/>
    <w:rsid w:val="00D52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2025-11-11T00:55:00Z</dcterms:created>
  <dcterms:modified xsi:type="dcterms:W3CDTF">2026-08-04T02:22:00Z</dcterms:modified>
  <cp:category/>
</cp:coreProperties>
</file>