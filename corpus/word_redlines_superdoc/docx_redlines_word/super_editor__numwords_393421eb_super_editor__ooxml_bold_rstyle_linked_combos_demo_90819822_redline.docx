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CB99" w14:textId="77777777" w:rsidR="0097428D" w:rsidRDefault="00EC6305">
      <w:pPr>
        <w:rPr>
          <w:ins w:id="37" w:author="Comparison" w:date="2026-08-03T22:21:00Z" w16du:dateUtc="2026-08-04T02:21:00Z"/>
        </w:rPr>
      </w:pPr>
      <w:ins w:id="38" w:author="Comparison" w:date="2026-08-03T22:21:00Z" w16du:dateUtc="2026-08-04T02:21:00Z">
        <w:r>
          <w:t>OOXML w:b (bold) tester: ST_OnOff variants, rStyle-only cases, rStyle + inline overrides, and a linked style pair (paragraph+character) to verify behavior.</w:t>
        </w:r>
      </w:ins>
    </w:p>
    <w:p w14:paraId="0CDAB089" w14:textId="77777777" w:rsidR="0097428D" w:rsidRDefault="00EC6305">
      <w:pPr>
        <w:rPr>
          <w:ins w:id="39" w:author="Comparison" w:date="2026-08-03T22:21:00Z" w16du:dateUtc="2026-08-04T02:21:00Z"/>
        </w:rPr>
      </w:pPr>
      <w:ins w:id="40" w:author="Comparison" w:date="2026-08-03T22:21:00Z" w16du:dateUtc="2026-08-04T02:21:00Z">
        <w:r>
          <w:t>A) ST_OnOff values for &lt;w:b&gt; on a run:</w:t>
        </w:r>
      </w:ins>
    </w:p>
    <w:p w14:paraId="3CB3264D" w14:textId="77777777" w:rsidR="0097428D" w:rsidRDefault="00EC6305">
      <w:pPr>
        <w:rPr>
          <w:ins w:id="41" w:author="Comparison" w:date="2026-08-03T22:21:00Z" w16du:dateUtc="2026-08-04T02:21:00Z"/>
        </w:rPr>
      </w:pPr>
      <w:ins w:id="42" w:author="Comparison" w:date="2026-08-03T22:21:00Z" w16du:dateUtc="2026-08-04T02:21:00Z">
        <w:r>
          <w:t xml:space="preserve">  - w:b w:val=(w:val omitted): </w:t>
        </w:r>
        <w:r>
          <w:rPr>
            <w:b/>
          </w:rPr>
          <w:t>Sample text</w:t>
        </w:r>
      </w:ins>
    </w:p>
    <w:p w14:paraId="3FD12A18" w14:textId="77777777" w:rsidR="0097428D" w:rsidRDefault="00EC6305">
      <w:pPr>
        <w:rPr>
          <w:ins w:id="43" w:author="Comparison" w:date="2026-08-03T22:21:00Z" w16du:dateUtc="2026-08-04T02:21:00Z"/>
        </w:rPr>
      </w:pPr>
      <w:ins w:id="44" w:author="Comparison" w:date="2026-08-03T22:21:00Z" w16du:dateUtc="2026-08-04T02:21:00Z">
        <w:r>
          <w:t xml:space="preserve">  - w:b w:val=true: </w:t>
        </w:r>
        <w:r>
          <w:rPr>
            <w:b/>
          </w:rPr>
          <w:t>Sample text</w:t>
        </w:r>
      </w:ins>
    </w:p>
    <w:p w14:paraId="5648B78E" w14:textId="77777777" w:rsidR="0097428D" w:rsidRDefault="00EC6305">
      <w:pPr>
        <w:rPr>
          <w:ins w:id="45" w:author="Comparison" w:date="2026-08-03T22:21:00Z" w16du:dateUtc="2026-08-04T02:21:00Z"/>
        </w:rPr>
      </w:pPr>
      <w:ins w:id="46" w:author="Comparison" w:date="2026-08-03T22:21:00Z" w16du:dateUtc="2026-08-04T02:21:00Z">
        <w:r>
          <w:t xml:space="preserve">  - w:b w:val=1: </w:t>
        </w:r>
        <w:r>
          <w:rPr>
            <w:b/>
          </w:rPr>
          <w:t>Sample text</w:t>
        </w:r>
      </w:ins>
    </w:p>
    <w:p w14:paraId="3EB69E73" w14:textId="77777777" w:rsidR="0097428D" w:rsidRDefault="00EC6305">
      <w:pPr>
        <w:rPr>
          <w:ins w:id="47" w:author="Comparison" w:date="2026-08-03T22:21:00Z" w16du:dateUtc="2026-08-04T02:21:00Z"/>
        </w:rPr>
      </w:pPr>
      <w:ins w:id="48" w:author="Comparison" w:date="2026-08-03T22:21:00Z" w16du:dateUtc="2026-08-04T02:21:00Z">
        <w:r>
          <w:t xml:space="preserve">  - w:b w:val=on: </w:t>
        </w:r>
        <w:r>
          <w:rPr>
            <w:b/>
          </w:rPr>
          <w:t>Sample text</w:t>
        </w:r>
      </w:ins>
    </w:p>
    <w:p w14:paraId="7EE96FC6" w14:textId="77777777" w:rsidR="0097428D" w:rsidRDefault="00EC6305">
      <w:pPr>
        <w:rPr>
          <w:ins w:id="49" w:author="Comparison" w:date="2026-08-03T22:21:00Z" w16du:dateUtc="2026-08-04T02:21:00Z"/>
        </w:rPr>
      </w:pPr>
      <w:ins w:id="50" w:author="Comparison" w:date="2026-08-03T22:21:00Z" w16du:dateUtc="2026-08-04T02:21:00Z">
        <w:r>
          <w:t xml:space="preserve">  - w:b w:val=false: </w:t>
        </w:r>
        <w:r>
          <w:t>Sample text</w:t>
        </w:r>
      </w:ins>
    </w:p>
    <w:p w14:paraId="5C720281" w14:textId="77777777" w:rsidR="0097428D" w:rsidRDefault="00EC6305">
      <w:pPr>
        <w:rPr>
          <w:ins w:id="51" w:author="Comparison" w:date="2026-08-03T22:21:00Z" w16du:dateUtc="2026-08-04T02:21:00Z"/>
        </w:rPr>
      </w:pPr>
      <w:ins w:id="52" w:author="Comparison" w:date="2026-08-03T22:21:00Z" w16du:dateUtc="2026-08-04T02:21:00Z">
        <w:r>
          <w:t xml:space="preserve">  - w:b w:val=0: </w:t>
        </w:r>
        <w:r>
          <w:t>Sample text</w:t>
        </w:r>
      </w:ins>
    </w:p>
    <w:p w14:paraId="1CD6E735" w14:textId="77777777" w:rsidR="0097428D" w:rsidRDefault="00EC6305">
      <w:pPr>
        <w:rPr>
          <w:ins w:id="53" w:author="Comparison" w:date="2026-08-03T22:21:00Z" w16du:dateUtc="2026-08-04T02:21:00Z"/>
        </w:rPr>
      </w:pPr>
      <w:ins w:id="54" w:author="Comparison" w:date="2026-08-03T22:21:00Z" w16du:dateUtc="2026-08-04T02:21:00Z">
        <w:r>
          <w:t xml:space="preserve">  - w:b w:val=off: </w:t>
        </w:r>
        <w:r>
          <w:t>Sample text</w:t>
        </w:r>
      </w:ins>
    </w:p>
    <w:p w14:paraId="7B7095A5" w14:textId="77777777" w:rsidR="0097428D" w:rsidRDefault="0097428D">
      <w:pPr>
        <w:rPr>
          <w:ins w:id="55" w:author="Comparison" w:date="2026-08-03T22:21:00Z" w16du:dateUtc="2026-08-04T02:21:00Z"/>
        </w:rPr>
      </w:pPr>
    </w:p>
    <w:p w14:paraId="2929E064" w14:textId="77777777" w:rsidR="0097428D" w:rsidRDefault="00EC6305">
      <w:pPr>
        <w:rPr>
          <w:ins w:id="56" w:author="Comparison" w:date="2026-08-03T22:21:00Z" w16du:dateUtc="2026-08-04T02:21:00Z"/>
        </w:rPr>
      </w:pPr>
      <w:ins w:id="57" w:author="Comparison" w:date="2026-08-03T22:21:00Z" w16du:dateUtc="2026-08-04T02:21:00Z">
        <w:r>
          <w:t>B) rStyle-only cases (no inline &lt;w:b&gt;):</w:t>
        </w:r>
      </w:ins>
    </w:p>
    <w:p w14:paraId="46922323" w14:textId="77777777" w:rsidR="0097428D" w:rsidRDefault="00EC6305">
      <w:pPr>
        <w:rPr>
          <w:ins w:id="58" w:author="Comparison" w:date="2026-08-03T22:21:00Z" w16du:dateUtc="2026-08-04T02:21:00Z"/>
        </w:rPr>
      </w:pPr>
      <w:ins w:id="59" w:author="Comparison" w:date="2026-08-03T22:21:00Z" w16du:dateUtc="2026-08-04T02:21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6F5AC224" w14:textId="77777777" w:rsidR="0097428D" w:rsidRDefault="00EC6305">
      <w:pPr>
        <w:rPr>
          <w:ins w:id="60" w:author="Comparison" w:date="2026-08-03T22:21:00Z" w16du:dateUtc="2026-08-04T02:21:00Z"/>
        </w:rPr>
      </w:pPr>
      <w:ins w:id="61" w:author="Comparison" w:date="2026-08-03T22:21:00Z" w16du:dateUtc="2026-08-04T02:21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07D6C369" w14:textId="77777777" w:rsidR="0097428D" w:rsidRDefault="00EC6305">
      <w:pPr>
        <w:rPr>
          <w:ins w:id="62" w:author="Comparison" w:date="2026-08-03T22:21:00Z" w16du:dateUtc="2026-08-04T02:21:00Z"/>
        </w:rPr>
      </w:pPr>
      <w:ins w:id="63" w:author="Comparison" w:date="2026-08-03T22:21:00Z" w16du:dateUtc="2026-08-04T02:21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55134F03" w14:textId="77777777" w:rsidR="0097428D" w:rsidRDefault="0097428D">
      <w:pPr>
        <w:rPr>
          <w:ins w:id="64" w:author="Comparison" w:date="2026-08-03T22:21:00Z" w16du:dateUtc="2026-08-04T02:21:00Z"/>
        </w:rPr>
      </w:pPr>
    </w:p>
    <w:p w14:paraId="60CB04F3" w14:textId="77777777" w:rsidR="0097428D" w:rsidRDefault="00EC6305">
      <w:pPr>
        <w:rPr>
          <w:ins w:id="65" w:author="Comparison" w:date="2026-08-03T22:21:00Z" w16du:dateUtc="2026-08-04T02:21:00Z"/>
        </w:rPr>
      </w:pPr>
      <w:ins w:id="66" w:author="Comparison" w:date="2026-08-03T22:21:00Z" w16du:dateUtc="2026-08-04T02:21:00Z">
        <w:r>
          <w:t>C) rStyle + inline &lt;w:b&gt; combinations (inline overrides style):</w:t>
        </w:r>
      </w:ins>
    </w:p>
    <w:p w14:paraId="6789B677" w14:textId="77777777" w:rsidR="0097428D" w:rsidRDefault="00EC6305">
      <w:pPr>
        <w:rPr>
          <w:ins w:id="67" w:author="Comparison" w:date="2026-08-03T22:21:00Z" w16du:dateUtc="2026-08-04T02:21:00Z"/>
        </w:rPr>
      </w:pPr>
      <w:ins w:id="68" w:author="Comparison" w:date="2026-08-03T22:21:00Z" w16du:dateUtc="2026-08-04T02:21:00Z">
        <w:r>
          <w:t xml:space="preserve">  - rStyle='SD_BoldChar' + &lt;w:b w:val='0'&gt; =&gt; expect NOT bold: </w:t>
        </w:r>
        <w:r>
          <w:rPr>
            <w:rStyle w:val="SDBoldChar"/>
          </w:rPr>
          <w:t>Styled bold, overridden off</w:t>
        </w:r>
      </w:ins>
    </w:p>
    <w:p w14:paraId="2929EB6B" w14:textId="77777777" w:rsidR="0097428D" w:rsidRDefault="00EC6305">
      <w:pPr>
        <w:rPr>
          <w:ins w:id="69" w:author="Comparison" w:date="2026-08-03T22:21:00Z" w16du:dateUtc="2026-08-04T02:21:00Z"/>
        </w:rPr>
      </w:pPr>
      <w:ins w:id="70" w:author="Comparison" w:date="2026-08-03T22:21:00Z" w16du:dateUtc="2026-08-04T02:21:00Z">
        <w:r>
          <w:t xml:space="preserve">  - rStyle='SD_BoldChar' + &lt;w:b w:val='1'&gt; =&gt; expect bold: </w:t>
        </w:r>
        <w:r>
          <w:rPr>
            <w:rStyle w:val="SDBoldChar"/>
            <w:b w:val="0"/>
          </w:rPr>
          <w:t>Styled bold, reinforced on</w:t>
        </w:r>
      </w:ins>
    </w:p>
    <w:p w14:paraId="483928D5" w14:textId="77777777" w:rsidR="0097428D" w:rsidRDefault="00EC6305">
      <w:pPr>
        <w:rPr>
          <w:ins w:id="71" w:author="Comparison" w:date="2026-08-03T22:21:00Z" w16du:dateUtc="2026-08-04T02:21:00Z"/>
        </w:rPr>
      </w:pPr>
      <w:ins w:id="72" w:author="Comparison" w:date="2026-08-03T22:21:00Z" w16du:dateUtc="2026-08-04T02:21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3E05FB9" w14:textId="77777777" w:rsidR="0097428D" w:rsidRDefault="00EC6305">
      <w:pPr>
        <w:rPr>
          <w:ins w:id="73" w:author="Comparison" w:date="2026-08-03T22:21:00Z" w16du:dateUtc="2026-08-04T02:21:00Z"/>
        </w:rPr>
      </w:pPr>
      <w:ins w:id="74" w:author="Comparison" w:date="2026-08-03T22:21:00Z" w16du:dateUtc="2026-08-04T02:21:00Z">
        <w:r>
          <w:t xml:space="preserve">  - rStyle='Strong' + &lt;w:b w:val='off'&gt; =&gt; expect NOT bold: </w:t>
        </w:r>
        <w:r>
          <w:rPr>
            <w:rStyle w:val="Strong"/>
          </w:rPr>
          <w:t>Strong style, explicit bold off</w:t>
        </w:r>
      </w:ins>
    </w:p>
    <w:p w14:paraId="61C52F12" w14:textId="77777777" w:rsidR="0097428D" w:rsidRDefault="00EC6305">
      <w:pPr>
        <w:rPr>
          <w:ins w:id="75" w:author="Comparison" w:date="2026-08-03T22:21:00Z" w16du:dateUtc="2026-08-04T02:21:00Z"/>
        </w:rPr>
      </w:pPr>
      <w:ins w:id="76" w:author="Comparison" w:date="2026-08-03T22:21:00Z" w16du:dateUtc="2026-08-04T02:21:00Z">
        <w:r>
          <w:t xml:space="preserve">  - rStyle='Strong' + &lt;w:b w:val='true'&gt; =&gt; expect bold: </w:t>
        </w:r>
        <w:r>
          <w:rPr>
            <w:rStyle w:val="Strong"/>
            <w:b w:val="0"/>
          </w:rPr>
          <w:t>Strong style, inline bold on</w:t>
        </w:r>
      </w:ins>
    </w:p>
    <w:p w14:paraId="64ABB0D6" w14:textId="77777777" w:rsidR="0097428D" w:rsidRDefault="0097428D">
      <w:pPr>
        <w:rPr>
          <w:ins w:id="77" w:author="Comparison" w:date="2026-08-03T22:21:00Z" w16du:dateUtc="2026-08-04T02:21:00Z"/>
        </w:rPr>
      </w:pPr>
    </w:p>
    <w:p w14:paraId="29ABDFC7" w14:textId="77777777" w:rsidR="0097428D" w:rsidRDefault="00EC6305">
      <w:pPr>
        <w:rPr>
          <w:ins w:id="78" w:author="Comparison" w:date="2026-08-03T22:21:00Z" w16du:dateUtc="2026-08-04T02:21:00Z"/>
        </w:rPr>
      </w:pPr>
      <w:ins w:id="79" w:author="Comparison" w:date="2026-08-03T22:21:00Z" w16du:dateUtc="2026-08-04T02:21:00Z">
        <w:r>
          <w:t>D) Linked style (paragraph+character) demonstrations:</w:t>
        </w:r>
      </w:ins>
    </w:p>
    <w:p w14:paraId="41B4AD8F" w14:textId="77777777" w:rsidR="0097428D" w:rsidRDefault="00EC6305">
      <w:pPr>
        <w:rPr>
          <w:ins w:id="80" w:author="Comparison" w:date="2026-08-03T22:21:00Z" w16du:dateUtc="2026-08-04T02:21:00Z"/>
        </w:rPr>
      </w:pPr>
      <w:ins w:id="81" w:author="Comparison" w:date="2026-08-03T22:21:00Z" w16du:dateUtc="2026-08-04T02:21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4B731FBD" w14:textId="77777777" w:rsidR="0097428D" w:rsidRDefault="00EC6305">
      <w:pPr>
        <w:rPr>
          <w:ins w:id="82" w:author="Comparison" w:date="2026-08-03T22:21:00Z" w16du:dateUtc="2026-08-04T02:21:00Z"/>
        </w:rPr>
      </w:pPr>
      <w:ins w:id="83" w:author="Comparison" w:date="2026-08-03T22:21:00Z" w16du:dateUtc="2026-08-04T02:21:00Z">
        <w:r>
          <w:lastRenderedPageBreak/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1A9578DE" w14:textId="77777777" w:rsidR="0097428D" w:rsidRDefault="00EC6305">
      <w:pPr>
        <w:pStyle w:val="SDLinkedHeading"/>
        <w:rPr>
          <w:ins w:id="84" w:author="Comparison" w:date="2026-08-03T22:21:00Z" w16du:dateUtc="2026-08-04T02:21:00Z"/>
        </w:rPr>
      </w:pPr>
      <w:ins w:id="85" w:author="Comparison" w:date="2026-08-03T22:21:00Z" w16du:dateUtc="2026-08-04T02:21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734AA301" w14:textId="77777777" w:rsidR="0097428D" w:rsidRDefault="00EC6305">
      <w:pPr>
        <w:pStyle w:val="SDLinkedHeading"/>
        <w:rPr>
          <w:ins w:id="86" w:author="Comparison" w:date="2026-08-03T22:21:00Z" w16du:dateUtc="2026-08-04T02:21:00Z"/>
        </w:rPr>
      </w:pPr>
      <w:ins w:id="87" w:author="Comparison" w:date="2026-08-03T22:21:00Z" w16du:dateUtc="2026-08-04T02:21:00Z">
        <w:r>
          <w:t xml:space="preserve">  - pStyle='SD_LinkedHeading' (no inline) =&gt; expect bold: All runs inherit bold from the paragraph style</w:t>
        </w:r>
      </w:ins>
    </w:p>
    <w:p w14:paraId="115C4CB6" w14:textId="77777777" w:rsidR="0097428D" w:rsidRDefault="0097428D">
      <w:pPr>
        <w:rPr>
          <w:ins w:id="88" w:author="Comparison" w:date="2026-08-03T22:21:00Z" w16du:dateUtc="2026-08-04T02:21:00Z"/>
        </w:rPr>
      </w:pPr>
    </w:p>
    <w:p w14:paraId="1CF79273" w14:textId="77777777" w:rsidR="0097428D" w:rsidRDefault="00EC6305">
      <w:pPr>
        <w:rPr>
          <w:ins w:id="89" w:author="Comparison" w:date="2026-08-03T22:21:00Z" w16du:dateUtc="2026-08-04T02:21:00Z"/>
        </w:rPr>
      </w:pPr>
      <w:ins w:id="90" w:author="Comparison" w:date="2026-08-03T22:21:00Z" w16du:dateUtc="2026-08-04T02:21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428D" w14:paraId="35A4BF0E" w14:textId="77777777">
        <w:trPr>
          <w:ins w:id="91" w:author="Comparison" w:date="2026-08-03T22:21:00Z" w16du:dateUtc="2026-08-04T02:21:00Z"/>
        </w:trPr>
        <w:tc>
          <w:tcPr>
            <w:tcW w:w="4680" w:type="dxa"/>
          </w:tcPr>
          <w:p w14:paraId="60B9FF52" w14:textId="77777777" w:rsidR="0097428D" w:rsidRDefault="00EC6305">
            <w:pPr>
              <w:rPr>
                <w:ins w:id="92" w:author="Comparison" w:date="2026-08-03T22:21:00Z" w16du:dateUtc="2026-08-04T02:21:00Z"/>
              </w:rPr>
            </w:pPr>
            <w:ins w:id="93" w:author="Comparison" w:date="2026-08-03T22:21:00Z" w16du:dateUtc="2026-08-04T02:21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A84D9CF" w14:textId="77777777" w:rsidR="0097428D" w:rsidRDefault="00EC6305">
            <w:pPr>
              <w:rPr>
                <w:ins w:id="94" w:author="Comparison" w:date="2026-08-03T22:21:00Z" w16du:dateUtc="2026-08-04T02:21:00Z"/>
              </w:rPr>
            </w:pPr>
            <w:ins w:id="95" w:author="Comparison" w:date="2026-08-03T22:21:00Z" w16du:dateUtc="2026-08-04T02:21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97428D" w14:paraId="501C9D9A" w14:textId="77777777">
        <w:trPr>
          <w:ins w:id="96" w:author="Comparison" w:date="2026-08-03T22:21:00Z" w16du:dateUtc="2026-08-04T02:21:00Z"/>
        </w:trPr>
        <w:tc>
          <w:tcPr>
            <w:tcW w:w="4680" w:type="dxa"/>
          </w:tcPr>
          <w:p w14:paraId="0C42424C" w14:textId="77777777" w:rsidR="0097428D" w:rsidRDefault="00EC6305">
            <w:pPr>
              <w:rPr>
                <w:ins w:id="97" w:author="Comparison" w:date="2026-08-03T22:21:00Z" w16du:dateUtc="2026-08-04T02:21:00Z"/>
              </w:rPr>
            </w:pPr>
            <w:ins w:id="98" w:author="Comparison" w:date="2026-08-03T22:21:00Z" w16du:dateUtc="2026-08-04T02:21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64F618A7" w14:textId="77777777" w:rsidR="0097428D" w:rsidRDefault="00EC6305">
            <w:pPr>
              <w:rPr>
                <w:ins w:id="99" w:author="Comparison" w:date="2026-08-03T22:21:00Z" w16du:dateUtc="2026-08-04T02:21:00Z"/>
              </w:rPr>
            </w:pPr>
            <w:ins w:id="100" w:author="Comparison" w:date="2026-08-03T22:21:00Z" w16du:dateUtc="2026-08-04T02:21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0A4F1831" w14:textId="1131E0A6" w:rsidR="00E46312" w:rsidRDefault="00E46312" w:rsidP="00E46312">
      <w:pPr>
        <w:rPr>
          <w:del w:id="101" w:author="Comparison" w:date="2026-08-03T22:21:00Z" w16du:dateUtc="2026-08-04T02:21:00Z"/>
        </w:rPr>
      </w:pPr>
      <w:del w:id="102" w:author="Comparison" w:date="2026-08-03T22:21:00Z" w16du:dateUtc="2026-08-04T02:21:00Z">
        <w:r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03" w:author="Comparison" w:date="2026-08-03T22:21:00Z" w16du:dateUtc="2026-08-04T02:21:00Z"/>
        </w:rPr>
      </w:pPr>
      <w:del w:id="104" w:author="Comparison" w:date="2026-08-03T22:21:00Z" w16du:dateUtc="2026-08-04T02:21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05" w:author="Comparison" w:date="2026-08-03T22:21:00Z" w16du:dateUtc="2026-08-04T02:21:00Z"/>
        </w:rPr>
      </w:pPr>
      <w:del w:id="106" w:author="Comparison" w:date="2026-08-03T22:21:00Z" w16du:dateUtc="2026-08-04T02:21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07" w:author="Comparison" w:date="2026-08-03T22:21:00Z" w16du:dateUtc="2026-08-04T02:21:00Z"/>
        </w:rPr>
      </w:pPr>
      <w:del w:id="108" w:author="Comparison" w:date="2026-08-03T22:21:00Z" w16du:dateUtc="2026-08-04T02:21:00Z">
        <w:r>
          <w:br w:type="page"/>
        </w:r>
      </w:del>
    </w:p>
    <w:p w14:paraId="1B1556DB" w14:textId="1EF8B6EF" w:rsidR="006245F8" w:rsidRDefault="00F57268" w:rsidP="00E46312">
      <w:pPr>
        <w:rPr>
          <w:del w:id="109" w:author="Comparison" w:date="2026-08-03T22:21:00Z" w16du:dateUtc="2026-08-04T02:21:00Z"/>
        </w:rPr>
      </w:pPr>
      <w:del w:id="110" w:author="Comparison" w:date="2026-08-03T22:21:00Z" w16du:dateUtc="2026-08-04T02:21:00Z">
        <w:r>
          <w:delText>test</w:delText>
        </w:r>
      </w:del>
    </w:p>
    <w:p w14:paraId="468EC31E" w14:textId="77777777" w:rsidR="006245F8" w:rsidRDefault="006245F8">
      <w:pPr>
        <w:rPr>
          <w:del w:id="111" w:author="Comparison" w:date="2026-08-03T22:21:00Z" w16du:dateUtc="2026-08-04T02:21:00Z"/>
        </w:rPr>
      </w:pPr>
      <w:del w:id="112" w:author="Comparison" w:date="2026-08-03T22:21:00Z" w16du:dateUtc="2026-08-04T02:21:00Z">
        <w:r>
          <w:br w:type="page"/>
        </w:r>
      </w:del>
    </w:p>
    <w:p w14:paraId="476C40A4" w14:textId="3A6D859F" w:rsidR="00E46312" w:rsidRDefault="006245F8" w:rsidP="00E46312">
      <w:del w:id="113" w:author="Comparison" w:date="2026-08-03T22:21:00Z" w16du:dateUtc="2026-08-04T02:21:00Z">
        <w:r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654068151">
    <w:abstractNumId w:val="8"/>
  </w:num>
  <w:num w:numId="6" w16cid:durableId="1430393520">
    <w:abstractNumId w:val="6"/>
  </w:num>
  <w:num w:numId="7" w16cid:durableId="1936480595">
    <w:abstractNumId w:val="5"/>
  </w:num>
  <w:num w:numId="8" w16cid:durableId="1406758345">
    <w:abstractNumId w:val="4"/>
  </w:num>
  <w:num w:numId="9" w16cid:durableId="1935896706">
    <w:abstractNumId w:val="7"/>
  </w:num>
  <w:num w:numId="10" w16cid:durableId="511183625">
    <w:abstractNumId w:val="3"/>
  </w:num>
  <w:num w:numId="11" w16cid:durableId="557284845">
    <w:abstractNumId w:val="2"/>
  </w:num>
  <w:num w:numId="12" w16cid:durableId="1215196268">
    <w:abstractNumId w:val="1"/>
  </w:num>
  <w:num w:numId="13" w16cid:durableId="75971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12874"/>
    <w:rsid w:val="0015074B"/>
    <w:rsid w:val="00231324"/>
    <w:rsid w:val="0029639D"/>
    <w:rsid w:val="00326F90"/>
    <w:rsid w:val="005B4417"/>
    <w:rsid w:val="006245F8"/>
    <w:rsid w:val="0091694C"/>
    <w:rsid w:val="0097428D"/>
    <w:rsid w:val="00991485"/>
    <w:rsid w:val="009E3BBD"/>
    <w:rsid w:val="00AA1D8D"/>
    <w:rsid w:val="00B47730"/>
    <w:rsid w:val="00CA022A"/>
    <w:rsid w:val="00CB0664"/>
    <w:rsid w:val="00DE6D6B"/>
    <w:rsid w:val="00E17884"/>
    <w:rsid w:val="00E249CD"/>
    <w:rsid w:val="00E46312"/>
    <w:rsid w:val="00EC6305"/>
    <w:rsid w:val="00F57268"/>
    <w:rsid w:val="00F66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1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1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1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1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1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1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1:00Z">
        <w:rPr>
          <w:b/>
          <w:bCs/>
          <w:smallCaps/>
          <w:color w:val="0F4761" w:themeColor="accent1" w:themeShade="BF"/>
          <w:spacing w:val="5"/>
        </w:rPr>
      </w:rPrChange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3T22:21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3T22:21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3T22:21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1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1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E1788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1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3T22:2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E1788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1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1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1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8-03T22:2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8-03T22:2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8-03T22:2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8-03T22:21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8-03T22:21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8-03T22:21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1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1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1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3T22:2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3T22:2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E1788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3T22:21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3T22:2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E17884"/>
    <w:rPr>
      <w:b/>
      <w:bCs/>
    </w:rPr>
  </w:style>
  <w:style w:type="character" w:styleId="Emphasis">
    <w:name w:val="Emphasis"/>
    <w:basedOn w:val="DefaultParagraphFont"/>
    <w:uiPriority w:val="20"/>
    <w:qFormat/>
    <w:rsid w:val="00E1788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1788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788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7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1:00Z">
        <w:pPr>
          <w:keepNext/>
          <w:keepLines/>
          <w:spacing w:before="480" w:line="276" w:lineRule="auto"/>
        </w:pPr>
      </w:pPrChange>
    </w:pPr>
    <w:rPr>
      <w:rPrChange w:id="35" w:author="Comparison" w:date="2026-08-03T22:2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788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788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788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788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1788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1788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1788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1788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178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1788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1788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E17884"/>
    <w:rPr>
      <w:b w:val="0"/>
    </w:rPr>
  </w:style>
  <w:style w:type="character" w:customStyle="1" w:styleId="SDBoldChar">
    <w:name w:val="SD_BoldChar"/>
    <w:rsid w:val="00E17884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8-03T22:21:00Z">
        <w:pPr>
          <w:spacing w:after="200" w:line="276" w:lineRule="auto"/>
        </w:pPr>
      </w:pPrChange>
    </w:pPr>
    <w:rPr>
      <w:rFonts w:eastAsiaTheme="minorEastAsia"/>
      <w:b/>
      <w:kern w:val="0"/>
      <w:sz w:val="22"/>
      <w:szCs w:val="22"/>
      <w14:ligatures w14:val="none"/>
      <w:rPrChange w:id="36" w:author="Comparison" w:date="2026-08-03T22:2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E17884"/>
    <w:rPr>
      <w:rFonts w:eastAsiaTheme="minorEastAsia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8921F4-211A-2F4E-A989-8BD413CFD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2026-08-04T02:21:00Z</dcterms:modified>
</cp:coreProperties>
</file>