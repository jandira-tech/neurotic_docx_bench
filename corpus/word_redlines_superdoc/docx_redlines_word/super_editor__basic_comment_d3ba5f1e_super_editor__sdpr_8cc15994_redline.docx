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C1BE" w14:textId="77777777" w:rsidR="00D0270F" w:rsidRDefault="00315A34">
      <w:pPr>
        <w:pStyle w:val="Body"/>
        <w:rPr>
          <w:ins w:id="5" w:author="Vivienne Salisbury" w:date="2026-08-04T06:08:00Z" w16du:dateUtc="2026-08-04T10:08:00Z"/>
        </w:rPr>
      </w:pPr>
      <w:ins w:id="6" w:author="Vivienne Salisbury" w:date="2026-08-04T06:08:00Z" w16du:dateUtc="2026-08-04T10:08:00Z">
        <w:r>
          <w:rPr>
            <w:rFonts w:ascii="Roboto Light" w:eastAsia="Roboto Light" w:hAnsi="Roboto Light" w:cs="Roboto Light"/>
            <w:color w:val="999999"/>
            <w:sz w:val="32"/>
          </w:rPr>
          <w:t>Press release</w:t>
        </w:r>
      </w:ins>
    </w:p>
    <w:p w14:paraId="3C745FD4" w14:textId="2733A7A1" w:rsidR="00D0270F" w:rsidRDefault="00315A34">
      <w:pPr>
        <w:pStyle w:val="Body"/>
        <w:rPr>
          <w:ins w:id="7" w:author="Vivienne Salisbury" w:date="2026-08-04T06:08:00Z" w16du:dateUtc="2026-08-04T10:08:00Z"/>
        </w:rPr>
      </w:pPr>
      <w:ins w:id="8" w:author="Vivienne Salisbury" w:date="2026-08-04T06:08:00Z" w16du:dateUtc="2026-08-04T10:08:00Z">
        <w:r>
          <w:rPr>
            <w:rFonts w:ascii="Roboto" w:eastAsia="Roboto" w:hAnsi="Roboto" w:cs="Roboto"/>
            <w:b/>
            <w:sz w:val="44"/>
          </w:rPr>
          <w:t>Harbour launches collaborative</w:t>
        </w:r>
        <w:r>
          <w:rPr>
            <w:rFonts w:ascii="Roboto" w:eastAsia="Roboto" w:hAnsi="Roboto" w:cs="Roboto"/>
            <w:b/>
            <w:sz w:val="44"/>
          </w:rPr>
          <w:t xml:space="preserve"> web native document editing for contracts</w:t>
        </w:r>
      </w:ins>
    </w:p>
    <w:p w14:paraId="578D1EA2" w14:textId="03B2A422" w:rsidR="00D0270F" w:rsidRDefault="00315A34">
      <w:pPr>
        <w:pStyle w:val="Body"/>
        <w:rPr>
          <w:ins w:id="9" w:author="Vivienne Salisbury" w:date="2026-08-04T06:08:00Z" w16du:dateUtc="2026-08-04T10:08:00Z"/>
        </w:rPr>
      </w:pPr>
      <w:ins w:id="10" w:author="Vivienne Salisbury" w:date="2026-08-04T06:08:00Z" w16du:dateUtc="2026-08-04T10:08:00Z">
        <w:r>
          <w:rPr>
            <w:rFonts w:eastAsia="Arial" w:cs="Arial"/>
          </w:rPr>
          <w:t xml:space="preserve">For all the capabilities of the modern browser, </w:t>
        </w:r>
        <w:r>
          <w:rPr>
            <w:rFonts w:eastAsia="Arial" w:cs="Arial"/>
          </w:rPr>
          <w:t xml:space="preserve">the </w:t>
        </w:r>
        <w:r>
          <w:rPr>
            <w:rFonts w:eastAsia="Arial" w:cs="Arial"/>
          </w:rPr>
          <w:t>experience of editing documents on the web continues to be difficult</w:t>
        </w:r>
        <w:r>
          <w:rPr>
            <w:rFonts w:eastAsia="Arial" w:cs="Arial"/>
          </w:rPr>
          <w:t>. This is especially true when needing to embed a collaborative document editor inside one’s own web application.</w:t>
        </w:r>
      </w:ins>
    </w:p>
    <w:p w14:paraId="5BDD05CA" w14:textId="77777777" w:rsidR="00D0270F" w:rsidRDefault="00D0270F">
      <w:pPr>
        <w:pStyle w:val="Body"/>
        <w:rPr>
          <w:ins w:id="11" w:author="Vivienne Salisbury" w:date="2026-08-04T06:08:00Z" w16du:dateUtc="2026-08-04T10:08:00Z"/>
        </w:rPr>
      </w:pPr>
    </w:p>
    <w:p w14:paraId="49340786" w14:textId="77777777" w:rsidR="00D0270F" w:rsidRDefault="00315A34">
      <w:pPr>
        <w:pStyle w:val="Body"/>
        <w:rPr>
          <w:ins w:id="12" w:author="Vivienne Salisbury" w:date="2026-08-04T06:08:00Z" w16du:dateUtc="2026-08-04T10:08:00Z"/>
        </w:rPr>
      </w:pPr>
      <w:ins w:id="13" w:author="Vivienne Salisbury" w:date="2026-08-04T06:08:00Z" w16du:dateUtc="2026-08-04T10:08:00Z">
        <w:r>
          <w:rPr>
            <w:rFonts w:eastAsia="Arial" w:cs="Arial"/>
          </w:rPr>
          <w:t xml:space="preserve">Enter </w:t>
        </w:r>
        <w:r w:rsidR="00D0270F">
          <w:fldChar w:fldCharType="begin"/>
        </w:r>
        <w:r w:rsidR="00D0270F">
          <w:instrText>HYPERLINK "https://www.harbourshare.com/"</w:instrText>
        </w:r>
        <w:r w:rsidR="00D0270F">
          <w:fldChar w:fldCharType="separate"/>
        </w:r>
        <w:r w:rsidR="00D0270F">
          <w:rPr>
            <w:rStyle w:val="Hyperlink"/>
            <w:rFonts w:eastAsia="Arial" w:cs="Arial"/>
          </w:rPr>
          <w:t>Harbour</w:t>
        </w:r>
        <w:r w:rsidR="00D0270F">
          <w:fldChar w:fldCharType="end"/>
        </w:r>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t>
        </w:r>
        <w:r>
          <w:rPr>
            <w:rFonts w:eastAsia="Arial" w:cs="Arial"/>
          </w:rPr>
          <w:t xml:space="preserve"> or exported.</w:t>
        </w:r>
      </w:ins>
    </w:p>
    <w:p w14:paraId="6C118428" w14:textId="77777777" w:rsidR="00D0270F" w:rsidRDefault="00D0270F">
      <w:pPr>
        <w:pStyle w:val="Body"/>
        <w:rPr>
          <w:ins w:id="14" w:author="Vivienne Salisbury" w:date="2026-08-04T06:08:00Z" w16du:dateUtc="2026-08-04T10:08:00Z"/>
        </w:rPr>
      </w:pPr>
    </w:p>
    <w:p w14:paraId="7707E29F" w14:textId="77777777" w:rsidR="00D0270F" w:rsidRDefault="00315A34">
      <w:pPr>
        <w:pStyle w:val="Body"/>
        <w:rPr>
          <w:ins w:id="15" w:author="Vivienne Salisbury" w:date="2026-08-04T06:08:00Z" w16du:dateUtc="2026-08-04T10:08:00Z"/>
        </w:rPr>
      </w:pPr>
      <w:ins w:id="16" w:author="Vivienne Salisbury" w:date="2026-08-04T06:08:00Z" w16du:dateUtc="2026-08-04T10:08:00Z">
        <w:r>
          <w:rPr>
            <w:rFonts w:eastAsia="Arial" w:cs="Arial"/>
            <w:b/>
          </w:rPr>
          <w:t>Why did we build this?</w:t>
        </w:r>
      </w:ins>
    </w:p>
    <w:p w14:paraId="048DE3C7" w14:textId="77777777" w:rsidR="00D0270F" w:rsidRDefault="00D0270F">
      <w:pPr>
        <w:pStyle w:val="Body"/>
        <w:rPr>
          <w:ins w:id="17" w:author="Vivienne Salisbury" w:date="2026-08-04T06:08:00Z" w16du:dateUtc="2026-08-04T10:08:00Z"/>
        </w:rPr>
      </w:pPr>
    </w:p>
    <w:p w14:paraId="52680011" w14:textId="77777777" w:rsidR="00D0270F" w:rsidRDefault="00315A34">
      <w:pPr>
        <w:pStyle w:val="Body"/>
        <w:rPr>
          <w:ins w:id="18" w:author="Vivienne Salisbury" w:date="2026-08-04T06:08:00Z" w16du:dateUtc="2026-08-04T10:08:00Z"/>
        </w:rPr>
      </w:pPr>
      <w:ins w:id="19" w:author="Vivienne Salisbury" w:date="2026-08-04T06:08:00Z" w16du:dateUtc="2026-08-04T10:08:00Z">
        <w:r>
          <w:rPr>
            <w:rFonts w:eastAsia="Arial" w:cs="Arial"/>
          </w:rPr>
          <w:t xml:space="preserve">Harbour is acutely aware of the challenges around bringing online document editing to your own web application since </w:t>
        </w:r>
        <w:r>
          <w:rPr>
            <w:rFonts w:eastAsia="Arial" w:cs="Arial"/>
          </w:rPr>
          <w:t xml:space="preserve">many of </w:t>
        </w:r>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ins>
    </w:p>
    <w:p w14:paraId="7AD75D8B" w14:textId="77777777" w:rsidR="00D0270F" w:rsidRDefault="00D0270F">
      <w:pPr>
        <w:pStyle w:val="Body"/>
        <w:rPr>
          <w:ins w:id="20" w:author="Vivienne Salisbury" w:date="2026-08-04T06:08:00Z" w16du:dateUtc="2026-08-04T10:08:00Z"/>
        </w:rPr>
      </w:pPr>
    </w:p>
    <w:p w14:paraId="332CA7BD" w14:textId="77777777" w:rsidR="00D0270F" w:rsidRDefault="00315A34">
      <w:pPr>
        <w:pStyle w:val="Body"/>
        <w:rPr>
          <w:ins w:id="21" w:author="Vivienne Salisbury" w:date="2026-08-04T06:08:00Z" w16du:dateUtc="2026-08-04T10:08:00Z"/>
        </w:rPr>
      </w:pPr>
      <w:ins w:id="22" w:author="Vivienne Salisbury" w:date="2026-08-04T06:08:00Z" w16du:dateUtc="2026-08-04T10:08:00Z">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ins>
    </w:p>
    <w:p w14:paraId="532BDC72" w14:textId="77777777" w:rsidR="00D0270F" w:rsidRDefault="00D0270F">
      <w:pPr>
        <w:pStyle w:val="Body"/>
        <w:rPr>
          <w:ins w:id="23" w:author="Vivienne Salisbury" w:date="2026-08-04T06:08:00Z" w16du:dateUtc="2026-08-04T10:08:00Z"/>
        </w:rPr>
      </w:pPr>
    </w:p>
    <w:p w14:paraId="54B4D2A3" w14:textId="77777777" w:rsidR="00D0270F" w:rsidRDefault="00315A34">
      <w:pPr>
        <w:pStyle w:val="Body"/>
        <w:rPr>
          <w:ins w:id="24" w:author="Vivienne Salisbury" w:date="2026-08-04T06:08:00Z" w16du:dateUtc="2026-08-04T10:08:00Z"/>
        </w:rPr>
      </w:pPr>
      <w:ins w:id="25" w:author="Vivienne Salisbury" w:date="2026-08-04T06:08:00Z" w16du:dateUtc="2026-08-04T10:08:00Z">
        <w:r>
          <w:rPr>
            <w:rFonts w:eastAsia="Arial" w:cs="Arial"/>
            <w:b/>
          </w:rPr>
          <w:t>Key differences</w:t>
        </w:r>
      </w:ins>
    </w:p>
    <w:p w14:paraId="38018D29" w14:textId="77777777" w:rsidR="00D0270F" w:rsidRDefault="00D0270F">
      <w:pPr>
        <w:pStyle w:val="Body"/>
        <w:rPr>
          <w:ins w:id="26" w:author="Vivienne Salisbury" w:date="2026-08-04T06:08:00Z" w16du:dateUtc="2026-08-04T10:08:00Z"/>
        </w:rPr>
      </w:pPr>
    </w:p>
    <w:p w14:paraId="2E911E7C" w14:textId="77777777" w:rsidR="00D0270F" w:rsidRDefault="00315A34">
      <w:pPr>
        <w:pStyle w:val="Body"/>
        <w:rPr>
          <w:ins w:id="27" w:author="Vivienne Salisbury" w:date="2026-08-04T06:08:00Z" w16du:dateUtc="2026-08-04T10:08:00Z"/>
        </w:rPr>
      </w:pPr>
      <w:ins w:id="28" w:author="Vivienne Salisbury" w:date="2026-08-04T06:08:00Z" w16du:dateUtc="2026-08-04T10:08:00Z">
        <w:r>
          <w:rPr>
            <w:rFonts w:eastAsia="Arial" w:cs="Arial"/>
            <w:i/>
          </w:rPr>
          <w:t>Formatting quality</w:t>
        </w:r>
      </w:ins>
    </w:p>
    <w:p w14:paraId="104B448E" w14:textId="77777777" w:rsidR="00D0270F" w:rsidRDefault="00D0270F">
      <w:pPr>
        <w:pStyle w:val="Body"/>
        <w:rPr>
          <w:ins w:id="29" w:author="Vivienne Salisbury" w:date="2026-08-04T06:08:00Z" w16du:dateUtc="2026-08-04T10:08:00Z"/>
        </w:rPr>
      </w:pPr>
    </w:p>
    <w:p w14:paraId="3291B655" w14:textId="77777777" w:rsidR="00D0270F" w:rsidRDefault="00315A34">
      <w:pPr>
        <w:pStyle w:val="Body"/>
        <w:rPr>
          <w:ins w:id="30" w:author="Vivienne Salisbury" w:date="2026-08-04T06:08:00Z" w16du:dateUtc="2026-08-04T10:08:00Z"/>
        </w:rPr>
      </w:pPr>
      <w:ins w:id="31" w:author="Vivienne Salisbury" w:date="2026-08-04T06:08:00Z" w16du:dateUtc="2026-08-04T10:08:00Z">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ins>
    </w:p>
    <w:p w14:paraId="1B0C9DF1" w14:textId="77777777" w:rsidR="00D0270F" w:rsidRDefault="00D0270F">
      <w:pPr>
        <w:pStyle w:val="Body"/>
        <w:rPr>
          <w:ins w:id="32" w:author="Vivienne Salisbury" w:date="2026-08-04T06:08:00Z" w16du:dateUtc="2026-08-04T10:08:00Z"/>
        </w:rPr>
      </w:pPr>
    </w:p>
    <w:p w14:paraId="4E13EFD5" w14:textId="77777777" w:rsidR="00D0270F" w:rsidRDefault="00315A34">
      <w:pPr>
        <w:pStyle w:val="Body"/>
        <w:rPr>
          <w:ins w:id="33" w:author="Vivienne Salisbury" w:date="2026-08-04T06:08:00Z" w16du:dateUtc="2026-08-04T10:08:00Z"/>
        </w:rPr>
      </w:pPr>
      <w:ins w:id="34" w:author="Vivienne Salisbury" w:date="2026-08-04T06:08:00Z" w16du:dateUtc="2026-08-04T10:08:00Z">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ins>
    </w:p>
    <w:p w14:paraId="6DE48A94" w14:textId="77777777" w:rsidR="00D0270F" w:rsidRDefault="00D0270F">
      <w:pPr>
        <w:pStyle w:val="Body"/>
        <w:rPr>
          <w:ins w:id="35" w:author="Vivienne Salisbury" w:date="2026-08-04T06:08:00Z" w16du:dateUtc="2026-08-04T10:08:00Z"/>
        </w:rPr>
      </w:pPr>
    </w:p>
    <w:p w14:paraId="73A5458D" w14:textId="77777777" w:rsidR="00D0270F" w:rsidRDefault="00315A34">
      <w:pPr>
        <w:pStyle w:val="Body"/>
        <w:rPr>
          <w:ins w:id="36" w:author="Vivienne Salisbury" w:date="2026-08-04T06:08:00Z" w16du:dateUtc="2026-08-04T10:08:00Z"/>
        </w:rPr>
      </w:pPr>
      <w:ins w:id="37" w:author="Vivienne Salisbury" w:date="2026-08-04T06:08:00Z" w16du:dateUtc="2026-08-04T10:08:00Z">
        <w:r>
          <w:rPr>
            <w:rFonts w:eastAsia="Arial" w:cs="Arial"/>
            <w:i/>
          </w:rPr>
          <w:t>Bring-your-own-backend collaboration</w:t>
        </w:r>
      </w:ins>
    </w:p>
    <w:p w14:paraId="266A20BE" w14:textId="77777777" w:rsidR="00D0270F" w:rsidRDefault="00D0270F">
      <w:pPr>
        <w:pStyle w:val="Body"/>
        <w:rPr>
          <w:ins w:id="38" w:author="Vivienne Salisbury" w:date="2026-08-04T06:08:00Z" w16du:dateUtc="2026-08-04T10:08:00Z"/>
        </w:rPr>
      </w:pPr>
    </w:p>
    <w:p w14:paraId="5076EFDD" w14:textId="77777777" w:rsidR="00D0270F" w:rsidRDefault="00315A34">
      <w:pPr>
        <w:pStyle w:val="Body"/>
        <w:rPr>
          <w:ins w:id="39" w:author="Vivienne Salisbury" w:date="2026-08-04T06:08:00Z" w16du:dateUtc="2026-08-04T10:08:00Z"/>
        </w:rPr>
      </w:pPr>
      <w:ins w:id="40" w:author="Vivienne Salisbury" w:date="2026-08-04T06:08:00Z" w16du:dateUtc="2026-08-04T10:08:00Z">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ins>
    </w:p>
    <w:p w14:paraId="7DDCDF20" w14:textId="77777777" w:rsidR="00D0270F" w:rsidRDefault="00D0270F">
      <w:pPr>
        <w:pStyle w:val="Body"/>
        <w:rPr>
          <w:ins w:id="41" w:author="Vivienne Salisbury" w:date="2026-08-04T06:08:00Z" w16du:dateUtc="2026-08-04T10:08:00Z"/>
        </w:rPr>
      </w:pPr>
    </w:p>
    <w:p w14:paraId="1D68D9C5" w14:textId="77777777" w:rsidR="00D0270F" w:rsidRDefault="00315A34">
      <w:pPr>
        <w:pStyle w:val="Body"/>
        <w:rPr>
          <w:ins w:id="42" w:author="Vivienne Salisbury" w:date="2026-08-04T06:08:00Z" w16du:dateUtc="2026-08-04T10:08:00Z"/>
        </w:rPr>
      </w:pPr>
      <w:ins w:id="43" w:author="Vivienne Salisbury" w:date="2026-08-04T06:08:00Z" w16du:dateUtc="2026-08-04T10:08:00Z">
        <w:r>
          <w:rPr>
            <w:rFonts w:eastAsia="Arial" w:cs="Arial"/>
          </w:rPr>
          <w: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t>
        </w:r>
        <w:r>
          <w:rPr>
            <w:rFonts w:eastAsia="Arial" w:cs="Arial"/>
          </w:rPr>
          <w:t xml:space="preserve">e, and easily embedded anywhere (e.g., a new invoicing app someone wants to build into Salesforce). </w:t>
        </w:r>
      </w:ins>
    </w:p>
    <w:p w14:paraId="5A7719E1" w14:textId="77777777" w:rsidR="00D0270F" w:rsidRDefault="00D0270F">
      <w:pPr>
        <w:pStyle w:val="Body"/>
        <w:rPr>
          <w:ins w:id="44" w:author="Vivienne Salisbury" w:date="2026-08-04T06:08:00Z" w16du:dateUtc="2026-08-04T10:08:00Z"/>
        </w:rPr>
      </w:pPr>
    </w:p>
    <w:p w14:paraId="2628B93D" w14:textId="77777777" w:rsidR="00D0270F" w:rsidRDefault="00315A34">
      <w:pPr>
        <w:pStyle w:val="Body"/>
        <w:rPr>
          <w:ins w:id="45" w:author="Vivienne Salisbury" w:date="2026-08-04T06:08:00Z" w16du:dateUtc="2026-08-04T10:08:00Z"/>
        </w:rPr>
      </w:pPr>
      <w:ins w:id="46" w:author="Vivienne Salisbury" w:date="2026-08-04T06:08:00Z" w16du:dateUtc="2026-08-04T10:08:00Z">
        <w:r>
          <w:rPr>
            <w:rFonts w:eastAsia="Arial" w:cs="Arial"/>
            <w:i/>
          </w:rPr>
          <w:t>Completely extensible</w:t>
        </w:r>
      </w:ins>
    </w:p>
    <w:p w14:paraId="03570D3D" w14:textId="77777777" w:rsidR="00D0270F" w:rsidRDefault="00D0270F">
      <w:pPr>
        <w:pStyle w:val="Body"/>
        <w:rPr>
          <w:ins w:id="47" w:author="Vivienne Salisbury" w:date="2026-08-04T06:08:00Z" w16du:dateUtc="2026-08-04T10:08:00Z"/>
        </w:rPr>
      </w:pPr>
    </w:p>
    <w:p w14:paraId="3DA399DA" w14:textId="77777777" w:rsidR="00D0270F" w:rsidRDefault="00315A34">
      <w:pPr>
        <w:pStyle w:val="Body"/>
        <w:rPr>
          <w:ins w:id="48" w:author="Vivienne Salisbury" w:date="2026-08-04T06:08:00Z" w16du:dateUtc="2026-08-04T10:08:00Z"/>
        </w:rPr>
      </w:pPr>
      <w:ins w:id="49" w:author="Vivienne Salisbury" w:date="2026-08-04T06:08:00Z" w16du:dateUtc="2026-08-04T10:08:00Z">
        <w:r>
          <w:rPr>
            <w:rFonts w:eastAsia="Arial" w:cs="Arial"/>
          </w:rPr>
          <w:t xml:space="preserve">The team at Harbour will also </w:t>
        </w:r>
        <w:r w:rsidR="00D0270F">
          <w:fldChar w:fldCharType="begin"/>
        </w:r>
        <w:r w:rsidR="00D0270F">
          <w:instrText>HYPERLINK "https://superdoc.dev/"</w:instrText>
        </w:r>
        <w:r w:rsidR="00D0270F">
          <w:fldChar w:fldCharType="separate"/>
        </w:r>
        <w:r w:rsidR="00D0270F">
          <w:rPr>
            <w:rStyle w:val="Hyperlink"/>
            <w:rFonts w:eastAsia="Arial" w:cs="Arial"/>
          </w:rPr>
          <w:t>open source their document editor</w:t>
        </w:r>
        <w:r w:rsidR="00D0270F">
          <w:fldChar w:fldCharType="end"/>
        </w:r>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ins>
    </w:p>
    <w:p w14:paraId="48521EFB" w14:textId="77777777" w:rsidR="00D0270F" w:rsidRDefault="00D0270F">
      <w:pPr>
        <w:pStyle w:val="Body"/>
        <w:rPr>
          <w:ins w:id="50" w:author="Vivienne Salisbury" w:date="2026-08-04T06:08:00Z" w16du:dateUtc="2026-08-04T10:08:00Z"/>
        </w:rPr>
      </w:pPr>
    </w:p>
    <w:p w14:paraId="117B5469" w14:textId="77777777" w:rsidR="00D0270F" w:rsidRDefault="00315A34">
      <w:pPr>
        <w:pStyle w:val="Body"/>
        <w:rPr>
          <w:ins w:id="51" w:author="Vivienne Salisbury" w:date="2026-08-04T06:08:00Z" w16du:dateUtc="2026-08-04T10:08:00Z"/>
        </w:rPr>
      </w:pPr>
      <w:ins w:id="52" w:author="Vivienne Salisbury" w:date="2026-08-04T06:08:00Z" w16du:dateUtc="2026-08-04T10:08:00Z">
        <w:r>
          <w:rPr>
            <w:rFonts w:eastAsia="Arial" w:cs="Arial"/>
          </w:rPr>
          <w:t>This truly sets the stage for new and modernized document workflow experiences across the web.</w:t>
        </w:r>
      </w:ins>
    </w:p>
    <w:p w14:paraId="4361EFB9" w14:textId="77777777" w:rsidR="00D0270F" w:rsidRDefault="00D0270F">
      <w:pPr>
        <w:pStyle w:val="Body"/>
        <w:rPr>
          <w:ins w:id="53" w:author="Vivienne Salisbury" w:date="2026-08-04T06:08:00Z" w16du:dateUtc="2026-08-04T10:08:00Z"/>
        </w:rPr>
      </w:pPr>
    </w:p>
    <w:p w14:paraId="1F367329" w14:textId="77777777" w:rsidR="00D0270F" w:rsidRDefault="00315A34">
      <w:pPr>
        <w:pStyle w:val="Body"/>
        <w:rPr>
          <w:ins w:id="54" w:author="Vivienne Salisbury" w:date="2026-08-04T06:08:00Z" w16du:dateUtc="2026-08-04T10:08:00Z"/>
        </w:rPr>
      </w:pPr>
      <w:ins w:id="55" w:author="Vivienne Salisbury" w:date="2026-08-04T06:08:00Z" w16du:dateUtc="2026-08-04T10:08:00Z">
        <w:r>
          <w:rPr>
            <w:rFonts w:eastAsia="Arial" w:cs="Arial"/>
            <w:b/>
          </w:rPr>
          <w:t>Technical TLDR</w:t>
        </w:r>
      </w:ins>
    </w:p>
    <w:p w14:paraId="06ECB567" w14:textId="77777777" w:rsidR="00D0270F" w:rsidRPr="00573A9C" w:rsidRDefault="00315A34" w:rsidP="00B378F9">
      <w:pPr>
        <w:rPr>
          <w:ins w:id="56" w:author="Vivienne Salisbury" w:date="2026-08-04T06:08:00Z" w16du:dateUtc="2026-08-04T10:08:00Z"/>
          <w:rFonts w:ascii="Arial" w:hAnsi="Arial" w:cs="Arial"/>
          <w:color w:val="1F2328"/>
        </w:rPr>
      </w:pPr>
      <w:ins w:id="57" w:author="Vivienne Salisbury" w:date="2026-08-04T06:08:00Z" w16du:dateUtc="2026-08-04T10:08:00Z">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ins>
    </w:p>
    <w:p w14:paraId="41F7EB29" w14:textId="77777777" w:rsidR="00D0270F" w:rsidRPr="00573A9C" w:rsidRDefault="00315A34" w:rsidP="00B378F9">
      <w:pPr>
        <w:rPr>
          <w:ins w:id="58" w:author="Vivienne Salisbury" w:date="2026-08-04T06:08:00Z" w16du:dateUtc="2026-08-04T10:08:00Z"/>
          <w:rFonts w:ascii="Arial" w:hAnsi="Arial" w:cs="Arial"/>
          <w:color w:val="1F2328"/>
        </w:rPr>
      </w:pPr>
      <w:ins w:id="59" w:author="Vivienne Salisbury" w:date="2026-08-04T06:08:00Z" w16du:dateUtc="2026-08-04T10:08:00Z">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ins>
    </w:p>
    <w:p w14:paraId="5F056D51" w14:textId="77777777" w:rsidR="00D0270F" w:rsidRPr="00573A9C" w:rsidRDefault="00315A34" w:rsidP="00B378F9">
      <w:pPr>
        <w:rPr>
          <w:ins w:id="60" w:author="Vivienne Salisbury" w:date="2026-08-04T06:08:00Z" w16du:dateUtc="2026-08-04T10:08:00Z"/>
          <w:rFonts w:ascii="Arial" w:hAnsi="Arial" w:cs="Arial"/>
          <w:color w:val="1F2328"/>
        </w:rPr>
      </w:pPr>
      <w:ins w:id="61" w:author="Vivienne Salisbury" w:date="2026-08-04T06:08:00Z" w16du:dateUtc="2026-08-04T10:08:00Z">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ins>
    </w:p>
    <w:p w14:paraId="6E3FAC11" w14:textId="77777777" w:rsidR="00D0270F" w:rsidRPr="00573A9C" w:rsidRDefault="00315A34" w:rsidP="00B378F9">
      <w:pPr>
        <w:rPr>
          <w:ins w:id="62" w:author="Vivienne Salisbury" w:date="2026-08-04T06:08:00Z" w16du:dateUtc="2026-08-04T10:08:00Z"/>
          <w:rFonts w:ascii="Arial" w:hAnsi="Arial" w:cs="Arial"/>
          <w:color w:val="1F2328"/>
        </w:rPr>
      </w:pPr>
      <w:ins w:id="63" w:author="Vivienne Salisbury" w:date="2026-08-04T06:08:00Z" w16du:dateUtc="2026-08-04T10:08:00Z">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ins>
    </w:p>
    <w:p w14:paraId="1BB8FABE" w14:textId="77777777" w:rsidR="00D0270F" w:rsidRPr="00573A9C" w:rsidRDefault="00315A34" w:rsidP="00B378F9">
      <w:pPr>
        <w:rPr>
          <w:ins w:id="64" w:author="Vivienne Salisbury" w:date="2026-08-04T06:08:00Z" w16du:dateUtc="2026-08-04T10:08:00Z"/>
          <w:rFonts w:ascii="Arial" w:hAnsi="Arial" w:cs="Arial"/>
          <w:color w:val="1F2328"/>
        </w:rPr>
      </w:pPr>
      <w:ins w:id="65" w:author="Vivienne Salisbury" w:date="2026-08-04T06:08:00Z" w16du:dateUtc="2026-08-04T10:08:00Z">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ins>
    </w:p>
    <w:p w14:paraId="22781A86" w14:textId="77777777" w:rsidR="00D0270F" w:rsidRPr="00573A9C" w:rsidRDefault="00315A34" w:rsidP="00B378F9">
      <w:pPr>
        <w:rPr>
          <w:ins w:id="66" w:author="Vivienne Salisbury" w:date="2026-08-04T06:08:00Z" w16du:dateUtc="2026-08-04T10:08:00Z"/>
          <w:rFonts w:ascii="Arial" w:hAnsi="Arial" w:cs="Arial"/>
          <w:color w:val="1F2328"/>
        </w:rPr>
      </w:pPr>
      <w:ins w:id="67" w:author="Vivienne Salisbury" w:date="2026-08-04T06:08:00Z" w16du:dateUtc="2026-08-04T10:08:00Z">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ins>
    </w:p>
    <w:p w14:paraId="749E55CD" w14:textId="77777777" w:rsidR="00D0270F" w:rsidRPr="00573A9C" w:rsidRDefault="00315A34" w:rsidP="00B378F9">
      <w:pPr>
        <w:rPr>
          <w:ins w:id="68" w:author="Vivienne Salisbury" w:date="2026-08-04T06:08:00Z" w16du:dateUtc="2026-08-04T10:08:00Z"/>
          <w:rFonts w:ascii="Arial" w:hAnsi="Arial" w:cs="Arial"/>
          <w:color w:val="1F2328"/>
        </w:rPr>
      </w:pPr>
      <w:ins w:id="69" w:author="Vivienne Salisbury" w:date="2026-08-04T06:08:00Z" w16du:dateUtc="2026-08-04T10:08:00Z">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ins>
    </w:p>
    <w:p w14:paraId="1EB27D1B" w14:textId="7A4249D9" w:rsidR="003C58BC" w:rsidRPr="00573A9C" w:rsidRDefault="00315A34">
      <w:pPr>
        <w:rPr>
          <w:rFonts w:ascii="Arial" w:hAnsi="Arial"/>
          <w:color w:val="1F2328"/>
          <w:rPrChange w:id="70" w:author="Vivienne Salisbury" w:date="2026-08-04T06:08:00Z" w16du:dateUtc="2026-08-04T10:08:00Z">
            <w:rPr/>
          </w:rPrChange>
        </w:rPr>
      </w:pPr>
      <w:ins w:id="71" w:author="Vivienne Salisbury" w:date="2026-08-04T06:08:00Z" w16du:dateUtc="2026-08-04T10:08:00Z">
        <w:r w:rsidRPr="00573A9C">
          <w:rPr>
            <w:rFonts w:ascii="Apple Color Emoji" w:hAnsi="Apple Color Emoji" w:cs="Apple Color Emoji"/>
            <w:color w:val="1F2328"/>
          </w:rPr>
          <w:t>✅</w:t>
        </w:r>
        <w:r w:rsidRPr="00573A9C">
          <w:rPr>
            <w:rFonts w:ascii="Arial" w:hAnsi="Arial" w:cs="Arial"/>
            <w:color w:val="1F2328"/>
          </w:rPr>
          <w:t xml:space="preserve"> Created and actively-developed by </w:t>
        </w:r>
        <w:r w:rsidRPr="00573A9C">
          <w:rPr>
            <w:rFonts w:ascii="Apple Color Emoji" w:hAnsi="Apple Color Emoji" w:cs="Apple Color Emoji"/>
          </w:rPr>
          <w:t>⛵</w:t>
        </w:r>
        <w:r w:rsidRPr="00573A9C">
          <w:rPr>
            <w:rFonts w:ascii="Apple Color Emoji" w:hAnsi="Apple Color Emoji" w:cs="Apple Color Emoji"/>
          </w:rPr>
          <w:t>️</w:t>
        </w:r>
        <w:r w:rsidRPr="00573A9C">
          <w:rPr>
            <w:rFonts w:ascii="Arial" w:hAnsi="Arial" w:cs="Arial"/>
          </w:rPr>
          <w:t>Harbour - Superpowered contract management</w:t>
        </w:r>
        <w:r w:rsidRPr="00573A9C">
          <w:rPr>
            <w:rFonts w:ascii="Arial" w:hAnsi="Arial" w:cs="Arial"/>
            <w:color w:val="1F2328"/>
          </w:rPr>
          <w:t xml:space="preserve"> and the SuperDoc community</w:t>
        </w:r>
      </w:ins>
      <w:commentRangeStart w:id="72"/>
      <w:del w:id="73" w:author="Vivienne Salisbury" w:date="2026-08-04T06:08:00Z" w16du:dateUtc="2026-08-04T10:08:00Z">
        <w:r w:rsidR="0045155D">
          <w:delText>test</w:delText>
        </w:r>
        <w:commentRangeEnd w:id="72"/>
        <w:r w:rsidR="0045155D" w:rsidRPr="00573A9C">
          <w:rPr>
            <w:rStyle w:val="CommentReference"/>
            <w:rFonts w:ascii="Arial" w:hAnsi="Arial"/>
            <w:color w:val="1F2328"/>
            <w:sz w:val="24"/>
            <w:szCs w:val="24"/>
            <w:rPrChange w:id="74" w:author="Vivienne Salisbury" w:date="2026-08-04T06:08:00Z" w16du:dateUtc="2026-08-04T10:08:00Z">
              <w:rPr>
                <w:rStyle w:val="CommentReference"/>
                <w:sz w:val="24"/>
                <w:szCs w:val="24"/>
              </w:rPr>
            </w:rPrChange>
          </w:rPr>
          <w:commentReference w:id="72"/>
        </w:r>
      </w:del>
    </w:p>
    <w:sectPr w:rsidR="003C58BC" w:rsidRPr="00573A9C">
      <w:headerReference w:type="default" r:id="rId11"/>
      <w:footerReference w:type="default" r:id="rId12"/>
      <w:pgSz w:w="12240" w:h="15840"/>
      <w:pgMar w:top="1440" w:right="1440" w:bottom="1440" w:left="1440" w:header="720" w:footer="720" w:gutter="0"/>
      <w:pgNumType w:start="1"/>
      <w:cols w:space="720"/>
      <w:docGrid w:linePitch="0"/>
      <w:sectPrChange w:id="77" w:author="Vivienne Salisbury" w:date="2026-08-04T06:08:00Z" w16du:dateUtc="2026-08-04T10:08:00Z">
        <w:sectPr w:rsidR="003C58BC" w:rsidRPr="00573A9C">
          <w:pgMar w:top="1440" w:right="1440" w:bottom="1440" w:left="1440" w:header="720" w:footer="720" w:gutter="0"/>
          <w:pgNumType w:start="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Nick Bernal" w:date="2025-02-12T19:47:00Z" w:initials="NB">
    <w:p w14:paraId="5C17FA99" w14:textId="77777777" w:rsidR="0045155D" w:rsidRDefault="0045155D" w:rsidP="0045155D">
      <w:r>
        <w:rPr>
          <w:rStyle w:val="CommentReference"/>
        </w:rPr>
        <w:annotationRef/>
      </w:r>
      <w:r>
        <w:rPr>
          <w:sz w:val="20"/>
          <w:szCs w:val="20"/>
        </w:rPr>
        <w:t>abcabc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17FA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04553A" w16cex:dateUtc="2025-02-13T0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17FA99" w16cid:durableId="380455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4B684" w14:textId="77777777" w:rsidR="00315A34" w:rsidRDefault="00315A34" w:rsidP="004E3A6C">
      <w:r>
        <w:separator/>
      </w:r>
    </w:p>
  </w:endnote>
  <w:endnote w:type="continuationSeparator" w:id="0">
    <w:p w14:paraId="260D801F" w14:textId="77777777" w:rsidR="00315A34" w:rsidRDefault="00315A34" w:rsidP="004E3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4390" w14:textId="77777777" w:rsidR="004E3A6C" w:rsidRDefault="004E3A6C">
    <w:pPr>
      <w:pPrChange w:id="76" w:author="Vivienne Salisbury" w:date="2026-08-04T06:08:00Z" w16du:dateUtc="2026-08-04T10:0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6E77E" w14:textId="77777777" w:rsidR="00315A34" w:rsidRDefault="00315A34" w:rsidP="004E3A6C">
      <w:r>
        <w:separator/>
      </w:r>
    </w:p>
  </w:footnote>
  <w:footnote w:type="continuationSeparator" w:id="0">
    <w:p w14:paraId="5CB09B53" w14:textId="77777777" w:rsidR="00315A34" w:rsidRDefault="00315A34" w:rsidP="004E3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1154" w14:textId="77777777" w:rsidR="004E3A6C" w:rsidRDefault="004E3A6C">
    <w:pPr>
      <w:pPrChange w:id="75" w:author="Vivienne Salisbury" w:date="2026-08-04T06:08:00Z" w16du:dateUtc="2026-08-04T10:0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55D"/>
    <w:rsid w:val="002302B2"/>
    <w:rsid w:val="002B11BE"/>
    <w:rsid w:val="00315A34"/>
    <w:rsid w:val="00360F1B"/>
    <w:rsid w:val="003C1D14"/>
    <w:rsid w:val="003C58BC"/>
    <w:rsid w:val="0045155D"/>
    <w:rsid w:val="004B7331"/>
    <w:rsid w:val="004E3A6C"/>
    <w:rsid w:val="00573A9C"/>
    <w:rsid w:val="00802E69"/>
    <w:rsid w:val="0085026E"/>
    <w:rsid w:val="00931F1A"/>
    <w:rsid w:val="00A16521"/>
    <w:rsid w:val="00B378F9"/>
    <w:rsid w:val="00CE3856"/>
    <w:rsid w:val="00D0270F"/>
    <w:rsid w:val="00D80997"/>
    <w:rsid w:val="00E26F3B"/>
    <w:rsid w:val="00E64DEA"/>
    <w:rsid w:val="00FF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39B9D"/>
  <w15:chartTrackingRefBased/>
  <w15:docId w15:val="{D080AC35-7903-C742-821B-9ACB6474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pPrChange w:id="0" w:author="Vivienne Salisbury" w:date="2026-08-04T06:08:00Z">
        <w:pPr/>
      </w:pPrChange>
    </w:pPr>
    <w:rPr>
      <w:rFonts w:ascii="Times New Roman" w:eastAsia="Arial Unicode MS" w:hAnsi="Times New Roman" w:cs="Times New Roman"/>
      <w:kern w:val="0"/>
      <w:bdr w:val="nil"/>
      <w14:ligatures w14:val="none"/>
      <w:rPrChange w:id="0" w:author="Vivienne Salisbury" w:date="2026-08-04T06:08:00Z">
        <w:rPr>
          <w:rFonts w:ascii="Arial" w:eastAsiaTheme="minorHAnsi" w:hAnsi="Arial"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451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Change w:id="1" w:author="Vivienne Salisbury" w:date="2026-08-04T06:08:00Z">
        <w:pPr>
          <w:keepNext/>
          <w:keepLines/>
          <w:pBdr>
            <w:top w:val="nil"/>
            <w:left w:val="nil"/>
            <w:bottom w:val="nil"/>
            <w:right w:val="nil"/>
            <w:between w:val="nil"/>
            <w:bar w:val="nil"/>
          </w:pBdr>
          <w:spacing w:before="160" w:after="80"/>
          <w:outlineLvl w:val="2"/>
        </w:pPr>
      </w:pPrChange>
    </w:pPr>
    <w:rPr>
      <w:rFonts w:eastAsiaTheme="majorEastAsia" w:cstheme="majorBidi"/>
      <w:color w:val="0F4761" w:themeColor="accent1" w:themeShade="BF"/>
      <w:sz w:val="28"/>
      <w:szCs w:val="28"/>
      <w:rPrChange w:id="1" w:author="Vivienne Salisbury" w:date="2026-08-04T06:08:00Z">
        <w:rPr>
          <w:rFonts w:asciiTheme="minorHAnsi" w:eastAsiaTheme="majorEastAsia" w:hAnsiTheme="minorHAnsi" w:cstheme="majorBidi"/>
          <w:color w:val="0F4761" w:themeColor="accent1" w:themeShade="BF"/>
          <w:sz w:val="28"/>
          <w:szCs w:val="28"/>
          <w:bdr w:val="nil"/>
          <w:lang w:val="en-US" w:eastAsia="en-US" w:bidi="ar-SA"/>
        </w:rPr>
      </w:rPrChange>
    </w:rPr>
  </w:style>
  <w:style w:type="paragraph" w:styleId="Heading4">
    <w:name w:val="heading 4"/>
    <w:basedOn w:val="Normal"/>
    <w:next w:val="Normal"/>
    <w:link w:val="Heading4Char"/>
    <w:uiPriority w:val="9"/>
    <w:semiHidden/>
    <w:unhideWhenUsed/>
    <w:qFormat/>
    <w:rsid w:val="004515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15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15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15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15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15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55D"/>
    <w:rPr>
      <w:rFonts w:ascii="Times New Roman" w:eastAsiaTheme="majorEastAsia" w:hAnsi="Times New Roman" w:cstheme="majorBidi"/>
      <w:color w:val="0F4761" w:themeColor="accent1" w:themeShade="BF"/>
      <w:kern w:val="0"/>
      <w:sz w:val="28"/>
      <w:szCs w:val="28"/>
      <w:bdr w:val="nil"/>
      <w14:ligatures w14:val="none"/>
    </w:rPr>
  </w:style>
  <w:style w:type="character" w:customStyle="1" w:styleId="Heading4Char">
    <w:name w:val="Heading 4 Char"/>
    <w:basedOn w:val="DefaultParagraphFont"/>
    <w:link w:val="Heading4"/>
    <w:uiPriority w:val="9"/>
    <w:semiHidden/>
    <w:rsid w:val="004515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15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15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15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15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15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15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5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5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15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155D"/>
    <w:rPr>
      <w:i/>
      <w:iCs/>
      <w:color w:val="404040" w:themeColor="text1" w:themeTint="BF"/>
    </w:rPr>
  </w:style>
  <w:style w:type="paragraph" w:styleId="ListParagraph">
    <w:name w:val="List Paragraph"/>
    <w:basedOn w:val="Normal"/>
    <w:uiPriority w:val="34"/>
    <w:qFormat/>
    <w:rsid w:val="0045155D"/>
    <w:pPr>
      <w:ind w:left="720"/>
      <w:contextualSpacing/>
    </w:pPr>
  </w:style>
  <w:style w:type="character" w:styleId="IntenseEmphasis">
    <w:name w:val="Intense Emphasis"/>
    <w:basedOn w:val="DefaultParagraphFont"/>
    <w:uiPriority w:val="21"/>
    <w:qFormat/>
    <w:rsid w:val="0045155D"/>
    <w:rPr>
      <w:i/>
      <w:iCs/>
      <w:color w:val="0F4761" w:themeColor="accent1" w:themeShade="BF"/>
    </w:rPr>
  </w:style>
  <w:style w:type="paragraph" w:styleId="IntenseQuote">
    <w:name w:val="Intense Quote"/>
    <w:basedOn w:val="Normal"/>
    <w:next w:val="Normal"/>
    <w:link w:val="IntenseQuoteChar"/>
    <w:uiPriority w:val="30"/>
    <w:qFormat/>
    <w:rsid w:val="00451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55D"/>
    <w:rPr>
      <w:i/>
      <w:iCs/>
      <w:color w:val="0F4761" w:themeColor="accent1" w:themeShade="BF"/>
    </w:rPr>
  </w:style>
  <w:style w:type="character" w:styleId="IntenseReference">
    <w:name w:val="Intense Reference"/>
    <w:basedOn w:val="DefaultParagraphFont"/>
    <w:uiPriority w:val="32"/>
    <w:qFormat/>
    <w:rsid w:val="0045155D"/>
    <w:rPr>
      <w:b/>
      <w:bCs/>
      <w:smallCaps/>
      <w:color w:val="0F4761" w:themeColor="accent1" w:themeShade="BF"/>
      <w:spacing w:val="5"/>
    </w:rPr>
  </w:style>
  <w:style w:type="character" w:styleId="CommentReference">
    <w:name w:val="annotation reference"/>
    <w:basedOn w:val="DefaultParagraphFont"/>
    <w:uiPriority w:val="99"/>
    <w:semiHidden/>
    <w:unhideWhenUsed/>
    <w:rsid w:val="0045155D"/>
    <w:rPr>
      <w:sz w:val="16"/>
      <w:szCs w:val="16"/>
    </w:rPr>
  </w:style>
  <w:style w:type="paragraph" w:styleId="CommentText">
    <w:name w:val="annotation text"/>
    <w:basedOn w:val="Normal"/>
    <w:link w:val="CommentTextChar"/>
    <w:uiPriority w:val="99"/>
    <w:semiHidden/>
    <w:unhideWhenUsed/>
    <w:rsid w:val="0045155D"/>
    <w:rPr>
      <w:sz w:val="20"/>
      <w:szCs w:val="20"/>
    </w:rPr>
  </w:style>
  <w:style w:type="character" w:customStyle="1" w:styleId="CommentTextChar">
    <w:name w:val="Comment Text Char"/>
    <w:basedOn w:val="DefaultParagraphFont"/>
    <w:link w:val="CommentText"/>
    <w:uiPriority w:val="99"/>
    <w:semiHidden/>
    <w:rsid w:val="0045155D"/>
    <w:rPr>
      <w:sz w:val="20"/>
      <w:szCs w:val="20"/>
    </w:rPr>
  </w:style>
  <w:style w:type="paragraph" w:styleId="CommentSubject">
    <w:name w:val="annotation subject"/>
    <w:basedOn w:val="CommentText"/>
    <w:next w:val="CommentText"/>
    <w:link w:val="CommentSubjectChar"/>
    <w:uiPriority w:val="99"/>
    <w:semiHidden/>
    <w:unhideWhenUsed/>
    <w:rsid w:val="0045155D"/>
    <w:rPr>
      <w:b/>
      <w:bCs/>
    </w:rPr>
  </w:style>
  <w:style w:type="character" w:customStyle="1" w:styleId="CommentSubjectChar">
    <w:name w:val="Comment Subject Char"/>
    <w:basedOn w:val="CommentTextChar"/>
    <w:link w:val="CommentSubject"/>
    <w:uiPriority w:val="99"/>
    <w:semiHidden/>
    <w:rsid w:val="0045155D"/>
    <w:rPr>
      <w:b/>
      <w:bCs/>
      <w:sz w:val="20"/>
      <w:szCs w:val="20"/>
    </w:rPr>
  </w:style>
  <w:style w:type="character" w:styleId="Hyperlink">
    <w:name w:val="Hyperlink"/>
    <w:rsid w:val="004E3A6C"/>
    <w:rPr>
      <w:u w:val="single"/>
    </w:rPr>
  </w:style>
  <w:style w:type="paragraph" w:customStyle="1" w:styleId="HeaderFooter">
    <w:name w:val="Header &amp; Footer"/>
    <w:pPr>
      <w:pBdr>
        <w:top w:val="nil"/>
        <w:left w:val="nil"/>
        <w:bottom w:val="nil"/>
        <w:right w:val="nil"/>
        <w:between w:val="nil"/>
        <w:bar w:val="nil"/>
      </w:pBdr>
      <w:tabs>
        <w:tab w:val="right" w:pos="9020"/>
      </w:tabs>
      <w:pPrChange w:id="2" w:author="Vivienne Salisbury" w:date="2026-08-04T06:08: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Change w:id="2" w:author="Vivienne Salisbury" w:date="2026-08-04T06:08:00Z">
        <w:rPr>
          <w:rFonts w:ascii="Helvetica Neue" w:eastAsia="Arial Unicode MS" w:hAnsi="Helvetica Neue" w:cs="Arial Unicode MS"/>
          <w:color w:val="000000"/>
          <w:sz w:val="24"/>
          <w:szCs w:val="24"/>
          <w:bdr w:val="nil"/>
          <w:lang w:val="en-US" w:eastAsia="en-US" w:bidi="ar-SA"/>
          <w14:textOutline w14:w="0" w14:cap="flat" w14:cmpd="sng" w14:algn="ctr">
            <w14:noFill/>
            <w14:prstDash w14:val="solid"/>
            <w14:bevel/>
          </w14:textOutline>
        </w:rPr>
      </w:rPrChange>
    </w:rPr>
  </w:style>
  <w:style w:type="paragraph" w:customStyle="1" w:styleId="Body">
    <w:name w:val="Body"/>
    <w:pPr>
      <w:pBdr>
        <w:top w:val="nil"/>
        <w:left w:val="nil"/>
        <w:bottom w:val="nil"/>
        <w:right w:val="nil"/>
        <w:between w:val="nil"/>
        <w:bar w:val="nil"/>
      </w:pBdr>
      <w:spacing w:line="276" w:lineRule="auto"/>
      <w:pPrChange w:id="3" w:author="Vivienne Salisbury" w:date="2026-08-04T06:08:00Z">
        <w:pPr>
          <w:pBdr>
            <w:top w:val="nil"/>
            <w:left w:val="nil"/>
            <w:bottom w:val="nil"/>
            <w:right w:val="nil"/>
            <w:between w:val="nil"/>
            <w:bar w:val="nil"/>
          </w:pBdr>
          <w:spacing w:line="276" w:lineRule="auto"/>
        </w:pPr>
      </w:pPrChange>
    </w:pPr>
    <w:rPr>
      <w:rFonts w:eastAsia="Arial Unicode MS" w:cs="Arial Unicode MS"/>
      <w:color w:val="000000"/>
      <w:kern w:val="0"/>
      <w:sz w:val="22"/>
      <w:szCs w:val="22"/>
      <w:u w:color="000000"/>
      <w:bdr w:val="nil"/>
      <w14:textOutline w14:w="0" w14:cap="flat" w14:cmpd="sng" w14:algn="ctr">
        <w14:noFill/>
        <w14:prstDash w14:val="solid"/>
        <w14:bevel/>
      </w14:textOutline>
      <w14:ligatures w14:val="none"/>
      <w:rPrChange w:id="3" w:author="Vivienne Salisbury" w:date="2026-08-04T06:08:00Z">
        <w:rPr>
          <w:rFonts w:ascii="Arial" w:eastAsia="Arial Unicode MS" w:hAnsi="Arial" w:cs="Arial Unicode MS"/>
          <w:color w:val="000000"/>
          <w:sz w:val="22"/>
          <w:szCs w:val="22"/>
          <w:u w:color="000000"/>
          <w:bdr w:val="nil"/>
          <w:lang w:val="en-US" w:eastAsia="en-US" w:bidi="ar-SA"/>
          <w14:textOutline w14:w="0" w14:cap="flat" w14:cmpd="sng" w14:algn="ctr">
            <w14:noFill/>
            <w14:prstDash w14:val="solid"/>
            <w14:bevel/>
          </w14:textOutline>
        </w:rPr>
      </w:rPrChange>
    </w:rPr>
  </w:style>
  <w:style w:type="character" w:customStyle="1" w:styleId="None">
    <w:name w:val="None"/>
    <w:rsid w:val="004E3A6C"/>
  </w:style>
  <w:style w:type="character" w:customStyle="1" w:styleId="Hyperlink0">
    <w:name w:val="Hyperlink.0"/>
    <w:basedOn w:val="None"/>
    <w:rsid w:val="004E3A6C"/>
    <w:rPr>
      <w:u w:val="single"/>
    </w:rPr>
  </w:style>
  <w:style w:type="character" w:customStyle="1" w:styleId="Hyperlink1">
    <w:name w:val="Hyperlink.1"/>
    <w:basedOn w:val="None"/>
    <w:rsid w:val="004E3A6C"/>
    <w:rPr>
      <w:outline w:val="0"/>
      <w:color w:val="1155CC"/>
      <w:u w:val="single" w:color="1155CC"/>
    </w:rPr>
  </w:style>
  <w:style w:type="numbering" w:customStyle="1" w:styleId="ImportedStyle1">
    <w:name w:val="Imported Style 1"/>
    <w:rsid w:val="004E3A6C"/>
    <w:pPr>
      <w:numPr>
        <w:numId w:val="1"/>
      </w:numPr>
    </w:pPr>
  </w:style>
  <w:style w:type="character" w:customStyle="1" w:styleId="Hyperlink2">
    <w:name w:val="Hyperlink.2"/>
    <w:basedOn w:val="None"/>
    <w:rsid w:val="004E3A6C"/>
    <w:rPr>
      <w:outline w:val="0"/>
      <w:color w:val="1155CC"/>
      <w:sz w:val="24"/>
      <w:szCs w:val="24"/>
      <w:u w:val="single" w:color="1155CC"/>
    </w:rPr>
  </w:style>
  <w:style w:type="paragraph" w:styleId="Revision">
    <w:name w:val="Revision"/>
    <w:hidden/>
    <w:uiPriority w:val="99"/>
    <w:semiHidden/>
    <w:rsid w:val="00D80997"/>
    <w:pPr>
      <w:pPrChange w:id="4" w:author="Vivienne Salisbury" w:date="2026-08-04T06:08:00Z">
        <w:pPr/>
      </w:pPrChange>
    </w:pPr>
    <w:rPr>
      <w:rFonts w:ascii="Times New Roman" w:eastAsia="Arial Unicode MS" w:hAnsi="Times New Roman" w:cs="Times New Roman"/>
      <w:kern w:val="0"/>
      <w:bdr w:val="nil"/>
      <w14:ligatures w14:val="none"/>
      <w:rPrChange w:id="4" w:author="Vivienne Salisbury" w:date="2026-08-04T06:08:00Z">
        <w:rPr>
          <w:rFonts w:eastAsia="Arial Unicode MS"/>
          <w:sz w:val="24"/>
          <w:szCs w:val="24"/>
          <w:bdr w:val="nil"/>
          <w:lang w:val="en-US" w:eastAsia="en-US" w:bidi="ar-SA"/>
        </w:rPr>
      </w:rPrChange>
    </w:rPr>
  </w:style>
  <w:style w:type="paragraph" w:styleId="Header">
    <w:name w:val="header"/>
    <w:basedOn w:val="Normal"/>
    <w:link w:val="HeaderChar"/>
    <w:uiPriority w:val="99"/>
    <w:unhideWhenUsed/>
    <w:rsid w:val="004E3A6C"/>
    <w:pPr>
      <w:tabs>
        <w:tab w:val="center" w:pos="4680"/>
        <w:tab w:val="right" w:pos="9360"/>
      </w:tabs>
    </w:pPr>
  </w:style>
  <w:style w:type="character" w:customStyle="1" w:styleId="HeaderChar">
    <w:name w:val="Header Char"/>
    <w:basedOn w:val="DefaultParagraphFont"/>
    <w:link w:val="Header"/>
    <w:uiPriority w:val="99"/>
    <w:rsid w:val="004E3A6C"/>
  </w:style>
  <w:style w:type="paragraph" w:styleId="Footer">
    <w:name w:val="footer"/>
    <w:basedOn w:val="Normal"/>
    <w:link w:val="FooterChar"/>
    <w:uiPriority w:val="99"/>
    <w:unhideWhenUsed/>
    <w:rsid w:val="004E3A6C"/>
    <w:pPr>
      <w:tabs>
        <w:tab w:val="center" w:pos="4680"/>
        <w:tab w:val="right" w:pos="9360"/>
      </w:tabs>
    </w:pPr>
  </w:style>
  <w:style w:type="character" w:customStyle="1" w:styleId="FooterChar">
    <w:name w:val="Footer Char"/>
    <w:basedOn w:val="DefaultParagraphFont"/>
    <w:link w:val="Footer"/>
    <w:uiPriority w:val="99"/>
    <w:rsid w:val="004E3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4016</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2025-02-13T03:47:00Z</dcterms:created>
  <dcterms:modified xsi:type="dcterms:W3CDTF">2026-08-04T10:08:00Z</dcterms:modified>
</cp:coreProperties>
</file>