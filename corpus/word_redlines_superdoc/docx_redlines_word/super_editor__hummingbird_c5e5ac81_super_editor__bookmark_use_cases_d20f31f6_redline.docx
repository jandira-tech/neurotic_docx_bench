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9BC525" w14:textId="77777777" w:rsidR="00CF1FB3" w:rsidRDefault="00CF336B">
      <w:pPr>
        <w:rPr>
          <w:ins w:id="38" w:author="Comparison" w:date="2026-08-03T22:24:00Z" w16du:dateUtc="2026-08-04T02:24:00Z"/>
        </w:rPr>
      </w:pPr>
      <w:ins w:id="39" w:author="Comparison" w:date="2026-08-03T22:24:00Z" w16du:dateUtc="2026-08-04T02:24:00Z">
        <w:r>
          <w:t xml:space="preserve">This is a paragraph with a </w:t>
        </w:r>
        <w:bookmarkStart w:id="40" w:name="SimpleBookmark"/>
        <w:r>
          <w:t>simple bookmark</w:t>
        </w:r>
        <w:bookmarkEnd w:id="40"/>
        <w:r>
          <w:t xml:space="preserve"> inside.</w:t>
        </w:r>
      </w:ins>
    </w:p>
    <w:p w14:paraId="3BE70245" w14:textId="77777777" w:rsidR="00CF1FB3" w:rsidRDefault="00CF336B">
      <w:pPr>
        <w:rPr>
          <w:ins w:id="41" w:author="Comparison" w:date="2026-08-03T22:24:00Z" w16du:dateUtc="2026-08-04T02:24:00Z"/>
        </w:rPr>
      </w:pPr>
      <w:ins w:id="42" w:author="Comparison" w:date="2026-08-03T22:24:00Z" w16du:dateUtc="2026-08-04T02:24:00Z">
        <w:r>
          <w:t xml:space="preserve">This is a </w:t>
        </w:r>
        <w:bookmarkStart w:id="43" w:name="MultiRunBookmark"/>
        <w:r>
          <w:t>multi-run</w:t>
        </w:r>
        <w:bookmarkEnd w:id="43"/>
        <w:r>
          <w:t xml:space="preserve"> bookmark.</w:t>
        </w:r>
      </w:ins>
    </w:p>
    <w:p w14:paraId="284EE523" w14:textId="77777777" w:rsidR="00CF1FB3" w:rsidRDefault="00CF336B">
      <w:pPr>
        <w:rPr>
          <w:ins w:id="44" w:author="Comparison" w:date="2026-08-03T22:24:00Z" w16du:dateUtc="2026-08-04T02:24:00Z"/>
        </w:rPr>
      </w:pPr>
      <w:bookmarkStart w:id="45" w:name="ParagraphBookmark"/>
      <w:ins w:id="46" w:author="Comparison" w:date="2026-08-03T22:24:00Z" w16du:dateUtc="2026-08-04T02:24:00Z">
        <w:r>
          <w:t>This entire paragraph is bookmarked.</w:t>
        </w:r>
        <w:bookmarkEnd w:id="45"/>
      </w:ins>
    </w:p>
    <w:p w14:paraId="75B941E9" w14:textId="77777777" w:rsidR="00CF1FB3" w:rsidRDefault="00CF336B">
      <w:pPr>
        <w:rPr>
          <w:ins w:id="47" w:author="Comparison" w:date="2026-08-03T22:24:00Z" w16du:dateUtc="2026-08-04T02:24:00Z"/>
        </w:rPr>
      </w:pPr>
      <w:ins w:id="48" w:author="Comparison" w:date="2026-08-03T22:24:00Z" w16du:dateUtc="2026-08-04T02:24:00Z">
        <w:r>
          <w:t xml:space="preserve">Here is </w:t>
        </w:r>
        <w:bookmarkStart w:id="49" w:name="OuterBookmark"/>
        <w:r>
          <w:t xml:space="preserve">outer </w:t>
        </w:r>
        <w:bookmarkStart w:id="50" w:name="InnerBookmark"/>
        <w:bookmarkEnd w:id="49"/>
        <w:r>
          <w:t>inner</w:t>
        </w:r>
        <w:bookmarkEnd w:id="50"/>
        <w:r>
          <w:t xml:space="preserve"> bookmark.</w:t>
        </w:r>
      </w:ins>
    </w:p>
    <w:tbl>
      <w:tblPr>
        <w:tblW w:w="0" w:type="auto"/>
        <w:tblLook w:val="04A0" w:firstRow="1" w:lastRow="0" w:firstColumn="1" w:lastColumn="0" w:noHBand="0" w:noVBand="1"/>
      </w:tblPr>
      <w:tblGrid>
        <w:gridCol w:w="4320"/>
        <w:gridCol w:w="4320"/>
      </w:tblGrid>
      <w:tr w:rsidR="00CF1FB3" w14:paraId="6DDBADFD" w14:textId="77777777">
        <w:trPr>
          <w:ins w:id="51" w:author="Comparison" w:date="2026-08-03T22:24:00Z" w16du:dateUtc="2026-08-04T02:24:00Z"/>
        </w:trPr>
        <w:tc>
          <w:tcPr>
            <w:tcW w:w="4320" w:type="dxa"/>
          </w:tcPr>
          <w:p w14:paraId="5F226B73" w14:textId="77777777" w:rsidR="00CF1FB3" w:rsidRDefault="00CF1FB3">
            <w:pPr>
              <w:rPr>
                <w:ins w:id="52" w:author="Comparison" w:date="2026-08-03T22:24:00Z" w16du:dateUtc="2026-08-04T02:24:00Z"/>
              </w:rPr>
            </w:pPr>
          </w:p>
          <w:p w14:paraId="4680F285" w14:textId="77777777" w:rsidR="00CF1FB3" w:rsidRDefault="00CF336B">
            <w:pPr>
              <w:rPr>
                <w:ins w:id="53" w:author="Comparison" w:date="2026-08-03T22:24:00Z" w16du:dateUtc="2026-08-04T02:24:00Z"/>
              </w:rPr>
            </w:pPr>
            <w:ins w:id="54" w:author="Comparison" w:date="2026-08-03T22:24:00Z" w16du:dateUtc="2026-08-04T02:24:00Z">
              <w:r>
                <w:t xml:space="preserve">Cell with </w:t>
              </w:r>
              <w:bookmarkStart w:id="55" w:name="CellBookmark"/>
              <w:r>
                <w:t>bookmark</w:t>
              </w:r>
              <w:bookmarkEnd w:id="55"/>
            </w:ins>
          </w:p>
        </w:tc>
        <w:tc>
          <w:tcPr>
            <w:tcW w:w="4320" w:type="dxa"/>
          </w:tcPr>
          <w:p w14:paraId="5BE4A6B1" w14:textId="77777777" w:rsidR="00CF1FB3" w:rsidRDefault="00CF1FB3">
            <w:pPr>
              <w:rPr>
                <w:ins w:id="56" w:author="Comparison" w:date="2026-08-03T22:24:00Z" w16du:dateUtc="2026-08-04T02:24:00Z"/>
              </w:rPr>
            </w:pPr>
          </w:p>
        </w:tc>
      </w:tr>
      <w:tr w:rsidR="00CF1FB3" w14:paraId="4C9721E6" w14:textId="77777777">
        <w:trPr>
          <w:ins w:id="57" w:author="Comparison" w:date="2026-08-03T22:24:00Z" w16du:dateUtc="2026-08-04T02:24:00Z"/>
        </w:trPr>
        <w:tc>
          <w:tcPr>
            <w:tcW w:w="4320" w:type="dxa"/>
          </w:tcPr>
          <w:p w14:paraId="1FAEAD03" w14:textId="77777777" w:rsidR="00CF1FB3" w:rsidRDefault="00CF1FB3">
            <w:pPr>
              <w:rPr>
                <w:ins w:id="58" w:author="Comparison" w:date="2026-08-03T22:24:00Z" w16du:dateUtc="2026-08-04T02:24:00Z"/>
              </w:rPr>
            </w:pPr>
          </w:p>
        </w:tc>
        <w:tc>
          <w:tcPr>
            <w:tcW w:w="4320" w:type="dxa"/>
          </w:tcPr>
          <w:p w14:paraId="0B30075D" w14:textId="77777777" w:rsidR="00CF1FB3" w:rsidRDefault="00CF1FB3">
            <w:pPr>
              <w:rPr>
                <w:ins w:id="59" w:author="Comparison" w:date="2026-08-03T22:24:00Z" w16du:dateUtc="2026-08-04T02:24:00Z"/>
              </w:rPr>
            </w:pPr>
          </w:p>
        </w:tc>
      </w:tr>
    </w:tbl>
    <w:p w14:paraId="28DA4CF0" w14:textId="77777777" w:rsidR="00763510" w:rsidRDefault="00CF336B" w:rsidP="00763510">
      <w:pPr>
        <w:rPr>
          <w:del w:id="60" w:author="Comparison" w:date="2026-08-03T22:24:00Z" w16du:dateUtc="2026-08-04T02:24:00Z"/>
        </w:rPr>
      </w:pPr>
      <w:ins w:id="61" w:author="Comparison" w:date="2026-08-03T22:24:00Z" w16du:dateUtc="2026-08-04T02:24:00Z">
        <w:r>
          <w:t xml:space="preserve">Adjacent: </w:t>
        </w:r>
        <w:bookmarkStart w:id="62" w:name="FirstBookmark"/>
        <w:r>
          <w:t>first</w:t>
        </w:r>
        <w:bookmarkEnd w:id="62"/>
        <w:r>
          <w:t xml:space="preserve"> and </w:t>
        </w:r>
        <w:bookmarkStart w:id="63" w:name="SecondBookmark"/>
        <w:r>
          <w:t>second</w:t>
        </w:r>
      </w:ins>
      <w:bookmarkEnd w:id="63"/>
      <w:del w:id="64" w:author="Comparison" w:date="2026-08-03T22:24:00Z" w16du:dateUtc="2026-08-04T02:24:00Z">
        <w:r w:rsidR="00763510">
          <w:rPr>
            <w:noProof/>
          </w:rPr>
          <w:drawing>
            <wp:anchor distT="0" distB="0" distL="0" distR="0" simplePos="0" relativeHeight="251659264" behindDoc="1" locked="0" layoutInCell="1" allowOverlap="1" wp14:anchorId="59C66B87" wp14:editId="1E065548">
              <wp:simplePos x="0" y="0"/>
              <wp:positionH relativeFrom="column">
                <wp:posOffset>595571</wp:posOffset>
              </wp:positionH>
              <wp:positionV relativeFrom="paragraph">
                <wp:posOffset>247429</wp:posOffset>
              </wp:positionV>
              <wp:extent cx="2363470" cy="2235200"/>
              <wp:effectExtent l="0" t="0" r="0" b="0"/>
              <wp:wrapTight wrapText="bothSides">
                <wp:wrapPolygon edited="0">
                  <wp:start x="10620" y="0"/>
                  <wp:lineTo x="10098" y="11782"/>
                  <wp:lineTo x="2437" y="14727"/>
                  <wp:lineTo x="2437" y="15280"/>
                  <wp:lineTo x="3482" y="17673"/>
                  <wp:lineTo x="0" y="18961"/>
                  <wp:lineTo x="0" y="20250"/>
                  <wp:lineTo x="5745" y="20618"/>
                  <wp:lineTo x="6442" y="21355"/>
                  <wp:lineTo x="6616" y="21355"/>
                  <wp:lineTo x="8009" y="21355"/>
                  <wp:lineTo x="8531" y="20618"/>
                  <wp:lineTo x="9750" y="20618"/>
                  <wp:lineTo x="12883" y="18409"/>
                  <wp:lineTo x="12709" y="17673"/>
                  <wp:lineTo x="21414" y="15280"/>
                  <wp:lineTo x="21414" y="14727"/>
                  <wp:lineTo x="13928" y="11782"/>
                  <wp:lineTo x="12013" y="8836"/>
                  <wp:lineTo x="11316" y="0"/>
                  <wp:lineTo x="10620" y="0"/>
                </wp:wrapPolygon>
              </wp:wrapTight>
              <wp:docPr id="9" name="Picture 2" descr="A picture containing green, bird, colorfu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2" descr="A picture containing green, bird, colorful&#10;&#10;Description automatically generated"/>
                      <pic:cNvPicPr>
                        <a:picLocks noChangeAspect="1" noChangeArrowheads="1"/>
                      </pic:cNvPicPr>
                    </pic:nvPicPr>
                    <pic:blipFill>
                      <a:blip r:embed="rId6"/>
                      <a:stretch>
                        <a:fillRect/>
                      </a:stretch>
                    </pic:blipFill>
                    <pic:spPr>
                      <a:xfrm>
                        <a:off x="0" y="0"/>
                        <a:ext cx="2363470" cy="2235200"/>
                      </a:xfrm>
                      <a:prstGeom prst="rect">
                        <a:avLst/>
                      </a:prstGeom>
                    </pic:spPr>
                  </pic:pic>
                </a:graphicData>
              </a:graphic>
            </wp:anchor>
          </w:drawing>
        </w:r>
        <w:r w:rsidR="00763510">
          <w:delText xml:space="preserve">Lets tightly wrap this one. Lets tightly wrap this one. Lets tightly wrap this one. Lets tightly wrap this one. Lets tightly wrap this one. Lets tightly wrap this one. Lets tightly wrap this one. Lets tightly wrap this one. Lets tightly wrap this one. Lets tightly wrap this one. Lets tightly wrap this one. Lets tightly wrap this one. Lets tightly wrap this one. Lets tightly wrap this one. Lets tightly wrap this one. Lets tightly wrap this one. Lets tightly wrap this one. Lets tightly wrap this one. Lets tightly wrap this one. Lets tightly wrap this one. Lets tightly wrap this one. Lets tightly wrap this one. Lets tightly wrap this one. Lets tightly wrap this one. Lets tightly wrap this one. Lets tightly wrap this one. Lets tightly wrap this one. Lets tightly wrap this one. Lets tightly wrap this one. Lets tightly wrap this one. Lets tightly wrap this one. Lets tightly wrap this one. Lets tightly wrap this one. Lets tightly wrap this one. Lets tightly wrap this one. Lets tightly wrap this one. Lets tightly wrap this one. Lets tightly wrap this one. Lets tightly wrap this one. Lets tightly wrap this one. Lets tightly wrap this one. Lets tightly wrap this one. Lets tightly wrap this one. Lets tightly wrap this one. Lets tightly wrap this one. </w:delText>
        </w:r>
      </w:del>
    </w:p>
    <w:p w14:paraId="2902D54E" w14:textId="77777777" w:rsidR="003C58BC" w:rsidRDefault="003C58BC"/>
    <w:sectPr w:rsidR="003C58BC" w:rsidSect="00034616">
      <w:pgSz w:w="12240" w:h="15840"/>
      <w:pgMar w:top="1440" w:right="1800" w:bottom="1440" w:left="1800" w:header="720" w:footer="720" w:gutter="0"/>
      <w:cols w:space="720"/>
      <w:docGrid w:linePitch="360"/>
      <w:sectPrChange w:id="65" w:author="Comparison" w:date="2026-08-03T22:24:00Z" w16du:dateUtc="2026-08-04T02:24:00Z">
        <w:sectPr w:rsidR="003C58BC" w:rsidSect="00034616">
          <w:pgMar w:top="1440" w:right="1440" w:bottom="1440" w:left="1440" w:header="720" w:footer="720" w:gutter="0"/>
        </w:sectPr>
      </w:sectPrChang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notTrueType/>
    <w:pitch w:val="default"/>
  </w:font>
  <w:font w:name="Liberation Serif">
    <w:altName w:val="Times New Roman"/>
    <w:panose1 w:val="020B0604020202020204"/>
    <w:charset w:val="01"/>
    <w:family w:val="roman"/>
    <w:pitch w:val="default"/>
    <w:sig w:usb0="E0000AFF" w:usb1="500078FF" w:usb2="00000021" w:usb3="00000000" w:csb0="600001BF" w:csb1="DFF70000"/>
  </w:font>
  <w:font w:name="Noto Serif CJK SC">
    <w:panose1 w:val="020B0604020202020204"/>
    <w:charset w:val="86"/>
    <w:family w:val="auto"/>
    <w:pitch w:val="default"/>
    <w:sig w:usb0="30000083" w:usb1="2BDF3C10" w:usb2="00000016" w:usb3="00000000" w:csb0="602E0107" w:csb1="00000000"/>
  </w:font>
  <w:font w:name="Noto Sans Devanagari">
    <w:panose1 w:val="020B0502040504020204"/>
    <w:charset w:val="00"/>
    <w:family w:val="swiss"/>
    <w:pitch w:val="variable"/>
    <w:sig w:usb0="80008023" w:usb1="00002046"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63819324">
    <w:abstractNumId w:val="8"/>
  </w:num>
  <w:num w:numId="2" w16cid:durableId="206383552">
    <w:abstractNumId w:val="6"/>
  </w:num>
  <w:num w:numId="3" w16cid:durableId="1094588446">
    <w:abstractNumId w:val="5"/>
  </w:num>
  <w:num w:numId="4" w16cid:durableId="1050878324">
    <w:abstractNumId w:val="4"/>
  </w:num>
  <w:num w:numId="5" w16cid:durableId="188568754">
    <w:abstractNumId w:val="7"/>
  </w:num>
  <w:num w:numId="6" w16cid:durableId="94252936">
    <w:abstractNumId w:val="3"/>
  </w:num>
  <w:num w:numId="7" w16cid:durableId="1843617490">
    <w:abstractNumId w:val="2"/>
  </w:num>
  <w:num w:numId="8" w16cid:durableId="939412755">
    <w:abstractNumId w:val="1"/>
  </w:num>
  <w:num w:numId="9" w16cid:durableId="16285857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3510"/>
    <w:rsid w:val="00034616"/>
    <w:rsid w:val="0006063C"/>
    <w:rsid w:val="0015074B"/>
    <w:rsid w:val="0029639D"/>
    <w:rsid w:val="00326F90"/>
    <w:rsid w:val="00360F1B"/>
    <w:rsid w:val="003C1D14"/>
    <w:rsid w:val="003C58BC"/>
    <w:rsid w:val="0049164E"/>
    <w:rsid w:val="0057219A"/>
    <w:rsid w:val="00763510"/>
    <w:rsid w:val="007F1150"/>
    <w:rsid w:val="00931F1A"/>
    <w:rsid w:val="00AA1D8D"/>
    <w:rsid w:val="00B47730"/>
    <w:rsid w:val="00B76A40"/>
    <w:rsid w:val="00CB0664"/>
    <w:rsid w:val="00CF1FB3"/>
    <w:rsid w:val="00CF336B"/>
    <w:rsid w:val="00FC69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86ACFB9"/>
  <w15:chartTrackingRefBased/>
  <w15:docId w15:val="{B19F1693-259D-5147-BF99-E0C577C24D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imes New Roman (Body CS)"/>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200" w:line="276" w:lineRule="auto"/>
      <w:pPrChange w:id="0" w:author="Comparison" w:date="2026-08-03T22:24:00Z">
        <w:pPr>
          <w:suppressAutoHyphens/>
          <w:spacing w:line="278" w:lineRule="auto"/>
        </w:pPr>
      </w:pPrChange>
    </w:pPr>
    <w:rPr>
      <w:rFonts w:asciiTheme="minorHAnsi" w:eastAsiaTheme="minorEastAsia" w:hAnsiTheme="minorHAnsi" w:cstheme="minorBidi"/>
      <w:kern w:val="0"/>
      <w:sz w:val="22"/>
      <w:szCs w:val="22"/>
      <w14:ligatures w14:val="none"/>
      <w:rPrChange w:id="0" w:author="Comparison" w:date="2026-08-03T22:24:00Z">
        <w:rPr>
          <w:rFonts w:ascii="Liberation Serif" w:eastAsia="Noto Serif CJK SC" w:hAnsi="Liberation Serif" w:cs="Noto Sans Devanagari"/>
          <w:kern w:val="2"/>
          <w:sz w:val="24"/>
          <w:szCs w:val="24"/>
          <w:lang w:val="en-US" w:eastAsia="zh-CN" w:bidi="hi-IN"/>
        </w:rPr>
      </w:rPrChange>
    </w:rPr>
  </w:style>
  <w:style w:type="paragraph" w:styleId="Heading1">
    <w:name w:val="heading 1"/>
    <w:basedOn w:val="Normal"/>
    <w:next w:val="Normal"/>
    <w:link w:val="Heading1Char"/>
    <w:uiPriority w:val="9"/>
    <w:qFormat/>
    <w:rsid w:val="00FC693F"/>
    <w:pPr>
      <w:keepNext/>
      <w:keepLines/>
      <w:spacing w:before="480" w:after="0"/>
      <w:outlineLvl w:val="0"/>
      <w:pPrChange w:id="1" w:author="Comparison" w:date="2026-08-03T22:24:00Z">
        <w:pPr>
          <w:keepNext/>
          <w:keepLines/>
          <w:spacing w:before="360" w:after="80"/>
          <w:outlineLvl w:val="0"/>
        </w:pPr>
      </w:pPrChange>
    </w:pPr>
    <w:rPr>
      <w:rFonts w:asciiTheme="majorHAnsi" w:eastAsiaTheme="majorEastAsia" w:hAnsiTheme="majorHAnsi" w:cstheme="majorBidi"/>
      <w:b/>
      <w:bCs/>
      <w:color w:val="0F4761" w:themeColor="accent1" w:themeShade="BF"/>
      <w:sz w:val="28"/>
      <w:szCs w:val="28"/>
      <w:rPrChange w:id="1" w:author="Comparison" w:date="2026-08-03T22:24:00Z">
        <w:rPr>
          <w:rFonts w:asciiTheme="majorHAnsi" w:eastAsiaTheme="majorEastAsia" w:hAnsiTheme="majorHAnsi" w:cstheme="majorBidi"/>
          <w:color w:val="0F4761" w:themeColor="accent1" w:themeShade="BF"/>
          <w:sz w:val="40"/>
          <w:szCs w:val="40"/>
          <w:lang w:val="en-US" w:eastAsia="en-US" w:bidi="ar-SA"/>
          <w14:ligatures w14:val="standardContextual"/>
        </w:rPr>
      </w:rPrChange>
    </w:rPr>
  </w:style>
  <w:style w:type="paragraph" w:styleId="Heading2">
    <w:name w:val="heading 2"/>
    <w:basedOn w:val="Normal"/>
    <w:next w:val="Normal"/>
    <w:link w:val="Heading2Char"/>
    <w:uiPriority w:val="9"/>
    <w:unhideWhenUsed/>
    <w:qFormat/>
    <w:rsid w:val="00FC693F"/>
    <w:pPr>
      <w:keepNext/>
      <w:keepLines/>
      <w:spacing w:before="200" w:after="0"/>
      <w:outlineLvl w:val="1"/>
      <w:pPrChange w:id="2" w:author="Comparison" w:date="2026-08-03T22:24:00Z">
        <w:pPr>
          <w:keepNext/>
          <w:keepLines/>
          <w:spacing w:before="160" w:after="80"/>
          <w:outlineLvl w:val="1"/>
        </w:pPr>
      </w:pPrChange>
    </w:pPr>
    <w:rPr>
      <w:rFonts w:asciiTheme="majorHAnsi" w:eastAsiaTheme="majorEastAsia" w:hAnsiTheme="majorHAnsi" w:cstheme="majorBidi"/>
      <w:b/>
      <w:bCs/>
      <w:color w:val="156082" w:themeColor="accent1"/>
      <w:sz w:val="26"/>
      <w:szCs w:val="26"/>
      <w:rPrChange w:id="2" w:author="Comparison" w:date="2026-08-03T22:24:00Z">
        <w:rPr>
          <w:rFonts w:asciiTheme="majorHAnsi" w:eastAsiaTheme="majorEastAsia" w:hAnsiTheme="majorHAnsi" w:cstheme="majorBidi"/>
          <w:color w:val="0F4761" w:themeColor="accent1" w:themeShade="BF"/>
          <w:sz w:val="32"/>
          <w:szCs w:val="32"/>
          <w:lang w:val="en-US" w:eastAsia="en-US" w:bidi="ar-SA"/>
          <w14:ligatures w14:val="standardContextual"/>
        </w:rPr>
      </w:rPrChange>
    </w:rPr>
  </w:style>
  <w:style w:type="paragraph" w:styleId="Heading3">
    <w:name w:val="heading 3"/>
    <w:basedOn w:val="Normal"/>
    <w:next w:val="Normal"/>
    <w:link w:val="Heading3Char"/>
    <w:uiPriority w:val="9"/>
    <w:unhideWhenUsed/>
    <w:qFormat/>
    <w:rsid w:val="00FC693F"/>
    <w:pPr>
      <w:keepNext/>
      <w:keepLines/>
      <w:spacing w:before="200" w:after="0"/>
      <w:outlineLvl w:val="2"/>
      <w:pPrChange w:id="3" w:author="Comparison" w:date="2026-08-03T22:24:00Z">
        <w:pPr>
          <w:keepNext/>
          <w:keepLines/>
          <w:spacing w:before="160" w:after="80"/>
          <w:outlineLvl w:val="2"/>
        </w:pPr>
      </w:pPrChange>
    </w:pPr>
    <w:rPr>
      <w:rFonts w:asciiTheme="majorHAnsi" w:eastAsiaTheme="majorEastAsia" w:hAnsiTheme="majorHAnsi" w:cstheme="majorBidi"/>
      <w:b/>
      <w:bCs/>
      <w:color w:val="156082" w:themeColor="accent1"/>
      <w:rPrChange w:id="3" w:author="Comparison" w:date="2026-08-03T22:24:00Z">
        <w:rPr>
          <w:rFonts w:asciiTheme="minorHAnsi" w:eastAsiaTheme="majorEastAsia" w:hAnsiTheme="minorHAnsi" w:cstheme="majorBidi"/>
          <w:color w:val="0F4761" w:themeColor="accent1" w:themeShade="BF"/>
          <w:sz w:val="28"/>
          <w:szCs w:val="28"/>
          <w:lang w:val="en-US" w:eastAsia="en-US" w:bidi="ar-SA"/>
          <w14:ligatures w14:val="standardContextual"/>
        </w:rPr>
      </w:rPrChang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Change w:id="4" w:author="Comparison" w:date="2026-08-03T22:24:00Z">
        <w:pPr>
          <w:keepNext/>
          <w:keepLines/>
          <w:spacing w:before="80" w:after="40"/>
          <w:outlineLvl w:val="3"/>
        </w:pPr>
      </w:pPrChange>
    </w:pPr>
    <w:rPr>
      <w:rFonts w:asciiTheme="majorHAnsi" w:eastAsiaTheme="majorEastAsia" w:hAnsiTheme="majorHAnsi" w:cstheme="majorBidi"/>
      <w:b/>
      <w:bCs/>
      <w:i/>
      <w:iCs/>
      <w:color w:val="156082" w:themeColor="accent1"/>
      <w:rPrChange w:id="4" w:author="Comparison" w:date="2026-08-03T22:24:00Z">
        <w:rPr>
          <w:rFonts w:asciiTheme="minorHAnsi" w:eastAsiaTheme="majorEastAsia" w:hAnsiTheme="minorHAnsi" w:cstheme="majorBidi"/>
          <w:i/>
          <w:iCs/>
          <w:color w:val="0F4761" w:themeColor="accent1" w:themeShade="BF"/>
          <w:sz w:val="22"/>
          <w:szCs w:val="22"/>
          <w:lang w:val="en-US" w:eastAsia="en-US" w:bidi="ar-SA"/>
          <w14:ligatures w14:val="standardContextual"/>
        </w:rPr>
      </w:rPrChange>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Change w:id="5" w:author="Comparison" w:date="2026-08-03T22:24:00Z">
        <w:pPr>
          <w:keepNext/>
          <w:keepLines/>
          <w:spacing w:before="80" w:after="40"/>
          <w:outlineLvl w:val="4"/>
        </w:pPr>
      </w:pPrChange>
    </w:pPr>
    <w:rPr>
      <w:rFonts w:asciiTheme="majorHAnsi" w:eastAsiaTheme="majorEastAsia" w:hAnsiTheme="majorHAnsi" w:cstheme="majorBidi"/>
      <w:color w:val="0A2F40" w:themeColor="accent1" w:themeShade="7F"/>
      <w:rPrChange w:id="5" w:author="Comparison" w:date="2026-08-03T22:24:00Z">
        <w:rPr>
          <w:rFonts w:asciiTheme="minorHAnsi" w:eastAsiaTheme="majorEastAsia" w:hAnsiTheme="minorHAnsi" w:cstheme="majorBidi"/>
          <w:color w:val="0F4761" w:themeColor="accent1" w:themeShade="BF"/>
          <w:sz w:val="22"/>
          <w:szCs w:val="22"/>
          <w:lang w:val="en-US" w:eastAsia="en-US" w:bidi="ar-SA"/>
          <w14:ligatures w14:val="standardContextual"/>
        </w:rPr>
      </w:rPrChange>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Change w:id="6" w:author="Comparison" w:date="2026-08-03T22:24:00Z">
        <w:pPr>
          <w:keepNext/>
          <w:keepLines/>
          <w:spacing w:before="40" w:after="200"/>
          <w:outlineLvl w:val="5"/>
        </w:pPr>
      </w:pPrChange>
    </w:pPr>
    <w:rPr>
      <w:rFonts w:asciiTheme="majorHAnsi" w:eastAsiaTheme="majorEastAsia" w:hAnsiTheme="majorHAnsi" w:cstheme="majorBidi"/>
      <w:i/>
      <w:iCs/>
      <w:color w:val="0A2F40" w:themeColor="accent1" w:themeShade="7F"/>
      <w:rPrChange w:id="6" w:author="Comparison" w:date="2026-08-03T22:24:00Z">
        <w:rPr>
          <w:rFonts w:asciiTheme="minorHAnsi" w:eastAsiaTheme="majorEastAsia" w:hAnsiTheme="minorHAnsi" w:cstheme="majorBidi"/>
          <w:i/>
          <w:iCs/>
          <w:color w:val="595959" w:themeColor="text1" w:themeTint="A6"/>
          <w:sz w:val="22"/>
          <w:szCs w:val="22"/>
          <w:lang w:val="en-US" w:eastAsia="en-US" w:bidi="ar-SA"/>
          <w14:ligatures w14:val="standardContextual"/>
        </w:rPr>
      </w:rPrChange>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Change w:id="7" w:author="Comparison" w:date="2026-08-03T22:24:00Z">
        <w:pPr>
          <w:keepNext/>
          <w:keepLines/>
          <w:spacing w:before="40" w:after="200"/>
          <w:outlineLvl w:val="6"/>
        </w:pPr>
      </w:pPrChange>
    </w:pPr>
    <w:rPr>
      <w:rFonts w:asciiTheme="majorHAnsi" w:eastAsiaTheme="majorEastAsia" w:hAnsiTheme="majorHAnsi" w:cstheme="majorBidi"/>
      <w:i/>
      <w:iCs/>
      <w:color w:val="404040" w:themeColor="text1" w:themeTint="BF"/>
      <w:rPrChange w:id="7" w:author="Comparison" w:date="2026-08-03T22:24:00Z">
        <w:rPr>
          <w:rFonts w:asciiTheme="minorHAnsi" w:eastAsiaTheme="majorEastAsia" w:hAnsiTheme="minorHAnsi" w:cstheme="majorBidi"/>
          <w:color w:val="595959" w:themeColor="text1" w:themeTint="A6"/>
          <w:sz w:val="22"/>
          <w:szCs w:val="22"/>
          <w:lang w:val="en-US" w:eastAsia="en-US" w:bidi="ar-SA"/>
          <w14:ligatures w14:val="standardContextual"/>
        </w:rPr>
      </w:rPrChange>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Change w:id="8" w:author="Comparison" w:date="2026-08-03T22:24:00Z">
        <w:pPr>
          <w:keepNext/>
          <w:keepLines/>
          <w:spacing w:after="200"/>
          <w:outlineLvl w:val="7"/>
        </w:pPr>
      </w:pPrChange>
    </w:pPr>
    <w:rPr>
      <w:rFonts w:asciiTheme="majorHAnsi" w:eastAsiaTheme="majorEastAsia" w:hAnsiTheme="majorHAnsi" w:cstheme="majorBidi"/>
      <w:color w:val="156082" w:themeColor="accent1"/>
      <w:sz w:val="20"/>
      <w:szCs w:val="20"/>
      <w:rPrChange w:id="8" w:author="Comparison" w:date="2026-08-03T22:24:00Z">
        <w:rPr>
          <w:rFonts w:asciiTheme="minorHAnsi" w:eastAsiaTheme="majorEastAsia" w:hAnsiTheme="minorHAnsi" w:cstheme="majorBidi"/>
          <w:i/>
          <w:iCs/>
          <w:color w:val="272727" w:themeColor="text1" w:themeTint="D8"/>
          <w:sz w:val="22"/>
          <w:szCs w:val="22"/>
          <w:lang w:val="en-US" w:eastAsia="en-US" w:bidi="ar-SA"/>
          <w14:ligatures w14:val="standardContextual"/>
        </w:rPr>
      </w:rPrChange>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Change w:id="9" w:author="Comparison" w:date="2026-08-03T22:24:00Z">
        <w:pPr>
          <w:keepNext/>
          <w:keepLines/>
          <w:spacing w:after="200"/>
          <w:outlineLvl w:val="8"/>
        </w:pPr>
      </w:pPrChange>
    </w:pPr>
    <w:rPr>
      <w:rFonts w:asciiTheme="majorHAnsi" w:eastAsiaTheme="majorEastAsia" w:hAnsiTheme="majorHAnsi" w:cstheme="majorBidi"/>
      <w:i/>
      <w:iCs/>
      <w:color w:val="404040" w:themeColor="text1" w:themeTint="BF"/>
      <w:sz w:val="20"/>
      <w:szCs w:val="20"/>
      <w:rPrChange w:id="9" w:author="Comparison" w:date="2026-08-03T22:24:00Z">
        <w:rPr>
          <w:rFonts w:asciiTheme="minorHAnsi" w:eastAsiaTheme="majorEastAsia" w:hAnsiTheme="minorHAnsi" w:cstheme="majorBidi"/>
          <w:color w:val="272727" w:themeColor="text1" w:themeTint="D8"/>
          <w:sz w:val="22"/>
          <w:szCs w:val="22"/>
          <w:lang w:val="en-US" w:eastAsia="en-US" w:bidi="ar-SA"/>
          <w14:ligatures w14:val="standardContextual"/>
        </w:rPr>
      </w:rPrChang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3510"/>
    <w:rPr>
      <w:rFonts w:asciiTheme="majorHAnsi" w:eastAsiaTheme="majorEastAsia" w:hAnsiTheme="majorHAnsi" w:cstheme="majorBidi"/>
      <w:b/>
      <w:bCs/>
      <w:color w:val="0F4761" w:themeColor="accent1" w:themeShade="BF"/>
      <w:kern w:val="0"/>
      <w:sz w:val="28"/>
      <w:szCs w:val="28"/>
      <w14:ligatures w14:val="none"/>
    </w:rPr>
  </w:style>
  <w:style w:type="character" w:customStyle="1" w:styleId="Heading2Char">
    <w:name w:val="Heading 2 Char"/>
    <w:basedOn w:val="DefaultParagraphFont"/>
    <w:link w:val="Heading2"/>
    <w:uiPriority w:val="9"/>
    <w:rsid w:val="00763510"/>
    <w:rPr>
      <w:rFonts w:asciiTheme="majorHAnsi" w:eastAsiaTheme="majorEastAsia" w:hAnsiTheme="majorHAnsi" w:cstheme="majorBidi"/>
      <w:b/>
      <w:bCs/>
      <w:color w:val="156082" w:themeColor="accent1"/>
      <w:kern w:val="0"/>
      <w:sz w:val="26"/>
      <w:szCs w:val="26"/>
      <w14:ligatures w14:val="none"/>
    </w:rPr>
  </w:style>
  <w:style w:type="character" w:customStyle="1" w:styleId="Heading3Char">
    <w:name w:val="Heading 3 Char"/>
    <w:basedOn w:val="DefaultParagraphFont"/>
    <w:link w:val="Heading3"/>
    <w:uiPriority w:val="9"/>
    <w:rsid w:val="00763510"/>
    <w:rPr>
      <w:rFonts w:asciiTheme="majorHAnsi" w:eastAsiaTheme="majorEastAsia" w:hAnsiTheme="majorHAnsi" w:cstheme="majorBidi"/>
      <w:b/>
      <w:bCs/>
      <w:color w:val="156082" w:themeColor="accent1"/>
      <w:kern w:val="0"/>
      <w:sz w:val="22"/>
      <w:szCs w:val="22"/>
      <w14:ligatures w14:val="none"/>
    </w:rPr>
  </w:style>
  <w:style w:type="character" w:customStyle="1" w:styleId="Heading4Char">
    <w:name w:val="Heading 4 Char"/>
    <w:basedOn w:val="DefaultParagraphFont"/>
    <w:link w:val="Heading4"/>
    <w:uiPriority w:val="9"/>
    <w:semiHidden/>
    <w:rsid w:val="00763510"/>
    <w:rPr>
      <w:rFonts w:asciiTheme="majorHAnsi" w:eastAsiaTheme="majorEastAsia" w:hAnsiTheme="majorHAnsi" w:cstheme="majorBidi"/>
      <w:b/>
      <w:bCs/>
      <w:i/>
      <w:iCs/>
      <w:color w:val="156082" w:themeColor="accent1"/>
      <w:kern w:val="0"/>
      <w:sz w:val="22"/>
      <w:szCs w:val="22"/>
      <w14:ligatures w14:val="none"/>
    </w:rPr>
  </w:style>
  <w:style w:type="character" w:customStyle="1" w:styleId="Heading5Char">
    <w:name w:val="Heading 5 Char"/>
    <w:basedOn w:val="DefaultParagraphFont"/>
    <w:link w:val="Heading5"/>
    <w:uiPriority w:val="9"/>
    <w:semiHidden/>
    <w:rsid w:val="00763510"/>
    <w:rPr>
      <w:rFonts w:asciiTheme="majorHAnsi" w:eastAsiaTheme="majorEastAsia" w:hAnsiTheme="majorHAnsi" w:cstheme="majorBidi"/>
      <w:color w:val="0A2F40" w:themeColor="accent1" w:themeShade="7F"/>
      <w:kern w:val="0"/>
      <w:sz w:val="22"/>
      <w:szCs w:val="22"/>
      <w14:ligatures w14:val="none"/>
    </w:rPr>
  </w:style>
  <w:style w:type="character" w:customStyle="1" w:styleId="Heading6Char">
    <w:name w:val="Heading 6 Char"/>
    <w:basedOn w:val="DefaultParagraphFont"/>
    <w:link w:val="Heading6"/>
    <w:uiPriority w:val="9"/>
    <w:semiHidden/>
    <w:rsid w:val="00763510"/>
    <w:rPr>
      <w:rFonts w:asciiTheme="majorHAnsi" w:eastAsiaTheme="majorEastAsia" w:hAnsiTheme="majorHAnsi" w:cstheme="majorBidi"/>
      <w:i/>
      <w:iCs/>
      <w:color w:val="0A2F40" w:themeColor="accent1" w:themeShade="7F"/>
      <w:kern w:val="0"/>
      <w:sz w:val="22"/>
      <w:szCs w:val="22"/>
      <w14:ligatures w14:val="none"/>
    </w:rPr>
  </w:style>
  <w:style w:type="character" w:customStyle="1" w:styleId="Heading7Char">
    <w:name w:val="Heading 7 Char"/>
    <w:basedOn w:val="DefaultParagraphFont"/>
    <w:link w:val="Heading7"/>
    <w:uiPriority w:val="9"/>
    <w:semiHidden/>
    <w:rsid w:val="00763510"/>
    <w:rPr>
      <w:rFonts w:asciiTheme="majorHAnsi" w:eastAsiaTheme="majorEastAsia" w:hAnsiTheme="majorHAnsi" w:cstheme="majorBidi"/>
      <w:i/>
      <w:iCs/>
      <w:color w:val="404040" w:themeColor="text1" w:themeTint="BF"/>
      <w:kern w:val="0"/>
      <w:sz w:val="22"/>
      <w:szCs w:val="22"/>
      <w14:ligatures w14:val="none"/>
    </w:rPr>
  </w:style>
  <w:style w:type="character" w:customStyle="1" w:styleId="Heading8Char">
    <w:name w:val="Heading 8 Char"/>
    <w:basedOn w:val="DefaultParagraphFont"/>
    <w:link w:val="Heading8"/>
    <w:uiPriority w:val="9"/>
    <w:semiHidden/>
    <w:rsid w:val="00763510"/>
    <w:rPr>
      <w:rFonts w:asciiTheme="majorHAnsi" w:eastAsiaTheme="majorEastAsia" w:hAnsiTheme="majorHAnsi" w:cstheme="majorBidi"/>
      <w:color w:val="156082" w:themeColor="accent1"/>
      <w:kern w:val="0"/>
      <w:sz w:val="20"/>
      <w:szCs w:val="20"/>
      <w14:ligatures w14:val="none"/>
    </w:rPr>
  </w:style>
  <w:style w:type="character" w:customStyle="1" w:styleId="Heading9Char">
    <w:name w:val="Heading 9 Char"/>
    <w:basedOn w:val="DefaultParagraphFont"/>
    <w:link w:val="Heading9"/>
    <w:uiPriority w:val="9"/>
    <w:semiHidden/>
    <w:rsid w:val="00763510"/>
    <w:rPr>
      <w:rFonts w:asciiTheme="majorHAnsi" w:eastAsiaTheme="majorEastAsia" w:hAnsiTheme="majorHAnsi" w:cstheme="majorBidi"/>
      <w:i/>
      <w:iCs/>
      <w:color w:val="404040" w:themeColor="text1" w:themeTint="BF"/>
      <w:kern w:val="0"/>
      <w:sz w:val="20"/>
      <w:szCs w:val="20"/>
      <w14:ligatures w14:val="none"/>
    </w:rPr>
  </w:style>
  <w:style w:type="paragraph" w:styleId="Title">
    <w:name w:val="Title"/>
    <w:basedOn w:val="Normal"/>
    <w:next w:val="Normal"/>
    <w:link w:val="TitleChar"/>
    <w:uiPriority w:val="10"/>
    <w:qFormat/>
    <w:rsid w:val="00FC693F"/>
    <w:pPr>
      <w:pBdr>
        <w:bottom w:val="single" w:sz="8" w:space="4" w:color="156082" w:themeColor="accent1"/>
      </w:pBdr>
      <w:spacing w:after="300" w:line="240" w:lineRule="auto"/>
      <w:contextualSpacing/>
      <w:pPrChange w:id="10" w:author="Comparison" w:date="2026-08-03T22:24:00Z">
        <w:pPr>
          <w:spacing w:after="80"/>
          <w:contextualSpacing/>
        </w:pPr>
      </w:pPrChange>
    </w:pPr>
    <w:rPr>
      <w:rFonts w:asciiTheme="majorHAnsi" w:eastAsiaTheme="majorEastAsia" w:hAnsiTheme="majorHAnsi" w:cstheme="majorBidi"/>
      <w:color w:val="0A1D30" w:themeColor="text2" w:themeShade="BF"/>
      <w:spacing w:val="5"/>
      <w:kern w:val="28"/>
      <w:sz w:val="52"/>
      <w:szCs w:val="52"/>
      <w:rPrChange w:id="10" w:author="Comparison" w:date="2026-08-03T22:24:00Z">
        <w:rPr>
          <w:rFonts w:asciiTheme="majorHAnsi" w:eastAsiaTheme="majorEastAsia" w:hAnsiTheme="majorHAnsi" w:cstheme="majorBidi"/>
          <w:spacing w:val="-10"/>
          <w:kern w:val="28"/>
          <w:sz w:val="56"/>
          <w:szCs w:val="56"/>
          <w:lang w:val="en-US" w:eastAsia="en-US" w:bidi="ar-SA"/>
          <w14:ligatures w14:val="standardContextual"/>
        </w:rPr>
      </w:rPrChange>
    </w:rPr>
  </w:style>
  <w:style w:type="character" w:customStyle="1" w:styleId="TitleChar">
    <w:name w:val="Title Char"/>
    <w:basedOn w:val="DefaultParagraphFont"/>
    <w:link w:val="Title"/>
    <w:uiPriority w:val="10"/>
    <w:rsid w:val="00763510"/>
    <w:rPr>
      <w:rFonts w:asciiTheme="majorHAnsi" w:eastAsiaTheme="majorEastAsia" w:hAnsiTheme="majorHAnsi" w:cstheme="majorBidi"/>
      <w:color w:val="0A1D30" w:themeColor="text2" w:themeShade="BF"/>
      <w:spacing w:val="5"/>
      <w:kern w:val="28"/>
      <w:sz w:val="52"/>
      <w:szCs w:val="52"/>
      <w14:ligatures w14:val="none"/>
    </w:rPr>
  </w:style>
  <w:style w:type="paragraph" w:styleId="Subtitle">
    <w:name w:val="Subtitle"/>
    <w:basedOn w:val="Normal"/>
    <w:next w:val="Normal"/>
    <w:link w:val="SubtitleChar"/>
    <w:uiPriority w:val="11"/>
    <w:qFormat/>
    <w:rsid w:val="00FC693F"/>
    <w:pPr>
      <w:numPr>
        <w:ilvl w:val="1"/>
      </w:numPr>
      <w:pPrChange w:id="11" w:author="Comparison" w:date="2026-08-03T22:24:00Z">
        <w:pPr>
          <w:numPr>
            <w:ilvl w:val="1"/>
          </w:numPr>
          <w:spacing w:after="160"/>
        </w:pPr>
      </w:pPrChange>
    </w:pPr>
    <w:rPr>
      <w:rFonts w:asciiTheme="majorHAnsi" w:eastAsiaTheme="majorEastAsia" w:hAnsiTheme="majorHAnsi" w:cstheme="majorBidi"/>
      <w:i/>
      <w:iCs/>
      <w:color w:val="156082" w:themeColor="accent1"/>
      <w:spacing w:val="15"/>
      <w:sz w:val="24"/>
      <w:szCs w:val="24"/>
      <w:rPrChange w:id="11" w:author="Comparison" w:date="2026-08-03T22:24:00Z">
        <w:rPr>
          <w:rFonts w:asciiTheme="minorHAnsi" w:eastAsiaTheme="majorEastAsia" w:hAnsiTheme="minorHAnsi" w:cstheme="majorBidi"/>
          <w:color w:val="595959" w:themeColor="text1" w:themeTint="A6"/>
          <w:spacing w:val="15"/>
          <w:sz w:val="28"/>
          <w:szCs w:val="28"/>
          <w:lang w:val="en-US" w:eastAsia="en-US" w:bidi="ar-SA"/>
          <w14:ligatures w14:val="standardContextual"/>
        </w:rPr>
      </w:rPrChange>
    </w:rPr>
  </w:style>
  <w:style w:type="character" w:customStyle="1" w:styleId="SubtitleChar">
    <w:name w:val="Subtitle Char"/>
    <w:basedOn w:val="DefaultParagraphFont"/>
    <w:link w:val="Subtitle"/>
    <w:uiPriority w:val="11"/>
    <w:rsid w:val="00763510"/>
    <w:rPr>
      <w:rFonts w:asciiTheme="majorHAnsi" w:eastAsiaTheme="majorEastAsia" w:hAnsiTheme="majorHAnsi" w:cstheme="majorBidi"/>
      <w:i/>
      <w:iCs/>
      <w:color w:val="156082" w:themeColor="accent1"/>
      <w:spacing w:val="15"/>
      <w:kern w:val="0"/>
      <w14:ligatures w14:val="none"/>
    </w:rPr>
  </w:style>
  <w:style w:type="paragraph" w:styleId="Quote">
    <w:name w:val="Quote"/>
    <w:basedOn w:val="Normal"/>
    <w:next w:val="Normal"/>
    <w:link w:val="QuoteChar"/>
    <w:uiPriority w:val="29"/>
    <w:qFormat/>
    <w:rsid w:val="00FC693F"/>
    <w:pPr>
      <w:pPrChange w:id="12" w:author="Comparison" w:date="2026-08-03T22:24:00Z">
        <w:pPr>
          <w:spacing w:before="160" w:after="160"/>
          <w:jc w:val="center"/>
        </w:pPr>
      </w:pPrChange>
    </w:pPr>
    <w:rPr>
      <w:i/>
      <w:iCs/>
      <w:color w:val="000000" w:themeColor="text1"/>
      <w:rPrChange w:id="12" w:author="Comparison" w:date="2026-08-03T22:24:00Z">
        <w:rPr>
          <w:rFonts w:ascii="Arial" w:eastAsiaTheme="minorHAnsi" w:hAnsi="Arial" w:cs="Times New Roman (Body CS)"/>
          <w:i/>
          <w:iCs/>
          <w:color w:val="404040" w:themeColor="text1" w:themeTint="BF"/>
          <w:sz w:val="22"/>
          <w:szCs w:val="22"/>
          <w:lang w:val="en-US" w:eastAsia="en-US" w:bidi="ar-SA"/>
          <w14:ligatures w14:val="standardContextual"/>
        </w:rPr>
      </w:rPrChange>
    </w:rPr>
  </w:style>
  <w:style w:type="character" w:customStyle="1" w:styleId="QuoteChar">
    <w:name w:val="Quote Char"/>
    <w:basedOn w:val="DefaultParagraphFont"/>
    <w:link w:val="Quote"/>
    <w:uiPriority w:val="29"/>
    <w:rsid w:val="00763510"/>
    <w:rPr>
      <w:rFonts w:asciiTheme="minorHAnsi" w:eastAsiaTheme="minorEastAsia" w:hAnsiTheme="minorHAnsi" w:cstheme="minorBidi"/>
      <w:i/>
      <w:iCs/>
      <w:color w:val="000000" w:themeColor="text1"/>
      <w:kern w:val="0"/>
      <w:sz w:val="22"/>
      <w:szCs w:val="22"/>
      <w14:ligatures w14:val="none"/>
    </w:rPr>
  </w:style>
  <w:style w:type="paragraph" w:styleId="ListParagraph">
    <w:name w:val="List Paragraph"/>
    <w:basedOn w:val="Normal"/>
    <w:uiPriority w:val="34"/>
    <w:qFormat/>
    <w:rsid w:val="00FC693F"/>
    <w:pPr>
      <w:ind w:left="720"/>
      <w:contextualSpacing/>
      <w:pPrChange w:id="13" w:author="Comparison" w:date="2026-08-03T22:24:00Z">
        <w:pPr>
          <w:spacing w:after="200"/>
          <w:ind w:left="720"/>
          <w:contextualSpacing/>
        </w:pPr>
      </w:pPrChange>
    </w:pPr>
    <w:rPr>
      <w:rPrChange w:id="13" w:author="Comparison" w:date="2026-08-03T22:24:00Z">
        <w:rPr>
          <w:rFonts w:ascii="Arial" w:eastAsiaTheme="minorHAnsi" w:hAnsi="Arial" w:cs="Times New Roman (Body CS)"/>
          <w:sz w:val="22"/>
          <w:szCs w:val="22"/>
          <w:lang w:val="en-US" w:eastAsia="en-US" w:bidi="ar-SA"/>
          <w14:ligatures w14:val="standardContextual"/>
        </w:rPr>
      </w:rPrChange>
    </w:rPr>
  </w:style>
  <w:style w:type="character" w:styleId="IntenseEmphasis">
    <w:name w:val="Intense Emphasis"/>
    <w:basedOn w:val="DefaultParagraphFont"/>
    <w:uiPriority w:val="21"/>
    <w:qFormat/>
    <w:rsid w:val="00FC693F"/>
    <w:rPr>
      <w:b/>
      <w:bCs/>
      <w:i/>
      <w:iCs/>
      <w:color w:val="156082" w:themeColor="accent1"/>
      <w:rPrChange w:id="14" w:author="Comparison" w:date="2026-08-03T22:24:00Z">
        <w:rPr>
          <w:i/>
          <w:iCs/>
          <w:color w:val="0F4761" w:themeColor="accent1" w:themeShade="BF"/>
        </w:rPr>
      </w:rPrChange>
    </w:rPr>
  </w:style>
  <w:style w:type="paragraph" w:styleId="IntenseQuote">
    <w:name w:val="Intense Quote"/>
    <w:basedOn w:val="Normal"/>
    <w:next w:val="Normal"/>
    <w:link w:val="IntenseQuoteChar"/>
    <w:uiPriority w:val="30"/>
    <w:qFormat/>
    <w:rsid w:val="00FC693F"/>
    <w:pPr>
      <w:pBdr>
        <w:bottom w:val="single" w:sz="4" w:space="4" w:color="156082" w:themeColor="accent1"/>
      </w:pBdr>
      <w:spacing w:before="200" w:after="280"/>
      <w:ind w:left="936" w:right="936"/>
      <w:pPrChange w:id="15" w:author="Comparison" w:date="2026-08-03T22:24:00Z">
        <w:pPr>
          <w:pBdr>
            <w:top w:val="single" w:sz="4" w:space="10" w:color="0F4761" w:themeColor="accent1" w:themeShade="BF"/>
            <w:bottom w:val="single" w:sz="4" w:space="10" w:color="0F4761" w:themeColor="accent1" w:themeShade="BF"/>
          </w:pBdr>
          <w:spacing w:before="360" w:after="360"/>
          <w:ind w:left="864" w:right="864"/>
          <w:jc w:val="center"/>
        </w:pPr>
      </w:pPrChange>
    </w:pPr>
    <w:rPr>
      <w:b/>
      <w:bCs/>
      <w:i/>
      <w:iCs/>
      <w:color w:val="156082" w:themeColor="accent1"/>
      <w:rPrChange w:id="15" w:author="Comparison" w:date="2026-08-03T22:24:00Z">
        <w:rPr>
          <w:rFonts w:ascii="Arial" w:eastAsiaTheme="minorHAnsi" w:hAnsi="Arial" w:cs="Times New Roman (Body CS)"/>
          <w:i/>
          <w:iCs/>
          <w:color w:val="0F4761" w:themeColor="accent1" w:themeShade="BF"/>
          <w:sz w:val="22"/>
          <w:szCs w:val="22"/>
          <w:lang w:val="en-US" w:eastAsia="en-US" w:bidi="ar-SA"/>
          <w14:ligatures w14:val="standardContextual"/>
        </w:rPr>
      </w:rPrChange>
    </w:rPr>
  </w:style>
  <w:style w:type="character" w:customStyle="1" w:styleId="IntenseQuoteChar">
    <w:name w:val="Intense Quote Char"/>
    <w:basedOn w:val="DefaultParagraphFont"/>
    <w:link w:val="IntenseQuote"/>
    <w:uiPriority w:val="30"/>
    <w:rsid w:val="00763510"/>
    <w:rPr>
      <w:rFonts w:asciiTheme="minorHAnsi" w:eastAsiaTheme="minorEastAsia" w:hAnsiTheme="minorHAnsi" w:cstheme="minorBidi"/>
      <w:b/>
      <w:bCs/>
      <w:i/>
      <w:iCs/>
      <w:color w:val="156082" w:themeColor="accent1"/>
      <w:kern w:val="0"/>
      <w:sz w:val="22"/>
      <w:szCs w:val="22"/>
      <w14:ligatures w14:val="none"/>
    </w:rPr>
  </w:style>
  <w:style w:type="character" w:styleId="IntenseReference">
    <w:name w:val="Intense Reference"/>
    <w:basedOn w:val="DefaultParagraphFont"/>
    <w:uiPriority w:val="32"/>
    <w:qFormat/>
    <w:rsid w:val="00FC693F"/>
    <w:rPr>
      <w:b/>
      <w:bCs/>
      <w:smallCaps/>
      <w:color w:val="E97132" w:themeColor="accent2"/>
      <w:spacing w:val="5"/>
      <w:u w:val="single"/>
      <w:rPrChange w:id="16" w:author="Comparison" w:date="2026-08-03T22:24:00Z">
        <w:rPr>
          <w:b/>
          <w:bCs/>
          <w:smallCaps/>
          <w:color w:val="0F4761" w:themeColor="accent1" w:themeShade="BF"/>
          <w:spacing w:val="5"/>
        </w:rPr>
      </w:rPrChange>
    </w:rPr>
  </w:style>
  <w:style w:type="paragraph" w:styleId="Header">
    <w:name w:val="header"/>
    <w:basedOn w:val="Normal"/>
    <w:link w:val="HeaderChar"/>
    <w:uiPriority w:val="99"/>
    <w:unhideWhenUsed/>
    <w:rsid w:val="00E618BF"/>
    <w:pPr>
      <w:tabs>
        <w:tab w:val="center" w:pos="4680"/>
        <w:tab w:val="right" w:pos="9360"/>
      </w:tabs>
      <w:spacing w:after="0" w:line="240" w:lineRule="auto"/>
      <w:pPrChange w:id="17" w:author="Comparison" w:date="2026-08-03T22:24:00Z">
        <w:pPr>
          <w:tabs>
            <w:tab w:val="center" w:pos="4680"/>
            <w:tab w:val="right" w:pos="9360"/>
          </w:tabs>
          <w:spacing w:after="200"/>
        </w:pPr>
      </w:pPrChange>
    </w:pPr>
    <w:rPr>
      <w:rPrChange w:id="17" w:author="Comparison" w:date="2026-08-03T22:24:00Z">
        <w:rPr>
          <w:rFonts w:asciiTheme="minorHAnsi" w:eastAsiaTheme="minorEastAsia" w:hAnsiTheme="minorHAnsi" w:cstheme="minorBidi"/>
          <w:sz w:val="22"/>
          <w:szCs w:val="22"/>
          <w:lang w:val="en-US" w:eastAsia="en-US" w:bidi="ar-SA"/>
        </w:rPr>
      </w:rPrChange>
    </w:rPr>
  </w:style>
  <w:style w:type="character" w:customStyle="1" w:styleId="HeaderChar">
    <w:name w:val="Header Char"/>
    <w:basedOn w:val="DefaultParagraphFont"/>
    <w:link w:val="Header"/>
    <w:uiPriority w:val="99"/>
    <w:rsid w:val="0049164E"/>
    <w:rPr>
      <w:rFonts w:asciiTheme="minorHAnsi" w:eastAsiaTheme="minorEastAsia" w:hAnsiTheme="minorHAnsi" w:cstheme="minorBidi"/>
      <w:kern w:val="0"/>
      <w:sz w:val="22"/>
      <w:szCs w:val="22"/>
      <w14:ligatures w14:val="none"/>
    </w:rPr>
  </w:style>
  <w:style w:type="paragraph" w:styleId="Footer">
    <w:name w:val="footer"/>
    <w:basedOn w:val="Normal"/>
    <w:link w:val="FooterChar"/>
    <w:uiPriority w:val="99"/>
    <w:unhideWhenUsed/>
    <w:rsid w:val="00E618BF"/>
    <w:pPr>
      <w:tabs>
        <w:tab w:val="center" w:pos="4680"/>
        <w:tab w:val="right" w:pos="9360"/>
      </w:tabs>
      <w:spacing w:after="0" w:line="240" w:lineRule="auto"/>
      <w:pPrChange w:id="18" w:author="Comparison" w:date="2026-08-03T22:24:00Z">
        <w:pPr>
          <w:tabs>
            <w:tab w:val="center" w:pos="4680"/>
            <w:tab w:val="right" w:pos="9360"/>
          </w:tabs>
          <w:spacing w:after="200"/>
        </w:pPr>
      </w:pPrChange>
    </w:pPr>
    <w:rPr>
      <w:rPrChange w:id="18" w:author="Comparison" w:date="2026-08-03T22:24:00Z">
        <w:rPr>
          <w:rFonts w:asciiTheme="minorHAnsi" w:eastAsiaTheme="minorEastAsia" w:hAnsiTheme="minorHAnsi" w:cstheme="minorBidi"/>
          <w:sz w:val="22"/>
          <w:szCs w:val="22"/>
          <w:lang w:val="en-US" w:eastAsia="en-US" w:bidi="ar-SA"/>
        </w:rPr>
      </w:rPrChange>
    </w:rPr>
  </w:style>
  <w:style w:type="character" w:customStyle="1" w:styleId="FooterChar">
    <w:name w:val="Footer Char"/>
    <w:basedOn w:val="DefaultParagraphFont"/>
    <w:link w:val="Footer"/>
    <w:uiPriority w:val="99"/>
    <w:rsid w:val="0049164E"/>
    <w:rPr>
      <w:rFonts w:asciiTheme="minorHAnsi" w:eastAsiaTheme="minorEastAsia" w:hAnsiTheme="minorHAnsi" w:cstheme="minorBidi"/>
      <w:kern w:val="0"/>
      <w:sz w:val="22"/>
      <w:szCs w:val="22"/>
      <w14:ligatures w14:val="none"/>
    </w:rPr>
  </w:style>
  <w:style w:type="paragraph" w:styleId="NoSpacing">
    <w:name w:val="No Spacing"/>
    <w:uiPriority w:val="1"/>
    <w:qFormat/>
    <w:rsid w:val="00FC693F"/>
    <w:pPr>
      <w:pPrChange w:id="19" w:author="Comparison" w:date="2026-08-03T22:24:00Z">
        <w:pPr/>
      </w:pPrChange>
    </w:pPr>
    <w:rPr>
      <w:rFonts w:asciiTheme="minorHAnsi" w:eastAsiaTheme="minorEastAsia" w:hAnsiTheme="minorHAnsi" w:cstheme="minorBidi"/>
      <w:kern w:val="0"/>
      <w:sz w:val="22"/>
      <w:szCs w:val="22"/>
      <w14:ligatures w14:val="none"/>
      <w:rPrChange w:id="19" w:author="Comparison" w:date="2026-08-03T22:24:00Z">
        <w:rPr>
          <w:rFonts w:asciiTheme="minorHAnsi" w:eastAsiaTheme="minorEastAsia" w:hAnsiTheme="minorHAnsi" w:cstheme="minorBidi"/>
          <w:sz w:val="22"/>
          <w:szCs w:val="22"/>
          <w:lang w:val="en-US" w:eastAsia="en-US" w:bidi="ar-SA"/>
        </w:rPr>
      </w:rPrChange>
    </w:rPr>
  </w:style>
  <w:style w:type="paragraph" w:styleId="BodyText">
    <w:name w:val="Body Text"/>
    <w:basedOn w:val="Normal"/>
    <w:link w:val="BodyTextChar"/>
    <w:uiPriority w:val="99"/>
    <w:unhideWhenUsed/>
    <w:rsid w:val="00AA1D8D"/>
    <w:pPr>
      <w:spacing w:after="120"/>
      <w:pPrChange w:id="20" w:author="Comparison" w:date="2026-08-03T22:24:00Z">
        <w:pPr>
          <w:spacing w:after="120" w:line="276" w:lineRule="auto"/>
        </w:pPr>
      </w:pPrChange>
    </w:pPr>
    <w:rPr>
      <w:rPrChange w:id="20" w:author="Comparison" w:date="2026-08-03T22:24:00Z">
        <w:rPr>
          <w:rFonts w:asciiTheme="minorHAnsi" w:eastAsiaTheme="minorEastAsia" w:hAnsiTheme="minorHAnsi" w:cstheme="minorBidi"/>
          <w:sz w:val="22"/>
          <w:szCs w:val="22"/>
          <w:lang w:val="en-US" w:eastAsia="en-US" w:bidi="ar-SA"/>
        </w:rPr>
      </w:rPrChange>
    </w:rPr>
  </w:style>
  <w:style w:type="character" w:customStyle="1" w:styleId="BodyTextChar">
    <w:name w:val="Body Text Char"/>
    <w:basedOn w:val="DefaultParagraphFont"/>
    <w:link w:val="BodyText"/>
    <w:uiPriority w:val="99"/>
    <w:rsid w:val="0049164E"/>
    <w:rPr>
      <w:rFonts w:asciiTheme="minorHAnsi" w:eastAsiaTheme="minorEastAsia" w:hAnsiTheme="minorHAnsi" w:cstheme="minorBidi"/>
      <w:kern w:val="0"/>
      <w:sz w:val="22"/>
      <w:szCs w:val="22"/>
      <w14:ligatures w14:val="none"/>
    </w:rPr>
  </w:style>
  <w:style w:type="paragraph" w:styleId="BodyText2">
    <w:name w:val="Body Text 2"/>
    <w:basedOn w:val="Normal"/>
    <w:link w:val="BodyText2Char"/>
    <w:uiPriority w:val="99"/>
    <w:unhideWhenUsed/>
    <w:rsid w:val="00AA1D8D"/>
    <w:pPr>
      <w:spacing w:after="120" w:line="480" w:lineRule="auto"/>
      <w:pPrChange w:id="21" w:author="Comparison" w:date="2026-08-03T22:24:00Z">
        <w:pPr>
          <w:spacing w:after="120" w:line="480" w:lineRule="auto"/>
        </w:pPr>
      </w:pPrChange>
    </w:pPr>
    <w:rPr>
      <w:rPrChange w:id="21" w:author="Comparison" w:date="2026-08-03T22:24:00Z">
        <w:rPr>
          <w:rFonts w:asciiTheme="minorHAnsi" w:eastAsiaTheme="minorEastAsia" w:hAnsiTheme="minorHAnsi" w:cstheme="minorBidi"/>
          <w:sz w:val="22"/>
          <w:szCs w:val="22"/>
          <w:lang w:val="en-US" w:eastAsia="en-US" w:bidi="ar-SA"/>
        </w:rPr>
      </w:rPrChange>
    </w:rPr>
  </w:style>
  <w:style w:type="character" w:customStyle="1" w:styleId="BodyText2Char">
    <w:name w:val="Body Text 2 Char"/>
    <w:basedOn w:val="DefaultParagraphFont"/>
    <w:link w:val="BodyText2"/>
    <w:uiPriority w:val="99"/>
    <w:rsid w:val="0049164E"/>
    <w:rPr>
      <w:rFonts w:asciiTheme="minorHAnsi" w:eastAsiaTheme="minorEastAsia" w:hAnsiTheme="minorHAnsi" w:cstheme="minorBidi"/>
      <w:kern w:val="0"/>
      <w:sz w:val="22"/>
      <w:szCs w:val="22"/>
      <w14:ligatures w14:val="none"/>
    </w:rPr>
  </w:style>
  <w:style w:type="paragraph" w:styleId="BodyText3">
    <w:name w:val="Body Text 3"/>
    <w:basedOn w:val="Normal"/>
    <w:link w:val="BodyText3Char"/>
    <w:uiPriority w:val="99"/>
    <w:unhideWhenUsed/>
    <w:rsid w:val="00AA1D8D"/>
    <w:pPr>
      <w:spacing w:after="120"/>
      <w:pPrChange w:id="22" w:author="Comparison" w:date="2026-08-03T22:24:00Z">
        <w:pPr>
          <w:spacing w:after="120" w:line="276" w:lineRule="auto"/>
        </w:pPr>
      </w:pPrChange>
    </w:pPr>
    <w:rPr>
      <w:sz w:val="16"/>
      <w:szCs w:val="16"/>
      <w:rPrChange w:id="22" w:author="Comparison" w:date="2026-08-03T22:24:00Z">
        <w:rPr>
          <w:rFonts w:asciiTheme="minorHAnsi" w:eastAsiaTheme="minorEastAsia" w:hAnsiTheme="minorHAnsi" w:cstheme="minorBidi"/>
          <w:sz w:val="16"/>
          <w:szCs w:val="16"/>
          <w:lang w:val="en-US" w:eastAsia="en-US" w:bidi="ar-SA"/>
        </w:rPr>
      </w:rPrChange>
    </w:rPr>
  </w:style>
  <w:style w:type="character" w:customStyle="1" w:styleId="BodyText3Char">
    <w:name w:val="Body Text 3 Char"/>
    <w:basedOn w:val="DefaultParagraphFont"/>
    <w:link w:val="BodyText3"/>
    <w:uiPriority w:val="99"/>
    <w:rsid w:val="0049164E"/>
    <w:rPr>
      <w:rFonts w:asciiTheme="minorHAnsi" w:eastAsiaTheme="minorEastAsia" w:hAnsiTheme="minorHAnsi" w:cstheme="minorBidi"/>
      <w:kern w:val="0"/>
      <w:sz w:val="16"/>
      <w:szCs w:val="16"/>
      <w14:ligatures w14:val="none"/>
    </w:rPr>
  </w:style>
  <w:style w:type="paragraph" w:styleId="List">
    <w:name w:val="List"/>
    <w:basedOn w:val="Normal"/>
    <w:uiPriority w:val="99"/>
    <w:unhideWhenUsed/>
    <w:rsid w:val="00AA1D8D"/>
    <w:pPr>
      <w:ind w:left="360" w:hanging="360"/>
      <w:contextualSpacing/>
      <w:pPrChange w:id="23" w:author="Comparison" w:date="2026-08-03T22:24:00Z">
        <w:pPr>
          <w:spacing w:after="200" w:line="276" w:lineRule="auto"/>
          <w:ind w:left="360" w:hanging="360"/>
          <w:contextualSpacing/>
        </w:pPr>
      </w:pPrChange>
    </w:pPr>
    <w:rPr>
      <w:rPrChange w:id="23" w:author="Comparison" w:date="2026-08-03T22:24:00Z">
        <w:rPr>
          <w:rFonts w:asciiTheme="minorHAnsi" w:eastAsiaTheme="minorEastAsia" w:hAnsiTheme="minorHAnsi" w:cstheme="minorBidi"/>
          <w:sz w:val="22"/>
          <w:szCs w:val="22"/>
          <w:lang w:val="en-US" w:eastAsia="en-US" w:bidi="ar-SA"/>
        </w:rPr>
      </w:rPrChange>
    </w:rPr>
  </w:style>
  <w:style w:type="paragraph" w:styleId="List2">
    <w:name w:val="List 2"/>
    <w:basedOn w:val="Normal"/>
    <w:uiPriority w:val="99"/>
    <w:unhideWhenUsed/>
    <w:rsid w:val="00326F90"/>
    <w:pPr>
      <w:ind w:left="720" w:hanging="360"/>
      <w:contextualSpacing/>
      <w:pPrChange w:id="24" w:author="Comparison" w:date="2026-08-03T22:24:00Z">
        <w:pPr>
          <w:spacing w:after="200" w:line="276" w:lineRule="auto"/>
          <w:ind w:left="720" w:hanging="360"/>
          <w:contextualSpacing/>
        </w:pPr>
      </w:pPrChange>
    </w:pPr>
    <w:rPr>
      <w:rPrChange w:id="24" w:author="Comparison" w:date="2026-08-03T22:24:00Z">
        <w:rPr>
          <w:rFonts w:asciiTheme="minorHAnsi" w:eastAsiaTheme="minorEastAsia" w:hAnsiTheme="minorHAnsi" w:cstheme="minorBidi"/>
          <w:sz w:val="22"/>
          <w:szCs w:val="22"/>
          <w:lang w:val="en-US" w:eastAsia="en-US" w:bidi="ar-SA"/>
        </w:rPr>
      </w:rPrChange>
    </w:rPr>
  </w:style>
  <w:style w:type="paragraph" w:styleId="List3">
    <w:name w:val="List 3"/>
    <w:basedOn w:val="Normal"/>
    <w:uiPriority w:val="99"/>
    <w:unhideWhenUsed/>
    <w:rsid w:val="00326F90"/>
    <w:pPr>
      <w:ind w:left="1080" w:hanging="360"/>
      <w:contextualSpacing/>
      <w:pPrChange w:id="25" w:author="Comparison" w:date="2026-08-03T22:24:00Z">
        <w:pPr>
          <w:spacing w:after="200" w:line="276" w:lineRule="auto"/>
          <w:ind w:left="1080" w:hanging="360"/>
          <w:contextualSpacing/>
        </w:pPr>
      </w:pPrChange>
    </w:pPr>
    <w:rPr>
      <w:rPrChange w:id="25" w:author="Comparison" w:date="2026-08-03T22:24:00Z">
        <w:rPr>
          <w:rFonts w:asciiTheme="minorHAnsi" w:eastAsiaTheme="minorEastAsia" w:hAnsiTheme="minorHAnsi" w:cstheme="minorBidi"/>
          <w:sz w:val="22"/>
          <w:szCs w:val="22"/>
          <w:lang w:val="en-US" w:eastAsia="en-US" w:bidi="ar-SA"/>
        </w:rPr>
      </w:rPrChange>
    </w:rPr>
  </w:style>
  <w:style w:type="paragraph" w:styleId="ListBullet">
    <w:name w:val="List Bullet"/>
    <w:basedOn w:val="Normal"/>
    <w:uiPriority w:val="99"/>
    <w:unhideWhenUsed/>
    <w:rsid w:val="00326F90"/>
    <w:pPr>
      <w:numPr>
        <w:numId w:val="1"/>
      </w:numPr>
      <w:contextualSpacing/>
      <w:pPrChange w:id="26" w:author="Comparison" w:date="2026-08-03T22:24:00Z">
        <w:pPr>
          <w:numPr>
            <w:numId w:val="1"/>
          </w:numPr>
          <w:tabs>
            <w:tab w:val="num" w:pos="360"/>
          </w:tabs>
          <w:spacing w:after="200" w:line="276" w:lineRule="auto"/>
          <w:ind w:left="360" w:hanging="360"/>
          <w:contextualSpacing/>
        </w:pPr>
      </w:pPrChange>
    </w:pPr>
    <w:rPr>
      <w:rPrChange w:id="26" w:author="Comparison" w:date="2026-08-03T22:24:00Z">
        <w:rPr>
          <w:rFonts w:asciiTheme="minorHAnsi" w:eastAsiaTheme="minorEastAsia" w:hAnsiTheme="minorHAnsi" w:cstheme="minorBidi"/>
          <w:sz w:val="22"/>
          <w:szCs w:val="22"/>
          <w:lang w:val="en-US" w:eastAsia="en-US" w:bidi="ar-SA"/>
        </w:rPr>
      </w:rPrChange>
    </w:rPr>
  </w:style>
  <w:style w:type="paragraph" w:styleId="ListBullet2">
    <w:name w:val="List Bullet 2"/>
    <w:basedOn w:val="Normal"/>
    <w:uiPriority w:val="99"/>
    <w:unhideWhenUsed/>
    <w:rsid w:val="00326F90"/>
    <w:pPr>
      <w:numPr>
        <w:numId w:val="2"/>
      </w:numPr>
      <w:contextualSpacing/>
      <w:pPrChange w:id="27" w:author="Comparison" w:date="2026-08-03T22:24:00Z">
        <w:pPr>
          <w:numPr>
            <w:numId w:val="2"/>
          </w:numPr>
          <w:tabs>
            <w:tab w:val="num" w:pos="720"/>
          </w:tabs>
          <w:spacing w:after="200" w:line="276" w:lineRule="auto"/>
          <w:ind w:left="720" w:hanging="360"/>
          <w:contextualSpacing/>
        </w:pPr>
      </w:pPrChange>
    </w:pPr>
    <w:rPr>
      <w:rPrChange w:id="27" w:author="Comparison" w:date="2026-08-03T22:24:00Z">
        <w:rPr>
          <w:rFonts w:asciiTheme="minorHAnsi" w:eastAsiaTheme="minorEastAsia" w:hAnsiTheme="minorHAnsi" w:cstheme="minorBidi"/>
          <w:sz w:val="22"/>
          <w:szCs w:val="22"/>
          <w:lang w:val="en-US" w:eastAsia="en-US" w:bidi="ar-SA"/>
        </w:rPr>
      </w:rPrChange>
    </w:rPr>
  </w:style>
  <w:style w:type="paragraph" w:styleId="ListBullet3">
    <w:name w:val="List Bullet 3"/>
    <w:basedOn w:val="Normal"/>
    <w:uiPriority w:val="99"/>
    <w:unhideWhenUsed/>
    <w:rsid w:val="00326F90"/>
    <w:pPr>
      <w:numPr>
        <w:numId w:val="3"/>
      </w:numPr>
      <w:contextualSpacing/>
      <w:pPrChange w:id="28" w:author="Comparison" w:date="2026-08-03T22:24:00Z">
        <w:pPr>
          <w:numPr>
            <w:numId w:val="3"/>
          </w:numPr>
          <w:tabs>
            <w:tab w:val="num" w:pos="1080"/>
          </w:tabs>
          <w:spacing w:after="200" w:line="276" w:lineRule="auto"/>
          <w:ind w:left="1080" w:hanging="360"/>
          <w:contextualSpacing/>
        </w:pPr>
      </w:pPrChange>
    </w:pPr>
    <w:rPr>
      <w:rPrChange w:id="28" w:author="Comparison" w:date="2026-08-03T22:24:00Z">
        <w:rPr>
          <w:rFonts w:asciiTheme="minorHAnsi" w:eastAsiaTheme="minorEastAsia" w:hAnsiTheme="minorHAnsi" w:cstheme="minorBidi"/>
          <w:sz w:val="22"/>
          <w:szCs w:val="22"/>
          <w:lang w:val="en-US" w:eastAsia="en-US" w:bidi="ar-SA"/>
        </w:rPr>
      </w:rPrChange>
    </w:rPr>
  </w:style>
  <w:style w:type="paragraph" w:styleId="ListNumber">
    <w:name w:val="List Number"/>
    <w:basedOn w:val="Normal"/>
    <w:uiPriority w:val="99"/>
    <w:unhideWhenUsed/>
    <w:rsid w:val="00326F90"/>
    <w:pPr>
      <w:numPr>
        <w:numId w:val="5"/>
      </w:numPr>
      <w:contextualSpacing/>
      <w:pPrChange w:id="29" w:author="Comparison" w:date="2026-08-03T22:24:00Z">
        <w:pPr>
          <w:numPr>
            <w:numId w:val="5"/>
          </w:numPr>
          <w:tabs>
            <w:tab w:val="num" w:pos="360"/>
          </w:tabs>
          <w:spacing w:after="200" w:line="276" w:lineRule="auto"/>
          <w:ind w:left="360" w:hanging="360"/>
          <w:contextualSpacing/>
        </w:pPr>
      </w:pPrChange>
    </w:pPr>
    <w:rPr>
      <w:rPrChange w:id="29" w:author="Comparison" w:date="2026-08-03T22:24:00Z">
        <w:rPr>
          <w:rFonts w:asciiTheme="minorHAnsi" w:eastAsiaTheme="minorEastAsia" w:hAnsiTheme="minorHAnsi" w:cstheme="minorBidi"/>
          <w:sz w:val="22"/>
          <w:szCs w:val="22"/>
          <w:lang w:val="en-US" w:eastAsia="en-US" w:bidi="ar-SA"/>
        </w:rPr>
      </w:rPrChange>
    </w:rPr>
  </w:style>
  <w:style w:type="paragraph" w:styleId="ListNumber2">
    <w:name w:val="List Number 2"/>
    <w:basedOn w:val="Normal"/>
    <w:uiPriority w:val="99"/>
    <w:unhideWhenUsed/>
    <w:rsid w:val="0029639D"/>
    <w:pPr>
      <w:numPr>
        <w:numId w:val="6"/>
      </w:numPr>
      <w:contextualSpacing/>
      <w:pPrChange w:id="30" w:author="Comparison" w:date="2026-08-03T22:24:00Z">
        <w:pPr>
          <w:numPr>
            <w:numId w:val="6"/>
          </w:numPr>
          <w:tabs>
            <w:tab w:val="num" w:pos="720"/>
          </w:tabs>
          <w:spacing w:after="200" w:line="276" w:lineRule="auto"/>
          <w:ind w:left="720" w:hanging="360"/>
          <w:contextualSpacing/>
        </w:pPr>
      </w:pPrChange>
    </w:pPr>
    <w:rPr>
      <w:rPrChange w:id="30" w:author="Comparison" w:date="2026-08-03T22:24:00Z">
        <w:rPr>
          <w:rFonts w:asciiTheme="minorHAnsi" w:eastAsiaTheme="minorEastAsia" w:hAnsiTheme="minorHAnsi" w:cstheme="minorBidi"/>
          <w:sz w:val="22"/>
          <w:szCs w:val="22"/>
          <w:lang w:val="en-US" w:eastAsia="en-US" w:bidi="ar-SA"/>
        </w:rPr>
      </w:rPrChange>
    </w:rPr>
  </w:style>
  <w:style w:type="paragraph" w:styleId="ListNumber3">
    <w:name w:val="List Number 3"/>
    <w:basedOn w:val="Normal"/>
    <w:uiPriority w:val="99"/>
    <w:unhideWhenUsed/>
    <w:rsid w:val="0029639D"/>
    <w:pPr>
      <w:numPr>
        <w:numId w:val="7"/>
      </w:numPr>
      <w:contextualSpacing/>
      <w:pPrChange w:id="31" w:author="Comparison" w:date="2026-08-03T22:24:00Z">
        <w:pPr>
          <w:numPr>
            <w:numId w:val="7"/>
          </w:numPr>
          <w:tabs>
            <w:tab w:val="num" w:pos="1080"/>
          </w:tabs>
          <w:spacing w:after="200" w:line="276" w:lineRule="auto"/>
          <w:ind w:left="1080" w:hanging="360"/>
          <w:contextualSpacing/>
        </w:pPr>
      </w:pPrChange>
    </w:pPr>
    <w:rPr>
      <w:rPrChange w:id="31" w:author="Comparison" w:date="2026-08-03T22:24:00Z">
        <w:rPr>
          <w:rFonts w:asciiTheme="minorHAnsi" w:eastAsiaTheme="minorEastAsia" w:hAnsiTheme="minorHAnsi" w:cstheme="minorBidi"/>
          <w:sz w:val="22"/>
          <w:szCs w:val="22"/>
          <w:lang w:val="en-US" w:eastAsia="en-US" w:bidi="ar-SA"/>
        </w:rPr>
      </w:rPrChange>
    </w:rPr>
  </w:style>
  <w:style w:type="paragraph" w:styleId="ListContinue">
    <w:name w:val="List Continue"/>
    <w:basedOn w:val="Normal"/>
    <w:uiPriority w:val="99"/>
    <w:unhideWhenUsed/>
    <w:rsid w:val="0029639D"/>
    <w:pPr>
      <w:spacing w:after="120"/>
      <w:ind w:left="360"/>
      <w:contextualSpacing/>
      <w:pPrChange w:id="32" w:author="Comparison" w:date="2026-08-03T22:24:00Z">
        <w:pPr>
          <w:spacing w:after="120" w:line="276" w:lineRule="auto"/>
          <w:ind w:left="360"/>
          <w:contextualSpacing/>
        </w:pPr>
      </w:pPrChange>
    </w:pPr>
    <w:rPr>
      <w:rPrChange w:id="32" w:author="Comparison" w:date="2026-08-03T22:24:00Z">
        <w:rPr>
          <w:rFonts w:asciiTheme="minorHAnsi" w:eastAsiaTheme="minorEastAsia" w:hAnsiTheme="minorHAnsi" w:cstheme="minorBidi"/>
          <w:sz w:val="22"/>
          <w:szCs w:val="22"/>
          <w:lang w:val="en-US" w:eastAsia="en-US" w:bidi="ar-SA"/>
        </w:rPr>
      </w:rPrChange>
    </w:rPr>
  </w:style>
  <w:style w:type="paragraph" w:styleId="ListContinue2">
    <w:name w:val="List Continue 2"/>
    <w:basedOn w:val="Normal"/>
    <w:uiPriority w:val="99"/>
    <w:unhideWhenUsed/>
    <w:rsid w:val="0029639D"/>
    <w:pPr>
      <w:spacing w:after="120"/>
      <w:ind w:left="720"/>
      <w:contextualSpacing/>
      <w:pPrChange w:id="33" w:author="Comparison" w:date="2026-08-03T22:24:00Z">
        <w:pPr>
          <w:spacing w:after="120" w:line="276" w:lineRule="auto"/>
          <w:ind w:left="720"/>
          <w:contextualSpacing/>
        </w:pPr>
      </w:pPrChange>
    </w:pPr>
    <w:rPr>
      <w:rPrChange w:id="33" w:author="Comparison" w:date="2026-08-03T22:24:00Z">
        <w:rPr>
          <w:rFonts w:asciiTheme="minorHAnsi" w:eastAsiaTheme="minorEastAsia" w:hAnsiTheme="minorHAnsi" w:cstheme="minorBidi"/>
          <w:sz w:val="22"/>
          <w:szCs w:val="22"/>
          <w:lang w:val="en-US" w:eastAsia="en-US" w:bidi="ar-SA"/>
        </w:rPr>
      </w:rPrChange>
    </w:rPr>
  </w:style>
  <w:style w:type="paragraph" w:styleId="ListContinue3">
    <w:name w:val="List Continue 3"/>
    <w:basedOn w:val="Normal"/>
    <w:uiPriority w:val="99"/>
    <w:unhideWhenUsed/>
    <w:rsid w:val="0029639D"/>
    <w:pPr>
      <w:spacing w:after="120"/>
      <w:ind w:left="1080"/>
      <w:contextualSpacing/>
      <w:pPrChange w:id="34" w:author="Comparison" w:date="2026-08-03T22:24:00Z">
        <w:pPr>
          <w:spacing w:after="120" w:line="276" w:lineRule="auto"/>
          <w:ind w:left="1080"/>
          <w:contextualSpacing/>
        </w:pPr>
      </w:pPrChange>
    </w:pPr>
    <w:rPr>
      <w:rPrChange w:id="34" w:author="Comparison" w:date="2026-08-03T22:24:00Z">
        <w:rPr>
          <w:rFonts w:asciiTheme="minorHAnsi" w:eastAsiaTheme="minorEastAsia" w:hAnsiTheme="minorHAnsi" w:cstheme="minorBidi"/>
          <w:sz w:val="22"/>
          <w:szCs w:val="22"/>
          <w:lang w:val="en-US" w:eastAsia="en-US" w:bidi="ar-SA"/>
        </w:rPr>
      </w:rPrChange>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after="200" w:line="276" w:lineRule="auto"/>
      <w:pPrChange w:id="35" w:author="Comparison" w:date="2026-08-03T22:24:00Z">
        <w:pPr>
          <w:tabs>
            <w:tab w:val="left" w:pos="576"/>
            <w:tab w:val="left" w:pos="1152"/>
            <w:tab w:val="left" w:pos="1728"/>
            <w:tab w:val="left" w:pos="2304"/>
            <w:tab w:val="left" w:pos="2880"/>
            <w:tab w:val="left" w:pos="3456"/>
            <w:tab w:val="left" w:pos="4032"/>
          </w:tabs>
          <w:spacing w:after="200" w:line="276" w:lineRule="auto"/>
        </w:pPr>
      </w:pPrChange>
    </w:pPr>
    <w:rPr>
      <w:rFonts w:ascii="Courier" w:eastAsiaTheme="minorEastAsia" w:hAnsi="Courier" w:cstheme="minorBidi"/>
      <w:kern w:val="0"/>
      <w:sz w:val="20"/>
      <w:szCs w:val="20"/>
      <w14:ligatures w14:val="none"/>
      <w:rPrChange w:id="35" w:author="Comparison" w:date="2026-08-03T22:24:00Z">
        <w:rPr>
          <w:rFonts w:ascii="Courier" w:eastAsiaTheme="minorEastAsia" w:hAnsi="Courier" w:cstheme="minorBidi"/>
          <w:lang w:val="en-US" w:eastAsia="en-US" w:bidi="ar-SA"/>
        </w:rPr>
      </w:rPrChange>
    </w:rPr>
  </w:style>
  <w:style w:type="character" w:customStyle="1" w:styleId="MacroTextChar">
    <w:name w:val="Macro Text Char"/>
    <w:basedOn w:val="DefaultParagraphFont"/>
    <w:link w:val="MacroText"/>
    <w:uiPriority w:val="99"/>
    <w:rsid w:val="0049164E"/>
    <w:rPr>
      <w:rFonts w:ascii="Courier" w:eastAsiaTheme="minorEastAsia" w:hAnsi="Courier" w:cstheme="minorBidi"/>
      <w:kern w:val="0"/>
      <w:sz w:val="20"/>
      <w:szCs w:val="20"/>
      <w14:ligatures w14:val="none"/>
    </w:rPr>
  </w:style>
  <w:style w:type="paragraph" w:styleId="Caption">
    <w:name w:val="caption"/>
    <w:basedOn w:val="Normal"/>
    <w:next w:val="Normal"/>
    <w:uiPriority w:val="35"/>
    <w:semiHidden/>
    <w:unhideWhenUsed/>
    <w:qFormat/>
    <w:rsid w:val="00FC693F"/>
    <w:pPr>
      <w:spacing w:line="240" w:lineRule="auto"/>
      <w:pPrChange w:id="36" w:author="Comparison" w:date="2026-08-03T22:24:00Z">
        <w:pPr>
          <w:spacing w:after="200"/>
        </w:pPr>
      </w:pPrChange>
    </w:pPr>
    <w:rPr>
      <w:b/>
      <w:bCs/>
      <w:color w:val="156082" w:themeColor="accent1"/>
      <w:sz w:val="18"/>
      <w:szCs w:val="18"/>
      <w:rPrChange w:id="36" w:author="Comparison" w:date="2026-08-03T22:24:00Z">
        <w:rPr>
          <w:rFonts w:asciiTheme="minorHAnsi" w:eastAsiaTheme="minorEastAsia" w:hAnsiTheme="minorHAnsi" w:cstheme="minorBidi"/>
          <w:b/>
          <w:bCs/>
          <w:color w:val="156082" w:themeColor="accent1"/>
          <w:sz w:val="18"/>
          <w:szCs w:val="18"/>
          <w:lang w:val="en-US" w:eastAsia="en-US" w:bidi="ar-SA"/>
        </w:rPr>
      </w:rPrChange>
    </w:rPr>
  </w:style>
  <w:style w:type="character" w:styleId="Strong">
    <w:name w:val="Strong"/>
    <w:basedOn w:val="DefaultParagraphFont"/>
    <w:uiPriority w:val="22"/>
    <w:qFormat/>
    <w:rsid w:val="0049164E"/>
    <w:rPr>
      <w:b/>
      <w:bCs/>
    </w:rPr>
  </w:style>
  <w:style w:type="character" w:styleId="Emphasis">
    <w:name w:val="Emphasis"/>
    <w:basedOn w:val="DefaultParagraphFont"/>
    <w:uiPriority w:val="20"/>
    <w:qFormat/>
    <w:rsid w:val="0049164E"/>
    <w:rPr>
      <w:i/>
      <w:iCs/>
    </w:rPr>
  </w:style>
  <w:style w:type="character" w:styleId="SubtleEmphasis">
    <w:name w:val="Subtle Emphasis"/>
    <w:basedOn w:val="DefaultParagraphFont"/>
    <w:uiPriority w:val="19"/>
    <w:qFormat/>
    <w:rsid w:val="0049164E"/>
    <w:rPr>
      <w:i/>
      <w:iCs/>
      <w:color w:val="808080" w:themeColor="text1" w:themeTint="7F"/>
    </w:rPr>
  </w:style>
  <w:style w:type="character" w:styleId="SubtleReference">
    <w:name w:val="Subtle Reference"/>
    <w:basedOn w:val="DefaultParagraphFont"/>
    <w:uiPriority w:val="31"/>
    <w:qFormat/>
    <w:rsid w:val="0049164E"/>
    <w:rPr>
      <w:smallCaps/>
      <w:color w:val="E97132" w:themeColor="accent2"/>
      <w:u w:val="single"/>
    </w:rPr>
  </w:style>
  <w:style w:type="character" w:styleId="BookTitle">
    <w:name w:val="Book Title"/>
    <w:basedOn w:val="DefaultParagraphFont"/>
    <w:uiPriority w:val="33"/>
    <w:qFormat/>
    <w:rsid w:val="0049164E"/>
    <w:rPr>
      <w:b/>
      <w:bCs/>
      <w:smallCaps/>
      <w:spacing w:val="5"/>
    </w:rPr>
  </w:style>
  <w:style w:type="paragraph" w:styleId="TOCHeading">
    <w:name w:val="TOC Heading"/>
    <w:basedOn w:val="Heading1"/>
    <w:next w:val="Normal"/>
    <w:uiPriority w:val="39"/>
    <w:semiHidden/>
    <w:unhideWhenUsed/>
    <w:qFormat/>
    <w:rsid w:val="00FC693F"/>
    <w:pPr>
      <w:outlineLvl w:val="9"/>
      <w:pPrChange w:id="37" w:author="Comparison" w:date="2026-08-03T22:24:00Z">
        <w:pPr>
          <w:keepNext/>
          <w:keepLines/>
          <w:spacing w:before="480" w:line="276" w:lineRule="auto"/>
        </w:pPr>
      </w:pPrChange>
    </w:pPr>
    <w:rPr>
      <w:rPrChange w:id="37" w:author="Comparison" w:date="2026-08-03T22:24:00Z">
        <w:rPr>
          <w:rFonts w:asciiTheme="majorHAnsi" w:eastAsiaTheme="majorEastAsia" w:hAnsiTheme="majorHAnsi" w:cstheme="majorBidi"/>
          <w:color w:val="0F4761" w:themeColor="accent1" w:themeShade="BF"/>
          <w:sz w:val="28"/>
          <w:szCs w:val="28"/>
          <w:lang w:val="en-US" w:eastAsia="en-US" w:bidi="ar-SA"/>
        </w:rPr>
      </w:rPrChange>
    </w:rPr>
  </w:style>
  <w:style w:type="table" w:styleId="TableGrid">
    <w:name w:val="Table Grid"/>
    <w:basedOn w:val="TableNormal"/>
    <w:uiPriority w:val="59"/>
    <w:rsid w:val="0049164E"/>
    <w:rPr>
      <w:rFonts w:asciiTheme="minorHAnsi" w:eastAsiaTheme="minorEastAsia" w:hAnsiTheme="minorHAnsi" w:cstheme="minorBidi"/>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49164E"/>
    <w:rPr>
      <w:rFonts w:asciiTheme="minorHAnsi" w:eastAsiaTheme="minorEastAsia" w:hAnsiTheme="minorHAnsi" w:cstheme="minorBidi"/>
      <w:color w:val="000000" w:themeColor="text1" w:themeShade="BF"/>
      <w:kern w:val="0"/>
      <w:sz w:val="22"/>
      <w:szCs w:val="22"/>
      <w14:ligatures w14:val="none"/>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49164E"/>
    <w:rPr>
      <w:rFonts w:asciiTheme="minorHAnsi" w:eastAsiaTheme="minorEastAsia" w:hAnsiTheme="minorHAnsi" w:cstheme="minorBidi"/>
      <w:color w:val="0F4761" w:themeColor="accent1" w:themeShade="BF"/>
      <w:kern w:val="0"/>
      <w:sz w:val="22"/>
      <w:szCs w:val="22"/>
      <w14:ligatures w14:val="none"/>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49164E"/>
    <w:rPr>
      <w:rFonts w:asciiTheme="minorHAnsi" w:eastAsiaTheme="minorEastAsia" w:hAnsiTheme="minorHAnsi" w:cstheme="minorBidi"/>
      <w:color w:val="BF4E14" w:themeColor="accent2" w:themeShade="BF"/>
      <w:kern w:val="0"/>
      <w:sz w:val="22"/>
      <w:szCs w:val="22"/>
      <w14:ligatures w14:val="none"/>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rsid w:val="0049164E"/>
    <w:rPr>
      <w:rFonts w:asciiTheme="minorHAnsi" w:eastAsiaTheme="minorEastAsia" w:hAnsiTheme="minorHAnsi" w:cstheme="minorBidi"/>
      <w:color w:val="124F1A" w:themeColor="accent3" w:themeShade="BF"/>
      <w:kern w:val="0"/>
      <w:sz w:val="22"/>
      <w:szCs w:val="22"/>
      <w14:ligatures w14:val="none"/>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rsid w:val="0049164E"/>
    <w:rPr>
      <w:rFonts w:asciiTheme="minorHAnsi" w:eastAsiaTheme="minorEastAsia" w:hAnsiTheme="minorHAnsi" w:cstheme="minorBidi"/>
      <w:color w:val="0B769F" w:themeColor="accent4" w:themeShade="BF"/>
      <w:kern w:val="0"/>
      <w:sz w:val="22"/>
      <w:szCs w:val="22"/>
      <w14:ligatures w14:val="none"/>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rsid w:val="0049164E"/>
    <w:rPr>
      <w:rFonts w:asciiTheme="minorHAnsi" w:eastAsiaTheme="minorEastAsia" w:hAnsiTheme="minorHAnsi" w:cstheme="minorBidi"/>
      <w:color w:val="77206D" w:themeColor="accent5" w:themeShade="BF"/>
      <w:kern w:val="0"/>
      <w:sz w:val="22"/>
      <w:szCs w:val="22"/>
      <w14:ligatures w14:val="none"/>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rsid w:val="0049164E"/>
    <w:rPr>
      <w:rFonts w:asciiTheme="minorHAnsi" w:eastAsiaTheme="minorEastAsia" w:hAnsiTheme="minorHAnsi" w:cstheme="minorBidi"/>
      <w:color w:val="3A7C22" w:themeColor="accent6" w:themeShade="BF"/>
      <w:kern w:val="0"/>
      <w:sz w:val="22"/>
      <w:szCs w:val="22"/>
      <w14:ligatures w14:val="none"/>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ghtList">
    <w:name w:val="Light List"/>
    <w:basedOn w:val="TableNormal"/>
    <w:uiPriority w:val="61"/>
    <w:rsid w:val="0049164E"/>
    <w:rPr>
      <w:rFonts w:asciiTheme="minorHAnsi" w:eastAsiaTheme="minorEastAsia" w:hAnsiTheme="minorHAnsi" w:cstheme="minorBidi"/>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49164E"/>
    <w:rPr>
      <w:rFonts w:asciiTheme="minorHAnsi" w:eastAsiaTheme="minorEastAsia" w:hAnsiTheme="minorHAnsi" w:cstheme="minorBidi"/>
      <w:kern w:val="0"/>
      <w:sz w:val="22"/>
      <w:szCs w:val="22"/>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rsid w:val="0049164E"/>
    <w:rPr>
      <w:rFonts w:asciiTheme="minorHAnsi" w:eastAsiaTheme="minorEastAsia" w:hAnsiTheme="minorHAnsi" w:cstheme="minorBidi"/>
      <w:kern w:val="0"/>
      <w:sz w:val="22"/>
      <w:szCs w:val="22"/>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rsid w:val="0049164E"/>
    <w:rPr>
      <w:rFonts w:asciiTheme="minorHAnsi" w:eastAsiaTheme="minorEastAsia" w:hAnsiTheme="minorHAnsi" w:cstheme="minorBidi"/>
      <w:kern w:val="0"/>
      <w:sz w:val="22"/>
      <w:szCs w:val="22"/>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rsid w:val="0049164E"/>
    <w:rPr>
      <w:rFonts w:asciiTheme="minorHAnsi" w:eastAsiaTheme="minorEastAsia" w:hAnsiTheme="minorHAnsi" w:cstheme="minorBidi"/>
      <w:kern w:val="0"/>
      <w:sz w:val="22"/>
      <w:szCs w:val="22"/>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rsid w:val="0049164E"/>
    <w:rPr>
      <w:rFonts w:asciiTheme="minorHAnsi" w:eastAsiaTheme="minorEastAsia" w:hAnsiTheme="minorHAnsi" w:cstheme="minorBidi"/>
      <w:kern w:val="0"/>
      <w:sz w:val="22"/>
      <w:szCs w:val="22"/>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rsid w:val="0049164E"/>
    <w:rPr>
      <w:rFonts w:asciiTheme="minorHAnsi" w:eastAsiaTheme="minorEastAsia" w:hAnsiTheme="minorHAnsi" w:cstheme="minorBidi"/>
      <w:kern w:val="0"/>
      <w:sz w:val="22"/>
      <w:szCs w:val="22"/>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Grid">
    <w:name w:val="Light Grid"/>
    <w:basedOn w:val="TableNormal"/>
    <w:uiPriority w:val="62"/>
    <w:rsid w:val="0049164E"/>
    <w:rPr>
      <w:rFonts w:asciiTheme="minorHAnsi" w:eastAsiaTheme="minorEastAsia" w:hAnsiTheme="minorHAnsi" w:cstheme="minorBidi"/>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49164E"/>
    <w:rPr>
      <w:rFonts w:asciiTheme="minorHAnsi" w:eastAsiaTheme="minorEastAsia" w:hAnsiTheme="minorHAnsi" w:cstheme="minorBidi"/>
      <w:kern w:val="0"/>
      <w:sz w:val="22"/>
      <w:szCs w:val="22"/>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rsid w:val="0049164E"/>
    <w:rPr>
      <w:rFonts w:asciiTheme="minorHAnsi" w:eastAsiaTheme="minorEastAsia" w:hAnsiTheme="minorHAnsi" w:cstheme="minorBidi"/>
      <w:kern w:val="0"/>
      <w:sz w:val="22"/>
      <w:szCs w:val="22"/>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rsid w:val="0049164E"/>
    <w:rPr>
      <w:rFonts w:asciiTheme="minorHAnsi" w:eastAsiaTheme="minorEastAsia" w:hAnsiTheme="minorHAnsi" w:cstheme="minorBidi"/>
      <w:kern w:val="0"/>
      <w:sz w:val="22"/>
      <w:szCs w:val="22"/>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rsid w:val="0049164E"/>
    <w:rPr>
      <w:rFonts w:asciiTheme="minorHAnsi" w:eastAsiaTheme="minorEastAsia" w:hAnsiTheme="minorHAnsi" w:cstheme="minorBidi"/>
      <w:kern w:val="0"/>
      <w:sz w:val="22"/>
      <w:szCs w:val="22"/>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rsid w:val="0049164E"/>
    <w:rPr>
      <w:rFonts w:asciiTheme="minorHAnsi" w:eastAsiaTheme="minorEastAsia" w:hAnsiTheme="minorHAnsi" w:cstheme="minorBidi"/>
      <w:kern w:val="0"/>
      <w:sz w:val="22"/>
      <w:szCs w:val="22"/>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rsid w:val="0049164E"/>
    <w:rPr>
      <w:rFonts w:asciiTheme="minorHAnsi" w:eastAsiaTheme="minorEastAsia" w:hAnsiTheme="minorHAnsi" w:cstheme="minorBidi"/>
      <w:kern w:val="0"/>
      <w:sz w:val="22"/>
      <w:szCs w:val="22"/>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MediumShading1">
    <w:name w:val="Medium Shading 1"/>
    <w:basedOn w:val="TableNormal"/>
    <w:uiPriority w:val="63"/>
    <w:rsid w:val="0049164E"/>
    <w:rPr>
      <w:rFonts w:asciiTheme="minorHAnsi" w:eastAsiaTheme="minorEastAsia" w:hAnsiTheme="minorHAnsi" w:cstheme="minorBidi"/>
      <w:kern w:val="0"/>
      <w:sz w:val="22"/>
      <w:szCs w:val="22"/>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49164E"/>
    <w:rPr>
      <w:rFonts w:asciiTheme="minorHAnsi" w:eastAsiaTheme="minorEastAsia" w:hAnsiTheme="minorHAnsi" w:cstheme="minorBidi"/>
      <w:kern w:val="0"/>
      <w:sz w:val="22"/>
      <w:szCs w:val="22"/>
      <w14:ligatures w14:val="none"/>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49164E"/>
    <w:rPr>
      <w:rFonts w:asciiTheme="minorHAnsi" w:eastAsiaTheme="minorEastAsia" w:hAnsiTheme="minorHAnsi" w:cstheme="minorBidi"/>
      <w:kern w:val="0"/>
      <w:sz w:val="22"/>
      <w:szCs w:val="22"/>
      <w14:ligatures w14:val="none"/>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49164E"/>
    <w:rPr>
      <w:rFonts w:asciiTheme="minorHAnsi" w:eastAsiaTheme="minorEastAsia" w:hAnsiTheme="minorHAnsi" w:cstheme="minorBidi"/>
      <w:kern w:val="0"/>
      <w:sz w:val="22"/>
      <w:szCs w:val="22"/>
      <w14:ligatures w14:val="none"/>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49164E"/>
    <w:rPr>
      <w:rFonts w:asciiTheme="minorHAnsi" w:eastAsiaTheme="minorEastAsia" w:hAnsiTheme="minorHAnsi" w:cstheme="minorBidi"/>
      <w:kern w:val="0"/>
      <w:sz w:val="22"/>
      <w:szCs w:val="22"/>
      <w14:ligatures w14:val="none"/>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49164E"/>
    <w:rPr>
      <w:rFonts w:asciiTheme="minorHAnsi" w:eastAsiaTheme="minorEastAsia" w:hAnsiTheme="minorHAnsi" w:cstheme="minorBidi"/>
      <w:kern w:val="0"/>
      <w:sz w:val="22"/>
      <w:szCs w:val="22"/>
      <w14:ligatures w14:val="none"/>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49164E"/>
    <w:rPr>
      <w:rFonts w:asciiTheme="minorHAnsi" w:eastAsiaTheme="minorEastAsia" w:hAnsiTheme="minorHAnsi" w:cstheme="minorBidi"/>
      <w:kern w:val="0"/>
      <w:sz w:val="22"/>
      <w:szCs w:val="22"/>
      <w14:ligatures w14:val="none"/>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49164E"/>
    <w:rPr>
      <w:rFonts w:asciiTheme="minorHAnsi" w:eastAsiaTheme="minorEastAsia" w:hAnsiTheme="minorHAnsi" w:cstheme="minorBidi"/>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49164E"/>
    <w:rPr>
      <w:rFonts w:asciiTheme="minorHAnsi" w:eastAsiaTheme="minorEastAsia" w:hAnsiTheme="minorHAnsi" w:cstheme="minorBidi"/>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49164E"/>
    <w:rPr>
      <w:rFonts w:asciiTheme="minorHAnsi" w:eastAsiaTheme="minorEastAsia" w:hAnsiTheme="minorHAnsi" w:cstheme="minorBidi"/>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49164E"/>
    <w:rPr>
      <w:rFonts w:asciiTheme="minorHAnsi" w:eastAsiaTheme="minorEastAsia" w:hAnsiTheme="minorHAnsi" w:cstheme="minorBidi"/>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49164E"/>
    <w:rPr>
      <w:rFonts w:asciiTheme="minorHAnsi" w:eastAsiaTheme="minorEastAsia" w:hAnsiTheme="minorHAnsi" w:cstheme="minorBidi"/>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49164E"/>
    <w:rPr>
      <w:rFonts w:asciiTheme="minorHAnsi" w:eastAsiaTheme="minorEastAsia" w:hAnsiTheme="minorHAnsi" w:cstheme="minorBidi"/>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49164E"/>
    <w:rPr>
      <w:rFonts w:asciiTheme="minorHAnsi" w:eastAsiaTheme="minorEastAsia" w:hAnsiTheme="minorHAnsi" w:cstheme="minorBidi"/>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49164E"/>
    <w:rPr>
      <w:rFonts w:asciiTheme="minorHAnsi" w:eastAsiaTheme="minorEastAsia" w:hAnsiTheme="minorHAnsi" w:cstheme="minorBidi"/>
      <w:color w:val="000000" w:themeColor="text1"/>
      <w:kern w:val="0"/>
      <w:sz w:val="22"/>
      <w:szCs w:val="22"/>
      <w14:ligatures w14:val="none"/>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49164E"/>
    <w:rPr>
      <w:rFonts w:asciiTheme="minorHAnsi" w:eastAsiaTheme="minorEastAsia" w:hAnsiTheme="minorHAnsi" w:cstheme="minorBidi"/>
      <w:color w:val="000000" w:themeColor="text1"/>
      <w:kern w:val="0"/>
      <w:sz w:val="22"/>
      <w:szCs w:val="22"/>
      <w14:ligatures w14:val="none"/>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rsid w:val="0049164E"/>
    <w:rPr>
      <w:rFonts w:asciiTheme="minorHAnsi" w:eastAsiaTheme="minorEastAsia" w:hAnsiTheme="minorHAnsi" w:cstheme="minorBidi"/>
      <w:color w:val="000000" w:themeColor="text1"/>
      <w:kern w:val="0"/>
      <w:sz w:val="22"/>
      <w:szCs w:val="22"/>
      <w14:ligatures w14:val="none"/>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rsid w:val="0049164E"/>
    <w:rPr>
      <w:rFonts w:asciiTheme="minorHAnsi" w:eastAsiaTheme="minorEastAsia" w:hAnsiTheme="minorHAnsi" w:cstheme="minorBidi"/>
      <w:color w:val="000000" w:themeColor="text1"/>
      <w:kern w:val="0"/>
      <w:sz w:val="22"/>
      <w:szCs w:val="22"/>
      <w14:ligatures w14:val="none"/>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rsid w:val="0049164E"/>
    <w:rPr>
      <w:rFonts w:asciiTheme="minorHAnsi" w:eastAsiaTheme="minorEastAsia" w:hAnsiTheme="minorHAnsi" w:cstheme="minorBidi"/>
      <w:color w:val="000000" w:themeColor="text1"/>
      <w:kern w:val="0"/>
      <w:sz w:val="22"/>
      <w:szCs w:val="22"/>
      <w14:ligatures w14:val="none"/>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rsid w:val="0049164E"/>
    <w:rPr>
      <w:rFonts w:asciiTheme="minorHAnsi" w:eastAsiaTheme="minorEastAsia" w:hAnsiTheme="minorHAnsi" w:cstheme="minorBidi"/>
      <w:color w:val="000000" w:themeColor="text1"/>
      <w:kern w:val="0"/>
      <w:sz w:val="22"/>
      <w:szCs w:val="22"/>
      <w14:ligatures w14:val="none"/>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rsid w:val="0049164E"/>
    <w:rPr>
      <w:rFonts w:asciiTheme="minorHAnsi" w:eastAsiaTheme="minorEastAsia" w:hAnsiTheme="minorHAnsi" w:cstheme="minorBidi"/>
      <w:color w:val="000000" w:themeColor="text1"/>
      <w:kern w:val="0"/>
      <w:sz w:val="22"/>
      <w:szCs w:val="22"/>
      <w14:ligatures w14:val="none"/>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rsid w:val="0049164E"/>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49164E"/>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49164E"/>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49164E"/>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49164E"/>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49164E"/>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49164E"/>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49164E"/>
    <w:rPr>
      <w:rFonts w:asciiTheme="minorHAnsi" w:eastAsiaTheme="minorEastAsia" w:hAnsiTheme="minorHAnsi" w:cstheme="minorBidi"/>
      <w:kern w:val="0"/>
      <w:sz w:val="22"/>
      <w:szCs w:val="22"/>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49164E"/>
    <w:rPr>
      <w:rFonts w:asciiTheme="minorHAnsi" w:eastAsiaTheme="minorEastAsia" w:hAnsiTheme="minorHAnsi" w:cstheme="minorBidi"/>
      <w:kern w:val="0"/>
      <w:sz w:val="22"/>
      <w:szCs w:val="22"/>
      <w14:ligatures w14:val="none"/>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rsid w:val="0049164E"/>
    <w:rPr>
      <w:rFonts w:asciiTheme="minorHAnsi" w:eastAsiaTheme="minorEastAsia" w:hAnsiTheme="minorHAnsi" w:cstheme="minorBidi"/>
      <w:kern w:val="0"/>
      <w:sz w:val="22"/>
      <w:szCs w:val="22"/>
      <w14:ligatures w14:val="none"/>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rsid w:val="0049164E"/>
    <w:rPr>
      <w:rFonts w:asciiTheme="minorHAnsi" w:eastAsiaTheme="minorEastAsia" w:hAnsiTheme="minorHAnsi" w:cstheme="minorBidi"/>
      <w:kern w:val="0"/>
      <w:sz w:val="22"/>
      <w:szCs w:val="22"/>
      <w14:ligatures w14:val="none"/>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rsid w:val="0049164E"/>
    <w:rPr>
      <w:rFonts w:asciiTheme="minorHAnsi" w:eastAsiaTheme="minorEastAsia" w:hAnsiTheme="minorHAnsi" w:cstheme="minorBidi"/>
      <w:kern w:val="0"/>
      <w:sz w:val="22"/>
      <w:szCs w:val="22"/>
      <w14:ligatures w14:val="none"/>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rsid w:val="0049164E"/>
    <w:rPr>
      <w:rFonts w:asciiTheme="minorHAnsi" w:eastAsiaTheme="minorEastAsia" w:hAnsiTheme="minorHAnsi" w:cstheme="minorBidi"/>
      <w:kern w:val="0"/>
      <w:sz w:val="22"/>
      <w:szCs w:val="22"/>
      <w14:ligatures w14:val="none"/>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rsid w:val="0049164E"/>
    <w:rPr>
      <w:rFonts w:asciiTheme="minorHAnsi" w:eastAsiaTheme="minorEastAsia" w:hAnsiTheme="minorHAnsi" w:cstheme="minorBidi"/>
      <w:kern w:val="0"/>
      <w:sz w:val="22"/>
      <w:szCs w:val="22"/>
      <w14:ligatures w14:val="none"/>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rsid w:val="0049164E"/>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49164E"/>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49164E"/>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49164E"/>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49164E"/>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49164E"/>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49164E"/>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49164E"/>
    <w:rPr>
      <w:rFonts w:asciiTheme="minorHAnsi" w:eastAsiaTheme="minorEastAsia" w:hAnsiTheme="minorHAnsi" w:cstheme="minorBidi"/>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49164E"/>
    <w:rPr>
      <w:rFonts w:asciiTheme="minorHAnsi" w:eastAsiaTheme="minorEastAsia" w:hAnsiTheme="minorHAnsi" w:cstheme="minorBidi"/>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rsid w:val="0049164E"/>
    <w:rPr>
      <w:rFonts w:asciiTheme="minorHAnsi" w:eastAsiaTheme="minorEastAsia" w:hAnsiTheme="minorHAnsi" w:cstheme="minorBidi"/>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rsid w:val="0049164E"/>
    <w:rPr>
      <w:rFonts w:asciiTheme="minorHAnsi" w:eastAsiaTheme="minorEastAsia" w:hAnsiTheme="minorHAnsi" w:cstheme="minorBidi"/>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rsid w:val="0049164E"/>
    <w:rPr>
      <w:rFonts w:asciiTheme="minorHAnsi" w:eastAsiaTheme="minorEastAsia" w:hAnsiTheme="minorHAnsi" w:cstheme="minorBidi"/>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rsid w:val="0049164E"/>
    <w:rPr>
      <w:rFonts w:asciiTheme="minorHAnsi" w:eastAsiaTheme="minorEastAsia" w:hAnsiTheme="minorHAnsi" w:cstheme="minorBidi"/>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rsid w:val="0049164E"/>
    <w:rPr>
      <w:rFonts w:asciiTheme="minorHAnsi" w:eastAsiaTheme="minorEastAsia" w:hAnsiTheme="minorHAnsi" w:cstheme="minorBidi"/>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DarkList">
    <w:name w:val="Dark List"/>
    <w:basedOn w:val="TableNormal"/>
    <w:uiPriority w:val="70"/>
    <w:rsid w:val="0049164E"/>
    <w:rPr>
      <w:rFonts w:asciiTheme="minorHAnsi" w:eastAsiaTheme="minorEastAsia" w:hAnsiTheme="minorHAnsi" w:cstheme="minorBidi"/>
      <w:color w:val="FFFFFF" w:themeColor="background1"/>
      <w:kern w:val="0"/>
      <w:sz w:val="22"/>
      <w:szCs w:val="22"/>
      <w14:ligatures w14:val="none"/>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49164E"/>
    <w:rPr>
      <w:rFonts w:asciiTheme="minorHAnsi" w:eastAsiaTheme="minorEastAsia" w:hAnsiTheme="minorHAnsi" w:cstheme="minorBidi"/>
      <w:color w:val="FFFFFF" w:themeColor="background1"/>
      <w:kern w:val="0"/>
      <w:sz w:val="22"/>
      <w:szCs w:val="22"/>
      <w14:ligatures w14:val="none"/>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rsid w:val="0049164E"/>
    <w:rPr>
      <w:rFonts w:asciiTheme="minorHAnsi" w:eastAsiaTheme="minorEastAsia" w:hAnsiTheme="minorHAnsi" w:cstheme="minorBidi"/>
      <w:color w:val="FFFFFF" w:themeColor="background1"/>
      <w:kern w:val="0"/>
      <w:sz w:val="22"/>
      <w:szCs w:val="22"/>
      <w14:ligatures w14:val="none"/>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rsid w:val="0049164E"/>
    <w:rPr>
      <w:rFonts w:asciiTheme="minorHAnsi" w:eastAsiaTheme="minorEastAsia" w:hAnsiTheme="minorHAnsi" w:cstheme="minorBidi"/>
      <w:color w:val="FFFFFF" w:themeColor="background1"/>
      <w:kern w:val="0"/>
      <w:sz w:val="22"/>
      <w:szCs w:val="22"/>
      <w14:ligatures w14:val="none"/>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rsid w:val="0049164E"/>
    <w:rPr>
      <w:rFonts w:asciiTheme="minorHAnsi" w:eastAsiaTheme="minorEastAsia" w:hAnsiTheme="minorHAnsi" w:cstheme="minorBidi"/>
      <w:color w:val="FFFFFF" w:themeColor="background1"/>
      <w:kern w:val="0"/>
      <w:sz w:val="22"/>
      <w:szCs w:val="22"/>
      <w14:ligatures w14:val="none"/>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rsid w:val="0049164E"/>
    <w:rPr>
      <w:rFonts w:asciiTheme="minorHAnsi" w:eastAsiaTheme="minorEastAsia" w:hAnsiTheme="minorHAnsi" w:cstheme="minorBidi"/>
      <w:color w:val="FFFFFF" w:themeColor="background1"/>
      <w:kern w:val="0"/>
      <w:sz w:val="22"/>
      <w:szCs w:val="22"/>
      <w14:ligatures w14:val="none"/>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rsid w:val="0049164E"/>
    <w:rPr>
      <w:rFonts w:asciiTheme="minorHAnsi" w:eastAsiaTheme="minorEastAsia" w:hAnsiTheme="minorHAnsi" w:cstheme="minorBidi"/>
      <w:color w:val="FFFFFF" w:themeColor="background1"/>
      <w:kern w:val="0"/>
      <w:sz w:val="22"/>
      <w:szCs w:val="22"/>
      <w14:ligatures w14:val="none"/>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ColorfulShading">
    <w:name w:val="Colorful Shading"/>
    <w:basedOn w:val="TableNormal"/>
    <w:uiPriority w:val="71"/>
    <w:rsid w:val="0049164E"/>
    <w:rPr>
      <w:rFonts w:asciiTheme="minorHAnsi" w:eastAsiaTheme="minorEastAsia" w:hAnsiTheme="minorHAnsi" w:cstheme="minorBidi"/>
      <w:color w:val="000000" w:themeColor="text1"/>
      <w:kern w:val="0"/>
      <w:sz w:val="22"/>
      <w:szCs w:val="22"/>
      <w14:ligatures w14:val="none"/>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49164E"/>
    <w:rPr>
      <w:rFonts w:asciiTheme="minorHAnsi" w:eastAsiaTheme="minorEastAsia" w:hAnsiTheme="minorHAnsi" w:cstheme="minorBidi"/>
      <w:color w:val="000000" w:themeColor="text1"/>
      <w:kern w:val="0"/>
      <w:sz w:val="22"/>
      <w:szCs w:val="22"/>
      <w14:ligatures w14:val="none"/>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49164E"/>
    <w:rPr>
      <w:rFonts w:asciiTheme="minorHAnsi" w:eastAsiaTheme="minorEastAsia" w:hAnsiTheme="minorHAnsi" w:cstheme="minorBidi"/>
      <w:color w:val="000000" w:themeColor="text1"/>
      <w:kern w:val="0"/>
      <w:sz w:val="22"/>
      <w:szCs w:val="22"/>
      <w14:ligatures w14:val="none"/>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49164E"/>
    <w:rPr>
      <w:rFonts w:asciiTheme="minorHAnsi" w:eastAsiaTheme="minorEastAsia" w:hAnsiTheme="minorHAnsi" w:cstheme="minorBidi"/>
      <w:color w:val="000000" w:themeColor="text1"/>
      <w:kern w:val="0"/>
      <w:sz w:val="22"/>
      <w:szCs w:val="22"/>
      <w14:ligatures w14:val="none"/>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rsid w:val="0049164E"/>
    <w:rPr>
      <w:rFonts w:asciiTheme="minorHAnsi" w:eastAsiaTheme="minorEastAsia" w:hAnsiTheme="minorHAnsi" w:cstheme="minorBidi"/>
      <w:color w:val="000000" w:themeColor="text1"/>
      <w:kern w:val="0"/>
      <w:sz w:val="22"/>
      <w:szCs w:val="22"/>
      <w14:ligatures w14:val="none"/>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49164E"/>
    <w:rPr>
      <w:rFonts w:asciiTheme="minorHAnsi" w:eastAsiaTheme="minorEastAsia" w:hAnsiTheme="minorHAnsi" w:cstheme="minorBidi"/>
      <w:color w:val="000000" w:themeColor="text1"/>
      <w:kern w:val="0"/>
      <w:sz w:val="22"/>
      <w:szCs w:val="22"/>
      <w14:ligatures w14:val="none"/>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49164E"/>
    <w:rPr>
      <w:rFonts w:asciiTheme="minorHAnsi" w:eastAsiaTheme="minorEastAsia" w:hAnsiTheme="minorHAnsi" w:cstheme="minorBidi"/>
      <w:color w:val="000000" w:themeColor="text1"/>
      <w:kern w:val="0"/>
      <w:sz w:val="22"/>
      <w:szCs w:val="22"/>
      <w14:ligatures w14:val="none"/>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49164E"/>
    <w:rPr>
      <w:rFonts w:asciiTheme="minorHAnsi" w:eastAsiaTheme="minorEastAsia" w:hAnsiTheme="minorHAnsi" w:cstheme="minorBidi"/>
      <w:color w:val="000000" w:themeColor="text1"/>
      <w:kern w:val="0"/>
      <w:sz w:val="22"/>
      <w:szCs w:val="22"/>
      <w14:ligatures w14:val="none"/>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49164E"/>
    <w:rPr>
      <w:rFonts w:asciiTheme="minorHAnsi" w:eastAsiaTheme="minorEastAsia" w:hAnsiTheme="minorHAnsi" w:cstheme="minorBidi"/>
      <w:color w:val="000000" w:themeColor="text1"/>
      <w:kern w:val="0"/>
      <w:sz w:val="22"/>
      <w:szCs w:val="22"/>
      <w14:ligatures w14:val="none"/>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72"/>
    <w:rsid w:val="0049164E"/>
    <w:rPr>
      <w:rFonts w:asciiTheme="minorHAnsi" w:eastAsiaTheme="minorEastAsia" w:hAnsiTheme="minorHAnsi" w:cstheme="minorBidi"/>
      <w:color w:val="000000" w:themeColor="text1"/>
      <w:kern w:val="0"/>
      <w:sz w:val="22"/>
      <w:szCs w:val="22"/>
      <w14:ligatures w14:val="none"/>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rsid w:val="0049164E"/>
    <w:rPr>
      <w:rFonts w:asciiTheme="minorHAnsi" w:eastAsiaTheme="minorEastAsia" w:hAnsiTheme="minorHAnsi" w:cstheme="minorBidi"/>
      <w:color w:val="000000" w:themeColor="text1"/>
      <w:kern w:val="0"/>
      <w:sz w:val="22"/>
      <w:szCs w:val="22"/>
      <w14:ligatures w14:val="none"/>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rsid w:val="0049164E"/>
    <w:rPr>
      <w:rFonts w:asciiTheme="minorHAnsi" w:eastAsiaTheme="minorEastAsia" w:hAnsiTheme="minorHAnsi" w:cstheme="minorBidi"/>
      <w:color w:val="000000" w:themeColor="text1"/>
      <w:kern w:val="0"/>
      <w:sz w:val="22"/>
      <w:szCs w:val="22"/>
      <w14:ligatures w14:val="none"/>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72"/>
    <w:rsid w:val="0049164E"/>
    <w:rPr>
      <w:rFonts w:asciiTheme="minorHAnsi" w:eastAsiaTheme="minorEastAsia" w:hAnsiTheme="minorHAnsi" w:cstheme="minorBidi"/>
      <w:color w:val="000000" w:themeColor="text1"/>
      <w:kern w:val="0"/>
      <w:sz w:val="22"/>
      <w:szCs w:val="22"/>
      <w14:ligatures w14:val="none"/>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rsid w:val="0049164E"/>
    <w:rPr>
      <w:rFonts w:asciiTheme="minorHAnsi" w:eastAsiaTheme="minorEastAsia" w:hAnsiTheme="minorHAnsi" w:cstheme="minorBidi"/>
      <w:color w:val="000000" w:themeColor="text1"/>
      <w:kern w:val="0"/>
      <w:sz w:val="22"/>
      <w:szCs w:val="22"/>
      <w14:ligatures w14:val="none"/>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Grid">
    <w:name w:val="Colorful Grid"/>
    <w:basedOn w:val="TableNormal"/>
    <w:uiPriority w:val="73"/>
    <w:rsid w:val="0049164E"/>
    <w:rPr>
      <w:rFonts w:asciiTheme="minorHAnsi" w:eastAsiaTheme="minorEastAsia" w:hAnsiTheme="minorHAnsi" w:cstheme="minorBidi"/>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49164E"/>
    <w:rPr>
      <w:rFonts w:asciiTheme="minorHAnsi" w:eastAsiaTheme="minorEastAsia" w:hAnsiTheme="minorHAnsi" w:cstheme="minorBidi"/>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73"/>
    <w:rsid w:val="0049164E"/>
    <w:rPr>
      <w:rFonts w:asciiTheme="minorHAnsi" w:eastAsiaTheme="minorEastAsia" w:hAnsiTheme="minorHAnsi" w:cstheme="minorBidi"/>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73"/>
    <w:rsid w:val="0049164E"/>
    <w:rPr>
      <w:rFonts w:asciiTheme="minorHAnsi" w:eastAsiaTheme="minorEastAsia" w:hAnsiTheme="minorHAnsi" w:cstheme="minorBidi"/>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73"/>
    <w:rsid w:val="0049164E"/>
    <w:rPr>
      <w:rFonts w:asciiTheme="minorHAnsi" w:eastAsiaTheme="minorEastAsia" w:hAnsiTheme="minorHAnsi" w:cstheme="minorBidi"/>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73"/>
    <w:rsid w:val="0049164E"/>
    <w:rPr>
      <w:rFonts w:asciiTheme="minorHAnsi" w:eastAsiaTheme="minorEastAsia" w:hAnsiTheme="minorHAnsi" w:cstheme="minorBidi"/>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rsid w:val="0049164E"/>
    <w:rPr>
      <w:rFonts w:asciiTheme="minorHAnsi" w:eastAsiaTheme="minorEastAsia" w:hAnsiTheme="minorHAnsi" w:cstheme="minorBidi"/>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7A876C-CBA6-4D45-9A17-597D33DFBB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218</Words>
  <Characters>1244</Characters>
  <Application>Microsoft Office Word</Application>
  <DocSecurity>0</DocSecurity>
  <Lines>10</Lines>
  <Paragraphs>2</Paragraphs>
  <ScaleCrop>false</ScaleCrop>
  <Company/>
  <LinksUpToDate>false</LinksUpToDate>
  <CharactersWithSpaces>1460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Nick Bernal</dc:creator>
  <cp:keywords/>
  <dc:description/>
  <cp:lastModifiedBy>Arthur Souza Rodrigues</cp:lastModifiedBy>
  <cp:revision>1</cp:revision>
  <dcterms:created xsi:type="dcterms:W3CDTF">2025-11-07T19:19:00Z</dcterms:created>
  <dcterms:modified xsi:type="dcterms:W3CDTF">2026-08-04T02:24:00Z</dcterms:modified>
</cp:coreProperties>
</file>