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E51C" w14:textId="77777777" w:rsidR="00644405" w:rsidRDefault="006D0B3C">
      <w:pPr>
        <w:jc w:val="center"/>
        <w:pPrChange w:id="0" w:author="Comparison" w:date="2026-08-03T22:22:00Z" w16du:dateUtc="2026-08-04T02:22:00Z">
          <w:pPr>
            <w:pStyle w:val="Title"/>
          </w:pPr>
        </w:pPrChange>
      </w:pPr>
      <w:ins w:id="1" w:author="Comparison" w:date="2026-08-03T22:22:00Z" w16du:dateUtc="2026-08-04T02:22:00Z">
        <w:r>
          <w:rPr>
            <w:b/>
          </w:rPr>
          <w:t>Tab Alignment</w:t>
        </w:r>
      </w:ins>
      <w:del w:id="2" w:author="Comparison" w:date="2026-08-03T22:22:00Z" w16du:dateUtc="2026-08-04T02:22:00Z">
        <w:r>
          <w:delText>SuperDoc Translator</w:delText>
        </w:r>
      </w:del>
      <w:r>
        <w:rPr>
          <w:b/>
          <w:rPrChange w:id="3" w:author="Comparison" w:date="2026-08-03T22:22:00Z" w16du:dateUtc="2026-08-04T02:22:00Z">
            <w:rPr/>
          </w:rPrChange>
        </w:rPr>
        <w:t xml:space="preserve"> Test Document</w:t>
      </w:r>
    </w:p>
    <w:p w14:paraId="1792F7BF" w14:textId="77777777" w:rsidR="00B60F72" w:rsidRDefault="00B60F72">
      <w:pPr>
        <w:rPr>
          <w:ins w:id="4" w:author="Comparison" w:date="2026-08-03T22:22:00Z" w16du:dateUtc="2026-08-04T02:22:00Z"/>
        </w:rPr>
      </w:pPr>
    </w:p>
    <w:p w14:paraId="6C504D58" w14:textId="77777777" w:rsidR="00644405" w:rsidRDefault="006D0B3C">
      <w:pPr>
        <w:rPr>
          <w:del w:id="5" w:author="Comparison" w:date="2026-08-03T22:22:00Z" w16du:dateUtc="2026-08-04T02:22:00Z"/>
        </w:rPr>
      </w:pPr>
      <w:ins w:id="6" w:author="Comparison" w:date="2026-08-03T22:22:00Z" w16du:dateUtc="2026-08-04T02:22:00Z">
        <w:r>
          <w:t>LEFT TAB:</w:t>
        </w:r>
        <w:r>
          <w:tab/>
          <w:t>Text aligned</w:t>
        </w:r>
      </w:ins>
      <w:del w:id="7" w:author="Comparison" w:date="2026-08-03T22:22:00Z" w16du:dateUtc="2026-08-04T02:22:00Z">
        <w:r>
          <w:delText>This table tests tbl, tblPr, tblBorders, tblCellMar, tblCaption, tblDescription, tblStyle, tblW, etc.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880"/>
        <w:gridCol w:w="2160"/>
      </w:tblGrid>
      <w:tr w:rsidR="00644405" w14:paraId="6539B996" w14:textId="77777777">
        <w:trPr>
          <w:del w:id="8" w:author="Comparison" w:date="2026-08-03T22:22:00Z" w16du:dateUtc="2026-08-04T02:22:00Z"/>
        </w:trPr>
        <w:tc>
          <w:tcPr>
            <w:tcW w:w="1440" w:type="dxa"/>
          </w:tcPr>
          <w:p w14:paraId="5FB41191" w14:textId="77777777" w:rsidR="00644405" w:rsidRDefault="006D0B3C">
            <w:pPr>
              <w:rPr>
                <w:del w:id="9" w:author="Comparison" w:date="2026-08-03T22:22:00Z" w16du:dateUtc="2026-08-04T02:22:00Z"/>
              </w:rPr>
            </w:pPr>
            <w:del w:id="10" w:author="Comparison" w:date="2026-08-03T22:22:00Z" w16du:dateUtc="2026-08-04T02:22:00Z">
              <w:r>
                <w:delText>R1C1</w:delText>
              </w:r>
            </w:del>
          </w:p>
        </w:tc>
        <w:tc>
          <w:tcPr>
            <w:tcW w:w="2880" w:type="dxa"/>
          </w:tcPr>
          <w:p w14:paraId="1A12D766" w14:textId="77777777" w:rsidR="00644405" w:rsidRDefault="006D0B3C">
            <w:pPr>
              <w:rPr>
                <w:del w:id="11" w:author="Comparison" w:date="2026-08-03T22:22:00Z" w16du:dateUtc="2026-08-04T02:22:00Z"/>
              </w:rPr>
            </w:pPr>
            <w:del w:id="12" w:author="Comparison" w:date="2026-08-03T22:22:00Z" w16du:dateUtc="2026-08-04T02:22:00Z">
              <w:r>
                <w:delText>R1C2</w:delText>
              </w:r>
            </w:del>
          </w:p>
        </w:tc>
        <w:tc>
          <w:tcPr>
            <w:tcW w:w="2160" w:type="dxa"/>
          </w:tcPr>
          <w:p w14:paraId="5FDE10DC" w14:textId="77777777" w:rsidR="00644405" w:rsidRDefault="006D0B3C">
            <w:pPr>
              <w:rPr>
                <w:del w:id="13" w:author="Comparison" w:date="2026-08-03T22:22:00Z" w16du:dateUtc="2026-08-04T02:22:00Z"/>
              </w:rPr>
            </w:pPr>
            <w:del w:id="14" w:author="Comparison" w:date="2026-08-03T22:22:00Z" w16du:dateUtc="2026-08-04T02:22:00Z">
              <w:r>
                <w:delText>R1C3</w:delText>
              </w:r>
            </w:del>
          </w:p>
        </w:tc>
      </w:tr>
      <w:tr w:rsidR="00644405" w14:paraId="12253B1D" w14:textId="77777777">
        <w:trPr>
          <w:del w:id="15" w:author="Comparison" w:date="2026-08-03T22:22:00Z" w16du:dateUtc="2026-08-04T02:22:00Z"/>
        </w:trPr>
        <w:tc>
          <w:tcPr>
            <w:tcW w:w="1440" w:type="dxa"/>
          </w:tcPr>
          <w:p w14:paraId="72919E62" w14:textId="77777777" w:rsidR="00644405" w:rsidRDefault="006D0B3C">
            <w:pPr>
              <w:rPr>
                <w:del w:id="16" w:author="Comparison" w:date="2026-08-03T22:22:00Z" w16du:dateUtc="2026-08-04T02:22:00Z"/>
              </w:rPr>
            </w:pPr>
            <w:del w:id="17" w:author="Comparison" w:date="2026-08-03T22:22:00Z" w16du:dateUtc="2026-08-04T02:22:00Z">
              <w:r>
                <w:delText>R2C1</w:delText>
              </w:r>
            </w:del>
          </w:p>
        </w:tc>
        <w:tc>
          <w:tcPr>
            <w:tcW w:w="2880" w:type="dxa"/>
          </w:tcPr>
          <w:p w14:paraId="57760F36" w14:textId="77777777" w:rsidR="00644405" w:rsidRDefault="006D0B3C">
            <w:pPr>
              <w:rPr>
                <w:del w:id="18" w:author="Comparison" w:date="2026-08-03T22:22:00Z" w16du:dateUtc="2026-08-04T02:22:00Z"/>
              </w:rPr>
            </w:pPr>
            <w:del w:id="19" w:author="Comparison" w:date="2026-08-03T22:22:00Z" w16du:dateUtc="2026-08-04T02:22:00Z">
              <w:r>
                <w:delText>R2C2</w:delText>
              </w:r>
            </w:del>
          </w:p>
        </w:tc>
        <w:tc>
          <w:tcPr>
            <w:tcW w:w="2160" w:type="dxa"/>
          </w:tcPr>
          <w:p w14:paraId="67325CF6" w14:textId="77777777" w:rsidR="00644405" w:rsidRDefault="006D0B3C">
            <w:pPr>
              <w:rPr>
                <w:del w:id="20" w:author="Comparison" w:date="2026-08-03T22:22:00Z" w16du:dateUtc="2026-08-04T02:22:00Z"/>
              </w:rPr>
            </w:pPr>
            <w:del w:id="21" w:author="Comparison" w:date="2026-08-03T22:22:00Z" w16du:dateUtc="2026-08-04T02:22:00Z">
              <w:r>
                <w:delText>R2C3</w:delText>
              </w:r>
            </w:del>
          </w:p>
        </w:tc>
      </w:tr>
      <w:tr w:rsidR="00644405" w14:paraId="1D5CBEAE" w14:textId="77777777">
        <w:trPr>
          <w:del w:id="22" w:author="Comparison" w:date="2026-08-03T22:22:00Z" w16du:dateUtc="2026-08-04T02:22:00Z"/>
        </w:trPr>
        <w:tc>
          <w:tcPr>
            <w:tcW w:w="1440" w:type="dxa"/>
          </w:tcPr>
          <w:p w14:paraId="395970AC" w14:textId="77777777" w:rsidR="00644405" w:rsidRDefault="006D0B3C">
            <w:pPr>
              <w:rPr>
                <w:del w:id="23" w:author="Comparison" w:date="2026-08-03T22:22:00Z" w16du:dateUtc="2026-08-04T02:22:00Z"/>
              </w:rPr>
            </w:pPr>
            <w:del w:id="24" w:author="Comparison" w:date="2026-08-03T22:22:00Z" w16du:dateUtc="2026-08-04T02:22:00Z">
              <w:r>
                <w:delText>R3C1</w:delText>
              </w:r>
            </w:del>
          </w:p>
        </w:tc>
        <w:tc>
          <w:tcPr>
            <w:tcW w:w="2880" w:type="dxa"/>
          </w:tcPr>
          <w:p w14:paraId="3744459C" w14:textId="77777777" w:rsidR="00644405" w:rsidRDefault="006D0B3C">
            <w:pPr>
              <w:rPr>
                <w:del w:id="25" w:author="Comparison" w:date="2026-08-03T22:22:00Z" w16du:dateUtc="2026-08-04T02:22:00Z"/>
              </w:rPr>
            </w:pPr>
            <w:del w:id="26" w:author="Comparison" w:date="2026-08-03T22:22:00Z" w16du:dateUtc="2026-08-04T02:22:00Z">
              <w:r>
                <w:delText>R3C2</w:delText>
              </w:r>
            </w:del>
          </w:p>
        </w:tc>
        <w:tc>
          <w:tcPr>
            <w:tcW w:w="2160" w:type="dxa"/>
          </w:tcPr>
          <w:p w14:paraId="512F4451" w14:textId="77777777" w:rsidR="00644405" w:rsidRDefault="006D0B3C">
            <w:pPr>
              <w:rPr>
                <w:del w:id="27" w:author="Comparison" w:date="2026-08-03T22:22:00Z" w16du:dateUtc="2026-08-04T02:22:00Z"/>
              </w:rPr>
            </w:pPr>
            <w:del w:id="28" w:author="Comparison" w:date="2026-08-03T22:22:00Z" w16du:dateUtc="2026-08-04T02:22:00Z">
              <w:r>
                <w:delText>R3C3</w:delText>
              </w:r>
            </w:del>
          </w:p>
        </w:tc>
      </w:tr>
    </w:tbl>
    <w:p w14:paraId="0A0BD83B" w14:textId="77777777" w:rsidR="00644405" w:rsidRDefault="006D0B3C">
      <w:pPr>
        <w:rPr>
          <w:del w:id="29" w:author="Comparison" w:date="2026-08-03T22:22:00Z" w16du:dateUtc="2026-08-04T02:22:00Z"/>
        </w:rPr>
      </w:pPr>
      <w:del w:id="30" w:author="Comparison" w:date="2026-08-03T22:22:00Z" w16du:dateUtc="2026-08-04T02:22:00Z">
        <w:r>
          <w:delText>Table Caption: Example caption for tblCaption</w:delText>
        </w:r>
      </w:del>
    </w:p>
    <w:p w14:paraId="0372F9B2" w14:textId="77777777" w:rsidR="00644405" w:rsidRDefault="006D0B3C">
      <w:pPr>
        <w:rPr>
          <w:del w:id="31" w:author="Comparison" w:date="2026-08-03T22:22:00Z" w16du:dateUtc="2026-08-04T02:22:00Z"/>
        </w:rPr>
      </w:pPr>
      <w:del w:id="32" w:author="Comparison" w:date="2026-08-03T22:22:00Z" w16du:dateUtc="2026-08-04T02:22:00Z">
        <w:r>
          <w:delText>Table Description: Example description for tblDescription</w:delText>
        </w:r>
      </w:del>
    </w:p>
    <w:p w14:paraId="7C371653" w14:textId="77777777" w:rsidR="00B60F72" w:rsidRDefault="006D0B3C">
      <w:pPr>
        <w:tabs>
          <w:tab w:val="left" w:pos="4320"/>
        </w:tabs>
        <w:rPr>
          <w:ins w:id="33" w:author="Comparison" w:date="2026-08-03T22:22:00Z" w16du:dateUtc="2026-08-04T02:22:00Z"/>
        </w:rPr>
      </w:pPr>
      <w:del w:id="34" w:author="Comparison" w:date="2026-08-03T22:22:00Z" w16du:dateUtc="2026-08-04T02:22:00Z">
        <w:r>
          <w:delText>Testing paragraph with</w:delText>
        </w:r>
      </w:del>
      <w:r>
        <w:t xml:space="preserve"> left </w:t>
      </w:r>
      <w:ins w:id="35" w:author="Comparison" w:date="2026-08-03T22:22:00Z" w16du:dateUtc="2026-08-04T02:22:00Z">
        <w:r>
          <w:t>at 3"</w:t>
        </w:r>
      </w:ins>
    </w:p>
    <w:p w14:paraId="6CE1E639" w14:textId="77777777" w:rsidR="00644405" w:rsidRDefault="006D0B3C">
      <w:pPr>
        <w:tabs>
          <w:tab w:val="right" w:pos="8640"/>
        </w:tabs>
        <w:pPrChange w:id="36" w:author="Comparison" w:date="2026-08-03T22:22:00Z" w16du:dateUtc="2026-08-04T02:22:00Z">
          <w:pPr/>
        </w:pPrChange>
      </w:pPr>
      <w:ins w:id="37" w:author="Comparison" w:date="2026-08-03T22:22:00Z" w16du:dateUtc="2026-08-04T02:22:00Z">
        <w:r>
          <w:t>RIGHT TAB:</w:t>
        </w:r>
        <w:r>
          <w:tab/>
          <w:t>Text aligned</w:t>
        </w:r>
      </w:ins>
      <w:del w:id="38" w:author="Comparison" w:date="2026-08-03T22:22:00Z" w16du:dateUtc="2026-08-04T02:22:00Z">
        <w:r>
          <w:delText>margin,</w:delText>
        </w:r>
      </w:del>
      <w:r>
        <w:t xml:space="preserve"> right </w:t>
      </w:r>
      <w:ins w:id="39" w:author="Comparison" w:date="2026-08-03T22:22:00Z" w16du:dateUtc="2026-08-04T02:22:00Z">
        <w:r>
          <w:t>at 6"</w:t>
        </w:r>
      </w:ins>
      <w:del w:id="40" w:author="Comparison" w:date="2026-08-03T22:22:00Z" w16du:dateUtc="2026-08-04T02:22:00Z">
        <w:r>
          <w:delText>margin, top/bottom spacing.</w:delText>
        </w:r>
      </w:del>
    </w:p>
    <w:p w14:paraId="5842561D" w14:textId="77777777" w:rsidR="00B60F72" w:rsidRDefault="006D0B3C">
      <w:pPr>
        <w:tabs>
          <w:tab w:val="center" w:pos="6480"/>
        </w:tabs>
        <w:rPr>
          <w:ins w:id="41" w:author="Comparison" w:date="2026-08-03T22:22:00Z" w16du:dateUtc="2026-08-04T02:22:00Z"/>
        </w:rPr>
      </w:pPr>
      <w:ins w:id="42" w:author="Comparison" w:date="2026-08-03T22:22:00Z" w16du:dateUtc="2026-08-04T02:22:00Z">
        <w:r>
          <w:t>CENTER TAB:</w:t>
        </w:r>
        <w:r>
          <w:tab/>
          <w:t>Text centered at 4.5"</w:t>
        </w:r>
      </w:ins>
    </w:p>
    <w:p w14:paraId="03EE6FB4" w14:textId="77777777" w:rsidR="00B60F72" w:rsidRDefault="006D0B3C">
      <w:pPr>
        <w:tabs>
          <w:tab w:val="decimal" w:pos="7200"/>
        </w:tabs>
        <w:rPr>
          <w:ins w:id="43" w:author="Comparison" w:date="2026-08-03T22:22:00Z" w16du:dateUtc="2026-08-04T02:22:00Z"/>
        </w:rPr>
      </w:pPr>
      <w:ins w:id="44" w:author="Comparison" w:date="2026-08-03T22:22:00Z" w16du:dateUtc="2026-08-04T02:22:00Z">
        <w:r>
          <w:t>DECIMAL TAB:</w:t>
        </w:r>
        <w:r>
          <w:tab/>
          <w:t>123.45</w:t>
        </w:r>
      </w:ins>
    </w:p>
    <w:p w14:paraId="6D4005B5" w14:textId="77777777" w:rsidR="00B60F72" w:rsidRDefault="00B60F72">
      <w:pPr>
        <w:rPr>
          <w:ins w:id="45" w:author="Comparison" w:date="2026-08-03T22:22:00Z" w16du:dateUtc="2026-08-04T02:22:00Z"/>
        </w:rPr>
      </w:pPr>
    </w:p>
    <w:p w14:paraId="4C27EF3C" w14:textId="77777777" w:rsidR="00B60F72" w:rsidRDefault="006D0B3C">
      <w:pPr>
        <w:tabs>
          <w:tab w:val="left" w:pos="2880"/>
          <w:tab w:val="right" w:pos="8640"/>
        </w:tabs>
        <w:rPr>
          <w:ins w:id="46" w:author="Comparison" w:date="2026-08-03T22:22:00Z" w16du:dateUtc="2026-08-04T02:22:00Z"/>
        </w:rPr>
      </w:pPr>
      <w:ins w:id="47" w:author="Comparison" w:date="2026-08-03T22:22:00Z" w16du:dateUtc="2026-08-04T02:22:00Z">
        <w:r>
          <w:t>Start</w:t>
        </w:r>
        <w:r>
          <w:tab/>
          <w:t>Middle (left@2")</w:t>
        </w:r>
        <w:r>
          <w:tab/>
          <w:t>End (right@6")</w:t>
        </w:r>
      </w:ins>
    </w:p>
    <w:p w14:paraId="33119BA7" w14:textId="77777777" w:rsidR="00B60F72" w:rsidRDefault="006D0B3C">
      <w:pPr>
        <w:tabs>
          <w:tab w:val="left" w:pos="2880"/>
          <w:tab w:val="center" w:pos="5760"/>
          <w:tab w:val="right" w:pos="8640"/>
        </w:tabs>
        <w:rPr>
          <w:ins w:id="48" w:author="Comparison" w:date="2026-08-03T22:22:00Z" w16du:dateUtc="2026-08-04T02:22:00Z"/>
        </w:rPr>
      </w:pPr>
      <w:ins w:id="49" w:author="Comparison" w:date="2026-08-03T22:22:00Z" w16du:dateUtc="2026-08-04T02:22:00Z">
        <w:r>
          <w:t>Col1</w:t>
        </w:r>
        <w:r>
          <w:tab/>
          <w:t>Col2-Left</w:t>
        </w:r>
        <w:r>
          <w:tab/>
          <w:t>Col3-Center</w:t>
        </w:r>
        <w:r>
          <w:tab/>
          <w:t>Col4-Right</w:t>
        </w:r>
      </w:ins>
    </w:p>
    <w:p w14:paraId="458D1AC0" w14:textId="77777777" w:rsidR="00B60F72" w:rsidRDefault="00B60F72">
      <w:pPr>
        <w:rPr>
          <w:ins w:id="50" w:author="Comparison" w:date="2026-08-03T22:22:00Z" w16du:dateUtc="2026-08-04T02:22:00Z"/>
        </w:rPr>
      </w:pPr>
    </w:p>
    <w:p w14:paraId="514823B9" w14:textId="77777777" w:rsidR="00B60F72" w:rsidRDefault="006D0B3C">
      <w:pPr>
        <w:tabs>
          <w:tab w:val="right" w:leader="dot" w:pos="8640"/>
        </w:tabs>
        <w:rPr>
          <w:ins w:id="51" w:author="Comparison" w:date="2026-08-03T22:22:00Z" w16du:dateUtc="2026-08-04T02:22:00Z"/>
        </w:rPr>
      </w:pPr>
      <w:ins w:id="52" w:author="Comparison" w:date="2026-08-03T22:22:00Z" w16du:dateUtc="2026-08-04T02:22:00Z">
        <w:r>
          <w:t>Chapter 1</w:t>
        </w:r>
        <w:r>
          <w:tab/>
          <w:t>Page 1</w:t>
        </w:r>
      </w:ins>
    </w:p>
    <w:p w14:paraId="578F403B" w14:textId="77777777" w:rsidR="00B60F72" w:rsidRDefault="006D0B3C">
      <w:pPr>
        <w:tabs>
          <w:tab w:val="right" w:leader="dot" w:pos="8640"/>
        </w:tabs>
        <w:rPr>
          <w:ins w:id="53" w:author="Comparison" w:date="2026-08-03T22:22:00Z" w16du:dateUtc="2026-08-04T02:22:00Z"/>
        </w:rPr>
      </w:pPr>
      <w:ins w:id="54" w:author="Comparison" w:date="2026-08-03T22:22:00Z" w16du:dateUtc="2026-08-04T02:22:00Z">
        <w:r>
          <w:t>Chapter 2</w:t>
        </w:r>
        <w:r>
          <w:tab/>
          <w:t>Page 15</w:t>
        </w:r>
      </w:ins>
    </w:p>
    <w:p w14:paraId="3149FA44" w14:textId="77777777" w:rsidR="00644405" w:rsidRDefault="006D0B3C">
      <w:pPr>
        <w:spacing w:before="240" w:after="240"/>
        <w:ind w:left="1440" w:right="720"/>
        <w:rPr>
          <w:del w:id="55" w:author="Comparison" w:date="2026-08-03T22:22:00Z" w16du:dateUtc="2026-08-04T02:22:00Z"/>
        </w:rPr>
      </w:pPr>
      <w:ins w:id="56" w:author="Comparison" w:date="2026-08-03T22:22:00Z" w16du:dateUtc="2026-08-04T02:22:00Z">
        <w:r>
          <w:t>Signature</w:t>
        </w:r>
        <w:r>
          <w:tab/>
          <w:t>Date</w:t>
        </w:r>
      </w:ins>
      <w:del w:id="57" w:author="Comparison" w:date="2026-08-03T22:22:00Z" w16du:dateUtc="2026-08-04T02:22:00Z">
        <w:r>
          <w:delText>Indented paragraph (tests tblInd and margins).</w:delText>
        </w:r>
      </w:del>
    </w:p>
    <w:p w14:paraId="7E12C935" w14:textId="77777777" w:rsidR="00644405" w:rsidRDefault="006D0B3C">
      <w:pPr>
        <w:rPr>
          <w:del w:id="58" w:author="Comparison" w:date="2026-08-03T22:22:00Z" w16du:dateUtc="2026-08-04T02:22:00Z"/>
        </w:rPr>
      </w:pPr>
      <w:del w:id="59" w:author="Comparison" w:date="2026-08-03T22:22:00Z" w16du:dateUtc="2026-08-04T02:22:00Z">
        <w:r>
          <w:delText>This table tests tblLook and tblLayout.</w:delText>
        </w:r>
      </w:del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405" w14:paraId="00804E01" w14:textId="77777777" w:rsidTr="0064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60" w:author="Comparison" w:date="2026-08-03T22:22:00Z" w16du:dateUtc="2026-08-04T02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DF389" w14:textId="77777777" w:rsidR="00644405" w:rsidRDefault="006D0B3C">
            <w:pPr>
              <w:rPr>
                <w:del w:id="61" w:author="Comparison" w:date="2026-08-03T22:22:00Z" w16du:dateUtc="2026-08-04T02:22:00Z"/>
              </w:rPr>
            </w:pPr>
            <w:del w:id="62" w:author="Comparison" w:date="2026-08-03T22:22:00Z" w16du:dateUtc="2026-08-04T02:22:00Z">
              <w:r>
                <w:delText>Top Left</w:delText>
              </w:r>
            </w:del>
          </w:p>
        </w:tc>
        <w:tc>
          <w:tcPr>
            <w:tcW w:w="4320" w:type="dxa"/>
          </w:tcPr>
          <w:p w14:paraId="5F349D38" w14:textId="77777777" w:rsidR="00644405" w:rsidRDefault="006D0B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3" w:author="Comparison" w:date="2026-08-03T22:22:00Z" w16du:dateUtc="2026-08-04T02:22:00Z"/>
              </w:rPr>
            </w:pPr>
            <w:del w:id="64" w:author="Comparison" w:date="2026-08-03T22:22:00Z" w16du:dateUtc="2026-08-04T02:22:00Z">
              <w:r>
                <w:delText>Top Right</w:delText>
              </w:r>
            </w:del>
          </w:p>
        </w:tc>
      </w:tr>
      <w:tr w:rsidR="00644405" w14:paraId="1C28E570" w14:textId="77777777" w:rsidTr="0064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5" w:author="Comparison" w:date="2026-08-03T22:22:00Z" w16du:dateUtc="2026-08-04T02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D3BFA" w14:textId="77777777" w:rsidR="00644405" w:rsidRDefault="006D0B3C">
            <w:pPr>
              <w:rPr>
                <w:del w:id="66" w:author="Comparison" w:date="2026-08-03T22:22:00Z" w16du:dateUtc="2026-08-04T02:22:00Z"/>
              </w:rPr>
            </w:pPr>
            <w:del w:id="67" w:author="Comparison" w:date="2026-08-03T22:22:00Z" w16du:dateUtc="2026-08-04T02:22:00Z">
              <w:r>
                <w:delText>Bottom Left</w:delText>
              </w:r>
            </w:del>
          </w:p>
        </w:tc>
        <w:tc>
          <w:tcPr>
            <w:tcW w:w="4320" w:type="dxa"/>
          </w:tcPr>
          <w:p w14:paraId="2932C7D4" w14:textId="77777777" w:rsidR="00644405" w:rsidRDefault="006D0B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8" w:author="Comparison" w:date="2026-08-03T22:22:00Z" w16du:dateUtc="2026-08-04T02:22:00Z"/>
              </w:rPr>
            </w:pPr>
            <w:del w:id="69" w:author="Comparison" w:date="2026-08-03T22:22:00Z" w16du:dateUtc="2026-08-04T02:22:00Z">
              <w:r>
                <w:delText>Bottom Right</w:delText>
              </w:r>
            </w:del>
          </w:p>
        </w:tc>
      </w:tr>
    </w:tbl>
    <w:p w14:paraId="67F6AFDC" w14:textId="77777777" w:rsidR="00644405" w:rsidRDefault="006D0B3C">
      <w:pPr>
        <w:rPr>
          <w:del w:id="70" w:author="Comparison" w:date="2026-08-03T22:22:00Z" w16du:dateUtc="2026-08-04T02:22:00Z"/>
        </w:rPr>
      </w:pPr>
      <w:del w:id="71" w:author="Comparison" w:date="2026-08-03T22:22:00Z" w16du:dateUtc="2026-08-04T02:22:00Z">
        <w:r>
          <w:delText>Testing row/column band sizes with a styled table.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4405" w14:paraId="3D18EF69" w14:textId="77777777">
        <w:trPr>
          <w:del w:id="72" w:author="Comparison" w:date="2026-08-03T22:22:00Z" w16du:dateUtc="2026-08-04T02:22:00Z"/>
        </w:trPr>
        <w:tc>
          <w:tcPr>
            <w:tcW w:w="2160" w:type="dxa"/>
          </w:tcPr>
          <w:p w14:paraId="7DC57145" w14:textId="77777777" w:rsidR="00644405" w:rsidRDefault="006D0B3C">
            <w:pPr>
              <w:rPr>
                <w:del w:id="73" w:author="Comparison" w:date="2026-08-03T22:22:00Z" w16du:dateUtc="2026-08-04T02:22:00Z"/>
              </w:rPr>
            </w:pPr>
            <w:del w:id="74" w:author="Comparison" w:date="2026-08-03T22:22:00Z" w16du:dateUtc="2026-08-04T02:22:00Z">
              <w:r>
                <w:delText>0,0</w:delText>
              </w:r>
            </w:del>
          </w:p>
        </w:tc>
        <w:tc>
          <w:tcPr>
            <w:tcW w:w="2160" w:type="dxa"/>
          </w:tcPr>
          <w:p w14:paraId="1A9768EB" w14:textId="77777777" w:rsidR="00644405" w:rsidRDefault="006D0B3C">
            <w:pPr>
              <w:rPr>
                <w:del w:id="75" w:author="Comparison" w:date="2026-08-03T22:22:00Z" w16du:dateUtc="2026-08-04T02:22:00Z"/>
              </w:rPr>
            </w:pPr>
            <w:del w:id="76" w:author="Comparison" w:date="2026-08-03T22:22:00Z" w16du:dateUtc="2026-08-04T02:22:00Z">
              <w:r>
                <w:delText>0,1</w:delText>
              </w:r>
            </w:del>
          </w:p>
        </w:tc>
        <w:tc>
          <w:tcPr>
            <w:tcW w:w="2160" w:type="dxa"/>
          </w:tcPr>
          <w:p w14:paraId="3DA0B4CC" w14:textId="77777777" w:rsidR="00644405" w:rsidRDefault="006D0B3C">
            <w:pPr>
              <w:rPr>
                <w:del w:id="77" w:author="Comparison" w:date="2026-08-03T22:22:00Z" w16du:dateUtc="2026-08-04T02:22:00Z"/>
              </w:rPr>
            </w:pPr>
            <w:del w:id="78" w:author="Comparison" w:date="2026-08-03T22:22:00Z" w16du:dateUtc="2026-08-04T02:22:00Z">
              <w:r>
                <w:delText>0,2</w:delText>
              </w:r>
            </w:del>
          </w:p>
        </w:tc>
        <w:tc>
          <w:tcPr>
            <w:tcW w:w="2160" w:type="dxa"/>
          </w:tcPr>
          <w:p w14:paraId="5944BD24" w14:textId="77777777" w:rsidR="00644405" w:rsidRDefault="006D0B3C">
            <w:pPr>
              <w:rPr>
                <w:del w:id="79" w:author="Comparison" w:date="2026-08-03T22:22:00Z" w16du:dateUtc="2026-08-04T02:22:00Z"/>
              </w:rPr>
            </w:pPr>
            <w:del w:id="80" w:author="Comparison" w:date="2026-08-03T22:22:00Z" w16du:dateUtc="2026-08-04T02:22:00Z">
              <w:r>
                <w:delText>0,3</w:delText>
              </w:r>
            </w:del>
          </w:p>
        </w:tc>
      </w:tr>
      <w:tr w:rsidR="00644405" w14:paraId="4E1F2C6B" w14:textId="77777777">
        <w:trPr>
          <w:del w:id="81" w:author="Comparison" w:date="2026-08-03T22:22:00Z" w16du:dateUtc="2026-08-04T02:22:00Z"/>
        </w:trPr>
        <w:tc>
          <w:tcPr>
            <w:tcW w:w="2160" w:type="dxa"/>
          </w:tcPr>
          <w:p w14:paraId="00A5671D" w14:textId="77777777" w:rsidR="00644405" w:rsidRDefault="006D0B3C">
            <w:pPr>
              <w:rPr>
                <w:del w:id="82" w:author="Comparison" w:date="2026-08-03T22:22:00Z" w16du:dateUtc="2026-08-04T02:22:00Z"/>
              </w:rPr>
            </w:pPr>
            <w:del w:id="83" w:author="Comparison" w:date="2026-08-03T22:22:00Z" w16du:dateUtc="2026-08-04T02:22:00Z">
              <w:r>
                <w:delText>1,0</w:delText>
              </w:r>
            </w:del>
          </w:p>
        </w:tc>
        <w:tc>
          <w:tcPr>
            <w:tcW w:w="2160" w:type="dxa"/>
          </w:tcPr>
          <w:p w14:paraId="64718073" w14:textId="77777777" w:rsidR="00644405" w:rsidRDefault="006D0B3C">
            <w:pPr>
              <w:rPr>
                <w:del w:id="84" w:author="Comparison" w:date="2026-08-03T22:22:00Z" w16du:dateUtc="2026-08-04T02:22:00Z"/>
              </w:rPr>
            </w:pPr>
            <w:del w:id="85" w:author="Comparison" w:date="2026-08-03T22:22:00Z" w16du:dateUtc="2026-08-04T02:22:00Z">
              <w:r>
                <w:delText>1,1</w:delText>
              </w:r>
            </w:del>
          </w:p>
        </w:tc>
        <w:tc>
          <w:tcPr>
            <w:tcW w:w="2160" w:type="dxa"/>
          </w:tcPr>
          <w:p w14:paraId="7159AF77" w14:textId="77777777" w:rsidR="00644405" w:rsidRDefault="006D0B3C">
            <w:pPr>
              <w:rPr>
                <w:del w:id="86" w:author="Comparison" w:date="2026-08-03T22:22:00Z" w16du:dateUtc="2026-08-04T02:22:00Z"/>
              </w:rPr>
            </w:pPr>
            <w:del w:id="87" w:author="Comparison" w:date="2026-08-03T22:22:00Z" w16du:dateUtc="2026-08-04T02:22:00Z">
              <w:r>
                <w:delText>1,2</w:delText>
              </w:r>
            </w:del>
          </w:p>
        </w:tc>
        <w:tc>
          <w:tcPr>
            <w:tcW w:w="2160" w:type="dxa"/>
          </w:tcPr>
          <w:p w14:paraId="18AD5EEB" w14:textId="77777777" w:rsidR="00644405" w:rsidRDefault="006D0B3C">
            <w:pPr>
              <w:rPr>
                <w:del w:id="88" w:author="Comparison" w:date="2026-08-03T22:22:00Z" w16du:dateUtc="2026-08-04T02:22:00Z"/>
              </w:rPr>
            </w:pPr>
            <w:del w:id="89" w:author="Comparison" w:date="2026-08-03T22:22:00Z" w16du:dateUtc="2026-08-04T02:22:00Z">
              <w:r>
                <w:delText>1,3</w:delText>
              </w:r>
            </w:del>
          </w:p>
        </w:tc>
      </w:tr>
      <w:tr w:rsidR="00644405" w14:paraId="1FFC178C" w14:textId="77777777">
        <w:trPr>
          <w:del w:id="90" w:author="Comparison" w:date="2026-08-03T22:22:00Z" w16du:dateUtc="2026-08-04T02:22:00Z"/>
        </w:trPr>
        <w:tc>
          <w:tcPr>
            <w:tcW w:w="2160" w:type="dxa"/>
          </w:tcPr>
          <w:p w14:paraId="1CF7F6EA" w14:textId="77777777" w:rsidR="00644405" w:rsidRDefault="006D0B3C">
            <w:pPr>
              <w:rPr>
                <w:del w:id="91" w:author="Comparison" w:date="2026-08-03T22:22:00Z" w16du:dateUtc="2026-08-04T02:22:00Z"/>
              </w:rPr>
            </w:pPr>
            <w:del w:id="92" w:author="Comparison" w:date="2026-08-03T22:22:00Z" w16du:dateUtc="2026-08-04T02:22:00Z">
              <w:r>
                <w:delText>2,0</w:delText>
              </w:r>
            </w:del>
          </w:p>
        </w:tc>
        <w:tc>
          <w:tcPr>
            <w:tcW w:w="2160" w:type="dxa"/>
          </w:tcPr>
          <w:p w14:paraId="6FC83404" w14:textId="77777777" w:rsidR="00644405" w:rsidRDefault="006D0B3C">
            <w:pPr>
              <w:rPr>
                <w:del w:id="93" w:author="Comparison" w:date="2026-08-03T22:22:00Z" w16du:dateUtc="2026-08-04T02:22:00Z"/>
              </w:rPr>
            </w:pPr>
            <w:del w:id="94" w:author="Comparison" w:date="2026-08-03T22:22:00Z" w16du:dateUtc="2026-08-04T02:22:00Z">
              <w:r>
                <w:delText>2,1</w:delText>
              </w:r>
            </w:del>
          </w:p>
        </w:tc>
        <w:tc>
          <w:tcPr>
            <w:tcW w:w="2160" w:type="dxa"/>
          </w:tcPr>
          <w:p w14:paraId="6E806274" w14:textId="77777777" w:rsidR="00644405" w:rsidRDefault="006D0B3C">
            <w:pPr>
              <w:rPr>
                <w:del w:id="95" w:author="Comparison" w:date="2026-08-03T22:22:00Z" w16du:dateUtc="2026-08-04T02:22:00Z"/>
              </w:rPr>
            </w:pPr>
            <w:del w:id="96" w:author="Comparison" w:date="2026-08-03T22:22:00Z" w16du:dateUtc="2026-08-04T02:22:00Z">
              <w:r>
                <w:delText>2,2</w:delText>
              </w:r>
            </w:del>
          </w:p>
        </w:tc>
        <w:tc>
          <w:tcPr>
            <w:tcW w:w="2160" w:type="dxa"/>
          </w:tcPr>
          <w:p w14:paraId="4E4DF6A6" w14:textId="77777777" w:rsidR="00644405" w:rsidRDefault="006D0B3C">
            <w:pPr>
              <w:rPr>
                <w:del w:id="97" w:author="Comparison" w:date="2026-08-03T22:22:00Z" w16du:dateUtc="2026-08-04T02:22:00Z"/>
              </w:rPr>
            </w:pPr>
            <w:del w:id="98" w:author="Comparison" w:date="2026-08-03T22:22:00Z" w16du:dateUtc="2026-08-04T02:22:00Z">
              <w:r>
                <w:delText>2,3</w:delText>
              </w:r>
            </w:del>
          </w:p>
        </w:tc>
      </w:tr>
      <w:tr w:rsidR="00644405" w14:paraId="266D6415" w14:textId="77777777">
        <w:trPr>
          <w:del w:id="99" w:author="Comparison" w:date="2026-08-03T22:22:00Z" w16du:dateUtc="2026-08-04T02:22:00Z"/>
        </w:trPr>
        <w:tc>
          <w:tcPr>
            <w:tcW w:w="2160" w:type="dxa"/>
          </w:tcPr>
          <w:p w14:paraId="25201626" w14:textId="77777777" w:rsidR="00644405" w:rsidRDefault="006D0B3C">
            <w:pPr>
              <w:rPr>
                <w:del w:id="100" w:author="Comparison" w:date="2026-08-03T22:22:00Z" w16du:dateUtc="2026-08-04T02:22:00Z"/>
              </w:rPr>
            </w:pPr>
            <w:del w:id="101" w:author="Comparison" w:date="2026-08-03T22:22:00Z" w16du:dateUtc="2026-08-04T02:22:00Z">
              <w:r>
                <w:delText>3,0</w:delText>
              </w:r>
            </w:del>
          </w:p>
        </w:tc>
        <w:tc>
          <w:tcPr>
            <w:tcW w:w="2160" w:type="dxa"/>
          </w:tcPr>
          <w:p w14:paraId="5AFE83CC" w14:textId="77777777" w:rsidR="00644405" w:rsidRDefault="006D0B3C">
            <w:pPr>
              <w:rPr>
                <w:del w:id="102" w:author="Comparison" w:date="2026-08-03T22:22:00Z" w16du:dateUtc="2026-08-04T02:22:00Z"/>
              </w:rPr>
            </w:pPr>
            <w:del w:id="103" w:author="Comparison" w:date="2026-08-03T22:22:00Z" w16du:dateUtc="2026-08-04T02:22:00Z">
              <w:r>
                <w:delText>3,1</w:delText>
              </w:r>
            </w:del>
          </w:p>
        </w:tc>
        <w:tc>
          <w:tcPr>
            <w:tcW w:w="2160" w:type="dxa"/>
          </w:tcPr>
          <w:p w14:paraId="71131AB3" w14:textId="77777777" w:rsidR="00644405" w:rsidRDefault="006D0B3C">
            <w:pPr>
              <w:rPr>
                <w:del w:id="104" w:author="Comparison" w:date="2026-08-03T22:22:00Z" w16du:dateUtc="2026-08-04T02:22:00Z"/>
              </w:rPr>
            </w:pPr>
            <w:del w:id="105" w:author="Comparison" w:date="2026-08-03T22:22:00Z" w16du:dateUtc="2026-08-04T02:22:00Z">
              <w:r>
                <w:delText>3,2</w:delText>
              </w:r>
            </w:del>
          </w:p>
        </w:tc>
        <w:tc>
          <w:tcPr>
            <w:tcW w:w="2160" w:type="dxa"/>
          </w:tcPr>
          <w:p w14:paraId="04F42CF5" w14:textId="77777777" w:rsidR="00644405" w:rsidRDefault="006D0B3C">
            <w:pPr>
              <w:rPr>
                <w:del w:id="106" w:author="Comparison" w:date="2026-08-03T22:22:00Z" w16du:dateUtc="2026-08-04T02:22:00Z"/>
              </w:rPr>
            </w:pPr>
            <w:del w:id="107" w:author="Comparison" w:date="2026-08-03T22:22:00Z" w16du:dateUtc="2026-08-04T02:22:00Z">
              <w:r>
                <w:delText>3,3</w:delText>
              </w:r>
            </w:del>
          </w:p>
        </w:tc>
      </w:tr>
    </w:tbl>
    <w:p w14:paraId="4DA5527E" w14:textId="77777777" w:rsidR="00644405" w:rsidRDefault="006D0B3C">
      <w:pPr>
        <w:tabs>
          <w:tab w:val="right" w:leader="underscore" w:pos="8640"/>
        </w:tabs>
        <w:pPrChange w:id="108" w:author="Comparison" w:date="2026-08-03T22:22:00Z" w16du:dateUtc="2026-08-04T02:22:00Z">
          <w:pPr/>
        </w:pPrChange>
      </w:pPr>
      <w:del w:id="109" w:author="Comparison" w:date="2026-08-03T22:22:00Z" w16du:dateUtc="2026-08-04T02:22:00Z">
        <w:r>
          <w:delText xml:space="preserve">LTR text first. </w:delText>
        </w:r>
        <w:r>
          <w:rPr>
            <w:b/>
          </w:rPr>
          <w:delText>עברית</w:delText>
        </w:r>
        <w:r>
          <w:delText xml:space="preserve"> then more LTR text.</w:delText>
        </w:r>
      </w:del>
    </w:p>
    <w:sectPr w:rsidR="00644405">
      <w:pgSz w:w="12240" w:h="15840"/>
      <w:pgMar w:top="1440" w:right="1440" w:bottom="1440" w:left="1440" w:header="720" w:footer="720" w:gutter="0"/>
      <w:cols w:space="720"/>
      <w:docGrid w:linePitch="0"/>
      <w:sectPrChange w:id="110" w:author="Comparison" w:date="2026-08-03T22:22:00Z" w16du:dateUtc="2026-08-04T02:22:00Z">
        <w:sectPr w:rsidR="00644405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24745">
    <w:abstractNumId w:val="8"/>
  </w:num>
  <w:num w:numId="2" w16cid:durableId="878780125">
    <w:abstractNumId w:val="6"/>
  </w:num>
  <w:num w:numId="3" w16cid:durableId="1292054729">
    <w:abstractNumId w:val="5"/>
  </w:num>
  <w:num w:numId="4" w16cid:durableId="1838693228">
    <w:abstractNumId w:val="4"/>
  </w:num>
  <w:num w:numId="5" w16cid:durableId="124469113">
    <w:abstractNumId w:val="7"/>
  </w:num>
  <w:num w:numId="6" w16cid:durableId="370540833">
    <w:abstractNumId w:val="3"/>
  </w:num>
  <w:num w:numId="7" w16cid:durableId="1025520057">
    <w:abstractNumId w:val="2"/>
  </w:num>
  <w:num w:numId="8" w16cid:durableId="1412779910">
    <w:abstractNumId w:val="1"/>
  </w:num>
  <w:num w:numId="9" w16cid:durableId="156791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6D4"/>
    <w:rsid w:val="00112874"/>
    <w:rsid w:val="001177C5"/>
    <w:rsid w:val="0015074B"/>
    <w:rsid w:val="0029639D"/>
    <w:rsid w:val="00326F90"/>
    <w:rsid w:val="004D70FA"/>
    <w:rsid w:val="00644405"/>
    <w:rsid w:val="006D0B3C"/>
    <w:rsid w:val="00AA1D8D"/>
    <w:rsid w:val="00B47730"/>
    <w:rsid w:val="00B60F72"/>
    <w:rsid w:val="00CB0664"/>
    <w:rsid w:val="00E87C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7CBDF"/>
  <w14:defaultImageDpi w14:val="300"/>
  <w15:docId w15:val="{B7CF43BA-1D52-A249-AFAE-088AEFFE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2025-09-22T23:33:00Z</dcterms:created>
  <dcterms:modified xsi:type="dcterms:W3CDTF">2026-08-04T02:22:00Z</dcterms:modified>
  <cp:category/>
</cp:coreProperties>
</file>