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0A875" w14:textId="77777777" w:rsidR="00D874B7" w:rsidRPr="000A5BF6" w:rsidRDefault="00D874B7" w:rsidP="00D874B7">
      <w:pPr>
        <w:pStyle w:val="Heading2"/>
        <w:rPr>
          <w:ins w:id="15" w:author="Vladislava Andrushchenko" w:date="2026-08-03T22:24:00Z" w16du:dateUtc="2026-08-04T02:24:00Z"/>
          <w:b/>
          <w:bCs/>
          <w:color w:val="4C94D8" w:themeColor="text2" w:themeTint="80"/>
          <w:lang w:val="en-US"/>
        </w:rPr>
      </w:pPr>
      <w:bookmarkStart w:id="16" w:name="_Toc359077859"/>
      <w:ins w:id="17" w:author="Vladislava Andrushchenko" w:date="2026-08-03T22:24:00Z" w16du:dateUtc="2026-08-04T02:24:00Z">
        <w:r w:rsidRPr="00D874B7">
          <w:rPr>
            <w:b/>
            <w:bCs/>
            <w:color w:val="4C94D8" w:themeColor="text2" w:themeTint="80"/>
          </w:rPr>
          <w:t>Dropcaps</w:t>
        </w:r>
        <w:bookmarkEnd w:id="16"/>
      </w:ins>
    </w:p>
    <w:p w14:paraId="3BDB67A2" w14:textId="7ECB850D" w:rsidR="00903615" w:rsidRPr="00903615" w:rsidRDefault="00903615" w:rsidP="00903615">
      <w:pPr>
        <w:keepNext/>
        <w:framePr w:dropCap="drop" w:lines="3" w:wrap="around" w:vAnchor="text" w:hAnchor="text"/>
        <w:spacing w:line="951" w:lineRule="exact"/>
        <w:ind w:firstLine="0"/>
        <w:textAlignment w:val="baseline"/>
        <w:rPr>
          <w:ins w:id="18" w:author="Vladislava Andrushchenko" w:date="2026-08-03T22:24:00Z" w16du:dateUtc="2026-08-04T02:24:00Z"/>
          <w:position w:val="-10"/>
          <w:sz w:val="118"/>
        </w:rPr>
      </w:pPr>
      <w:ins w:id="19" w:author="Vladislava Andrushchenko" w:date="2026-08-03T22:24:00Z" w16du:dateUtc="2026-08-04T02:24:00Z">
        <w:r w:rsidRPr="00903615">
          <w:rPr>
            <w:position w:val="-10"/>
            <w:sz w:val="118"/>
          </w:rPr>
          <w:t>R</w:t>
        </w:r>
      </w:ins>
    </w:p>
    <w:p w14:paraId="6739264C" w14:textId="4BBBCD9B" w:rsidR="00D874B7" w:rsidRDefault="00D874B7" w:rsidP="00D874B7">
      <w:pPr>
        <w:ind w:firstLine="0"/>
        <w:rPr>
          <w:ins w:id="20" w:author="Vladislava Andrushchenko" w:date="2026-08-03T22:24:00Z" w16du:dateUtc="2026-08-04T02:24:00Z"/>
        </w:rPr>
      </w:pPr>
      <w:ins w:id="21" w:author="Vladislava Andrushchenko" w:date="2026-08-03T22:24:00Z" w16du:dateUtc="2026-08-04T02:24:00Z">
        <w:r>
          <w:t>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7FACADAF" w14:textId="77777777" w:rsidR="00D24516" w:rsidRDefault="00D24516">
      <w:pPr>
        <w:rPr>
          <w:ins w:id="22" w:author="Vladislava Andrushchenko" w:date="2026-08-03T22:24:00Z" w16du:dateUtc="2026-08-04T02:24:00Z"/>
        </w:rPr>
      </w:pPr>
    </w:p>
    <w:p w14:paraId="07EBDAEF" w14:textId="77777777" w:rsidR="000A5BF6" w:rsidRDefault="000A5BF6">
      <w:pPr>
        <w:rPr>
          <w:ins w:id="23" w:author="Vladislava Andrushchenko" w:date="2026-08-03T22:24:00Z" w16du:dateUtc="2026-08-04T02:24:00Z"/>
        </w:rPr>
      </w:pPr>
    </w:p>
    <w:p w14:paraId="4E9A3116" w14:textId="77777777" w:rsidR="000A5BF6" w:rsidRPr="000A5BF6" w:rsidRDefault="000A5BF6" w:rsidP="000A5BF6">
      <w:pPr>
        <w:pStyle w:val="Heading2"/>
        <w:rPr>
          <w:ins w:id="24" w:author="Vladislava Andrushchenko" w:date="2026-08-03T22:24:00Z" w16du:dateUtc="2026-08-04T02:24:00Z"/>
          <w:b/>
          <w:bCs/>
          <w:color w:val="4C94D8" w:themeColor="text2" w:themeTint="80"/>
          <w:lang w:val="en-US"/>
        </w:rPr>
      </w:pPr>
      <w:ins w:id="25" w:author="Vladislava Andrushchenko" w:date="2026-08-03T22:24:00Z" w16du:dateUtc="2026-08-04T02:24:00Z">
        <w:r w:rsidRPr="00D874B7">
          <w:rPr>
            <w:b/>
            <w:bCs/>
            <w:color w:val="4C94D8" w:themeColor="text2" w:themeTint="80"/>
          </w:rPr>
          <w:t>Dropcaps</w:t>
        </w:r>
      </w:ins>
    </w:p>
    <w:p w14:paraId="0C59EA85" w14:textId="290A8B7F" w:rsidR="000A5BF6" w:rsidRPr="003E227F" w:rsidRDefault="0024205F" w:rsidP="003E227F">
      <w:pPr>
        <w:keepNext/>
        <w:framePr w:dropCap="margin" w:lines="3" w:wrap="around" w:vAnchor="text" w:hAnchor="page"/>
        <w:spacing w:line="951" w:lineRule="exact"/>
        <w:textAlignment w:val="baseline"/>
        <w:rPr>
          <w:ins w:id="26" w:author="Vladislava Andrushchenko" w:date="2026-08-03T22:24:00Z" w16du:dateUtc="2026-08-04T02:24:00Z"/>
          <w:position w:val="-10"/>
          <w:sz w:val="117"/>
        </w:rPr>
      </w:pPr>
      <w:ins w:id="27" w:author="Vladislava Andrushchenko" w:date="2026-08-03T22:24:00Z" w16du:dateUtc="2026-08-04T02:24:00Z">
        <w:r>
          <w:rPr>
            <w:position w:val="-10"/>
            <w:sz w:val="117"/>
          </w:rPr>
          <w:t>W</w:t>
        </w:r>
      </w:ins>
    </w:p>
    <w:p w14:paraId="70869567" w14:textId="77777777" w:rsidR="000A5BF6" w:rsidRDefault="000A5BF6" w:rsidP="000A5BF6">
      <w:pPr>
        <w:ind w:firstLine="0"/>
        <w:rPr>
          <w:ins w:id="28" w:author="Vladislava Andrushchenko" w:date="2026-08-03T22:24:00Z" w16du:dateUtc="2026-08-04T02:24:00Z"/>
        </w:rPr>
      </w:pPr>
      <w:ins w:id="29" w:author="Vladislava Andrushchenko" w:date="2026-08-03T22:24:00Z" w16du:dateUtc="2026-08-04T02:24:00Z">
        <w:r>
          <w:t>rop caps are used to emphasize the leading paragraph at the start of a section. In Word it is possible to specify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 Depending on the screen width and capabilities of the device you view the book on, this dropcap can look anything from perfect to ugly.</w:t>
        </w:r>
      </w:ins>
    </w:p>
    <w:p w14:paraId="429567C6" w14:textId="59D08853" w:rsidR="00D24516" w:rsidRPr="00457161" w:rsidRDefault="00161A6B" w:rsidP="00457161">
      <w:pPr>
        <w:ind w:firstLine="0"/>
      </w:pPr>
      <w:del w:id="30" w:author="Vladislava Andrushchenko" w:date="2026-08-03T22:24:00Z" w16du:dateUtc="2026-08-04T02:24:00Z">
        <w:r>
          <w:rPr>
            <w:noProof/>
          </w:rPr>
          <w:drawing>
            <wp:inline distT="0" distB="0" distL="0" distR="0" wp14:anchorId="300ACDB7" wp14:editId="02539EAC">
              <wp:extent cx="5731200" cy="8596800"/>
              <wp:effectExtent l="0" t="0" r="0" b="1270"/>
              <wp:docPr id="1313105944" name="Picture 1" descr="A tall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944" name="Picture 1" descr="A tall building with many window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200" cy="8596800"/>
                      </a:xfrm>
                      <a:prstGeom prst="rect">
                        <a:avLst/>
                      </a:prstGeom>
                    </pic:spPr>
                  </pic:pic>
                </a:graphicData>
              </a:graphic>
            </wp:inline>
          </w:drawing>
        </w:r>
      </w:del>
    </w:p>
    <w:sectPr w:rsidR="00D24516" w:rsidRPr="004571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A6B"/>
    <w:rsid w:val="00060474"/>
    <w:rsid w:val="000A5BF6"/>
    <w:rsid w:val="00161A6B"/>
    <w:rsid w:val="00187679"/>
    <w:rsid w:val="0024205F"/>
    <w:rsid w:val="00306583"/>
    <w:rsid w:val="003A1882"/>
    <w:rsid w:val="003E227F"/>
    <w:rsid w:val="00457161"/>
    <w:rsid w:val="004A427B"/>
    <w:rsid w:val="00533E78"/>
    <w:rsid w:val="00635D55"/>
    <w:rsid w:val="006C16E0"/>
    <w:rsid w:val="006D529B"/>
    <w:rsid w:val="00846FA8"/>
    <w:rsid w:val="00903615"/>
    <w:rsid w:val="009F58C9"/>
    <w:rsid w:val="00AB0029"/>
    <w:rsid w:val="00B41974"/>
    <w:rsid w:val="00B76A40"/>
    <w:rsid w:val="00D13208"/>
    <w:rsid w:val="00D24516"/>
    <w:rsid w:val="00D874B7"/>
    <w:rsid w:val="00EC776E"/>
    <w:rsid w:val="00F6796C"/>
    <w:rsid w:val="00FE56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AA120"/>
  <w15:chartTrackingRefBased/>
  <w15:docId w15:val="{F47DE299-E7DA-B845-ACD5-18E95D63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4B7"/>
    <w:pPr>
      <w:spacing w:line="276" w:lineRule="auto"/>
      <w:ind w:firstLine="432"/>
      <w:pPrChange w:id="0" w:author="Vladislava Andrushchenko" w:date="2026-08-03T22:24:00Z">
        <w:pPr/>
      </w:pPrChange>
    </w:pPr>
    <w:rPr>
      <w:rFonts w:ascii="Ubuntu" w:hAnsi="Ubuntu"/>
      <w:kern w:val="0"/>
      <w:szCs w:val="22"/>
      <w:lang w:val="en-US"/>
      <w14:ligatures w14:val="none"/>
      <w:rPrChange w:id="0" w:author="Vladislava Andrushchenko" w:date="2026-08-03T22:24:00Z">
        <w:rPr>
          <w:rFonts w:asciiTheme="minorHAnsi" w:eastAsiaTheme="minorHAnsi" w:hAnsiTheme="minorHAnsi" w:cstheme="minorBidi"/>
          <w:kern w:val="2"/>
          <w:sz w:val="24"/>
          <w:szCs w:val="24"/>
          <w:lang w:eastAsia="en-US" w:bidi="ar-SA"/>
          <w14:ligatures w14:val="standardContextual"/>
        </w:rPr>
      </w:rPrChange>
    </w:rPr>
  </w:style>
  <w:style w:type="paragraph" w:styleId="Heading1">
    <w:name w:val="heading 1"/>
    <w:basedOn w:val="Normal"/>
    <w:next w:val="Normal"/>
    <w:link w:val="Heading1Char"/>
    <w:uiPriority w:val="9"/>
    <w:qFormat/>
    <w:rsid w:val="00D874B7"/>
    <w:pPr>
      <w:keepNext/>
      <w:keepLines/>
      <w:spacing w:before="360" w:after="80" w:line="240" w:lineRule="auto"/>
      <w:ind w:firstLine="0"/>
      <w:outlineLvl w:val="0"/>
      <w:pPrChange w:id="1" w:author="Vladislava Andrushchenko" w:date="2026-08-03T22:24:00Z">
        <w:pPr>
          <w:keepNext/>
          <w:keepLines/>
          <w:spacing w:before="360" w:after="80" w:line="276" w:lineRule="auto"/>
          <w:ind w:firstLine="432"/>
          <w:outlineLvl w:val="0"/>
        </w:pPr>
      </w:pPrChange>
    </w:pPr>
    <w:rPr>
      <w:rFonts w:asciiTheme="majorHAnsi" w:eastAsiaTheme="majorEastAsia" w:hAnsiTheme="majorHAnsi" w:cstheme="majorBidi"/>
      <w:color w:val="0F4761" w:themeColor="accent1" w:themeShade="BF"/>
      <w:kern w:val="2"/>
      <w:sz w:val="40"/>
      <w:szCs w:val="40"/>
      <w:lang/>
      <w14:ligatures w14:val="standardContextual"/>
      <w:rPrChange w:id="1" w:author="Vladislava Andrushchenko" w:date="2026-08-03T22:24:00Z">
        <w:rPr>
          <w:rFonts w:asciiTheme="majorHAnsi" w:eastAsiaTheme="majorEastAsia" w:hAnsiTheme="majorHAnsi" w:cstheme="majorBidi"/>
          <w:color w:val="0F4761" w:themeColor="accent1" w:themeShade="BF"/>
          <w:sz w:val="40"/>
          <w:szCs w:val="40"/>
          <w:lang w:val="en-US" w:eastAsia="en-US" w:bidi="ar-SA"/>
        </w:rPr>
      </w:rPrChange>
    </w:rPr>
  </w:style>
  <w:style w:type="paragraph" w:styleId="Heading2">
    <w:name w:val="heading 2"/>
    <w:basedOn w:val="Normal"/>
    <w:next w:val="Normal"/>
    <w:link w:val="Heading2Char"/>
    <w:uiPriority w:val="9"/>
    <w:unhideWhenUsed/>
    <w:qFormat/>
    <w:rsid w:val="00D874B7"/>
    <w:pPr>
      <w:keepNext/>
      <w:keepLines/>
      <w:spacing w:before="160" w:after="80" w:line="240" w:lineRule="auto"/>
      <w:ind w:firstLine="0"/>
      <w:outlineLvl w:val="1"/>
      <w:pPrChange w:id="2" w:author="Vladislava Andrushchenko" w:date="2026-08-03T22:24:00Z">
        <w:pPr>
          <w:keepNext/>
          <w:keepLines/>
          <w:spacing w:before="160" w:after="80" w:line="276" w:lineRule="auto"/>
          <w:ind w:firstLine="432"/>
          <w:outlineLvl w:val="1"/>
        </w:pPr>
      </w:pPrChange>
    </w:pPr>
    <w:rPr>
      <w:rFonts w:asciiTheme="majorHAnsi" w:eastAsiaTheme="majorEastAsia" w:hAnsiTheme="majorHAnsi" w:cstheme="majorBidi"/>
      <w:color w:val="0F4761" w:themeColor="accent1" w:themeShade="BF"/>
      <w:kern w:val="2"/>
      <w:sz w:val="32"/>
      <w:szCs w:val="32"/>
      <w:lang/>
      <w14:ligatures w14:val="standardContextual"/>
      <w:rPrChange w:id="2" w:author="Vladislava Andrushchenko" w:date="2026-08-03T22:24: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3">
    <w:name w:val="heading 3"/>
    <w:basedOn w:val="Normal"/>
    <w:next w:val="Normal"/>
    <w:link w:val="Heading3Char"/>
    <w:uiPriority w:val="9"/>
    <w:semiHidden/>
    <w:unhideWhenUsed/>
    <w:qFormat/>
    <w:rsid w:val="00D874B7"/>
    <w:pPr>
      <w:keepNext/>
      <w:keepLines/>
      <w:spacing w:before="160" w:after="80" w:line="240" w:lineRule="auto"/>
      <w:ind w:firstLine="0"/>
      <w:outlineLvl w:val="2"/>
      <w:pPrChange w:id="3" w:author="Vladislava Andrushchenko" w:date="2026-08-03T22:24:00Z">
        <w:pPr>
          <w:keepNext/>
          <w:keepLines/>
          <w:spacing w:before="160" w:after="80" w:line="276" w:lineRule="auto"/>
          <w:ind w:firstLine="432"/>
          <w:outlineLvl w:val="2"/>
        </w:pPr>
      </w:pPrChange>
    </w:pPr>
    <w:rPr>
      <w:rFonts w:asciiTheme="minorHAnsi" w:eastAsiaTheme="majorEastAsia" w:hAnsiTheme="minorHAnsi" w:cstheme="majorBidi"/>
      <w:color w:val="0F4761" w:themeColor="accent1" w:themeShade="BF"/>
      <w:kern w:val="2"/>
      <w:sz w:val="28"/>
      <w:szCs w:val="28"/>
      <w:lang/>
      <w14:ligatures w14:val="standardContextual"/>
      <w:rPrChange w:id="3" w:author="Vladislava Andrushchenko" w:date="2026-08-03T22:24:00Z">
        <w:rPr>
          <w:rFonts w:ascii="Ubuntu" w:eastAsiaTheme="majorEastAsia" w:hAnsi="Ubuntu" w:cstheme="majorBidi"/>
          <w:color w:val="0F4761" w:themeColor="accent1" w:themeShade="BF"/>
          <w:sz w:val="28"/>
          <w:szCs w:val="28"/>
          <w:lang w:val="en-US" w:eastAsia="en-US" w:bidi="ar-SA"/>
        </w:rPr>
      </w:rPrChange>
    </w:rPr>
  </w:style>
  <w:style w:type="paragraph" w:styleId="Heading4">
    <w:name w:val="heading 4"/>
    <w:basedOn w:val="Normal"/>
    <w:next w:val="Normal"/>
    <w:link w:val="Heading4Char"/>
    <w:uiPriority w:val="9"/>
    <w:semiHidden/>
    <w:unhideWhenUsed/>
    <w:qFormat/>
    <w:rsid w:val="00D874B7"/>
    <w:pPr>
      <w:keepNext/>
      <w:keepLines/>
      <w:spacing w:before="80" w:after="40" w:line="240" w:lineRule="auto"/>
      <w:ind w:firstLine="0"/>
      <w:outlineLvl w:val="3"/>
      <w:pPrChange w:id="4" w:author="Vladislava Andrushchenko" w:date="2026-08-03T22:24:00Z">
        <w:pPr>
          <w:keepNext/>
          <w:keepLines/>
          <w:spacing w:before="80" w:after="40" w:line="276" w:lineRule="auto"/>
          <w:ind w:firstLine="432"/>
          <w:outlineLvl w:val="3"/>
        </w:pPr>
      </w:pPrChange>
    </w:pPr>
    <w:rPr>
      <w:rFonts w:asciiTheme="minorHAnsi" w:eastAsiaTheme="majorEastAsia" w:hAnsiTheme="minorHAnsi" w:cstheme="majorBidi"/>
      <w:i/>
      <w:iCs/>
      <w:color w:val="0F4761" w:themeColor="accent1" w:themeShade="BF"/>
      <w:kern w:val="2"/>
      <w:szCs w:val="24"/>
      <w:lang/>
      <w14:ligatures w14:val="standardContextual"/>
      <w:rPrChange w:id="4" w:author="Vladislava Andrushchenko" w:date="2026-08-03T22:24:00Z">
        <w:rPr>
          <w:rFonts w:ascii="Ubuntu" w:eastAsiaTheme="majorEastAsia" w:hAnsi="Ubuntu" w:cstheme="majorBidi"/>
          <w:i/>
          <w:iCs/>
          <w:color w:val="0F4761" w:themeColor="accent1" w:themeShade="BF"/>
          <w:sz w:val="24"/>
          <w:szCs w:val="22"/>
          <w:lang w:val="en-US" w:eastAsia="en-US" w:bidi="ar-SA"/>
        </w:rPr>
      </w:rPrChange>
    </w:rPr>
  </w:style>
  <w:style w:type="paragraph" w:styleId="Heading5">
    <w:name w:val="heading 5"/>
    <w:basedOn w:val="Normal"/>
    <w:next w:val="Normal"/>
    <w:link w:val="Heading5Char"/>
    <w:uiPriority w:val="9"/>
    <w:semiHidden/>
    <w:unhideWhenUsed/>
    <w:qFormat/>
    <w:rsid w:val="00D874B7"/>
    <w:pPr>
      <w:keepNext/>
      <w:keepLines/>
      <w:spacing w:before="80" w:after="40" w:line="240" w:lineRule="auto"/>
      <w:ind w:firstLine="0"/>
      <w:outlineLvl w:val="4"/>
      <w:pPrChange w:id="5" w:author="Vladislava Andrushchenko" w:date="2026-08-03T22:24:00Z">
        <w:pPr>
          <w:keepNext/>
          <w:keepLines/>
          <w:spacing w:before="80" w:after="40" w:line="276" w:lineRule="auto"/>
          <w:ind w:firstLine="432"/>
          <w:outlineLvl w:val="4"/>
        </w:pPr>
      </w:pPrChange>
    </w:pPr>
    <w:rPr>
      <w:rFonts w:asciiTheme="minorHAnsi" w:eastAsiaTheme="majorEastAsia" w:hAnsiTheme="minorHAnsi" w:cstheme="majorBidi"/>
      <w:color w:val="0F4761" w:themeColor="accent1" w:themeShade="BF"/>
      <w:kern w:val="2"/>
      <w:szCs w:val="24"/>
      <w:lang/>
      <w14:ligatures w14:val="standardContextual"/>
      <w:rPrChange w:id="5" w:author="Vladislava Andrushchenko" w:date="2026-08-03T22:24:00Z">
        <w:rPr>
          <w:rFonts w:ascii="Ubuntu" w:eastAsiaTheme="majorEastAsia" w:hAnsi="Ubuntu" w:cstheme="majorBidi"/>
          <w:color w:val="0F4761" w:themeColor="accent1" w:themeShade="BF"/>
          <w:sz w:val="24"/>
          <w:szCs w:val="22"/>
          <w:lang w:val="en-US" w:eastAsia="en-US" w:bidi="ar-SA"/>
        </w:rPr>
      </w:rPrChange>
    </w:rPr>
  </w:style>
  <w:style w:type="paragraph" w:styleId="Heading6">
    <w:name w:val="heading 6"/>
    <w:basedOn w:val="Normal"/>
    <w:next w:val="Normal"/>
    <w:link w:val="Heading6Char"/>
    <w:uiPriority w:val="9"/>
    <w:semiHidden/>
    <w:unhideWhenUsed/>
    <w:qFormat/>
    <w:rsid w:val="00D874B7"/>
    <w:pPr>
      <w:keepNext/>
      <w:keepLines/>
      <w:spacing w:before="40" w:line="240" w:lineRule="auto"/>
      <w:ind w:firstLine="0"/>
      <w:outlineLvl w:val="5"/>
      <w:pPrChange w:id="6" w:author="Vladislava Andrushchenko" w:date="2026-08-03T22:24:00Z">
        <w:pPr>
          <w:keepNext/>
          <w:keepLines/>
          <w:spacing w:before="40" w:line="276" w:lineRule="auto"/>
          <w:ind w:firstLine="432"/>
          <w:outlineLvl w:val="5"/>
        </w:pPr>
      </w:pPrChange>
    </w:pPr>
    <w:rPr>
      <w:rFonts w:asciiTheme="minorHAnsi" w:eastAsiaTheme="majorEastAsia" w:hAnsiTheme="minorHAnsi" w:cstheme="majorBidi"/>
      <w:i/>
      <w:iCs/>
      <w:color w:val="595959" w:themeColor="text1" w:themeTint="A6"/>
      <w:kern w:val="2"/>
      <w:szCs w:val="24"/>
      <w:lang/>
      <w14:ligatures w14:val="standardContextual"/>
      <w:rPrChange w:id="6" w:author="Vladislava Andrushchenko" w:date="2026-08-03T22:24:00Z">
        <w:rPr>
          <w:rFonts w:ascii="Ubuntu" w:eastAsiaTheme="majorEastAsia" w:hAnsi="Ubuntu" w:cstheme="majorBidi"/>
          <w:i/>
          <w:iCs/>
          <w:color w:val="595959" w:themeColor="text1" w:themeTint="A6"/>
          <w:sz w:val="24"/>
          <w:szCs w:val="22"/>
          <w:lang w:val="en-US" w:eastAsia="en-US" w:bidi="ar-SA"/>
        </w:rPr>
      </w:rPrChange>
    </w:rPr>
  </w:style>
  <w:style w:type="paragraph" w:styleId="Heading7">
    <w:name w:val="heading 7"/>
    <w:basedOn w:val="Normal"/>
    <w:next w:val="Normal"/>
    <w:link w:val="Heading7Char"/>
    <w:uiPriority w:val="9"/>
    <w:semiHidden/>
    <w:unhideWhenUsed/>
    <w:qFormat/>
    <w:rsid w:val="00D874B7"/>
    <w:pPr>
      <w:keepNext/>
      <w:keepLines/>
      <w:spacing w:before="40" w:line="240" w:lineRule="auto"/>
      <w:ind w:firstLine="0"/>
      <w:outlineLvl w:val="6"/>
      <w:pPrChange w:id="7" w:author="Vladislava Andrushchenko" w:date="2026-08-03T22:24:00Z">
        <w:pPr>
          <w:keepNext/>
          <w:keepLines/>
          <w:spacing w:before="40" w:line="276" w:lineRule="auto"/>
          <w:ind w:firstLine="432"/>
          <w:outlineLvl w:val="6"/>
        </w:pPr>
      </w:pPrChange>
    </w:pPr>
    <w:rPr>
      <w:rFonts w:asciiTheme="minorHAnsi" w:eastAsiaTheme="majorEastAsia" w:hAnsiTheme="minorHAnsi" w:cstheme="majorBidi"/>
      <w:color w:val="595959" w:themeColor="text1" w:themeTint="A6"/>
      <w:kern w:val="2"/>
      <w:szCs w:val="24"/>
      <w:lang/>
      <w14:ligatures w14:val="standardContextual"/>
      <w:rPrChange w:id="7" w:author="Vladislava Andrushchenko" w:date="2026-08-03T22:24:00Z">
        <w:rPr>
          <w:rFonts w:ascii="Ubuntu" w:eastAsiaTheme="majorEastAsia" w:hAnsi="Ubuntu" w:cstheme="majorBidi"/>
          <w:color w:val="595959" w:themeColor="text1" w:themeTint="A6"/>
          <w:sz w:val="24"/>
          <w:szCs w:val="22"/>
          <w:lang w:val="en-US" w:eastAsia="en-US" w:bidi="ar-SA"/>
        </w:rPr>
      </w:rPrChange>
    </w:rPr>
  </w:style>
  <w:style w:type="paragraph" w:styleId="Heading8">
    <w:name w:val="heading 8"/>
    <w:basedOn w:val="Normal"/>
    <w:next w:val="Normal"/>
    <w:link w:val="Heading8Char"/>
    <w:uiPriority w:val="9"/>
    <w:semiHidden/>
    <w:unhideWhenUsed/>
    <w:qFormat/>
    <w:rsid w:val="00D874B7"/>
    <w:pPr>
      <w:keepNext/>
      <w:keepLines/>
      <w:spacing w:line="240" w:lineRule="auto"/>
      <w:ind w:firstLine="0"/>
      <w:outlineLvl w:val="7"/>
      <w:pPrChange w:id="8" w:author="Vladislava Andrushchenko" w:date="2026-08-03T22:24:00Z">
        <w:pPr>
          <w:keepNext/>
          <w:keepLines/>
          <w:spacing w:line="276" w:lineRule="auto"/>
          <w:ind w:firstLine="432"/>
          <w:outlineLvl w:val="7"/>
        </w:pPr>
      </w:pPrChange>
    </w:pPr>
    <w:rPr>
      <w:rFonts w:asciiTheme="minorHAnsi" w:eastAsiaTheme="majorEastAsia" w:hAnsiTheme="minorHAnsi" w:cstheme="majorBidi"/>
      <w:i/>
      <w:iCs/>
      <w:color w:val="272727" w:themeColor="text1" w:themeTint="D8"/>
      <w:kern w:val="2"/>
      <w:szCs w:val="24"/>
      <w:lang/>
      <w14:ligatures w14:val="standardContextual"/>
      <w:rPrChange w:id="8" w:author="Vladislava Andrushchenko" w:date="2026-08-03T22:24:00Z">
        <w:rPr>
          <w:rFonts w:ascii="Ubuntu" w:eastAsiaTheme="majorEastAsia" w:hAnsi="Ubuntu" w:cstheme="majorBidi"/>
          <w:i/>
          <w:iCs/>
          <w:color w:val="272727" w:themeColor="text1" w:themeTint="D8"/>
          <w:sz w:val="24"/>
          <w:szCs w:val="22"/>
          <w:lang w:val="en-US" w:eastAsia="en-US" w:bidi="ar-SA"/>
        </w:rPr>
      </w:rPrChange>
    </w:rPr>
  </w:style>
  <w:style w:type="paragraph" w:styleId="Heading9">
    <w:name w:val="heading 9"/>
    <w:basedOn w:val="Normal"/>
    <w:next w:val="Normal"/>
    <w:link w:val="Heading9Char"/>
    <w:uiPriority w:val="9"/>
    <w:semiHidden/>
    <w:unhideWhenUsed/>
    <w:qFormat/>
    <w:rsid w:val="00D874B7"/>
    <w:pPr>
      <w:keepNext/>
      <w:keepLines/>
      <w:spacing w:line="240" w:lineRule="auto"/>
      <w:ind w:firstLine="0"/>
      <w:outlineLvl w:val="8"/>
      <w:pPrChange w:id="9" w:author="Vladislava Andrushchenko" w:date="2026-08-03T22:24:00Z">
        <w:pPr>
          <w:keepNext/>
          <w:keepLines/>
          <w:spacing w:line="276" w:lineRule="auto"/>
          <w:ind w:firstLine="432"/>
          <w:outlineLvl w:val="8"/>
        </w:pPr>
      </w:pPrChange>
    </w:pPr>
    <w:rPr>
      <w:rFonts w:asciiTheme="minorHAnsi" w:eastAsiaTheme="majorEastAsia" w:hAnsiTheme="minorHAnsi" w:cstheme="majorBidi"/>
      <w:color w:val="272727" w:themeColor="text1" w:themeTint="D8"/>
      <w:kern w:val="2"/>
      <w:szCs w:val="24"/>
      <w:lang/>
      <w14:ligatures w14:val="standardContextual"/>
      <w:rPrChange w:id="9" w:author="Vladislava Andrushchenko" w:date="2026-08-03T22:24:00Z">
        <w:rPr>
          <w:rFonts w:ascii="Ubuntu" w:eastAsiaTheme="majorEastAsia" w:hAnsi="Ubuntu" w:cstheme="majorBidi"/>
          <w:color w:val="272727" w:themeColor="text1" w:themeTint="D8"/>
          <w:sz w:val="24"/>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1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A6B"/>
    <w:rPr>
      <w:rFonts w:eastAsiaTheme="majorEastAsia" w:cstheme="majorBidi"/>
      <w:color w:val="272727" w:themeColor="text1" w:themeTint="D8"/>
    </w:rPr>
  </w:style>
  <w:style w:type="paragraph" w:styleId="Title">
    <w:name w:val="Title"/>
    <w:basedOn w:val="Normal"/>
    <w:next w:val="Normal"/>
    <w:link w:val="TitleChar"/>
    <w:uiPriority w:val="10"/>
    <w:qFormat/>
    <w:rsid w:val="00D874B7"/>
    <w:pPr>
      <w:spacing w:after="80" w:line="240" w:lineRule="auto"/>
      <w:ind w:firstLine="0"/>
      <w:contextualSpacing/>
      <w:pPrChange w:id="10" w:author="Vladislava Andrushchenko" w:date="2026-08-03T22:24:00Z">
        <w:pPr>
          <w:spacing w:after="80" w:line="276" w:lineRule="auto"/>
          <w:ind w:firstLine="432"/>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8-03T22:24:00Z">
        <w:rPr>
          <w:rFonts w:asciiTheme="majorHAnsi" w:eastAsiaTheme="majorEastAsia" w:hAnsiTheme="majorHAnsi" w:cstheme="majorBidi"/>
          <w:spacing w:val="-10"/>
          <w:kern w:val="28"/>
          <w:sz w:val="56"/>
          <w:szCs w:val="56"/>
          <w:lang w:val="en-US" w:eastAsia="en-US" w:bidi="ar-SA"/>
        </w:rPr>
      </w:rPrChange>
    </w:rPr>
  </w:style>
  <w:style w:type="character" w:customStyle="1" w:styleId="TitleChar">
    <w:name w:val="Title Char"/>
    <w:basedOn w:val="DefaultParagraphFont"/>
    <w:link w:val="Title"/>
    <w:uiPriority w:val="10"/>
    <w:rsid w:val="00161A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4B7"/>
    <w:pPr>
      <w:numPr>
        <w:ilvl w:val="1"/>
      </w:numPr>
      <w:spacing w:after="160" w:line="240" w:lineRule="auto"/>
      <w:ind w:firstLine="432"/>
      <w:pPrChange w:id="11" w:author="Vladislava Andrushchenko" w:date="2026-08-03T22:24:00Z">
        <w:pPr>
          <w:numPr>
            <w:ilvl w:val="1"/>
          </w:numPr>
          <w:spacing w:after="160" w:line="276" w:lineRule="auto"/>
          <w:ind w:firstLine="432"/>
        </w:pPr>
      </w:pPrChange>
    </w:pPr>
    <w:rPr>
      <w:rFonts w:asciiTheme="minorHAnsi" w:eastAsiaTheme="majorEastAsia" w:hAnsiTheme="minorHAnsi" w:cstheme="majorBidi"/>
      <w:color w:val="595959" w:themeColor="text1" w:themeTint="A6"/>
      <w:spacing w:val="15"/>
      <w:kern w:val="2"/>
      <w:sz w:val="28"/>
      <w:szCs w:val="28"/>
      <w:lang/>
      <w14:ligatures w14:val="standardContextual"/>
      <w:rPrChange w:id="11" w:author="Vladislava Andrushchenko" w:date="2026-08-03T22:24:00Z">
        <w:rPr>
          <w:rFonts w:ascii="Ubuntu" w:eastAsiaTheme="majorEastAsia" w:hAnsi="Ubuntu" w:cstheme="majorBidi"/>
          <w:color w:val="595959" w:themeColor="text1" w:themeTint="A6"/>
          <w:spacing w:val="15"/>
          <w:sz w:val="28"/>
          <w:szCs w:val="28"/>
          <w:lang w:val="en-US" w:eastAsia="en-US" w:bidi="ar-SA"/>
        </w:rPr>
      </w:rPrChange>
    </w:rPr>
  </w:style>
  <w:style w:type="character" w:customStyle="1" w:styleId="SubtitleChar">
    <w:name w:val="Subtitle Char"/>
    <w:basedOn w:val="DefaultParagraphFont"/>
    <w:link w:val="Subtitle"/>
    <w:uiPriority w:val="11"/>
    <w:rsid w:val="00161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4B7"/>
    <w:pPr>
      <w:spacing w:before="160" w:after="160" w:line="240" w:lineRule="auto"/>
      <w:ind w:firstLine="0"/>
      <w:jc w:val="center"/>
      <w:pPrChange w:id="12" w:author="Vladislava Andrushchenko" w:date="2026-08-03T22:24:00Z">
        <w:pPr>
          <w:spacing w:before="160" w:after="160" w:line="276" w:lineRule="auto"/>
          <w:ind w:firstLine="432"/>
          <w:jc w:val="center"/>
        </w:pPr>
      </w:pPrChange>
    </w:pPr>
    <w:rPr>
      <w:rFonts w:asciiTheme="minorHAnsi" w:hAnsiTheme="minorHAnsi"/>
      <w:i/>
      <w:iCs/>
      <w:color w:val="404040" w:themeColor="text1" w:themeTint="BF"/>
      <w:kern w:val="2"/>
      <w:szCs w:val="24"/>
      <w:lang/>
      <w14:ligatures w14:val="standardContextual"/>
      <w:rPrChange w:id="12" w:author="Vladislava Andrushchenko" w:date="2026-08-03T22:24:00Z">
        <w:rPr>
          <w:rFonts w:ascii="Ubuntu" w:eastAsiaTheme="minorHAnsi" w:hAnsi="Ubuntu" w:cstheme="minorBidi"/>
          <w:i/>
          <w:iCs/>
          <w:color w:val="404040" w:themeColor="text1" w:themeTint="BF"/>
          <w:sz w:val="24"/>
          <w:szCs w:val="22"/>
          <w:lang w:val="en-US" w:eastAsia="en-US" w:bidi="ar-SA"/>
        </w:rPr>
      </w:rPrChange>
    </w:rPr>
  </w:style>
  <w:style w:type="character" w:customStyle="1" w:styleId="QuoteChar">
    <w:name w:val="Quote Char"/>
    <w:basedOn w:val="DefaultParagraphFont"/>
    <w:link w:val="Quote"/>
    <w:uiPriority w:val="29"/>
    <w:rsid w:val="00161A6B"/>
    <w:rPr>
      <w:i/>
      <w:iCs/>
      <w:color w:val="404040" w:themeColor="text1" w:themeTint="BF"/>
    </w:rPr>
  </w:style>
  <w:style w:type="paragraph" w:styleId="ListParagraph">
    <w:name w:val="List Paragraph"/>
    <w:basedOn w:val="Normal"/>
    <w:uiPriority w:val="34"/>
    <w:qFormat/>
    <w:rsid w:val="00D874B7"/>
    <w:pPr>
      <w:spacing w:line="240" w:lineRule="auto"/>
      <w:ind w:left="720" w:firstLine="0"/>
      <w:contextualSpacing/>
      <w:pPrChange w:id="13" w:author="Vladislava Andrushchenko" w:date="2026-08-03T22:24:00Z">
        <w:pPr>
          <w:spacing w:line="276" w:lineRule="auto"/>
          <w:ind w:left="720" w:firstLine="432"/>
          <w:contextualSpacing/>
        </w:pPr>
      </w:pPrChange>
    </w:pPr>
    <w:rPr>
      <w:rFonts w:asciiTheme="minorHAnsi" w:hAnsiTheme="minorHAnsi"/>
      <w:kern w:val="2"/>
      <w:szCs w:val="24"/>
      <w:lang/>
      <w14:ligatures w14:val="standardContextual"/>
      <w:rPrChange w:id="13" w:author="Vladislava Andrushchenko" w:date="2026-08-03T22:24:00Z">
        <w:rPr>
          <w:rFonts w:ascii="Ubuntu" w:eastAsiaTheme="minorHAnsi" w:hAnsi="Ubuntu" w:cstheme="minorBidi"/>
          <w:sz w:val="24"/>
          <w:szCs w:val="22"/>
          <w:lang w:val="en-US" w:eastAsia="en-US" w:bidi="ar-SA"/>
        </w:rPr>
      </w:rPrChange>
    </w:rPr>
  </w:style>
  <w:style w:type="character" w:styleId="IntenseEmphasis">
    <w:name w:val="Intense Emphasis"/>
    <w:basedOn w:val="DefaultParagraphFont"/>
    <w:uiPriority w:val="21"/>
    <w:qFormat/>
    <w:rsid w:val="00161A6B"/>
    <w:rPr>
      <w:i/>
      <w:iCs/>
      <w:color w:val="0F4761" w:themeColor="accent1" w:themeShade="BF"/>
    </w:rPr>
  </w:style>
  <w:style w:type="paragraph" w:styleId="IntenseQuote">
    <w:name w:val="Intense Quote"/>
    <w:basedOn w:val="Normal"/>
    <w:next w:val="Normal"/>
    <w:link w:val="IntenseQuoteChar"/>
    <w:uiPriority w:val="30"/>
    <w:qFormat/>
    <w:rsid w:val="00D874B7"/>
    <w:pPr>
      <w:pBdr>
        <w:top w:val="single" w:sz="4" w:space="10" w:color="0F4761" w:themeColor="accent1" w:themeShade="BF"/>
        <w:bottom w:val="single" w:sz="4" w:space="10" w:color="0F4761" w:themeColor="accent1" w:themeShade="BF"/>
      </w:pBdr>
      <w:spacing w:before="360" w:after="360" w:line="240" w:lineRule="auto"/>
      <w:ind w:left="864" w:right="864" w:firstLine="0"/>
      <w:jc w:val="center"/>
      <w:pPrChange w:id="14" w:author="Vladislava Andrushchenko" w:date="2026-08-03T22:24:00Z">
        <w:pPr>
          <w:pBdr>
            <w:top w:val="single" w:sz="4" w:space="10" w:color="0F4761" w:themeColor="accent1" w:themeShade="BF"/>
            <w:bottom w:val="single" w:sz="4" w:space="10" w:color="0F4761" w:themeColor="accent1" w:themeShade="BF"/>
          </w:pBdr>
          <w:spacing w:before="360" w:after="360" w:line="276" w:lineRule="auto"/>
          <w:ind w:left="864" w:right="864" w:firstLine="432"/>
          <w:jc w:val="center"/>
        </w:pPr>
      </w:pPrChange>
    </w:pPr>
    <w:rPr>
      <w:rFonts w:asciiTheme="minorHAnsi" w:hAnsiTheme="minorHAnsi"/>
      <w:i/>
      <w:iCs/>
      <w:color w:val="0F4761" w:themeColor="accent1" w:themeShade="BF"/>
      <w:kern w:val="2"/>
      <w:szCs w:val="24"/>
      <w:lang/>
      <w14:ligatures w14:val="standardContextual"/>
      <w:rPrChange w:id="14" w:author="Vladislava Andrushchenko" w:date="2026-08-03T22:24:00Z">
        <w:rPr>
          <w:rFonts w:ascii="Ubuntu" w:eastAsiaTheme="minorHAnsi" w:hAnsi="Ubuntu" w:cstheme="minorBidi"/>
          <w:i/>
          <w:iCs/>
          <w:color w:val="0F4761" w:themeColor="accent1" w:themeShade="BF"/>
          <w:sz w:val="24"/>
          <w:szCs w:val="22"/>
          <w:lang w:val="en-US" w:eastAsia="en-US" w:bidi="ar-SA"/>
        </w:rPr>
      </w:rPrChange>
    </w:rPr>
  </w:style>
  <w:style w:type="character" w:customStyle="1" w:styleId="IntenseQuoteChar">
    <w:name w:val="Intense Quote Char"/>
    <w:basedOn w:val="DefaultParagraphFont"/>
    <w:link w:val="IntenseQuote"/>
    <w:uiPriority w:val="30"/>
    <w:rsid w:val="00161A6B"/>
    <w:rPr>
      <w:i/>
      <w:iCs/>
      <w:color w:val="0F4761" w:themeColor="accent1" w:themeShade="BF"/>
    </w:rPr>
  </w:style>
  <w:style w:type="character" w:styleId="IntenseReference">
    <w:name w:val="Intense Reference"/>
    <w:basedOn w:val="DefaultParagraphFont"/>
    <w:uiPriority w:val="32"/>
    <w:qFormat/>
    <w:rsid w:val="00161A6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61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61A6B"/>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154326">
      <w:bodyDiv w:val="1"/>
      <w:marLeft w:val="0"/>
      <w:marRight w:val="0"/>
      <w:marTop w:val="0"/>
      <w:marBottom w:val="0"/>
      <w:divBdr>
        <w:top w:val="none" w:sz="0" w:space="0" w:color="auto"/>
        <w:left w:val="none" w:sz="0" w:space="0" w:color="auto"/>
        <w:bottom w:val="none" w:sz="0" w:space="0" w:color="auto"/>
        <w:right w:val="none" w:sz="0" w:space="0" w:color="auto"/>
      </w:divBdr>
      <w:divsChild>
        <w:div w:id="838618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CE5D9-6512-FE40-A29E-8855FBFB2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2025-01-20T15:22:00Z</dcterms:created>
  <dcterms:modified xsi:type="dcterms:W3CDTF">2026-08-04T02:24:00Z</dcterms:modified>
</cp:coreProperties>
</file>