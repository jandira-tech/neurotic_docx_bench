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C80F43">
      <w:pPr>
        <w:pPrChange w:id="10" w:author="Nick Bernal" w:date="2026-08-03T22:17:00Z" w16du:dateUtc="2026-08-04T02:17:00Z">
          <w:pPr>
            <w:pStyle w:val="ListParagraph"/>
            <w:numPr>
              <w:numId w:val="2"/>
            </w:numPr>
            <w:ind w:hanging="360"/>
          </w:pPr>
        </w:pPrChange>
      </w:pPr>
      <w:ins w:id="11" w:author="Nick Bernal" w:date="2026-08-03T22:17:00Z" w16du:dateUtc="2026-08-04T02:17:00Z">
        <w:r>
          <w:t>Page</w:t>
        </w:r>
      </w:ins>
      <w:del w:id="12" w:author="Nick Bernal" w:date="2026-08-03T22:17:00Z" w16du:dateUtc="2026-08-04T02:17:00Z">
        <w:r w:rsidR="008B74BE">
          <w:delText>List item</w:delText>
        </w:r>
      </w:del>
      <w:r w:rsidR="008B74BE">
        <w:t xml:space="preserve"> 1</w:t>
      </w:r>
    </w:p>
    <w:p w14:paraId="363C6EBC" w14:textId="77777777" w:rsidR="00C80F43" w:rsidRDefault="00C80F43">
      <w:pPr>
        <w:rPr>
          <w:ins w:id="13" w:author="Nick Bernal" w:date="2026-08-03T22:17:00Z" w16du:dateUtc="2026-08-04T02:17:00Z"/>
        </w:rPr>
      </w:pPr>
      <w:ins w:id="14" w:author="Nick Bernal" w:date="2026-08-03T22:17:00Z" w16du:dateUtc="2026-08-04T02:17:00Z">
        <w:r>
          <w:br w:type="page"/>
        </w:r>
      </w:ins>
    </w:p>
    <w:p w14:paraId="2BAA33A0" w14:textId="73BF5DC6" w:rsidR="008B74BE" w:rsidRDefault="00C80F43" w:rsidP="008B74BE">
      <w:pPr>
        <w:pStyle w:val="ListParagraph"/>
        <w:numPr>
          <w:ilvl w:val="0"/>
          <w:numId w:val="2"/>
        </w:numPr>
        <w:rPr>
          <w:del w:id="15" w:author="Nick Bernal" w:date="2026-08-03T22:17:00Z" w16du:dateUtc="2026-08-04T02:17:00Z"/>
        </w:rPr>
      </w:pPr>
      <w:ins w:id="16" w:author="Nick Bernal" w:date="2026-08-03T22:17:00Z" w16du:dateUtc="2026-08-04T02:17:00Z">
        <w:r>
          <w:lastRenderedPageBreak/>
          <w:t>Page</w:t>
        </w:r>
      </w:ins>
      <w:del w:id="17" w:author="Nick Bernal" w:date="2026-08-03T22:17:00Z" w16du:dateUtc="2026-08-04T02:17:00Z">
        <w:r w:rsidR="008B74BE">
          <w:delText>List item</w:delText>
        </w:r>
      </w:del>
      <w:r w:rsidR="008B74BE">
        <w:t xml:space="preserve"> 2</w:t>
      </w:r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del w:id="18" w:author="Nick Bernal" w:date="2026-08-03T22:17:00Z" w16du:dateUtc="2026-08-04T02:17:00Z"/>
        </w:rPr>
      </w:pPr>
      <w:del w:id="19" w:author="Nick Bernal" w:date="2026-08-03T22:17:00Z" w16du:dateUtc="2026-08-04T02:17:00Z">
        <w:r>
          <w:delText>Indentation 1</w:delText>
        </w:r>
      </w:del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del w:id="20" w:author="Nick Bernal" w:date="2026-08-03T22:17:00Z" w16du:dateUtc="2026-08-04T02:17:00Z"/>
        </w:rPr>
      </w:pPr>
      <w:del w:id="21" w:author="Nick Bernal" w:date="2026-08-03T22:17:00Z" w16du:dateUtc="2026-08-04T02:17:00Z">
        <w:r>
          <w:delText>Back</w:delText>
        </w:r>
      </w:del>
    </w:p>
    <w:p w14:paraId="17C8BA61" w14:textId="77777777" w:rsidR="003140C5" w:rsidRDefault="003140C5" w:rsidP="003140C5">
      <w:pPr>
        <w:rPr>
          <w:del w:id="22" w:author="Nick Bernal" w:date="2026-08-03T22:17:00Z" w16du:dateUtc="2026-08-04T02:17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23" w:author="Nick Bernal" w:date="2026-08-03T22:17:00Z" w16du:dateUtc="2026-08-04T02:17:00Z"/>
        </w:rPr>
      </w:pPr>
      <w:del w:id="24" w:author="Nick Bernal" w:date="2026-08-03T22:17:00Z" w16du:dateUtc="2026-08-04T02:17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25" w:author="Nick Bernal" w:date="2026-08-03T22:17:00Z" w16du:dateUtc="2026-08-04T02:17:00Z"/>
        </w:rPr>
      </w:pPr>
      <w:del w:id="26" w:author="Nick Bernal" w:date="2026-08-03T22:17:00Z" w16du:dateUtc="2026-08-04T02:17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27" w:author="Nick Bernal" w:date="2026-08-03T22:17:00Z" w16du:dateUtc="2026-08-04T02:17:00Z"/>
        </w:rPr>
      </w:pPr>
      <w:del w:id="28" w:author="Nick Bernal" w:date="2026-08-03T22:17:00Z" w16du:dateUtc="2026-08-04T02:17:00Z">
        <w:r>
          <w:delText>With indend 1</w:delText>
        </w:r>
      </w:del>
    </w:p>
    <w:p w14:paraId="2BE4DAE9" w14:textId="0ADF5B03" w:rsidR="003140C5" w:rsidRDefault="003140C5">
      <w:pPr>
        <w:pPrChange w:id="29" w:author="Nick Bernal" w:date="2026-08-03T22:17:00Z" w16du:dateUtc="2026-08-04T02:17:00Z">
          <w:pPr>
            <w:pStyle w:val="ListParagraph"/>
            <w:numPr>
              <w:numId w:val="3"/>
            </w:numPr>
            <w:ind w:hanging="360"/>
          </w:pPr>
        </w:pPrChange>
      </w:pPr>
      <w:del w:id="30" w:author="Nick Bernal" w:date="2026-08-03T22:17:00Z" w16du:dateUtc="2026-08-04T02:17:00Z">
        <w:r>
          <w:delText>last</w:delText>
        </w:r>
      </w:del>
    </w:p>
    <w:sectPr w:rsidR="003140C5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33B8F" w14:textId="77777777" w:rsidR="006D7D35" w:rsidRDefault="006D7D35" w:rsidP="00E62090">
      <w:r>
        <w:separator/>
      </w:r>
    </w:p>
  </w:endnote>
  <w:endnote w:type="continuationSeparator" w:id="0">
    <w:p w14:paraId="5600511A" w14:textId="77777777" w:rsidR="006D7D35" w:rsidRDefault="006D7D35" w:rsidP="00E6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4DF3" w14:textId="76A9B8D9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ins w:id="31" w:author="Nick Bernal" w:date="2026-08-03T22:17:00Z" w16du:dateUtc="2026-08-04T02:1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3052DE29" w14:textId="77777777" w:rsidR="00E62090" w:rsidRDefault="00E62090" w:rsidP="00C80F43">
    <w:pPr>
      <w:pStyle w:val="Footer"/>
      <w:ind w:right="360"/>
      <w:pPrChange w:id="32" w:author="Nick Bernal" w:date="2026-08-03T22:17:00Z" w16du:dateUtc="2026-08-04T02:17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1E8B" w14:textId="749260CE" w:rsidR="00C80F43" w:rsidRDefault="00C80F43" w:rsidP="00351B5C">
    <w:pPr>
      <w:pStyle w:val="Footer"/>
      <w:framePr w:wrap="none" w:vAnchor="text" w:hAnchor="margin" w:xAlign="right" w:y="1"/>
      <w:rPr>
        <w:ins w:id="33" w:author="Nick Bernal" w:date="2026-08-03T22:17:00Z" w16du:dateUtc="2026-08-04T02:17:00Z"/>
        <w:rStyle w:val="PageNumber"/>
      </w:rPr>
    </w:pPr>
    <w:ins w:id="34" w:author="Nick Bernal" w:date="2026-08-03T22:17:00Z" w16du:dateUtc="2026-08-04T02:1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69EE1188" w14:textId="77777777" w:rsidR="00E62090" w:rsidRDefault="00C80F43" w:rsidP="00C80F43">
    <w:pPr>
      <w:pStyle w:val="Footer"/>
      <w:ind w:right="360"/>
      <w:pPrChange w:id="35" w:author="Nick Bernal" w:date="2026-08-03T22:17:00Z" w16du:dateUtc="2026-08-04T02:17:00Z">
        <w:pPr>
          <w:pStyle w:val="Footer"/>
        </w:pPr>
      </w:pPrChange>
    </w:pPr>
    <w:ins w:id="36" w:author="Nick Bernal" w:date="2026-08-03T22:17:00Z" w16du:dateUtc="2026-08-04T02:17:00Z">
      <w:r>
        <w:t>Footer – right side page num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7208" w14:textId="77777777" w:rsidR="006D7D35" w:rsidRDefault="006D7D35" w:rsidP="00E62090">
      <w:r>
        <w:separator/>
      </w:r>
    </w:p>
  </w:footnote>
  <w:footnote w:type="continuationSeparator" w:id="0">
    <w:p w14:paraId="29E229B4" w14:textId="77777777" w:rsidR="006D7D35" w:rsidRDefault="006D7D35" w:rsidP="00E62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77B1" w14:textId="77777777" w:rsidR="00E62090" w:rsidRDefault="00E62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2B1C2A"/>
    <w:rsid w:val="003140C5"/>
    <w:rsid w:val="00360F1B"/>
    <w:rsid w:val="003C1D14"/>
    <w:rsid w:val="003C58BC"/>
    <w:rsid w:val="00470754"/>
    <w:rsid w:val="004C45D0"/>
    <w:rsid w:val="006B56F3"/>
    <w:rsid w:val="006D7D35"/>
    <w:rsid w:val="007E0713"/>
    <w:rsid w:val="008B74BE"/>
    <w:rsid w:val="00931F1A"/>
    <w:rsid w:val="00B33473"/>
    <w:rsid w:val="00C80F43"/>
    <w:rsid w:val="00C972EA"/>
    <w:rsid w:val="00E62090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/>
      <w:outlineLvl w:val="2"/>
      <w:pPrChange w:id="0" w:author="Nick Bernal" w:date="2026-08-03T22:17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  <w:pPrChange w:id="1" w:author="Nick Bernal" w:date="2026-08-03T22:17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  <w:pPrChange w:id="2" w:author="Nick Bernal" w:date="2026-08-03T22:17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  <w:pPrChange w:id="3" w:author="Nick Bernal" w:date="2026-08-03T22:1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  <w:pPrChange w:id="4" w:author="Nick Bernal" w:date="2026-08-03T22:1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  <w:pPrChange w:id="5" w:author="Nick Bernal" w:date="2026-08-03T22:1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  <w:pPrChange w:id="6" w:author="Nick Bernal" w:date="2026-08-03T22:1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  <w:pPrChange w:id="7" w:author="Nick Bernal" w:date="2026-08-03T22:1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  <w:pPrChange w:id="8" w:author="Nick Bernal" w:date="2026-08-03T22:17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8" w:author="Nick Bernal" w:date="2026-08-03T22:1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62090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  <w:pPrChange w:id="9" w:author="Nick Bernal" w:date="2026-08-03T22:17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9" w:author="Nick Bernal" w:date="2026-08-03T22:1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62090"/>
    <w:rPr>
      <w:rFonts w:ascii="Arial" w:hAnsi="Arial" w:cs="Times New Roman (Body CS)"/>
    </w:rPr>
  </w:style>
  <w:style w:type="character" w:styleId="PageNumber">
    <w:name w:val="page number"/>
    <w:basedOn w:val="DefaultParagraphFont"/>
    <w:uiPriority w:val="99"/>
    <w:semiHidden/>
    <w:unhideWhenUsed/>
    <w:rsid w:val="00E62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2026-08-04T02:17:00Z</dcterms:modified>
</cp:coreProperties>
</file>