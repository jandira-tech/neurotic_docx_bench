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DFC2" w14:textId="7D310844" w:rsidR="00732132" w:rsidRDefault="00732132" w:rsidP="00732132">
      <w:pPr>
        <w:numPr>
          <w:ilvl w:val="0"/>
          <w:numId w:val="7"/>
        </w:numPr>
        <w:shd w:val="clear" w:color="auto" w:fill="FFFFFF"/>
        <w:spacing w:before="90" w:after="0" w:line="240" w:lineRule="auto"/>
        <w:jc w:val="both"/>
        <w:rPr>
          <w:ins w:id="15" w:author="Vladislava Andrushchenko" w:date="2026-08-03T22:24:00Z" w16du:dateUtc="2026-08-04T02:24:00Z"/>
        </w:rPr>
      </w:pPr>
      <w:ins w:id="16" w:author="Vladislava Andrushchenko" w:date="2026-08-03T22:24:00Z" w16du:dateUtc="2026-08-04T02:24: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1843E979" w14:textId="77777777" w:rsidR="00732132" w:rsidRDefault="00732132" w:rsidP="00732132">
      <w:pPr>
        <w:spacing w:before="0" w:after="0" w:line="276" w:lineRule="auto"/>
        <w:rPr>
          <w:ins w:id="17" w:author="Vladislava Andrushchenko" w:date="2026-08-03T22:24:00Z" w16du:dateUtc="2026-08-04T02:24:00Z"/>
        </w:rPr>
      </w:pPr>
    </w:p>
    <w:p w14:paraId="00609230" w14:textId="77777777" w:rsidR="00732132" w:rsidRDefault="00732132" w:rsidP="00732132">
      <w:pPr>
        <w:numPr>
          <w:ilvl w:val="0"/>
          <w:numId w:val="8"/>
        </w:numPr>
        <w:shd w:val="clear" w:color="auto" w:fill="FFFFFF"/>
        <w:spacing w:before="0" w:after="0" w:line="240" w:lineRule="auto"/>
        <w:rPr>
          <w:ins w:id="18" w:author="Vladislava Andrushchenko" w:date="2026-08-03T22:24:00Z" w16du:dateUtc="2026-08-04T02:24:00Z"/>
        </w:rPr>
      </w:pPr>
      <w:ins w:id="19" w:author="Vladislava Andrushchenko" w:date="2026-08-03T22:24:00Z" w16du:dateUtc="2026-08-04T02:24:00Z">
        <w:r>
          <w:rPr>
            <w:b/>
            <w:sz w:val="23"/>
            <w:u w:val="single" w:color="000000"/>
          </w:rPr>
          <w:t>N</w:t>
        </w:r>
        <w:r>
          <w:rPr>
            <w:b/>
            <w:sz w:val="18"/>
            <w:u w:val="single" w:color="000000"/>
          </w:rPr>
          <w:t xml:space="preserve">O </w:t>
        </w:r>
        <w:r>
          <w:rPr>
            <w:b/>
            <w:sz w:val="23"/>
            <w:u w:val="single" w:color="000000"/>
          </w:rPr>
          <w:t>L</w:t>
        </w:r>
        <w:r>
          <w:rPr>
            <w:b/>
            <w:sz w:val="18"/>
            <w:u w:val="single" w:color="000000"/>
          </w:rPr>
          <w:t>ICENSE</w:t>
        </w:r>
      </w:ins>
    </w:p>
    <w:p w14:paraId="13D4FD01" w14:textId="77777777" w:rsidR="00732132" w:rsidRDefault="00732132" w:rsidP="00732132">
      <w:pPr>
        <w:spacing w:before="0" w:after="0" w:line="276" w:lineRule="auto"/>
        <w:rPr>
          <w:ins w:id="20" w:author="Vladislava Andrushchenko" w:date="2026-08-03T22:24:00Z" w16du:dateUtc="2026-08-04T02:24:00Z"/>
        </w:rPr>
      </w:pPr>
    </w:p>
    <w:p w14:paraId="6CFAC05E" w14:textId="09DECD1B" w:rsidR="00732132" w:rsidRDefault="00732132" w:rsidP="00732132">
      <w:pPr>
        <w:numPr>
          <w:ilvl w:val="0"/>
          <w:numId w:val="9"/>
        </w:numPr>
        <w:shd w:val="clear" w:color="auto" w:fill="FFFFFF"/>
        <w:spacing w:before="91" w:after="0" w:line="240" w:lineRule="auto"/>
        <w:jc w:val="both"/>
        <w:rPr>
          <w:ins w:id="21" w:author="Vladislava Andrushchenko" w:date="2026-08-03T22:24:00Z" w16du:dateUtc="2026-08-04T02:24:00Z"/>
        </w:rPr>
      </w:pPr>
      <w:ins w:id="22" w:author="Vladislava Andrushchenko" w:date="2026-08-03T22:24:00Z" w16du:dateUtc="2026-08-04T02:24: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6AB2B669" w14:textId="77777777" w:rsidR="00732132" w:rsidRDefault="00732132" w:rsidP="00732132">
      <w:pPr>
        <w:spacing w:before="0" w:after="0" w:line="276" w:lineRule="auto"/>
        <w:rPr>
          <w:ins w:id="23" w:author="Vladislava Andrushchenko" w:date="2026-08-03T22:24:00Z" w16du:dateUtc="2026-08-04T02:24:00Z"/>
        </w:rPr>
      </w:pPr>
    </w:p>
    <w:p w14:paraId="650CCB82" w14:textId="77777777" w:rsidR="00732132" w:rsidRDefault="00732132" w:rsidP="00732132">
      <w:pPr>
        <w:numPr>
          <w:ilvl w:val="0"/>
          <w:numId w:val="10"/>
        </w:numPr>
        <w:spacing w:before="0" w:after="0" w:line="240" w:lineRule="auto"/>
        <w:rPr>
          <w:ins w:id="24" w:author="Vladislava Andrushchenko" w:date="2026-08-03T22:24:00Z" w16du:dateUtc="2026-08-04T02:24:00Z"/>
        </w:rPr>
      </w:pPr>
      <w:ins w:id="25" w:author="Vladislava Andrushchenko" w:date="2026-08-03T22:24:00Z" w16du:dateUtc="2026-08-04T02:24:00Z">
        <w:r>
          <w:rPr>
            <w:b/>
            <w:sz w:val="23"/>
            <w:u w:val="single" w:color="000000"/>
          </w:rPr>
          <w:t>Export Restrictions</w:t>
        </w:r>
      </w:ins>
    </w:p>
    <w:p w14:paraId="36E8339C" w14:textId="77777777" w:rsidR="00732132" w:rsidRDefault="00732132" w:rsidP="00732132">
      <w:pPr>
        <w:spacing w:before="0" w:after="0" w:line="276" w:lineRule="auto"/>
        <w:rPr>
          <w:ins w:id="26" w:author="Vladislava Andrushchenko" w:date="2026-08-03T22:24:00Z" w16du:dateUtc="2026-08-04T02:24:00Z"/>
        </w:rPr>
      </w:pPr>
    </w:p>
    <w:p w14:paraId="2157158A" w14:textId="77777777" w:rsidR="005656DA" w:rsidRDefault="00C81EB3">
      <w:pPr>
        <w:pStyle w:val="NormalWeb"/>
        <w:spacing w:before="0" w:after="225"/>
        <w:jc w:val="both"/>
        <w:rPr>
          <w:del w:id="27" w:author="Vladislava Andrushchenko" w:date="2026-08-03T22:24:00Z" w16du:dateUtc="2026-08-04T02:24:00Z"/>
        </w:rPr>
      </w:pPr>
      <w:del w:id="28" w:author="Vladislava Andrushchenko" w:date="2026-08-03T22:24:00Z" w16du:dateUtc="2026-08-04T02:24:00Z">
        <w:r>
          <w:rPr>
            <w:rFonts w:ascii="Arial" w:eastAsia="Arial" w:hAnsi="Arial" w:cs="Arial"/>
            <w:b/>
            <w:shd w:val="clear" w:color="auto" w:fill="FFFFFF"/>
          </w:rPr>
          <w:delText>A list of list features:</w:delText>
        </w:r>
      </w:del>
    </w:p>
    <w:p w14:paraId="24E2078E" w14:textId="77777777" w:rsidR="005656DA" w:rsidRDefault="00C81EB3">
      <w:pPr>
        <w:pStyle w:val="NormalWeb"/>
        <w:spacing w:before="0" w:after="225"/>
        <w:jc w:val="both"/>
        <w:rPr>
          <w:del w:id="29" w:author="Vladislava Andrushchenko" w:date="2026-08-03T22:24:00Z" w16du:dateUtc="2026-08-04T02:24:00Z"/>
        </w:rPr>
      </w:pPr>
      <w:del w:id="30" w:author="Vladislava Andrushchenko" w:date="2026-08-03T22:24:00Z" w16du:dateUtc="2026-08-04T02:24:00Z">
        <w:r>
          <w:rPr>
            <w:rFonts w:ascii="Arial" w:eastAsia="Arial" w:hAnsi="Arial" w:cs="Arial"/>
            <w:shd w:val="clear" w:color="auto" w:fill="FFFFFF"/>
          </w:rPr>
          <w:delText>We support bullets, symbols and more</w:delText>
        </w:r>
      </w:del>
    </w:p>
    <w:p w14:paraId="0E48A3D0" w14:textId="77777777" w:rsidR="005656DA" w:rsidRDefault="00C81EB3">
      <w:pPr>
        <w:pStyle w:val="NormalWeb"/>
        <w:numPr>
          <w:ilvl w:val="0"/>
          <w:numId w:val="5"/>
        </w:numPr>
        <w:spacing w:before="0" w:after="225"/>
        <w:jc w:val="both"/>
        <w:rPr>
          <w:del w:id="31" w:author="Vladislava Andrushchenko" w:date="2026-08-03T22:24:00Z" w16du:dateUtc="2026-08-04T02:24:00Z"/>
          <w:rFonts w:ascii="Arial" w:eastAsia="Arial" w:hAnsi="Arial" w:cs="Arial"/>
          <w:shd w:val="clear" w:color="auto" w:fill="FFFFFF"/>
        </w:rPr>
      </w:pPr>
      <w:del w:id="32" w:author="Vladislava Andrushchenko" w:date="2026-08-03T22:24:00Z" w16du:dateUtc="2026-08-04T02:24:00Z">
        <w:r>
          <w:rPr>
            <w:rFonts w:ascii="Arial" w:eastAsia="Arial" w:hAnsi="Arial" w:cs="Arial"/>
            <w:shd w:val="clear" w:color="auto" w:fill="FFFFFF"/>
          </w:rPr>
          <w:delText>All sorts of bullets.</w:delText>
        </w:r>
      </w:del>
    </w:p>
    <w:p w14:paraId="13C11225" w14:textId="77777777" w:rsidR="005656DA" w:rsidRDefault="00C81EB3">
      <w:pPr>
        <w:pStyle w:val="NormalWeb"/>
        <w:numPr>
          <w:ilvl w:val="1"/>
          <w:numId w:val="5"/>
        </w:numPr>
        <w:spacing w:before="0" w:after="225"/>
        <w:jc w:val="both"/>
        <w:rPr>
          <w:del w:id="33" w:author="Vladislava Andrushchenko" w:date="2026-08-03T22:24:00Z" w16du:dateUtc="2026-08-04T02:24:00Z"/>
          <w:rFonts w:ascii="Arial" w:eastAsia="Arial" w:hAnsi="Arial" w:cs="Arial"/>
          <w:shd w:val="clear" w:color="auto" w:fill="FFFFFF"/>
        </w:rPr>
      </w:pPr>
      <w:del w:id="34" w:author="Vladislava Andrushchenko" w:date="2026-08-03T22:24:00Z" w16du:dateUtc="2026-08-04T02:24:00Z">
        <w:r>
          <w:rPr>
            <w:rFonts w:ascii="Arial" w:eastAsia="Arial" w:hAnsi="Arial" w:cs="Arial"/>
            <w:shd w:val="clear" w:color="auto" w:fill="FFFFFF"/>
          </w:rPr>
          <w:delText>Nested lists</w:delText>
        </w:r>
      </w:del>
    </w:p>
    <w:p w14:paraId="70E1D607" w14:textId="77777777" w:rsidR="005656DA" w:rsidRDefault="005F419A">
      <w:pPr>
        <w:pStyle w:val="NormalWeb"/>
        <w:numPr>
          <w:ilvl w:val="2"/>
          <w:numId w:val="5"/>
        </w:numPr>
        <w:spacing w:before="0" w:after="225"/>
        <w:jc w:val="both"/>
        <w:rPr>
          <w:del w:id="35" w:author="Vladislava Andrushchenko" w:date="2026-08-03T22:24:00Z" w16du:dateUtc="2026-08-04T02:24:00Z"/>
          <w:rFonts w:ascii="Arial" w:eastAsia="Arial" w:hAnsi="Arial" w:cs="Arial"/>
          <w:shd w:val="clear" w:color="auto" w:fill="FFFFFF"/>
        </w:rPr>
      </w:pPr>
      <w:del w:id="36" w:author="Vladislava Andrushchenko" w:date="2026-08-03T22:24:00Z" w16du:dateUtc="2026-08-04T02:24:00Z">
        <w:r>
          <w:rPr>
            <w:rFonts w:ascii="Arial" w:eastAsia="Arial" w:hAnsi="Arial" w:cs="Arial"/>
            <w:shd w:val="clear" w:color="auto" w:fill="FFFFFF"/>
          </w:rPr>
          <w:delText xml:space="preserve">With </w:delText>
        </w:r>
      </w:del>
    </w:p>
    <w:p w14:paraId="22DCBA6A" w14:textId="77777777" w:rsidR="005656DA" w:rsidRDefault="005F419A">
      <w:pPr>
        <w:pStyle w:val="NormalWeb"/>
        <w:numPr>
          <w:ilvl w:val="2"/>
          <w:numId w:val="5"/>
        </w:numPr>
        <w:spacing w:before="0" w:after="225"/>
        <w:jc w:val="both"/>
        <w:rPr>
          <w:del w:id="37" w:author="Vladislava Andrushchenko" w:date="2026-08-03T22:24:00Z" w16du:dateUtc="2026-08-04T02:24:00Z"/>
          <w:rFonts w:ascii="Arial" w:eastAsia="Arial" w:hAnsi="Arial" w:cs="Arial"/>
          <w:shd w:val="clear" w:color="auto" w:fill="FFFFFF"/>
        </w:rPr>
      </w:pPr>
      <w:del w:id="38" w:author="Vladislava Andrushchenko" w:date="2026-08-03T22:24:00Z" w16du:dateUtc="2026-08-04T02:24:00Z">
        <w:r>
          <w:rPr>
            <w:rFonts w:ascii="Arial" w:eastAsia="Arial" w:hAnsi="Arial" w:cs="Arial"/>
            <w:shd w:val="clear" w:color="auto" w:fill="FFFFFF"/>
          </w:rPr>
          <w:delText>Lots of plenty of different icons</w:delText>
        </w:r>
      </w:del>
    </w:p>
    <w:p w14:paraId="08E82F55" w14:textId="77777777" w:rsidR="005656DA" w:rsidRDefault="00C81EB3">
      <w:pPr>
        <w:pStyle w:val="NormalWeb"/>
        <w:numPr>
          <w:ilvl w:val="0"/>
          <w:numId w:val="6"/>
        </w:numPr>
        <w:spacing w:before="0" w:after="225"/>
        <w:jc w:val="both"/>
        <w:rPr>
          <w:del w:id="39" w:author="Vladislava Andrushchenko" w:date="2026-08-03T22:24:00Z" w16du:dateUtc="2026-08-04T02:24:00Z"/>
          <w:rFonts w:ascii="Arial" w:eastAsia="Arial" w:hAnsi="Arial" w:cs="Arial"/>
          <w:shd w:val="clear" w:color="auto" w:fill="FFFFFF"/>
        </w:rPr>
      </w:pPr>
      <w:del w:id="40" w:author="Vladislava Andrushchenko" w:date="2026-08-03T22:24:00Z" w16du:dateUtc="2026-08-04T02:24:00Z">
        <w:r>
          <w:rPr>
            <w:rFonts w:ascii="Arial" w:eastAsia="Arial" w:hAnsi="Arial" w:cs="Arial"/>
            <w:shd w:val="clear" w:color="auto" w:fill="FFFFFF"/>
          </w:rPr>
          <w:delText>Numbers</w:delText>
        </w:r>
      </w:del>
    </w:p>
    <w:p w14:paraId="4E6C738B" w14:textId="77777777" w:rsidR="005656DA" w:rsidRDefault="00EC1A79">
      <w:pPr>
        <w:pStyle w:val="NormalWeb"/>
        <w:numPr>
          <w:ilvl w:val="1"/>
          <w:numId w:val="6"/>
        </w:numPr>
        <w:spacing w:before="0" w:after="225"/>
        <w:jc w:val="both"/>
        <w:rPr>
          <w:del w:id="41" w:author="Vladislava Andrushchenko" w:date="2026-08-03T22:24:00Z" w16du:dateUtc="2026-08-04T02:24:00Z"/>
          <w:rFonts w:ascii="Arial" w:eastAsia="Arial" w:hAnsi="Arial" w:cs="Arial"/>
          <w:shd w:val="clear" w:color="auto" w:fill="FFFFFF"/>
        </w:rPr>
      </w:pPr>
      <w:del w:id="42" w:author="Vladislava Andrushchenko" w:date="2026-08-03T22:24:00Z" w16du:dateUtc="2026-08-04T02:24:00Z">
        <w:r>
          <w:rPr>
            <w:rFonts w:ascii="Arial" w:eastAsia="Arial" w:hAnsi="Arial" w:cs="Arial"/>
            <w:shd w:val="clear" w:color="auto" w:fill="FFFFFF"/>
          </w:rPr>
          <w:delText>Or letters</w:delText>
        </w:r>
      </w:del>
    </w:p>
    <w:p w14:paraId="31998705" w14:textId="77777777" w:rsidR="005656DA" w:rsidRDefault="00C81EB3">
      <w:pPr>
        <w:rPr>
          <w:rFonts w:eastAsia="Arial"/>
          <w:rPrChange w:id="43" w:author="Vladislava Andrushchenko" w:date="2026-08-03T22:24:00Z" w16du:dateUtc="2026-08-04T02:24:00Z">
            <w:rPr>
              <w:rFonts w:ascii="Arial" w:eastAsia="Arial" w:hAnsi="Arial" w:cs="Arial"/>
              <w:shd w:val="clear" w:color="auto" w:fill="FFFFFF"/>
            </w:rPr>
          </w:rPrChange>
        </w:rPr>
        <w:pPrChange w:id="44" w:author="Vladislava Andrushchenko" w:date="2026-08-03T22:24:00Z" w16du:dateUtc="2026-08-04T02:24:00Z">
          <w:pPr>
            <w:pStyle w:val="NormalWeb"/>
            <w:numPr>
              <w:ilvl w:val="1"/>
              <w:numId w:val="6"/>
            </w:numPr>
            <w:spacing w:before="0" w:after="225"/>
            <w:ind w:left="720" w:hanging="360"/>
            <w:jc w:val="both"/>
          </w:pPr>
        </w:pPrChange>
      </w:pPr>
      <w:del w:id="45" w:author="Vladislava Andrushchenko" w:date="2026-08-03T22:24:00Z" w16du:dateUtc="2026-08-04T02:24:00Z">
        <w:r>
          <w:rPr>
            <w:rFonts w:ascii="Arial" w:eastAsia="Arial" w:hAnsi="Arial" w:cs="Arial"/>
            <w:shd w:val="clear" w:color="auto" w:fill="FFFFFF"/>
          </w:rPr>
          <w:delText>All sorts of lists are supported</w:delText>
        </w:r>
      </w:del>
    </w:p>
    <w:sectPr w:rsidR="005656DA">
      <w:headerReference w:type="default" r:id="rId7"/>
      <w:footerReference w:type="default" r:id="rId8"/>
      <w:pgSz w:w="11906" w:h="16838"/>
      <w:pgMar w:top="1440" w:right="1440" w:bottom="1440" w:left="1440" w:header="708" w:footer="708" w:gutter="0"/>
      <w:cols w:space="708"/>
      <w:docGrid w:linePitch="360"/>
      <w:sectPrChange w:id="48" w:author="Vladislava Andrushchenko" w:date="2026-08-03T22:24:00Z" w16du:dateUtc="2026-08-04T02:24:00Z">
        <w:sectPr w:rsidR="005656DA">
          <w:pgSz w:w="12240" w:h="15840"/>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3F81" w14:textId="77777777" w:rsidR="007B7929" w:rsidRDefault="007B7929" w:rsidP="00272564">
      <w:pPr>
        <w:spacing w:before="0" w:after="0" w:line="240" w:lineRule="auto"/>
        <w:pPrChange w:id="13" w:author="Vladislava Andrushchenko" w:date="2026-08-03T22:24:00Z" w16du:dateUtc="2026-08-04T02:24:00Z">
          <w:pPr/>
        </w:pPrChange>
      </w:pPr>
      <w:r>
        <w:separator/>
      </w:r>
    </w:p>
  </w:endnote>
  <w:endnote w:type="continuationSeparator" w:id="0">
    <w:p w14:paraId="7350DE23" w14:textId="77777777" w:rsidR="007B7929" w:rsidRDefault="007B7929" w:rsidP="00272564">
      <w:pPr>
        <w:spacing w:before="0" w:after="0" w:line="240" w:lineRule="auto"/>
        <w:pPrChange w:id="14" w:author="Vladislava Andrushchenko" w:date="2026-08-03T22:24:00Z" w16du:dateUtc="2026-08-04T02:24: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A621" w14:textId="77777777" w:rsidR="005656DA" w:rsidRDefault="005656DA">
    <w:pPr>
      <w:pPrChange w:id="47" w:author="Vladislava Andrushchenko" w:date="2026-08-03T22:24:00Z" w16du:dateUtc="2026-08-04T02:24: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3960" w14:textId="77777777" w:rsidR="007B7929" w:rsidRDefault="007B7929" w:rsidP="00272564">
      <w:pPr>
        <w:spacing w:before="0" w:after="0" w:line="240" w:lineRule="auto"/>
        <w:pPrChange w:id="11" w:author="Vladislava Andrushchenko" w:date="2026-08-03T22:24:00Z" w16du:dateUtc="2026-08-04T02:24:00Z">
          <w:pPr/>
        </w:pPrChange>
      </w:pPr>
      <w:r>
        <w:separator/>
      </w:r>
    </w:p>
  </w:footnote>
  <w:footnote w:type="continuationSeparator" w:id="0">
    <w:p w14:paraId="617487FA" w14:textId="77777777" w:rsidR="007B7929" w:rsidRDefault="007B7929" w:rsidP="00272564">
      <w:pPr>
        <w:spacing w:before="0" w:after="0" w:line="240" w:lineRule="auto"/>
        <w:pPrChange w:id="12" w:author="Vladislava Andrushchenko" w:date="2026-08-03T22:24:00Z" w16du:dateUtc="2026-08-04T02:24: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9764" w14:textId="77777777" w:rsidR="005656DA" w:rsidRDefault="005656DA">
    <w:pPr>
      <w:pStyle w:val="IntenseReference"/>
      <w:pPrChange w:id="46" w:author="Vladislava Andrushchenko" w:date="2026-08-03T22:24:00Z" w16du:dateUtc="2026-08-04T02:2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0A7D7DA6"/>
    <w:multiLevelType w:val="hybridMultilevel"/>
    <w:tmpl w:val="2BA47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C69AA"/>
    <w:multiLevelType w:val="hybridMultilevel"/>
    <w:tmpl w:val="B36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71E82"/>
    <w:multiLevelType w:val="multilevel"/>
    <w:tmpl w:val="402ADE08"/>
    <w:lvl w:ilvl="0">
      <w:start w:val="1"/>
      <w:numFmt w:val="upperLetter"/>
      <w:lvlText w:val="%1."/>
      <w:lvlJc w:val="left"/>
      <w:pPr>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A53180B"/>
    <w:multiLevelType w:val="multilevel"/>
    <w:tmpl w:val="009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7" w15:restartNumberingAfterBreak="0">
    <w:nsid w:val="4CBD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3A1E9E"/>
    <w:multiLevelType w:val="hybridMultilevel"/>
    <w:tmpl w:val="28EA07BA"/>
    <w:lvl w:ilvl="0" w:tplc="CE982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368524334">
    <w:abstractNumId w:val="5"/>
  </w:num>
  <w:num w:numId="2" w16cid:durableId="428503995">
    <w:abstractNumId w:val="4"/>
  </w:num>
  <w:num w:numId="3" w16cid:durableId="1104813156">
    <w:abstractNumId w:val="8"/>
  </w:num>
  <w:num w:numId="4" w16cid:durableId="1434743278">
    <w:abstractNumId w:val="3"/>
  </w:num>
  <w:num w:numId="5" w16cid:durableId="834497509">
    <w:abstractNumId w:val="2"/>
  </w:num>
  <w:num w:numId="6" w16cid:durableId="104934858">
    <w:abstractNumId w:val="7"/>
  </w:num>
  <w:num w:numId="7" w16cid:durableId="149487795">
    <w:abstractNumId w:val="9"/>
  </w:num>
  <w:num w:numId="8" w16cid:durableId="1640693888">
    <w:abstractNumId w:val="6"/>
  </w:num>
  <w:num w:numId="9" w16cid:durableId="1632393897">
    <w:abstractNumId w:val="1"/>
  </w:num>
  <w:num w:numId="10" w16cid:durableId="190468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B3"/>
    <w:rsid w:val="001A75FF"/>
    <w:rsid w:val="001C06EE"/>
    <w:rsid w:val="00272564"/>
    <w:rsid w:val="0037116D"/>
    <w:rsid w:val="003A1882"/>
    <w:rsid w:val="00435ECF"/>
    <w:rsid w:val="00514A84"/>
    <w:rsid w:val="005656DA"/>
    <w:rsid w:val="0057483D"/>
    <w:rsid w:val="005D7BCB"/>
    <w:rsid w:val="005F37EB"/>
    <w:rsid w:val="005F419A"/>
    <w:rsid w:val="00635D55"/>
    <w:rsid w:val="00713E8A"/>
    <w:rsid w:val="00732132"/>
    <w:rsid w:val="007B7929"/>
    <w:rsid w:val="009C0D82"/>
    <w:rsid w:val="009F58C9"/>
    <w:rsid w:val="00A16521"/>
    <w:rsid w:val="00B10F57"/>
    <w:rsid w:val="00B41974"/>
    <w:rsid w:val="00C60146"/>
    <w:rsid w:val="00C81EB3"/>
    <w:rsid w:val="00D24516"/>
    <w:rsid w:val="00DE2AB5"/>
    <w:rsid w:val="00EC1A79"/>
    <w:rsid w:val="00F365A5"/>
    <w:rsid w:val="00FA5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9335095-7449-3542-B4D7-8E10EB78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Change w:id="0" w:author="Vladislava Andrushchenko" w:date="2026-08-03T22:24:00Z">
        <w:pPr/>
      </w:pPrChange>
    </w:pPr>
    <w:rPr>
      <w:rFonts w:ascii="Times New Roman" w:eastAsia="Times New Roman" w:hAnsi="Times New Roman" w:cs="Times New Roman"/>
      <w:color w:val="000000"/>
      <w:kern w:val="0"/>
      <w:szCs w:val="20"/>
      <w14:ligatures w14:val="none"/>
      <w:rPrChange w:id="0" w:author="Vladislava Andrushchenko" w:date="2026-08-03T22:24: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Change w:id="1" w:author="Vladislava Andrushchenko" w:date="2026-08-03T22:24:00Z">
        <w:pPr>
          <w:keepNext/>
          <w:keepLines/>
          <w:spacing w:before="80" w:after="40" w:line="288" w:lineRule="auto"/>
          <w:outlineLvl w:val="3"/>
        </w:pPr>
      </w:pPrChange>
    </w:pPr>
    <w:rPr>
      <w:rFonts w:eastAsiaTheme="majorEastAsia" w:cstheme="majorBidi"/>
      <w:i/>
      <w:iCs/>
      <w:color w:val="2F5496" w:themeColor="accent1" w:themeShade="BF"/>
      <w:rPrChange w:id="1" w:author="Vladislava Andrushchenko" w:date="2026-08-03T22:24:00Z">
        <w:rPr>
          <w:rFonts w:eastAsiaTheme="majorEastAsia" w:cstheme="majorBidi"/>
          <w:i/>
          <w:iCs/>
          <w:color w:val="2F5496" w:themeColor="accent1" w:themeShade="BF"/>
          <w:sz w:val="24"/>
          <w:lang w:val="en-US" w:eastAsia="en-US" w:bidi="ar-SA"/>
        </w:rPr>
      </w:rPrChange>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Change w:id="2" w:author="Vladislava Andrushchenko" w:date="2026-08-03T22:24:00Z">
        <w:pPr>
          <w:keepNext/>
          <w:keepLines/>
          <w:spacing w:before="80" w:after="40" w:line="288" w:lineRule="auto"/>
          <w:outlineLvl w:val="4"/>
        </w:pPr>
      </w:pPrChange>
    </w:pPr>
    <w:rPr>
      <w:rFonts w:eastAsiaTheme="majorEastAsia" w:cstheme="majorBidi"/>
      <w:color w:val="2F5496" w:themeColor="accent1" w:themeShade="BF"/>
      <w:rPrChange w:id="2" w:author="Vladislava Andrushchenko" w:date="2026-08-03T22:24:00Z">
        <w:rPr>
          <w:rFonts w:eastAsiaTheme="majorEastAsia" w:cstheme="majorBidi"/>
          <w:color w:val="2F5496" w:themeColor="accent1" w:themeShade="BF"/>
          <w:sz w:val="24"/>
          <w:lang w:val="en-US" w:eastAsia="en-US" w:bidi="ar-SA"/>
        </w:rPr>
      </w:rPrChange>
    </w:rPr>
  </w:style>
  <w:style w:type="paragraph" w:styleId="Heading6">
    <w:name w:val="heading 6"/>
    <w:basedOn w:val="Normal"/>
    <w:next w:val="Normal"/>
    <w:link w:val="Heading6Char"/>
    <w:uiPriority w:val="9"/>
    <w:semiHidden/>
    <w:unhideWhenUsed/>
    <w:qFormat/>
    <w:rsid w:val="00732132"/>
    <w:pPr>
      <w:keepNext/>
      <w:keepLines/>
      <w:spacing w:before="40"/>
      <w:outlineLvl w:val="5"/>
      <w:pPrChange w:id="3" w:author="Vladislava Andrushchenko" w:date="2026-08-03T22:24:00Z">
        <w:pPr>
          <w:keepNext/>
          <w:keepLines/>
          <w:spacing w:before="40" w:after="240" w:line="288" w:lineRule="auto"/>
          <w:outlineLvl w:val="5"/>
        </w:pPr>
      </w:pPrChange>
    </w:pPr>
    <w:rPr>
      <w:rFonts w:eastAsiaTheme="majorEastAsia" w:cstheme="majorBidi"/>
      <w:i/>
      <w:iCs/>
      <w:color w:val="595959" w:themeColor="text1" w:themeTint="A6"/>
      <w:rPrChange w:id="3" w:author="Vladislava Andrushchenko" w:date="2026-08-03T22:24:00Z">
        <w:rPr>
          <w:rFonts w:eastAsiaTheme="majorEastAsia" w:cstheme="majorBidi"/>
          <w:i/>
          <w:iCs/>
          <w:color w:val="595959" w:themeColor="text1" w:themeTint="A6"/>
          <w:sz w:val="24"/>
          <w:lang w:val="en-US" w:eastAsia="en-US" w:bidi="ar-SA"/>
        </w:rPr>
      </w:rPrChange>
    </w:rPr>
  </w:style>
  <w:style w:type="paragraph" w:styleId="Heading7">
    <w:name w:val="heading 7"/>
    <w:basedOn w:val="Normal"/>
    <w:next w:val="Normal"/>
    <w:link w:val="Heading7Char"/>
    <w:uiPriority w:val="9"/>
    <w:semiHidden/>
    <w:unhideWhenUsed/>
    <w:qFormat/>
    <w:rsid w:val="00732132"/>
    <w:pPr>
      <w:keepNext/>
      <w:keepLines/>
      <w:spacing w:before="40"/>
      <w:outlineLvl w:val="6"/>
      <w:pPrChange w:id="4" w:author="Vladislava Andrushchenko" w:date="2026-08-03T22:24:00Z">
        <w:pPr>
          <w:keepNext/>
          <w:keepLines/>
          <w:spacing w:before="40" w:after="240" w:line="288" w:lineRule="auto"/>
          <w:outlineLvl w:val="6"/>
        </w:pPr>
      </w:pPrChange>
    </w:pPr>
    <w:rPr>
      <w:rFonts w:eastAsiaTheme="majorEastAsia" w:cstheme="majorBidi"/>
      <w:color w:val="595959" w:themeColor="text1" w:themeTint="A6"/>
      <w:rPrChange w:id="4" w:author="Vladislava Andrushchenko" w:date="2026-08-03T22:24:00Z">
        <w:rPr>
          <w:rFonts w:eastAsiaTheme="majorEastAsia" w:cstheme="majorBidi"/>
          <w:color w:val="595959" w:themeColor="text1" w:themeTint="A6"/>
          <w:sz w:val="24"/>
          <w:lang w:val="en-US" w:eastAsia="en-US" w:bidi="ar-SA"/>
        </w:rPr>
      </w:rPrChange>
    </w:rPr>
  </w:style>
  <w:style w:type="paragraph" w:styleId="Heading8">
    <w:name w:val="heading 8"/>
    <w:basedOn w:val="Normal"/>
    <w:next w:val="Normal"/>
    <w:link w:val="Heading8Char"/>
    <w:uiPriority w:val="9"/>
    <w:semiHidden/>
    <w:unhideWhenUsed/>
    <w:qFormat/>
    <w:rsid w:val="00732132"/>
    <w:pPr>
      <w:keepNext/>
      <w:keepLines/>
      <w:outlineLvl w:val="7"/>
      <w:pPrChange w:id="5" w:author="Vladislava Andrushchenko" w:date="2026-08-03T22:24:00Z">
        <w:pPr>
          <w:keepNext/>
          <w:keepLines/>
          <w:spacing w:before="240" w:after="240" w:line="288" w:lineRule="auto"/>
          <w:outlineLvl w:val="7"/>
        </w:pPr>
      </w:pPrChange>
    </w:pPr>
    <w:rPr>
      <w:rFonts w:eastAsiaTheme="majorEastAsia" w:cstheme="majorBidi"/>
      <w:i/>
      <w:iCs/>
      <w:color w:val="272727" w:themeColor="text1" w:themeTint="D8"/>
      <w:rPrChange w:id="5" w:author="Vladislava Andrushchenko" w:date="2026-08-03T22:24:00Z">
        <w:rPr>
          <w:rFonts w:eastAsiaTheme="majorEastAsia" w:cstheme="majorBidi"/>
          <w:i/>
          <w:iCs/>
          <w:color w:val="272727" w:themeColor="text1" w:themeTint="D8"/>
          <w:sz w:val="24"/>
          <w:lang w:val="en-US" w:eastAsia="en-US" w:bidi="ar-SA"/>
        </w:rPr>
      </w:rPrChange>
    </w:rPr>
  </w:style>
  <w:style w:type="paragraph" w:styleId="Heading9">
    <w:name w:val="heading 9"/>
    <w:basedOn w:val="Normal"/>
    <w:next w:val="Normal"/>
    <w:link w:val="Heading9Char"/>
    <w:uiPriority w:val="9"/>
    <w:semiHidden/>
    <w:unhideWhenUsed/>
    <w:qFormat/>
    <w:rsid w:val="00732132"/>
    <w:pPr>
      <w:keepNext/>
      <w:keepLines/>
      <w:outlineLvl w:val="8"/>
      <w:pPrChange w:id="6" w:author="Vladislava Andrushchenko" w:date="2026-08-03T22:24:00Z">
        <w:pPr>
          <w:keepNext/>
          <w:keepLines/>
          <w:spacing w:before="240" w:after="240" w:line="288" w:lineRule="auto"/>
          <w:outlineLvl w:val="8"/>
        </w:pPr>
      </w:pPrChange>
    </w:pPr>
    <w:rPr>
      <w:rFonts w:eastAsiaTheme="majorEastAsia" w:cstheme="majorBidi"/>
      <w:color w:val="272727" w:themeColor="text1" w:themeTint="D8"/>
      <w:rPrChange w:id="6" w:author="Vladislava Andrushchenko" w:date="2026-08-03T22:24:00Z">
        <w:rPr>
          <w:rFonts w:eastAsiaTheme="majorEastAsia" w:cstheme="majorBidi"/>
          <w:color w:val="272727" w:themeColor="text1" w:themeTint="D8"/>
          <w:sz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EB3"/>
    <w:pPr>
      <w:spacing w:before="100" w:beforeAutospacing="1" w:after="100" w:afterAutospacing="1"/>
    </w:p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32"/>
    <w:pPr>
      <w:numPr>
        <w:ilvl w:val="1"/>
      </w:numPr>
      <w:spacing w:after="160"/>
      <w:pPrChange w:id="7" w:author="Vladislava Andrushchenko" w:date="2026-08-03T22:24:00Z">
        <w:pPr>
          <w:numPr>
            <w:ilvl w:val="1"/>
          </w:numPr>
          <w:spacing w:before="240" w:after="160" w:line="288" w:lineRule="auto"/>
        </w:pPr>
      </w:pPrChange>
    </w:pPr>
    <w:rPr>
      <w:rFonts w:eastAsiaTheme="majorEastAsia" w:cstheme="majorBidi"/>
      <w:color w:val="595959" w:themeColor="text1" w:themeTint="A6"/>
      <w:spacing w:val="15"/>
      <w:sz w:val="28"/>
      <w:szCs w:val="28"/>
      <w:rPrChange w:id="7" w:author="Vladislava Andrushchenko" w:date="2026-08-03T22:24:00Z">
        <w:rPr>
          <w:rFonts w:asciiTheme="minorHAnsi" w:eastAsiaTheme="majorEastAsia" w:hAnsiTheme="minorHAnsi" w:cstheme="majorBidi"/>
          <w:color w:val="595959" w:themeColor="text1" w:themeTint="A6"/>
          <w:spacing w:val="15"/>
          <w:sz w:val="28"/>
          <w:szCs w:val="28"/>
          <w:lang w:val="en-US" w:eastAsia="en-US" w:bidi="ar-SA"/>
        </w:rPr>
      </w:rPrChange>
    </w:rPr>
  </w:style>
  <w:style w:type="character" w:customStyle="1" w:styleId="Heading4Char">
    <w:name w:val="Heading 4 Char"/>
    <w:basedOn w:val="DefaultParagraphFont"/>
    <w:link w:val="Heading4"/>
    <w:uiPriority w:val="9"/>
    <w:semiHidden/>
    <w:rsid w:val="00713E8A"/>
    <w:rPr>
      <w:rFonts w:ascii="Times New Roman" w:eastAsiaTheme="majorEastAsia" w:hAnsi="Times New Roman" w:cstheme="majorBidi"/>
      <w:i/>
      <w:iCs/>
      <w:color w:val="2F5496" w:themeColor="accent1" w:themeShade="BF"/>
      <w:kern w:val="0"/>
      <w:szCs w:val="20"/>
      <w14:ligatures w14:val="none"/>
    </w:rPr>
  </w:style>
  <w:style w:type="character" w:customStyle="1" w:styleId="Heading5Char">
    <w:name w:val="Heading 5 Char"/>
    <w:basedOn w:val="DefaultParagraphFont"/>
    <w:link w:val="Heading5"/>
    <w:uiPriority w:val="9"/>
    <w:semiHidden/>
    <w:rsid w:val="00713E8A"/>
    <w:rPr>
      <w:rFonts w:ascii="Times New Roman" w:eastAsiaTheme="majorEastAsia" w:hAnsi="Times New Roman" w:cstheme="majorBidi"/>
      <w:color w:val="2F5496" w:themeColor="accent1" w:themeShade="BF"/>
      <w:kern w:val="0"/>
      <w:szCs w:val="20"/>
      <w14:ligatures w14:val="none"/>
    </w:rPr>
  </w:style>
  <w:style w:type="character" w:customStyle="1" w:styleId="Heading6Char">
    <w:name w:val="Heading 6 Char"/>
    <w:basedOn w:val="DefaultParagraphFont"/>
    <w:link w:val="Heading6"/>
    <w:uiPriority w:val="9"/>
    <w:semiHidden/>
    <w:rsid w:val="00713E8A"/>
    <w:rPr>
      <w:rFonts w:ascii="Times New Roman" w:eastAsiaTheme="majorEastAsia" w:hAnsi="Times New Roman"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713E8A"/>
    <w:rPr>
      <w:rFonts w:ascii="Times New Roman" w:eastAsiaTheme="majorEastAsia" w:hAnsi="Times New Roman"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713E8A"/>
    <w:rPr>
      <w:rFonts w:ascii="Times New Roman" w:eastAsiaTheme="majorEastAsia" w:hAnsi="Times New Roman"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713E8A"/>
    <w:rPr>
      <w:rFonts w:ascii="Times New Roman" w:eastAsiaTheme="majorEastAsia" w:hAnsi="Times New Roman" w:cstheme="majorBidi"/>
      <w:color w:val="272727" w:themeColor="text1" w:themeTint="D8"/>
      <w:kern w:val="0"/>
      <w:szCs w:val="20"/>
      <w14:ligatures w14:val="none"/>
    </w:rPr>
  </w:style>
  <w:style w:type="character" w:customStyle="1" w:styleId="Heading1Char">
    <w:name w:val="Heading 1 Char"/>
    <w:basedOn w:val="DefaultParagraphFont"/>
    <w:link w:val="Heading1"/>
    <w:uiPriority w:val="9"/>
    <w:rsid w:val="00713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E8A"/>
    <w:rPr>
      <w:rFonts w:eastAsiaTheme="majorEastAsia" w:cstheme="majorBidi"/>
      <w:color w:val="2F5496" w:themeColor="accent1" w:themeShade="BF"/>
      <w:sz w:val="28"/>
      <w:szCs w:val="28"/>
    </w:rPr>
  </w:style>
  <w:style w:type="character" w:customStyle="1" w:styleId="TitleChar">
    <w:name w:val="Title Char"/>
    <w:basedOn w:val="DefaultParagraphFont"/>
    <w:link w:val="Title"/>
    <w:uiPriority w:val="10"/>
    <w:rsid w:val="00713E8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13E8A"/>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32132"/>
    <w:pPr>
      <w:spacing w:before="160" w:after="160"/>
      <w:jc w:val="center"/>
      <w:pPrChange w:id="8" w:author="Vladislava Andrushchenko" w:date="2026-08-03T22:24:00Z">
        <w:pPr>
          <w:spacing w:before="160" w:after="160" w:line="288" w:lineRule="auto"/>
          <w:jc w:val="center"/>
        </w:pPr>
      </w:pPrChange>
    </w:pPr>
    <w:rPr>
      <w:i/>
      <w:iCs/>
      <w:color w:val="404040" w:themeColor="text1" w:themeTint="BF"/>
      <w:rPrChange w:id="8" w:author="Vladislava Andrushchenko" w:date="2026-08-03T22:24:00Z">
        <w:rPr>
          <w:i/>
          <w:iCs/>
          <w:color w:val="404040" w:themeColor="text1" w:themeTint="BF"/>
          <w:sz w:val="24"/>
          <w:lang w:val="en-US" w:eastAsia="en-US" w:bidi="ar-SA"/>
        </w:rPr>
      </w:rPrChange>
    </w:rPr>
  </w:style>
  <w:style w:type="character" w:customStyle="1" w:styleId="QuoteChar">
    <w:name w:val="Quote Char"/>
    <w:basedOn w:val="DefaultParagraphFont"/>
    <w:link w:val="Quote"/>
    <w:uiPriority w:val="29"/>
    <w:rsid w:val="00713E8A"/>
    <w:rPr>
      <w:rFonts w:ascii="Times New Roman" w:eastAsia="Times New Roman" w:hAnsi="Times New Roman" w:cs="Times New Roman"/>
      <w:i/>
      <w:iCs/>
      <w:color w:val="404040" w:themeColor="text1" w:themeTint="BF"/>
      <w:kern w:val="0"/>
      <w:szCs w:val="20"/>
      <w14:ligatures w14:val="none"/>
    </w:rPr>
  </w:style>
  <w:style w:type="paragraph" w:styleId="ListParagraph">
    <w:name w:val="List Paragraph"/>
    <w:basedOn w:val="Normal"/>
    <w:uiPriority w:val="34"/>
    <w:qFormat/>
    <w:rsid w:val="00732132"/>
    <w:pPr>
      <w:ind w:left="720"/>
      <w:contextualSpacing/>
      <w:pPrChange w:id="9" w:author="Vladislava Andrushchenko" w:date="2026-08-03T22:24:00Z">
        <w:pPr>
          <w:spacing w:before="240" w:after="240" w:line="288" w:lineRule="auto"/>
          <w:ind w:left="720"/>
          <w:contextualSpacing/>
        </w:pPr>
      </w:pPrChange>
    </w:pPr>
    <w:rPr>
      <w:rPrChange w:id="9" w:author="Vladislava Andrushchenko" w:date="2026-08-03T22:24:00Z">
        <w:rPr>
          <w:color w:val="000000"/>
          <w:sz w:val="24"/>
          <w:lang w:val="en-US" w:eastAsia="en-US" w:bidi="ar-SA"/>
        </w:rPr>
      </w:rPrChange>
    </w:rPr>
  </w:style>
  <w:style w:type="character" w:styleId="IntenseEmphasis">
    <w:name w:val="Intense Emphasis"/>
    <w:basedOn w:val="DefaultParagraphFont"/>
    <w:uiPriority w:val="21"/>
    <w:qFormat/>
    <w:rsid w:val="00713E8A"/>
    <w:rPr>
      <w:i/>
      <w:iCs/>
      <w:color w:val="2F5496" w:themeColor="accent1" w:themeShade="BF"/>
    </w:rPr>
  </w:style>
  <w:style w:type="paragraph" w:styleId="IntenseQuote">
    <w:name w:val="Intense Quote"/>
    <w:basedOn w:val="Normal"/>
    <w:next w:val="Normal"/>
    <w:link w:val="IntenseQuoteChar"/>
    <w:uiPriority w:val="30"/>
    <w:qFormat/>
    <w:rsid w:val="00732132"/>
    <w:pPr>
      <w:pBdr>
        <w:top w:val="single" w:sz="4" w:space="10" w:color="2F5496" w:themeColor="accent1" w:themeShade="BF"/>
        <w:bottom w:val="single" w:sz="4" w:space="10" w:color="2F5496" w:themeColor="accent1" w:themeShade="BF"/>
      </w:pBdr>
      <w:spacing w:before="360" w:after="360"/>
      <w:ind w:left="864" w:right="864"/>
      <w:jc w:val="center"/>
      <w:pPrChange w:id="10" w:author="Vladislava Andrushchenko" w:date="2026-08-03T22:24:00Z">
        <w:pPr>
          <w:pBdr>
            <w:top w:val="single" w:sz="4" w:space="10" w:color="2F5496" w:themeColor="accent1" w:themeShade="BF"/>
            <w:bottom w:val="single" w:sz="4" w:space="10" w:color="2F5496" w:themeColor="accent1" w:themeShade="BF"/>
          </w:pBdr>
          <w:spacing w:before="360" w:after="360" w:line="288" w:lineRule="auto"/>
          <w:ind w:left="864" w:right="864"/>
          <w:jc w:val="center"/>
        </w:pPr>
      </w:pPrChange>
    </w:pPr>
    <w:rPr>
      <w:i/>
      <w:iCs/>
      <w:color w:val="2F5496" w:themeColor="accent1" w:themeShade="BF"/>
      <w:rPrChange w:id="10" w:author="Vladislava Andrushchenko" w:date="2026-08-03T22:24:00Z">
        <w:rPr>
          <w:i/>
          <w:iCs/>
          <w:color w:val="2F5496" w:themeColor="accent1" w:themeShade="BF"/>
          <w:sz w:val="24"/>
          <w:lang w:val="en-US" w:eastAsia="en-US" w:bidi="ar-SA"/>
        </w:rPr>
      </w:rPrChange>
    </w:rPr>
  </w:style>
  <w:style w:type="character" w:customStyle="1" w:styleId="IntenseQuoteChar">
    <w:name w:val="Intense Quote Char"/>
    <w:basedOn w:val="DefaultParagraphFont"/>
    <w:link w:val="IntenseQuote"/>
    <w:uiPriority w:val="30"/>
    <w:rsid w:val="00713E8A"/>
    <w:rPr>
      <w:rFonts w:ascii="Times New Roman" w:eastAsia="Times New Roman" w:hAnsi="Times New Roman" w:cs="Times New Roman"/>
      <w:i/>
      <w:iCs/>
      <w:color w:val="2F5496" w:themeColor="accent1" w:themeShade="BF"/>
      <w:kern w:val="0"/>
      <w:szCs w:val="20"/>
      <w14:ligatures w14:val="none"/>
    </w:rPr>
  </w:style>
  <w:style w:type="character" w:styleId="IntenseReference">
    <w:name w:val="Intense Reference"/>
    <w:basedOn w:val="DefaultParagraphFont"/>
    <w:uiPriority w:val="32"/>
    <w:qFormat/>
    <w:rsid w:val="00713E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1331328383">
      <w:bodyDiv w:val="1"/>
      <w:marLeft w:val="0"/>
      <w:marRight w:val="0"/>
      <w:marTop w:val="0"/>
      <w:marBottom w:val="0"/>
      <w:divBdr>
        <w:top w:val="none" w:sz="0" w:space="0" w:color="auto"/>
        <w:left w:val="none" w:sz="0" w:space="0" w:color="auto"/>
        <w:bottom w:val="none" w:sz="0" w:space="0" w:color="auto"/>
        <w:right w:val="none" w:sz="0" w:space="0" w:color="auto"/>
      </w:divBdr>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955</Characters>
  <Application>Microsoft Office Word</Application>
  <DocSecurity>0</DocSecurity>
  <Lines>7</Lines>
  <Paragraphs>2</Paragraphs>
  <ScaleCrop>false</ScaleCrop>
  <Company>SuperDoc</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Legal Team</dc:creator>
  <cp:keywords/>
  <dc:description/>
  <cp:lastModifiedBy>Arthur Souza Rodrigues</cp:lastModifiedBy>
  <cp:revision>1</cp:revision>
  <dcterms:created xsi:type="dcterms:W3CDTF">2025-07-08T13:38:00Z</dcterms:created>
  <dcterms:modified xsi:type="dcterms:W3CDTF">2026-08-04T02:24:00Z</dcterms:modified>
</cp:coreProperties>
</file>