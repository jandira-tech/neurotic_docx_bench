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23CF9" w14:textId="77777777" w:rsidR="00653991" w:rsidRPr="003333EF" w:rsidRDefault="000240F5" w:rsidP="00653991">
      <w:pPr>
        <w:pStyle w:val="Heading3"/>
        <w:keepNext w:val="0"/>
        <w:keepLines w:val="0"/>
        <w:spacing w:before="320"/>
        <w:rPr>
          <w:del w:id="0" w:author="Comparison" w:date="2026-08-04T06:07:00Z" w16du:dateUtc="2026-08-04T10:07:00Z"/>
          <w:rFonts w:ascii="Arial" w:hAnsi="Arial" w:cs="Arial"/>
          <w:b/>
          <w:color w:val="000000"/>
          <w:sz w:val="22"/>
          <w:szCs w:val="22"/>
        </w:rPr>
      </w:pPr>
      <w:ins w:id="1" w:author="Comparison" w:date="2026-08-04T06:07:00Z" w16du:dateUtc="2026-08-04T10:07:00Z">
        <w:r>
          <w:t>Document without sectPr</w:t>
        </w:r>
      </w:ins>
      <w:del w:id="2" w:author="Comparison" w:date="2026-08-04T06:07:00Z" w16du:dateUtc="2026-08-04T10:07:00Z">
        <w:r w:rsidR="00653991" w:rsidRPr="003333EF">
          <w:rPr>
            <w:rFonts w:ascii="Arial" w:hAnsi="Arial" w:cs="Arial"/>
            <w:b/>
            <w:color w:val="000000"/>
            <w:sz w:val="22"/>
            <w:szCs w:val="22"/>
          </w:rPr>
          <w:delText>2. ENGAGEMENT; OBLIGATIONS OF PARTIES; USE OF SUBCONTRACTORS</w:delText>
        </w:r>
      </w:del>
    </w:p>
    <w:p w14:paraId="1839F4A6" w14:textId="77777777" w:rsidR="00653991" w:rsidRPr="003333EF" w:rsidRDefault="00653991" w:rsidP="00653991">
      <w:pPr>
        <w:pStyle w:val="Heading4"/>
        <w:keepNext w:val="0"/>
        <w:keepLines w:val="0"/>
        <w:spacing w:before="280" w:after="80"/>
        <w:rPr>
          <w:del w:id="3" w:author="Comparison" w:date="2026-08-04T06:07:00Z" w16du:dateUtc="2026-08-04T10:07:00Z"/>
        </w:rPr>
      </w:pPr>
      <w:bookmarkStart w:id="4" w:name="_heading=h.1fob9te" w:colFirst="0" w:colLast="0"/>
      <w:bookmarkEnd w:id="4"/>
      <w:del w:id="5" w:author="Comparison" w:date="2026-08-04T06:07:00Z" w16du:dateUtc="2026-08-04T10:07:00Z">
        <w:r w:rsidRPr="003333EF">
          <w:rPr>
            <w:rFonts w:ascii="Arial" w:hAnsi="Arial" w:cs="Arial"/>
            <w:b/>
            <w:color w:val="000000"/>
            <w:sz w:val="22"/>
            <w:szCs w:val="22"/>
          </w:rPr>
          <w:delText xml:space="preserve">2.1 </w:delText>
        </w:r>
        <w:r w:rsidRPr="003333EF">
          <w:rPr>
            <w:rFonts w:ascii="Arial" w:hAnsi="Arial" w:cs="Arial"/>
            <w:b/>
            <w:color w:val="000000"/>
            <w:sz w:val="22"/>
            <w:szCs w:val="22"/>
          </w:rPr>
          <w:tab/>
          <w:delText xml:space="preserve">Engagement. </w:delText>
        </w:r>
        <w:r>
          <w:rPr>
            <w:rFonts w:ascii="Open Sans" w:hAnsi="Open Sans" w:cs="Open Sans"/>
            <w:color w:val="000000"/>
            <w:sz w:val="21"/>
            <w:szCs w:val="21"/>
            <w:shd w:val="clear" w:color="auto" w:fill="FFFFFF"/>
          </w:rPr>
          <w:delText xml:space="preserve">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w:delText>
        </w:r>
      </w:del>
    </w:p>
    <w:p w14:paraId="5F9DF380" w14:textId="77777777" w:rsidR="00D24516" w:rsidRDefault="00D24516"/>
    <w:sectPr w:rsidR="00D24516">
      <w:pgSz w:w="12240" w:h="15840" w:code="0"/>
      <w:pgMar w:top="1440" w:right="1440" w:bottom="1440" w:left="1440" w:header="720" w:footer="720" w:gutter="0"/>
      <w:cols w:space="720"/>
      <w:docGrid w:linePitch="360"/>
      <w:sectPrChange w:id="6" w:author="Comparison" w:date="2026-08-04T06:07:00Z" w16du:dateUtc="2026-08-04T10:07:00Z">
        <w:sectPr w:rsidR="00D24516">
          <w:pgSz w:code="1"/>
          <w:pgMar w:top="1440" w:right="1440" w:bottom="1440" w:left="1440" w:header="708" w:footer="708" w:gutter="0"/>
          <w:cols w:space="708"/>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991"/>
    <w:rsid w:val="000240F5"/>
    <w:rsid w:val="002C0B2E"/>
    <w:rsid w:val="003A1882"/>
    <w:rsid w:val="00635D55"/>
    <w:rsid w:val="00653991"/>
    <w:rsid w:val="0086697F"/>
    <w:rsid w:val="008F3249"/>
    <w:rsid w:val="009F58C9"/>
    <w:rsid w:val="00A16521"/>
    <w:rsid w:val="00B41974"/>
    <w:rsid w:val="00C330B6"/>
    <w:rsid w:val="00D24516"/>
    <w:rsid w:val="00D4400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77CF7F5C"/>
  <w15:chartTrackingRefBased/>
  <w15:docId w15:val="{83F73DDB-66DB-A042-925F-BBE80A549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9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39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39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539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39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399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99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99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99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9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39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39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539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39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39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9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9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991"/>
    <w:rPr>
      <w:rFonts w:eastAsiaTheme="majorEastAsia" w:cstheme="majorBidi"/>
      <w:color w:val="272727" w:themeColor="text1" w:themeTint="D8"/>
    </w:rPr>
  </w:style>
  <w:style w:type="paragraph" w:styleId="Title">
    <w:name w:val="Title"/>
    <w:basedOn w:val="Normal"/>
    <w:next w:val="Normal"/>
    <w:link w:val="TitleChar"/>
    <w:uiPriority w:val="10"/>
    <w:qFormat/>
    <w:rsid w:val="0065399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9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99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9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99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53991"/>
    <w:rPr>
      <w:i/>
      <w:iCs/>
      <w:color w:val="404040" w:themeColor="text1" w:themeTint="BF"/>
    </w:rPr>
  </w:style>
  <w:style w:type="paragraph" w:styleId="ListParagraph">
    <w:name w:val="List Paragraph"/>
    <w:basedOn w:val="Normal"/>
    <w:uiPriority w:val="34"/>
    <w:qFormat/>
    <w:rsid w:val="00653991"/>
    <w:pPr>
      <w:ind w:left="720"/>
      <w:contextualSpacing/>
    </w:pPr>
  </w:style>
  <w:style w:type="character" w:styleId="IntenseEmphasis">
    <w:name w:val="Intense Emphasis"/>
    <w:basedOn w:val="DefaultParagraphFont"/>
    <w:uiPriority w:val="21"/>
    <w:qFormat/>
    <w:rsid w:val="00653991"/>
    <w:rPr>
      <w:i/>
      <w:iCs/>
      <w:color w:val="0F4761" w:themeColor="accent1" w:themeShade="BF"/>
    </w:rPr>
  </w:style>
  <w:style w:type="paragraph" w:styleId="IntenseQuote">
    <w:name w:val="Intense Quote"/>
    <w:basedOn w:val="Normal"/>
    <w:next w:val="Normal"/>
    <w:link w:val="IntenseQuoteChar"/>
    <w:uiPriority w:val="30"/>
    <w:qFormat/>
    <w:rsid w:val="006539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3991"/>
    <w:rPr>
      <w:i/>
      <w:iCs/>
      <w:color w:val="0F4761" w:themeColor="accent1" w:themeShade="BF"/>
    </w:rPr>
  </w:style>
  <w:style w:type="character" w:styleId="IntenseReference">
    <w:name w:val="Intense Reference"/>
    <w:basedOn w:val="DefaultParagraphFont"/>
    <w:uiPriority w:val="32"/>
    <w:qFormat/>
    <w:rsid w:val="00653991"/>
    <w:rPr>
      <w:b/>
      <w:bCs/>
      <w:smallCaps/>
      <w:color w:val="0F4761" w:themeColor="accent1" w:themeShade="BF"/>
      <w:spacing w:val="5"/>
    </w:rPr>
  </w:style>
  <w:style w:type="character" w:styleId="Strong">
    <w:name w:val="Strong"/>
    <w:basedOn w:val="DefaultParagraphFont"/>
    <w:uiPriority w:val="22"/>
    <w:qFormat/>
    <w:rsid w:val="006539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Words>
  <Characters>383</Characters>
  <Application>Microsoft Office Word</Application>
  <DocSecurity>0</DocSecurity>
  <Lines>3</Lines>
  <Paragraphs>1</Paragraphs>
  <ScaleCrop>false</ScaleCrop>
  <Company/>
  <LinksUpToDate>false</LinksUpToDate>
  <CharactersWithSpaces>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Vladislava Andrushchenko</dc:creator>
  <cp:keywords/>
  <dc:description/>
  <cp:lastModifiedBy>Arthur Souza Rodrigues</cp:lastModifiedBy>
  <cp:revision>1</cp:revision>
  <dcterms:created xsi:type="dcterms:W3CDTF">2025-04-10T15:12:00Z</dcterms:created>
  <dcterms:modified xsi:type="dcterms:W3CDTF">2026-08-04T10:07:00Z</dcterms:modified>
</cp:coreProperties>
</file>