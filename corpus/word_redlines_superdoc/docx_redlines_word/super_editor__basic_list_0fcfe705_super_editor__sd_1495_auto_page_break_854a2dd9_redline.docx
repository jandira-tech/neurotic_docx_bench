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2D7B5" w14:textId="670AA228" w:rsidR="001B0BB6" w:rsidRDefault="00A7053F">
      <w:pPr>
        <w:rPr>
          <w:ins w:id="11" w:author="Priya Seethapathy" w:date="2026-08-03T22:25:00Z" w16du:dateUtc="2026-08-04T02:25:00Z"/>
        </w:rPr>
      </w:pPr>
      <w:ins w:id="12" w:author="Priya Seethapathy" w:date="2026-08-03T22:25:00Z" w16du:dateUtc="2026-08-04T02:25:00Z">
        <w:r w:rsidRPr="00A7053F">
          <w:t xml:space="preserve">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w:t>
        </w:r>
        <w:r w:rsidR="00186BFF">
          <w:br/>
        </w:r>
        <w:r w:rsidR="00186BFF">
          <w:br/>
        </w:r>
      </w:ins>
    </w:p>
    <w:p w14:paraId="1D5CE2B3" w14:textId="77777777" w:rsidR="00A7053F" w:rsidRPr="00A7053F" w:rsidRDefault="00A7053F" w:rsidP="00186BFF">
      <w:pPr>
        <w:pStyle w:val="Heading1"/>
        <w:rPr>
          <w:ins w:id="13" w:author="Priya Seethapathy" w:date="2026-08-03T22:25:00Z" w16du:dateUtc="2026-08-04T02:25:00Z"/>
        </w:rPr>
      </w:pPr>
      <w:ins w:id="14" w:author="Priya Seethapathy" w:date="2026-08-03T22:25:00Z" w16du:dateUtc="2026-08-04T02:25:00Z">
        <w:r w:rsidRPr="00A7053F">
          <w:lastRenderedPageBreak/>
          <w:t>Throughout this form</w:t>
        </w:r>
      </w:ins>
    </w:p>
    <w:p w14:paraId="0228CA9E" w14:textId="0F71A8E6" w:rsidR="00A7053F" w:rsidRDefault="00A7053F" w:rsidP="00A7053F">
      <w:pPr>
        <w:rPr>
          <w:ins w:id="15" w:author="Priya Seethapathy" w:date="2026-08-03T22:25:00Z" w16du:dateUtc="2026-08-04T02:25:00Z"/>
        </w:rPr>
      </w:pPr>
      <w:ins w:id="16" w:author="Priya Seethapathy" w:date="2026-08-03T22:25:00Z" w16du:dateUtc="2026-08-04T02:25:00Z">
        <w:r>
          <w:t>This icon appears throughout the form. It indicates information to help you complete the form.</w:t>
        </w:r>
      </w:ins>
    </w:p>
    <w:p w14:paraId="2F09CD0A" w14:textId="77777777" w:rsidR="00A7053F" w:rsidRDefault="00A7053F">
      <w:pPr>
        <w:rPr>
          <w:ins w:id="17" w:author="Priya Seethapathy" w:date="2026-08-03T22:25:00Z" w16du:dateUtc="2026-08-04T02:25:00Z"/>
        </w:rPr>
      </w:pPr>
    </w:p>
    <w:p w14:paraId="2E57007A" w14:textId="77777777" w:rsidR="00A7053F" w:rsidRDefault="00A7053F">
      <w:pPr>
        <w:rPr>
          <w:ins w:id="18" w:author="Priya Seethapathy" w:date="2026-08-03T22:25:00Z" w16du:dateUtc="2026-08-04T02:25:00Z"/>
        </w:rPr>
      </w:pPr>
    </w:p>
    <w:p w14:paraId="6228B2C7" w14:textId="7F8A73A3" w:rsidR="003C58BC" w:rsidRDefault="008B74BE" w:rsidP="008B74BE">
      <w:pPr>
        <w:pStyle w:val="ListParagraph"/>
        <w:numPr>
          <w:ilvl w:val="0"/>
          <w:numId w:val="2"/>
        </w:numPr>
        <w:rPr>
          <w:del w:id="19" w:author="Priya Seethapathy" w:date="2026-08-03T22:25:00Z" w16du:dateUtc="2026-08-04T02:25:00Z"/>
        </w:rPr>
      </w:pPr>
      <w:del w:id="20" w:author="Priya Seethapathy" w:date="2026-08-03T22:25:00Z" w16du:dateUtc="2026-08-04T02:25:00Z">
        <w:r>
          <w:delText>List item 1</w:delText>
        </w:r>
      </w:del>
    </w:p>
    <w:p w14:paraId="2BAA33A0" w14:textId="73BF5DC6" w:rsidR="008B74BE" w:rsidRDefault="008B74BE" w:rsidP="008B74BE">
      <w:pPr>
        <w:pStyle w:val="ListParagraph"/>
        <w:numPr>
          <w:ilvl w:val="0"/>
          <w:numId w:val="2"/>
        </w:numPr>
        <w:rPr>
          <w:del w:id="21" w:author="Priya Seethapathy" w:date="2026-08-03T22:25:00Z" w16du:dateUtc="2026-08-04T02:25:00Z"/>
        </w:rPr>
      </w:pPr>
      <w:del w:id="22" w:author="Priya Seethapathy" w:date="2026-08-03T22:25:00Z" w16du:dateUtc="2026-08-04T02:25:00Z">
        <w:r>
          <w:delText>List item 2</w:delText>
        </w:r>
      </w:del>
    </w:p>
    <w:p w14:paraId="5879C853" w14:textId="4A026772" w:rsidR="008B74BE" w:rsidRDefault="008B74BE" w:rsidP="008B74BE">
      <w:pPr>
        <w:pStyle w:val="ListParagraph"/>
        <w:numPr>
          <w:ilvl w:val="1"/>
          <w:numId w:val="2"/>
        </w:numPr>
        <w:rPr>
          <w:del w:id="23" w:author="Priya Seethapathy" w:date="2026-08-03T22:25:00Z" w16du:dateUtc="2026-08-04T02:25:00Z"/>
        </w:rPr>
      </w:pPr>
      <w:del w:id="24" w:author="Priya Seethapathy" w:date="2026-08-03T22:25:00Z" w16du:dateUtc="2026-08-04T02:25:00Z">
        <w:r>
          <w:delText>Indentation 1</w:delText>
        </w:r>
      </w:del>
    </w:p>
    <w:p w14:paraId="20EB4676" w14:textId="00B19EE5" w:rsidR="008B74BE" w:rsidRDefault="008B74BE" w:rsidP="008B74BE">
      <w:pPr>
        <w:pStyle w:val="ListParagraph"/>
        <w:numPr>
          <w:ilvl w:val="0"/>
          <w:numId w:val="2"/>
        </w:numPr>
        <w:rPr>
          <w:del w:id="25" w:author="Priya Seethapathy" w:date="2026-08-03T22:25:00Z" w16du:dateUtc="2026-08-04T02:25:00Z"/>
        </w:rPr>
      </w:pPr>
      <w:del w:id="26" w:author="Priya Seethapathy" w:date="2026-08-03T22:25:00Z" w16du:dateUtc="2026-08-04T02:25:00Z">
        <w:r>
          <w:delText>Back</w:delText>
        </w:r>
      </w:del>
    </w:p>
    <w:p w14:paraId="17C8BA61" w14:textId="77777777" w:rsidR="003140C5" w:rsidRDefault="003140C5" w:rsidP="003140C5">
      <w:pPr>
        <w:rPr>
          <w:del w:id="27" w:author="Priya Seethapathy" w:date="2026-08-03T22:25:00Z" w16du:dateUtc="2026-08-04T02:25:00Z"/>
        </w:rPr>
      </w:pPr>
    </w:p>
    <w:p w14:paraId="565CC994" w14:textId="217988BF" w:rsidR="003140C5" w:rsidRDefault="003140C5" w:rsidP="003140C5">
      <w:pPr>
        <w:pStyle w:val="ListParagraph"/>
        <w:numPr>
          <w:ilvl w:val="0"/>
          <w:numId w:val="3"/>
        </w:numPr>
        <w:rPr>
          <w:del w:id="28" w:author="Priya Seethapathy" w:date="2026-08-03T22:25:00Z" w16du:dateUtc="2026-08-04T02:25:00Z"/>
        </w:rPr>
      </w:pPr>
      <w:del w:id="29" w:author="Priya Seethapathy" w:date="2026-08-03T22:25:00Z" w16du:dateUtc="2026-08-04T02:25:00Z">
        <w:r>
          <w:delText>Numbered 1</w:delText>
        </w:r>
      </w:del>
    </w:p>
    <w:p w14:paraId="14E00595" w14:textId="21B59F13" w:rsidR="003140C5" w:rsidRDefault="003140C5" w:rsidP="003140C5">
      <w:pPr>
        <w:pStyle w:val="ListParagraph"/>
        <w:numPr>
          <w:ilvl w:val="0"/>
          <w:numId w:val="3"/>
        </w:numPr>
        <w:rPr>
          <w:del w:id="30" w:author="Priya Seethapathy" w:date="2026-08-03T22:25:00Z" w16du:dateUtc="2026-08-04T02:25:00Z"/>
        </w:rPr>
      </w:pPr>
      <w:del w:id="31" w:author="Priya Seethapathy" w:date="2026-08-03T22:25:00Z" w16du:dateUtc="2026-08-04T02:25:00Z">
        <w:r>
          <w:delText>Num 2</w:delText>
        </w:r>
      </w:del>
    </w:p>
    <w:p w14:paraId="7200FA4E" w14:textId="6BE41188" w:rsidR="003140C5" w:rsidRDefault="003140C5" w:rsidP="003140C5">
      <w:pPr>
        <w:pStyle w:val="ListParagraph"/>
        <w:numPr>
          <w:ilvl w:val="1"/>
          <w:numId w:val="3"/>
        </w:numPr>
        <w:rPr>
          <w:del w:id="32" w:author="Priya Seethapathy" w:date="2026-08-03T22:25:00Z" w16du:dateUtc="2026-08-04T02:25:00Z"/>
        </w:rPr>
      </w:pPr>
      <w:del w:id="33" w:author="Priya Seethapathy" w:date="2026-08-03T22:25:00Z" w16du:dateUtc="2026-08-04T02:25:00Z">
        <w:r>
          <w:delText>With indend 1</w:delText>
        </w:r>
      </w:del>
    </w:p>
    <w:p w14:paraId="2BE4DAE9" w14:textId="0ADF5B03" w:rsidR="003140C5" w:rsidRDefault="003140C5">
      <w:pPr>
        <w:pPrChange w:id="34" w:author="Priya Seethapathy" w:date="2026-08-03T22:25:00Z" w16du:dateUtc="2026-08-04T02:25:00Z">
          <w:pPr>
            <w:pStyle w:val="ListParagraph"/>
            <w:numPr>
              <w:numId w:val="3"/>
            </w:numPr>
            <w:ind w:hanging="360"/>
          </w:pPr>
        </w:pPrChange>
      </w:pPr>
      <w:del w:id="35" w:author="Priya Seethapathy" w:date="2026-08-03T22:25:00Z" w16du:dateUtc="2026-08-04T02:25:00Z">
        <w:r>
          <w:delText>last</w:delText>
        </w:r>
      </w:del>
    </w:p>
    <w:sectPr w:rsidR="003140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953F0"/>
    <w:multiLevelType w:val="hybridMultilevel"/>
    <w:tmpl w:val="08448BC4"/>
    <w:lvl w:ilvl="0" w:tplc="1D0EE7C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C87CAD"/>
    <w:multiLevelType w:val="hybridMultilevel"/>
    <w:tmpl w:val="7BE22D78"/>
    <w:lvl w:ilvl="0" w:tplc="1D0EE7C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910839"/>
    <w:multiLevelType w:val="hybridMultilevel"/>
    <w:tmpl w:val="5D2864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644652">
    <w:abstractNumId w:val="0"/>
  </w:num>
  <w:num w:numId="2" w16cid:durableId="1457750009">
    <w:abstractNumId w:val="1"/>
  </w:num>
  <w:num w:numId="3" w16cid:durableId="1753895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4BE"/>
    <w:rsid w:val="00111C4F"/>
    <w:rsid w:val="00124CEA"/>
    <w:rsid w:val="00186BFF"/>
    <w:rsid w:val="001B0BB6"/>
    <w:rsid w:val="002E1CBC"/>
    <w:rsid w:val="003140C5"/>
    <w:rsid w:val="003361CB"/>
    <w:rsid w:val="00360F1B"/>
    <w:rsid w:val="00394854"/>
    <w:rsid w:val="003C1D14"/>
    <w:rsid w:val="003C58BC"/>
    <w:rsid w:val="00470754"/>
    <w:rsid w:val="005D4CDC"/>
    <w:rsid w:val="006B56F3"/>
    <w:rsid w:val="00744FED"/>
    <w:rsid w:val="008B74BE"/>
    <w:rsid w:val="00A16521"/>
    <w:rsid w:val="00A7053F"/>
    <w:rsid w:val="00B33473"/>
    <w:rsid w:val="00C61D86"/>
    <w:rsid w:val="00DD3505"/>
    <w:rsid w:val="00FD6E12"/>
    <w:rsid w:val="00FF7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311A13"/>
  <w15:chartTrackingRefBased/>
  <w15:docId w15:val="{AA582020-09BB-794D-A68D-1B2925778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mesnewroman"/>
    <w:qFormat/>
    <w:rsid w:val="00394854"/>
    <w:pPr>
      <w:spacing w:after="160" w:line="278" w:lineRule="auto"/>
      <w:pPrChange w:id="0" w:author="Priya Seethapathy" w:date="2026-08-03T22:25:00Z">
        <w:pPr/>
      </w:pPrChange>
    </w:pPr>
    <w:rPr>
      <w:rFonts w:ascii="Times New Roman" w:hAnsi="Times New Roman" w:cs="Times New Roman (Body CS)"/>
      <w:rPrChange w:id="0" w:author="Priya Seethapathy" w:date="2026-08-03T22:25:00Z">
        <w:rPr>
          <w:rFonts w:asciiTheme="minorHAnsi" w:eastAsiaTheme="minorHAnsi" w:hAnsiTheme="minorHAnsi" w:cstheme="minorBidi"/>
          <w:kern w:val="2"/>
          <w:sz w:val="24"/>
          <w:szCs w:val="24"/>
          <w:lang w:val="en-US" w:eastAsia="en-US" w:bidi="ar-SA"/>
          <w14:ligatures w14:val="standardContextual"/>
        </w:rPr>
      </w:rPrChange>
    </w:rPr>
  </w:style>
  <w:style w:type="paragraph" w:styleId="Heading1">
    <w:name w:val="heading 1"/>
    <w:basedOn w:val="Normal"/>
    <w:next w:val="Normal"/>
    <w:link w:val="Heading1Char"/>
    <w:uiPriority w:val="9"/>
    <w:qFormat/>
    <w:rsid w:val="008B7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7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53F"/>
    <w:pPr>
      <w:keepNext/>
      <w:keepLines/>
      <w:spacing w:before="160" w:after="80"/>
      <w:outlineLvl w:val="2"/>
      <w:pPrChange w:id="1" w:author="Priya Seethapathy" w:date="2026-08-03T22:25:00Z">
        <w:pPr>
          <w:keepNext/>
          <w:keepLines/>
          <w:spacing w:before="160" w:after="80" w:line="278" w:lineRule="auto"/>
          <w:outlineLvl w:val="2"/>
        </w:pPr>
      </w:pPrChange>
    </w:pPr>
    <w:rPr>
      <w:rFonts w:asciiTheme="minorHAnsi" w:eastAsiaTheme="majorEastAsia" w:hAnsiTheme="minorHAnsi" w:cstheme="majorBidi"/>
      <w:color w:val="0F4761" w:themeColor="accent1" w:themeShade="BF"/>
      <w:sz w:val="28"/>
      <w:szCs w:val="28"/>
      <w:rPrChange w:id="1" w:author="Priya Seethapathy" w:date="2026-08-03T22:25:00Z">
        <w:rPr>
          <w:rFonts w:eastAsiaTheme="majorEastAsia" w:cstheme="majorBidi"/>
          <w:color w:val="0F476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A7053F"/>
    <w:pPr>
      <w:keepNext/>
      <w:keepLines/>
      <w:spacing w:before="80" w:after="40"/>
      <w:outlineLvl w:val="3"/>
      <w:pPrChange w:id="2" w:author="Priya Seethapathy" w:date="2026-08-03T22:25:00Z">
        <w:pPr>
          <w:keepNext/>
          <w:keepLines/>
          <w:spacing w:before="80" w:after="40" w:line="278" w:lineRule="auto"/>
          <w:outlineLvl w:val="3"/>
        </w:pPr>
      </w:pPrChange>
    </w:pPr>
    <w:rPr>
      <w:rFonts w:asciiTheme="minorHAnsi" w:eastAsiaTheme="majorEastAsia" w:hAnsiTheme="minorHAnsi" w:cstheme="majorBidi"/>
      <w:i/>
      <w:iCs/>
      <w:color w:val="0F4761" w:themeColor="accent1" w:themeShade="BF"/>
      <w:rPrChange w:id="2" w:author="Priya Seethapathy" w:date="2026-08-03T22:25:00Z">
        <w:rPr>
          <w:rFonts w:eastAsiaTheme="majorEastAsia" w:cstheme="majorBidi"/>
          <w:i/>
          <w:iCs/>
          <w:color w:val="0F4761"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A7053F"/>
    <w:pPr>
      <w:keepNext/>
      <w:keepLines/>
      <w:spacing w:before="80" w:after="40"/>
      <w:outlineLvl w:val="4"/>
      <w:pPrChange w:id="3" w:author="Priya Seethapathy" w:date="2026-08-03T22:25:00Z">
        <w:pPr>
          <w:keepNext/>
          <w:keepLines/>
          <w:spacing w:before="80" w:after="40" w:line="278" w:lineRule="auto"/>
          <w:outlineLvl w:val="4"/>
        </w:pPr>
      </w:pPrChange>
    </w:pPr>
    <w:rPr>
      <w:rFonts w:asciiTheme="minorHAnsi" w:eastAsiaTheme="majorEastAsia" w:hAnsiTheme="minorHAnsi" w:cstheme="majorBidi"/>
      <w:color w:val="0F4761" w:themeColor="accent1" w:themeShade="BF"/>
      <w:rPrChange w:id="3" w:author="Priya Seethapathy" w:date="2026-08-03T22:25:00Z">
        <w:rPr>
          <w:rFonts w:eastAsiaTheme="majorEastAsia" w:cstheme="majorBidi"/>
          <w:color w:val="0F4761"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A7053F"/>
    <w:pPr>
      <w:keepNext/>
      <w:keepLines/>
      <w:spacing w:before="40" w:after="0"/>
      <w:outlineLvl w:val="5"/>
      <w:pPrChange w:id="4" w:author="Priya Seethapathy" w:date="2026-08-03T22:25:00Z">
        <w:pPr>
          <w:keepNext/>
          <w:keepLines/>
          <w:spacing w:before="40" w:after="160" w:line="278" w:lineRule="auto"/>
          <w:outlineLvl w:val="5"/>
        </w:pPr>
      </w:pPrChange>
    </w:pPr>
    <w:rPr>
      <w:rFonts w:asciiTheme="minorHAnsi" w:eastAsiaTheme="majorEastAsia" w:hAnsiTheme="minorHAnsi" w:cstheme="majorBidi"/>
      <w:i/>
      <w:iCs/>
      <w:color w:val="595959" w:themeColor="text1" w:themeTint="A6"/>
      <w:rPrChange w:id="4" w:author="Priya Seethapathy" w:date="2026-08-03T22:25:00Z">
        <w:rPr>
          <w:rFonts w:eastAsiaTheme="majorEastAsia"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A7053F"/>
    <w:pPr>
      <w:keepNext/>
      <w:keepLines/>
      <w:spacing w:before="40" w:after="0"/>
      <w:outlineLvl w:val="6"/>
      <w:pPrChange w:id="5" w:author="Priya Seethapathy" w:date="2026-08-03T22:25:00Z">
        <w:pPr>
          <w:keepNext/>
          <w:keepLines/>
          <w:spacing w:before="40" w:after="160" w:line="278" w:lineRule="auto"/>
          <w:outlineLvl w:val="6"/>
        </w:pPr>
      </w:pPrChange>
    </w:pPr>
    <w:rPr>
      <w:rFonts w:asciiTheme="minorHAnsi" w:eastAsiaTheme="majorEastAsia" w:hAnsiTheme="minorHAnsi" w:cstheme="majorBidi"/>
      <w:color w:val="595959" w:themeColor="text1" w:themeTint="A6"/>
      <w:rPrChange w:id="5" w:author="Priya Seethapathy" w:date="2026-08-03T22:25:00Z">
        <w:rPr>
          <w:rFonts w:eastAsiaTheme="majorEastAsia"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A7053F"/>
    <w:pPr>
      <w:keepNext/>
      <w:keepLines/>
      <w:spacing w:after="0"/>
      <w:outlineLvl w:val="7"/>
      <w:pPrChange w:id="6" w:author="Priya Seethapathy" w:date="2026-08-03T22:25:00Z">
        <w:pPr>
          <w:keepNext/>
          <w:keepLines/>
          <w:spacing w:after="160" w:line="278" w:lineRule="auto"/>
          <w:outlineLvl w:val="7"/>
        </w:pPr>
      </w:pPrChange>
    </w:pPr>
    <w:rPr>
      <w:rFonts w:asciiTheme="minorHAnsi" w:eastAsiaTheme="majorEastAsia" w:hAnsiTheme="minorHAnsi" w:cstheme="majorBidi"/>
      <w:i/>
      <w:iCs/>
      <w:color w:val="272727" w:themeColor="text1" w:themeTint="D8"/>
      <w:rPrChange w:id="6" w:author="Priya Seethapathy" w:date="2026-08-03T22:25:00Z">
        <w:rPr>
          <w:rFonts w:eastAsiaTheme="majorEastAsia"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A7053F"/>
    <w:pPr>
      <w:keepNext/>
      <w:keepLines/>
      <w:spacing w:after="0"/>
      <w:outlineLvl w:val="8"/>
      <w:pPrChange w:id="7" w:author="Priya Seethapathy" w:date="2026-08-03T22:25:00Z">
        <w:pPr>
          <w:keepNext/>
          <w:keepLines/>
          <w:spacing w:after="160" w:line="278" w:lineRule="auto"/>
          <w:outlineLvl w:val="8"/>
        </w:pPr>
      </w:pPrChange>
    </w:pPr>
    <w:rPr>
      <w:rFonts w:asciiTheme="minorHAnsi" w:eastAsiaTheme="majorEastAsia" w:hAnsiTheme="minorHAnsi" w:cstheme="majorBidi"/>
      <w:color w:val="272727" w:themeColor="text1" w:themeTint="D8"/>
      <w:rPrChange w:id="7" w:author="Priya Seethapathy" w:date="2026-08-03T22:25:00Z">
        <w:rPr>
          <w:rFonts w:eastAsiaTheme="majorEastAsia"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7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4BE"/>
    <w:rPr>
      <w:rFonts w:eastAsiaTheme="majorEastAsia" w:cstheme="majorBidi"/>
      <w:color w:val="272727" w:themeColor="text1" w:themeTint="D8"/>
    </w:rPr>
  </w:style>
  <w:style w:type="paragraph" w:styleId="Title">
    <w:name w:val="Title"/>
    <w:basedOn w:val="Normal"/>
    <w:next w:val="Normal"/>
    <w:link w:val="TitleChar"/>
    <w:uiPriority w:val="10"/>
    <w:qFormat/>
    <w:rsid w:val="00A7053F"/>
    <w:pPr>
      <w:spacing w:after="80" w:line="240" w:lineRule="auto"/>
      <w:contextualSpacing/>
      <w:pPrChange w:id="8" w:author="Priya Seethapathy" w:date="2026-08-03T22:25:00Z">
        <w:pPr>
          <w:spacing w:after="80" w:line="278" w:lineRule="auto"/>
          <w:contextualSpacing/>
        </w:pPr>
      </w:pPrChange>
    </w:pPr>
    <w:rPr>
      <w:rFonts w:asciiTheme="majorHAnsi" w:eastAsiaTheme="majorEastAsia" w:hAnsiTheme="majorHAnsi" w:cstheme="majorBidi"/>
      <w:spacing w:val="-10"/>
      <w:kern w:val="28"/>
      <w:sz w:val="56"/>
      <w:szCs w:val="56"/>
      <w:rPrChange w:id="8" w:author="Priya Seethapathy" w:date="2026-08-03T22:25: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8B7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53F"/>
    <w:pPr>
      <w:numPr>
        <w:ilvl w:val="1"/>
      </w:numPr>
      <w:pPrChange w:id="9" w:author="Priya Seethapathy" w:date="2026-08-03T22:25:00Z">
        <w:pPr>
          <w:numPr>
            <w:ilvl w:val="1"/>
          </w:numPr>
          <w:spacing w:after="160" w:line="278" w:lineRule="auto"/>
        </w:pPr>
      </w:pPrChange>
    </w:pPr>
    <w:rPr>
      <w:rFonts w:asciiTheme="minorHAnsi" w:eastAsiaTheme="majorEastAsia" w:hAnsiTheme="minorHAnsi" w:cstheme="majorBidi"/>
      <w:color w:val="595959" w:themeColor="text1" w:themeTint="A6"/>
      <w:spacing w:val="15"/>
      <w:sz w:val="28"/>
      <w:szCs w:val="28"/>
      <w:rPrChange w:id="9" w:author="Priya Seethapathy" w:date="2026-08-03T22:25:00Z">
        <w:rPr>
          <w:rFonts w:eastAsiaTheme="majorEastAsia"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8B7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53F"/>
    <w:pPr>
      <w:spacing w:before="160"/>
      <w:jc w:val="center"/>
      <w:pPrChange w:id="10" w:author="Priya Seethapathy" w:date="2026-08-03T22:25:00Z">
        <w:pPr>
          <w:spacing w:before="160" w:after="160" w:line="278" w:lineRule="auto"/>
          <w:jc w:val="center"/>
        </w:pPr>
      </w:pPrChange>
    </w:pPr>
    <w:rPr>
      <w:i/>
      <w:iCs/>
      <w:color w:val="404040" w:themeColor="text1" w:themeTint="BF"/>
      <w:rPrChange w:id="10" w:author="Priya Seethapathy" w:date="2026-08-03T22:25:00Z">
        <w:rPr>
          <w:rFonts w:eastAsiaTheme="minorHAnsi" w:cs="Times New Roman (Body CS)"/>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8B74BE"/>
    <w:rPr>
      <w:rFonts w:ascii="Times New Roman" w:hAnsi="Times New Roman" w:cs="Times New Roman (Body CS)"/>
      <w:i/>
      <w:iCs/>
      <w:color w:val="404040" w:themeColor="text1" w:themeTint="BF"/>
    </w:rPr>
  </w:style>
  <w:style w:type="paragraph" w:styleId="ListParagraph">
    <w:name w:val="List Paragraph"/>
    <w:basedOn w:val="Normal"/>
    <w:uiPriority w:val="34"/>
    <w:qFormat/>
    <w:rsid w:val="008B74BE"/>
    <w:pPr>
      <w:ind w:left="720"/>
      <w:contextualSpacing/>
    </w:pPr>
  </w:style>
  <w:style w:type="character" w:styleId="IntenseEmphasis">
    <w:name w:val="Intense Emphasis"/>
    <w:basedOn w:val="DefaultParagraphFont"/>
    <w:uiPriority w:val="21"/>
    <w:qFormat/>
    <w:rsid w:val="008B74BE"/>
    <w:rPr>
      <w:i/>
      <w:iCs/>
      <w:color w:val="0F4761" w:themeColor="accent1" w:themeShade="BF"/>
    </w:rPr>
  </w:style>
  <w:style w:type="paragraph" w:styleId="IntenseQuote">
    <w:name w:val="Intense Quote"/>
    <w:basedOn w:val="Normal"/>
    <w:next w:val="Normal"/>
    <w:link w:val="IntenseQuoteChar"/>
    <w:uiPriority w:val="30"/>
    <w:qFormat/>
    <w:rsid w:val="008B7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4BE"/>
    <w:rPr>
      <w:i/>
      <w:iCs/>
      <w:color w:val="0F4761" w:themeColor="accent1" w:themeShade="BF"/>
    </w:rPr>
  </w:style>
  <w:style w:type="character" w:styleId="IntenseReference">
    <w:name w:val="Intense Reference"/>
    <w:basedOn w:val="DefaultParagraphFont"/>
    <w:uiPriority w:val="32"/>
    <w:qFormat/>
    <w:rsid w:val="008B74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510</Words>
  <Characters>2913</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Arthur Souza Rodrigues</cp:lastModifiedBy>
  <cp:revision>1</cp:revision>
  <dcterms:created xsi:type="dcterms:W3CDTF">2025-11-13T01:39:00Z</dcterms:created>
  <dcterms:modified xsi:type="dcterms:W3CDTF">2026-08-04T02:25:00Z</dcterms:modified>
</cp:coreProperties>
</file>