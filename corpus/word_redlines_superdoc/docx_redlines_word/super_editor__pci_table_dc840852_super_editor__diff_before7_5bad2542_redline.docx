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CCE1" w14:textId="69F61DB1" w:rsidR="002D644D" w:rsidRDefault="002D644D">
      <w:pPr>
        <w:rPr>
          <w:ins w:id="1" w:author="Luccas Correa" w:date="2026-08-03T22:24:00Z" w16du:dateUtc="2026-08-04T02:24:00Z"/>
        </w:rPr>
      </w:pPr>
      <w:ins w:id="2" w:author="Luccas Correa" w:date="2026-08-03T22:24:00Z" w16du:dateUtc="2026-08-04T02:24:00Z">
        <w:r>
          <w:t>This paragraph formatting will change.</w:t>
        </w:r>
      </w:ins>
    </w:p>
    <w:p w14:paraId="5E25639F" w14:textId="268DFE7C" w:rsidR="002D644D" w:rsidRDefault="002D644D">
      <w:pPr>
        <w:rPr>
          <w:ins w:id="3" w:author="Luccas Correa" w:date="2026-08-03T22:24:00Z" w16du:dateUtc="2026-08-04T02:24:00Z"/>
        </w:rPr>
      </w:pPr>
      <w:ins w:id="4" w:author="Luccas Correa" w:date="2026-08-03T22:24:00Z" w16du:dateUtc="2026-08-04T02:24:00Z">
        <w:r>
          <w:t>This paragraph will have words.</w:t>
        </w:r>
      </w:ins>
    </w:p>
    <w:p w14:paraId="392FF9D2" w14:textId="29F358FA" w:rsidR="002D644D" w:rsidRDefault="002D644D">
      <w:pPr>
        <w:rPr>
          <w:ins w:id="5" w:author="Luccas Correa" w:date="2026-08-03T22:24:00Z" w16du:dateUtc="2026-08-04T02:24:00Z"/>
        </w:rPr>
      </w:pPr>
      <w:ins w:id="6" w:author="Luccas Correa" w:date="2026-08-03T22:24:00Z" w16du:dateUtc="2026-08-04T02:24:00Z">
        <w:r>
          <w:t>This paragraph will be deleted.</w:t>
        </w:r>
      </w:ins>
    </w:p>
    <w:p w14:paraId="3010FE36" w14:textId="399BDE3D" w:rsidR="002D644D" w:rsidRDefault="002D644D">
      <w:pPr>
        <w:rPr>
          <w:ins w:id="7" w:author="Luccas Correa" w:date="2026-08-03T22:24:00Z" w16du:dateUtc="2026-08-04T02:24:00Z"/>
        </w:rPr>
      </w:pPr>
      <w:ins w:id="8" w:author="Luccas Correa" w:date="2026-08-03T22:24:00Z" w16du:dateUtc="2026-08-04T02:24:00Z">
        <w:r>
          <w:t>This word will be deleted.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9" w:author="Luccas Correa" w:date="2026-08-03T22:24:00Z" w16du:dateUtc="2026-08-04T02:24:00Z">
          <w:tblPr>
            <w:tblStyle w:val="TableGrid"/>
            <w:tblW w:w="0" w:type="auto"/>
            <w:tbl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  <w:insideH w:val="single" w:sz="4" w:space="0" w:color="808080" w:themeColor="background1" w:themeShade="80"/>
              <w:insideV w:val="single" w:sz="4" w:space="0" w:color="808080" w:themeColor="background1" w:themeShade="80"/>
            </w:tblBorders>
            <w:tblLook w:val="04A0" w:firstRow="1" w:lastRow="0" w:firstColumn="1" w:lastColumn="0" w:noHBand="0" w:noVBand="1"/>
          </w:tblPr>
        </w:tblPrChange>
      </w:tblPr>
      <w:tblGrid>
        <w:gridCol w:w="2732"/>
        <w:gridCol w:w="1990"/>
        <w:gridCol w:w="2088"/>
        <w:gridCol w:w="2540"/>
        <w:tblGridChange w:id="10">
          <w:tblGrid>
            <w:gridCol w:w="5"/>
            <w:gridCol w:w="2732"/>
            <w:gridCol w:w="44"/>
            <w:gridCol w:w="1926"/>
            <w:gridCol w:w="20"/>
            <w:gridCol w:w="1516"/>
            <w:gridCol w:w="572"/>
            <w:gridCol w:w="2540"/>
            <w:gridCol w:w="5"/>
          </w:tblGrid>
        </w:tblGridChange>
      </w:tblGrid>
      <w:tr w:rsidR="00FC3464" w:rsidRPr="0072594F" w14:paraId="50F0B3DE" w14:textId="04A5D9C1" w:rsidTr="002D644D">
        <w:trPr>
          <w:trPrChange w:id="11" w:author="Luccas Correa" w:date="2026-08-03T22:24:00Z" w16du:dateUtc="2026-08-04T02:24:00Z">
            <w:trPr>
              <w:cantSplit/>
              <w:tblHeader/>
            </w:trPr>
          </w:trPrChange>
        </w:trPr>
        <w:tc>
          <w:tcPr>
            <w:tcW w:w="3116" w:type="dxa"/>
            <w:tcPrChange w:id="12" w:author="Luccas Correa" w:date="2026-08-03T22:24:00Z" w16du:dateUtc="2026-08-04T02:24:00Z">
              <w:tcPr>
                <w:tcW w:w="3420" w:type="dxa"/>
                <w:gridSpan w:val="3"/>
                <w:tcBorders>
                  <w:top w:val="nil"/>
                  <w:left w:val="nil"/>
                  <w:right w:val="nil"/>
                </w:tcBorders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42E1EDAB" w14:textId="77777777" w:rsidR="00FC3464" w:rsidRDefault="002D644D">
            <w:pPr>
              <w:rPr>
                <w:rPrChange w:id="13" w:author="Luccas Correa" w:date="2026-08-03T22:24:00Z" w16du:dateUtc="2026-08-04T02:24:00Z">
                  <w:rPr>
                    <w:rStyle w:val="BoldCharacter"/>
                  </w:rPr>
                </w:rPrChange>
              </w:rPr>
              <w:pPrChange w:id="14" w:author="Luccas Correa" w:date="2026-08-03T22:24:00Z" w16du:dateUtc="2026-08-04T02:24:00Z">
                <w:pPr>
                  <w:pStyle w:val="TableBody"/>
                </w:pPr>
              </w:pPrChange>
            </w:pPr>
            <w:ins w:id="15" w:author="Luccas Correa" w:date="2026-08-03T22:24:00Z" w16du:dateUtc="2026-08-04T02:24:00Z">
              <w:r>
                <w:t>First header</w:t>
              </w:r>
            </w:ins>
            <w:del w:id="16" w:author="Luccas Correa" w:date="2026-08-03T22:24:00Z" w16du:dateUtc="2026-08-04T02:24:00Z">
              <w:r w:rsidR="00FC3464" w:rsidRPr="0072594F">
                <w:rPr>
                  <w:rStyle w:val="BoldCharacter"/>
                  <w:bCs/>
                </w:rPr>
                <w:delText>Requirement Number and Definition</w:delText>
              </w:r>
            </w:del>
          </w:p>
        </w:tc>
        <w:tc>
          <w:tcPr>
            <w:tcW w:w="3117" w:type="dxa"/>
            <w:gridSpan w:val="2"/>
            <w:tcPrChange w:id="17" w:author="Luccas Correa" w:date="2026-08-03T22:24:00Z" w16du:dateUtc="2026-08-04T02:24:00Z">
              <w:tcPr>
                <w:tcW w:w="9530" w:type="dxa"/>
                <w:gridSpan w:val="3"/>
                <w:tcBorders>
                  <w:top w:val="nil"/>
                  <w:left w:val="nil"/>
                  <w:right w:val="nil"/>
                </w:tcBorders>
              </w:tcPr>
            </w:tcPrChange>
          </w:tcPr>
          <w:p w14:paraId="706795F4" w14:textId="77777777" w:rsidR="00FC3464" w:rsidRDefault="002D644D">
            <w:pPr>
              <w:rPr>
                <w:rPrChange w:id="18" w:author="Luccas Correa" w:date="2026-08-03T22:24:00Z" w16du:dateUtc="2026-08-04T02:24:00Z">
                  <w:rPr>
                    <w:i/>
                    <w:iCs/>
                  </w:rPr>
                </w:rPrChange>
              </w:rPr>
              <w:pPrChange w:id="19" w:author="Luccas Correa" w:date="2026-08-03T22:24:00Z" w16du:dateUtc="2026-08-04T02:24:00Z">
                <w:pPr>
                  <w:pStyle w:val="TableBody"/>
                </w:pPr>
              </w:pPrChange>
            </w:pPr>
            <w:bookmarkStart w:id="20" w:name="row_b7d33a53727d4ed8b9cfc4bd599d514e"/>
            <w:bookmarkEnd w:id="20"/>
            <w:ins w:id="21" w:author="Luccas Correa" w:date="2026-08-03T22:24:00Z" w16du:dateUtc="2026-08-04T02:24:00Z">
              <w:r>
                <w:t>Second header</w:t>
              </w:r>
            </w:ins>
          </w:p>
        </w:tc>
        <w:tc>
          <w:tcPr>
            <w:tcW w:w="3117" w:type="dxa"/>
            <w:tcPrChange w:id="22" w:author="Luccas Correa" w:date="2026-08-03T22:24:00Z" w16du:dateUtc="2026-08-04T02:24:00Z">
              <w:tcPr>
                <w:tcW w:w="3117" w:type="dxa"/>
                <w:gridSpan w:val="3"/>
              </w:tcPr>
            </w:tcPrChange>
          </w:tcPr>
          <w:p w14:paraId="6E579106" w14:textId="5C2D55D5" w:rsidR="002D644D" w:rsidRDefault="002D644D">
            <w:pPr>
              <w:spacing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  <w:ins w:id="23" w:author="Luccas Correa" w:date="2026-08-03T22:24:00Z" w16du:dateUtc="2026-08-04T02:24:00Z">
              <w:r>
                <w:t>Third header</w:t>
              </w:r>
            </w:ins>
          </w:p>
        </w:tc>
      </w:tr>
      <w:tr w:rsidR="00FC3464" w:rsidRPr="00A019B8" w14:paraId="265A1F02" w14:textId="7464C93F" w:rsidTr="002D644D">
        <w:trPr>
          <w:trPrChange w:id="24" w:author="Luccas Correa" w:date="2026-08-03T22:24:00Z" w16du:dateUtc="2026-08-04T02:24:00Z">
            <w:trPr>
              <w:cantSplit/>
            </w:trPr>
          </w:trPrChange>
        </w:trPr>
        <w:tc>
          <w:tcPr>
            <w:tcW w:w="3116" w:type="dxa"/>
            <w:gridSpan w:val="2"/>
            <w:tcPrChange w:id="25" w:author="Luccas Correa" w:date="2026-08-03T22:24:00Z" w16du:dateUtc="2026-08-04T02:24:00Z">
              <w:tcPr>
                <w:tcW w:w="5809" w:type="dxa"/>
                <w:gridSpan w:val="4"/>
                <w:shd w:val="clear" w:color="auto" w:fill="CBD4D5"/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3D3119A6" w14:textId="77777777" w:rsidR="00FC3464" w:rsidRDefault="002D644D" w:rsidP="00991A1A">
            <w:pPr>
              <w:pStyle w:val="TableBody"/>
              <w:rPr>
                <w:del w:id="26" w:author="Luccas Correa" w:date="2026-08-03T22:24:00Z" w16du:dateUtc="2026-08-04T02:24:00Z"/>
              </w:rPr>
            </w:pPr>
            <w:ins w:id="27" w:author="Luccas Correa" w:date="2026-08-03T22:24:00Z" w16du:dateUtc="2026-08-04T02:24:00Z">
              <w:r>
                <w:t>First cell</w:t>
              </w:r>
            </w:ins>
            <w:del w:id="28" w:author="Luccas Correa" w:date="2026-08-03T22:24:00Z" w16du:dateUtc="2026-08-04T02:24:00Z">
              <w:r w:rsidR="00FC3464" w:rsidRPr="00A019B8">
                <w:rPr>
                  <w:rStyle w:val="BoldCharacter"/>
                </w:rPr>
                <w:delText>Identify</w:delText>
              </w:r>
              <w:r w:rsidR="00FC3464" w:rsidRPr="00A019B8">
                <w:delText xml:space="preserve"> the </w:delText>
              </w:r>
              <w:r w:rsidR="00FC3464" w:rsidRPr="006D5563">
                <w:rPr>
                  <w:b/>
                  <w:bCs/>
                </w:rPr>
                <w:delText>customized control name / identifier</w:delText>
              </w:r>
              <w:r w:rsidR="00FC3464" w:rsidRPr="00A019B8">
                <w:delText xml:space="preserve"> for each control used to meet the Customized Approach Objective.</w:delText>
              </w:r>
            </w:del>
          </w:p>
          <w:p w14:paraId="1FB1D285" w14:textId="77777777" w:rsidR="00FC3464" w:rsidRPr="00A019B8" w:rsidRDefault="00FC3464">
            <w:pPr>
              <w:pPrChange w:id="29" w:author="Luccas Correa" w:date="2026-08-03T22:24:00Z" w16du:dateUtc="2026-08-04T02:24:00Z">
                <w:pPr>
                  <w:pStyle w:val="TableBody"/>
                </w:pPr>
              </w:pPrChange>
            </w:pPr>
            <w:del w:id="30" w:author="Luccas Correa" w:date="2026-08-03T22:24:00Z" w16du:dateUtc="2026-08-04T02:24:00Z">
              <w:r w:rsidRPr="006D5563">
                <w:rPr>
                  <w:i/>
                </w:rPr>
                <w:delText>(</w:delText>
              </w:r>
              <w:r w:rsidRPr="006D5563">
                <w:rPr>
                  <w:b/>
                  <w:bCs/>
                  <w:i/>
                </w:rPr>
                <w:delText>Note</w:delText>
              </w:r>
              <w:r>
                <w:rPr>
                  <w:b/>
                  <w:bCs/>
                  <w:i/>
                </w:rPr>
                <w:delText>:</w:delText>
              </w:r>
              <w:r w:rsidRPr="006D5563">
                <w:rPr>
                  <w:i/>
                </w:rPr>
                <w:delText xml:space="preserve"> use the Customized Control name from the assessed entity’s controls matrix)</w:delText>
              </w:r>
            </w:del>
          </w:p>
        </w:tc>
        <w:tc>
          <w:tcPr>
            <w:tcW w:w="3117" w:type="dxa"/>
            <w:tcPrChange w:id="31" w:author="Luccas Correa" w:date="2026-08-03T22:24:00Z" w16du:dateUtc="2026-08-04T02:24:00Z">
              <w:tcPr>
                <w:tcW w:w="7141" w:type="dxa"/>
                <w:gridSpan w:val="2"/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03E5EA4C" w14:textId="77777777" w:rsidR="00FC3464" w:rsidRDefault="002D644D">
            <w:pPr>
              <w:rPr>
                <w:rPrChange w:id="32" w:author="Luccas Correa" w:date="2026-08-03T22:24:00Z" w16du:dateUtc="2026-08-04T02:24:00Z">
                  <w:rPr>
                    <w:i/>
                    <w:iCs/>
                  </w:rPr>
                </w:rPrChange>
              </w:rPr>
              <w:pPrChange w:id="33" w:author="Luccas Correa" w:date="2026-08-03T22:24:00Z" w16du:dateUtc="2026-08-04T02:24:00Z">
                <w:pPr>
                  <w:pStyle w:val="TableBody"/>
                </w:pPr>
              </w:pPrChange>
            </w:pPr>
            <w:ins w:id="34" w:author="Luccas Correa" w:date="2026-08-03T22:24:00Z" w16du:dateUtc="2026-08-04T02:24:00Z">
              <w:r>
                <w:t>Second cell</w:t>
              </w:r>
            </w:ins>
            <w:del w:id="35" w:author="Luccas Correa" w:date="2026-08-03T22:24:00Z" w16du:dateUtc="2026-08-04T02:24:00Z">
              <w:r w:rsidR="00FC3464">
                <w:rPr>
                  <w:rFonts w:eastAsiaTheme="minorHAnsi"/>
                </w:rPr>
                <w:delText>  </w:delText>
              </w:r>
            </w:del>
          </w:p>
        </w:tc>
        <w:tc>
          <w:tcPr>
            <w:tcW w:w="3117" w:type="dxa"/>
            <w:tcPrChange w:id="36" w:author="Luccas Correa" w:date="2026-08-03T22:24:00Z" w16du:dateUtc="2026-08-04T02:24:00Z">
              <w:tcPr>
                <w:tcW w:w="3117" w:type="dxa"/>
                <w:gridSpan w:val="3"/>
              </w:tcPr>
            </w:tcPrChange>
          </w:tcPr>
          <w:p w14:paraId="19E44C18" w14:textId="2F212CA3" w:rsidR="002D644D" w:rsidRDefault="002D644D">
            <w:pPr>
              <w:spacing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  <w:ins w:id="37" w:author="Luccas Correa" w:date="2026-08-03T22:24:00Z" w16du:dateUtc="2026-08-04T02:24:00Z">
              <w:r>
                <w:t>Third cell</w:t>
              </w:r>
            </w:ins>
          </w:p>
        </w:tc>
      </w:tr>
      <w:tr w:rsidR="00FC3464" w:rsidRPr="00A019B8" w14:paraId="795D19CE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del w:id="38" w:author="Luccas Correa" w:date="2026-08-03T22:24:00Z" w16du:dateUtc="2026-08-04T02:2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del w:id="39" w:author="Luccas Correa" w:date="2026-08-03T22:24:00Z" w16du:dateUtc="2026-08-04T02:24:00Z"/>
              </w:rPr>
            </w:pPr>
            <w:del w:id="40" w:author="Luccas Correa" w:date="2026-08-03T22:24:00Z" w16du:dateUtc="2026-08-04T02:24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</w:delText>
              </w:r>
              <w:r w:rsidRPr="006D5563">
                <w:rPr>
                  <w:b/>
                  <w:bCs/>
                </w:rPr>
                <w:delText>each</w:delText>
              </w:r>
              <w:r w:rsidRPr="00A019B8">
                <w:delText xml:space="preserve"> control used to meet the Customized Approach Objective.</w:delText>
              </w:r>
            </w:del>
          </w:p>
          <w:p w14:paraId="243C2A83" w14:textId="77777777" w:rsidR="00FC3464" w:rsidRPr="00A019B8" w:rsidRDefault="00FC3464" w:rsidP="00991A1A">
            <w:pPr>
              <w:pStyle w:val="TableBody"/>
              <w:rPr>
                <w:del w:id="41" w:author="Luccas Correa" w:date="2026-08-03T22:24:00Z" w16du:dateUtc="2026-08-04T02:24:00Z"/>
              </w:rPr>
            </w:pPr>
            <w:del w:id="42" w:author="Luccas Correa" w:date="2026-08-03T22:24:00Z" w16du:dateUtc="2026-08-04T02:24:00Z">
              <w:r w:rsidRPr="006D5563">
                <w:rPr>
                  <w:i/>
                </w:rPr>
                <w:delText>(</w:delText>
              </w:r>
              <w:r w:rsidRPr="006D5563">
                <w:rPr>
                  <w:b/>
                  <w:bCs/>
                  <w:i/>
                </w:rPr>
                <w:delText>Note</w:delText>
              </w:r>
              <w:r w:rsidRPr="006D5563">
                <w:rPr>
                  <w:i/>
                </w:rPr>
                <w:delText xml:space="preserve">: Refer to the </w:delText>
              </w:r>
              <w:r w:rsidRPr="00620F32">
                <w:rPr>
                  <w:rStyle w:val="ItalicCharacter"/>
                </w:rPr>
                <w:delText>Payment Card Industry Data Security Standard (PCI DSS) Requirements and Testing Procedures</w:delText>
              </w:r>
              <w:r>
                <w:rPr>
                  <w:rStyle w:val="ItalicCharacter"/>
                </w:rPr>
                <w:delText xml:space="preserve"> </w:delText>
              </w:r>
              <w:r w:rsidRPr="006D5563">
                <w:rPr>
                  <w:i/>
                </w:rPr>
                <w:delText>for the Customized Approach Objective)</w:delText>
              </w:r>
            </w:del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del w:id="43" w:author="Luccas Correa" w:date="2026-08-03T22:24:00Z" w16du:dateUtc="2026-08-04T02:24:00Z"/>
                <w:i/>
                <w:iCs/>
              </w:rPr>
            </w:pPr>
            <w:del w:id="44" w:author="Luccas Correa" w:date="2026-08-03T22:24:00Z" w16du:dateUtc="2026-08-04T02:2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7EB4303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del w:id="45" w:author="Luccas Correa" w:date="2026-08-03T22:24:00Z" w16du:dateUtc="2026-08-04T02:2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del w:id="46" w:author="Luccas Correa" w:date="2026-08-03T22:24:00Z" w16du:dateUtc="2026-08-04T02:24:00Z"/>
              </w:rPr>
            </w:pPr>
            <w:del w:id="47" w:author="Luccas Correa" w:date="2026-08-03T22:24:00Z" w16du:dateUtc="2026-08-04T02:24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</w:delText>
              </w:r>
              <w:r w:rsidRPr="006D5563">
                <w:rPr>
                  <w:b/>
                  <w:bCs/>
                </w:rPr>
                <w:delText>how</w:delText>
              </w:r>
              <w:r w:rsidRPr="00A019B8">
                <w:delText xml:space="preserve"> the control(s) meet the Customized Approach Objective.</w:delText>
              </w:r>
            </w:del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del w:id="48" w:author="Luccas Correa" w:date="2026-08-03T22:24:00Z" w16du:dateUtc="2026-08-04T02:24:00Z"/>
                <w:i/>
                <w:iCs/>
              </w:rPr>
            </w:pPr>
            <w:del w:id="49" w:author="Luccas Correa" w:date="2026-08-03T22:24:00Z" w16du:dateUtc="2026-08-04T02:2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5BF0C5B6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del w:id="50" w:author="Luccas Correa" w:date="2026-08-03T22:24:00Z" w16du:dateUtc="2026-08-04T02:2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del w:id="51" w:author="Luccas Correa" w:date="2026-08-03T22:24:00Z" w16du:dateUtc="2026-08-04T02:24:00Z"/>
              </w:rPr>
            </w:pPr>
            <w:del w:id="52" w:author="Luccas Correa" w:date="2026-08-03T22:24:00Z" w16du:dateUtc="2026-08-04T02:24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the </w:delText>
              </w:r>
              <w:r w:rsidRPr="006D5563">
                <w:rPr>
                  <w:b/>
                  <w:bCs/>
                </w:rPr>
                <w:delText>Controls Matrix documentation</w:delText>
              </w:r>
              <w:r w:rsidRPr="00A019B8">
                <w:delText xml:space="preserve"> reviewed that supports </w:delText>
              </w:r>
              <w:r>
                <w:delText xml:space="preserve">a </w:delText>
              </w:r>
              <w:r w:rsidRPr="00A019B8">
                <w:delText>customized approach for this requirement.</w:delText>
              </w:r>
            </w:del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del w:id="53" w:author="Luccas Correa" w:date="2026-08-03T22:24:00Z" w16du:dateUtc="2026-08-04T02:24:00Z"/>
                <w:i/>
                <w:iCs/>
              </w:rPr>
            </w:pPr>
            <w:del w:id="54" w:author="Luccas Correa" w:date="2026-08-03T22:24:00Z" w16du:dateUtc="2026-08-04T02:2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7208236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del w:id="55" w:author="Luccas Correa" w:date="2026-08-03T22:24:00Z" w16du:dateUtc="2026-08-04T02:2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del w:id="56" w:author="Luccas Correa" w:date="2026-08-03T22:24:00Z" w16du:dateUtc="2026-08-04T02:24:00Z"/>
              </w:rPr>
            </w:pPr>
            <w:del w:id="57" w:author="Luccas Correa" w:date="2026-08-03T22:24:00Z" w16du:dateUtc="2026-08-04T02:24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the </w:delText>
              </w:r>
              <w:r w:rsidRPr="006D5563">
                <w:rPr>
                  <w:b/>
                  <w:bCs/>
                </w:rPr>
                <w:delText>Targeted Risk Analysis documentation</w:delText>
              </w:r>
              <w:r w:rsidRPr="00A019B8">
                <w:delText xml:space="preserve"> reviewed that supports the customized approach for this requirement.</w:delText>
              </w:r>
            </w:del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del w:id="58" w:author="Luccas Correa" w:date="2026-08-03T22:24:00Z" w16du:dateUtc="2026-08-04T02:24:00Z"/>
                <w:i/>
                <w:iCs/>
              </w:rPr>
            </w:pPr>
            <w:del w:id="59" w:author="Luccas Correa" w:date="2026-08-03T22:24:00Z" w16du:dateUtc="2026-08-04T02:2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402AD22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del w:id="60" w:author="Luccas Correa" w:date="2026-08-03T22:24:00Z" w16du:dateUtc="2026-08-04T02:2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del w:id="61" w:author="Luccas Correa" w:date="2026-08-03T22:24:00Z" w16du:dateUtc="2026-08-04T02:24:00Z"/>
              </w:rPr>
            </w:pPr>
            <w:del w:id="62" w:author="Luccas Correa" w:date="2026-08-03T22:24:00Z" w16du:dateUtc="2026-08-04T02:24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name(s) of the assessor(s) who attests that:</w:delText>
              </w:r>
            </w:del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del w:id="63" w:author="Luccas Correa" w:date="2026-08-03T22:24:00Z" w16du:dateUtc="2026-08-04T02:24:00Z"/>
                <w:lang w:val="en-US"/>
              </w:rPr>
            </w:pPr>
            <w:del w:id="64" w:author="Luccas Correa" w:date="2026-08-03T22:24:00Z" w16du:dateUtc="2026-08-04T02:24:00Z">
              <w:r w:rsidRPr="006D5563">
                <w:rPr>
                  <w:lang w:val="en-US"/>
                </w:rPr>
                <w:delText xml:space="preserve">The entity completed the Controls Matrix including all information specified in the Controls Matrix Template in </w:delText>
              </w:r>
              <w:r>
                <w:rPr>
                  <w:rStyle w:val="ItalicCharacter"/>
                </w:rPr>
                <w:delText>PCI DSS v4.x: Sample Templates to Support Customized Approach on the PCI SSC website,</w:delText>
              </w:r>
              <w:r>
                <w:rPr>
                  <w:lang w:val="en-US"/>
                </w:rPr>
                <w:delText xml:space="preserve"> </w:delText>
              </w:r>
              <w:r w:rsidRPr="006D5563">
                <w:rPr>
                  <w:lang w:val="en-US"/>
                </w:rPr>
                <w:delText xml:space="preserve">and the results of the Controls Matrix support the customized approach for this requirement. </w:delText>
              </w:r>
            </w:del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del w:id="65" w:author="Luccas Correa" w:date="2026-08-03T22:24:00Z" w16du:dateUtc="2026-08-04T02:24:00Z"/>
                <w:lang w:val="en-US"/>
              </w:rPr>
            </w:pPr>
            <w:del w:id="66" w:author="Luccas Correa" w:date="2026-08-03T22:24:00Z" w16du:dateUtc="2026-08-04T02:24:00Z">
              <w:r w:rsidRPr="006D5563">
                <w:rPr>
                  <w:lang w:val="en-US"/>
                </w:rPr>
                <w:delText xml:space="preserve">The entity completed the Targeted Risk Analysis including all information specified in the Targeted Risk Analysis Template in </w:delText>
              </w:r>
              <w:r>
                <w:rPr>
                  <w:rStyle w:val="ItalicCharacter"/>
                </w:rPr>
                <w:delText>PCI DSS v4.x: Sample Templates to Support Customized Approach on the PCI SSC website</w:delText>
              </w:r>
              <w:r w:rsidRPr="006D5563">
                <w:rPr>
                  <w:lang w:val="en-US"/>
                </w:rPr>
                <w:delText>, and that the results of the Risk Analysis support use of the customized approach for this requirement.</w:delText>
              </w:r>
            </w:del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del w:id="67" w:author="Luccas Correa" w:date="2026-08-03T22:24:00Z" w16du:dateUtc="2026-08-04T02:24:00Z"/>
                <w:i/>
                <w:iCs/>
              </w:rPr>
            </w:pPr>
            <w:del w:id="68" w:author="Luccas Correa" w:date="2026-08-03T22:24:00Z" w16du:dateUtc="2026-08-04T02:2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F524056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del w:id="69" w:author="Luccas Correa" w:date="2026-08-03T22:24:00Z" w16du:dateUtc="2026-08-04T02:24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  <w:rPr>
                <w:del w:id="70" w:author="Luccas Correa" w:date="2026-08-03T22:24:00Z" w16du:dateUtc="2026-08-04T02:24:00Z"/>
              </w:rPr>
            </w:pPr>
            <w:del w:id="71" w:author="Luccas Correa" w:date="2026-08-03T22:24:00Z" w16du:dateUtc="2026-08-04T02:24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the testing procedures derived and performed by the assessor to validate that the </w:delText>
              </w:r>
              <w:r w:rsidRPr="006D5563">
                <w:rPr>
                  <w:b/>
                  <w:bCs/>
                </w:rPr>
                <w:delText>implemented controls meet the Customized Approach Objective</w:delText>
              </w:r>
              <w:r w:rsidRPr="00A019B8">
                <w:delText>; for example, whether the customized control(s) is sufficiently robust to provide at least an equivalent level of protection as provided by the defined approach.</w:delText>
              </w:r>
            </w:del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del w:id="72" w:author="Luccas Correa" w:date="2026-08-03T22:24:00Z" w16du:dateUtc="2026-08-04T02:24:00Z"/>
              </w:rPr>
            </w:pPr>
            <w:del w:id="73" w:author="Luccas Correa" w:date="2026-08-03T22:24:00Z" w16du:dateUtc="2026-08-04T02:24:00Z">
              <w:r w:rsidRPr="00A019B8">
                <w:rPr>
                  <w:rStyle w:val="BoldCharacter"/>
                </w:rPr>
                <w:delText>Note 1:</w:delText>
              </w:r>
              <w:r w:rsidRPr="00A019B8">
                <w:delText xml:space="preserve"> Technical reviews (for example, reviewing configuration settings, operating effectiveness, etc.) should be performed where possible and appropriate. </w:delText>
              </w:r>
            </w:del>
          </w:p>
          <w:p w14:paraId="4072CDE9" w14:textId="77777777" w:rsidR="00FC3464" w:rsidRPr="00A019B8" w:rsidRDefault="00FC3464" w:rsidP="00991A1A">
            <w:pPr>
              <w:pStyle w:val="TableNote"/>
              <w:keepNext/>
              <w:rPr>
                <w:del w:id="74" w:author="Luccas Correa" w:date="2026-08-03T22:24:00Z" w16du:dateUtc="2026-08-04T02:24:00Z"/>
              </w:rPr>
            </w:pPr>
            <w:del w:id="75" w:author="Luccas Correa" w:date="2026-08-03T22:24:00Z" w16du:dateUtc="2026-08-04T02:24:00Z">
              <w:r w:rsidRPr="00A019B8">
                <w:rPr>
                  <w:rStyle w:val="BoldCharacter"/>
                </w:rPr>
                <w:delText>Note 2:</w:delText>
              </w:r>
              <w:r w:rsidRPr="00A019B8">
                <w:delText xml:space="preserve"> Add additional rows for each assessor-derived testing procedure, as needed. Ensure that all rows to the right of the “Assessor-derived testing procedure” are copied for each assessor-derived testing procedure that is added.</w:delText>
              </w:r>
            </w:del>
          </w:p>
        </w:tc>
      </w:tr>
      <w:tr w:rsidR="00FC3464" w:rsidRPr="00A019B8" w14:paraId="771BDF3E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trHeight w:val="410"/>
          <w:del w:id="76" w:author="Luccas Correa" w:date="2026-08-03T22:24:00Z" w16du:dateUtc="2026-08-04T02:24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  <w:rPr>
                <w:del w:id="77" w:author="Luccas Correa" w:date="2026-08-03T22:24:00Z" w16du:dateUtc="2026-08-04T02:24:00Z"/>
              </w:rPr>
            </w:pPr>
            <w:del w:id="78" w:author="Luccas Correa" w:date="2026-08-03T22:24:00Z" w16du:dateUtc="2026-08-04T02:24:00Z">
              <w:r w:rsidRPr="0021785B">
                <w:delText>Enter assessor-derived testing procedure here:</w:delText>
              </w:r>
            </w:del>
          </w:p>
        </w:tc>
        <w:tc>
          <w:tcPr>
            <w:tcW w:w="2590" w:type="dxa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  <w:rPr>
                <w:del w:id="79" w:author="Luccas Correa" w:date="2026-08-03T22:24:00Z" w16du:dateUtc="2026-08-04T02:24:00Z"/>
              </w:rPr>
            </w:pPr>
            <w:del w:id="80" w:author="Luccas Correa" w:date="2026-08-03T22:24:00Z" w16du:dateUtc="2026-08-04T02:24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what was tested (for example, individuals interviewed, system components reviewed, processes observed, etc.)</w:delText>
              </w:r>
            </w:del>
          </w:p>
          <w:p w14:paraId="5D5936BA" w14:textId="77777777" w:rsidR="00FC3464" w:rsidRPr="006D5563" w:rsidRDefault="00FC3464" w:rsidP="00991A1A">
            <w:pPr>
              <w:pStyle w:val="TableBody"/>
              <w:rPr>
                <w:del w:id="81" w:author="Luccas Correa" w:date="2026-08-03T22:24:00Z" w16du:dateUtc="2026-08-04T02:24:00Z"/>
                <w:i/>
                <w:iCs/>
              </w:rPr>
            </w:pPr>
            <w:del w:id="82" w:author="Luccas Correa" w:date="2026-08-03T22:24:00Z" w16du:dateUtc="2026-08-04T02:24:00Z">
              <w:r w:rsidRPr="006D5563">
                <w:rPr>
                  <w:rStyle w:val="BoldCharacter"/>
                  <w:i/>
                  <w:iCs/>
                </w:rPr>
                <w:delText>Note</w:delText>
              </w:r>
              <w:r>
                <w:rPr>
                  <w:rStyle w:val="BoldCharacter"/>
                  <w:i/>
                  <w:iCs/>
                </w:rPr>
                <w:delText>:</w:delText>
              </w:r>
              <w:r w:rsidRPr="006D5563">
                <w:rPr>
                  <w:i/>
                  <w:iCs/>
                </w:rPr>
                <w:delText xml:space="preserve"> all items tested must be uniquely identified.</w:delText>
              </w:r>
            </w:del>
          </w:p>
        </w:tc>
        <w:tc>
          <w:tcPr>
            <w:tcW w:w="7141" w:type="dxa"/>
            <w:gridSpan w:val="2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del w:id="83" w:author="Luccas Correa" w:date="2026-08-03T22:24:00Z" w16du:dateUtc="2026-08-04T02:24:00Z"/>
                <w:i/>
                <w:iCs/>
              </w:rPr>
            </w:pPr>
            <w:del w:id="84" w:author="Luccas Correa" w:date="2026-08-03T22:24:00Z" w16du:dateUtc="2026-08-04T02:2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C02D52F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trHeight w:val="410"/>
          <w:del w:id="85" w:author="Luccas Correa" w:date="2026-08-03T22:24:00Z" w16du:dateUtc="2026-08-04T02:24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  <w:rPr>
                <w:del w:id="86" w:author="Luccas Correa" w:date="2026-08-03T22:24:00Z" w16du:dateUtc="2026-08-04T02:24:00Z"/>
              </w:rPr>
            </w:pPr>
            <w:del w:id="87" w:author="Luccas Correa" w:date="2026-08-03T22:24:00Z" w16du:dateUtc="2026-08-04T02:24:00Z">
              <w:r>
                <w:rPr>
                  <w:rFonts w:eastAsiaTheme="minorHAnsi"/>
                </w:rPr>
                <w:delText>  </w:delText>
              </w:r>
            </w:del>
          </w:p>
        </w:tc>
        <w:tc>
          <w:tcPr>
            <w:tcW w:w="2590" w:type="dxa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del w:id="88" w:author="Luccas Correa" w:date="2026-08-03T22:24:00Z" w16du:dateUtc="2026-08-04T02:24:00Z"/>
                <w:rStyle w:val="BoldCharacter"/>
              </w:rPr>
            </w:pPr>
          </w:p>
        </w:tc>
        <w:tc>
          <w:tcPr>
            <w:tcW w:w="7141" w:type="dxa"/>
            <w:gridSpan w:val="2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del w:id="89" w:author="Luccas Correa" w:date="2026-08-03T22:24:00Z" w16du:dateUtc="2026-08-04T02:24:00Z"/>
                <w:i/>
                <w:iCs/>
              </w:rPr>
            </w:pPr>
          </w:p>
        </w:tc>
      </w:tr>
      <w:tr w:rsidR="00FC3464" w:rsidRPr="00A019B8" w14:paraId="59B37C90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del w:id="90" w:author="Luccas Correa" w:date="2026-08-03T22:24:00Z" w16du:dateUtc="2026-08-04T02:24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del w:id="91" w:author="Luccas Correa" w:date="2026-08-03T22:24:00Z" w16du:dateUtc="2026-08-04T02:24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del w:id="92" w:author="Luccas Correa" w:date="2026-08-03T22:24:00Z" w16du:dateUtc="2026-08-04T02:24:00Z"/>
              </w:rPr>
            </w:pPr>
            <w:del w:id="93" w:author="Luccas Correa" w:date="2026-08-03T22:24:00Z" w16du:dateUtc="2026-08-04T02:24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all evidence examined for this testing procedure.</w:delText>
              </w:r>
            </w:del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del w:id="94" w:author="Luccas Correa" w:date="2026-08-03T22:24:00Z" w16du:dateUtc="2026-08-04T02:24:00Z"/>
                <w:i/>
                <w:iCs/>
              </w:rPr>
            </w:pPr>
            <w:del w:id="95" w:author="Luccas Correa" w:date="2026-08-03T22:24:00Z" w16du:dateUtc="2026-08-04T02:2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323D8485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del w:id="96" w:author="Luccas Correa" w:date="2026-08-03T22:24:00Z" w16du:dateUtc="2026-08-04T02:24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del w:id="97" w:author="Luccas Correa" w:date="2026-08-03T22:24:00Z" w16du:dateUtc="2026-08-04T02:24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del w:id="98" w:author="Luccas Correa" w:date="2026-08-03T22:24:00Z" w16du:dateUtc="2026-08-04T02:24:00Z"/>
              </w:rPr>
            </w:pPr>
            <w:del w:id="99" w:author="Luccas Correa" w:date="2026-08-03T22:24:00Z" w16du:dateUtc="2026-08-04T02:24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the results of the testing performed by the assessor for this testing procedure and how these results verify the implemented controls meet the Customized Approach Objective.</w:delText>
              </w:r>
            </w:del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del w:id="100" w:author="Luccas Correa" w:date="2026-08-03T22:24:00Z" w16du:dateUtc="2026-08-04T02:24:00Z"/>
                <w:i/>
                <w:iCs/>
              </w:rPr>
            </w:pPr>
            <w:del w:id="101" w:author="Luccas Correa" w:date="2026-08-03T22:24:00Z" w16du:dateUtc="2026-08-04T02:2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2F5ECA60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del w:id="102" w:author="Luccas Correa" w:date="2026-08-03T22:24:00Z" w16du:dateUtc="2026-08-04T02:24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del w:id="103" w:author="Luccas Correa" w:date="2026-08-03T22:24:00Z" w16du:dateUtc="2026-08-04T02:24:00Z"/>
              </w:rPr>
            </w:pPr>
            <w:del w:id="104" w:author="Luccas Correa" w:date="2026-08-03T22:24:00Z" w16du:dateUtc="2026-08-04T02:24:00Z">
              <w:r w:rsidRPr="00A019B8">
                <w:rPr>
                  <w:rStyle w:val="BoldCharacter"/>
                </w:rPr>
                <w:delText>Document</w:delText>
              </w:r>
              <w:r w:rsidRPr="00A019B8">
                <w:delText xml:space="preserve"> the testing procedures derived and performed by the assessor to validate </w:delText>
              </w:r>
              <w:r w:rsidRPr="006D5563">
                <w:rPr>
                  <w:b/>
                  <w:bCs/>
                </w:rPr>
                <w:delText>the controls are maintained to ensure ongoing effectiveness</w:delText>
              </w:r>
              <w:r w:rsidRPr="00A019B8">
                <w:delText xml:space="preserve">; for example, how the entity monitors for control effectiveness and how control failures are detected, responded to, and the actions taken. </w:delText>
              </w:r>
            </w:del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del w:id="105" w:author="Luccas Correa" w:date="2026-08-03T22:24:00Z" w16du:dateUtc="2026-08-04T02:24:00Z"/>
              </w:rPr>
            </w:pPr>
            <w:del w:id="106" w:author="Luccas Correa" w:date="2026-08-03T22:24:00Z" w16du:dateUtc="2026-08-04T02:24:00Z">
              <w:r w:rsidRPr="00A019B8">
                <w:rPr>
                  <w:rStyle w:val="BoldCharacter"/>
                </w:rPr>
                <w:delText>Note 1:</w:delText>
              </w:r>
              <w:r w:rsidRPr="00A019B8">
                <w:delText xml:space="preserve"> Technical reviews (for example, reviewing configuration settings, operating effectiveness, etc.) should be performed where possible and appropriate.</w:delText>
              </w:r>
            </w:del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del w:id="107" w:author="Luccas Correa" w:date="2026-08-03T22:24:00Z" w16du:dateUtc="2026-08-04T02:24:00Z"/>
              </w:rPr>
            </w:pPr>
            <w:del w:id="108" w:author="Luccas Correa" w:date="2026-08-03T22:24:00Z" w16du:dateUtc="2026-08-04T02:24:00Z">
              <w:r w:rsidRPr="00A019B8">
                <w:rPr>
                  <w:rStyle w:val="BoldCharacter"/>
                </w:rPr>
                <w:delText>Note 2:</w:delText>
              </w:r>
              <w:r w:rsidRPr="00A019B8">
                <w:delText xml:space="preserve"> Add additional rows for each assessor-derived testing procedure, as needed. Ensure that all rows to the right of the “Assessor-derived testing procedure” are copied for each assessor-derived testing procedure that is added.</w:delText>
              </w:r>
            </w:del>
          </w:p>
        </w:tc>
      </w:tr>
      <w:tr w:rsidR="00FC3464" w:rsidRPr="00A019B8" w14:paraId="3926FF81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trHeight w:val="410"/>
          <w:del w:id="109" w:author="Luccas Correa" w:date="2026-08-03T22:24:00Z" w16du:dateUtc="2026-08-04T02:24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del w:id="110" w:author="Luccas Correa" w:date="2026-08-03T22:24:00Z" w16du:dateUtc="2026-08-04T02:24:00Z"/>
              </w:rPr>
            </w:pPr>
            <w:del w:id="111" w:author="Luccas Correa" w:date="2026-08-03T22:24:00Z" w16du:dateUtc="2026-08-04T02:24:00Z">
              <w:r w:rsidRPr="0021785B">
                <w:delText>Enter assessor-derived testing procedure here:</w:delText>
              </w:r>
            </w:del>
          </w:p>
        </w:tc>
        <w:tc>
          <w:tcPr>
            <w:tcW w:w="2590" w:type="dxa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del w:id="112" w:author="Luccas Correa" w:date="2026-08-03T22:24:00Z" w16du:dateUtc="2026-08-04T02:24:00Z"/>
              </w:rPr>
            </w:pPr>
            <w:del w:id="113" w:author="Luccas Correa" w:date="2026-08-03T22:24:00Z" w16du:dateUtc="2026-08-04T02:24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what was tested (for example, individuals interviewed, system components reviewed, processes observed, etc.)</w:delText>
              </w:r>
            </w:del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del w:id="114" w:author="Luccas Correa" w:date="2026-08-03T22:24:00Z" w16du:dateUtc="2026-08-04T02:24:00Z"/>
              </w:rPr>
            </w:pPr>
            <w:del w:id="115" w:author="Luccas Correa" w:date="2026-08-03T22:24:00Z" w16du:dateUtc="2026-08-04T02:24:00Z">
              <w:r w:rsidRPr="006D5563">
                <w:rPr>
                  <w:b/>
                  <w:bCs/>
                  <w:i/>
                  <w:iCs/>
                </w:rPr>
                <w:delText>Note</w:delText>
              </w:r>
              <w:r>
                <w:rPr>
                  <w:i/>
                  <w:iCs/>
                </w:rPr>
                <w:delText>:</w:delText>
              </w:r>
              <w:r w:rsidRPr="00A019B8">
                <w:rPr>
                  <w:i/>
                  <w:iCs/>
                </w:rPr>
                <w:delText xml:space="preserve"> all items tested must be uniquely identified.</w:delText>
              </w:r>
            </w:del>
          </w:p>
        </w:tc>
        <w:tc>
          <w:tcPr>
            <w:tcW w:w="7141" w:type="dxa"/>
            <w:gridSpan w:val="2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del w:id="116" w:author="Luccas Correa" w:date="2026-08-03T22:24:00Z" w16du:dateUtc="2026-08-04T02:24:00Z"/>
                <w:i/>
                <w:iCs/>
              </w:rPr>
            </w:pPr>
            <w:del w:id="117" w:author="Luccas Correa" w:date="2026-08-03T22:24:00Z" w16du:dateUtc="2026-08-04T02:2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4016EE62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trHeight w:val="410"/>
          <w:del w:id="118" w:author="Luccas Correa" w:date="2026-08-03T22:24:00Z" w16du:dateUtc="2026-08-04T02:24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del w:id="119" w:author="Luccas Correa" w:date="2026-08-03T22:24:00Z" w16du:dateUtc="2026-08-04T02:24:00Z"/>
              </w:rPr>
            </w:pPr>
            <w:del w:id="120" w:author="Luccas Correa" w:date="2026-08-03T22:24:00Z" w16du:dateUtc="2026-08-04T02:24:00Z">
              <w:r>
                <w:rPr>
                  <w:rFonts w:eastAsiaTheme="minorHAnsi"/>
                </w:rPr>
                <w:delText>  </w:delText>
              </w:r>
            </w:del>
          </w:p>
        </w:tc>
        <w:tc>
          <w:tcPr>
            <w:tcW w:w="2590" w:type="dxa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del w:id="121" w:author="Luccas Correa" w:date="2026-08-03T22:24:00Z" w16du:dateUtc="2026-08-04T02:24:00Z"/>
                <w:rStyle w:val="BoldCharacter"/>
              </w:rPr>
            </w:pPr>
          </w:p>
        </w:tc>
        <w:tc>
          <w:tcPr>
            <w:tcW w:w="7141" w:type="dxa"/>
            <w:gridSpan w:val="2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del w:id="122" w:author="Luccas Correa" w:date="2026-08-03T22:24:00Z" w16du:dateUtc="2026-08-04T02:24:00Z"/>
                <w:i/>
                <w:iCs/>
              </w:rPr>
            </w:pPr>
          </w:p>
        </w:tc>
      </w:tr>
      <w:tr w:rsidR="00FC3464" w:rsidRPr="00A019B8" w14:paraId="7C71EC8C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del w:id="123" w:author="Luccas Correa" w:date="2026-08-03T22:24:00Z" w16du:dateUtc="2026-08-04T02:24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del w:id="124" w:author="Luccas Correa" w:date="2026-08-03T22:24:00Z" w16du:dateUtc="2026-08-04T02:24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del w:id="125" w:author="Luccas Correa" w:date="2026-08-03T22:24:00Z" w16du:dateUtc="2026-08-04T02:24:00Z"/>
              </w:rPr>
            </w:pPr>
            <w:del w:id="126" w:author="Luccas Correa" w:date="2026-08-03T22:24:00Z" w16du:dateUtc="2026-08-04T02:24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all evidence examined for this testing procedure.</w:delText>
              </w:r>
            </w:del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del w:id="127" w:author="Luccas Correa" w:date="2026-08-03T22:24:00Z" w16du:dateUtc="2026-08-04T02:24:00Z"/>
                <w:i/>
                <w:iCs/>
              </w:rPr>
            </w:pPr>
            <w:del w:id="128" w:author="Luccas Correa" w:date="2026-08-03T22:24:00Z" w16du:dateUtc="2026-08-04T02:2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2A18B63" w14:textId="77777777" w:rsidTr="00991A1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cantSplit/>
          <w:del w:id="129" w:author="Luccas Correa" w:date="2026-08-03T22:24:00Z" w16du:dateUtc="2026-08-04T02:24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del w:id="130" w:author="Luccas Correa" w:date="2026-08-03T22:24:00Z" w16du:dateUtc="2026-08-04T02:24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del w:id="131" w:author="Luccas Correa" w:date="2026-08-03T22:24:00Z" w16du:dateUtc="2026-08-04T02:24:00Z"/>
              </w:rPr>
            </w:pPr>
            <w:del w:id="132" w:author="Luccas Correa" w:date="2026-08-03T22:24:00Z" w16du:dateUtc="2026-08-04T02:24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the results of the testing performed by the assessor for this testing procedure and how these results verify the implemented controls are maintained to ensure ongoing effectiveness.</w:delText>
              </w:r>
            </w:del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del w:id="133" w:author="Luccas Correa" w:date="2026-08-03T22:24:00Z" w16du:dateUtc="2026-08-04T02:24:00Z"/>
                <w:i/>
                <w:iCs/>
              </w:rPr>
            </w:pPr>
            <w:del w:id="134" w:author="Luccas Correa" w:date="2026-08-03T22:24:00Z" w16du:dateUtc="2026-08-04T02:24:00Z">
              <w:r>
                <w:rPr>
                  <w:rFonts w:eastAsiaTheme="minorHAnsi"/>
                </w:rPr>
                <w:delText>  </w:delText>
              </w:r>
            </w:del>
          </w:p>
        </w:tc>
      </w:tr>
    </w:tbl>
    <w:p w14:paraId="0EAA41EF" w14:textId="77777777" w:rsidR="00792C28" w:rsidRDefault="00792C28"/>
    <w:sectPr w:rsidR="00792C28">
      <w:pgSz w:w="12240" w:h="15840"/>
      <w:pgMar w:top="1440" w:right="1440" w:bottom="1440" w:left="1440" w:header="708" w:footer="708" w:gutter="0"/>
      <w:cols w:space="708"/>
      <w:docGrid w:linePitch="360"/>
      <w:sectPrChange w:id="135" w:author="Luccas Correa" w:date="2026-08-03T22:24:00Z" w16du:dateUtc="2026-08-04T02:24:00Z">
        <w:sectPr w:rsidR="00792C28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CE"/>
    <w:rsid w:val="001F5533"/>
    <w:rsid w:val="002D644D"/>
    <w:rsid w:val="003D268B"/>
    <w:rsid w:val="00435D55"/>
    <w:rsid w:val="004D63CE"/>
    <w:rsid w:val="00524058"/>
    <w:rsid w:val="006C7D23"/>
    <w:rsid w:val="00727BE1"/>
    <w:rsid w:val="00792C28"/>
    <w:rsid w:val="0088488D"/>
    <w:rsid w:val="00913A55"/>
    <w:rsid w:val="00A572E1"/>
    <w:rsid w:val="00B76A40"/>
    <w:rsid w:val="00EA746E"/>
    <w:rsid w:val="00F12C4F"/>
    <w:rsid w:val="00F9499F"/>
    <w:rsid w:val="00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C24D1"/>
  <w15:chartTrackingRefBased/>
  <w15:docId w15:val="{E62842AC-489C-5F45-B9CC-71447C0E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Luccas Correa" w:date="2026-08-03T22:24:00Z">
        <w:pPr>
          <w:spacing w:after="160" w:line="259" w:lineRule="auto"/>
        </w:pPr>
      </w:pPrChange>
    </w:pPr>
    <w:rPr>
      <w:rPrChange w:id="0" w:author="Luccas Correa" w:date="2026-08-03T22:24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CE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</w:pPr>
    <w:rPr>
      <w:sz w:val="18"/>
    </w:rPr>
  </w:style>
  <w:style w:type="table" w:styleId="TableGrid">
    <w:name w:val="Table Grid"/>
    <w:basedOn w:val="TableNormal"/>
    <w:uiPriority w:val="39"/>
    <w:rsid w:val="004D63CE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</w:pPr>
    <w:rPr>
      <w:rFonts w:cs="Arial"/>
      <w:lang w:val="en-NZ"/>
    </w:rPr>
  </w:style>
  <w:style w:type="character" w:customStyle="1" w:styleId="ItalicCharacter">
    <w:name w:val="Italic Character"/>
    <w:basedOn w:val="DefaultParagraphFont"/>
    <w:uiPriority w:val="1"/>
    <w:qFormat/>
    <w:rsid w:val="004D63CE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4D63CE"/>
    <w:rPr>
      <w:b/>
    </w:rPr>
  </w:style>
  <w:style w:type="paragraph" w:customStyle="1" w:styleId="TableNote">
    <w:name w:val="Table Note"/>
    <w:basedOn w:val="TableBody"/>
    <w:qFormat/>
    <w:rsid w:val="004D63CE"/>
    <w:rPr>
      <w:i/>
    </w:rPr>
  </w:style>
  <w:style w:type="character" w:customStyle="1" w:styleId="TableBodyChar">
    <w:name w:val="Table Body Char"/>
    <w:basedOn w:val="DefaultParagraphFont"/>
    <w:link w:val="TableBody"/>
    <w:rsid w:val="004D63CE"/>
    <w:rPr>
      <w:rFonts w:ascii="Arial" w:eastAsiaTheme="minorEastAsia" w:hAnsi="Arial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Azzollini</dc:creator>
  <cp:keywords/>
  <dc:description/>
  <cp:lastModifiedBy>Arthur Souza Rodrigues</cp:lastModifiedBy>
  <cp:revision>1</cp:revision>
  <dcterms:created xsi:type="dcterms:W3CDTF">2026-02-04T17:56:00Z</dcterms:created>
  <dcterms:modified xsi:type="dcterms:W3CDTF">2026-08-04T02:24:00Z</dcterms:modified>
</cp:coreProperties>
</file>