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856"/>
        <w:gridCol w:w="3545"/>
      </w:tblGrid>
      <w:tr w:rsidR="00CD62DB" w:rsidRPr="00865CB5" w14:paraId="3E909630" w14:textId="77777777" w:rsidTr="007F2CD0">
        <w:trPr>
          <w:trHeight w:val="1064"/>
          <w:ins w:id="6" w:author="David Park" w:date="2026-08-03T22:24:00Z" w16du:dateUtc="2026-08-04T02:24:00Z"/>
        </w:trPr>
        <w:tc>
          <w:tcPr>
            <w:tcW w:w="4341" w:type="dxa"/>
            <w:gridSpan w:val="2"/>
            <w:vAlign w:val="center"/>
          </w:tcPr>
          <w:p w14:paraId="576B555E" w14:textId="179BE13A" w:rsidR="00CD62DB" w:rsidRDefault="00ED0521" w:rsidP="00EC7172">
            <w:pPr>
              <w:spacing w:after="240"/>
              <w:jc w:val="left"/>
              <w:rPr>
                <w:ins w:id="7" w:author="David Park" w:date="2026-08-03T22:24:00Z" w16du:dateUtc="2026-08-04T02:24:00Z"/>
                <w:rFonts w:ascii="Times New Roman" w:hAnsi="Times New Roman"/>
                <w:b/>
                <w:caps/>
                <w:sz w:val="24"/>
                <w:szCs w:val="24"/>
              </w:rPr>
            </w:pPr>
            <w:bookmarkStart w:id="8" w:name="OLE_LINK15"/>
            <w:bookmarkStart w:id="9" w:name="OLE_LINK11"/>
            <w:ins w:id="10" w:author="David Park" w:date="2026-08-03T22:24:00Z" w16du:dateUtc="2026-08-04T02:24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CUSTOM TABLE</w:t>
              </w:r>
            </w:ins>
          </w:p>
          <w:p w14:paraId="7FDC943F" w14:textId="77777777" w:rsidR="00ED0521" w:rsidRDefault="00ED0521" w:rsidP="00ED0521">
            <w:pPr>
              <w:spacing w:after="240"/>
              <w:jc w:val="left"/>
              <w:rPr>
                <w:ins w:id="11" w:author="David Park" w:date="2026-08-03T22:24:00Z" w16du:dateUtc="2026-08-04T02:24:00Z"/>
                <w:rFonts w:ascii="Times New Roman" w:hAnsi="Times New Roman"/>
                <w:b/>
                <w:caps/>
                <w:sz w:val="24"/>
                <w:szCs w:val="24"/>
              </w:rPr>
            </w:pPr>
            <w:ins w:id="12" w:author="David Park" w:date="2026-08-03T22:24:00Z" w16du:dateUtc="2026-08-04T02:24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RECIPIENT:</w:t>
              </w:r>
            </w:ins>
          </w:p>
          <w:p w14:paraId="2F764AAE" w14:textId="77777777" w:rsidR="00ED0521" w:rsidRDefault="00ED0521" w:rsidP="00EC7172">
            <w:pPr>
              <w:spacing w:after="240"/>
              <w:jc w:val="left"/>
              <w:rPr>
                <w:ins w:id="13" w:author="David Park" w:date="2026-08-03T22:24:00Z" w16du:dateUtc="2026-08-04T02:24:00Z"/>
                <w:rFonts w:ascii="Times New Roman" w:hAnsi="Times New Roman"/>
                <w:b/>
                <w:caps/>
                <w:sz w:val="24"/>
                <w:szCs w:val="24"/>
              </w:rPr>
            </w:pPr>
          </w:p>
          <w:bookmarkEnd w:id="8"/>
          <w:p w14:paraId="4BB6CAD8" w14:textId="77777777" w:rsidR="00CD62DB" w:rsidRPr="00070DEC" w:rsidRDefault="00CD62DB" w:rsidP="00EC7172">
            <w:pPr>
              <w:spacing w:after="240"/>
              <w:jc w:val="left"/>
              <w:rPr>
                <w:ins w:id="14" w:author="David Park" w:date="2026-08-03T22:24:00Z" w16du:dateUtc="2026-08-04T02:24:00Z"/>
                <w:rFonts w:ascii="Times New Roman" w:hAnsi="Times New Roman"/>
                <w:b/>
                <w:caps/>
                <w:sz w:val="24"/>
                <w:szCs w:val="24"/>
              </w:rPr>
            </w:pPr>
            <w:ins w:id="15" w:author="David Park" w:date="2026-08-03T22:24:00Z" w16du:dateUtc="2026-08-04T02:24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_________________________________</w:t>
              </w:r>
            </w:ins>
          </w:p>
        </w:tc>
      </w:tr>
      <w:tr w:rsidR="00CD62DB" w:rsidRPr="00865CB5" w14:paraId="321A47EA" w14:textId="77777777" w:rsidTr="007F2CD0">
        <w:trPr>
          <w:trHeight w:val="288"/>
          <w:ins w:id="16" w:author="David Park" w:date="2026-08-03T22:24:00Z" w16du:dateUtc="2026-08-04T02:24:00Z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ins w:id="17" w:author="David Park" w:date="2026-08-03T22:24:00Z" w16du:dateUtc="2026-08-04T02:24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5D467449" w14:textId="77777777" w:rsidTr="007F2CD0">
        <w:trPr>
          <w:trHeight w:val="288"/>
          <w:ins w:id="18" w:author="David Park" w:date="2026-08-03T22:24:00Z" w16du:dateUtc="2026-08-04T02:24:00Z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ins w:id="19" w:author="David Park" w:date="2026-08-03T22:24:00Z" w16du:dateUtc="2026-08-04T02:24:00Z"/>
                <w:rFonts w:ascii="Times New Roman" w:hAnsi="Times New Roman"/>
                <w:sz w:val="24"/>
                <w:szCs w:val="24"/>
              </w:rPr>
            </w:pPr>
            <w:ins w:id="20" w:author="David Park" w:date="2026-08-03T22:24:00Z" w16du:dateUtc="2026-08-04T02:24:00Z">
              <w:r>
                <w:rPr>
                  <w:rFonts w:ascii="Times New Roman" w:hAnsi="Times New Roman"/>
                  <w:sz w:val="24"/>
                  <w:szCs w:val="24"/>
                </w:rPr>
                <w:t>B</w:t>
              </w:r>
              <w:r w:rsidRPr="00865CB5">
                <w:rPr>
                  <w:rFonts w:ascii="Times New Roman" w:hAnsi="Times New Roman"/>
                  <w:sz w:val="24"/>
                  <w:szCs w:val="24"/>
                </w:rPr>
                <w:t>y</w:t>
              </w:r>
              <w:r>
                <w:rPr>
                  <w:rFonts w:ascii="Times New Roman" w:hAnsi="Times New Roman"/>
                  <w:sz w:val="24"/>
                  <w:szCs w:val="24"/>
                </w:rPr>
                <w:t>:</w:t>
              </w:r>
            </w:ins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ins w:id="21" w:author="David Park" w:date="2026-08-03T22:24:00Z" w16du:dateUtc="2026-08-04T02:24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43B0194D" w14:textId="77777777" w:rsidTr="007F2CD0">
        <w:trPr>
          <w:trHeight w:val="273"/>
          <w:ins w:id="22" w:author="David Park" w:date="2026-08-03T22:24:00Z" w16du:dateUtc="2026-08-04T02:24:00Z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ins w:id="23" w:author="David Park" w:date="2026-08-03T22:24:00Z" w16du:dateUtc="2026-08-04T02:24:00Z"/>
                <w:rFonts w:ascii="Times New Roman" w:hAnsi="Times New Roman"/>
                <w:sz w:val="24"/>
                <w:szCs w:val="24"/>
              </w:rPr>
            </w:pPr>
            <w:ins w:id="24" w:author="David Park" w:date="2026-08-03T22:24:00Z" w16du:dateUtc="2026-08-04T02:24:00Z">
              <w:r w:rsidRPr="00865CB5">
                <w:rPr>
                  <w:rFonts w:ascii="Times New Roman" w:hAnsi="Times New Roman"/>
                  <w:sz w:val="24"/>
                  <w:szCs w:val="24"/>
                </w:rPr>
                <w:t>Name:</w:t>
              </w:r>
            </w:ins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ins w:id="25" w:author="David Park" w:date="2026-08-03T22:24:00Z" w16du:dateUtc="2026-08-04T02:24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10D02586" w14:textId="77777777" w:rsidTr="007F2CD0">
        <w:trPr>
          <w:trHeight w:val="62"/>
          <w:ins w:id="26" w:author="David Park" w:date="2026-08-03T22:24:00Z" w16du:dateUtc="2026-08-04T02:24:00Z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ins w:id="27" w:author="David Park" w:date="2026-08-03T22:24:00Z" w16du:dateUtc="2026-08-04T02:24:00Z"/>
                <w:rFonts w:ascii="Times New Roman" w:hAnsi="Times New Roman"/>
                <w:sz w:val="24"/>
                <w:szCs w:val="24"/>
              </w:rPr>
            </w:pPr>
            <w:ins w:id="28" w:author="David Park" w:date="2026-08-03T22:24:00Z" w16du:dateUtc="2026-08-04T02:24:00Z">
              <w:r w:rsidRPr="00865CB5">
                <w:rPr>
                  <w:rFonts w:ascii="Times New Roman" w:hAnsi="Times New Roman"/>
                  <w:sz w:val="24"/>
                  <w:szCs w:val="24"/>
                </w:rPr>
                <w:t>Title:</w:t>
              </w:r>
            </w:ins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ins w:id="29" w:author="David Park" w:date="2026-08-03T22:24:00Z" w16du:dateUtc="2026-08-04T02:24:00Z"/>
                <w:rFonts w:ascii="Times New Roman" w:hAnsi="Times New Roman"/>
                <w:sz w:val="24"/>
                <w:szCs w:val="24"/>
              </w:rPr>
            </w:pPr>
          </w:p>
        </w:tc>
      </w:tr>
      <w:bookmarkEnd w:id="9"/>
    </w:tbl>
    <w:p w14:paraId="1DD145F6" w14:textId="77777777" w:rsidR="00FC1BE7" w:rsidRDefault="00FC1BE7" w:rsidP="00CD62DB">
      <w:pPr>
        <w:rPr>
          <w:ins w:id="30" w:author="David Park" w:date="2026-08-03T22:24:00Z" w16du:dateUtc="2026-08-04T02:24:00Z"/>
        </w:rPr>
      </w:pPr>
    </w:p>
    <w:p w14:paraId="07D3763F" w14:textId="77777777" w:rsidR="001B62AF" w:rsidRDefault="001B62AF" w:rsidP="00CD62DB">
      <w:pPr>
        <w:rPr>
          <w:ins w:id="31" w:author="David Park" w:date="2026-08-03T22:24:00Z" w16du:dateUtc="2026-08-04T02:24:00Z"/>
        </w:rPr>
      </w:pPr>
    </w:p>
    <w:p w14:paraId="4AFD5F7A" w14:textId="77777777" w:rsidR="001B62AF" w:rsidRDefault="001B62AF" w:rsidP="00CD62DB">
      <w:pPr>
        <w:rPr>
          <w:ins w:id="32" w:author="David Park" w:date="2026-08-03T22:24:00Z" w16du:dateUtc="2026-08-04T02:24:00Z"/>
        </w:rPr>
      </w:pPr>
    </w:p>
    <w:p w14:paraId="64E8A56C" w14:textId="77777777" w:rsidR="001B62AF" w:rsidRDefault="001B62AF" w:rsidP="00CD62DB">
      <w:pPr>
        <w:rPr>
          <w:ins w:id="33" w:author="David Park" w:date="2026-08-03T22:24:00Z" w16du:dateUtc="2026-08-04T02:24:00Z"/>
        </w:rPr>
      </w:pPr>
    </w:p>
    <w:p w14:paraId="609755A1" w14:textId="77777777" w:rsidR="001B62AF" w:rsidRDefault="001B62AF" w:rsidP="00CD62DB">
      <w:pPr>
        <w:rPr>
          <w:ins w:id="34" w:author="David Park" w:date="2026-08-03T22:24:00Z" w16du:dateUtc="2026-08-04T02:24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rPr>
          <w:ins w:id="35" w:author="David Park" w:date="2026-08-03T22:24:00Z" w16du:dateUtc="2026-08-04T02:24:00Z"/>
        </w:trPr>
        <w:tc>
          <w:tcPr>
            <w:tcW w:w="4675" w:type="dxa"/>
          </w:tcPr>
          <w:p w14:paraId="18F5EE7A" w14:textId="39F97F89" w:rsidR="00ED0521" w:rsidRDefault="00ED0521" w:rsidP="00CD62DB">
            <w:pPr>
              <w:rPr>
                <w:ins w:id="36" w:author="David Park" w:date="2026-08-03T22:24:00Z" w16du:dateUtc="2026-08-04T02:24:00Z"/>
              </w:rPr>
            </w:pPr>
            <w:ins w:id="37" w:author="David Park" w:date="2026-08-03T22:24:00Z" w16du:dateUtc="2026-08-04T02:24:00Z">
              <w:r>
                <w:t>STANDARD TABLE</w:t>
              </w:r>
            </w:ins>
          </w:p>
        </w:tc>
        <w:tc>
          <w:tcPr>
            <w:tcW w:w="4675" w:type="dxa"/>
          </w:tcPr>
          <w:p w14:paraId="2DCA8009" w14:textId="77777777" w:rsidR="00ED0521" w:rsidRDefault="00ED0521" w:rsidP="00CD62DB">
            <w:pPr>
              <w:rPr>
                <w:ins w:id="38" w:author="David Park" w:date="2026-08-03T22:24:00Z" w16du:dateUtc="2026-08-04T02:24:00Z"/>
              </w:rPr>
            </w:pPr>
          </w:p>
        </w:tc>
      </w:tr>
      <w:tr w:rsidR="00ED0521" w14:paraId="2144225B" w14:textId="77777777" w:rsidTr="001B62AF">
        <w:trPr>
          <w:ins w:id="39" w:author="David Park" w:date="2026-08-03T22:24:00Z" w16du:dateUtc="2026-08-04T02:24:00Z"/>
        </w:trPr>
        <w:tc>
          <w:tcPr>
            <w:tcW w:w="4675" w:type="dxa"/>
          </w:tcPr>
          <w:p w14:paraId="7B421945" w14:textId="77777777" w:rsidR="00ED0521" w:rsidRDefault="00ED0521" w:rsidP="00CD62DB">
            <w:pPr>
              <w:rPr>
                <w:ins w:id="40" w:author="David Park" w:date="2026-08-03T22:24:00Z" w16du:dateUtc="2026-08-04T02:24:00Z"/>
              </w:rPr>
            </w:pPr>
          </w:p>
        </w:tc>
        <w:tc>
          <w:tcPr>
            <w:tcW w:w="4675" w:type="dxa"/>
          </w:tcPr>
          <w:p w14:paraId="31D05B1C" w14:textId="77777777" w:rsidR="00ED0521" w:rsidRDefault="00ED0521" w:rsidP="00CD62DB">
            <w:pPr>
              <w:rPr>
                <w:ins w:id="41" w:author="David Park" w:date="2026-08-03T22:24:00Z" w16du:dateUtc="2026-08-04T02:24:00Z"/>
              </w:rPr>
            </w:pPr>
          </w:p>
        </w:tc>
      </w:tr>
      <w:tr w:rsidR="001B62AF" w14:paraId="277B42AC" w14:textId="77777777" w:rsidTr="001B62AF">
        <w:trPr>
          <w:ins w:id="42" w:author="David Park" w:date="2026-08-03T22:24:00Z" w16du:dateUtc="2026-08-04T02:24:00Z"/>
        </w:trPr>
        <w:tc>
          <w:tcPr>
            <w:tcW w:w="4675" w:type="dxa"/>
          </w:tcPr>
          <w:p w14:paraId="639C48B2" w14:textId="4E72109B" w:rsidR="001B62AF" w:rsidRDefault="001B62AF" w:rsidP="00CD62DB">
            <w:pPr>
              <w:rPr>
                <w:ins w:id="43" w:author="David Park" w:date="2026-08-03T22:24:00Z" w16du:dateUtc="2026-08-04T02:24:00Z"/>
              </w:rPr>
            </w:pPr>
            <w:ins w:id="44" w:author="David Park" w:date="2026-08-03T22:24:00Z" w16du:dateUtc="2026-08-04T02:24:00Z">
              <w:r>
                <w:t>Recipient</w:t>
              </w:r>
            </w:ins>
          </w:p>
        </w:tc>
        <w:tc>
          <w:tcPr>
            <w:tcW w:w="4675" w:type="dxa"/>
          </w:tcPr>
          <w:p w14:paraId="7D9DBD7C" w14:textId="19C46107" w:rsidR="001B62AF" w:rsidRDefault="001B62AF" w:rsidP="00CD62DB">
            <w:pPr>
              <w:rPr>
                <w:ins w:id="45" w:author="David Park" w:date="2026-08-03T22:24:00Z" w16du:dateUtc="2026-08-04T02:24:00Z"/>
              </w:rPr>
            </w:pPr>
            <w:ins w:id="46" w:author="David Park" w:date="2026-08-03T22:24:00Z" w16du:dateUtc="2026-08-04T02:24:00Z">
              <w:r>
                <w:t>Jane Doe</w:t>
              </w:r>
            </w:ins>
          </w:p>
        </w:tc>
      </w:tr>
      <w:tr w:rsidR="001B62AF" w14:paraId="758DEECF" w14:textId="77777777" w:rsidTr="001B62AF">
        <w:trPr>
          <w:ins w:id="47" w:author="David Park" w:date="2026-08-03T22:24:00Z" w16du:dateUtc="2026-08-04T02:24:00Z"/>
        </w:trPr>
        <w:tc>
          <w:tcPr>
            <w:tcW w:w="4675" w:type="dxa"/>
          </w:tcPr>
          <w:p w14:paraId="3EB9874B" w14:textId="0F1C0D82" w:rsidR="001B62AF" w:rsidRDefault="001B62AF" w:rsidP="00CD62DB">
            <w:pPr>
              <w:rPr>
                <w:ins w:id="48" w:author="David Park" w:date="2026-08-03T22:24:00Z" w16du:dateUtc="2026-08-04T02:24:00Z"/>
              </w:rPr>
            </w:pPr>
            <w:bookmarkStart w:id="49" w:name="OLE_LINK13"/>
            <w:ins w:id="50" w:author="David Park" w:date="2026-08-03T22:24:00Z" w16du:dateUtc="2026-08-04T02:24:00Z">
              <w:r>
                <w:t>_______________________________________</w:t>
              </w:r>
              <w:bookmarkEnd w:id="49"/>
            </w:ins>
          </w:p>
        </w:tc>
        <w:tc>
          <w:tcPr>
            <w:tcW w:w="4675" w:type="dxa"/>
          </w:tcPr>
          <w:p w14:paraId="6E8814AC" w14:textId="461FD5BB" w:rsidR="001B62AF" w:rsidRDefault="001B62AF" w:rsidP="00CD62DB">
            <w:pPr>
              <w:rPr>
                <w:ins w:id="51" w:author="David Park" w:date="2026-08-03T22:24:00Z" w16du:dateUtc="2026-08-04T02:24:00Z"/>
              </w:rPr>
            </w:pPr>
            <w:ins w:id="52" w:author="David Park" w:date="2026-08-03T22:24:00Z" w16du:dateUtc="2026-08-04T02:24:00Z">
              <w:r>
                <w:t>_______________________________________</w:t>
              </w:r>
            </w:ins>
          </w:p>
        </w:tc>
      </w:tr>
    </w:tbl>
    <w:p w14:paraId="2E3D1A17" w14:textId="77777777" w:rsidR="008A0D9B" w:rsidRDefault="008A0D9B" w:rsidP="008A0D9B">
      <w:pPr>
        <w:pStyle w:val="ListParagraph"/>
        <w:numPr>
          <w:ilvl w:val="0"/>
          <w:numId w:val="1"/>
        </w:numPr>
        <w:rPr>
          <w:del w:id="53" w:author="David Park" w:date="2026-08-03T22:24:00Z" w16du:dateUtc="2026-08-04T02:24:00Z"/>
        </w:rPr>
      </w:pPr>
      <w:del w:id="54" w:author="David Park" w:date="2026-08-03T22:24:00Z" w16du:dateUtc="2026-08-04T02:24:00Z">
        <w:r>
          <w:delText>First</w:delText>
        </w:r>
      </w:del>
    </w:p>
    <w:p w14:paraId="2A7C20F6" w14:textId="77777777" w:rsidR="008A0D9B" w:rsidRDefault="008A0D9B" w:rsidP="008A0D9B">
      <w:pPr>
        <w:pStyle w:val="ListParagraph"/>
        <w:numPr>
          <w:ilvl w:val="0"/>
          <w:numId w:val="1"/>
        </w:numPr>
        <w:rPr>
          <w:del w:id="55" w:author="David Park" w:date="2026-08-03T22:24:00Z" w16du:dateUtc="2026-08-04T02:24:00Z"/>
        </w:rPr>
      </w:pPr>
      <w:del w:id="56" w:author="David Park" w:date="2026-08-03T22:24:00Z" w16du:dateUtc="2026-08-04T02:24:00Z">
        <w:r>
          <w:delText>Second</w:delText>
        </w:r>
      </w:del>
    </w:p>
    <w:p w14:paraId="21F9CCCF" w14:textId="77093988" w:rsidR="00DE0A42" w:rsidRDefault="008A0D9B" w:rsidP="00CD62DB">
      <w:pPr>
        <w:pPrChange w:id="57" w:author="David Park" w:date="2026-08-03T22:24:00Z" w16du:dateUtc="2026-08-04T02:24:00Z">
          <w:pPr>
            <w:pStyle w:val="ListParagraph"/>
            <w:numPr>
              <w:numId w:val="1"/>
            </w:numPr>
            <w:ind w:hanging="360"/>
          </w:pPr>
        </w:pPrChange>
      </w:pPr>
      <w:del w:id="58" w:author="David Park" w:date="2026-08-03T22:24:00Z" w16du:dateUtc="2026-08-04T02:24:00Z">
        <w:r>
          <w:delText>Third</w:delText>
        </w:r>
      </w:del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B"/>
    <w:rsid w:val="001B62AF"/>
    <w:rsid w:val="001C60DB"/>
    <w:rsid w:val="002031F9"/>
    <w:rsid w:val="00257F9F"/>
    <w:rsid w:val="003F6F5C"/>
    <w:rsid w:val="005F65FB"/>
    <w:rsid w:val="00744453"/>
    <w:rsid w:val="007F2CD0"/>
    <w:rsid w:val="008A0D9B"/>
    <w:rsid w:val="00A16521"/>
    <w:rsid w:val="00CD62DB"/>
    <w:rsid w:val="00DE0A42"/>
    <w:rsid w:val="00E73EED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3049"/>
  <w15:chartTrackingRefBased/>
  <w15:docId w15:val="{C003A7D1-67EA-4902-897C-45E2584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DB"/>
    <w:pPr>
      <w:spacing w:after="0" w:line="240" w:lineRule="auto"/>
      <w:jc w:val="both"/>
      <w:pPrChange w:id="0" w:author="David Park" w:date="2026-08-03T22:24:00Z">
        <w:pPr>
          <w:spacing w:after="160" w:line="278" w:lineRule="auto"/>
        </w:pPr>
      </w:pPrChange>
    </w:pPr>
    <w:rPr>
      <w:rFonts w:ascii="Wachovia Celeste" w:eastAsia="Times New Roman" w:hAnsi="Wachovia Celeste" w:cs="Times New Roman"/>
      <w:kern w:val="0"/>
      <w:sz w:val="20"/>
      <w:szCs w:val="20"/>
      <w14:ligatures w14:val="none"/>
      <w:rPrChange w:id="0" w:author="David Park" w:date="2026-08-03T22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A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  <w:pPrChange w:id="1" w:author="David Park" w:date="2026-08-03T22:24:00Z">
        <w:pPr>
          <w:keepNext/>
          <w:keepLines/>
          <w:spacing w:before="40"/>
          <w:jc w:val="both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David Park" w:date="2026-08-03T22:24:00Z">
        <w:rPr>
          <w:rFonts w:ascii="Wachovia Celeste" w:eastAsiaTheme="majorEastAsia" w:hAnsi="Wachovia Celeste" w:cstheme="majorBidi"/>
          <w:i/>
          <w:iCs/>
          <w:color w:val="595959" w:themeColor="text1" w:themeTint="A6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  <w:pPrChange w:id="2" w:author="David Park" w:date="2026-08-03T22:24:00Z">
        <w:pPr>
          <w:keepNext/>
          <w:keepLines/>
          <w:spacing w:before="40"/>
          <w:jc w:val="both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David Park" w:date="2026-08-03T22:24:00Z">
        <w:rPr>
          <w:rFonts w:ascii="Wachovia Celeste" w:eastAsiaTheme="majorEastAsia" w:hAnsi="Wachovia Celeste" w:cstheme="majorBidi"/>
          <w:color w:val="595959" w:themeColor="text1" w:themeTint="A6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  <w:pPrChange w:id="3" w:author="David Park" w:date="2026-08-03T22:24:00Z">
        <w:pPr>
          <w:keepNext/>
          <w:keepLines/>
          <w:jc w:val="both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David Park" w:date="2026-08-03T22:24:00Z">
        <w:rPr>
          <w:rFonts w:ascii="Wachovia Celeste" w:eastAsiaTheme="majorEastAsia" w:hAnsi="Wachovia Celeste" w:cstheme="majorBidi"/>
          <w:i/>
          <w:iCs/>
          <w:color w:val="272727" w:themeColor="text1" w:themeTint="D8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  <w:pPrChange w:id="4" w:author="David Park" w:date="2026-08-03T22:24:00Z">
        <w:pPr>
          <w:keepNext/>
          <w:keepLines/>
          <w:jc w:val="both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David Park" w:date="2026-08-03T22:24:00Z">
        <w:rPr>
          <w:rFonts w:ascii="Wachovia Celeste" w:eastAsiaTheme="majorEastAsia" w:hAnsi="Wachovia Celeste" w:cstheme="majorBidi"/>
          <w:color w:val="272727" w:themeColor="text1" w:themeTint="D8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B"/>
    <w:rPr>
      <w:rFonts w:ascii="Wachovia Celeste" w:eastAsiaTheme="majorEastAsia" w:hAnsi="Wachovia Celeste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B"/>
    <w:rPr>
      <w:rFonts w:ascii="Wachovia Celeste" w:eastAsiaTheme="majorEastAsia" w:hAnsi="Wachovia Celeste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B"/>
    <w:rPr>
      <w:rFonts w:ascii="Wachovia Celeste" w:eastAsiaTheme="majorEastAsia" w:hAnsi="Wachovia Celeste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B"/>
    <w:rPr>
      <w:rFonts w:ascii="Wachovia Celeste" w:eastAsiaTheme="majorEastAsia" w:hAnsi="Wachovia Celeste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1BE7"/>
    <w:pPr>
      <w:spacing w:after="80"/>
      <w:contextualSpacing/>
      <w:pPrChange w:id="5" w:author="David Park" w:date="2026-08-03T22:24:00Z">
        <w:pPr>
          <w:spacing w:after="80"/>
          <w:contextualSpacing/>
          <w:jc w:val="both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David Park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A0D9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57F9F"/>
    <w:pPr>
      <w:spacing w:after="0" w:line="240" w:lineRule="auto"/>
    </w:pPr>
  </w:style>
  <w:style w:type="table" w:styleId="TableGrid">
    <w:name w:val="Table Grid"/>
    <w:basedOn w:val="TableNormal"/>
    <w:uiPriority w:val="39"/>
    <w:rsid w:val="00257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2026-04-28T14:37:00Z</dcterms:created>
  <dcterms:modified xsi:type="dcterms:W3CDTF">2026-08-04T02:24:00Z</dcterms:modified>
</cp:coreProperties>
</file>