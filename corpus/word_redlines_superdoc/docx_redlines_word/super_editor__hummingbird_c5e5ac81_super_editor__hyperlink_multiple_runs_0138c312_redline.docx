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4CF0" w14:textId="77777777" w:rsidR="00763510" w:rsidRDefault="00B839A7" w:rsidP="00763510">
      <w:pPr>
        <w:rPr>
          <w:del w:id="38" w:author="Comparison" w:date="2026-08-03T22:18:00Z" w16du:dateUtc="2026-08-04T02:18:00Z"/>
        </w:rPr>
      </w:pPr>
      <w:ins w:id="39" w:author="Comparison" w:date="2026-08-03T22:18:00Z" w16du:dateUtc="2026-08-04T02:18:00Z">
        <w:r>
          <w:fldChar w:fldCharType="begin"/>
        </w:r>
        <w:r>
          <w:instrText>HYPERLINK "https://www.example.com" \h</w:instrText>
        </w:r>
        <w:r>
          <w:fldChar w:fldCharType="separate"/>
        </w:r>
        <w:r>
          <w:t>Click</w:t>
        </w:r>
        <w:r>
          <w:rPr>
            <w:b/>
          </w:rPr>
          <w:t>here</w:t>
        </w:r>
        <w:r>
          <w:rPr>
            <w:i/>
          </w:rPr>
          <w:t>now</w:t>
        </w:r>
        <w:r>
          <w:fldChar w:fldCharType="end"/>
        </w:r>
      </w:ins>
      <w:del w:id="40" w:author="Comparison" w:date="2026-08-03T22:18:00Z" w16du:dateUtc="2026-08-04T02:18:00Z">
        <w:r w:rsidR="00763510">
          <w:rPr>
            <w:noProof/>
          </w:rPr>
          <w:drawing>
            <wp:anchor distT="0" distB="0" distL="0" distR="0" simplePos="0" relativeHeight="251659264" behindDoc="1" locked="0" layoutInCell="1" allowOverlap="1" wp14:anchorId="59C66B87" wp14:editId="1E065548">
              <wp:simplePos x="0" y="0"/>
              <wp:positionH relativeFrom="column">
                <wp:posOffset>595571</wp:posOffset>
              </wp:positionH>
              <wp:positionV relativeFrom="paragraph">
                <wp:posOffset>247429</wp:posOffset>
              </wp:positionV>
              <wp:extent cx="2363470" cy="2235200"/>
              <wp:effectExtent l="0" t="0" r="0" b="0"/>
              <wp:wrapTight wrapText="bothSides">
                <wp:wrapPolygon edited="0">
                  <wp:start x="10620" y="0"/>
                  <wp:lineTo x="10098" y="11782"/>
                  <wp:lineTo x="2437" y="14727"/>
                  <wp:lineTo x="2437" y="15280"/>
                  <wp:lineTo x="3482" y="17673"/>
                  <wp:lineTo x="0" y="18961"/>
                  <wp:lineTo x="0" y="20250"/>
                  <wp:lineTo x="5745" y="20618"/>
                  <wp:lineTo x="6442" y="21355"/>
                  <wp:lineTo x="6616" y="21355"/>
                  <wp:lineTo x="8009" y="21355"/>
                  <wp:lineTo x="8531" y="20618"/>
                  <wp:lineTo x="9750" y="20618"/>
                  <wp:lineTo x="12883" y="18409"/>
                  <wp:lineTo x="12709" y="17673"/>
                  <wp:lineTo x="21414" y="15280"/>
                  <wp:lineTo x="21414" y="14727"/>
                  <wp:lineTo x="13928" y="11782"/>
                  <wp:lineTo x="12013" y="8836"/>
                  <wp:lineTo x="11316" y="0"/>
                  <wp:lineTo x="10620" y="0"/>
                </wp:wrapPolygon>
              </wp:wrapTight>
              <wp:docPr id="9" name="Picture 2" descr="A picture containing green, bird,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A picture containing green, bird, colorful&#10;&#10;Description automatically generated"/>
                      <pic:cNvPicPr>
                        <a:picLocks noChangeAspect="1" noChangeArrowheads="1"/>
                      </pic:cNvPicPr>
                    </pic:nvPicPr>
                    <pic:blipFill>
                      <a:blip r:embed="rId6"/>
                      <a:stretch>
                        <a:fillRect/>
                      </a:stretch>
                    </pic:blipFill>
                    <pic:spPr>
                      <a:xfrm>
                        <a:off x="0" y="0"/>
                        <a:ext cx="2363470" cy="2235200"/>
                      </a:xfrm>
                      <a:prstGeom prst="rect">
                        <a:avLst/>
                      </a:prstGeom>
                    </pic:spPr>
                  </pic:pic>
                </a:graphicData>
              </a:graphic>
            </wp:anchor>
          </w:drawing>
        </w:r>
        <w:r w:rsidR="00763510">
          <w:delText xml:space="preserve">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w:delText>
        </w:r>
      </w:del>
    </w:p>
    <w:p w14:paraId="2902D54E" w14:textId="77777777" w:rsidR="003C58BC" w:rsidRDefault="003C58BC"/>
    <w:sectPr w:rsidR="003C58BC" w:rsidSect="00034616">
      <w:pgSz w:w="12240" w:h="15840"/>
      <w:pgMar w:top="1440" w:right="1800" w:bottom="1440" w:left="1800" w:header="720" w:footer="720" w:gutter="0"/>
      <w:cols w:space="720"/>
      <w:docGrid w:linePitch="360"/>
      <w:sectPrChange w:id="41" w:author="Comparison" w:date="2026-08-03T22:18:00Z" w16du:dateUtc="2026-08-04T02:18:00Z">
        <w:sectPr w:rsidR="003C58BC" w:rsidSect="00034616">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Liberation Serif">
    <w:altName w:val="Times New Roman"/>
    <w:panose1 w:val="020B0604020202020204"/>
    <w:charset w:val="01"/>
    <w:family w:val="roman"/>
    <w:pitch w:val="default"/>
    <w:sig w:usb0="E0000AFF" w:usb1="500078FF" w:usb2="00000021" w:usb3="00000000" w:csb0="600001BF" w:csb1="DFF70000"/>
  </w:font>
  <w:font w:name="Noto Serif CJK SC">
    <w:panose1 w:val="020B0604020202020204"/>
    <w:charset w:val="86"/>
    <w:family w:val="auto"/>
    <w:pitch w:val="default"/>
    <w:sig w:usb0="30000083" w:usb1="2BDF3C10" w:usb2="00000016" w:usb3="00000000" w:csb0="602E0107" w:csb1="00000000"/>
  </w:font>
  <w:font w:name="Noto Sans Devanagari">
    <w:panose1 w:val="020B0502040504020204"/>
    <w:charset w:val="00"/>
    <w:family w:val="swiss"/>
    <w:pitch w:val="variable"/>
    <w:sig w:usb0="80008023" w:usb1="00002046"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626464">
    <w:abstractNumId w:val="8"/>
  </w:num>
  <w:num w:numId="2" w16cid:durableId="991447934">
    <w:abstractNumId w:val="6"/>
  </w:num>
  <w:num w:numId="3" w16cid:durableId="1955401043">
    <w:abstractNumId w:val="5"/>
  </w:num>
  <w:num w:numId="4" w16cid:durableId="1334869721">
    <w:abstractNumId w:val="4"/>
  </w:num>
  <w:num w:numId="5" w16cid:durableId="892424241">
    <w:abstractNumId w:val="7"/>
  </w:num>
  <w:num w:numId="6" w16cid:durableId="1769043044">
    <w:abstractNumId w:val="3"/>
  </w:num>
  <w:num w:numId="7" w16cid:durableId="6102910">
    <w:abstractNumId w:val="2"/>
  </w:num>
  <w:num w:numId="8" w16cid:durableId="1038091405">
    <w:abstractNumId w:val="1"/>
  </w:num>
  <w:num w:numId="9" w16cid:durableId="141311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10"/>
    <w:rsid w:val="00034616"/>
    <w:rsid w:val="0006063C"/>
    <w:rsid w:val="00082E65"/>
    <w:rsid w:val="0015074B"/>
    <w:rsid w:val="002205F2"/>
    <w:rsid w:val="0029639D"/>
    <w:rsid w:val="002B1C2A"/>
    <w:rsid w:val="00326F90"/>
    <w:rsid w:val="00360F1B"/>
    <w:rsid w:val="003C1D14"/>
    <w:rsid w:val="003C58BC"/>
    <w:rsid w:val="0057219A"/>
    <w:rsid w:val="00763510"/>
    <w:rsid w:val="00931F1A"/>
    <w:rsid w:val="00AA1D8D"/>
    <w:rsid w:val="00B47730"/>
    <w:rsid w:val="00B839A7"/>
    <w:rsid w:val="00CB0664"/>
    <w:rsid w:val="00D952F0"/>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6ACFB9"/>
  <w15:chartTrackingRefBased/>
  <w15:docId w15:val="{B19F1693-259D-5147-BF99-E0C577C24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Change w:id="0" w:author="Comparison" w:date="2026-08-03T22:18:00Z">
        <w:pPr>
          <w:suppressAutoHyphens/>
          <w:spacing w:line="278" w:lineRule="auto"/>
        </w:pPr>
      </w:pPrChange>
    </w:pPr>
    <w:rPr>
      <w:rFonts w:asciiTheme="minorHAnsi" w:eastAsiaTheme="minorEastAsia" w:hAnsiTheme="minorHAnsi" w:cstheme="minorBidi"/>
      <w:kern w:val="0"/>
      <w:sz w:val="22"/>
      <w:szCs w:val="22"/>
      <w14:ligatures w14:val="none"/>
      <w:rPrChange w:id="0" w:author="Comparison" w:date="2026-08-03T22:18:00Z">
        <w:rPr>
          <w:rFonts w:ascii="Liberation Serif" w:eastAsia="Noto Serif CJK SC" w:hAnsi="Liberation Serif" w:cs="Noto Sans Devanagari"/>
          <w:kern w:val="2"/>
          <w:sz w:val="24"/>
          <w:szCs w:val="24"/>
          <w:lang w:val="en-US" w:eastAsia="zh-CN" w:bidi="hi-IN"/>
        </w:rPr>
      </w:rPrChange>
    </w:rPr>
  </w:style>
  <w:style w:type="paragraph" w:styleId="Heading1">
    <w:name w:val="heading 1"/>
    <w:basedOn w:val="Normal"/>
    <w:next w:val="Normal"/>
    <w:link w:val="Heading1Char"/>
    <w:uiPriority w:val="9"/>
    <w:qFormat/>
    <w:rsid w:val="00FC693F"/>
    <w:pPr>
      <w:keepNext/>
      <w:keepLines/>
      <w:spacing w:before="480" w:after="0"/>
      <w:outlineLvl w:val="0"/>
      <w:pPrChange w:id="1" w:author="Comparison" w:date="2026-08-03T22:18:00Z">
        <w:pPr>
          <w:keepNext/>
          <w:keepLines/>
          <w:spacing w:before="360" w:after="80"/>
          <w:outlineLvl w:val="0"/>
        </w:pPr>
      </w:pPrChange>
    </w:pPr>
    <w:rPr>
      <w:rFonts w:asciiTheme="majorHAnsi" w:eastAsiaTheme="majorEastAsia" w:hAnsiTheme="majorHAnsi" w:cstheme="majorBidi"/>
      <w:b/>
      <w:bCs/>
      <w:color w:val="0F4761" w:themeColor="accent1" w:themeShade="BF"/>
      <w:sz w:val="28"/>
      <w:szCs w:val="28"/>
      <w:rPrChange w:id="1" w:author="Comparison" w:date="2026-08-03T22:18:00Z">
        <w:rPr>
          <w:rFonts w:asciiTheme="majorHAnsi" w:eastAsiaTheme="majorEastAsia" w:hAnsiTheme="majorHAnsi" w:cstheme="majorBidi"/>
          <w:color w:val="0F4761" w:themeColor="accent1" w:themeShade="BF"/>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after="0"/>
      <w:outlineLvl w:val="1"/>
      <w:pPrChange w:id="2" w:author="Comparison" w:date="2026-08-03T22:18:00Z">
        <w:pPr>
          <w:keepNext/>
          <w:keepLines/>
          <w:spacing w:before="160" w:after="80"/>
          <w:outlineLvl w:val="1"/>
        </w:pPr>
      </w:pPrChange>
    </w:pPr>
    <w:rPr>
      <w:rFonts w:asciiTheme="majorHAnsi" w:eastAsiaTheme="majorEastAsia" w:hAnsiTheme="majorHAnsi" w:cstheme="majorBidi"/>
      <w:b/>
      <w:bCs/>
      <w:color w:val="156082" w:themeColor="accent1"/>
      <w:sz w:val="26"/>
      <w:szCs w:val="26"/>
      <w:rPrChange w:id="2" w:author="Comparison" w:date="2026-08-03T22:18:00Z">
        <w:rPr>
          <w:rFonts w:asciiTheme="majorHAnsi" w:eastAsiaTheme="majorEastAsia" w:hAnsiTheme="majorHAnsi" w:cstheme="majorBidi"/>
          <w:color w:val="0F4761" w:themeColor="accent1" w:themeShade="BF"/>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after="0"/>
      <w:outlineLvl w:val="2"/>
      <w:pPrChange w:id="3" w:author="Comparison" w:date="2026-08-03T22:18:00Z">
        <w:pPr>
          <w:keepNext/>
          <w:keepLines/>
          <w:spacing w:before="160" w:after="80"/>
          <w:outlineLvl w:val="2"/>
        </w:pPr>
      </w:pPrChange>
    </w:pPr>
    <w:rPr>
      <w:rFonts w:asciiTheme="majorHAnsi" w:eastAsiaTheme="majorEastAsia" w:hAnsiTheme="majorHAnsi" w:cstheme="majorBidi"/>
      <w:b/>
      <w:bCs/>
      <w:color w:val="156082" w:themeColor="accent1"/>
      <w:rPrChange w:id="3" w:author="Comparison" w:date="2026-08-03T22:18:00Z">
        <w:rPr>
          <w:rFonts w:asciiTheme="minorHAnsi" w:eastAsiaTheme="majorEastAsia" w:hAnsiTheme="minorHAnsi" w:cstheme="majorBidi"/>
          <w:color w:val="0F4761" w:themeColor="accent1" w:themeShade="BF"/>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Change w:id="4" w:author="Comparison" w:date="2026-08-03T22:18:00Z">
        <w:pPr>
          <w:keepNext/>
          <w:keepLines/>
          <w:spacing w:before="80" w:after="40"/>
          <w:outlineLvl w:val="3"/>
        </w:pPr>
      </w:pPrChange>
    </w:pPr>
    <w:rPr>
      <w:rFonts w:asciiTheme="majorHAnsi" w:eastAsiaTheme="majorEastAsia" w:hAnsiTheme="majorHAnsi" w:cstheme="majorBidi"/>
      <w:b/>
      <w:bCs/>
      <w:i/>
      <w:iCs/>
      <w:color w:val="156082" w:themeColor="accent1"/>
      <w:rPrChange w:id="4" w:author="Comparison" w:date="2026-08-03T22:18:00Z">
        <w:rPr>
          <w:rFonts w:asciiTheme="minorHAnsi" w:eastAsiaTheme="majorEastAsia" w:hAnsiTheme="minorHAnsi" w:cstheme="majorBidi"/>
          <w:i/>
          <w:iCs/>
          <w:color w:val="0F4761" w:themeColor="accent1" w:themeShade="BF"/>
          <w:sz w:val="22"/>
          <w:szCs w:val="22"/>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Change w:id="5" w:author="Comparison" w:date="2026-08-03T22:18:00Z">
        <w:pPr>
          <w:keepNext/>
          <w:keepLines/>
          <w:spacing w:before="80" w:after="40"/>
          <w:outlineLvl w:val="4"/>
        </w:pPr>
      </w:pPrChange>
    </w:pPr>
    <w:rPr>
      <w:rFonts w:asciiTheme="majorHAnsi" w:eastAsiaTheme="majorEastAsia" w:hAnsiTheme="majorHAnsi" w:cstheme="majorBidi"/>
      <w:color w:val="0A2F40" w:themeColor="accent1" w:themeShade="7F"/>
      <w:rPrChange w:id="5" w:author="Comparison" w:date="2026-08-03T22:18:00Z">
        <w:rPr>
          <w:rFonts w:asciiTheme="minorHAnsi" w:eastAsiaTheme="majorEastAsia" w:hAnsiTheme="minorHAnsi" w:cstheme="majorBidi"/>
          <w:color w:val="0F4761" w:themeColor="accent1" w:themeShade="BF"/>
          <w:sz w:val="22"/>
          <w:szCs w:val="22"/>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Change w:id="6" w:author="Comparison" w:date="2026-08-03T22:18:00Z">
        <w:pPr>
          <w:keepNext/>
          <w:keepLines/>
          <w:spacing w:before="40" w:after="200"/>
          <w:outlineLvl w:val="5"/>
        </w:pPr>
      </w:pPrChange>
    </w:pPr>
    <w:rPr>
      <w:rFonts w:asciiTheme="majorHAnsi" w:eastAsiaTheme="majorEastAsia" w:hAnsiTheme="majorHAnsi" w:cstheme="majorBidi"/>
      <w:i/>
      <w:iCs/>
      <w:color w:val="0A2F40" w:themeColor="accent1" w:themeShade="7F"/>
      <w:rPrChange w:id="6" w:author="Comparison" w:date="2026-08-03T22:18:00Z">
        <w:rPr>
          <w:rFonts w:asciiTheme="minorHAnsi" w:eastAsiaTheme="majorEastAsia" w:hAnsiTheme="minorHAnsi" w:cstheme="majorBidi"/>
          <w:i/>
          <w:iCs/>
          <w:color w:val="595959" w:themeColor="text1" w:themeTint="A6"/>
          <w:sz w:val="22"/>
          <w:szCs w:val="22"/>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Change w:id="7" w:author="Comparison" w:date="2026-08-03T22:18:00Z">
        <w:pPr>
          <w:keepNext/>
          <w:keepLines/>
          <w:spacing w:before="40" w:after="200"/>
          <w:outlineLvl w:val="6"/>
        </w:pPr>
      </w:pPrChange>
    </w:pPr>
    <w:rPr>
      <w:rFonts w:asciiTheme="majorHAnsi" w:eastAsiaTheme="majorEastAsia" w:hAnsiTheme="majorHAnsi" w:cstheme="majorBidi"/>
      <w:i/>
      <w:iCs/>
      <w:color w:val="404040" w:themeColor="text1" w:themeTint="BF"/>
      <w:rPrChange w:id="7" w:author="Comparison" w:date="2026-08-03T22:18:00Z">
        <w:rPr>
          <w:rFonts w:asciiTheme="minorHAnsi" w:eastAsiaTheme="majorEastAsia" w:hAnsiTheme="minorHAnsi" w:cstheme="majorBidi"/>
          <w:color w:val="595959" w:themeColor="text1" w:themeTint="A6"/>
          <w:sz w:val="22"/>
          <w:szCs w:val="22"/>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Change w:id="8" w:author="Comparison" w:date="2026-08-03T22:18:00Z">
        <w:pPr>
          <w:keepNext/>
          <w:keepLines/>
          <w:spacing w:after="200"/>
          <w:outlineLvl w:val="7"/>
        </w:pPr>
      </w:pPrChange>
    </w:pPr>
    <w:rPr>
      <w:rFonts w:asciiTheme="majorHAnsi" w:eastAsiaTheme="majorEastAsia" w:hAnsiTheme="majorHAnsi" w:cstheme="majorBidi"/>
      <w:color w:val="156082" w:themeColor="accent1"/>
      <w:sz w:val="20"/>
      <w:szCs w:val="20"/>
      <w:rPrChange w:id="8" w:author="Comparison" w:date="2026-08-03T22:18:00Z">
        <w:rPr>
          <w:rFonts w:asciiTheme="minorHAnsi" w:eastAsiaTheme="majorEastAsia" w:hAnsiTheme="minorHAnsi" w:cstheme="majorBidi"/>
          <w:i/>
          <w:iCs/>
          <w:color w:val="272727" w:themeColor="text1" w:themeTint="D8"/>
          <w:sz w:val="22"/>
          <w:szCs w:val="22"/>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Change w:id="9" w:author="Comparison" w:date="2026-08-03T22:18:00Z">
        <w:pPr>
          <w:keepNext/>
          <w:keepLines/>
          <w:spacing w:after="200"/>
          <w:outlineLvl w:val="8"/>
        </w:pPr>
      </w:pPrChange>
    </w:pPr>
    <w:rPr>
      <w:rFonts w:asciiTheme="majorHAnsi" w:eastAsiaTheme="majorEastAsia" w:hAnsiTheme="majorHAnsi" w:cstheme="majorBidi"/>
      <w:i/>
      <w:iCs/>
      <w:color w:val="404040" w:themeColor="text1" w:themeTint="BF"/>
      <w:sz w:val="20"/>
      <w:szCs w:val="20"/>
      <w:rPrChange w:id="9" w:author="Comparison" w:date="2026-08-03T22:18:00Z">
        <w:rPr>
          <w:rFonts w:asciiTheme="minorHAnsi" w:eastAsiaTheme="majorEastAsia" w:hAnsiTheme="minorHAnsi" w:cstheme="majorBidi"/>
          <w:color w:val="272727" w:themeColor="text1" w:themeTint="D8"/>
          <w:sz w:val="22"/>
          <w:szCs w:val="22"/>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510"/>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763510"/>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763510"/>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763510"/>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763510"/>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763510"/>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763510"/>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763510"/>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763510"/>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Change w:id="10" w:author="Comparison" w:date="2026-08-03T22:18:00Z">
        <w:pPr>
          <w:spacing w:after="80"/>
          <w:contextualSpacing/>
        </w:pPr>
      </w:pPrChange>
    </w:pPr>
    <w:rPr>
      <w:rFonts w:asciiTheme="majorHAnsi" w:eastAsiaTheme="majorEastAsia" w:hAnsiTheme="majorHAnsi" w:cstheme="majorBidi"/>
      <w:color w:val="0A1D30" w:themeColor="text2" w:themeShade="BF"/>
      <w:spacing w:val="5"/>
      <w:kern w:val="28"/>
      <w:sz w:val="52"/>
      <w:szCs w:val="52"/>
      <w:rPrChange w:id="10" w:author="Comparison" w:date="2026-08-03T22:18: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763510"/>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pPrChange w:id="11" w:author="Comparison" w:date="2026-08-03T22:18:00Z">
        <w:pPr>
          <w:numPr>
            <w:ilvl w:val="1"/>
          </w:numPr>
          <w:spacing w:after="160"/>
        </w:pPr>
      </w:pPrChange>
    </w:pPr>
    <w:rPr>
      <w:rFonts w:asciiTheme="majorHAnsi" w:eastAsiaTheme="majorEastAsia" w:hAnsiTheme="majorHAnsi" w:cstheme="majorBidi"/>
      <w:i/>
      <w:iCs/>
      <w:color w:val="156082" w:themeColor="accent1"/>
      <w:spacing w:val="15"/>
      <w:sz w:val="24"/>
      <w:szCs w:val="24"/>
      <w:rPrChange w:id="11" w:author="Comparison" w:date="2026-08-03T22:18:00Z">
        <w:rPr>
          <w:rFonts w:asciiTheme="minorHAnsi" w:eastAsiaTheme="majorEastAsia" w:hAnsiTheme="minorHAnsi" w:cstheme="majorBidi"/>
          <w:color w:val="595959" w:themeColor="text1" w:themeTint="A6"/>
          <w:spacing w:val="15"/>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763510"/>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pPr>
      <w:pPrChange w:id="12" w:author="Comparison" w:date="2026-08-03T22:18:00Z">
        <w:pPr>
          <w:spacing w:before="160" w:after="160"/>
          <w:jc w:val="center"/>
        </w:pPr>
      </w:pPrChange>
    </w:pPr>
    <w:rPr>
      <w:i/>
      <w:iCs/>
      <w:color w:val="000000" w:themeColor="text1"/>
      <w:rPrChange w:id="12" w:author="Comparison" w:date="2026-08-03T22:18:00Z">
        <w:rPr>
          <w:rFonts w:ascii="Arial" w:eastAsiaTheme="minorHAnsi" w:hAnsi="Arial" w:cs="Times New Roman (Body CS)"/>
          <w:i/>
          <w:iCs/>
          <w:color w:val="404040" w:themeColor="text1" w:themeTint="BF"/>
          <w:sz w:val="22"/>
          <w:szCs w:val="22"/>
          <w:lang w:val="en-US" w:eastAsia="en-US" w:bidi="ar-SA"/>
          <w14:ligatures w14:val="standardContextual"/>
        </w:rPr>
      </w:rPrChange>
    </w:rPr>
  </w:style>
  <w:style w:type="character" w:customStyle="1" w:styleId="QuoteChar">
    <w:name w:val="Quote Char"/>
    <w:basedOn w:val="DefaultParagraphFont"/>
    <w:link w:val="Quote"/>
    <w:uiPriority w:val="29"/>
    <w:rsid w:val="00763510"/>
    <w:rPr>
      <w:rFonts w:asciiTheme="minorHAnsi" w:eastAsiaTheme="minorEastAsia" w:hAnsiTheme="minorHAnsi" w:cstheme="minorBidi"/>
      <w:i/>
      <w:iCs/>
      <w:color w:val="000000" w:themeColor="text1"/>
      <w:kern w:val="0"/>
      <w:sz w:val="22"/>
      <w:szCs w:val="22"/>
      <w14:ligatures w14:val="none"/>
    </w:rPr>
  </w:style>
  <w:style w:type="paragraph" w:styleId="ListParagraph">
    <w:name w:val="List Paragraph"/>
    <w:basedOn w:val="Normal"/>
    <w:uiPriority w:val="34"/>
    <w:qFormat/>
    <w:rsid w:val="00FC693F"/>
    <w:pPr>
      <w:ind w:left="720"/>
      <w:contextualSpacing/>
      <w:pPrChange w:id="13" w:author="Comparison" w:date="2026-08-03T22:18:00Z">
        <w:pPr>
          <w:spacing w:after="200"/>
          <w:ind w:left="720"/>
          <w:contextualSpacing/>
        </w:pPr>
      </w:pPrChange>
    </w:pPr>
    <w:rPr>
      <w:rPrChange w:id="13" w:author="Comparison" w:date="2026-08-03T22:18:00Z">
        <w:rPr>
          <w:rFonts w:ascii="Arial" w:eastAsiaTheme="minorHAnsi" w:hAnsi="Arial" w:cs="Times New Roman (Body CS)"/>
          <w:sz w:val="22"/>
          <w:szCs w:val="22"/>
          <w:lang w:val="en-US" w:eastAsia="en-US" w:bidi="ar-SA"/>
          <w14:ligatures w14:val="standardContextual"/>
        </w:rPr>
      </w:rPrChange>
    </w:rPr>
  </w:style>
  <w:style w:type="character" w:styleId="IntenseEmphasis">
    <w:name w:val="Intense Emphasis"/>
    <w:basedOn w:val="DefaultParagraphFont"/>
    <w:uiPriority w:val="21"/>
    <w:qFormat/>
    <w:rsid w:val="00FC693F"/>
    <w:rPr>
      <w:b/>
      <w:bCs/>
      <w:i/>
      <w:iCs/>
      <w:color w:val="156082" w:themeColor="accent1"/>
      <w:rPrChange w:id="14" w:author="Comparison" w:date="2026-08-03T22:18: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Change w:id="15" w:author="Comparison" w:date="2026-08-03T22:18:00Z">
        <w:pPr>
          <w:pBdr>
            <w:top w:val="single" w:sz="4" w:space="10" w:color="0F4761" w:themeColor="accent1" w:themeShade="BF"/>
            <w:bottom w:val="single" w:sz="4" w:space="10" w:color="0F4761" w:themeColor="accent1" w:themeShade="BF"/>
          </w:pBdr>
          <w:spacing w:before="360" w:after="360"/>
          <w:ind w:left="864" w:right="864"/>
          <w:jc w:val="center"/>
        </w:pPr>
      </w:pPrChange>
    </w:pPr>
    <w:rPr>
      <w:b/>
      <w:bCs/>
      <w:i/>
      <w:iCs/>
      <w:color w:val="156082" w:themeColor="accent1"/>
      <w:rPrChange w:id="15" w:author="Comparison" w:date="2026-08-03T22:18:00Z">
        <w:rPr>
          <w:rFonts w:ascii="Arial" w:eastAsiaTheme="minorHAnsi" w:hAnsi="Arial" w:cs="Times New Roman (Body CS)"/>
          <w:i/>
          <w:iCs/>
          <w:color w:val="0F4761" w:themeColor="accent1" w:themeShade="BF"/>
          <w:sz w:val="22"/>
          <w:szCs w:val="22"/>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763510"/>
    <w:rPr>
      <w:rFonts w:asciiTheme="minorHAnsi" w:eastAsiaTheme="minorEastAsia" w:hAnsiTheme="minorHAnsi" w:cstheme="minorBidi"/>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6" w:author="Comparison" w:date="2026-08-03T22:18:00Z">
        <w:rPr>
          <w:b/>
          <w:bCs/>
          <w:smallCaps/>
          <w:color w:val="0F4761" w:themeColor="accent1" w:themeShade="BF"/>
          <w:spacing w:val="5"/>
        </w:rPr>
      </w:rPrChange>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17" w:author="Comparison" w:date="2026-08-03T22:18:00Z">
        <w:pPr>
          <w:tabs>
            <w:tab w:val="center" w:pos="4680"/>
            <w:tab w:val="right" w:pos="9360"/>
          </w:tabs>
          <w:spacing w:after="200"/>
        </w:pPr>
      </w:pPrChange>
    </w:pPr>
    <w:rPr>
      <w:rPrChange w:id="17" w:author="Comparison" w:date="2026-08-03T22:18: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2205F2"/>
    <w:rPr>
      <w:rFonts w:asciiTheme="minorHAnsi" w:eastAsiaTheme="minorEastAsia" w:hAnsiTheme="minorHAnsi" w:cstheme="minorBidi"/>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8" w:author="Comparison" w:date="2026-08-03T22:18:00Z">
        <w:pPr>
          <w:tabs>
            <w:tab w:val="center" w:pos="4680"/>
            <w:tab w:val="right" w:pos="9360"/>
          </w:tabs>
          <w:spacing w:after="200"/>
        </w:pPr>
      </w:pPrChange>
    </w:pPr>
    <w:rPr>
      <w:rPrChange w:id="18" w:author="Comparison" w:date="2026-08-03T22:18: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2205F2"/>
    <w:rPr>
      <w:rFonts w:asciiTheme="minorHAnsi" w:eastAsiaTheme="minorEastAsia" w:hAnsiTheme="minorHAnsi" w:cstheme="minorBidi"/>
      <w:kern w:val="0"/>
      <w:sz w:val="22"/>
      <w:szCs w:val="22"/>
      <w14:ligatures w14:val="none"/>
    </w:rPr>
  </w:style>
  <w:style w:type="paragraph" w:styleId="NoSpacing">
    <w:name w:val="No Spacing"/>
    <w:uiPriority w:val="1"/>
    <w:qFormat/>
    <w:rsid w:val="00FC693F"/>
    <w:pPr>
      <w:pPrChange w:id="19" w:author="Comparison" w:date="2026-08-03T22:18:00Z">
        <w:pPr/>
      </w:pPrChange>
    </w:pPr>
    <w:rPr>
      <w:rFonts w:asciiTheme="minorHAnsi" w:eastAsiaTheme="minorEastAsia" w:hAnsiTheme="minorHAnsi" w:cstheme="minorBidi"/>
      <w:kern w:val="0"/>
      <w:sz w:val="22"/>
      <w:szCs w:val="22"/>
      <w14:ligatures w14:val="none"/>
      <w:rPrChange w:id="19" w:author="Comparison" w:date="2026-08-03T22:18: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pPrChange w:id="20" w:author="Comparison" w:date="2026-08-03T22:18:00Z">
        <w:pPr>
          <w:spacing w:after="120" w:line="276" w:lineRule="auto"/>
        </w:pPr>
      </w:pPrChange>
    </w:pPr>
    <w:rPr>
      <w:rPrChange w:id="20" w:author="Comparison" w:date="2026-08-03T22:18: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2205F2"/>
    <w:rPr>
      <w:rFonts w:asciiTheme="minorHAnsi" w:eastAsiaTheme="minorEastAsia" w:hAnsiTheme="minorHAnsi" w:cstheme="minorBidi"/>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Change w:id="21" w:author="Comparison" w:date="2026-08-03T22:18:00Z">
        <w:pPr>
          <w:spacing w:after="120" w:line="480" w:lineRule="auto"/>
        </w:pPr>
      </w:pPrChange>
    </w:pPr>
    <w:rPr>
      <w:rPrChange w:id="21" w:author="Comparison" w:date="2026-08-03T22:18: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2205F2"/>
    <w:rPr>
      <w:rFonts w:asciiTheme="minorHAnsi" w:eastAsiaTheme="minorEastAsia" w:hAnsiTheme="minorHAnsi" w:cstheme="minorBidi"/>
      <w:kern w:val="0"/>
      <w:sz w:val="22"/>
      <w:szCs w:val="22"/>
      <w14:ligatures w14:val="none"/>
    </w:rPr>
  </w:style>
  <w:style w:type="paragraph" w:styleId="BodyText3">
    <w:name w:val="Body Text 3"/>
    <w:basedOn w:val="Normal"/>
    <w:link w:val="BodyText3Char"/>
    <w:uiPriority w:val="99"/>
    <w:unhideWhenUsed/>
    <w:rsid w:val="00AA1D8D"/>
    <w:pPr>
      <w:spacing w:after="120"/>
      <w:pPrChange w:id="22" w:author="Comparison" w:date="2026-08-03T22:18:00Z">
        <w:pPr>
          <w:spacing w:after="120" w:line="276" w:lineRule="auto"/>
        </w:pPr>
      </w:pPrChange>
    </w:pPr>
    <w:rPr>
      <w:sz w:val="16"/>
      <w:szCs w:val="16"/>
      <w:rPrChange w:id="22" w:author="Comparison" w:date="2026-08-03T22:18: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2205F2"/>
    <w:rPr>
      <w:rFonts w:asciiTheme="minorHAnsi" w:eastAsiaTheme="minorEastAsia" w:hAnsiTheme="minorHAnsi" w:cstheme="minorBidi"/>
      <w:kern w:val="0"/>
      <w:sz w:val="16"/>
      <w:szCs w:val="16"/>
      <w14:ligatures w14:val="none"/>
    </w:rPr>
  </w:style>
  <w:style w:type="paragraph" w:styleId="List">
    <w:name w:val="List"/>
    <w:basedOn w:val="Normal"/>
    <w:uiPriority w:val="99"/>
    <w:unhideWhenUsed/>
    <w:rsid w:val="00AA1D8D"/>
    <w:pPr>
      <w:ind w:left="360" w:hanging="360"/>
      <w:contextualSpacing/>
      <w:pPrChange w:id="23" w:author="Comparison" w:date="2026-08-03T22:18:00Z">
        <w:pPr>
          <w:spacing w:after="200" w:line="276" w:lineRule="auto"/>
          <w:ind w:left="360" w:hanging="360"/>
          <w:contextualSpacing/>
        </w:pPr>
      </w:pPrChange>
    </w:pPr>
    <w:rPr>
      <w:rPrChange w:id="23" w:author="Comparison" w:date="2026-08-03T22:18: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ind w:left="720" w:hanging="360"/>
      <w:contextualSpacing/>
      <w:pPrChange w:id="24" w:author="Comparison" w:date="2026-08-03T22:18:00Z">
        <w:pPr>
          <w:spacing w:after="200" w:line="276" w:lineRule="auto"/>
          <w:ind w:left="720" w:hanging="360"/>
          <w:contextualSpacing/>
        </w:pPr>
      </w:pPrChange>
    </w:pPr>
    <w:rPr>
      <w:rPrChange w:id="24" w:author="Comparison" w:date="2026-08-03T22:18: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ind w:left="1080" w:hanging="360"/>
      <w:contextualSpacing/>
      <w:pPrChange w:id="25" w:author="Comparison" w:date="2026-08-03T22:18:00Z">
        <w:pPr>
          <w:spacing w:after="200" w:line="276" w:lineRule="auto"/>
          <w:ind w:left="1080" w:hanging="360"/>
          <w:contextualSpacing/>
        </w:pPr>
      </w:pPrChange>
    </w:pPr>
    <w:rPr>
      <w:rPrChange w:id="25" w:author="Comparison" w:date="2026-08-03T22:18: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contextualSpacing/>
      <w:pPrChange w:id="26" w:author="Comparison" w:date="2026-08-03T22:18:00Z">
        <w:pPr>
          <w:numPr>
            <w:numId w:val="1"/>
          </w:numPr>
          <w:tabs>
            <w:tab w:val="num" w:pos="360"/>
          </w:tabs>
          <w:spacing w:after="200" w:line="276" w:lineRule="auto"/>
          <w:ind w:left="360" w:hanging="360"/>
          <w:contextualSpacing/>
        </w:pPr>
      </w:pPrChange>
    </w:pPr>
    <w:rPr>
      <w:rPrChange w:id="26" w:author="Comparison" w:date="2026-08-03T22:18: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contextualSpacing/>
      <w:pPrChange w:id="27" w:author="Comparison" w:date="2026-08-03T22:18:00Z">
        <w:pPr>
          <w:numPr>
            <w:numId w:val="2"/>
          </w:numPr>
          <w:tabs>
            <w:tab w:val="num" w:pos="720"/>
          </w:tabs>
          <w:spacing w:after="200" w:line="276" w:lineRule="auto"/>
          <w:ind w:left="720" w:hanging="360"/>
          <w:contextualSpacing/>
        </w:pPr>
      </w:pPrChange>
    </w:pPr>
    <w:rPr>
      <w:rPrChange w:id="27" w:author="Comparison" w:date="2026-08-03T22:18: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contextualSpacing/>
      <w:pPrChange w:id="28" w:author="Comparison" w:date="2026-08-03T22:18:00Z">
        <w:pPr>
          <w:numPr>
            <w:numId w:val="3"/>
          </w:numPr>
          <w:tabs>
            <w:tab w:val="num" w:pos="1080"/>
          </w:tabs>
          <w:spacing w:after="200" w:line="276" w:lineRule="auto"/>
          <w:ind w:left="1080" w:hanging="360"/>
          <w:contextualSpacing/>
        </w:pPr>
      </w:pPrChange>
    </w:pPr>
    <w:rPr>
      <w:rPrChange w:id="28" w:author="Comparison" w:date="2026-08-03T22:18: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contextualSpacing/>
      <w:pPrChange w:id="29" w:author="Comparison" w:date="2026-08-03T22:18:00Z">
        <w:pPr>
          <w:numPr>
            <w:numId w:val="5"/>
          </w:numPr>
          <w:tabs>
            <w:tab w:val="num" w:pos="360"/>
          </w:tabs>
          <w:spacing w:after="200" w:line="276" w:lineRule="auto"/>
          <w:ind w:left="360" w:hanging="360"/>
          <w:contextualSpacing/>
        </w:pPr>
      </w:pPrChange>
    </w:pPr>
    <w:rPr>
      <w:rPrChange w:id="29" w:author="Comparison" w:date="2026-08-03T22:18: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contextualSpacing/>
      <w:pPrChange w:id="30" w:author="Comparison" w:date="2026-08-03T22:18:00Z">
        <w:pPr>
          <w:numPr>
            <w:numId w:val="6"/>
          </w:numPr>
          <w:tabs>
            <w:tab w:val="num" w:pos="720"/>
          </w:tabs>
          <w:spacing w:after="200" w:line="276" w:lineRule="auto"/>
          <w:ind w:left="720" w:hanging="360"/>
          <w:contextualSpacing/>
        </w:pPr>
      </w:pPrChange>
    </w:pPr>
    <w:rPr>
      <w:rPrChange w:id="30" w:author="Comparison" w:date="2026-08-03T22:18: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contextualSpacing/>
      <w:pPrChange w:id="31" w:author="Comparison" w:date="2026-08-03T22:18:00Z">
        <w:pPr>
          <w:numPr>
            <w:numId w:val="7"/>
          </w:numPr>
          <w:tabs>
            <w:tab w:val="num" w:pos="1080"/>
          </w:tabs>
          <w:spacing w:after="200" w:line="276" w:lineRule="auto"/>
          <w:ind w:left="1080" w:hanging="360"/>
          <w:contextualSpacing/>
        </w:pPr>
      </w:pPrChange>
    </w:pPr>
    <w:rPr>
      <w:rPrChange w:id="31" w:author="Comparison" w:date="2026-08-03T22:18: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ind w:left="360"/>
      <w:contextualSpacing/>
      <w:pPrChange w:id="32" w:author="Comparison" w:date="2026-08-03T22:18:00Z">
        <w:pPr>
          <w:spacing w:after="120" w:line="276" w:lineRule="auto"/>
          <w:ind w:left="360"/>
          <w:contextualSpacing/>
        </w:pPr>
      </w:pPrChange>
    </w:pPr>
    <w:rPr>
      <w:rPrChange w:id="32" w:author="Comparison" w:date="2026-08-03T22:18: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ind w:left="720"/>
      <w:contextualSpacing/>
      <w:pPrChange w:id="33" w:author="Comparison" w:date="2026-08-03T22:18:00Z">
        <w:pPr>
          <w:spacing w:after="120" w:line="276" w:lineRule="auto"/>
          <w:ind w:left="720"/>
          <w:contextualSpacing/>
        </w:pPr>
      </w:pPrChange>
    </w:pPr>
    <w:rPr>
      <w:rPrChange w:id="33" w:author="Comparison" w:date="2026-08-03T22:18: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ind w:left="1080"/>
      <w:contextualSpacing/>
      <w:pPrChange w:id="34" w:author="Comparison" w:date="2026-08-03T22:18:00Z">
        <w:pPr>
          <w:spacing w:after="120" w:line="276" w:lineRule="auto"/>
          <w:ind w:left="1080"/>
          <w:contextualSpacing/>
        </w:pPr>
      </w:pPrChange>
    </w:pPr>
    <w:rPr>
      <w:rPrChange w:id="34" w:author="Comparison" w:date="2026-08-03T22:18: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5" w:author="Comparison" w:date="2026-08-03T22:18: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cstheme="minorBidi"/>
      <w:kern w:val="0"/>
      <w:sz w:val="20"/>
      <w:szCs w:val="20"/>
      <w14:ligatures w14:val="none"/>
      <w:rPrChange w:id="35" w:author="Comparison" w:date="2026-08-03T22:18: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2205F2"/>
    <w:rPr>
      <w:rFonts w:ascii="Courier" w:eastAsiaTheme="minorEastAsia" w:hAnsi="Courier" w:cstheme="minorBidi"/>
      <w:kern w:val="0"/>
      <w:sz w:val="20"/>
      <w:szCs w:val="20"/>
      <w14:ligatures w14:val="none"/>
    </w:rPr>
  </w:style>
  <w:style w:type="paragraph" w:styleId="Caption">
    <w:name w:val="caption"/>
    <w:basedOn w:val="Normal"/>
    <w:next w:val="Normal"/>
    <w:uiPriority w:val="35"/>
    <w:semiHidden/>
    <w:unhideWhenUsed/>
    <w:qFormat/>
    <w:rsid w:val="00FC693F"/>
    <w:pPr>
      <w:spacing w:line="240" w:lineRule="auto"/>
      <w:pPrChange w:id="36" w:author="Comparison" w:date="2026-08-03T22:18:00Z">
        <w:pPr>
          <w:spacing w:after="200"/>
        </w:pPr>
      </w:pPrChange>
    </w:pPr>
    <w:rPr>
      <w:b/>
      <w:bCs/>
      <w:color w:val="156082" w:themeColor="accent1"/>
      <w:sz w:val="18"/>
      <w:szCs w:val="18"/>
      <w:rPrChange w:id="36" w:author="Comparison" w:date="2026-08-03T22:18: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2205F2"/>
    <w:rPr>
      <w:b/>
      <w:bCs/>
    </w:rPr>
  </w:style>
  <w:style w:type="character" w:styleId="Emphasis">
    <w:name w:val="Emphasis"/>
    <w:basedOn w:val="DefaultParagraphFont"/>
    <w:uiPriority w:val="20"/>
    <w:qFormat/>
    <w:rsid w:val="002205F2"/>
    <w:rPr>
      <w:i/>
      <w:iCs/>
    </w:rPr>
  </w:style>
  <w:style w:type="character" w:styleId="SubtleEmphasis">
    <w:name w:val="Subtle Emphasis"/>
    <w:basedOn w:val="DefaultParagraphFont"/>
    <w:uiPriority w:val="19"/>
    <w:qFormat/>
    <w:rsid w:val="002205F2"/>
    <w:rPr>
      <w:i/>
      <w:iCs/>
      <w:color w:val="808080" w:themeColor="text1" w:themeTint="7F"/>
    </w:rPr>
  </w:style>
  <w:style w:type="character" w:styleId="SubtleReference">
    <w:name w:val="Subtle Reference"/>
    <w:basedOn w:val="DefaultParagraphFont"/>
    <w:uiPriority w:val="31"/>
    <w:qFormat/>
    <w:rsid w:val="002205F2"/>
    <w:rPr>
      <w:smallCaps/>
      <w:color w:val="E97132" w:themeColor="accent2"/>
      <w:u w:val="single"/>
    </w:rPr>
  </w:style>
  <w:style w:type="character" w:styleId="BookTitle">
    <w:name w:val="Book Title"/>
    <w:basedOn w:val="DefaultParagraphFont"/>
    <w:uiPriority w:val="33"/>
    <w:qFormat/>
    <w:rsid w:val="002205F2"/>
    <w:rPr>
      <w:b/>
      <w:bCs/>
      <w:smallCaps/>
      <w:spacing w:val="5"/>
    </w:rPr>
  </w:style>
  <w:style w:type="paragraph" w:styleId="TOCHeading">
    <w:name w:val="TOC Heading"/>
    <w:basedOn w:val="Heading1"/>
    <w:next w:val="Normal"/>
    <w:uiPriority w:val="39"/>
    <w:semiHidden/>
    <w:unhideWhenUsed/>
    <w:qFormat/>
    <w:rsid w:val="00FC693F"/>
    <w:pPr>
      <w:outlineLvl w:val="9"/>
      <w:pPrChange w:id="37" w:author="Comparison" w:date="2026-08-03T22:18:00Z">
        <w:pPr>
          <w:keepNext/>
          <w:keepLines/>
          <w:spacing w:before="480" w:line="276" w:lineRule="auto"/>
        </w:pPr>
      </w:pPrChange>
    </w:pPr>
    <w:rPr>
      <w:rPrChange w:id="37" w:author="Comparison" w:date="2026-08-03T22:18: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2205F2"/>
    <w:rPr>
      <w:rFonts w:asciiTheme="minorHAnsi" w:eastAsiaTheme="minorEastAsia"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2205F2"/>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205F2"/>
    <w:rPr>
      <w:rFonts w:asciiTheme="minorHAnsi" w:eastAsiaTheme="minorEastAsia" w:hAnsiTheme="minorHAnsi" w:cstheme="minorBidi"/>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205F2"/>
    <w:rPr>
      <w:rFonts w:asciiTheme="minorHAnsi" w:eastAsiaTheme="minorEastAsia" w:hAnsiTheme="minorHAnsi" w:cstheme="minorBidi"/>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2205F2"/>
    <w:rPr>
      <w:rFonts w:asciiTheme="minorHAnsi" w:eastAsiaTheme="minorEastAsia" w:hAnsiTheme="minorHAnsi" w:cstheme="minorBidi"/>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2205F2"/>
    <w:rPr>
      <w:rFonts w:asciiTheme="minorHAnsi" w:eastAsiaTheme="minorEastAsia" w:hAnsiTheme="minorHAnsi" w:cstheme="minorBidi"/>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2205F2"/>
    <w:rPr>
      <w:rFonts w:asciiTheme="minorHAnsi" w:eastAsiaTheme="minorEastAsia" w:hAnsiTheme="minorHAnsi" w:cstheme="minorBidi"/>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2205F2"/>
    <w:rPr>
      <w:rFonts w:asciiTheme="minorHAnsi" w:eastAsiaTheme="minorEastAsia" w:hAnsiTheme="minorHAnsi" w:cstheme="minorBidi"/>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205F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2205F2"/>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2205F2"/>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205F2"/>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2205F2"/>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2205F2"/>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2205F2"/>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2205F2"/>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2205F2"/>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2205F2"/>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75FF3-061C-E744-B25C-5AEAEB814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2025-11-07T19:19:00Z</dcterms:created>
  <dcterms:modified xsi:type="dcterms:W3CDTF">2026-08-04T02:18:00Z</dcterms:modified>
</cp:coreProperties>
</file>