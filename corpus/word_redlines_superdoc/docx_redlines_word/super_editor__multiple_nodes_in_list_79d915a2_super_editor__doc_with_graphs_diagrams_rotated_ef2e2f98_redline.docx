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6D60" w14:textId="771BB489" w:rsidR="003C58BC" w:rsidRDefault="00EE4108" w:rsidP="005866F1">
      <w:pPr>
        <w:pStyle w:val="ListParagraph"/>
        <w:numPr>
          <w:ilvl w:val="0"/>
          <w:numId w:val="1"/>
        </w:numPr>
        <w:rPr>
          <w:del w:id="0" w:author="LS" w:date="2026-08-04T06:08:00Z" w16du:dateUtc="2026-08-04T10:08:00Z"/>
        </w:rPr>
      </w:pPr>
      <w:ins w:id="1" w:author="LS" w:date="2026-08-04T06:08:00Z" w16du:dateUtc="2026-08-04T10:08:00Z">
        <w:r>
          <w:rPr>
            <w:noProof/>
          </w:rPr>
          <w:drawing>
            <wp:inline distT="0" distB="0" distL="0" distR="0">
              <wp:extent cx="4476750" cy="1859968"/>
              <wp:effectExtent l="1251267" t="63183" r="1251268" b="70167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s (2).png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 rot="2934365">
                        <a:off x="0" y="0"/>
                        <a:ext cx="4499568" cy="18694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drawing>
            <wp:inline distT="0" distB="0" distL="0" distR="0">
              <wp:extent cx="2238375" cy="2038350"/>
              <wp:effectExtent l="0" t="0" r="9525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s (1).png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8375" cy="2038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drawing>
            <wp:inline distT="0" distB="0" distL="0" distR="0">
              <wp:extent cx="2162175" cy="2114550"/>
              <wp:effectExtent l="0" t="0" r="9525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s.png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62175" cy="21145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lastRenderedPageBreak/>
          <w:drawing>
            <wp:inline distT="0" distB="0" distL="0" distR="0">
              <wp:extent cx="3121152" cy="2185416"/>
              <wp:effectExtent l="0" t="0" r="3175" b="5715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stockphoto-1217526324-1024x1024.jpg"/>
                      <pic:cNvPicPr/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1152" cy="21854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drawing>
            <wp:inline distT="0" distB="0" distL="0" distR="0">
              <wp:extent cx="4610100" cy="2457450"/>
              <wp:effectExtent l="266700" t="609600" r="247650" b="60960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fiki3-7.png"/>
                      <pic:cNvPicPr/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 rot="9801659">
                        <a:off x="0" y="0"/>
                        <a:ext cx="4610100" cy="2457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2" w:author="LS" w:date="2026-08-04T06:08:00Z" w16du:dateUtc="2026-08-04T10:08:00Z">
        <w:r w:rsidR="005866F1">
          <w:delText>One</w:delText>
        </w:r>
        <w:r w:rsidR="005866F1">
          <w:br/>
          <w:delText>test</w:delText>
        </w:r>
        <w:r w:rsidR="005866F1">
          <w:br/>
        </w:r>
        <w:r w:rsidR="005866F1">
          <w:br/>
          <w:delText>after space</w:delText>
        </w:r>
      </w:del>
    </w:p>
    <w:p w14:paraId="738FE36F" w14:textId="77777777" w:rsidR="005866F1" w:rsidRDefault="005866F1" w:rsidP="005866F1">
      <w:pPr>
        <w:rPr>
          <w:del w:id="3" w:author="LS" w:date="2026-08-04T06:08:00Z" w16du:dateUtc="2026-08-04T10:08:00Z"/>
        </w:rPr>
      </w:pPr>
    </w:p>
    <w:p w14:paraId="5AB15E4D" w14:textId="196AD406" w:rsidR="005866F1" w:rsidRDefault="005866F1" w:rsidP="005866F1">
      <w:pPr>
        <w:pStyle w:val="ListParagraph"/>
        <w:numPr>
          <w:ilvl w:val="0"/>
          <w:numId w:val="1"/>
        </w:numPr>
        <w:rPr>
          <w:del w:id="4" w:author="LS" w:date="2026-08-04T06:08:00Z" w16du:dateUtc="2026-08-04T10:08:00Z"/>
        </w:rPr>
      </w:pPr>
      <w:del w:id="5" w:author="LS" w:date="2026-08-04T06:08:00Z" w16du:dateUtc="2026-08-04T10:08:00Z">
        <w:r>
          <w:delText>TWO</w:delText>
        </w:r>
      </w:del>
    </w:p>
    <w:p w14:paraId="27758340" w14:textId="77777777" w:rsidR="005866F1" w:rsidRDefault="005866F1" w:rsidP="005866F1"/>
    <w:sectPr w:rsidR="00586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40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F1"/>
    <w:rsid w:val="000A6EDE"/>
    <w:rsid w:val="0015412B"/>
    <w:rsid w:val="00360F1B"/>
    <w:rsid w:val="003C1D14"/>
    <w:rsid w:val="003C58BC"/>
    <w:rsid w:val="005866F1"/>
    <w:rsid w:val="007C1CDB"/>
    <w:rsid w:val="00931F1A"/>
    <w:rsid w:val="00991DAA"/>
    <w:rsid w:val="00A16521"/>
    <w:rsid w:val="00EE4108"/>
    <w:rsid w:val="00FE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A6344"/>
  <w15:chartTrackingRefBased/>
  <w15:docId w15:val="{1120A247-5714-9649-A8FF-E6F7C0DE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6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761BD6-0494-2A4C-A31F-B513C724D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2025-05-02T20:17:00Z</dcterms:created>
  <dcterms:modified xsi:type="dcterms:W3CDTF">2026-08-04T10:08:00Z</dcterms:modified>
</cp:coreProperties>
</file>