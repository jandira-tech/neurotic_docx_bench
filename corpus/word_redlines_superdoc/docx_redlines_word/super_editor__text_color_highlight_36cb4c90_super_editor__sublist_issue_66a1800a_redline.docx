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5BF5" w14:textId="5FF04C34" w:rsidR="00013CE3" w:rsidRDefault="006934B0" w:rsidP="00076DD2">
      <w:pPr>
        <w:spacing w:line="276" w:lineRule="auto"/>
        <w:rPr>
          <w:ins w:id="18" w:author="Nick Bernal" w:date="2026-08-03T22:24:00Z" w16du:dateUtc="2026-08-04T02:24:00Z"/>
          <w:rFonts w:ascii="Calibri" w:eastAsia="Calibri" w:hAnsi="Calibri" w:cs="Calibri"/>
          <w:sz w:val="20"/>
          <w:szCs w:val="20"/>
        </w:rPr>
      </w:pPr>
      <w:ins w:id="19" w:author="Nick Bernal" w:date="2026-08-03T22:24:00Z" w16du:dateUtc="2026-08-04T02:24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7B8A9E7E" w14:textId="77777777" w:rsidR="00013CE3" w:rsidRDefault="006934B0">
      <w:pPr>
        <w:shd w:val="clear" w:color="auto" w:fill="FFFFFF"/>
        <w:spacing w:line="276" w:lineRule="auto"/>
        <w:ind w:left="-220" w:right="-220"/>
        <w:jc w:val="both"/>
        <w:rPr>
          <w:ins w:id="20" w:author="Nick Bernal" w:date="2026-08-03T22:24:00Z" w16du:dateUtc="2026-08-04T02:24:00Z"/>
          <w:rFonts w:ascii="Calibri" w:eastAsia="Calibri" w:hAnsi="Calibri" w:cs="Calibri"/>
          <w:sz w:val="20"/>
          <w:szCs w:val="20"/>
        </w:rPr>
      </w:pPr>
      <w:ins w:id="21" w:author="Nick Bernal" w:date="2026-08-03T22:24:00Z" w16du:dateUtc="2026-08-04T02:24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0FEF3579" w14:textId="4451E293" w:rsidR="00013CE3" w:rsidRDefault="009F48AD">
      <w:pPr>
        <w:numPr>
          <w:ilvl w:val="0"/>
          <w:numId w:val="5"/>
        </w:numPr>
        <w:spacing w:line="276" w:lineRule="auto"/>
        <w:ind w:right="-220"/>
        <w:jc w:val="both"/>
        <w:rPr>
          <w:ins w:id="22" w:author="Nick Bernal" w:date="2026-08-03T22:24:00Z" w16du:dateUtc="2026-08-04T02:24:00Z"/>
          <w:rFonts w:ascii="Calibri" w:eastAsia="Calibri" w:hAnsi="Calibri" w:cs="Calibri"/>
        </w:rPr>
      </w:pPr>
      <w:ins w:id="23" w:author="Nick Bernal" w:date="2026-08-03T22:24:00Z" w16du:dateUtc="2026-08-04T02:24:00Z">
        <w:r>
          <w:rPr>
            <w:rFonts w:ascii="Calibri" w:eastAsia="Calibri" w:hAnsi="Calibri" w:cs="Calibri"/>
            <w:b/>
            <w:sz w:val="20"/>
            <w:szCs w:val="20"/>
          </w:rPr>
          <w:t>One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66E3136F" w14:textId="77777777" w:rsidR="00013CE3" w:rsidRDefault="00013CE3">
      <w:pPr>
        <w:shd w:val="clear" w:color="auto" w:fill="FFFFFF"/>
        <w:spacing w:line="276" w:lineRule="auto"/>
        <w:ind w:left="720" w:right="-220"/>
        <w:jc w:val="both"/>
        <w:rPr>
          <w:ins w:id="24" w:author="Nick Bernal" w:date="2026-08-03T22:24:00Z" w16du:dateUtc="2026-08-04T02:24:00Z"/>
          <w:rFonts w:ascii="Calibri" w:eastAsia="Calibri" w:hAnsi="Calibri" w:cs="Calibri"/>
          <w:sz w:val="20"/>
          <w:szCs w:val="20"/>
        </w:rPr>
      </w:pPr>
    </w:p>
    <w:p w14:paraId="306D772C" w14:textId="50A10CE1" w:rsidR="00013CE3" w:rsidRDefault="009F4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ns w:id="25" w:author="Nick Bernal" w:date="2026-08-03T22:24:00Z" w16du:dateUtc="2026-08-04T02:24:00Z"/>
          <w:color w:val="000000"/>
        </w:rPr>
      </w:pPr>
      <w:ins w:id="26" w:author="Nick Bernal" w:date="2026-08-03T22:24:00Z" w16du:dateUtc="2026-08-04T02:24:00Z">
        <w:r>
          <w:rPr>
            <w:rFonts w:ascii="Calibri" w:eastAsia="Calibri" w:hAnsi="Calibri" w:cs="Calibri"/>
            <w:b/>
            <w:color w:val="000000"/>
            <w:sz w:val="20"/>
            <w:szCs w:val="20"/>
          </w:rPr>
          <w:t>Two</w: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t xml:space="preserve"> </w:t>
        </w:r>
      </w:ins>
    </w:p>
    <w:p w14:paraId="72819166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27" w:author="Nick Bernal" w:date="2026-08-03T22:24:00Z" w16du:dateUtc="2026-08-04T02:24:00Z"/>
          <w:rFonts w:ascii="Calibri" w:eastAsia="Calibri" w:hAnsi="Calibri" w:cs="Calibri"/>
          <w:color w:val="000000"/>
          <w:sz w:val="20"/>
          <w:szCs w:val="20"/>
        </w:rPr>
      </w:pPr>
    </w:p>
    <w:p w14:paraId="6FB3DBA8" w14:textId="04C0B841" w:rsidR="00013CE3" w:rsidRDefault="009F4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1" w:firstLine="0"/>
        <w:jc w:val="both"/>
        <w:rPr>
          <w:ins w:id="28" w:author="Nick Bernal" w:date="2026-08-03T22:24:00Z" w16du:dateUtc="2026-08-04T02:24:00Z"/>
          <w:rFonts w:ascii="Calibri" w:eastAsia="Calibri" w:hAnsi="Calibri" w:cs="Calibri"/>
          <w:color w:val="000000"/>
          <w:sz w:val="20"/>
          <w:szCs w:val="20"/>
        </w:rPr>
      </w:pPr>
      <w:ins w:id="29" w:author="Nick Bernal" w:date="2026-08-03T22:24:00Z" w16du:dateUtc="2026-08-04T02:24:00Z">
        <w:r>
          <w:rPr>
            <w:rFonts w:ascii="Calibri" w:eastAsia="Calibri" w:hAnsi="Calibri" w:cs="Calibri"/>
            <w:color w:val="000000"/>
            <w:sz w:val="20"/>
            <w:szCs w:val="20"/>
          </w:rPr>
          <w:t xml:space="preserve">a </w:t>
        </w:r>
      </w:ins>
    </w:p>
    <w:p w14:paraId="61FEA18F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30" w:author="Nick Bernal" w:date="2026-08-03T22:24:00Z" w16du:dateUtc="2026-08-04T02:24:00Z"/>
          <w:rFonts w:ascii="Calibri" w:eastAsia="Calibri" w:hAnsi="Calibri" w:cs="Calibri"/>
          <w:color w:val="000000"/>
          <w:sz w:val="20"/>
          <w:szCs w:val="20"/>
        </w:rPr>
      </w:pPr>
    </w:p>
    <w:p w14:paraId="0088C996" w14:textId="6A818736" w:rsidR="00013CE3" w:rsidRDefault="009F48AD">
      <w:pPr>
        <w:numPr>
          <w:ilvl w:val="0"/>
          <w:numId w:val="3"/>
        </w:numPr>
        <w:spacing w:line="276" w:lineRule="auto"/>
        <w:ind w:left="360" w:right="-221" w:firstLine="0"/>
        <w:jc w:val="both"/>
        <w:rPr>
          <w:ins w:id="31" w:author="Nick Bernal" w:date="2026-08-03T22:24:00Z" w16du:dateUtc="2026-08-04T02:24:00Z"/>
          <w:rFonts w:ascii="Calibri" w:eastAsia="Calibri" w:hAnsi="Calibri" w:cs="Calibri"/>
          <w:color w:val="000000"/>
          <w:sz w:val="20"/>
          <w:szCs w:val="20"/>
        </w:rPr>
      </w:pPr>
      <w:ins w:id="32" w:author="Nick Bernal" w:date="2026-08-03T22:24:00Z" w16du:dateUtc="2026-08-04T02:24:00Z">
        <w:r>
          <w:rPr>
            <w:rFonts w:ascii="Calibri" w:eastAsia="Calibri" w:hAnsi="Calibri" w:cs="Calibri"/>
            <w:sz w:val="20"/>
            <w:szCs w:val="20"/>
          </w:rPr>
          <w:t xml:space="preserve">b </w:t>
        </w:r>
      </w:ins>
    </w:p>
    <w:p w14:paraId="1AAA42C8" w14:textId="77777777" w:rsidR="00013CE3" w:rsidRDefault="00013CE3">
      <w:pPr>
        <w:shd w:val="clear" w:color="auto" w:fill="FFFFFF"/>
        <w:spacing w:line="276" w:lineRule="auto"/>
        <w:ind w:right="-220"/>
        <w:jc w:val="both"/>
        <w:rPr>
          <w:ins w:id="33" w:author="Nick Bernal" w:date="2026-08-03T22:24:00Z" w16du:dateUtc="2026-08-04T02:24:00Z"/>
          <w:rFonts w:ascii="Calibri" w:eastAsia="Calibri" w:hAnsi="Calibri" w:cs="Calibri"/>
          <w:sz w:val="20"/>
          <w:szCs w:val="20"/>
        </w:rPr>
      </w:pPr>
    </w:p>
    <w:p w14:paraId="1D400E32" w14:textId="342C51CE" w:rsidR="00A900CE" w:rsidRDefault="009F48AD" w:rsidP="001D5E9E">
      <w:pPr>
        <w:rPr>
          <w:del w:id="34" w:author="Nick Bernal" w:date="2026-08-03T22:24:00Z" w16du:dateUtc="2026-08-04T02:24:00Z"/>
        </w:rPr>
      </w:pPr>
      <w:ins w:id="35" w:author="Nick Bernal" w:date="2026-08-03T22:24:00Z" w16du:dateUtc="2026-08-04T02:24:00Z">
        <w:r>
          <w:rPr>
            <w:rFonts w:ascii="Calibri" w:eastAsia="Calibri" w:hAnsi="Calibri" w:cs="Calibri"/>
            <w:b/>
            <w:sz w:val="20"/>
            <w:szCs w:val="20"/>
          </w:rPr>
          <w:t>3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  <w:del w:id="36" w:author="Nick Bernal" w:date="2026-08-03T22:24:00Z" w16du:dateUtc="2026-08-04T02:24:00Z">
        <w:r w:rsidR="000E6136">
          <w:rPr>
            <w:rFonts w:ascii="Arial" w:hAnsi="Arial" w:cs="Arial"/>
          </w:rPr>
          <w:delText>The world is better in technicolor:</w:delText>
        </w:r>
        <w:r w:rsidR="000E6136" w:rsidRPr="000E6136">
          <w:rPr>
            <w:rFonts w:ascii="Arial" w:hAnsi="Arial" w:cs="Arial"/>
          </w:rPr>
          <w:delText xml:space="preserve"> </w:delText>
        </w:r>
        <w:r w:rsidR="000E6136">
          <w:rPr>
            <w:rFonts w:ascii="Arial" w:hAnsi="Arial" w:cs="Arial"/>
            <w:color w:val="A02B93" w:themeColor="accent5"/>
          </w:rPr>
          <w:delText>purple</w:delText>
        </w:r>
        <w:r w:rsidR="000E6136" w:rsidRPr="000E6136">
          <w:rPr>
            <w:rFonts w:ascii="Arial" w:hAnsi="Arial" w:cs="Arial"/>
          </w:rPr>
          <w:delText xml:space="preserve">, </w:delText>
        </w:r>
        <w:r w:rsidR="000E6136">
          <w:rPr>
            <w:rFonts w:ascii="Helvetica" w:hAnsi="Helvetica" w:cs="Arial"/>
            <w:b/>
            <w:bCs/>
            <w:color w:val="0070C0"/>
          </w:rPr>
          <w:delText>BLUE</w:delText>
        </w:r>
        <w:r w:rsidR="000E6136" w:rsidRPr="000E6136">
          <w:rPr>
            <w:rFonts w:ascii="Arial" w:hAnsi="Arial" w:cs="Arial"/>
            <w:color w:val="0070C0"/>
          </w:rPr>
          <w:delText xml:space="preserve"> </w:delText>
        </w:r>
        <w:r w:rsidR="000E6136" w:rsidRPr="000E6136">
          <w:rPr>
            <w:rFonts w:ascii="Arial" w:hAnsi="Arial" w:cs="Arial"/>
          </w:rPr>
          <w:delText xml:space="preserve">and </w:delText>
        </w:r>
        <w:r w:rsidR="000E6136"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="000E6136"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="000E6136" w:rsidRPr="000E6136">
          <w:rPr>
            <w:rFonts w:ascii="Arial" w:hAnsi="Arial" w:cs="Arial"/>
            <w:highlight w:val="yellow"/>
          </w:rPr>
          <w:delText>text with highlight</w:delText>
        </w:r>
        <w:r w:rsidR="000E6136" w:rsidRPr="000E6136">
          <w:rPr>
            <w:rFonts w:ascii="Arial" w:hAnsi="Arial" w:cs="Arial"/>
          </w:rPr>
          <w:delText xml:space="preserve">. </w:delText>
        </w:r>
      </w:del>
    </w:p>
    <w:p w14:paraId="74381F2D" w14:textId="77777777" w:rsidR="00A900CE" w:rsidRPr="00076DD2" w:rsidRDefault="00A900CE" w:rsidP="00076DD2">
      <w:pPr>
        <w:numPr>
          <w:ilvl w:val="0"/>
          <w:numId w:val="5"/>
        </w:numPr>
        <w:spacing w:line="276" w:lineRule="auto"/>
        <w:ind w:right="-220"/>
        <w:jc w:val="both"/>
        <w:rPr>
          <w:rFonts w:ascii="Calibri" w:hAnsi="Calibri"/>
          <w:rPrChange w:id="37" w:author="Nick Bernal" w:date="2026-08-03T22:24:00Z" w16du:dateUtc="2026-08-04T02:24:00Z">
            <w:rPr/>
          </w:rPrChange>
        </w:rPr>
        <w:pPrChange w:id="38" w:author="Nick Bernal" w:date="2026-08-03T22:24:00Z" w16du:dateUtc="2026-08-04T02:24:00Z">
          <w:pPr>
            <w:ind w:firstLine="0"/>
          </w:pPr>
        </w:pPrChange>
      </w:pPr>
    </w:p>
    <w:sectPr w:rsidR="00A900CE" w:rsidRPr="00076DD2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20" w:right="1183" w:bottom="1185" w:left="1134" w:header="90" w:footer="720" w:gutter="0"/>
      <w:pgNumType w:start="1"/>
      <w:cols w:space="720"/>
      <w:titlePg/>
      <w:docGrid w:linePitch="0"/>
      <w:sectPrChange w:id="54" w:author="Nick Bernal" w:date="2026-08-03T22:24:00Z" w16du:dateUtc="2026-08-04T02:24:00Z">
        <w:sectPr w:rsidR="00A900CE" w:rsidRPr="00076DD2">
          <w:pgSz w:w="12240" w:h="15840"/>
          <w:pgMar w:top="1440" w:right="1440" w:bottom="1440" w:left="1440" w:header="720" w:footer="720" w:gutter="0"/>
          <w:pgNumType w:start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8D804" w14:textId="77777777" w:rsidR="006934B0" w:rsidRDefault="006934B0">
      <w:pPr>
        <w:pPrChange w:id="16" w:author="Nick Bernal" w:date="2026-08-03T22:24:00Z" w16du:dateUtc="2026-08-04T02:24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2D1B5C29" w14:textId="77777777" w:rsidR="006934B0" w:rsidRDefault="006934B0">
      <w:pPr>
        <w:pPrChange w:id="17" w:author="Nick Bernal" w:date="2026-08-03T22:24:00Z" w16du:dateUtc="2026-08-04T02:24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42" w:author="Nick Bernal" w:date="2026-08-03T22:24:00Z" w16du:dateUtc="2026-08-04T02:2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Footer"/>
      <w:pPrChange w:id="43" w:author="Nick Bernal" w:date="2026-08-03T22:24:00Z" w16du:dateUtc="2026-08-04T02:24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color w:val="000000"/>
            <w:sz w:val="18"/>
            <w:rPrChange w:id="44" w:author="Nick Bernal" w:date="2026-08-03T22:24:00Z" w16du:dateUtc="2026-08-04T02:24:00Z">
              <w:rPr>
                <w:rStyle w:val="PageNumber"/>
              </w:rPr>
            </w:rPrChange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color w:val="000000"/>
            <w:sz w:val="18"/>
            <w:rPrChange w:id="45" w:author="Nick Bernal" w:date="2026-08-03T22:24:00Z" w16du:dateUtc="2026-08-04T02:24:00Z">
              <w:rPr>
                <w:rStyle w:val="PageNumber"/>
              </w:rPr>
            </w:rPrChange>
          </w:rPr>
          <w:fldChar w:fldCharType="separate"/>
        </w:r>
        <w:r>
          <w:rPr>
            <w:color w:val="000000"/>
            <w:sz w:val="18"/>
            <w:rPrChange w:id="46" w:author="Nick Bernal" w:date="2026-08-03T22:24:00Z" w16du:dateUtc="2026-08-04T02:24:00Z">
              <w:rPr>
                <w:rStyle w:val="PageNumber"/>
                <w:noProof/>
              </w:rPr>
            </w:rPrChange>
          </w:rPr>
          <w:t>2</w:t>
        </w:r>
        <w:r>
          <w:rPr>
            <w:color w:val="000000"/>
            <w:sz w:val="18"/>
            <w:rPrChange w:id="47" w:author="Nick Bernal" w:date="2026-08-03T22:24:00Z" w16du:dateUtc="2026-08-04T02:24:00Z">
              <w:rPr>
                <w:rStyle w:val="PageNumber"/>
              </w:rPr>
            </w:rPrChange>
          </w:rPr>
          <w:fldChar w:fldCharType="end"/>
        </w:r>
      </w:p>
    </w:sdtContent>
  </w:sdt>
  <w:p w14:paraId="2F89541E" w14:textId="77777777" w:rsidR="00B37BA3" w:rsidRDefault="00B37BA3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  <w:sz w:val="18"/>
        <w:rPrChange w:id="48" w:author="Nick Bernal" w:date="2026-08-03T22:24:00Z" w16du:dateUtc="2026-08-04T02:24:00Z">
          <w:rPr/>
        </w:rPrChange>
      </w:rPr>
      <w:pPrChange w:id="49" w:author="Nick Bernal" w:date="2026-08-03T22:24:00Z" w16du:dateUtc="2026-08-04T02:24:00Z">
        <w:pPr>
          <w:pStyle w:val="Footer"/>
          <w:ind w:right="360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BFCCD" w14:textId="77777777" w:rsidR="005E23C5" w:rsidRDefault="005E23C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hAnsi="Helvetica Neue"/>
        <w:color w:val="000000"/>
        <w:rPrChange w:id="52" w:author="Nick Bernal" w:date="2026-08-03T22:24:00Z" w16du:dateUtc="2026-08-04T02:24:00Z">
          <w:rPr/>
        </w:rPrChange>
      </w:rPr>
      <w:pPrChange w:id="53" w:author="Nick Bernal" w:date="2026-08-03T22:24:00Z" w16du:dateUtc="2026-08-04T02:2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3FF7" w14:textId="77777777" w:rsidR="006934B0" w:rsidRDefault="006934B0">
      <w:pPr>
        <w:pPrChange w:id="14" w:author="Nick Bernal" w:date="2026-08-03T22:24:00Z" w16du:dateUtc="2026-08-04T02:24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4B160A2D" w14:textId="77777777" w:rsidR="006934B0" w:rsidRDefault="006934B0">
      <w:pPr>
        <w:pPrChange w:id="15" w:author="Nick Bernal" w:date="2026-08-03T22:24:00Z" w16du:dateUtc="2026-08-04T02:24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79E85" w14:textId="77777777" w:rsidR="005E23C5" w:rsidRDefault="006934B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jc w:val="center"/>
      <w:rPr>
        <w:rFonts w:ascii="Helvetica Neue" w:hAnsi="Helvetica Neue"/>
        <w:color w:val="000000"/>
        <w:rPrChange w:id="39" w:author="Nick Bernal" w:date="2026-08-03T22:24:00Z" w16du:dateUtc="2026-08-04T02:24:00Z">
          <w:rPr/>
        </w:rPrChange>
      </w:rPr>
      <w:pPrChange w:id="40" w:author="Nick Bernal" w:date="2026-08-03T22:24:00Z" w16du:dateUtc="2026-08-04T02:24:00Z">
        <w:pPr>
          <w:pStyle w:val="Header"/>
        </w:pPr>
      </w:pPrChange>
    </w:pPr>
    <w:ins w:id="41" w:author="Nick Bernal" w:date="2026-08-03T22:24:00Z" w16du:dateUtc="2026-08-04T02:24:00Z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D3C76E8" wp14:editId="23AA8749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3C35" w14:textId="77777777" w:rsidR="005E23C5" w:rsidRDefault="005E23C5">
    <w:pPr>
      <w:pBdr>
        <w:top w:val="nil"/>
        <w:left w:val="nil"/>
        <w:bottom w:val="nil"/>
        <w:right w:val="nil"/>
        <w:between w:val="nil"/>
      </w:pBdr>
      <w:spacing w:line="276" w:lineRule="auto"/>
      <w:ind w:left="1800"/>
      <w:jc w:val="center"/>
      <w:rPr>
        <w:rFonts w:ascii="Arial" w:hAnsi="Arial"/>
        <w:color w:val="000000"/>
        <w:sz w:val="22"/>
        <w:rPrChange w:id="50" w:author="Nick Bernal" w:date="2026-08-03T22:24:00Z" w16du:dateUtc="2026-08-04T02:24:00Z">
          <w:rPr/>
        </w:rPrChange>
      </w:rPr>
      <w:pPrChange w:id="51" w:author="Nick Bernal" w:date="2026-08-03T22:24:00Z" w16du:dateUtc="2026-08-04T02:24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1806">
    <w:abstractNumId w:val="1"/>
  </w:num>
  <w:num w:numId="2" w16cid:durableId="1119641867">
    <w:abstractNumId w:val="4"/>
  </w:num>
  <w:num w:numId="3" w16cid:durableId="1246380757">
    <w:abstractNumId w:val="5"/>
  </w:num>
  <w:num w:numId="4" w16cid:durableId="88549402">
    <w:abstractNumId w:val="3"/>
  </w:num>
  <w:num w:numId="5" w16cid:durableId="1049456778">
    <w:abstractNumId w:val="2"/>
  </w:num>
  <w:num w:numId="6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13CE3"/>
    <w:rsid w:val="00076DD2"/>
    <w:rsid w:val="000947E9"/>
    <w:rsid w:val="000E6136"/>
    <w:rsid w:val="001321F7"/>
    <w:rsid w:val="001D5E9E"/>
    <w:rsid w:val="00433173"/>
    <w:rsid w:val="004B02A2"/>
    <w:rsid w:val="005412CF"/>
    <w:rsid w:val="005C0CF8"/>
    <w:rsid w:val="005E23C5"/>
    <w:rsid w:val="006934B0"/>
    <w:rsid w:val="007D64BB"/>
    <w:rsid w:val="00835ADC"/>
    <w:rsid w:val="008A1DF4"/>
    <w:rsid w:val="008A2EF8"/>
    <w:rsid w:val="008B0B28"/>
    <w:rsid w:val="0095460A"/>
    <w:rsid w:val="00957044"/>
    <w:rsid w:val="00960ED7"/>
    <w:rsid w:val="009F48AD"/>
    <w:rsid w:val="00A4510A"/>
    <w:rsid w:val="00A900CE"/>
    <w:rsid w:val="00B37BA3"/>
    <w:rsid w:val="00B76A40"/>
    <w:rsid w:val="00B8258C"/>
    <w:rsid w:val="00C95FFA"/>
    <w:rsid w:val="00D128C0"/>
    <w:rsid w:val="00D46AC3"/>
    <w:rsid w:val="00E84113"/>
    <w:rsid w:val="00E97158"/>
    <w:rsid w:val="00F54EDE"/>
    <w:rsid w:val="00F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8-03T22:24:00Z">
        <w:pPr>
          <w:spacing w:line="276" w:lineRule="auto"/>
          <w:ind w:firstLine="432"/>
        </w:pPr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0" w:author="Nick Bernal" w:date="2026-08-03T22:24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  <w:pPrChange w:id="1" w:author="Nick Bernal" w:date="2026-08-03T22:24:00Z">
        <w:pPr>
          <w:keepNext/>
          <w:keepLines/>
          <w:spacing w:before="360" w:after="80"/>
          <w:outlineLvl w:val="0"/>
        </w:pPr>
      </w:pPrChange>
    </w:pPr>
    <w:rPr>
      <w:b/>
      <w:sz w:val="48"/>
      <w:szCs w:val="48"/>
      <w:rPrChange w:id="1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 w:eastAsia="en-GB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  <w:pPrChange w:id="2" w:author="Nick Bernal" w:date="2026-08-03T22:24:00Z">
        <w:pPr>
          <w:keepNext/>
          <w:keepLines/>
          <w:spacing w:before="160" w:after="80"/>
          <w:outlineLvl w:val="1"/>
        </w:pPr>
      </w:pPrChange>
    </w:pPr>
    <w:rPr>
      <w:b/>
      <w:sz w:val="36"/>
      <w:szCs w:val="36"/>
      <w:rPrChange w:id="2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 w:eastAsia="en-GB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  <w:pPrChange w:id="3" w:author="Nick Bernal" w:date="2026-08-03T22:24:00Z">
        <w:pPr>
          <w:keepNext/>
          <w:keepLines/>
          <w:spacing w:before="160" w:after="80"/>
          <w:outlineLvl w:val="2"/>
        </w:pPr>
      </w:pPrChange>
    </w:pPr>
    <w:rPr>
      <w:b/>
      <w:sz w:val="28"/>
      <w:szCs w:val="28"/>
      <w:rPrChange w:id="3" w:author="Nick Bernal" w:date="2026-08-03T22:24:00Z">
        <w:rPr>
          <w:rFonts w:eastAsiaTheme="majorEastAsia" w:cstheme="majorBidi"/>
          <w:color w:val="0F4761" w:themeColor="accent1" w:themeShade="BF"/>
          <w:sz w:val="28"/>
          <w:szCs w:val="28"/>
          <w:lang w:val="en-GB" w:eastAsia="en-GB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  <w:pPrChange w:id="4" w:author="Nick Bernal" w:date="2026-08-03T22:24:00Z">
        <w:pPr>
          <w:keepNext/>
          <w:keepLines/>
          <w:spacing w:before="80" w:after="40"/>
          <w:outlineLvl w:val="3"/>
        </w:pPr>
      </w:pPrChange>
    </w:pPr>
    <w:rPr>
      <w:b/>
      <w:rPrChange w:id="4" w:author="Nick Bernal" w:date="2026-08-03T22:24:00Z">
        <w:rPr>
          <w:rFonts w:eastAsiaTheme="majorEastAsia" w:cstheme="majorBidi"/>
          <w:i/>
          <w:iCs/>
          <w:color w:val="0F4761" w:themeColor="accent1" w:themeShade="BF"/>
          <w:sz w:val="24"/>
          <w:szCs w:val="24"/>
          <w:lang w:val="en-GB" w:eastAsia="en-GB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  <w:pPrChange w:id="5" w:author="Nick Bernal" w:date="2026-08-03T22:24:00Z">
        <w:pPr>
          <w:keepNext/>
          <w:keepLines/>
          <w:spacing w:before="80" w:after="40"/>
          <w:outlineLvl w:val="4"/>
        </w:pPr>
      </w:pPrChange>
    </w:pPr>
    <w:rPr>
      <w:b/>
      <w:sz w:val="22"/>
      <w:szCs w:val="22"/>
      <w:rPrChange w:id="5" w:author="Nick Bernal" w:date="2026-08-03T22:24:00Z">
        <w:rPr>
          <w:rFonts w:eastAsiaTheme="majorEastAsia" w:cstheme="majorBidi"/>
          <w:color w:val="0F4761" w:themeColor="accent1" w:themeShade="BF"/>
          <w:sz w:val="24"/>
          <w:szCs w:val="24"/>
          <w:lang w:val="en-GB" w:eastAsia="en-GB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  <w:pPrChange w:id="6" w:author="Nick Bernal" w:date="2026-08-03T22:24:00Z">
        <w:pPr>
          <w:keepNext/>
          <w:keepLines/>
          <w:spacing w:before="40"/>
          <w:outlineLvl w:val="5"/>
        </w:pPr>
      </w:pPrChange>
    </w:pPr>
    <w:rPr>
      <w:b/>
      <w:sz w:val="20"/>
      <w:szCs w:val="20"/>
      <w:rPrChange w:id="6" w:author="Nick Bernal" w:date="2026-08-03T22:24:00Z">
        <w:rPr>
          <w:rFonts w:eastAsiaTheme="majorEastAsia" w:cstheme="majorBidi"/>
          <w:i/>
          <w:iCs/>
          <w:color w:val="595959" w:themeColor="text1" w:themeTint="A6"/>
          <w:sz w:val="24"/>
          <w:szCs w:val="24"/>
          <w:lang w:val="en-GB" w:eastAsia="en-GB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="Times New Roman" w:eastAsia="Times New Roman" w:hAnsi="Times New Roman" w:cs="Times New Roman"/>
      <w:b/>
      <w:kern w:val="0"/>
      <w:sz w:val="48"/>
      <w:szCs w:val="4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="Times New Roman" w:eastAsia="Times New Roman" w:hAnsi="Times New Roman" w:cs="Times New Roman"/>
      <w:b/>
      <w:kern w:val="0"/>
      <w:sz w:val="36"/>
      <w:szCs w:val="3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="Times New Roman" w:eastAsia="Times New Roman" w:hAnsi="Times New Roman" w:cs="Times New Roman"/>
      <w:b/>
      <w:kern w:val="0"/>
      <w:sz w:val="28"/>
      <w:szCs w:val="28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="Times New Roman" w:eastAsia="Times New Roman" w:hAnsi="Times New Roman" w:cs="Times New Roman"/>
      <w:b/>
      <w:kern w:val="0"/>
      <w:lang w:val="en-GB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="Times New Roman" w:eastAsia="Times New Roman" w:hAnsi="Times New Roman" w:cs="Times New Roman"/>
      <w:b/>
      <w:kern w:val="0"/>
      <w:sz w:val="22"/>
      <w:szCs w:val="22"/>
      <w:lang w:val="en-GB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="Times New Roman" w:eastAsia="Times New Roman" w:hAnsi="Times New Roman" w:cs="Times New Roman"/>
      <w:b/>
      <w:kern w:val="0"/>
      <w:sz w:val="20"/>
      <w:szCs w:val="20"/>
      <w:lang w:val="en-GB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  <w:pPrChange w:id="7" w:author="Nick Bernal" w:date="2026-08-03T22:24:00Z">
        <w:pPr>
          <w:spacing w:after="80"/>
          <w:contextualSpacing/>
        </w:pPr>
      </w:pPrChange>
    </w:pPr>
    <w:rPr>
      <w:b/>
      <w:sz w:val="72"/>
      <w:szCs w:val="72"/>
      <w:rPrChange w:id="7" w:author="Nick Bernal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 w:eastAsia="en-GB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="Times New Roman" w:eastAsia="Times New Roman" w:hAnsi="Times New Roman" w:cs="Times New Roman"/>
      <w:b/>
      <w:kern w:val="0"/>
      <w:sz w:val="72"/>
      <w:szCs w:val="72"/>
      <w:lang w:val="en-GB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  <w:pPrChange w:id="8" w:author="Nick Bernal" w:date="2026-08-03T22:24:00Z">
        <w:pPr>
          <w:numPr>
            <w:ilvl w:val="1"/>
          </w:numPr>
          <w:ind w:firstLine="432"/>
        </w:pPr>
      </w:pPrChange>
    </w:pPr>
    <w:rPr>
      <w:rFonts w:ascii="Georgia" w:eastAsia="Georgia" w:hAnsi="Georgia" w:cs="Georgia"/>
      <w:i/>
      <w:color w:val="666666"/>
      <w:sz w:val="48"/>
      <w:szCs w:val="48"/>
      <w:rPrChange w:id="8" w:author="Nick Bernal" w:date="2026-08-03T22:24:00Z">
        <w:rPr>
          <w:rFonts w:eastAsiaTheme="majorEastAsia" w:cstheme="majorBidi"/>
          <w:color w:val="595959" w:themeColor="text1" w:themeTint="A6"/>
          <w:spacing w:val="15"/>
          <w:sz w:val="28"/>
          <w:szCs w:val="28"/>
          <w:lang w:val="en-GB" w:eastAsia="en-GB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="Georgia" w:eastAsia="Georgia" w:hAnsi="Georgia" w:cs="Georgia"/>
      <w:i/>
      <w:color w:val="666666"/>
      <w:kern w:val="0"/>
      <w:sz w:val="48"/>
      <w:szCs w:val="48"/>
      <w:lang w:val="en-GB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unhideWhenUsed/>
    <w:rsid w:val="000B7D36"/>
    <w:rPr>
      <w:color w:val="467886" w:themeColor="hyperlink"/>
      <w:u w:val="single"/>
      <w:rPrChange w:id="9" w:author="Nick Bernal" w:date="2026-08-03T22:24:00Z">
        <w:rPr>
          <w:color w:val="0000FF"/>
          <w:u w:val="single"/>
        </w:rPr>
      </w:rPrChange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  <w:pPrChange w:id="10" w:author="Nick Bernal" w:date="2026-08-03T22:24:00Z">
        <w:pPr>
          <w:tabs>
            <w:tab w:val="center" w:pos="4680"/>
            <w:tab w:val="right" w:pos="9360"/>
          </w:tabs>
        </w:pPr>
      </w:pPrChange>
    </w:pPr>
    <w:rPr>
      <w:rPrChange w:id="10" w:author="Nick Bernal" w:date="2026-08-03T22:24:00Z">
        <w:rPr>
          <w:sz w:val="24"/>
          <w:szCs w:val="24"/>
          <w:lang w:val="en-GB" w:eastAsia="en-GB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11" w:author="Nick Bernal" w:date="2026-08-03T22:24:00Z">
        <w:pPr/>
      </w:pPrChange>
    </w:pPr>
    <w:rPr>
      <w:sz w:val="20"/>
      <w:szCs w:val="20"/>
      <w:rPrChange w:id="11" w:author="Nick Bernal" w:date="2026-08-03T22:24:00Z">
        <w:rPr>
          <w:lang w:val="en-GB" w:eastAsia="en-GB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eastAsia="Times New Roman" w:hAnsi="Ubuntu" w:cs="Times New Roman"/>
      <w:b/>
      <w:bCs/>
      <w:kern w:val="0"/>
      <w:sz w:val="20"/>
      <w:szCs w:val="20"/>
      <w:lang w:val="en-GB" w:eastAsia="en-GB"/>
      <w14:ligatures w14:val="none"/>
    </w:rPr>
  </w:style>
  <w:style w:type="paragraph" w:styleId="Revision">
    <w:name w:val="Revision"/>
    <w:hidden/>
    <w:uiPriority w:val="99"/>
    <w:semiHidden/>
    <w:rsid w:val="00D4124A"/>
    <w:pPr>
      <w:spacing w:after="0" w:line="240" w:lineRule="auto"/>
      <w:pPrChange w:id="12" w:author="Nick Bernal" w:date="2026-08-03T22:24:00Z">
        <w:pPr/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12" w:author="Nick Bernal" w:date="2026-08-03T22:24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styleId="UnresolvedMention">
    <w:name w:val="Unresolved Mention"/>
    <w:basedOn w:val="DefaultParagraphFont"/>
    <w:uiPriority w:val="99"/>
    <w:semiHidden/>
    <w:unhideWhenUsed/>
    <w:rsid w:val="005E23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  <w:pPrChange w:id="13" w:author="Nick Bernal" w:date="2026-08-03T22:24:00Z">
        <w:pPr>
          <w:tabs>
            <w:tab w:val="center" w:pos="4513"/>
            <w:tab w:val="right" w:pos="9026"/>
          </w:tabs>
        </w:pPr>
      </w:pPrChange>
    </w:pPr>
    <w:rPr>
      <w:rPrChange w:id="13" w:author="Nick Bernal" w:date="2026-08-03T22:24:00Z">
        <w:rPr>
          <w:sz w:val="24"/>
          <w:szCs w:val="24"/>
          <w:lang w:val="en-GB" w:eastAsia="en-GB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5E23C5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2025-09-19T16:25:00Z</dcterms:created>
  <dcterms:modified xsi:type="dcterms:W3CDTF">2026-08-04T02:24:00Z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