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255227">
      <w:pPr>
        <w:pStyle w:val="Title"/>
        <w:rPr>
          <w:ins w:id="35" w:author="Tony Novak" w:date="2026-08-03T22:22:00Z" w16du:dateUtc="2026-08-04T02:22:00Z"/>
        </w:rPr>
      </w:pPr>
      <w:ins w:id="36" w:author="Tony Novak" w:date="2026-08-03T22:22:00Z" w16du:dateUtc="2026-08-04T02:22:00Z">
        <w:r>
          <w:t>Table Widths</w:t>
        </w:r>
      </w:ins>
    </w:p>
    <w:p w14:paraId="2EFD9533" w14:textId="77777777" w:rsidR="00047CC0" w:rsidRDefault="00255227">
      <w:pPr>
        <w:rPr>
          <w:ins w:id="37" w:author="Tony Novak" w:date="2026-08-03T22:22:00Z" w16du:dateUtc="2026-08-04T02:22:00Z"/>
        </w:rPr>
      </w:pPr>
      <w:ins w:id="38" w:author="Tony Novak" w:date="2026-08-03T22:22:00Z" w16du:dateUtc="2026-08-04T02:22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255227">
      <w:pPr>
        <w:pStyle w:val="Heading2"/>
        <w:rPr>
          <w:ins w:id="39" w:author="Tony Novak" w:date="2026-08-03T22:22:00Z" w16du:dateUtc="2026-08-04T02:22:00Z"/>
        </w:rPr>
      </w:pPr>
      <w:ins w:id="40" w:author="Tony Novak" w:date="2026-08-03T22:22:00Z" w16du:dateUtc="2026-08-04T02:22:00Z">
        <w:r>
          <w:t>Test 1 – Fixed Width Table (</w:t>
        </w:r>
        <w:r w:rsidR="00AC550D"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41" w:author="Tony Novak" w:date="2026-08-03T22:22:00Z" w16du:dateUtc="2026-08-04T02:22:00Z">
          <w:tblPr>
            <w:tblW w:w="0" w:type="auto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42">
          <w:tblGrid>
            <w:gridCol w:w="5"/>
            <w:gridCol w:w="1995"/>
            <w:gridCol w:w="1987"/>
            <w:gridCol w:w="13"/>
            <w:gridCol w:w="2000"/>
            <w:gridCol w:w="831"/>
            <w:gridCol w:w="4550"/>
          </w:tblGrid>
        </w:tblGridChange>
      </w:tblGrid>
      <w:tr w:rsidR="00581A63" w:rsidRPr="00880F52" w14:paraId="58CD568D" w14:textId="77777777">
        <w:trPr>
          <w:trPrChange w:id="43" w:author="Tony Novak" w:date="2026-08-03T22:22:00Z" w16du:dateUtc="2026-08-04T02:22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DCE6F1"/>
            <w:tcPrChange w:id="44" w:author="Tony Novak" w:date="2026-08-03T22:22:00Z" w16du:dateUtc="2026-08-04T02:22:00Z">
              <w:tcPr>
                <w:tcW w:w="3982" w:type="dxa"/>
                <w:gridSpan w:val="2"/>
              </w:tcPr>
            </w:tcPrChange>
          </w:tcPr>
          <w:p w14:paraId="078E69D0" w14:textId="3171B894" w:rsidR="00581A63" w:rsidRDefault="00255227" w:rsidP="00377210">
            <w:pPr>
              <w:spacing w:after="0" w:line="240" w:lineRule="auto"/>
              <w:rPr>
                <w:del w:id="45" w:author="Tony Novak" w:date="2026-08-03T22:22:00Z" w16du:dateUtc="2026-08-04T02:22:00Z"/>
                <w:rFonts w:ascii="Arial" w:hAnsi="Arial" w:cs="Arial"/>
                <w:noProof/>
                <w:color w:val="000000"/>
                <w:sz w:val="14"/>
              </w:rPr>
            </w:pPr>
            <w:ins w:id="46" w:author="Tony Novak" w:date="2026-08-03T22:22:00Z" w16du:dateUtc="2026-08-04T02:22:00Z">
              <w:r>
                <w:t>R1C1</w:t>
              </w:r>
            </w:ins>
          </w:p>
          <w:p w14:paraId="7D7E175E" w14:textId="77777777" w:rsidR="00581A63" w:rsidRDefault="00581A63">
            <w:pPr>
              <w:rPr>
                <w:rPrChange w:id="47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48" w:author="Tony Novak" w:date="2026-08-03T22:22:00Z" w16du:dateUtc="2026-08-04T02:22:00Z">
                <w:pPr>
                  <w:tabs>
                    <w:tab w:val="left" w:pos="1282"/>
                  </w:tabs>
                </w:pPr>
              </w:pPrChange>
            </w:pPr>
            <w:del w:id="49" w:author="Tony Novak" w:date="2026-08-03T22:22:00Z" w16du:dateUtc="2026-08-04T02:22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50" w:author="Tony Novak" w:date="2026-08-03T22:22:00Z" w16du:dateUtc="2026-08-04T02:22:00Z"/>
                                      </w:rPr>
                                    </w:pPr>
                                    <w:del w:id="51" w:author="Tony Novak" w:date="2026-08-03T22:22:00Z" w16du:dateUtc="2026-08-04T02:22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52" w:author="Tony Novak" w:date="2026-08-03T22:22:00Z" w16du:dateUtc="2026-08-04T02:22:00Z"/>
                                </w:rPr>
                              </w:pPr>
                              <w:del w:id="53" w:author="Tony Novak" w:date="2026-08-03T22:22:00Z" w16du:dateUtc="2026-08-04T02:22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2880" w:type="dxa"/>
            <w:shd w:val="clear" w:color="auto" w:fill="DCE6F1"/>
            <w:tcPrChange w:id="54" w:author="Tony Novak" w:date="2026-08-03T22:22:00Z" w16du:dateUtc="2026-08-04T02:22:00Z">
              <w:tcPr>
                <w:tcW w:w="2844" w:type="dxa"/>
                <w:gridSpan w:val="3"/>
              </w:tcPr>
            </w:tcPrChange>
          </w:tcPr>
          <w:p w14:paraId="695363F0" w14:textId="77777777" w:rsidR="00581A63" w:rsidRDefault="00255227" w:rsidP="00297259">
            <w:pPr>
              <w:rPr>
                <w:rPrChange w:id="55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</w:pPr>
            <w:ins w:id="56" w:author="Tony Novak" w:date="2026-08-03T22:22:00Z" w16du:dateUtc="2026-08-04T02:22:00Z">
              <w:r>
                <w:t>R1C2</w:t>
              </w:r>
            </w:ins>
            <w:del w:id="57" w:author="Tony Novak" w:date="2026-08-03T22:22:00Z" w16du:dateUtc="2026-08-04T02:22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DCE6F1"/>
            <w:tcPrChange w:id="58" w:author="Tony Novak" w:date="2026-08-03T22:22:00Z" w16du:dateUtc="2026-08-04T02:22:00Z">
              <w:tcPr>
                <w:tcW w:w="4550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tcMar>
                  <w:top w:w="30" w:type="dxa"/>
                  <w:left w:w="30" w:type="dxa"/>
                  <w:right w:w="30" w:type="dxa"/>
                </w:tcMar>
              </w:tcPr>
            </w:tcPrChange>
          </w:tcPr>
          <w:p w14:paraId="4D51DE63" w14:textId="5BCB2AE3" w:rsidR="00581A63" w:rsidRDefault="00255227">
            <w:pPr>
              <w:rPr>
                <w:rPrChange w:id="59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60" w:author="Tony Novak" w:date="2026-08-03T22:22:00Z" w16du:dateUtc="2026-08-04T02:22:00Z">
                <w:pPr>
                  <w:pBdr>
                    <w:top w:val="none" w:sz="0" w:space="1" w:color="auto"/>
                    <w:left w:val="none" w:sz="0" w:space="1" w:color="auto"/>
                    <w:bottom w:val="none" w:sz="0" w:space="1" w:color="auto"/>
                    <w:right w:val="none" w:sz="0" w:space="1" w:color="auto"/>
                  </w:pBdr>
                  <w:spacing w:before="60" w:after="0" w:line="240" w:lineRule="auto"/>
                </w:pPr>
              </w:pPrChange>
            </w:pPr>
            <w:ins w:id="61" w:author="Tony Novak" w:date="2026-08-03T22:22:00Z" w16du:dateUtc="2026-08-04T02:22:00Z">
              <w:r>
                <w:t>R1C3</w:t>
              </w:r>
            </w:ins>
            <w:del w:id="62" w:author="Tony Novak" w:date="2026-08-03T22:22:00Z" w16du:dateUtc="2026-08-04T02:22:00Z">
              <w:r w:rsidR="00E53FC7">
                <w:rPr>
                  <w:rFonts w:ascii="Arial" w:hAnsi="Arial" w:cs="Arial"/>
                  <w:color w:val="000000"/>
                  <w:sz w:val="14"/>
                </w:rPr>
                <w:delText>More text</w:delText>
              </w:r>
            </w:del>
          </w:p>
        </w:tc>
      </w:tr>
      <w:tr w:rsidR="00581A63" w:rsidRPr="00880F52" w14:paraId="7085A791" w14:textId="77777777">
        <w:trPr>
          <w:trPrChange w:id="63" w:author="Tony Novak" w:date="2026-08-03T22:22:00Z" w16du:dateUtc="2026-08-04T02:22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FFFFFF"/>
            <w:tcPrChange w:id="64" w:author="Tony Novak" w:date="2026-08-03T22:22:00Z" w16du:dateUtc="2026-08-04T02:22:00Z">
              <w:tcPr>
                <w:tcW w:w="3982" w:type="dxa"/>
                <w:gridSpan w:val="2"/>
              </w:tcPr>
            </w:tcPrChange>
          </w:tcPr>
          <w:p w14:paraId="587E5037" w14:textId="77777777" w:rsidR="00581A63" w:rsidRDefault="00255227" w:rsidP="00297259">
            <w:pPr>
              <w:rPr>
                <w:rPrChange w:id="65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</w:pPr>
            <w:ins w:id="66" w:author="Tony Novak" w:date="2026-08-03T22:22:00Z" w16du:dateUtc="2026-08-04T02:22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  <w:tcPrChange w:id="67" w:author="Tony Novak" w:date="2026-08-03T22:22:00Z" w16du:dateUtc="2026-08-04T02:22:00Z">
              <w:tcPr>
                <w:tcW w:w="2844" w:type="dxa"/>
                <w:gridSpan w:val="3"/>
              </w:tcPr>
            </w:tcPrChange>
          </w:tcPr>
          <w:p w14:paraId="00D82487" w14:textId="77777777" w:rsidR="00581A63" w:rsidRDefault="00255227">
            <w:pPr>
              <w:rPr>
                <w:rPrChange w:id="68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69" w:author="Tony Novak" w:date="2026-08-03T22:22:00Z" w16du:dateUtc="2026-08-04T02:22:00Z">
                <w:pPr>
                  <w:spacing w:after="0" w:line="240" w:lineRule="auto"/>
                </w:pPr>
              </w:pPrChange>
            </w:pPr>
            <w:ins w:id="70" w:author="Tony Novak" w:date="2026-08-03T22:22:00Z" w16du:dateUtc="2026-08-04T02:22:00Z">
              <w:r>
                <w:t>R2C2</w:t>
              </w:r>
            </w:ins>
            <w:del w:id="71" w:author="Tony Novak" w:date="2026-08-03T22:22:00Z" w16du:dateUtc="2026-08-04T02:22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FFFFFF"/>
            <w:tcPrChange w:id="72" w:author="Tony Novak" w:date="2026-08-03T22:22:00Z" w16du:dateUtc="2026-08-04T02:22:00Z">
              <w:tcPr>
                <w:tcW w:w="4550" w:type="dxa"/>
                <w:tcBorders>
                  <w:left w:val="single" w:sz="6" w:space="0" w:color="000000"/>
                  <w:right w:val="single" w:sz="6" w:space="0" w:color="000000"/>
                </w:tcBorders>
                <w:tcMar>
                  <w:left w:w="30" w:type="dxa"/>
                  <w:right w:w="30" w:type="dxa"/>
                </w:tcMar>
              </w:tcPr>
            </w:tcPrChange>
          </w:tcPr>
          <w:p w14:paraId="7EFDFAA6" w14:textId="77777777" w:rsidR="00581A63" w:rsidRDefault="00255227">
            <w:pPr>
              <w:rPr>
                <w:rPrChange w:id="73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74" w:author="Tony Novak" w:date="2026-08-03T22:22:00Z" w16du:dateUtc="2026-08-04T02:22:00Z">
                <w:pPr>
                  <w:spacing w:after="0" w:line="240" w:lineRule="auto"/>
                </w:pPr>
              </w:pPrChange>
            </w:pPr>
            <w:ins w:id="75" w:author="Tony Novak" w:date="2026-08-03T22:22:00Z" w16du:dateUtc="2026-08-04T02:22:00Z">
              <w:r>
                <w:t>R2C3</w:t>
              </w:r>
            </w:ins>
          </w:p>
        </w:tc>
      </w:tr>
      <w:tr w:rsidR="00581A63" w:rsidRPr="00880F52" w14:paraId="28B4DDDF" w14:textId="77777777">
        <w:trPr>
          <w:trPrChange w:id="76" w:author="Tony Novak" w:date="2026-08-03T22:22:00Z" w16du:dateUtc="2026-08-04T02:22:00Z">
            <w:trPr>
              <w:gridBefore w:val="1"/>
              <w:wAfter w:w="8" w:type="dxa"/>
            </w:trPr>
          </w:trPrChange>
        </w:trPr>
        <w:tc>
          <w:tcPr>
            <w:tcW w:w="2880" w:type="dxa"/>
            <w:shd w:val="clear" w:color="auto" w:fill="F2F2F2"/>
            <w:tcPrChange w:id="77" w:author="Tony Novak" w:date="2026-08-03T22:22:00Z" w16du:dateUtc="2026-08-04T02:22:00Z">
              <w:tcPr>
                <w:tcW w:w="3982" w:type="dxa"/>
                <w:gridSpan w:val="2"/>
              </w:tcPr>
            </w:tcPrChange>
          </w:tcPr>
          <w:p w14:paraId="527A553E" w14:textId="77777777" w:rsidR="00581A63" w:rsidRDefault="00255227" w:rsidP="00297259">
            <w:pPr>
              <w:rPr>
                <w:rPrChange w:id="78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</w:pPr>
            <w:ins w:id="79" w:author="Tony Novak" w:date="2026-08-03T22:22:00Z" w16du:dateUtc="2026-08-04T02:22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  <w:tcPrChange w:id="80" w:author="Tony Novak" w:date="2026-08-03T22:22:00Z" w16du:dateUtc="2026-08-04T02:22:00Z">
              <w:tcPr>
                <w:tcW w:w="2844" w:type="dxa"/>
                <w:gridSpan w:val="3"/>
              </w:tcPr>
            </w:tcPrChange>
          </w:tcPr>
          <w:p w14:paraId="3A251732" w14:textId="77777777" w:rsidR="00581A63" w:rsidRDefault="00255227">
            <w:pPr>
              <w:rPr>
                <w:rPrChange w:id="81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82" w:author="Tony Novak" w:date="2026-08-03T22:22:00Z" w16du:dateUtc="2026-08-04T02:22:00Z">
                <w:pPr>
                  <w:spacing w:after="0" w:line="240" w:lineRule="auto"/>
                </w:pPr>
              </w:pPrChange>
            </w:pPr>
            <w:ins w:id="83" w:author="Tony Novak" w:date="2026-08-03T22:22:00Z" w16du:dateUtc="2026-08-04T02:22:00Z">
              <w:r>
                <w:t>R3C2</w:t>
              </w:r>
            </w:ins>
            <w:del w:id="84" w:author="Tony Novak" w:date="2026-08-03T22:22:00Z" w16du:dateUtc="2026-08-04T02:22:00Z">
              <w:r w:rsidR="00581A63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2880" w:type="dxa"/>
            <w:shd w:val="clear" w:color="auto" w:fill="F2F2F2"/>
            <w:tcPrChange w:id="85" w:author="Tony Novak" w:date="2026-08-03T22:22:00Z" w16du:dateUtc="2026-08-04T02:22:00Z">
              <w:tcPr>
                <w:tcW w:w="4550" w:type="dxa"/>
                <w:tcBorders>
                  <w:left w:val="single" w:sz="6" w:space="0" w:color="000000"/>
                  <w:right w:val="single" w:sz="6" w:space="0" w:color="000000"/>
                </w:tcBorders>
                <w:tcMar>
                  <w:left w:w="30" w:type="dxa"/>
                  <w:right w:w="30" w:type="dxa"/>
                </w:tcMar>
              </w:tcPr>
            </w:tcPrChange>
          </w:tcPr>
          <w:p w14:paraId="3BF7B3AE" w14:textId="77777777" w:rsidR="00581A63" w:rsidRDefault="00255227">
            <w:pPr>
              <w:rPr>
                <w:rPrChange w:id="86" w:author="Tony Novak" w:date="2026-08-03T22:22:00Z" w16du:dateUtc="2026-08-04T02:22:00Z">
                  <w:rPr>
                    <w:rFonts w:ascii="Arial" w:hAnsi="Arial" w:cs="Arial"/>
                  </w:rPr>
                </w:rPrChange>
              </w:rPr>
              <w:pPrChange w:id="87" w:author="Tony Novak" w:date="2026-08-03T22:22:00Z" w16du:dateUtc="2026-08-04T02:22:00Z">
                <w:pPr>
                  <w:spacing w:after="0" w:line="240" w:lineRule="auto"/>
                </w:pPr>
              </w:pPrChange>
            </w:pPr>
            <w:ins w:id="88" w:author="Tony Novak" w:date="2026-08-03T22:22:00Z" w16du:dateUtc="2026-08-04T02:22:00Z">
              <w:r>
                <w:t>R3C3</w:t>
              </w:r>
            </w:ins>
          </w:p>
        </w:tc>
      </w:tr>
    </w:tbl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4067C317" w14:textId="77777777" w:rsidTr="00377210">
        <w:trPr>
          <w:gridAfter w:val="1"/>
          <w:wAfter w:w="8" w:type="dxa"/>
          <w:del w:id="89" w:author="Tony Novak" w:date="2026-08-03T22:22:00Z" w16du:dateUtc="2026-08-04T02:22:00Z"/>
        </w:trPr>
        <w:tc>
          <w:tcPr>
            <w:tcW w:w="3982" w:type="dxa"/>
            <w:gridSpan w:val="3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del w:id="90" w:author="Tony Novak" w:date="2026-08-03T22:22:00Z" w16du:dateUtc="2026-08-04T02:22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del w:id="91" w:author="Tony Novak" w:date="2026-08-03T22:22:00Z" w16du:dateUtc="2026-08-04T02:22:00Z"/>
                <w:rFonts w:ascii="Arial" w:hAnsi="Arial" w:cs="Arial"/>
              </w:rPr>
            </w:pPr>
            <w:del w:id="92" w:author="Tony Novak" w:date="2026-08-03T22:22:00Z" w16du:dateUtc="2026-08-04T02:22:00Z">
              <w:r>
                <w:rPr>
                  <w:rFonts w:ascii="Arial" w:hAnsi="Arial" w:cs="Arial"/>
                  <w:b/>
                  <w:color w:val="3067DB"/>
                  <w:sz w:val="24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del w:id="93" w:author="Tony Novak" w:date="2026-08-03T22:22:00Z" w16du:dateUtc="2026-08-04T02:22:00Z"/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94" w:author="Tony Novak" w:date="2026-08-03T22:22:00Z" w16du:dateUtc="2026-08-04T02:22:00Z"/>
        </w:trPr>
        <w:tc>
          <w:tcPr>
            <w:tcW w:w="3982" w:type="dxa"/>
            <w:gridSpan w:val="3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del w:id="95" w:author="Tony Novak" w:date="2026-08-03T22:22:00Z" w16du:dateUtc="2026-08-04T02:22:00Z"/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del w:id="96" w:author="Tony Novak" w:date="2026-08-03T22:22:00Z" w16du:dateUtc="2026-08-04T02:22:00Z"/>
                <w:rFonts w:ascii="Arial" w:hAnsi="Arial" w:cs="Arial"/>
              </w:rPr>
            </w:pPr>
            <w:del w:id="97" w:author="Tony Novak" w:date="2026-08-03T22:22:00Z" w16du:dateUtc="2026-08-04T02:22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del w:id="98" w:author="Tony Novak" w:date="2026-08-03T22:22:00Z" w16du:dateUtc="2026-08-04T02:22:00Z"/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99" w:author="Tony Novak" w:date="2026-08-03T22:22:00Z" w16du:dateUtc="2026-08-04T02:22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del w:id="100" w:author="Tony Novak" w:date="2026-08-03T22:22:00Z" w16du:dateUtc="2026-08-04T02:22:00Z"/>
                <w:rFonts w:ascii="Arial" w:hAnsi="Arial" w:cs="Arial"/>
              </w:rPr>
            </w:pPr>
            <w:del w:id="101" w:author="Tony Novak" w:date="2026-08-03T22:22:00Z" w16du:dateUtc="2026-08-04T02:22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102" w:author="Tony Novak" w:date="2026-08-03T22:22:00Z" w16du:dateUtc="2026-08-04T02:22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del w:id="103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04" w:author="Tony Novak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del w:id="105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06" w:author="Tony Novak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del w:id="107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08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ascii="Arial" w:hAnsi="Arial"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109" w:author="Tony Novak" w:date="2026-08-03T22:22:00Z" w16du:dateUtc="2026-08-04T02:22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del w:id="110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11" w:author="Tony Novak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del w:id="112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13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del w:id="114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15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del w:id="116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17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del w:id="118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19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120" w:author="Tony Novak" w:date="2026-08-03T22:22:00Z" w16du:dateUtc="2026-08-04T02:22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del w:id="121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22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del w:id="123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24" w:author="Tony Novak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del w:id="125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26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del w:id="127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28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del w:id="129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30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del w:id="131" w:author="Tony Novak" w:date="2026-08-03T22:22:00Z" w16du:dateUtc="2026-08-04T02:22:00Z"/>
                <w:rFonts w:ascii="Arial" w:hAnsi="Arial" w:cs="Arial"/>
                <w:highlight w:val="yellow"/>
              </w:rPr>
            </w:pPr>
            <w:del w:id="132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del w:id="133" w:author="Tony Novak" w:date="2026-08-03T22:22:00Z" w16du:dateUtc="2026-08-04T02:22:00Z"/>
                <w:rFonts w:ascii="Arial" w:hAnsi="Arial" w:cs="Arial"/>
                <w:highlight w:val="yellow"/>
                <w:lang w:val="fr-CA"/>
              </w:rPr>
            </w:pPr>
            <w:del w:id="134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del w:id="135" w:author="Tony Novak" w:date="2026-08-03T22:22:00Z" w16du:dateUtc="2026-08-04T02:22:00Z"/>
                <w:rFonts w:ascii="Arial" w:hAnsi="Arial" w:cs="Arial"/>
                <w:highlight w:val="yellow"/>
                <w:lang w:val="fr-CA"/>
              </w:rPr>
            </w:pPr>
            <w:del w:id="136" w:author="Tony Novak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088F1582" w14:textId="77777777" w:rsidR="00047CC0" w:rsidRDefault="00047CC0">
      <w:pPr>
        <w:rPr>
          <w:ins w:id="137" w:author="Tony Novak" w:date="2026-08-03T22:22:00Z" w16du:dateUtc="2026-08-04T02:22:00Z"/>
        </w:rPr>
      </w:pPr>
    </w:p>
    <w:p w14:paraId="7438CE80" w14:textId="3C958BAF" w:rsidR="00047CC0" w:rsidRDefault="00255227">
      <w:pPr>
        <w:pStyle w:val="Heading2"/>
        <w:rPr>
          <w:ins w:id="138" w:author="Tony Novak" w:date="2026-08-03T22:22:00Z" w16du:dateUtc="2026-08-04T02:22:00Z"/>
        </w:rPr>
      </w:pPr>
      <w:ins w:id="139" w:author="Tony Novak" w:date="2026-08-03T22:22:00Z" w16du:dateUtc="2026-08-04T02:22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140" w:author="Tony Novak" w:date="2026-08-03T22:22:00Z" w16du:dateUtc="2026-08-04T02:22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255227">
            <w:pPr>
              <w:rPr>
                <w:ins w:id="141" w:author="Tony Novak" w:date="2026-08-03T22:22:00Z" w16du:dateUtc="2026-08-04T02:22:00Z"/>
              </w:rPr>
            </w:pPr>
            <w:ins w:id="142" w:author="Tony Novak" w:date="2026-08-03T22:22:00Z" w16du:dateUtc="2026-08-04T02:22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255227">
            <w:pPr>
              <w:rPr>
                <w:ins w:id="143" w:author="Tony Novak" w:date="2026-08-03T22:22:00Z" w16du:dateUtc="2026-08-04T02:22:00Z"/>
              </w:rPr>
            </w:pPr>
            <w:ins w:id="144" w:author="Tony Novak" w:date="2026-08-03T22:22:00Z" w16du:dateUtc="2026-08-04T02:22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255227">
            <w:pPr>
              <w:rPr>
                <w:ins w:id="145" w:author="Tony Novak" w:date="2026-08-03T22:22:00Z" w16du:dateUtc="2026-08-04T02:22:00Z"/>
              </w:rPr>
            </w:pPr>
            <w:ins w:id="146" w:author="Tony Novak" w:date="2026-08-03T22:22:00Z" w16du:dateUtc="2026-08-04T02:22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255227">
            <w:pPr>
              <w:rPr>
                <w:ins w:id="147" w:author="Tony Novak" w:date="2026-08-03T22:22:00Z" w16du:dateUtc="2026-08-04T02:22:00Z"/>
              </w:rPr>
            </w:pPr>
            <w:ins w:id="148" w:author="Tony Novak" w:date="2026-08-03T22:22:00Z" w16du:dateUtc="2026-08-04T02:22:00Z">
              <w:r>
                <w:t>R1C4</w:t>
              </w:r>
            </w:ins>
          </w:p>
        </w:tc>
      </w:tr>
      <w:tr w:rsidR="00047CC0" w14:paraId="00C2C792" w14:textId="77777777">
        <w:trPr>
          <w:ins w:id="149" w:author="Tony Novak" w:date="2026-08-03T22:22:00Z" w16du:dateUtc="2026-08-04T02:22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255227">
            <w:pPr>
              <w:rPr>
                <w:ins w:id="150" w:author="Tony Novak" w:date="2026-08-03T22:22:00Z" w16du:dateUtc="2026-08-04T02:22:00Z"/>
              </w:rPr>
            </w:pPr>
            <w:ins w:id="151" w:author="Tony Novak" w:date="2026-08-03T22:22:00Z" w16du:dateUtc="2026-08-04T02:22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255227">
            <w:pPr>
              <w:rPr>
                <w:ins w:id="152" w:author="Tony Novak" w:date="2026-08-03T22:22:00Z" w16du:dateUtc="2026-08-04T02:22:00Z"/>
              </w:rPr>
            </w:pPr>
            <w:ins w:id="153" w:author="Tony Novak" w:date="2026-08-03T22:22:00Z" w16du:dateUtc="2026-08-04T02:22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255227">
            <w:pPr>
              <w:rPr>
                <w:ins w:id="154" w:author="Tony Novak" w:date="2026-08-03T22:22:00Z" w16du:dateUtc="2026-08-04T02:22:00Z"/>
              </w:rPr>
            </w:pPr>
            <w:ins w:id="155" w:author="Tony Novak" w:date="2026-08-03T22:22:00Z" w16du:dateUtc="2026-08-04T02:22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255227">
            <w:pPr>
              <w:rPr>
                <w:ins w:id="156" w:author="Tony Novak" w:date="2026-08-03T22:22:00Z" w16du:dateUtc="2026-08-04T02:22:00Z"/>
              </w:rPr>
            </w:pPr>
            <w:ins w:id="157" w:author="Tony Novak" w:date="2026-08-03T22:22:00Z" w16du:dateUtc="2026-08-04T02:22:00Z">
              <w:r>
                <w:t>R2C4</w:t>
              </w:r>
            </w:ins>
          </w:p>
        </w:tc>
      </w:tr>
      <w:tr w:rsidR="00047CC0" w14:paraId="387C8893" w14:textId="77777777">
        <w:trPr>
          <w:ins w:id="158" w:author="Tony Novak" w:date="2026-08-03T22:22:00Z" w16du:dateUtc="2026-08-04T02:22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255227">
            <w:pPr>
              <w:rPr>
                <w:ins w:id="159" w:author="Tony Novak" w:date="2026-08-03T22:22:00Z" w16du:dateUtc="2026-08-04T02:22:00Z"/>
              </w:rPr>
            </w:pPr>
            <w:ins w:id="160" w:author="Tony Novak" w:date="2026-08-03T22:22:00Z" w16du:dateUtc="2026-08-04T02:22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255227">
            <w:pPr>
              <w:rPr>
                <w:ins w:id="161" w:author="Tony Novak" w:date="2026-08-03T22:22:00Z" w16du:dateUtc="2026-08-04T02:22:00Z"/>
              </w:rPr>
            </w:pPr>
            <w:ins w:id="162" w:author="Tony Novak" w:date="2026-08-03T22:22:00Z" w16du:dateUtc="2026-08-04T02:22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255227">
            <w:pPr>
              <w:rPr>
                <w:ins w:id="163" w:author="Tony Novak" w:date="2026-08-03T22:22:00Z" w16du:dateUtc="2026-08-04T02:22:00Z"/>
              </w:rPr>
            </w:pPr>
            <w:ins w:id="164" w:author="Tony Novak" w:date="2026-08-03T22:22:00Z" w16du:dateUtc="2026-08-04T02:22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255227">
            <w:pPr>
              <w:rPr>
                <w:ins w:id="165" w:author="Tony Novak" w:date="2026-08-03T22:22:00Z" w16du:dateUtc="2026-08-04T02:22:00Z"/>
              </w:rPr>
            </w:pPr>
            <w:ins w:id="166" w:author="Tony Novak" w:date="2026-08-03T22:22:00Z" w16du:dateUtc="2026-08-04T02:22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167" w:author="Tony Novak" w:date="2026-08-03T22:22:00Z" w16du:dateUtc="2026-08-04T02:22:00Z"/>
        </w:rPr>
      </w:pPr>
    </w:p>
    <w:p w14:paraId="654B4D38" w14:textId="166A7FD4" w:rsidR="00047CC0" w:rsidRDefault="00255227">
      <w:pPr>
        <w:pStyle w:val="Heading2"/>
        <w:rPr>
          <w:ins w:id="168" w:author="Tony Novak" w:date="2026-08-03T22:22:00Z" w16du:dateUtc="2026-08-04T02:22:00Z"/>
        </w:rPr>
      </w:pPr>
      <w:ins w:id="169" w:author="Tony Novak" w:date="2026-08-03T22:22:00Z" w16du:dateUtc="2026-08-04T02:22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589"/>
        <w:gridCol w:w="2589"/>
      </w:tblGrid>
      <w:tr w:rsidR="00047CC0" w14:paraId="2DE9CF00" w14:textId="77777777">
        <w:trPr>
          <w:ins w:id="170" w:author="Tony Novak" w:date="2026-08-03T22:22:00Z" w16du:dateUtc="2026-08-04T02:22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255227">
            <w:pPr>
              <w:rPr>
                <w:ins w:id="171" w:author="Tony Novak" w:date="2026-08-03T22:22:00Z" w16du:dateUtc="2026-08-04T02:22:00Z"/>
              </w:rPr>
            </w:pPr>
            <w:ins w:id="172" w:author="Tony Novak" w:date="2026-08-03T22:22:00Z" w16du:dateUtc="2026-08-04T02:22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255227">
            <w:pPr>
              <w:rPr>
                <w:ins w:id="173" w:author="Tony Novak" w:date="2026-08-03T22:22:00Z" w16du:dateUtc="2026-08-04T02:22:00Z"/>
              </w:rPr>
            </w:pPr>
            <w:ins w:id="174" w:author="Tony Novak" w:date="2026-08-03T22:22:00Z" w16du:dateUtc="2026-08-04T02:22:00Z">
              <w:r>
                <w:t>R1C2</w:t>
              </w:r>
            </w:ins>
          </w:p>
        </w:tc>
      </w:tr>
      <w:tr w:rsidR="00047CC0" w14:paraId="00AE7FA6" w14:textId="77777777">
        <w:trPr>
          <w:ins w:id="175" w:author="Tony Novak" w:date="2026-08-03T22:22:00Z" w16du:dateUtc="2026-08-04T02:22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255227">
            <w:pPr>
              <w:rPr>
                <w:ins w:id="176" w:author="Tony Novak" w:date="2026-08-03T22:22:00Z" w16du:dateUtc="2026-08-04T02:22:00Z"/>
              </w:rPr>
            </w:pPr>
            <w:ins w:id="177" w:author="Tony Novak" w:date="2026-08-03T22:22:00Z" w16du:dateUtc="2026-08-04T02:22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255227">
            <w:pPr>
              <w:rPr>
                <w:ins w:id="178" w:author="Tony Novak" w:date="2026-08-03T22:22:00Z" w16du:dateUtc="2026-08-04T02:22:00Z"/>
              </w:rPr>
            </w:pPr>
            <w:ins w:id="179" w:author="Tony Novak" w:date="2026-08-03T22:22:00Z" w16du:dateUtc="2026-08-04T02:22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80" w:author="Tony Novak" w:date="2026-08-03T22:22:00Z" w16du:dateUtc="2026-08-04T02:22:00Z"/>
        </w:rPr>
      </w:pPr>
    </w:p>
    <w:p w14:paraId="27627F9C" w14:textId="588DD9B4" w:rsidR="00047CC0" w:rsidRDefault="00255227">
      <w:pPr>
        <w:pStyle w:val="Heading2"/>
        <w:rPr>
          <w:ins w:id="181" w:author="Tony Novak" w:date="2026-08-03T22:22:00Z" w16du:dateUtc="2026-08-04T02:22:00Z"/>
        </w:rPr>
      </w:pPr>
      <w:ins w:id="182" w:author="Tony Novak" w:date="2026-08-03T22:22:00Z" w16du:dateUtc="2026-08-04T02:22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47CC0" w14:paraId="358BF007" w14:textId="77777777">
        <w:trPr>
          <w:ins w:id="183" w:author="Tony Nova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255227">
            <w:pPr>
              <w:rPr>
                <w:ins w:id="184" w:author="Tony Novak" w:date="2026-08-03T22:22:00Z" w16du:dateUtc="2026-08-04T02:22:00Z"/>
              </w:rPr>
            </w:pPr>
            <w:ins w:id="185" w:author="Tony Novak" w:date="2026-08-03T22:22:00Z" w16du:dateUtc="2026-08-04T02:22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255227">
            <w:pPr>
              <w:rPr>
                <w:ins w:id="186" w:author="Tony Novak" w:date="2026-08-03T22:22:00Z" w16du:dateUtc="2026-08-04T02:22:00Z"/>
              </w:rPr>
            </w:pPr>
            <w:ins w:id="187" w:author="Tony Novak" w:date="2026-08-03T22:22:00Z" w16du:dateUtc="2026-08-04T02:22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255227">
            <w:pPr>
              <w:rPr>
                <w:ins w:id="188" w:author="Tony Novak" w:date="2026-08-03T22:22:00Z" w16du:dateUtc="2026-08-04T02:22:00Z"/>
              </w:rPr>
            </w:pPr>
            <w:ins w:id="189" w:author="Tony Novak" w:date="2026-08-03T22:22:00Z" w16du:dateUtc="2026-08-04T02:22:00Z">
              <w:r>
                <w:t>R1C3</w:t>
              </w:r>
            </w:ins>
          </w:p>
        </w:tc>
      </w:tr>
      <w:tr w:rsidR="00047CC0" w14:paraId="6EBFE7FE" w14:textId="77777777">
        <w:trPr>
          <w:ins w:id="190" w:author="Tony Nova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255227">
            <w:pPr>
              <w:rPr>
                <w:ins w:id="191" w:author="Tony Novak" w:date="2026-08-03T22:22:00Z" w16du:dateUtc="2026-08-04T02:22:00Z"/>
              </w:rPr>
            </w:pPr>
            <w:ins w:id="192" w:author="Tony Novak" w:date="2026-08-03T22:22:00Z" w16du:dateUtc="2026-08-04T02:22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255227">
            <w:pPr>
              <w:rPr>
                <w:ins w:id="193" w:author="Tony Novak" w:date="2026-08-03T22:22:00Z" w16du:dateUtc="2026-08-04T02:22:00Z"/>
              </w:rPr>
            </w:pPr>
            <w:ins w:id="194" w:author="Tony Novak" w:date="2026-08-03T22:22:00Z" w16du:dateUtc="2026-08-04T02:22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255227">
            <w:pPr>
              <w:rPr>
                <w:ins w:id="195" w:author="Tony Novak" w:date="2026-08-03T22:22:00Z" w16du:dateUtc="2026-08-04T02:22:00Z"/>
              </w:rPr>
            </w:pPr>
            <w:ins w:id="196" w:author="Tony Novak" w:date="2026-08-03T22:22:00Z" w16du:dateUtc="2026-08-04T02:22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97" w:author="Tony Novak" w:date="2026-08-03T22:22:00Z" w16du:dateUtc="2026-08-04T02:22:00Z"/>
        </w:rPr>
      </w:pPr>
    </w:p>
    <w:p w14:paraId="07AB9DE4" w14:textId="0C95AD07" w:rsidR="00047CC0" w:rsidRDefault="00255227">
      <w:pPr>
        <w:pStyle w:val="Heading2"/>
        <w:rPr>
          <w:ins w:id="198" w:author="Tony Novak" w:date="2026-08-03T22:22:00Z" w16du:dateUtc="2026-08-04T02:22:00Z"/>
        </w:rPr>
      </w:pPr>
      <w:ins w:id="199" w:author="Tony Novak" w:date="2026-08-03T22:22:00Z" w16du:dateUtc="2026-08-04T02:22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452"/>
        <w:gridCol w:w="3452"/>
        <w:gridCol w:w="3452"/>
        <w:gridCol w:w="3452"/>
        <w:gridCol w:w="3452"/>
      </w:tblGrid>
      <w:tr w:rsidR="00047CC0" w14:paraId="12C60EBD" w14:textId="77777777">
        <w:trPr>
          <w:ins w:id="200" w:author="Tony Novak" w:date="2026-08-03T22:22:00Z" w16du:dateUtc="2026-08-04T02:22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255227">
            <w:pPr>
              <w:rPr>
                <w:ins w:id="201" w:author="Tony Novak" w:date="2026-08-03T22:22:00Z" w16du:dateUtc="2026-08-04T02:22:00Z"/>
              </w:rPr>
            </w:pPr>
            <w:ins w:id="202" w:author="Tony Novak" w:date="2026-08-03T22:22:00Z" w16du:dateUtc="2026-08-04T02:22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255227">
            <w:pPr>
              <w:rPr>
                <w:ins w:id="203" w:author="Tony Novak" w:date="2026-08-03T22:22:00Z" w16du:dateUtc="2026-08-04T02:22:00Z"/>
              </w:rPr>
            </w:pPr>
            <w:ins w:id="204" w:author="Tony Novak" w:date="2026-08-03T22:22:00Z" w16du:dateUtc="2026-08-04T02:22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255227">
            <w:pPr>
              <w:rPr>
                <w:ins w:id="205" w:author="Tony Novak" w:date="2026-08-03T22:22:00Z" w16du:dateUtc="2026-08-04T02:22:00Z"/>
              </w:rPr>
            </w:pPr>
            <w:ins w:id="206" w:author="Tony Novak" w:date="2026-08-03T22:22:00Z" w16du:dateUtc="2026-08-04T02:22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255227">
            <w:pPr>
              <w:rPr>
                <w:ins w:id="207" w:author="Tony Novak" w:date="2026-08-03T22:22:00Z" w16du:dateUtc="2026-08-04T02:22:00Z"/>
              </w:rPr>
            </w:pPr>
            <w:ins w:id="208" w:author="Tony Novak" w:date="2026-08-03T22:22:00Z" w16du:dateUtc="2026-08-04T02:22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255227">
            <w:pPr>
              <w:rPr>
                <w:ins w:id="209" w:author="Tony Novak" w:date="2026-08-03T22:22:00Z" w16du:dateUtc="2026-08-04T02:22:00Z"/>
              </w:rPr>
            </w:pPr>
            <w:ins w:id="210" w:author="Tony Novak" w:date="2026-08-03T22:22:00Z" w16du:dateUtc="2026-08-04T02:22:00Z">
              <w:r>
                <w:t>R1C5</w:t>
              </w:r>
            </w:ins>
          </w:p>
        </w:tc>
      </w:tr>
      <w:tr w:rsidR="00047CC0" w14:paraId="09C71F12" w14:textId="77777777">
        <w:trPr>
          <w:ins w:id="211" w:author="Tony Novak" w:date="2026-08-03T22:22:00Z" w16du:dateUtc="2026-08-04T02:22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255227">
            <w:pPr>
              <w:rPr>
                <w:ins w:id="212" w:author="Tony Novak" w:date="2026-08-03T22:22:00Z" w16du:dateUtc="2026-08-04T02:22:00Z"/>
              </w:rPr>
            </w:pPr>
            <w:ins w:id="213" w:author="Tony Novak" w:date="2026-08-03T22:22:00Z" w16du:dateUtc="2026-08-04T02:22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255227">
            <w:pPr>
              <w:rPr>
                <w:ins w:id="214" w:author="Tony Novak" w:date="2026-08-03T22:22:00Z" w16du:dateUtc="2026-08-04T02:22:00Z"/>
              </w:rPr>
            </w:pPr>
            <w:ins w:id="215" w:author="Tony Novak" w:date="2026-08-03T22:22:00Z" w16du:dateUtc="2026-08-04T02:22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255227">
            <w:pPr>
              <w:rPr>
                <w:ins w:id="216" w:author="Tony Novak" w:date="2026-08-03T22:22:00Z" w16du:dateUtc="2026-08-04T02:22:00Z"/>
              </w:rPr>
            </w:pPr>
            <w:ins w:id="217" w:author="Tony Novak" w:date="2026-08-03T22:22:00Z" w16du:dateUtc="2026-08-04T02:22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255227">
            <w:pPr>
              <w:rPr>
                <w:ins w:id="218" w:author="Tony Novak" w:date="2026-08-03T22:22:00Z" w16du:dateUtc="2026-08-04T02:22:00Z"/>
              </w:rPr>
            </w:pPr>
            <w:ins w:id="219" w:author="Tony Novak" w:date="2026-08-03T22:22:00Z" w16du:dateUtc="2026-08-04T02:22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255227">
            <w:pPr>
              <w:rPr>
                <w:ins w:id="220" w:author="Tony Novak" w:date="2026-08-03T22:22:00Z" w16du:dateUtc="2026-08-04T02:22:00Z"/>
              </w:rPr>
            </w:pPr>
            <w:ins w:id="221" w:author="Tony Novak" w:date="2026-08-03T22:22:00Z" w16du:dateUtc="2026-08-04T02:22:00Z">
              <w:r>
                <w:t>R2C5</w:t>
              </w:r>
            </w:ins>
          </w:p>
        </w:tc>
      </w:tr>
      <w:tr w:rsidR="00047CC0" w14:paraId="169F2512" w14:textId="77777777">
        <w:trPr>
          <w:ins w:id="222" w:author="Tony Novak" w:date="2026-08-03T22:22:00Z" w16du:dateUtc="2026-08-04T02:22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255227">
            <w:pPr>
              <w:rPr>
                <w:ins w:id="223" w:author="Tony Novak" w:date="2026-08-03T22:22:00Z" w16du:dateUtc="2026-08-04T02:22:00Z"/>
              </w:rPr>
            </w:pPr>
            <w:ins w:id="224" w:author="Tony Novak" w:date="2026-08-03T22:22:00Z" w16du:dateUtc="2026-08-04T02:22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255227">
            <w:pPr>
              <w:rPr>
                <w:ins w:id="225" w:author="Tony Novak" w:date="2026-08-03T22:22:00Z" w16du:dateUtc="2026-08-04T02:22:00Z"/>
              </w:rPr>
            </w:pPr>
            <w:ins w:id="226" w:author="Tony Novak" w:date="2026-08-03T22:22:00Z" w16du:dateUtc="2026-08-04T02:22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255227">
            <w:pPr>
              <w:rPr>
                <w:ins w:id="227" w:author="Tony Novak" w:date="2026-08-03T22:22:00Z" w16du:dateUtc="2026-08-04T02:22:00Z"/>
              </w:rPr>
            </w:pPr>
            <w:ins w:id="228" w:author="Tony Novak" w:date="2026-08-03T22:22:00Z" w16du:dateUtc="2026-08-04T02:22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255227">
            <w:pPr>
              <w:rPr>
                <w:ins w:id="229" w:author="Tony Novak" w:date="2026-08-03T22:22:00Z" w16du:dateUtc="2026-08-04T02:22:00Z"/>
              </w:rPr>
            </w:pPr>
            <w:ins w:id="230" w:author="Tony Novak" w:date="2026-08-03T22:22:00Z" w16du:dateUtc="2026-08-04T02:22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255227">
            <w:pPr>
              <w:rPr>
                <w:ins w:id="231" w:author="Tony Novak" w:date="2026-08-03T22:22:00Z" w16du:dateUtc="2026-08-04T02:22:00Z"/>
              </w:rPr>
            </w:pPr>
            <w:ins w:id="232" w:author="Tony Novak" w:date="2026-08-03T22:22:00Z" w16du:dateUtc="2026-08-04T02:22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233" w:author="Tony Novak" w:date="2026-08-03T22:22:00Z" w16du:dateUtc="2026-08-04T02:22:00Z"/>
        </w:rPr>
      </w:pPr>
    </w:p>
    <w:p w14:paraId="74BD5077" w14:textId="57C5CE15" w:rsidR="00AC550D" w:rsidRDefault="00AC550D" w:rsidP="00AC550D">
      <w:pPr>
        <w:pStyle w:val="Heading2"/>
        <w:rPr>
          <w:ins w:id="234" w:author="Tony Novak" w:date="2026-08-03T22:22:00Z" w16du:dateUtc="2026-08-04T02:22:00Z"/>
        </w:rPr>
      </w:pPr>
      <w:bookmarkStart w:id="235" w:name="_Hlk213218067"/>
      <w:ins w:id="236" w:author="Tony Novak" w:date="2026-08-03T22:22:00Z" w16du:dateUtc="2026-08-04T02:22:00Z">
        <w:r>
          <w:lastRenderedPageBreak/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237" w:author="Tony Nova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238" w:author="Tony Novak" w:date="2026-08-03T22:22:00Z" w16du:dateUtc="2026-08-04T02:22:00Z"/>
              </w:rPr>
            </w:pPr>
            <w:ins w:id="239" w:author="Tony Novak" w:date="2026-08-03T22:22:00Z" w16du:dateUtc="2026-08-04T02:22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240" w:author="Tony Novak" w:date="2026-08-03T22:22:00Z" w16du:dateUtc="2026-08-04T02:22:00Z"/>
              </w:rPr>
            </w:pPr>
            <w:ins w:id="241" w:author="Tony Novak" w:date="2026-08-03T22:22:00Z" w16du:dateUtc="2026-08-04T02:22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242" w:author="Tony Novak" w:date="2026-08-03T22:22:00Z" w16du:dateUtc="2026-08-04T02:22:00Z"/>
              </w:rPr>
            </w:pPr>
            <w:ins w:id="243" w:author="Tony Novak" w:date="2026-08-03T22:22:00Z" w16du:dateUtc="2026-08-04T02:22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244" w:author="Tony Nova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245" w:author="Tony Novak" w:date="2026-08-03T22:22:00Z" w16du:dateUtc="2026-08-04T02:22:00Z"/>
              </w:rPr>
            </w:pPr>
            <w:ins w:id="246" w:author="Tony Novak" w:date="2026-08-03T22:22:00Z" w16du:dateUtc="2026-08-04T02:22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247" w:author="Tony Novak" w:date="2026-08-03T22:22:00Z" w16du:dateUtc="2026-08-04T02:22:00Z"/>
              </w:rPr>
            </w:pPr>
            <w:ins w:id="248" w:author="Tony Novak" w:date="2026-08-03T22:22:00Z" w16du:dateUtc="2026-08-04T02:22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249" w:author="Tony Novak" w:date="2026-08-03T22:22:00Z" w16du:dateUtc="2026-08-04T02:22:00Z"/>
              </w:rPr>
            </w:pPr>
            <w:ins w:id="250" w:author="Tony Novak" w:date="2026-08-03T22:22:00Z" w16du:dateUtc="2026-08-04T02:22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251" w:author="Tony Novak" w:date="2026-08-03T22:22:00Z" w16du:dateUtc="2026-08-04T02:22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252" w:author="Tony Novak" w:date="2026-08-03T22:22:00Z" w16du:dateUtc="2026-08-04T02:22:00Z"/>
              </w:rPr>
            </w:pPr>
            <w:ins w:id="253" w:author="Tony Novak" w:date="2026-08-03T22:22:00Z" w16du:dateUtc="2026-08-04T02:22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254" w:author="Tony Novak" w:date="2026-08-03T22:22:00Z" w16du:dateUtc="2026-08-04T02:22:00Z"/>
              </w:rPr>
            </w:pPr>
            <w:ins w:id="255" w:author="Tony Novak" w:date="2026-08-03T22:22:00Z" w16du:dateUtc="2026-08-04T02:22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256" w:author="Tony Novak" w:date="2026-08-03T22:22:00Z" w16du:dateUtc="2026-08-04T02:22:00Z"/>
              </w:rPr>
            </w:pPr>
            <w:ins w:id="257" w:author="Tony Novak" w:date="2026-08-03T22:22:00Z" w16du:dateUtc="2026-08-04T02:22:00Z">
              <w:r>
                <w:t>R3C3</w:t>
              </w:r>
            </w:ins>
          </w:p>
        </w:tc>
      </w:tr>
      <w:bookmarkEnd w:id="235"/>
    </w:tbl>
    <w:p w14:paraId="773E0A6F" w14:textId="1E6088F1" w:rsidR="008D6B1C" w:rsidRDefault="008D6B1C">
      <w:pPr>
        <w:rPr>
          <w:ins w:id="258" w:author="Tony Novak" w:date="2026-08-03T22:22:00Z" w16du:dateUtc="2026-08-04T02:22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259" w:author="Tony Novak" w:date="2026-08-03T22:22:00Z" w16du:dateUtc="2026-08-04T02:22:00Z"/>
        </w:rPr>
      </w:pPr>
      <w:ins w:id="260" w:author="Tony Novak" w:date="2026-08-03T22:22:00Z" w16du:dateUtc="2026-08-04T02:22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5"/>
        <w:gridCol w:w="903"/>
        <w:gridCol w:w="4812"/>
      </w:tblGrid>
      <w:tr w:rsidR="00EB7459" w14:paraId="2602AF32" w14:textId="77777777" w:rsidTr="008D6B1C">
        <w:trPr>
          <w:ins w:id="261" w:author="Tony Novak" w:date="2026-08-03T22:22:00Z" w16du:dateUtc="2026-08-04T02:22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262" w:author="Tony Novak" w:date="2026-08-03T22:22:00Z" w16du:dateUtc="2026-08-04T02:22:00Z"/>
              </w:rPr>
            </w:pPr>
            <w:ins w:id="263" w:author="Tony Novak" w:date="2026-08-03T22:22:00Z" w16du:dateUtc="2026-08-04T02:22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264" w:author="Tony Novak" w:date="2026-08-03T22:22:00Z" w16du:dateUtc="2026-08-04T02:22:00Z"/>
              </w:rPr>
            </w:pPr>
            <w:ins w:id="265" w:author="Tony Novak" w:date="2026-08-03T22:22:00Z" w16du:dateUtc="2026-08-04T02:22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266" w:author="Tony Novak" w:date="2026-08-03T22:22:00Z" w16du:dateUtc="2026-08-04T02:22:00Z"/>
              </w:rPr>
            </w:pPr>
            <w:ins w:id="267" w:author="Tony Novak" w:date="2026-08-03T22:22:00Z" w16du:dateUtc="2026-08-04T02:22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268" w:author="Tony Novak" w:date="2026-08-03T22:22:00Z" w16du:dateUtc="2026-08-04T02:22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269" w:author="Tony Novak" w:date="2026-08-03T22:22:00Z" w16du:dateUtc="2026-08-04T02:22:00Z"/>
              </w:rPr>
            </w:pPr>
            <w:ins w:id="270" w:author="Tony Novak" w:date="2026-08-03T22:22:00Z" w16du:dateUtc="2026-08-04T02:22:00Z">
              <w:r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271" w:author="Tony Novak" w:date="2026-08-03T22:22:00Z" w16du:dateUtc="2026-08-04T02:22:00Z"/>
              </w:rPr>
            </w:pPr>
            <w:ins w:id="272" w:author="Tony Novak" w:date="2026-08-03T22:22:00Z" w16du:dateUtc="2026-08-04T02:22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73" w:author="Tony Novak" w:date="2026-08-03T22:22:00Z" w16du:dateUtc="2026-08-04T02:22:00Z"/>
              </w:rPr>
            </w:pPr>
            <w:ins w:id="274" w:author="Tony Novak" w:date="2026-08-03T22:22:00Z" w16du:dateUtc="2026-08-04T02:22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75" w:author="Tony Novak" w:date="2026-08-03T22:22:00Z" w16du:dateUtc="2026-08-04T02:22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76" w:author="Tony Novak" w:date="2026-08-03T22:22:00Z" w16du:dateUtc="2026-08-04T02:22:00Z"/>
              </w:rPr>
            </w:pPr>
            <w:ins w:id="277" w:author="Tony Novak" w:date="2026-08-03T22:22:00Z" w16du:dateUtc="2026-08-04T02:22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78" w:author="Tony Novak" w:date="2026-08-03T22:22:00Z" w16du:dateUtc="2026-08-04T02:22:00Z"/>
              </w:rPr>
            </w:pPr>
            <w:ins w:id="279" w:author="Tony Novak" w:date="2026-08-03T22:22:00Z" w16du:dateUtc="2026-08-04T02:22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80" w:author="Tony Novak" w:date="2026-08-03T22:22:00Z" w16du:dateUtc="2026-08-04T02:22:00Z"/>
              </w:rPr>
            </w:pPr>
            <w:ins w:id="281" w:author="Tony Novak" w:date="2026-08-03T22:22:00Z" w16du:dateUtc="2026-08-04T02:22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82" w:author="Tony Novak" w:date="2026-08-03T22:22:00Z" w16du:dateUtc="2026-08-04T02:22:00Z"/>
        </w:rPr>
      </w:pPr>
    </w:p>
    <w:p w14:paraId="1078926F" w14:textId="72AB6EF1" w:rsidR="00EE13FA" w:rsidRDefault="00EE13FA" w:rsidP="00EE13FA">
      <w:pPr>
        <w:pStyle w:val="Heading2"/>
        <w:rPr>
          <w:ins w:id="283" w:author="Tony Novak" w:date="2026-08-03T22:22:00Z" w16du:dateUtc="2026-08-04T02:22:00Z"/>
        </w:rPr>
      </w:pPr>
      <w:ins w:id="284" w:author="Tony Novak" w:date="2026-08-03T22:22:00Z" w16du:dateUtc="2026-08-04T02:22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85" w:author="Tony Nova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86" w:author="Tony Novak" w:date="2026-08-03T22:22:00Z" w16du:dateUtc="2026-08-04T02:22:00Z"/>
              </w:rPr>
            </w:pPr>
            <w:ins w:id="287" w:author="Tony Novak" w:date="2026-08-03T22:22:00Z" w16du:dateUtc="2026-08-04T02:22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88" w:author="Tony Novak" w:date="2026-08-03T22:22:00Z" w16du:dateUtc="2026-08-04T02:22:00Z"/>
              </w:rPr>
            </w:pPr>
            <w:ins w:id="289" w:author="Tony Novak" w:date="2026-08-03T22:22:00Z" w16du:dateUtc="2026-08-04T02:22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90" w:author="Tony Novak" w:date="2026-08-03T22:22:00Z" w16du:dateUtc="2026-08-04T02:22:00Z"/>
              </w:rPr>
            </w:pPr>
            <w:ins w:id="291" w:author="Tony Novak" w:date="2026-08-03T22:22:00Z" w16du:dateUtc="2026-08-04T02:22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92" w:author="Tony Nova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93" w:author="Tony Novak" w:date="2026-08-03T22:22:00Z" w16du:dateUtc="2026-08-04T02:22:00Z"/>
              </w:rPr>
            </w:pPr>
            <w:ins w:id="294" w:author="Tony Novak" w:date="2026-08-03T22:22:00Z" w16du:dateUtc="2026-08-04T02:22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95" w:author="Tony Novak" w:date="2026-08-03T22:22:00Z" w16du:dateUtc="2026-08-04T02:22:00Z"/>
              </w:rPr>
            </w:pPr>
            <w:ins w:id="296" w:author="Tony Novak" w:date="2026-08-03T22:22:00Z" w16du:dateUtc="2026-08-04T02:22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97" w:author="Tony Novak" w:date="2026-08-03T22:22:00Z" w16du:dateUtc="2026-08-04T02:22:00Z"/>
              </w:rPr>
            </w:pPr>
            <w:ins w:id="298" w:author="Tony Novak" w:date="2026-08-03T22:22:00Z" w16du:dateUtc="2026-08-04T02:22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99" w:author="Tony Novak" w:date="2026-08-03T22:22:00Z" w16du:dateUtc="2026-08-04T02:22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300" w:author="Tony Novak" w:date="2026-08-03T22:22:00Z" w16du:dateUtc="2026-08-04T02:22:00Z"/>
              </w:rPr>
            </w:pPr>
            <w:ins w:id="301" w:author="Tony Novak" w:date="2026-08-03T22:22:00Z" w16du:dateUtc="2026-08-04T02:22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302" w:author="Tony Novak" w:date="2026-08-03T22:22:00Z" w16du:dateUtc="2026-08-04T02:22:00Z"/>
              </w:rPr>
            </w:pPr>
            <w:ins w:id="303" w:author="Tony Novak" w:date="2026-08-03T22:22:00Z" w16du:dateUtc="2026-08-04T02:22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304" w:author="Tony Novak" w:date="2026-08-03T22:22:00Z" w16du:dateUtc="2026-08-04T02:22:00Z"/>
              </w:rPr>
            </w:pPr>
            <w:ins w:id="305" w:author="Tony Novak" w:date="2026-08-03T22:22:00Z" w16du:dateUtc="2026-08-04T02:22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306" w:author="Tony Novak" w:date="2026-08-03T22:22:00Z" w16du:dateUtc="2026-08-04T02:22:00Z"/>
        </w:rPr>
      </w:pPr>
    </w:p>
    <w:p w14:paraId="6F305045" w14:textId="77777777" w:rsidR="00581A63" w:rsidRPr="00990111" w:rsidRDefault="00581A63" w:rsidP="00581A63">
      <w:pPr>
        <w:spacing w:after="0" w:line="240" w:lineRule="auto"/>
        <w:rPr>
          <w:del w:id="307" w:author="Tony Novak" w:date="2026-08-03T22:22:00Z" w16du:dateUtc="2026-08-04T02:22:00Z"/>
          <w:rFonts w:ascii="Arial" w:hAnsi="Arial" w:cs="Arial"/>
          <w:lang w:val="fr-CA"/>
        </w:rPr>
      </w:pPr>
      <w:del w:id="308" w:author="Tony Novak" w:date="2026-08-03T22:22:00Z" w16du:dateUtc="2026-08-04T02:22:00Z">
        <w:r w:rsidRPr="00990111">
          <w:rPr>
            <w:rFonts w:ascii="Arial" w:hAnsi="Arial"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sectPrChange w:id="321" w:author="Tony Novak" w:date="2026-08-03T22:22:00Z" w16du:dateUtc="2026-08-04T02:22:00Z">
        <w:sectPr w:rsidR="00C51EFF" w:rsidRPr="00581A63" w:rsidSect="00034616">
          <w:pgMar w:top="288" w:right="432" w:bottom="438" w:left="432" w:header="288" w:footer="288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2D8E" w14:textId="77777777" w:rsidR="00255227" w:rsidRDefault="00255227">
      <w:pPr>
        <w:spacing w:after="0" w:line="240" w:lineRule="auto"/>
      </w:pPr>
      <w:r>
        <w:separator/>
      </w:r>
    </w:p>
  </w:endnote>
  <w:endnote w:type="continuationSeparator" w:id="0">
    <w:p w14:paraId="1E55B124" w14:textId="77777777" w:rsidR="00255227" w:rsidRDefault="00255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309" w:author="Tony Novak" w:date="2026-08-03T22:22:00Z" w16du:dateUtc="2026-08-04T02:22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del w:id="310" w:author="Tony Novak" w:date="2026-08-03T22:22:00Z" w16du:dateUtc="2026-08-04T02:22:00Z"/>
              <w:rFonts w:ascii="Arial" w:hAnsi="Arial" w:cs="Arial"/>
              <w:sz w:val="14"/>
              <w:szCs w:val="14"/>
              <w:highlight w:val="black"/>
            </w:rPr>
          </w:pPr>
          <w:del w:id="311" w:author="Tony Novak" w:date="2026-08-03T22:22:00Z" w16du:dateUtc="2026-08-04T02:22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312" w:author="Tony Novak" w:date="2026-08-03T22:22:00Z" w16du:dateUtc="2026-08-04T02:22:00Z">
          <w:rPr>
            <w:rFonts w:ascii="Arial" w:hAnsi="Arial" w:cs="Arial"/>
            <w:sz w:val="14"/>
            <w:szCs w:val="14"/>
          </w:rPr>
        </w:rPrChange>
      </w:rPr>
      <w:pPrChange w:id="313" w:author="Tony Novak" w:date="2026-08-03T22:22:00Z" w16du:dateUtc="2026-08-04T02:22:00Z">
        <w:pPr>
          <w:spacing w:after="0" w:line="240" w:lineRule="auto"/>
          <w:jc w:val="right"/>
        </w:pPr>
      </w:pPrChange>
    </w:pPr>
    <w:del w:id="314" w:author="Tony Novak" w:date="2026-08-03T22:22:00Z" w16du:dateUtc="2026-08-04T02:22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315" w:author="Tony Novak" w:date="2026-08-03T22:22:00Z" w16du:dateUtc="2026-08-04T02:22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del w:id="316" w:author="Tony Novak" w:date="2026-08-03T22:22:00Z" w16du:dateUtc="2026-08-04T02:22:00Z"/>
              <w:rFonts w:ascii="Arial" w:hAnsi="Arial" w:cs="Arial"/>
              <w:sz w:val="14"/>
              <w:szCs w:val="14"/>
            </w:rPr>
          </w:pPr>
          <w:del w:id="317" w:author="Tony Novak" w:date="2026-08-03T22:22:00Z" w16du:dateUtc="2026-08-04T02:22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343E5692" w:rsidR="00581A63" w:rsidRDefault="00581A63">
    <w:pPr>
      <w:pStyle w:val="Footer"/>
      <w:rPr>
        <w:rPrChange w:id="318" w:author="Tony Novak" w:date="2026-08-03T22:22:00Z" w16du:dateUtc="2026-08-04T02:22:00Z">
          <w:rPr>
            <w:rFonts w:ascii="Arial" w:hAnsi="Arial" w:cs="Arial"/>
            <w:sz w:val="14"/>
            <w:szCs w:val="14"/>
          </w:rPr>
        </w:rPrChange>
      </w:rPr>
      <w:pPrChange w:id="319" w:author="Tony Novak" w:date="2026-08-03T22:22:00Z" w16du:dateUtc="2026-08-04T02:22:00Z">
        <w:pPr>
          <w:spacing w:after="0" w:line="240" w:lineRule="auto"/>
          <w:jc w:val="right"/>
        </w:pPr>
      </w:pPrChange>
    </w:pPr>
    <w:del w:id="320" w:author="Tony Novak" w:date="2026-08-03T22:22:00Z" w16du:dateUtc="2026-08-04T02:22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C01FFC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4BC9" w14:textId="77777777" w:rsidR="00255227" w:rsidRDefault="00255227">
      <w:pPr>
        <w:spacing w:after="0" w:line="240" w:lineRule="auto"/>
      </w:pPr>
      <w:r>
        <w:separator/>
      </w:r>
    </w:p>
  </w:footnote>
  <w:footnote w:type="continuationSeparator" w:id="0">
    <w:p w14:paraId="2BFD494F" w14:textId="77777777" w:rsidR="00255227" w:rsidRDefault="00255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A3E5" w14:textId="77777777" w:rsidR="00297259" w:rsidRDefault="00297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47CC0"/>
    <w:rsid w:val="0006063C"/>
    <w:rsid w:val="000A3167"/>
    <w:rsid w:val="00112874"/>
    <w:rsid w:val="0015074B"/>
    <w:rsid w:val="00255227"/>
    <w:rsid w:val="0029639D"/>
    <w:rsid w:val="00297259"/>
    <w:rsid w:val="00326F90"/>
    <w:rsid w:val="003E18BF"/>
    <w:rsid w:val="0041538A"/>
    <w:rsid w:val="00467408"/>
    <w:rsid w:val="004C6445"/>
    <w:rsid w:val="00530B5E"/>
    <w:rsid w:val="005544A4"/>
    <w:rsid w:val="00581A63"/>
    <w:rsid w:val="00635A30"/>
    <w:rsid w:val="00644F5C"/>
    <w:rsid w:val="006649EC"/>
    <w:rsid w:val="00686531"/>
    <w:rsid w:val="006F768A"/>
    <w:rsid w:val="00707D07"/>
    <w:rsid w:val="00777879"/>
    <w:rsid w:val="007E5944"/>
    <w:rsid w:val="008D6B1C"/>
    <w:rsid w:val="00976151"/>
    <w:rsid w:val="00AA1D8D"/>
    <w:rsid w:val="00AC550D"/>
    <w:rsid w:val="00B2156B"/>
    <w:rsid w:val="00B47730"/>
    <w:rsid w:val="00C01FFC"/>
    <w:rsid w:val="00C51EFF"/>
    <w:rsid w:val="00CB0664"/>
    <w:rsid w:val="00E53FC7"/>
    <w:rsid w:val="00EB7459"/>
    <w:rsid w:val="00EE13FA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  <w:pPr>
      <w:spacing w:after="200" w:line="276" w:lineRule="auto"/>
      <w:pPrChange w:id="0" w:author="Tony Novak" w:date="2026-08-03T22:22:00Z">
        <w:pPr>
          <w:spacing w:after="160" w:line="259" w:lineRule="auto"/>
        </w:pPr>
      </w:pPrChange>
    </w:pPr>
    <w:rPr>
      <w:rFonts w:eastAsiaTheme="minorEastAsia"/>
      <w:kern w:val="0"/>
      <w:sz w:val="22"/>
      <w:szCs w:val="22"/>
      <w14:ligatures w14:val="none"/>
      <w:rPrChange w:id="0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Tony Novak" w:date="2026-08-03T22:2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Tony Novak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Tony Novak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Tony Novak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Tony Novak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Tony Novak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Tony Novak" w:date="2026-08-03T22:2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Tony Novak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Tony Novak" w:date="2026-08-03T22:2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Tony Novak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Tony Novak" w:date="2026-08-03T22:22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Tony Novak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Tony Novak" w:date="2026-08-03T22:22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Tony Novak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Tony Novak" w:date="2026-08-03T22:22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Tony Novak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Tony Novak" w:date="2026-08-03T22:22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Tony Novak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Tony Novak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Tony Novak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Tony Novak" w:date="2026-08-03T22:22:00Z">
        <w:pPr>
          <w:numPr>
            <w:ilvl w:val="1"/>
          </w:numPr>
          <w:spacing w:after="20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Tony Novak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Tony Novak" w:date="2026-08-03T22:22:00Z">
        <w:pPr>
          <w:spacing w:before="160" w:after="200" w:line="278" w:lineRule="auto"/>
          <w:jc w:val="center"/>
        </w:pPr>
      </w:pPrChange>
    </w:pPr>
    <w:rPr>
      <w:i/>
      <w:iCs/>
      <w:color w:val="000000" w:themeColor="text1"/>
      <w:rPrChange w:id="12" w:author="Tony Novak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Tony Novak" w:date="2026-08-03T22:22:00Z">
        <w:pPr>
          <w:spacing w:after="200" w:line="278" w:lineRule="auto"/>
          <w:ind w:left="720"/>
          <w:contextualSpacing/>
        </w:pPr>
      </w:pPrChange>
    </w:pPr>
    <w:rPr>
      <w:rPrChange w:id="13" w:author="Tony Novak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Tony Novak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Tony Novak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Tony Novak" w:date="2026-08-03T22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Tony Novak" w:date="2026-08-03T22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9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Tony Novak" w:date="2026-08-03T22:22:00Z">
        <w:pPr/>
      </w:pPrChange>
    </w:pPr>
    <w:rPr>
      <w:rFonts w:eastAsiaTheme="minorEastAsia"/>
      <w:kern w:val="0"/>
      <w:sz w:val="22"/>
      <w:szCs w:val="22"/>
      <w14:ligatures w14:val="none"/>
      <w:rPrChange w:id="17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8" w:author="Tony Novak" w:date="2026-08-03T22:22:00Z">
        <w:pPr>
          <w:spacing w:after="120" w:line="276" w:lineRule="auto"/>
        </w:pPr>
      </w:pPrChange>
    </w:pPr>
    <w:rPr>
      <w:rPrChange w:id="18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972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9" w:author="Tony Novak" w:date="2026-08-03T22:22:00Z">
        <w:pPr>
          <w:spacing w:after="120" w:line="276" w:lineRule="auto"/>
        </w:pPr>
      </w:pPrChange>
    </w:pPr>
    <w:rPr>
      <w:sz w:val="16"/>
      <w:szCs w:val="16"/>
      <w:rPrChange w:id="19" w:author="Tony Novak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97259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0" w:author="Tony Novak" w:date="2026-08-03T22:22:00Z">
        <w:pPr>
          <w:spacing w:after="200" w:line="276" w:lineRule="auto"/>
          <w:ind w:left="360" w:hanging="360"/>
          <w:contextualSpacing/>
        </w:pPr>
      </w:pPrChange>
    </w:pPr>
    <w:rPr>
      <w:rPrChange w:id="20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Tony Novak" w:date="2026-08-03T22:22:00Z">
        <w:pPr>
          <w:spacing w:after="200" w:line="276" w:lineRule="auto"/>
          <w:ind w:left="720" w:hanging="360"/>
          <w:contextualSpacing/>
        </w:pPr>
      </w:pPrChange>
    </w:pPr>
    <w:rPr>
      <w:rPrChange w:id="21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Tony Novak" w:date="2026-08-03T22:22:00Z">
        <w:pPr>
          <w:spacing w:after="200" w:line="276" w:lineRule="auto"/>
          <w:ind w:left="1080" w:hanging="360"/>
          <w:contextualSpacing/>
        </w:pPr>
      </w:pPrChange>
    </w:pPr>
    <w:rPr>
      <w:rPrChange w:id="22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Tony Novak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Tony Novak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Tony Novak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Tony Novak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Tony Novak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Tony Novak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Tony Novak" w:date="2026-08-03T22:22:00Z">
        <w:pPr>
          <w:spacing w:after="120" w:line="276" w:lineRule="auto"/>
          <w:ind w:left="360"/>
          <w:contextualSpacing/>
        </w:pPr>
      </w:pPrChange>
    </w:pPr>
    <w:rPr>
      <w:rPrChange w:id="29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Tony Novak" w:date="2026-08-03T22:22:00Z">
        <w:pPr>
          <w:spacing w:after="120" w:line="276" w:lineRule="auto"/>
          <w:ind w:left="720"/>
          <w:contextualSpacing/>
        </w:pPr>
      </w:pPrChange>
    </w:pPr>
    <w:rPr>
      <w:rPrChange w:id="30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Tony Novak" w:date="2026-08-03T22:22:00Z">
        <w:pPr>
          <w:spacing w:after="120" w:line="276" w:lineRule="auto"/>
          <w:ind w:left="1080"/>
          <w:contextualSpacing/>
        </w:pPr>
      </w:pPrChange>
    </w:pPr>
    <w:rPr>
      <w:rPrChange w:id="31" w:author="Tony Nova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Tony Novak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Tony Novak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97259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3" w:author="Tony Novak" w:date="2026-08-03T22:22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3" w:author="Tony Novak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97259"/>
    <w:rPr>
      <w:b/>
      <w:bCs/>
    </w:rPr>
  </w:style>
  <w:style w:type="character" w:styleId="Emphasis">
    <w:name w:val="Emphasis"/>
    <w:basedOn w:val="DefaultParagraphFont"/>
    <w:uiPriority w:val="20"/>
    <w:qFormat/>
    <w:rsid w:val="002972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9725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9725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9725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Tony Novak" w:date="2026-08-03T22:22:00Z">
        <w:pPr>
          <w:keepNext/>
          <w:keepLines/>
          <w:spacing w:before="480" w:line="276" w:lineRule="auto"/>
        </w:pPr>
      </w:pPrChange>
    </w:pPr>
    <w:rPr>
      <w:rPrChange w:id="34" w:author="Tony Novak" w:date="2026-08-03T22:2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9725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9725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9725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9725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9725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9725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9725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650EE3-DE28-4B4F-A264-B5736E485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2026-08-04T02:22:00Z</dcterms:modified>
</cp:coreProperties>
</file>