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3017" w14:textId="77777777" w:rsidR="00E27B29" w:rsidRDefault="00127264">
      <w:pPr>
        <w:pStyle w:val="Heading1"/>
        <w:rPr>
          <w:ins w:id="37" w:author="Comparison" w:date="2026-08-03T22:22:00Z" w16du:dateUtc="2026-08-04T02:22:00Z"/>
        </w:rPr>
      </w:pPr>
      <w:ins w:id="38" w:author="Comparison" w:date="2026-08-03T22:22:00Z" w16du:dateUtc="2026-08-04T02:22:00Z">
        <w:r>
          <w:t>Python-docx Comment Test</w:t>
        </w:r>
      </w:ins>
    </w:p>
    <w:p w14:paraId="5F7AB17A" w14:textId="77777777" w:rsidR="00E27B29" w:rsidRDefault="00127264">
      <w:pPr>
        <w:rPr>
          <w:ins w:id="39" w:author="Comparison" w:date="2026-08-03T22:22:00Z" w16du:dateUtc="2026-08-04T02:22:00Z"/>
        </w:rPr>
      </w:pPr>
      <w:ins w:id="40" w:author="Comparison" w:date="2026-08-03T22:22:00Z" w16du:dateUtc="2026-08-04T02:22:00Z">
        <w:r>
          <w:t>This document was generated by python-docx to test comment handling in SuperDoc. See GitHub issue #752 for context.</w:t>
        </w:r>
      </w:ins>
    </w:p>
    <w:p w14:paraId="0C5DB845" w14:textId="1DD8688C" w:rsidR="004076D5" w:rsidRDefault="00127264">
      <w:pPr>
        <w:pStyle w:val="TOC1"/>
        <w:tabs>
          <w:tab w:val="right" w:leader="dot" w:pos="9350"/>
        </w:tabs>
        <w:rPr>
          <w:del w:id="41" w:author="Comparison" w:date="2026-08-03T22:22:00Z" w16du:dateUtc="2026-08-04T02:22:00Z"/>
          <w:rFonts w:eastAsiaTheme="minorEastAsia"/>
          <w:noProof/>
        </w:rPr>
      </w:pPr>
      <w:ins w:id="42" w:author="Comparison" w:date="2026-08-03T22:22:00Z" w16du:dateUtc="2026-08-04T02:22:00Z">
        <w:r>
          <w:t xml:space="preserve">Normal text before. </w:t>
        </w:r>
        <w:commentRangeStart w:id="43"/>
        <w:r>
          <w:t>THIS TEXT HAS A COMMENT</w:t>
        </w:r>
        <w:commentRangeEnd w:id="43"/>
        <w:r>
          <w:rPr>
            <w:rStyle w:val="CommentReference"/>
            <w:sz w:val="24"/>
            <w:szCs w:val="24"/>
          </w:rPr>
          <w:commentReference w:id="43"/>
        </w:r>
        <w:r>
          <w:t xml:space="preserve"> Normal text after.</w:t>
        </w:r>
      </w:ins>
      <w:del w:id="44" w:author="Comparison" w:date="2026-08-03T22:22:00Z" w16du:dateUtc="2026-08-04T02:22:00Z">
        <w:r w:rsidR="004076D5">
          <w:fldChar w:fldCharType="begin"/>
        </w:r>
        <w:r w:rsidR="004076D5">
          <w:delInstrText xml:space="preserve"> TOC \o "1-3" \h \z </w:delInstrText>
        </w:r>
        <w:r w:rsidR="004076D5">
          <w:fldChar w:fldCharType="separate"/>
        </w:r>
        <w:r w:rsidR="004076D5" w:rsidRPr="00661A0E">
          <w:rPr>
            <w:rStyle w:val="Hyperlink"/>
            <w:noProof/>
          </w:rPr>
          <w:delText>Introduction</w:delText>
        </w:r>
        <w:r w:rsidR="004076D5">
          <w:rPr>
            <w:noProof/>
            <w:webHidden/>
          </w:rPr>
          <w:tab/>
        </w:r>
        <w:r w:rsidR="004076D5">
          <w:rPr>
            <w:noProof/>
            <w:webHidden/>
          </w:rPr>
          <w:fldChar w:fldCharType="begin"/>
        </w:r>
        <w:r w:rsidR="004076D5">
          <w:rPr>
            <w:noProof/>
            <w:webHidden/>
          </w:rPr>
          <w:delInstrText xml:space="preserve"> PAGEREF _Toc227765979 \H </w:delInstrText>
        </w:r>
        <w:r w:rsidR="004076D5">
          <w:rPr>
            <w:noProof/>
            <w:webHidden/>
          </w:rPr>
        </w:r>
        <w:r w:rsidR="004076D5">
          <w:rPr>
            <w:noProof/>
            <w:webHidden/>
          </w:rPr>
          <w:fldChar w:fldCharType="separate"/>
        </w:r>
        <w:r w:rsidR="004076D5">
          <w:rPr>
            <w:noProof/>
            <w:webHidden/>
          </w:rPr>
          <w:delText>1</w:delText>
        </w:r>
        <w:r w:rsidR="004076D5"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45" w:author="Comparison" w:date="2026-08-03T22:22:00Z" w16du:dateUtc="2026-08-04T02:22:00Z"/>
          <w:rFonts w:eastAsiaTheme="minorEastAsia"/>
          <w:noProof/>
        </w:rPr>
      </w:pPr>
      <w:del w:id="46" w:author="Comparison" w:date="2026-08-03T22:22:00Z" w16du:dateUtc="2026-08-04T02:22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47" w:author="Comparison" w:date="2026-08-03T22:22:00Z" w16du:dateUtc="2026-08-04T02:22:00Z"/>
          <w:rFonts w:eastAsiaTheme="minorEastAsia"/>
          <w:noProof/>
        </w:rPr>
      </w:pPr>
      <w:del w:id="48" w:author="Comparison" w:date="2026-08-03T22:22:00Z" w16du:dateUtc="2026-08-04T02:22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49" w:author="Comparison" w:date="2026-08-03T22:22:00Z" w16du:dateUtc="2026-08-04T02:22:00Z"/>
          <w:rFonts w:eastAsiaTheme="minorEastAsia"/>
          <w:noProof/>
        </w:rPr>
      </w:pPr>
      <w:del w:id="50" w:author="Comparison" w:date="2026-08-03T22:22:00Z" w16du:dateUtc="2026-08-04T02:22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51" w:author="Comparison" w:date="2026-08-03T22:22:00Z" w16du:dateUtc="2026-08-04T02:22:00Z"/>
          <w:rFonts w:eastAsiaTheme="minorEastAsia"/>
          <w:noProof/>
        </w:rPr>
      </w:pPr>
      <w:del w:id="52" w:author="Comparison" w:date="2026-08-03T22:22:00Z" w16du:dateUtc="2026-08-04T02:22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53" w:author="Comparison" w:date="2026-08-03T22:22:00Z" w16du:dateUtc="2026-08-04T02:22:00Z"/>
          <w:rFonts w:eastAsiaTheme="minorEastAsia"/>
          <w:noProof/>
        </w:rPr>
      </w:pPr>
      <w:del w:id="54" w:author="Comparison" w:date="2026-08-03T22:22:00Z" w16du:dateUtc="2026-08-04T02:22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55" w:author="Comparison" w:date="2026-08-03T22:22:00Z" w16du:dateUtc="2026-08-04T02:22:00Z"/>
          <w:rFonts w:eastAsiaTheme="minorEastAsia"/>
          <w:noProof/>
        </w:rPr>
      </w:pPr>
      <w:del w:id="56" w:author="Comparison" w:date="2026-08-03T22:22:00Z" w16du:dateUtc="2026-08-04T02:22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57" w:author="Comparison" w:date="2026-08-03T22:22:00Z" w16du:dateUtc="2026-08-04T02:22:00Z"/>
        </w:rPr>
      </w:pPr>
      <w:del w:id="58" w:author="Comparison" w:date="2026-08-03T22:22:00Z" w16du:dateUtc="2026-08-04T02:22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59" w:author="Comparison" w:date="2026-08-03T22:22:00Z" w16du:dateUtc="2026-08-04T02:22:00Z"/>
        </w:rPr>
      </w:pPr>
      <w:bookmarkStart w:id="60" w:name="_Toc227765979"/>
      <w:del w:id="61" w:author="Comparison" w:date="2026-08-03T22:22:00Z" w16du:dateUtc="2026-08-04T02:22:00Z">
        <w:r>
          <w:delText>Introduction</w:delText>
        </w:r>
        <w:bookmarkEnd w:id="60"/>
      </w:del>
    </w:p>
    <w:p w14:paraId="49C7FCAC" w14:textId="183520DD" w:rsidR="004076D5" w:rsidRDefault="004076D5" w:rsidP="004076D5">
      <w:pPr>
        <w:rPr>
          <w:del w:id="62" w:author="Comparison" w:date="2026-08-03T22:22:00Z" w16du:dateUtc="2026-08-04T02:22:00Z"/>
        </w:rPr>
      </w:pPr>
      <w:del w:id="63" w:author="Comparison" w:date="2026-08-03T22:22:00Z" w16du:dateUtc="2026-08-04T02:22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64" w:author="Comparison" w:date="2026-08-03T22:22:00Z" w16du:dateUtc="2026-08-04T02:22:00Z"/>
        </w:rPr>
      </w:pPr>
      <w:bookmarkStart w:id="65" w:name="_Toc227765980"/>
      <w:del w:id="66" w:author="Comparison" w:date="2026-08-03T22:22:00Z" w16du:dateUtc="2026-08-04T02:22:00Z">
        <w:r>
          <w:delText>Background</w:delText>
        </w:r>
        <w:bookmarkEnd w:id="65"/>
      </w:del>
    </w:p>
    <w:p w14:paraId="416EF529" w14:textId="44DA0C77" w:rsidR="004076D5" w:rsidRDefault="004076D5" w:rsidP="004076D5">
      <w:pPr>
        <w:rPr>
          <w:del w:id="67" w:author="Comparison" w:date="2026-08-03T22:22:00Z" w16du:dateUtc="2026-08-04T02:22:00Z"/>
        </w:rPr>
      </w:pPr>
      <w:del w:id="68" w:author="Comparison" w:date="2026-08-03T22:22:00Z" w16du:dateUtc="2026-08-04T02:22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69" w:author="Comparison" w:date="2026-08-03T22:22:00Z" w16du:dateUtc="2026-08-04T02:22:00Z"/>
        </w:rPr>
      </w:pPr>
      <w:del w:id="70" w:author="Comparison" w:date="2026-08-03T22:22:00Z" w16du:dateUtc="2026-08-04T02:22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71" w:author="Comparison" w:date="2026-08-03T22:22:00Z" w16du:dateUtc="2026-08-04T02:22:00Z"/>
        </w:rPr>
      </w:pPr>
      <w:bookmarkStart w:id="72" w:name="_Toc227765981"/>
      <w:del w:id="73" w:author="Comparison" w:date="2026-08-03T22:22:00Z" w16du:dateUtc="2026-08-04T02:22:00Z">
        <w:r>
          <w:delText>Methodology</w:delText>
        </w:r>
        <w:bookmarkEnd w:id="72"/>
      </w:del>
    </w:p>
    <w:p w14:paraId="44E73056" w14:textId="743633BF" w:rsidR="004076D5" w:rsidRDefault="004076D5" w:rsidP="004076D5">
      <w:pPr>
        <w:rPr>
          <w:del w:id="74" w:author="Comparison" w:date="2026-08-03T22:22:00Z" w16du:dateUtc="2026-08-04T02:22:00Z"/>
        </w:rPr>
      </w:pPr>
      <w:del w:id="75" w:author="Comparison" w:date="2026-08-03T22:22:00Z" w16du:dateUtc="2026-08-04T02:22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76" w:author="Comparison" w:date="2026-08-03T22:22:00Z" w16du:dateUtc="2026-08-04T02:22:00Z"/>
        </w:rPr>
      </w:pPr>
      <w:bookmarkStart w:id="77" w:name="_Toc227765982"/>
      <w:del w:id="78" w:author="Comparison" w:date="2026-08-03T22:22:00Z" w16du:dateUtc="2026-08-04T02:22:00Z">
        <w:r>
          <w:delText>Data Collection</w:delText>
        </w:r>
        <w:bookmarkEnd w:id="77"/>
      </w:del>
    </w:p>
    <w:p w14:paraId="64C47010" w14:textId="5F0BF831" w:rsidR="004076D5" w:rsidRDefault="004076D5" w:rsidP="004076D5">
      <w:pPr>
        <w:rPr>
          <w:del w:id="79" w:author="Comparison" w:date="2026-08-03T22:22:00Z" w16du:dateUtc="2026-08-04T02:22:00Z"/>
        </w:rPr>
      </w:pPr>
      <w:del w:id="80" w:author="Comparison" w:date="2026-08-03T22:22:00Z" w16du:dateUtc="2026-08-04T02:22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81" w:author="Comparison" w:date="2026-08-03T22:22:00Z" w16du:dateUtc="2026-08-04T02:22:00Z"/>
        </w:rPr>
      </w:pPr>
      <w:bookmarkStart w:id="82" w:name="_Toc227765983"/>
      <w:del w:id="83" w:author="Comparison" w:date="2026-08-03T22:22:00Z" w16du:dateUtc="2026-08-04T02:22:00Z">
        <w:r>
          <w:delText>Analysis</w:delText>
        </w:r>
        <w:bookmarkEnd w:id="82"/>
      </w:del>
    </w:p>
    <w:p w14:paraId="277901B0" w14:textId="6E58153A" w:rsidR="004076D5" w:rsidRDefault="004076D5" w:rsidP="004076D5">
      <w:pPr>
        <w:rPr>
          <w:del w:id="84" w:author="Comparison" w:date="2026-08-03T22:22:00Z" w16du:dateUtc="2026-08-04T02:22:00Z"/>
        </w:rPr>
      </w:pPr>
      <w:del w:id="85" w:author="Comparison" w:date="2026-08-03T22:22:00Z" w16du:dateUtc="2026-08-04T02:22:00Z">
        <w:r>
          <w:delText>Two-phase analysis.</w:delText>
        </w:r>
      </w:del>
    </w:p>
    <w:p w14:paraId="44333E57" w14:textId="77777777" w:rsidR="004076D5" w:rsidRDefault="004076D5">
      <w:pPr>
        <w:rPr>
          <w:del w:id="86" w:author="Comparison" w:date="2026-08-03T22:22:00Z" w16du:dateUtc="2026-08-04T02:22:00Z"/>
        </w:rPr>
      </w:pPr>
      <w:del w:id="87" w:author="Comparison" w:date="2026-08-03T22:22:00Z" w16du:dateUtc="2026-08-04T02:22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88" w:author="Comparison" w:date="2026-08-03T22:22:00Z" w16du:dateUtc="2026-08-04T02:22:00Z"/>
        </w:rPr>
      </w:pPr>
      <w:bookmarkStart w:id="89" w:name="_Toc227765984"/>
      <w:del w:id="90" w:author="Comparison" w:date="2026-08-03T22:22:00Z" w16du:dateUtc="2026-08-04T02:22:00Z">
        <w:r>
          <w:delText>Results</w:delText>
        </w:r>
        <w:bookmarkEnd w:id="89"/>
      </w:del>
    </w:p>
    <w:p w14:paraId="5C219AEC" w14:textId="21A0E9F6" w:rsidR="004076D5" w:rsidRDefault="004076D5" w:rsidP="004076D5">
      <w:pPr>
        <w:rPr>
          <w:del w:id="91" w:author="Comparison" w:date="2026-08-03T22:22:00Z" w16du:dateUtc="2026-08-04T02:22:00Z"/>
        </w:rPr>
      </w:pPr>
      <w:del w:id="92" w:author="Comparison" w:date="2026-08-03T22:22:00Z" w16du:dateUtc="2026-08-04T02:22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93" w:author="Comparison" w:date="2026-08-03T22:22:00Z" w16du:dateUtc="2026-08-04T02:22:00Z"/>
        </w:rPr>
      </w:pPr>
      <w:del w:id="94" w:author="Comparison" w:date="2026-08-03T22:22:00Z" w16du:dateUtc="2026-08-04T02:22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95" w:author="Comparison" w:date="2026-08-03T22:22:00Z" w16du:dateUtc="2026-08-04T02:22:00Z"/>
        </w:rPr>
      </w:pPr>
      <w:bookmarkStart w:id="96" w:name="_Toc227765985"/>
      <w:del w:id="97" w:author="Comparison" w:date="2026-08-03T22:22:00Z" w16du:dateUtc="2026-08-04T02:22:00Z">
        <w:r>
          <w:delText>Conclusion</w:delText>
        </w:r>
        <w:bookmarkEnd w:id="96"/>
      </w:del>
    </w:p>
    <w:p w14:paraId="01929102" w14:textId="6ED1AB67" w:rsidR="004076D5" w:rsidRPr="004076D5" w:rsidRDefault="004076D5" w:rsidP="004076D5">
      <w:del w:id="98" w:author="Comparison" w:date="2026-08-03T22:22:00Z" w16du:dateUtc="2026-08-04T02:22:00Z">
        <w:r>
          <w:delText>Small fix preserves correctness.</w:delText>
        </w:r>
      </w:del>
    </w:p>
    <w:sectPr w:rsidR="004076D5" w:rsidRPr="004076D5" w:rsidSect="00034616">
      <w:pgSz w:w="12240" w:h="15840"/>
      <w:pgMar w:top="1440" w:right="1800" w:bottom="1440" w:left="1800" w:header="720" w:footer="720" w:gutter="0"/>
      <w:cols w:space="720"/>
      <w:docGrid w:linePitch="360"/>
      <w:sectPrChange w:id="99" w:author="Comparison" w:date="2026-08-03T22:22:00Z" w16du:dateUtc="2026-08-04T02:22:00Z">
        <w:sectPr w:rsidR="004076D5" w:rsidRPr="004076D5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3" w:author="Python-docx Script" w:date="2025-12-13T11:20:00Z" w:initials="PS">
    <w:p w14:paraId="341C13C5" w14:textId="77777777" w:rsidR="00E27B29" w:rsidRDefault="00A24893">
      <w:r>
        <w:rPr>
          <w:rStyle w:val="CommentReference"/>
        </w:rPr>
        <w:annotationRef/>
      </w:r>
      <w:r w:rsidR="00127264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1C13C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1C13C5" w16cid:durableId="46E334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02153">
    <w:abstractNumId w:val="8"/>
  </w:num>
  <w:num w:numId="2" w16cid:durableId="898250568">
    <w:abstractNumId w:val="6"/>
  </w:num>
  <w:num w:numId="3" w16cid:durableId="1962607813">
    <w:abstractNumId w:val="5"/>
  </w:num>
  <w:num w:numId="4" w16cid:durableId="1995376908">
    <w:abstractNumId w:val="4"/>
  </w:num>
  <w:num w:numId="5" w16cid:durableId="2081051303">
    <w:abstractNumId w:val="7"/>
  </w:num>
  <w:num w:numId="6" w16cid:durableId="1593200093">
    <w:abstractNumId w:val="3"/>
  </w:num>
  <w:num w:numId="7" w16cid:durableId="1062677400">
    <w:abstractNumId w:val="2"/>
  </w:num>
  <w:num w:numId="8" w16cid:durableId="1650672315">
    <w:abstractNumId w:val="1"/>
  </w:num>
  <w:num w:numId="9" w16cid:durableId="185672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34616"/>
    <w:rsid w:val="0006063C"/>
    <w:rsid w:val="000919B2"/>
    <w:rsid w:val="00112874"/>
    <w:rsid w:val="00127264"/>
    <w:rsid w:val="0015074B"/>
    <w:rsid w:val="002031F9"/>
    <w:rsid w:val="0029639D"/>
    <w:rsid w:val="002E10A7"/>
    <w:rsid w:val="00326F90"/>
    <w:rsid w:val="004076D5"/>
    <w:rsid w:val="00744453"/>
    <w:rsid w:val="009170FD"/>
    <w:rsid w:val="00A24893"/>
    <w:rsid w:val="00AA1D8D"/>
    <w:rsid w:val="00B47730"/>
    <w:rsid w:val="00CB0664"/>
    <w:rsid w:val="00DE0A42"/>
    <w:rsid w:val="00E27B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3T22:22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3T22:2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3T22:22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3T22:22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3T22:22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3T22:22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3T22:22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3T22:22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3T22:22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076D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2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2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2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2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8-03T22:22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E10A7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3T22:22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E10A7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3T22:22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2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2E10A7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2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2E10A7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2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3T22:2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2E10A7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2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2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2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3T22:2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3T22:2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3T22:2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3T22:2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3T22:2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3T22:2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2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2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2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3T22:2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2E10A7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8-03T22:22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3T22:2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2E10A7"/>
    <w:rPr>
      <w:b/>
      <w:bCs/>
    </w:rPr>
  </w:style>
  <w:style w:type="character" w:styleId="Emphasis">
    <w:name w:val="Emphasis"/>
    <w:basedOn w:val="DefaultParagraphFont"/>
    <w:uiPriority w:val="20"/>
    <w:qFormat/>
    <w:rsid w:val="002E10A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E10A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E10A7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E10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2:00Z">
        <w:pPr>
          <w:keepNext/>
          <w:keepLines/>
          <w:spacing w:before="480" w:line="276" w:lineRule="auto"/>
        </w:pPr>
      </w:pPrChange>
    </w:pPr>
    <w:rPr>
      <w:rPrChange w:id="35" w:author="Comparison" w:date="2026-08-03T22:22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E10A7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E10A7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E10A7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E10A7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E10A7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E10A7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E10A7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E10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E10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E10A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E10A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E10A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E10A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E10A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E10A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E10A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E10A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200" w:line="240" w:lineRule="auto"/>
      <w:pPrChange w:id="36" w:author="Comparison" w:date="2026-08-03T22:22:00Z">
        <w:pPr>
          <w:spacing w:after="200"/>
        </w:pPr>
      </w:pPrChange>
    </w:pPr>
    <w:rPr>
      <w:rFonts w:eastAsiaTheme="minorEastAsia"/>
      <w:kern w:val="0"/>
      <w:sz w:val="20"/>
      <w:szCs w:val="20"/>
      <w14:ligatures w14:val="none"/>
      <w:rPrChange w:id="36" w:author="Comparison" w:date="2026-08-03T22:22:00Z">
        <w:rPr>
          <w:rFonts w:asciiTheme="minorHAnsi" w:eastAsiaTheme="minorEastAsia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10A7"/>
    <w:rPr>
      <w:rFonts w:eastAsiaTheme="minorEastAsi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E10A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A063B9-D150-A041-AC5B-C3F9EAB8C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2026-08-04T02:22:00Z</dcterms:modified>
</cp:coreProperties>
</file>