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D72" w14:textId="3C75501A" w:rsidR="00560F0F" w:rsidRPr="00997209" w:rsidRDefault="007E699D" w:rsidP="00560F0F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ins w:id="5" w:author="Nick Bernal" w:date="2026-08-03T22:25:00Z" w16du:dateUtc="2026-08-04T02:25:00Z"/>
          <w:rFonts w:ascii="Aptos" w:hAnsi="Aptos" w:cs="Calibri"/>
          <w:sz w:val="20"/>
          <w:szCs w:val="20"/>
        </w:rPr>
      </w:pPr>
      <w:ins w:id="6" w:author="Nick Bernal" w:date="2026-08-03T22:25:00Z" w16du:dateUtc="2026-08-04T02:25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t>ONE</w:t>
        </w:r>
        <w:r w:rsidR="00560F0F" w:rsidRPr="00997209">
          <w:rPr>
            <w:rFonts w:ascii="Aptos" w:hAnsi="Aptos" w:cs="Calibri"/>
            <w:sz w:val="20"/>
            <w:szCs w:val="20"/>
          </w:rPr>
          <w:br/>
        </w:r>
      </w:ins>
    </w:p>
    <w:p w14:paraId="4D426A95" w14:textId="30C4346B" w:rsidR="00560F0F" w:rsidRPr="00997209" w:rsidRDefault="007E699D" w:rsidP="00560F0F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7" w:author="Nick Bernal" w:date="2026-08-03T22:25:00Z" w16du:dateUtc="2026-08-04T02:25:00Z"/>
          <w:rFonts w:ascii="Aptos" w:hAnsi="Aptos" w:cs="Calibri"/>
          <w:sz w:val="20"/>
          <w:szCs w:val="20"/>
        </w:rPr>
      </w:pPr>
      <w:ins w:id="8" w:author="Nick Bernal" w:date="2026-08-03T22:25:00Z" w16du:dateUtc="2026-08-04T02:25:00Z">
        <w:r>
          <w:rPr>
            <w:rFonts w:ascii="Aptos" w:hAnsi="Aptos" w:cs="Calibri"/>
            <w:sz w:val="20"/>
            <w:szCs w:val="20"/>
            <w:u w:val="single"/>
          </w:rPr>
          <w:t>a</w:t>
        </w:r>
      </w:ins>
    </w:p>
    <w:p w14:paraId="07FFAA80" w14:textId="77777777" w:rsidR="00560F0F" w:rsidRPr="00997209" w:rsidRDefault="00560F0F" w:rsidP="00560F0F">
      <w:pPr>
        <w:spacing w:after="0" w:line="240" w:lineRule="auto"/>
        <w:jc w:val="both"/>
        <w:rPr>
          <w:ins w:id="9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763CB834" w14:textId="2ADD313E" w:rsidR="00560F0F" w:rsidRPr="00997209" w:rsidRDefault="007E699D" w:rsidP="00560F0F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10" w:author="Nick Bernal" w:date="2026-08-03T22:25:00Z" w16du:dateUtc="2026-08-04T02:25:00Z"/>
          <w:rFonts w:ascii="Aptos" w:hAnsi="Aptos" w:cs="Calibri"/>
          <w:sz w:val="20"/>
          <w:szCs w:val="20"/>
        </w:rPr>
      </w:pPr>
      <w:ins w:id="11" w:author="Nick Bernal" w:date="2026-08-03T22:25:00Z" w16du:dateUtc="2026-08-04T02:25:00Z">
        <w:r>
          <w:rPr>
            <w:rFonts w:ascii="Aptos" w:hAnsi="Aptos" w:cs="Calibri"/>
            <w:sz w:val="20"/>
            <w:szCs w:val="20"/>
            <w:u w:val="single"/>
          </w:rPr>
          <w:t>b</w:t>
        </w:r>
      </w:ins>
    </w:p>
    <w:p w14:paraId="12739C94" w14:textId="77777777" w:rsidR="00560F0F" w:rsidRPr="00997209" w:rsidRDefault="00560F0F" w:rsidP="00560F0F">
      <w:pPr>
        <w:spacing w:after="0" w:line="240" w:lineRule="auto"/>
        <w:jc w:val="both"/>
        <w:rPr>
          <w:ins w:id="12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784A8CA4" w14:textId="3FCF0907" w:rsidR="00560F0F" w:rsidRPr="00997209" w:rsidRDefault="007E699D" w:rsidP="00560F0F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13" w:author="Nick Bernal" w:date="2026-08-03T22:25:00Z" w16du:dateUtc="2026-08-04T02:25:00Z"/>
          <w:rFonts w:ascii="Aptos" w:hAnsi="Aptos" w:cs="Calibri"/>
          <w:sz w:val="20"/>
          <w:szCs w:val="20"/>
        </w:rPr>
      </w:pPr>
      <w:ins w:id="14" w:author="Nick Bernal" w:date="2026-08-03T22:25:00Z" w16du:dateUtc="2026-08-04T02:25:00Z">
        <w:r>
          <w:rPr>
            <w:rFonts w:ascii="Aptos" w:hAnsi="Aptos" w:cs="Calibri"/>
            <w:sz w:val="20"/>
            <w:szCs w:val="20"/>
            <w:u w:val="single"/>
          </w:rPr>
          <w:t>c</w:t>
        </w:r>
      </w:ins>
    </w:p>
    <w:p w14:paraId="5F02563A" w14:textId="77777777" w:rsidR="00560F0F" w:rsidRPr="00997209" w:rsidRDefault="00560F0F" w:rsidP="00560F0F">
      <w:pPr>
        <w:pStyle w:val="ListParagraph"/>
        <w:rPr>
          <w:ins w:id="15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77B2E993" w14:textId="267CD9F0" w:rsidR="00560F0F" w:rsidRPr="00997209" w:rsidRDefault="007E699D" w:rsidP="00560F0F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16" w:author="Nick Bernal" w:date="2026-08-03T22:25:00Z" w16du:dateUtc="2026-08-04T02:25:00Z"/>
          <w:rFonts w:ascii="Aptos" w:hAnsi="Aptos" w:cs="Calibri"/>
          <w:sz w:val="20"/>
          <w:szCs w:val="20"/>
        </w:rPr>
      </w:pPr>
      <w:ins w:id="17" w:author="Nick Bernal" w:date="2026-08-03T22:25:00Z" w16du:dateUtc="2026-08-04T02:25:00Z">
        <w:r>
          <w:rPr>
            <w:rFonts w:ascii="Aptos" w:hAnsi="Aptos" w:cs="Calibri"/>
            <w:sz w:val="20"/>
            <w:szCs w:val="20"/>
            <w:u w:val="single"/>
          </w:rPr>
          <w:t>d</w:t>
        </w:r>
      </w:ins>
    </w:p>
    <w:p w14:paraId="2E103F32" w14:textId="77777777" w:rsidR="00892709" w:rsidRPr="00892709" w:rsidRDefault="00892709" w:rsidP="00892709">
      <w:pPr>
        <w:pStyle w:val="ListParagraph"/>
        <w:rPr>
          <w:ins w:id="18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761B0196" w14:textId="0557AFAE" w:rsidR="008375F1" w:rsidRPr="008375F1" w:rsidRDefault="007E699D" w:rsidP="008375F1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ins w:id="19" w:author="Nick Bernal" w:date="2026-08-03T22:25:00Z" w16du:dateUtc="2026-08-04T02:25:00Z"/>
          <w:rFonts w:ascii="Aptos" w:hAnsi="Aptos" w:cs="Calibri"/>
          <w:sz w:val="20"/>
          <w:szCs w:val="20"/>
        </w:rPr>
      </w:pPr>
      <w:ins w:id="20" w:author="Nick Bernal" w:date="2026-08-03T22:25:00Z" w16du:dateUtc="2026-08-04T02:25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t>TWO</w:t>
        </w:r>
      </w:ins>
    </w:p>
    <w:p w14:paraId="37AF91FE" w14:textId="77777777" w:rsidR="008375F1" w:rsidRPr="008375F1" w:rsidRDefault="008375F1" w:rsidP="008375F1">
      <w:pPr>
        <w:spacing w:after="0" w:line="240" w:lineRule="auto"/>
        <w:jc w:val="both"/>
        <w:rPr>
          <w:ins w:id="21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720B47D3" w14:textId="77777777" w:rsidR="008375F1" w:rsidRPr="00892709" w:rsidRDefault="008375F1" w:rsidP="008375F1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22" w:author="Nick Bernal" w:date="2026-08-03T22:25:00Z" w16du:dateUtc="2026-08-04T02:25:00Z"/>
          <w:rFonts w:ascii="Aptos" w:hAnsi="Aptos" w:cs="Calibri"/>
          <w:sz w:val="20"/>
          <w:szCs w:val="20"/>
        </w:rPr>
      </w:pPr>
      <w:ins w:id="23" w:author="Nick Bernal" w:date="2026-08-03T22:25:00Z" w16du:dateUtc="2026-08-04T02:25:00Z">
        <w:r>
          <w:rPr>
            <w:rFonts w:ascii="Aptos" w:hAnsi="Aptos" w:cs="Calibri"/>
            <w:sz w:val="20"/>
            <w:szCs w:val="20"/>
          </w:rPr>
          <w:t>a</w:t>
        </w:r>
      </w:ins>
    </w:p>
    <w:p w14:paraId="35CF60B7" w14:textId="77777777" w:rsidR="008375F1" w:rsidRPr="00892709" w:rsidRDefault="008375F1" w:rsidP="008375F1">
      <w:pPr>
        <w:spacing w:after="0" w:line="240" w:lineRule="auto"/>
        <w:jc w:val="both"/>
        <w:rPr>
          <w:ins w:id="24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6FBE1815" w14:textId="77777777" w:rsidR="008375F1" w:rsidRDefault="008375F1" w:rsidP="008375F1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25" w:author="Nick Bernal" w:date="2026-08-03T22:25:00Z" w16du:dateUtc="2026-08-04T02:25:00Z"/>
          <w:rFonts w:ascii="Aptos" w:hAnsi="Aptos" w:cs="Calibri"/>
          <w:sz w:val="20"/>
          <w:szCs w:val="20"/>
        </w:rPr>
      </w:pPr>
      <w:ins w:id="26" w:author="Nick Bernal" w:date="2026-08-03T22:25:00Z" w16du:dateUtc="2026-08-04T02:25:00Z">
        <w:r>
          <w:rPr>
            <w:rFonts w:ascii="Aptos" w:hAnsi="Aptos" w:cs="Calibri"/>
            <w:sz w:val="20"/>
            <w:szCs w:val="20"/>
          </w:rPr>
          <w:t>b</w:t>
        </w:r>
      </w:ins>
    </w:p>
    <w:p w14:paraId="4FAE6FFE" w14:textId="77777777" w:rsidR="008375F1" w:rsidRPr="008375F1" w:rsidRDefault="008375F1" w:rsidP="008375F1">
      <w:pPr>
        <w:pStyle w:val="ListParagraph"/>
        <w:spacing w:after="0" w:line="240" w:lineRule="auto"/>
        <w:ind w:left="360"/>
        <w:jc w:val="both"/>
        <w:rPr>
          <w:ins w:id="27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4B517D5A" w14:textId="7DE644CD" w:rsidR="005303AD" w:rsidRDefault="007D6815" w:rsidP="005303AD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ins w:id="28" w:author="Nick Bernal" w:date="2026-08-03T22:25:00Z" w16du:dateUtc="2026-08-04T02:25:00Z"/>
          <w:rFonts w:ascii="Aptos" w:hAnsi="Aptos" w:cs="Calibri"/>
          <w:b/>
          <w:bCs/>
          <w:sz w:val="20"/>
          <w:szCs w:val="20"/>
          <w:u w:val="single"/>
        </w:rPr>
      </w:pPr>
      <w:ins w:id="29" w:author="Nick Bernal" w:date="2026-08-03T22:25:00Z" w16du:dateUtc="2026-08-04T02:25:00Z">
        <w:r w:rsidRPr="007D6815">
          <w:rPr>
            <w:rFonts w:ascii="Aptos" w:hAnsi="Aptos" w:cs="Calibri"/>
            <w:b/>
            <w:bCs/>
            <w:sz w:val="20"/>
            <w:szCs w:val="20"/>
            <w:u w:val="single"/>
          </w:rPr>
          <w:t>THREE</w:t>
        </w:r>
      </w:ins>
    </w:p>
    <w:p w14:paraId="31F99547" w14:textId="77777777" w:rsidR="005303AD" w:rsidRPr="00892709" w:rsidRDefault="005303AD" w:rsidP="005303AD">
      <w:pPr>
        <w:spacing w:after="0" w:line="240" w:lineRule="auto"/>
        <w:jc w:val="both"/>
        <w:rPr>
          <w:ins w:id="30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4EE088FA" w14:textId="77777777" w:rsidR="005303AD" w:rsidRPr="00892709" w:rsidRDefault="005303AD" w:rsidP="005303AD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31" w:author="Nick Bernal" w:date="2026-08-03T22:25:00Z" w16du:dateUtc="2026-08-04T02:25:00Z"/>
          <w:rFonts w:ascii="Aptos" w:hAnsi="Aptos" w:cs="Calibri"/>
          <w:sz w:val="20"/>
          <w:szCs w:val="20"/>
        </w:rPr>
      </w:pPr>
      <w:ins w:id="32" w:author="Nick Bernal" w:date="2026-08-03T22:25:00Z" w16du:dateUtc="2026-08-04T02:25:00Z">
        <w:r>
          <w:rPr>
            <w:rFonts w:ascii="Aptos" w:hAnsi="Aptos" w:cs="Calibri"/>
            <w:sz w:val="20"/>
            <w:szCs w:val="20"/>
          </w:rPr>
          <w:t>a</w:t>
        </w:r>
      </w:ins>
    </w:p>
    <w:p w14:paraId="16F3C3E7" w14:textId="77777777" w:rsidR="005303AD" w:rsidRPr="00892709" w:rsidRDefault="005303AD" w:rsidP="005303AD">
      <w:pPr>
        <w:spacing w:after="0" w:line="240" w:lineRule="auto"/>
        <w:jc w:val="both"/>
        <w:rPr>
          <w:ins w:id="33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20AF29AB" w14:textId="77777777" w:rsidR="005303AD" w:rsidRPr="00892709" w:rsidRDefault="005303AD" w:rsidP="005303AD">
      <w:pPr>
        <w:pStyle w:val="ListParagraph"/>
        <w:spacing w:after="0" w:line="240" w:lineRule="auto"/>
        <w:ind w:left="360" w:firstLine="648"/>
        <w:jc w:val="both"/>
        <w:rPr>
          <w:ins w:id="34" w:author="Nick Bernal" w:date="2026-08-03T22:25:00Z" w16du:dateUtc="2026-08-04T02:25:00Z"/>
          <w:rFonts w:ascii="Aptos" w:hAnsi="Aptos" w:cs="Calibri"/>
          <w:sz w:val="20"/>
          <w:szCs w:val="20"/>
        </w:rPr>
      </w:pPr>
      <w:ins w:id="35" w:author="Nick Bernal" w:date="2026-08-03T22:25:00Z" w16du:dateUtc="2026-08-04T02:25:00Z">
        <w:r>
          <w:rPr>
            <w:rFonts w:ascii="Aptos" w:hAnsi="Aptos" w:cs="Calibri"/>
            <w:sz w:val="20"/>
            <w:szCs w:val="20"/>
          </w:rPr>
          <w:t>Indented break</w:t>
        </w:r>
      </w:ins>
    </w:p>
    <w:p w14:paraId="7ADE5A29" w14:textId="77777777" w:rsidR="005303AD" w:rsidRPr="00892709" w:rsidRDefault="005303AD" w:rsidP="005303AD">
      <w:pPr>
        <w:spacing w:after="0" w:line="240" w:lineRule="auto"/>
        <w:jc w:val="both"/>
        <w:rPr>
          <w:ins w:id="36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3F35DD51" w14:textId="77777777" w:rsidR="005303AD" w:rsidRPr="00812A68" w:rsidRDefault="005303AD" w:rsidP="005303AD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37" w:author="Nick Bernal" w:date="2026-08-03T22:25:00Z" w16du:dateUtc="2026-08-04T02:25:00Z"/>
          <w:rFonts w:ascii="Aptos" w:hAnsi="Aptos" w:cs="Calibri"/>
          <w:sz w:val="20"/>
          <w:szCs w:val="20"/>
        </w:rPr>
      </w:pPr>
      <w:ins w:id="38" w:author="Nick Bernal" w:date="2026-08-03T22:25:00Z" w16du:dateUtc="2026-08-04T02:25:00Z">
        <w:r>
          <w:rPr>
            <w:rFonts w:ascii="Aptos" w:hAnsi="Aptos" w:cs="Calibri"/>
            <w:sz w:val="20"/>
            <w:szCs w:val="20"/>
          </w:rPr>
          <w:t>b</w:t>
        </w:r>
      </w:ins>
    </w:p>
    <w:p w14:paraId="10784106" w14:textId="77777777" w:rsidR="005303AD" w:rsidRPr="00892709" w:rsidRDefault="005303AD" w:rsidP="005303AD">
      <w:pPr>
        <w:spacing w:after="0" w:line="240" w:lineRule="auto"/>
        <w:jc w:val="both"/>
        <w:rPr>
          <w:ins w:id="39" w:author="Nick Bernal" w:date="2026-08-03T22:25:00Z" w16du:dateUtc="2026-08-04T02:25:00Z"/>
          <w:rFonts w:ascii="Aptos" w:hAnsi="Aptos" w:cs="Calibri"/>
          <w:sz w:val="20"/>
          <w:szCs w:val="20"/>
          <w:highlight w:val="green"/>
        </w:rPr>
      </w:pPr>
    </w:p>
    <w:p w14:paraId="1DE301E6" w14:textId="4B2287FD" w:rsidR="005303AD" w:rsidRPr="00D96B7B" w:rsidRDefault="00D96B7B" w:rsidP="00AF0F7A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40" w:author="Nick Bernal" w:date="2026-08-03T22:25:00Z" w16du:dateUtc="2026-08-04T02:25:00Z"/>
          <w:rFonts w:ascii="Aptos" w:hAnsi="Aptos" w:cs="Calibri"/>
          <w:b/>
          <w:bCs/>
          <w:sz w:val="20"/>
          <w:szCs w:val="20"/>
          <w:u w:val="single"/>
        </w:rPr>
      </w:pPr>
      <w:ins w:id="41" w:author="Nick Bernal" w:date="2026-08-03T22:25:00Z" w16du:dateUtc="2026-08-04T02:25:00Z">
        <w:r>
          <w:rPr>
            <w:rFonts w:ascii="Aptos" w:hAnsi="Aptos" w:cs="Calibri"/>
            <w:sz w:val="20"/>
            <w:szCs w:val="20"/>
          </w:rPr>
          <w:t>c</w:t>
        </w:r>
      </w:ins>
    </w:p>
    <w:p w14:paraId="26344314" w14:textId="77777777" w:rsidR="00D96B7B" w:rsidRPr="00D96B7B" w:rsidRDefault="00D96B7B" w:rsidP="00D96B7B">
      <w:pPr>
        <w:spacing w:after="0" w:line="240" w:lineRule="auto"/>
        <w:jc w:val="both"/>
        <w:rPr>
          <w:ins w:id="42" w:author="Nick Bernal" w:date="2026-08-03T22:25:00Z" w16du:dateUtc="2026-08-04T02:25:00Z"/>
          <w:rFonts w:ascii="Aptos" w:hAnsi="Aptos" w:cs="Calibri"/>
          <w:b/>
          <w:bCs/>
          <w:sz w:val="20"/>
          <w:szCs w:val="20"/>
          <w:u w:val="single"/>
        </w:rPr>
      </w:pPr>
    </w:p>
    <w:p w14:paraId="58DA0A24" w14:textId="7C459707" w:rsidR="005303AD" w:rsidRPr="005303AD" w:rsidRDefault="005303AD" w:rsidP="005303AD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ins w:id="43" w:author="Nick Bernal" w:date="2026-08-03T22:25:00Z" w16du:dateUtc="2026-08-04T02:25:00Z"/>
          <w:rFonts w:ascii="Aptos" w:hAnsi="Aptos" w:cs="Calibri"/>
          <w:b/>
          <w:bCs/>
          <w:sz w:val="20"/>
          <w:szCs w:val="20"/>
          <w:u w:val="single"/>
        </w:rPr>
      </w:pPr>
      <w:ins w:id="44" w:author="Nick Bernal" w:date="2026-08-03T22:25:00Z" w16du:dateUtc="2026-08-04T02:25:00Z">
        <w:r>
          <w:rPr>
            <w:rFonts w:ascii="Aptos" w:hAnsi="Aptos" w:cs="Calibri"/>
            <w:sz w:val="20"/>
            <w:szCs w:val="20"/>
          </w:rPr>
          <w:t>FOUR</w:t>
        </w:r>
      </w:ins>
    </w:p>
    <w:p w14:paraId="2B4D793F" w14:textId="77777777" w:rsidR="005303AD" w:rsidRPr="003B55D2" w:rsidRDefault="005303AD" w:rsidP="005303AD">
      <w:pPr>
        <w:spacing w:after="0" w:line="240" w:lineRule="auto"/>
        <w:jc w:val="both"/>
        <w:rPr>
          <w:ins w:id="45" w:author="Nick Bernal" w:date="2026-08-03T22:25:00Z" w16du:dateUtc="2026-08-04T02:25:00Z"/>
          <w:rFonts w:ascii="Aptos" w:hAnsi="Aptos" w:cs="Calibri"/>
          <w:sz w:val="20"/>
          <w:szCs w:val="20"/>
        </w:rPr>
      </w:pPr>
    </w:p>
    <w:p w14:paraId="67C1A9FC" w14:textId="77777777" w:rsidR="00B672C8" w:rsidRDefault="00D03B4C">
      <w:pPr>
        <w:rPr>
          <w:del w:id="46" w:author="Nick Bernal" w:date="2026-08-03T22:25:00Z" w16du:dateUtc="2026-08-04T02:25:00Z"/>
        </w:rPr>
      </w:pPr>
      <w:del w:id="47" w:author="Nick Bernal" w:date="2026-08-03T22:25:00Z" w16du:dateUtc="2026-08-04T02:25:00Z">
        <w:r>
          <w:delText>OOXML w:b (bold) tester: ST_OnOff variants, rStyle-only cases, rStyle + inline overrides, and a linked style pair (paragraph+character) to verify behavior.</w:delText>
        </w:r>
      </w:del>
    </w:p>
    <w:p w14:paraId="0BA32681" w14:textId="77777777" w:rsidR="00B672C8" w:rsidRDefault="00D03B4C">
      <w:pPr>
        <w:rPr>
          <w:del w:id="48" w:author="Nick Bernal" w:date="2026-08-03T22:25:00Z" w16du:dateUtc="2026-08-04T02:25:00Z"/>
        </w:rPr>
      </w:pPr>
      <w:del w:id="49" w:author="Nick Bernal" w:date="2026-08-03T22:25:00Z" w16du:dateUtc="2026-08-04T02:25:00Z">
        <w:r>
          <w:delText>A) ST_OnOff values for &lt;w:b&gt; on a run:</w:delText>
        </w:r>
      </w:del>
    </w:p>
    <w:p w14:paraId="0D08E34E" w14:textId="77777777" w:rsidR="00B672C8" w:rsidRDefault="00D03B4C">
      <w:pPr>
        <w:rPr>
          <w:del w:id="50" w:author="Nick Bernal" w:date="2026-08-03T22:25:00Z" w16du:dateUtc="2026-08-04T02:25:00Z"/>
        </w:rPr>
      </w:pPr>
      <w:del w:id="51" w:author="Nick Bernal" w:date="2026-08-03T22:25:00Z" w16du:dateUtc="2026-08-04T02:25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2904E2E8" w14:textId="77777777" w:rsidR="00B672C8" w:rsidRDefault="00D03B4C">
      <w:pPr>
        <w:rPr>
          <w:del w:id="52" w:author="Nick Bernal" w:date="2026-08-03T22:25:00Z" w16du:dateUtc="2026-08-04T02:25:00Z"/>
        </w:rPr>
      </w:pPr>
      <w:del w:id="53" w:author="Nick Bernal" w:date="2026-08-03T22:25:00Z" w16du:dateUtc="2026-08-04T02:25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3B81A145" w14:textId="77777777" w:rsidR="00B672C8" w:rsidRDefault="00D03B4C">
      <w:pPr>
        <w:rPr>
          <w:del w:id="54" w:author="Nick Bernal" w:date="2026-08-03T22:25:00Z" w16du:dateUtc="2026-08-04T02:25:00Z"/>
        </w:rPr>
      </w:pPr>
      <w:del w:id="55" w:author="Nick Bernal" w:date="2026-08-03T22:25:00Z" w16du:dateUtc="2026-08-04T02:25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77149660" w14:textId="77777777" w:rsidR="00B672C8" w:rsidRDefault="00D03B4C">
      <w:pPr>
        <w:rPr>
          <w:del w:id="56" w:author="Nick Bernal" w:date="2026-08-03T22:25:00Z" w16du:dateUtc="2026-08-04T02:25:00Z"/>
        </w:rPr>
      </w:pPr>
      <w:del w:id="57" w:author="Nick Bernal" w:date="2026-08-03T22:25:00Z" w16du:dateUtc="2026-08-04T02:25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6BD9D78F" w14:textId="77777777" w:rsidR="00B672C8" w:rsidRDefault="00D03B4C">
      <w:pPr>
        <w:rPr>
          <w:del w:id="58" w:author="Nick Bernal" w:date="2026-08-03T22:25:00Z" w16du:dateUtc="2026-08-04T02:25:00Z"/>
        </w:rPr>
      </w:pPr>
      <w:del w:id="59" w:author="Nick Bernal" w:date="2026-08-03T22:25:00Z" w16du:dateUtc="2026-08-04T02:25:00Z">
        <w:r>
          <w:delText xml:space="preserve">  - w:b w:val=false: </w:delText>
        </w:r>
        <w:r>
          <w:delText>Sample text</w:delText>
        </w:r>
      </w:del>
    </w:p>
    <w:p w14:paraId="1F2F7E5D" w14:textId="77777777" w:rsidR="00B672C8" w:rsidRDefault="00D03B4C">
      <w:pPr>
        <w:rPr>
          <w:del w:id="60" w:author="Nick Bernal" w:date="2026-08-03T22:25:00Z" w16du:dateUtc="2026-08-04T02:25:00Z"/>
        </w:rPr>
      </w:pPr>
      <w:del w:id="61" w:author="Nick Bernal" w:date="2026-08-03T22:25:00Z" w16du:dateUtc="2026-08-04T02:25:00Z">
        <w:r>
          <w:delText xml:space="preserve">  - w:b w:val=0: </w:delText>
        </w:r>
        <w:r>
          <w:delText>Sample text</w:delText>
        </w:r>
      </w:del>
    </w:p>
    <w:p w14:paraId="7C0F8189" w14:textId="77777777" w:rsidR="00B672C8" w:rsidRDefault="00D03B4C">
      <w:pPr>
        <w:rPr>
          <w:del w:id="62" w:author="Nick Bernal" w:date="2026-08-03T22:25:00Z" w16du:dateUtc="2026-08-04T02:25:00Z"/>
        </w:rPr>
      </w:pPr>
      <w:del w:id="63" w:author="Nick Bernal" w:date="2026-08-03T22:25:00Z" w16du:dateUtc="2026-08-04T02:25:00Z">
        <w:r>
          <w:delText xml:space="preserve">  - w:b w:val=off: </w:delText>
        </w:r>
        <w:r>
          <w:delText>Sample text</w:delText>
        </w:r>
      </w:del>
    </w:p>
    <w:p w14:paraId="79E9571B" w14:textId="77777777" w:rsidR="00B672C8" w:rsidRDefault="00B672C8">
      <w:pPr>
        <w:rPr>
          <w:del w:id="64" w:author="Nick Bernal" w:date="2026-08-03T22:25:00Z" w16du:dateUtc="2026-08-04T02:25:00Z"/>
        </w:rPr>
      </w:pPr>
    </w:p>
    <w:p w14:paraId="07BFAE0F" w14:textId="77777777" w:rsidR="00B672C8" w:rsidRDefault="00D03B4C">
      <w:pPr>
        <w:rPr>
          <w:del w:id="65" w:author="Nick Bernal" w:date="2026-08-03T22:25:00Z" w16du:dateUtc="2026-08-04T02:25:00Z"/>
        </w:rPr>
      </w:pPr>
      <w:del w:id="66" w:author="Nick Bernal" w:date="2026-08-03T22:25:00Z" w16du:dateUtc="2026-08-04T02:25:00Z">
        <w:r>
          <w:delText>B) rStyle-only cases (no inline &lt;w:b&gt;):</w:delText>
        </w:r>
      </w:del>
    </w:p>
    <w:p w14:paraId="5F8523AE" w14:textId="77777777" w:rsidR="00B672C8" w:rsidRDefault="00D03B4C">
      <w:pPr>
        <w:rPr>
          <w:del w:id="67" w:author="Nick Bernal" w:date="2026-08-03T22:25:00Z" w16du:dateUtc="2026-08-04T02:25:00Z"/>
        </w:rPr>
      </w:pPr>
      <w:del w:id="68" w:author="Nick Bernal" w:date="2026-08-03T22:25:00Z" w16du:dateUtc="2026-08-04T02:25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11B6A6D3" w14:textId="77777777" w:rsidR="00B672C8" w:rsidRDefault="00D03B4C">
      <w:pPr>
        <w:rPr>
          <w:del w:id="69" w:author="Nick Bernal" w:date="2026-08-03T22:25:00Z" w16du:dateUtc="2026-08-04T02:25:00Z"/>
        </w:rPr>
      </w:pPr>
      <w:del w:id="70" w:author="Nick Bernal" w:date="2026-08-03T22:25:00Z" w16du:dateUtc="2026-08-04T02:25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272AB39C" w14:textId="77777777" w:rsidR="00B672C8" w:rsidRDefault="00D03B4C">
      <w:pPr>
        <w:rPr>
          <w:del w:id="71" w:author="Nick Bernal" w:date="2026-08-03T22:25:00Z" w16du:dateUtc="2026-08-04T02:25:00Z"/>
        </w:rPr>
      </w:pPr>
      <w:del w:id="72" w:author="Nick Bernal" w:date="2026-08-03T22:25:00Z" w16du:dateUtc="2026-08-04T02:25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2C394209" w14:textId="77777777" w:rsidR="00B672C8" w:rsidRDefault="00B672C8">
      <w:pPr>
        <w:rPr>
          <w:del w:id="73" w:author="Nick Bernal" w:date="2026-08-03T22:25:00Z" w16du:dateUtc="2026-08-04T02:25:00Z"/>
        </w:rPr>
      </w:pPr>
    </w:p>
    <w:p w14:paraId="2BA72F5C" w14:textId="77777777" w:rsidR="00B672C8" w:rsidRDefault="00D03B4C">
      <w:pPr>
        <w:rPr>
          <w:del w:id="74" w:author="Nick Bernal" w:date="2026-08-03T22:25:00Z" w16du:dateUtc="2026-08-04T02:25:00Z"/>
        </w:rPr>
      </w:pPr>
      <w:del w:id="75" w:author="Nick Bernal" w:date="2026-08-03T22:25:00Z" w16du:dateUtc="2026-08-04T02:25:00Z">
        <w:r>
          <w:delText>C) rStyle + inline &lt;w:b&gt; combinations (inline overrides style):</w:delText>
        </w:r>
      </w:del>
    </w:p>
    <w:p w14:paraId="47D098F7" w14:textId="77777777" w:rsidR="00B672C8" w:rsidRDefault="00D03B4C">
      <w:pPr>
        <w:rPr>
          <w:del w:id="76" w:author="Nick Bernal" w:date="2026-08-03T22:25:00Z" w16du:dateUtc="2026-08-04T02:25:00Z"/>
        </w:rPr>
      </w:pPr>
      <w:del w:id="77" w:author="Nick Bernal" w:date="2026-08-03T22:25:00Z" w16du:dateUtc="2026-08-04T02:25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28890C94" w14:textId="77777777" w:rsidR="00B672C8" w:rsidRDefault="00D03B4C">
      <w:pPr>
        <w:rPr>
          <w:del w:id="78" w:author="Nick Bernal" w:date="2026-08-03T22:25:00Z" w16du:dateUtc="2026-08-04T02:25:00Z"/>
        </w:rPr>
      </w:pPr>
      <w:del w:id="79" w:author="Nick Bernal" w:date="2026-08-03T22:25:00Z" w16du:dateUtc="2026-08-04T02:25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2CB4633B" w14:textId="77777777" w:rsidR="00B672C8" w:rsidRDefault="00D03B4C">
      <w:pPr>
        <w:rPr>
          <w:del w:id="80" w:author="Nick Bernal" w:date="2026-08-03T22:25:00Z" w16du:dateUtc="2026-08-04T02:25:00Z"/>
        </w:rPr>
      </w:pPr>
      <w:del w:id="81" w:author="Nick Bernal" w:date="2026-08-03T22:25:00Z" w16du:dateUtc="2026-08-04T02:25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1F4FA3A1" w14:textId="77777777" w:rsidR="00B672C8" w:rsidRDefault="00D03B4C">
      <w:pPr>
        <w:rPr>
          <w:del w:id="82" w:author="Nick Bernal" w:date="2026-08-03T22:25:00Z" w16du:dateUtc="2026-08-04T02:25:00Z"/>
        </w:rPr>
      </w:pPr>
      <w:del w:id="83" w:author="Nick Bernal" w:date="2026-08-03T22:25:00Z" w16du:dateUtc="2026-08-04T02:25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4D451F1F" w14:textId="77777777" w:rsidR="00B672C8" w:rsidRDefault="00D03B4C">
      <w:pPr>
        <w:rPr>
          <w:del w:id="84" w:author="Nick Bernal" w:date="2026-08-03T22:25:00Z" w16du:dateUtc="2026-08-04T02:25:00Z"/>
        </w:rPr>
      </w:pPr>
      <w:del w:id="85" w:author="Nick Bernal" w:date="2026-08-03T22:25:00Z" w16du:dateUtc="2026-08-04T02:25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6FC7B49C" w14:textId="77777777" w:rsidR="00B672C8" w:rsidRDefault="00B672C8">
      <w:pPr>
        <w:rPr>
          <w:del w:id="86" w:author="Nick Bernal" w:date="2026-08-03T22:25:00Z" w16du:dateUtc="2026-08-04T02:25:00Z"/>
        </w:rPr>
      </w:pPr>
    </w:p>
    <w:p w14:paraId="5B68C865" w14:textId="77777777" w:rsidR="00B672C8" w:rsidRDefault="00D03B4C">
      <w:pPr>
        <w:rPr>
          <w:del w:id="87" w:author="Nick Bernal" w:date="2026-08-03T22:25:00Z" w16du:dateUtc="2026-08-04T02:25:00Z"/>
        </w:rPr>
      </w:pPr>
      <w:del w:id="88" w:author="Nick Bernal" w:date="2026-08-03T22:25:00Z" w16du:dateUtc="2026-08-04T02:25:00Z">
        <w:r>
          <w:delText>D) Linked style (paragraph+character) demonstrations:</w:delText>
        </w:r>
      </w:del>
    </w:p>
    <w:p w14:paraId="5DDCB0F8" w14:textId="77777777" w:rsidR="00B672C8" w:rsidRDefault="00D03B4C">
      <w:pPr>
        <w:rPr>
          <w:del w:id="89" w:author="Nick Bernal" w:date="2026-08-03T22:25:00Z" w16du:dateUtc="2026-08-04T02:25:00Z"/>
        </w:rPr>
      </w:pPr>
      <w:del w:id="90" w:author="Nick Bernal" w:date="2026-08-03T22:25:00Z" w16du:dateUtc="2026-08-04T02:25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767DF19B" w14:textId="77777777" w:rsidR="00B672C8" w:rsidRDefault="00D03B4C">
      <w:pPr>
        <w:rPr>
          <w:del w:id="91" w:author="Nick Bernal" w:date="2026-08-03T22:25:00Z" w16du:dateUtc="2026-08-04T02:25:00Z"/>
        </w:rPr>
      </w:pPr>
      <w:del w:id="92" w:author="Nick Bernal" w:date="2026-08-03T22:25:00Z" w16du:dateUtc="2026-08-04T02:25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58AACD81" w14:textId="77777777" w:rsidR="00B672C8" w:rsidRDefault="00D03B4C">
      <w:pPr>
        <w:pStyle w:val="SDLinkedHeading"/>
        <w:rPr>
          <w:del w:id="93" w:author="Nick Bernal" w:date="2026-08-03T22:25:00Z" w16du:dateUtc="2026-08-04T02:25:00Z"/>
        </w:rPr>
      </w:pPr>
      <w:del w:id="94" w:author="Nick Bernal" w:date="2026-08-03T22:25:00Z" w16du:dateUtc="2026-08-04T02:25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2B9AB3FE" w14:textId="77777777" w:rsidR="00B672C8" w:rsidRDefault="00D03B4C">
      <w:pPr>
        <w:pStyle w:val="SDLinkedHeading"/>
        <w:rPr>
          <w:del w:id="95" w:author="Nick Bernal" w:date="2026-08-03T22:25:00Z" w16du:dateUtc="2026-08-04T02:25:00Z"/>
        </w:rPr>
      </w:pPr>
      <w:del w:id="96" w:author="Nick Bernal" w:date="2026-08-03T22:25:00Z" w16du:dateUtc="2026-08-04T02:25:00Z">
        <w:r>
          <w:delText xml:space="preserve">  - pStyle='SD_LinkedHeading' (no inline) =&gt; expect bold: All runs inherit bold from the paragraph style</w:delText>
        </w:r>
      </w:del>
    </w:p>
    <w:p w14:paraId="68F7E0DA" w14:textId="77777777" w:rsidR="00B672C8" w:rsidRDefault="00B672C8">
      <w:pPr>
        <w:rPr>
          <w:del w:id="97" w:author="Nick Bernal" w:date="2026-08-03T22:25:00Z" w16du:dateUtc="2026-08-04T02:25:00Z"/>
        </w:rPr>
      </w:pPr>
    </w:p>
    <w:p w14:paraId="0879F346" w14:textId="77777777" w:rsidR="00B672C8" w:rsidRDefault="00D03B4C">
      <w:pPr>
        <w:rPr>
          <w:del w:id="98" w:author="Nick Bernal" w:date="2026-08-03T22:25:00Z" w16du:dateUtc="2026-08-04T02:25:00Z"/>
        </w:rPr>
      </w:pPr>
      <w:del w:id="99" w:author="Nick Bernal" w:date="2026-08-03T22:25:00Z" w16du:dateUtc="2026-08-04T02:25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672C8" w14:paraId="608C434D" w14:textId="77777777">
        <w:trPr>
          <w:del w:id="100" w:author="Nick Bernal" w:date="2026-08-03T22:25:00Z" w16du:dateUtc="2026-08-04T02:25:00Z"/>
        </w:trPr>
        <w:tc>
          <w:tcPr>
            <w:tcW w:w="4680" w:type="dxa"/>
          </w:tcPr>
          <w:p w14:paraId="4976835F" w14:textId="77777777" w:rsidR="00B672C8" w:rsidRDefault="00D03B4C">
            <w:pPr>
              <w:rPr>
                <w:del w:id="101" w:author="Nick Bernal" w:date="2026-08-03T22:25:00Z" w16du:dateUtc="2026-08-04T02:25:00Z"/>
              </w:rPr>
            </w:pPr>
            <w:del w:id="102" w:author="Nick Bernal" w:date="2026-08-03T22:25:00Z" w16du:dateUtc="2026-08-04T02:25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629A9D2A" w14:textId="77777777" w:rsidR="00B672C8" w:rsidRDefault="00D03B4C">
            <w:pPr>
              <w:rPr>
                <w:del w:id="103" w:author="Nick Bernal" w:date="2026-08-03T22:25:00Z" w16du:dateUtc="2026-08-04T02:25:00Z"/>
              </w:rPr>
            </w:pPr>
            <w:del w:id="104" w:author="Nick Bernal" w:date="2026-08-03T22:25:00Z" w16du:dateUtc="2026-08-04T02:25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B672C8" w14:paraId="0CE5537A" w14:textId="77777777">
        <w:trPr>
          <w:del w:id="105" w:author="Nick Bernal" w:date="2026-08-03T22:25:00Z" w16du:dateUtc="2026-08-04T02:25:00Z"/>
        </w:trPr>
        <w:tc>
          <w:tcPr>
            <w:tcW w:w="4680" w:type="dxa"/>
          </w:tcPr>
          <w:p w14:paraId="7FFEC227" w14:textId="77777777" w:rsidR="00B672C8" w:rsidRDefault="00D03B4C">
            <w:pPr>
              <w:rPr>
                <w:del w:id="106" w:author="Nick Bernal" w:date="2026-08-03T22:25:00Z" w16du:dateUtc="2026-08-04T02:25:00Z"/>
              </w:rPr>
            </w:pPr>
            <w:del w:id="107" w:author="Nick Bernal" w:date="2026-08-03T22:25:00Z" w16du:dateUtc="2026-08-04T02:25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6B6B428F" w14:textId="77777777" w:rsidR="00B672C8" w:rsidRDefault="00D03B4C">
            <w:pPr>
              <w:rPr>
                <w:del w:id="108" w:author="Nick Bernal" w:date="2026-08-03T22:25:00Z" w16du:dateUtc="2026-08-04T02:25:00Z"/>
              </w:rPr>
            </w:pPr>
            <w:del w:id="109" w:author="Nick Bernal" w:date="2026-08-03T22:25:00Z" w16du:dateUtc="2026-08-04T02:25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54C0159C" w14:textId="77777777" w:rsidR="00095C2A" w:rsidRPr="005303AD" w:rsidRDefault="00095C2A" w:rsidP="005303AD">
      <w:pPr>
        <w:spacing w:after="0" w:line="240" w:lineRule="auto"/>
        <w:jc w:val="both"/>
        <w:rPr>
          <w:rFonts w:ascii="Aptos" w:hAnsi="Aptos"/>
          <w:sz w:val="20"/>
          <w:rPrChange w:id="110" w:author="Nick Bernal" w:date="2026-08-03T22:25:00Z" w16du:dateUtc="2026-08-04T02:25:00Z">
            <w:rPr/>
          </w:rPrChange>
        </w:rPr>
        <w:pPrChange w:id="111" w:author="Nick Bernal" w:date="2026-08-03T22:25:00Z" w16du:dateUtc="2026-08-04T02:25:00Z">
          <w:pPr/>
        </w:pPrChange>
      </w:pPr>
    </w:p>
    <w:sectPr w:rsidR="00095C2A" w:rsidRPr="005303AD" w:rsidSect="00E86D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127" w:author="Nick Bernal" w:date="2026-08-03T22:25:00Z" w16du:dateUtc="2026-08-04T02:25:00Z">
        <w:sectPr w:rsidR="00095C2A" w:rsidRPr="005303AD" w:rsidSect="00E86DCD">
          <w:type w:val="nextPage"/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AE4A8" w14:textId="77777777" w:rsidR="00D03B4C" w:rsidRDefault="00D03B4C" w:rsidP="00095C2A">
      <w:pPr>
        <w:spacing w:after="0" w:line="240" w:lineRule="auto"/>
      </w:pPr>
      <w:r>
        <w:separator/>
      </w:r>
    </w:p>
  </w:endnote>
  <w:endnote w:type="continuationSeparator" w:id="0">
    <w:p w14:paraId="2DC9A68E" w14:textId="77777777" w:rsidR="00D03B4C" w:rsidRDefault="00D03B4C" w:rsidP="00095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782A4" w14:textId="77777777" w:rsidR="00095C2A" w:rsidRDefault="001B54A4">
    <w:pPr>
      <w:pStyle w:val="DocID"/>
      <w:pPrChange w:id="113" w:author="Nick Bernal" w:date="2026-08-03T22:25:00Z" w16du:dateUtc="2026-08-04T02:25:00Z">
        <w:pPr>
          <w:pStyle w:val="Footer"/>
        </w:pPr>
      </w:pPrChange>
    </w:pPr>
    <w:ins w:id="114" w:author="Nick Bernal" w:date="2026-08-03T22:25:00Z" w16du:dateUtc="2026-08-04T02:25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115" w:author="Nick Bernal" w:date="2026-08-03T22:25:00Z" w16du:dateUtc="2026-08-04T02:25:00Z"/>
        <w:rFonts w:ascii="Calibri" w:eastAsia="Calibri" w:hAnsi="Calibri" w:cs="Arial"/>
        <w:color w:val="7F7F7F"/>
        <w:sz w:val="18"/>
        <w:szCs w:val="18"/>
      </w:rPr>
    </w:pPr>
    <w:ins w:id="116" w:author="Nick Bernal" w:date="2026-08-03T22:25:00Z" w16du:dateUtc="2026-08-04T02:25:00Z">
      <w:r w:rsidRPr="009B183E">
        <w:rPr>
          <w:rFonts w:ascii="Calibri" w:eastAsia="Calibri" w:hAnsi="Calibri" w:cs="Arial"/>
          <w:color w:val="7F7F7F"/>
          <w:sz w:val="18"/>
          <w:szCs w:val="18"/>
        </w:rPr>
        <w:t>906 Railroad Avenue | Winter Park, FL 32789 | Phone (407) 730-5965 | Fax (888) 722-4220</w:t>
      </w:r>
    </w:ins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117" w:author="Nick Bernal" w:date="2026-08-03T22:25:00Z" w16du:dateUtc="2026-08-04T02:25:00Z"/>
        <w:rFonts w:ascii="Calibri" w:eastAsia="Calibri" w:hAnsi="Calibri" w:cs="Times New Roman"/>
      </w:rPr>
    </w:pPr>
    <w:ins w:id="118" w:author="Nick Bernal" w:date="2026-08-03T22:25:00Z" w16du:dateUtc="2026-08-04T02:25:00Z">
      <w:r>
        <w:rPr>
          <w:rFonts w:ascii="Calibri" w:eastAsia="Calibri" w:hAnsi="Calibri" w:cs="Arial"/>
          <w:b/>
          <w:color w:val="7F7F7F"/>
          <w:sz w:val="18"/>
          <w:szCs w:val="18"/>
        </w:rPr>
        <w:t>insideAOA</w: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t>.com</w:t>
      </w:r>
    </w:ins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ins w:id="119" w:author="Nick Bernal" w:date="2026-08-03T22:25:00Z" w16du:dateUtc="2026-08-04T02:25:00Z"/>
        <w:rFonts w:ascii="Brandon Grotesque Black" w:hAnsi="Brandon Grotesque Black"/>
        <w:caps/>
        <w:noProof/>
        <w:sz w:val="20"/>
        <w:szCs w:val="20"/>
      </w:rPr>
    </w:pPr>
    <w:ins w:id="120" w:author="Nick Bernal" w:date="2026-08-03T22:25:00Z" w16du:dateUtc="2026-08-04T02:25:00Z">
      <w:r w:rsidRPr="00FB0824">
        <w:rPr>
          <w:rFonts w:ascii="Brandon Grotesque Black" w:hAnsi="Brandon Grotesque Black"/>
          <w:caps/>
          <w:sz w:val="20"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 w:val="20"/>
          <w:szCs w:val="20"/>
        </w:rPr>
        <w:instrText xml:space="preserve"> PAGE   \* MERGEFORMAT </w:instrText>
      </w:r>
      <w:r w:rsidRPr="00FB0824"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t>1</w:t>
      </w:r>
      <w:r w:rsidRPr="00FB0824"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ins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ins w:id="121" w:author="Nick Bernal" w:date="2026-08-03T22:25:00Z" w16du:dateUtc="2026-08-04T02:25:00Z"/>
      </w:rPr>
    </w:pPr>
    <w:ins w:id="122" w:author="Nick Bernal" w:date="2026-08-03T22:25:00Z" w16du:dateUtc="2026-08-04T02:25:00Z">
      <w:r>
        <w:tab/>
      </w:r>
    </w:ins>
  </w:p>
  <w:p w14:paraId="77A2B2A5" w14:textId="77777777" w:rsidR="00095C2A" w:rsidRDefault="00095C2A">
    <w:pPr>
      <w:pStyle w:val="DocID"/>
      <w:pPrChange w:id="123" w:author="Nick Bernal" w:date="2026-08-03T22:25:00Z" w16du:dateUtc="2026-08-04T02:2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7363" w14:textId="77777777" w:rsidR="00095C2A" w:rsidRDefault="001B54A4">
    <w:pPr>
      <w:pStyle w:val="DocID"/>
      <w:pPrChange w:id="125" w:author="Nick Bernal" w:date="2026-08-03T22:25:00Z" w16du:dateUtc="2026-08-04T02:25:00Z">
        <w:pPr>
          <w:pStyle w:val="Footer"/>
        </w:pPr>
      </w:pPrChange>
    </w:pPr>
    <w:ins w:id="126" w:author="Nick Bernal" w:date="2026-08-03T22:25:00Z" w16du:dateUtc="2026-08-04T02:25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41A26" w14:textId="77777777" w:rsidR="00D03B4C" w:rsidRDefault="00D03B4C" w:rsidP="00095C2A">
      <w:pPr>
        <w:spacing w:after="0" w:line="240" w:lineRule="auto"/>
      </w:pPr>
      <w:r>
        <w:separator/>
      </w:r>
    </w:p>
  </w:footnote>
  <w:footnote w:type="continuationSeparator" w:id="0">
    <w:p w14:paraId="1C13CC99" w14:textId="77777777" w:rsidR="00D03B4C" w:rsidRDefault="00D03B4C" w:rsidP="00095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D33E" w14:textId="77777777" w:rsidR="00095C2A" w:rsidRDefault="00D03B4C">
    <w:pPr>
      <w:pStyle w:val="Header"/>
    </w:pPr>
    <w:ins w:id="112" w:author="Nick Bernal" w:date="2026-08-03T22:25:00Z" w16du:dateUtc="2026-08-04T02:25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73F9" w14:textId="77777777" w:rsidR="00095C2A" w:rsidRDefault="00095C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19D57" w14:textId="77777777" w:rsidR="00095C2A" w:rsidRDefault="00D03B4C">
    <w:pPr>
      <w:pStyle w:val="Header"/>
    </w:pPr>
    <w:ins w:id="124" w:author="Nick Bernal" w:date="2026-08-03T22:25:00Z" w16du:dateUtc="2026-08-04T02:25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502840">
    <w:abstractNumId w:val="8"/>
  </w:num>
  <w:num w:numId="2" w16cid:durableId="1414742616">
    <w:abstractNumId w:val="6"/>
  </w:num>
  <w:num w:numId="3" w16cid:durableId="230893940">
    <w:abstractNumId w:val="5"/>
  </w:num>
  <w:num w:numId="4" w16cid:durableId="245579473">
    <w:abstractNumId w:val="4"/>
  </w:num>
  <w:num w:numId="5" w16cid:durableId="434907353">
    <w:abstractNumId w:val="7"/>
  </w:num>
  <w:num w:numId="6" w16cid:durableId="1184633211">
    <w:abstractNumId w:val="3"/>
  </w:num>
  <w:num w:numId="7" w16cid:durableId="657417414">
    <w:abstractNumId w:val="2"/>
  </w:num>
  <w:num w:numId="8" w16cid:durableId="1953320309">
    <w:abstractNumId w:val="1"/>
  </w:num>
  <w:num w:numId="9" w16cid:durableId="931087783">
    <w:abstractNumId w:val="0"/>
  </w:num>
  <w:num w:numId="10" w16cid:durableId="1217087456">
    <w:abstractNumId w:val="19"/>
  </w:num>
  <w:num w:numId="11" w16cid:durableId="1608851627">
    <w:abstractNumId w:val="10"/>
  </w:num>
  <w:num w:numId="12" w16cid:durableId="1362126119">
    <w:abstractNumId w:val="20"/>
  </w:num>
  <w:num w:numId="13" w16cid:durableId="848762291">
    <w:abstractNumId w:val="24"/>
  </w:num>
  <w:num w:numId="14" w16cid:durableId="1140999659">
    <w:abstractNumId w:val="13"/>
  </w:num>
  <w:num w:numId="15" w16cid:durableId="961962539">
    <w:abstractNumId w:val="16"/>
  </w:num>
  <w:num w:numId="16" w16cid:durableId="1196187685">
    <w:abstractNumId w:val="12"/>
  </w:num>
  <w:num w:numId="17" w16cid:durableId="1430466139">
    <w:abstractNumId w:val="23"/>
  </w:num>
  <w:num w:numId="18" w16cid:durableId="2038964581">
    <w:abstractNumId w:val="18"/>
  </w:num>
  <w:num w:numId="19" w16cid:durableId="1468863022">
    <w:abstractNumId w:val="22"/>
  </w:num>
  <w:num w:numId="20" w16cid:durableId="1076517445">
    <w:abstractNumId w:val="15"/>
  </w:num>
  <w:num w:numId="21" w16cid:durableId="1599941806">
    <w:abstractNumId w:val="25"/>
  </w:num>
  <w:num w:numId="22" w16cid:durableId="2118207971">
    <w:abstractNumId w:val="17"/>
  </w:num>
  <w:num w:numId="23" w16cid:durableId="835804716">
    <w:abstractNumId w:val="11"/>
  </w:num>
  <w:num w:numId="24" w16cid:durableId="634068571">
    <w:abstractNumId w:val="21"/>
  </w:num>
  <w:num w:numId="25" w16cid:durableId="1590849697">
    <w:abstractNumId w:val="9"/>
  </w:num>
  <w:num w:numId="26" w16cid:durableId="153842314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461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3C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5C2A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074B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224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39D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6F90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06D7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D8D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47730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2C8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18DB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0664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3B4C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2F8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693F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  <w:pPrChange w:id="0" w:author="Nick Bernal" w:date="2026-08-03T22:25:00Z">
        <w:pPr>
          <w:keepNext/>
          <w:keepLines/>
          <w:spacing w:before="480" w:line="276" w:lineRule="auto"/>
          <w:outlineLvl w:val="0"/>
        </w:pPr>
      </w:pPrChange>
    </w:pPr>
    <w:rPr>
      <w:rFonts w:ascii="Arial" w:eastAsia="Times New Roman" w:hAnsi="Arial" w:cs="Arial"/>
      <w:b/>
      <w:bCs/>
      <w:sz w:val="32"/>
      <w:szCs w:val="32"/>
      <w:rPrChange w:id="0" w:author="Nick Bernal" w:date="2026-08-03T22:25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  <w:pPrChange w:id="1" w:author="Nick Bernal" w:date="2026-08-03T22:25:00Z">
        <w:pPr>
          <w:spacing w:after="120" w:line="276" w:lineRule="auto"/>
        </w:pPr>
      </w:pPrChange>
    </w:pPr>
    <w:rPr>
      <w:rFonts w:ascii="Times New Roman" w:eastAsia="Times New Roman" w:hAnsi="Times New Roman" w:cs="Times New Roman"/>
      <w:sz w:val="24"/>
      <w:szCs w:val="24"/>
      <w:rPrChange w:id="1" w:author="Nick Bernal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5C2A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C2A"/>
    <w:rPr>
      <w:rFonts w:ascii="Tahoma" w:eastAsiaTheme="minorHAnsi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95C2A"/>
  </w:style>
  <w:style w:type="character" w:styleId="Hyperlink">
    <w:name w:val="Hyperlink"/>
    <w:basedOn w:val="DefaultParagraphFont"/>
    <w:uiPriority w:val="99"/>
    <w:unhideWhenUsed/>
    <w:rsid w:val="00095C2A"/>
    <w:rPr>
      <w:color w:val="0000FF"/>
      <w:u w:val="single"/>
    </w:rPr>
  </w:style>
  <w:style w:type="paragraph" w:customStyle="1" w:styleId="Body">
    <w:name w:val="Body"/>
    <w:rsid w:val="00095C2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095C2A"/>
    <w:pPr>
      <w:numPr>
        <w:numId w:val="10"/>
      </w:numPr>
    </w:pPr>
  </w:style>
  <w:style w:type="numbering" w:customStyle="1" w:styleId="ImportedStyle7">
    <w:name w:val="Imported Style 7"/>
    <w:rsid w:val="00095C2A"/>
    <w:pPr>
      <w:numPr>
        <w:numId w:val="11"/>
      </w:numPr>
    </w:pPr>
  </w:style>
  <w:style w:type="paragraph" w:customStyle="1" w:styleId="SenderAddress">
    <w:name w:val="Sender Address"/>
    <w:basedOn w:val="Normal"/>
    <w:rsid w:val="00095C2A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095C2A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095C2A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095C2A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095C2A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095C2A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095C2A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095C2A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095C2A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095C2A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095C2A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095C2A"/>
  </w:style>
  <w:style w:type="paragraph" w:customStyle="1" w:styleId="InsideAddress">
    <w:name w:val="Inside Address"/>
    <w:basedOn w:val="Normal"/>
    <w:rsid w:val="00095C2A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4"/>
      </w:numPr>
      <w:shd w:val="clear" w:color="auto" w:fill="FFFFFF"/>
      <w:tabs>
        <w:tab w:val="left" w:pos="1440"/>
      </w:tabs>
      <w:autoSpaceDE w:val="0"/>
      <w:autoSpaceDN w:val="0"/>
      <w:adjustRightInd w:val="0"/>
      <w:spacing w:after="240" w:line="240" w:lineRule="auto"/>
      <w:ind w:left="1800"/>
      <w:pPrChange w:id="2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  <w:spacing w:after="240"/>
        </w:pPr>
      </w:pPrChange>
    </w:pPr>
    <w:rPr>
      <w:rFonts w:ascii="Times New Roman" w:eastAsia="Times New Roman" w:hAnsi="Times New Roman" w:cs="Times New Roman"/>
      <w:sz w:val="24"/>
      <w:szCs w:val="24"/>
      <w:rPrChange w:id="2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095C2A"/>
  </w:style>
  <w:style w:type="paragraph" w:styleId="PlainText">
    <w:name w:val="Plain Text"/>
    <w:basedOn w:val="Normal"/>
    <w:link w:val="PlainTextChar"/>
    <w:uiPriority w:val="99"/>
    <w:rsid w:val="00095C2A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95C2A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095C2A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095C2A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95C2A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095C2A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095C2A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095C2A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095C2A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095C2A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  <w:pPrChange w:id="3" w:author="Nick Bernal" w:date="2026-08-03T22:25:00Z">
        <w:pPr/>
      </w:pPrChange>
    </w:pPr>
    <w:rPr>
      <w:rFonts w:eastAsiaTheme="minorHAnsi"/>
      <w:rPrChange w:id="3" w:author="Nick Bernal" w:date="2026-08-03T22:25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095C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  <w:pPrChange w:id="4" w:author="Nick Bernal" w:date="2026-08-03T22:25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4" w:author="Nick Bernal" w:date="2026-08-03T22:2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095C2A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5C2A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5C2A"/>
    <w:rPr>
      <w:rFonts w:eastAsiaTheme="minorHAnsi"/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095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