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0EB9" w14:textId="77777777" w:rsidR="00351373" w:rsidRDefault="004B798D">
      <w:pPr>
        <w:rPr>
          <w:ins w:id="0" w:author="Caio Pizzol" w:date="2026-08-03T22:26:00Z" w16du:dateUtc="2026-08-04T02:26:00Z"/>
        </w:rPr>
      </w:pPr>
      <w:ins w:id="1" w:author="Caio Pizzol" w:date="2026-08-03T22:26:00Z" w16du:dateUtc="2026-08-04T02:26:00Z">
        <w:r>
          <w:t xml:space="preserve">sqrt_degHide : </w:t>
        </w:r>
      </w:ins>
      <m:oMath>
        <m:rad>
          <m:radPr>
            <m:degHide m:val="1"/>
            <m:ctrlPr>
              <w:ins w:id="2" w:author="Caio Pizzol" w:date="2026-08-03T22:26:00Z" w16du:dateUtc="2026-08-04T02:2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3" w:author="Caio Pizzol" w:date="2026-08-03T22:26:00Z" w16du:dateUtc="2026-08-04T02:2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4" w:author="Caio Pizzol" w:date="2026-08-03T22:26:00Z" w16du:dateUtc="2026-08-04T02:26:00Z"/>
        </w:rPr>
      </w:pPr>
      <w:ins w:id="5" w:author="Caio Pizzol" w:date="2026-08-03T22:26:00Z" w16du:dateUtc="2026-08-04T02:26:00Z">
        <w:r>
          <w:t xml:space="preserve">cube_root : </w:t>
        </w:r>
      </w:ins>
      <m:oMath>
        <m:rad>
          <m:radPr>
            <m:ctrlPr>
              <w:ins w:id="6" w:author="Caio Pizzol" w:date="2026-08-03T22:26:00Z" w16du:dateUtc="2026-08-04T02:26:00Z">
                <w:rPr>
                  <w:rFonts w:ascii="Cambria Math" w:hAnsi="Cambria Math"/>
                </w:rPr>
              </w:ins>
            </m:ctrlPr>
          </m:radPr>
          <m:deg>
            <m:r>
              <w:ins w:id="7" w:author="Caio Pizzol" w:date="2026-08-03T22:26:00Z" w16du:dateUtc="2026-08-04T02:26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8" w:author="Caio Pizzol" w:date="2026-08-03T22:26:00Z" w16du:dateUtc="2026-08-04T02:26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4A623B0C" w14:textId="516CEFBF" w:rsidR="006C4ACB" w:rsidRDefault="004B798D">
      <w:ins w:id="9" w:author="Caio Pizzol" w:date="2026-08-03T22:26:00Z" w16du:dateUtc="2026-08-04T02:26:00Z">
        <w:r>
          <w:t xml:space="preserve">empty_deg_no_degHide : </w:t>
        </w:r>
      </w:ins>
      <m:oMath>
        <m:rad>
          <m:radPr>
            <m:ctrlPr>
              <w:ins w:id="10" w:author="Caio Pizzol" w:date="2026-08-03T22:26:00Z" w16du:dateUtc="2026-08-04T02:26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1" w:author="Caio Pizzol" w:date="2026-08-03T22:26:00Z" w16du:dateUtc="2026-08-04T02:26:00Z">
                <w:rPr>
                  <w:rFonts w:ascii="Cambria Math" w:hAnsi="Cambria Math"/>
                </w:rPr>
                <m:t>x</m:t>
              </w:ins>
            </m:r>
          </m:e>
        </m:rad>
      </m:oMath>
      <w:del w:id="12" w:author="Caio Pizzol" w:date="2026-08-03T22:26:00Z" w16du:dateUtc="2026-08-04T02:26:00Z">
        <w:r w:rsidR="006C4ACB">
          <w:delText>This is the start.</w:delText>
        </w:r>
      </w:del>
    </w:p>
    <w:sectPr w:rsidR="006C4ACB">
      <w:pgSz w:w="12240" w:h="15840"/>
      <w:pgMar w:top="1440" w:right="1440" w:bottom="1440" w:left="1440" w:header="720" w:footer="720" w:gutter="0"/>
      <w:cols w:space="720"/>
      <w:docGrid w:linePitch="0"/>
      <w:sectPrChange w:id="13" w:author="Caio Pizzol" w:date="2026-08-03T22:26:00Z" w16du:dateUtc="2026-08-04T02:26:00Z">
        <w:sectPr w:rsidR="006C4ACB"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C2C47"/>
    <w:rsid w:val="002031F9"/>
    <w:rsid w:val="00351373"/>
    <w:rsid w:val="004B798D"/>
    <w:rsid w:val="00524058"/>
    <w:rsid w:val="00560911"/>
    <w:rsid w:val="0068303E"/>
    <w:rsid w:val="006B27C3"/>
    <w:rsid w:val="006C4ACB"/>
    <w:rsid w:val="00744453"/>
    <w:rsid w:val="00A16521"/>
    <w:rsid w:val="00A631B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2026-01-02T15:36:00Z</dcterms:created>
  <dcterms:modified xsi:type="dcterms:W3CDTF">2026-08-04T02:26:00Z</dcterms:modified>
</cp:coreProperties>
</file>