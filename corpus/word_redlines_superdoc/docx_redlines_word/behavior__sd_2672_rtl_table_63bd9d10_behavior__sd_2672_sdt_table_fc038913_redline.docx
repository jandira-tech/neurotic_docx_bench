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</w:pPr>
      <w:r>
        <w:t xml:space="preserve">SD-2672 </w:t>
      </w:r>
      <w:ins w:id="0" w:author="Caio Pizzol" w:date="2026-08-03T22:17:00Z" w16du:dateUtc="2026-08-04T02:17:00Z">
        <w:r w:rsidR="00404FC0">
          <w:t>plain 3x3</w:t>
        </w:r>
      </w:ins>
      <w:del w:id="1" w:author="Caio Pizzol" w:date="2026-08-03T22:17:00Z" w16du:dateUtc="2026-08-04T02:17:00Z">
        <w:r>
          <w:delText>RTL</w:delText>
        </w:r>
      </w:del>
    </w:p>
    <w:customXmlInsRangeStart w:id="2" w:author="Caio Pizzol" w:date="2026-08-03T22:17:00Z"/>
    <w:sdt>
      <w:sdtPr>
        <w:alias w:val="sd-2672-sdt"/>
        <w:tag w:val="sd-2672-sdt"/>
        <w:id w:val="444950659"/>
      </w:sdtPr>
      <w:sdtEndPr/>
      <w:sdtContent>
        <w:customXmlInsRangeEnd w:id="2"/>
        <w:tbl>
          <w:tblPr>
            <w:tblW w:w="0" w:type="auto"/>
            <w:tblLayout w:type="fixed"/>
            <w:tblLook w:val="0000" w:firstRow="0" w:lastRow="0" w:firstColumn="0" w:lastColumn="0" w:noHBand="0" w:noVBand="0"/>
            <w:tblPrChange w:id="3" w:author="Caio Pizzol" w:date="2026-08-03T22:17:00Z" w16du:dateUtc="2026-08-04T02:17:00Z">
              <w:tblPr>
                <w:bidiVisual/>
                <w:tblW w:w="0" w:type="auto"/>
                <w:tblLayout w:type="fixed"/>
                <w:tblLook w:val="0000" w:firstRow="0" w:lastRow="0" w:firstColumn="0" w:lastColumn="0" w:noHBand="0" w:noVBand="0"/>
              </w:tblPr>
            </w:tblPrChange>
          </w:tblPr>
          <w:tblGrid>
            <w:gridCol w:w="3120"/>
            <w:gridCol w:w="3120"/>
            <w:gridCol w:w="3120"/>
            <w:tblGridChange w:id="4">
              <w:tblGrid>
                <w:gridCol w:w="3120"/>
                <w:gridCol w:w="3120"/>
                <w:gridCol w:w="3120"/>
              </w:tblGrid>
            </w:tblGridChange>
          </w:tblGrid>
          <w:tr w:rsidR="00232797" w14:paraId="6DD757BE" w14:textId="77777777" w:rsidTr="00404FC0">
            <w:tc>
              <w:tcPr>
                <w:tcW w:w="3120" w:type="dxa"/>
                <w:tcPrChange w:id="5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2502ADD7" w14:textId="467F4FE5" w:rsidR="00232797" w:rsidRDefault="00232797" w:rsidP="00404FC0">
                <w:pPr>
                  <w:pPrChange w:id="6" w:author="Caio Pizzol" w:date="2026-08-03T22:17:00Z" w16du:dateUtc="2026-08-04T02:17:00Z">
                    <w:pPr>
                      <w:bidi/>
                    </w:pPr>
                  </w:pPrChange>
                </w:pPr>
                <w:del w:id="7" w:author="Caio Pizzol" w:date="2026-08-03T22:17:00Z" w16du:dateUtc="2026-08-04T02:17:00Z">
                  <w:r>
                    <w:delText>rtl-</w:delText>
                  </w:r>
                </w:del>
                <w:r>
                  <w:t>r0c0</w:t>
                </w:r>
              </w:p>
            </w:tc>
            <w:tc>
              <w:tcPr>
                <w:tcW w:w="3120" w:type="dxa"/>
                <w:tcPrChange w:id="8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72D3D896" w14:textId="1D28DA83" w:rsidR="00232797" w:rsidRDefault="00232797" w:rsidP="00404FC0">
                <w:pPr>
                  <w:pPrChange w:id="9" w:author="Caio Pizzol" w:date="2026-08-03T22:17:00Z" w16du:dateUtc="2026-08-04T02:17:00Z">
                    <w:pPr>
                      <w:bidi/>
                    </w:pPr>
                  </w:pPrChange>
                </w:pPr>
                <w:del w:id="10" w:author="Caio Pizzol" w:date="2026-08-03T22:17:00Z" w16du:dateUtc="2026-08-04T02:17:00Z">
                  <w:r>
                    <w:delText>rtl-</w:delText>
                  </w:r>
                </w:del>
                <w:r>
                  <w:t>r0c1</w:t>
                </w:r>
              </w:p>
            </w:tc>
            <w:tc>
              <w:tcPr>
                <w:tcW w:w="3120" w:type="dxa"/>
                <w:tcPrChange w:id="11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4428D745" w14:textId="435390A8" w:rsidR="00232797" w:rsidRDefault="00232797" w:rsidP="00404FC0">
                <w:pPr>
                  <w:pPrChange w:id="12" w:author="Caio Pizzol" w:date="2026-08-03T22:17:00Z" w16du:dateUtc="2026-08-04T02:17:00Z">
                    <w:pPr>
                      <w:bidi/>
                    </w:pPr>
                  </w:pPrChange>
                </w:pPr>
                <w:del w:id="13" w:author="Caio Pizzol" w:date="2026-08-03T22:17:00Z" w16du:dateUtc="2026-08-04T02:17:00Z">
                  <w:r>
                    <w:delText>rtl-</w:delText>
                  </w:r>
                </w:del>
                <w:r>
                  <w:t>r0c2</w:t>
                </w:r>
              </w:p>
            </w:tc>
          </w:tr>
          <w:tr w:rsidR="00232797" w14:paraId="34EB6B47" w14:textId="77777777" w:rsidTr="00404FC0">
            <w:tc>
              <w:tcPr>
                <w:tcW w:w="3120" w:type="dxa"/>
                <w:tcPrChange w:id="14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1B119272" w14:textId="77777777" w:rsidR="00404FC0" w:rsidRDefault="00404FC0" w:rsidP="00404FC0">
                <w:pPr>
                  <w:rPr>
                    <w:ins w:id="15" w:author="Caio Pizzol" w:date="2026-08-03T22:17:00Z" w16du:dateUtc="2026-08-04T02:17:00Z"/>
                  </w:rPr>
                </w:pPr>
              </w:p>
              <w:p w14:paraId="48D659A8" w14:textId="77777777" w:rsidR="00232797" w:rsidRDefault="00232797" w:rsidP="00232797">
                <w:pPr>
                  <w:bidi/>
                  <w:rPr>
                    <w:del w:id="16" w:author="Caio Pizzol" w:date="2026-08-03T22:17:00Z" w16du:dateUtc="2026-08-04T02:17:00Z"/>
                  </w:rPr>
                </w:pPr>
                <w:del w:id="17" w:author="Caio Pizzol" w:date="2026-08-03T22:17:00Z" w16du:dateUtc="2026-08-04T02:17:00Z">
                  <w:r>
                    <w:delText>rtl-</w:delText>
                  </w:r>
                </w:del>
                <w:r>
                  <w:t>r1c0</w:t>
                </w:r>
              </w:p>
              <w:p w14:paraId="794E0084" w14:textId="77E1584A" w:rsidR="00232797" w:rsidRDefault="00232797" w:rsidP="00404FC0">
                <w:pPr>
                  <w:pPrChange w:id="18" w:author="Caio Pizzol" w:date="2026-08-03T22:17:00Z" w16du:dateUtc="2026-08-04T02:17:00Z">
                    <w:pPr>
                      <w:bidi/>
                    </w:pPr>
                  </w:pPrChange>
                </w:pPr>
              </w:p>
            </w:tc>
            <w:tc>
              <w:tcPr>
                <w:tcW w:w="3120" w:type="dxa"/>
                <w:tcPrChange w:id="19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4076C8C1" w14:textId="1B05183B" w:rsidR="00232797" w:rsidRDefault="00232797" w:rsidP="00404FC0">
                <w:pPr>
                  <w:pPrChange w:id="20" w:author="Caio Pizzol" w:date="2026-08-03T22:17:00Z" w16du:dateUtc="2026-08-04T02:17:00Z">
                    <w:pPr>
                      <w:bidi/>
                    </w:pPr>
                  </w:pPrChange>
                </w:pPr>
                <w:del w:id="21" w:author="Caio Pizzol" w:date="2026-08-03T22:17:00Z" w16du:dateUtc="2026-08-04T02:17:00Z">
                  <w:r>
                    <w:delText>rtl-</w:delText>
                  </w:r>
                </w:del>
                <w:r>
                  <w:t>r1c1</w:t>
                </w:r>
              </w:p>
            </w:tc>
            <w:tc>
              <w:tcPr>
                <w:tcW w:w="3120" w:type="dxa"/>
                <w:tcPrChange w:id="22" w:author="Caio Pizzol" w:date="2026-08-03T22:17:00Z" w16du:dateUtc="2026-08-04T02:17:00Z">
                  <w:tcPr>
                    <w:tcW w:w="3120" w:type="dxa"/>
                  </w:tcPr>
                </w:tcPrChange>
              </w:tcPr>
              <w:p w14:paraId="2800773F" w14:textId="2D7F40F6" w:rsidR="00232797" w:rsidRDefault="00232797" w:rsidP="00404FC0">
                <w:pPr>
                  <w:pPrChange w:id="23" w:author="Caio Pizzol" w:date="2026-08-03T22:17:00Z" w16du:dateUtc="2026-08-04T02:17:00Z">
                    <w:pPr>
                      <w:bidi/>
                    </w:pPr>
                  </w:pPrChange>
                </w:pPr>
                <w:del w:id="24" w:author="Caio Pizzol" w:date="2026-08-03T22:17:00Z" w16du:dateUtc="2026-08-04T02:17:00Z">
                  <w:r>
                    <w:delText>rtl-</w:delText>
                  </w:r>
                </w:del>
                <w:r>
                  <w:t>r1c2</w:t>
                </w:r>
              </w:p>
            </w:tc>
          </w:tr>
          <w:tr w:rsidR="00404FC0" w14:paraId="21C6F654" w14:textId="77777777" w:rsidTr="00404FC0">
            <w:trPr>
              <w:ins w:id="25" w:author="Caio Pizzol" w:date="2026-08-03T22:17:00Z" w16du:dateUtc="2026-08-04T02:17:00Z"/>
            </w:trPr>
            <w:tc>
              <w:tcPr>
                <w:tcW w:w="3120" w:type="dxa"/>
              </w:tcPr>
              <w:p w14:paraId="24F66BCE" w14:textId="77777777" w:rsidR="00404FC0" w:rsidRDefault="00404FC0" w:rsidP="00404FC0">
                <w:pPr>
                  <w:rPr>
                    <w:ins w:id="26" w:author="Caio Pizzol" w:date="2026-08-03T22:17:00Z" w16du:dateUtc="2026-08-04T02:17:00Z"/>
                  </w:rPr>
                </w:pPr>
                <w:ins w:id="27" w:author="Caio Pizzol" w:date="2026-08-03T22:17:00Z" w16du:dateUtc="2026-08-04T02:17:00Z">
                  <w:r>
                    <w:t>r2c0</w:t>
                  </w:r>
                </w:ins>
              </w:p>
            </w:tc>
            <w:tc>
              <w:tcPr>
                <w:tcW w:w="3120" w:type="dxa"/>
              </w:tcPr>
              <w:p w14:paraId="1C929115" w14:textId="77777777" w:rsidR="00404FC0" w:rsidRDefault="00404FC0" w:rsidP="00404FC0">
                <w:pPr>
                  <w:rPr>
                    <w:ins w:id="28" w:author="Caio Pizzol" w:date="2026-08-03T22:17:00Z" w16du:dateUtc="2026-08-04T02:17:00Z"/>
                  </w:rPr>
                </w:pPr>
                <w:ins w:id="29" w:author="Caio Pizzol" w:date="2026-08-03T22:17:00Z" w16du:dateUtc="2026-08-04T02:17:00Z">
                  <w:r>
                    <w:t>r2c1</w:t>
                  </w:r>
                </w:ins>
              </w:p>
            </w:tc>
            <w:tc>
              <w:tcPr>
                <w:tcW w:w="3120" w:type="dxa"/>
              </w:tcPr>
              <w:p w14:paraId="3DD4A4E7" w14:textId="77777777" w:rsidR="00404FC0" w:rsidRDefault="00404FC0" w:rsidP="00404FC0">
                <w:pPr>
                  <w:rPr>
                    <w:ins w:id="30" w:author="Caio Pizzol" w:date="2026-08-03T22:17:00Z" w16du:dateUtc="2026-08-04T02:17:00Z"/>
                  </w:rPr>
                </w:pPr>
                <w:ins w:id="31" w:author="Caio Pizzol" w:date="2026-08-03T22:17:00Z" w16du:dateUtc="2026-08-04T02:17:00Z">
                  <w:r>
                    <w:t>r2c2</w:t>
                  </w:r>
                </w:ins>
              </w:p>
            </w:tc>
          </w:tr>
        </w:tbl>
        <w:customXmlInsRangeStart w:id="32" w:author="Caio Pizzol" w:date="2026-08-03T22:17:00Z"/>
      </w:sdtContent>
    </w:sdt>
    <w:customXmlInsRangeEnd w:id="32"/>
    <w:p w14:paraId="68EBF49B" w14:textId="77777777" w:rsidR="00232797" w:rsidRPr="00232797" w:rsidRDefault="00232797" w:rsidP="00232797"/>
    <w:sectPr w:rsidR="00232797" w:rsidRPr="002327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797"/>
    <w:rsid w:val="00173B5B"/>
    <w:rsid w:val="002031F9"/>
    <w:rsid w:val="00232797"/>
    <w:rsid w:val="002B1C2A"/>
    <w:rsid w:val="003A0DCE"/>
    <w:rsid w:val="00404FC0"/>
    <w:rsid w:val="00744453"/>
    <w:rsid w:val="007E7BEB"/>
    <w:rsid w:val="00913CEC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2F63"/>
  <w15:chartTrackingRefBased/>
  <w15:docId w15:val="{3E96FFF0-7023-45A2-8CB1-EE4FABC16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7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7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7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7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2026-04-23T16:58:00Z</dcterms:created>
  <dcterms:modified xsi:type="dcterms:W3CDTF">2026-08-04T02:17:00Z</dcterms:modified>
</cp:coreProperties>
</file>