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F216" w14:textId="56BE58D0" w:rsidR="00634084" w:rsidRPr="00634084" w:rsidRDefault="006C4ACB" w:rsidP="004368DF">
      <w:pPr>
        <w:spacing w:after="0" w:line="240" w:lineRule="auto"/>
        <w:rPr>
          <w:del w:id="2" w:author="Luccas Correa" w:date="2026-08-04T06:07:00Z" w16du:dateUtc="2026-08-04T10:07:00Z"/>
        </w:rPr>
      </w:pPr>
      <w:ins w:id="3" w:author="Luccas Correa" w:date="2026-08-04T06:07:00Z" w16du:dateUtc="2026-08-04T10:07:00Z">
        <w:r>
          <w:t xml:space="preserve">This is the </w:t>
        </w:r>
        <w:r w:rsidR="001B23B6">
          <w:t>end</w:t>
        </w:r>
        <w:r>
          <w:t>.</w:t>
        </w:r>
      </w:ins>
      <w:del w:id="4" w:author="Luccas Correa" w:date="2026-08-04T06:07:00Z" w16du:dateUtc="2026-08-04T10:07:00Z">
        <w:r w:rsidR="00DF4074">
          <w:rPr>
            <w:noProof/>
          </w:rPr>
          <w:pict w14:anchorId="4644AF71">
            <v:rect id="_x0000_i1027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2E88263C" w14:textId="77777777" w:rsidR="00634084" w:rsidRPr="00634084" w:rsidRDefault="00634084" w:rsidP="004368DF">
      <w:pPr>
        <w:spacing w:after="0" w:line="240" w:lineRule="auto"/>
        <w:rPr>
          <w:del w:id="5" w:author="Luccas Correa" w:date="2026-08-04T06:07:00Z" w16du:dateUtc="2026-08-04T10:07:00Z"/>
          <w:b/>
          <w:bCs/>
        </w:rPr>
      </w:pPr>
      <w:del w:id="6" w:author="Luccas Correa" w:date="2026-08-04T06:07:00Z" w16du:dateUtc="2026-08-04T10:07:00Z">
        <w:r w:rsidRPr="00634084">
          <w:rPr>
            <w:b/>
            <w:bCs/>
          </w:rPr>
          <w:delText>PARTIES</w:delText>
        </w:r>
      </w:del>
    </w:p>
    <w:p w14:paraId="1781E96C" w14:textId="77777777" w:rsidR="00634084" w:rsidRPr="00634084" w:rsidRDefault="00DF4074" w:rsidP="004368DF">
      <w:pPr>
        <w:spacing w:after="0" w:line="240" w:lineRule="auto"/>
        <w:rPr>
          <w:del w:id="7" w:author="Luccas Correa" w:date="2026-08-04T06:07:00Z" w16du:dateUtc="2026-08-04T10:07:00Z"/>
        </w:rPr>
      </w:pPr>
      <w:del w:id="8" w:author="Luccas Correa" w:date="2026-08-04T06:07:00Z" w16du:dateUtc="2026-08-04T10:07:00Z">
        <w:r>
          <w:rPr>
            <w:noProof/>
          </w:rPr>
          <w:pict w14:anchorId="540B5D9D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190AFB27" w14:textId="64C57791" w:rsidR="004368DF" w:rsidRDefault="00034D23" w:rsidP="004368DF">
      <w:pPr>
        <w:spacing w:after="0" w:line="240" w:lineRule="auto"/>
        <w:rPr>
          <w:del w:id="9" w:author="Luccas Correa" w:date="2026-08-04T06:07:00Z" w16du:dateUtc="2026-08-04T10:07:00Z"/>
          <w:b/>
          <w:bCs/>
        </w:rPr>
      </w:pPr>
      <w:del w:id="10" w:author="Luccas Correa" w:date="2026-08-04T06:07:00Z" w16du:dateUtc="2026-08-04T10:07:00Z">
        <w:r>
          <w:rPr>
            <w:b/>
            <w:bCs/>
          </w:rPr>
          <w:delText>something</w:delText>
        </w:r>
      </w:del>
    </w:p>
    <w:p w14:paraId="4ED52BF8" w14:textId="2E02654E" w:rsidR="00D833B8" w:rsidRDefault="00DF4074">
      <w:pPr>
        <w:pPrChange w:id="11" w:author="Luccas Correa" w:date="2026-08-04T06:07:00Z" w16du:dateUtc="2026-08-04T10:07:00Z">
          <w:pPr>
            <w:spacing w:after="0" w:line="240" w:lineRule="auto"/>
          </w:pPr>
        </w:pPrChange>
      </w:pPr>
      <w:del w:id="12" w:author="Luccas Correa" w:date="2026-08-04T06:07:00Z" w16du:dateUtc="2026-08-04T10:07:00Z">
        <w:r>
          <w:rPr>
            <w:noProof/>
          </w:rPr>
          <w:pict w14:anchorId="53132886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sectPr w:rsidR="00D833B8">
      <w:pgSz w:w="12240" w:h="15840"/>
      <w:pgMar w:top="1440" w:right="1440" w:bottom="1440" w:left="1440" w:header="708" w:footer="708" w:gutter="0"/>
      <w:cols w:space="708"/>
      <w:docGrid w:linePitch="360"/>
      <w:sectPrChange w:id="13" w:author="Luccas Correa" w:date="2026-08-04T06:07:00Z" w16du:dateUtc="2026-08-04T10:07:00Z">
        <w:sectPr w:rsidR="00D833B8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0140B"/>
    <w:rsid w:val="00034D23"/>
    <w:rsid w:val="001B23B6"/>
    <w:rsid w:val="00322D35"/>
    <w:rsid w:val="0035295A"/>
    <w:rsid w:val="004368DF"/>
    <w:rsid w:val="00524058"/>
    <w:rsid w:val="00563DB5"/>
    <w:rsid w:val="00634084"/>
    <w:rsid w:val="006C4ACB"/>
    <w:rsid w:val="006E32A7"/>
    <w:rsid w:val="008C7AEF"/>
    <w:rsid w:val="009C7AE6"/>
    <w:rsid w:val="00A16521"/>
    <w:rsid w:val="00D833B8"/>
    <w:rsid w:val="00DF4074"/>
    <w:rsid w:val="00EA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  <w:pPrChange w:id="0" w:author="Luccas Correa" w:date="2026-08-04T06:07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Luccas Correa" w:date="2026-08-04T06:07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  <w:pPrChange w:id="1" w:author="Luccas Correa" w:date="2026-08-04T06:07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Luccas Correa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2025-09-29T20:31:00Z</dcterms:created>
  <dcterms:modified xsi:type="dcterms:W3CDTF">2026-08-04T10:07:00Z</dcterms:modified>
</cp:coreProperties>
</file>