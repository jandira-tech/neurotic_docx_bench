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rsidP="003341AB">
      <w:pPr>
        <w:spacing w:line="360" w:lineRule="auto"/>
        <w:rPr>
          <w:ins w:id="16" w:author="Priya Seethapathy" w:date="2026-08-03T22:24:00Z" w16du:dateUtc="2026-08-04T02:24:00Z"/>
        </w:rPr>
      </w:pPr>
      <w:ins w:id="17" w:author="Priya Seethapathy" w:date="2026-08-03T22:24:00Z" w16du:dateUtc="2026-08-04T02:24: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8" w:author="Priya Seethapathy" w:date="2026-08-03T22:24:00Z" w16du:dateUtc="2026-08-04T02:24:00Z"/>
        </w:rPr>
      </w:pPr>
      <w:ins w:id="19" w:author="Priya Seethapathy" w:date="2026-08-03T22:24:00Z" w16du:dateUtc="2026-08-04T02:24:00Z">
        <w:r>
          <w:lastRenderedPageBreak/>
          <w:br/>
        </w:r>
        <w:r>
          <w:br/>
        </w:r>
        <w:r w:rsidRPr="003341AB">
          <w:t>TITLE IN HERE</w:t>
        </w:r>
      </w:ins>
    </w:p>
    <w:p w14:paraId="1029A836" w14:textId="77777777" w:rsidR="003341AB" w:rsidRDefault="003341AB" w:rsidP="003341AB">
      <w:pPr>
        <w:rPr>
          <w:ins w:id="20" w:author="Priya Seethapathy" w:date="2026-08-03T22:24:00Z" w16du:dateUtc="2026-08-04T02:24:00Z"/>
        </w:rPr>
      </w:pPr>
      <w:ins w:id="21" w:author="Priya Seethapathy" w:date="2026-08-03T22:24:00Z" w16du:dateUtc="2026-08-04T02:24:00Z">
        <w:r>
          <w:t>How about now , lets change the Title to HEADING 1</w:t>
        </w:r>
      </w:ins>
    </w:p>
    <w:p w14:paraId="7E283497" w14:textId="77777777" w:rsidR="003341AB" w:rsidRDefault="003341AB" w:rsidP="003341AB">
      <w:pPr>
        <w:spacing w:line="360" w:lineRule="auto"/>
        <w:rPr>
          <w:ins w:id="22" w:author="Priya Seethapathy" w:date="2026-08-03T22:24:00Z" w16du:dateUtc="2026-08-04T02:24:00Z"/>
        </w:rPr>
      </w:pPr>
    </w:p>
    <w:p w14:paraId="68CF8728" w14:textId="77777777" w:rsidR="003341AB" w:rsidRDefault="003341AB" w:rsidP="003341AB">
      <w:pPr>
        <w:spacing w:line="360" w:lineRule="auto"/>
        <w:rPr>
          <w:ins w:id="23" w:author="Priya Seethapathy" w:date="2026-08-03T22:24:00Z" w16du:dateUtc="2026-08-04T02:24:00Z"/>
        </w:rPr>
      </w:pPr>
    </w:p>
    <w:p w14:paraId="7D25C58D" w14:textId="77777777" w:rsidR="003341AB" w:rsidRDefault="003341AB" w:rsidP="003341AB">
      <w:pPr>
        <w:spacing w:line="360" w:lineRule="auto"/>
        <w:rPr>
          <w:ins w:id="24" w:author="Priya Seethapathy" w:date="2026-08-03T22:24:00Z" w16du:dateUtc="2026-08-04T02:24:00Z"/>
        </w:rPr>
      </w:pPr>
    </w:p>
    <w:p w14:paraId="7634E65D" w14:textId="77777777" w:rsidR="00707476" w:rsidRPr="00707476" w:rsidRDefault="004F01DB">
      <w:pPr>
        <w:rPr>
          <w:del w:id="25" w:author="Priya Seethapathy" w:date="2026-08-03T22:24:00Z" w16du:dateUtc="2026-08-04T02:24:00Z"/>
          <w:rFonts w:ascii="Arial" w:hAnsi="Arial" w:cs="Arial"/>
          <w:sz w:val="32"/>
          <w:szCs w:val="32"/>
        </w:rPr>
      </w:pPr>
      <w:del w:id="26" w:author="Priya Seethapathy" w:date="2026-08-03T22:24:00Z" w16du:dateUtc="2026-08-04T02:24:00Z">
        <w:r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27" w:author="Priya Seethapathy" w:date="2026-08-03T22:24:00Z" w16du:dateUtc="2026-08-04T02:24:00Z"/>
          <w:rFonts w:ascii="Arial" w:hAnsi="Arial" w:cs="Arial"/>
          <w:sz w:val="32"/>
          <w:szCs w:val="32"/>
        </w:rPr>
      </w:pPr>
      <w:del w:id="28" w:author="Priya Seethapathy" w:date="2026-08-03T22:24:00Z" w16du:dateUtc="2026-08-04T02:24:00Z">
        <w:r w:rsidRPr="00707476">
          <w:rPr>
            <w:rFonts w:ascii="Arial" w:hAnsi="Arial" w:cs="Arial"/>
            <w:sz w:val="32"/>
            <w:szCs w:val="32"/>
          </w:rPr>
          <w:delText>normal headers and footers</w:delText>
        </w:r>
        <w:r w:rsidR="00707476" w:rsidRPr="00707476">
          <w:rPr>
            <w:rFonts w:ascii="Arial" w:hAnsi="Arial" w:cs="Arial"/>
            <w:sz w:val="32"/>
            <w:szCs w:val="32"/>
          </w:rPr>
          <w:delText xml:space="preserve"> defined</w:delText>
        </w:r>
        <w:r w:rsidR="006645EC">
          <w:rPr>
            <w:rFonts w:ascii="Arial" w:hAnsi="Arial" w:cs="Arial"/>
            <w:sz w:val="32"/>
            <w:szCs w:val="32"/>
          </w:rPr>
          <w:delText xml:space="preserve"> - ON</w:delText>
        </w:r>
      </w:del>
    </w:p>
    <w:p w14:paraId="478BE5DD" w14:textId="7AC81E3A" w:rsidR="00707476" w:rsidRPr="00707476" w:rsidRDefault="00707476" w:rsidP="00707476">
      <w:pPr>
        <w:pStyle w:val="ListParagraph"/>
        <w:numPr>
          <w:ilvl w:val="0"/>
          <w:numId w:val="2"/>
        </w:numPr>
        <w:rPr>
          <w:del w:id="29" w:author="Priya Seethapathy" w:date="2026-08-03T22:24:00Z" w16du:dateUtc="2026-08-04T02:24:00Z"/>
          <w:rFonts w:ascii="Arial" w:hAnsi="Arial" w:cs="Arial"/>
          <w:sz w:val="32"/>
          <w:szCs w:val="32"/>
        </w:rPr>
      </w:pPr>
      <w:del w:id="30" w:author="Priya Seethapathy" w:date="2026-08-03T22:24:00Z" w16du:dateUtc="2026-08-04T02:24:00Z">
        <w:r w:rsidRPr="00707476">
          <w:rPr>
            <w:rFonts w:ascii="Arial" w:hAnsi="Arial" w:cs="Arial"/>
            <w:sz w:val="32"/>
            <w:szCs w:val="32"/>
          </w:rPr>
          <w:delText>odd/even headers and footers defined</w:delText>
        </w:r>
        <w:r w:rsidR="006645EC">
          <w:rPr>
            <w:rFonts w:ascii="Arial" w:hAnsi="Arial" w:cs="Arial"/>
            <w:sz w:val="32"/>
            <w:szCs w:val="32"/>
          </w:rPr>
          <w:delText xml:space="preserve"> </w:delText>
        </w:r>
        <w:r w:rsidR="00904701">
          <w:rPr>
            <w:rFonts w:ascii="Arial" w:hAnsi="Arial" w:cs="Arial"/>
            <w:sz w:val="32"/>
            <w:szCs w:val="32"/>
          </w:rPr>
          <w:delText>–</w:delText>
        </w:r>
        <w:r w:rsidR="006645EC">
          <w:rPr>
            <w:rFonts w:ascii="Arial" w:hAnsi="Arial" w:cs="Arial"/>
            <w:sz w:val="32"/>
            <w:szCs w:val="32"/>
          </w:rPr>
          <w:delText xml:space="preserve"> </w:delText>
        </w:r>
        <w:r w:rsidR="00904701">
          <w:rPr>
            <w:rFonts w:ascii="Arial" w:hAnsi="Arial" w:cs="Arial"/>
            <w:sz w:val="32"/>
            <w:szCs w:val="32"/>
          </w:rPr>
          <w:delText xml:space="preserve">but checkbox OFF </w:delText>
        </w:r>
      </w:del>
    </w:p>
    <w:p w14:paraId="50705045" w14:textId="7BCEC981" w:rsidR="00707476" w:rsidRPr="00707476" w:rsidRDefault="00707476" w:rsidP="00707476">
      <w:pPr>
        <w:pStyle w:val="ListParagraph"/>
        <w:numPr>
          <w:ilvl w:val="0"/>
          <w:numId w:val="2"/>
        </w:numPr>
        <w:rPr>
          <w:del w:id="31" w:author="Priya Seethapathy" w:date="2026-08-03T22:24:00Z" w16du:dateUtc="2026-08-04T02:24:00Z"/>
          <w:rFonts w:ascii="Arial" w:hAnsi="Arial" w:cs="Arial"/>
          <w:sz w:val="32"/>
          <w:szCs w:val="32"/>
        </w:rPr>
      </w:pPr>
      <w:del w:id="32" w:author="Priya Seethapathy" w:date="2026-08-03T22:24:00Z" w16du:dateUtc="2026-08-04T02:24:00Z">
        <w:r w:rsidRPr="00707476">
          <w:rPr>
            <w:rFonts w:ascii="Arial" w:hAnsi="Arial" w:cs="Arial"/>
            <w:sz w:val="32"/>
            <w:szCs w:val="32"/>
          </w:rPr>
          <w:delText>first page header and footer defined</w:delText>
        </w:r>
        <w:r w:rsidR="006645EC">
          <w:rPr>
            <w:rFonts w:ascii="Arial" w:hAnsi="Arial" w:cs="Arial"/>
            <w:sz w:val="32"/>
            <w:szCs w:val="32"/>
          </w:rPr>
          <w:delText xml:space="preserve"> </w:delText>
        </w:r>
        <w:r w:rsidR="00904701">
          <w:rPr>
            <w:rFonts w:ascii="Arial" w:hAnsi="Arial" w:cs="Arial"/>
            <w:sz w:val="32"/>
            <w:szCs w:val="32"/>
          </w:rPr>
          <w:delText>– but checkbox OFF</w:delText>
        </w:r>
      </w:del>
    </w:p>
    <w:p w14:paraId="2B412BFF" w14:textId="77777777" w:rsidR="004F01DB" w:rsidRDefault="004F01DB">
      <w:pPr>
        <w:rPr>
          <w:del w:id="33" w:author="Priya Seethapathy" w:date="2026-08-03T22:24:00Z" w16du:dateUtc="2026-08-04T02:24:00Z"/>
        </w:rPr>
      </w:pPr>
    </w:p>
    <w:p w14:paraId="00CD8ECF" w14:textId="77777777" w:rsidR="004F01DB" w:rsidRDefault="004F01DB" w:rsidP="004F01DB">
      <w:pPr>
        <w:rPr>
          <w:del w:id="34" w:author="Priya Seethapathy" w:date="2026-08-03T22:24:00Z" w16du:dateUtc="2026-08-04T02:24:00Z"/>
        </w:rPr>
      </w:pPr>
      <w:del w:id="35" w:author="Priya Seethapathy" w:date="2026-08-03T22:24:00Z" w16du:dateUtc="2026-08-04T02:24: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36" w:author="Priya Seethapathy" w:date="2026-08-03T22:24:00Z" w16du:dateUtc="2026-08-04T02:24:00Z"/>
        </w:rPr>
      </w:pPr>
    </w:p>
    <w:p w14:paraId="494BBA49" w14:textId="77777777" w:rsidR="004F01DB" w:rsidRDefault="004F01DB" w:rsidP="004F01DB">
      <w:pPr>
        <w:rPr>
          <w:del w:id="37" w:author="Priya Seethapathy" w:date="2026-08-03T22:24:00Z" w16du:dateUtc="2026-08-04T02:24:00Z"/>
        </w:rPr>
      </w:pPr>
      <w:del w:id="38" w:author="Priya Seethapathy" w:date="2026-08-03T22:24:00Z" w16du:dateUtc="2026-08-04T02:24: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39" w:author="Priya Seethapathy" w:date="2026-08-03T22:24:00Z" w16du:dateUtc="2026-08-04T02:24:00Z"/>
        </w:rPr>
      </w:pPr>
    </w:p>
    <w:p w14:paraId="33853DFC" w14:textId="77777777" w:rsidR="004F01DB" w:rsidRDefault="004F01DB" w:rsidP="004F01DB">
      <w:pPr>
        <w:rPr>
          <w:del w:id="40" w:author="Priya Seethapathy" w:date="2026-08-03T22:24:00Z" w16du:dateUtc="2026-08-04T02:24:00Z"/>
        </w:rPr>
      </w:pPr>
      <w:del w:id="41" w:author="Priya Seethapathy" w:date="2026-08-03T22:24:00Z" w16du:dateUtc="2026-08-04T02:24: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2" w:author="Priya Seethapathy" w:date="2026-08-03T22:24:00Z" w16du:dateUtc="2026-08-04T02:24:00Z"/>
        </w:rPr>
      </w:pPr>
    </w:p>
    <w:p w14:paraId="54785561" w14:textId="77777777" w:rsidR="004F01DB" w:rsidRDefault="004F01DB" w:rsidP="004F01DB">
      <w:pPr>
        <w:rPr>
          <w:del w:id="43" w:author="Priya Seethapathy" w:date="2026-08-03T22:24:00Z" w16du:dateUtc="2026-08-04T02:24:00Z"/>
        </w:rPr>
      </w:pPr>
      <w:del w:id="44" w:author="Priya Seethapathy" w:date="2026-08-03T22:24:00Z" w16du:dateUtc="2026-08-04T02:24: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45" w:author="Priya Seethapathy" w:date="2026-08-03T22:24:00Z" w16du:dateUtc="2026-08-04T02:24:00Z"/>
        </w:rPr>
      </w:pPr>
    </w:p>
    <w:p w14:paraId="17A313F1" w14:textId="77777777" w:rsidR="004F01DB" w:rsidRDefault="004F01DB" w:rsidP="004F01DB">
      <w:pPr>
        <w:rPr>
          <w:del w:id="46" w:author="Priya Seethapathy" w:date="2026-08-03T22:24:00Z" w16du:dateUtc="2026-08-04T02:24:00Z"/>
        </w:rPr>
      </w:pPr>
      <w:del w:id="47" w:author="Priya Seethapathy" w:date="2026-08-03T22:24:00Z" w16du:dateUtc="2026-08-04T02:24: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48" w:author="Priya Seethapathy" w:date="2026-08-03T22:24:00Z" w16du:dateUtc="2026-08-04T02:24:00Z"/>
        </w:rPr>
      </w:pPr>
    </w:p>
    <w:p w14:paraId="5E75D878" w14:textId="77777777" w:rsidR="004F01DB" w:rsidRDefault="004F01DB" w:rsidP="004F01DB">
      <w:pPr>
        <w:rPr>
          <w:del w:id="49" w:author="Priya Seethapathy" w:date="2026-08-03T22:24:00Z" w16du:dateUtc="2026-08-04T02:24:00Z"/>
        </w:rPr>
      </w:pPr>
      <w:del w:id="50" w:author="Priya Seethapathy" w:date="2026-08-03T22:24:00Z" w16du:dateUtc="2026-08-04T02:24: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1" w:author="Priya Seethapathy" w:date="2026-08-03T22:24:00Z" w16du:dateUtc="2026-08-04T02:24:00Z"/>
        </w:rPr>
      </w:pPr>
    </w:p>
    <w:p w14:paraId="5D8B5A5F" w14:textId="77777777" w:rsidR="004F01DB" w:rsidRDefault="004F01DB" w:rsidP="004F01DB">
      <w:pPr>
        <w:rPr>
          <w:del w:id="52" w:author="Priya Seethapathy" w:date="2026-08-03T22:24:00Z" w16du:dateUtc="2026-08-04T02:24:00Z"/>
        </w:rPr>
      </w:pPr>
      <w:del w:id="53" w:author="Priya Seethapathy" w:date="2026-08-03T22:24:00Z" w16du:dateUtc="2026-08-04T02:24: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54" w:author="Priya Seethapathy" w:date="2026-08-03T22:24:00Z" w16du:dateUtc="2026-08-04T02:24:00Z"/>
        </w:rPr>
      </w:pPr>
    </w:p>
    <w:p w14:paraId="760D93F7" w14:textId="77777777" w:rsidR="004F01DB" w:rsidRDefault="004F01DB" w:rsidP="004F01DB">
      <w:pPr>
        <w:rPr>
          <w:del w:id="55" w:author="Priya Seethapathy" w:date="2026-08-03T22:24:00Z" w16du:dateUtc="2026-08-04T02:24:00Z"/>
        </w:rPr>
      </w:pPr>
      <w:del w:id="56" w:author="Priya Seethapathy" w:date="2026-08-03T22:24:00Z" w16du:dateUtc="2026-08-04T02:24: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57" w:author="Priya Seethapathy" w:date="2026-08-03T22:24:00Z" w16du:dateUtc="2026-08-04T02:24:00Z"/>
        </w:rPr>
      </w:pPr>
    </w:p>
    <w:p w14:paraId="489ECB5E" w14:textId="77777777" w:rsidR="004F01DB" w:rsidRDefault="004F01DB" w:rsidP="004F01DB">
      <w:pPr>
        <w:rPr>
          <w:del w:id="58" w:author="Priya Seethapathy" w:date="2026-08-03T22:24:00Z" w16du:dateUtc="2026-08-04T02:24:00Z"/>
        </w:rPr>
      </w:pPr>
      <w:del w:id="59" w:author="Priya Seethapathy" w:date="2026-08-03T22:24:00Z" w16du:dateUtc="2026-08-04T02:24: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0" w:author="Priya Seethapathy" w:date="2026-08-03T22:24:00Z" w16du:dateUtc="2026-08-04T02:24:00Z"/>
        </w:rPr>
      </w:pPr>
    </w:p>
    <w:p w14:paraId="2B498E55" w14:textId="77777777" w:rsidR="004F01DB" w:rsidRDefault="004F01DB" w:rsidP="004F01DB">
      <w:pPr>
        <w:rPr>
          <w:del w:id="61" w:author="Priya Seethapathy" w:date="2026-08-03T22:24:00Z" w16du:dateUtc="2026-08-04T02:24:00Z"/>
        </w:rPr>
      </w:pPr>
      <w:del w:id="62" w:author="Priya Seethapathy" w:date="2026-08-03T22:24:00Z" w16du:dateUtc="2026-08-04T02:24: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3" w:author="Priya Seethapathy" w:date="2026-08-03T22:24:00Z" w16du:dateUtc="2026-08-04T02:24:00Z"/>
        </w:rPr>
      </w:pPr>
    </w:p>
    <w:p w14:paraId="7BFDE422" w14:textId="77777777" w:rsidR="004F01DB" w:rsidRDefault="004F01DB" w:rsidP="004F01DB">
      <w:pPr>
        <w:rPr>
          <w:del w:id="64" w:author="Priya Seethapathy" w:date="2026-08-03T22:24:00Z" w16du:dateUtc="2026-08-04T02:24:00Z"/>
        </w:rPr>
      </w:pPr>
      <w:del w:id="65" w:author="Priya Seethapathy" w:date="2026-08-03T22:24:00Z" w16du:dateUtc="2026-08-04T02:24: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66" w:author="Priya Seethapathy" w:date="2026-08-03T22:24:00Z" w16du:dateUtc="2026-08-04T02:24:00Z"/>
        </w:rPr>
      </w:pPr>
    </w:p>
    <w:p w14:paraId="07EB1598" w14:textId="77777777" w:rsidR="004F01DB" w:rsidRDefault="004F01DB" w:rsidP="004F01DB">
      <w:pPr>
        <w:rPr>
          <w:del w:id="67" w:author="Priya Seethapathy" w:date="2026-08-03T22:24:00Z" w16du:dateUtc="2026-08-04T02:24:00Z"/>
        </w:rPr>
      </w:pPr>
      <w:del w:id="68" w:author="Priya Seethapathy" w:date="2026-08-03T22:24:00Z" w16du:dateUtc="2026-08-04T02:24: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69" w:author="Priya Seethapathy" w:date="2026-08-03T22:24:00Z" w16du:dateUtc="2026-08-04T02:24:00Z"/>
        </w:rPr>
      </w:pPr>
    </w:p>
    <w:p w14:paraId="3971476F" w14:textId="2E7193DC" w:rsidR="004F01DB" w:rsidRDefault="004F01DB" w:rsidP="004F01DB">
      <w:pPr>
        <w:rPr>
          <w:del w:id="70" w:author="Priya Seethapathy" w:date="2026-08-03T22:24:00Z" w16du:dateUtc="2026-08-04T02:24:00Z"/>
        </w:rPr>
      </w:pPr>
      <w:del w:id="71" w:author="Priya Seethapathy" w:date="2026-08-03T22:24:00Z" w16du:dateUtc="2026-08-04T02:24: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2" w:author="Priya Seethapathy" w:date="2026-08-03T22:24:00Z" w16du:dateUtc="2026-08-04T02:24:00Z"/>
        </w:rPr>
      </w:pPr>
    </w:p>
    <w:p w14:paraId="7C18433F" w14:textId="77777777" w:rsidR="004F01DB" w:rsidRDefault="004F01DB" w:rsidP="004F01DB">
      <w:pPr>
        <w:rPr>
          <w:del w:id="73" w:author="Priya Seethapathy" w:date="2026-08-03T22:24:00Z" w16du:dateUtc="2026-08-04T02:24:00Z"/>
        </w:rPr>
      </w:pPr>
      <w:del w:id="74" w:author="Priya Seethapathy" w:date="2026-08-03T22:24:00Z" w16du:dateUtc="2026-08-04T02:24: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75" w:author="Priya Seethapathy" w:date="2026-08-03T22:24:00Z" w16du:dateUtc="2026-08-04T02:24:00Z"/>
        </w:rPr>
      </w:pPr>
    </w:p>
    <w:p w14:paraId="196D4F8A" w14:textId="77777777" w:rsidR="004F01DB" w:rsidRDefault="004F01DB" w:rsidP="004F01DB">
      <w:pPr>
        <w:rPr>
          <w:del w:id="76" w:author="Priya Seethapathy" w:date="2026-08-03T22:24:00Z" w16du:dateUtc="2026-08-04T02:24:00Z"/>
        </w:rPr>
      </w:pPr>
      <w:del w:id="77" w:author="Priya Seethapathy" w:date="2026-08-03T22:24:00Z" w16du:dateUtc="2026-08-04T02:24: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78" w:author="Priya Seethapathy" w:date="2026-08-03T22:24:00Z" w16du:dateUtc="2026-08-04T02:24:00Z"/>
        </w:rPr>
      </w:pPr>
    </w:p>
    <w:p w14:paraId="0948AE63" w14:textId="77777777" w:rsidR="004F01DB" w:rsidRDefault="004F01DB" w:rsidP="004F01DB">
      <w:pPr>
        <w:rPr>
          <w:del w:id="79" w:author="Priya Seethapathy" w:date="2026-08-03T22:24:00Z" w16du:dateUtc="2026-08-04T02:24:00Z"/>
        </w:rPr>
      </w:pPr>
      <w:del w:id="80" w:author="Priya Seethapathy" w:date="2026-08-03T22:24:00Z" w16du:dateUtc="2026-08-04T02:24: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1" w:author="Priya Seethapathy" w:date="2026-08-03T22:24:00Z" w16du:dateUtc="2026-08-04T02:24:00Z"/>
        </w:rPr>
      </w:pPr>
    </w:p>
    <w:p w14:paraId="4DCD514D" w14:textId="77777777" w:rsidR="004F01DB" w:rsidRDefault="004F01DB" w:rsidP="004F01DB">
      <w:pPr>
        <w:rPr>
          <w:del w:id="82" w:author="Priya Seethapathy" w:date="2026-08-03T22:24:00Z" w16du:dateUtc="2026-08-04T02:24:00Z"/>
        </w:rPr>
      </w:pPr>
      <w:del w:id="83" w:author="Priya Seethapathy" w:date="2026-08-03T22:24:00Z" w16du:dateUtc="2026-08-04T02:24: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84" w:author="Priya Seethapathy" w:date="2026-08-03T22:24:00Z" w16du:dateUtc="2026-08-04T02:24:00Z"/>
        </w:rPr>
      </w:pPr>
    </w:p>
    <w:p w14:paraId="2D455B85" w14:textId="77777777" w:rsidR="004F01DB" w:rsidRDefault="004F01DB" w:rsidP="004F01DB">
      <w:pPr>
        <w:rPr>
          <w:del w:id="85" w:author="Priya Seethapathy" w:date="2026-08-03T22:24:00Z" w16du:dateUtc="2026-08-04T02:24:00Z"/>
        </w:rPr>
      </w:pPr>
      <w:del w:id="86" w:author="Priya Seethapathy" w:date="2026-08-03T22:24:00Z" w16du:dateUtc="2026-08-04T02:24: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87" w:author="Priya Seethapathy" w:date="2026-08-03T22:24:00Z" w16du:dateUtc="2026-08-04T02:24:00Z"/>
        </w:rPr>
      </w:pPr>
    </w:p>
    <w:p w14:paraId="741EBB70" w14:textId="77777777" w:rsidR="004F01DB" w:rsidRDefault="004F01DB" w:rsidP="004F01DB">
      <w:pPr>
        <w:rPr>
          <w:del w:id="88" w:author="Priya Seethapathy" w:date="2026-08-03T22:24:00Z" w16du:dateUtc="2026-08-04T02:24:00Z"/>
        </w:rPr>
      </w:pPr>
      <w:del w:id="89" w:author="Priya Seethapathy" w:date="2026-08-03T22:24:00Z" w16du:dateUtc="2026-08-04T02:24: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0" w:author="Priya Seethapathy" w:date="2026-08-03T22:24:00Z" w16du:dateUtc="2026-08-04T02:24:00Z"/>
        </w:rPr>
      </w:pPr>
    </w:p>
    <w:p w14:paraId="4233D3C0" w14:textId="77777777" w:rsidR="004F01DB" w:rsidRDefault="004F01DB" w:rsidP="004F01DB">
      <w:pPr>
        <w:rPr>
          <w:del w:id="91" w:author="Priya Seethapathy" w:date="2026-08-03T22:24:00Z" w16du:dateUtc="2026-08-04T02:24:00Z"/>
        </w:rPr>
      </w:pPr>
      <w:del w:id="92" w:author="Priya Seethapathy" w:date="2026-08-03T22:24:00Z" w16du:dateUtc="2026-08-04T02:24: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3" w:author="Priya Seethapathy" w:date="2026-08-03T22:24:00Z" w16du:dateUtc="2026-08-04T02:24:00Z"/>
        </w:rPr>
      </w:pPr>
    </w:p>
    <w:p w14:paraId="509908EF" w14:textId="77777777" w:rsidR="004F01DB" w:rsidRDefault="004F01DB" w:rsidP="004F01DB">
      <w:pPr>
        <w:rPr>
          <w:del w:id="94" w:author="Priya Seethapathy" w:date="2026-08-03T22:24:00Z" w16du:dateUtc="2026-08-04T02:24:00Z"/>
        </w:rPr>
      </w:pPr>
      <w:del w:id="95" w:author="Priya Seethapathy" w:date="2026-08-03T22:24:00Z" w16du:dateUtc="2026-08-04T02:24: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96" w:author="Priya Seethapathy" w:date="2026-08-03T22:24:00Z" w16du:dateUtc="2026-08-04T02:24:00Z"/>
        </w:rPr>
      </w:pPr>
    </w:p>
    <w:p w14:paraId="6FF4375E" w14:textId="77777777" w:rsidR="004F01DB" w:rsidRDefault="004F01DB" w:rsidP="004F01DB">
      <w:pPr>
        <w:rPr>
          <w:del w:id="97" w:author="Priya Seethapathy" w:date="2026-08-03T22:24:00Z" w16du:dateUtc="2026-08-04T02:24:00Z"/>
        </w:rPr>
      </w:pPr>
      <w:del w:id="98" w:author="Priya Seethapathy" w:date="2026-08-03T22:24:00Z" w16du:dateUtc="2026-08-04T02:24: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99" w:author="Priya Seethapathy" w:date="2026-08-03T22:24:00Z" w16du:dateUtc="2026-08-04T02:24:00Z"/>
        </w:rPr>
      </w:pPr>
    </w:p>
    <w:p w14:paraId="334235E1" w14:textId="77777777" w:rsidR="004F01DB" w:rsidRDefault="004F01DB" w:rsidP="004F01DB">
      <w:pPr>
        <w:rPr>
          <w:del w:id="100" w:author="Priya Seethapathy" w:date="2026-08-03T22:24:00Z" w16du:dateUtc="2026-08-04T02:24:00Z"/>
        </w:rPr>
      </w:pPr>
      <w:del w:id="101" w:author="Priya Seethapathy" w:date="2026-08-03T22:24:00Z" w16du:dateUtc="2026-08-04T02:24: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2" w:author="Priya Seethapathy" w:date="2026-08-03T22:24:00Z" w16du:dateUtc="2026-08-04T02:24:00Z"/>
        </w:rPr>
      </w:pPr>
    </w:p>
    <w:p w14:paraId="0FBEA8CB" w14:textId="77777777" w:rsidR="004F01DB" w:rsidRDefault="004F01DB" w:rsidP="004F01DB">
      <w:pPr>
        <w:rPr>
          <w:del w:id="103" w:author="Priya Seethapathy" w:date="2026-08-03T22:24:00Z" w16du:dateUtc="2026-08-04T02:24:00Z"/>
        </w:rPr>
      </w:pPr>
      <w:del w:id="104" w:author="Priya Seethapathy" w:date="2026-08-03T22:24:00Z" w16du:dateUtc="2026-08-04T02:24: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05" w:author="Priya Seethapathy" w:date="2026-08-03T22:24:00Z" w16du:dateUtc="2026-08-04T02:24:00Z"/>
        </w:rPr>
      </w:pPr>
    </w:p>
    <w:p w14:paraId="59AB8981" w14:textId="77777777" w:rsidR="004F01DB" w:rsidRDefault="004F01DB" w:rsidP="004F01DB">
      <w:pPr>
        <w:rPr>
          <w:del w:id="106" w:author="Priya Seethapathy" w:date="2026-08-03T22:24:00Z" w16du:dateUtc="2026-08-04T02:24:00Z"/>
        </w:rPr>
      </w:pPr>
      <w:del w:id="107" w:author="Priya Seethapathy" w:date="2026-08-03T22:24:00Z" w16du:dateUtc="2026-08-04T02:24: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08" w:author="Priya Seethapathy" w:date="2026-08-03T22:24:00Z" w16du:dateUtc="2026-08-04T02:24:00Z"/>
        </w:rPr>
      </w:pPr>
    </w:p>
    <w:p w14:paraId="0901CD5E" w14:textId="007FE68F" w:rsidR="004F01DB" w:rsidRDefault="004F01DB" w:rsidP="004F01DB">
      <w:pPr>
        <w:rPr>
          <w:del w:id="109" w:author="Priya Seethapathy" w:date="2026-08-03T22:24:00Z" w16du:dateUtc="2026-08-04T02:24:00Z"/>
        </w:rPr>
      </w:pPr>
      <w:del w:id="110" w:author="Priya Seethapathy" w:date="2026-08-03T22:24:00Z" w16du:dateUtc="2026-08-04T02:24: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1" w:author="Priya Seethapathy" w:date="2026-08-03T22:24:00Z" w16du:dateUtc="2026-08-04T02:24:00Z"/>
        </w:rPr>
      </w:pPr>
    </w:p>
    <w:p w14:paraId="32F3FB69" w14:textId="77777777" w:rsidR="004F01DB" w:rsidRDefault="004F01DB" w:rsidP="004F01DB">
      <w:pPr>
        <w:rPr>
          <w:del w:id="112" w:author="Priya Seethapathy" w:date="2026-08-03T22:24:00Z" w16du:dateUtc="2026-08-04T02:24:00Z"/>
        </w:rPr>
      </w:pPr>
      <w:del w:id="113" w:author="Priya Seethapathy" w:date="2026-08-03T22:24:00Z" w16du:dateUtc="2026-08-04T02:24: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14" w:author="Priya Seethapathy" w:date="2026-08-03T22:24:00Z" w16du:dateUtc="2026-08-04T02:24:00Z"/>
        </w:rPr>
      </w:pPr>
    </w:p>
    <w:p w14:paraId="1544DAC1" w14:textId="77777777" w:rsidR="004F01DB" w:rsidRDefault="004F01DB" w:rsidP="004F01DB">
      <w:pPr>
        <w:rPr>
          <w:del w:id="115" w:author="Priya Seethapathy" w:date="2026-08-03T22:24:00Z" w16du:dateUtc="2026-08-04T02:24:00Z"/>
        </w:rPr>
      </w:pPr>
      <w:del w:id="116" w:author="Priya Seethapathy" w:date="2026-08-03T22:24:00Z" w16du:dateUtc="2026-08-04T02:24: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17" w:author="Priya Seethapathy" w:date="2026-08-03T22:24:00Z" w16du:dateUtc="2026-08-04T02:24:00Z"/>
        </w:rPr>
      </w:pPr>
    </w:p>
    <w:p w14:paraId="559DF6DD" w14:textId="77777777" w:rsidR="004F01DB" w:rsidRDefault="004F01DB" w:rsidP="004F01DB">
      <w:pPr>
        <w:rPr>
          <w:del w:id="118" w:author="Priya Seethapathy" w:date="2026-08-03T22:24:00Z" w16du:dateUtc="2026-08-04T02:24:00Z"/>
        </w:rPr>
      </w:pPr>
      <w:del w:id="119" w:author="Priya Seethapathy" w:date="2026-08-03T22:24:00Z" w16du:dateUtc="2026-08-04T02:24: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0" w:author="Priya Seethapathy" w:date="2026-08-03T22:24:00Z" w16du:dateUtc="2026-08-04T02:24:00Z"/>
        </w:rPr>
      </w:pPr>
    </w:p>
    <w:p w14:paraId="2E054923" w14:textId="77777777" w:rsidR="004F01DB" w:rsidRDefault="004F01DB" w:rsidP="004F01DB">
      <w:pPr>
        <w:rPr>
          <w:del w:id="121" w:author="Priya Seethapathy" w:date="2026-08-03T22:24:00Z" w16du:dateUtc="2026-08-04T02:24:00Z"/>
        </w:rPr>
      </w:pPr>
      <w:del w:id="122" w:author="Priya Seethapathy" w:date="2026-08-03T22:24:00Z" w16du:dateUtc="2026-08-04T02:24: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3" w:author="Priya Seethapathy" w:date="2026-08-03T22:24:00Z" w16du:dateUtc="2026-08-04T02:24:00Z"/>
        </w:rPr>
      </w:pPr>
    </w:p>
    <w:p w14:paraId="1D566488" w14:textId="77777777" w:rsidR="004F01DB" w:rsidRDefault="004F01DB" w:rsidP="004F01DB">
      <w:pPr>
        <w:rPr>
          <w:del w:id="124" w:author="Priya Seethapathy" w:date="2026-08-03T22:24:00Z" w16du:dateUtc="2026-08-04T02:24:00Z"/>
        </w:rPr>
      </w:pPr>
      <w:del w:id="125" w:author="Priya Seethapathy" w:date="2026-08-03T22:24:00Z" w16du:dateUtc="2026-08-04T02:24: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26" w:author="Priya Seethapathy" w:date="2026-08-03T22:24:00Z" w16du:dateUtc="2026-08-04T02:24:00Z"/>
        </w:rPr>
      </w:pPr>
    </w:p>
    <w:p w14:paraId="4E7139A4" w14:textId="77777777" w:rsidR="004F01DB" w:rsidRDefault="004F01DB" w:rsidP="004F01DB">
      <w:pPr>
        <w:rPr>
          <w:del w:id="127" w:author="Priya Seethapathy" w:date="2026-08-03T22:24:00Z" w16du:dateUtc="2026-08-04T02:24:00Z"/>
        </w:rPr>
      </w:pPr>
      <w:del w:id="128" w:author="Priya Seethapathy" w:date="2026-08-03T22:24:00Z" w16du:dateUtc="2026-08-04T02:24: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29" w:author="Priya Seethapathy" w:date="2026-08-03T22:24:00Z" w16du:dateUtc="2026-08-04T02:24:00Z"/>
        </w:rPr>
      </w:pPr>
    </w:p>
    <w:p w14:paraId="3AA1D742" w14:textId="77777777" w:rsidR="004F01DB" w:rsidRDefault="004F01DB" w:rsidP="004F01DB">
      <w:pPr>
        <w:rPr>
          <w:del w:id="130" w:author="Priya Seethapathy" w:date="2026-08-03T22:24:00Z" w16du:dateUtc="2026-08-04T02:24:00Z"/>
        </w:rPr>
      </w:pPr>
      <w:del w:id="131" w:author="Priya Seethapathy" w:date="2026-08-03T22:24:00Z" w16du:dateUtc="2026-08-04T02:24: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2" w:author="Priya Seethapathy" w:date="2026-08-03T22:24:00Z" w16du:dateUtc="2026-08-04T02:24:00Z"/>
        </w:rPr>
      </w:pPr>
    </w:p>
    <w:p w14:paraId="41B0EB6F" w14:textId="77777777" w:rsidR="004F01DB" w:rsidRDefault="004F01DB" w:rsidP="004F01DB">
      <w:pPr>
        <w:rPr>
          <w:del w:id="133" w:author="Priya Seethapathy" w:date="2026-08-03T22:24:00Z" w16du:dateUtc="2026-08-04T02:24:00Z"/>
        </w:rPr>
      </w:pPr>
      <w:del w:id="134" w:author="Priya Seethapathy" w:date="2026-08-03T22:24:00Z" w16du:dateUtc="2026-08-04T02:24: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35" w:author="Priya Seethapathy" w:date="2026-08-03T22:24:00Z" w16du:dateUtc="2026-08-04T02:24:00Z"/>
        </w:rPr>
      </w:pPr>
    </w:p>
    <w:p w14:paraId="5914C8E6" w14:textId="77777777" w:rsidR="004F01DB" w:rsidRDefault="004F01DB" w:rsidP="004F01DB">
      <w:pPr>
        <w:rPr>
          <w:del w:id="136" w:author="Priya Seethapathy" w:date="2026-08-03T22:24:00Z" w16du:dateUtc="2026-08-04T02:24:00Z"/>
        </w:rPr>
      </w:pPr>
      <w:del w:id="137" w:author="Priya Seethapathy" w:date="2026-08-03T22:24:00Z" w16du:dateUtc="2026-08-04T02:24: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38" w:author="Priya Seethapathy" w:date="2026-08-03T22:24:00Z" w16du:dateUtc="2026-08-04T02:24:00Z"/>
        </w:rPr>
      </w:pPr>
    </w:p>
    <w:p w14:paraId="02962601" w14:textId="77777777" w:rsidR="004F01DB" w:rsidRDefault="004F01DB" w:rsidP="004F01DB">
      <w:pPr>
        <w:rPr>
          <w:del w:id="139" w:author="Priya Seethapathy" w:date="2026-08-03T22:24:00Z" w16du:dateUtc="2026-08-04T02:24:00Z"/>
        </w:rPr>
      </w:pPr>
      <w:del w:id="140" w:author="Priya Seethapathy" w:date="2026-08-03T22:24:00Z" w16du:dateUtc="2026-08-04T02:24: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1" w:author="Priya Seethapathy" w:date="2026-08-03T22:24:00Z" w16du:dateUtc="2026-08-04T02:24:00Z"/>
        </w:rPr>
      </w:pPr>
    </w:p>
    <w:p w14:paraId="141F27DA" w14:textId="77777777" w:rsidR="004F01DB" w:rsidRDefault="004F01DB" w:rsidP="004F01DB">
      <w:pPr>
        <w:rPr>
          <w:del w:id="142" w:author="Priya Seethapathy" w:date="2026-08-03T22:24:00Z" w16du:dateUtc="2026-08-04T02:24:00Z"/>
        </w:rPr>
      </w:pPr>
      <w:del w:id="143" w:author="Priya Seethapathy" w:date="2026-08-03T22:24:00Z" w16du:dateUtc="2026-08-04T02:24: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44" w:author="Priya Seethapathy" w:date="2026-08-03T22:24:00Z" w16du:dateUtc="2026-08-04T02:24:00Z"/>
        </w:rPr>
      </w:pPr>
    </w:p>
    <w:p w14:paraId="1AF34760" w14:textId="77777777" w:rsidR="004F01DB" w:rsidRDefault="004F01DB" w:rsidP="004F01DB">
      <w:pPr>
        <w:rPr>
          <w:del w:id="145" w:author="Priya Seethapathy" w:date="2026-08-03T22:24:00Z" w16du:dateUtc="2026-08-04T02:24:00Z"/>
        </w:rPr>
      </w:pPr>
      <w:del w:id="146" w:author="Priya Seethapathy" w:date="2026-08-03T22:24:00Z" w16du:dateUtc="2026-08-04T02:24: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47" w:author="Priya Seethapathy" w:date="2026-08-03T22:24:00Z" w16du:dateUtc="2026-08-04T02:24:00Z"/>
        </w:rPr>
      </w:pPr>
    </w:p>
    <w:p w14:paraId="0A20D19C" w14:textId="395D8BF1" w:rsidR="004F01DB" w:rsidRDefault="004F01DB" w:rsidP="004F01DB">
      <w:pPr>
        <w:rPr>
          <w:del w:id="148" w:author="Priya Seethapathy" w:date="2026-08-03T22:24:00Z" w16du:dateUtc="2026-08-04T02:24:00Z"/>
        </w:rPr>
      </w:pPr>
      <w:del w:id="149" w:author="Priya Seethapathy" w:date="2026-08-03T22:24:00Z" w16du:dateUtc="2026-08-04T02:24: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0" w:author="Priya Seethapathy" w:date="2026-08-03T22:24:00Z" w16du:dateUtc="2026-08-04T02:24:00Z"/>
        </w:rPr>
      </w:pPr>
    </w:p>
    <w:p w14:paraId="6103222C" w14:textId="77777777" w:rsidR="004F01DB" w:rsidRDefault="004F01DB" w:rsidP="004F01DB">
      <w:pPr>
        <w:rPr>
          <w:del w:id="151" w:author="Priya Seethapathy" w:date="2026-08-03T22:24:00Z" w16du:dateUtc="2026-08-04T02:24:00Z"/>
        </w:rPr>
      </w:pPr>
      <w:del w:id="152" w:author="Priya Seethapathy" w:date="2026-08-03T22:24:00Z" w16du:dateUtc="2026-08-04T02:24: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3" w:author="Priya Seethapathy" w:date="2026-08-03T22:24:00Z" w16du:dateUtc="2026-08-04T02:24:00Z"/>
        </w:rPr>
      </w:pPr>
    </w:p>
    <w:p w14:paraId="324F38C0" w14:textId="77777777" w:rsidR="004F01DB" w:rsidRDefault="004F01DB" w:rsidP="004F01DB">
      <w:pPr>
        <w:rPr>
          <w:del w:id="154" w:author="Priya Seethapathy" w:date="2026-08-03T22:24:00Z" w16du:dateUtc="2026-08-04T02:24:00Z"/>
        </w:rPr>
      </w:pPr>
      <w:del w:id="155" w:author="Priya Seethapathy" w:date="2026-08-03T22:24:00Z" w16du:dateUtc="2026-08-04T02:24: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56" w:author="Priya Seethapathy" w:date="2026-08-03T22:24:00Z" w16du:dateUtc="2026-08-04T02:24:00Z"/>
        </w:rPr>
      </w:pPr>
    </w:p>
    <w:p w14:paraId="696D4449" w14:textId="77777777" w:rsidR="004F01DB" w:rsidRDefault="004F01DB" w:rsidP="004F01DB">
      <w:pPr>
        <w:rPr>
          <w:del w:id="157" w:author="Priya Seethapathy" w:date="2026-08-03T22:24:00Z" w16du:dateUtc="2026-08-04T02:24:00Z"/>
        </w:rPr>
      </w:pPr>
      <w:del w:id="158" w:author="Priya Seethapathy" w:date="2026-08-03T22:24:00Z" w16du:dateUtc="2026-08-04T02:24: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59" w:author="Priya Seethapathy" w:date="2026-08-03T22:24:00Z" w16du:dateUtc="2026-08-04T02:24:00Z"/>
        </w:rPr>
      </w:pPr>
    </w:p>
    <w:p w14:paraId="2DDDE5DD" w14:textId="77777777" w:rsidR="004F01DB" w:rsidRDefault="004F01DB" w:rsidP="004F01DB">
      <w:pPr>
        <w:rPr>
          <w:del w:id="160" w:author="Priya Seethapathy" w:date="2026-08-03T22:24:00Z" w16du:dateUtc="2026-08-04T02:24:00Z"/>
        </w:rPr>
      </w:pPr>
      <w:del w:id="161" w:author="Priya Seethapathy" w:date="2026-08-03T22:24:00Z" w16du:dateUtc="2026-08-04T02:24: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2" w:author="Priya Seethapathy" w:date="2026-08-03T22:24:00Z" w16du:dateUtc="2026-08-04T02:24:00Z"/>
        </w:rPr>
      </w:pPr>
    </w:p>
    <w:p w14:paraId="7CA81043" w14:textId="77777777" w:rsidR="004F01DB" w:rsidRDefault="004F01DB" w:rsidP="004F01DB">
      <w:pPr>
        <w:rPr>
          <w:del w:id="163" w:author="Priya Seethapathy" w:date="2026-08-03T22:24:00Z" w16du:dateUtc="2026-08-04T02:24:00Z"/>
        </w:rPr>
      </w:pPr>
      <w:del w:id="164" w:author="Priya Seethapathy" w:date="2026-08-03T22:24:00Z" w16du:dateUtc="2026-08-04T02:24: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65" w:author="Priya Seethapathy" w:date="2026-08-03T22:24:00Z" w16du:dateUtc="2026-08-04T02:24:00Z"/>
        </w:rPr>
      </w:pPr>
    </w:p>
    <w:p w14:paraId="3F653367" w14:textId="77777777" w:rsidR="004F01DB" w:rsidRDefault="004F01DB" w:rsidP="004F01DB">
      <w:pPr>
        <w:rPr>
          <w:del w:id="166" w:author="Priya Seethapathy" w:date="2026-08-03T22:24:00Z" w16du:dateUtc="2026-08-04T02:24:00Z"/>
        </w:rPr>
      </w:pPr>
      <w:del w:id="167" w:author="Priya Seethapathy" w:date="2026-08-03T22:24:00Z" w16du:dateUtc="2026-08-04T02:24: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68" w:author="Priya Seethapathy" w:date="2026-08-03T22:24:00Z" w16du:dateUtc="2026-08-04T02:24:00Z"/>
        </w:rPr>
      </w:pPr>
    </w:p>
    <w:p w14:paraId="2FBFB7A0" w14:textId="77777777" w:rsidR="004F01DB" w:rsidRDefault="004F01DB" w:rsidP="004F01DB">
      <w:pPr>
        <w:rPr>
          <w:del w:id="169" w:author="Priya Seethapathy" w:date="2026-08-03T22:24:00Z" w16du:dateUtc="2026-08-04T02:24:00Z"/>
        </w:rPr>
      </w:pPr>
      <w:del w:id="170" w:author="Priya Seethapathy" w:date="2026-08-03T22:24:00Z" w16du:dateUtc="2026-08-04T02:24: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1" w:author="Priya Seethapathy" w:date="2026-08-03T22:24:00Z" w16du:dateUtc="2026-08-04T02:24:00Z"/>
        </w:rPr>
      </w:pPr>
    </w:p>
    <w:p w14:paraId="7F1050B3" w14:textId="77777777" w:rsidR="004F01DB" w:rsidRDefault="004F01DB" w:rsidP="004F01DB">
      <w:pPr>
        <w:rPr>
          <w:del w:id="172" w:author="Priya Seethapathy" w:date="2026-08-03T22:24:00Z" w16du:dateUtc="2026-08-04T02:24:00Z"/>
        </w:rPr>
      </w:pPr>
      <w:del w:id="173" w:author="Priya Seethapathy" w:date="2026-08-03T22:24:00Z" w16du:dateUtc="2026-08-04T02:24: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74" w:author="Priya Seethapathy" w:date="2026-08-03T22:24:00Z" w16du:dateUtc="2026-08-04T02:24:00Z"/>
        </w:rPr>
      </w:pPr>
    </w:p>
    <w:p w14:paraId="62FFE61C" w14:textId="77777777" w:rsidR="004F01DB" w:rsidRDefault="004F01DB" w:rsidP="004F01DB">
      <w:pPr>
        <w:rPr>
          <w:del w:id="175" w:author="Priya Seethapathy" w:date="2026-08-03T22:24:00Z" w16du:dateUtc="2026-08-04T02:24:00Z"/>
        </w:rPr>
      </w:pPr>
      <w:del w:id="176" w:author="Priya Seethapathy" w:date="2026-08-03T22:24:00Z" w16du:dateUtc="2026-08-04T02:24: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77" w:author="Priya Seethapathy" w:date="2026-08-03T22:24:00Z" w16du:dateUtc="2026-08-04T02:24:00Z"/>
        </w:rPr>
      </w:pPr>
    </w:p>
    <w:p w14:paraId="3C07BC82" w14:textId="77777777" w:rsidR="004F01DB" w:rsidRDefault="004F01DB" w:rsidP="004F01DB">
      <w:pPr>
        <w:rPr>
          <w:del w:id="178" w:author="Priya Seethapathy" w:date="2026-08-03T22:24:00Z" w16du:dateUtc="2026-08-04T02:24:00Z"/>
        </w:rPr>
      </w:pPr>
      <w:del w:id="179" w:author="Priya Seethapathy" w:date="2026-08-03T22:24:00Z" w16du:dateUtc="2026-08-04T02:24: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0" w:author="Priya Seethapathy" w:date="2026-08-03T22:24:00Z" w16du:dateUtc="2026-08-04T02:24:00Z"/>
        </w:rPr>
      </w:pPr>
    </w:p>
    <w:p w14:paraId="5F562ED2" w14:textId="77777777" w:rsidR="004F01DB" w:rsidRDefault="004F01DB" w:rsidP="004F01DB">
      <w:pPr>
        <w:rPr>
          <w:del w:id="181" w:author="Priya Seethapathy" w:date="2026-08-03T22:24:00Z" w16du:dateUtc="2026-08-04T02:24:00Z"/>
        </w:rPr>
      </w:pPr>
      <w:del w:id="182" w:author="Priya Seethapathy" w:date="2026-08-03T22:24:00Z" w16du:dateUtc="2026-08-04T02:24: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3" w:author="Priya Seethapathy" w:date="2026-08-03T22:24:00Z" w16du:dateUtc="2026-08-04T02:24:00Z"/>
        </w:rPr>
      </w:pPr>
    </w:p>
    <w:p w14:paraId="5AF4CBCA" w14:textId="77777777" w:rsidR="004F01DB" w:rsidRDefault="004F01DB" w:rsidP="004F01DB">
      <w:pPr>
        <w:rPr>
          <w:del w:id="184" w:author="Priya Seethapathy" w:date="2026-08-03T22:24:00Z" w16du:dateUtc="2026-08-04T02:24:00Z"/>
        </w:rPr>
      </w:pPr>
      <w:del w:id="185" w:author="Priya Seethapathy" w:date="2026-08-03T22:24:00Z" w16du:dateUtc="2026-08-04T02:24: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86" w:author="Priya Seethapathy" w:date="2026-08-03T22:24:00Z" w16du:dateUtc="2026-08-04T02:24:00Z"/>
        </w:rPr>
      </w:pPr>
    </w:p>
    <w:p w14:paraId="0AFA2C07" w14:textId="79F8DC0A" w:rsidR="004F01DB" w:rsidRDefault="004F01DB" w:rsidP="004F01DB">
      <w:pPr>
        <w:rPr>
          <w:del w:id="187" w:author="Priya Seethapathy" w:date="2026-08-03T22:24:00Z" w16du:dateUtc="2026-08-04T02:24:00Z"/>
        </w:rPr>
      </w:pPr>
      <w:del w:id="188" w:author="Priya Seethapathy" w:date="2026-08-03T22:24:00Z" w16du:dateUtc="2026-08-04T02:24: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89" w:author="Priya Seethapathy" w:date="2026-08-03T22:24:00Z" w16du:dateUtc="2026-08-04T02:24:00Z"/>
        </w:rPr>
      </w:pPr>
    </w:p>
    <w:p w14:paraId="435C6295" w14:textId="77777777" w:rsidR="004F01DB" w:rsidRDefault="004F01DB" w:rsidP="003341AB">
      <w:pPr>
        <w:spacing w:line="360" w:lineRule="auto"/>
        <w:pPrChange w:id="190" w:author="Priya Seethapathy" w:date="2026-08-03T22:24:00Z" w16du:dateUtc="2026-08-04T02:24:00Z">
          <w:pPr/>
        </w:pPrChange>
      </w:pPr>
    </w:p>
    <w:sectPr w:rsidR="004F01DB" w:rsidSect="002A02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5C124" w14:textId="77777777" w:rsidR="007C6C63" w:rsidRDefault="007C6C63" w:rsidP="00DE0282">
      <w:pPr>
        <w:spacing w:after="0" w:line="240" w:lineRule="auto"/>
        <w:pPrChange w:id="14" w:author="Priya Seethapathy" w:date="2026-08-03T22:24:00Z" w16du:dateUtc="2026-08-04T02:24:00Z">
          <w:pPr/>
        </w:pPrChange>
      </w:pPr>
      <w:r>
        <w:separator/>
      </w:r>
    </w:p>
  </w:endnote>
  <w:endnote w:type="continuationSeparator" w:id="0">
    <w:p w14:paraId="657A0760" w14:textId="77777777" w:rsidR="007C6C63" w:rsidRDefault="007C6C63" w:rsidP="00DE0282">
      <w:pPr>
        <w:spacing w:after="0" w:line="240" w:lineRule="auto"/>
        <w:pPrChange w:id="15" w:author="Priya Seethapathy" w:date="2026-08-03T22:24:00Z" w16du:dateUtc="2026-08-04T02:24: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0" w:author="Priya Seethapathy" w:date="2026-08-03T22:24:00Z" w16du:dateUtc="2026-08-04T02:24:00Z"/>
            <w:rStyle w:val="PageNumber"/>
          </w:rPr>
        </w:pPr>
        <w:del w:id="201"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er"/>
      <w:pPrChange w:id="202" w:author="Priya Seethapathy" w:date="2026-08-03T22:24:00Z" w16du:dateUtc="2026-08-04T02:24:00Z">
        <w:pPr>
          <w:pStyle w:val="Footer"/>
          <w:ind w:firstLine="360"/>
        </w:pPr>
      </w:pPrChange>
    </w:pPr>
    <w:del w:id="203" w:author="Priya Seethapathy" w:date="2026-08-03T22:24:00Z" w16du:dateUtc="2026-08-04T02:24: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4" w:author="Priya Seethapathy" w:date="2026-08-03T22:24:00Z" w16du:dateUtc="2026-08-04T02:24:00Z"/>
            <w:rStyle w:val="PageNumber"/>
          </w:rPr>
        </w:pPr>
        <w:del w:id="205"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379E278" w:rsidR="004F01DB" w:rsidRDefault="00904701" w:rsidP="004F01DB">
    <w:pPr>
      <w:pStyle w:val="Header"/>
      <w:ind w:right="360" w:firstLine="360"/>
      <w:rPr>
        <w:del w:id="206" w:author="Priya Seethapathy" w:date="2026-08-03T22:24:00Z" w16du:dateUtc="2026-08-04T02:24:00Z"/>
      </w:rPr>
    </w:pPr>
    <w:del w:id="207" w:author="Priya Seethapathy" w:date="2026-08-03T22:24:00Z" w16du:dateUtc="2026-08-04T02:24:00Z">
      <w:r>
        <w:delText xml:space="preserve">Normal </w:delText>
      </w:r>
      <w:r w:rsidR="00EC5A74">
        <w:delText xml:space="preserve"> page</w:delText>
      </w:r>
      <w:r w:rsidR="004F01DB">
        <w:delText xml:space="preserve"> footer, page numbers at the left</w:delText>
      </w:r>
    </w:del>
  </w:p>
  <w:p w14:paraId="0C7BE5CC" w14:textId="77777777" w:rsidR="004F01DB" w:rsidRDefault="004F0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2" w:author="Priya Seethapathy" w:date="2026-08-03T22:24:00Z" w16du:dateUtc="2026-08-04T02:24:00Z"/>
            <w:rStyle w:val="PageNumber"/>
          </w:rPr>
        </w:pPr>
        <w:del w:id="213"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er"/>
      <w:pPrChange w:id="214" w:author="Priya Seethapathy" w:date="2026-08-03T22:24:00Z" w16du:dateUtc="2026-08-04T02:24:00Z">
        <w:pPr>
          <w:pStyle w:val="Footer"/>
          <w:ind w:firstLine="360"/>
        </w:pPr>
      </w:pPrChange>
    </w:pPr>
    <w:del w:id="215" w:author="Priya Seethapathy" w:date="2026-08-03T22:24:00Z" w16du:dateUtc="2026-08-04T02:24: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FC6D" w14:textId="77777777" w:rsidR="007C6C63" w:rsidRDefault="007C6C63" w:rsidP="00DE0282">
      <w:pPr>
        <w:spacing w:after="0" w:line="240" w:lineRule="auto"/>
        <w:pPrChange w:id="12" w:author="Priya Seethapathy" w:date="2026-08-03T22:24:00Z" w16du:dateUtc="2026-08-04T02:24:00Z">
          <w:pPr/>
        </w:pPrChange>
      </w:pPr>
      <w:r>
        <w:separator/>
      </w:r>
    </w:p>
  </w:footnote>
  <w:footnote w:type="continuationSeparator" w:id="0">
    <w:p w14:paraId="09DACBB1" w14:textId="77777777" w:rsidR="007C6C63" w:rsidRDefault="007C6C63" w:rsidP="00DE0282">
      <w:pPr>
        <w:spacing w:after="0" w:line="240" w:lineRule="auto"/>
        <w:pPrChange w:id="13" w:author="Priya Seethapathy" w:date="2026-08-03T22:24:00Z" w16du:dateUtc="2026-08-04T02:24: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1" w:author="Priya Seethapathy" w:date="2026-08-03T22:24:00Z" w16du:dateUtc="2026-08-04T02:24:00Z"/>
            <w:rStyle w:val="PageNumber"/>
          </w:rPr>
        </w:pPr>
        <w:del w:id="192"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3" w:author="Priya Seethapathy" w:date="2026-08-03T22:24:00Z" w16du:dateUtc="2026-08-04T02:24:00Z"/>
      </w:rPr>
    </w:pPr>
    <w:del w:id="194" w:author="Priya Seethapathy" w:date="2026-08-03T22:24:00Z" w16du:dateUtc="2026-08-04T02:24:00Z">
      <w:r>
        <w:delText>Even page header, page numbers at the right</w:delText>
      </w:r>
    </w:del>
  </w:p>
  <w:p w14:paraId="50724051" w14:textId="77777777" w:rsidR="004F01DB" w:rsidRDefault="004F01DB">
    <w:pPr>
      <w:pStyle w:val="Header"/>
      <w:pPrChange w:id="195" w:author="Priya Seethapathy" w:date="2026-08-03T22:24:00Z" w16du:dateUtc="2026-08-04T02:24: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196" w:author="Priya Seethapathy" w:date="2026-08-03T22:24:00Z" w16du:dateUtc="2026-08-04T02:24:00Z"/>
            <w:rStyle w:val="PageNumber"/>
          </w:rPr>
        </w:pPr>
        <w:del w:id="197"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3F3B5E8" w:rsidR="004F01DB" w:rsidRDefault="00904701">
    <w:pPr>
      <w:pStyle w:val="Header"/>
      <w:pPrChange w:id="198" w:author="Priya Seethapathy" w:date="2026-08-03T22:24:00Z" w16du:dateUtc="2026-08-04T02:24:00Z">
        <w:pPr>
          <w:pStyle w:val="Header"/>
          <w:ind w:right="360"/>
        </w:pPr>
      </w:pPrChange>
    </w:pPr>
    <w:del w:id="199" w:author="Priya Seethapathy" w:date="2026-08-03T22:24:00Z" w16du:dateUtc="2026-08-04T02:24:00Z">
      <w:r>
        <w:delText>Normal</w:delText>
      </w:r>
      <w:r w:rsidR="00EC5A74">
        <w:delText xml:space="preserve">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08" w:author="Priya Seethapathy" w:date="2026-08-03T22:24:00Z" w16du:dateUtc="2026-08-04T02:24:00Z"/>
            <w:rStyle w:val="PageNumber"/>
          </w:rPr>
        </w:pPr>
        <w:del w:id="209" w:author="Priya Seethapathy" w:date="2026-08-03T22:24:00Z" w16du:dateUtc="2026-08-04T02:24: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Header"/>
      <w:pPrChange w:id="210" w:author="Priya Seethapathy" w:date="2026-08-03T22:24:00Z" w16du:dateUtc="2026-08-04T02:24:00Z">
        <w:pPr>
          <w:pStyle w:val="Header"/>
          <w:ind w:right="360"/>
        </w:pPr>
      </w:pPrChange>
    </w:pPr>
    <w:del w:id="211" w:author="Priya Seethapathy" w:date="2026-08-03T22:24:00Z" w16du:dateUtc="2026-08-04T02:24: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463EB"/>
    <w:rsid w:val="00093352"/>
    <w:rsid w:val="000D6AE6"/>
    <w:rsid w:val="00124CEA"/>
    <w:rsid w:val="00175309"/>
    <w:rsid w:val="001B0BB6"/>
    <w:rsid w:val="00206959"/>
    <w:rsid w:val="002A0225"/>
    <w:rsid w:val="002E1CBC"/>
    <w:rsid w:val="003341AB"/>
    <w:rsid w:val="003361CB"/>
    <w:rsid w:val="00394854"/>
    <w:rsid w:val="003C095A"/>
    <w:rsid w:val="004F01DB"/>
    <w:rsid w:val="006645EC"/>
    <w:rsid w:val="00707476"/>
    <w:rsid w:val="00744FED"/>
    <w:rsid w:val="00756C39"/>
    <w:rsid w:val="007C6C63"/>
    <w:rsid w:val="008E3D1A"/>
    <w:rsid w:val="00903368"/>
    <w:rsid w:val="00904701"/>
    <w:rsid w:val="00A152CE"/>
    <w:rsid w:val="00A16521"/>
    <w:rsid w:val="00A22C64"/>
    <w:rsid w:val="00BA5503"/>
    <w:rsid w:val="00BB67E7"/>
    <w:rsid w:val="00C61D86"/>
    <w:rsid w:val="00D0705C"/>
    <w:rsid w:val="00D57296"/>
    <w:rsid w:val="00DD3505"/>
    <w:rsid w:val="00DE0282"/>
    <w:rsid w:val="00DE684C"/>
    <w:rsid w:val="00EC5A74"/>
    <w:rsid w:val="00F954E1"/>
    <w:rsid w:val="00FF7B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spacing w:after="160" w:line="278" w:lineRule="auto"/>
      <w:pPrChange w:id="0" w:author="Priya Seethapathy" w:date="2026-08-03T22:24:00Z">
        <w:pPr/>
      </w:pPrChange>
    </w:pPr>
    <w:rPr>
      <w:rFonts w:ascii="Times New Roman" w:hAnsi="Times New Roman" w:cs="Times New Roman (Body CS)"/>
      <w:rPrChange w:id="0" w:author="Priya Seethapathy" w:date="2026-08-03T22:24: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Change w:id="1" w:author="Priya Seethapathy" w:date="2026-08-03T22:24: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3T22:24: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Change w:id="2" w:author="Priya Seethapathy" w:date="2026-08-03T22:24: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3T22:24: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Change w:id="3" w:author="Priya Seethapathy" w:date="2026-08-03T22:24: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3T22:24: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4" w:author="Priya Seethapathy" w:date="2026-08-03T22:24: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8-03T22:24: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5" w:author="Priya Seethapathy" w:date="2026-08-03T22:24: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8-03T22:24: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6" w:author="Priya Seethapathy" w:date="2026-08-03T22:24: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8-03T22:24: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7" w:author="Priya Seethapathy" w:date="2026-08-03T22:24: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8-03T22:24: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3EB"/>
    <w:pPr>
      <w:ind w:left="720"/>
      <w:contextualSpacing/>
      <w:pPrChange w:id="8" w:author="Priya Seethapathy" w:date="2026-08-03T22:24:00Z">
        <w:pPr>
          <w:spacing w:after="120" w:line="264" w:lineRule="auto"/>
        </w:pPr>
      </w:pPrChange>
    </w:pPr>
    <w:rPr>
      <w:rPrChange w:id="8" w:author="Priya Seethapathy" w:date="2026-08-03T22:24: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Change w:id="9" w:author="Priya Seethapathy" w:date="2026-08-03T22:24:00Z">
        <w:pPr>
          <w:spacing w:after="80" w:line="278" w:lineRule="auto"/>
          <w:contextualSpacing/>
        </w:pPr>
      </w:pPrChange>
    </w:pPr>
    <w:rPr>
      <w:rFonts w:asciiTheme="majorHAnsi" w:eastAsiaTheme="majorEastAsia" w:hAnsiTheme="majorHAnsi" w:cstheme="majorBidi"/>
      <w:spacing w:val="-10"/>
      <w:kern w:val="28"/>
      <w:sz w:val="56"/>
      <w:szCs w:val="56"/>
      <w:rPrChange w:id="9" w:author="Priya Seethapathy" w:date="2026-08-03T22:24: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10" w:author="Priya Seethapathy" w:date="2026-08-03T22:24: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10" w:author="Priya Seethapathy" w:date="2026-08-03T22:24: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Change w:id="11" w:author="Priya Seethapathy" w:date="2026-08-03T22:24:00Z">
        <w:pPr>
          <w:spacing w:before="160" w:after="160" w:line="278" w:lineRule="auto"/>
          <w:jc w:val="center"/>
        </w:pPr>
      </w:pPrChange>
    </w:pPr>
    <w:rPr>
      <w:i/>
      <w:iCs/>
      <w:color w:val="404040" w:themeColor="text1" w:themeTint="BF"/>
      <w:rPrChange w:id="11" w:author="Priya Seethapathy" w:date="2026-08-03T22:24: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4F01DB"/>
    <w:rPr>
      <w:rFonts w:ascii="Times New Roman" w:hAnsi="Times New Roman" w:cs="Times New Roman (Body CS)"/>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5820</Words>
  <Characters>33177</Characters>
  <Application>Microsoft Office Word</Application>
  <DocSecurity>0</DocSecurity>
  <Lines>276</Lines>
  <Paragraphs>77</Paragraphs>
  <ScaleCrop>false</ScaleCrop>
  <Company/>
  <LinksUpToDate>false</LinksUpToDate>
  <CharactersWithSpaces>38920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2026-08-04T02:24:00Z</dcterms:modified>
</cp:coreProperties>
</file>