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4634"/>
        <w:gridCol w:w="4636"/>
      </w:tblGrid>
      <w:tr w:rsidR="006337BB" w14:paraId="14769FC0" w14:textId="77777777" w:rsidTr="006337BB">
        <w:trPr>
          <w:ins w:id="7" w:author="Tony Novak" w:date="2026-08-04T06:07:00Z" w16du:dateUtc="2026-08-04T10:07:00Z"/>
        </w:trPr>
        <w:tc>
          <w:tcPr>
            <w:tcW w:w="4675" w:type="dxa"/>
            <w:tcBorders>
              <w:bottom w:val="dotted" w:sz="4" w:space="0" w:color="A5C9EB" w:themeColor="text2" w:themeTint="40"/>
            </w:tcBorders>
          </w:tcPr>
          <w:p w14:paraId="07B38EFE" w14:textId="6A31E8E7" w:rsidR="006337BB" w:rsidRDefault="006337BB">
            <w:pPr>
              <w:rPr>
                <w:ins w:id="8" w:author="Tony Novak" w:date="2026-08-04T06:07:00Z" w16du:dateUtc="2026-08-04T10:07:00Z"/>
              </w:rPr>
            </w:pPr>
            <w:ins w:id="9" w:author="Tony Novak" w:date="2026-08-04T06:07:00Z" w16du:dateUtc="2026-08-04T10:07:00Z">
              <w:r w:rsidRPr="006337BB">
                <w:rPr>
                  <w:bdr w:val="dashSmallGap" w:sz="4" w:space="0" w:color="C00000"/>
                </w:rPr>
                <w:t>This text</w:t>
              </w:r>
              <w:r>
                <w:t xml:space="preserve"> has borders</w:t>
              </w:r>
            </w:ins>
          </w:p>
        </w:tc>
        <w:tc>
          <w:tcPr>
            <w:tcW w:w="4675" w:type="dxa"/>
          </w:tcPr>
          <w:p w14:paraId="0E816118" w14:textId="422BBA21" w:rsidR="006337BB" w:rsidRDefault="006337BB" w:rsidP="006337BB">
            <w:pPr>
              <w:pBdr>
                <w:top w:val="double" w:sz="4" w:space="0" w:color="B3E5A1" w:themeColor="accent6" w:themeTint="66"/>
                <w:left w:val="double" w:sz="4" w:space="0" w:color="B3E5A1" w:themeColor="accent6" w:themeTint="66"/>
                <w:bottom w:val="double" w:sz="4" w:space="0" w:color="B3E5A1" w:themeColor="accent6" w:themeTint="66"/>
                <w:right w:val="double" w:sz="4" w:space="0" w:color="B3E5A1" w:themeColor="accent6" w:themeTint="66"/>
              </w:pBdr>
              <w:rPr>
                <w:ins w:id="10" w:author="Tony Novak" w:date="2026-08-04T06:07:00Z" w16du:dateUtc="2026-08-04T10:07:00Z"/>
              </w:rPr>
            </w:pPr>
            <w:ins w:id="11" w:author="Tony Novak" w:date="2026-08-04T06:07:00Z" w16du:dateUtc="2026-08-04T10:07:00Z">
              <w:r>
                <w:t>This paragraph has borders</w:t>
              </w:r>
            </w:ins>
          </w:p>
        </w:tc>
      </w:tr>
      <w:tr w:rsidR="006337BB" w14:paraId="249D469D" w14:textId="77777777" w:rsidTr="006337BB">
        <w:trPr>
          <w:ins w:id="12" w:author="Tony Novak" w:date="2026-08-04T06:07:00Z" w16du:dateUtc="2026-08-04T10:07:00Z"/>
        </w:trPr>
        <w:tc>
          <w:tcPr>
            <w:tcW w:w="4675" w:type="dxa"/>
            <w:tcBorders>
              <w:top w:val="dotted" w:sz="4" w:space="0" w:color="A5C9EB" w:themeColor="text2" w:themeTint="40"/>
              <w:left w:val="dotted" w:sz="4" w:space="0" w:color="A5C9EB" w:themeColor="text2" w:themeTint="40"/>
              <w:bottom w:val="dotted" w:sz="4" w:space="0" w:color="A5C9EB" w:themeColor="text2" w:themeTint="40"/>
              <w:right w:val="dotted" w:sz="4" w:space="0" w:color="A5C9EB" w:themeColor="text2" w:themeTint="40"/>
            </w:tcBorders>
          </w:tcPr>
          <w:p w14:paraId="25DB4DE9" w14:textId="7B0324B4" w:rsidR="006337BB" w:rsidRDefault="006337BB">
            <w:pPr>
              <w:rPr>
                <w:ins w:id="13" w:author="Tony Novak" w:date="2026-08-04T06:07:00Z" w16du:dateUtc="2026-08-04T10:07:00Z"/>
              </w:rPr>
            </w:pPr>
            <w:ins w:id="14" w:author="Tony Novak" w:date="2026-08-04T06:07:00Z" w16du:dateUtc="2026-08-04T10:07:00Z">
              <w:r>
                <w:t>This cell has borders</w:t>
              </w:r>
            </w:ins>
          </w:p>
        </w:tc>
        <w:tc>
          <w:tcPr>
            <w:tcW w:w="4675" w:type="dxa"/>
            <w:tcBorders>
              <w:left w:val="dotted" w:sz="4" w:space="0" w:color="A5C9EB" w:themeColor="text2" w:themeTint="40"/>
            </w:tcBorders>
          </w:tcPr>
          <w:p w14:paraId="6948B038" w14:textId="77777777" w:rsidR="006337BB" w:rsidRDefault="006337BB">
            <w:pPr>
              <w:rPr>
                <w:ins w:id="15" w:author="Tony Novak" w:date="2026-08-04T06:07:00Z" w16du:dateUtc="2026-08-04T10:07:00Z"/>
              </w:rPr>
            </w:pPr>
          </w:p>
        </w:tc>
      </w:tr>
    </w:tbl>
    <w:p w14:paraId="429567C6" w14:textId="59D08853" w:rsidR="00D24516" w:rsidRDefault="00161A6B">
      <w:pPr>
        <w:rPr>
          <w:rPrChange w:id="16" w:author="Tony Novak" w:date="2026-08-04T06:07:00Z" w16du:dateUtc="2026-08-04T10:07:00Z">
            <w:rPr>
              <w:lang w:val="en-US"/>
            </w:rPr>
          </w:rPrChange>
        </w:rPr>
      </w:pPr>
      <w:del w:id="17" w:author="Tony Novak" w:date="2026-08-04T06:07:00Z" w16du:dateUtc="2026-08-04T10:07:00Z">
        <w:r>
          <w:rPr>
            <w:noProof/>
            <w:lang w:val="en-US"/>
          </w:rPr>
          <w:drawing>
            <wp:inline distT="0" distB="0" distL="0" distR="0" wp14:anchorId="300ACDB7" wp14:editId="02539EAC">
              <wp:extent cx="5731200" cy="8596800"/>
              <wp:effectExtent l="0" t="0" r="0" b="1270"/>
              <wp:docPr id="1313105944" name="Picture 1" descr="A tall building with many windows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13105944" name="Picture 1" descr="A tall building with many windows&#10;&#10;AI-generated content may be incorrect."/>
                      <pic:cNvPicPr/>
                    </pic:nvPicPr>
                    <pic:blipFill>
                      <a:blip r:embed="rId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8596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sectPr w:rsidR="00D24516">
      <w:pgSz w:w="12240" w:h="15840"/>
      <w:pgMar w:top="1440" w:right="1440" w:bottom="1440" w:left="1440" w:header="720" w:footer="720" w:gutter="0"/>
      <w:cols w:space="720"/>
      <w:docGrid w:linePitch="360"/>
      <w:sectPrChange w:id="18" w:author="Tony Novak" w:date="2026-08-04T06:07:00Z" w16du:dateUtc="2026-08-04T10:07:00Z">
        <w:sectPr w:rsidR="00D24516">
          <w:pgSz w:w="11906" w:h="16838"/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6B"/>
    <w:rsid w:val="000168BD"/>
    <w:rsid w:val="00060474"/>
    <w:rsid w:val="00161A6B"/>
    <w:rsid w:val="002D0577"/>
    <w:rsid w:val="002E4A13"/>
    <w:rsid w:val="003549D6"/>
    <w:rsid w:val="003A1882"/>
    <w:rsid w:val="004A427B"/>
    <w:rsid w:val="00533E78"/>
    <w:rsid w:val="006337BB"/>
    <w:rsid w:val="00635D55"/>
    <w:rsid w:val="00772649"/>
    <w:rsid w:val="008D6DEC"/>
    <w:rsid w:val="008D7AD2"/>
    <w:rsid w:val="009F58C9"/>
    <w:rsid w:val="00A16521"/>
    <w:rsid w:val="00B41974"/>
    <w:rsid w:val="00D24516"/>
    <w:rsid w:val="00EC776E"/>
    <w:rsid w:val="00FE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AA120"/>
  <w15:chartTrackingRefBased/>
  <w15:docId w15:val="{F47DE299-E7DA-B845-ACD5-18E95D630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7BB"/>
    <w:pPr>
      <w:keepNext/>
      <w:keepLines/>
      <w:spacing w:before="40" w:line="278" w:lineRule="auto"/>
      <w:outlineLvl w:val="5"/>
      <w:pPrChange w:id="0" w:author="Tony Novak" w:date="2026-08-04T06:07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lang w:val="en-US"/>
      <w:rPrChange w:id="0" w:author="Tony Novak" w:date="2026-08-04T06:07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7BB"/>
    <w:pPr>
      <w:keepNext/>
      <w:keepLines/>
      <w:spacing w:before="40" w:line="278" w:lineRule="auto"/>
      <w:outlineLvl w:val="6"/>
      <w:pPrChange w:id="1" w:author="Tony Novak" w:date="2026-08-04T06:07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lang w:val="en-US"/>
      <w:rPrChange w:id="1" w:author="Tony Novak" w:date="2026-08-04T06:07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7BB"/>
    <w:pPr>
      <w:keepNext/>
      <w:keepLines/>
      <w:spacing w:line="278" w:lineRule="auto"/>
      <w:outlineLvl w:val="7"/>
      <w:pPrChange w:id="2" w:author="Tony Novak" w:date="2026-08-04T06:07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lang w:val="en-US"/>
      <w:rPrChange w:id="2" w:author="Tony Novak" w:date="2026-08-04T06:07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7BB"/>
    <w:pPr>
      <w:keepNext/>
      <w:keepLines/>
      <w:spacing w:line="278" w:lineRule="auto"/>
      <w:outlineLvl w:val="8"/>
      <w:pPrChange w:id="3" w:author="Tony Novak" w:date="2026-08-04T06:07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lang w:val="en-US"/>
      <w:rPrChange w:id="3" w:author="Tony Novak" w:date="2026-08-04T06:07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A6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A6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A6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A6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337BB"/>
    <w:pPr>
      <w:spacing w:after="80"/>
      <w:contextualSpacing/>
      <w:pPrChange w:id="4" w:author="Tony Novak" w:date="2026-08-04T06:07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:rPrChange w:id="4" w:author="Tony Novak" w:date="2026-08-04T06:0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161A6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7BB"/>
    <w:pPr>
      <w:numPr>
        <w:ilvl w:val="1"/>
      </w:numPr>
      <w:spacing w:after="160" w:line="278" w:lineRule="auto"/>
      <w:pPrChange w:id="5" w:author="Tony Novak" w:date="2026-08-04T06:07:00Z">
        <w:pPr>
          <w:numPr>
            <w:ilvl w:val="1"/>
          </w:numPr>
          <w:spacing w:after="160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  <w:rPrChange w:id="5" w:author="Tony Novak" w:date="2026-08-04T06:07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161A6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337BB"/>
    <w:pPr>
      <w:spacing w:before="160" w:after="160" w:line="278" w:lineRule="auto"/>
      <w:jc w:val="center"/>
      <w:pPrChange w:id="6" w:author="Tony Novak" w:date="2026-08-04T06:07:00Z">
        <w:pPr>
          <w:spacing w:before="160" w:after="160"/>
          <w:jc w:val="center"/>
        </w:pPr>
      </w:pPrChange>
    </w:pPr>
    <w:rPr>
      <w:i/>
      <w:iCs/>
      <w:color w:val="404040" w:themeColor="text1" w:themeTint="BF"/>
      <w:lang w:val="en-US"/>
      <w:rPrChange w:id="6" w:author="Tony Novak" w:date="2026-08-04T06:07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161A6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61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A6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1A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1A6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table" w:styleId="TableGrid">
    <w:name w:val="Table Grid"/>
    <w:basedOn w:val="TableNormal"/>
    <w:uiPriority w:val="39"/>
    <w:rsid w:val="008D6DEC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1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1</cp:revision>
  <dcterms:created xsi:type="dcterms:W3CDTF">2025-01-20T15:22:00Z</dcterms:created>
  <dcterms:modified xsi:type="dcterms:W3CDTF">2026-08-04T10:07:00Z</dcterms:modified>
</cp:coreProperties>
</file>