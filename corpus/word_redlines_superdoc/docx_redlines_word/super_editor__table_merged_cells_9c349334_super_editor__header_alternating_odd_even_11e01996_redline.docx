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01D7" w14:textId="3094CB29" w:rsidR="008511E1" w:rsidRDefault="008511E1">
      <w:pPr>
        <w:rPr>
          <w:ins w:id="10" w:author="Nick Bernal" w:date="2026-08-03T22:22:00Z" w16du:dateUtc="2026-08-04T02:22:00Z"/>
        </w:rPr>
      </w:pPr>
      <w:ins w:id="11" w:author="Nick Bernal" w:date="2026-08-03T22:22:00Z" w16du:dateUtc="2026-08-04T02:22:00Z">
        <w:r>
          <w:t>First page</w:t>
        </w:r>
      </w:ins>
    </w:p>
    <w:p w14:paraId="33E36496" w14:textId="77777777" w:rsidR="008511E1" w:rsidRDefault="008511E1">
      <w:pPr>
        <w:rPr>
          <w:ins w:id="12" w:author="Nick Bernal" w:date="2026-08-03T22:22:00Z" w16du:dateUtc="2026-08-04T02:22:00Z"/>
        </w:rPr>
      </w:pPr>
    </w:p>
    <w:p w14:paraId="6D6611D6" w14:textId="77777777" w:rsidR="008511E1" w:rsidRDefault="008511E1">
      <w:pPr>
        <w:rPr>
          <w:ins w:id="13" w:author="Nick Bernal" w:date="2026-08-03T22:22:00Z" w16du:dateUtc="2026-08-04T02:22:00Z"/>
        </w:rPr>
      </w:pPr>
    </w:p>
    <w:p w14:paraId="17C9D27B" w14:textId="77777777" w:rsidR="008511E1" w:rsidRDefault="008511E1">
      <w:pPr>
        <w:rPr>
          <w:ins w:id="14" w:author="Nick Bernal" w:date="2026-08-03T22:22:00Z" w16du:dateUtc="2026-08-04T02:22:00Z"/>
        </w:rPr>
      </w:pPr>
    </w:p>
    <w:p w14:paraId="6FF3F24E" w14:textId="77777777" w:rsidR="008511E1" w:rsidRDefault="008511E1">
      <w:pPr>
        <w:rPr>
          <w:ins w:id="15" w:author="Nick Bernal" w:date="2026-08-03T22:22:00Z" w16du:dateUtc="2026-08-04T02:22:00Z"/>
        </w:rPr>
      </w:pPr>
    </w:p>
    <w:p w14:paraId="2A1F00E2" w14:textId="77777777" w:rsidR="008511E1" w:rsidRDefault="008511E1">
      <w:pPr>
        <w:rPr>
          <w:ins w:id="16" w:author="Nick Bernal" w:date="2026-08-03T22:22:00Z" w16du:dateUtc="2026-08-04T02:22:00Z"/>
        </w:rPr>
      </w:pPr>
    </w:p>
    <w:p w14:paraId="5D8E0289" w14:textId="77777777" w:rsidR="008511E1" w:rsidRDefault="008511E1">
      <w:pPr>
        <w:rPr>
          <w:ins w:id="17" w:author="Nick Bernal" w:date="2026-08-03T22:22:00Z" w16du:dateUtc="2026-08-04T02:22:00Z"/>
        </w:rPr>
      </w:pPr>
    </w:p>
    <w:p w14:paraId="35B24C31" w14:textId="77777777" w:rsidR="008511E1" w:rsidRDefault="008511E1">
      <w:pPr>
        <w:rPr>
          <w:ins w:id="18" w:author="Nick Bernal" w:date="2026-08-03T22:22:00Z" w16du:dateUtc="2026-08-04T02:22:00Z"/>
        </w:rPr>
      </w:pPr>
    </w:p>
    <w:p w14:paraId="6DDE1523" w14:textId="77777777" w:rsidR="008511E1" w:rsidRDefault="008511E1">
      <w:pPr>
        <w:rPr>
          <w:ins w:id="19" w:author="Nick Bernal" w:date="2026-08-03T22:22:00Z" w16du:dateUtc="2026-08-04T02:22:00Z"/>
        </w:rPr>
      </w:pPr>
    </w:p>
    <w:p w14:paraId="09E6EBEB" w14:textId="77777777" w:rsidR="008511E1" w:rsidRDefault="008511E1">
      <w:pPr>
        <w:rPr>
          <w:ins w:id="20" w:author="Nick Bernal" w:date="2026-08-03T22:22:00Z" w16du:dateUtc="2026-08-04T02:22:00Z"/>
        </w:rPr>
      </w:pPr>
    </w:p>
    <w:p w14:paraId="2E726344" w14:textId="77777777" w:rsidR="008511E1" w:rsidRDefault="008511E1">
      <w:pPr>
        <w:rPr>
          <w:ins w:id="21" w:author="Nick Bernal" w:date="2026-08-03T22:22:00Z" w16du:dateUtc="2026-08-04T02:22:00Z"/>
        </w:rPr>
      </w:pPr>
    </w:p>
    <w:p w14:paraId="22A168AD" w14:textId="77777777" w:rsidR="008511E1" w:rsidRDefault="008511E1">
      <w:pPr>
        <w:rPr>
          <w:ins w:id="22" w:author="Nick Bernal" w:date="2026-08-03T22:22:00Z" w16du:dateUtc="2026-08-04T02:22:00Z"/>
        </w:rPr>
      </w:pPr>
    </w:p>
    <w:p w14:paraId="27330084" w14:textId="77777777" w:rsidR="008511E1" w:rsidRDefault="008511E1">
      <w:pPr>
        <w:rPr>
          <w:ins w:id="23" w:author="Nick Bernal" w:date="2026-08-03T22:22:00Z" w16du:dateUtc="2026-08-04T02:22:00Z"/>
        </w:rPr>
      </w:pPr>
    </w:p>
    <w:p w14:paraId="37ACABD2" w14:textId="77777777" w:rsidR="008511E1" w:rsidRDefault="008511E1">
      <w:pPr>
        <w:rPr>
          <w:ins w:id="24" w:author="Nick Bernal" w:date="2026-08-03T22:22:00Z" w16du:dateUtc="2026-08-04T02:22:00Z"/>
        </w:rPr>
      </w:pPr>
    </w:p>
    <w:p w14:paraId="544B4F1B" w14:textId="77777777" w:rsidR="008511E1" w:rsidRDefault="008511E1">
      <w:pPr>
        <w:rPr>
          <w:ins w:id="25" w:author="Nick Bernal" w:date="2026-08-03T22:22:00Z" w16du:dateUtc="2026-08-04T02:22:00Z"/>
        </w:rPr>
      </w:pPr>
    </w:p>
    <w:p w14:paraId="2FBFFBAE" w14:textId="77777777" w:rsidR="008511E1" w:rsidRDefault="008511E1">
      <w:pPr>
        <w:rPr>
          <w:ins w:id="26" w:author="Nick Bernal" w:date="2026-08-03T22:22:00Z" w16du:dateUtc="2026-08-04T02:22:00Z"/>
        </w:rPr>
      </w:pPr>
    </w:p>
    <w:p w14:paraId="3BBA0F6F" w14:textId="77777777" w:rsidR="008511E1" w:rsidRDefault="008511E1">
      <w:pPr>
        <w:rPr>
          <w:ins w:id="27" w:author="Nick Bernal" w:date="2026-08-03T22:22:00Z" w16du:dateUtc="2026-08-04T02:22:00Z"/>
        </w:rPr>
      </w:pPr>
    </w:p>
    <w:p w14:paraId="4706BF31" w14:textId="77777777" w:rsidR="008511E1" w:rsidRDefault="008511E1">
      <w:pPr>
        <w:rPr>
          <w:ins w:id="28" w:author="Nick Bernal" w:date="2026-08-03T22:22:00Z" w16du:dateUtc="2026-08-04T02:22:00Z"/>
        </w:rPr>
      </w:pPr>
    </w:p>
    <w:p w14:paraId="2F21BF7F" w14:textId="77777777" w:rsidR="008511E1" w:rsidRDefault="008511E1">
      <w:pPr>
        <w:rPr>
          <w:ins w:id="29" w:author="Nick Bernal" w:date="2026-08-03T22:22:00Z" w16du:dateUtc="2026-08-04T02:22:00Z"/>
        </w:rPr>
      </w:pPr>
    </w:p>
    <w:p w14:paraId="1A9B5FEE" w14:textId="77777777" w:rsidR="008511E1" w:rsidRDefault="008511E1">
      <w:pPr>
        <w:rPr>
          <w:ins w:id="30" w:author="Nick Bernal" w:date="2026-08-03T22:22:00Z" w16du:dateUtc="2026-08-04T02:22:00Z"/>
        </w:rPr>
      </w:pPr>
    </w:p>
    <w:p w14:paraId="261E0CED" w14:textId="77777777" w:rsidR="008511E1" w:rsidRDefault="008511E1">
      <w:pPr>
        <w:rPr>
          <w:ins w:id="31" w:author="Nick Bernal" w:date="2026-08-03T22:22:00Z" w16du:dateUtc="2026-08-04T02:22:00Z"/>
        </w:rPr>
      </w:pPr>
    </w:p>
    <w:p w14:paraId="38C7CC16" w14:textId="77777777" w:rsidR="008511E1" w:rsidRDefault="008511E1">
      <w:pPr>
        <w:rPr>
          <w:ins w:id="32" w:author="Nick Bernal" w:date="2026-08-03T22:22:00Z" w16du:dateUtc="2026-08-04T02:22:00Z"/>
        </w:rPr>
      </w:pPr>
    </w:p>
    <w:p w14:paraId="1EE3E6FC" w14:textId="77777777" w:rsidR="008511E1" w:rsidRDefault="008511E1">
      <w:pPr>
        <w:rPr>
          <w:ins w:id="33" w:author="Nick Bernal" w:date="2026-08-03T22:22:00Z" w16du:dateUtc="2026-08-04T02:22:00Z"/>
        </w:rPr>
      </w:pPr>
    </w:p>
    <w:p w14:paraId="19FD987C" w14:textId="77777777" w:rsidR="008511E1" w:rsidRDefault="008511E1">
      <w:pPr>
        <w:rPr>
          <w:ins w:id="34" w:author="Nick Bernal" w:date="2026-08-03T22:22:00Z" w16du:dateUtc="2026-08-04T02:22:00Z"/>
        </w:rPr>
      </w:pPr>
    </w:p>
    <w:p w14:paraId="282E308E" w14:textId="77777777" w:rsidR="008511E1" w:rsidRDefault="008511E1">
      <w:pPr>
        <w:rPr>
          <w:ins w:id="35" w:author="Nick Bernal" w:date="2026-08-03T22:22:00Z" w16du:dateUtc="2026-08-04T02:22:00Z"/>
        </w:rPr>
      </w:pPr>
    </w:p>
    <w:p w14:paraId="7917C291" w14:textId="77777777" w:rsidR="008511E1" w:rsidRDefault="008511E1">
      <w:pPr>
        <w:rPr>
          <w:ins w:id="36" w:author="Nick Bernal" w:date="2026-08-03T22:22:00Z" w16du:dateUtc="2026-08-04T02:22:00Z"/>
        </w:rPr>
      </w:pPr>
    </w:p>
    <w:p w14:paraId="77191236" w14:textId="77777777" w:rsidR="008511E1" w:rsidRDefault="008511E1">
      <w:pPr>
        <w:rPr>
          <w:ins w:id="37" w:author="Nick Bernal" w:date="2026-08-03T22:22:00Z" w16du:dateUtc="2026-08-04T02:22:00Z"/>
        </w:rPr>
      </w:pPr>
    </w:p>
    <w:p w14:paraId="045E7C4E" w14:textId="77777777" w:rsidR="008511E1" w:rsidRDefault="008511E1">
      <w:pPr>
        <w:rPr>
          <w:ins w:id="38" w:author="Nick Bernal" w:date="2026-08-03T22:22:00Z" w16du:dateUtc="2026-08-04T02:22:00Z"/>
        </w:rPr>
      </w:pPr>
    </w:p>
    <w:p w14:paraId="43CEC33F" w14:textId="77777777" w:rsidR="008511E1" w:rsidRDefault="008511E1">
      <w:pPr>
        <w:rPr>
          <w:ins w:id="39" w:author="Nick Bernal" w:date="2026-08-03T22:22:00Z" w16du:dateUtc="2026-08-04T02:22:00Z"/>
        </w:rPr>
      </w:pPr>
    </w:p>
    <w:p w14:paraId="2046DCDC" w14:textId="77777777" w:rsidR="008511E1" w:rsidRDefault="008511E1">
      <w:pPr>
        <w:rPr>
          <w:ins w:id="40" w:author="Nick Bernal" w:date="2026-08-03T22:22:00Z" w16du:dateUtc="2026-08-04T02:22:00Z"/>
        </w:rPr>
      </w:pPr>
    </w:p>
    <w:p w14:paraId="0EE1AD32" w14:textId="77777777" w:rsidR="008511E1" w:rsidRDefault="008511E1">
      <w:pPr>
        <w:rPr>
          <w:ins w:id="41" w:author="Nick Bernal" w:date="2026-08-03T22:22:00Z" w16du:dateUtc="2026-08-04T02:22:00Z"/>
        </w:rPr>
      </w:pPr>
    </w:p>
    <w:p w14:paraId="4F158DF9" w14:textId="77777777" w:rsidR="008511E1" w:rsidRDefault="008511E1">
      <w:pPr>
        <w:rPr>
          <w:ins w:id="42" w:author="Nick Bernal" w:date="2026-08-03T22:22:00Z" w16du:dateUtc="2026-08-04T02:22:00Z"/>
        </w:rPr>
      </w:pPr>
    </w:p>
    <w:p w14:paraId="25DF5D44" w14:textId="77777777" w:rsidR="008511E1" w:rsidRDefault="008511E1">
      <w:pPr>
        <w:rPr>
          <w:ins w:id="43" w:author="Nick Bernal" w:date="2026-08-03T22:22:00Z" w16du:dateUtc="2026-08-04T02:22:00Z"/>
        </w:rPr>
      </w:pPr>
    </w:p>
    <w:p w14:paraId="603FA421" w14:textId="77777777" w:rsidR="008511E1" w:rsidRDefault="008511E1">
      <w:pPr>
        <w:rPr>
          <w:ins w:id="44" w:author="Nick Bernal" w:date="2026-08-03T22:22:00Z" w16du:dateUtc="2026-08-04T02:22:00Z"/>
        </w:rPr>
      </w:pPr>
    </w:p>
    <w:p w14:paraId="0282CF25" w14:textId="77777777" w:rsidR="008511E1" w:rsidRDefault="008511E1">
      <w:pPr>
        <w:rPr>
          <w:ins w:id="45" w:author="Nick Bernal" w:date="2026-08-03T22:22:00Z" w16du:dateUtc="2026-08-04T02:22:00Z"/>
        </w:rPr>
      </w:pPr>
    </w:p>
    <w:p w14:paraId="2083CD75" w14:textId="77777777" w:rsidR="008511E1" w:rsidRDefault="008511E1">
      <w:pPr>
        <w:rPr>
          <w:ins w:id="46" w:author="Nick Bernal" w:date="2026-08-03T22:22:00Z" w16du:dateUtc="2026-08-04T02:22:00Z"/>
        </w:rPr>
      </w:pPr>
    </w:p>
    <w:p w14:paraId="3AF2D0C9" w14:textId="77777777" w:rsidR="008511E1" w:rsidRDefault="008511E1">
      <w:pPr>
        <w:rPr>
          <w:ins w:id="47" w:author="Nick Bernal" w:date="2026-08-03T22:22:00Z" w16du:dateUtc="2026-08-04T02:22:00Z"/>
        </w:rPr>
      </w:pPr>
    </w:p>
    <w:p w14:paraId="185BDFC0" w14:textId="77777777" w:rsidR="008511E1" w:rsidRDefault="008511E1">
      <w:pPr>
        <w:rPr>
          <w:ins w:id="48" w:author="Nick Bernal" w:date="2026-08-03T22:22:00Z" w16du:dateUtc="2026-08-04T02:22:00Z"/>
        </w:rPr>
      </w:pPr>
    </w:p>
    <w:p w14:paraId="76D303E0" w14:textId="77777777" w:rsidR="008511E1" w:rsidRDefault="008511E1">
      <w:pPr>
        <w:rPr>
          <w:ins w:id="49" w:author="Nick Bernal" w:date="2026-08-03T22:22:00Z" w16du:dateUtc="2026-08-04T02:22:00Z"/>
        </w:rPr>
      </w:pPr>
    </w:p>
    <w:p w14:paraId="364449D7" w14:textId="77777777" w:rsidR="008511E1" w:rsidRDefault="008511E1">
      <w:pPr>
        <w:rPr>
          <w:ins w:id="50" w:author="Nick Bernal" w:date="2026-08-03T22:22:00Z" w16du:dateUtc="2026-08-04T02:22:00Z"/>
        </w:rPr>
      </w:pPr>
    </w:p>
    <w:p w14:paraId="2830ECBC" w14:textId="77777777" w:rsidR="008511E1" w:rsidRDefault="008511E1">
      <w:pPr>
        <w:rPr>
          <w:ins w:id="51" w:author="Nick Bernal" w:date="2026-08-03T22:22:00Z" w16du:dateUtc="2026-08-04T02:22:00Z"/>
        </w:rPr>
      </w:pPr>
    </w:p>
    <w:p w14:paraId="4C77B8F2" w14:textId="77777777" w:rsidR="008511E1" w:rsidRDefault="008511E1">
      <w:pPr>
        <w:rPr>
          <w:ins w:id="52" w:author="Nick Bernal" w:date="2026-08-03T22:22:00Z" w16du:dateUtc="2026-08-04T02:22:00Z"/>
        </w:rPr>
      </w:pPr>
    </w:p>
    <w:p w14:paraId="79329549" w14:textId="77777777" w:rsidR="008511E1" w:rsidRDefault="008511E1">
      <w:pPr>
        <w:rPr>
          <w:ins w:id="53" w:author="Nick Bernal" w:date="2026-08-03T22:22:00Z" w16du:dateUtc="2026-08-04T02:22:00Z"/>
        </w:rPr>
      </w:pPr>
    </w:p>
    <w:p w14:paraId="2A5B4D2A" w14:textId="77777777" w:rsidR="008511E1" w:rsidRDefault="008511E1">
      <w:pPr>
        <w:rPr>
          <w:ins w:id="54" w:author="Nick Bernal" w:date="2026-08-03T22:22:00Z" w16du:dateUtc="2026-08-04T02:22:00Z"/>
        </w:rPr>
      </w:pPr>
    </w:p>
    <w:p w14:paraId="63D224D9" w14:textId="77777777" w:rsidR="008511E1" w:rsidRDefault="008511E1">
      <w:pPr>
        <w:rPr>
          <w:ins w:id="55" w:author="Nick Bernal" w:date="2026-08-03T22:22:00Z" w16du:dateUtc="2026-08-04T02:22:00Z"/>
        </w:rPr>
      </w:pPr>
    </w:p>
    <w:p w14:paraId="1B2A33FD" w14:textId="77777777" w:rsidR="008511E1" w:rsidRDefault="008511E1">
      <w:pPr>
        <w:rPr>
          <w:ins w:id="56" w:author="Nick Bernal" w:date="2026-08-03T22:22:00Z" w16du:dateUtc="2026-08-04T02:22:00Z"/>
        </w:rPr>
      </w:pPr>
    </w:p>
    <w:p w14:paraId="0C41B15A" w14:textId="77777777" w:rsidR="008511E1" w:rsidRDefault="008511E1">
      <w:pPr>
        <w:rPr>
          <w:ins w:id="57" w:author="Nick Bernal" w:date="2026-08-03T22:22:00Z" w16du:dateUtc="2026-08-04T02:22:00Z"/>
        </w:rPr>
      </w:pPr>
    </w:p>
    <w:p w14:paraId="042BBBD8" w14:textId="77777777" w:rsidR="008511E1" w:rsidRDefault="008511E1">
      <w:pPr>
        <w:rPr>
          <w:ins w:id="58" w:author="Nick Bernal" w:date="2026-08-03T22:22:00Z" w16du:dateUtc="2026-08-04T02:22:00Z"/>
        </w:rPr>
      </w:pPr>
    </w:p>
    <w:p w14:paraId="3D44CF10" w14:textId="77777777" w:rsidR="008511E1" w:rsidRDefault="008511E1">
      <w:pPr>
        <w:rPr>
          <w:ins w:id="59" w:author="Nick Bernal" w:date="2026-08-03T22:22:00Z" w16du:dateUtc="2026-08-04T02:22:00Z"/>
        </w:rPr>
      </w:pPr>
    </w:p>
    <w:p w14:paraId="0CC09863" w14:textId="16057B5F" w:rsidR="008511E1" w:rsidRDefault="008511E1">
      <w:pPr>
        <w:rPr>
          <w:ins w:id="60" w:author="Nick Bernal" w:date="2026-08-03T22:22:00Z" w16du:dateUtc="2026-08-04T02:22:00Z"/>
        </w:rPr>
      </w:pPr>
      <w:ins w:id="61" w:author="Nick Bernal" w:date="2026-08-03T22:22:00Z" w16du:dateUtc="2026-08-04T02:22:00Z">
        <w:r>
          <w:t>Second page</w:t>
        </w:r>
      </w:ins>
    </w:p>
    <w:p w14:paraId="109A6A2D" w14:textId="77777777" w:rsidR="008511E1" w:rsidRDefault="008511E1">
      <w:pPr>
        <w:rPr>
          <w:ins w:id="62" w:author="Nick Bernal" w:date="2026-08-03T22:22:00Z" w16du:dateUtc="2026-08-04T02:22:00Z"/>
        </w:rPr>
      </w:pPr>
    </w:p>
    <w:p w14:paraId="76A6931C" w14:textId="77777777" w:rsidR="008511E1" w:rsidRDefault="008511E1">
      <w:pPr>
        <w:rPr>
          <w:ins w:id="63" w:author="Nick Bernal" w:date="2026-08-03T22:22:00Z" w16du:dateUtc="2026-08-04T02:22:00Z"/>
        </w:rPr>
      </w:pPr>
    </w:p>
    <w:p w14:paraId="4D928F92" w14:textId="77777777" w:rsidR="008511E1" w:rsidRDefault="008511E1">
      <w:pPr>
        <w:rPr>
          <w:ins w:id="64" w:author="Nick Bernal" w:date="2026-08-03T22:22:00Z" w16du:dateUtc="2026-08-04T02:22:00Z"/>
        </w:rPr>
      </w:pPr>
    </w:p>
    <w:p w14:paraId="6BB41AE8" w14:textId="77777777" w:rsidR="008511E1" w:rsidRDefault="008511E1">
      <w:pPr>
        <w:rPr>
          <w:ins w:id="65" w:author="Nick Bernal" w:date="2026-08-03T22:22:00Z" w16du:dateUtc="2026-08-04T02:22:00Z"/>
        </w:rPr>
      </w:pPr>
    </w:p>
    <w:p w14:paraId="7EC794D4" w14:textId="77777777" w:rsidR="008511E1" w:rsidRDefault="008511E1">
      <w:pPr>
        <w:rPr>
          <w:ins w:id="66" w:author="Nick Bernal" w:date="2026-08-03T22:22:00Z" w16du:dateUtc="2026-08-04T02:22:00Z"/>
        </w:rPr>
      </w:pPr>
    </w:p>
    <w:p w14:paraId="6BA29CB7" w14:textId="77777777" w:rsidR="008511E1" w:rsidRDefault="008511E1">
      <w:pPr>
        <w:rPr>
          <w:ins w:id="67" w:author="Nick Bernal" w:date="2026-08-03T22:22:00Z" w16du:dateUtc="2026-08-04T02:22:00Z"/>
        </w:rPr>
      </w:pPr>
    </w:p>
    <w:p w14:paraId="67899EDD" w14:textId="77777777" w:rsidR="008511E1" w:rsidRDefault="008511E1">
      <w:pPr>
        <w:rPr>
          <w:ins w:id="68" w:author="Nick Bernal" w:date="2026-08-03T22:22:00Z" w16du:dateUtc="2026-08-04T02:22:00Z"/>
        </w:rPr>
      </w:pPr>
    </w:p>
    <w:p w14:paraId="1736018C" w14:textId="77777777" w:rsidR="008511E1" w:rsidRDefault="008511E1">
      <w:pPr>
        <w:rPr>
          <w:ins w:id="69" w:author="Nick Bernal" w:date="2026-08-03T22:22:00Z" w16du:dateUtc="2026-08-04T02:22:00Z"/>
        </w:rPr>
      </w:pPr>
    </w:p>
    <w:p w14:paraId="4D05D726" w14:textId="77777777" w:rsidR="008511E1" w:rsidRDefault="008511E1">
      <w:pPr>
        <w:rPr>
          <w:ins w:id="70" w:author="Nick Bernal" w:date="2026-08-03T22:22:00Z" w16du:dateUtc="2026-08-04T02:22:00Z"/>
        </w:rPr>
      </w:pPr>
    </w:p>
    <w:p w14:paraId="61F4CF35" w14:textId="77777777" w:rsidR="008511E1" w:rsidRDefault="008511E1">
      <w:pPr>
        <w:rPr>
          <w:ins w:id="71" w:author="Nick Bernal" w:date="2026-08-03T22:22:00Z" w16du:dateUtc="2026-08-04T02:22:00Z"/>
        </w:rPr>
      </w:pPr>
    </w:p>
    <w:p w14:paraId="2421F2D5" w14:textId="77777777" w:rsidR="008511E1" w:rsidRDefault="008511E1">
      <w:pPr>
        <w:rPr>
          <w:ins w:id="72" w:author="Nick Bernal" w:date="2026-08-03T22:22:00Z" w16du:dateUtc="2026-08-04T02:22:00Z"/>
        </w:rPr>
      </w:pPr>
    </w:p>
    <w:p w14:paraId="1B131297" w14:textId="77777777" w:rsidR="008511E1" w:rsidRDefault="008511E1">
      <w:pPr>
        <w:rPr>
          <w:ins w:id="73" w:author="Nick Bernal" w:date="2026-08-03T22:22:00Z" w16du:dateUtc="2026-08-04T02:22:00Z"/>
        </w:rPr>
      </w:pPr>
    </w:p>
    <w:p w14:paraId="794E38B0" w14:textId="77777777" w:rsidR="008511E1" w:rsidRDefault="008511E1">
      <w:pPr>
        <w:rPr>
          <w:ins w:id="74" w:author="Nick Bernal" w:date="2026-08-03T22:22:00Z" w16du:dateUtc="2026-08-04T02:22:00Z"/>
        </w:rPr>
      </w:pPr>
    </w:p>
    <w:p w14:paraId="1314F4DA" w14:textId="77777777" w:rsidR="008511E1" w:rsidRDefault="008511E1">
      <w:pPr>
        <w:rPr>
          <w:ins w:id="75" w:author="Nick Bernal" w:date="2026-08-03T22:22:00Z" w16du:dateUtc="2026-08-04T02:22:00Z"/>
        </w:rPr>
      </w:pPr>
    </w:p>
    <w:p w14:paraId="34C04295" w14:textId="77777777" w:rsidR="008511E1" w:rsidRDefault="008511E1">
      <w:pPr>
        <w:rPr>
          <w:ins w:id="76" w:author="Nick Bernal" w:date="2026-08-03T22:22:00Z" w16du:dateUtc="2026-08-04T02:22:00Z"/>
        </w:rPr>
      </w:pPr>
    </w:p>
    <w:p w14:paraId="4735DF35" w14:textId="77777777" w:rsidR="008511E1" w:rsidRDefault="008511E1">
      <w:pPr>
        <w:rPr>
          <w:ins w:id="77" w:author="Nick Bernal" w:date="2026-08-03T22:22:00Z" w16du:dateUtc="2026-08-04T02:22:00Z"/>
        </w:rPr>
      </w:pPr>
    </w:p>
    <w:p w14:paraId="195B8D20" w14:textId="77777777" w:rsidR="008511E1" w:rsidRDefault="008511E1">
      <w:pPr>
        <w:rPr>
          <w:ins w:id="78" w:author="Nick Bernal" w:date="2026-08-03T22:22:00Z" w16du:dateUtc="2026-08-04T02:22:00Z"/>
        </w:rPr>
      </w:pPr>
    </w:p>
    <w:p w14:paraId="3C299027" w14:textId="77777777" w:rsidR="008511E1" w:rsidRDefault="008511E1">
      <w:pPr>
        <w:rPr>
          <w:ins w:id="79" w:author="Nick Bernal" w:date="2026-08-03T22:22:00Z" w16du:dateUtc="2026-08-04T02:22:00Z"/>
        </w:rPr>
      </w:pPr>
    </w:p>
    <w:p w14:paraId="1255A27D" w14:textId="77777777" w:rsidR="008511E1" w:rsidRDefault="008511E1">
      <w:pPr>
        <w:rPr>
          <w:ins w:id="80" w:author="Nick Bernal" w:date="2026-08-03T22:22:00Z" w16du:dateUtc="2026-08-04T02:22:00Z"/>
        </w:rPr>
      </w:pPr>
    </w:p>
    <w:p w14:paraId="1DE065D3" w14:textId="77777777" w:rsidR="008511E1" w:rsidRDefault="008511E1">
      <w:pPr>
        <w:rPr>
          <w:ins w:id="81" w:author="Nick Bernal" w:date="2026-08-03T22:22:00Z" w16du:dateUtc="2026-08-04T02:22:00Z"/>
        </w:rPr>
      </w:pPr>
    </w:p>
    <w:p w14:paraId="0DA6E628" w14:textId="77777777" w:rsidR="008511E1" w:rsidRDefault="008511E1">
      <w:pPr>
        <w:rPr>
          <w:ins w:id="82" w:author="Nick Bernal" w:date="2026-08-03T22:22:00Z" w16du:dateUtc="2026-08-04T02:22:00Z"/>
        </w:rPr>
      </w:pPr>
    </w:p>
    <w:p w14:paraId="43444591" w14:textId="77777777" w:rsidR="008511E1" w:rsidRDefault="008511E1">
      <w:pPr>
        <w:rPr>
          <w:ins w:id="83" w:author="Nick Bernal" w:date="2026-08-03T22:22:00Z" w16du:dateUtc="2026-08-04T02:22:00Z"/>
        </w:rPr>
      </w:pPr>
    </w:p>
    <w:p w14:paraId="4D4A3292" w14:textId="77777777" w:rsidR="008511E1" w:rsidRDefault="008511E1">
      <w:pPr>
        <w:rPr>
          <w:ins w:id="84" w:author="Nick Bernal" w:date="2026-08-03T22:22:00Z" w16du:dateUtc="2026-08-04T02:22:00Z"/>
        </w:rPr>
      </w:pPr>
    </w:p>
    <w:p w14:paraId="629EDCE4" w14:textId="77777777" w:rsidR="008511E1" w:rsidRDefault="008511E1">
      <w:pPr>
        <w:rPr>
          <w:ins w:id="85" w:author="Nick Bernal" w:date="2026-08-03T22:22:00Z" w16du:dateUtc="2026-08-04T02:22:00Z"/>
        </w:rPr>
      </w:pPr>
    </w:p>
    <w:p w14:paraId="542FBCCE" w14:textId="77777777" w:rsidR="008511E1" w:rsidRDefault="008511E1">
      <w:pPr>
        <w:rPr>
          <w:ins w:id="86" w:author="Nick Bernal" w:date="2026-08-03T22:22:00Z" w16du:dateUtc="2026-08-04T02:22:00Z"/>
        </w:rPr>
      </w:pPr>
    </w:p>
    <w:p w14:paraId="142620EF" w14:textId="77777777" w:rsidR="008511E1" w:rsidRDefault="008511E1">
      <w:pPr>
        <w:rPr>
          <w:ins w:id="87" w:author="Nick Bernal" w:date="2026-08-03T22:22:00Z" w16du:dateUtc="2026-08-04T02:22:00Z"/>
        </w:rPr>
      </w:pPr>
    </w:p>
    <w:p w14:paraId="090D168F" w14:textId="77777777" w:rsidR="008511E1" w:rsidRDefault="008511E1">
      <w:pPr>
        <w:rPr>
          <w:ins w:id="88" w:author="Nick Bernal" w:date="2026-08-03T22:22:00Z" w16du:dateUtc="2026-08-04T02:22:00Z"/>
        </w:rPr>
      </w:pPr>
    </w:p>
    <w:p w14:paraId="36C7E071" w14:textId="77777777" w:rsidR="008511E1" w:rsidRDefault="008511E1">
      <w:pPr>
        <w:rPr>
          <w:ins w:id="89" w:author="Nick Bernal" w:date="2026-08-03T22:22:00Z" w16du:dateUtc="2026-08-04T02:22:00Z"/>
        </w:rPr>
      </w:pPr>
    </w:p>
    <w:p w14:paraId="12FCD024" w14:textId="77777777" w:rsidR="008511E1" w:rsidRDefault="008511E1">
      <w:pPr>
        <w:rPr>
          <w:ins w:id="90" w:author="Nick Bernal" w:date="2026-08-03T22:22:00Z" w16du:dateUtc="2026-08-04T02:22:00Z"/>
        </w:rPr>
      </w:pPr>
    </w:p>
    <w:p w14:paraId="6219F5CD" w14:textId="77777777" w:rsidR="008511E1" w:rsidRDefault="008511E1">
      <w:pPr>
        <w:rPr>
          <w:ins w:id="91" w:author="Nick Bernal" w:date="2026-08-03T22:22:00Z" w16du:dateUtc="2026-08-04T02:22:00Z"/>
        </w:rPr>
      </w:pPr>
    </w:p>
    <w:p w14:paraId="71FFBA80" w14:textId="77777777" w:rsidR="008511E1" w:rsidRDefault="008511E1">
      <w:pPr>
        <w:rPr>
          <w:ins w:id="92" w:author="Nick Bernal" w:date="2026-08-03T22:22:00Z" w16du:dateUtc="2026-08-04T02:22:00Z"/>
        </w:rPr>
      </w:pPr>
    </w:p>
    <w:p w14:paraId="4F91191B" w14:textId="77777777" w:rsidR="008511E1" w:rsidRDefault="008511E1">
      <w:pPr>
        <w:rPr>
          <w:ins w:id="93" w:author="Nick Bernal" w:date="2026-08-03T22:22:00Z" w16du:dateUtc="2026-08-04T02:22:00Z"/>
        </w:rPr>
      </w:pPr>
    </w:p>
    <w:p w14:paraId="305B12FB" w14:textId="77777777" w:rsidR="008511E1" w:rsidRDefault="008511E1">
      <w:pPr>
        <w:rPr>
          <w:ins w:id="94" w:author="Nick Bernal" w:date="2026-08-03T22:22:00Z" w16du:dateUtc="2026-08-04T02:22:00Z"/>
        </w:rPr>
      </w:pPr>
    </w:p>
    <w:p w14:paraId="18AD7953" w14:textId="77777777" w:rsidR="008511E1" w:rsidRDefault="008511E1">
      <w:pPr>
        <w:rPr>
          <w:ins w:id="95" w:author="Nick Bernal" w:date="2026-08-03T22:22:00Z" w16du:dateUtc="2026-08-04T02:22:00Z"/>
        </w:rPr>
      </w:pPr>
    </w:p>
    <w:p w14:paraId="699F9789" w14:textId="77777777" w:rsidR="008511E1" w:rsidRDefault="008511E1">
      <w:pPr>
        <w:rPr>
          <w:ins w:id="96" w:author="Nick Bernal" w:date="2026-08-03T22:22:00Z" w16du:dateUtc="2026-08-04T02:22:00Z"/>
        </w:rPr>
      </w:pPr>
    </w:p>
    <w:p w14:paraId="576F9BF1" w14:textId="77777777" w:rsidR="008511E1" w:rsidRDefault="008511E1">
      <w:pPr>
        <w:rPr>
          <w:ins w:id="97" w:author="Nick Bernal" w:date="2026-08-03T22:22:00Z" w16du:dateUtc="2026-08-04T02:22:00Z"/>
        </w:rPr>
      </w:pPr>
    </w:p>
    <w:p w14:paraId="7400A094" w14:textId="77777777" w:rsidR="008511E1" w:rsidRDefault="008511E1">
      <w:pPr>
        <w:rPr>
          <w:ins w:id="98" w:author="Nick Bernal" w:date="2026-08-03T22:22:00Z" w16du:dateUtc="2026-08-04T02:22:00Z"/>
        </w:rPr>
      </w:pPr>
    </w:p>
    <w:p w14:paraId="1B81269E" w14:textId="77777777" w:rsidR="008511E1" w:rsidRDefault="008511E1">
      <w:pPr>
        <w:rPr>
          <w:ins w:id="99" w:author="Nick Bernal" w:date="2026-08-03T22:22:00Z" w16du:dateUtc="2026-08-04T02:22:00Z"/>
        </w:rPr>
      </w:pPr>
    </w:p>
    <w:p w14:paraId="2B2261A4" w14:textId="77777777" w:rsidR="008511E1" w:rsidRDefault="008511E1">
      <w:pPr>
        <w:rPr>
          <w:ins w:id="100" w:author="Nick Bernal" w:date="2026-08-03T22:22:00Z" w16du:dateUtc="2026-08-04T02:22:00Z"/>
        </w:rPr>
      </w:pPr>
    </w:p>
    <w:p w14:paraId="21E0DAAE" w14:textId="77777777" w:rsidR="008511E1" w:rsidRDefault="008511E1">
      <w:pPr>
        <w:rPr>
          <w:ins w:id="101" w:author="Nick Bernal" w:date="2026-08-03T22:22:00Z" w16du:dateUtc="2026-08-04T02:22:00Z"/>
        </w:rPr>
      </w:pPr>
    </w:p>
    <w:p w14:paraId="7A382871" w14:textId="77777777" w:rsidR="008511E1" w:rsidRDefault="008511E1">
      <w:pPr>
        <w:rPr>
          <w:ins w:id="102" w:author="Nick Bernal" w:date="2026-08-03T22:22:00Z" w16du:dateUtc="2026-08-04T02:22:00Z"/>
        </w:rPr>
      </w:pPr>
    </w:p>
    <w:p w14:paraId="2A2F68DD" w14:textId="77777777" w:rsidR="008511E1" w:rsidRDefault="008511E1">
      <w:pPr>
        <w:rPr>
          <w:ins w:id="103" w:author="Nick Bernal" w:date="2026-08-03T22:22:00Z" w16du:dateUtc="2026-08-04T02:22:00Z"/>
        </w:rPr>
      </w:pPr>
    </w:p>
    <w:p w14:paraId="0378CA1B" w14:textId="77777777" w:rsidR="008511E1" w:rsidRDefault="008511E1">
      <w:pPr>
        <w:rPr>
          <w:ins w:id="104" w:author="Nick Bernal" w:date="2026-08-03T22:22:00Z" w16du:dateUtc="2026-08-04T02:22:00Z"/>
        </w:rPr>
      </w:pPr>
    </w:p>
    <w:p w14:paraId="0757D807" w14:textId="77777777" w:rsidR="008511E1" w:rsidRDefault="008511E1">
      <w:pPr>
        <w:rPr>
          <w:ins w:id="105" w:author="Nick Bernal" w:date="2026-08-03T22:22:00Z" w16du:dateUtc="2026-08-04T02:22:00Z"/>
        </w:rPr>
      </w:pPr>
    </w:p>
    <w:p w14:paraId="3DC3C318" w14:textId="77777777" w:rsidR="008511E1" w:rsidRDefault="008511E1">
      <w:pPr>
        <w:rPr>
          <w:ins w:id="106" w:author="Nick Bernal" w:date="2026-08-03T22:22:00Z" w16du:dateUtc="2026-08-04T02:22:00Z"/>
        </w:rPr>
      </w:pPr>
    </w:p>
    <w:p w14:paraId="652E338C" w14:textId="77777777" w:rsidR="008511E1" w:rsidRDefault="008511E1">
      <w:pPr>
        <w:rPr>
          <w:ins w:id="107" w:author="Nick Bernal" w:date="2026-08-03T22:22:00Z" w16du:dateUtc="2026-08-04T02:22:00Z"/>
        </w:rPr>
      </w:pPr>
    </w:p>
    <w:p w14:paraId="1A7CBE29" w14:textId="77777777" w:rsidR="008511E1" w:rsidRDefault="008511E1">
      <w:pPr>
        <w:rPr>
          <w:ins w:id="108" w:author="Nick Bernal" w:date="2026-08-03T22:22:00Z" w16du:dateUtc="2026-08-04T02:22:00Z"/>
        </w:rPr>
      </w:pPr>
    </w:p>
    <w:p w14:paraId="74771890" w14:textId="77777777" w:rsidR="00E22732" w:rsidRDefault="008511E1">
      <w:pPr>
        <w:rPr>
          <w:ins w:id="109" w:author="Nick Bernal" w:date="2026-08-03T22:22:00Z" w16du:dateUtc="2026-08-04T02:22:00Z"/>
        </w:rPr>
      </w:pPr>
      <w:ins w:id="110" w:author="Nick Bernal" w:date="2026-08-03T22:22:00Z" w16du:dateUtc="2026-08-04T02:22:00Z">
        <w:r>
          <w:t>Third page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961"/>
        <w:gridCol w:w="2642"/>
      </w:tblGrid>
      <w:tr w:rsidR="00E40BBF" w14:paraId="4594EA4C" w14:textId="77777777" w:rsidTr="00E40BBF">
        <w:trPr>
          <w:del w:id="111" w:author="Nick Bernal" w:date="2026-08-03T22:22:00Z" w16du:dateUtc="2026-08-04T02:22:00Z"/>
        </w:trPr>
        <w:tc>
          <w:tcPr>
            <w:tcW w:w="6374" w:type="dxa"/>
            <w:gridSpan w:val="2"/>
          </w:tcPr>
          <w:p w14:paraId="6EF684ED" w14:textId="68C54F10" w:rsidR="00E40BBF" w:rsidRDefault="00E22732">
            <w:pPr>
              <w:rPr>
                <w:del w:id="112" w:author="Nick Bernal" w:date="2026-08-03T22:22:00Z" w16du:dateUtc="2026-08-04T02:22:00Z"/>
              </w:rPr>
            </w:pPr>
            <w:del w:id="113" w:author="Nick Bernal" w:date="2026-08-03T22:22:00Z" w16du:dateUtc="2026-08-04T02:22:00Z">
              <w:r>
                <w:delText>1</w:delText>
              </w:r>
            </w:del>
          </w:p>
        </w:tc>
        <w:tc>
          <w:tcPr>
            <w:tcW w:w="2642" w:type="dxa"/>
          </w:tcPr>
          <w:p w14:paraId="025658AF" w14:textId="3B99D68F" w:rsidR="00E40BBF" w:rsidRDefault="00E22732">
            <w:pPr>
              <w:rPr>
                <w:del w:id="114" w:author="Nick Bernal" w:date="2026-08-03T22:22:00Z" w16du:dateUtc="2026-08-04T02:22:00Z"/>
              </w:rPr>
            </w:pPr>
            <w:del w:id="115" w:author="Nick Bernal" w:date="2026-08-03T22:22:00Z" w16du:dateUtc="2026-08-04T02:22:00Z">
              <w:r>
                <w:delText>2</w:delText>
              </w:r>
            </w:del>
          </w:p>
        </w:tc>
      </w:tr>
      <w:tr w:rsidR="00E40BBF" w14:paraId="45976993" w14:textId="77777777" w:rsidTr="00E40BBF">
        <w:trPr>
          <w:del w:id="116" w:author="Nick Bernal" w:date="2026-08-03T22:22:00Z" w16du:dateUtc="2026-08-04T02:22:00Z"/>
        </w:trPr>
        <w:tc>
          <w:tcPr>
            <w:tcW w:w="1413" w:type="dxa"/>
          </w:tcPr>
          <w:p w14:paraId="7CED2C57" w14:textId="17C8F1A3" w:rsidR="00E40BBF" w:rsidRDefault="00E22732">
            <w:pPr>
              <w:rPr>
                <w:del w:id="117" w:author="Nick Bernal" w:date="2026-08-03T22:22:00Z" w16du:dateUtc="2026-08-04T02:22:00Z"/>
              </w:rPr>
            </w:pPr>
            <w:del w:id="118" w:author="Nick Bernal" w:date="2026-08-03T22:22:00Z" w16du:dateUtc="2026-08-04T02:22:00Z">
              <w:r>
                <w:delText>3</w:delText>
              </w:r>
            </w:del>
          </w:p>
        </w:tc>
        <w:tc>
          <w:tcPr>
            <w:tcW w:w="4961" w:type="dxa"/>
          </w:tcPr>
          <w:p w14:paraId="31CB086E" w14:textId="12EAAAD9" w:rsidR="00E40BBF" w:rsidRDefault="00E22732">
            <w:pPr>
              <w:rPr>
                <w:del w:id="119" w:author="Nick Bernal" w:date="2026-08-03T22:22:00Z" w16du:dateUtc="2026-08-04T02:22:00Z"/>
              </w:rPr>
            </w:pPr>
            <w:del w:id="120" w:author="Nick Bernal" w:date="2026-08-03T22:22:00Z" w16du:dateUtc="2026-08-04T02:22:00Z">
              <w:r>
                <w:delText>4</w:delText>
              </w:r>
            </w:del>
          </w:p>
        </w:tc>
        <w:tc>
          <w:tcPr>
            <w:tcW w:w="2642" w:type="dxa"/>
          </w:tcPr>
          <w:p w14:paraId="550F4358" w14:textId="4FA8F5E3" w:rsidR="00E40BBF" w:rsidRDefault="00E22732">
            <w:pPr>
              <w:rPr>
                <w:del w:id="121" w:author="Nick Bernal" w:date="2026-08-03T22:22:00Z" w16du:dateUtc="2026-08-04T02:22:00Z"/>
              </w:rPr>
            </w:pPr>
            <w:del w:id="122" w:author="Nick Bernal" w:date="2026-08-03T22:22:00Z" w16du:dateUtc="2026-08-04T02:22:00Z">
              <w:r>
                <w:delText>5</w:delText>
              </w:r>
            </w:del>
          </w:p>
        </w:tc>
      </w:tr>
      <w:tr w:rsidR="00E40BBF" w14:paraId="49C00EDE" w14:textId="77777777" w:rsidTr="002B41ED">
        <w:trPr>
          <w:del w:id="123" w:author="Nick Bernal" w:date="2026-08-03T22:22:00Z" w16du:dateUtc="2026-08-04T02:22:00Z"/>
        </w:trPr>
        <w:tc>
          <w:tcPr>
            <w:tcW w:w="9016" w:type="dxa"/>
            <w:gridSpan w:val="3"/>
          </w:tcPr>
          <w:p w14:paraId="76417F5D" w14:textId="1FEDE201" w:rsidR="00E40BBF" w:rsidRDefault="00E22732">
            <w:pPr>
              <w:rPr>
                <w:del w:id="124" w:author="Nick Bernal" w:date="2026-08-03T22:22:00Z" w16du:dateUtc="2026-08-04T02:22:00Z"/>
              </w:rPr>
            </w:pPr>
            <w:del w:id="125" w:author="Nick Bernal" w:date="2026-08-03T22:22:00Z" w16du:dateUtc="2026-08-04T02:22:00Z">
              <w:r>
                <w:delText>6</w:delText>
              </w:r>
            </w:del>
          </w:p>
        </w:tc>
      </w:tr>
    </w:tbl>
    <w:p w14:paraId="2777FE54" w14:textId="77777777" w:rsidR="003630F5" w:rsidRDefault="003630F5"/>
    <w:sectPr w:rsidR="003630F5" w:rsidSect="008511E1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  <w:sectPrChange w:id="129" w:author="Nick Bernal" w:date="2026-08-03T22:22:00Z" w16du:dateUtc="2026-08-04T02:22:00Z">
        <w:sectPr w:rsidR="003630F5" w:rsidSect="008511E1">
          <w:pgSz w:w="11906" w:h="16838"/>
          <w:pgMar w:top="1440" w:right="1440" w:bottom="1440" w:left="1440" w:header="708" w:footer="708" w:gutter="0"/>
          <w:cols w:space="708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D9AA" w14:textId="77777777" w:rsidR="00CB4EF9" w:rsidRDefault="00CB4EF9" w:rsidP="00BB1A94">
      <w:r>
        <w:separator/>
      </w:r>
    </w:p>
  </w:endnote>
  <w:endnote w:type="continuationSeparator" w:id="0">
    <w:p w14:paraId="1C003188" w14:textId="77777777" w:rsidR="00CB4EF9" w:rsidRDefault="00CB4EF9" w:rsidP="00BB1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12DB" w14:textId="77777777" w:rsidR="00BB1A94" w:rsidRDefault="00BB1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89C1" w14:textId="77777777" w:rsidR="00CB4EF9" w:rsidRDefault="00CB4EF9" w:rsidP="00BB1A94">
      <w:r>
        <w:separator/>
      </w:r>
    </w:p>
  </w:footnote>
  <w:footnote w:type="continuationSeparator" w:id="0">
    <w:p w14:paraId="3CF5FFA8" w14:textId="77777777" w:rsidR="00CB4EF9" w:rsidRDefault="00CB4EF9" w:rsidP="00BB1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1177" w14:textId="77777777" w:rsidR="00BB1A94" w:rsidRDefault="008511E1">
    <w:pPr>
      <w:pStyle w:val="Header"/>
    </w:pPr>
    <w:ins w:id="126" w:author="Nick Bernal" w:date="2026-08-03T22:22:00Z" w16du:dateUtc="2026-08-04T02:22:00Z">
      <w:r>
        <w:t>Second page header</w: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86BB" w14:textId="77777777" w:rsidR="00BB1A94" w:rsidRDefault="008511E1">
    <w:pPr>
      <w:pStyle w:val="Header"/>
    </w:pPr>
    <w:ins w:id="127" w:author="Nick Bernal" w:date="2026-08-03T22:22:00Z" w16du:dateUtc="2026-08-04T02:22:00Z">
      <w:r>
        <w:t>Third page header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47EC" w14:textId="77777777" w:rsidR="00BB1A94" w:rsidRDefault="008511E1">
    <w:pPr>
      <w:pStyle w:val="Header"/>
    </w:pPr>
    <w:ins w:id="128" w:author="Nick Bernal" w:date="2026-08-03T22:22:00Z" w16du:dateUtc="2026-08-04T02:22:00Z">
      <w:r>
        <w:t>First page header</w:t>
      </w:r>
    </w:ins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080D60"/>
    <w:rsid w:val="00112874"/>
    <w:rsid w:val="00244A8C"/>
    <w:rsid w:val="00360F1B"/>
    <w:rsid w:val="003630F5"/>
    <w:rsid w:val="003C1D14"/>
    <w:rsid w:val="003C58BC"/>
    <w:rsid w:val="006C780D"/>
    <w:rsid w:val="008511E1"/>
    <w:rsid w:val="00931F1A"/>
    <w:rsid w:val="00AA1D5D"/>
    <w:rsid w:val="00BB1A94"/>
    <w:rsid w:val="00BE3B20"/>
    <w:rsid w:val="00CB4EF9"/>
    <w:rsid w:val="00E22732"/>
    <w:rsid w:val="00E40BBF"/>
    <w:rsid w:val="00E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  <w:pPrChange w:id="0" w:author="Nick Bernal" w:date="2026-08-03T22:22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lang w:val="en-US"/>
      <w:rPrChange w:id="0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  <w:pPrChange w:id="1" w:author="Nick Bernal" w:date="2026-08-03T22:22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lang w:val="en-US"/>
      <w:rPrChange w:id="1" w:author="Nick Berna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  <w:pPrChange w:id="2" w:author="Nick Bernal" w:date="2026-08-03T22:22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lang w:val="en-US"/>
      <w:rPrChange w:id="2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  <w:pPrChange w:id="3" w:author="Nick Bernal" w:date="2026-08-03T22:2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lang w:val="en-US"/>
      <w:rPrChange w:id="3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  <w:pPrChange w:id="4" w:author="Nick Bernal" w:date="2026-08-03T22:2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lang w:val="en-US"/>
      <w:rPrChange w:id="4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  <w:pPrChange w:id="5" w:author="Nick Bernal" w:date="2026-08-03T22:2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lang w:val="en-US"/>
      <w:rPrChange w:id="5" w:author="Nick Berna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  <w:pPrChange w:id="6" w:author="Nick Bernal" w:date="2026-08-03T22:2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lang w:val="en-US"/>
      <w:rPrChange w:id="6" w:author="Nick Berna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  <w:pPrChange w:id="7" w:author="Nick Bernal" w:date="2026-08-03T22:22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7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  <w:pPrChange w:id="8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lang w:val="en-US"/>
      <w:rPrChange w:id="8" w:author="Nick Bernal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B1A94"/>
    <w:rPr>
      <w:rFonts w:ascii="Arial" w:hAnsi="Arial" w:cs="Times New Roman (Body CS)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  <w:pPrChange w:id="9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lang w:val="en-US"/>
      <w:rPrChange w:id="9" w:author="Nick Bernal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B1A94"/>
    <w:rPr>
      <w:rFonts w:ascii="Arial" w:hAnsi="Arial" w:cs="Times New Roman (Body CS)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Arthur Souza Rodrigues</cp:lastModifiedBy>
  <cp:revision>1</cp:revision>
  <dcterms:created xsi:type="dcterms:W3CDTF">2025-04-21T10:00:00Z</dcterms:created>
  <dcterms:modified xsi:type="dcterms:W3CDTF">2026-08-04T02:22:00Z</dcterms:modified>
</cp:coreProperties>
</file>