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BDFC2" w14:textId="7D310844" w:rsidR="00732132" w:rsidRDefault="002F4614" w:rsidP="00732132">
      <w:pPr>
        <w:numPr>
          <w:ilvl w:val="0"/>
          <w:numId w:val="1"/>
        </w:numPr>
        <w:shd w:val="clear" w:color="auto" w:fill="FFFFFF"/>
        <w:spacing w:before="90"/>
        <w:jc w:val="both"/>
        <w:rPr>
          <w:del w:id="9" w:author="Nick Bernal" w:date="2026-08-03T22:24:00Z" w16du:dateUtc="2026-08-04T02:24:00Z"/>
        </w:rPr>
      </w:pPr>
      <w:ins w:id="10" w:author="Nick Bernal" w:date="2026-08-03T22:24:00Z" w16du:dateUtc="2026-08-04T02:24:00Z">
        <w:r>
          <w:t>Hello docx world</w:t>
        </w:r>
      </w:ins>
      <w:del w:id="11" w:author="Nick Bernal" w:date="2026-08-03T22:24:00Z" w16du:dateUtc="2026-08-04T02:24:00Z">
        <w:r w:rsidR="00732132">
          <w:rPr>
            <w:rFonts w:ascii="Open Sans" w:hAnsi="Open Sans" w:cs="Open Sans"/>
            <w:sz w:val="21"/>
            <w:szCs w:val="21"/>
            <w:shd w:val="clear" w:color="auto" w:fill="FFFFFF"/>
          </w:rPr>
          <w:delTex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delText>
        </w:r>
      </w:del>
    </w:p>
    <w:p w14:paraId="1843E979" w14:textId="77777777" w:rsidR="00732132" w:rsidRDefault="00732132" w:rsidP="00732132">
      <w:pPr>
        <w:spacing w:line="276" w:lineRule="auto"/>
        <w:rPr>
          <w:del w:id="12" w:author="Nick Bernal" w:date="2026-08-03T22:24:00Z" w16du:dateUtc="2026-08-04T02:24:00Z"/>
        </w:rPr>
      </w:pPr>
    </w:p>
    <w:p w14:paraId="00609230" w14:textId="77777777" w:rsidR="00732132" w:rsidRDefault="00732132" w:rsidP="00732132">
      <w:pPr>
        <w:numPr>
          <w:ilvl w:val="0"/>
          <w:numId w:val="2"/>
        </w:numPr>
        <w:shd w:val="clear" w:color="auto" w:fill="FFFFFF"/>
        <w:rPr>
          <w:del w:id="13" w:author="Nick Bernal" w:date="2026-08-03T22:24:00Z" w16du:dateUtc="2026-08-04T02:24:00Z"/>
        </w:rPr>
      </w:pPr>
      <w:del w:id="14" w:author="Nick Bernal" w:date="2026-08-03T22:24:00Z" w16du:dateUtc="2026-08-04T02:24:00Z">
        <w:r>
          <w:rPr>
            <w:b/>
            <w:sz w:val="23"/>
            <w:u w:val="single" w:color="000000"/>
          </w:rPr>
          <w:delText>N</w:delText>
        </w:r>
        <w:r>
          <w:rPr>
            <w:b/>
            <w:sz w:val="18"/>
            <w:u w:val="single" w:color="000000"/>
          </w:rPr>
          <w:delText xml:space="preserve">O </w:delText>
        </w:r>
        <w:r>
          <w:rPr>
            <w:b/>
            <w:sz w:val="23"/>
            <w:u w:val="single" w:color="000000"/>
          </w:rPr>
          <w:delText>L</w:delText>
        </w:r>
        <w:r>
          <w:rPr>
            <w:b/>
            <w:sz w:val="18"/>
            <w:u w:val="single" w:color="000000"/>
          </w:rPr>
          <w:delText>ICENSE</w:delText>
        </w:r>
      </w:del>
    </w:p>
    <w:p w14:paraId="13D4FD01" w14:textId="77777777" w:rsidR="00732132" w:rsidRDefault="00732132" w:rsidP="00732132">
      <w:pPr>
        <w:spacing w:line="276" w:lineRule="auto"/>
        <w:rPr>
          <w:del w:id="15" w:author="Nick Bernal" w:date="2026-08-03T22:24:00Z" w16du:dateUtc="2026-08-04T02:24:00Z"/>
        </w:rPr>
      </w:pPr>
    </w:p>
    <w:p w14:paraId="6CFAC05E" w14:textId="09DECD1B" w:rsidR="00732132" w:rsidRDefault="00732132" w:rsidP="00732132">
      <w:pPr>
        <w:numPr>
          <w:ilvl w:val="0"/>
          <w:numId w:val="3"/>
        </w:numPr>
        <w:shd w:val="clear" w:color="auto" w:fill="FFFFFF"/>
        <w:spacing w:before="91"/>
        <w:jc w:val="both"/>
        <w:rPr>
          <w:del w:id="16" w:author="Nick Bernal" w:date="2026-08-03T22:24:00Z" w16du:dateUtc="2026-08-04T02:24:00Z"/>
        </w:rPr>
      </w:pPr>
      <w:del w:id="17" w:author="Nick Bernal" w:date="2026-08-03T22:24:00Z" w16du:dateUtc="2026-08-04T02:24:00Z">
        <w:r>
          <w:rPr>
            <w:rFonts w:ascii="Open Sans" w:hAnsi="Open Sans" w:cs="Open Sans"/>
            <w:sz w:val="21"/>
            <w:szCs w:val="21"/>
            <w:shd w:val="clear" w:color="auto" w:fill="FFFFFF"/>
          </w:rPr>
          <w:delTex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delText>
        </w:r>
      </w:del>
    </w:p>
    <w:p w14:paraId="6AB2B669" w14:textId="77777777" w:rsidR="00732132" w:rsidRDefault="00732132" w:rsidP="00732132">
      <w:pPr>
        <w:spacing w:line="276" w:lineRule="auto"/>
        <w:rPr>
          <w:del w:id="18" w:author="Nick Bernal" w:date="2026-08-03T22:24:00Z" w16du:dateUtc="2026-08-04T02:24:00Z"/>
        </w:rPr>
      </w:pPr>
    </w:p>
    <w:p w14:paraId="650CCB82" w14:textId="77777777" w:rsidR="00732132" w:rsidRDefault="00732132" w:rsidP="00732132">
      <w:pPr>
        <w:numPr>
          <w:ilvl w:val="0"/>
          <w:numId w:val="4"/>
        </w:numPr>
        <w:rPr>
          <w:del w:id="19" w:author="Nick Bernal" w:date="2026-08-03T22:24:00Z" w16du:dateUtc="2026-08-04T02:24:00Z"/>
        </w:rPr>
      </w:pPr>
      <w:del w:id="20" w:author="Nick Bernal" w:date="2026-08-03T22:24:00Z" w16du:dateUtc="2026-08-04T02:24:00Z">
        <w:r>
          <w:rPr>
            <w:b/>
            <w:sz w:val="23"/>
            <w:u w:val="single" w:color="000000"/>
          </w:rPr>
          <w:delText>Export Restrictions</w:delText>
        </w:r>
      </w:del>
    </w:p>
    <w:p w14:paraId="36E8339C" w14:textId="77777777" w:rsidR="00732132" w:rsidRDefault="00732132" w:rsidP="00732132">
      <w:pPr>
        <w:spacing w:line="276" w:lineRule="auto"/>
        <w:rPr>
          <w:del w:id="21" w:author="Nick Bernal" w:date="2026-08-03T22:24:00Z" w16du:dateUtc="2026-08-04T02:24:00Z"/>
        </w:rPr>
      </w:pPr>
    </w:p>
    <w:p w14:paraId="5D6F94C9" w14:textId="77777777" w:rsidR="00D24516" w:rsidRDefault="00D24516"/>
    <w:sectPr w:rsidR="00D24516">
      <w:pgSz w:w="12240" w:h="15840"/>
      <w:pgMar w:top="1440" w:right="1440" w:bottom="1440" w:left="1440" w:header="720" w:footer="720" w:gutter="0"/>
      <w:cols w:space="720"/>
      <w:docGrid w:linePitch="360"/>
      <w:sectPrChange w:id="22" w:author="Nick Bernal" w:date="2026-08-03T22:24:00Z" w16du:dateUtc="2026-08-04T02:24:00Z">
        <w:sectPr w:rsidR="00D24516">
          <w:pgSz w:w="11906" w:h="16838"/>
          <w:pgMar w:top="1440" w:right="1440" w:bottom="1440" w:left="1440" w:header="708" w:footer="708" w:gutter="0"/>
          <w:cols w:space="708"/>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D4A"/>
    <w:multiLevelType w:val="hybridMultilevel"/>
    <w:tmpl w:val="60E6BF4C"/>
    <w:lvl w:ilvl="0" w:tplc="63C29B4A">
      <w:start w:val="16"/>
      <w:numFmt w:val="decimal"/>
      <w:suff w:val="space"/>
      <w:lvlText w:val="%1."/>
      <w:lvlJc w:val="right"/>
      <w:pPr>
        <w:ind w:left="600"/>
      </w:pPr>
    </w:lvl>
    <w:lvl w:ilvl="1" w:tplc="CF7EC728" w:tentative="1">
      <w:start w:val="1"/>
      <w:numFmt w:val="lowerLetter"/>
      <w:suff w:val="space"/>
      <w:lvlText w:val="%2."/>
      <w:lvlJc w:val="right"/>
      <w:pPr>
        <w:ind w:left="1200"/>
      </w:pPr>
    </w:lvl>
    <w:lvl w:ilvl="2" w:tplc="D27A146C" w:tentative="1">
      <w:start w:val="1"/>
      <w:numFmt w:val="lowerRoman"/>
      <w:suff w:val="space"/>
      <w:lvlText w:val="%3."/>
      <w:lvlJc w:val="right"/>
      <w:pPr>
        <w:ind w:left="1800"/>
      </w:pPr>
    </w:lvl>
    <w:lvl w:ilvl="3" w:tplc="F21E1B22" w:tentative="1">
      <w:start w:val="1"/>
      <w:numFmt w:val="decimal"/>
      <w:suff w:val="space"/>
      <w:lvlText w:val="%4."/>
      <w:lvlJc w:val="right"/>
      <w:pPr>
        <w:ind w:left="2400"/>
      </w:pPr>
    </w:lvl>
    <w:lvl w:ilvl="4" w:tplc="5300A57E" w:tentative="1">
      <w:start w:val="1"/>
      <w:numFmt w:val="lowerLetter"/>
      <w:suff w:val="space"/>
      <w:lvlText w:val="%5."/>
      <w:lvlJc w:val="right"/>
      <w:pPr>
        <w:ind w:left="3000"/>
      </w:pPr>
    </w:lvl>
    <w:lvl w:ilvl="5" w:tplc="568C8F06" w:tentative="1">
      <w:start w:val="1"/>
      <w:numFmt w:val="lowerRoman"/>
      <w:suff w:val="space"/>
      <w:lvlText w:val="%6."/>
      <w:lvlJc w:val="right"/>
      <w:pPr>
        <w:ind w:left="3600"/>
      </w:pPr>
    </w:lvl>
    <w:lvl w:ilvl="6" w:tplc="4C5AA56C" w:tentative="1">
      <w:start w:val="1"/>
      <w:numFmt w:val="decimal"/>
      <w:suff w:val="space"/>
      <w:lvlText w:val="%7."/>
      <w:lvlJc w:val="right"/>
      <w:pPr>
        <w:ind w:left="4200"/>
      </w:pPr>
    </w:lvl>
    <w:lvl w:ilvl="7" w:tplc="A78E7B22" w:tentative="1">
      <w:start w:val="1"/>
      <w:numFmt w:val="lowerLetter"/>
      <w:suff w:val="space"/>
      <w:lvlText w:val="%8."/>
      <w:lvlJc w:val="right"/>
      <w:pPr>
        <w:ind w:left="4800"/>
      </w:pPr>
    </w:lvl>
    <w:lvl w:ilvl="8" w:tplc="287A5A26" w:tentative="1">
      <w:start w:val="1"/>
      <w:numFmt w:val="lowerRoman"/>
      <w:suff w:val="space"/>
      <w:lvlText w:val="%9."/>
      <w:lvlJc w:val="right"/>
      <w:pPr>
        <w:ind w:left="5400"/>
      </w:pPr>
    </w:lvl>
  </w:abstractNum>
  <w:abstractNum w:abstractNumId="1" w15:restartNumberingAfterBreak="0">
    <w:nsid w:val="00724FA7"/>
    <w:multiLevelType w:val="hybridMultilevel"/>
    <w:tmpl w:val="10FE4B0E"/>
    <w:lvl w:ilvl="0" w:tplc="C9FEABBA">
      <w:start w:val="15"/>
      <w:numFmt w:val="decimal"/>
      <w:suff w:val="space"/>
      <w:lvlText w:val="%1."/>
      <w:lvlJc w:val="right"/>
      <w:pPr>
        <w:ind w:left="600"/>
      </w:pPr>
    </w:lvl>
    <w:lvl w:ilvl="1" w:tplc="A3FEF300" w:tentative="1">
      <w:start w:val="1"/>
      <w:numFmt w:val="lowerLetter"/>
      <w:suff w:val="space"/>
      <w:lvlText w:val="%2."/>
      <w:lvlJc w:val="right"/>
      <w:pPr>
        <w:ind w:left="1200"/>
      </w:pPr>
    </w:lvl>
    <w:lvl w:ilvl="2" w:tplc="F0E64130" w:tentative="1">
      <w:start w:val="1"/>
      <w:numFmt w:val="lowerRoman"/>
      <w:suff w:val="space"/>
      <w:lvlText w:val="%3."/>
      <w:lvlJc w:val="right"/>
      <w:pPr>
        <w:ind w:left="1800"/>
      </w:pPr>
    </w:lvl>
    <w:lvl w:ilvl="3" w:tplc="380EE28E" w:tentative="1">
      <w:start w:val="1"/>
      <w:numFmt w:val="decimal"/>
      <w:suff w:val="space"/>
      <w:lvlText w:val="%4."/>
      <w:lvlJc w:val="right"/>
      <w:pPr>
        <w:ind w:left="2400"/>
      </w:pPr>
    </w:lvl>
    <w:lvl w:ilvl="4" w:tplc="E9529CCC" w:tentative="1">
      <w:start w:val="1"/>
      <w:numFmt w:val="lowerLetter"/>
      <w:suff w:val="space"/>
      <w:lvlText w:val="%5."/>
      <w:lvlJc w:val="right"/>
      <w:pPr>
        <w:ind w:left="3000"/>
      </w:pPr>
    </w:lvl>
    <w:lvl w:ilvl="5" w:tplc="AD088F64" w:tentative="1">
      <w:start w:val="1"/>
      <w:numFmt w:val="lowerRoman"/>
      <w:suff w:val="space"/>
      <w:lvlText w:val="%6."/>
      <w:lvlJc w:val="right"/>
      <w:pPr>
        <w:ind w:left="3600"/>
      </w:pPr>
    </w:lvl>
    <w:lvl w:ilvl="6" w:tplc="95489368" w:tentative="1">
      <w:start w:val="1"/>
      <w:numFmt w:val="decimal"/>
      <w:suff w:val="space"/>
      <w:lvlText w:val="%7."/>
      <w:lvlJc w:val="right"/>
      <w:pPr>
        <w:ind w:left="4200"/>
      </w:pPr>
    </w:lvl>
    <w:lvl w:ilvl="7" w:tplc="A3A8CE8E" w:tentative="1">
      <w:start w:val="1"/>
      <w:numFmt w:val="lowerLetter"/>
      <w:suff w:val="space"/>
      <w:lvlText w:val="%8."/>
      <w:lvlJc w:val="right"/>
      <w:pPr>
        <w:ind w:left="4800"/>
      </w:pPr>
    </w:lvl>
    <w:lvl w:ilvl="8" w:tplc="9BE2D14C" w:tentative="1">
      <w:start w:val="1"/>
      <w:numFmt w:val="lowerRoman"/>
      <w:suff w:val="space"/>
      <w:lvlText w:val="%9."/>
      <w:lvlJc w:val="right"/>
      <w:pPr>
        <w:ind w:left="5400"/>
      </w:pPr>
    </w:lvl>
  </w:abstractNum>
  <w:abstractNum w:abstractNumId="2" w15:restartNumberingAfterBreak="0">
    <w:nsid w:val="423D6307"/>
    <w:multiLevelType w:val="hybridMultilevel"/>
    <w:tmpl w:val="8CC4C14C"/>
    <w:lvl w:ilvl="0" w:tplc="25F455FE">
      <w:start w:val="14"/>
      <w:numFmt w:val="decimal"/>
      <w:suff w:val="space"/>
      <w:lvlText w:val="%1."/>
      <w:lvlJc w:val="right"/>
      <w:pPr>
        <w:ind w:left="600"/>
      </w:pPr>
    </w:lvl>
    <w:lvl w:ilvl="1" w:tplc="695A03E4" w:tentative="1">
      <w:start w:val="1"/>
      <w:numFmt w:val="lowerLetter"/>
      <w:suff w:val="space"/>
      <w:lvlText w:val="%2."/>
      <w:lvlJc w:val="right"/>
      <w:pPr>
        <w:ind w:left="1200"/>
      </w:pPr>
    </w:lvl>
    <w:lvl w:ilvl="2" w:tplc="AED0ECDC" w:tentative="1">
      <w:start w:val="1"/>
      <w:numFmt w:val="lowerRoman"/>
      <w:suff w:val="space"/>
      <w:lvlText w:val="%3."/>
      <w:lvlJc w:val="right"/>
      <w:pPr>
        <w:ind w:left="1800"/>
      </w:pPr>
    </w:lvl>
    <w:lvl w:ilvl="3" w:tplc="59941606" w:tentative="1">
      <w:start w:val="1"/>
      <w:numFmt w:val="decimal"/>
      <w:suff w:val="space"/>
      <w:lvlText w:val="%4."/>
      <w:lvlJc w:val="right"/>
      <w:pPr>
        <w:ind w:left="2400"/>
      </w:pPr>
    </w:lvl>
    <w:lvl w:ilvl="4" w:tplc="2FCAE3B2" w:tentative="1">
      <w:start w:val="1"/>
      <w:numFmt w:val="lowerLetter"/>
      <w:suff w:val="space"/>
      <w:lvlText w:val="%5."/>
      <w:lvlJc w:val="right"/>
      <w:pPr>
        <w:ind w:left="3000"/>
      </w:pPr>
    </w:lvl>
    <w:lvl w:ilvl="5" w:tplc="C59C881E" w:tentative="1">
      <w:start w:val="1"/>
      <w:numFmt w:val="lowerRoman"/>
      <w:suff w:val="space"/>
      <w:lvlText w:val="%6."/>
      <w:lvlJc w:val="right"/>
      <w:pPr>
        <w:ind w:left="3600"/>
      </w:pPr>
    </w:lvl>
    <w:lvl w:ilvl="6" w:tplc="647A217E" w:tentative="1">
      <w:start w:val="1"/>
      <w:numFmt w:val="decimal"/>
      <w:suff w:val="space"/>
      <w:lvlText w:val="%7."/>
      <w:lvlJc w:val="right"/>
      <w:pPr>
        <w:ind w:left="4200"/>
      </w:pPr>
    </w:lvl>
    <w:lvl w:ilvl="7" w:tplc="2E086B98" w:tentative="1">
      <w:start w:val="1"/>
      <w:numFmt w:val="lowerLetter"/>
      <w:suff w:val="space"/>
      <w:lvlText w:val="%8."/>
      <w:lvlJc w:val="right"/>
      <w:pPr>
        <w:ind w:left="4800"/>
      </w:pPr>
    </w:lvl>
    <w:lvl w:ilvl="8" w:tplc="074AE868" w:tentative="1">
      <w:start w:val="1"/>
      <w:numFmt w:val="lowerRoman"/>
      <w:suff w:val="space"/>
      <w:lvlText w:val="%9."/>
      <w:lvlJc w:val="right"/>
      <w:pPr>
        <w:ind w:left="5400"/>
      </w:pPr>
    </w:lvl>
  </w:abstractNum>
  <w:abstractNum w:abstractNumId="3" w15:restartNumberingAfterBreak="0">
    <w:nsid w:val="6B4D4141"/>
    <w:multiLevelType w:val="hybridMultilevel"/>
    <w:tmpl w:val="3E4EB11C"/>
    <w:lvl w:ilvl="0" w:tplc="16D66F98">
      <w:start w:val="13"/>
      <w:numFmt w:val="decimal"/>
      <w:suff w:val="space"/>
      <w:lvlText w:val="%1."/>
      <w:lvlJc w:val="right"/>
      <w:pPr>
        <w:ind w:left="600"/>
      </w:pPr>
    </w:lvl>
    <w:lvl w:ilvl="1" w:tplc="ABEC0F86" w:tentative="1">
      <w:start w:val="1"/>
      <w:numFmt w:val="lowerLetter"/>
      <w:suff w:val="space"/>
      <w:lvlText w:val="%2."/>
      <w:lvlJc w:val="right"/>
      <w:pPr>
        <w:ind w:left="1200"/>
      </w:pPr>
    </w:lvl>
    <w:lvl w:ilvl="2" w:tplc="F5FC5BB2" w:tentative="1">
      <w:start w:val="1"/>
      <w:numFmt w:val="lowerRoman"/>
      <w:suff w:val="space"/>
      <w:lvlText w:val="%3."/>
      <w:lvlJc w:val="right"/>
      <w:pPr>
        <w:ind w:left="1800"/>
      </w:pPr>
    </w:lvl>
    <w:lvl w:ilvl="3" w:tplc="3476FCA4" w:tentative="1">
      <w:start w:val="1"/>
      <w:numFmt w:val="decimal"/>
      <w:suff w:val="space"/>
      <w:lvlText w:val="%4."/>
      <w:lvlJc w:val="right"/>
      <w:pPr>
        <w:ind w:left="2400"/>
      </w:pPr>
    </w:lvl>
    <w:lvl w:ilvl="4" w:tplc="D298C954" w:tentative="1">
      <w:start w:val="1"/>
      <w:numFmt w:val="lowerLetter"/>
      <w:suff w:val="space"/>
      <w:lvlText w:val="%5."/>
      <w:lvlJc w:val="right"/>
      <w:pPr>
        <w:ind w:left="3000"/>
      </w:pPr>
    </w:lvl>
    <w:lvl w:ilvl="5" w:tplc="44A4C96A" w:tentative="1">
      <w:start w:val="1"/>
      <w:numFmt w:val="lowerRoman"/>
      <w:suff w:val="space"/>
      <w:lvlText w:val="%6."/>
      <w:lvlJc w:val="right"/>
      <w:pPr>
        <w:ind w:left="3600"/>
      </w:pPr>
    </w:lvl>
    <w:lvl w:ilvl="6" w:tplc="66E02EEE" w:tentative="1">
      <w:start w:val="1"/>
      <w:numFmt w:val="decimal"/>
      <w:suff w:val="space"/>
      <w:lvlText w:val="%7."/>
      <w:lvlJc w:val="right"/>
      <w:pPr>
        <w:ind w:left="4200"/>
      </w:pPr>
    </w:lvl>
    <w:lvl w:ilvl="7" w:tplc="D71CE444" w:tentative="1">
      <w:start w:val="1"/>
      <w:numFmt w:val="lowerLetter"/>
      <w:suff w:val="space"/>
      <w:lvlText w:val="%8."/>
      <w:lvlJc w:val="right"/>
      <w:pPr>
        <w:ind w:left="4800"/>
      </w:pPr>
    </w:lvl>
    <w:lvl w:ilvl="8" w:tplc="B80C2C14" w:tentative="1">
      <w:start w:val="1"/>
      <w:numFmt w:val="lowerRoman"/>
      <w:suff w:val="space"/>
      <w:lvlText w:val="%9."/>
      <w:lvlJc w:val="right"/>
      <w:pPr>
        <w:ind w:left="5400"/>
      </w:pPr>
    </w:lvl>
  </w:abstractNum>
  <w:num w:numId="1" w16cid:durableId="149487795">
    <w:abstractNumId w:val="3"/>
  </w:num>
  <w:num w:numId="2" w16cid:durableId="1640693888">
    <w:abstractNumId w:val="2"/>
  </w:num>
  <w:num w:numId="3" w16cid:durableId="1632393897">
    <w:abstractNumId w:val="1"/>
  </w:num>
  <w:num w:numId="4" w16cid:durableId="19046832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132"/>
    <w:rsid w:val="002F4614"/>
    <w:rsid w:val="00360F1B"/>
    <w:rsid w:val="003A1882"/>
    <w:rsid w:val="003C1D14"/>
    <w:rsid w:val="003C58BC"/>
    <w:rsid w:val="003E5600"/>
    <w:rsid w:val="00635D55"/>
    <w:rsid w:val="00701A51"/>
    <w:rsid w:val="00732132"/>
    <w:rsid w:val="00931F1A"/>
    <w:rsid w:val="009F58C9"/>
    <w:rsid w:val="00B41974"/>
    <w:rsid w:val="00B76A40"/>
    <w:rsid w:val="00D24516"/>
    <w:rsid w:val="00DE2AB5"/>
    <w:rsid w:val="00F250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38C71A6E"/>
  <w15:chartTrackingRefBased/>
  <w15:docId w15:val="{5F0DA66C-343B-2D4B-93F7-5667ABDE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Nick Bernal" w:date="2026-08-03T22:24:00Z">
        <w:pPr>
          <w:spacing w:before="240" w:after="240" w:line="288" w:lineRule="auto"/>
        </w:pPr>
      </w:pPrChange>
    </w:pPr>
    <w:rPr>
      <w:rFonts w:ascii="Arial" w:hAnsi="Arial" w:cs="Times New Roman (Body CS)"/>
      <w:lang w:val="en-US"/>
      <w:rPrChange w:id="0" w:author="Nick Bernal" w:date="2026-08-03T22:24:00Z">
        <w:rPr>
          <w:color w:val="000000"/>
          <w:sz w:val="24"/>
          <w:lang w:val="en-US" w:eastAsia="en-US" w:bidi="ar-SA"/>
        </w:rPr>
      </w:rPrChange>
    </w:rPr>
  </w:style>
  <w:style w:type="paragraph" w:styleId="Heading1">
    <w:name w:val="heading 1"/>
    <w:basedOn w:val="Normal"/>
    <w:next w:val="Normal"/>
    <w:link w:val="Heading1Char"/>
    <w:uiPriority w:val="9"/>
    <w:qFormat/>
    <w:rsid w:val="00732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614"/>
    <w:pPr>
      <w:keepNext/>
      <w:keepLines/>
      <w:spacing w:before="160" w:after="80"/>
      <w:outlineLvl w:val="2"/>
      <w:pPrChange w:id="1" w:author="Nick Bernal" w:date="2026-08-03T22:24:00Z">
        <w:pPr>
          <w:keepNext/>
          <w:keepLines/>
          <w:spacing w:before="160" w:after="80"/>
          <w:outlineLvl w:val="2"/>
        </w:pPr>
      </w:pPrChange>
    </w:pPr>
    <w:rPr>
      <w:rFonts w:asciiTheme="minorHAnsi" w:eastAsiaTheme="majorEastAsia" w:hAnsiTheme="minorHAnsi" w:cstheme="majorBidi"/>
      <w:color w:val="0F4761" w:themeColor="accent1" w:themeShade="BF"/>
      <w:sz w:val="28"/>
      <w:szCs w:val="28"/>
      <w:rPrChange w:id="1" w:author="Nick Bernal" w:date="2026-08-03T22:24:00Z">
        <w:rPr>
          <w:rFonts w:ascii="Arial" w:eastAsiaTheme="majorEastAsia" w:hAnsi="Arial"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2F4614"/>
    <w:pPr>
      <w:keepNext/>
      <w:keepLines/>
      <w:spacing w:before="80" w:after="40"/>
      <w:outlineLvl w:val="3"/>
      <w:pPrChange w:id="2" w:author="Nick Bernal" w:date="2026-08-03T22:24:00Z">
        <w:pPr>
          <w:keepNext/>
          <w:keepLines/>
          <w:spacing w:before="80" w:after="40"/>
          <w:outlineLvl w:val="3"/>
        </w:pPr>
      </w:pPrChange>
    </w:pPr>
    <w:rPr>
      <w:rFonts w:asciiTheme="minorHAnsi" w:eastAsiaTheme="majorEastAsia" w:hAnsiTheme="minorHAnsi" w:cstheme="majorBidi"/>
      <w:i/>
      <w:iCs/>
      <w:color w:val="0F4761" w:themeColor="accent1" w:themeShade="BF"/>
      <w:rPrChange w:id="2" w:author="Nick Bernal" w:date="2026-08-03T22:24:00Z">
        <w:rPr>
          <w:rFonts w:ascii="Arial" w:eastAsiaTheme="majorEastAsia" w:hAnsi="Arial"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2F4614"/>
    <w:pPr>
      <w:keepNext/>
      <w:keepLines/>
      <w:spacing w:before="80" w:after="40"/>
      <w:outlineLvl w:val="4"/>
      <w:pPrChange w:id="3" w:author="Nick Bernal" w:date="2026-08-03T22:24:00Z">
        <w:pPr>
          <w:keepNext/>
          <w:keepLines/>
          <w:spacing w:before="80" w:after="40"/>
          <w:outlineLvl w:val="4"/>
        </w:pPr>
      </w:pPrChange>
    </w:pPr>
    <w:rPr>
      <w:rFonts w:asciiTheme="minorHAnsi" w:eastAsiaTheme="majorEastAsia" w:hAnsiTheme="minorHAnsi" w:cstheme="majorBidi"/>
      <w:color w:val="0F4761" w:themeColor="accent1" w:themeShade="BF"/>
      <w:rPrChange w:id="3" w:author="Nick Bernal" w:date="2026-08-03T22:24:00Z">
        <w:rPr>
          <w:rFonts w:ascii="Arial" w:eastAsiaTheme="majorEastAsia" w:hAnsi="Arial"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2F4614"/>
    <w:pPr>
      <w:keepNext/>
      <w:keepLines/>
      <w:spacing w:before="40"/>
      <w:outlineLvl w:val="5"/>
      <w:pPrChange w:id="4" w:author="Nick Bernal" w:date="2026-08-03T22:24:00Z">
        <w:pPr>
          <w:keepNext/>
          <w:keepLines/>
          <w:spacing w:before="40"/>
          <w:outlineLvl w:val="5"/>
        </w:pPr>
      </w:pPrChange>
    </w:pPr>
    <w:rPr>
      <w:rFonts w:asciiTheme="minorHAnsi" w:eastAsiaTheme="majorEastAsia" w:hAnsiTheme="minorHAnsi" w:cstheme="majorBidi"/>
      <w:i/>
      <w:iCs/>
      <w:color w:val="595959" w:themeColor="text1" w:themeTint="A6"/>
      <w:rPrChange w:id="4" w:author="Nick Bernal" w:date="2026-08-03T22:24:00Z">
        <w:rPr>
          <w:rFonts w:ascii="Arial" w:eastAsiaTheme="majorEastAsia" w:hAnsi="Arial"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2F4614"/>
    <w:pPr>
      <w:keepNext/>
      <w:keepLines/>
      <w:spacing w:before="40"/>
      <w:outlineLvl w:val="6"/>
      <w:pPrChange w:id="5" w:author="Nick Bernal" w:date="2026-08-03T22:24:00Z">
        <w:pPr>
          <w:keepNext/>
          <w:keepLines/>
          <w:spacing w:before="40"/>
          <w:outlineLvl w:val="6"/>
        </w:pPr>
      </w:pPrChange>
    </w:pPr>
    <w:rPr>
      <w:rFonts w:asciiTheme="minorHAnsi" w:eastAsiaTheme="majorEastAsia" w:hAnsiTheme="minorHAnsi" w:cstheme="majorBidi"/>
      <w:color w:val="595959" w:themeColor="text1" w:themeTint="A6"/>
      <w:rPrChange w:id="5" w:author="Nick Bernal" w:date="2026-08-03T22:24:00Z">
        <w:rPr>
          <w:rFonts w:ascii="Arial" w:eastAsiaTheme="majorEastAsia" w:hAnsi="Arial"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2F4614"/>
    <w:pPr>
      <w:keepNext/>
      <w:keepLines/>
      <w:outlineLvl w:val="7"/>
      <w:pPrChange w:id="6" w:author="Nick Bernal" w:date="2026-08-03T22:24:00Z">
        <w:pPr>
          <w:keepNext/>
          <w:keepLines/>
          <w:outlineLvl w:val="7"/>
        </w:pPr>
      </w:pPrChange>
    </w:pPr>
    <w:rPr>
      <w:rFonts w:asciiTheme="minorHAnsi" w:eastAsiaTheme="majorEastAsia" w:hAnsiTheme="minorHAnsi" w:cstheme="majorBidi"/>
      <w:i/>
      <w:iCs/>
      <w:color w:val="272727" w:themeColor="text1" w:themeTint="D8"/>
      <w:rPrChange w:id="6" w:author="Nick Bernal" w:date="2026-08-03T22:24:00Z">
        <w:rPr>
          <w:rFonts w:ascii="Arial" w:eastAsiaTheme="majorEastAsia" w:hAnsi="Arial"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2F4614"/>
    <w:pPr>
      <w:keepNext/>
      <w:keepLines/>
      <w:outlineLvl w:val="8"/>
      <w:pPrChange w:id="7" w:author="Nick Bernal" w:date="2026-08-03T22:24:00Z">
        <w:pPr>
          <w:keepNext/>
          <w:keepLines/>
          <w:outlineLvl w:val="8"/>
        </w:pPr>
      </w:pPrChange>
    </w:pPr>
    <w:rPr>
      <w:rFonts w:asciiTheme="minorHAnsi" w:eastAsiaTheme="majorEastAsia" w:hAnsiTheme="minorHAnsi" w:cstheme="majorBidi"/>
      <w:color w:val="272727" w:themeColor="text1" w:themeTint="D8"/>
      <w:rPrChange w:id="7" w:author="Nick Bernal" w:date="2026-08-03T22:24:00Z">
        <w:rPr>
          <w:rFonts w:ascii="Arial" w:eastAsiaTheme="majorEastAsia" w:hAnsi="Arial"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13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73213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73213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73213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73213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73213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73213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7321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614"/>
    <w:pPr>
      <w:numPr>
        <w:ilvl w:val="1"/>
      </w:numPr>
      <w:spacing w:after="160"/>
      <w:pPrChange w:id="8" w:author="Nick Bernal" w:date="2026-08-03T22:24:00Z">
        <w:pPr>
          <w:numPr>
            <w:ilvl w:val="1"/>
          </w:numPr>
          <w:spacing w:after="160"/>
        </w:pPr>
      </w:pPrChange>
    </w:pPr>
    <w:rPr>
      <w:rFonts w:asciiTheme="minorHAnsi" w:eastAsiaTheme="majorEastAsia" w:hAnsiTheme="minorHAnsi" w:cstheme="majorBidi"/>
      <w:color w:val="595959" w:themeColor="text1" w:themeTint="A6"/>
      <w:spacing w:val="15"/>
      <w:sz w:val="28"/>
      <w:szCs w:val="28"/>
      <w:rPrChange w:id="8" w:author="Nick Bernal" w:date="2026-08-03T22:24:00Z">
        <w:rPr>
          <w:rFonts w:ascii="Arial" w:eastAsiaTheme="majorEastAsia" w:hAnsi="Arial"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73213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7321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2132"/>
    <w:rPr>
      <w:i/>
      <w:iCs/>
      <w:color w:val="404040" w:themeColor="text1" w:themeTint="BF"/>
    </w:rPr>
  </w:style>
  <w:style w:type="paragraph" w:styleId="ListParagraph">
    <w:name w:val="List Paragraph"/>
    <w:basedOn w:val="Normal"/>
    <w:uiPriority w:val="34"/>
    <w:qFormat/>
    <w:rsid w:val="00732132"/>
    <w:pPr>
      <w:ind w:left="720"/>
      <w:contextualSpacing/>
    </w:pPr>
  </w:style>
  <w:style w:type="character" w:styleId="IntenseEmphasis">
    <w:name w:val="Intense Emphasis"/>
    <w:basedOn w:val="DefaultParagraphFont"/>
    <w:uiPriority w:val="21"/>
    <w:qFormat/>
    <w:rsid w:val="00732132"/>
    <w:rPr>
      <w:i/>
      <w:iCs/>
      <w:color w:val="0F4761" w:themeColor="accent1" w:themeShade="BF"/>
    </w:rPr>
  </w:style>
  <w:style w:type="paragraph" w:styleId="IntenseQuote">
    <w:name w:val="Intense Quote"/>
    <w:basedOn w:val="Normal"/>
    <w:next w:val="Normal"/>
    <w:link w:val="IntenseQuoteChar"/>
    <w:uiPriority w:val="30"/>
    <w:qFormat/>
    <w:rsid w:val="00732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132"/>
    <w:rPr>
      <w:i/>
      <w:iCs/>
      <w:color w:val="0F4761" w:themeColor="accent1" w:themeShade="BF"/>
    </w:rPr>
  </w:style>
  <w:style w:type="character" w:styleId="IntenseReference">
    <w:name w:val="Intense Reference"/>
    <w:basedOn w:val="DefaultParagraphFont"/>
    <w:uiPriority w:val="32"/>
    <w:qFormat/>
    <w:rsid w:val="007321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00221">
      <w:bodyDiv w:val="1"/>
      <w:marLeft w:val="0"/>
      <w:marRight w:val="0"/>
      <w:marTop w:val="0"/>
      <w:marBottom w:val="0"/>
      <w:divBdr>
        <w:top w:val="none" w:sz="0" w:space="0" w:color="auto"/>
        <w:left w:val="none" w:sz="0" w:space="0" w:color="auto"/>
        <w:bottom w:val="none" w:sz="0" w:space="0" w:color="auto"/>
        <w:right w:val="none" w:sz="0" w:space="0" w:color="auto"/>
      </w:divBdr>
      <w:divsChild>
        <w:div w:id="1427118361">
          <w:marLeft w:val="432"/>
          <w:marRight w:val="216"/>
          <w:marTop w:val="0"/>
          <w:marBottom w:val="0"/>
          <w:divBdr>
            <w:top w:val="none" w:sz="0" w:space="0" w:color="auto"/>
            <w:left w:val="none" w:sz="0" w:space="0" w:color="auto"/>
            <w:bottom w:val="none" w:sz="0" w:space="0" w:color="auto"/>
            <w:right w:val="none" w:sz="0" w:space="0" w:color="auto"/>
          </w:divBdr>
        </w:div>
        <w:div w:id="1823085798">
          <w:marLeft w:val="216"/>
          <w:marRight w:val="432"/>
          <w:marTop w:val="0"/>
          <w:marBottom w:val="0"/>
          <w:divBdr>
            <w:top w:val="none" w:sz="0" w:space="0" w:color="auto"/>
            <w:left w:val="none" w:sz="0" w:space="0" w:color="auto"/>
            <w:bottom w:val="none" w:sz="0" w:space="0" w:color="auto"/>
            <w:right w:val="none" w:sz="0" w:space="0" w:color="auto"/>
          </w:divBdr>
        </w:div>
        <w:div w:id="1535651734">
          <w:marLeft w:val="432"/>
          <w:marRight w:val="216"/>
          <w:marTop w:val="0"/>
          <w:marBottom w:val="0"/>
          <w:divBdr>
            <w:top w:val="none" w:sz="0" w:space="0" w:color="auto"/>
            <w:left w:val="none" w:sz="0" w:space="0" w:color="auto"/>
            <w:bottom w:val="none" w:sz="0" w:space="0" w:color="auto"/>
            <w:right w:val="none" w:sz="0" w:space="0" w:color="auto"/>
          </w:divBdr>
        </w:div>
        <w:div w:id="1350567928">
          <w:marLeft w:val="216"/>
          <w:marRight w:val="432"/>
          <w:marTop w:val="0"/>
          <w:marBottom w:val="0"/>
          <w:divBdr>
            <w:top w:val="none" w:sz="0" w:space="0" w:color="auto"/>
            <w:left w:val="none" w:sz="0" w:space="0" w:color="auto"/>
            <w:bottom w:val="none" w:sz="0" w:space="0" w:color="auto"/>
            <w:right w:val="none" w:sz="0" w:space="0" w:color="auto"/>
          </w:divBdr>
        </w:div>
      </w:divsChild>
    </w:div>
    <w:div w:id="2052612840">
      <w:bodyDiv w:val="1"/>
      <w:marLeft w:val="0"/>
      <w:marRight w:val="0"/>
      <w:marTop w:val="0"/>
      <w:marBottom w:val="0"/>
      <w:divBdr>
        <w:top w:val="none" w:sz="0" w:space="0" w:color="auto"/>
        <w:left w:val="none" w:sz="0" w:space="0" w:color="auto"/>
        <w:bottom w:val="none" w:sz="0" w:space="0" w:color="auto"/>
        <w:right w:val="none" w:sz="0" w:space="0" w:color="auto"/>
      </w:divBdr>
      <w:divsChild>
        <w:div w:id="1933119337">
          <w:marLeft w:val="432"/>
          <w:marRight w:val="216"/>
          <w:marTop w:val="0"/>
          <w:marBottom w:val="0"/>
          <w:divBdr>
            <w:top w:val="none" w:sz="0" w:space="0" w:color="auto"/>
            <w:left w:val="none" w:sz="0" w:space="0" w:color="auto"/>
            <w:bottom w:val="none" w:sz="0" w:space="0" w:color="auto"/>
            <w:right w:val="none" w:sz="0" w:space="0" w:color="auto"/>
          </w:divBdr>
        </w:div>
        <w:div w:id="945037585">
          <w:marLeft w:val="216"/>
          <w:marRight w:val="432"/>
          <w:marTop w:val="0"/>
          <w:marBottom w:val="0"/>
          <w:divBdr>
            <w:top w:val="none" w:sz="0" w:space="0" w:color="auto"/>
            <w:left w:val="none" w:sz="0" w:space="0" w:color="auto"/>
            <w:bottom w:val="none" w:sz="0" w:space="0" w:color="auto"/>
            <w:right w:val="none" w:sz="0" w:space="0" w:color="auto"/>
          </w:divBdr>
        </w:div>
        <w:div w:id="130371406">
          <w:marLeft w:val="432"/>
          <w:marRight w:val="216"/>
          <w:marTop w:val="0"/>
          <w:marBottom w:val="0"/>
          <w:divBdr>
            <w:top w:val="none" w:sz="0" w:space="0" w:color="auto"/>
            <w:left w:val="none" w:sz="0" w:space="0" w:color="auto"/>
            <w:bottom w:val="none" w:sz="0" w:space="0" w:color="auto"/>
            <w:right w:val="none" w:sz="0" w:space="0" w:color="auto"/>
          </w:divBdr>
        </w:div>
        <w:div w:id="1205362714">
          <w:marLeft w:val="216"/>
          <w:marRight w:val="432"/>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141</Words>
  <Characters>809</Characters>
  <Application>Microsoft Office Word</Application>
  <DocSecurity>0</DocSecurity>
  <Lines>6</Lines>
  <Paragraphs>1</Paragraphs>
  <ScaleCrop>false</ScaleCrop>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2025-01-30T12:38:00Z</dcterms:created>
  <dcterms:modified xsi:type="dcterms:W3CDTF">2026-08-04T02:24:00Z</dcterms:modified>
</cp:coreProperties>
</file>