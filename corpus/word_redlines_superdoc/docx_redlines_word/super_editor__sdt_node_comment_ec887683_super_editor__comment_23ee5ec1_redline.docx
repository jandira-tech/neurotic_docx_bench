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54D3" w14:textId="211B8F8B" w:rsidR="004F7722" w:rsidRDefault="002A40D3" w:rsidP="1AC6F92B">
      <w:pPr>
        <w:pBdr>
          <w:top w:val="nil"/>
          <w:left w:val="nil"/>
          <w:bottom w:val="nil"/>
          <w:right w:val="nil"/>
          <w:between w:val="nil"/>
        </w:pBdr>
        <w:jc w:val="both"/>
        <w:rPr>
          <w:del w:id="8" w:author="Nick Bernal [2]" w:date="2026-08-03T22:22:00Z" w16du:dateUtc="2026-08-04T02:22:00Z"/>
          <w:b/>
          <w:bCs/>
          <w:color w:val="FF0000"/>
        </w:rPr>
      </w:pPr>
      <w:commentRangeStart w:id="9"/>
      <w:ins w:id="10" w:author="Nick Bernal [2]" w:date="2026-08-03T22:22:00Z" w16du:dateUtc="2026-08-04T02:22:00Z">
        <w:r>
          <w:t>My</w:t>
        </w:r>
      </w:ins>
      <w:sdt>
        <w:sdtPr>
          <w:rPr>
            <w:b/>
            <w:bCs/>
            <w:color w:val="FF0000"/>
          </w:rPr>
          <w:tag w:val="goog_rdk_0"/>
          <w:id w:val="-544146087"/>
        </w:sdtPr>
        <w:sdtEndPr/>
        <w:sdtContent>
          <w:del w:id="11" w:author="Nick Bernal [2]" w:date="2026-08-03T22:22:00Z" w16du:dateUtc="2026-08-04T02:22:00Z">
            <w:r w:rsidR="000D4CA5" w:rsidRPr="1AC6F92B">
              <w:rPr>
                <w:b/>
                <w:bCs/>
                <w:color w:val="FF0000"/>
              </w:rPr>
              <w:delText xml:space="preserve">SDT field with </w:delText>
            </w:r>
            <w:commentRangeStart w:id="12"/>
            <w:r w:rsidR="000D4CA5" w:rsidRPr="1AC6F92B">
              <w:rPr>
                <w:b/>
                <w:bCs/>
                <w:color w:val="FF0000"/>
              </w:rPr>
              <w:delText>text and</w:delText>
            </w:r>
          </w:del>
          <w:r w:rsidR="000D4CA5">
            <w:rPr>
              <w:rPrChange w:id="13" w:author="Nick Bernal [2]" w:date="2026-08-03T22:22:00Z" w16du:dateUtc="2026-08-04T02:22:00Z">
                <w:rPr>
                  <w:b/>
                  <w:bCs/>
                  <w:color w:val="FF0000"/>
                </w:rPr>
              </w:rPrChange>
            </w:rPr>
            <w:t xml:space="preserve"> comment</w:t>
          </w:r>
          <w:commentRangeEnd w:id="12"/>
          <w:r w:rsidR="0079062D">
            <w:rPr>
              <w:rStyle w:val="CommentReference"/>
              <w:b/>
              <w:bCs/>
              <w:sz w:val="24"/>
              <w:szCs w:val="24"/>
            </w:rPr>
            <w:commentReference w:id="12"/>
          </w:r>
          <w:commentRangeEnd w:id="9"/>
          <w:r>
            <w:rPr>
              <w:rStyle w:val="CommentReference"/>
              <w:b/>
              <w:bCs/>
              <w:sz w:val="24"/>
              <w:szCs w:val="24"/>
            </w:rPr>
            <w:commentReference w:id="9"/>
          </w:r>
        </w:sdtContent>
      </w:sdt>
      <w:del w:id="14" w:author="Nick Bernal [2]" w:date="2026-08-03T22:22:00Z" w16du:dateUtc="2026-08-04T02:22:00Z">
        <w:r w:rsidR="000D4CA5" w:rsidRPr="1AC6F92B">
          <w:rPr>
            <w:b/>
            <w:bCs/>
            <w:color w:val="FF0000"/>
          </w:rPr>
          <w:delText xml:space="preserve"> text</w:delText>
        </w:r>
      </w:del>
    </w:p>
    <w:p w14:paraId="5D1C4156" w14:textId="77777777" w:rsidR="003C58BC" w:rsidRDefault="003C58BC"/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Nick Bernal" w:date="2025-05-28T11:11:00Z" w:initials="NB">
    <w:p w14:paraId="368A6BBE" w14:textId="77777777" w:rsidR="0079062D" w:rsidRDefault="0079062D" w:rsidP="0079062D">
      <w:r>
        <w:rPr>
          <w:rStyle w:val="CommentReference"/>
        </w:rPr>
        <w:annotationRef/>
      </w:r>
      <w:r>
        <w:rPr>
          <w:sz w:val="20"/>
          <w:szCs w:val="20"/>
        </w:rPr>
        <w:t>some comment</w:t>
      </w:r>
    </w:p>
  </w:comment>
  <w:comment w:id="9" w:author="Nick Bernal" w:date="2024-08-12T17:12:00Z" w:initials="NB">
    <w:p w14:paraId="31C01DDC" w14:textId="77777777" w:rsidR="002A40D3" w:rsidRDefault="002A40D3" w:rsidP="002A40D3">
      <w:r>
        <w:rPr>
          <w:rStyle w:val="CommentReference"/>
        </w:rPr>
        <w:annotationRef/>
      </w:r>
      <w:r>
        <w:rPr>
          <w:sz w:val="20"/>
          <w:szCs w:val="20"/>
        </w:rPr>
        <w:t>Some comment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8A6BBE" w15:done="0"/>
  <w15:commentEx w15:paraId="31C01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F605AC" w16cex:dateUtc="2025-05-28T18:11:00Z"/>
  <w16cex:commentExtensible w16cex:durableId="6E58F7BE" w16cex:dateUtc="2024-08-13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8A6BBE" w16cid:durableId="47F605AC"/>
  <w16cid:commentId w16cid:paraId="31C01DDC" w16cid:durableId="6E58F7B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 [2]">
    <w15:presenceInfo w15:providerId="AD" w15:userId="S::nick@superdoc.dev::4464350f-9f85-4a67-a601-d9205f9ec23e"/>
  </w15:person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23"/>
    <w:rsid w:val="00112874"/>
    <w:rsid w:val="002A40D3"/>
    <w:rsid w:val="00360F1B"/>
    <w:rsid w:val="003C1D14"/>
    <w:rsid w:val="003C58BC"/>
    <w:rsid w:val="004F7722"/>
    <w:rsid w:val="00674D1E"/>
    <w:rsid w:val="0079062D"/>
    <w:rsid w:val="008B26ED"/>
    <w:rsid w:val="00931F1A"/>
    <w:rsid w:val="00962170"/>
    <w:rsid w:val="00B96C71"/>
    <w:rsid w:val="00E46123"/>
    <w:rsid w:val="00F5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C6BBE"/>
  <w15:chartTrackingRefBased/>
  <w15:docId w15:val="{6F6E1989-94E6-4248-80BA-D5E95192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D3"/>
    <w:pPr>
      <w:keepNext/>
      <w:keepLines/>
      <w:spacing w:before="160" w:after="80"/>
      <w:outlineLvl w:val="2"/>
      <w:pPrChange w:id="0" w:author="Nick Bernal [2]" w:date="2026-08-03T22:22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Nick Bernal [2]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D3"/>
    <w:pPr>
      <w:keepNext/>
      <w:keepLines/>
      <w:spacing w:before="80" w:after="40"/>
      <w:outlineLvl w:val="3"/>
      <w:pPrChange w:id="1" w:author="Nick Bernal [2]" w:date="2026-08-03T22:22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Nick Bernal [2]" w:date="2026-08-03T22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D3"/>
    <w:pPr>
      <w:keepNext/>
      <w:keepLines/>
      <w:spacing w:before="80" w:after="40"/>
      <w:outlineLvl w:val="4"/>
      <w:pPrChange w:id="2" w:author="Nick Bernal [2]" w:date="2026-08-03T22:22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Nick Bernal [2]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/>
      <w:outlineLvl w:val="5"/>
      <w:pPrChange w:id="3" w:author="Nick Bernal [2]" w:date="2026-08-03T22:22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Nick Bernal [2]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/>
      <w:outlineLvl w:val="6"/>
      <w:pPrChange w:id="4" w:author="Nick Bernal [2]" w:date="2026-08-03T22:22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Nick Bernal [2]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outlineLvl w:val="7"/>
      <w:pPrChange w:id="5" w:author="Nick Bernal [2]" w:date="2026-08-03T22:22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Nick Bernal [2]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outlineLvl w:val="8"/>
      <w:pPrChange w:id="6" w:author="Nick Bernal [2]" w:date="2026-08-03T22:22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Nick Bernal [2]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1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1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1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1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1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1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1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1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  <w:spacing w:after="160"/>
      <w:pPrChange w:id="7" w:author="Nick Bernal [2]" w:date="2026-08-03T22:22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7" w:author="Nick Bernal [2]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461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1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12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906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6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6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6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6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2025-05-28T18:11:00Z</dcterms:created>
  <dcterms:modified xsi:type="dcterms:W3CDTF">2026-08-04T02:22:00Z</dcterms:modified>
</cp:coreProperties>
</file>