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5FABC" w14:textId="77777777" w:rsidR="00A47B7D" w:rsidRDefault="006A49AD">
      <w:pPr>
        <w:pStyle w:val="Heading1"/>
        <w:rPr>
          <w:ins w:id="33" w:author="Andrii Orlov" w:date="2026-08-03T22:26:00Z" w16du:dateUtc="2026-08-04T02:26:00Z"/>
        </w:rPr>
      </w:pPr>
      <w:ins w:id="34" w:author="Andrii Orlov" w:date="2026-08-03T22:26:00Z" w16du:dateUtc="2026-08-04T02:26:00Z">
        <w:r>
          <w:t>MUTUAL NON-DISCLOSURE AGREEMENT</w:t>
        </w:r>
      </w:ins>
    </w:p>
    <w:p w14:paraId="5090CF4B" w14:textId="77777777" w:rsidR="00A47B7D" w:rsidRDefault="006A49AD">
      <w:pPr>
        <w:rPr>
          <w:ins w:id="35" w:author="Andrii Orlov" w:date="2026-08-03T22:26:00Z" w16du:dateUtc="2026-08-04T02:26:00Z"/>
        </w:rPr>
      </w:pPr>
      <w:ins w:id="36" w:author="Andrii Orlov" w:date="2026-08-03T22:26:00Z" w16du:dateUtc="2026-08-04T02:26:00Z">
        <w:r>
          <w:t>This Mutual Non-Disclosure Agreement (the "Agreement") is entered into as of January 15, 2025 (the "Effective Date"), by and between:</w:t>
        </w:r>
      </w:ins>
    </w:p>
    <w:p w14:paraId="5E6D57A5" w14:textId="1B773329" w:rsidR="00A47B7D" w:rsidRDefault="00A910F3">
      <w:pPr>
        <w:rPr>
          <w:ins w:id="37" w:author="Andrii Orlov" w:date="2026-08-03T22:26:00Z" w16du:dateUtc="2026-08-04T02:26:00Z"/>
        </w:rPr>
      </w:pPr>
      <w:ins w:id="38" w:author="Andrii Orlov" w:date="2026-08-03T22:26:00Z" w16du:dateUtc="2026-08-04T02:26:00Z">
        <w:r>
          <w:t>Amazing Corp, a corporation organized under the laws of the State of Delaware, with its principal office at 200 Tech Boulevard, Suite 400, San Jose, CA 95110 (the "Disclosing Party"), contact: legal@amazing.com</w:t>
        </w:r>
      </w:ins>
    </w:p>
    <w:p w14:paraId="23C84842" w14:textId="77777777" w:rsidR="00A47B7D" w:rsidRDefault="006A49AD">
      <w:pPr>
        <w:rPr>
          <w:ins w:id="39" w:author="Andrii Orlov" w:date="2026-08-03T22:26:00Z" w16du:dateUtc="2026-08-04T02:26:00Z"/>
        </w:rPr>
      </w:pPr>
      <w:ins w:id="40" w:author="Andrii Orlov" w:date="2026-08-03T22:26:00Z" w16du:dateUtc="2026-08-04T02:26:00Z">
        <w:r>
          <w:t>and</w:t>
        </w:r>
      </w:ins>
    </w:p>
    <w:p w14:paraId="5588D45B" w14:textId="37740C87" w:rsidR="00A47B7D" w:rsidRDefault="0016576B">
      <w:pPr>
        <w:rPr>
          <w:ins w:id="41" w:author="Andrii Orlov" w:date="2026-08-03T22:26:00Z" w16du:dateUtc="2026-08-04T02:26:00Z"/>
        </w:rPr>
      </w:pPr>
      <w:ins w:id="42" w:author="Andrii Orlov" w:date="2026-08-03T22:26:00Z" w16du:dateUtc="2026-08-04T02:26:00Z">
        <w:r>
          <w:t>TechCraft LLC, a limited liability company organized under the laws of the State of New York, with its principal office at 50 Innovation Way, New York, NY 10001 (the "Receiving Party").</w:t>
        </w:r>
      </w:ins>
    </w:p>
    <w:p w14:paraId="7D4792BA" w14:textId="77777777" w:rsidR="00A47B7D" w:rsidRDefault="006A49AD">
      <w:pPr>
        <w:rPr>
          <w:ins w:id="43" w:author="Andrii Orlov" w:date="2026-08-03T22:26:00Z" w16du:dateUtc="2026-08-04T02:26:00Z"/>
        </w:rPr>
      </w:pPr>
      <w:ins w:id="44" w:author="Andrii Orlov" w:date="2026-08-03T22:26:00Z" w16du:dateUtc="2026-08-04T02:26:00Z">
        <w:r>
          <w:t>Each referred to individually as a "Party" and collectively as the "Parties".</w:t>
        </w:r>
      </w:ins>
    </w:p>
    <w:p w14:paraId="3DD4EA73" w14:textId="77777777" w:rsidR="00A47B7D" w:rsidRDefault="006A49AD">
      <w:pPr>
        <w:pStyle w:val="Heading2"/>
        <w:rPr>
          <w:ins w:id="45" w:author="Andrii Orlov" w:date="2026-08-03T22:26:00Z" w16du:dateUtc="2026-08-04T02:26:00Z"/>
        </w:rPr>
      </w:pPr>
      <w:ins w:id="46" w:author="Andrii Orlov" w:date="2026-08-03T22:26:00Z" w16du:dateUtc="2026-08-04T02:26:00Z">
        <w:r>
          <w:t>1. Definitions</w:t>
        </w:r>
      </w:ins>
    </w:p>
    <w:p w14:paraId="2C330170" w14:textId="77777777" w:rsidR="00A47B7D" w:rsidRDefault="006A49AD">
      <w:pPr>
        <w:rPr>
          <w:ins w:id="47" w:author="Andrii Orlov" w:date="2026-08-03T22:26:00Z" w16du:dateUtc="2026-08-04T02:26:00Z"/>
        </w:rPr>
      </w:pPr>
      <w:ins w:id="48" w:author="Andrii Orlov" w:date="2026-08-03T22:26:00Z" w16du:dateUtc="2026-08-04T02:26:00Z">
        <w:r>
          <w: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ins>
    </w:p>
    <w:p w14:paraId="3BCB005A" w14:textId="77777777" w:rsidR="00A47B7D" w:rsidRDefault="006A49AD">
      <w:pPr>
        <w:pStyle w:val="Heading2"/>
        <w:rPr>
          <w:ins w:id="49" w:author="Andrii Orlov" w:date="2026-08-03T22:26:00Z" w16du:dateUtc="2026-08-04T02:26:00Z"/>
        </w:rPr>
      </w:pPr>
      <w:ins w:id="50" w:author="Andrii Orlov" w:date="2026-08-03T22:26:00Z" w16du:dateUtc="2026-08-04T02:26:00Z">
        <w:r>
          <w:t>2. Obligations of Receiving Party</w:t>
        </w:r>
      </w:ins>
    </w:p>
    <w:p w14:paraId="75D94E4A" w14:textId="77777777" w:rsidR="00A47B7D" w:rsidRDefault="006A49AD">
      <w:pPr>
        <w:rPr>
          <w:ins w:id="51" w:author="Andrii Orlov" w:date="2026-08-03T22:26:00Z" w16du:dateUtc="2026-08-04T02:26:00Z"/>
        </w:rPr>
      </w:pPr>
      <w:ins w:id="52" w:author="Andrii Orlov" w:date="2026-08-03T22:26:00Z" w16du:dateUtc="2026-08-04T02:26:00Z">
        <w:r>
          <w:t>The Receiving Party agrees to the following obligations with respect to Confidential Information:</w:t>
        </w:r>
      </w:ins>
    </w:p>
    <w:p w14:paraId="2C9D65AB" w14:textId="77777777" w:rsidR="00A47B7D" w:rsidRDefault="006A49AD">
      <w:pPr>
        <w:pStyle w:val="ListBullet"/>
        <w:rPr>
          <w:ins w:id="53" w:author="Andrii Orlov" w:date="2026-08-03T22:26:00Z" w16du:dateUtc="2026-08-04T02:26:00Z"/>
        </w:rPr>
      </w:pPr>
      <w:ins w:id="54" w:author="Andrii Orlov" w:date="2026-08-03T22:26:00Z" w16du:dateUtc="2026-08-04T02:26:00Z">
        <w:r>
          <w:t>Maintain the confidentiality of all Confidential Information using the same degree of care as it uses for its own confidential information, but no less than reasonable care.</w:t>
        </w:r>
      </w:ins>
    </w:p>
    <w:p w14:paraId="2D522378" w14:textId="77777777" w:rsidR="00A47B7D" w:rsidRDefault="006A49AD">
      <w:pPr>
        <w:pStyle w:val="ListBullet"/>
        <w:rPr>
          <w:ins w:id="55" w:author="Andrii Orlov" w:date="2026-08-03T22:26:00Z" w16du:dateUtc="2026-08-04T02:26:00Z"/>
        </w:rPr>
      </w:pPr>
      <w:ins w:id="56" w:author="Andrii Orlov" w:date="2026-08-03T22:26:00Z" w16du:dateUtc="2026-08-04T02:26:00Z">
        <w:r>
          <w:t>Not disclose Confidential Information to any third party without the prior written consent of the Disclosing Party.</w:t>
        </w:r>
      </w:ins>
    </w:p>
    <w:p w14:paraId="43277DF9" w14:textId="77777777" w:rsidR="00A47B7D" w:rsidRDefault="006A49AD">
      <w:pPr>
        <w:pStyle w:val="ListBullet"/>
        <w:rPr>
          <w:ins w:id="57" w:author="Andrii Orlov" w:date="2026-08-03T22:26:00Z" w16du:dateUtc="2026-08-04T02:26:00Z"/>
        </w:rPr>
      </w:pPr>
      <w:ins w:id="58" w:author="Andrii Orlov" w:date="2026-08-03T22:26:00Z" w16du:dateUtc="2026-08-04T02:26:00Z">
        <w:r>
          <w:t>Restrict access to Confidential Information to employees and contractors who have a need to know and are bound by confidentiality obligations.</w:t>
        </w:r>
      </w:ins>
    </w:p>
    <w:p w14:paraId="5D1888F4" w14:textId="77777777" w:rsidR="00A47B7D" w:rsidRDefault="006A49AD">
      <w:pPr>
        <w:pStyle w:val="ListBullet"/>
        <w:rPr>
          <w:ins w:id="59" w:author="Andrii Orlov" w:date="2026-08-03T22:26:00Z" w16du:dateUtc="2026-08-04T02:26:00Z"/>
        </w:rPr>
      </w:pPr>
      <w:ins w:id="60" w:author="Andrii Orlov" w:date="2026-08-03T22:26:00Z" w16du:dateUtc="2026-08-04T02:26:00Z">
        <w:r>
          <w:t>Not use Confidential Information for any purpose other than evaluating the potential business relationship between the Parties.</w:t>
        </w:r>
      </w:ins>
    </w:p>
    <w:p w14:paraId="114AEE22" w14:textId="77777777" w:rsidR="00A47B7D" w:rsidRDefault="006A49AD">
      <w:pPr>
        <w:pStyle w:val="ListBullet"/>
        <w:rPr>
          <w:ins w:id="61" w:author="Andrii Orlov" w:date="2026-08-03T22:26:00Z" w16du:dateUtc="2026-08-04T02:26:00Z"/>
        </w:rPr>
      </w:pPr>
      <w:ins w:id="62" w:author="Andrii Orlov" w:date="2026-08-03T22:26:00Z" w16du:dateUtc="2026-08-04T02:26:00Z">
        <w:r>
          <w:t>Promptly notify the Disclosing Party of any unauthorized use or disclosure of Confidential Information.</w:t>
        </w:r>
      </w:ins>
    </w:p>
    <w:p w14:paraId="029E3AA3" w14:textId="77777777" w:rsidR="00A47B7D" w:rsidRDefault="006A49AD">
      <w:pPr>
        <w:pStyle w:val="Heading2"/>
        <w:rPr>
          <w:ins w:id="63" w:author="Andrii Orlov" w:date="2026-08-03T22:26:00Z" w16du:dateUtc="2026-08-04T02:26:00Z"/>
        </w:rPr>
      </w:pPr>
      <w:ins w:id="64" w:author="Andrii Orlov" w:date="2026-08-03T22:26:00Z" w16du:dateUtc="2026-08-04T02:26:00Z">
        <w:r>
          <w:t>3. Exclusions</w:t>
        </w:r>
      </w:ins>
    </w:p>
    <w:p w14:paraId="0B3C401B" w14:textId="77777777" w:rsidR="00A47B7D" w:rsidRDefault="006A49AD">
      <w:pPr>
        <w:rPr>
          <w:ins w:id="65" w:author="Andrii Orlov" w:date="2026-08-03T22:26:00Z" w16du:dateUtc="2026-08-04T02:26:00Z"/>
        </w:rPr>
      </w:pPr>
      <w:ins w:id="66" w:author="Andrii Orlov" w:date="2026-08-03T22:26:00Z" w16du:dateUtc="2026-08-04T02:26:00Z">
        <w:r>
          <w:t xml:space="preserve">Confidential Information shall not include information that: (a) is or becomes publicly available through no fault of the Receiving Party; (b) was known to the </w:t>
        </w:r>
        <w:r>
          <w:lastRenderedPageBreak/>
          <w:t>Receiving Party prior to disclosure; (c) is independently developed by the Receiving Party without use of the Confidential Information; or (d) is rightfully obtained from a third party without restriction on disclosure.</w:t>
        </w:r>
      </w:ins>
    </w:p>
    <w:p w14:paraId="21740AD4" w14:textId="77777777" w:rsidR="00A47B7D" w:rsidRDefault="006A49AD">
      <w:pPr>
        <w:pStyle w:val="Heading2"/>
        <w:rPr>
          <w:ins w:id="67" w:author="Andrii Orlov" w:date="2026-08-03T22:26:00Z" w16du:dateUtc="2026-08-04T02:26:00Z"/>
        </w:rPr>
      </w:pPr>
      <w:ins w:id="68" w:author="Andrii Orlov" w:date="2026-08-03T22:26:00Z" w16du:dateUtc="2026-08-04T02:26:00Z">
        <w:r>
          <w:t>4. Term and Termination</w:t>
        </w:r>
      </w:ins>
    </w:p>
    <w:p w14:paraId="7BD02844" w14:textId="77777777" w:rsidR="00A47B7D" w:rsidRDefault="006A49AD">
      <w:pPr>
        <w:rPr>
          <w:ins w:id="69" w:author="Andrii Orlov" w:date="2026-08-03T22:26:00Z" w16du:dateUtc="2026-08-04T02:26:00Z"/>
        </w:rPr>
      </w:pPr>
      <w:ins w:id="70" w:author="Andrii Orlov" w:date="2026-08-03T22:26:00Z" w16du:dateUtc="2026-08-04T02:26:00Z">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ins>
    </w:p>
    <w:p w14:paraId="7BA5B1AC" w14:textId="77777777" w:rsidR="00A47B7D" w:rsidRDefault="006A49AD">
      <w:pPr>
        <w:pStyle w:val="Heading2"/>
        <w:rPr>
          <w:ins w:id="71" w:author="Andrii Orlov" w:date="2026-08-03T22:26:00Z" w16du:dateUtc="2026-08-04T02:26:00Z"/>
        </w:rPr>
      </w:pPr>
      <w:ins w:id="72" w:author="Andrii Orlov" w:date="2026-08-03T22:26:00Z" w16du:dateUtc="2026-08-04T02:26:00Z">
        <w:r>
          <w:t>5. Indemnification</w:t>
        </w:r>
      </w:ins>
    </w:p>
    <w:p w14:paraId="1E9E0A66" w14:textId="77777777" w:rsidR="00A47B7D" w:rsidRDefault="006A49AD">
      <w:pPr>
        <w:rPr>
          <w:ins w:id="73" w:author="Andrii Orlov" w:date="2026-08-03T22:26:00Z" w16du:dateUtc="2026-08-04T02:26:00Z"/>
        </w:rPr>
      </w:pPr>
      <w:ins w:id="74" w:author="Andrii Orlov" w:date="2026-08-03T22:26:00Z" w16du:dateUtc="2026-08-04T02:26:00Z">
        <w:r>
          <w: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t>
        </w:r>
      </w:ins>
    </w:p>
    <w:p w14:paraId="3001A8B9" w14:textId="77777777" w:rsidR="00A47B7D" w:rsidRDefault="006A49AD">
      <w:pPr>
        <w:pStyle w:val="Heading2"/>
        <w:rPr>
          <w:ins w:id="75" w:author="Andrii Orlov" w:date="2026-08-03T22:26:00Z" w16du:dateUtc="2026-08-04T02:26:00Z"/>
        </w:rPr>
      </w:pPr>
      <w:ins w:id="76" w:author="Andrii Orlov" w:date="2026-08-03T22:26:00Z" w16du:dateUtc="2026-08-04T02:26:00Z">
        <w:r>
          <w:t>6. Governing Law</w:t>
        </w:r>
      </w:ins>
    </w:p>
    <w:p w14:paraId="4AB2877D" w14:textId="77777777" w:rsidR="00A47B7D" w:rsidRDefault="006A49AD">
      <w:pPr>
        <w:rPr>
          <w:ins w:id="77" w:author="Andrii Orlov" w:date="2026-08-03T22:26:00Z" w16du:dateUtc="2026-08-04T02:26:00Z"/>
        </w:rPr>
      </w:pPr>
      <w:ins w:id="78" w:author="Andrii Orlov" w:date="2026-08-03T22:26:00Z" w16du:dateUtc="2026-08-04T02:26:00Z">
        <w:r>
          <w:t>This Agreement shall be governed by and construed in accordance with the laws of the State of Delaware, without regard to its conflict of laws principles.</w:t>
        </w:r>
      </w:ins>
    </w:p>
    <w:p w14:paraId="3E04AEC9" w14:textId="77777777" w:rsidR="00A47B7D" w:rsidRDefault="006A49AD">
      <w:pPr>
        <w:pStyle w:val="Heading2"/>
        <w:rPr>
          <w:ins w:id="79" w:author="Andrii Orlov" w:date="2026-08-03T22:26:00Z" w16du:dateUtc="2026-08-04T02:26:00Z"/>
        </w:rPr>
      </w:pPr>
      <w:ins w:id="80" w:author="Andrii Orlov" w:date="2026-08-03T22:26:00Z" w16du:dateUtc="2026-08-04T02:26:00Z">
        <w:r>
          <w:t>7. Miscellaneous</w:t>
        </w:r>
      </w:ins>
    </w:p>
    <w:p w14:paraId="54B22FD5" w14:textId="77777777" w:rsidR="00A47B7D" w:rsidRDefault="006A49AD">
      <w:pPr>
        <w:rPr>
          <w:ins w:id="81" w:author="Andrii Orlov" w:date="2026-08-03T22:26:00Z" w16du:dateUtc="2026-08-04T02:26:00Z"/>
        </w:rPr>
      </w:pPr>
      <w:ins w:id="82" w:author="Andrii Orlov" w:date="2026-08-03T22:26:00Z" w16du:dateUtc="2026-08-04T02:26:00Z">
        <w:r>
          <w: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t>
        </w:r>
      </w:ins>
    </w:p>
    <w:p w14:paraId="52E1DDE9" w14:textId="77777777" w:rsidR="00A47B7D" w:rsidRDefault="00A47B7D">
      <w:pPr>
        <w:rPr>
          <w:ins w:id="83" w:author="Andrii Orlov" w:date="2026-08-03T22:26:00Z" w16du:dateUtc="2026-08-04T02:26:00Z"/>
        </w:rPr>
      </w:pPr>
    </w:p>
    <w:p w14:paraId="3E0B2430" w14:textId="77777777" w:rsidR="00A47B7D" w:rsidRDefault="006A49AD">
      <w:pPr>
        <w:rPr>
          <w:ins w:id="84" w:author="Andrii Orlov" w:date="2026-08-03T22:26:00Z" w16du:dateUtc="2026-08-04T02:26:00Z"/>
        </w:rPr>
      </w:pPr>
      <w:ins w:id="85" w:author="Andrii Orlov" w:date="2026-08-03T22:26:00Z" w16du:dateUtc="2026-08-04T02:26:00Z">
        <w:r>
          <w:t>IN WITNESS WHEREOF, the Parties have executed this Agreement as of the Effective Date.</w:t>
        </w:r>
      </w:ins>
    </w:p>
    <w:p w14:paraId="4C781888" w14:textId="77777777" w:rsidR="00A47B7D" w:rsidRDefault="00A47B7D">
      <w:pPr>
        <w:rPr>
          <w:ins w:id="86" w:author="Andrii Orlov" w:date="2026-08-03T22:26:00Z" w16du:dateUtc="2026-08-04T02:26:00Z"/>
        </w:rPr>
      </w:pPr>
    </w:p>
    <w:p w14:paraId="3652041B" w14:textId="77777777" w:rsidR="00A47B7D" w:rsidRDefault="006A49AD">
      <w:pPr>
        <w:rPr>
          <w:ins w:id="87" w:author="Andrii Orlov" w:date="2026-08-03T22:26:00Z" w16du:dateUtc="2026-08-04T02:26:00Z"/>
        </w:rPr>
      </w:pPr>
      <w:ins w:id="88" w:author="Andrii Orlov" w:date="2026-08-03T22:26:00Z" w16du:dateUtc="2026-08-04T02:26:00Z">
        <w:r>
          <w:t>Disclosing Party: [Party A Signature]</w:t>
        </w:r>
      </w:ins>
    </w:p>
    <w:p w14:paraId="03744C77" w14:textId="77777777" w:rsidR="00A47B7D" w:rsidRDefault="006A49AD">
      <w:pPr>
        <w:rPr>
          <w:ins w:id="89" w:author="Andrii Orlov" w:date="2026-08-03T22:26:00Z" w16du:dateUtc="2026-08-04T02:26:00Z"/>
        </w:rPr>
      </w:pPr>
      <w:ins w:id="90" w:author="Andrii Orlov" w:date="2026-08-03T22:26:00Z" w16du:dateUtc="2026-08-04T02:26:00Z">
        <w:r>
          <w:t>Receiving Party: [Party B Signature]</w:t>
        </w:r>
      </w:ins>
    </w:p>
    <w:p w14:paraId="1D6AA42D" w14:textId="77777777" w:rsidR="00A0209D" w:rsidRDefault="006A49AD">
      <w:pPr>
        <w:rPr>
          <w:del w:id="91" w:author="Andrii Orlov" w:date="2026-08-03T22:26:00Z" w16du:dateUtc="2026-08-04T02:26:00Z"/>
        </w:rPr>
      </w:pPr>
      <w:ins w:id="92" w:author="Andrii Orlov" w:date="2026-08-03T22:26:00Z" w16du:dateUtc="2026-08-04T02:26:00Z">
        <w:r>
          <w:t>Date: [Date]</w:t>
        </w:r>
      </w:ins>
      <w:del w:id="93" w:author="Andrii Orlov" w:date="2026-08-03T22:26:00Z" w16du:dateUtc="2026-08-04T02:26:00Z">
        <w:r>
          <w:delText>SuperDoc — w:hyperlink coverage cases</w:delText>
        </w:r>
      </w:del>
    </w:p>
    <w:p w14:paraId="1F2921C6" w14:textId="77777777" w:rsidR="00A0209D" w:rsidRDefault="006A49AD">
      <w:pPr>
        <w:rPr>
          <w:del w:id="94" w:author="Andrii Orlov" w:date="2026-08-03T22:26:00Z" w16du:dateUtc="2026-08-04T02:26:00Z"/>
        </w:rPr>
      </w:pPr>
      <w:bookmarkStart w:id="95" w:name="Dest1"/>
      <w:del w:id="96" w:author="Andrii Orlov" w:date="2026-08-03T22:26:00Z" w16du:dateUtc="2026-08-04T02:26:00Z">
        <w:r>
          <w:delText>Destination paragraph for anchor links (Dest1).</w:delText>
        </w:r>
        <w:bookmarkEnd w:id="95"/>
      </w:del>
    </w:p>
    <w:p w14:paraId="08017117" w14:textId="77777777" w:rsidR="00A0209D" w:rsidRDefault="006A49AD">
      <w:pPr>
        <w:rPr>
          <w:del w:id="97" w:author="Andrii Orlov" w:date="2026-08-03T22:26:00Z" w16du:dateUtc="2026-08-04T02:26:00Z"/>
        </w:rPr>
      </w:pPr>
      <w:del w:id="98" w:author="Andrii Orlov" w:date="2026-08-03T22:26:00Z" w16du:dateUtc="2026-08-04T02:26:00Z">
        <w:r>
          <w:delText>External hyperlink (with tooltip):</w:delText>
        </w:r>
        <w:r>
          <w:fldChar w:fldCharType="begin"/>
        </w:r>
        <w:r>
          <w:delInstrText>HYPERLINK "https://example.com" \o "Example dot com homepage" \h</w:delInstrText>
        </w:r>
        <w:r>
          <w:fldChar w:fldCharType="separate"/>
        </w:r>
        <w:r>
          <w:delText>https://example.com</w:delText>
        </w:r>
        <w:r>
          <w:fldChar w:fldCharType="end"/>
        </w:r>
      </w:del>
    </w:p>
    <w:p w14:paraId="3A5C2FC3" w14:textId="77777777" w:rsidR="00A0209D" w:rsidRDefault="006A49AD">
      <w:pPr>
        <w:rPr>
          <w:del w:id="99" w:author="Andrii Orlov" w:date="2026-08-03T22:26:00Z" w16du:dateUtc="2026-08-04T02:26:00Z"/>
        </w:rPr>
      </w:pPr>
      <w:del w:id="100" w:author="Andrii Orlov" w:date="2026-08-03T22:26:00Z" w16du:dateUtc="2026-08-04T02:26:00Z">
        <w:r>
          <w:delText>External hyperlink marked as visited (w:history=1):</w:delText>
        </w:r>
        <w:r>
          <w:fldChar w:fldCharType="begin"/>
        </w:r>
        <w:r>
          <w:delInstrText>HYPERLINK "https://harbour-enterprises.github.io/superdoc/"</w:delInstrText>
        </w:r>
        <w:r>
          <w:fldChar w:fldCharType="separate"/>
        </w:r>
        <w:r>
          <w:delText>SuperDoc site</w:delText>
        </w:r>
        <w:r>
          <w:fldChar w:fldCharType="end"/>
        </w:r>
      </w:del>
    </w:p>
    <w:p w14:paraId="7DA10C5A" w14:textId="77777777" w:rsidR="00A0209D" w:rsidRDefault="006A49AD">
      <w:pPr>
        <w:rPr>
          <w:del w:id="101" w:author="Andrii Orlov" w:date="2026-08-03T22:26:00Z" w16du:dateUtc="2026-08-04T02:26:00Z"/>
        </w:rPr>
      </w:pPr>
      <w:del w:id="102" w:author="Andrii Orlov" w:date="2026-08-03T22:26:00Z" w16du:dateUtc="2026-08-04T02:26:00Z">
        <w:r>
          <w:delText>Mailto hyperlink:</w:delText>
        </w:r>
        <w:r>
          <w:fldChar w:fldCharType="begin"/>
        </w:r>
        <w:r>
          <w:delInstrText>HYPERLINK "mailto:support@superdoc.dev" \o "Email SuperDoc support" \h</w:delInstrText>
        </w:r>
        <w:r>
          <w:fldChar w:fldCharType="separate"/>
        </w:r>
        <w:r>
          <w:delText>support@superdoc.dev</w:delText>
        </w:r>
        <w:r>
          <w:fldChar w:fldCharType="end"/>
        </w:r>
      </w:del>
    </w:p>
    <w:p w14:paraId="2663C199" w14:textId="77777777" w:rsidR="00A0209D" w:rsidRDefault="006A49AD">
      <w:pPr>
        <w:rPr>
          <w:del w:id="103" w:author="Andrii Orlov" w:date="2026-08-03T22:26:00Z" w16du:dateUtc="2026-08-04T02:26:00Z"/>
        </w:rPr>
      </w:pPr>
      <w:del w:id="104" w:author="Andrii Orlov" w:date="2026-08-03T22:26:00Z" w16du:dateUtc="2026-08-04T02:26:00Z">
        <w:r>
          <w:delText>Hyperlink with multiple runs and inline formatting:</w:delText>
        </w:r>
        <w:r>
          <w:fldChar w:fldCharType="begin"/>
        </w:r>
        <w:r>
          <w:delInstrText>HYPERLINK "https://www.rfc-editor.org/rfc/rfc3986" \o "RFC 3986 (URI)" \h</w:delInstrText>
        </w:r>
        <w:r>
          <w:fldChar w:fldCharType="separate"/>
        </w:r>
        <w:r>
          <w:delText>RFC 3986</w:delText>
        </w:r>
        <w:r>
          <w:rPr>
            <w:b/>
          </w:rPr>
          <w:delText xml:space="preserve"> — Uniform Resource Identifiers </w:delText>
        </w:r>
        <w:r>
          <w:rPr>
            <w:i/>
          </w:rPr>
          <w:delText>(URIs)</w:delText>
        </w:r>
        <w:r>
          <w:br/>
          <w:delText>Line break inside hyperlink</w:delText>
        </w:r>
        <w:r>
          <w:fldChar w:fldCharType="end"/>
        </w:r>
      </w:del>
    </w:p>
    <w:p w14:paraId="5C06C972" w14:textId="77777777" w:rsidR="00A0209D" w:rsidRDefault="006A49AD">
      <w:pPr>
        <w:rPr>
          <w:del w:id="105" w:author="Andrii Orlov" w:date="2026-08-03T22:26:00Z" w16du:dateUtc="2026-08-04T02:26:00Z"/>
        </w:rPr>
      </w:pPr>
      <w:del w:id="106" w:author="Andrii Orlov" w:date="2026-08-03T22:26:00Z" w16du:dateUtc="2026-08-04T02:26:00Z">
        <w:r>
          <w:delText>Internal anchor hyperlink (w:anchor="Dest1"):</w:delText>
        </w:r>
        <w:r>
          <w:fldChar w:fldCharType="begin"/>
        </w:r>
        <w:r>
          <w:delInstrText>HYPERLINK \l "Dest1" \o "Jump to Dest1" \h</w:delInstrText>
        </w:r>
        <w:r>
          <w:fldChar w:fldCharType="separate"/>
        </w:r>
        <w:r>
          <w:delText>Go to Dest1</w:delText>
        </w:r>
        <w:r>
          <w:fldChar w:fldCharType="end"/>
        </w:r>
      </w:del>
    </w:p>
    <w:p w14:paraId="0B6B0378" w14:textId="77777777" w:rsidR="00A0209D" w:rsidRDefault="006A49AD">
      <w:pPr>
        <w:rPr>
          <w:del w:id="107" w:author="Andrii Orlov" w:date="2026-08-03T22:26:00Z" w16du:dateUtc="2026-08-04T02:26:00Z"/>
        </w:rPr>
      </w:pPr>
      <w:del w:id="108" w:author="Andrii Orlov" w:date="2026-08-03T22:26:00Z" w16du:dateUtc="2026-08-04T02:26:00Z">
        <w:r>
          <w:delText>Adjacent hyperlinks:</w:delText>
        </w:r>
        <w:r>
          <w:fldChar w:fldCharType="begin"/>
        </w:r>
        <w:r>
          <w:delInstrText>HYPERLINK "https://example.com" \h</w:delInstrText>
        </w:r>
        <w:r>
          <w:fldChar w:fldCharType="separate"/>
        </w:r>
        <w:r>
          <w:delText>Example</w:delText>
        </w:r>
        <w:r>
          <w:fldChar w:fldCharType="end"/>
        </w:r>
        <w:r>
          <w:delText xml:space="preserve"> and </w:delText>
        </w:r>
        <w:r>
          <w:fldChar w:fldCharType="begin"/>
        </w:r>
        <w:r>
          <w:delInstrText>HYPERLINK \l "Dest1" \h</w:delInstrText>
        </w:r>
        <w:r>
          <w:fldChar w:fldCharType="separate"/>
        </w:r>
        <w:r>
          <w:delText>Dest1</w:delText>
        </w:r>
        <w:r>
          <w:fldChar w:fldCharType="end"/>
        </w:r>
      </w:del>
    </w:p>
    <w:tbl>
      <w:tblPr>
        <w:tblW w:w="0" w:type="auto"/>
        <w:tblInd w:w="10" w:type="dxa"/>
        <w:tblCellMar>
          <w:left w:w="10" w:type="dxa"/>
          <w:right w:w="10" w:type="dxa"/>
        </w:tblCellMar>
        <w:tblLook w:val="0000" w:firstRow="0" w:lastRow="0" w:firstColumn="0" w:lastColumn="0" w:noHBand="0" w:noVBand="0"/>
      </w:tblPr>
      <w:tblGrid>
        <w:gridCol w:w="4368"/>
        <w:gridCol w:w="4282"/>
      </w:tblGrid>
      <w:tr w:rsidR="00A0209D" w14:paraId="192D6209" w14:textId="77777777">
        <w:tblPrEx>
          <w:tblCellMar>
            <w:top w:w="0" w:type="dxa"/>
            <w:bottom w:w="0" w:type="dxa"/>
          </w:tblCellMar>
        </w:tblPrEx>
        <w:trPr>
          <w:del w:id="109" w:author="Andrii Orlov" w:date="2026-08-03T22:26:00Z" w16du:dateUtc="2026-08-04T02:26:00Z"/>
        </w:trPr>
        <w:tc>
          <w:tcPr>
            <w:tcW w:w="5000" w:type="dxa"/>
          </w:tcPr>
          <w:p w14:paraId="2370B909" w14:textId="77777777" w:rsidR="00A0209D" w:rsidRDefault="006A49AD">
            <w:pPr>
              <w:rPr>
                <w:del w:id="110" w:author="Andrii Orlov" w:date="2026-08-03T22:26:00Z" w16du:dateUtc="2026-08-04T02:26:00Z"/>
              </w:rPr>
            </w:pPr>
            <w:del w:id="111" w:author="Andrii Orlov" w:date="2026-08-03T22:26:00Z" w16du:dateUtc="2026-08-04T02:26:00Z">
              <w:r>
                <w:delText>Cell link:</w:delText>
              </w:r>
              <w:r>
                <w:fldChar w:fldCharType="begin"/>
              </w:r>
              <w:r>
                <w:delInstrText>HYPERLINK "https://harbour-enterprises.github.io/superdoc/" \h</w:delInstrText>
              </w:r>
              <w:r>
                <w:fldChar w:fldCharType="separate"/>
              </w:r>
              <w:r>
                <w:delText>SuperDoc</w:delText>
              </w:r>
              <w:r>
                <w:fldChar w:fldCharType="end"/>
              </w:r>
            </w:del>
          </w:p>
        </w:tc>
        <w:tc>
          <w:tcPr>
            <w:tcW w:w="5000" w:type="dxa"/>
          </w:tcPr>
          <w:p w14:paraId="367748B7" w14:textId="77777777" w:rsidR="00A0209D" w:rsidRDefault="006A49AD">
            <w:pPr>
              <w:rPr>
                <w:del w:id="112" w:author="Andrii Orlov" w:date="2026-08-03T22:26:00Z" w16du:dateUtc="2026-08-04T02:26:00Z"/>
              </w:rPr>
            </w:pPr>
            <w:del w:id="113" w:author="Andrii Orlov" w:date="2026-08-03T22:26:00Z" w16du:dateUtc="2026-08-04T02:26:00Z">
              <w:r>
                <w:delText>Anchor in cell:</w:delText>
              </w:r>
              <w:r>
                <w:fldChar w:fldCharType="begin"/>
              </w:r>
              <w:r>
                <w:delInstrText>HYPERLINK \l "Dest1" \h</w:delInstrText>
              </w:r>
              <w:r>
                <w:fldChar w:fldCharType="separate"/>
              </w:r>
              <w:r>
                <w:delText>Jump</w:delText>
              </w:r>
              <w:r>
                <w:fldChar w:fldCharType="end"/>
              </w:r>
            </w:del>
          </w:p>
        </w:tc>
      </w:tr>
    </w:tbl>
    <w:p w14:paraId="7D16A6AB" w14:textId="77777777" w:rsidR="00A0209D" w:rsidRDefault="006A49AD">
      <w:del w:id="114" w:author="Andrii Orlov" w:date="2026-08-03T22:26:00Z" w16du:dateUtc="2026-08-04T02:26:00Z">
        <w:r>
          <w:delText>Some text after the bookmark destination to validate internal jumps.</w:delText>
        </w:r>
      </w:del>
    </w:p>
    <w:sectPr w:rsidR="00A0209D" w:rsidSect="00034616">
      <w:pgSz w:w="12240" w:h="15840"/>
      <w:pgMar w:top="1440" w:right="1800" w:bottom="1440" w:left="1800" w:header="720" w:footer="720" w:gutter="0"/>
      <w:cols w:space="720"/>
      <w:docGrid w:linePitch="360"/>
      <w:sectPrChange w:id="115" w:author="Andrii Orlov" w:date="2026-08-03T22:26:00Z" w16du:dateUtc="2026-08-04T02:26:00Z">
        <w:sectPr w:rsidR="00A0209D" w:rsidSect="00034616">
          <w:pgMar w:top="1440" w:right="1440" w:bottom="1440" w:left="1440" w:header="720" w:footer="720" w:gutter="0"/>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0209D"/>
    <w:rsid w:val="000060FA"/>
    <w:rsid w:val="00034616"/>
    <w:rsid w:val="0006063C"/>
    <w:rsid w:val="0015074B"/>
    <w:rsid w:val="0016576B"/>
    <w:rsid w:val="0029639D"/>
    <w:rsid w:val="00326F90"/>
    <w:rsid w:val="005B61B1"/>
    <w:rsid w:val="006A49AD"/>
    <w:rsid w:val="00A0209D"/>
    <w:rsid w:val="00A16521"/>
    <w:rsid w:val="00A47B7D"/>
    <w:rsid w:val="00A910F3"/>
    <w:rsid w:val="00AA1D8D"/>
    <w:rsid w:val="00B47730"/>
    <w:rsid w:val="00C61255"/>
    <w:rsid w:val="00CB0664"/>
    <w:rsid w:val="00FC693F"/>
    <w:rsid w:val="00FE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AEA52A1C-BEAD-0244-BEA7-C47CE5A83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after="0" w:line="276" w:lineRule="auto"/>
      <w:outlineLvl w:val="0"/>
      <w:pPrChange w:id="0" w:author="Andrii Orlov" w:date="2026-08-03T22:26:00Z">
        <w:pPr>
          <w:keepNext/>
          <w:keepLines/>
          <w:spacing w:before="480" w:line="276" w:lineRule="auto"/>
          <w:outlineLvl w:val="0"/>
        </w:pPr>
      </w:pPrChange>
    </w:pPr>
    <w:rPr>
      <w:rFonts w:asciiTheme="majorHAnsi" w:eastAsiaTheme="majorEastAsia" w:hAnsiTheme="majorHAnsi" w:cstheme="majorBidi"/>
      <w:b/>
      <w:bCs/>
      <w:color w:val="0F4761" w:themeColor="accent1" w:themeShade="BF"/>
      <w:kern w:val="0"/>
      <w:sz w:val="28"/>
      <w:szCs w:val="28"/>
      <w:rPrChange w:id="0" w:author="Andrii Orlov" w:date="2026-08-03T22:26:00Z">
        <w:rPr>
          <w:rFonts w:asciiTheme="majorHAnsi" w:eastAsiaTheme="majorEastAsia" w:hAnsiTheme="majorHAnsi" w:cstheme="majorBidi"/>
          <w:b/>
          <w:bCs/>
          <w:color w:val="0F4761" w:themeColor="accent1" w:themeShade="BF"/>
          <w:sz w:val="28"/>
          <w:szCs w:val="28"/>
          <w:lang w:val="en-US" w:eastAsia="en-US" w:bidi="ar-SA"/>
        </w:rPr>
      </w:rPrChange>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Change w:id="1" w:author="Andrii Orlov" w:date="2026-08-03T22:26:00Z">
        <w:pPr>
          <w:keepNext/>
          <w:keepLines/>
          <w:spacing w:before="200" w:line="276" w:lineRule="auto"/>
          <w:outlineLvl w:val="1"/>
        </w:pPr>
      </w:pPrChange>
    </w:pPr>
    <w:rPr>
      <w:rFonts w:asciiTheme="majorHAnsi" w:eastAsiaTheme="majorEastAsia" w:hAnsiTheme="majorHAnsi" w:cstheme="majorBidi"/>
      <w:b/>
      <w:bCs/>
      <w:color w:val="156082" w:themeColor="accent1"/>
      <w:kern w:val="0"/>
      <w:sz w:val="26"/>
      <w:szCs w:val="26"/>
      <w:rPrChange w:id="1" w:author="Andrii Orlov" w:date="2026-08-03T22:26:00Z">
        <w:rPr>
          <w:rFonts w:asciiTheme="majorHAnsi" w:eastAsiaTheme="majorEastAsia" w:hAnsiTheme="majorHAnsi" w:cstheme="majorBidi"/>
          <w:b/>
          <w:bCs/>
          <w:color w:val="156082" w:themeColor="accent1"/>
          <w:sz w:val="26"/>
          <w:szCs w:val="26"/>
          <w:lang w:val="en-US" w:eastAsia="en-US" w:bidi="ar-SA"/>
        </w:rPr>
      </w:rPrChange>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Change w:id="2" w:author="Andrii Orlov" w:date="2026-08-03T22:26:00Z">
        <w:pPr>
          <w:keepNext/>
          <w:keepLines/>
          <w:spacing w:before="200" w:line="276" w:lineRule="auto"/>
          <w:outlineLvl w:val="2"/>
        </w:pPr>
      </w:pPrChange>
    </w:pPr>
    <w:rPr>
      <w:rFonts w:asciiTheme="majorHAnsi" w:eastAsiaTheme="majorEastAsia" w:hAnsiTheme="majorHAnsi" w:cstheme="majorBidi"/>
      <w:b/>
      <w:bCs/>
      <w:color w:val="156082" w:themeColor="accent1"/>
      <w:kern w:val="0"/>
      <w:sz w:val="22"/>
      <w:szCs w:val="22"/>
      <w:rPrChange w:id="2" w:author="Andrii Orlov" w:date="2026-08-03T22:26:00Z">
        <w:rPr>
          <w:rFonts w:asciiTheme="majorHAnsi" w:eastAsiaTheme="majorEastAsia" w:hAnsiTheme="majorHAnsi" w:cstheme="majorBidi"/>
          <w:b/>
          <w:bCs/>
          <w:color w:val="156082"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FC693F"/>
    <w:pPr>
      <w:keepNext/>
      <w:keepLines/>
      <w:spacing w:before="200" w:after="0" w:line="276" w:lineRule="auto"/>
      <w:outlineLvl w:val="3"/>
      <w:pPrChange w:id="3" w:author="Andrii Orlov" w:date="2026-08-03T22:26:00Z">
        <w:pPr>
          <w:keepNext/>
          <w:keepLines/>
          <w:spacing w:before="200" w:line="276" w:lineRule="auto"/>
          <w:outlineLvl w:val="3"/>
        </w:pPr>
      </w:pPrChange>
    </w:pPr>
    <w:rPr>
      <w:rFonts w:asciiTheme="majorHAnsi" w:eastAsiaTheme="majorEastAsia" w:hAnsiTheme="majorHAnsi" w:cstheme="majorBidi"/>
      <w:b/>
      <w:bCs/>
      <w:i/>
      <w:iCs/>
      <w:color w:val="156082" w:themeColor="accent1"/>
      <w:kern w:val="0"/>
      <w:sz w:val="22"/>
      <w:szCs w:val="22"/>
      <w:rPrChange w:id="3" w:author="Andrii Orlov" w:date="2026-08-03T22:26:00Z">
        <w:rPr>
          <w:rFonts w:asciiTheme="majorHAnsi" w:eastAsiaTheme="majorEastAsia" w:hAnsiTheme="majorHAnsi" w:cstheme="majorBidi"/>
          <w:b/>
          <w:bCs/>
          <w:i/>
          <w:iCs/>
          <w:color w:val="156082"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FC693F"/>
    <w:pPr>
      <w:keepNext/>
      <w:keepLines/>
      <w:spacing w:before="200" w:after="0" w:line="276" w:lineRule="auto"/>
      <w:outlineLvl w:val="4"/>
      <w:pPrChange w:id="4" w:author="Andrii Orlov" w:date="2026-08-03T22:26:00Z">
        <w:pPr>
          <w:keepNext/>
          <w:keepLines/>
          <w:spacing w:before="200" w:line="276" w:lineRule="auto"/>
          <w:outlineLvl w:val="4"/>
        </w:pPr>
      </w:pPrChange>
    </w:pPr>
    <w:rPr>
      <w:rFonts w:asciiTheme="majorHAnsi" w:eastAsiaTheme="majorEastAsia" w:hAnsiTheme="majorHAnsi" w:cstheme="majorBidi"/>
      <w:color w:val="0A2F40" w:themeColor="accent1" w:themeShade="7F"/>
      <w:kern w:val="0"/>
      <w:sz w:val="22"/>
      <w:szCs w:val="22"/>
      <w:rPrChange w:id="4" w:author="Andrii Orlov" w:date="2026-08-03T22:26:00Z">
        <w:rPr>
          <w:rFonts w:asciiTheme="majorHAnsi" w:eastAsiaTheme="majorEastAsia" w:hAnsiTheme="majorHAnsi" w:cstheme="majorBidi"/>
          <w:color w:val="0A2F4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FC693F"/>
    <w:pPr>
      <w:keepNext/>
      <w:keepLines/>
      <w:spacing w:before="200" w:after="0" w:line="276" w:lineRule="auto"/>
      <w:outlineLvl w:val="5"/>
      <w:pPrChange w:id="5" w:author="Andrii Orlov" w:date="2026-08-03T22:26:00Z">
        <w:pPr>
          <w:keepNext/>
          <w:keepLines/>
          <w:spacing w:before="200" w:line="276" w:lineRule="auto"/>
          <w:outlineLvl w:val="5"/>
        </w:pPr>
      </w:pPrChange>
    </w:pPr>
    <w:rPr>
      <w:rFonts w:asciiTheme="majorHAnsi" w:eastAsiaTheme="majorEastAsia" w:hAnsiTheme="majorHAnsi" w:cstheme="majorBidi"/>
      <w:i/>
      <w:iCs/>
      <w:color w:val="0A2F40" w:themeColor="accent1" w:themeShade="7F"/>
      <w:kern w:val="0"/>
      <w:sz w:val="22"/>
      <w:szCs w:val="22"/>
      <w:rPrChange w:id="5" w:author="Andrii Orlov" w:date="2026-08-03T22:26:00Z">
        <w:rPr>
          <w:rFonts w:asciiTheme="majorHAnsi" w:eastAsiaTheme="majorEastAsia" w:hAnsiTheme="majorHAnsi" w:cstheme="majorBidi"/>
          <w:i/>
          <w:iCs/>
          <w:color w:val="0A2F4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FC693F"/>
    <w:pPr>
      <w:keepNext/>
      <w:keepLines/>
      <w:spacing w:before="200" w:after="0" w:line="276" w:lineRule="auto"/>
      <w:outlineLvl w:val="6"/>
      <w:pPrChange w:id="6" w:author="Andrii Orlov" w:date="2026-08-03T22:26:00Z">
        <w:pPr>
          <w:keepNext/>
          <w:keepLines/>
          <w:spacing w:before="200" w:line="276" w:lineRule="auto"/>
          <w:outlineLvl w:val="6"/>
        </w:pPr>
      </w:pPrChange>
    </w:pPr>
    <w:rPr>
      <w:rFonts w:asciiTheme="majorHAnsi" w:eastAsiaTheme="majorEastAsia" w:hAnsiTheme="majorHAnsi" w:cstheme="majorBidi"/>
      <w:i/>
      <w:iCs/>
      <w:color w:val="404040" w:themeColor="text1" w:themeTint="BF"/>
      <w:kern w:val="0"/>
      <w:sz w:val="22"/>
      <w:szCs w:val="22"/>
      <w:rPrChange w:id="6" w:author="Andrii Orlov" w:date="2026-08-03T22:26: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FC693F"/>
    <w:pPr>
      <w:keepNext/>
      <w:keepLines/>
      <w:spacing w:before="200" w:after="0" w:line="276" w:lineRule="auto"/>
      <w:outlineLvl w:val="7"/>
      <w:pPrChange w:id="7" w:author="Andrii Orlov" w:date="2026-08-03T22:26:00Z">
        <w:pPr>
          <w:keepNext/>
          <w:keepLines/>
          <w:spacing w:before="200" w:line="276" w:lineRule="auto"/>
          <w:outlineLvl w:val="7"/>
        </w:pPr>
      </w:pPrChange>
    </w:pPr>
    <w:rPr>
      <w:rFonts w:asciiTheme="majorHAnsi" w:eastAsiaTheme="majorEastAsia" w:hAnsiTheme="majorHAnsi" w:cstheme="majorBidi"/>
      <w:color w:val="156082" w:themeColor="accent1"/>
      <w:kern w:val="0"/>
      <w:sz w:val="20"/>
      <w:szCs w:val="20"/>
      <w:rPrChange w:id="7" w:author="Andrii Orlov" w:date="2026-08-03T22:26:00Z">
        <w:rPr>
          <w:rFonts w:asciiTheme="majorHAnsi" w:eastAsiaTheme="majorEastAsia" w:hAnsiTheme="majorHAnsi" w:cstheme="majorBidi"/>
          <w:color w:val="156082" w:themeColor="accent1"/>
          <w:lang w:val="en-US" w:eastAsia="en-US" w:bidi="ar-SA"/>
        </w:rPr>
      </w:rPrChange>
    </w:rPr>
  </w:style>
  <w:style w:type="paragraph" w:styleId="Heading9">
    <w:name w:val="heading 9"/>
    <w:basedOn w:val="Normal"/>
    <w:next w:val="Normal"/>
    <w:link w:val="Heading9Char"/>
    <w:uiPriority w:val="9"/>
    <w:semiHidden/>
    <w:unhideWhenUsed/>
    <w:qFormat/>
    <w:rsid w:val="00FC693F"/>
    <w:pPr>
      <w:keepNext/>
      <w:keepLines/>
      <w:spacing w:before="200" w:after="0" w:line="276" w:lineRule="auto"/>
      <w:outlineLvl w:val="8"/>
      <w:pPrChange w:id="8" w:author="Andrii Orlov" w:date="2026-08-03T22:26:00Z">
        <w:pPr>
          <w:keepNext/>
          <w:keepLines/>
          <w:spacing w:before="200" w:line="276" w:lineRule="auto"/>
          <w:outlineLvl w:val="8"/>
        </w:pPr>
      </w:pPrChange>
    </w:pPr>
    <w:rPr>
      <w:rFonts w:asciiTheme="majorHAnsi" w:eastAsiaTheme="majorEastAsia" w:hAnsiTheme="majorHAnsi" w:cstheme="majorBidi"/>
      <w:i/>
      <w:iCs/>
      <w:color w:val="404040" w:themeColor="text1" w:themeTint="BF"/>
      <w:kern w:val="0"/>
      <w:sz w:val="20"/>
      <w:szCs w:val="20"/>
      <w:rPrChange w:id="8" w:author="Andrii Orlov" w:date="2026-08-03T22:26: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7F"/>
    <w:rPr>
      <w:rFonts w:asciiTheme="majorHAnsi" w:eastAsiaTheme="majorEastAsia" w:hAnsiTheme="majorHAnsi" w:cstheme="majorBidi"/>
      <w:b/>
      <w:bCs/>
      <w:color w:val="0F4761" w:themeColor="accent1" w:themeShade="BF"/>
      <w:kern w:val="0"/>
      <w:sz w:val="28"/>
      <w:szCs w:val="28"/>
    </w:rPr>
  </w:style>
  <w:style w:type="character" w:customStyle="1" w:styleId="Heading2Char">
    <w:name w:val="Heading 2 Char"/>
    <w:basedOn w:val="DefaultParagraphFont"/>
    <w:link w:val="Heading2"/>
    <w:uiPriority w:val="9"/>
    <w:rsid w:val="00FE147F"/>
    <w:rPr>
      <w:rFonts w:asciiTheme="majorHAnsi" w:eastAsiaTheme="majorEastAsia" w:hAnsiTheme="majorHAnsi" w:cstheme="majorBidi"/>
      <w:b/>
      <w:bCs/>
      <w:color w:val="156082" w:themeColor="accent1"/>
      <w:kern w:val="0"/>
      <w:sz w:val="26"/>
      <w:szCs w:val="26"/>
    </w:rPr>
  </w:style>
  <w:style w:type="character" w:customStyle="1" w:styleId="Heading3Char">
    <w:name w:val="Heading 3 Char"/>
    <w:basedOn w:val="DefaultParagraphFont"/>
    <w:link w:val="Heading3"/>
    <w:uiPriority w:val="9"/>
    <w:rsid w:val="00FE147F"/>
    <w:rPr>
      <w:rFonts w:asciiTheme="majorHAnsi" w:eastAsiaTheme="majorEastAsia" w:hAnsiTheme="majorHAnsi" w:cstheme="majorBidi"/>
      <w:b/>
      <w:bCs/>
      <w:color w:val="156082" w:themeColor="accent1"/>
      <w:kern w:val="0"/>
      <w:sz w:val="22"/>
      <w:szCs w:val="22"/>
    </w:rPr>
  </w:style>
  <w:style w:type="character" w:customStyle="1" w:styleId="Heading4Char">
    <w:name w:val="Heading 4 Char"/>
    <w:basedOn w:val="DefaultParagraphFont"/>
    <w:link w:val="Heading4"/>
    <w:uiPriority w:val="9"/>
    <w:semiHidden/>
    <w:rsid w:val="00FE147F"/>
    <w:rPr>
      <w:rFonts w:asciiTheme="majorHAnsi" w:eastAsiaTheme="majorEastAsia" w:hAnsiTheme="majorHAnsi" w:cstheme="majorBidi"/>
      <w:b/>
      <w:bCs/>
      <w:i/>
      <w:iCs/>
      <w:color w:val="156082" w:themeColor="accent1"/>
      <w:kern w:val="0"/>
      <w:sz w:val="22"/>
      <w:szCs w:val="22"/>
    </w:rPr>
  </w:style>
  <w:style w:type="character" w:customStyle="1" w:styleId="Heading5Char">
    <w:name w:val="Heading 5 Char"/>
    <w:basedOn w:val="DefaultParagraphFont"/>
    <w:link w:val="Heading5"/>
    <w:uiPriority w:val="9"/>
    <w:semiHidden/>
    <w:rsid w:val="00FE147F"/>
    <w:rPr>
      <w:rFonts w:asciiTheme="majorHAnsi" w:eastAsiaTheme="majorEastAsia" w:hAnsiTheme="majorHAnsi" w:cstheme="majorBidi"/>
      <w:color w:val="0A2F40" w:themeColor="accent1" w:themeShade="7F"/>
      <w:kern w:val="0"/>
      <w:sz w:val="22"/>
      <w:szCs w:val="22"/>
    </w:rPr>
  </w:style>
  <w:style w:type="character" w:customStyle="1" w:styleId="Heading6Char">
    <w:name w:val="Heading 6 Char"/>
    <w:basedOn w:val="DefaultParagraphFont"/>
    <w:link w:val="Heading6"/>
    <w:uiPriority w:val="9"/>
    <w:semiHidden/>
    <w:rsid w:val="00FE147F"/>
    <w:rPr>
      <w:rFonts w:asciiTheme="majorHAnsi" w:eastAsiaTheme="majorEastAsia" w:hAnsiTheme="majorHAnsi" w:cstheme="majorBidi"/>
      <w:i/>
      <w:iCs/>
      <w:color w:val="0A2F40" w:themeColor="accent1" w:themeShade="7F"/>
      <w:kern w:val="0"/>
      <w:sz w:val="22"/>
      <w:szCs w:val="22"/>
    </w:rPr>
  </w:style>
  <w:style w:type="character" w:customStyle="1" w:styleId="Heading7Char">
    <w:name w:val="Heading 7 Char"/>
    <w:basedOn w:val="DefaultParagraphFont"/>
    <w:link w:val="Heading7"/>
    <w:uiPriority w:val="9"/>
    <w:semiHidden/>
    <w:rsid w:val="00FE147F"/>
    <w:rPr>
      <w:rFonts w:asciiTheme="majorHAnsi" w:eastAsiaTheme="majorEastAsia" w:hAnsiTheme="majorHAnsi" w:cstheme="majorBidi"/>
      <w:i/>
      <w:iCs/>
      <w:color w:val="404040" w:themeColor="text1" w:themeTint="BF"/>
      <w:kern w:val="0"/>
      <w:sz w:val="22"/>
      <w:szCs w:val="22"/>
    </w:rPr>
  </w:style>
  <w:style w:type="character" w:customStyle="1" w:styleId="Heading8Char">
    <w:name w:val="Heading 8 Char"/>
    <w:basedOn w:val="DefaultParagraphFont"/>
    <w:link w:val="Heading8"/>
    <w:uiPriority w:val="9"/>
    <w:semiHidden/>
    <w:rsid w:val="00FE147F"/>
    <w:rPr>
      <w:rFonts w:asciiTheme="majorHAnsi" w:eastAsiaTheme="majorEastAsia" w:hAnsiTheme="majorHAnsi" w:cstheme="majorBidi"/>
      <w:color w:val="156082" w:themeColor="accent1"/>
      <w:kern w:val="0"/>
      <w:sz w:val="20"/>
      <w:szCs w:val="20"/>
    </w:rPr>
  </w:style>
  <w:style w:type="character" w:customStyle="1" w:styleId="Heading9Char">
    <w:name w:val="Heading 9 Char"/>
    <w:basedOn w:val="DefaultParagraphFont"/>
    <w:link w:val="Heading9"/>
    <w:uiPriority w:val="9"/>
    <w:semiHidden/>
    <w:rsid w:val="00FE147F"/>
    <w:rPr>
      <w:rFonts w:asciiTheme="majorHAnsi" w:eastAsiaTheme="majorEastAsia" w:hAnsiTheme="majorHAnsi" w:cstheme="majorBidi"/>
      <w:i/>
      <w:iCs/>
      <w:color w:val="404040" w:themeColor="text1" w:themeTint="BF"/>
      <w:kern w:val="0"/>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Change w:id="9" w:author="Andrii Orlov" w:date="2026-08-03T22:26:00Z">
        <w:pPr>
          <w:tabs>
            <w:tab w:val="center" w:pos="4680"/>
            <w:tab w:val="right" w:pos="9360"/>
          </w:tabs>
        </w:pPr>
      </w:pPrChange>
    </w:pPr>
    <w:rPr>
      <w:kern w:val="0"/>
      <w:sz w:val="22"/>
      <w:szCs w:val="22"/>
      <w:rPrChange w:id="9" w:author="Andrii Orlov" w:date="2026-08-03T22:26: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FE147F"/>
    <w:rPr>
      <w:kern w:val="0"/>
      <w:sz w:val="22"/>
      <w:szCs w:val="22"/>
    </w:rPr>
  </w:style>
  <w:style w:type="paragraph" w:styleId="Footer">
    <w:name w:val="footer"/>
    <w:basedOn w:val="Normal"/>
    <w:link w:val="FooterChar"/>
    <w:uiPriority w:val="99"/>
    <w:unhideWhenUsed/>
    <w:rsid w:val="00E618BF"/>
    <w:pPr>
      <w:tabs>
        <w:tab w:val="center" w:pos="4680"/>
        <w:tab w:val="right" w:pos="9360"/>
      </w:tabs>
      <w:spacing w:after="0" w:line="240" w:lineRule="auto"/>
      <w:pPrChange w:id="10" w:author="Andrii Orlov" w:date="2026-08-03T22:26:00Z">
        <w:pPr>
          <w:tabs>
            <w:tab w:val="center" w:pos="4680"/>
            <w:tab w:val="right" w:pos="9360"/>
          </w:tabs>
        </w:pPr>
      </w:pPrChange>
    </w:pPr>
    <w:rPr>
      <w:kern w:val="0"/>
      <w:sz w:val="22"/>
      <w:szCs w:val="22"/>
      <w:rPrChange w:id="10" w:author="Andrii Orlov" w:date="2026-08-03T22:26: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FE147F"/>
    <w:rPr>
      <w:kern w:val="0"/>
      <w:sz w:val="22"/>
      <w:szCs w:val="22"/>
    </w:rPr>
  </w:style>
  <w:style w:type="paragraph" w:styleId="NoSpacing">
    <w:name w:val="No Spacing"/>
    <w:uiPriority w:val="1"/>
    <w:qFormat/>
    <w:rsid w:val="00FC693F"/>
    <w:pPr>
      <w:spacing w:after="0" w:line="240" w:lineRule="auto"/>
      <w:pPrChange w:id="11" w:author="Andrii Orlov" w:date="2026-08-03T22:26:00Z">
        <w:pPr/>
      </w:pPrChange>
    </w:pPr>
    <w:rPr>
      <w:kern w:val="0"/>
      <w:sz w:val="22"/>
      <w:szCs w:val="22"/>
      <w14:ligatures w14:val="none"/>
      <w:rPrChange w:id="11"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Title">
    <w:name w:val="Title"/>
    <w:basedOn w:val="Normal"/>
    <w:next w:val="Normal"/>
    <w:link w:val="TitleChar"/>
    <w:uiPriority w:val="10"/>
    <w:qFormat/>
    <w:rsid w:val="00FE147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E147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Change w:id="12" w:author="Andrii Orlov" w:date="2026-08-03T22:26:00Z">
        <w:pPr>
          <w:numPr>
            <w:ilvl w:val="1"/>
          </w:numPr>
          <w:spacing w:after="200" w:line="276" w:lineRule="auto"/>
        </w:pPr>
      </w:pPrChange>
    </w:pPr>
    <w:rPr>
      <w:rFonts w:asciiTheme="majorHAnsi" w:eastAsiaTheme="majorEastAsia" w:hAnsiTheme="majorHAnsi" w:cstheme="majorBidi"/>
      <w:i/>
      <w:iCs/>
      <w:color w:val="156082" w:themeColor="accent1"/>
      <w:spacing w:val="15"/>
      <w:kern w:val="0"/>
      <w:rPrChange w:id="12" w:author="Andrii Orlov" w:date="2026-08-03T22:26:00Z">
        <w:rPr>
          <w:rFonts w:asciiTheme="majorHAnsi" w:eastAsiaTheme="majorEastAsia" w:hAnsiTheme="majorHAnsi" w:cstheme="majorBidi"/>
          <w:i/>
          <w:iCs/>
          <w:color w:val="156082"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E147F"/>
    <w:rPr>
      <w:rFonts w:asciiTheme="majorHAnsi" w:eastAsiaTheme="majorEastAsia" w:hAnsiTheme="majorHAnsi" w:cstheme="majorBidi"/>
      <w:i/>
      <w:iCs/>
      <w:color w:val="156082" w:themeColor="accent1"/>
      <w:spacing w:val="15"/>
      <w:kern w:val="0"/>
    </w:rPr>
  </w:style>
  <w:style w:type="paragraph" w:styleId="ListParagraph">
    <w:name w:val="List Paragraph"/>
    <w:basedOn w:val="Normal"/>
    <w:uiPriority w:val="34"/>
    <w:qFormat/>
    <w:rsid w:val="00FC693F"/>
    <w:pPr>
      <w:spacing w:after="200" w:line="276" w:lineRule="auto"/>
      <w:ind w:left="720"/>
      <w:contextualSpacing/>
      <w:pPrChange w:id="13" w:author="Andrii Orlov" w:date="2026-08-03T22:26:00Z">
        <w:pPr>
          <w:spacing w:after="200" w:line="276" w:lineRule="auto"/>
          <w:ind w:left="720"/>
          <w:contextualSpacing/>
        </w:pPr>
      </w:pPrChange>
    </w:pPr>
    <w:rPr>
      <w:kern w:val="0"/>
      <w:sz w:val="22"/>
      <w:szCs w:val="22"/>
      <w14:ligatures w14:val="none"/>
      <w:rPrChange w:id="13"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BodyText">
    <w:name w:val="Body Text"/>
    <w:basedOn w:val="Normal"/>
    <w:link w:val="BodyTextChar"/>
    <w:uiPriority w:val="99"/>
    <w:unhideWhenUsed/>
    <w:rsid w:val="00AA1D8D"/>
    <w:pPr>
      <w:spacing w:after="120" w:line="276" w:lineRule="auto"/>
      <w:pPrChange w:id="14" w:author="Andrii Orlov" w:date="2026-08-03T22:26:00Z">
        <w:pPr>
          <w:spacing w:after="120" w:line="276" w:lineRule="auto"/>
        </w:pPr>
      </w:pPrChange>
    </w:pPr>
    <w:rPr>
      <w:kern w:val="0"/>
      <w:sz w:val="22"/>
      <w:szCs w:val="22"/>
      <w:rPrChange w:id="14" w:author="Andrii Orlov" w:date="2026-08-03T22:26: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FE147F"/>
    <w:rPr>
      <w:kern w:val="0"/>
      <w:sz w:val="22"/>
      <w:szCs w:val="22"/>
    </w:rPr>
  </w:style>
  <w:style w:type="paragraph" w:styleId="BodyText2">
    <w:name w:val="Body Text 2"/>
    <w:basedOn w:val="Normal"/>
    <w:link w:val="BodyText2Char"/>
    <w:uiPriority w:val="99"/>
    <w:unhideWhenUsed/>
    <w:rsid w:val="00AA1D8D"/>
    <w:pPr>
      <w:spacing w:after="120" w:line="480" w:lineRule="auto"/>
      <w:pPrChange w:id="15" w:author="Andrii Orlov" w:date="2026-08-03T22:26:00Z">
        <w:pPr>
          <w:spacing w:after="120" w:line="480" w:lineRule="auto"/>
        </w:pPr>
      </w:pPrChange>
    </w:pPr>
    <w:rPr>
      <w:kern w:val="0"/>
      <w:sz w:val="22"/>
      <w:szCs w:val="22"/>
      <w:rPrChange w:id="15" w:author="Andrii Orlov" w:date="2026-08-03T22:26: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FE147F"/>
    <w:rPr>
      <w:kern w:val="0"/>
      <w:sz w:val="22"/>
      <w:szCs w:val="22"/>
    </w:rPr>
  </w:style>
  <w:style w:type="paragraph" w:styleId="BodyText3">
    <w:name w:val="Body Text 3"/>
    <w:basedOn w:val="Normal"/>
    <w:link w:val="BodyText3Char"/>
    <w:uiPriority w:val="99"/>
    <w:unhideWhenUsed/>
    <w:rsid w:val="00AA1D8D"/>
    <w:pPr>
      <w:spacing w:after="120" w:line="276" w:lineRule="auto"/>
      <w:pPrChange w:id="16" w:author="Andrii Orlov" w:date="2026-08-03T22:26:00Z">
        <w:pPr>
          <w:spacing w:after="120" w:line="276" w:lineRule="auto"/>
        </w:pPr>
      </w:pPrChange>
    </w:pPr>
    <w:rPr>
      <w:kern w:val="0"/>
      <w:sz w:val="16"/>
      <w:szCs w:val="16"/>
      <w:rPrChange w:id="16" w:author="Andrii Orlov" w:date="2026-08-03T22:26: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FE147F"/>
    <w:rPr>
      <w:kern w:val="0"/>
      <w:sz w:val="16"/>
      <w:szCs w:val="16"/>
    </w:rPr>
  </w:style>
  <w:style w:type="paragraph" w:styleId="List">
    <w:name w:val="List"/>
    <w:basedOn w:val="Normal"/>
    <w:uiPriority w:val="99"/>
    <w:unhideWhenUsed/>
    <w:rsid w:val="00AA1D8D"/>
    <w:pPr>
      <w:spacing w:after="200" w:line="276" w:lineRule="auto"/>
      <w:ind w:left="360" w:hanging="360"/>
      <w:contextualSpacing/>
      <w:pPrChange w:id="17" w:author="Andrii Orlov" w:date="2026-08-03T22:26:00Z">
        <w:pPr>
          <w:spacing w:after="200" w:line="276" w:lineRule="auto"/>
          <w:ind w:left="360" w:hanging="360"/>
          <w:contextualSpacing/>
        </w:pPr>
      </w:pPrChange>
    </w:pPr>
    <w:rPr>
      <w:kern w:val="0"/>
      <w:sz w:val="22"/>
      <w:szCs w:val="22"/>
      <w14:ligatures w14:val="none"/>
      <w:rPrChange w:id="17"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List2">
    <w:name w:val="List 2"/>
    <w:basedOn w:val="Normal"/>
    <w:uiPriority w:val="99"/>
    <w:unhideWhenUsed/>
    <w:rsid w:val="00326F90"/>
    <w:pPr>
      <w:spacing w:after="200" w:line="276" w:lineRule="auto"/>
      <w:ind w:left="720" w:hanging="360"/>
      <w:contextualSpacing/>
      <w:pPrChange w:id="18" w:author="Andrii Orlov" w:date="2026-08-03T22:26:00Z">
        <w:pPr>
          <w:spacing w:after="200" w:line="276" w:lineRule="auto"/>
          <w:ind w:left="720" w:hanging="360"/>
          <w:contextualSpacing/>
        </w:pPr>
      </w:pPrChange>
    </w:pPr>
    <w:rPr>
      <w:kern w:val="0"/>
      <w:sz w:val="22"/>
      <w:szCs w:val="22"/>
      <w14:ligatures w14:val="none"/>
      <w:rPrChange w:id="18"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List3">
    <w:name w:val="List 3"/>
    <w:basedOn w:val="Normal"/>
    <w:uiPriority w:val="99"/>
    <w:unhideWhenUsed/>
    <w:rsid w:val="00326F90"/>
    <w:pPr>
      <w:spacing w:after="200" w:line="276" w:lineRule="auto"/>
      <w:ind w:left="1080" w:hanging="360"/>
      <w:contextualSpacing/>
      <w:pPrChange w:id="19" w:author="Andrii Orlov" w:date="2026-08-03T22:26:00Z">
        <w:pPr>
          <w:spacing w:after="200" w:line="276" w:lineRule="auto"/>
          <w:ind w:left="1080" w:hanging="360"/>
          <w:contextualSpacing/>
        </w:pPr>
      </w:pPrChange>
    </w:pPr>
    <w:rPr>
      <w:kern w:val="0"/>
      <w:sz w:val="22"/>
      <w:szCs w:val="22"/>
      <w14:ligatures w14:val="none"/>
      <w:rPrChange w:id="19"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ListBullet">
    <w:name w:val="List Bullet"/>
    <w:basedOn w:val="Normal"/>
    <w:uiPriority w:val="99"/>
    <w:unhideWhenUsed/>
    <w:rsid w:val="00326F90"/>
    <w:pPr>
      <w:numPr>
        <w:numId w:val="1"/>
      </w:numPr>
      <w:spacing w:after="200" w:line="276" w:lineRule="auto"/>
      <w:contextualSpacing/>
      <w:pPrChange w:id="20" w:author="Andrii Orlov" w:date="2026-08-03T22:26:00Z">
        <w:pPr>
          <w:numPr>
            <w:numId w:val="1"/>
          </w:numPr>
          <w:tabs>
            <w:tab w:val="num" w:pos="360"/>
          </w:tabs>
          <w:spacing w:after="200" w:line="276" w:lineRule="auto"/>
          <w:ind w:left="360" w:hanging="360"/>
          <w:contextualSpacing/>
        </w:pPr>
      </w:pPrChange>
    </w:pPr>
    <w:rPr>
      <w:kern w:val="0"/>
      <w:sz w:val="22"/>
      <w:szCs w:val="22"/>
      <w14:ligatures w14:val="none"/>
      <w:rPrChange w:id="20"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ListBullet2">
    <w:name w:val="List Bullet 2"/>
    <w:basedOn w:val="Normal"/>
    <w:uiPriority w:val="99"/>
    <w:unhideWhenUsed/>
    <w:rsid w:val="00326F90"/>
    <w:pPr>
      <w:numPr>
        <w:numId w:val="2"/>
      </w:numPr>
      <w:spacing w:after="200" w:line="276" w:lineRule="auto"/>
      <w:contextualSpacing/>
      <w:pPrChange w:id="21" w:author="Andrii Orlov" w:date="2026-08-03T22:26:00Z">
        <w:pPr>
          <w:numPr>
            <w:numId w:val="2"/>
          </w:numPr>
          <w:tabs>
            <w:tab w:val="num" w:pos="720"/>
          </w:tabs>
          <w:spacing w:after="200" w:line="276" w:lineRule="auto"/>
          <w:ind w:left="720" w:hanging="360"/>
          <w:contextualSpacing/>
        </w:pPr>
      </w:pPrChange>
    </w:pPr>
    <w:rPr>
      <w:kern w:val="0"/>
      <w:sz w:val="22"/>
      <w:szCs w:val="22"/>
      <w14:ligatures w14:val="none"/>
      <w:rPrChange w:id="21"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ListBullet3">
    <w:name w:val="List Bullet 3"/>
    <w:basedOn w:val="Normal"/>
    <w:uiPriority w:val="99"/>
    <w:unhideWhenUsed/>
    <w:rsid w:val="00326F90"/>
    <w:pPr>
      <w:numPr>
        <w:numId w:val="3"/>
      </w:numPr>
      <w:spacing w:after="200" w:line="276" w:lineRule="auto"/>
      <w:contextualSpacing/>
      <w:pPrChange w:id="22" w:author="Andrii Orlov" w:date="2026-08-03T22:26:00Z">
        <w:pPr>
          <w:numPr>
            <w:numId w:val="3"/>
          </w:numPr>
          <w:tabs>
            <w:tab w:val="num" w:pos="1080"/>
          </w:tabs>
          <w:spacing w:after="200" w:line="276" w:lineRule="auto"/>
          <w:ind w:left="1080" w:hanging="360"/>
          <w:contextualSpacing/>
        </w:pPr>
      </w:pPrChange>
    </w:pPr>
    <w:rPr>
      <w:kern w:val="0"/>
      <w:sz w:val="22"/>
      <w:szCs w:val="22"/>
      <w14:ligatures w14:val="none"/>
      <w:rPrChange w:id="22"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ListNumber">
    <w:name w:val="List Number"/>
    <w:basedOn w:val="Normal"/>
    <w:uiPriority w:val="99"/>
    <w:unhideWhenUsed/>
    <w:rsid w:val="00326F90"/>
    <w:pPr>
      <w:numPr>
        <w:numId w:val="5"/>
      </w:numPr>
      <w:spacing w:after="200" w:line="276" w:lineRule="auto"/>
      <w:contextualSpacing/>
      <w:pPrChange w:id="23" w:author="Andrii Orlov" w:date="2026-08-03T22:26:00Z">
        <w:pPr>
          <w:numPr>
            <w:numId w:val="5"/>
          </w:numPr>
          <w:tabs>
            <w:tab w:val="num" w:pos="360"/>
          </w:tabs>
          <w:spacing w:after="200" w:line="276" w:lineRule="auto"/>
          <w:ind w:left="360" w:hanging="360"/>
          <w:contextualSpacing/>
        </w:pPr>
      </w:pPrChange>
    </w:pPr>
    <w:rPr>
      <w:kern w:val="0"/>
      <w:sz w:val="22"/>
      <w:szCs w:val="22"/>
      <w14:ligatures w14:val="none"/>
      <w:rPrChange w:id="23"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ListNumber2">
    <w:name w:val="List Number 2"/>
    <w:basedOn w:val="Normal"/>
    <w:uiPriority w:val="99"/>
    <w:unhideWhenUsed/>
    <w:rsid w:val="0029639D"/>
    <w:pPr>
      <w:numPr>
        <w:numId w:val="6"/>
      </w:numPr>
      <w:spacing w:after="200" w:line="276" w:lineRule="auto"/>
      <w:contextualSpacing/>
      <w:pPrChange w:id="24" w:author="Andrii Orlov" w:date="2026-08-03T22:26:00Z">
        <w:pPr>
          <w:numPr>
            <w:numId w:val="6"/>
          </w:numPr>
          <w:tabs>
            <w:tab w:val="num" w:pos="720"/>
          </w:tabs>
          <w:spacing w:after="200" w:line="276" w:lineRule="auto"/>
          <w:ind w:left="720" w:hanging="360"/>
          <w:contextualSpacing/>
        </w:pPr>
      </w:pPrChange>
    </w:pPr>
    <w:rPr>
      <w:kern w:val="0"/>
      <w:sz w:val="22"/>
      <w:szCs w:val="22"/>
      <w14:ligatures w14:val="none"/>
      <w:rPrChange w:id="24"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ListNumber3">
    <w:name w:val="List Number 3"/>
    <w:basedOn w:val="Normal"/>
    <w:uiPriority w:val="99"/>
    <w:unhideWhenUsed/>
    <w:rsid w:val="0029639D"/>
    <w:pPr>
      <w:numPr>
        <w:numId w:val="7"/>
      </w:numPr>
      <w:spacing w:after="200" w:line="276" w:lineRule="auto"/>
      <w:contextualSpacing/>
      <w:pPrChange w:id="25" w:author="Andrii Orlov" w:date="2026-08-03T22:26:00Z">
        <w:pPr>
          <w:numPr>
            <w:numId w:val="7"/>
          </w:numPr>
          <w:tabs>
            <w:tab w:val="num" w:pos="1080"/>
          </w:tabs>
          <w:spacing w:after="200" w:line="276" w:lineRule="auto"/>
          <w:ind w:left="1080" w:hanging="360"/>
          <w:contextualSpacing/>
        </w:pPr>
      </w:pPrChange>
    </w:pPr>
    <w:rPr>
      <w:kern w:val="0"/>
      <w:sz w:val="22"/>
      <w:szCs w:val="22"/>
      <w14:ligatures w14:val="none"/>
      <w:rPrChange w:id="25"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ListContinue">
    <w:name w:val="List Continue"/>
    <w:basedOn w:val="Normal"/>
    <w:uiPriority w:val="99"/>
    <w:unhideWhenUsed/>
    <w:rsid w:val="0029639D"/>
    <w:pPr>
      <w:spacing w:after="120" w:line="276" w:lineRule="auto"/>
      <w:ind w:left="360"/>
      <w:contextualSpacing/>
      <w:pPrChange w:id="26" w:author="Andrii Orlov" w:date="2026-08-03T22:26:00Z">
        <w:pPr>
          <w:spacing w:after="120" w:line="276" w:lineRule="auto"/>
          <w:ind w:left="360"/>
          <w:contextualSpacing/>
        </w:pPr>
      </w:pPrChange>
    </w:pPr>
    <w:rPr>
      <w:kern w:val="0"/>
      <w:sz w:val="22"/>
      <w:szCs w:val="22"/>
      <w14:ligatures w14:val="none"/>
      <w:rPrChange w:id="26"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ListContinue2">
    <w:name w:val="List Continue 2"/>
    <w:basedOn w:val="Normal"/>
    <w:uiPriority w:val="99"/>
    <w:unhideWhenUsed/>
    <w:rsid w:val="0029639D"/>
    <w:pPr>
      <w:spacing w:after="120" w:line="276" w:lineRule="auto"/>
      <w:ind w:left="720"/>
      <w:contextualSpacing/>
      <w:pPrChange w:id="27" w:author="Andrii Orlov" w:date="2026-08-03T22:26:00Z">
        <w:pPr>
          <w:spacing w:after="120" w:line="276" w:lineRule="auto"/>
          <w:ind w:left="720"/>
          <w:contextualSpacing/>
        </w:pPr>
      </w:pPrChange>
    </w:pPr>
    <w:rPr>
      <w:kern w:val="0"/>
      <w:sz w:val="22"/>
      <w:szCs w:val="22"/>
      <w14:ligatures w14:val="none"/>
      <w:rPrChange w:id="27"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ListContinue3">
    <w:name w:val="List Continue 3"/>
    <w:basedOn w:val="Normal"/>
    <w:uiPriority w:val="99"/>
    <w:unhideWhenUsed/>
    <w:rsid w:val="0029639D"/>
    <w:pPr>
      <w:spacing w:after="120" w:line="276" w:lineRule="auto"/>
      <w:ind w:left="1080"/>
      <w:contextualSpacing/>
      <w:pPrChange w:id="28" w:author="Andrii Orlov" w:date="2026-08-03T22:26:00Z">
        <w:pPr>
          <w:spacing w:after="120" w:line="276" w:lineRule="auto"/>
          <w:ind w:left="1080"/>
          <w:contextualSpacing/>
        </w:pPr>
      </w:pPrChange>
    </w:pPr>
    <w:rPr>
      <w:kern w:val="0"/>
      <w:sz w:val="22"/>
      <w:szCs w:val="22"/>
      <w14:ligatures w14:val="none"/>
      <w:rPrChange w:id="28" w:author="Andrii Orlov" w:date="2026-08-03T22:26:00Z">
        <w:rPr>
          <w:rFonts w:asciiTheme="minorHAnsi" w:eastAsiaTheme="minorEastAsia" w:hAnsiTheme="minorHAnsi" w:cstheme="minorBidi"/>
          <w:sz w:val="22"/>
          <w:szCs w:val="22"/>
          <w:lang w:val="en-US" w:eastAsia="en-US" w:bidi="ar-SA"/>
          <w14:ligatures w14:val="standardContextual"/>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29" w:author="Andrii Orlov" w:date="2026-08-03T22:26:00Z">
        <w:pPr>
          <w:tabs>
            <w:tab w:val="left" w:pos="576"/>
            <w:tab w:val="left" w:pos="1152"/>
            <w:tab w:val="left" w:pos="1728"/>
            <w:tab w:val="left" w:pos="2304"/>
            <w:tab w:val="left" w:pos="2880"/>
            <w:tab w:val="left" w:pos="3456"/>
            <w:tab w:val="left" w:pos="4032"/>
          </w:tabs>
          <w:spacing w:after="200" w:line="276" w:lineRule="auto"/>
        </w:pPr>
      </w:pPrChange>
    </w:pPr>
    <w:rPr>
      <w:rFonts w:ascii="Courier" w:hAnsi="Courier"/>
      <w:kern w:val="0"/>
      <w:sz w:val="20"/>
      <w:szCs w:val="20"/>
      <w:rPrChange w:id="29" w:author="Andrii Orlov" w:date="2026-08-03T22:26: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FE147F"/>
    <w:rPr>
      <w:rFonts w:ascii="Courier" w:hAnsi="Courier"/>
      <w:kern w:val="0"/>
      <w:sz w:val="20"/>
      <w:szCs w:val="20"/>
    </w:rPr>
  </w:style>
  <w:style w:type="paragraph" w:styleId="Quote">
    <w:name w:val="Quote"/>
    <w:basedOn w:val="Normal"/>
    <w:next w:val="Normal"/>
    <w:link w:val="QuoteChar"/>
    <w:uiPriority w:val="29"/>
    <w:qFormat/>
    <w:rsid w:val="00FC693F"/>
    <w:pPr>
      <w:spacing w:after="200" w:line="276" w:lineRule="auto"/>
      <w:pPrChange w:id="30" w:author="Andrii Orlov" w:date="2026-08-03T22:26:00Z">
        <w:pPr>
          <w:spacing w:after="200" w:line="276" w:lineRule="auto"/>
        </w:pPr>
      </w:pPrChange>
    </w:pPr>
    <w:rPr>
      <w:i/>
      <w:iCs/>
      <w:color w:val="000000" w:themeColor="text1"/>
      <w:kern w:val="0"/>
      <w:sz w:val="22"/>
      <w:szCs w:val="22"/>
      <w:rPrChange w:id="30" w:author="Andrii Orlov" w:date="2026-08-03T22:26: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E147F"/>
    <w:rPr>
      <w:i/>
      <w:iCs/>
      <w:color w:val="000000" w:themeColor="text1"/>
      <w:kern w:val="0"/>
      <w:sz w:val="22"/>
      <w:szCs w:val="22"/>
    </w:rPr>
  </w:style>
  <w:style w:type="paragraph" w:styleId="Caption">
    <w:name w:val="caption"/>
    <w:basedOn w:val="Normal"/>
    <w:next w:val="Normal"/>
    <w:uiPriority w:val="35"/>
    <w:semiHidden/>
    <w:unhideWhenUsed/>
    <w:qFormat/>
    <w:rsid w:val="00FC693F"/>
    <w:pPr>
      <w:spacing w:after="200" w:line="240" w:lineRule="auto"/>
      <w:pPrChange w:id="31" w:author="Andrii Orlov" w:date="2026-08-03T22:26:00Z">
        <w:pPr>
          <w:spacing w:after="200"/>
        </w:pPr>
      </w:pPrChange>
    </w:pPr>
    <w:rPr>
      <w:b/>
      <w:bCs/>
      <w:color w:val="156082" w:themeColor="accent1"/>
      <w:kern w:val="0"/>
      <w:sz w:val="18"/>
      <w:szCs w:val="18"/>
      <w14:ligatures w14:val="none"/>
      <w:rPrChange w:id="31" w:author="Andrii Orlov" w:date="2026-08-03T22:26:00Z">
        <w:rPr>
          <w:rFonts w:asciiTheme="minorHAnsi" w:eastAsiaTheme="minorEastAsia" w:hAnsiTheme="minorHAnsi" w:cstheme="minorBidi"/>
          <w:b/>
          <w:bCs/>
          <w:color w:val="156082" w:themeColor="accent1"/>
          <w:sz w:val="18"/>
          <w:szCs w:val="18"/>
          <w:lang w:val="en-US" w:eastAsia="en-US" w:bidi="ar-SA"/>
          <w14:ligatures w14:val="standardContextual"/>
        </w:rPr>
      </w:rPrChange>
    </w:rPr>
  </w:style>
  <w:style w:type="character" w:styleId="Strong">
    <w:name w:val="Strong"/>
    <w:basedOn w:val="DefaultParagraphFont"/>
    <w:uiPriority w:val="22"/>
    <w:qFormat/>
    <w:rsid w:val="00FE147F"/>
    <w:rPr>
      <w:b/>
      <w:bCs/>
    </w:rPr>
  </w:style>
  <w:style w:type="character" w:styleId="Emphasis">
    <w:name w:val="Emphasis"/>
    <w:basedOn w:val="DefaultParagraphFont"/>
    <w:uiPriority w:val="20"/>
    <w:qFormat/>
    <w:rsid w:val="00FE147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line="276" w:lineRule="auto"/>
      <w:ind w:left="936" w:right="936"/>
      <w:pPrChange w:id="32" w:author="Andrii Orlov" w:date="2026-08-03T22:26:00Z">
        <w:pPr>
          <w:pBdr>
            <w:bottom w:val="single" w:sz="4" w:space="4" w:color="156082" w:themeColor="accent1"/>
          </w:pBdr>
          <w:spacing w:before="200" w:after="280" w:line="276" w:lineRule="auto"/>
          <w:ind w:left="936" w:right="936"/>
        </w:pPr>
      </w:pPrChange>
    </w:pPr>
    <w:rPr>
      <w:b/>
      <w:bCs/>
      <w:i/>
      <w:iCs/>
      <w:color w:val="156082" w:themeColor="accent1"/>
      <w:kern w:val="0"/>
      <w:sz w:val="22"/>
      <w:szCs w:val="22"/>
      <w:rPrChange w:id="32" w:author="Andrii Orlov" w:date="2026-08-03T22:26:00Z">
        <w:rPr>
          <w:rFonts w:asciiTheme="minorHAnsi" w:eastAsiaTheme="minorEastAsia" w:hAnsiTheme="minorHAnsi" w:cstheme="minorBidi"/>
          <w:b/>
          <w:bCs/>
          <w:i/>
          <w:iCs/>
          <w:color w:val="156082"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E147F"/>
    <w:rPr>
      <w:b/>
      <w:bCs/>
      <w:i/>
      <w:iCs/>
      <w:color w:val="156082" w:themeColor="accent1"/>
      <w:kern w:val="0"/>
      <w:sz w:val="22"/>
      <w:szCs w:val="22"/>
    </w:rPr>
  </w:style>
  <w:style w:type="character" w:styleId="SubtleEmphasis">
    <w:name w:val="Subtle Emphasis"/>
    <w:basedOn w:val="DefaultParagraphFont"/>
    <w:uiPriority w:val="19"/>
    <w:qFormat/>
    <w:rsid w:val="00FE147F"/>
    <w:rPr>
      <w:i/>
      <w:iCs/>
      <w:color w:val="808080" w:themeColor="text1" w:themeTint="7F"/>
    </w:rPr>
  </w:style>
  <w:style w:type="character" w:styleId="IntenseEmphasis">
    <w:name w:val="Intense Emphasis"/>
    <w:basedOn w:val="DefaultParagraphFont"/>
    <w:uiPriority w:val="21"/>
    <w:qFormat/>
    <w:rsid w:val="00FE147F"/>
    <w:rPr>
      <w:b/>
      <w:bCs/>
      <w:i/>
      <w:iCs/>
      <w:color w:val="156082" w:themeColor="accent1"/>
    </w:rPr>
  </w:style>
  <w:style w:type="character" w:styleId="SubtleReference">
    <w:name w:val="Subtle Reference"/>
    <w:basedOn w:val="DefaultParagraphFont"/>
    <w:uiPriority w:val="31"/>
    <w:qFormat/>
    <w:rsid w:val="00FE147F"/>
    <w:rPr>
      <w:smallCaps/>
      <w:color w:val="E97132" w:themeColor="accent2"/>
      <w:u w:val="single"/>
    </w:rPr>
  </w:style>
  <w:style w:type="character" w:styleId="IntenseReference">
    <w:name w:val="Intense Reference"/>
    <w:basedOn w:val="DefaultParagraphFont"/>
    <w:uiPriority w:val="32"/>
    <w:qFormat/>
    <w:rsid w:val="00FE147F"/>
    <w:rPr>
      <w:b/>
      <w:bCs/>
      <w:smallCaps/>
      <w:color w:val="E97132" w:themeColor="accent2"/>
      <w:spacing w:val="5"/>
      <w:u w:val="single"/>
    </w:rPr>
  </w:style>
  <w:style w:type="character" w:styleId="BookTitle">
    <w:name w:val="Book Title"/>
    <w:basedOn w:val="DefaultParagraphFont"/>
    <w:uiPriority w:val="33"/>
    <w:qFormat/>
    <w:rsid w:val="00FE147F"/>
    <w:rPr>
      <w:b/>
      <w:bCs/>
      <w:smallCaps/>
      <w:spacing w:val="5"/>
    </w:rPr>
  </w:style>
  <w:style w:type="paragraph" w:styleId="TOCHeading">
    <w:name w:val="TOC Heading"/>
    <w:basedOn w:val="Heading1"/>
    <w:next w:val="Normal"/>
    <w:uiPriority w:val="39"/>
    <w:semiHidden/>
    <w:unhideWhenUsed/>
    <w:qFormat/>
    <w:rsid w:val="00FE147F"/>
    <w:pPr>
      <w:outlineLvl w:val="9"/>
    </w:pPr>
  </w:style>
  <w:style w:type="table" w:styleId="TableGrid">
    <w:name w:val="Table Grid"/>
    <w:basedOn w:val="TableNormal"/>
    <w:uiPriority w:val="59"/>
    <w:rsid w:val="00FE147F"/>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E147F"/>
    <w:pPr>
      <w:spacing w:after="0" w:line="240" w:lineRule="auto"/>
    </w:pPr>
    <w:rPr>
      <w:color w:val="000000" w:themeColor="text1" w:themeShade="BF"/>
      <w:kern w:val="0"/>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E147F"/>
    <w:pPr>
      <w:spacing w:after="0" w:line="240" w:lineRule="auto"/>
    </w:pPr>
    <w:rPr>
      <w:color w:val="0F4761" w:themeColor="accent1" w:themeShade="BF"/>
      <w:kern w:val="0"/>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E147F"/>
    <w:pPr>
      <w:spacing w:after="0" w:line="240" w:lineRule="auto"/>
    </w:pPr>
    <w:rPr>
      <w:color w:val="BF4E14" w:themeColor="accent2" w:themeShade="BF"/>
      <w:kern w:val="0"/>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E147F"/>
    <w:pPr>
      <w:spacing w:after="0" w:line="240" w:lineRule="auto"/>
    </w:pPr>
    <w:rPr>
      <w:color w:val="124F1A" w:themeColor="accent3" w:themeShade="BF"/>
      <w:kern w:val="0"/>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E147F"/>
    <w:pPr>
      <w:spacing w:after="0" w:line="240" w:lineRule="auto"/>
    </w:pPr>
    <w:rPr>
      <w:color w:val="0B769F" w:themeColor="accent4" w:themeShade="BF"/>
      <w:kern w:val="0"/>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E147F"/>
    <w:pPr>
      <w:spacing w:after="0" w:line="240" w:lineRule="auto"/>
    </w:pPr>
    <w:rPr>
      <w:color w:val="77206D" w:themeColor="accent5" w:themeShade="BF"/>
      <w:kern w:val="0"/>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E147F"/>
    <w:pPr>
      <w:spacing w:after="0" w:line="240" w:lineRule="auto"/>
    </w:pPr>
    <w:rPr>
      <w:color w:val="3A7C22" w:themeColor="accent6" w:themeShade="BF"/>
      <w:kern w:val="0"/>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E147F"/>
    <w:pPr>
      <w:spacing w:after="0" w:line="240" w:lineRule="auto"/>
    </w:pPr>
    <w:rPr>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E147F"/>
    <w:pPr>
      <w:spacing w:after="0" w:line="240" w:lineRule="auto"/>
    </w:pPr>
    <w:rPr>
      <w:kern w:val="0"/>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FE147F"/>
    <w:pPr>
      <w:spacing w:after="0" w:line="240" w:lineRule="auto"/>
    </w:pPr>
    <w:rPr>
      <w:kern w:val="0"/>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FE147F"/>
    <w:pPr>
      <w:spacing w:after="0" w:line="240" w:lineRule="auto"/>
    </w:pPr>
    <w:rPr>
      <w:kern w:val="0"/>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FE147F"/>
    <w:pPr>
      <w:spacing w:after="0" w:line="240" w:lineRule="auto"/>
    </w:pPr>
    <w:rPr>
      <w:kern w:val="0"/>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FE147F"/>
    <w:pPr>
      <w:spacing w:after="0" w:line="240" w:lineRule="auto"/>
    </w:pPr>
    <w:rPr>
      <w:kern w:val="0"/>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FE147F"/>
    <w:pPr>
      <w:spacing w:after="0" w:line="240" w:lineRule="auto"/>
    </w:pPr>
    <w:rPr>
      <w:kern w:val="0"/>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FE147F"/>
    <w:pPr>
      <w:spacing w:after="0" w:line="240" w:lineRule="auto"/>
    </w:pPr>
    <w:rPr>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E147F"/>
    <w:pPr>
      <w:spacing w:after="0" w:line="240" w:lineRule="auto"/>
    </w:pPr>
    <w:rPr>
      <w:kern w:val="0"/>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FE147F"/>
    <w:pPr>
      <w:spacing w:after="0" w:line="240" w:lineRule="auto"/>
    </w:pPr>
    <w:rPr>
      <w:kern w:val="0"/>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FE147F"/>
    <w:pPr>
      <w:spacing w:after="0" w:line="240" w:lineRule="auto"/>
    </w:pPr>
    <w:rPr>
      <w:kern w:val="0"/>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FE147F"/>
    <w:pPr>
      <w:spacing w:after="0" w:line="240" w:lineRule="auto"/>
    </w:pPr>
    <w:rPr>
      <w:kern w:val="0"/>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FE147F"/>
    <w:pPr>
      <w:spacing w:after="0" w:line="240" w:lineRule="auto"/>
    </w:pPr>
    <w:rPr>
      <w:kern w:val="0"/>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FE147F"/>
    <w:pPr>
      <w:spacing w:after="0" w:line="240" w:lineRule="auto"/>
    </w:pPr>
    <w:rPr>
      <w:kern w:val="0"/>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FE147F"/>
    <w:pPr>
      <w:spacing w:after="0" w:line="240" w:lineRule="auto"/>
    </w:pPr>
    <w:rPr>
      <w:kern w:val="0"/>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E147F"/>
    <w:pPr>
      <w:spacing w:after="0" w:line="240" w:lineRule="auto"/>
    </w:pPr>
    <w:rPr>
      <w:kern w:val="0"/>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E147F"/>
    <w:pPr>
      <w:spacing w:after="0" w:line="240" w:lineRule="auto"/>
    </w:pPr>
    <w:rPr>
      <w:kern w:val="0"/>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E147F"/>
    <w:pPr>
      <w:spacing w:after="0" w:line="240" w:lineRule="auto"/>
    </w:pPr>
    <w:rPr>
      <w:kern w:val="0"/>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E147F"/>
    <w:pPr>
      <w:spacing w:after="0" w:line="240" w:lineRule="auto"/>
    </w:pPr>
    <w:rPr>
      <w:kern w:val="0"/>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E147F"/>
    <w:pPr>
      <w:spacing w:after="0" w:line="240" w:lineRule="auto"/>
    </w:pPr>
    <w:rPr>
      <w:kern w:val="0"/>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E147F"/>
    <w:pPr>
      <w:spacing w:after="0" w:line="240" w:lineRule="auto"/>
    </w:pPr>
    <w:rPr>
      <w:kern w:val="0"/>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FE147F"/>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FE147F"/>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FE147F"/>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FE147F"/>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FE147F"/>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FE147F"/>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FE147F"/>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FE147F"/>
    <w:pPr>
      <w:spacing w:after="0" w:line="240" w:lineRule="auto"/>
    </w:pPr>
    <w:rPr>
      <w:color w:val="000000" w:themeColor="text1"/>
      <w:kern w:val="0"/>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E147F"/>
    <w:pPr>
      <w:spacing w:after="0" w:line="240" w:lineRule="auto"/>
    </w:pPr>
    <w:rPr>
      <w:color w:val="000000" w:themeColor="text1"/>
      <w:kern w:val="0"/>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FE147F"/>
    <w:pPr>
      <w:spacing w:after="0" w:line="240" w:lineRule="auto"/>
    </w:pPr>
    <w:rPr>
      <w:color w:val="000000" w:themeColor="text1"/>
      <w:kern w:val="0"/>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FE147F"/>
    <w:pPr>
      <w:spacing w:after="0" w:line="240" w:lineRule="auto"/>
    </w:pPr>
    <w:rPr>
      <w:color w:val="000000" w:themeColor="text1"/>
      <w:kern w:val="0"/>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FE147F"/>
    <w:pPr>
      <w:spacing w:after="0" w:line="240" w:lineRule="auto"/>
    </w:pPr>
    <w:rPr>
      <w:color w:val="000000" w:themeColor="text1"/>
      <w:kern w:val="0"/>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FE147F"/>
    <w:pPr>
      <w:spacing w:after="0" w:line="240" w:lineRule="auto"/>
    </w:pPr>
    <w:rPr>
      <w:color w:val="000000" w:themeColor="text1"/>
      <w:kern w:val="0"/>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FE147F"/>
    <w:pPr>
      <w:spacing w:after="0" w:line="240" w:lineRule="auto"/>
    </w:pPr>
    <w:rPr>
      <w:color w:val="000000" w:themeColor="text1"/>
      <w:kern w:val="0"/>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FE147F"/>
    <w:pPr>
      <w:spacing w:after="0" w:line="240" w:lineRule="auto"/>
    </w:pPr>
    <w:rPr>
      <w:kern w:val="0"/>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FE147F"/>
    <w:pPr>
      <w:spacing w:after="0" w:line="240" w:lineRule="auto"/>
    </w:pPr>
    <w:rPr>
      <w:kern w:val="0"/>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FE147F"/>
    <w:pPr>
      <w:spacing w:after="0" w:line="240" w:lineRule="auto"/>
    </w:pPr>
    <w:rPr>
      <w:kern w:val="0"/>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FE147F"/>
    <w:pPr>
      <w:spacing w:after="0" w:line="240" w:lineRule="auto"/>
    </w:pPr>
    <w:rPr>
      <w:kern w:val="0"/>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FE147F"/>
    <w:pPr>
      <w:spacing w:after="0" w:line="240" w:lineRule="auto"/>
    </w:pPr>
    <w:rPr>
      <w:kern w:val="0"/>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FE147F"/>
    <w:pPr>
      <w:spacing w:after="0" w:line="240" w:lineRule="auto"/>
    </w:pPr>
    <w:rPr>
      <w:kern w:val="0"/>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FE147F"/>
    <w:pPr>
      <w:spacing w:after="0" w:line="240" w:lineRule="auto"/>
    </w:pPr>
    <w:rPr>
      <w:kern w:val="0"/>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FE147F"/>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FE147F"/>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FE147F"/>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FE147F"/>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FE147F"/>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FE147F"/>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FE147F"/>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FE147F"/>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FE147F"/>
    <w:pPr>
      <w:spacing w:after="0" w:line="240" w:lineRule="auto"/>
    </w:pPr>
    <w:rPr>
      <w:color w:val="FFFFFF" w:themeColor="background1"/>
      <w:kern w:val="0"/>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FE147F"/>
    <w:pPr>
      <w:spacing w:after="0" w:line="240" w:lineRule="auto"/>
    </w:pPr>
    <w:rPr>
      <w:color w:val="FFFFFF" w:themeColor="background1"/>
      <w:kern w:val="0"/>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FE147F"/>
    <w:pPr>
      <w:spacing w:after="0" w:line="240" w:lineRule="auto"/>
    </w:pPr>
    <w:rPr>
      <w:color w:val="FFFFFF" w:themeColor="background1"/>
      <w:kern w:val="0"/>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FE147F"/>
    <w:pPr>
      <w:spacing w:after="0" w:line="240" w:lineRule="auto"/>
    </w:pPr>
    <w:rPr>
      <w:color w:val="FFFFFF" w:themeColor="background1"/>
      <w:kern w:val="0"/>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FE147F"/>
    <w:pPr>
      <w:spacing w:after="0" w:line="240" w:lineRule="auto"/>
    </w:pPr>
    <w:rPr>
      <w:color w:val="FFFFFF" w:themeColor="background1"/>
      <w:kern w:val="0"/>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FE147F"/>
    <w:pPr>
      <w:spacing w:after="0" w:line="240" w:lineRule="auto"/>
    </w:pPr>
    <w:rPr>
      <w:color w:val="FFFFFF" w:themeColor="background1"/>
      <w:kern w:val="0"/>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FE147F"/>
    <w:pPr>
      <w:spacing w:after="0" w:line="240" w:lineRule="auto"/>
    </w:pPr>
    <w:rPr>
      <w:color w:val="FFFFFF" w:themeColor="background1"/>
      <w:kern w:val="0"/>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FE147F"/>
    <w:pPr>
      <w:spacing w:after="0" w:line="240" w:lineRule="auto"/>
    </w:pPr>
    <w:rPr>
      <w:color w:val="000000" w:themeColor="text1"/>
      <w:kern w:val="0"/>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FE147F"/>
    <w:pPr>
      <w:spacing w:after="0" w:line="240" w:lineRule="auto"/>
    </w:pPr>
    <w:rPr>
      <w:color w:val="000000" w:themeColor="text1"/>
      <w:kern w:val="0"/>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FE147F"/>
    <w:pPr>
      <w:spacing w:after="0" w:line="240" w:lineRule="auto"/>
    </w:pPr>
    <w:rPr>
      <w:color w:val="000000" w:themeColor="text1"/>
      <w:kern w:val="0"/>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FE147F"/>
    <w:pPr>
      <w:spacing w:after="0" w:line="240" w:lineRule="auto"/>
    </w:pPr>
    <w:rPr>
      <w:color w:val="000000" w:themeColor="text1"/>
      <w:kern w:val="0"/>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FE147F"/>
    <w:pPr>
      <w:spacing w:after="0" w:line="240" w:lineRule="auto"/>
    </w:pPr>
    <w:rPr>
      <w:color w:val="000000" w:themeColor="text1"/>
      <w:kern w:val="0"/>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FE147F"/>
    <w:pPr>
      <w:spacing w:after="0" w:line="240" w:lineRule="auto"/>
    </w:pPr>
    <w:rPr>
      <w:color w:val="000000" w:themeColor="text1"/>
      <w:kern w:val="0"/>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E147F"/>
    <w:pPr>
      <w:spacing w:after="0" w:line="240" w:lineRule="auto"/>
    </w:pPr>
    <w:rPr>
      <w:color w:val="000000" w:themeColor="text1"/>
      <w:kern w:val="0"/>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FE147F"/>
    <w:pPr>
      <w:spacing w:after="0" w:line="240" w:lineRule="auto"/>
    </w:pPr>
    <w:rPr>
      <w:color w:val="000000" w:themeColor="text1"/>
      <w:kern w:val="0"/>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FE147F"/>
    <w:pPr>
      <w:spacing w:after="0" w:line="240" w:lineRule="auto"/>
    </w:pPr>
    <w:rPr>
      <w:color w:val="000000" w:themeColor="text1"/>
      <w:kern w:val="0"/>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FE147F"/>
    <w:pPr>
      <w:spacing w:after="0" w:line="240" w:lineRule="auto"/>
    </w:pPr>
    <w:rPr>
      <w:color w:val="000000" w:themeColor="text1"/>
      <w:kern w:val="0"/>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FE147F"/>
    <w:pPr>
      <w:spacing w:after="0" w:line="240" w:lineRule="auto"/>
    </w:pPr>
    <w:rPr>
      <w:color w:val="000000" w:themeColor="text1"/>
      <w:kern w:val="0"/>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FE147F"/>
    <w:pPr>
      <w:spacing w:after="0" w:line="240" w:lineRule="auto"/>
    </w:pPr>
    <w:rPr>
      <w:color w:val="000000" w:themeColor="text1"/>
      <w:kern w:val="0"/>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FE147F"/>
    <w:pPr>
      <w:spacing w:after="0" w:line="240" w:lineRule="auto"/>
    </w:pPr>
    <w:rPr>
      <w:color w:val="000000" w:themeColor="text1"/>
      <w:kern w:val="0"/>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FE147F"/>
    <w:pPr>
      <w:spacing w:after="0" w:line="240" w:lineRule="auto"/>
    </w:pPr>
    <w:rPr>
      <w:color w:val="000000" w:themeColor="text1"/>
      <w:kern w:val="0"/>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FE147F"/>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FE147F"/>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FE147F"/>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FE147F"/>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FE147F"/>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FE147F"/>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FE147F"/>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A17ED-8432-8F4F-A993-4A792B17A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2026-08-04T02:26:00Z</dcterms:created>
  <dcterms:modified xsi:type="dcterms:W3CDTF">2026-08-04T02:26:00Z</dcterms:modified>
</cp:coreProperties>
</file>