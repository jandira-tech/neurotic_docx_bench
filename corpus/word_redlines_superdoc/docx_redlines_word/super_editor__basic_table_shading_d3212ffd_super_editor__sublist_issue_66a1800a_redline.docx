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5BF5" w14:textId="5FF04C34" w:rsidR="00013CE3" w:rsidRDefault="00697CA8" w:rsidP="00076DD2">
      <w:pPr>
        <w:spacing w:line="276" w:lineRule="auto"/>
        <w:rPr>
          <w:ins w:id="18" w:author="Nick Bernal" w:date="2026-08-04T06:07:00Z" w16du:dateUtc="2026-08-04T10:07:00Z"/>
          <w:rFonts w:ascii="Calibri" w:eastAsia="Calibri" w:hAnsi="Calibri" w:cs="Calibri"/>
          <w:sz w:val="20"/>
          <w:szCs w:val="20"/>
        </w:rPr>
      </w:pPr>
      <w:ins w:id="19" w:author="Nick Bernal" w:date="2026-08-04T06:07:00Z" w16du:dateUtc="2026-08-04T10:07:00Z"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7B8A9E7E" w14:textId="77777777" w:rsidR="00013CE3" w:rsidRDefault="00697CA8">
      <w:pPr>
        <w:shd w:val="clear" w:color="auto" w:fill="FFFFFF"/>
        <w:spacing w:line="276" w:lineRule="auto"/>
        <w:ind w:left="-220" w:right="-220"/>
        <w:jc w:val="both"/>
        <w:rPr>
          <w:ins w:id="20" w:author="Nick Bernal" w:date="2026-08-04T06:07:00Z" w16du:dateUtc="2026-08-04T10:07:00Z"/>
          <w:rFonts w:ascii="Calibri" w:eastAsia="Calibri" w:hAnsi="Calibri" w:cs="Calibri"/>
          <w:sz w:val="20"/>
          <w:szCs w:val="20"/>
        </w:rPr>
      </w:pPr>
      <w:ins w:id="21" w:author="Nick Bernal" w:date="2026-08-04T06:07:00Z" w16du:dateUtc="2026-08-04T10:07:00Z"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0FEF3579" w14:textId="4451E293" w:rsidR="00013CE3" w:rsidRDefault="009F48AD">
      <w:pPr>
        <w:numPr>
          <w:ilvl w:val="0"/>
          <w:numId w:val="5"/>
        </w:numPr>
        <w:spacing w:line="276" w:lineRule="auto"/>
        <w:ind w:right="-220"/>
        <w:jc w:val="both"/>
        <w:rPr>
          <w:ins w:id="22" w:author="Nick Bernal" w:date="2026-08-04T06:07:00Z" w16du:dateUtc="2026-08-04T10:07:00Z"/>
          <w:rFonts w:ascii="Calibri" w:eastAsia="Calibri" w:hAnsi="Calibri" w:cs="Calibri"/>
        </w:rPr>
      </w:pPr>
      <w:ins w:id="23" w:author="Nick Bernal" w:date="2026-08-04T06:07:00Z" w16du:dateUtc="2026-08-04T10:07:00Z">
        <w:r>
          <w:rPr>
            <w:rFonts w:ascii="Calibri" w:eastAsia="Calibri" w:hAnsi="Calibri" w:cs="Calibri"/>
            <w:b/>
            <w:sz w:val="20"/>
            <w:szCs w:val="20"/>
          </w:rPr>
          <w:t>One</w:t>
        </w:r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66E3136F" w14:textId="77777777" w:rsidR="00013CE3" w:rsidRDefault="00013CE3">
      <w:pPr>
        <w:shd w:val="clear" w:color="auto" w:fill="FFFFFF"/>
        <w:spacing w:line="276" w:lineRule="auto"/>
        <w:ind w:left="720" w:right="-220"/>
        <w:jc w:val="both"/>
        <w:rPr>
          <w:ins w:id="24" w:author="Nick Bernal" w:date="2026-08-04T06:07:00Z" w16du:dateUtc="2026-08-04T10:07:00Z"/>
          <w:rFonts w:ascii="Calibri" w:eastAsia="Calibri" w:hAnsi="Calibri" w:cs="Calibri"/>
          <w:sz w:val="20"/>
          <w:szCs w:val="20"/>
        </w:rPr>
      </w:pPr>
    </w:p>
    <w:p w14:paraId="306D772C" w14:textId="50A10CE1" w:rsidR="00013CE3" w:rsidRDefault="009F48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ns w:id="25" w:author="Nick Bernal" w:date="2026-08-04T06:07:00Z" w16du:dateUtc="2026-08-04T10:07:00Z"/>
          <w:color w:val="000000"/>
        </w:rPr>
      </w:pPr>
      <w:ins w:id="26" w:author="Nick Bernal" w:date="2026-08-04T06:07:00Z" w16du:dateUtc="2026-08-04T10:07:00Z">
        <w:r>
          <w:rPr>
            <w:rFonts w:ascii="Calibri" w:eastAsia="Calibri" w:hAnsi="Calibri" w:cs="Calibri"/>
            <w:b/>
            <w:color w:val="000000"/>
            <w:sz w:val="20"/>
            <w:szCs w:val="20"/>
          </w:rPr>
          <w:t>Two</w:t>
        </w:r>
        <w:r>
          <w:rPr>
            <w:rFonts w:ascii="Calibri" w:eastAsia="Calibri" w:hAnsi="Calibri" w:cs="Calibri"/>
            <w:color w:val="000000"/>
            <w:sz w:val="20"/>
            <w:szCs w:val="20"/>
          </w:rPr>
          <w:t xml:space="preserve"> </w:t>
        </w:r>
      </w:ins>
    </w:p>
    <w:p w14:paraId="72819166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ins w:id="27" w:author="Nick Bernal" w:date="2026-08-04T06:07:00Z" w16du:dateUtc="2026-08-04T10:07:00Z"/>
          <w:rFonts w:ascii="Calibri" w:eastAsia="Calibri" w:hAnsi="Calibri" w:cs="Calibri"/>
          <w:color w:val="000000"/>
          <w:sz w:val="20"/>
          <w:szCs w:val="20"/>
        </w:rPr>
      </w:pPr>
    </w:p>
    <w:p w14:paraId="6FB3DBA8" w14:textId="04C0B841" w:rsidR="00013CE3" w:rsidRDefault="009F48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1" w:firstLine="0"/>
        <w:jc w:val="both"/>
        <w:rPr>
          <w:ins w:id="28" w:author="Nick Bernal" w:date="2026-08-04T06:07:00Z" w16du:dateUtc="2026-08-04T10:07:00Z"/>
          <w:rFonts w:ascii="Calibri" w:eastAsia="Calibri" w:hAnsi="Calibri" w:cs="Calibri"/>
          <w:color w:val="000000"/>
          <w:sz w:val="20"/>
          <w:szCs w:val="20"/>
        </w:rPr>
      </w:pPr>
      <w:ins w:id="29" w:author="Nick Bernal" w:date="2026-08-04T06:07:00Z" w16du:dateUtc="2026-08-04T10:07:00Z">
        <w:r>
          <w:rPr>
            <w:rFonts w:ascii="Calibri" w:eastAsia="Calibri" w:hAnsi="Calibri" w:cs="Calibri"/>
            <w:color w:val="000000"/>
            <w:sz w:val="20"/>
            <w:szCs w:val="20"/>
          </w:rPr>
          <w:t xml:space="preserve">a </w:t>
        </w:r>
      </w:ins>
    </w:p>
    <w:p w14:paraId="61FEA18F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ins w:id="30" w:author="Nick Bernal" w:date="2026-08-04T06:07:00Z" w16du:dateUtc="2026-08-04T10:07:00Z"/>
          <w:rFonts w:ascii="Calibri" w:eastAsia="Calibri" w:hAnsi="Calibri" w:cs="Calibri"/>
          <w:color w:val="000000"/>
          <w:sz w:val="20"/>
          <w:szCs w:val="20"/>
        </w:rPr>
      </w:pPr>
    </w:p>
    <w:p w14:paraId="0088C996" w14:textId="6A818736" w:rsidR="00013CE3" w:rsidRDefault="009F48AD">
      <w:pPr>
        <w:numPr>
          <w:ilvl w:val="0"/>
          <w:numId w:val="3"/>
        </w:numPr>
        <w:spacing w:line="276" w:lineRule="auto"/>
        <w:ind w:left="360" w:right="-221" w:firstLine="0"/>
        <w:jc w:val="both"/>
        <w:rPr>
          <w:ins w:id="31" w:author="Nick Bernal" w:date="2026-08-04T06:07:00Z" w16du:dateUtc="2026-08-04T10:07:00Z"/>
          <w:rFonts w:ascii="Calibri" w:eastAsia="Calibri" w:hAnsi="Calibri" w:cs="Calibri"/>
          <w:color w:val="000000"/>
          <w:sz w:val="20"/>
          <w:szCs w:val="20"/>
        </w:rPr>
      </w:pPr>
      <w:ins w:id="32" w:author="Nick Bernal" w:date="2026-08-04T06:07:00Z" w16du:dateUtc="2026-08-04T10:07:00Z">
        <w:r>
          <w:rPr>
            <w:rFonts w:ascii="Calibri" w:eastAsia="Calibri" w:hAnsi="Calibri" w:cs="Calibri"/>
            <w:sz w:val="20"/>
            <w:szCs w:val="20"/>
          </w:rPr>
          <w:t xml:space="preserve">b </w:t>
        </w:r>
      </w:ins>
    </w:p>
    <w:p w14:paraId="1AAA42C8" w14:textId="77777777" w:rsidR="00013CE3" w:rsidRDefault="00013CE3">
      <w:pPr>
        <w:shd w:val="clear" w:color="auto" w:fill="FFFFFF"/>
        <w:spacing w:line="276" w:lineRule="auto"/>
        <w:ind w:right="-220"/>
        <w:jc w:val="both"/>
        <w:rPr>
          <w:ins w:id="33" w:author="Nick Bernal" w:date="2026-08-04T06:07:00Z" w16du:dateUtc="2026-08-04T10:07:00Z"/>
          <w:rFonts w:ascii="Calibri" w:eastAsia="Calibri" w:hAnsi="Calibri" w:cs="Calibri"/>
          <w:sz w:val="20"/>
          <w:szCs w:val="20"/>
        </w:rPr>
      </w:pPr>
    </w:p>
    <w:p w14:paraId="3EDAEC7D" w14:textId="77777777" w:rsidR="0022613A" w:rsidRDefault="009F48AD" w:rsidP="00455680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ns w:id="34" w:author="Nick Bernal" w:date="2026-08-04T06:07:00Z" w16du:dateUtc="2026-08-04T10:07:00Z"/>
          <w:b/>
          <w:bCs/>
        </w:rPr>
      </w:pPr>
      <w:ins w:id="35" w:author="Nick Bernal" w:date="2026-08-04T06:07:00Z" w16du:dateUtc="2026-08-04T10:07:00Z">
        <w:r>
          <w:rPr>
            <w:rFonts w:ascii="Calibri" w:eastAsia="Calibri" w:hAnsi="Calibri" w:cs="Calibri"/>
            <w:b/>
            <w:sz w:val="20"/>
            <w:szCs w:val="20"/>
          </w:rPr>
          <w:t>3</w:t>
        </w:r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36" w:author="Nick Bernal" w:date="2026-08-04T06:07:00Z" w16du:dateUtc="2026-08-04T10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56741874" w:rsidR="0022613A" w:rsidRDefault="0022613A" w:rsidP="00455680">
            <w:pPr>
              <w:rPr>
                <w:del w:id="37" w:author="Nick Bernal" w:date="2026-08-04T06:07:00Z" w16du:dateUtc="2026-08-04T10:07:00Z"/>
              </w:rPr>
            </w:pPr>
            <w:del w:id="38" w:author="Nick Bernal" w:date="2026-08-04T06:07:00Z" w16du:dateUtc="2026-08-04T10:07:00Z">
              <w:r>
                <w:delText>Top Left</w:delText>
              </w:r>
            </w:del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9" w:author="Nick Bernal" w:date="2026-08-04T06:07:00Z" w16du:dateUtc="2026-08-04T10:07:00Z"/>
              </w:rPr>
            </w:pPr>
            <w:del w:id="40" w:author="Nick Bernal" w:date="2026-08-04T06:07:00Z" w16du:dateUtc="2026-08-04T10:07:00Z">
              <w:r>
                <w:delText>Top Right</w:delText>
              </w:r>
            </w:del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41" w:author="Nick Bernal" w:date="2026-08-04T06:07:00Z" w16du:dateUtc="2026-08-04T10:0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del w:id="42" w:author="Nick Bernal" w:date="2026-08-04T06:07:00Z" w16du:dateUtc="2026-08-04T10:07:00Z"/>
              </w:rPr>
            </w:pPr>
            <w:del w:id="43" w:author="Nick Bernal" w:date="2026-08-04T06:07:00Z" w16du:dateUtc="2026-08-04T10:07:00Z">
              <w:r>
                <w:delText>Bottom Left</w:delText>
              </w:r>
            </w:del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4" w:author="Nick Bernal" w:date="2026-08-04T06:07:00Z" w16du:dateUtc="2026-08-04T10:07:00Z"/>
              </w:rPr>
            </w:pPr>
            <w:del w:id="45" w:author="Nick Bernal" w:date="2026-08-04T06:07:00Z" w16du:dateUtc="2026-08-04T10:07:00Z">
              <w:r>
                <w:delText>Bottom Right</w:delText>
              </w:r>
            </w:del>
          </w:p>
        </w:tc>
      </w:tr>
    </w:tbl>
    <w:p w14:paraId="3A7768C2" w14:textId="77777777" w:rsidR="003C58BC" w:rsidRPr="00076DD2" w:rsidRDefault="003C58BC" w:rsidP="00076DD2">
      <w:pPr>
        <w:numPr>
          <w:ilvl w:val="0"/>
          <w:numId w:val="5"/>
        </w:numPr>
        <w:spacing w:line="276" w:lineRule="auto"/>
        <w:ind w:right="-220"/>
        <w:jc w:val="both"/>
        <w:rPr>
          <w:rFonts w:ascii="Calibri" w:hAnsi="Calibri"/>
          <w:rPrChange w:id="46" w:author="Nick Bernal" w:date="2026-08-04T06:07:00Z" w16du:dateUtc="2026-08-04T10:07:00Z">
            <w:rPr/>
          </w:rPrChange>
        </w:rPr>
        <w:pPrChange w:id="47" w:author="Nick Bernal" w:date="2026-08-04T06:07:00Z" w16du:dateUtc="2026-08-04T10:07:00Z">
          <w:pPr/>
        </w:pPrChange>
      </w:pPr>
    </w:p>
    <w:sectPr w:rsidR="003C58BC" w:rsidRPr="00076DD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20" w:right="1183" w:bottom="1185" w:left="1134" w:header="90" w:footer="720" w:gutter="0"/>
      <w:pgNumType w:start="1"/>
      <w:cols w:space="720"/>
      <w:titlePg/>
      <w:docGrid w:linePitch="0"/>
      <w:sectPrChange w:id="58" w:author="Nick Bernal" w:date="2026-08-04T06:07:00Z" w16du:dateUtc="2026-08-04T10:07:00Z">
        <w:sectPr w:rsidR="003C58BC" w:rsidRPr="00076DD2">
          <w:pgSz w:w="12240" w:h="15840"/>
          <w:pgMar w:top="1440" w:right="1440" w:bottom="1440" w:left="1440" w:header="720" w:footer="720" w:gutter="0"/>
          <w:pgNumType w:start="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729CE" w14:textId="77777777" w:rsidR="00697CA8" w:rsidRDefault="00697CA8">
      <w:pPr>
        <w:pPrChange w:id="16" w:author="Nick Bernal" w:date="2026-08-04T06:07:00Z" w16du:dateUtc="2026-08-04T10:0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2E51644" w14:textId="77777777" w:rsidR="00697CA8" w:rsidRDefault="00697CA8">
      <w:pPr>
        <w:pPrChange w:id="17" w:author="Nick Bernal" w:date="2026-08-04T06:07:00Z" w16du:dateUtc="2026-08-04T10:0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020C" w14:textId="77777777" w:rsidR="00792D9E" w:rsidRDefault="00697CA8">
    <w:pPr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  <w:sz w:val="18"/>
        <w:rPrChange w:id="51" w:author="Nick Bernal" w:date="2026-08-04T06:07:00Z" w16du:dateUtc="2026-08-04T10:07:00Z">
          <w:rPr/>
        </w:rPrChange>
      </w:rPr>
      <w:pPrChange w:id="52" w:author="Nick Bernal" w:date="2026-08-04T06:07:00Z" w16du:dateUtc="2026-08-04T10:07:00Z">
        <w:pPr>
          <w:pStyle w:val="Footer"/>
        </w:pPr>
      </w:pPrChange>
    </w:pPr>
    <w:ins w:id="53" w:author="Nick Bernal" w:date="2026-08-04T06:07:00Z" w16du:dateUtc="2026-08-04T10:07:00Z"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>PAGE</w:instrText>
      </w:r>
      <w:r>
        <w:rPr>
          <w:color w:val="000000"/>
          <w:sz w:val="18"/>
          <w:szCs w:val="18"/>
        </w:rPr>
        <w:fldChar w:fldCharType="separate"/>
      </w:r>
      <w:r w:rsidR="000947E9">
        <w:rPr>
          <w:noProof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850E0" w14:textId="77777777" w:rsidR="00792D9E" w:rsidRDefault="00792D9E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hAnsi="Helvetica Neue"/>
        <w:color w:val="000000"/>
        <w:rPrChange w:id="56" w:author="Nick Bernal" w:date="2026-08-04T06:07:00Z" w16du:dateUtc="2026-08-04T10:07:00Z">
          <w:rPr/>
        </w:rPrChange>
      </w:rPr>
      <w:pPrChange w:id="57" w:author="Nick Bernal" w:date="2026-08-04T06:07:00Z" w16du:dateUtc="2026-08-04T10:0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6F287" w14:textId="77777777" w:rsidR="00697CA8" w:rsidRDefault="00697CA8">
      <w:pPr>
        <w:pPrChange w:id="14" w:author="Nick Bernal" w:date="2026-08-04T06:07:00Z" w16du:dateUtc="2026-08-04T10:0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8A53C6D" w14:textId="77777777" w:rsidR="00697CA8" w:rsidRDefault="00697CA8">
      <w:pPr>
        <w:pPrChange w:id="15" w:author="Nick Bernal" w:date="2026-08-04T06:07:00Z" w16du:dateUtc="2026-08-04T10:0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D081F" w14:textId="77777777" w:rsidR="00792D9E" w:rsidRDefault="00697CA8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jc w:val="center"/>
      <w:rPr>
        <w:rFonts w:ascii="Helvetica Neue" w:hAnsi="Helvetica Neue"/>
        <w:color w:val="000000"/>
        <w:rPrChange w:id="48" w:author="Nick Bernal" w:date="2026-08-04T06:07:00Z" w16du:dateUtc="2026-08-04T10:07:00Z">
          <w:rPr/>
        </w:rPrChange>
      </w:rPr>
      <w:pPrChange w:id="49" w:author="Nick Bernal" w:date="2026-08-04T06:07:00Z" w16du:dateUtc="2026-08-04T10:07:00Z">
        <w:pPr>
          <w:pStyle w:val="Header"/>
        </w:pPr>
      </w:pPrChange>
    </w:pPr>
    <w:ins w:id="50" w:author="Nick Bernal" w:date="2026-08-04T06:07:00Z" w16du:dateUtc="2026-08-04T10:07:00Z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D3C76E8" wp14:editId="23AA8749">
            <wp:simplePos x="0" y="0"/>
            <wp:positionH relativeFrom="column">
              <wp:posOffset>5581650</wp:posOffset>
            </wp:positionH>
            <wp:positionV relativeFrom="paragraph">
              <wp:posOffset>276225</wp:posOffset>
            </wp:positionV>
            <wp:extent cx="465772" cy="465772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" cy="465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4165" w14:textId="77777777" w:rsidR="00792D9E" w:rsidRDefault="00792D9E">
    <w:pPr>
      <w:pBdr>
        <w:top w:val="nil"/>
        <w:left w:val="nil"/>
        <w:bottom w:val="nil"/>
        <w:right w:val="nil"/>
        <w:between w:val="nil"/>
      </w:pBdr>
      <w:spacing w:line="276" w:lineRule="auto"/>
      <w:ind w:left="1800"/>
      <w:jc w:val="center"/>
      <w:rPr>
        <w:rFonts w:ascii="Arial" w:hAnsi="Arial"/>
        <w:color w:val="000000"/>
        <w:sz w:val="22"/>
        <w:rPrChange w:id="54" w:author="Nick Bernal" w:date="2026-08-04T06:07:00Z" w16du:dateUtc="2026-08-04T10:07:00Z">
          <w:rPr/>
        </w:rPrChange>
      </w:rPr>
      <w:pPrChange w:id="55" w:author="Nick Bernal" w:date="2026-08-04T06:07:00Z" w16du:dateUtc="2026-08-04T10:0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1806">
    <w:abstractNumId w:val="1"/>
  </w:num>
  <w:num w:numId="2" w16cid:durableId="1119641867">
    <w:abstractNumId w:val="4"/>
  </w:num>
  <w:num w:numId="3" w16cid:durableId="1246380757">
    <w:abstractNumId w:val="5"/>
  </w:num>
  <w:num w:numId="4" w16cid:durableId="88549402">
    <w:abstractNumId w:val="3"/>
  </w:num>
  <w:num w:numId="5" w16cid:durableId="1049456778">
    <w:abstractNumId w:val="2"/>
  </w:num>
  <w:num w:numId="6" w16cid:durableId="6522956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3A"/>
    <w:rsid w:val="00013CE3"/>
    <w:rsid w:val="00076DD2"/>
    <w:rsid w:val="000947E9"/>
    <w:rsid w:val="0022613A"/>
    <w:rsid w:val="00360F1B"/>
    <w:rsid w:val="003C1D14"/>
    <w:rsid w:val="003C58BC"/>
    <w:rsid w:val="005412CF"/>
    <w:rsid w:val="00590175"/>
    <w:rsid w:val="00697CA8"/>
    <w:rsid w:val="00792D9E"/>
    <w:rsid w:val="00931F1A"/>
    <w:rsid w:val="00960ED7"/>
    <w:rsid w:val="009F48AD"/>
    <w:rsid w:val="00A16521"/>
    <w:rsid w:val="00C536B3"/>
    <w:rsid w:val="00F54EDE"/>
    <w:rsid w:val="00F852D8"/>
    <w:rsid w:val="00FC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22661"/>
  <w15:chartTrackingRefBased/>
  <w15:docId w15:val="{B4BA4CFD-9308-C242-8D37-0F4E67F2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8-04T06:07:00Z">
        <w:pPr>
          <w:spacing w:after="200" w:line="276" w:lineRule="auto"/>
        </w:pPr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0" w:author="Nick Bernal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  <w:pPrChange w:id="1" w:author="Nick Bernal" w:date="2026-08-04T06:07:00Z">
        <w:pPr>
          <w:keepNext/>
          <w:keepLines/>
          <w:spacing w:before="360" w:after="80"/>
          <w:outlineLvl w:val="0"/>
        </w:pPr>
      </w:pPrChange>
    </w:pPr>
    <w:rPr>
      <w:b/>
      <w:sz w:val="48"/>
      <w:szCs w:val="48"/>
      <w:rPrChange w:id="1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GB" w:eastAsia="en-GB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  <w:pPrChange w:id="2" w:author="Nick Bernal" w:date="2026-08-04T06:07:00Z">
        <w:pPr>
          <w:keepNext/>
          <w:keepLines/>
          <w:spacing w:before="160" w:after="80"/>
          <w:outlineLvl w:val="1"/>
        </w:pPr>
      </w:pPrChange>
    </w:pPr>
    <w:rPr>
      <w:b/>
      <w:sz w:val="36"/>
      <w:szCs w:val="36"/>
      <w:rPrChange w:id="2" w:author="Nick Bernal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GB" w:eastAsia="en-GB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  <w:pPrChange w:id="3" w:author="Nick Bernal" w:date="2026-08-04T06:07:00Z">
        <w:pPr>
          <w:keepNext/>
          <w:keepLines/>
          <w:spacing w:before="160" w:after="80"/>
          <w:outlineLvl w:val="2"/>
        </w:pPr>
      </w:pPrChange>
    </w:pPr>
    <w:rPr>
      <w:b/>
      <w:sz w:val="28"/>
      <w:szCs w:val="28"/>
      <w:rPrChange w:id="3" w:author="Nick Bernal" w:date="2026-08-04T06:07:00Z">
        <w:rPr>
          <w:rFonts w:eastAsiaTheme="majorEastAsia" w:cstheme="majorBidi"/>
          <w:color w:val="0F4761" w:themeColor="accent1" w:themeShade="BF"/>
          <w:kern w:val="2"/>
          <w:sz w:val="28"/>
          <w:szCs w:val="28"/>
          <w:lang w:val="en-GB" w:eastAsia="en-GB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  <w:pPrChange w:id="4" w:author="Nick Bernal" w:date="2026-08-04T06:07:00Z">
        <w:pPr>
          <w:keepNext/>
          <w:keepLines/>
          <w:spacing w:before="80" w:after="40"/>
          <w:outlineLvl w:val="3"/>
        </w:pPr>
      </w:pPrChange>
    </w:pPr>
    <w:rPr>
      <w:b/>
      <w:rPrChange w:id="4" w:author="Nick Bernal" w:date="2026-08-04T06:07:00Z">
        <w:rPr>
          <w:rFonts w:eastAsiaTheme="majorEastAsia" w:cstheme="majorBidi"/>
          <w:i/>
          <w:iCs/>
          <w:color w:val="0F4761" w:themeColor="accent1" w:themeShade="BF"/>
          <w:kern w:val="2"/>
          <w:sz w:val="24"/>
          <w:szCs w:val="24"/>
          <w:lang w:val="en-GB" w:eastAsia="en-GB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  <w:pPrChange w:id="5" w:author="Nick Bernal" w:date="2026-08-04T06:07:00Z">
        <w:pPr>
          <w:keepNext/>
          <w:keepLines/>
          <w:spacing w:before="80" w:after="40"/>
          <w:outlineLvl w:val="4"/>
        </w:pPr>
      </w:pPrChange>
    </w:pPr>
    <w:rPr>
      <w:b/>
      <w:sz w:val="22"/>
      <w:szCs w:val="22"/>
      <w:rPrChange w:id="5" w:author="Nick Bernal" w:date="2026-08-04T06:07:00Z">
        <w:rPr>
          <w:rFonts w:eastAsiaTheme="majorEastAsia" w:cstheme="majorBidi"/>
          <w:color w:val="0F4761" w:themeColor="accent1" w:themeShade="BF"/>
          <w:kern w:val="2"/>
          <w:sz w:val="24"/>
          <w:szCs w:val="24"/>
          <w:lang w:val="en-GB" w:eastAsia="en-GB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  <w:pPrChange w:id="6" w:author="Nick Bernal" w:date="2026-08-04T06:07:00Z">
        <w:pPr>
          <w:keepNext/>
          <w:keepLines/>
          <w:spacing w:before="40"/>
          <w:outlineLvl w:val="5"/>
        </w:pPr>
      </w:pPrChange>
    </w:pPr>
    <w:rPr>
      <w:b/>
      <w:sz w:val="20"/>
      <w:szCs w:val="20"/>
      <w:rPrChange w:id="6" w:author="Nick Bernal" w:date="2026-08-04T06:07:00Z">
        <w:rPr>
          <w:rFonts w:eastAsiaTheme="majorEastAsia" w:cstheme="majorBidi"/>
          <w:i/>
          <w:iCs/>
          <w:color w:val="595959" w:themeColor="text1" w:themeTint="A6"/>
          <w:kern w:val="2"/>
          <w:sz w:val="24"/>
          <w:szCs w:val="24"/>
          <w:lang w:val="en-GB" w:eastAsia="en-GB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3A"/>
    <w:rPr>
      <w:rFonts w:ascii="Times New Roman" w:eastAsia="Times New Roman" w:hAnsi="Times New Roman" w:cs="Times New Roman"/>
      <w:b/>
      <w:kern w:val="0"/>
      <w:sz w:val="48"/>
      <w:szCs w:val="4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3A"/>
    <w:rPr>
      <w:rFonts w:ascii="Times New Roman" w:eastAsia="Times New Roman" w:hAnsi="Times New Roman" w:cs="Times New Roman"/>
      <w:b/>
      <w:kern w:val="0"/>
      <w:sz w:val="36"/>
      <w:szCs w:val="3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3A"/>
    <w:rPr>
      <w:rFonts w:ascii="Times New Roman" w:eastAsia="Times New Roman" w:hAnsi="Times New Roman" w:cs="Times New Roman"/>
      <w:b/>
      <w:kern w:val="0"/>
      <w:sz w:val="28"/>
      <w:szCs w:val="28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3A"/>
    <w:rPr>
      <w:rFonts w:ascii="Times New Roman" w:eastAsia="Times New Roman" w:hAnsi="Times New Roman" w:cs="Times New Roman"/>
      <w:b/>
      <w:kern w:val="0"/>
      <w:lang w:val="en-GB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3A"/>
    <w:rPr>
      <w:rFonts w:ascii="Times New Roman" w:eastAsia="Times New Roman" w:hAnsi="Times New Roman" w:cs="Times New Roman"/>
      <w:b/>
      <w:kern w:val="0"/>
      <w:sz w:val="22"/>
      <w:szCs w:val="22"/>
      <w:lang w:val="en-GB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3A"/>
    <w:rPr>
      <w:rFonts w:ascii="Times New Roman" w:eastAsia="Times New Roman" w:hAnsi="Times New Roman" w:cs="Times New Roman"/>
      <w:b/>
      <w:kern w:val="0"/>
      <w:sz w:val="20"/>
      <w:szCs w:val="20"/>
      <w:lang w:val="en-GB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  <w:pPrChange w:id="7" w:author="Nick Bernal" w:date="2026-08-04T06:07:00Z">
        <w:pPr>
          <w:spacing w:after="80"/>
          <w:contextualSpacing/>
        </w:pPr>
      </w:pPrChange>
    </w:pPr>
    <w:rPr>
      <w:b/>
      <w:sz w:val="72"/>
      <w:szCs w:val="72"/>
      <w:rPrChange w:id="7" w:author="Nick Bernal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GB" w:eastAsia="en-GB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2613A"/>
    <w:rPr>
      <w:rFonts w:ascii="Times New Roman" w:eastAsia="Times New Roman" w:hAnsi="Times New Roman" w:cs="Times New Roman"/>
      <w:b/>
      <w:kern w:val="0"/>
      <w:sz w:val="72"/>
      <w:szCs w:val="72"/>
      <w:lang w:val="en-GB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  <w:pPrChange w:id="8" w:author="Nick Bernal" w:date="2026-08-04T06:07:00Z">
        <w:pPr>
          <w:numPr>
            <w:ilvl w:val="1"/>
          </w:numPr>
          <w:spacing w:after="160"/>
        </w:pPr>
      </w:pPrChange>
    </w:pPr>
    <w:rPr>
      <w:rFonts w:ascii="Georgia" w:eastAsia="Georgia" w:hAnsi="Georgia" w:cs="Georgia"/>
      <w:i/>
      <w:color w:val="666666"/>
      <w:sz w:val="48"/>
      <w:szCs w:val="48"/>
      <w:rPrChange w:id="8" w:author="Nick Bernal" w:date="2026-08-04T06:07:00Z">
        <w:rPr>
          <w:rFonts w:eastAsiaTheme="majorEastAsia" w:cstheme="majorBidi"/>
          <w:color w:val="595959" w:themeColor="text1" w:themeTint="A6"/>
          <w:spacing w:val="15"/>
          <w:kern w:val="2"/>
          <w:sz w:val="28"/>
          <w:szCs w:val="28"/>
          <w:lang w:val="en-GB" w:eastAsia="en-GB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2613A"/>
    <w:rPr>
      <w:rFonts w:ascii="Georgia" w:eastAsia="Georgia" w:hAnsi="Georgia" w:cs="Georgia"/>
      <w:i/>
      <w:color w:val="666666"/>
      <w:kern w:val="0"/>
      <w:sz w:val="48"/>
      <w:szCs w:val="48"/>
      <w:lang w:val="en-GB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3C"/>
    <w:pPr>
      <w:ind w:left="720"/>
      <w:contextualSpacing/>
      <w:pPrChange w:id="9" w:author="Nick Bernal" w:date="2026-08-04T06:07:00Z">
        <w:pPr>
          <w:ind w:left="720"/>
          <w:contextualSpacing/>
        </w:pPr>
      </w:pPrChange>
    </w:pPr>
    <w:rPr>
      <w:rPrChange w:id="9" w:author="Nick Bernal" w:date="2026-08-04T06:07:00Z">
        <w:rPr>
          <w:rFonts w:ascii="Arial" w:eastAsiaTheme="minorHAnsi" w:hAnsi="Arial" w:cs="Times New Roman (Body CS)"/>
          <w:kern w:val="2"/>
          <w:sz w:val="24"/>
          <w:szCs w:val="24"/>
          <w:lang w:val="en-GB" w:eastAsia="en-GB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22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3A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22613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10" w:author="Nick Bernal" w:date="2026-08-04T06:07:00Z">
        <w:pPr/>
      </w:pPrChange>
    </w:pPr>
    <w:rPr>
      <w:sz w:val="20"/>
      <w:szCs w:val="20"/>
      <w:rPrChange w:id="10" w:author="Nick Bernal" w:date="2026-08-04T06:07:00Z">
        <w:rPr>
          <w:lang w:val="en-GB" w:eastAsia="en-GB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2D9E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92D9E"/>
    <w:rPr>
      <w:sz w:val="16"/>
      <w:szCs w:val="16"/>
    </w:rPr>
  </w:style>
  <w:style w:type="paragraph" w:styleId="Revision">
    <w:name w:val="Revision"/>
    <w:hidden/>
    <w:uiPriority w:val="99"/>
    <w:semiHidden/>
    <w:rsid w:val="00D4124A"/>
    <w:pPr>
      <w:pPrChange w:id="11" w:author="Nick Bernal" w:date="2026-08-04T06:07:00Z">
        <w:pPr/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11" w:author="Nick Bernal" w:date="2026-08-04T06:07:00Z">
        <w:rPr>
          <w:sz w:val="24"/>
          <w:szCs w:val="24"/>
          <w:lang w:val="en-GB" w:eastAsia="en-GB" w:bidi="ar-SA"/>
        </w:rPr>
      </w:rPrChange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2D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2D9E"/>
    <w:rPr>
      <w:rFonts w:ascii="Times New Roman" w:eastAsia="Times New Roman" w:hAnsi="Times New Roman" w:cs="Times New Roman"/>
      <w:b/>
      <w:bCs/>
      <w:kern w:val="0"/>
      <w:sz w:val="20"/>
      <w:szCs w:val="20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792D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D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  <w:pPrChange w:id="12" w:author="Nick Bernal" w:date="2026-08-04T06:07:00Z">
        <w:pPr>
          <w:tabs>
            <w:tab w:val="center" w:pos="4513"/>
            <w:tab w:val="right" w:pos="9026"/>
          </w:tabs>
        </w:pPr>
      </w:pPrChange>
    </w:pPr>
    <w:rPr>
      <w:rPrChange w:id="12" w:author="Nick Bernal" w:date="2026-08-04T06:07:00Z">
        <w:rPr>
          <w:sz w:val="24"/>
          <w:szCs w:val="24"/>
          <w:lang w:val="en-GB" w:eastAsia="en-GB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92D9E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  <w:pPrChange w:id="13" w:author="Nick Bernal" w:date="2026-08-04T06:07:00Z">
        <w:pPr>
          <w:tabs>
            <w:tab w:val="center" w:pos="4513"/>
            <w:tab w:val="right" w:pos="9026"/>
          </w:tabs>
        </w:pPr>
      </w:pPrChange>
    </w:pPr>
    <w:rPr>
      <w:rPrChange w:id="13" w:author="Nick Bernal" w:date="2026-08-04T06:07:00Z">
        <w:rPr>
          <w:sz w:val="24"/>
          <w:szCs w:val="24"/>
          <w:lang w:val="en-GB" w:eastAsia="en-GB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92D9E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2025-11-18T18:27:00Z</dcterms:created>
  <dcterms:modified xsi:type="dcterms:W3CDTF">2026-08-04T10:07:00Z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