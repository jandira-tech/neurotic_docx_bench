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8948" w14:textId="5F3C5F5D" w:rsidR="003C58BC" w:rsidRDefault="00BA0BBB">
      <w:pPr>
        <w:rPr>
          <w:ins w:id="12" w:author="Nick Bernal" w:date="2026-08-03T22:21:00Z" w16du:dateUtc="2026-08-04T02:21:00Z"/>
        </w:rPr>
      </w:pPr>
      <w:ins w:id="13" w:author="Nick Bernal" w:date="2026-08-03T22:21:00Z" w16du:dateUtc="2026-08-04T02:21:00Z">
        <w:r>
          <w:t>Here is a MS Word cool sentence</w:t>
        </w:r>
      </w:ins>
    </w:p>
    <w:p w14:paraId="79A585C6" w14:textId="77777777" w:rsidR="00BA0BBB" w:rsidRDefault="00BA0BBB">
      <w:pPr>
        <w:rPr>
          <w:ins w:id="14" w:author="Nick Bernal" w:date="2026-08-03T22:21:00Z" w16du:dateUtc="2026-08-04T02:21:00Z"/>
        </w:rPr>
      </w:pPr>
    </w:p>
    <w:p w14:paraId="58015C81" w14:textId="77777777" w:rsidR="00BA0BBB" w:rsidRDefault="00BA0BBB">
      <w:pPr>
        <w:rPr>
          <w:ins w:id="15" w:author="Nick Bernal" w:date="2026-08-03T22:21:00Z" w16du:dateUtc="2026-08-04T02:21:00Z"/>
        </w:rPr>
      </w:pPr>
    </w:p>
    <w:p w14:paraId="50C4F216" w14:textId="56BE58D0" w:rsidR="00634084" w:rsidRPr="00634084" w:rsidRDefault="00BA0BBB" w:rsidP="004368DF">
      <w:pPr>
        <w:spacing w:after="0" w:line="240" w:lineRule="auto"/>
        <w:rPr>
          <w:del w:id="16" w:author="Nick Bernal" w:date="2026-08-03T22:21:00Z" w16du:dateUtc="2026-08-04T02:21:00Z"/>
        </w:rPr>
      </w:pPr>
      <w:ins w:id="17" w:author="Nick Bernal" w:date="2026-08-03T22:21:00Z" w16du:dateUtc="2026-08-04T02:21:00Z">
        <w:r>
          <w:t>New text</w:t>
        </w:r>
      </w:ins>
      <w:del w:id="18" w:author="Nick Bernal" w:date="2026-08-03T22:21:00Z" w16du:dateUtc="2026-08-04T02:21:00Z">
        <w:r w:rsidR="005F4596">
          <w:rPr>
            <w:noProof/>
          </w:rPr>
          <w:pict w14:anchorId="4644AF71">
            <v:rect id="_x0000_i1027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2E88263C" w14:textId="77777777" w:rsidR="00634084" w:rsidRPr="00634084" w:rsidRDefault="00634084" w:rsidP="004368DF">
      <w:pPr>
        <w:spacing w:after="0" w:line="240" w:lineRule="auto"/>
        <w:rPr>
          <w:del w:id="19" w:author="Nick Bernal" w:date="2026-08-03T22:21:00Z" w16du:dateUtc="2026-08-04T02:21:00Z"/>
          <w:b/>
          <w:bCs/>
        </w:rPr>
      </w:pPr>
      <w:del w:id="20" w:author="Nick Bernal" w:date="2026-08-03T22:21:00Z" w16du:dateUtc="2026-08-04T02:21:00Z">
        <w:r w:rsidRPr="00634084">
          <w:rPr>
            <w:b/>
            <w:bCs/>
          </w:rPr>
          <w:delText>PARTIES</w:delText>
        </w:r>
      </w:del>
    </w:p>
    <w:p w14:paraId="1781E96C" w14:textId="77777777" w:rsidR="00634084" w:rsidRPr="00634084" w:rsidRDefault="005F4596" w:rsidP="004368DF">
      <w:pPr>
        <w:spacing w:after="0" w:line="240" w:lineRule="auto"/>
        <w:rPr>
          <w:del w:id="21" w:author="Nick Bernal" w:date="2026-08-03T22:21:00Z" w16du:dateUtc="2026-08-04T02:21:00Z"/>
        </w:rPr>
      </w:pPr>
      <w:del w:id="22" w:author="Nick Bernal" w:date="2026-08-03T22:21:00Z" w16du:dateUtc="2026-08-04T02:21:00Z">
        <w:r>
          <w:rPr>
            <w:noProof/>
          </w:rPr>
          <w:pict w14:anchorId="540B5D9D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190AFB27" w14:textId="64C57791" w:rsidR="004368DF" w:rsidRDefault="00034D23" w:rsidP="004368DF">
      <w:pPr>
        <w:spacing w:after="0" w:line="240" w:lineRule="auto"/>
        <w:rPr>
          <w:del w:id="23" w:author="Nick Bernal" w:date="2026-08-03T22:21:00Z" w16du:dateUtc="2026-08-04T02:21:00Z"/>
          <w:b/>
          <w:bCs/>
        </w:rPr>
      </w:pPr>
      <w:del w:id="24" w:author="Nick Bernal" w:date="2026-08-03T22:21:00Z" w16du:dateUtc="2026-08-04T02:21:00Z">
        <w:r>
          <w:rPr>
            <w:b/>
            <w:bCs/>
          </w:rPr>
          <w:delText>something</w:delText>
        </w:r>
      </w:del>
    </w:p>
    <w:p w14:paraId="4ED52BF8" w14:textId="2E02654E" w:rsidR="00D833B8" w:rsidRDefault="005F4596">
      <w:pPr>
        <w:pPrChange w:id="25" w:author="Nick Bernal" w:date="2026-08-03T22:21:00Z" w16du:dateUtc="2026-08-04T02:21:00Z">
          <w:pPr>
            <w:spacing w:after="0" w:line="240" w:lineRule="auto"/>
          </w:pPr>
        </w:pPrChange>
      </w:pPr>
      <w:del w:id="26" w:author="Nick Bernal" w:date="2026-08-03T22:21:00Z" w16du:dateUtc="2026-08-04T02:21:00Z">
        <w:r>
          <w:rPr>
            <w:noProof/>
          </w:rPr>
          <w:pict w14:anchorId="53132886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del>
    </w:p>
    <w:sectPr w:rsidR="00D8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34D23"/>
    <w:rsid w:val="00112874"/>
    <w:rsid w:val="00224B25"/>
    <w:rsid w:val="002D58C8"/>
    <w:rsid w:val="00322D35"/>
    <w:rsid w:val="0035295A"/>
    <w:rsid w:val="00360F1B"/>
    <w:rsid w:val="003C1D14"/>
    <w:rsid w:val="003C58BC"/>
    <w:rsid w:val="004368DF"/>
    <w:rsid w:val="00563DB5"/>
    <w:rsid w:val="005F4596"/>
    <w:rsid w:val="00634084"/>
    <w:rsid w:val="006E32A7"/>
    <w:rsid w:val="008C7AEF"/>
    <w:rsid w:val="00931F1A"/>
    <w:rsid w:val="009C7AE6"/>
    <w:rsid w:val="00BA0BBB"/>
    <w:rsid w:val="00D833B8"/>
    <w:rsid w:val="00F4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BB"/>
    <w:pPr>
      <w:keepNext/>
      <w:keepLines/>
      <w:spacing w:before="160" w:after="80" w:line="240" w:lineRule="auto"/>
      <w:outlineLvl w:val="1"/>
      <w:pPrChange w:id="0" w:author="Nick Bernal" w:date="2026-08-03T22:21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Nick Bernal" w:date="2026-08-03T22:2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BB"/>
    <w:pPr>
      <w:keepNext/>
      <w:keepLines/>
      <w:spacing w:before="160" w:after="80" w:line="240" w:lineRule="auto"/>
      <w:outlineLvl w:val="2"/>
      <w:pPrChange w:id="1" w:author="Nick Bernal" w:date="2026-08-03T22:21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BB"/>
    <w:pPr>
      <w:keepNext/>
      <w:keepLines/>
      <w:spacing w:before="80" w:after="40" w:line="240" w:lineRule="auto"/>
      <w:outlineLvl w:val="3"/>
      <w:pPrChange w:id="2" w:author="Nick Bernal" w:date="2026-08-03T22:21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2" w:author="Nick Bernal" w:date="2026-08-03T22:2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BB"/>
    <w:pPr>
      <w:keepNext/>
      <w:keepLines/>
      <w:spacing w:before="80" w:after="40" w:line="240" w:lineRule="auto"/>
      <w:outlineLvl w:val="4"/>
      <w:pPrChange w:id="3" w:author="Nick Bernal" w:date="2026-08-03T22:21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3" w:author="Nick Bernal" w:date="2026-08-03T22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BB"/>
    <w:pPr>
      <w:keepNext/>
      <w:keepLines/>
      <w:spacing w:before="40" w:after="0" w:line="240" w:lineRule="auto"/>
      <w:outlineLvl w:val="5"/>
      <w:pPrChange w:id="4" w:author="Nick Bernal" w:date="2026-08-03T22:21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4" w:author="Nick Bernal" w:date="2026-08-03T22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BB"/>
    <w:pPr>
      <w:keepNext/>
      <w:keepLines/>
      <w:spacing w:before="40" w:after="0" w:line="240" w:lineRule="auto"/>
      <w:outlineLvl w:val="6"/>
      <w:pPrChange w:id="5" w:author="Nick Bernal" w:date="2026-08-03T22:21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5" w:author="Nick Bernal" w:date="2026-08-03T22:2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BB"/>
    <w:pPr>
      <w:keepNext/>
      <w:keepLines/>
      <w:spacing w:after="0" w:line="240" w:lineRule="auto"/>
      <w:outlineLvl w:val="7"/>
      <w:pPrChange w:id="6" w:author="Nick Bernal" w:date="2026-08-03T22:21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6" w:author="Nick Bernal" w:date="2026-08-03T22:2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BB"/>
    <w:pPr>
      <w:keepNext/>
      <w:keepLines/>
      <w:spacing w:after="0" w:line="240" w:lineRule="auto"/>
      <w:outlineLvl w:val="8"/>
      <w:pPrChange w:id="7" w:author="Nick Bernal" w:date="2026-08-03T22:21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7" w:author="Nick Bernal" w:date="2026-08-03T22:2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BB"/>
    <w:pPr>
      <w:spacing w:after="80" w:line="240" w:lineRule="auto"/>
      <w:contextualSpacing/>
      <w:pPrChange w:id="8" w:author="Nick Bernal" w:date="2026-08-03T22:2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8" w:author="Nick Bernal" w:date="2026-08-03T22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BB"/>
    <w:pPr>
      <w:numPr>
        <w:ilvl w:val="1"/>
      </w:numPr>
      <w:spacing w:line="240" w:lineRule="auto"/>
      <w:pPrChange w:id="9" w:author="Nick Bernal" w:date="2026-08-03T22:21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9" w:author="Nick Bernal" w:date="2026-08-03T22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BB"/>
    <w:pPr>
      <w:spacing w:before="160" w:line="240" w:lineRule="auto"/>
      <w:jc w:val="center"/>
      <w:pPrChange w:id="10" w:author="Nick Bernal" w:date="2026-08-03T22:21:00Z">
        <w:pPr>
          <w:spacing w:before="160" w:after="160" w:line="278" w:lineRule="auto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rPrChange w:id="10" w:author="Nick Bernal" w:date="2026-08-03T22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A0BBB"/>
    <w:pPr>
      <w:spacing w:after="0" w:line="240" w:lineRule="auto"/>
      <w:pPrChange w:id="11" w:author="Nick Bernal" w:date="2026-08-03T22:21:00Z">
        <w:pPr/>
      </w:pPrChange>
    </w:pPr>
    <w:rPr>
      <w:rFonts w:ascii="Arial" w:hAnsi="Arial" w:cs="Times New Roman (Body CS)"/>
      <w:rPrChange w:id="11" w:author="Nick Bernal" w:date="2026-08-03T22:21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2025-09-29T20:31:00Z</dcterms:created>
  <dcterms:modified xsi:type="dcterms:W3CDTF">2026-08-04T02:21:00Z</dcterms:modified>
</cp:coreProperties>
</file>