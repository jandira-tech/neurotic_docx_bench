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27D1B" w14:textId="7A4249D9" w:rsidR="003C58BC" w:rsidRDefault="006C4ACB">
      <w:ins w:id="10" w:author="Luccas Correa" w:date="2026-08-03T22:25:00Z" w16du:dateUtc="2026-08-04T02:25:00Z">
        <w:r>
          <w:t xml:space="preserve">This is the </w:t>
        </w:r>
        <w:r w:rsidR="001B23B6">
          <w:t>end</w:t>
        </w:r>
        <w:r>
          <w:t>.</w:t>
        </w:r>
      </w:ins>
      <w:commentRangeStart w:id="11"/>
      <w:del w:id="12" w:author="Luccas Correa" w:date="2026-08-03T22:25:00Z" w16du:dateUtc="2026-08-04T02:25:00Z">
        <w:r w:rsidR="0045155D">
          <w:delText>test</w:delText>
        </w:r>
        <w:commentRangeEnd w:id="11"/>
        <w:r w:rsidR="0045155D">
          <w:rPr>
            <w:rStyle w:val="CommentReference"/>
            <w:sz w:val="24"/>
            <w:szCs w:val="24"/>
          </w:rPr>
          <w:commentReference w:id="11"/>
        </w:r>
      </w:del>
    </w:p>
    <w:sectPr w:rsidR="003C58BC">
      <w:pgSz w:w="12240" w:h="15840"/>
      <w:pgMar w:top="1440" w:right="1440" w:bottom="1440" w:left="1440" w:header="708" w:footer="708" w:gutter="0"/>
      <w:cols w:space="708"/>
      <w:docGrid w:linePitch="360"/>
      <w:sectPrChange w:id="13" w:author="Luccas Correa" w:date="2026-08-03T22:25:00Z" w16du:dateUtc="2026-08-04T02:25:00Z">
        <w:sectPr w:rsidR="003C58BC">
          <w:pgMar w:top="1440" w:right="1440" w:bottom="1440" w:left="1440" w:header="720" w:footer="720" w:gutter="0"/>
          <w:cols w:space="720"/>
        </w:sectPr>
      </w:sectPrChange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1" w:author="Nick Bernal" w:date="2025-02-12T19:47:00Z" w:initials="NB">
    <w:p w14:paraId="5C17FA99" w14:textId="77777777" w:rsidR="0045155D" w:rsidRDefault="0045155D" w:rsidP="0045155D">
      <w:r>
        <w:rPr>
          <w:rStyle w:val="CommentReference"/>
        </w:rPr>
        <w:annotationRef/>
      </w:r>
      <w:r>
        <w:rPr>
          <w:sz w:val="20"/>
          <w:szCs w:val="20"/>
        </w:rPr>
        <w:t>abcabc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C17FA9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804553A" w16cex:dateUtc="2025-02-13T03:4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C17FA99" w16cid:durableId="3804553A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ick Bernal">
    <w15:presenceInfo w15:providerId="Windows Live" w15:userId="9a812e40746bcab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55D"/>
    <w:rsid w:val="001B23B6"/>
    <w:rsid w:val="00360F1B"/>
    <w:rsid w:val="003932FD"/>
    <w:rsid w:val="003C1D14"/>
    <w:rsid w:val="003C58BC"/>
    <w:rsid w:val="0045155D"/>
    <w:rsid w:val="004600CD"/>
    <w:rsid w:val="00524058"/>
    <w:rsid w:val="006C4ACB"/>
    <w:rsid w:val="00931F1A"/>
    <w:rsid w:val="00A16521"/>
    <w:rsid w:val="00CE3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A39B9D"/>
  <w15:chartTrackingRefBased/>
  <w15:docId w15:val="{D080AC35-7903-C742-821B-9ACB64742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15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15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4ACB"/>
    <w:pPr>
      <w:keepNext/>
      <w:keepLines/>
      <w:spacing w:before="160" w:after="80" w:line="278" w:lineRule="auto"/>
      <w:outlineLvl w:val="2"/>
      <w:pPrChange w:id="0" w:author="Luccas Correa" w:date="2026-08-03T22:25:00Z">
        <w:pPr>
          <w:keepNext/>
          <w:keepLines/>
          <w:spacing w:before="160" w:after="80"/>
          <w:outlineLvl w:val="2"/>
        </w:pPr>
      </w:pPrChange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rPrChange w:id="0" w:author="Luccas Correa" w:date="2026-08-03T22:25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4ACB"/>
    <w:pPr>
      <w:keepNext/>
      <w:keepLines/>
      <w:spacing w:before="80" w:after="40" w:line="278" w:lineRule="auto"/>
      <w:outlineLvl w:val="3"/>
      <w:pPrChange w:id="1" w:author="Luccas Correa" w:date="2026-08-03T22:25:00Z">
        <w:pPr>
          <w:keepNext/>
          <w:keepLines/>
          <w:spacing w:before="80" w:after="40"/>
          <w:outlineLvl w:val="3"/>
        </w:pPr>
      </w:pPrChange>
    </w:pPr>
    <w:rPr>
      <w:rFonts w:asciiTheme="minorHAnsi" w:eastAsiaTheme="majorEastAsia" w:hAnsiTheme="minorHAnsi" w:cstheme="majorBidi"/>
      <w:i/>
      <w:iCs/>
      <w:color w:val="0F4761" w:themeColor="accent1" w:themeShade="BF"/>
      <w:rPrChange w:id="1" w:author="Luccas Correa" w:date="2026-08-03T22:25:00Z">
        <w:rPr>
          <w:rFonts w:asciiTheme="minorHAnsi" w:eastAsiaTheme="majorEastAsia" w:hAnsiTheme="minorHAnsi" w:cstheme="majorBidi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4ACB"/>
    <w:pPr>
      <w:keepNext/>
      <w:keepLines/>
      <w:spacing w:before="80" w:after="40" w:line="278" w:lineRule="auto"/>
      <w:outlineLvl w:val="4"/>
      <w:pPrChange w:id="2" w:author="Luccas Correa" w:date="2026-08-03T22:25:00Z">
        <w:pPr>
          <w:keepNext/>
          <w:keepLines/>
          <w:spacing w:before="80" w:after="40"/>
          <w:outlineLvl w:val="4"/>
        </w:pPr>
      </w:pPrChange>
    </w:pPr>
    <w:rPr>
      <w:rFonts w:asciiTheme="minorHAnsi" w:eastAsiaTheme="majorEastAsia" w:hAnsiTheme="minorHAnsi" w:cstheme="majorBidi"/>
      <w:color w:val="0F4761" w:themeColor="accent1" w:themeShade="BF"/>
      <w:rPrChange w:id="2" w:author="Luccas Correa" w:date="2026-08-03T22:25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4ACB"/>
    <w:pPr>
      <w:keepNext/>
      <w:keepLines/>
      <w:spacing w:before="40" w:line="278" w:lineRule="auto"/>
      <w:outlineLvl w:val="5"/>
      <w:pPrChange w:id="3" w:author="Luccas Correa" w:date="2026-08-03T22:25:00Z">
        <w:pPr>
          <w:keepNext/>
          <w:keepLines/>
          <w:spacing w:before="40"/>
          <w:outlineLvl w:val="5"/>
        </w:pPr>
      </w:pPrChange>
    </w:pPr>
    <w:rPr>
      <w:rFonts w:asciiTheme="minorHAnsi" w:eastAsiaTheme="majorEastAsia" w:hAnsiTheme="minorHAnsi" w:cstheme="majorBidi"/>
      <w:i/>
      <w:iCs/>
      <w:color w:val="595959" w:themeColor="text1" w:themeTint="A6"/>
      <w:rPrChange w:id="3" w:author="Luccas Correa" w:date="2026-08-03T22:25:00Z">
        <w:rPr>
          <w:rFonts w:asciiTheme="minorHAnsi" w:eastAsiaTheme="majorEastAsia" w:hAnsiTheme="minorHAnsi" w:cstheme="majorBidi"/>
          <w:i/>
          <w:iCs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4ACB"/>
    <w:pPr>
      <w:keepNext/>
      <w:keepLines/>
      <w:spacing w:before="40" w:line="278" w:lineRule="auto"/>
      <w:outlineLvl w:val="6"/>
      <w:pPrChange w:id="4" w:author="Luccas Correa" w:date="2026-08-03T22:25:00Z">
        <w:pPr>
          <w:keepNext/>
          <w:keepLines/>
          <w:spacing w:before="40"/>
          <w:outlineLvl w:val="6"/>
        </w:pPr>
      </w:pPrChange>
    </w:pPr>
    <w:rPr>
      <w:rFonts w:asciiTheme="minorHAnsi" w:eastAsiaTheme="majorEastAsia" w:hAnsiTheme="minorHAnsi" w:cstheme="majorBidi"/>
      <w:color w:val="595959" w:themeColor="text1" w:themeTint="A6"/>
      <w:rPrChange w:id="4" w:author="Luccas Correa" w:date="2026-08-03T22:25:00Z">
        <w:rPr>
          <w:rFonts w:asciiTheme="minorHAnsi" w:eastAsiaTheme="majorEastAsia" w:hAnsiTheme="minorHAnsi" w:cstheme="majorBidi"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4ACB"/>
    <w:pPr>
      <w:keepNext/>
      <w:keepLines/>
      <w:spacing w:line="278" w:lineRule="auto"/>
      <w:outlineLvl w:val="7"/>
      <w:pPrChange w:id="5" w:author="Luccas Correa" w:date="2026-08-03T22:25:00Z">
        <w:pPr>
          <w:keepNext/>
          <w:keepLines/>
          <w:outlineLvl w:val="7"/>
        </w:pPr>
      </w:pPrChange>
    </w:pPr>
    <w:rPr>
      <w:rFonts w:asciiTheme="minorHAnsi" w:eastAsiaTheme="majorEastAsia" w:hAnsiTheme="minorHAnsi" w:cstheme="majorBidi"/>
      <w:i/>
      <w:iCs/>
      <w:color w:val="272727" w:themeColor="text1" w:themeTint="D8"/>
      <w:rPrChange w:id="5" w:author="Luccas Correa" w:date="2026-08-03T22:25:00Z">
        <w:rPr>
          <w:rFonts w:asciiTheme="minorHAnsi" w:eastAsiaTheme="majorEastAsia" w:hAnsiTheme="minorHAnsi" w:cstheme="majorBidi"/>
          <w:i/>
          <w:iCs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4ACB"/>
    <w:pPr>
      <w:keepNext/>
      <w:keepLines/>
      <w:spacing w:line="278" w:lineRule="auto"/>
      <w:outlineLvl w:val="8"/>
      <w:pPrChange w:id="6" w:author="Luccas Correa" w:date="2026-08-03T22:25:00Z">
        <w:pPr>
          <w:keepNext/>
          <w:keepLines/>
          <w:outlineLvl w:val="8"/>
        </w:pPr>
      </w:pPrChange>
    </w:pPr>
    <w:rPr>
      <w:rFonts w:asciiTheme="minorHAnsi" w:eastAsiaTheme="majorEastAsia" w:hAnsiTheme="minorHAnsi" w:cstheme="majorBidi"/>
      <w:color w:val="272727" w:themeColor="text1" w:themeTint="D8"/>
      <w:rPrChange w:id="6" w:author="Luccas Correa" w:date="2026-08-03T22:25:00Z">
        <w:rPr>
          <w:rFonts w:asciiTheme="minorHAnsi" w:eastAsiaTheme="majorEastAsia" w:hAnsiTheme="minorHAnsi" w:cstheme="majorBidi"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15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15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155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155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155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155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155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155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155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4ACB"/>
    <w:pPr>
      <w:spacing w:after="80"/>
      <w:contextualSpacing/>
      <w:pPrChange w:id="7" w:author="Luccas Correa" w:date="2026-08-03T22:25:00Z">
        <w:pPr>
          <w:spacing w:after="80"/>
          <w:contextualSpacing/>
        </w:pPr>
      </w:pPrChange>
    </w:pPr>
    <w:rPr>
      <w:rFonts w:asciiTheme="majorHAnsi" w:eastAsiaTheme="majorEastAsia" w:hAnsiTheme="majorHAnsi" w:cstheme="majorBidi"/>
      <w:spacing w:val="-10"/>
      <w:kern w:val="28"/>
      <w:sz w:val="56"/>
      <w:szCs w:val="56"/>
      <w:rPrChange w:id="7" w:author="Luccas Correa" w:date="2026-08-03T22:25:00Z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US" w:eastAsia="en-US" w:bidi="ar-SA"/>
          <w14:ligatures w14:val="standardContextual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4515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4ACB"/>
    <w:pPr>
      <w:numPr>
        <w:ilvl w:val="1"/>
      </w:numPr>
      <w:spacing w:after="160" w:line="278" w:lineRule="auto"/>
      <w:pPrChange w:id="8" w:author="Luccas Correa" w:date="2026-08-03T22:25:00Z">
        <w:pPr>
          <w:numPr>
            <w:ilvl w:val="1"/>
          </w:numPr>
          <w:spacing w:after="160"/>
        </w:pPr>
      </w:pPrChange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rPrChange w:id="8" w:author="Luccas Correa" w:date="2026-08-03T22:25:00Z">
        <w:rPr>
          <w:rFonts w:asciiTheme="minorHAnsi" w:eastAsiaTheme="majorEastAsia" w:hAnsiTheme="minorHAnsi" w:cstheme="majorBidi"/>
          <w:color w:val="595959" w:themeColor="text1" w:themeTint="A6"/>
          <w:spacing w:val="15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45155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4ACB"/>
    <w:pPr>
      <w:spacing w:before="160" w:after="160" w:line="278" w:lineRule="auto"/>
      <w:jc w:val="center"/>
      <w:pPrChange w:id="9" w:author="Luccas Correa" w:date="2026-08-03T22:25:00Z">
        <w:pPr>
          <w:spacing w:before="160" w:after="160"/>
          <w:jc w:val="center"/>
        </w:pPr>
      </w:pPrChange>
    </w:pPr>
    <w:rPr>
      <w:rFonts w:asciiTheme="minorHAnsi" w:hAnsiTheme="minorHAnsi" w:cstheme="minorBidi"/>
      <w:i/>
      <w:iCs/>
      <w:color w:val="404040" w:themeColor="text1" w:themeTint="BF"/>
      <w:rPrChange w:id="9" w:author="Luccas Correa" w:date="2026-08-03T22:25:00Z">
        <w:rPr>
          <w:rFonts w:ascii="Arial" w:eastAsiaTheme="minorHAnsi" w:hAnsi="Arial" w:cs="Times New Roman (Body CS)"/>
          <w:i/>
          <w:iCs/>
          <w:color w:val="404040" w:themeColor="text1" w:themeTint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45155D"/>
    <w:rPr>
      <w:rFonts w:asciiTheme="minorHAnsi" w:hAnsiTheme="minorHAnsi" w:cstheme="minorBidi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15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15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15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15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155D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45155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5155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5155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5155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5155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Arthur Souza Rodrigues</cp:lastModifiedBy>
  <cp:revision>1</cp:revision>
  <dcterms:created xsi:type="dcterms:W3CDTF">2025-02-13T03:47:00Z</dcterms:created>
  <dcterms:modified xsi:type="dcterms:W3CDTF">2026-08-04T02:25:00Z</dcterms:modified>
</cp:coreProperties>
</file>