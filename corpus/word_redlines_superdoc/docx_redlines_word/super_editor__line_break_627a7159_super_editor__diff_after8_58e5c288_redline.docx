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CEC9" w14:textId="4772EADD" w:rsidR="004F60CB" w:rsidRDefault="004F60CB">
      <w:pPr>
        <w:rPr>
          <w:ins w:id="16" w:author="Luccas Correa" w:date="2026-08-03T22:25:00Z" w16du:dateUtc="2026-08-04T02:25:00Z"/>
        </w:rPr>
      </w:pPr>
      <w:bookmarkStart w:id="17" w:name="_75sitbcayepo" w:colFirst="0" w:colLast="0"/>
      <w:bookmarkEnd w:id="17"/>
      <w:ins w:id="18" w:author="Luccas Correa" w:date="2026-08-03T22:25:00Z" w16du:dateUtc="2026-08-04T02:25:00Z">
        <w:r>
          <w:t xml:space="preserve">Here’s some text. It has a </w:t>
        </w:r>
        <w:commentRangeStart w:id="19"/>
        <w:r>
          <w:t>comment</w:t>
        </w:r>
        <w:commentRangeEnd w:id="19"/>
        <w:r>
          <w:rPr>
            <w:rStyle w:val="CommentReference"/>
            <w:sz w:val="24"/>
            <w:szCs w:val="24"/>
          </w:rPr>
          <w:commentReference w:id="19"/>
        </w:r>
        <w:r>
          <w:t>.</w:t>
        </w:r>
      </w:ins>
    </w:p>
    <w:p w14:paraId="1660D70F" w14:textId="77777777" w:rsidR="00A46882" w:rsidRDefault="004F60CB" w:rsidP="00A46882">
      <w:pPr>
        <w:pStyle w:val="Heading1"/>
        <w:keepNext w:val="0"/>
        <w:keepLines w:val="0"/>
        <w:spacing w:before="480"/>
        <w:rPr>
          <w:del w:id="20" w:author="Luccas Correa" w:date="2026-08-03T22:25:00Z" w16du:dateUtc="2026-08-04T02:25:00Z"/>
          <w:b/>
          <w:sz w:val="46"/>
          <w:szCs w:val="46"/>
        </w:rPr>
      </w:pPr>
      <w:ins w:id="21" w:author="Luccas Correa" w:date="2026-08-03T22:25:00Z" w16du:dateUtc="2026-08-04T02:25:00Z">
        <w:r>
          <w:t xml:space="preserve">I will </w:t>
        </w:r>
        <w:commentRangeStart w:id="22"/>
        <w:r>
          <w:t xml:space="preserve">add a comment </w:t>
        </w:r>
        <w:commentRangeEnd w:id="22"/>
        <w:r w:rsidR="00FD36A5">
          <w:rPr>
            <w:rStyle w:val="CommentReference"/>
            <w:sz w:val="40"/>
            <w:szCs w:val="40"/>
          </w:rPr>
          <w:commentReference w:id="22"/>
        </w:r>
        <w:r>
          <w:t>to this one.</w:t>
        </w:r>
      </w:ins>
      <w:del w:id="23" w:author="Luccas Correa" w:date="2026-08-03T22:25:00Z" w16du:dateUtc="2026-08-04T02:25:00Z">
        <w:r w:rsidR="00A46882">
          <w:rPr>
            <w:b/>
            <w:sz w:val="46"/>
            <w:szCs w:val="46"/>
          </w:rPr>
          <w:delText>ANNUAL BUSINESS MANAGEMENT REPORT</w:delText>
        </w:r>
      </w:del>
    </w:p>
    <w:p w14:paraId="1C270DC7" w14:textId="77777777" w:rsidR="00A46882" w:rsidRDefault="00A46882" w:rsidP="00A46882">
      <w:pPr>
        <w:pStyle w:val="Heading2"/>
        <w:keepNext w:val="0"/>
        <w:keepLines w:val="0"/>
        <w:rPr>
          <w:del w:id="24" w:author="Luccas Correa" w:date="2026-08-03T22:25:00Z" w16du:dateUtc="2026-08-04T02:25:00Z"/>
          <w:b/>
          <w:sz w:val="34"/>
          <w:szCs w:val="34"/>
        </w:rPr>
      </w:pPr>
      <w:bookmarkStart w:id="25" w:name="_u4bop7n1461" w:colFirst="0" w:colLast="0"/>
      <w:bookmarkEnd w:id="25"/>
      <w:del w:id="26" w:author="Luccas Correa" w:date="2026-08-03T22:25:00Z" w16du:dateUtc="2026-08-04T02:25:00Z">
        <w:r>
          <w:rPr>
            <w:b/>
            <w:sz w:val="34"/>
            <w:szCs w:val="34"/>
          </w:rPr>
          <w:delText>Comprehensive Results Analysis 2024</w:delText>
        </w:r>
      </w:del>
    </w:p>
    <w:p w14:paraId="21484F08" w14:textId="77777777" w:rsidR="00A46882" w:rsidRDefault="00A46882" w:rsidP="00A46882">
      <w:pPr>
        <w:spacing w:before="240" w:after="240"/>
        <w:rPr>
          <w:del w:id="27" w:author="Luccas Correa" w:date="2026-08-03T22:25:00Z" w16du:dateUtc="2026-08-04T02:25:00Z"/>
          <w:b/>
          <w:i/>
        </w:rPr>
      </w:pPr>
      <w:del w:id="28" w:author="Luccas Correa" w:date="2026-08-03T22:25:00Z" w16du:dateUtc="2026-08-04T02:25:00Z">
        <w:r>
          <w:rPr>
            <w:b/>
          </w:rPr>
          <w:delText>Confidential Document</w:delText>
        </w:r>
        <w:r>
          <w:rPr>
            <w:b/>
          </w:rPr>
          <w:br/>
        </w:r>
        <w:r>
          <w:rPr>
            <w:i/>
          </w:rPr>
          <w:delText>Prepared by: Strategic Analysis Department</w:delText>
        </w:r>
        <w:r>
          <w:rPr>
            <w:i/>
          </w:rPr>
          <w:br/>
        </w:r>
        <w:r>
          <w:rPr>
            <w:b/>
            <w:i/>
          </w:rPr>
          <w:delText>Date: March 15, 2025</w:delText>
        </w:r>
      </w:del>
    </w:p>
    <w:p w14:paraId="6E0CA12C" w14:textId="77777777" w:rsidR="00A46882" w:rsidRDefault="00B5031D" w:rsidP="00A46882">
      <w:pPr>
        <w:rPr>
          <w:del w:id="29" w:author="Luccas Correa" w:date="2026-08-03T22:25:00Z" w16du:dateUtc="2026-08-04T02:25:00Z"/>
        </w:rPr>
      </w:pPr>
      <w:del w:id="30" w:author="Luccas Correa" w:date="2026-08-03T22:25:00Z" w16du:dateUtc="2026-08-04T02:25:00Z">
        <w:r>
          <w:rPr>
            <w:noProof/>
          </w:rPr>
          <w:pict w14:anchorId="2F0D1F6B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759008D2" w14:textId="77777777" w:rsidR="00A46882" w:rsidRDefault="00A46882" w:rsidP="00A46882">
      <w:pPr>
        <w:pStyle w:val="Heading2"/>
        <w:keepNext w:val="0"/>
        <w:keepLines w:val="0"/>
        <w:rPr>
          <w:del w:id="31" w:author="Luccas Correa" w:date="2026-08-03T22:25:00Z" w16du:dateUtc="2026-08-04T02:25:00Z"/>
          <w:b/>
          <w:sz w:val="34"/>
          <w:szCs w:val="34"/>
        </w:rPr>
      </w:pPr>
      <w:bookmarkStart w:id="32" w:name="_35grzma27iip" w:colFirst="0" w:colLast="0"/>
      <w:bookmarkEnd w:id="32"/>
      <w:del w:id="33" w:author="Luccas Correa" w:date="2026-08-03T22:25:00Z" w16du:dateUtc="2026-08-04T02:25:00Z">
        <w:r>
          <w:rPr>
            <w:b/>
            <w:sz w:val="34"/>
            <w:szCs w:val="34"/>
          </w:rPr>
          <w:delText>1. EXECUTIVE SUMMARY</w:delText>
        </w:r>
      </w:del>
    </w:p>
    <w:p w14:paraId="31AF5999" w14:textId="77777777" w:rsidR="00A46882" w:rsidRDefault="00A46882" w:rsidP="00A46882">
      <w:pPr>
        <w:spacing w:before="240" w:after="240"/>
        <w:rPr>
          <w:del w:id="34" w:author="Luccas Correa" w:date="2026-08-03T22:25:00Z" w16du:dateUtc="2026-08-04T02:25:00Z"/>
        </w:rPr>
      </w:pPr>
      <w:del w:id="35" w:author="Luccas Correa" w:date="2026-08-03T22:25:00Z" w16du:dateUtc="2026-08-04T02:25:00Z">
        <w:r>
          <w:delText xml:space="preserve">This document presents a </w:delText>
        </w:r>
        <w:r>
          <w:rPr>
            <w:b/>
          </w:rPr>
          <w:delText>comprehensive analysis</w:delText>
        </w:r>
        <w:r>
          <w:delText xml:space="preserve"> of the results obtained during the 2024 fiscal period. The data included reflects performance across multiple operational and strategic areas of the organization.</w:delText>
        </w:r>
      </w:del>
    </w:p>
    <w:p w14:paraId="0C4F866D" w14:textId="53B69BE0" w:rsidR="009826C0" w:rsidRPr="00922064" w:rsidRDefault="009826C0" w:rsidP="00922064"/>
    <w:sectPr w:rsidR="009826C0" w:rsidRPr="00922064">
      <w:pgSz w:w="12240" w:h="15840"/>
      <w:pgMar w:top="1440" w:right="1440" w:bottom="1440" w:left="1440" w:header="708" w:footer="708" w:gutter="0"/>
      <w:cols w:space="708"/>
      <w:docGrid w:linePitch="360"/>
      <w:sectPrChange w:id="36" w:author="Luccas Correa" w:date="2026-08-03T22:25:00Z" w16du:dateUtc="2026-08-04T02:25:00Z">
        <w:sectPr w:rsidR="009826C0" w:rsidRPr="00922064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9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  <w:comment w:id="22" w:author="Luccas Correa" w:date="2025-12-31T09:30:00Z" w:initials="LC">
    <w:p w14:paraId="069422BD" w14:textId="77777777" w:rsidR="00FD36A5" w:rsidRDefault="00FD36A5" w:rsidP="00FD36A5">
      <w:r>
        <w:rPr>
          <w:rStyle w:val="CommentReference"/>
        </w:rPr>
        <w:annotationRef/>
      </w:r>
      <w:r>
        <w:rPr>
          <w:sz w:val="20"/>
          <w:szCs w:val="20"/>
        </w:rPr>
        <w:t>New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1"/>
  <w15:commentEx w15:paraId="069422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D5D86" w16cex:dateUtc="2025-12-31T12:29:00Z"/>
  <w16cex:commentExtensible w16cex:durableId="2645084D" w16cex:dateUtc="2025-12-31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1DD5D86"/>
  <w16cid:commentId w16cid:paraId="069422BD" w16cid:durableId="264508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36"/>
    <w:rsid w:val="00096AA2"/>
    <w:rsid w:val="00244731"/>
    <w:rsid w:val="004E0F25"/>
    <w:rsid w:val="004F60CB"/>
    <w:rsid w:val="00524058"/>
    <w:rsid w:val="00593C30"/>
    <w:rsid w:val="005B09FE"/>
    <w:rsid w:val="006E4C60"/>
    <w:rsid w:val="0088030C"/>
    <w:rsid w:val="008854A6"/>
    <w:rsid w:val="00922064"/>
    <w:rsid w:val="009826C0"/>
    <w:rsid w:val="00A16521"/>
    <w:rsid w:val="00A46882"/>
    <w:rsid w:val="00A60AFF"/>
    <w:rsid w:val="00B5031D"/>
    <w:rsid w:val="00C90A36"/>
    <w:rsid w:val="00CA26D4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449D"/>
  <w15:chartTrackingRefBased/>
  <w15:docId w15:val="{D7CBE2BB-990D-EE49-93C2-7BB8346E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Luccas Correa" w:date="2026-08-03T22:25:00Z">
        <w:pPr>
          <w:spacing w:line="276" w:lineRule="auto"/>
        </w:pPr>
      </w:pPrChange>
    </w:pPr>
    <w:rPr>
      <w:rPrChange w:id="0" w:author="Luccas Correa" w:date="2026-08-03T22:25:00Z">
        <w:rPr>
          <w:rFonts w:ascii="Arial" w:eastAsia="Arial" w:hAnsi="Arial" w:cs="Arial"/>
          <w:sz w:val="22"/>
          <w:szCs w:val="22"/>
          <w:lang w:val="e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/>
      <w:outlineLvl w:val="0"/>
      <w:pPrChange w:id="1" w:author="Luccas Correa" w:date="2026-08-03T22:25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Luccas Correa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  <w:pPrChange w:id="2" w:author="Luccas Correa" w:date="2026-08-03T22:25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Luccas Correa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/>
      <w:outlineLvl w:val="2"/>
      <w:pPrChange w:id="3" w:author="Luccas Correa" w:date="2026-08-03T22:25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3" w:author="Luccas Correa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/>
      <w:outlineLvl w:val="3"/>
      <w:pPrChange w:id="4" w:author="Luccas Correa" w:date="2026-08-03T22:25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4" w:author="Luccas Correa" w:date="2026-08-03T22:2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/>
      <w:outlineLvl w:val="4"/>
      <w:pPrChange w:id="5" w:author="Luccas Correa" w:date="2026-08-03T22:25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5" w:author="Luccas Correa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/>
      <w:outlineLvl w:val="5"/>
      <w:pPrChange w:id="6" w:author="Luccas Correa" w:date="2026-08-03T22:25:00Z">
        <w:pPr>
          <w:keepNext/>
          <w:keepLines/>
          <w:spacing w:before="40" w:after="16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Luccas Correa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  <w:pPrChange w:id="7" w:author="Luccas Correa" w:date="2026-08-03T22:25:00Z">
        <w:pPr>
          <w:keepNext/>
          <w:keepLines/>
          <w:spacing w:before="40" w:after="16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Luccas Correa" w:date="2026-08-03T22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  <w:pPrChange w:id="8" w:author="Luccas Correa" w:date="2026-08-03T22:25:00Z">
        <w:pPr>
          <w:keepNext/>
          <w:keepLines/>
          <w:spacing w:after="160"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Luccas Correa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  <w:pPrChange w:id="9" w:author="Luccas Correa" w:date="2026-08-03T22:25:00Z">
        <w:pPr>
          <w:keepNext/>
          <w:keepLines/>
          <w:spacing w:after="160"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Luccas Correa" w:date="2026-08-03T22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  <w:pPrChange w:id="10" w:author="Luccas Correa" w:date="2026-08-03T22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Luccas Correa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90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  <w:pPrChange w:id="11" w:author="Luccas Correa" w:date="2026-08-03T22:25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Luccas Correa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90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  <w:pPrChange w:id="12" w:author="Luccas Correa" w:date="2026-08-03T22:25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12" w:author="Luccas Correa" w:date="2026-08-03T22:2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90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  <w:pPrChange w:id="13" w:author="Luccas Correa" w:date="2026-08-03T22:25:00Z">
        <w:pPr>
          <w:spacing w:after="160" w:line="278" w:lineRule="auto"/>
          <w:ind w:left="720"/>
          <w:contextualSpacing/>
        </w:pPr>
      </w:pPrChange>
    </w:pPr>
    <w:rPr>
      <w:rPrChange w:id="13" w:author="Luccas Correa" w:date="2026-08-03T22:2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C90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4" w:author="Luccas Correa" w:date="2026-08-03T22:25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0F4761" w:themeColor="accent1" w:themeShade="BF"/>
      <w:rPrChange w:id="14" w:author="Luccas Correa" w:date="2026-08-03T22:25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A3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93C3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93C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  <w:pPrChange w:id="15" w:author="Luccas Correa" w:date="2026-08-03T22:25:00Z">
        <w:pPr>
          <w:spacing w:after="160"/>
        </w:pPr>
      </w:pPrChange>
    </w:pPr>
    <w:rPr>
      <w:sz w:val="20"/>
      <w:szCs w:val="20"/>
      <w:rPrChange w:id="15" w:author="Luccas Correa" w:date="2026-08-03T22:25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93C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C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C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Palmer</dc:creator>
  <cp:keywords/>
  <dc:description/>
  <cp:lastModifiedBy>Arthur Souza Rodrigues</cp:lastModifiedBy>
  <cp:revision>1</cp:revision>
  <dcterms:created xsi:type="dcterms:W3CDTF">2025-08-20T06:52:00Z</dcterms:created>
  <dcterms:modified xsi:type="dcterms:W3CDTF">2026-08-04T02:25:00Z</dcterms:modified>
</cp:coreProperties>
</file>