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62D2" w14:textId="69FA39DC" w:rsidR="00AA6D4A" w:rsidRDefault="007523AB">
      <w:pPr>
        <w:rPr>
          <w:ins w:id="15" w:author="Elliot Burton" w:date="2026-08-03T22:24:00Z" w16du:dateUtc="2026-08-04T02:24:00Z"/>
        </w:rPr>
      </w:pPr>
      <w:ins w:id="16" w:author="Elliot Burton" w:date="2026-08-03T22:24:00Z" w16du:dateUtc="2026-08-04T02:24:00Z">
        <w:r>
          <w:t>Table with left indent 1”</w:t>
        </w:r>
      </w:ins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rPr>
          <w:ins w:id="17" w:author="Elliot Burton" w:date="2026-08-03T22:24:00Z" w16du:dateUtc="2026-08-04T02:24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ins w:id="18" w:author="Elliot Burton" w:date="2026-08-03T22:24:00Z" w16du:dateUtc="2026-08-04T02:24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ins w:id="19" w:author="Elliot Burton" w:date="2026-08-03T22:24:00Z" w16du:dateUtc="2026-08-04T02:24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ins w:id="20" w:author="Elliot Burton" w:date="2026-08-03T22:24:00Z" w16du:dateUtc="2026-08-04T02:24:00Z"/>
              </w:rPr>
            </w:pPr>
          </w:p>
        </w:tc>
      </w:tr>
      <w:tr w:rsidR="007523AB" w14:paraId="26E07C29" w14:textId="77777777" w:rsidTr="007523AB">
        <w:trPr>
          <w:ins w:id="21" w:author="Elliot Burton" w:date="2026-08-03T22:24:00Z" w16du:dateUtc="2026-08-04T02:24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ins w:id="22" w:author="Elliot Burton" w:date="2026-08-03T22:24:00Z" w16du:dateUtc="2026-08-04T02:24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ins w:id="23" w:author="Elliot Burton" w:date="2026-08-03T22:24:00Z" w16du:dateUtc="2026-08-04T02:24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ins w:id="24" w:author="Elliot Burton" w:date="2026-08-03T22:24:00Z" w16du:dateUtc="2026-08-04T02:24:00Z"/>
              </w:rPr>
            </w:pPr>
          </w:p>
        </w:tc>
      </w:tr>
    </w:tbl>
    <w:p w14:paraId="45BEBAB2" w14:textId="77777777" w:rsidR="007523AB" w:rsidRDefault="007523AB">
      <w:pPr>
        <w:rPr>
          <w:ins w:id="25" w:author="Elliot Burton" w:date="2026-08-03T22:24:00Z" w16du:dateUtc="2026-08-04T02:24:00Z"/>
        </w:rPr>
      </w:pPr>
    </w:p>
    <w:p w14:paraId="2C60F655" w14:textId="77777777" w:rsidR="007523AB" w:rsidRDefault="007523AB">
      <w:pPr>
        <w:rPr>
          <w:ins w:id="26" w:author="Elliot Burton" w:date="2026-08-03T22:24:00Z" w16du:dateUtc="2026-08-04T02:24:00Z"/>
        </w:rPr>
      </w:pPr>
    </w:p>
    <w:p w14:paraId="360CD8D0" w14:textId="04778A4E" w:rsidR="007523AB" w:rsidRDefault="007523AB">
      <w:pPr>
        <w:rPr>
          <w:ins w:id="27" w:author="Elliot Burton" w:date="2026-08-03T22:24:00Z" w16du:dateUtc="2026-08-04T02:24:00Z"/>
        </w:rPr>
      </w:pPr>
      <w:ins w:id="28" w:author="Elliot Burton" w:date="2026-08-03T22:24:00Z" w16du:dateUtc="2026-08-04T02:24:00Z">
        <w:r>
          <w:t>Table with no left indent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ins w:id="29" w:author="Elliot Burton" w:date="2026-08-03T22:24:00Z" w16du:dateUtc="2026-08-04T02:24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ins w:id="30" w:author="Elliot Burton" w:date="2026-08-03T22:24:00Z" w16du:dateUtc="2026-08-04T02:24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ins w:id="31" w:author="Elliot Burton" w:date="2026-08-03T22:24:00Z" w16du:dateUtc="2026-08-04T02:24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ins w:id="32" w:author="Elliot Burton" w:date="2026-08-03T22:24:00Z" w16du:dateUtc="2026-08-04T02:24:00Z"/>
              </w:rPr>
            </w:pPr>
          </w:p>
        </w:tc>
      </w:tr>
      <w:tr w:rsidR="007523AB" w14:paraId="2E703C72" w14:textId="77777777" w:rsidTr="007523AB">
        <w:trPr>
          <w:ins w:id="33" w:author="Elliot Burton" w:date="2026-08-03T22:24:00Z" w16du:dateUtc="2026-08-04T02:24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ins w:id="34" w:author="Elliot Burton" w:date="2026-08-03T22:24:00Z" w16du:dateUtc="2026-08-04T02:24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ins w:id="35" w:author="Elliot Burton" w:date="2026-08-03T22:24:00Z" w16du:dateUtc="2026-08-04T02:24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ins w:id="36" w:author="Elliot Burton" w:date="2026-08-03T22:24:00Z" w16du:dateUtc="2026-08-04T02:24:00Z"/>
              </w:rPr>
            </w:pPr>
          </w:p>
        </w:tc>
      </w:tr>
    </w:tbl>
    <w:p w14:paraId="670B0FD4" w14:textId="02E56ABC" w:rsidR="00C80F43" w:rsidRDefault="00C80F43">
      <w:pPr>
        <w:rPr>
          <w:del w:id="37" w:author="Elliot Burton" w:date="2026-08-03T22:24:00Z" w16du:dateUtc="2026-08-04T02:24:00Z"/>
        </w:rPr>
      </w:pPr>
      <w:del w:id="38" w:author="Elliot Burton" w:date="2026-08-03T22:24:00Z" w16du:dateUtc="2026-08-04T02:24:00Z">
        <w:r>
          <w:delText>Page 1</w:delText>
        </w:r>
      </w:del>
    </w:p>
    <w:p w14:paraId="363C6EBC" w14:textId="77777777" w:rsidR="00C80F43" w:rsidRDefault="00C80F43">
      <w:pPr>
        <w:rPr>
          <w:del w:id="39" w:author="Elliot Burton" w:date="2026-08-03T22:24:00Z" w16du:dateUtc="2026-08-04T02:24:00Z"/>
        </w:rPr>
      </w:pPr>
      <w:del w:id="40" w:author="Elliot Burton" w:date="2026-08-03T22:24:00Z" w16du:dateUtc="2026-08-04T02:24:00Z">
        <w:r>
          <w:br w:type="page"/>
        </w:r>
      </w:del>
    </w:p>
    <w:p w14:paraId="57EEE574" w14:textId="05030C65" w:rsidR="003C58BC" w:rsidRDefault="00C80F43">
      <w:del w:id="41" w:author="Elliot Burton" w:date="2026-08-03T22:24:00Z" w16du:dateUtc="2026-08-04T02:24:00Z">
        <w:r>
          <w:delText>Page 2</w:delText>
        </w:r>
      </w:del>
    </w:p>
    <w:sectPr w:rsidR="003C58BC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C4605" w14:textId="77777777" w:rsidR="00391CE5" w:rsidRDefault="00391CE5" w:rsidP="00284297">
      <w:pPr>
        <w:pPrChange w:id="13" w:author="Elliot Burton" w:date="2026-08-03T22:24:00Z" w16du:dateUtc="2026-08-04T02:24:00Z">
          <w:pPr/>
        </w:pPrChange>
      </w:pPr>
      <w:r>
        <w:separator/>
      </w:r>
    </w:p>
  </w:endnote>
  <w:endnote w:type="continuationSeparator" w:id="0">
    <w:p w14:paraId="60D8F461" w14:textId="77777777" w:rsidR="00391CE5" w:rsidRDefault="00391CE5" w:rsidP="00284297">
      <w:pPr>
        <w:pPrChange w:id="14" w:author="Elliot Burton" w:date="2026-08-03T22:24:00Z" w16du:dateUtc="2026-08-04T02:2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3E4DF3" w14:textId="76A9B8D9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del w:id="43" w:author="Elliot Burton" w:date="2026-08-03T22:24:00Z" w16du:dateUtc="2026-08-04T02:24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30F29ED1" w14:textId="77777777" w:rsidR="00C80F43" w:rsidRDefault="00C80F43">
    <w:pPr>
      <w:pStyle w:val="PageNumber"/>
      <w:pPrChange w:id="44" w:author="Elliot Burton" w:date="2026-08-03T22:24:00Z" w16du:dateUtc="2026-08-04T02:24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E31E8B" w14:textId="749260CE" w:rsidR="00C80F43" w:rsidRDefault="00C80F43" w:rsidP="00351B5C">
        <w:pPr>
          <w:pStyle w:val="Footer"/>
          <w:framePr w:wrap="none" w:vAnchor="text" w:hAnchor="margin" w:xAlign="right" w:y="1"/>
          <w:rPr>
            <w:del w:id="45" w:author="Elliot Burton" w:date="2026-08-03T22:24:00Z" w16du:dateUtc="2026-08-04T02:24:00Z"/>
            <w:rStyle w:val="PageNumber"/>
          </w:rPr>
        </w:pPr>
        <w:del w:id="46" w:author="Elliot Burton" w:date="2026-08-03T22:24:00Z" w16du:dateUtc="2026-08-04T02:24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78B0012" w14:textId="33E7D95D" w:rsidR="00C80F43" w:rsidRDefault="00C80F43">
    <w:pPr>
      <w:pStyle w:val="PageNumber"/>
      <w:pPrChange w:id="47" w:author="Elliot Burton" w:date="2026-08-03T22:24:00Z" w16du:dateUtc="2026-08-04T02:24:00Z">
        <w:pPr>
          <w:pStyle w:val="Footer"/>
          <w:ind w:right="360"/>
        </w:pPr>
      </w:pPrChange>
    </w:pPr>
    <w:del w:id="48" w:author="Elliot Burton" w:date="2026-08-03T22:24:00Z" w16du:dateUtc="2026-08-04T02:24:00Z">
      <w:r>
        <w:delText>Footer – right side page num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D833" w14:textId="77777777" w:rsidR="00391CE5" w:rsidRDefault="00391CE5" w:rsidP="00284297">
      <w:pPr>
        <w:pPrChange w:id="11" w:author="Elliot Burton" w:date="2026-08-03T22:24:00Z" w16du:dateUtc="2026-08-04T02:24:00Z">
          <w:pPr/>
        </w:pPrChange>
      </w:pPr>
      <w:r>
        <w:separator/>
      </w:r>
    </w:p>
  </w:footnote>
  <w:footnote w:type="continuationSeparator" w:id="0">
    <w:p w14:paraId="4A28EAA9" w14:textId="77777777" w:rsidR="00391CE5" w:rsidRDefault="00391CE5" w:rsidP="00284297">
      <w:pPr>
        <w:pPrChange w:id="12" w:author="Elliot Burton" w:date="2026-08-03T22:24:00Z" w16du:dateUtc="2026-08-04T02:2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19E8" w14:textId="77777777" w:rsidR="007D4F0F" w:rsidRDefault="007D4F0F">
    <w:pPr>
      <w:pStyle w:val="Footer"/>
      <w:pPrChange w:id="42" w:author="Elliot Burton" w:date="2026-08-03T22:24:00Z" w16du:dateUtc="2026-08-04T02:24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13590C"/>
    <w:rsid w:val="00284297"/>
    <w:rsid w:val="00360F1B"/>
    <w:rsid w:val="00391CE5"/>
    <w:rsid w:val="003C1D14"/>
    <w:rsid w:val="003C58BC"/>
    <w:rsid w:val="003E125A"/>
    <w:rsid w:val="005F58DF"/>
    <w:rsid w:val="007523AB"/>
    <w:rsid w:val="007D4F0F"/>
    <w:rsid w:val="007E0713"/>
    <w:rsid w:val="008C31CE"/>
    <w:rsid w:val="00931F1A"/>
    <w:rsid w:val="00AA6D4A"/>
    <w:rsid w:val="00B33473"/>
    <w:rsid w:val="00B76A40"/>
    <w:rsid w:val="00C80F43"/>
    <w:rsid w:val="00CF5EA7"/>
    <w:rsid w:val="00DE473F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 w:line="278" w:lineRule="auto"/>
      <w:outlineLvl w:val="2"/>
      <w:pPrChange w:id="0" w:author="Elliot Burton" w:date="2026-08-03T22:24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Elliot Burton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3"/>
      <w:pPrChange w:id="1" w:author="Elliot Burton" w:date="2026-08-03T22:24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Elliot Burton" w:date="2026-08-03T22:2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4"/>
      <w:pPrChange w:id="2" w:author="Elliot Burton" w:date="2026-08-03T22:24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Elliot Burton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line="278" w:lineRule="auto"/>
      <w:outlineLvl w:val="5"/>
      <w:pPrChange w:id="3" w:author="Elliot Burton" w:date="2026-08-03T22:24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Elliot Burton" w:date="2026-08-03T22:2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line="278" w:lineRule="auto"/>
      <w:outlineLvl w:val="6"/>
      <w:pPrChange w:id="4" w:author="Elliot Burton" w:date="2026-08-03T22:24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Elliot Burton" w:date="2026-08-03T22:2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line="278" w:lineRule="auto"/>
      <w:outlineLvl w:val="7"/>
      <w:pPrChange w:id="5" w:author="Elliot Burton" w:date="2026-08-03T22:24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Elliot Burton" w:date="2026-08-03T22:2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line="278" w:lineRule="auto"/>
      <w:outlineLvl w:val="8"/>
      <w:pPrChange w:id="6" w:author="Elliot Burton" w:date="2026-08-03T22:24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Elliot Burton" w:date="2026-08-03T22:2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/>
      <w:contextualSpacing/>
      <w:pPrChange w:id="7" w:author="Elliot Burton" w:date="2026-08-03T22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Elliot Burton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  <w:spacing w:after="160" w:line="278" w:lineRule="auto"/>
      <w:pPrChange w:id="8" w:author="Elliot Burton" w:date="2026-08-03T22:24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Elliot Burton" w:date="2026-08-03T22:2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 w:after="160" w:line="278" w:lineRule="auto"/>
      <w:jc w:val="center"/>
      <w:pPrChange w:id="9" w:author="Elliot Burton" w:date="2026-08-03T22:24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Elliot Burton" w:date="2026-08-03T22:2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  <w:style w:type="paragraph" w:customStyle="1" w:styleId="HeadingLeft">
    <w:name w:val="HeadingLeft"/>
    <w:basedOn w:val="Normal"/>
    <w:next w:val="Normal"/>
    <w:qFormat/>
    <w:rsid w:val="00CF5EA7"/>
    <w:pPr>
      <w:spacing w:after="160" w:line="278" w:lineRule="auto"/>
      <w:pPrChange w:id="10" w:author="Elliot Burton" w:date="2026-08-03T22:24:00Z">
        <w:pPr>
          <w:spacing w:after="160" w:line="278" w:lineRule="auto"/>
        </w:pPr>
      </w:pPrChange>
    </w:pPr>
    <w:rPr>
      <w:rFonts w:asciiTheme="minorHAnsi" w:hAnsiTheme="minorHAnsi" w:cstheme="minorBidi"/>
      <w:b/>
      <w:bCs/>
      <w:u w:val="single"/>
      <w:rPrChange w:id="10" w:author="Elliot Burton" w:date="2026-08-03T22:24:00Z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table" w:styleId="TableGrid">
    <w:name w:val="Table Grid"/>
    <w:basedOn w:val="TableNormal"/>
    <w:uiPriority w:val="39"/>
    <w:rsid w:val="007D4F0F"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2025-11-13T22:54:00Z</dcterms:created>
  <dcterms:modified xsi:type="dcterms:W3CDTF">2026-08-04T02:24:00Z</dcterms:modified>
</cp:coreProperties>
</file>