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17DF" w14:textId="77777777" w:rsidR="00804F0F" w:rsidRDefault="00E43CFE">
      <w:pPr>
        <w:rPr>
          <w:ins w:id="6" w:author="Comparison" w:date="2026-08-03T22:23:00Z" w16du:dateUtc="2026-08-04T02:23:00Z"/>
          <w:rFonts w:hint="eastAsia"/>
        </w:rPr>
      </w:pPr>
      <w:ins w:id="7" w:author="Comparison" w:date="2026-08-03T22:23:00Z" w16du:dateUtc="2026-08-04T02:23:00Z">
        <w:r>
          <w:rPr>
            <w:noProof/>
          </w:rPr>
          <mc:AlternateContent>
            <mc:Choice Requires="wps">
              <w:drawing>
                <wp:anchor distT="1270" distB="0" distL="1270" distR="635" simplePos="0" relativeHeight="251660288" behindDoc="0" locked="0" layoutInCell="1" allowOverlap="1">
                  <wp:simplePos x="0" y="0"/>
                  <wp:positionH relativeFrom="column">
                    <wp:posOffset>556260</wp:posOffset>
                  </wp:positionH>
                  <wp:positionV relativeFrom="paragraph">
                    <wp:posOffset>-284480</wp:posOffset>
                  </wp:positionV>
                  <wp:extent cx="634365" cy="634365"/>
                  <wp:effectExtent l="1270" t="1270" r="635" b="0"/>
                  <wp:wrapNone/>
                  <wp:docPr id="1" name="Shape 4"/>
                  <wp:cNvGraphicFramePr/>
                  <a:graphic xmlns:a="http://schemas.openxmlformats.org/drawingml/2006/main">
                    <a:graphicData uri="http://schemas.microsoft.com/office/word/2010/wordprocessingShape">
                      <wps:wsp>
                        <wps:cNvSpPr/>
                        <wps:spPr>
                          <a:xfrm>
                            <a:off x="0" y="0"/>
                            <a:ext cx="634320" cy="634320"/>
                          </a:xfrm>
                          <a:custGeom>
                            <a:avLst/>
                            <a:gdLst>
                              <a:gd name="textAreaLeft" fmla="*/ 41400 w 359640"/>
                              <a:gd name="textAreaRight" fmla="*/ 318240 w 359640"/>
                              <a:gd name="textAreaTop" fmla="*/ 58320 h 359640"/>
                              <a:gd name="textAreaBottom" fmla="*/ 174960 h 359640"/>
                            </a:gdLst>
                            <a:ahLst/>
                            <a:cxnLst/>
                            <a:rect l="textAreaLeft" t="textAreaTop" r="textAreaRight" b="textAreaBottom"/>
                            <a:pathLst>
                              <a:path w="21600" h="21600">
                                <a:moveTo>
                                  <a:pt x="10812" y="21594"/>
                                </a:moveTo>
                                <a:cubicBezTo>
                                  <a:pt x="10540" y="19423"/>
                                  <a:pt x="9746" y="16742"/>
                                  <a:pt x="7801" y="15040"/>
                                </a:cubicBezTo>
                                <a:cubicBezTo>
                                  <a:pt x="4560" y="12230"/>
                                  <a:pt x="2678" y="12550"/>
                                  <a:pt x="566" y="8804"/>
                                </a:cubicBezTo>
                                <a:cubicBezTo>
                                  <a:pt x="-605" y="6314"/>
                                  <a:pt x="-208" y="1952"/>
                                  <a:pt x="4142" y="313"/>
                                </a:cubicBezTo>
                                <a:cubicBezTo>
                                  <a:pt x="8616" y="-1006"/>
                                  <a:pt x="10394" y="2228"/>
                                  <a:pt x="10812" y="2888"/>
                                </a:cubicBezTo>
                                <a:cubicBezTo>
                                  <a:pt x="11230" y="2228"/>
                                  <a:pt x="12987" y="-1006"/>
                                  <a:pt x="17482" y="313"/>
                                </a:cubicBezTo>
                                <a:cubicBezTo>
                                  <a:pt x="21832" y="1952"/>
                                  <a:pt x="22208" y="6314"/>
                                  <a:pt x="21037" y="8804"/>
                                </a:cubicBezTo>
                                <a:cubicBezTo>
                                  <a:pt x="18925" y="12550"/>
                                  <a:pt x="17043" y="12230"/>
                                  <a:pt x="13802" y="15040"/>
                                </a:cubicBezTo>
                                <a:cubicBezTo>
                                  <a:pt x="11858" y="16742"/>
                                  <a:pt x="11063" y="19423"/>
                                  <a:pt x="10812" y="21594"/>
                                </a:cubicBezTo>
                                <a:close/>
                              </a:path>
                            </a:pathLst>
                          </a:custGeom>
                          <a:solidFill>
                            <a:srgbClr val="FF8000"/>
                          </a:solidFill>
                          <a:ln w="0">
                            <a:solidFill>
                              <a:srgbClr val="81D41A"/>
                            </a:solidFill>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ins>
    </w:p>
    <w:p w14:paraId="472B9702" w14:textId="77777777" w:rsidR="00804F0F" w:rsidRDefault="00804F0F">
      <w:pPr>
        <w:rPr>
          <w:ins w:id="8" w:author="Comparison" w:date="2026-08-03T22:23:00Z" w16du:dateUtc="2026-08-04T02:23:00Z"/>
          <w:rFonts w:hint="eastAsia"/>
        </w:rPr>
      </w:pPr>
    </w:p>
    <w:p w14:paraId="6E4D0F20" w14:textId="77777777" w:rsidR="00804F0F" w:rsidRDefault="00E43CFE">
      <w:pPr>
        <w:rPr>
          <w:ins w:id="9" w:author="Comparison" w:date="2026-08-03T22:23:00Z" w16du:dateUtc="2026-08-04T02:23:00Z"/>
          <w:rFonts w:hint="eastAsia"/>
        </w:rPr>
      </w:pPr>
      <w:ins w:id="10" w:author="Comparison" w:date="2026-08-03T22:23:00Z" w16du:dateUtc="2026-08-04T02:23:00Z">
        <w:r>
          <w:t>My test with some shapes.</w:t>
        </w:r>
      </w:ins>
    </w:p>
    <w:p w14:paraId="1D4A31F1" w14:textId="77777777" w:rsidR="00804F0F" w:rsidRDefault="00E43CFE">
      <w:pPr>
        <w:rPr>
          <w:ins w:id="11" w:author="Comparison" w:date="2026-08-03T22:23:00Z" w16du:dateUtc="2026-08-04T02:23:00Z"/>
          <w:rFonts w:hint="eastAsia"/>
        </w:rPr>
      </w:pPr>
      <w:ins w:id="12" w:author="Comparison" w:date="2026-08-03T22:23:00Z" w16du:dateUtc="2026-08-04T02:23:00Z">
        <w:r>
          <w:rPr>
            <w:noProof/>
          </w:rPr>
          <mc:AlternateContent>
            <mc:Choice Requires="wpg">
              <w:drawing>
                <wp:anchor distT="635" distB="635" distL="0" distR="635" simplePos="0" relativeHeight="251659264" behindDoc="0" locked="0" layoutInCell="0" allowOverlap="1">
                  <wp:simplePos x="0" y="0"/>
                  <wp:positionH relativeFrom="column">
                    <wp:posOffset>22860</wp:posOffset>
                  </wp:positionH>
                  <wp:positionV relativeFrom="paragraph">
                    <wp:posOffset>591185</wp:posOffset>
                  </wp:positionV>
                  <wp:extent cx="3466465" cy="1628775"/>
                  <wp:effectExtent l="635" t="1270" r="1270" b="1270"/>
                  <wp:wrapSquare wrapText="bothSides"/>
                  <wp:docPr id="2" name="DrawObject1"/>
                  <wp:cNvGraphicFramePr/>
                  <a:graphic xmlns:a="http://schemas.openxmlformats.org/drawingml/2006/main">
                    <a:graphicData uri="http://schemas.microsoft.com/office/word/2010/wordprocessingGroup">
                      <wpg:wgp>
                        <wpg:cNvGrpSpPr/>
                        <wpg:grpSpPr>
                          <a:xfrm>
                            <a:off x="0" y="0"/>
                            <a:ext cx="3466440" cy="1628640"/>
                            <a:chOff x="0" y="0"/>
                            <a:chExt cx="3466440" cy="1628640"/>
                          </a:xfrm>
                        </wpg:grpSpPr>
                        <wps:wsp>
                          <wps:cNvPr id="3" name="Shape 1"/>
                          <wps:cNvSpPr/>
                          <wps:spPr>
                            <a:xfrm>
                              <a:off x="1260360" y="0"/>
                              <a:ext cx="1571760" cy="1571760"/>
                            </a:xfrm>
                            <a:prstGeom prst="ellipse">
                              <a:avLst/>
                            </a:prstGeom>
                            <a:solidFill>
                              <a:srgbClr val="FF0000"/>
                            </a:solidFill>
                            <a:ln w="0">
                              <a:solidFill>
                                <a:srgbClr val="3465A4"/>
                              </a:solidFill>
                            </a:ln>
                          </wps:spPr>
                          <wps:style>
                            <a:lnRef idx="0">
                              <a:scrgbClr r="0" g="0" b="0"/>
                            </a:lnRef>
                            <a:fillRef idx="0">
                              <a:scrgbClr r="0" g="0" b="0"/>
                            </a:fillRef>
                            <a:effectRef idx="0">
                              <a:scrgbClr r="0" g="0" b="0"/>
                            </a:effectRef>
                            <a:fontRef idx="minor"/>
                          </wps:style>
                          <wps:bodyPr/>
                        </wps:wsp>
                        <wps:wsp>
                          <wps:cNvPr id="4" name="Shape 2"/>
                          <wps:cNvSpPr/>
                          <wps:spPr>
                            <a:xfrm>
                              <a:off x="0" y="320760"/>
                              <a:ext cx="1841400" cy="1308240"/>
                            </a:xfrm>
                            <a:prstGeom prst="ellipse">
                              <a:avLst/>
                            </a:prstGeom>
                            <a:solidFill>
                              <a:srgbClr val="729FCF"/>
                            </a:solidFill>
                            <a:ln w="0">
                              <a:solidFill>
                                <a:srgbClr val="3465A4"/>
                              </a:solidFill>
                            </a:ln>
                          </wps:spPr>
                          <wps:style>
                            <a:lnRef idx="0">
                              <a:scrgbClr r="0" g="0" b="0"/>
                            </a:lnRef>
                            <a:fillRef idx="0">
                              <a:scrgbClr r="0" g="0" b="0"/>
                            </a:fillRef>
                            <a:effectRef idx="0">
                              <a:scrgbClr r="0" g="0" b="0"/>
                            </a:effectRef>
                            <a:fontRef idx="minor"/>
                          </wps:style>
                          <wps:bodyPr/>
                        </wps:wsp>
                        <wps:wsp>
                          <wps:cNvPr id="5" name="Shape 3"/>
                          <wps:cNvSpPr/>
                          <wps:spPr>
                            <a:xfrm>
                              <a:off x="2461320" y="54000"/>
                              <a:ext cx="1005120" cy="1212840"/>
                            </a:xfrm>
                            <a:prstGeom prst="ellipse">
                              <a:avLst/>
                            </a:prstGeom>
                            <a:solidFill>
                              <a:srgbClr val="00A933"/>
                            </a:solidFill>
                            <a:ln w="0">
                              <a:solidFill>
                                <a:srgbClr val="3465A4"/>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DrawObject1" style="position:absolute;margin-left:1.8pt;margin-top:46.55pt;width:273pt;height:128.25pt" coordorigin="36,931" coordsize="5460,2565">
                  <v:oval id="shape_0" ID="Shape 1" path="l-2147483648,-2147483643l-2147483628,-2147483627l-2147483648,-2147483643l-2147483626,-2147483625xe" fillcolor="red" stroked="t" o:allowincell="f" style="position:absolute;left:2021;top:931;width:2474;height:2474;mso-wrap-style:none;v-text-anchor:middle">
                    <v:fill o:detectmouseclick="t" type="solid" color2="aqua"/>
                    <v:stroke color="#3465a4" joinstyle="round" endcap="flat"/>
                    <w10:wrap type="square"/>
                  </v:oval>
                  <v:oval id="shape_0" ID="Shape 2" path="l-2147483648,-2147483643l-2147483628,-2147483627l-2147483648,-2147483643l-2147483626,-2147483625xe" fillcolor="#729fcf" stroked="t" o:allowincell="f" style="position:absolute;left:36;top:1436;width:2899;height:2059;mso-wrap-style:none;v-text-anchor:middle">
                    <v:fill o:detectmouseclick="t" type="solid" color2="#8d6030"/>
                    <v:stroke color="#3465a4" joinstyle="round" endcap="flat"/>
                    <w10:wrap type="square"/>
                  </v:oval>
                  <v:oval id="shape_0" ID="Shape 3" path="l-2147483648,-2147483643l-2147483628,-2147483627l-2147483648,-2147483643l-2147483626,-2147483625xe" fillcolor="#00a933" stroked="t" o:allowincell="f" style="position:absolute;left:3912;top:1016;width:1582;height:1909;mso-wrap-style:none;v-text-anchor:middle">
                    <v:fill o:detectmouseclick="t" type="solid" color2="#ff56cc"/>
                    <v:stroke color="#3465a4" joinstyle="round" endcap="flat"/>
                    <w10:wrap type="square"/>
                  </v:oval>
                </v:group>
              </w:pict>
            </mc:Fallback>
          </mc:AlternateContent>
        </w:r>
        <w:r>
          <w:t>My test with some shapes.</w:t>
        </w:r>
      </w:ins>
    </w:p>
    <w:p w14:paraId="426AB302" w14:textId="77777777" w:rsidR="00804F0F" w:rsidRDefault="00E43CFE">
      <w:pPr>
        <w:rPr>
          <w:ins w:id="13" w:author="Comparison" w:date="2026-08-03T22:23:00Z" w16du:dateUtc="2026-08-04T02:23:00Z"/>
          <w:rFonts w:hint="eastAsia"/>
        </w:rPr>
      </w:pPr>
      <w:ins w:id="14" w:author="Comparison" w:date="2026-08-03T22:23:00Z" w16du:dateUtc="2026-08-04T02:23:00Z">
        <w:r>
          <w:t>My test with some shapes.</w:t>
        </w:r>
      </w:ins>
    </w:p>
    <w:p w14:paraId="12622002" w14:textId="77777777" w:rsidR="00804F0F" w:rsidRDefault="00E43CFE">
      <w:pPr>
        <w:rPr>
          <w:ins w:id="15" w:author="Comparison" w:date="2026-08-03T22:23:00Z" w16du:dateUtc="2026-08-04T02:23:00Z"/>
          <w:rFonts w:hint="eastAsia"/>
        </w:rPr>
      </w:pPr>
      <w:ins w:id="16" w:author="Comparison" w:date="2026-08-03T22:23:00Z" w16du:dateUtc="2026-08-04T02:23:00Z">
        <w:r>
          <w:t>My test with some shapes.</w:t>
        </w:r>
      </w:ins>
    </w:p>
    <w:p w14:paraId="59729CC1" w14:textId="77777777" w:rsidR="00804F0F" w:rsidRDefault="00E43CFE">
      <w:pPr>
        <w:rPr>
          <w:ins w:id="17" w:author="Comparison" w:date="2026-08-03T22:23:00Z" w16du:dateUtc="2026-08-04T02:23:00Z"/>
          <w:rFonts w:hint="eastAsia"/>
        </w:rPr>
      </w:pPr>
      <w:ins w:id="18" w:author="Comparison" w:date="2026-08-03T22:23:00Z" w16du:dateUtc="2026-08-04T02:23:00Z">
        <w:r>
          <w:t>My test with some shapes.</w:t>
        </w:r>
      </w:ins>
    </w:p>
    <w:p w14:paraId="1CF48284" w14:textId="77777777" w:rsidR="00804F0F" w:rsidRDefault="00E43CFE">
      <w:pPr>
        <w:rPr>
          <w:ins w:id="19" w:author="Comparison" w:date="2026-08-03T22:23:00Z" w16du:dateUtc="2026-08-04T02:23:00Z"/>
          <w:rFonts w:hint="eastAsia"/>
        </w:rPr>
      </w:pPr>
      <w:ins w:id="20" w:author="Comparison" w:date="2026-08-03T22:23:00Z" w16du:dateUtc="2026-08-04T02:23:00Z">
        <w:r>
          <w:t>My test with some shapes.</w:t>
        </w:r>
      </w:ins>
    </w:p>
    <w:p w14:paraId="6B3FB2BB" w14:textId="77777777" w:rsidR="00804F0F" w:rsidRDefault="00E43CFE">
      <w:pPr>
        <w:rPr>
          <w:ins w:id="21" w:author="Comparison" w:date="2026-08-03T22:23:00Z" w16du:dateUtc="2026-08-04T02:23:00Z"/>
          <w:rFonts w:hint="eastAsia"/>
        </w:rPr>
      </w:pPr>
      <w:ins w:id="22" w:author="Comparison" w:date="2026-08-03T22:23:00Z" w16du:dateUtc="2026-08-04T02:23:00Z">
        <w:r>
          <w:t>My test with some shapes.</w:t>
        </w:r>
      </w:ins>
    </w:p>
    <w:p w14:paraId="05B8934B" w14:textId="77777777" w:rsidR="00804F0F" w:rsidRDefault="00E43CFE">
      <w:pPr>
        <w:rPr>
          <w:ins w:id="23" w:author="Comparison" w:date="2026-08-03T22:23:00Z" w16du:dateUtc="2026-08-04T02:23:00Z"/>
          <w:rFonts w:hint="eastAsia"/>
        </w:rPr>
      </w:pPr>
      <w:ins w:id="24" w:author="Comparison" w:date="2026-08-03T22:23:00Z" w16du:dateUtc="2026-08-04T02:23:00Z">
        <w:r>
          <w:t>My test with some shapes.</w:t>
        </w:r>
      </w:ins>
    </w:p>
    <w:p w14:paraId="14F7522E" w14:textId="77777777" w:rsidR="00804F0F" w:rsidRDefault="00E43CFE">
      <w:pPr>
        <w:rPr>
          <w:ins w:id="25" w:author="Comparison" w:date="2026-08-03T22:23:00Z" w16du:dateUtc="2026-08-04T02:23:00Z"/>
          <w:rFonts w:hint="eastAsia"/>
        </w:rPr>
      </w:pPr>
      <w:ins w:id="26" w:author="Comparison" w:date="2026-08-03T22:23:00Z" w16du:dateUtc="2026-08-04T02:23:00Z">
        <w:r>
          <w:t>My test with some shapes.</w:t>
        </w:r>
      </w:ins>
    </w:p>
    <w:p w14:paraId="6F186F72" w14:textId="77777777" w:rsidR="00804F0F" w:rsidRDefault="00E43CFE">
      <w:pPr>
        <w:rPr>
          <w:ins w:id="27" w:author="Comparison" w:date="2026-08-03T22:23:00Z" w16du:dateUtc="2026-08-04T02:23:00Z"/>
          <w:rFonts w:hint="eastAsia"/>
        </w:rPr>
      </w:pPr>
      <w:ins w:id="28" w:author="Comparison" w:date="2026-08-03T22:23:00Z" w16du:dateUtc="2026-08-04T02:23:00Z">
        <w:r>
          <w:t>My test with some shapes.</w:t>
        </w:r>
      </w:ins>
    </w:p>
    <w:p w14:paraId="17786639" w14:textId="77777777" w:rsidR="00804F0F" w:rsidRDefault="00E43CFE">
      <w:pPr>
        <w:rPr>
          <w:ins w:id="29" w:author="Comparison" w:date="2026-08-03T22:23:00Z" w16du:dateUtc="2026-08-04T02:23:00Z"/>
          <w:rFonts w:hint="eastAsia"/>
        </w:rPr>
      </w:pPr>
      <w:ins w:id="30" w:author="Comparison" w:date="2026-08-03T22:23:00Z" w16du:dateUtc="2026-08-04T02:23:00Z">
        <w:r>
          <w:t>My test with some shapes.</w:t>
        </w:r>
      </w:ins>
    </w:p>
    <w:p w14:paraId="00F64B4A" w14:textId="77777777" w:rsidR="00804F0F" w:rsidRDefault="00E43CFE">
      <w:pPr>
        <w:rPr>
          <w:ins w:id="31" w:author="Comparison" w:date="2026-08-03T22:23:00Z" w16du:dateUtc="2026-08-04T02:23:00Z"/>
          <w:rFonts w:hint="eastAsia"/>
        </w:rPr>
      </w:pPr>
      <w:ins w:id="32" w:author="Comparison" w:date="2026-08-03T22:23:00Z" w16du:dateUtc="2026-08-04T02:23:00Z">
        <w:r>
          <w:t>My test with some shapes.</w:t>
        </w:r>
      </w:ins>
    </w:p>
    <w:p w14:paraId="03B2FA4D" w14:textId="77777777" w:rsidR="00804F0F" w:rsidRDefault="00E43CFE">
      <w:pPr>
        <w:rPr>
          <w:ins w:id="33" w:author="Comparison" w:date="2026-08-03T22:23:00Z" w16du:dateUtc="2026-08-04T02:23:00Z"/>
          <w:rFonts w:hint="eastAsia"/>
        </w:rPr>
      </w:pPr>
      <w:ins w:id="34" w:author="Comparison" w:date="2026-08-03T22:23:00Z" w16du:dateUtc="2026-08-04T02:23:00Z">
        <w:r>
          <w:t>My test with some shapes.</w:t>
        </w:r>
      </w:ins>
    </w:p>
    <w:p w14:paraId="04391A18" w14:textId="77777777" w:rsidR="00804F0F" w:rsidRDefault="00E43CFE">
      <w:pPr>
        <w:rPr>
          <w:ins w:id="35" w:author="Comparison" w:date="2026-08-03T22:23:00Z" w16du:dateUtc="2026-08-04T02:23:00Z"/>
          <w:rFonts w:hint="eastAsia"/>
        </w:rPr>
      </w:pPr>
      <w:ins w:id="36" w:author="Comparison" w:date="2026-08-03T22:23:00Z" w16du:dateUtc="2026-08-04T02:23:00Z">
        <w:r>
          <w:t>My test with some shapes.</w:t>
        </w:r>
      </w:ins>
    </w:p>
    <w:p w14:paraId="1DAAB997" w14:textId="77777777" w:rsidR="00804F0F" w:rsidRDefault="00E43CFE">
      <w:pPr>
        <w:rPr>
          <w:ins w:id="37" w:author="Comparison" w:date="2026-08-03T22:23:00Z" w16du:dateUtc="2026-08-04T02:23:00Z"/>
          <w:rFonts w:hint="eastAsia"/>
        </w:rPr>
      </w:pPr>
      <w:ins w:id="38" w:author="Comparison" w:date="2026-08-03T22:23:00Z" w16du:dateUtc="2026-08-04T02:23:00Z">
        <w:r>
          <w:t>My test with some shapes.</w:t>
        </w:r>
      </w:ins>
    </w:p>
    <w:p w14:paraId="399E8DCA" w14:textId="77777777" w:rsidR="00804F0F" w:rsidRDefault="00E43CFE">
      <w:pPr>
        <w:rPr>
          <w:ins w:id="39" w:author="Comparison" w:date="2026-08-03T22:23:00Z" w16du:dateUtc="2026-08-04T02:23:00Z"/>
          <w:rFonts w:hint="eastAsia"/>
        </w:rPr>
      </w:pPr>
      <w:ins w:id="40" w:author="Comparison" w:date="2026-08-03T22:23:00Z" w16du:dateUtc="2026-08-04T02:23:00Z">
        <w:r>
          <w:t>My test with some shapes.</w:t>
        </w:r>
      </w:ins>
    </w:p>
    <w:p w14:paraId="12B25BDC" w14:textId="77777777" w:rsidR="00804F0F" w:rsidRDefault="00E43CFE">
      <w:pPr>
        <w:rPr>
          <w:ins w:id="41" w:author="Comparison" w:date="2026-08-03T22:23:00Z" w16du:dateUtc="2026-08-04T02:23:00Z"/>
          <w:rFonts w:hint="eastAsia"/>
        </w:rPr>
      </w:pPr>
      <w:ins w:id="42" w:author="Comparison" w:date="2026-08-03T22:23:00Z" w16du:dateUtc="2026-08-04T02:23:00Z">
        <w:r>
          <w:t>My test with some shapes.</w:t>
        </w:r>
      </w:ins>
    </w:p>
    <w:p w14:paraId="5F7ABE24" w14:textId="77777777" w:rsidR="00804F0F" w:rsidRDefault="00E43CFE">
      <w:pPr>
        <w:rPr>
          <w:ins w:id="43" w:author="Comparison" w:date="2026-08-03T22:23:00Z" w16du:dateUtc="2026-08-04T02:23:00Z"/>
          <w:rFonts w:hint="eastAsia"/>
        </w:rPr>
      </w:pPr>
      <w:ins w:id="44" w:author="Comparison" w:date="2026-08-03T22:23:00Z" w16du:dateUtc="2026-08-04T02:23:00Z">
        <w:r>
          <w:t>My test with some shapes.</w:t>
        </w:r>
      </w:ins>
    </w:p>
    <w:p w14:paraId="02DD6644" w14:textId="77777777" w:rsidR="00804F0F" w:rsidRDefault="00E43CFE">
      <w:pPr>
        <w:rPr>
          <w:ins w:id="45" w:author="Comparison" w:date="2026-08-03T22:23:00Z" w16du:dateUtc="2026-08-04T02:23:00Z"/>
          <w:rFonts w:hint="eastAsia"/>
        </w:rPr>
      </w:pPr>
      <w:ins w:id="46" w:author="Comparison" w:date="2026-08-03T22:23:00Z" w16du:dateUtc="2026-08-04T02:23:00Z">
        <w:r>
          <w:t>My test with some shapes.</w:t>
        </w:r>
      </w:ins>
    </w:p>
    <w:p w14:paraId="02A8E37F" w14:textId="77777777" w:rsidR="00804F0F" w:rsidRDefault="00E43CFE">
      <w:pPr>
        <w:rPr>
          <w:ins w:id="47" w:author="Comparison" w:date="2026-08-03T22:23:00Z" w16du:dateUtc="2026-08-04T02:23:00Z"/>
          <w:rFonts w:hint="eastAsia"/>
        </w:rPr>
      </w:pPr>
      <w:ins w:id="48" w:author="Comparison" w:date="2026-08-03T22:23:00Z" w16du:dateUtc="2026-08-04T02:23:00Z">
        <w:r>
          <w:t>My test with some shapes.</w:t>
        </w:r>
      </w:ins>
    </w:p>
    <w:p w14:paraId="242C39BC" w14:textId="77777777" w:rsidR="00804F0F" w:rsidRDefault="00E43CFE">
      <w:pPr>
        <w:rPr>
          <w:ins w:id="49" w:author="Comparison" w:date="2026-08-03T22:23:00Z" w16du:dateUtc="2026-08-04T02:23:00Z"/>
          <w:rFonts w:hint="eastAsia"/>
        </w:rPr>
      </w:pPr>
      <w:ins w:id="50" w:author="Comparison" w:date="2026-08-03T22:23:00Z" w16du:dateUtc="2026-08-04T02:23:00Z">
        <w:r>
          <w:rPr>
            <w:noProof/>
          </w:rPr>
          <mc:AlternateContent>
            <mc:Choice Requires="wps">
              <w:drawing>
                <wp:anchor distT="1270" distB="0" distL="1270" distR="635" simplePos="0" relativeHeight="251661312" behindDoc="0" locked="0" layoutInCell="1" allowOverlap="1">
                  <wp:simplePos x="0" y="0"/>
                  <wp:positionH relativeFrom="column">
                    <wp:posOffset>556260</wp:posOffset>
                  </wp:positionH>
                  <wp:positionV relativeFrom="paragraph">
                    <wp:posOffset>-284480</wp:posOffset>
                  </wp:positionV>
                  <wp:extent cx="634365" cy="634365"/>
                  <wp:effectExtent l="1270" t="1270" r="635" b="0"/>
                  <wp:wrapNone/>
                  <wp:docPr id="6" name="Shape 5"/>
                  <wp:cNvGraphicFramePr/>
                  <a:graphic xmlns:a="http://schemas.openxmlformats.org/drawingml/2006/main">
                    <a:graphicData uri="http://schemas.microsoft.com/office/word/2010/wordprocessingShape">
                      <wps:wsp>
                        <wps:cNvSpPr/>
                        <wps:spPr>
                          <a:xfrm>
                            <a:off x="0" y="0"/>
                            <a:ext cx="634320" cy="634320"/>
                          </a:xfrm>
                          <a:custGeom>
                            <a:avLst/>
                            <a:gdLst>
                              <a:gd name="textAreaLeft" fmla="*/ 41400 w 359640"/>
                              <a:gd name="textAreaRight" fmla="*/ 318240 w 359640"/>
                              <a:gd name="textAreaTop" fmla="*/ 58320 h 359640"/>
                              <a:gd name="textAreaBottom" fmla="*/ 174960 h 359640"/>
                            </a:gdLst>
                            <a:ahLst/>
                            <a:cxnLst/>
                            <a:rect l="textAreaLeft" t="textAreaTop" r="textAreaRight" b="textAreaBottom"/>
                            <a:pathLst>
                              <a:path w="21600" h="21600">
                                <a:moveTo>
                                  <a:pt x="10812" y="21594"/>
                                </a:moveTo>
                                <a:cubicBezTo>
                                  <a:pt x="10540" y="19423"/>
                                  <a:pt x="9746" y="16742"/>
                                  <a:pt x="7801" y="15040"/>
                                </a:cubicBezTo>
                                <a:cubicBezTo>
                                  <a:pt x="4560" y="12230"/>
                                  <a:pt x="2678" y="12550"/>
                                  <a:pt x="566" y="8804"/>
                                </a:cubicBezTo>
                                <a:cubicBezTo>
                                  <a:pt x="-605" y="6314"/>
                                  <a:pt x="-208" y="1952"/>
                                  <a:pt x="4142" y="313"/>
                                </a:cubicBezTo>
                                <a:cubicBezTo>
                                  <a:pt x="8616" y="-1006"/>
                                  <a:pt x="10394" y="2228"/>
                                  <a:pt x="10812" y="2888"/>
                                </a:cubicBezTo>
                                <a:cubicBezTo>
                                  <a:pt x="11230" y="2228"/>
                                  <a:pt x="12987" y="-1006"/>
                                  <a:pt x="17482" y="313"/>
                                </a:cubicBezTo>
                                <a:cubicBezTo>
                                  <a:pt x="21832" y="1952"/>
                                  <a:pt x="22208" y="6314"/>
                                  <a:pt x="21037" y="8804"/>
                                </a:cubicBezTo>
                                <a:cubicBezTo>
                                  <a:pt x="18925" y="12550"/>
                                  <a:pt x="17043" y="12230"/>
                                  <a:pt x="13802" y="15040"/>
                                </a:cubicBezTo>
                                <a:cubicBezTo>
                                  <a:pt x="11858" y="16742"/>
                                  <a:pt x="11063" y="19423"/>
                                  <a:pt x="10812" y="21594"/>
                                </a:cubicBezTo>
                                <a:close/>
                              </a:path>
                            </a:pathLst>
                          </a:custGeom>
                          <a:solidFill>
                            <a:srgbClr val="FF8000"/>
                          </a:solidFill>
                          <a:ln w="0">
                            <a:solidFill>
                              <a:srgbClr val="81D41A"/>
                            </a:solidFill>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ins>
    </w:p>
    <w:p w14:paraId="4FAFAD6B" w14:textId="77777777" w:rsidR="00804F0F" w:rsidRDefault="00E43CFE">
      <w:pPr>
        <w:rPr>
          <w:ins w:id="51" w:author="Comparison" w:date="2026-08-03T22:23:00Z" w16du:dateUtc="2026-08-04T02:23:00Z"/>
          <w:rFonts w:hint="eastAsia"/>
        </w:rPr>
      </w:pPr>
      <w:ins w:id="52" w:author="Comparison" w:date="2026-08-03T22:23:00Z" w16du:dateUtc="2026-08-04T02:23:00Z">
        <w:r>
          <w:t>My test with some shapes.</w:t>
        </w:r>
      </w:ins>
    </w:p>
    <w:p w14:paraId="5B54D539" w14:textId="3ED3C43C" w:rsidR="003341AB" w:rsidRDefault="00E43CFE" w:rsidP="003341AB">
      <w:pPr>
        <w:spacing w:line="360" w:lineRule="auto"/>
        <w:rPr>
          <w:del w:id="53" w:author="Comparison" w:date="2026-08-03T22:23:00Z" w16du:dateUtc="2026-08-04T02:23:00Z"/>
        </w:rPr>
      </w:pPr>
      <w:ins w:id="54" w:author="Comparison" w:date="2026-08-03T22:23:00Z" w16du:dateUtc="2026-08-04T02:23:00Z">
        <w:r>
          <w:rPr>
            <w:noProof/>
          </w:rPr>
          <mc:AlternateContent>
            <mc:Choice Requires="wps">
              <w:drawing>
                <wp:anchor distT="0" distB="0" distL="0" distR="0" simplePos="0" relativeHeight="251662336" behindDoc="0" locked="0" layoutInCell="1" allowOverlap="1">
                  <wp:simplePos x="0" y="0"/>
                  <wp:positionH relativeFrom="column">
                    <wp:posOffset>832485</wp:posOffset>
                  </wp:positionH>
                  <wp:positionV relativeFrom="paragraph">
                    <wp:posOffset>233680</wp:posOffset>
                  </wp:positionV>
                  <wp:extent cx="634365" cy="634365"/>
                  <wp:effectExtent l="1270" t="1270" r="635" b="635"/>
                  <wp:wrapNone/>
                  <wp:docPr id="7" name="Shape 6"/>
                  <wp:cNvGraphicFramePr/>
                  <a:graphic xmlns:a="http://schemas.openxmlformats.org/drawingml/2006/main">
                    <a:graphicData uri="http://schemas.microsoft.com/office/word/2010/wordprocessingShape">
                      <wps:wsp>
                        <wps:cNvSpPr/>
                        <wps:spPr>
                          <a:xfrm>
                            <a:off x="0" y="0"/>
                            <a:ext cx="634320" cy="634320"/>
                          </a:xfrm>
                          <a:prstGeom prst="ellipse">
                            <a:avLst/>
                          </a:prstGeom>
                          <a:solidFill>
                            <a:srgbClr val="780373"/>
                          </a:solidFill>
                          <a:ln w="0">
                            <a:solidFill>
                              <a:srgbClr val="BBE33D"/>
                            </a:solidFill>
                          </a:ln>
                        </wps:spPr>
                        <wps:style>
                          <a:lnRef idx="0">
                            <a:scrgbClr r="0" g="0" b="0"/>
                          </a:lnRef>
                          <a:fillRef idx="0">
                            <a:scrgbClr r="0" g="0" b="0"/>
                          </a:fillRef>
                          <a:effectRef idx="0">
                            <a:scrgbClr r="0" g="0" b="0"/>
                          </a:effectRef>
                          <a:fontRef idx="minor"/>
                        </wps:style>
                        <wps:bodyPr/>
                      </wps:wsp>
                    </a:graphicData>
                  </a:graphic>
                </wp:anchor>
              </w:drawing>
            </mc:Choice>
            <mc:Fallback>
              <w:pict>
                <v:oval id="shape_0" ID="Shape 6" fillcolor="#780373" stroked="t" o:allowincell="f" style="position:absolute;margin-left:65.55pt;margin-top:18.4pt;width:49.9pt;height:49.9pt;mso-wrap-style:none;v-text-anchor:middle">
                  <v:textbox>
                    <w:txbxContent>
                      <w:p>
                        <w:pPr>
                          <w:overflowPunct w:val="false"/>
                          <w:jc w:val="center"/>
                          <w:rPr/>
                        </w:pPr>
                        <w:r>
                          <w:rPr/>
                        </w:r>
                      </w:p>
                    </w:txbxContent>
                  </v:textbox>
                  <v:fill o:detectmouseclick="t" color2="#87fc8c"/>
                  <v:stroke color="#bbe33d" joinstyle="round" endcap="flat"/>
                  <w10:wrap type="none"/>
                </v:oval>
              </w:pict>
            </mc:Fallback>
          </mc:AlternateContent>
        </w:r>
      </w:ins>
      <w:del w:id="55" w:author="Comparison" w:date="2026-08-03T22:23:00Z" w16du:dateUtc="2026-08-04T02:23:00Z">
        <w:r w:rsidR="000463EB" w:rsidRPr="00A77094">
          <w:delTex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delText>
        </w:r>
        <w:r w:rsidR="000463EB">
          <w:delText>Hey more lines is needed</w:delText>
        </w:r>
        <w:r w:rsidR="000463EB" w:rsidRPr="00A77094">
          <w:delText xml:space="preserve"> Generally, you must give notice to the Commission and seek permission from the Commission Member dealing with your case if you wish to have a lawyer or paid agent represent you in a conference or hearing</w:delText>
        </w:r>
        <w:r w:rsidR="003341AB">
          <w:delText>. How bout now? Maybe this will work now. Lets see how this goes</w:delText>
        </w:r>
      </w:del>
    </w:p>
    <w:p w14:paraId="4BCCF040" w14:textId="51BC4E8B" w:rsidR="003341AB" w:rsidRPr="003341AB" w:rsidRDefault="003341AB" w:rsidP="003341AB">
      <w:pPr>
        <w:pStyle w:val="Heading1"/>
        <w:rPr>
          <w:del w:id="56" w:author="Comparison" w:date="2026-08-03T22:23:00Z" w16du:dateUtc="2026-08-04T02:23:00Z"/>
        </w:rPr>
      </w:pPr>
      <w:del w:id="57" w:author="Comparison" w:date="2026-08-03T22:23:00Z" w16du:dateUtc="2026-08-04T02:23:00Z">
        <w:r>
          <w:br/>
        </w:r>
        <w:r>
          <w:br/>
        </w:r>
        <w:r w:rsidRPr="003341AB">
          <w:delText>TITLE IN HERE</w:delText>
        </w:r>
      </w:del>
    </w:p>
    <w:p w14:paraId="1029A836" w14:textId="77777777" w:rsidR="003341AB" w:rsidRDefault="003341AB" w:rsidP="003341AB">
      <w:pPr>
        <w:rPr>
          <w:del w:id="58" w:author="Comparison" w:date="2026-08-03T22:23:00Z" w16du:dateUtc="2026-08-04T02:23:00Z"/>
        </w:rPr>
      </w:pPr>
      <w:del w:id="59" w:author="Comparison" w:date="2026-08-03T22:23:00Z" w16du:dateUtc="2026-08-04T02:23:00Z">
        <w:r>
          <w:delText>How about now , lets change the Title to HEADING 1</w:delText>
        </w:r>
      </w:del>
    </w:p>
    <w:p w14:paraId="7E283497" w14:textId="77777777" w:rsidR="003341AB" w:rsidRDefault="003341AB" w:rsidP="003341AB">
      <w:pPr>
        <w:spacing w:line="360" w:lineRule="auto"/>
        <w:rPr>
          <w:del w:id="60" w:author="Comparison" w:date="2026-08-03T22:23:00Z" w16du:dateUtc="2026-08-04T02:23:00Z"/>
        </w:rPr>
      </w:pPr>
    </w:p>
    <w:p w14:paraId="68CF8728" w14:textId="77777777" w:rsidR="003341AB" w:rsidRDefault="003341AB" w:rsidP="003341AB">
      <w:pPr>
        <w:spacing w:line="360" w:lineRule="auto"/>
        <w:rPr>
          <w:del w:id="61" w:author="Comparison" w:date="2026-08-03T22:23:00Z" w16du:dateUtc="2026-08-04T02:23:00Z"/>
        </w:rPr>
      </w:pPr>
    </w:p>
    <w:p w14:paraId="7D25C58D" w14:textId="77777777" w:rsidR="003341AB" w:rsidRDefault="003341AB" w:rsidP="003341AB">
      <w:pPr>
        <w:spacing w:line="360" w:lineRule="auto"/>
        <w:rPr>
          <w:del w:id="62" w:author="Comparison" w:date="2026-08-03T22:23:00Z" w16du:dateUtc="2026-08-04T02:23:00Z"/>
        </w:rPr>
      </w:pPr>
    </w:p>
    <w:p w14:paraId="284B084B" w14:textId="77777777" w:rsidR="003341AB" w:rsidRPr="000463EB" w:rsidRDefault="003341AB">
      <w:pPr>
        <w:pPrChange w:id="63" w:author="Comparison" w:date="2026-08-03T22:23:00Z" w16du:dateUtc="2026-08-04T02:23:00Z">
          <w:pPr>
            <w:spacing w:line="360" w:lineRule="auto"/>
          </w:pPr>
        </w:pPrChange>
      </w:pPr>
    </w:p>
    <w:sectPr w:rsidR="003341AB" w:rsidRPr="000463EB">
      <w:pgSz w:w="11906" w:h="16838"/>
      <w:pgMar w:top="1134" w:right="1134" w:bottom="1134" w:left="1134" w:header="0" w:footer="0" w:gutter="0"/>
      <w:cols w:space="720"/>
      <w:formProt w:val="0"/>
      <w:docGrid w:linePitch="100"/>
      <w:sectPrChange w:id="64" w:author="Comparison" w:date="2026-08-03T22:23:00Z" w16du:dateUtc="2026-08-04T02:23:00Z">
        <w:sectPr w:rsidR="003341AB" w:rsidRPr="000463EB">
          <w:pgSz w:w="12240" w:h="15840"/>
          <w:pgMar w:top="1440" w:right="1440" w:bottom="1440" w:left="1440" w:header="720" w:footer="720" w:gutter="0"/>
          <w:formProt/>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Liberation Serif">
    <w:altName w:val="Times New Roman"/>
    <w:panose1 w:val="020B0604020202020204"/>
    <w:charset w:val="01"/>
    <w:family w:val="roman"/>
    <w:pitch w:val="variable"/>
  </w:font>
  <w:font w:name="Noto Serif CJK SC">
    <w:panose1 w:val="020B0604020202020204"/>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EB"/>
    <w:rsid w:val="000463EB"/>
    <w:rsid w:val="00112874"/>
    <w:rsid w:val="00124CEA"/>
    <w:rsid w:val="001B0BB6"/>
    <w:rsid w:val="002E1CBC"/>
    <w:rsid w:val="003341AB"/>
    <w:rsid w:val="003361CB"/>
    <w:rsid w:val="00394854"/>
    <w:rsid w:val="00744FED"/>
    <w:rsid w:val="00804F0F"/>
    <w:rsid w:val="00AB1118"/>
    <w:rsid w:val="00C61D86"/>
    <w:rsid w:val="00D93838"/>
    <w:rsid w:val="00DD3505"/>
    <w:rsid w:val="00E43CFE"/>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68CE"/>
  <w15:chartTrackingRefBased/>
  <w15:docId w15:val="{19BC185F-2EA7-074F-8D95-147BDCDE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Change w:id="0" w:author="Comparison" w:date="2026-08-03T22:23:00Z">
        <w:pPr>
          <w:spacing w:after="160" w:line="278" w:lineRule="auto"/>
        </w:pPr>
      </w:pPrChange>
    </w:pPr>
    <w:rPr>
      <w:rFonts w:ascii="Liberation Serif" w:eastAsia="Noto Serif CJK SC" w:hAnsi="Liberation Serif" w:cs="Noto Sans Devanagari"/>
      <w:lang w:eastAsia="zh-CN" w:bidi="hi-IN"/>
      <w14:ligatures w14:val="none"/>
      <w:rPrChange w:id="0" w:author="Comparison" w:date="2026-08-03T22:23:00Z">
        <w:rPr>
          <w:rFonts w:eastAsiaTheme="minorHAnsi"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046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3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3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3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3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EB"/>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
    <w:rPr>
      <w:i/>
      <w:iCs/>
      <w:color w:val="404040" w:themeColor="text1" w:themeTint="BF"/>
    </w:rPr>
  </w:style>
  <w:style w:type="character" w:customStyle="1" w:styleId="QuoteChar">
    <w:name w:val="Quote Char"/>
    <w:basedOn w:val="DefaultParagraphFont"/>
    <w:link w:val="Quote"/>
    <w:uiPriority w:val="29"/>
    <w:rsid w:val="000463EB"/>
    <w:rPr>
      <w:rFonts w:ascii="Times New Roman" w:hAnsi="Times New Roman"/>
      <w:i/>
      <w:iCs/>
      <w:color w:val="404040" w:themeColor="text1" w:themeTint="BF"/>
    </w:rPr>
  </w:style>
  <w:style w:type="paragraph" w:styleId="ListParagraph">
    <w:name w:val="List Paragraph"/>
    <w:basedOn w:val="Normal"/>
    <w:uiPriority w:val="34"/>
    <w:qFormat/>
    <w:rsid w:val="000463EB"/>
    <w:pPr>
      <w:ind w:left="720"/>
      <w:contextualSpacing/>
    </w:pPr>
  </w:style>
  <w:style w:type="character" w:styleId="IntenseEmphasis">
    <w:name w:val="Intense Emphasis"/>
    <w:basedOn w:val="DefaultParagraphFont"/>
    <w:uiPriority w:val="21"/>
    <w:qFormat/>
    <w:rsid w:val="000463EB"/>
    <w:rPr>
      <w:i/>
      <w:iCs/>
      <w:color w:val="0F4761" w:themeColor="accent1" w:themeShade="BF"/>
    </w:rPr>
  </w:style>
  <w:style w:type="paragraph" w:styleId="IntenseQuote">
    <w:name w:val="Intense Quote"/>
    <w:basedOn w:val="Normal"/>
    <w:next w:val="Normal"/>
    <w:link w:val="IntenseQuoteChar"/>
    <w:uiPriority w:val="30"/>
    <w:qFormat/>
    <w:rsid w:val="00046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0463EB"/>
    <w:rPr>
      <w:b/>
      <w:bCs/>
      <w:smallCaps/>
      <w:color w:val="0F4761" w:themeColor="accent1" w:themeShade="BF"/>
      <w:spacing w:val="5"/>
    </w:rPr>
  </w:style>
  <w:style w:type="paragraph" w:customStyle="1" w:styleId="Heading">
    <w:name w:val="Heading"/>
    <w:basedOn w:val="Normal"/>
    <w:next w:val="BodyText"/>
    <w:qFormat/>
    <w:pPr>
      <w:keepNext/>
      <w:spacing w:before="240" w:after="120"/>
      <w:pPrChange w:id="1" w:author="Comparison" w:date="2026-08-03T22:23:00Z">
        <w:pPr>
          <w:keepNext/>
          <w:suppressAutoHyphens/>
          <w:spacing w:before="240" w:after="120"/>
        </w:pPr>
      </w:pPrChange>
    </w:pPr>
    <w:rPr>
      <w:rFonts w:ascii="Liberation Sans" w:eastAsia="Noto Sans CJK SC" w:hAnsi="Liberation Sans"/>
      <w:sz w:val="28"/>
      <w:szCs w:val="28"/>
      <w:rPrChange w:id="1" w:author="Comparison" w:date="2026-08-03T22:23:00Z">
        <w:rPr>
          <w:rFonts w:ascii="Liberation Sans" w:eastAsia="Noto Sans CJK SC" w:hAnsi="Liberation Sans" w:cs="Noto Sans Devanagari"/>
          <w:kern w:val="2"/>
          <w:sz w:val="28"/>
          <w:szCs w:val="28"/>
          <w:lang w:val="en-US" w:eastAsia="zh-CN" w:bidi="hi-IN"/>
        </w:rPr>
      </w:rPrChange>
    </w:rPr>
  </w:style>
  <w:style w:type="paragraph" w:styleId="BodyText">
    <w:name w:val="Body Text"/>
    <w:basedOn w:val="Normal"/>
    <w:link w:val="BodyTextChar"/>
    <w:pPr>
      <w:spacing w:after="140" w:line="276" w:lineRule="auto"/>
      <w:pPrChange w:id="2" w:author="Comparison" w:date="2026-08-03T22:23:00Z">
        <w:pPr>
          <w:suppressAutoHyphens/>
          <w:spacing w:after="140" w:line="276" w:lineRule="auto"/>
        </w:pPr>
      </w:pPrChange>
    </w:pPr>
    <w:rPr>
      <w:rPrChange w:id="2" w:author="Comparison" w:date="2026-08-03T22:23:00Z">
        <w:rPr>
          <w:rFonts w:ascii="Liberation Serif" w:eastAsia="Noto Serif CJK SC" w:hAnsi="Liberation Serif" w:cs="Noto Sans Devanagari"/>
          <w:kern w:val="2"/>
          <w:sz w:val="24"/>
          <w:szCs w:val="24"/>
          <w:lang w:val="en-US" w:eastAsia="zh-CN" w:bidi="hi-IN"/>
        </w:rPr>
      </w:rPrChange>
    </w:rPr>
  </w:style>
  <w:style w:type="character" w:customStyle="1" w:styleId="BodyTextChar">
    <w:name w:val="Body Text Char"/>
    <w:basedOn w:val="DefaultParagraphFont"/>
    <w:link w:val="BodyText"/>
    <w:rsid w:val="00D93838"/>
    <w:rPr>
      <w:rFonts w:ascii="Liberation Serif" w:eastAsia="Noto Serif CJK SC" w:hAnsi="Liberation Serif" w:cs="Noto Sans Devanagari"/>
      <w:lang w:eastAsia="zh-CN" w:bidi="hi-IN"/>
      <w14:ligatures w14:val="none"/>
    </w:rPr>
  </w:style>
  <w:style w:type="paragraph" w:styleId="List">
    <w:name w:val="List"/>
    <w:basedOn w:val="BodyText"/>
    <w:pPr>
      <w:pPrChange w:id="3" w:author="Comparison" w:date="2026-08-03T22:23:00Z">
        <w:pPr>
          <w:suppressAutoHyphens/>
          <w:spacing w:after="140" w:line="276" w:lineRule="auto"/>
        </w:pPr>
      </w:pPrChange>
    </w:pPr>
    <w:rPr>
      <w:rPrChange w:id="3" w:author="Comparison" w:date="2026-08-03T22:23:00Z">
        <w:rPr>
          <w:rFonts w:ascii="Liberation Serif" w:eastAsia="Noto Serif CJK SC" w:hAnsi="Liberation Serif" w:cs="Noto Sans Devanagari"/>
          <w:kern w:val="2"/>
          <w:sz w:val="24"/>
          <w:szCs w:val="24"/>
          <w:lang w:val="en-US" w:eastAsia="zh-CN" w:bidi="hi-IN"/>
        </w:rPr>
      </w:rPrChange>
    </w:rPr>
  </w:style>
  <w:style w:type="paragraph" w:styleId="Caption">
    <w:name w:val="caption"/>
    <w:basedOn w:val="Normal"/>
    <w:qFormat/>
    <w:pPr>
      <w:suppressLineNumbers/>
      <w:spacing w:before="120" w:after="120"/>
      <w:pPrChange w:id="4" w:author="Comparison" w:date="2026-08-03T22:23:00Z">
        <w:pPr>
          <w:suppressLineNumbers/>
          <w:suppressAutoHyphens/>
          <w:spacing w:before="120" w:after="120"/>
        </w:pPr>
      </w:pPrChange>
    </w:pPr>
    <w:rPr>
      <w:i/>
      <w:iCs/>
      <w:rPrChange w:id="4" w:author="Comparison" w:date="2026-08-03T22:23:00Z">
        <w:rPr>
          <w:rFonts w:ascii="Liberation Serif" w:eastAsia="Noto Serif CJK SC" w:hAnsi="Liberation Serif" w:cs="Noto Sans Devanagari"/>
          <w:i/>
          <w:iCs/>
          <w:kern w:val="2"/>
          <w:sz w:val="24"/>
          <w:szCs w:val="24"/>
          <w:lang w:val="en-US" w:eastAsia="zh-CN" w:bidi="hi-IN"/>
        </w:rPr>
      </w:rPrChange>
    </w:rPr>
  </w:style>
  <w:style w:type="paragraph" w:customStyle="1" w:styleId="Index">
    <w:name w:val="Index"/>
    <w:basedOn w:val="Normal"/>
    <w:qFormat/>
    <w:pPr>
      <w:suppressLineNumbers/>
      <w:pPrChange w:id="5" w:author="Comparison" w:date="2026-08-03T22:23:00Z">
        <w:pPr>
          <w:suppressLineNumbers/>
          <w:suppressAutoHyphens/>
        </w:pPr>
      </w:pPrChange>
    </w:pPr>
    <w:rPr>
      <w:rPrChange w:id="5" w:author="Comparison" w:date="2026-08-03T22:23:00Z">
        <w:rPr>
          <w:rFonts w:ascii="Liberation Serif" w:eastAsia="Noto Serif CJK SC" w:hAnsi="Liberation Serif" w:cs="Noto Sans Devanagari"/>
          <w:kern w:val="2"/>
          <w:sz w:val="24"/>
          <w:szCs w:val="24"/>
          <w:lang w:val="en-US" w:eastAsia="zh-CN" w:bidi="hi-IN"/>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1</cp:revision>
  <dcterms:created xsi:type="dcterms:W3CDTF">2026-01-14T20:53:00Z</dcterms:created>
  <dcterms:modified xsi:type="dcterms:W3CDTF">2026-08-04T02:23:00Z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2025-11-07T09:19:38Z</dcterms:created>
  <dc:creator/>
  <dc:description/>
  <dc:language>en-US</dc:language>
  <cp:lastModifiedBy/>
  <dcterms:modified xsi:type="dcterms:W3CDTF">2025-11-07T17:21:54Z</dcterms:modified>
  <cp:revision>4</cp:revision>
  <dc:subject/>
  <dc:title/>
</cp:coreProperties>
</file>