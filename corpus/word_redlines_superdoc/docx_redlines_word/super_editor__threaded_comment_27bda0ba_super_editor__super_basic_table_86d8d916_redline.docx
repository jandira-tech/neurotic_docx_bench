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ins w:id="0" w:author="Nick Bernal" w:date="2026-08-04T06:07:00Z" w16du:dateUtc="2026-08-04T10:07:00Z"/>
        </w:trPr>
        <w:tc>
          <w:tcPr>
            <w:tcW w:w="3116" w:type="dxa"/>
          </w:tcPr>
          <w:p w14:paraId="7A9B162D" w14:textId="019E390D" w:rsidR="00D74AD4" w:rsidRDefault="00D74AD4">
            <w:pPr>
              <w:rPr>
                <w:ins w:id="1" w:author="Nick Bernal" w:date="2026-08-04T06:07:00Z" w16du:dateUtc="2026-08-04T10:07:00Z"/>
              </w:rPr>
            </w:pPr>
            <w:ins w:id="2" w:author="Nick Bernal" w:date="2026-08-04T06:07:00Z" w16du:dateUtc="2026-08-04T10:07:00Z">
              <w:r>
                <w:t>A</w:t>
              </w:r>
            </w:ins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ins w:id="3" w:author="Nick Bernal" w:date="2026-08-04T06:07:00Z" w16du:dateUtc="2026-08-04T10:07:00Z"/>
              </w:rPr>
            </w:pPr>
            <w:ins w:id="4" w:author="Nick Bernal" w:date="2026-08-04T06:07:00Z" w16du:dateUtc="2026-08-04T10:07:00Z">
              <w:r>
                <w:t>B</w:t>
              </w:r>
            </w:ins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ins w:id="5" w:author="Nick Bernal" w:date="2026-08-04T06:07:00Z" w16du:dateUtc="2026-08-04T10:07:00Z"/>
              </w:rPr>
            </w:pPr>
            <w:ins w:id="6" w:author="Nick Bernal" w:date="2026-08-04T06:07:00Z" w16du:dateUtc="2026-08-04T10:07:00Z">
              <w:r>
                <w:t>C</w:t>
              </w:r>
            </w:ins>
          </w:p>
        </w:tc>
      </w:tr>
      <w:tr w:rsidR="00D74AD4" w14:paraId="1B8FA21F" w14:textId="77777777" w:rsidTr="00D74AD4">
        <w:trPr>
          <w:ins w:id="7" w:author="Nick Bernal" w:date="2026-08-04T06:07:00Z" w16du:dateUtc="2026-08-04T10:07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ins w:id="8" w:author="Nick Bernal" w:date="2026-08-04T06:07:00Z" w16du:dateUtc="2026-08-04T10:07:00Z"/>
              </w:rPr>
            </w:pPr>
            <w:ins w:id="9" w:author="Nick Bernal" w:date="2026-08-04T06:07:00Z" w16du:dateUtc="2026-08-04T10:07:00Z">
              <w:r>
                <w:t>D</w:t>
              </w:r>
            </w:ins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ins w:id="10" w:author="Nick Bernal" w:date="2026-08-04T06:07:00Z" w16du:dateUtc="2026-08-04T10:07:00Z"/>
              </w:rPr>
            </w:pPr>
            <w:ins w:id="11" w:author="Nick Bernal" w:date="2026-08-04T06:07:00Z" w16du:dateUtc="2026-08-04T10:07:00Z">
              <w:r>
                <w:t>E</w:t>
              </w:r>
            </w:ins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ins w:id="12" w:author="Nick Bernal" w:date="2026-08-04T06:07:00Z" w16du:dateUtc="2026-08-04T10:07:00Z"/>
              </w:rPr>
            </w:pPr>
            <w:ins w:id="13" w:author="Nick Bernal" w:date="2026-08-04T06:07:00Z" w16du:dateUtc="2026-08-04T10:07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14" w:author="Nick Bernal" w:date="2026-08-04T06:07:00Z" w16du:dateUtc="2026-08-04T10:0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15" w:author="Nick Bernal" w:date="2026-08-04T06:07:00Z" w16du:dateUtc="2026-08-04T10:07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16" w:author="Nick Bernal" w:date="2026-08-04T06:07:00Z" w16du:dateUtc="2026-08-04T10:07:00Z"/>
              </w:rPr>
            </w:pPr>
            <w:ins w:id="17" w:author="Nick Bernal" w:date="2026-08-04T06:07:00Z" w16du:dateUtc="2026-08-04T10:07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18" w:author="Nick Bernal" w:date="2026-08-04T06:07:00Z" w16du:dateUtc="2026-08-04T10:07:00Z"/>
              </w:rPr>
            </w:pPr>
            <w:ins w:id="19" w:author="Nick Bernal" w:date="2026-08-04T06:07:00Z" w16du:dateUtc="2026-08-04T10:07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20" w:author="Nick Bernal" w:date="2026-08-04T06:07:00Z" w16du:dateUtc="2026-08-04T10:07:00Z"/>
              </w:rPr>
            </w:pPr>
            <w:ins w:id="21" w:author="Nick Bernal" w:date="2026-08-04T06:07:00Z" w16du:dateUtc="2026-08-04T10:07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22" w:author="Nick Bernal" w:date="2026-08-04T06:07:00Z" w16du:dateUtc="2026-08-04T10:07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23" w:author="Nick Bernal" w:date="2026-08-04T06:07:00Z" w16du:dateUtc="2026-08-04T10:07:00Z"/>
              </w:rPr>
            </w:pPr>
            <w:ins w:id="24" w:author="Nick Bernal" w:date="2026-08-04T06:07:00Z" w16du:dateUtc="2026-08-04T10:07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25" w:author="Nick Bernal" w:date="2026-08-04T06:07:00Z" w16du:dateUtc="2026-08-04T10:07:00Z"/>
              </w:rPr>
            </w:pPr>
            <w:ins w:id="26" w:author="Nick Bernal" w:date="2026-08-04T06:07:00Z" w16du:dateUtc="2026-08-04T10:07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27" w:author="Nick Bernal" w:date="2026-08-04T06:07:00Z" w16du:dateUtc="2026-08-04T10:07:00Z"/>
              </w:rPr>
            </w:pPr>
            <w:ins w:id="28" w:author="Nick Bernal" w:date="2026-08-04T06:07:00Z" w16du:dateUtc="2026-08-04T10:07:00Z">
              <w:r>
                <w:t>f</w:t>
              </w:r>
            </w:ins>
          </w:p>
        </w:tc>
      </w:tr>
    </w:tbl>
    <w:p w14:paraId="43EF663E" w14:textId="5B468A40" w:rsidR="003C58BC" w:rsidRDefault="00715FB8">
      <w:pPr>
        <w:rPr>
          <w:del w:id="29" w:author="Nick Bernal" w:date="2026-08-04T06:07:00Z" w16du:dateUtc="2026-08-04T10:07:00Z"/>
        </w:rPr>
      </w:pPr>
      <w:commentRangeStart w:id="30"/>
      <w:commentRangeStart w:id="31"/>
      <w:del w:id="32" w:author="Nick Bernal" w:date="2026-08-04T06:07:00Z" w16du:dateUtc="2026-08-04T10:07:00Z">
        <w:r>
          <w:delText>Text</w:delText>
        </w:r>
        <w:commentRangeEnd w:id="30"/>
        <w:r>
          <w:rPr>
            <w:rStyle w:val="CommentReference"/>
            <w:sz w:val="24"/>
            <w:szCs w:val="24"/>
          </w:rPr>
          <w:commentReference w:id="30"/>
        </w:r>
        <w:commentRangeEnd w:id="31"/>
        <w:r>
          <w:rPr>
            <w:rStyle w:val="CommentReference"/>
            <w:sz w:val="24"/>
            <w:szCs w:val="24"/>
          </w:rPr>
          <w:commentReference w:id="31"/>
        </w:r>
      </w:del>
    </w:p>
    <w:p w14:paraId="4C492E00" w14:textId="77777777" w:rsidR="00715FB8" w:rsidRDefault="00715FB8">
      <w:pPr>
        <w:rPr>
          <w:del w:id="33" w:author="Nick Bernal" w:date="2026-08-04T06:07:00Z" w16du:dateUtc="2026-08-04T10:07:00Z"/>
        </w:rPr>
      </w:pPr>
    </w:p>
    <w:p w14:paraId="14484A7D" w14:textId="060FB933" w:rsidR="00715FB8" w:rsidRDefault="00715FB8">
      <w:commentRangeStart w:id="34"/>
      <w:del w:id="35" w:author="Nick Bernal" w:date="2026-08-04T06:07:00Z" w16du:dateUtc="2026-08-04T10:07:00Z">
        <w:r>
          <w:delText>Text 2</w:delText>
        </w:r>
        <w:commentRangeEnd w:id="34"/>
        <w:r>
          <w:rPr>
            <w:rStyle w:val="CommentReference"/>
            <w:sz w:val="24"/>
            <w:szCs w:val="24"/>
          </w:rPr>
          <w:commentReference w:id="34"/>
        </w:r>
      </w:del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3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34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360F1B"/>
    <w:rsid w:val="003C1D14"/>
    <w:rsid w:val="003C58BC"/>
    <w:rsid w:val="004E7422"/>
    <w:rsid w:val="00715FB8"/>
    <w:rsid w:val="00931F1A"/>
    <w:rsid w:val="00A16521"/>
    <w:rsid w:val="00B33473"/>
    <w:rsid w:val="00CE3856"/>
    <w:rsid w:val="00D17477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7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2026-08-04T10:07:00Z</dcterms:modified>
</cp:coreProperties>
</file>