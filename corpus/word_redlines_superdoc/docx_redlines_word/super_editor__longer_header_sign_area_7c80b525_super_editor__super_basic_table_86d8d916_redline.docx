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ins w:id="13" w:author="Nick Bernal" w:date="2026-08-03T22:26:00Z" w16du:dateUtc="2026-08-04T02:26:00Z"/>
        </w:trPr>
        <w:tc>
          <w:tcPr>
            <w:tcW w:w="3116" w:type="dxa"/>
          </w:tcPr>
          <w:p w14:paraId="7A9B162D" w14:textId="019E390D" w:rsidR="00D74AD4" w:rsidRDefault="00D74AD4">
            <w:pPr>
              <w:rPr>
                <w:ins w:id="14" w:author="Nick Bernal" w:date="2026-08-03T22:26:00Z" w16du:dateUtc="2026-08-04T02:26:00Z"/>
              </w:rPr>
            </w:pPr>
            <w:ins w:id="15" w:author="Nick Bernal" w:date="2026-08-03T22:26:00Z" w16du:dateUtc="2026-08-04T02:26:00Z">
              <w:r>
                <w:t>A</w:t>
              </w:r>
            </w:ins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ins w:id="16" w:author="Nick Bernal" w:date="2026-08-03T22:26:00Z" w16du:dateUtc="2026-08-04T02:26:00Z"/>
              </w:rPr>
            </w:pPr>
            <w:ins w:id="17" w:author="Nick Bernal" w:date="2026-08-03T22:26:00Z" w16du:dateUtc="2026-08-04T02:26:00Z">
              <w:r>
                <w:t>B</w:t>
              </w:r>
            </w:ins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ins w:id="18" w:author="Nick Bernal" w:date="2026-08-03T22:26:00Z" w16du:dateUtc="2026-08-04T02:26:00Z"/>
              </w:rPr>
            </w:pPr>
            <w:ins w:id="19" w:author="Nick Bernal" w:date="2026-08-03T22:26:00Z" w16du:dateUtc="2026-08-04T02:26:00Z">
              <w:r>
                <w:t>C</w:t>
              </w:r>
            </w:ins>
          </w:p>
        </w:tc>
      </w:tr>
      <w:tr w:rsidR="00D74AD4" w14:paraId="1B8FA21F" w14:textId="77777777" w:rsidTr="00D74AD4">
        <w:trPr>
          <w:ins w:id="20" w:author="Nick Bernal" w:date="2026-08-03T22:26:00Z" w16du:dateUtc="2026-08-04T02:26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ins w:id="21" w:author="Nick Bernal" w:date="2026-08-03T22:26:00Z" w16du:dateUtc="2026-08-04T02:26:00Z"/>
              </w:rPr>
            </w:pPr>
            <w:ins w:id="22" w:author="Nick Bernal" w:date="2026-08-03T22:26:00Z" w16du:dateUtc="2026-08-04T02:26:00Z">
              <w:r>
                <w:t>D</w:t>
              </w:r>
            </w:ins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ins w:id="23" w:author="Nick Bernal" w:date="2026-08-03T22:26:00Z" w16du:dateUtc="2026-08-04T02:26:00Z"/>
              </w:rPr>
            </w:pPr>
            <w:ins w:id="24" w:author="Nick Bernal" w:date="2026-08-03T22:26:00Z" w16du:dateUtc="2026-08-04T02:26:00Z">
              <w:r>
                <w:t>E</w:t>
              </w:r>
            </w:ins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ins w:id="25" w:author="Nick Bernal" w:date="2026-08-03T22:26:00Z" w16du:dateUtc="2026-08-04T02:26:00Z"/>
              </w:rPr>
            </w:pPr>
            <w:ins w:id="26" w:author="Nick Bernal" w:date="2026-08-03T22:26:00Z" w16du:dateUtc="2026-08-04T02:26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27" w:author="Nick Bernal" w:date="2026-08-03T22:26:00Z" w16du:dateUtc="2026-08-04T02:26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28" w:author="Nick Bernal" w:date="2026-08-03T22:26:00Z" w16du:dateUtc="2026-08-04T02:26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29" w:author="Nick Bernal" w:date="2026-08-03T22:26:00Z" w16du:dateUtc="2026-08-04T02:26:00Z"/>
              </w:rPr>
            </w:pPr>
            <w:ins w:id="30" w:author="Nick Bernal" w:date="2026-08-03T22:26:00Z" w16du:dateUtc="2026-08-04T02:26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31" w:author="Nick Bernal" w:date="2026-08-03T22:26:00Z" w16du:dateUtc="2026-08-04T02:26:00Z"/>
              </w:rPr>
            </w:pPr>
            <w:ins w:id="32" w:author="Nick Bernal" w:date="2026-08-03T22:26:00Z" w16du:dateUtc="2026-08-04T02:26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33" w:author="Nick Bernal" w:date="2026-08-03T22:26:00Z" w16du:dateUtc="2026-08-04T02:26:00Z"/>
              </w:rPr>
            </w:pPr>
            <w:ins w:id="34" w:author="Nick Bernal" w:date="2026-08-03T22:26:00Z" w16du:dateUtc="2026-08-04T02:26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35" w:author="Nick Bernal" w:date="2026-08-03T22:26:00Z" w16du:dateUtc="2026-08-04T02:26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36" w:author="Nick Bernal" w:date="2026-08-03T22:26:00Z" w16du:dateUtc="2026-08-04T02:26:00Z"/>
              </w:rPr>
            </w:pPr>
            <w:ins w:id="37" w:author="Nick Bernal" w:date="2026-08-03T22:26:00Z" w16du:dateUtc="2026-08-04T02:26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38" w:author="Nick Bernal" w:date="2026-08-03T22:26:00Z" w16du:dateUtc="2026-08-04T02:26:00Z"/>
              </w:rPr>
            </w:pPr>
            <w:ins w:id="39" w:author="Nick Bernal" w:date="2026-08-03T22:26:00Z" w16du:dateUtc="2026-08-04T02:26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40" w:author="Nick Bernal" w:date="2026-08-03T22:26:00Z" w16du:dateUtc="2026-08-04T02:26:00Z"/>
              </w:rPr>
            </w:pPr>
            <w:ins w:id="41" w:author="Nick Bernal" w:date="2026-08-03T22:26:00Z" w16du:dateUtc="2026-08-04T02:26:00Z">
              <w:r>
                <w:t>f</w:t>
              </w:r>
            </w:ins>
          </w:p>
        </w:tc>
      </w:tr>
    </w:tbl>
    <w:p w14:paraId="02A9D0D9" w14:textId="52DE1325" w:rsidR="005A1E30" w:rsidRPr="001036C6" w:rsidRDefault="005A1E30" w:rsidP="005A1E30">
      <w:pPr>
        <w:rPr>
          <w:del w:id="42" w:author="Nick Bernal" w:date="2026-08-03T22:26:00Z" w16du:dateUtc="2026-08-04T02:26:00Z"/>
          <w:rFonts w:ascii="Arial" w:hAnsi="Arial" w:cs="Arial"/>
        </w:rPr>
      </w:pPr>
      <w:del w:id="43" w:author="Nick Bernal" w:date="2026-08-03T22:26:00Z" w16du:dateUtc="2026-08-04T02:26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44" w:author="Nick Bernal" w:date="2026-08-03T22:26:00Z" w16du:dateUtc="2026-08-04T02:26:00Z"/>
          <w:rFonts w:ascii="Arial" w:hAnsi="Arial" w:cs="Arial"/>
        </w:rPr>
      </w:pPr>
      <w:del w:id="45" w:author="Nick Bernal" w:date="2026-08-03T22:26:00Z" w16du:dateUtc="2026-08-04T02:26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Default="000B7C73">
      <w:pPr>
        <w:rPr>
          <w:rPrChange w:id="46" w:author="Nick Bernal" w:date="2026-08-03T22:26:00Z" w16du:dateUtc="2026-08-04T02:26:00Z">
            <w:rPr>
              <w:rFonts w:ascii="Arial" w:hAnsi="Arial" w:cs="Arial"/>
            </w:rPr>
          </w:rPrChange>
        </w:rPr>
      </w:pPr>
    </w:p>
    <w:sectPr w:rsidR="000B7C7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FEF7A" w14:textId="77777777" w:rsidR="0045264E" w:rsidRDefault="0045264E" w:rsidP="00DC066E">
      <w:r>
        <w:separator/>
      </w:r>
    </w:p>
  </w:endnote>
  <w:endnote w:type="continuationSeparator" w:id="0">
    <w:p w14:paraId="6D035A14" w14:textId="77777777" w:rsidR="0045264E" w:rsidRDefault="0045264E" w:rsidP="00DC0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Default="00194B4C">
    <w:pPr>
      <w:pStyle w:val="IntenseReference"/>
      <w:rPr>
        <w:rPrChange w:id="49" w:author="Nick Bernal" w:date="2026-08-03T22:26:00Z" w16du:dateUtc="2026-08-04T02:26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50" w:author="Nick Bernal" w:date="2026-08-03T22:26:00Z" w16du:dateUtc="2026-08-04T02:26:00Z">
        <w:pPr>
          <w:pStyle w:val="Header"/>
          <w:jc w:val="center"/>
        </w:pPr>
      </w:pPrChange>
    </w:pPr>
    <w:del w:id="51" w:author="Nick Bernal" w:date="2026-08-03T22:26:00Z" w16du:dateUtc="2026-08-04T02:26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EA15" w14:textId="77777777" w:rsidR="0045264E" w:rsidRDefault="0045264E" w:rsidP="00DC066E">
      <w:r>
        <w:separator/>
      </w:r>
    </w:p>
  </w:footnote>
  <w:footnote w:type="continuationSeparator" w:id="0">
    <w:p w14:paraId="239C36AF" w14:textId="77777777" w:rsidR="0045264E" w:rsidRDefault="0045264E" w:rsidP="00DC06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Pr="003C58EB" w:rsidRDefault="00194B4C">
    <w:pPr>
      <w:pStyle w:val="IntenseQuote"/>
      <w:pPrChange w:id="47" w:author="Nick Bernal" w:date="2026-08-03T22:26:00Z" w16du:dateUtc="2026-08-04T02:26:00Z">
        <w:pPr>
          <w:pStyle w:val="Header"/>
        </w:pPr>
      </w:pPrChange>
    </w:pPr>
    <w:del w:id="48" w:author="Nick Bernal" w:date="2026-08-03T22:26:00Z" w16du:dateUtc="2026-08-04T02:26:00Z">
      <w:r>
        <w:delText>Generic content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B7C73"/>
    <w:rsid w:val="000C79F5"/>
    <w:rsid w:val="001036C6"/>
    <w:rsid w:val="00194B4C"/>
    <w:rsid w:val="0024634F"/>
    <w:rsid w:val="00347301"/>
    <w:rsid w:val="00360F1B"/>
    <w:rsid w:val="003C1D14"/>
    <w:rsid w:val="003C58BC"/>
    <w:rsid w:val="003C58EB"/>
    <w:rsid w:val="003D4722"/>
    <w:rsid w:val="003D69E4"/>
    <w:rsid w:val="004150C4"/>
    <w:rsid w:val="0045264E"/>
    <w:rsid w:val="005A1E30"/>
    <w:rsid w:val="005D61A1"/>
    <w:rsid w:val="00630FFB"/>
    <w:rsid w:val="00676690"/>
    <w:rsid w:val="007442EE"/>
    <w:rsid w:val="00793D8C"/>
    <w:rsid w:val="00931F1A"/>
    <w:rsid w:val="00944F63"/>
    <w:rsid w:val="00A131E4"/>
    <w:rsid w:val="00A16521"/>
    <w:rsid w:val="00A519C4"/>
    <w:rsid w:val="00A774F8"/>
    <w:rsid w:val="00B33473"/>
    <w:rsid w:val="00B66469"/>
    <w:rsid w:val="00C3264C"/>
    <w:rsid w:val="00D74AD4"/>
    <w:rsid w:val="00DC066E"/>
    <w:rsid w:val="00E80113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  <w:pPrChange w:id="0" w:author="Nick Bernal" w:date="2026-08-03T22:26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Nick Bernal" w:date="2026-08-03T22:26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  <w:pPrChange w:id="1" w:author="Nick Bernal" w:date="2026-08-03T22:26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Nick Bernal" w:date="2026-08-03T22:26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  <w:pPrChange w:id="2" w:author="Nick Bernal" w:date="2026-08-03T22:26:00Z">
        <w:pPr>
          <w:keepNext/>
          <w:keepLines/>
          <w:spacing w:before="40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Nick Bernal" w:date="2026-08-03T22:26:00Z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  <w:pPrChange w:id="3" w:author="Nick Bernal" w:date="2026-08-03T22:26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  <w:rPrChange w:id="3" w:author="Nick Bernal" w:date="2026-08-03T22:26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  <w:pPrChange w:id="4" w:author="Nick Bernal" w:date="2026-08-03T22:26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14:ligatures w14:val="standardContextual"/>
      <w:rPrChange w:id="4" w:author="Nick Bernal" w:date="2026-08-03T22:26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  <w:pPrChange w:id="5" w:author="Nick Bernal" w:date="2026-08-03T22:26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14:ligatures w14:val="standardContextual"/>
      <w:rPrChange w:id="5" w:author="Nick Bernal" w:date="2026-08-03T22:26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  <w:pPrChange w:id="6" w:author="Nick Bernal" w:date="2026-08-03T22:26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kern w:val="2"/>
      <w14:ligatures w14:val="standardContextual"/>
      <w:rPrChange w:id="6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  <w:pPrChange w:id="7" w:author="Nick Bernal" w:date="2026-08-03T22:26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14:ligatures w14:val="standardContextual"/>
      <w:rPrChange w:id="7" w:author="Nick Bernal" w:date="2026-08-03T22:26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  <w:pPrChange w:id="8" w:author="Nick Bernal" w:date="2026-08-03T22:26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kern w:val="2"/>
      <w14:ligatures w14:val="standardContextual"/>
      <w:rPrChange w:id="8" w:author="Nick Bernal" w:date="2026-08-03T22:26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  <w:style w:type="character" w:customStyle="1" w:styleId="Heading1Char">
    <w:name w:val="Heading 1 Char"/>
    <w:basedOn w:val="DefaultParagraphFont"/>
    <w:link w:val="Heading1"/>
    <w:uiPriority w:val="9"/>
    <w:rsid w:val="003C58EB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8E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8EB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8EB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8EB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8EB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8EB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8EB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  <w:pPrChange w:id="9" w:author="Nick Bernal" w:date="2026-08-03T22:26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Nick Bernal" w:date="2026-08-03T22:26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3C58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  <w:pPrChange w:id="10" w:author="Nick Bernal" w:date="2026-08-03T22:26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Nick Bernal" w:date="2026-08-03T22:26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3C58E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  <w:pPrChange w:id="11" w:author="Nick Bernal" w:date="2026-08-03T22:26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14:ligatures w14:val="standardContextual"/>
      <w:rPrChange w:id="11" w:author="Nick Bernal" w:date="2026-08-03T22:26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C58EB"/>
    <w:rPr>
      <w:rFonts w:ascii="Arial" w:hAnsi="Arial" w:cs="Times New Roman (Body CS)"/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5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  <w:pPrChange w:id="12" w:author="Nick Bernal" w:date="2026-08-03T22:26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2F5496" w:themeColor="accent1" w:themeShade="BF"/>
      <w:kern w:val="2"/>
      <w14:ligatures w14:val="standardContextual"/>
      <w:rPrChange w:id="12" w:author="Nick Bernal" w:date="2026-08-03T22:26:00Z">
        <w:rPr>
          <w:rFonts w:ascii="Arial" w:eastAsiaTheme="minorHAnsi" w:hAnsi="Arial" w:cs="Times New Roman (Body CS)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8EB"/>
    <w:rPr>
      <w:rFonts w:ascii="Arial" w:hAnsi="Arial" w:cs="Times New Roman (Body CS)"/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3C58E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58EB"/>
    <w:rPr>
      <w:rFonts w:ascii="Arial" w:hAnsi="Arial" w:cs="Times New Roman (Body CS)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2026-08-04T02:26:00Z</dcterms:modified>
</cp:coreProperties>
</file>