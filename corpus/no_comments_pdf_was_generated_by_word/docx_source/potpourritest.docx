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4B7A" w14:textId="40264297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2DF4FB10" w14:textId="2A50721A" w:rsidR="00F66B6B" w:rsidRPr="00F66B6B" w:rsidRDefault="00F66B6B" w:rsidP="00F66B6B">
      <w:pPr>
        <w:pStyle w:val="Heading1"/>
      </w:pPr>
      <w:r>
        <w:t>2. Lists</w:t>
      </w:r>
    </w:p>
    <w:p w14:paraId="12ECBFF8" w14:textId="1F8D4644" w:rsidR="00F66B6B" w:rsidRPr="00F66B6B" w:rsidRDefault="00F66B6B" w:rsidP="00F66B6B">
      <w:pPr>
        <w:pStyle w:val="Heading2"/>
      </w:pPr>
      <w:r>
        <w:t>2.1 Bulleted</w:t>
      </w:r>
    </w:p>
    <w:p w14:paraId="283D7933" w14:textId="595F5DDC" w:rsidR="00F66B6B" w:rsidRPr="00F66B6B" w:rsidRDefault="00F66B6B" w:rsidP="00F66B6B">
      <w:pPr>
        <w:pStyle w:val="ListBullet"/>
      </w:pPr>
      <w:r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</w: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hyperlink r:id="rId11" w:history="1">
        <w:r>
          <w:rPr>
            <w:rStyle w:val="Hyperlink"/>
            <w:rFonts w:ascii="Aptos" w:hAnsi="Aptos"/>
          </w:rPr>
          <w:t>reference page</w:t>
        </w:r>
      </w:hyperlink>
      <w:r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  <w:rPr>
          <w:ins w:id="3" w:author="Arthur Souza Rodrigues" w:date="2026-05-02T14:41:00Z" w16du:dateUtc="2026-05-02T18:41:00Z"/>
        </w:rPr>
      </w:pPr>
      <w:ins w:id="4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5" w:author="Arthur Souza Rodrigues" w:date="2026-05-02T14:41:00Z" w16du:dateUtc="2026-05-02T18:41:00Z"/>
        </w:rPr>
      </w:pPr>
      <w:ins w:id="6" w:author="Arthur Souza Rodrigues" w:date="2026-05-02T14:41:00Z" w16du:dateUtc="2026-05-02T18:41:00Z">
        <w:r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7" w:author="Arthur Souza Rodrigues" w:date="2026-05-02T14:41:00Z" w16du:dateUtc="2026-05-02T18:41:00Z"/>
          <w:rFonts w:ascii="Aptos" w:hAnsi="Aptos"/>
        </w:rPr>
      </w:pPr>
      <w:ins w:id="8" w:author="Arthur Souza Rodrigues" w:date="2026-05-02T14:41:00Z" w16du:dateUtc="2026-05-02T18:41:00Z">
        <w:r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1" w:author="Arthur Souza Rodrigues" w:date="2026-05-02T14:41:00Z" w16du:dateUtc="2026-05-02T18:41:00Z"/>
        </w:rPr>
      </w:pPr>
      <w:ins w:id="12" w:author="Arthur Souza Rodrigues" w:date="2026-05-02T14:41:00Z" w16du:dateUtc="2026-05-02T18:41:00Z">
        <w:r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" w:author="Arthur Souza Rodrigues" w:date="2026-05-02T14:41:00Z" w16du:dateUtc="2026-05-02T18:41:00Z"/>
          <w:rFonts w:ascii="Aptos" w:hAnsi="Aptos"/>
        </w:rPr>
      </w:pPr>
      <w:ins w:id="14" w:author="Arthur Souza Rodrigues" w:date="2026-05-02T14:41:00Z" w16du:dateUtc="2026-05-02T18:4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5" w:author="Arthur Souza Rodrigues" w:date="2026-05-02T14:41:00Z" w16du:dateUtc="2026-05-02T18:41:00Z"/>
          <w:rFonts w:ascii="Aptos" w:hAnsi="Aptos"/>
        </w:rPr>
      </w:pPr>
      <w:ins w:id="16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7" w:author="Arthur Souza Rodrigues" w:date="2026-05-02T14:41:00Z" w16du:dateUtc="2026-05-02T18:41:00Z"/>
        </w:rPr>
      </w:pPr>
      <w:ins w:id="18" w:author="Arthur Souza Rodrigues" w:date="2026-05-02T14:41:00Z" w16du:dateUtc="2026-05-02T18:41:00Z">
        <w:r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9" w:author="Arthur Souza Rodrigues" w:date="2026-05-02T14:41:00Z" w16du:dateUtc="2026-05-02T18:41:00Z"/>
        </w:rPr>
      </w:pPr>
      <w:ins w:id="20" w:author="Arthur Souza Rodrigues" w:date="2026-05-02T14:41:00Z" w16du:dateUtc="2026-05-02T18:41:00Z">
        <w:r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21" w:author="Arthur Souza Rodrigues" w:date="2026-05-02T14:41:00Z" w16du:dateUtc="2026-05-02T18:41:00Z"/>
        </w:rPr>
      </w:pPr>
      <w:ins w:id="22" w:author="Arthur Souza Rodrigues" w:date="2026-05-02T14:41:00Z" w16du:dateUtc="2026-05-02T18:41:00Z">
        <w:r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23" w:author="Arthur Souza Rodrigues" w:date="2026-05-02T14:41:00Z" w16du:dateUtc="2026-05-02T18:41:00Z"/>
        </w:rPr>
      </w:pPr>
      <w:ins w:id="24" w:author="Arthur Souza Rodrigues" w:date="2026-05-02T14:41:00Z" w16du:dateUtc="2026-05-02T18:41:00Z">
        <w:r>
          <w:lastRenderedPageBreak/>
        </w:r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25" w:author="Arthur Souza Rodrigues" w:date="2026-05-02T14:41:00Z" w16du:dateUtc="2026-05-02T18:41:00Z"/>
        </w:rPr>
      </w:pPr>
      <w:ins w:id="26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27" w:author="Arthur Souza Rodrigues" w:date="2026-05-02T14:41:00Z" w16du:dateUtc="2026-05-02T18:41:00Z"/>
        </w:rPr>
      </w:pPr>
      <w:ins w:id="28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29" w:author="Arthur Souza Rodrigues" w:date="2026-05-02T14:41:00Z" w16du:dateUtc="2026-05-02T18:41:00Z"/>
        </w:rPr>
      </w:pPr>
      <w:ins w:id="30" w:author="Arthur Souza Rodrigues" w:date="2026-05-02T14:41:00Z" w16du:dateUtc="2026-05-02T18:41:00Z">
        <w:r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31" w:author="Arthur Souza Rodrigues" w:date="2026-05-02T14:41:00Z" w16du:dateUtc="2026-05-02T18:41:00Z"/>
        </w:rPr>
      </w:pPr>
      <w:ins w:id="32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3" w:author="Arthur Souza Rodrigues" w:date="2026-05-02T14:41:00Z" w16du:dateUtc="2026-05-02T18:41:00Z"/>
        </w:rPr>
      </w:pPr>
      <w:ins w:id="34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5" w:author="Arthur Souza Rodrigues" w:date="2026-05-02T14:41:00Z" w16du:dateUtc="2026-05-02T18:41:00Z"/>
        </w:rPr>
      </w:pPr>
      <w:ins w:id="36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37" w:author="Arthur Souza Rodrigues" w:date="2026-05-02T14:41:00Z" w16du:dateUtc="2026-05-02T18:41:00Z"/>
        </w:rPr>
      </w:pPr>
      <w:ins w:id="38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39" w:author="Arthur Souza Rodrigues" w:date="2026-05-02T14:41:00Z" w16du:dateUtc="2026-05-02T18:41:00Z"/>
        </w:rPr>
      </w:pPr>
      <w:ins w:id="40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41" w:author="Arthur Souza Rodrigues" w:date="2026-05-02T14:41:00Z" w16du:dateUtc="2026-05-02T18:41:00Z"/>
          <w:rFonts w:ascii="Aptos" w:hAnsi="Aptos"/>
        </w:rPr>
      </w:pPr>
      <w:ins w:id="42" w:author="Arthur Souza Rodrigues" w:date="2026-05-02T14:41:00Z" w16du:dateUtc="2026-05-02T18:4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3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44" w:author="Arthur Souza Rodrigues" w:date="2026-05-02T14:41:00Z" w16du:dateUtc="2026-05-02T18:41:00Z"/>
                <w:rFonts w:ascii="Aptos" w:hAnsi="Aptos"/>
              </w:rPr>
            </w:pPr>
            <w:ins w:id="45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6" w:author="Arthur Souza Rodrigues" w:date="2026-05-02T14:41:00Z" w16du:dateUtc="2026-05-02T18:41:00Z"/>
                <w:rFonts w:ascii="Aptos" w:hAnsi="Aptos"/>
              </w:rPr>
            </w:pPr>
            <w:ins w:id="47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8" w:author="Arthur Souza Rodrigues" w:date="2026-05-02T14:41:00Z" w16du:dateUtc="2026-05-02T18:41:00Z"/>
                <w:rFonts w:ascii="Aptos" w:hAnsi="Aptos"/>
              </w:rPr>
            </w:pPr>
            <w:ins w:id="49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5-02T14:41:00Z" w16du:dateUtc="2026-05-02T18:41:00Z"/>
                <w:rFonts w:ascii="Aptos" w:hAnsi="Aptos"/>
              </w:rPr>
            </w:pPr>
            <w:ins w:id="51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53" w:author="Arthur Souza Rodrigues" w:date="2026-05-02T14:41:00Z" w16du:dateUtc="2026-05-02T18:41:00Z"/>
                <w:rFonts w:ascii="Aptos" w:hAnsi="Aptos"/>
              </w:rPr>
            </w:pPr>
            <w:ins w:id="54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" w:author="Arthur Souza Rodrigues" w:date="2026-05-02T14:41:00Z" w16du:dateUtc="2026-05-02T18:41:00Z"/>
                <w:rFonts w:ascii="Aptos" w:hAnsi="Aptos"/>
              </w:rPr>
            </w:pPr>
            <w:ins w:id="56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" w:author="Arthur Souza Rodrigues" w:date="2026-05-02T14:41:00Z" w16du:dateUtc="2026-05-02T18:41:00Z"/>
                <w:rFonts w:ascii="Aptos" w:hAnsi="Aptos"/>
              </w:rPr>
            </w:pPr>
            <w:ins w:id="58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5-02T14:41:00Z" w16du:dateUtc="2026-05-02T18:41:00Z"/>
                <w:rFonts w:ascii="Aptos" w:hAnsi="Aptos"/>
              </w:rPr>
            </w:pPr>
            <w:ins w:id="60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61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62" w:author="Arthur Souza Rodrigues" w:date="2026-05-02T14:41:00Z" w16du:dateUtc="2026-05-02T18:41:00Z"/>
                <w:rFonts w:ascii="Aptos" w:hAnsi="Aptos"/>
              </w:rPr>
            </w:pPr>
            <w:ins w:id="63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Arthur Souza Rodrigues" w:date="2026-05-02T14:41:00Z" w16du:dateUtc="2026-05-02T18:41:00Z"/>
                <w:rFonts w:ascii="Aptos" w:hAnsi="Aptos"/>
              </w:rPr>
            </w:pPr>
            <w:ins w:id="65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Arthur Souza Rodrigues" w:date="2026-05-02T14:41:00Z" w16du:dateUtc="2026-05-02T18:41:00Z"/>
                <w:rFonts w:ascii="Aptos" w:hAnsi="Aptos"/>
              </w:rPr>
            </w:pPr>
            <w:ins w:id="67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Arthur Souza Rodrigues" w:date="2026-05-02T14:41:00Z" w16du:dateUtc="2026-05-02T18:41:00Z"/>
                <w:rFonts w:ascii="Aptos" w:hAnsi="Aptos"/>
              </w:rPr>
            </w:pPr>
            <w:ins w:id="69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0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71" w:author="Arthur Souza Rodrigues" w:date="2026-05-02T14:41:00Z" w16du:dateUtc="2026-05-02T18:41:00Z"/>
                <w:rFonts w:ascii="Aptos" w:hAnsi="Aptos"/>
              </w:rPr>
            </w:pPr>
            <w:ins w:id="72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3" w:author="Arthur Souza Rodrigues" w:date="2026-05-02T14:41:00Z" w16du:dateUtc="2026-05-02T18:41:00Z"/>
                <w:rFonts w:ascii="Aptos" w:hAnsi="Aptos"/>
              </w:rPr>
            </w:pPr>
            <w:ins w:id="74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5" w:author="Arthur Souza Rodrigues" w:date="2026-05-02T14:41:00Z" w16du:dateUtc="2026-05-02T18:41:00Z"/>
                <w:rFonts w:ascii="Aptos" w:hAnsi="Aptos"/>
              </w:rPr>
            </w:pPr>
            <w:ins w:id="76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" w:author="Arthur Souza Rodrigues" w:date="2026-05-02T14:41:00Z" w16du:dateUtc="2026-05-02T18:41:00Z"/>
                <w:rFonts w:ascii="Aptos" w:hAnsi="Aptos"/>
              </w:rPr>
            </w:pPr>
            <w:ins w:id="78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79" w:author="Arthur Souza Rodrigues" w:date="2026-05-02T14:41:00Z" w16du:dateUtc="2026-05-02T18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80" w:author="Arthur Souza Rodrigues" w:date="2026-05-02T14:41:00Z" w16du:dateUtc="2026-05-02T18:41:00Z"/>
                <w:rFonts w:ascii="Aptos" w:hAnsi="Aptos"/>
              </w:rPr>
            </w:pPr>
            <w:ins w:id="81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" w:author="Arthur Souza Rodrigues" w:date="2026-05-02T14:41:00Z" w16du:dateUtc="2026-05-02T18:41:00Z"/>
                <w:rFonts w:ascii="Aptos" w:hAnsi="Aptos"/>
              </w:rPr>
            </w:pPr>
            <w:ins w:id="83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" w:author="Arthur Souza Rodrigues" w:date="2026-05-02T14:41:00Z" w16du:dateUtc="2026-05-02T18:41:00Z"/>
                <w:rFonts w:ascii="Aptos" w:hAnsi="Aptos"/>
              </w:rPr>
            </w:pPr>
            <w:ins w:id="85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" w:author="Arthur Souza Rodrigues" w:date="2026-05-02T14:41:00Z" w16du:dateUtc="2026-05-02T18:41:00Z"/>
                <w:rFonts w:ascii="Aptos" w:hAnsi="Aptos"/>
              </w:rPr>
            </w:pPr>
            <w:ins w:id="87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88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89" w:author="Arthur Souza Rodrigues" w:date="2026-05-02T14:41:00Z" w16du:dateUtc="2026-05-02T18:41:00Z"/>
        </w:rPr>
      </w:pPr>
      <w:ins w:id="90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91" w:author="Arthur Souza Rodrigues" w:date="2026-05-02T14:41:00Z" w16du:dateUtc="2026-05-02T18:41:00Z"/>
        </w:rPr>
      </w:pPr>
      <w:ins w:id="92" w:author="Arthur Souza Rodrigues" w:date="2026-05-02T14:41:00Z" w16du:dateUtc="2026-05-02T18:41:00Z">
        <w:r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93" w:author="Arthur Souza Rodrigues" w:date="2026-05-02T14:41:00Z" w16du:dateUtc="2026-05-02T18:41:00Z"/>
          <w:rFonts w:ascii="Aptos" w:hAnsi="Aptos"/>
        </w:rPr>
      </w:pPr>
      <w:ins w:id="94" w:author="Arthur Souza Rodrigues" w:date="2026-05-02T14:41:00Z" w16du:dateUtc="2026-05-02T18:41:00Z">
        <w:r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95" w:author="Arthur Souza Rodrigues" w:date="2026-05-02T14:41:00Z" w16du:dateUtc="2026-05-02T18:41:00Z"/>
          <w:rFonts w:ascii="Aptos" w:hAnsi="Aptos"/>
        </w:rPr>
      </w:pPr>
      <w:ins w:id="96" w:author="Arthur Souza Rodrigues" w:date="2026-05-02T14:41:00Z" w16du:dateUtc="2026-05-02T18:4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99" w:author="Arthur Souza Rodrigues" w:date="2026-05-02T14:41:00Z" w16du:dateUtc="2026-05-02T18:41:00Z"/>
        </w:rPr>
      </w:pPr>
      <w:ins w:id="100" w:author="Arthur Souza Rodrigues" w:date="2026-05-02T14:41:00Z" w16du:dateUtc="2026-05-02T18:41:00Z">
        <w:r>
          <w:t>5. Color Callouts</w:t>
        </w:r>
      </w:ins>
    </w:p>
    <w:p w14:paraId="61BE3F4D" w14:textId="77777777" w:rsidR="00F66B6B" w:rsidRPr="00F66B6B" w:rsidRDefault="00F66B6B" w:rsidP="00F66B6B">
      <w:pPr>
        <w:rPr>
          <w:ins w:id="101" w:author="Arthur Souza Rodrigues" w:date="2026-05-02T14:41:00Z" w16du:dateUtc="2026-05-02T18:41:00Z"/>
          <w:rFonts w:ascii="Aptos" w:hAnsi="Aptos"/>
          <w:b/>
          <w:color w:val="C62828"/>
        </w:rPr>
      </w:pPr>
      <w:ins w:id="102" w:author="Arthur Souza Rodrigues" w:date="2026-05-02T14:41:00Z" w16du:dateUtc="2026-05-02T18:4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103" w:author="Arthur Souza Rodrigues" w:date="2026-05-02T14:41:00Z" w16du:dateUtc="2026-05-02T18:41:00Z"/>
          <w:rFonts w:ascii="Aptos" w:hAnsi="Aptos"/>
          <w:b/>
          <w:color w:val="1565C0"/>
        </w:rPr>
      </w:pPr>
      <w:ins w:id="104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105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106" w:author="Arthur Souza Rodrigues" w:date="2026-05-02T14:41:00Z" w16du:dateUtc="2026-05-02T18:41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107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</w:pPr>
      <w:r>
        <w:lastRenderedPageBreak/>
      </w: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This document is intentionally </w:t>
      </w:r>
      <w:del w:id="108" w:author="Arthur Souza Rodrigues" w:date="2026-05-02T14:42:00Z" w16du:dateUtc="2026-05-02T18:42:00Z">
        <w:r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r>
        <w:rPr>
          <w:rFonts w:ascii="Aptos" w:hAnsi="Aptos"/>
        </w:rPr>
        <w:t>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4EE6BF0C" w14:textId="77777777" w:rsidR="00F66B6B" w:rsidRPr="00F66B6B" w:rsidRDefault="00F66B6B" w:rsidP="00F66B6B">
      <w:pPr>
        <w:pStyle w:val="Heading1"/>
      </w:pPr>
      <w:r>
        <w:t>2. Lists</w:t>
      </w:r>
    </w:p>
    <w:p w14:paraId="053C1ABC" w14:textId="77777777" w:rsidR="00F66B6B" w:rsidRPr="00F66B6B" w:rsidRDefault="00F66B6B" w:rsidP="00F66B6B">
      <w:pPr>
        <w:pStyle w:val="Heading2"/>
      </w:pPr>
      <w:r>
        <w:t>2.1 Bulleted</w:t>
      </w:r>
    </w:p>
    <w:p w14:paraId="6DDA5CEF" w14:textId="77777777" w:rsidR="00F66B6B" w:rsidRPr="00F66B6B" w:rsidRDefault="00F66B6B" w:rsidP="00F66B6B">
      <w:pPr>
        <w:pStyle w:val="ListBullet"/>
      </w:pPr>
      <w:r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rPr>
          <w:del w:id="109" w:author="Arthur Souza Rodrigues" w:date="2026-05-02T14:42:00Z" w16du:dateUtc="2026-05-02T18:42:00Z"/>
        </w:rPr>
      </w:pPr>
      <w:del w:id="110" w:author="Arthur Souza Rodrigues" w:date="2026-05-02T14:42:00Z" w16du:dateUtc="2026-05-02T18:42:00Z">
        <w:r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111" w:author="Arthur Souza Rodrigues" w:date="2026-05-02T14:42:00Z" w16du:dateUtc="2026-05-02T18:42:00Z"/>
        </w:rPr>
      </w:pPr>
      <w:del w:id="112" w:author="Arthur Souza Rodrigues" w:date="2026-05-02T14:42:00Z" w16du:dateUtc="2026-05-02T18:42:00Z">
        <w:r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113" w:author="Arthur Souza Rodrigues" w:date="2026-05-02T14:42:00Z" w16du:dateUtc="2026-05-02T18:42:00Z"/>
          <w:rFonts w:ascii="Aptos" w:hAnsi="Aptos"/>
        </w:rPr>
      </w:pPr>
      <w:del w:id="114" w:author="Arthur Souza Rodrigues" w:date="2026-05-02T14:42:00Z" w16du:dateUtc="2026-05-02T18:42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15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116" w:author="Arthur Souza Rodrigues" w:date="2026-05-02T14:42:00Z" w16du:dateUtc="2026-05-02T18:42:00Z"/>
                <w:rFonts w:ascii="Aptos" w:hAnsi="Aptos"/>
              </w:rPr>
            </w:pPr>
            <w:del w:id="117" w:author="Arthur Souza Rodrigues" w:date="2026-05-02T14:42:00Z" w16du:dateUtc="2026-05-02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18" w:author="Arthur Souza Rodrigues" w:date="2026-05-02T14:42:00Z" w16du:dateUtc="2026-05-02T18:42:00Z"/>
                <w:rFonts w:ascii="Aptos" w:hAnsi="Aptos"/>
              </w:rPr>
            </w:pPr>
            <w:del w:id="119" w:author="Arthur Souza Rodrigues" w:date="2026-05-02T14:42:00Z" w16du:dateUtc="2026-05-02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0" w:author="Arthur Souza Rodrigues" w:date="2026-05-02T14:42:00Z" w16du:dateUtc="2026-05-02T18:42:00Z"/>
                <w:rFonts w:ascii="Aptos" w:hAnsi="Aptos"/>
              </w:rPr>
            </w:pPr>
            <w:del w:id="121" w:author="Arthur Souza Rodrigues" w:date="2026-05-02T14:42:00Z" w16du:dateUtc="2026-05-02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2" w:author="Arthur Souza Rodrigues" w:date="2026-05-02T14:42:00Z" w16du:dateUtc="2026-05-02T18:42:00Z"/>
                <w:rFonts w:ascii="Aptos" w:hAnsi="Aptos"/>
              </w:rPr>
            </w:pPr>
            <w:del w:id="123" w:author="Arthur Souza Rodrigues" w:date="2026-05-02T14:42:00Z" w16du:dateUtc="2026-05-02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4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125" w:author="Arthur Souza Rodrigues" w:date="2026-05-02T14:42:00Z" w16du:dateUtc="2026-05-02T18:42:00Z"/>
                <w:rFonts w:ascii="Aptos" w:hAnsi="Aptos"/>
              </w:rPr>
            </w:pPr>
            <w:del w:id="126" w:author="Arthur Souza Rodrigues" w:date="2026-05-02T14:42:00Z" w16du:dateUtc="2026-05-02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7" w:author="Arthur Souza Rodrigues" w:date="2026-05-02T14:42:00Z" w16du:dateUtc="2026-05-02T18:42:00Z"/>
                <w:rFonts w:ascii="Aptos" w:hAnsi="Aptos"/>
              </w:rPr>
            </w:pPr>
            <w:del w:id="128" w:author="Arthur Souza Rodrigues" w:date="2026-05-02T14:42:00Z" w16du:dateUtc="2026-05-02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9" w:author="Arthur Souza Rodrigues" w:date="2026-05-02T14:42:00Z" w16du:dateUtc="2026-05-02T18:42:00Z"/>
                <w:rFonts w:ascii="Aptos" w:hAnsi="Aptos"/>
              </w:rPr>
            </w:pPr>
            <w:del w:id="130" w:author="Arthur Souza Rodrigues" w:date="2026-05-02T14:42:00Z" w16du:dateUtc="2026-05-02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1" w:author="Arthur Souza Rodrigues" w:date="2026-05-02T14:42:00Z" w16du:dateUtc="2026-05-02T18:42:00Z"/>
                <w:rFonts w:ascii="Aptos" w:hAnsi="Aptos"/>
              </w:rPr>
            </w:pPr>
            <w:del w:id="132" w:author="Arthur Souza Rodrigues" w:date="2026-05-02T14:42:00Z" w16du:dateUtc="2026-05-02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133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134" w:author="Arthur Souza Rodrigues" w:date="2026-05-02T14:42:00Z" w16du:dateUtc="2026-05-02T18:42:00Z"/>
                <w:rFonts w:ascii="Aptos" w:hAnsi="Aptos"/>
              </w:rPr>
            </w:pPr>
            <w:del w:id="135" w:author="Arthur Souza Rodrigues" w:date="2026-05-02T14:42:00Z" w16du:dateUtc="2026-05-02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" w:author="Arthur Souza Rodrigues" w:date="2026-05-02T14:42:00Z" w16du:dateUtc="2026-05-02T18:42:00Z"/>
                <w:rFonts w:ascii="Aptos" w:hAnsi="Aptos"/>
              </w:rPr>
            </w:pPr>
            <w:del w:id="137" w:author="Arthur Souza Rodrigues" w:date="2026-05-02T14:42:00Z" w16du:dateUtc="2026-05-02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" w:author="Arthur Souza Rodrigues" w:date="2026-05-02T14:42:00Z" w16du:dateUtc="2026-05-02T18:42:00Z"/>
                <w:rFonts w:ascii="Aptos" w:hAnsi="Aptos"/>
              </w:rPr>
            </w:pPr>
            <w:del w:id="139" w:author="Arthur Souza Rodrigues" w:date="2026-05-02T14:42:00Z" w16du:dateUtc="2026-05-02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" w:author="Arthur Souza Rodrigues" w:date="2026-05-02T14:42:00Z" w16du:dateUtc="2026-05-02T18:42:00Z"/>
                <w:rFonts w:ascii="Aptos" w:hAnsi="Aptos"/>
              </w:rPr>
            </w:pPr>
            <w:del w:id="141" w:author="Arthur Souza Rodrigues" w:date="2026-05-02T14:42:00Z" w16du:dateUtc="2026-05-02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2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143" w:author="Arthur Souza Rodrigues" w:date="2026-05-02T14:42:00Z" w16du:dateUtc="2026-05-02T18:42:00Z"/>
                <w:rFonts w:ascii="Aptos" w:hAnsi="Aptos"/>
              </w:rPr>
            </w:pPr>
            <w:del w:id="144" w:author="Arthur Souza Rodrigues" w:date="2026-05-02T14:42:00Z" w16du:dateUtc="2026-05-02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5" w:author="Arthur Souza Rodrigues" w:date="2026-05-02T14:42:00Z" w16du:dateUtc="2026-05-02T18:42:00Z"/>
                <w:rFonts w:ascii="Aptos" w:hAnsi="Aptos"/>
              </w:rPr>
            </w:pPr>
            <w:del w:id="146" w:author="Arthur Souza Rodrigues" w:date="2026-05-02T14:42:00Z" w16du:dateUtc="2026-05-02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7" w:author="Arthur Souza Rodrigues" w:date="2026-05-02T14:42:00Z" w16du:dateUtc="2026-05-02T18:42:00Z"/>
                <w:rFonts w:ascii="Aptos" w:hAnsi="Aptos"/>
              </w:rPr>
            </w:pPr>
            <w:del w:id="148" w:author="Arthur Souza Rodrigues" w:date="2026-05-02T14:42:00Z" w16du:dateUtc="2026-05-02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9" w:author="Arthur Souza Rodrigues" w:date="2026-05-02T14:42:00Z" w16du:dateUtc="2026-05-02T18:42:00Z"/>
                <w:rFonts w:ascii="Aptos" w:hAnsi="Aptos"/>
              </w:rPr>
            </w:pPr>
            <w:del w:id="150" w:author="Arthur Souza Rodrigues" w:date="2026-05-02T14:42:00Z" w16du:dateUtc="2026-05-02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151" w:author="Arthur Souza Rodrigues" w:date="2026-05-02T14:42:00Z" w16du:dateUtc="2026-05-02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152" w:author="Arthur Souza Rodrigues" w:date="2026-05-02T14:42:00Z" w16du:dateUtc="2026-05-02T18:42:00Z"/>
                <w:rFonts w:ascii="Aptos" w:hAnsi="Aptos"/>
              </w:rPr>
            </w:pPr>
            <w:del w:id="153" w:author="Arthur Souza Rodrigues" w:date="2026-05-02T14:42:00Z" w16du:dateUtc="2026-05-02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" w:author="Arthur Souza Rodrigues" w:date="2026-05-02T14:42:00Z" w16du:dateUtc="2026-05-02T18:42:00Z"/>
                <w:rFonts w:ascii="Aptos" w:hAnsi="Aptos"/>
              </w:rPr>
            </w:pPr>
            <w:del w:id="155" w:author="Arthur Souza Rodrigues" w:date="2026-05-02T14:42:00Z" w16du:dateUtc="2026-05-02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" w:author="Arthur Souza Rodrigues" w:date="2026-05-02T14:42:00Z" w16du:dateUtc="2026-05-02T18:42:00Z"/>
                <w:rFonts w:ascii="Aptos" w:hAnsi="Aptos"/>
              </w:rPr>
            </w:pPr>
            <w:del w:id="157" w:author="Arthur Souza Rodrigues" w:date="2026-05-02T14:42:00Z" w16du:dateUtc="2026-05-02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5-02T14:42:00Z" w16du:dateUtc="2026-05-02T18:42:00Z"/>
                <w:rFonts w:ascii="Aptos" w:hAnsi="Aptos"/>
              </w:rPr>
            </w:pPr>
            <w:del w:id="159" w:author="Arthur Souza Rodrigues" w:date="2026-05-02T14:42:00Z" w16du:dateUtc="2026-05-02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160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161" w:author="Arthur Souza Rodrigues" w:date="2026-05-02T14:42:00Z" w16du:dateUtc="2026-05-02T18:42:00Z"/>
        </w:rPr>
      </w:pPr>
      <w:del w:id="162" w:author="Arthur Souza Rodrigues" w:date="2026-05-02T14:42:00Z" w16du:dateUtc="2026-05-02T18:42:00Z">
        <w:r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163" w:author="Arthur Souza Rodrigues" w:date="2026-05-02T14:42:00Z" w16du:dateUtc="2026-05-02T18:42:00Z"/>
        </w:rPr>
      </w:pPr>
      <w:del w:id="164" w:author="Arthur Souza Rodrigues" w:date="2026-05-02T14:42:00Z" w16du:dateUtc="2026-05-02T18:42:00Z">
        <w:r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165" w:author="Arthur Souza Rodrigues" w:date="2026-05-02T14:42:00Z" w16du:dateUtc="2026-05-02T18:42:00Z"/>
          <w:rFonts w:ascii="Aptos" w:hAnsi="Aptos"/>
        </w:rPr>
      </w:pPr>
      <w:del w:id="166" w:author="Arthur Souza Rodrigues" w:date="2026-05-02T14:42:00Z" w16du:dateUtc="2026-05-02T18:42:00Z">
        <w:r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167" w:author="Arthur Souza Rodrigues" w:date="2026-05-02T14:42:00Z" w16du:dateUtc="2026-05-02T18:42:00Z"/>
          <w:rFonts w:ascii="Aptos" w:hAnsi="Aptos"/>
        </w:rPr>
      </w:pPr>
      <w:del w:id="168" w:author="Arthur Souza Rodrigues" w:date="2026-05-02T14:42:00Z" w16du:dateUtc="2026-05-02T18:42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171" w:author="Arthur Souza Rodrigues" w:date="2026-05-02T14:42:00Z" w16du:dateUtc="2026-05-02T18:42:00Z"/>
        </w:rPr>
      </w:pPr>
      <w:del w:id="172" w:author="Arthur Souza Rodrigues" w:date="2026-05-02T14:42:00Z" w16du:dateUtc="2026-05-02T18:42:00Z">
        <w:r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173" w:author="Arthur Souza Rodrigues" w:date="2026-05-02T14:42:00Z" w16du:dateUtc="2026-05-02T18:42:00Z"/>
          <w:rFonts w:ascii="Aptos" w:hAnsi="Aptos"/>
          <w:b/>
          <w:color w:val="C62828"/>
        </w:rPr>
      </w:pPr>
      <w:del w:id="174" w:author="Arthur Souza Rodrigues" w:date="2026-05-02T14:42:00Z" w16du:dateUtc="2026-05-02T18:42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175" w:author="Arthur Souza Rodrigues" w:date="2026-05-02T14:42:00Z" w16du:dateUtc="2026-05-02T18:42:00Z"/>
          <w:rFonts w:ascii="Aptos" w:hAnsi="Aptos"/>
          <w:b/>
          <w:color w:val="1565C0"/>
        </w:rPr>
      </w:pPr>
      <w:del w:id="176" w:author="Arthur Souza Rodrigues" w:date="2026-05-02T14:42:00Z" w16du:dateUtc="2026-05-02T18:42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177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178" w:author="Arthur Souza Rodrigues" w:date="2026-05-02T14:42:00Z" w16du:dateUtc="2026-05-02T18:42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BDB4" w14:textId="77777777" w:rsidR="00CB4B32" w:rsidRDefault="00CB4B32" w:rsidP="00F66B6B">
      <w:pPr>
        <w:spacing w:after="0" w:line="240" w:lineRule="auto"/>
      </w:pPr>
      <w:r>
        <w:separator/>
      </w:r>
    </w:p>
  </w:endnote>
  <w:endnote w:type="continuationSeparator" w:id="0">
    <w:p w14:paraId="5078280F" w14:textId="77777777" w:rsidR="00CB4B32" w:rsidRDefault="00CB4B32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4D33" w14:textId="77777777" w:rsidR="00F66B6B" w:rsidRDefault="00F66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E493" w14:textId="77777777" w:rsidR="00F66B6B" w:rsidRDefault="00F66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4873" w14:textId="77777777" w:rsidR="00F66B6B" w:rsidRDefault="00F66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33E5" w14:textId="77777777" w:rsidR="00CB4B32" w:rsidRDefault="00CB4B32" w:rsidP="00F66B6B">
      <w:pPr>
        <w:spacing w:after="0" w:line="240" w:lineRule="auto"/>
      </w:pPr>
      <w:r>
        <w:separator/>
      </w:r>
    </w:p>
  </w:footnote>
  <w:footnote w:type="continuationSeparator" w:id="0">
    <w:p w14:paraId="1781E55C" w14:textId="77777777" w:rsidR="00CB4B32" w:rsidRDefault="00CB4B32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  <w:rPr>
          <w:ins w:id="9" w:author="Arthur Souza Rodrigues" w:date="2026-05-02T14:41:00Z" w16du:dateUtc="2026-05-02T18:41:00Z"/>
        </w:rPr>
      </w:pPr>
      <w:ins w:id="1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97" w:author="Arthur Souza Rodrigues" w:date="2026-05-02T14:41:00Z" w16du:dateUtc="2026-05-02T18:41:00Z"/>
        </w:rPr>
      </w:pPr>
      <w:ins w:id="98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169" w:author="Arthur Souza Rodrigues" w:date="2026-05-02T14:42:00Z" w16du:dateUtc="2026-05-02T18:42:00Z"/>
        </w:rPr>
      </w:pPr>
      <w:del w:id="170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40046"/>
    <w:rsid w:val="00924409"/>
    <w:rsid w:val="00CB4B32"/>
    <w:rsid w:val="00D47378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2026-05-02T18:43:00Z</dcterms:modified>
</cp:coreProperties>
</file>