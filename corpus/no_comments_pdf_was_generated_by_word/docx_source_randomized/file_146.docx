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77777777" w:rsidR="00DC714C" w:rsidRDefault="00DC714C">
      <w:pPr>
        <w:spacing w:after="20"/>
        <w:rPr>
          <w:ins w:id="0" w:author="Arthur Souza Rodrigues" w:date="2026-07-10T21:32:00Z" w16du:dateUtc="2026-07-11T01:32:00Z"/>
          <w:b/>
          <w:bCs/>
          <w:color w:val="0F172A"/>
          <w:sz w:val="64"/>
          <w:szCs w:val="64"/>
        </w:rPr>
      </w:pPr>
      <w:ins w:id="1" w:author="Arthur Souza Rodrigues" w:date="2026-07-10T21:32:00Z" w16du:dateUtc="2026-07-11T01:32:00Z">
        <w:r>
          <w:rPr>
            <w:b/>
            <w:bCs/>
            <w:color w:val="0F172A"/>
            <w:sz w:val="64"/>
            <w:szCs w:val="64"/>
          </w:rPr>
          <w:t>file_146.docx</w:t>
        </w:r>
      </w:ins>
    </w:p>
    <w:p w14:paraId="2313C800" w14:textId="3BDC683A" w:rsidR="00BD6514" w:rsidRDefault="00B431B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B431B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B431B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2" w:author="sara.k" w:date="2026-03-04T09:21:00Z">
        <w:r>
          <w:rPr>
            <w:color w:val="0F172A"/>
          </w:rPr>
          <w:delText>zero backend required</w:delText>
        </w:r>
      </w:del>
      <w:ins w:id="3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B431B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4" w:author="thomas.v" w:date="2026-03-04T11:07:00Z">
        <w:r>
          <w:rPr>
            <w:color w:val="0F172A"/>
          </w:rPr>
          <w:delText>docx-js-editor skips the pipeline entirely</w:delText>
        </w:r>
      </w:del>
      <w:ins w:id="5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B431B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B431B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B431B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B431B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B431B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B431B0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B431B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B431B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B431B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B431B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B431B0">
      <w:r>
        <w:br w:type="page"/>
      </w:r>
    </w:p>
    <w:p w14:paraId="763C62D1" w14:textId="7D8B6000" w:rsidR="00BD6514" w:rsidRDefault="00B431B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1762F7E7" w:rsidR="00BD6514" w:rsidDel="00537FA1" w:rsidRDefault="00B431B0" w:rsidP="00537FA1">
      <w:pPr>
        <w:pBdr>
          <w:bottom w:val="single" w:sz="3" w:space="4" w:color="E2E8F0"/>
        </w:pBdr>
        <w:spacing w:before="300" w:after="80"/>
        <w:rPr>
          <w:del w:id="7" w:author="Arthur Souza Rodrigues" w:date="2026-07-04T23:18:00Z" w16du:dateUtc="2026-07-05T03:18:00Z"/>
        </w:rPr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695EEB0A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8" w:author="Arthur Souza Rodrigues" w:date="2026-07-04T23:18:00Z" w16du:dateUtc="2026-07-05T03:18:00Z"/>
        </w:rPr>
        <w:pPrChange w:id="9" w:author="Arthur Souza Rodrigues" w:date="2026-07-04T23:18:00Z" w16du:dateUtc="2026-07-05T03:18:00Z">
          <w:pPr>
            <w:spacing w:before="60" w:after="60"/>
          </w:pPr>
        </w:pPrChange>
      </w:pPr>
      <w:del w:id="10" w:author="Arthur Souza Rodrigues" w:date="2026-07-04T23:18:00Z" w16du:dateUtc="2026-07-05T03:18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796BC907" w:rsidR="00BD6514" w:rsidDel="00537FA1" w:rsidRDefault="00BD6514">
      <w:pPr>
        <w:pBdr>
          <w:bottom w:val="single" w:sz="3" w:space="4" w:color="E2E8F0"/>
        </w:pBdr>
        <w:spacing w:before="300" w:after="80"/>
        <w:rPr>
          <w:del w:id="11" w:author="Arthur Souza Rodrigues" w:date="2026-07-04T23:18:00Z" w16du:dateUtc="2026-07-05T03:18:00Z"/>
        </w:rPr>
        <w:pPrChange w:id="12" w:author="Arthur Souza Rodrigues" w:date="2026-07-04T23:18:00Z" w16du:dateUtc="2026-07-05T03:18:00Z">
          <w:pPr>
            <w:spacing w:before="60"/>
          </w:pPr>
        </w:pPrChange>
      </w:pPr>
    </w:p>
    <w:p w14:paraId="5D0DEE00" w14:textId="64AA22CA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13" w:author="Arthur Souza Rodrigues" w:date="2026-07-04T23:18:00Z" w16du:dateUtc="2026-07-05T03:18:00Z"/>
        </w:rPr>
        <w:pPrChange w:id="14" w:author="Arthur Souza Rodrigues" w:date="2026-07-04T23:18:00Z" w16du:dateUtc="2026-07-05T03:18:00Z">
          <w:pPr>
            <w:spacing w:before="180" w:after="40"/>
          </w:pPr>
        </w:pPrChange>
      </w:pPr>
      <w:del w:id="15" w:author="Arthur Souza Rodrigues" w:date="2026-07-04T23:18:00Z" w16du:dateUtc="2026-07-05T03:18:00Z">
        <w:r>
          <w:rPr>
            <w:b/>
            <w:bCs/>
            <w:color w:val="0F172A"/>
          </w:rPr>
          <w:delText xml:space="preserve">Ground rules         </w:delText>
        </w:r>
      </w:del>
    </w:p>
    <w:p w14:paraId="1A8E72BD" w14:textId="633EEEEB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16" w:author="Arthur Souza Rodrigues" w:date="2026-07-04T23:18:00Z" w16du:dateUtc="2026-07-05T03:18:00Z"/>
        </w:rPr>
        <w:pPrChange w:id="17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18" w:author="Arthur Souza Rodrigues" w:date="2026-07-04T23:18:00Z" w16du:dateUtc="2026-07-05T03:18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421A5708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19" w:author="Arthur Souza Rodrigues" w:date="2026-07-04T23:18:00Z" w16du:dateUtc="2026-07-05T03:18:00Z"/>
        </w:rPr>
        <w:pPrChange w:id="20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1" w:author="Arthur Souza Rodrigues" w:date="2026-07-04T23:18:00Z" w16du:dateUtc="2026-07-05T03:18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3B2503D" w14:textId="137EDC2D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22" w:author="Arthur Souza Rodrigues" w:date="2026-07-04T23:18:00Z" w16du:dateUtc="2026-07-05T03:18:00Z"/>
        </w:rPr>
        <w:pPrChange w:id="23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4" w:author="Arthur Souza Rodrigues" w:date="2026-07-04T23:18:00Z" w16du:dateUtc="2026-07-05T03:18:00Z">
        <w:r>
          <w:rPr>
            <w:color w:val="0F172A"/>
          </w:rPr>
          <w:delText>Do not introduce intermediate HTML serialisation. This is a hard constraint.</w:delText>
        </w:r>
      </w:del>
      <w:ins w:id="25" w:author="anon-contributor" w:date="2026-03-04T23:44:00Z">
        <w:del w:id="26" w:author="Arthur Souza Rodrigues" w:date="2026-07-04T23:18:00Z" w16du:dateUtc="2026-07-05T03:18:00Z">
          <w:r>
            <w:rPr>
              <w:color w:val="0F172A"/>
            </w:rPr>
            <w:delText xml:space="preserve">Avoid intermediate HTML serialisation where possible.           </w:delText>
          </w:r>
        </w:del>
      </w:ins>
    </w:p>
    <w:p w14:paraId="65CA389A" w14:textId="7081C861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27" w:author="Arthur Souza Rodrigues" w:date="2026-07-04T23:18:00Z" w16du:dateUtc="2026-07-05T03:18:00Z"/>
        </w:rPr>
        <w:pPrChange w:id="28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9" w:author="Arthur Souza Rodrigues" w:date="2026-07-04T23:18:00Z" w16du:dateUtc="2026-07-05T03:18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3DF12E38" w:rsidR="00BD6514" w:rsidDel="00537FA1" w:rsidRDefault="00BD6514">
      <w:pPr>
        <w:pBdr>
          <w:bottom w:val="single" w:sz="3" w:space="4" w:color="E2E8F0"/>
        </w:pBdr>
        <w:spacing w:before="300" w:after="80"/>
        <w:rPr>
          <w:del w:id="30" w:author="Arthur Souza Rodrigues" w:date="2026-07-04T23:18:00Z" w16du:dateUtc="2026-07-05T03:18:00Z"/>
        </w:rPr>
        <w:pPrChange w:id="31" w:author="Arthur Souza Rodrigues" w:date="2026-07-04T23:18:00Z" w16du:dateUtc="2026-07-05T03:18:00Z">
          <w:pPr>
            <w:spacing w:before="80"/>
          </w:pPr>
        </w:pPrChange>
      </w:pPr>
    </w:p>
    <w:p w14:paraId="7AB6E680" w14:textId="1C30024D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32" w:author="Arthur Souza Rodrigues" w:date="2026-07-04T23:18:00Z" w16du:dateUtc="2026-07-05T03:18:00Z"/>
        </w:rPr>
        <w:pPrChange w:id="33" w:author="Arthur Souza Rodrigues" w:date="2026-07-04T23:18:00Z" w16du:dateUtc="2026-07-05T03:18:00Z">
          <w:pPr>
            <w:spacing w:before="180" w:after="40"/>
          </w:pPr>
        </w:pPrChange>
      </w:pPr>
      <w:del w:id="34" w:author="Arthur Souza Rodrigues" w:date="2026-07-04T23:18:00Z" w16du:dateUtc="2026-07-05T03:18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:rsidDel="00537FA1" w14:paraId="6A81DC69" w14:textId="12D90EFC">
        <w:trPr>
          <w:del w:id="35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1EBDF616" w:rsidR="00BD6514" w:rsidDel="00537FA1" w:rsidRDefault="00B431B0">
            <w:pPr>
              <w:pBdr>
                <w:bottom w:val="single" w:sz="3" w:space="4" w:color="E2E8F0"/>
              </w:pBdr>
              <w:spacing w:before="300" w:after="80"/>
              <w:rPr>
                <w:del w:id="36" w:author="Arthur Souza Rodrigues" w:date="2026-07-04T23:18:00Z" w16du:dateUtc="2026-07-05T03:18:00Z"/>
              </w:rPr>
              <w:pPrChange w:id="37" w:author="Arthur Souza Rodrigues" w:date="2026-07-04T23:18:00Z" w16du:dateUtc="2026-07-05T03:18:00Z"/>
            </w:pPr>
            <w:del w:id="3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3FC565A4" w:rsidR="00BD6514" w:rsidDel="00537FA1" w:rsidRDefault="00B431B0">
            <w:pPr>
              <w:pBdr>
                <w:bottom w:val="single" w:sz="3" w:space="4" w:color="E2E8F0"/>
              </w:pBdr>
              <w:spacing w:before="300" w:after="80"/>
              <w:rPr>
                <w:del w:id="39" w:author="Arthur Souza Rodrigues" w:date="2026-07-04T23:18:00Z" w16du:dateUtc="2026-07-05T03:18:00Z"/>
              </w:rPr>
              <w:pPrChange w:id="40" w:author="Arthur Souza Rodrigues" w:date="2026-07-04T23:18:00Z" w16du:dateUtc="2026-07-05T03:18:00Z"/>
            </w:pPr>
            <w:del w:id="4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A9942CA" w14:textId="79EE3868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42" w:author="Arthur Souza Rodrigues" w:date="2026-07-04T23:18:00Z" w16du:dateUtc="2026-07-05T03:18:00Z"/>
        </w:rPr>
        <w:pPrChange w:id="43" w:author="Arthur Souza Rodrigues" w:date="2026-07-04T23:18:00Z" w16du:dateUtc="2026-07-05T03:18:00Z">
          <w:pPr>
            <w:spacing w:after="20"/>
          </w:pPr>
        </w:pPrChange>
      </w:pPr>
      <w:del w:id="46" w:author="Arthur Souza Rodrigues" w:date="2026-07-04T23:18:00Z" w16du:dateUtc="2026-07-05T03:18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54A4006B" w14:textId="1445E30B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47" w:author="Arthur Souza Rodrigues" w:date="2026-07-04T23:18:00Z" w16du:dateUtc="2026-07-05T03:18:00Z"/>
        </w:rPr>
        <w:pPrChange w:id="48" w:author="Arthur Souza Rodrigues" w:date="2026-07-04T23:18:00Z" w16du:dateUtc="2026-07-05T03:18:00Z">
          <w:pPr>
            <w:spacing w:after="60"/>
          </w:pPr>
        </w:pPrChange>
      </w:pPr>
      <w:del w:id="49" w:author="Arthur Souza Rodrigues" w:date="2026-07-04T23:18:00Z" w16du:dateUtc="2026-07-05T03:18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32B0FC30" w14:textId="5823DB56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50" w:author="Arthur Souza Rodrigues" w:date="2026-07-04T23:18:00Z" w16du:dateUtc="2026-07-05T03:18:00Z"/>
        </w:rPr>
        <w:pPrChange w:id="51" w:author="Arthur Souza Rodrigues" w:date="2026-07-04T23:18:00Z" w16du:dateUtc="2026-07-05T03:18:00Z">
          <w:pPr>
            <w:spacing w:after="60"/>
          </w:pPr>
        </w:pPrChange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:rsidDel="00537FA1" w14:paraId="4A1C5E18" w14:textId="7C36AFC7" w:rsidTr="00F14043">
        <w:trPr>
          <w:del w:id="52" w:author="Arthur Souza Rodrigues" w:date="2026-07-04T2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785D1" w14:textId="02262136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53" w:author="Arthur Souza Rodrigues" w:date="2026-07-04T23:18:00Z" w16du:dateUtc="2026-07-05T03:18:00Z"/>
              </w:rPr>
              <w:pPrChange w:id="54" w:author="Arthur Souza Rodrigues" w:date="2026-07-04T23:18:00Z" w16du:dateUtc="2026-07-05T03:18:00Z"/>
            </w:pPr>
            <w:del w:id="55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lastRenderedPageBreak/>
              </w:r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58E99" w14:textId="314D4401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56" w:author="Arthur Souza Rodrigues" w:date="2026-07-04T23:18:00Z" w16du:dateUtc="2026-07-05T03:18:00Z"/>
              </w:rPr>
              <w:pPrChange w:id="57" w:author="Arthur Souza Rodrigues" w:date="2026-07-04T23:18:00Z" w16du:dateUtc="2026-07-05T03:18:00Z"/>
            </w:pPr>
            <w:del w:id="5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3D52A8BE" w14:textId="4C64063A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59" w:author="Arthur Souza Rodrigues" w:date="2026-07-04T23:18:00Z" w16du:dateUtc="2026-07-05T03:18:00Z"/>
        </w:rPr>
      </w:pPr>
      <w:del w:id="60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27205BB0" w14:textId="5872C99F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61" w:author="Arthur Souza Rodrigues" w:date="2026-07-04T23:18:00Z" w16du:dateUtc="2026-07-05T03:18:00Z"/>
        </w:rPr>
        <w:pPrChange w:id="62" w:author="Arthur Souza Rodrigues" w:date="2026-07-04T23:18:00Z" w16du:dateUtc="2026-07-05T03:18:00Z">
          <w:pPr>
            <w:spacing w:before="60" w:after="60"/>
          </w:pPr>
        </w:pPrChange>
      </w:pPr>
      <w:del w:id="63" w:author="Arthur Souza Rodrigues" w:date="2026-07-04T23:18:00Z" w16du:dateUtc="2026-07-05T03:18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>and your users can open, edit, and save Word documents entirely in the browser —         zero backend required</w:delText>
        </w:r>
      </w:del>
      <w:ins w:id="64" w:author="sara.k" w:date="2026-03-04T09:21:00Z">
        <w:del w:id="65" w:author="Arthur Souza Rodrigues" w:date="2026-07-04T23:18:00Z" w16du:dateUtc="2026-07-05T03:18:00Z">
          <w:r>
            <w:rPr>
              <w:color w:val="0F172A"/>
            </w:rPr>
            <w:delText xml:space="preserve">no backend required           </w:delText>
          </w:r>
        </w:del>
      </w:ins>
      <w:del w:id="66" w:author="Arthur Souza Rodrigues" w:date="2026-07-04T23:18:00Z" w16du:dateUtc="2026-07-05T03:18:00Z">
        <w:r>
          <w:rPr>
            <w:color w:val="0F172A"/>
          </w:rPr>
          <w:delText xml:space="preserve">, no document data leaving the client.         </w:delText>
        </w:r>
      </w:del>
    </w:p>
    <w:p w14:paraId="1F6A4089" w14:textId="46ADC422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67" w:author="Arthur Souza Rodrigues" w:date="2026-07-04T23:18:00Z" w16du:dateUtc="2026-07-05T03:18:00Z"/>
        </w:rPr>
        <w:pPrChange w:id="68" w:author="Arthur Souza Rodrigues" w:date="2026-07-04T23:18:00Z" w16du:dateUtc="2026-07-05T03:18:00Z">
          <w:pPr>
            <w:spacing w:before="60"/>
          </w:pPr>
        </w:pPrChange>
      </w:pPr>
    </w:p>
    <w:p w14:paraId="4A3A9A31" w14:textId="53A16A0B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69" w:author="Arthur Souza Rodrigues" w:date="2026-07-04T23:18:00Z" w16du:dateUtc="2026-07-05T03:18:00Z"/>
        </w:rPr>
        <w:pPrChange w:id="70" w:author="Arthur Souza Rodrigues" w:date="2026-07-04T23:18:00Z" w16du:dateUtc="2026-07-05T03:18:00Z">
          <w:pPr>
            <w:spacing w:before="60" w:after="60"/>
          </w:pPr>
        </w:pPrChange>
      </w:pPr>
      <w:del w:id="71" w:author="Arthur Souza Rodrigues" w:date="2026-07-04T23:18:00Z" w16du:dateUtc="2026-07-05T03:18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>. Every hop loses formatting, tracked changes, and styles.         docx-js-editor skips the pipeline entirely</w:delText>
        </w:r>
      </w:del>
      <w:ins w:id="72" w:author="thomas.v" w:date="2026-03-04T11:07:00Z">
        <w:del w:id="73" w:author="Arthur Souza Rodrigues" w:date="2026-07-04T23:18:00Z" w16du:dateUtc="2026-07-05T03:18:00Z">
          <w:r>
            <w:rPr>
              <w:color w:val="0F172A"/>
            </w:rPr>
            <w:delText xml:space="preserve">This library skips it           </w:delText>
          </w:r>
        </w:del>
      </w:ins>
      <w:del w:id="74" w:author="Arthur Souza Rodrigues" w:date="2026-07-04T23:18:00Z" w16du:dateUtc="2026-07-05T03:18:00Z">
        <w:r>
          <w:rPr>
            <w:color w:val="0F172A"/>
          </w:rPr>
          <w:delText xml:space="preserve">— OOXML is the canonical format throughout.         </w:delText>
        </w:r>
      </w:del>
    </w:p>
    <w:p w14:paraId="453A1C26" w14:textId="726E13F7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75" w:author="Arthur Souza Rodrigues" w:date="2026-07-04T23:18:00Z" w16du:dateUtc="2026-07-05T03:18:00Z"/>
        </w:rPr>
        <w:pPrChange w:id="76" w:author="Arthur Souza Rodrigues" w:date="2026-07-04T23:18:00Z" w16du:dateUtc="2026-07-05T03:18:00Z">
          <w:pPr>
            <w:spacing w:before="80"/>
          </w:pPr>
        </w:pPrChange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:rsidDel="00537FA1" w14:paraId="00D9BEF8" w14:textId="36884EB6" w:rsidTr="00F14043">
        <w:trPr>
          <w:del w:id="77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6A92E" w14:textId="30C91570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78" w:author="Arthur Souza Rodrigues" w:date="2026-07-04T23:18:00Z" w16du:dateUtc="2026-07-05T03:18:00Z"/>
              </w:rPr>
              <w:pPrChange w:id="79" w:author="Arthur Souza Rodrigues" w:date="2026-07-04T23:18:00Z" w16du:dateUtc="2026-07-05T03:18:00Z"/>
            </w:pPr>
            <w:del w:id="8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54A53F92" w14:textId="48AC7FB5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1" w:author="Arthur Souza Rodrigues" w:date="2026-07-04T23:18:00Z" w16du:dateUtc="2026-07-05T03:18:00Z"/>
              </w:rPr>
              <w:pPrChange w:id="82" w:author="Arthur Souza Rodrigues" w:date="2026-07-04T23:18:00Z" w16du:dateUtc="2026-07-05T03:18:00Z"/>
            </w:pPr>
            <w:del w:id="8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284B986" w14:textId="1CAC0F7C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4" w:author="Arthur Souza Rodrigues" w:date="2026-07-04T23:18:00Z" w16du:dateUtc="2026-07-05T03:18:00Z"/>
              </w:rPr>
              <w:pPrChange w:id="85" w:author="Arthur Souza Rodrigues" w:date="2026-07-04T23:18:00Z" w16du:dateUtc="2026-07-05T03:18:00Z"/>
            </w:pPr>
          </w:p>
          <w:p w14:paraId="18CE42B1" w14:textId="5558D55A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6" w:author="Arthur Souza Rodrigues" w:date="2026-07-04T23:18:00Z" w16du:dateUtc="2026-07-05T03:18:00Z"/>
              </w:rPr>
              <w:pPrChange w:id="87" w:author="Arthur Souza Rodrigues" w:date="2026-07-04T23:18:00Z" w16du:dateUtc="2026-07-05T03:18:00Z"/>
            </w:pPr>
            <w:del w:id="8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BE14130" w14:textId="5F659537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9" w:author="Arthur Souza Rodrigues" w:date="2026-07-04T23:18:00Z" w16du:dateUtc="2026-07-05T03:18:00Z"/>
              </w:rPr>
              <w:pPrChange w:id="90" w:author="Arthur Souza Rodrigues" w:date="2026-07-04T23:18:00Z" w16du:dateUtc="2026-07-05T03:18:00Z"/>
            </w:pPr>
            <w:del w:id="9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4B8EB3D1" w14:textId="27A5F810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92" w:author="Arthur Souza Rodrigues" w:date="2026-07-04T23:18:00Z" w16du:dateUtc="2026-07-05T03:18:00Z"/>
              </w:rPr>
              <w:pPrChange w:id="93" w:author="Arthur Souza Rodrigues" w:date="2026-07-04T23:18:00Z" w16du:dateUtc="2026-07-05T03:18:00Z"/>
            </w:pPr>
            <w:del w:id="94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C95298D" w14:textId="5FBFE965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95" w:author="Arthur Souza Rodrigues" w:date="2026-07-04T23:18:00Z" w16du:dateUtc="2026-07-05T03:18:00Z"/>
              </w:rPr>
              <w:pPrChange w:id="96" w:author="Arthur Souza Rodrigues" w:date="2026-07-04T23:18:00Z" w16du:dateUtc="2026-07-05T03:18:00Z"/>
            </w:pPr>
            <w:del w:id="97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4167CAC8" w14:textId="5485751B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98" w:author="Arthur Souza Rodrigues" w:date="2026-07-04T23:18:00Z" w16du:dateUtc="2026-07-05T03:18:00Z"/>
              </w:rPr>
              <w:pPrChange w:id="99" w:author="Arthur Souza Rodrigues" w:date="2026-07-04T23:18:00Z" w16du:dateUtc="2026-07-05T03:18:00Z"/>
            </w:pPr>
            <w:del w:id="10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45DB3C36" w14:textId="21767FB8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101" w:author="Arthur Souza Rodrigues" w:date="2026-07-04T23:18:00Z" w16du:dateUtc="2026-07-05T03:18:00Z"/>
              </w:rPr>
              <w:pPrChange w:id="102" w:author="Arthur Souza Rodrigues" w:date="2026-07-04T23:18:00Z" w16du:dateUtc="2026-07-05T03:18:00Z"/>
            </w:pPr>
            <w:del w:id="10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06A1D07E" w14:textId="7A5D8D3F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104" w:author="Arthur Souza Rodrigues" w:date="2026-07-04T23:18:00Z" w16du:dateUtc="2026-07-05T03:18:00Z"/>
              </w:rPr>
              <w:pPrChange w:id="105" w:author="Arthur Souza Rodrigues" w:date="2026-07-04T23:18:00Z" w16du:dateUtc="2026-07-05T03:18:00Z"/>
            </w:pPr>
            <w:del w:id="10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08C82255" w14:textId="1B5F6A93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107" w:author="Arthur Souza Rodrigues" w:date="2026-07-04T23:18:00Z" w16du:dateUtc="2026-07-05T03:18:00Z"/>
              </w:rPr>
              <w:pPrChange w:id="108" w:author="Arthur Souza Rodrigues" w:date="2026-07-04T23:18:00Z" w16du:dateUtc="2026-07-05T03:18:00Z"/>
            </w:pPr>
            <w:del w:id="10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3C7FEA63" w14:textId="77777777" w:rsidR="00537FA1" w:rsidRDefault="00537FA1" w:rsidP="00537FA1">
      <w:pPr>
        <w:spacing w:before="160"/>
      </w:pPr>
      <w:del w:id="110" w:author="Arthur Souza Rodrigues" w:date="2026-07-04T23:18:00Z" w16du:dateUtc="2026-07-05T03:18:00Z"/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del w:id="112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13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B431B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B431B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B431B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C9CCD73" w15:done="0"/>
  <w15:commentEx w15:paraId="768279B5" w15:paraIdParent="0C9CCD73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C9CCD73" w16cid:durableId="3424E444"/>
  <w16cid:commentId w16cid:paraId="768279B5" w16cid:durableId="66E4D541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D49D88" w14:textId="77777777" w:rsidR="00B431B0" w:rsidRDefault="00B431B0">
      <w:r>
        <w:separator/>
      </w:r>
    </w:p>
  </w:endnote>
  <w:endnote w:type="continuationSeparator" w:id="0">
    <w:p w14:paraId="76CEF891" w14:textId="77777777" w:rsidR="00B431B0" w:rsidRDefault="00B4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B431B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AE0977" w14:textId="77777777" w:rsidR="00B431B0" w:rsidRDefault="00B431B0">
      <w:r>
        <w:separator/>
      </w:r>
    </w:p>
  </w:footnote>
  <w:footnote w:type="continuationSeparator" w:id="0">
    <w:p w14:paraId="44731186" w14:textId="77777777" w:rsidR="00B431B0" w:rsidRDefault="00B4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B431B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4320DA"/>
    <w:rsid w:val="005115D6"/>
    <w:rsid w:val="00536214"/>
    <w:rsid w:val="00537FA1"/>
    <w:rsid w:val="00A337E2"/>
    <w:rsid w:val="00B431B0"/>
    <w:rsid w:val="00BD6514"/>
    <w:rsid w:val="00D53FE7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1633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3</cp:revision>
  <dcterms:created xsi:type="dcterms:W3CDTF">2026-05-10T03:23:00Z</dcterms:created>
  <dcterms:modified xsi:type="dcterms:W3CDTF">2026-07-11T01:32:00Z</dcterms:modified>
</cp:coreProperties>
</file>