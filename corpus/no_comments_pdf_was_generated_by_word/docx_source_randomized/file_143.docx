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F885F7" w14:textId="77777777" w:rsidR="00C957FF" w:rsidRDefault="00C957FF">
      <w:pPr>
        <w:spacing w:after="20"/>
        <w:rPr>
          <w:b/>
          <w:bCs/>
          <w:color w:val="0F172A"/>
          <w:sz w:val="64"/>
          <w:szCs w:val="64"/>
        </w:rPr>
      </w:pPr>
      <w:r>
        <w:rPr>
          <w:b/>
          <w:bCs/>
          <w:color w:val="0F172A"/>
          <w:sz w:val="64"/>
          <w:szCs w:val="64"/>
        </w:rPr>
        <w:t>file_143.docx</w:t>
      </w:r>
    </w:p>
    <w:p w14:paraId="2313C800" w14:textId="77E7997F" w:rsidR="00547A28" w:rsidRDefault="0004690D">
      <w:pPr>
        <w:spacing w:after="20"/>
      </w:pPr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72895964" w14:textId="77777777" w:rsidR="00547A28" w:rsidRDefault="0004690D">
      <w:pPr>
        <w:spacing w:after="60"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 w14:textId="77777777" w:rsidR="00547A28" w:rsidRDefault="00547A2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A7E99" w14:paraId="46126A86" w14:textId="77777777"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547A28" w:rsidRDefault="0004690D">
            <w:r>
              <w:rPr>
                <w:color w:val="64748B"/>
                <w:sz w:val="20"/>
                <w:szCs w:val="20"/>
              </w:rPr>
              <w:t xml:space="preserve">npm               </w:t>
            </w:r>
            <w:hyperlink r:id="rId7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</w:hyperlink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B14DA8" w14:textId="77777777" w:rsidR="00547A28" w:rsidRDefault="0004690D">
            <w:r>
              <w:rPr>
                <w:color w:val="64748B"/>
                <w:sz w:val="20"/>
                <w:szCs w:val="20"/>
              </w:rPr>
              <w:t xml:space="preserve">github               </w:t>
            </w:r>
            <w:hyperlink r:id="rId8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</w:hyperlink>
          </w:p>
        </w:tc>
      </w:tr>
    </w:tbl>
    <w:p w14:paraId="49E996B2" w14:textId="77777777" w:rsidR="00547A28" w:rsidRDefault="0004690D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5C239600" w14:textId="3003B800" w:rsidR="00547A28" w:rsidRDefault="0004690D">
      <w:pPr>
        <w:spacing w:before="60" w:after="60"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</w:t>
      </w:r>
      <w:del w:id="0" w:author="sara.k" w:date="2026-03-04T09:21:00Z">
        <w:r>
          <w:rPr>
            <w:color w:val="0F172A"/>
          </w:rPr>
          <w:delText>zero backend required</w:delText>
        </w:r>
      </w:del>
      <w:ins w:id="1" w:author="sara.k" w:date="2026-03-04T09:21:00Z">
        <w:r>
          <w:rPr>
            <w:color w:val="0F172A"/>
          </w:rPr>
          <w:t xml:space="preserve">no backend required           </w:t>
        </w:r>
      </w:ins>
      <w:r>
        <w:rPr>
          <w:color w:val="0F172A"/>
        </w:rPr>
        <w:t xml:space="preserve">, no document data leaving the client.         </w:t>
      </w:r>
    </w:p>
    <w:p w14:paraId="040B2180" w14:textId="64A1A000" w:rsidR="00547A28" w:rsidRDefault="00547A28">
      <w:pPr>
        <w:spacing w:before="60"/>
      </w:pPr>
    </w:p>
    <w:p w14:paraId="28B83400" w14:textId="07BFC780" w:rsidR="00547A28" w:rsidRDefault="0004690D">
      <w:pPr>
        <w:spacing w:before="60" w:after="60"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</w:t>
      </w:r>
      <w:del w:id="2" w:author="thomas.v" w:date="2026-03-04T11:07:00Z">
        <w:r>
          <w:rPr>
            <w:color w:val="0F172A"/>
          </w:rPr>
          <w:delText>docx-js-editor skips the pipeline entirely</w:delText>
        </w:r>
      </w:del>
      <w:ins w:id="3" w:author="thomas.v" w:date="2026-03-04T11:07:00Z">
        <w:r>
          <w:rPr>
            <w:color w:val="0F172A"/>
          </w:rPr>
          <w:t xml:space="preserve">This library skips it           </w:t>
        </w:r>
      </w:ins>
      <w:r>
        <w:rPr>
          <w:color w:val="0F172A"/>
        </w:rPr>
        <w:t xml:space="preserve">— OOXML is the canonical format throughout.         </w:t>
      </w:r>
    </w:p>
    <w:p w14:paraId="681C5E84" w14:textId="77777777" w:rsidR="00547A28" w:rsidRDefault="00547A28">
      <w:pPr>
        <w:spacing w:before="80"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A7E99" w14:paraId="09736EE7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547A28" w:rsidRDefault="0004690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361C3C30" w14:textId="77777777" w:rsidR="00547A28" w:rsidRDefault="0004690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3C22B7C4" w14:textId="6D263800" w:rsidR="00547A28" w:rsidRDefault="00547A28"/>
          <w:p w14:paraId="567EA400" w14:textId="30A68100" w:rsidR="00547A28" w:rsidRDefault="0004690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3CFDB86E" w14:textId="1F183200" w:rsidR="00547A28" w:rsidRDefault="0004690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77777777" w:rsidR="00547A28" w:rsidRDefault="0004690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77777777" w:rsidR="00547A28" w:rsidRDefault="0004690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37A8266F" w14:textId="4854BC00" w:rsidR="00547A28" w:rsidRDefault="0004690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 w:rsidR="00547A28" w:rsidRDefault="0004690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2E85494C" w14:textId="77777777" w:rsidR="00547A28" w:rsidRDefault="0004690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7E6A5FCE" w14:textId="77777777" w:rsidR="00547A28" w:rsidRDefault="0004690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p w14:paraId="2163BE00" w14:textId="77777777" w:rsidR="00547A28" w:rsidRDefault="00547A28">
      <w:pPr>
        <w:spacing w:before="160"/>
      </w:pPr>
    </w:p>
    <w:p w14:paraId="124B2800" w14:textId="77777777" w:rsidR="00547A28" w:rsidRDefault="0004690D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2409DE00" w14:textId="1129CE00" w:rsidR="00547A28" w:rsidRDefault="0004690D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2F9DEC00" w14:textId="77777777" w:rsidR="00547A28" w:rsidRDefault="00547A28">
      <w:pPr>
        <w:spacing w:before="80"/>
      </w:pPr>
    </w:p>
    <w:p w14:paraId="334AE0C7" w14:textId="15C85C00" w:rsidR="00547A28" w:rsidRDefault="0004690D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0D483E00" w14:textId="77777777" w:rsidR="00547A28" w:rsidRDefault="0004690D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0ED76288" w14:textId="78C5FE00" w:rsidR="00547A28" w:rsidRDefault="00547A28">
      <w:pPr>
        <w:spacing w:before="60"/>
      </w:pPr>
    </w:p>
    <w:p w14:paraId="2228E200" w14:textId="40AC8A00" w:rsidR="00547A28" w:rsidRDefault="0004690D">
      <w:pPr>
        <w:spacing w:before="60" w:after="60"/>
      </w:pPr>
      <w:r>
        <w:rPr>
          <w:color w:val="0F172A"/>
        </w:rPr>
        <w:lastRenderedPageBreak/>
      </w: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 w:rsidR="00547A28" w:rsidRDefault="00547A28">
      <w:pPr>
        <w:spacing w:before="80"/>
      </w:pPr>
    </w:p>
    <w:p w14:paraId="749CF692" w14:textId="77777777" w:rsidR="00547A28" w:rsidRDefault="0004690D">
      <w:pPr>
        <w:spacing w:before="180" w:after="40"/>
      </w:pPr>
      <w:r>
        <w:rPr>
          <w:b/>
          <w:bCs/>
          <w:color w:val="0F172A"/>
        </w:rPr>
        <w:t xml:space="preserve">Comments         </w:t>
      </w:r>
    </w:p>
    <w:p w14:paraId="20814DB6" w14:textId="2F40A200" w:rsidR="00547A28" w:rsidRDefault="0004690D">
      <w:pPr>
        <w:spacing w:before="60" w:after="60"/>
      </w:pPr>
      <w:r>
        <w:rPr>
          <w:color w:val="0F172A"/>
        </w:rPr>
        <w:t xml:space="preserve">Select text and click the floating button on the page edge to         add a comment anchored to that selection         . A Google Docs-style sidebar shows threaded cards positioned at their anchor point in the document. Reply, resolve, reopen, or delete inline.         </w:t>
      </w:r>
    </w:p>
    <w:p w14:paraId="5EB00800" w14:textId="4A396600" w:rsidR="00547A28" w:rsidRDefault="00547A28">
      <w:pPr>
        <w:spacing w:before="60"/>
      </w:pPr>
    </w:p>
    <w:p w14:paraId="73ABDE4F" w14:textId="255A2400" w:rsidR="00547A28" w:rsidRDefault="0004690D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 w:rsidR="00547A28" w:rsidRDefault="00547A28">
      <w:pPr>
        <w:spacing w:before="80"/>
      </w:pPr>
    </w:p>
    <w:p w14:paraId="07D0CE00" w14:textId="0F7CE400" w:rsidR="00547A28" w:rsidRDefault="0004690D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1CE416A0" w14:textId="77777777" w:rsidR="00547A28" w:rsidRDefault="0004690D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7922822C" w14:textId="7A256D00" w:rsidR="00547A28" w:rsidRDefault="00547A28">
      <w:pPr>
        <w:spacing w:before="160"/>
      </w:pPr>
    </w:p>
    <w:p w14:paraId="467B1700" w14:textId="00AE9C00" w:rsidR="00547A28" w:rsidRDefault="0004690D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77777777" w:rsidR="00547A28" w:rsidRDefault="0004690D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 w:rsidR="00547A28" w:rsidRDefault="00547A28">
      <w:pPr>
        <w:spacing w:before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8A7E99" w14:paraId="353875BD" w14:textId="77777777"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EB42D" w14:textId="77777777" w:rsidR="00547A28" w:rsidRDefault="0004690D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547A28" w:rsidRDefault="0004690D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6DE5E" w14:textId="77777777" w:rsidR="00547A28" w:rsidRDefault="0004690D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547A28" w:rsidRDefault="0004690D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8A7E99" w14:paraId="55DC557E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547A28" w:rsidRDefault="0004690D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547A28" w:rsidRDefault="0004690D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547A28" w:rsidRDefault="0004690D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A4BC23" w14:textId="29548C00" w:rsidR="00547A28" w:rsidRDefault="0004690D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8A7E99" w14:paraId="2E2102B2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547A28" w:rsidRDefault="0004690D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34BABC3" w14:textId="77777777" w:rsidR="00547A28" w:rsidRDefault="0004690D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A0760BE" w14:textId="77777777" w:rsidR="00547A28" w:rsidRDefault="0004690D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547A28" w:rsidRDefault="0004690D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8A7E99" w14:paraId="6940637E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B7A11A4" w14:textId="32105000" w:rsidR="00547A28" w:rsidRDefault="0004690D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4815A3" w14:textId="77777777" w:rsidR="00547A28" w:rsidRDefault="0004690D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83D3E87" w14:textId="4BB7A7B0" w:rsidR="00547A28" w:rsidRDefault="0004690D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547A28" w:rsidRDefault="0004690D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8A7E99" w14:paraId="3A16E8E6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547A28" w:rsidRDefault="0004690D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4B11CF9" w14:textId="77777777" w:rsidR="00547A28" w:rsidRDefault="0004690D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547A28" w:rsidRDefault="0004690D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9F0FA6B" w14:textId="77777777" w:rsidR="00547A28" w:rsidRDefault="0004690D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8A7E99" w14:paraId="1E6B6B4E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547A28" w:rsidRDefault="0004690D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547A28" w:rsidRDefault="0004690D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547A28" w:rsidRDefault="0004690D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0B2FABC" w14:textId="77777777" w:rsidR="00547A28" w:rsidRDefault="0004690D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8A7E99" w14:paraId="1A826F89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E595E5" w14:textId="7DC08600" w:rsidR="00547A28" w:rsidRDefault="0004690D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547A28" w:rsidRDefault="0004690D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265BBB2" w14:textId="39B43C00" w:rsidR="00547A28" w:rsidRDefault="0004690D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E594ECF" w14:textId="2C0BBC80" w:rsidR="00547A28" w:rsidRDefault="0004690D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8A7E99" w14:paraId="525537E9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547A28" w:rsidRDefault="0004690D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547A28" w:rsidRDefault="0004690D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4878AB1" w14:textId="67735D00" w:rsidR="00547A28" w:rsidRDefault="0004690D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547A28" w:rsidRDefault="0004690D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C32CC00" w14:textId="77777777" w:rsidR="00547A28" w:rsidRDefault="00547A28">
      <w:pPr>
        <w:spacing w:before="80"/>
      </w:pPr>
    </w:p>
    <w:p w14:paraId="460BB7FA" w14:textId="77777777" w:rsidR="00547A28" w:rsidRDefault="0004690D">
      <w:r>
        <w:br w:type="page"/>
      </w:r>
    </w:p>
    <w:p w14:paraId="219D9206" w14:textId="7D8B6000" w:rsidR="00547A28" w:rsidRDefault="0004690D">
      <w:pPr>
        <w:spacing w:before="180" w:after="40"/>
      </w:pPr>
      <w:r>
        <w:rPr>
          <w:b/>
          <w:bCs/>
          <w:color w:val="0F172A"/>
        </w:rPr>
        <w:lastRenderedPageBreak/>
      </w:r>
      <w:r>
        <w:rPr>
          <w:b/>
          <w:bCs/>
          <w:color w:val="0F172A"/>
        </w:rPr>
        <w:t xml:space="preserve">Ref methods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A7E99" w14:paraId="2CACCBD9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547A28" w:rsidRDefault="0004690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3119BBAD" w14:textId="77777777" w:rsidR="00547A28" w:rsidRDefault="00547A28"/>
          <w:p w14:paraId="31FF7C43" w14:textId="7641B600" w:rsidR="00547A28" w:rsidRDefault="0004690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093EFC14" w14:textId="4C570E00" w:rsidR="00547A28" w:rsidRDefault="0004690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0A98A965" w14:textId="77777777" w:rsidR="00547A28" w:rsidRDefault="0004690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7D7E86FD" w14:textId="2F654B00" w:rsidR="00547A28" w:rsidRDefault="0004690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 w:rsidR="00547A28" w:rsidRDefault="0004690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0E79FEF4" w14:textId="77777777" w:rsidR="00547A28" w:rsidRDefault="00547A28">
      <w:pPr>
        <w:spacing w:before="160"/>
      </w:pPr>
    </w:p>
    <w:p w14:paraId="3F190000" w14:textId="5C749680" w:rsidR="00547A28" w:rsidRDefault="0004690D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63DEC521" w14:textId="5084D000" w:rsidR="00547A28" w:rsidRDefault="0004690D">
      <w:pPr>
        <w:spacing w:before="60" w:after="60"/>
      </w:pPr>
      <w:r>
        <w:rPr>
          <w:color w:val="0F172A"/>
        </w:rPr>
        <w:t xml:space="preserve">Read         </w:t>
      </w:r>
      <w:hyperlink r:id="rId12"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</w:hyperlink>
      <w:r>
        <w:rPr>
          <w:color w:val="0F172A"/>
        </w:rPr>
        <w:t xml:space="preserve">before opening a pull request that touches the plugin API.         </w:t>
      </w:r>
    </w:p>
    <w:p w14:paraId="184BDDEC" w14:textId="24089F00" w:rsidR="00547A28" w:rsidRDefault="00547A28">
      <w:pPr>
        <w:spacing w:before="60"/>
      </w:pPr>
    </w:p>
    <w:p w14:paraId="5D0DEE00" w14:textId="77777777" w:rsidR="00547A28" w:rsidRDefault="0004690D">
      <w:pPr>
        <w:spacing w:before="180" w:after="40"/>
      </w:pPr>
      <w:r>
        <w:rPr>
          <w:b/>
          <w:bCs/>
          <w:color w:val="0F172A"/>
        </w:rPr>
        <w:t xml:space="preserve">Ground rules         </w:t>
      </w:r>
    </w:p>
    <w:p w14:paraId="55958B5C" w14:textId="68145E00" w:rsidR="00547A28" w:rsidRDefault="0004690D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07FC7A00" w14:textId="3FE09E80" w:rsidR="00547A28" w:rsidRDefault="0004690D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3A0C6CF0" w14:textId="706BF800" w:rsidR="00547A28" w:rsidRDefault="0004690D">
      <w:pPr>
        <w:pStyle w:val="ListParagraph"/>
        <w:numPr>
          <w:ilvl w:val="0"/>
          <w:numId w:val="2"/>
        </w:numPr>
        <w:spacing w:before="40" w:after="40"/>
      </w:pPr>
      <w:del w:id="5" w:author="anon-contributor" w:date="2026-03-04T23:44:00Z">
        <w:r>
          <w:rPr>
            <w:color w:val="0F172A"/>
          </w:rPr>
          <w:delText>Do not introduce intermediate HTML serialisation. This is a hard constraint.</w:delText>
        </w:r>
      </w:del>
      <w:ins w:id="6" w:author="anon-contributor" w:date="2026-03-04T23:44:00Z">
        <w:r>
          <w:rPr>
            <w:color w:val="0F172A"/>
          </w:rPr>
          <w:t xml:space="preserve">Avoid intermediate HTML serialisation where possible.           </w:t>
        </w:r>
      </w:ins>
    </w:p>
    <w:p w14:paraId="5C297367" w14:textId="77777777" w:rsidR="00547A28" w:rsidRDefault="0004690D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67947E03" w14:textId="10AA3000" w:rsidR="00547A28" w:rsidRDefault="00547A28">
      <w:pPr>
        <w:spacing w:before="80"/>
      </w:pPr>
    </w:p>
    <w:p w14:paraId="7AB6E680" w14:textId="77777777" w:rsidR="00547A28" w:rsidRDefault="0004690D">
      <w:pPr>
        <w:spacing w:before="180" w:after="40"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A7E99" w14:paraId="4C6037DC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547A28" w:rsidRDefault="0004690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60D6F200" w14:textId="77777777" w:rsidR="00547A28" w:rsidRDefault="0004690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2BA3A620" w14:textId="689A8600" w:rsidR="00547A28" w:rsidRDefault="00547A28">
      <w:pPr>
        <w:spacing w:before="200"/>
      </w:pPr>
    </w:p>
    <w:p w14:paraId="6D436C00" w14:textId="6FF0F000" w:rsidR="00547A28" w:rsidRDefault="0004690D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78A32269" w14:textId="77777777" w:rsidR="00547A28" w:rsidRDefault="00547A28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47A28" w14:paraId="612FA903" w14:textId="77777777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1F60B699" w14:textId="45F16900" w:rsidR="00547A28" w:rsidRDefault="0004690D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4F81C000" w14:textId="10DD3300" w:rsidR="00547A28" w:rsidRDefault="0004690D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574FD3C0" w14:textId="77777777" w:rsidR="00547A28" w:rsidRDefault="00547A28">
            <w:pPr>
              <w:pBdr>
                <w:bottom w:val="single" w:sz="3" w:space="1" w:color="E2E8F0"/>
              </w:pBdr>
              <w:spacing w:after="60"/>
            </w:pPr>
          </w:p>
          <w:p w14:paraId="739E1328" w14:textId="77777777" w:rsidR="00547A28" w:rsidRDefault="0004690D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5400A33" w14:textId="1E5E2600" w:rsidR="00547A28" w:rsidRDefault="0004690D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4DB16C97" w14:textId="23392000" w:rsidR="00547A28" w:rsidRDefault="0004690D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7B105400" w14:textId="77777777" w:rsidR="00547A28" w:rsidRDefault="00547A28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547A28" w:rsidRDefault="0004690D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6ECD12CA" w14:textId="77777777" w:rsidR="00B90B26" w:rsidRDefault="00B90B26"/>
    <w:sectPr w:rsidR="00B90B26">
      <w:headerReference w:type="default" r:id="rId13"/>
      <w:footerReference w:type="default" r:id="rId14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56E2E6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56E2E6B" w16cid:durableId="456E2E6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BC36FD4" w14:textId="77777777" w:rsidR="0004690D" w:rsidRDefault="0004690D">
      <w:r>
        <w:separator/>
      </w:r>
    </w:p>
  </w:endnote>
  <w:endnote w:type="continuationSeparator" w:id="0">
    <w:p w14:paraId="1FAF5692" w14:textId="77777777" w:rsidR="0004690D" w:rsidRDefault="000469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A09BF1" w14:textId="77777777" w:rsidR="00547A28" w:rsidRDefault="0004690D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  <w:szCs w:val="20"/>
      </w:rPr>
      <w:t xml:space="preserve">Page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of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·       </w:t>
    </w:r>
    <w:hyperlink>
      <w:r>
        <w:rPr>
          <w:color w:val="64748B"/>
          <w:sz w:val="20"/>
          <w:szCs w:val="20"/>
        </w:rPr>
        <w:t xml:space="preserve">eigenpal.com         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F3EB8F2" w14:textId="77777777" w:rsidR="0004690D" w:rsidRDefault="0004690D">
      <w:r>
        <w:separator/>
      </w:r>
    </w:p>
  </w:footnote>
  <w:footnote w:type="continuationSeparator" w:id="0">
    <w:p w14:paraId="3922C849" w14:textId="77777777" w:rsidR="0004690D" w:rsidRDefault="000469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CA68E1" w14:textId="77777777" w:rsidR="00547A28" w:rsidRDefault="0004690D">
    <w:pPr>
      <w:pBdr>
        <w:bottom w:val="single" w:sz="2" w:space="1" w:color="E2E8F0"/>
      </w:pBdr>
      <w:jc w:val="center"/>
    </w:pPr>
    <w:r>
      <w:rPr>
        <w:color w:val="64748B"/>
        <w:sz w:val="20"/>
        <w:szCs w:val="20"/>
      </w:rPr>
      <w:t xml:space="preserve">Docx Editor: Project Charter &amp; Contributor Agreement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906B26"/>
    <w:multiLevelType w:val="hybridMultilevel"/>
    <w:tmpl w:val="DDE8B812"/>
    <w:lvl w:ilvl="0" w:tplc="25A490FC">
      <w:start w:val="1"/>
      <w:numFmt w:val="bullet"/>
      <w:lvlText w:val="–"/>
      <w:lvlJc w:val="left"/>
      <w:pPr>
        <w:ind w:left="640" w:hanging="320"/>
      </w:pPr>
    </w:lvl>
    <w:lvl w:ilvl="1" w:tplc="837C9170">
      <w:numFmt w:val="decimal"/>
      <w:lvlText w:val=""/>
      <w:lvlJc w:val="left"/>
    </w:lvl>
    <w:lvl w:ilvl="2" w:tplc="1F4C11A0">
      <w:numFmt w:val="decimal"/>
      <w:lvlText w:val=""/>
      <w:lvlJc w:val="left"/>
    </w:lvl>
    <w:lvl w:ilvl="3" w:tplc="9D08B5FE">
      <w:numFmt w:val="decimal"/>
      <w:lvlText w:val=""/>
      <w:lvlJc w:val="left"/>
    </w:lvl>
    <w:lvl w:ilvl="4" w:tplc="4ADC650E">
      <w:numFmt w:val="decimal"/>
      <w:lvlText w:val=""/>
      <w:lvlJc w:val="left"/>
    </w:lvl>
    <w:lvl w:ilvl="5" w:tplc="641ABCCE">
      <w:numFmt w:val="decimal"/>
      <w:lvlText w:val=""/>
      <w:lvlJc w:val="left"/>
    </w:lvl>
    <w:lvl w:ilvl="6" w:tplc="DD442880">
      <w:numFmt w:val="decimal"/>
      <w:lvlText w:val=""/>
      <w:lvlJc w:val="left"/>
    </w:lvl>
    <w:lvl w:ilvl="7" w:tplc="1F1A8114">
      <w:numFmt w:val="decimal"/>
      <w:lvlText w:val=""/>
      <w:lvlJc w:val="left"/>
    </w:lvl>
    <w:lvl w:ilvl="8" w:tplc="5F42CBC8">
      <w:numFmt w:val="decimal"/>
      <w:lvlText w:val=""/>
      <w:lvlJc w:val="left"/>
    </w:lvl>
  </w:abstractNum>
  <w:abstractNum w:abstractNumId="1" w15:restartNumberingAfterBreak="0">
    <w:nsid w:val="197C71D8"/>
    <w:multiLevelType w:val="hybridMultilevel"/>
    <w:tmpl w:val="C9EAB158"/>
    <w:lvl w:ilvl="0" w:tplc="08086484">
      <w:start w:val="1"/>
      <w:numFmt w:val="bullet"/>
      <w:lvlText w:val="●"/>
      <w:lvlJc w:val="left"/>
      <w:pPr>
        <w:ind w:left="720" w:hanging="360"/>
      </w:pPr>
    </w:lvl>
    <w:lvl w:ilvl="1" w:tplc="8014DD0A">
      <w:start w:val="1"/>
      <w:numFmt w:val="bullet"/>
      <w:lvlText w:val="○"/>
      <w:lvlJc w:val="left"/>
      <w:pPr>
        <w:ind w:left="1440" w:hanging="360"/>
      </w:pPr>
    </w:lvl>
    <w:lvl w:ilvl="2" w:tplc="5F281E66">
      <w:start w:val="1"/>
      <w:numFmt w:val="bullet"/>
      <w:lvlText w:val="■"/>
      <w:lvlJc w:val="left"/>
      <w:pPr>
        <w:ind w:left="2160" w:hanging="360"/>
      </w:pPr>
    </w:lvl>
    <w:lvl w:ilvl="3" w:tplc="73E0CB06">
      <w:start w:val="1"/>
      <w:numFmt w:val="bullet"/>
      <w:lvlText w:val="●"/>
      <w:lvlJc w:val="left"/>
      <w:pPr>
        <w:ind w:left="2880" w:hanging="360"/>
      </w:pPr>
    </w:lvl>
    <w:lvl w:ilvl="4" w:tplc="42E499B6">
      <w:start w:val="1"/>
      <w:numFmt w:val="bullet"/>
      <w:lvlText w:val="○"/>
      <w:lvlJc w:val="left"/>
      <w:pPr>
        <w:ind w:left="3600" w:hanging="360"/>
      </w:pPr>
    </w:lvl>
    <w:lvl w:ilvl="5" w:tplc="450C67BC">
      <w:start w:val="1"/>
      <w:numFmt w:val="bullet"/>
      <w:lvlText w:val="■"/>
      <w:lvlJc w:val="left"/>
      <w:pPr>
        <w:ind w:left="4320" w:hanging="360"/>
      </w:pPr>
    </w:lvl>
    <w:lvl w:ilvl="6" w:tplc="0DC6B620">
      <w:start w:val="1"/>
      <w:numFmt w:val="bullet"/>
      <w:lvlText w:val="●"/>
      <w:lvlJc w:val="left"/>
      <w:pPr>
        <w:ind w:left="5040" w:hanging="360"/>
      </w:pPr>
    </w:lvl>
    <w:lvl w:ilvl="7" w:tplc="66D67D14">
      <w:start w:val="1"/>
      <w:numFmt w:val="bullet"/>
      <w:lvlText w:val="●"/>
      <w:lvlJc w:val="left"/>
      <w:pPr>
        <w:ind w:left="5760" w:hanging="360"/>
      </w:pPr>
    </w:lvl>
    <w:lvl w:ilvl="8" w:tplc="CC128228">
      <w:start w:val="1"/>
      <w:numFmt w:val="bullet"/>
      <w:lvlText w:val="●"/>
      <w:lvlJc w:val="left"/>
      <w:pPr>
        <w:ind w:left="6480" w:hanging="360"/>
      </w:pPr>
    </w:lvl>
  </w:abstractNum>
  <w:num w:numId="1" w16cid:durableId="1108429792">
    <w:abstractNumId w:val="1"/>
    <w:lvlOverride w:ilvl="0">
      <w:startOverride w:val="1"/>
    </w:lvlOverride>
  </w:num>
  <w:num w:numId="2" w16cid:durableId="6949608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A28"/>
    <w:rsid w:val="0004690D"/>
    <w:rsid w:val="00547A28"/>
    <w:rsid w:val="006C3EDA"/>
    <w:rsid w:val="008A7E99"/>
    <w:rsid w:val="00B90B26"/>
    <w:rsid w:val="00C957FF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5C65AEBE-A60F-5140-B919-878F3B3E2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igenpal/docx-editor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npmjs.com/package/@eigenpal/docx-js-editor" TargetMode="External"/><Relationship Id="rId12" Type="http://schemas.openxmlformats.org/officeDocument/2006/relationships/hyperlink" Target="https://github.com/eigenpal/docx-editor/blob/main/docs/PLUGINS.md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817</Words>
  <Characters>4660</Characters>
  <Application>Microsoft Office Word</Application>
  <DocSecurity>0</DocSecurity>
  <Lines>38</Lines>
  <Paragraphs>10</Paragraphs>
  <ScaleCrop>false</ScaleCrop>
  <Company/>
  <LinksUpToDate>false</LinksUpToDate>
  <CharactersWithSpaces>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2</cp:revision>
  <dcterms:created xsi:type="dcterms:W3CDTF">2026-05-14T01:06:00Z</dcterms:created>
  <dcterms:modified xsi:type="dcterms:W3CDTF">2026-07-11T01:31:00Z</dcterms:modified>
</cp:coreProperties>
</file>