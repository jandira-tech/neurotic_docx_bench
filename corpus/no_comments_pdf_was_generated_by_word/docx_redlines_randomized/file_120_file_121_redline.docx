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9F81C" w14:textId="77777777" w:rsidR="00E941FF" w:rsidRDefault="00E941FF">
      <w:pPr>
        <w:rPr>
          <w:i/>
          <w:color w:val="0070C0"/>
          <w:rPrChange w:id="0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</w:pPr>
      <w:r>
        <w:rPr>
          <w:i/>
          <w:color w:val="0070C0"/>
          <w:rPrChange w:id="1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file_</w:t>
      </w:r>
      <w:ins w:id="2" w:author="Arthur Souza Rodrigues" w:date="2026-07-10T21:48:00Z" w16du:dateUtc="2026-07-11T01:48:00Z">
        <w:r>
          <w:rPr>
            <w:i/>
            <w:iCs/>
            <w:color w:val="0070C0"/>
          </w:rPr>
          <w:t>121</w:t>
        </w:r>
      </w:ins>
      <w:del w:id="3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delText>120</w:delText>
        </w:r>
      </w:del>
      <w:r>
        <w:rPr>
          <w:i/>
          <w:color w:val="0070C0"/>
          <w:rPrChange w:id="4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.docx</w:t>
      </w:r>
    </w:p>
    <w:p w14:paraId="4095316B" w14:textId="0CE1D160" w:rsidR="00626581" w:rsidRDefault="00C04189">
      <w:ins w:id="5" w:author="Arthur Souza Rodrigues" w:date="2026-07-10T21:48:00Z" w16du:dateUtc="2026-07-11T01:48:00Z">
        <w:r>
          <w:rPr>
            <w:i/>
            <w:iCs/>
            <w:color w:val="0070C0"/>
          </w:rPr>
          <w:t>Blue Italic Text</w:t>
        </w:r>
      </w:ins>
      <w:del w:id="6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delText>Heading 4 Style</w:delText>
        </w:r>
      </w:del>
      <w:r>
        <w:rPr>
          <w:i/>
          <w:color w:val="0070C0"/>
          <w:rPrChange w:id="7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Demo</w:t>
      </w:r>
    </w:p>
    <w:p w14:paraId="0E516724" w14:textId="77777777" w:rsidR="00B86C97" w:rsidRDefault="00C04189">
      <w:pPr>
        <w:rPr>
          <w:ins w:id="8" w:author="Arthur Souza Rodrigues" w:date="2026-07-10T21:48:00Z" w16du:dateUtc="2026-07-11T01:48:00Z"/>
        </w:rPr>
      </w:pPr>
      <w:r>
        <w:rPr>
          <w:i/>
          <w:color w:val="0070C0"/>
          <w:rPrChange w:id="9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This document </w:t>
      </w:r>
      <w:ins w:id="10" w:author="Arthur Souza Rodrigues" w:date="2026-07-10T21:48:00Z" w16du:dateUtc="2026-07-11T01:48:00Z">
        <w:r>
          <w:rPr>
            <w:i/>
            <w:iCs/>
            <w:color w:val="0070C0"/>
          </w:rPr>
          <w:t>combines blue font color with italic formatting.</w:t>
        </w:r>
      </w:ins>
    </w:p>
    <w:p w14:paraId="3695AB11" w14:textId="77777777" w:rsidR="00626581" w:rsidRDefault="00C04189">
      <w:pPr>
        <w:spacing w:before="280" w:after="80" w:line="240" w:lineRule="auto"/>
        <w:rPr>
          <w:del w:id="11" w:author="Arthur Souza Rodrigues" w:date="2026-07-10T21:48:00Z" w16du:dateUtc="2026-07-11T01:48:00Z"/>
        </w:rPr>
      </w:pPr>
      <w:ins w:id="12" w:author="Arthur Souza Rodrigues" w:date="2026-07-10T21:48:00Z" w16du:dateUtc="2026-07-11T01:48:00Z">
        <w:r>
          <w:rPr>
            <w:i/>
            <w:iCs/>
            <w:color w:val="0070C0"/>
          </w:rPr>
          <w:t>Blue italic text creates a calm yet emphasized visual</w:t>
        </w:r>
      </w:ins>
      <w:del w:id="13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delText>demonstrates Heading 4 paragraph</w:delText>
        </w:r>
      </w:del>
      <w:r>
        <w:rPr>
          <w:i/>
          <w:color w:val="0070C0"/>
          <w:rPrChange w:id="14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style.</w:t>
      </w:r>
    </w:p>
    <w:p w14:paraId="26D072CF" w14:textId="77777777" w:rsidR="00626581" w:rsidRDefault="00C04189">
      <w:pPr>
        <w:pPrChange w:id="15" w:author="Arthur Souza Rodrigues" w:date="2026-07-10T21:48:00Z" w16du:dateUtc="2026-07-11T01:48:00Z">
          <w:pPr>
            <w:spacing w:before="280" w:after="80" w:line="240" w:lineRule="auto"/>
          </w:pPr>
        </w:pPrChange>
      </w:pPr>
      <w:del w:id="16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delText>Heading 4 provides a fourth level of document hierarchy.</w:delText>
        </w:r>
      </w:del>
    </w:p>
    <w:sectPr w:rsidR="006265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581"/>
    <w:rsid w:val="00257977"/>
    <w:rsid w:val="00626581"/>
    <w:rsid w:val="00661081"/>
    <w:rsid w:val="00B86C97"/>
    <w:rsid w:val="00C25210"/>
    <w:rsid w:val="00D53FE7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144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2026-07-11T01:48:00Z</dcterms:modified>
</cp:coreProperties>
</file>