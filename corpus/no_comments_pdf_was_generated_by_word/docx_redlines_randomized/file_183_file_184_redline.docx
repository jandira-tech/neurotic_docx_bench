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0F46E3" w14:textId="77777777" w:rsidR="00BC09DC" w:rsidRDefault="00BC09DC">
      <w:pPr>
        <w:rPr>
          <w:rFonts w:ascii="Arial" w:hAnsi="Arial"/>
          <w:b/>
          <w:color w:val="0070C0"/>
          <w:sz w:val="52"/>
          <w:rPrChange w:id="0" w:author="Arthur Souza Rodrigues" w:date="2026-07-10T21:52:00Z" w16du:dateUtc="2026-07-11T01:52:00Z">
            <w:rPr>
              <w:b/>
              <w:bCs/>
              <w:color w:val="0070C0"/>
            </w:rPr>
          </w:rPrChange>
        </w:rPr>
      </w:pPr>
      <w:r>
        <w:rPr>
          <w:rFonts w:ascii="Arial" w:hAnsi="Arial"/>
          <w:b/>
          <w:color w:val="0070C0"/>
          <w:sz w:val="52"/>
          <w:rPrChange w:id="1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>file_</w:t>
      </w:r>
      <w:ins w:id="2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184</w:t>
        </w:r>
      </w:ins>
      <w:del w:id="3" w:author="Arthur Souza Rodrigues" w:date="2026-07-10T21:52:00Z" w16du:dateUtc="2026-07-11T01:52:00Z">
        <w:r>
          <w:rPr>
            <w:b/>
            <w:bCs/>
            <w:color w:val="0070C0"/>
          </w:rPr>
          <w:delText>183</w:delText>
        </w:r>
      </w:del>
      <w:r>
        <w:rPr>
          <w:rFonts w:ascii="Arial" w:hAnsi="Arial"/>
          <w:b/>
          <w:color w:val="0070C0"/>
          <w:sz w:val="52"/>
          <w:rPrChange w:id="4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>.docx</w:t>
      </w:r>
    </w:p>
    <w:p w14:paraId="42325F7B" w14:textId="1FBDA929" w:rsidR="00BF6908" w:rsidRDefault="00776556">
      <w:r>
        <w:rPr>
          <w:rFonts w:ascii="Arial" w:hAnsi="Arial"/>
          <w:b/>
          <w:color w:val="0070C0"/>
          <w:sz w:val="52"/>
          <w:rPrChange w:id="5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Blue </w:t>
      </w:r>
      <w:del w:id="6" w:author="Arthur Souza Rodrigues" w:date="2026-07-10T21:52:00Z" w16du:dateUtc="2026-07-11T01:52:00Z">
        <w:r>
          <w:rPr>
            <w:b/>
            <w:bCs/>
            <w:color w:val="0070C0"/>
          </w:rPr>
          <w:delText xml:space="preserve">Bold </w:delText>
        </w:r>
      </w:del>
      <w:r>
        <w:rPr>
          <w:rFonts w:ascii="Arial" w:hAnsi="Arial"/>
          <w:b/>
          <w:color w:val="0070C0"/>
          <w:sz w:val="52"/>
          <w:rPrChange w:id="7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Centered </w:t>
      </w:r>
      <w:ins w:id="8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 xml:space="preserve">Title </w:t>
        </w:r>
      </w:ins>
      <w:r>
        <w:rPr>
          <w:rFonts w:ascii="Arial" w:hAnsi="Arial"/>
          <w:b/>
          <w:color w:val="0070C0"/>
          <w:sz w:val="52"/>
          <w:rPrChange w:id="9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>Demo</w:t>
      </w:r>
    </w:p>
    <w:p w14:paraId="2185B74B" w14:textId="77777777" w:rsidR="00BF6908" w:rsidRDefault="00776556">
      <w:pPr>
        <w:rPr>
          <w:del w:id="10" w:author="Arthur Souza Rodrigues" w:date="2026-07-10T21:52:00Z" w16du:dateUtc="2026-07-11T01:52:00Z"/>
        </w:rPr>
      </w:pPr>
      <w:r>
        <w:rPr>
          <w:rFonts w:ascii="Arial" w:hAnsi="Arial"/>
          <w:b/>
          <w:color w:val="0070C0"/>
          <w:sz w:val="52"/>
          <w:rPrChange w:id="11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This document shows </w:t>
      </w:r>
      <w:ins w:id="12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Title style</w:t>
        </w:r>
      </w:ins>
      <w:del w:id="13" w:author="Arthur Souza Rodrigues" w:date="2026-07-10T21:52:00Z" w16du:dateUtc="2026-07-11T01:52:00Z">
        <w:r>
          <w:rPr>
            <w:b/>
            <w:bCs/>
            <w:color w:val="0070C0"/>
          </w:rPr>
          <w:delText>blue bold text with center alignment.</w:delText>
        </w:r>
      </w:del>
    </w:p>
    <w:p w14:paraId="3EC58507" w14:textId="77777777" w:rsidR="00A010BF" w:rsidRDefault="00776556">
      <w:pPr>
        <w:spacing w:line="240" w:lineRule="auto"/>
        <w:rPr>
          <w:ins w:id="14" w:author="Arthur Souza Rodrigues" w:date="2026-07-10T21:52:00Z" w16du:dateUtc="2026-07-11T01:52:00Z"/>
        </w:rPr>
      </w:pPr>
      <w:del w:id="15" w:author="Arthur Souza Rodrigues" w:date="2026-07-10T21:52:00Z" w16du:dateUtc="2026-07-11T01:52:00Z">
        <w:r>
          <w:rPr>
            <w:b/>
            <w:bCs/>
            <w:color w:val="0070C0"/>
          </w:rPr>
          <w:delText>Blue bold</w:delText>
        </w:r>
      </w:del>
      <w:r>
        <w:rPr>
          <w:rFonts w:ascii="Arial" w:hAnsi="Arial"/>
          <w:b/>
          <w:color w:val="0070C0"/>
          <w:sz w:val="52"/>
          <w:rPrChange w:id="16" w:author="Arthur Souza Rodrigues" w:date="2026-07-10T21:52:00Z" w16du:dateUtc="2026-07-11T01:52:00Z">
            <w:rPr>
              <w:b/>
              <w:bCs/>
              <w:color w:val="0070C0"/>
            </w:rPr>
          </w:rPrChange>
        </w:rPr>
        <w:t xml:space="preserve"> centered </w:t>
      </w:r>
      <w:ins w:id="17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with blue color.</w:t>
        </w:r>
      </w:ins>
    </w:p>
    <w:p w14:paraId="21D58846" w14:textId="77777777" w:rsidR="00BF6908" w:rsidRDefault="00776556">
      <w:pPr>
        <w:spacing w:line="240" w:lineRule="auto"/>
        <w:pPrChange w:id="18" w:author="Arthur Souza Rodrigues" w:date="2026-07-10T21:52:00Z" w16du:dateUtc="2026-07-11T01:52:00Z"/>
      </w:pPr>
      <w:ins w:id="19" w:author="Arthur Souza Rodrigues" w:date="2026-07-10T21:52:00Z" w16du:dateUtc="2026-07-11T01:52:00Z">
        <w:r>
          <w:rPr>
            <w:rFonts w:ascii="Arial" w:hAnsi="Arial" w:cs="Arial"/>
            <w:b/>
            <w:bCs/>
            <w:color w:val="0070C0"/>
            <w:sz w:val="52"/>
            <w:szCs w:val="52"/>
          </w:rPr>
          <w:t>Blue centered title creates a professional and elegant header.</w:t>
        </w:r>
      </w:ins>
      <w:del w:id="20" w:author="Arthur Souza Rodrigues" w:date="2026-07-10T21:52:00Z" w16du:dateUtc="2026-07-11T01:52:00Z">
        <w:r>
          <w:rPr>
            <w:b/>
            <w:bCs/>
            <w:color w:val="0070C0"/>
          </w:rPr>
          <w:delText>text works well for announcements.</w:delText>
        </w:r>
      </w:del>
    </w:p>
    <w:sectPr w:rsidR="00BF690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6908"/>
    <w:rsid w:val="009A5490"/>
    <w:rsid w:val="00A010BF"/>
    <w:rsid w:val="00A56B2C"/>
    <w:rsid w:val="00BC09DC"/>
    <w:rsid w:val="00BF6908"/>
    <w:rsid w:val="00D53FE7"/>
    <w:rsid w:val="00F60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E9375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212</Characters>
  <Application>Microsoft Office Word</Application>
  <DocSecurity>0</DocSecurity>
  <Lines>1</Lines>
  <Paragraphs>1</Paragraphs>
  <ScaleCrop>false</ScaleCrop>
  <Company/>
  <LinksUpToDate>false</LinksUpToDate>
  <CharactersWithSpaces>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2026-05-14T17:17:00Z</dcterms:created>
  <dcterms:modified xsi:type="dcterms:W3CDTF">2026-07-11T01:52:00Z</dcterms:modified>
</cp:coreProperties>
</file>