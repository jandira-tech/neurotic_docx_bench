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0F98BE" w14:textId="77777777" w:rsidR="0050229F" w:rsidRDefault="0050229F">
      <w:pPr>
        <w:rPr>
          <w:rFonts w:ascii="&quot;Times New Roman&quot;, Times, serif" w:hAnsi="&quot;Times New Roman&quot;, Times, serif"/>
          <w:rPrChange w:id="0" w:author="Arthur Souza Rodrigues" w:date="2026-07-10T21:52:00Z" w16du:dateUtc="2026-07-11T01:52:00Z"/>
        </w:rPr>
      </w:pPr>
      <w:r>
        <w:rPr>
          <w:rFonts w:ascii="&quot;Times New Roman&quot;, Times, serif" w:hAnsi="&quot;Times New Roman&quot;, Times, serif"/>
          <w:rPrChange w:id="1" w:author="Arthur Souza Rodrigues" w:date="2026-07-10T21:52:00Z" w16du:dateUtc="2026-07-11T01:52:00Z"/>
        </w:rPr>
        <w:t>file_</w:t>
      </w:r>
      <w:ins w:id="2" w:author="Arthur Souza Rodrigues" w:date="2026-07-10T21:52:00Z" w16du:dateUtc="2026-07-11T01:52:00Z">
        <w:r>
          <w:rPr>
            <w:rFonts w:ascii="&quot;Times New Roman&quot;, Times, serif" w:hAnsi="&quot;Times New Roman&quot;, Times, serif" w:cs="&quot;Times New Roman&quot;, Times, serif"/>
          </w:rPr>
          <w:t>193</w:t>
        </w:r>
      </w:ins>
      <w:del w:id="3" w:author="Arthur Souza Rodrigues" w:date="2026-07-10T21:52:00Z" w16du:dateUtc="2026-07-11T01:52:00Z">
        <w:r>
          <w:delText>192</w:delText>
        </w:r>
      </w:del>
      <w:r>
        <w:rPr>
          <w:rFonts w:ascii="&quot;Times New Roman&quot;, Times, serif" w:hAnsi="&quot;Times New Roman&quot;, Times, serif"/>
          <w:rPrChange w:id="4" w:author="Arthur Souza Rodrigues" w:date="2026-07-10T21:52:00Z" w16du:dateUtc="2026-07-11T01:52:00Z"/>
        </w:rPr>
        <w:t>.docx</w:t>
      </w:r>
    </w:p>
    <w:p w14:paraId="5D32484A" w14:textId="0D52EC75" w:rsidR="00B842B5" w:rsidRDefault="00DE6DBB">
      <w:pPr>
        <w:rPr>
          <w:ins w:id="5" w:author="Arthur Souza Rodrigues" w:date="2026-07-10T21:52:00Z" w16du:dateUtc="2026-07-11T01:52:00Z"/>
        </w:rPr>
      </w:pPr>
      <w:ins w:id="6" w:author="Arthur Souza Rodrigues" w:date="2026-07-10T21:52:00Z" w16du:dateUtc="2026-07-11T01:52:00Z">
        <w:r>
          <w:rPr>
            <w:rFonts w:ascii="&quot;Times New Roman&quot;, Times, serif" w:hAnsi="&quot;Times New Roman&quot;, Times, serif" w:cs="&quot;Times New Roman&quot;, Times, serif"/>
          </w:rPr>
          <w:t>Font Family Demo</w:t>
        </w:r>
      </w:ins>
    </w:p>
    <w:p w14:paraId="6D0C1606" w14:textId="77777777" w:rsidR="00B842B5" w:rsidRDefault="00DE6DBB">
      <w:pPr>
        <w:rPr>
          <w:ins w:id="7" w:author="Arthur Souza Rodrigues" w:date="2026-07-10T21:52:00Z" w16du:dateUtc="2026-07-11T01:52:00Z"/>
        </w:rPr>
      </w:pPr>
      <w:ins w:id="8" w:author="Arthur Souza Rodrigues" w:date="2026-07-10T21:52:00Z" w16du:dateUtc="2026-07-11T01:52:00Z">
        <w:r>
          <w:rPr>
            <w:rFonts w:ascii="&quot;Times New Roman&quot;, Times, serif" w:hAnsi="&quot;Times New Roman&quot;, Times, serif" w:cs="&quot;Times New Roman&quot;, Times, serif"/>
          </w:rPr>
          <w:t>This document demonstrates changing the font family.</w:t>
        </w:r>
      </w:ins>
    </w:p>
    <w:p w14:paraId="03B5C78A" w14:textId="77777777" w:rsidR="00B842B5" w:rsidRDefault="00DE6DBB">
      <w:pPr>
        <w:rPr>
          <w:ins w:id="9" w:author="Arthur Souza Rodrigues" w:date="2026-07-10T21:52:00Z" w16du:dateUtc="2026-07-11T01:52:00Z"/>
        </w:rPr>
      </w:pPr>
      <w:ins w:id="10" w:author="Arthur Souza Rodrigues" w:date="2026-07-10T21:52:00Z" w16du:dateUtc="2026-07-11T01:52:00Z">
        <w:r>
          <w:rPr>
            <w:rFonts w:ascii="&quot;Times New Roman&quot;, Times, serif" w:hAnsi="&quot;Times New Roman&quot;, Times, serif" w:cs="&quot;Times New Roman&quot;, Times, serif"/>
          </w:rPr>
          <w:t>This text uses Times New Roman font.</w:t>
        </w:r>
      </w:ins>
    </w:p>
    <w:p w14:paraId="74E98D45" w14:textId="1F499616" w:rsidR="00DE6DBB" w:rsidRDefault="00DE6DBB">
      <w:ins w:id="11" w:author="Arthur Souza Rodrigues" w:date="2026-07-10T21:52:00Z" w16du:dateUtc="2026-07-11T01:52:00Z">
        <w:r>
          <w:rPr>
            <w:rFonts w:ascii="&quot;Times New Roman&quot;, Times, serif" w:hAnsi="&quot;Times New Roman&quot;, Times, serif" w:cs="&quot;Times New Roman&quot;, Times, serif"/>
          </w:rPr>
          <w:t>Different fonts create different visual impressions.</w:t>
        </w:r>
      </w:ins>
      <w:del w:id="13" w:author="Arthur Souza Rodrigues" w:date="2026-07-10T21:52:00Z" w16du:dateUtc="2026-07-11T01:52:00Z">
        <w:r>
          <w:delText>Ouch</w:delText>
        </w:r>
        <w:r>
          <w:delText>.</w:delText>
        </w:r>
      </w:del>
    </w:p>
    <w:sectPr w:rsidR="00020E88">
      <w:pgSz w:w="12240" w:h="15840"/>
      <w:pgMar w:top="1440" w:right="1440" w:bottom="1440" w:left="1440" w:header="720" w:footer="720" w:gutter="0"/>
      <w:cols w:space="720"/>
      <w:docGrid w:linePitch="0"/>
      <w:sectPrChange w:id="15" w:author="Arthur Souza Rodrigues" w:date="2026-07-10T21:52:00Z" w16du:dateUtc="2026-07-11T01:52:00Z">
        <w:sectPr w:rsidR="00020E88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EDD743F" w15:done="0"/>
  <w15:commentEx w15:paraId="50C1692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EDD743F" w16cid:durableId="7E3F7F47"/>
  <w16cid:commentId w16cid:paraId="50C1692E" w16cid:durableId="2C30354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7BFB"/>
    <w:rsid w:val="00117DB6"/>
    <w:rsid w:val="00212576"/>
    <w:rsid w:val="003C7B55"/>
    <w:rsid w:val="0050229F"/>
    <w:rsid w:val="006A0FDE"/>
    <w:rsid w:val="00AE7389"/>
    <w:rsid w:val="00B842B5"/>
    <w:rsid w:val="00D53FE7"/>
    <w:rsid w:val="00EA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493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7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D6475-8F1F-4D39-B25F-B841D4347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2016-07-03T14:07:00Z</dcterms:created>
  <dcterms:modified xsi:type="dcterms:W3CDTF">2026-07-11T01:52:00Z</dcterms:modified>
</cp:coreProperties>
</file>