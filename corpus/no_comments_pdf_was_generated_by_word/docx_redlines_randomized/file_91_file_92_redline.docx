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F4B7B" w14:textId="77777777" w:rsidR="00AB52F6" w:rsidRDefault="00AB52F6">
      <w:pPr>
        <w:pStyle w:val="Heading1"/>
        <w:rPr>
          <w:rPrChange w:id="27" w:author="Arthur Souza Rodrigues" w:date="2026-07-10T21:46:00Z" w16du:dateUtc="2026-07-11T01:46:00Z">
            <w:rPr>
              <w:i/>
              <w:iCs/>
              <w:color w:val="C00000"/>
            </w:rPr>
          </w:rPrChange>
        </w:rPr>
        <w:pPrChange w:id="28" w:author="Arthur Souza Rodrigues" w:date="2026-07-10T21:46:00Z" w16du:dateUtc="2026-07-11T01:46:00Z"/>
      </w:pPr>
      <w:r>
        <w:rPr>
          <w:rPrChange w:id="29" w:author="Arthur Souza Rodrigues" w:date="2026-07-10T21:46:00Z" w16du:dateUtc="2026-07-11T01:46:00Z">
            <w:rPr>
              <w:i/>
              <w:iCs/>
              <w:color w:val="C00000"/>
            </w:rPr>
          </w:rPrChange>
        </w:rPr>
        <w:t>file_</w:t>
      </w:r>
      <w:ins w:id="30" w:author="Arthur Souza Rodrigues" w:date="2026-07-10T21:46:00Z" w16du:dateUtc="2026-07-11T01:46:00Z">
        <w:r>
          <w:t>92</w:t>
        </w:r>
      </w:ins>
      <w:del w:id="31" w:author="Arthur Souza Rodrigues" w:date="2026-07-10T21:46:00Z" w16du:dateUtc="2026-07-11T01:46:00Z">
        <w:r>
          <w:rPr>
            <w:i/>
            <w:iCs/>
            <w:color w:val="C00000"/>
          </w:rPr>
          <w:delText>91</w:delText>
        </w:r>
      </w:del>
      <w:r>
        <w:rPr>
          <w:rPrChange w:id="32" w:author="Arthur Souza Rodrigues" w:date="2026-07-10T21:46:00Z" w16du:dateUtc="2026-07-11T01:46:00Z">
            <w:rPr>
              <w:i/>
              <w:iCs/>
              <w:color w:val="C00000"/>
            </w:rPr>
          </w:rPrChange>
        </w:rPr>
        <w:t>.docx</w:t>
      </w:r>
    </w:p>
    <w:p w14:paraId="71906970" w14:textId="31B4441E" w:rsidR="00B17693" w:rsidRDefault="0014762F">
      <w:pPr>
        <w:pStyle w:val="Heading1"/>
        <w:rPr>
          <w:ins w:id="33" w:author="Arthur Souza Rodrigues" w:date="2026-07-10T21:46:00Z" w16du:dateUtc="2026-07-11T01:46:00Z"/>
        </w:rPr>
      </w:pPr>
      <w:ins w:id="34" w:author="Arthur Souza Rodrigues" w:date="2026-07-10T21:46:00Z" w16du:dateUtc="2026-07-11T01:46:00Z">
        <w:r>
          <w:t>Auto Page Number Test Document</w:t>
        </w:r>
      </w:ins>
    </w:p>
    <w:p w14:paraId="4C29D1F1" w14:textId="77777777" w:rsidR="00B17693" w:rsidRDefault="0014762F">
      <w:pPr>
        <w:rPr>
          <w:ins w:id="35" w:author="Arthur Souza Rodrigues" w:date="2026-07-10T21:46:00Z" w16du:dateUtc="2026-07-11T01:46:00Z"/>
        </w:rPr>
      </w:pPr>
      <w:ins w:id="36" w:author="Arthur Souza Rodrigues" w:date="2026-07-10T21:46:00Z" w16du:dateUtc="2026-07-11T01:46:00Z">
        <w:r>
          <w:t>Sample text to create more pages...</w:t>
        </w:r>
      </w:ins>
    </w:p>
    <w:p w14:paraId="7B67E5BC" w14:textId="77777777" w:rsidR="00B17693" w:rsidRDefault="0014762F">
      <w:pPr>
        <w:rPr>
          <w:ins w:id="37" w:author="Arthur Souza Rodrigues" w:date="2026-07-10T21:46:00Z" w16du:dateUtc="2026-07-11T01:46:00Z"/>
        </w:rPr>
      </w:pPr>
      <w:ins w:id="38" w:author="Arthur Souza Rodrigues" w:date="2026-07-10T21:46:00Z" w16du:dateUtc="2026-07-11T01:46:00Z">
        <w:r>
          <w:t>Sample text to create more pages...</w:t>
        </w:r>
      </w:ins>
    </w:p>
    <w:p w14:paraId="5BE55FAC" w14:textId="77777777" w:rsidR="00B17693" w:rsidRDefault="0014762F">
      <w:pPr>
        <w:rPr>
          <w:ins w:id="39" w:author="Arthur Souza Rodrigues" w:date="2026-07-10T21:46:00Z" w16du:dateUtc="2026-07-11T01:46:00Z"/>
        </w:rPr>
      </w:pPr>
      <w:ins w:id="40" w:author="Arthur Souza Rodrigues" w:date="2026-07-10T21:46:00Z" w16du:dateUtc="2026-07-11T01:46:00Z">
        <w:r>
          <w:t>Sample text to create more pages...</w:t>
        </w:r>
      </w:ins>
    </w:p>
    <w:p w14:paraId="0994256D" w14:textId="77777777" w:rsidR="00B17693" w:rsidRDefault="0014762F">
      <w:pPr>
        <w:rPr>
          <w:ins w:id="41" w:author="Arthur Souza Rodrigues" w:date="2026-07-10T21:46:00Z" w16du:dateUtc="2026-07-11T01:46:00Z"/>
        </w:rPr>
      </w:pPr>
      <w:ins w:id="42" w:author="Arthur Souza Rodrigues" w:date="2026-07-10T21:46:00Z" w16du:dateUtc="2026-07-11T01:46:00Z">
        <w:r>
          <w:t>Sample text to create more pages...</w:t>
        </w:r>
      </w:ins>
    </w:p>
    <w:p w14:paraId="136C7535" w14:textId="77777777" w:rsidR="00B17693" w:rsidRDefault="0014762F">
      <w:pPr>
        <w:rPr>
          <w:ins w:id="43" w:author="Arthur Souza Rodrigues" w:date="2026-07-10T21:46:00Z" w16du:dateUtc="2026-07-11T01:46:00Z"/>
        </w:rPr>
      </w:pPr>
      <w:ins w:id="44" w:author="Arthur Souza Rodrigues" w:date="2026-07-10T21:46:00Z" w16du:dateUtc="2026-07-11T01:46:00Z">
        <w:r>
          <w:t>Sample text to create more pages...</w:t>
        </w:r>
      </w:ins>
    </w:p>
    <w:p w14:paraId="42D924FB" w14:textId="77777777" w:rsidR="00B17693" w:rsidRDefault="0014762F">
      <w:pPr>
        <w:rPr>
          <w:ins w:id="45" w:author="Arthur Souza Rodrigues" w:date="2026-07-10T21:46:00Z" w16du:dateUtc="2026-07-11T01:46:00Z"/>
        </w:rPr>
      </w:pPr>
      <w:ins w:id="46" w:author="Arthur Souza Rodrigues" w:date="2026-07-10T21:46:00Z" w16du:dateUtc="2026-07-11T01:46:00Z">
        <w:r>
          <w:br w:type="page"/>
        </w:r>
      </w:ins>
    </w:p>
    <w:p w14:paraId="1F6C89E7" w14:textId="77777777" w:rsidR="00B17693" w:rsidRDefault="00B17693">
      <w:pPr>
        <w:rPr>
          <w:ins w:id="47" w:author="Arthur Souza Rodrigues" w:date="2026-07-10T21:46:00Z" w16du:dateUtc="2026-07-11T01:46:00Z"/>
        </w:rPr>
        <w:sectPr w:rsidR="00B1769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pPr>
        <w:rPr>
          <w:ins w:id="48" w:author="Arthur Souza Rodrigues" w:date="2026-07-10T21:46:00Z" w16du:dateUtc="2026-07-11T01:46:00Z"/>
        </w:rPr>
      </w:pPr>
      <w:ins w:id="49" w:author="Arthur Souza Rodrigues" w:date="2026-07-10T21:46:00Z" w16du:dateUtc="2026-07-11T01:46:00Z">
        <w:r>
          <w:lastRenderedPageBreak/>
        </w:r>
        <w:r>
          <w:t>More sample text for section 2...</w:t>
        </w:r>
      </w:ins>
    </w:p>
    <w:p w14:paraId="060AEE3B" w14:textId="77777777" w:rsidR="00B17693" w:rsidRDefault="0014762F">
      <w:pPr>
        <w:rPr>
          <w:ins w:id="50" w:author="Arthur Souza Rodrigues" w:date="2026-07-10T21:46:00Z" w16du:dateUtc="2026-07-11T01:46:00Z"/>
        </w:rPr>
      </w:pPr>
      <w:ins w:id="51" w:author="Arthur Souza Rodrigues" w:date="2026-07-10T21:46:00Z" w16du:dateUtc="2026-07-11T01:46:00Z">
        <w:r>
          <w:t>More sample text for section 2...</w:t>
        </w:r>
      </w:ins>
    </w:p>
    <w:p w14:paraId="6C61EFAC" w14:textId="77777777" w:rsidR="00B17693" w:rsidRDefault="0014762F">
      <w:pPr>
        <w:rPr>
          <w:ins w:id="52" w:author="Arthur Souza Rodrigues" w:date="2026-07-10T21:46:00Z" w16du:dateUtc="2026-07-11T01:46:00Z"/>
        </w:rPr>
      </w:pPr>
      <w:ins w:id="53" w:author="Arthur Souza Rodrigues" w:date="2026-07-10T21:46:00Z" w16du:dateUtc="2026-07-11T01:46:00Z">
        <w:r>
          <w:t>More sample text for section 2...</w:t>
        </w:r>
      </w:ins>
    </w:p>
    <w:p w14:paraId="04349A11" w14:textId="77777777" w:rsidR="00B17693" w:rsidRDefault="0014762F">
      <w:pPr>
        <w:rPr>
          <w:ins w:id="54" w:author="Arthur Souza Rodrigues" w:date="2026-07-10T21:46:00Z" w16du:dateUtc="2026-07-11T01:46:00Z"/>
        </w:rPr>
      </w:pPr>
      <w:ins w:id="55" w:author="Arthur Souza Rodrigues" w:date="2026-07-10T21:46:00Z" w16du:dateUtc="2026-07-11T01:46:00Z">
        <w:r>
          <w:t>More sample text for section 2...</w:t>
        </w:r>
      </w:ins>
    </w:p>
    <w:p w14:paraId="710725F6" w14:textId="77777777" w:rsidR="00B17693" w:rsidRDefault="0014762F">
      <w:pPr>
        <w:rPr>
          <w:ins w:id="56" w:author="Arthur Souza Rodrigues" w:date="2026-07-10T21:46:00Z" w16du:dateUtc="2026-07-11T01:46:00Z"/>
        </w:rPr>
      </w:pPr>
      <w:ins w:id="57" w:author="Arthur Souza Rodrigues" w:date="2026-07-10T21:46:00Z" w16du:dateUtc="2026-07-11T01:46:00Z">
        <w:r>
          <w:t>More sample text for section 2...</w:t>
        </w:r>
      </w:ins>
    </w:p>
    <w:p w14:paraId="3A483984" w14:textId="77777777" w:rsidR="00B17693" w:rsidRDefault="0014762F">
      <w:pPr>
        <w:rPr>
          <w:ins w:id="58" w:author="Arthur Souza Rodrigues" w:date="2026-07-10T21:46:00Z" w16du:dateUtc="2026-07-11T01:46:00Z"/>
        </w:rPr>
      </w:pPr>
      <w:ins w:id="59" w:author="Arthur Souza Rodrigues" w:date="2026-07-10T21:46:00Z" w16du:dateUtc="2026-07-11T01:46:00Z">
        <w:r>
          <w:br w:type="page"/>
        </w:r>
      </w:ins>
    </w:p>
    <w:p w14:paraId="7FD34D0C" w14:textId="77777777" w:rsidR="00B17693" w:rsidRDefault="00B17693">
      <w:pPr>
        <w:rPr>
          <w:ins w:id="60" w:author="Arthur Souza Rodrigues" w:date="2026-07-10T21:46:00Z" w16du:dateUtc="2026-07-11T01:46:00Z"/>
        </w:r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pPr>
        <w:rPr>
          <w:ins w:id="61" w:author="Arthur Souza Rodrigues" w:date="2026-07-10T21:46:00Z" w16du:dateUtc="2026-07-11T01:46:00Z"/>
        </w:rPr>
      </w:pPr>
      <w:ins w:id="62" w:author="Arthur Souza Rodrigues" w:date="2026-07-10T21:46:00Z" w16du:dateUtc="2026-07-11T01:46:00Z">
        <w:r>
          <w:lastRenderedPageBreak/>
        </w:r>
        <w:r>
          <w:t>More section 3 content...</w:t>
        </w:r>
      </w:ins>
    </w:p>
    <w:p w14:paraId="728ACB79" w14:textId="77777777" w:rsidR="00B17693" w:rsidRDefault="0014762F">
      <w:pPr>
        <w:rPr>
          <w:ins w:id="63" w:author="Arthur Souza Rodrigues" w:date="2026-07-10T21:46:00Z" w16du:dateUtc="2026-07-11T01:46:00Z"/>
        </w:rPr>
      </w:pPr>
      <w:ins w:id="64" w:author="Arthur Souza Rodrigues" w:date="2026-07-10T21:46:00Z" w16du:dateUtc="2026-07-11T01:46:00Z">
        <w:r>
          <w:t>More section 3 content...</w:t>
        </w:r>
      </w:ins>
    </w:p>
    <w:p w14:paraId="51ACCB34" w14:textId="77777777" w:rsidR="00B17693" w:rsidRDefault="0014762F">
      <w:pPr>
        <w:rPr>
          <w:ins w:id="65" w:author="Arthur Souza Rodrigues" w:date="2026-07-10T21:46:00Z" w16du:dateUtc="2026-07-11T01:46:00Z"/>
        </w:rPr>
      </w:pPr>
      <w:ins w:id="66" w:author="Arthur Souza Rodrigues" w:date="2026-07-10T21:46:00Z" w16du:dateUtc="2026-07-11T01:46:00Z">
        <w:r>
          <w:t>More section 3 content...</w:t>
        </w:r>
      </w:ins>
    </w:p>
    <w:p w14:paraId="6CFC7975" w14:textId="77777777" w:rsidR="00B17693" w:rsidRDefault="0014762F">
      <w:pPr>
        <w:rPr>
          <w:ins w:id="67" w:author="Arthur Souza Rodrigues" w:date="2026-07-10T21:46:00Z" w16du:dateUtc="2026-07-11T01:46:00Z"/>
        </w:rPr>
      </w:pPr>
      <w:ins w:id="68" w:author="Arthur Souza Rodrigues" w:date="2026-07-10T21:46:00Z" w16du:dateUtc="2026-07-11T01:46:00Z">
        <w:r>
          <w:t>More section 3 content...</w:t>
        </w:r>
      </w:ins>
    </w:p>
    <w:p w14:paraId="0827E0E9" w14:textId="36EA0B46" w:rsidR="00894657" w:rsidRDefault="0014762F">
      <w:pPr>
        <w:rPr>
          <w:del w:id="69" w:author="Arthur Souza Rodrigues" w:date="2026-07-10T21:46:00Z" w16du:dateUtc="2026-07-11T01:46:00Z"/>
        </w:rPr>
      </w:pPr>
      <w:ins w:id="70" w:author="Arthur Souza Rodrigues" w:date="2026-07-10T21:46:00Z" w16du:dateUtc="2026-07-11T01:46:00Z">
        <w:r>
          <w:t>More section 3 content...</w:t>
        </w:r>
      </w:ins>
      <w:del w:id="71" w:author="Arthur Souza Rodrigues" w:date="2026-07-10T21:46:00Z" w16du:dateUtc="2026-07-11T01:46:00Z">
        <w:r>
          <w:rPr>
            <w:i/>
            <w:iCs/>
            <w:color w:val="C00000"/>
          </w:rPr>
          <w:delText>Track Changes Suggesting Italic Red Demo</w:delText>
        </w:r>
      </w:del>
    </w:p>
    <w:p w14:paraId="7CEC0D67" w14:textId="77777777" w:rsidR="00894657" w:rsidRDefault="007B484C">
      <w:pPr>
        <w:rPr>
          <w:del w:id="72" w:author="Arthur Souza Rodrigues" w:date="2026-07-10T21:46:00Z" w16du:dateUtc="2026-07-11T01:46:00Z"/>
        </w:rPr>
      </w:pPr>
      <w:del w:id="73" w:author="Arthur Souza Rodrigues" w:date="2026-07-10T21:46:00Z" w16du:dateUtc="2026-07-11T01:46:00Z">
        <w:r>
          <w:rPr>
            <w:i/>
            <w:iCs/>
            <w:color w:val="C00000"/>
          </w:rPr>
          <w:delText>This document combines Suggesting mode with italic and red color.</w:delText>
        </w:r>
      </w:del>
    </w:p>
    <w:p w14:paraId="06CB228E" w14:textId="77777777" w:rsidR="00894657" w:rsidRDefault="007B484C">
      <w:del w:id="74" w:author="Arthur Souza Rodrigues" w:date="2026-07-10T21:46:00Z" w16du:dateUtc="2026-07-11T01:46:00Z">
        <w:r>
          <w:rPr>
            <w:i/>
            <w:iCs/>
            <w:color w:val="C00000"/>
          </w:rPr>
          <w:delText>Red italic suggestions stand out clearly for document reviewers.</w:delText>
        </w:r>
      </w:del>
    </w:p>
    <w:sectPr w:rsidR="00894657" w:rsidSect="00034616">
      <w:pgSz w:w="12240" w:h="15840"/>
      <w:pgMar w:top="1440" w:right="1800" w:bottom="1440" w:left="1800" w:header="720" w:footer="720" w:gutter="0"/>
      <w:cols w:space="720"/>
      <w:docGrid w:linePitch="360"/>
      <w:sectPrChange w:id="75" w:author="Arthur Souza Rodrigues" w:date="2026-07-10T21:46:00Z" w16du:dateUtc="2026-07-11T01:46:00Z">
        <w:sectPr w:rsidR="00894657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8BB85D" w14:textId="77777777" w:rsidR="007B484C" w:rsidRDefault="007B484C" w:rsidP="003C1B58">
      <w:pPr>
        <w:spacing w:after="0" w:line="240" w:lineRule="auto"/>
      </w:pPr>
      <w:r>
        <w:separator/>
      </w:r>
    </w:p>
  </w:endnote>
  <w:endnote w:type="continuationSeparator" w:id="0">
    <w:p w14:paraId="3E7AF1B9" w14:textId="77777777" w:rsidR="007B484C" w:rsidRDefault="007B484C" w:rsidP="003C1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</w:t>
    </w:r>
    <w:proofErr w:type="spellStart"/>
    <w:r>
      <w:rPr>
        <w:rFonts w:ascii="Times New Roman" w:hAnsi="Times New Roman"/>
        <w:sz w:val="28"/>
      </w:rPr>
      <w:t>aligned</w:t>
    </w:r>
    <w:r>
      <w:rPr>
        <w:rFonts w:ascii="Arial" w:hAnsi="Arial"/>
        <w:sz w:val="32"/>
      </w:rPr>
      <w:t>Page</w:t>
    </w:r>
    <w:proofErr w:type="spellEnd"/>
    <w:r>
      <w:rPr>
        <w:rFonts w:ascii="Arial" w:hAnsi="Arial"/>
        <w:sz w:val="32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42C3EF" w14:textId="77777777" w:rsidR="007B484C" w:rsidRDefault="007B484C" w:rsidP="003C1B58">
      <w:pPr>
        <w:spacing w:after="0" w:line="240" w:lineRule="auto"/>
      </w:pPr>
      <w:r>
        <w:separator/>
      </w:r>
    </w:p>
  </w:footnote>
  <w:footnote w:type="continuationSeparator" w:id="0">
    <w:p w14:paraId="38CE4FCD" w14:textId="77777777" w:rsidR="007B484C" w:rsidRDefault="007B484C" w:rsidP="003C1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23E5A" w14:textId="77777777" w:rsidR="003C1B58" w:rsidRDefault="003C1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657"/>
    <w:rsid w:val="00034616"/>
    <w:rsid w:val="0006063C"/>
    <w:rsid w:val="0014762F"/>
    <w:rsid w:val="0015074B"/>
    <w:rsid w:val="0029639D"/>
    <w:rsid w:val="00326F90"/>
    <w:rsid w:val="003C1B58"/>
    <w:rsid w:val="004C3346"/>
    <w:rsid w:val="007B484C"/>
    <w:rsid w:val="007D49CA"/>
    <w:rsid w:val="00894657"/>
    <w:rsid w:val="00AA1D8D"/>
    <w:rsid w:val="00AB52F6"/>
    <w:rsid w:val="00B17693"/>
    <w:rsid w:val="00B47730"/>
    <w:rsid w:val="00C92144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44C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B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B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6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6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6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6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6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6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6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6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6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5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5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58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B58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B58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58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58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58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58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58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5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6:00Z"/>
    </w:pPr>
    <w:rPr>
      <w:rFonts w:asciiTheme="minorHAnsi" w:eastAsiaTheme="minorEastAsia" w:hAnsiTheme="minorHAnsi" w:cstheme="minorBidi"/>
      <w:szCs w:val="22"/>
      <w:rPrChange w:id="7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3C1B5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B5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5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1B58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6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6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C1B58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6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6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6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6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6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6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3C1B5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3C1B58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C1B58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6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C1B58"/>
    <w:rPr>
      <w:b/>
      <w:bCs/>
    </w:rPr>
  </w:style>
  <w:style w:type="character" w:styleId="Emphasis">
    <w:name w:val="Emphasis"/>
    <w:basedOn w:val="DefaultParagraphFont"/>
    <w:uiPriority w:val="20"/>
    <w:qFormat/>
    <w:rsid w:val="003C1B5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6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6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58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3C1B5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C1B5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C1B5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C1B5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1B5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1B58"/>
    <w:pPr>
      <w:outlineLvl w:val="9"/>
    </w:pPr>
  </w:style>
  <w:style w:type="table" w:styleId="TableGrid">
    <w:name w:val="Table Grid"/>
    <w:basedOn w:val="TableNormal"/>
    <w:uiPriority w:val="5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D6FB9E-A722-3D4A-93CD-CD9862689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2026-07-11T01:46:00Z</dcterms:modified>
</cp:coreProperties>
</file>