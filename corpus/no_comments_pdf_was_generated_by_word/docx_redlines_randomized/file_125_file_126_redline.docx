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060622" w14:textId="77777777" w:rsidR="00671212" w:rsidRDefault="00671212">
      <w:pPr>
        <w:rPr>
          <w:rPrChange w:id="0" w:author="Arthur Souza Rodrigues" w:date="2026-07-10T21:48:00Z" w16du:dateUtc="2026-07-11T01:48:00Z">
            <w:rPr>
              <w:i/>
              <w:iCs/>
            </w:rPr>
          </w:rPrChange>
        </w:rPr>
      </w:pPr>
      <w:r>
        <w:rPr>
          <w:rPrChange w:id="1" w:author="Arthur Souza Rodrigues" w:date="2026-07-10T21:48:00Z" w16du:dateUtc="2026-07-11T01:48:00Z">
            <w:rPr>
              <w:i/>
              <w:iCs/>
            </w:rPr>
          </w:rPrChange>
        </w:rPr>
        <w:t>file_</w:t>
      </w:r>
      <w:ins w:id="2" w:author="Arthur Souza Rodrigues" w:date="2026-07-10T21:48:00Z" w16du:dateUtc="2026-07-11T01:48:00Z">
        <w:r>
          <w:t>126</w:t>
        </w:r>
      </w:ins>
      <w:del w:id="3" w:author="Arthur Souza Rodrigues" w:date="2026-07-10T21:48:00Z" w16du:dateUtc="2026-07-11T01:48:00Z">
        <w:r>
          <w:rPr>
            <w:i/>
            <w:iCs/>
          </w:rPr>
          <w:delText>125</w:delText>
        </w:r>
      </w:del>
      <w:r>
        <w:rPr>
          <w:rPrChange w:id="4" w:author="Arthur Souza Rodrigues" w:date="2026-07-10T21:48:00Z" w16du:dateUtc="2026-07-11T01:48:00Z">
            <w:rPr>
              <w:i/>
              <w:iCs/>
            </w:rPr>
          </w:rPrChange>
        </w:rPr>
        <w:t>.docx</w:t>
      </w:r>
    </w:p>
    <w:p w14:paraId="35D3CA53" w14:textId="6F37D57D" w:rsidR="0078458E" w:rsidRDefault="0063156D">
      <w:ins w:id="5" w:author="Arthur Souza Rodrigues" w:date="2026-07-10T21:48:00Z" w16du:dateUtc="2026-07-11T01:48:00Z">
        <w:r>
          <w:t>Clear</w:t>
        </w:r>
      </w:ins>
      <w:del w:id="6" w:author="Arthur Souza Rodrigues" w:date="2026-07-10T21:48:00Z" w16du:dateUtc="2026-07-11T01:48:00Z">
        <w:r>
          <w:rPr>
            <w:i/>
            <w:iCs/>
          </w:rPr>
          <w:delText>Italic Text</w:delText>
        </w:r>
      </w:del>
      <w:r>
        <w:rPr>
          <w:rPrChange w:id="7" w:author="Arthur Souza Rodrigues" w:date="2026-07-10T21:48:00Z" w16du:dateUtc="2026-07-11T01:48:00Z">
            <w:rPr>
              <w:i/>
              <w:iCs/>
            </w:rPr>
          </w:rPrChange>
        </w:rPr>
        <w:t xml:space="preserve"> Formatting Demo</w:t>
      </w:r>
    </w:p>
    <w:p w14:paraId="19059045" w14:textId="77777777" w:rsidR="0078458E" w:rsidRDefault="0063156D">
      <w:r>
        <w:rPr>
          <w:rPrChange w:id="8" w:author="Arthur Souza Rodrigues" w:date="2026-07-10T21:48:00Z" w16du:dateUtc="2026-07-11T01:48:00Z">
            <w:rPr>
              <w:i/>
              <w:iCs/>
            </w:rPr>
          </w:rPrChange>
        </w:rPr>
        <w:t xml:space="preserve">This document demonstrates </w:t>
      </w:r>
      <w:ins w:id="9" w:author="Arthur Souza Rodrigues" w:date="2026-07-10T21:48:00Z" w16du:dateUtc="2026-07-11T01:48:00Z">
        <w:r>
          <w:t>clear</w:t>
        </w:r>
      </w:ins>
      <w:del w:id="10" w:author="Arthur Souza Rodrigues" w:date="2026-07-10T21:48:00Z" w16du:dateUtc="2026-07-11T01:48:00Z">
        <w:r>
          <w:rPr>
            <w:i/>
            <w:iCs/>
          </w:rPr>
          <w:delText>italic text</w:delText>
        </w:r>
      </w:del>
      <w:r>
        <w:rPr>
          <w:rPrChange w:id="11" w:author="Arthur Souza Rodrigues" w:date="2026-07-10T21:48:00Z" w16du:dateUtc="2026-07-11T01:48:00Z">
            <w:rPr>
              <w:i/>
              <w:iCs/>
            </w:rPr>
          </w:rPrChange>
        </w:rPr>
        <w:t xml:space="preserve"> formatting.</w:t>
      </w:r>
    </w:p>
    <w:p w14:paraId="057C70CD" w14:textId="77777777" w:rsidR="0078458E" w:rsidRDefault="0063156D">
      <w:ins w:id="12" w:author="Arthur Souza Rodrigues" w:date="2026-07-10T21:48:00Z" w16du:dateUtc="2026-07-11T01:48:00Z">
        <w:r>
          <w:t>Text with bold,</w:t>
        </w:r>
      </w:ins>
      <w:del w:id="13" w:author="Arthur Souza Rodrigues" w:date="2026-07-10T21:48:00Z" w16du:dateUtc="2026-07-11T01:48:00Z">
        <w:r>
          <w:rPr>
            <w:i/>
            <w:iCs/>
          </w:rPr>
          <w:delText>This text is</w:delText>
        </w:r>
      </w:del>
      <w:r>
        <w:rPr>
          <w:rPrChange w:id="14" w:author="Arthur Souza Rodrigues" w:date="2026-07-10T21:48:00Z" w16du:dateUtc="2026-07-11T01:48:00Z">
            <w:rPr>
              <w:i/>
              <w:iCs/>
            </w:rPr>
          </w:rPrChange>
        </w:rPr>
        <w:t xml:space="preserve"> italic</w:t>
      </w:r>
      <w:ins w:id="15" w:author="Arthur Souza Rodrigues" w:date="2026-07-10T21:48:00Z" w16du:dateUtc="2026-07-11T01:48:00Z">
        <w:r>
          <w:t>, underline formatting removed</w:t>
        </w:r>
      </w:ins>
      <w:r>
        <w:rPr>
          <w:rPrChange w:id="16" w:author="Arthur Souza Rodrigues" w:date="2026-07-10T21:48:00Z" w16du:dateUtc="2026-07-11T01:48:00Z">
            <w:rPr>
              <w:i/>
              <w:iCs/>
            </w:rPr>
          </w:rPrChange>
        </w:rPr>
        <w:t>.</w:t>
      </w:r>
    </w:p>
    <w:sectPr w:rsidR="0078458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458E"/>
    <w:rsid w:val="002A47C7"/>
    <w:rsid w:val="0045588B"/>
    <w:rsid w:val="004B6E2C"/>
    <w:rsid w:val="00671212"/>
    <w:rsid w:val="0078458E"/>
    <w:rsid w:val="00CD1925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C203C4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2026-05-14T16:44:00Z</dcterms:created>
  <dcterms:modified xsi:type="dcterms:W3CDTF">2026-07-11T01:48:00Z</dcterms:modified>
</cp:coreProperties>
</file>