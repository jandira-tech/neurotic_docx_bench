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1E742" w14:textId="77777777" w:rsidR="00335B8A" w:rsidRDefault="00335B8A">
      <w:pPr>
        <w:rPr>
          <w:sz w:val="24"/>
          <w:rPrChange w:id="0" w:author="Arthur Souza Rodrigues" w:date="2026-07-10T21:49:00Z" w16du:dateUtc="2026-07-11T01:49:00Z">
            <w:rPr>
              <w:rFonts w:ascii="Arial" w:hAnsi="Arial" w:cs="Arial"/>
              <w:b/>
              <w:bCs/>
              <w:sz w:val="28"/>
              <w:szCs w:val="28"/>
            </w:rPr>
          </w:rPrChange>
        </w:rPr>
      </w:pPr>
      <w:r>
        <w:rPr>
          <w:sz w:val="24"/>
          <w:rPrChange w:id="1" w:author="Arthur Souza Rodrigues" w:date="2026-07-10T21:49:00Z" w16du:dateUtc="2026-07-11T01:49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>file_</w:t>
      </w:r>
      <w:ins w:id="2" w:author="Arthur Souza Rodrigues" w:date="2026-07-10T21:49:00Z" w16du:dateUtc="2026-07-11T01:49:00Z">
        <w:r>
          <w:rPr>
            <w:sz w:val="24"/>
            <w:szCs w:val="24"/>
          </w:rPr>
          <w:t>140</w:t>
        </w:r>
      </w:ins>
      <w:del w:id="3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delText>139</w:delText>
        </w:r>
      </w:del>
      <w:r>
        <w:rPr>
          <w:sz w:val="24"/>
          <w:rPrChange w:id="4" w:author="Arthur Souza Rodrigues" w:date="2026-07-10T21:49:00Z" w16du:dateUtc="2026-07-11T01:49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>.docx</w:t>
      </w:r>
    </w:p>
    <w:p w14:paraId="18DF7CF0" w14:textId="4D103945" w:rsidR="003D7BBB" w:rsidRDefault="001C3C25">
      <w:ins w:id="5" w:author="Arthur Souza Rodrigues" w:date="2026-07-10T21:49:00Z" w16du:dateUtc="2026-07-11T01:49:00Z">
        <w:r>
          <w:rPr>
            <w:sz w:val="24"/>
            <w:szCs w:val="24"/>
          </w:rPr>
          <w:t>Font Size 12</w:t>
        </w:r>
      </w:ins>
      <w:del w:id="6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delText>Heading 3 Style</w:delText>
        </w:r>
      </w:del>
      <w:r>
        <w:rPr>
          <w:sz w:val="24"/>
          <w:rPrChange w:id="7" w:author="Arthur Souza Rodrigues" w:date="2026-07-10T21:49:00Z" w16du:dateUtc="2026-07-11T01:49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 Demo</w:t>
      </w:r>
    </w:p>
    <w:p w14:paraId="50C8CD24" w14:textId="77777777" w:rsidR="003D7BBB" w:rsidRDefault="001C3C25">
      <w:pPr>
        <w:pPrChange w:id="8" w:author="Arthur Souza Rodrigues" w:date="2026-07-10T21:49:00Z" w16du:dateUtc="2026-07-11T01:49:00Z">
          <w:pPr>
            <w:spacing w:before="320" w:after="80" w:line="240" w:lineRule="auto"/>
          </w:pPr>
        </w:pPrChange>
      </w:pPr>
      <w:r>
        <w:rPr>
          <w:sz w:val="24"/>
          <w:rPrChange w:id="9" w:author="Arthur Souza Rodrigues" w:date="2026-07-10T21:49:00Z" w16du:dateUtc="2026-07-11T01:49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This document demonstrates </w:t>
      </w:r>
      <w:ins w:id="10" w:author="Arthur Souza Rodrigues" w:date="2026-07-10T21:49:00Z" w16du:dateUtc="2026-07-11T01:49:00Z">
        <w:r>
          <w:rPr>
            <w:sz w:val="24"/>
            <w:szCs w:val="24"/>
          </w:rPr>
          <w:t xml:space="preserve">font size </w:t>
        </w:r>
        <w:proofErr w:type="gramStart"/>
        <w:r>
          <w:rPr>
            <w:sz w:val="24"/>
            <w:szCs w:val="24"/>
          </w:rPr>
          <w:t>12 point</w:t>
        </w:r>
        <w:proofErr w:type="gramEnd"/>
        <w:r>
          <w:rPr>
            <w:sz w:val="24"/>
            <w:szCs w:val="24"/>
          </w:rPr>
          <w:t xml:space="preserve"> text</w:t>
        </w:r>
      </w:ins>
      <w:del w:id="11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delText>Heading 3 paragraph style</w:delText>
        </w:r>
      </w:del>
      <w:r>
        <w:rPr>
          <w:sz w:val="24"/>
          <w:rPrChange w:id="12" w:author="Arthur Souza Rodrigues" w:date="2026-07-10T21:49:00Z" w16du:dateUtc="2026-07-11T01:49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>.</w:t>
      </w:r>
    </w:p>
    <w:p w14:paraId="4272C2A2" w14:textId="77777777" w:rsidR="003D7BBB" w:rsidRDefault="001C3C25">
      <w:pPr>
        <w:pPrChange w:id="13" w:author="Arthur Souza Rodrigues" w:date="2026-07-10T21:49:00Z" w16du:dateUtc="2026-07-11T01:49:00Z">
          <w:pPr>
            <w:spacing w:before="320" w:after="80" w:line="240" w:lineRule="auto"/>
          </w:pPr>
        </w:pPrChange>
      </w:pPr>
      <w:ins w:id="14" w:author="Arthur Souza Rodrigues" w:date="2026-07-10T21:49:00Z" w16du:dateUtc="2026-07-11T01:49:00Z">
        <w:r>
          <w:rPr>
            <w:sz w:val="24"/>
            <w:szCs w:val="24"/>
          </w:rPr>
          <w:t>Size 12 is a standard readable font size for documents.</w:t>
        </w:r>
      </w:ins>
      <w:del w:id="15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delText>Heading 3 provides a third level of document hierarchy.</w:delText>
        </w:r>
      </w:del>
    </w:p>
    <w:sectPr w:rsidR="003D7B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BBB"/>
    <w:rsid w:val="00335B8A"/>
    <w:rsid w:val="003D7BBB"/>
    <w:rsid w:val="00916F02"/>
    <w:rsid w:val="00981DCD"/>
    <w:rsid w:val="00A6530E"/>
    <w:rsid w:val="00C530D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450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2026-07-11T01:49:00Z</dcterms:modified>
</cp:coreProperties>
</file>