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FE7EE" w14:textId="77777777" w:rsidR="000B4769" w:rsidRDefault="000B4769">
      <w:pPr>
        <w:rPr>
          <w:rPrChange w:id="0" w:author="Arthur Souza Rodrigues" w:date="2026-07-10T21:49:00Z" w16du:dateUtc="2026-07-11T01:49:00Z">
            <w:rPr>
              <w:rFonts w:ascii="Arial" w:hAnsi="Arial" w:cs="Arial"/>
              <w:b/>
              <w:bCs/>
              <w:sz w:val="52"/>
              <w:szCs w:val="52"/>
            </w:rPr>
          </w:rPrChange>
        </w:rPr>
      </w:pPr>
      <w:r>
        <w:rPr>
          <w:rPrChange w:id="1" w:author="Arthur Souza Rodrigues" w:date="2026-07-10T21:49:00Z" w16du:dateUtc="2026-07-11T01:49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file_</w:t>
      </w:r>
      <w:ins w:id="2" w:author="Arthur Souza Rodrigues" w:date="2026-07-10T21:49:00Z" w16du:dateUtc="2026-07-11T01:49:00Z">
        <w:r>
          <w:t>138</w:t>
        </w:r>
      </w:ins>
      <w:del w:id="3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delText>137</w:delText>
        </w:r>
      </w:del>
      <w:r>
        <w:rPr>
          <w:rPrChange w:id="4" w:author="Arthur Souza Rodrigues" w:date="2026-07-10T21:49:00Z" w16du:dateUtc="2026-07-11T01:49:00Z">
            <w:rPr>
              <w:rFonts w:ascii="Arial" w:hAnsi="Arial" w:cs="Arial"/>
              <w:b/>
              <w:bCs/>
              <w:sz w:val="52"/>
              <w:szCs w:val="52"/>
            </w:rPr>
          </w:rPrChange>
        </w:rPr>
        <w:t>.docx</w:t>
      </w:r>
    </w:p>
    <w:p w14:paraId="2105BEF5" w14:textId="010D62B2" w:rsidR="00090A01" w:rsidRDefault="00BF0D64">
      <w:pPr>
        <w:rPr>
          <w:del w:id="5" w:author="Arthur Souza Rodrigues" w:date="2026-07-10T21:49:00Z" w16du:dateUtc="2026-07-11T01:49:00Z"/>
        </w:rPr>
      </w:pPr>
      <w:ins w:id="6" w:author="Arthur Souza Rodrigues" w:date="2026-07-10T21:49:00Z" w16du:dateUtc="2026-07-11T01:49:00Z">
        <w:r>
          <w:t>Walking on imported air</w:t>
        </w:r>
      </w:ins>
      <w:del w:id="7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delText>Track Changes Suggesting Title Bold Center Demo</w:delText>
        </w:r>
      </w:del>
    </w:p>
    <w:p w14:paraId="747B6E14" w14:textId="77777777" w:rsidR="00090A01" w:rsidRDefault="00087A11">
      <w:pPr>
        <w:spacing w:line="240" w:lineRule="auto"/>
        <w:rPr>
          <w:del w:id="8" w:author="Arthur Souza Rodrigues" w:date="2026-07-10T21:49:00Z" w16du:dateUtc="2026-07-11T01:49:00Z"/>
        </w:rPr>
      </w:pPr>
      <w:del w:id="9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delText>This document combines Suggesting mode with Title style, center alignment, and bold.</w:delText>
        </w:r>
      </w:del>
    </w:p>
    <w:p w14:paraId="3E3AF47F" w14:textId="77777777" w:rsidR="00090A01" w:rsidRDefault="00087A11">
      <w:pPr>
        <w:pPrChange w:id="10" w:author="Arthur Souza Rodrigues" w:date="2026-07-10T21:49:00Z" w16du:dateUtc="2026-07-11T01:49:00Z">
          <w:pPr>
            <w:spacing w:line="240" w:lineRule="auto"/>
          </w:pPr>
        </w:pPrChange>
      </w:pPr>
      <w:del w:id="11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delText>This powerful combination shows major structural proposals in collaborative editing.</w:delText>
        </w:r>
      </w:del>
    </w:p>
    <w:sectPr w:rsidR="00090A01">
      <w:pgSz w:w="11906" w:h="16838"/>
      <w:pgMar w:top="1440" w:right="1440" w:bottom="1440" w:left="1440" w:header="708" w:footer="708" w:gutter="0"/>
      <w:cols w:space="708"/>
      <w:docGrid w:linePitch="360"/>
      <w:sectPrChange w:id="12" w:author="Arthur Souza Rodrigues" w:date="2026-07-10T21:49:00Z" w16du:dateUtc="2026-07-11T01:49:00Z">
        <w:sectPr w:rsidR="00090A01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A01"/>
    <w:rsid w:val="00090A01"/>
    <w:rsid w:val="000B4769"/>
    <w:rsid w:val="001A6D69"/>
    <w:rsid w:val="001E1635"/>
    <w:rsid w:val="00212576"/>
    <w:rsid w:val="004754FE"/>
    <w:rsid w:val="004857E5"/>
    <w:rsid w:val="004C77B7"/>
    <w:rsid w:val="00527272"/>
    <w:rsid w:val="006A0FDE"/>
    <w:rsid w:val="0088269E"/>
    <w:rsid w:val="00BF0D64"/>
    <w:rsid w:val="00CE0D7A"/>
    <w:rsid w:val="00D53FE7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F0DD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2026-07-11T01:49:00Z</dcterms:modified>
</cp:coreProperties>
</file>