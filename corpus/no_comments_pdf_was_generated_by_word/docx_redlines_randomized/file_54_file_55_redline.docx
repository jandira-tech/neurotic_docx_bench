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142EDD" w14:textId="77777777" w:rsidR="00B824F1" w:rsidRDefault="00B824F1">
      <w:pPr>
        <w:numPr>
          <w:ilvl w:val="0"/>
          <w:numId w:val="3"/>
        </w:numPr>
        <w:pPrChange w:id="14" w:author="Arthur Souza Rodrigues" w:date="2026-07-10T21:44:00Z" w16du:dateUtc="2026-07-11T01:44:00Z"/>
      </w:pPr>
      <w:r>
        <w:t>file_</w:t>
      </w:r>
      <w:ins w:id="15" w:author="Arthur Souza Rodrigues" w:date="2026-07-10T21:44:00Z" w16du:dateUtc="2026-07-11T01:44:00Z">
        <w:r>
          <w:t>55</w:t>
        </w:r>
      </w:ins>
      <w:del w:id="16" w:author="Arthur Souza Rodrigues" w:date="2026-07-10T21:44:00Z" w16du:dateUtc="2026-07-11T01:44:00Z">
        <w:r>
          <w:delText>54</w:delText>
        </w:r>
      </w:del>
      <w:r>
        <w:t>.docx</w:t>
      </w:r>
    </w:p>
    <w:p w14:paraId="78911A6D" w14:textId="3F9BD703" w:rsidR="0049276D" w:rsidRDefault="00615A1D">
      <w:pPr>
        <w:numPr>
          <w:ilvl w:val="0"/>
          <w:numId w:val="3"/>
        </w:numPr>
        <w:spacing w:after="0" w:line="240" w:lineRule="auto"/>
        <w:rPr>
          <w:ins w:id="17" w:author="Arthur Souza Rodrigues" w:date="2026-07-10T21:44:00Z" w16du:dateUtc="2026-07-11T01:44:00Z"/>
        </w:rPr>
      </w:pPr>
      <w:ins w:id="18" w:author="Arthur Souza Rodrigues" w:date="2026-07-10T21:44:00Z" w16du:dateUtc="2026-07-11T01:44:00Z">
        <w:r>
          <w:t>a</w:t>
        </w:r>
      </w:ins>
    </w:p>
    <w:p w14:paraId="71AFC819" w14:textId="77777777" w:rsidR="0049276D" w:rsidRDefault="00615A1D">
      <w:pPr>
        <w:rPr>
          <w:ins w:id="19" w:author="Arthur Souza Rodrigues" w:date="2026-07-10T21:44:00Z" w16du:dateUtc="2026-07-11T01:44:00Z"/>
        </w:rPr>
      </w:pPr>
      <w:ins w:id="20" w:author="Arthur Souza Rodrigues" w:date="2026-07-10T21:44:00Z" w16du:dateUtc="2026-07-11T01:44:00Z">
        <w:r>
          <w:t>x</w:t>
        </w:r>
      </w:ins>
    </w:p>
    <w:p w14:paraId="7F9C54B3" w14:textId="77777777" w:rsidR="0049276D" w:rsidRDefault="0049276D">
      <w:pPr>
        <w:rPr>
          <w:ins w:id="21" w:author="Arthur Souza Rodrigues" w:date="2026-07-10T21:44:00Z" w16du:dateUtc="2026-07-11T01:44:00Z"/>
        </w:rPr>
      </w:pPr>
    </w:p>
    <w:p w14:paraId="2B6A4D57" w14:textId="77777777" w:rsidR="0049276D" w:rsidRDefault="00615A1D">
      <w:pPr>
        <w:numPr>
          <w:ilvl w:val="0"/>
          <w:numId w:val="4"/>
        </w:numPr>
        <w:spacing w:after="0" w:line="240" w:lineRule="auto"/>
        <w:rPr>
          <w:ins w:id="22" w:author="Arthur Souza Rodrigues" w:date="2026-07-10T21:44:00Z" w16du:dateUtc="2026-07-11T01:44:00Z"/>
        </w:rPr>
      </w:pPr>
      <w:ins w:id="23" w:author="Arthur Souza Rodrigues" w:date="2026-07-10T21:44:00Z" w16du:dateUtc="2026-07-11T01:44:00Z">
        <w:r>
          <w:t>x</w:t>
        </w:r>
      </w:ins>
    </w:p>
    <w:p w14:paraId="2825D541" w14:textId="77777777" w:rsidR="0049276D" w:rsidRDefault="0049276D">
      <w:pPr>
        <w:rPr>
          <w:ins w:id="24" w:author="Arthur Souza Rodrigues" w:date="2026-07-10T21:44:00Z" w16du:dateUtc="2026-07-11T01:44:00Z"/>
        </w:rPr>
      </w:pPr>
    </w:p>
    <w:p w14:paraId="47B3BB96" w14:textId="5DF5C85B" w:rsidR="00462CB2" w:rsidRDefault="00615A1D">
      <w:pPr>
        <w:rPr>
          <w:del w:id="25" w:author="Arthur Souza Rodrigues" w:date="2026-07-10T21:44:00Z" w16du:dateUtc="2026-07-11T01:44:00Z"/>
        </w:rPr>
      </w:pPr>
      <w:ins w:id="26" w:author="Arthur Souza Rodrigues" w:date="2026-07-10T21:44:00Z" w16du:dateUtc="2026-07-11T01:44:00Z">
        <w:r>
          <w:t>b</w:t>
        </w:r>
      </w:ins>
      <w:del w:id="27" w:author="Arthur Souza Rodrigues" w:date="2026-07-10T21:44:00Z" w16du:dateUtc="2026-07-11T01:44:00Z">
        <w:r>
          <w:delText>1.5 Line Spacing Demo</w:delText>
        </w:r>
      </w:del>
    </w:p>
    <w:p w14:paraId="55304A00" w14:textId="77777777" w:rsidR="00462CB2" w:rsidRDefault="00615A1D">
      <w:pPr>
        <w:spacing w:line="360" w:lineRule="auto"/>
        <w:rPr>
          <w:del w:id="28" w:author="Arthur Souza Rodrigues" w:date="2026-07-10T21:44:00Z" w16du:dateUtc="2026-07-11T01:44:00Z"/>
        </w:rPr>
      </w:pPr>
      <w:del w:id="29" w:author="Arthur Souza Rodrigues" w:date="2026-07-10T21:44:00Z" w16du:dateUtc="2026-07-11T01:44:00Z">
        <w:r>
          <w:delText>This document demonstrates 1.5 line spacing.</w:delText>
        </w:r>
      </w:del>
    </w:p>
    <w:p w14:paraId="3893BA0B" w14:textId="77777777" w:rsidR="00462CB2" w:rsidRDefault="00615A1D">
      <w:pPr>
        <w:spacing w:line="360" w:lineRule="auto"/>
        <w:rPr>
          <w:del w:id="30" w:author="Arthur Souza Rodrigues" w:date="2026-07-10T21:44:00Z" w16du:dateUtc="2026-07-11T01:44:00Z"/>
        </w:rPr>
      </w:pPr>
      <w:del w:id="31" w:author="Arthur Souza Rodrigues" w:date="2026-07-10T21:44:00Z" w16du:dateUtc="2026-07-11T01:44:00Z">
        <w:r>
          <w:delText>The space between lines is one and a half times normal.</w:delText>
        </w:r>
      </w:del>
    </w:p>
    <w:p w14:paraId="1654FBE2" w14:textId="77777777" w:rsidR="00462CB2" w:rsidRDefault="00615A1D">
      <w:pPr>
        <w:numPr>
          <w:ilvl w:val="0"/>
          <w:numId w:val="3"/>
        </w:numPr>
        <w:pPrChange w:id="32" w:author="Arthur Souza Rodrigues" w:date="2026-07-10T21:44:00Z" w16du:dateUtc="2026-07-11T01:44:00Z">
          <w:pPr>
            <w:spacing w:line="360" w:lineRule="auto"/>
          </w:pPr>
        </w:pPrChange>
      </w:pPr>
      <w:del w:id="33" w:author="Arthur Souza Rodrigues" w:date="2026-07-10T21:44:00Z" w16du:dateUtc="2026-07-11T01:44:00Z">
        <w:r>
          <w:delText>This improves readability of body text in long documents.</w:delText>
        </w:r>
      </w:del>
    </w:p>
    <w:sectPr w:rsidR="00462CB2">
      <w:pgSz w:w="12240" w:h="15840"/>
      <w:pgMar w:top="1440" w:right="1440" w:bottom="1440" w:left="1440" w:header="720" w:footer="720" w:gutter="0"/>
      <w:cols w:space="720"/>
      <w:docGrid w:linePitch="360"/>
      <w:sectPrChange w:id="34" w:author="Arthur Souza Rodrigues" w:date="2026-07-10T21:44:00Z" w16du:dateUtc="2026-07-11T01:44:00Z">
        <w:sectPr w:rsidR="00462CB2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D6724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772F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96CE52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A734F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274634D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831873631">
    <w:abstractNumId w:val="1"/>
  </w:num>
  <w:num w:numId="3" w16cid:durableId="1198616533">
    <w:abstractNumId w:val="3"/>
  </w:num>
  <w:num w:numId="4" w16cid:durableId="65249179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2CB2"/>
    <w:rsid w:val="00233D7B"/>
    <w:rsid w:val="003104CE"/>
    <w:rsid w:val="00360F1B"/>
    <w:rsid w:val="003A4303"/>
    <w:rsid w:val="003C1D14"/>
    <w:rsid w:val="003C58BC"/>
    <w:rsid w:val="00462CB2"/>
    <w:rsid w:val="0049276D"/>
    <w:rsid w:val="0049461A"/>
    <w:rsid w:val="00636556"/>
    <w:rsid w:val="00652E45"/>
    <w:rsid w:val="00855853"/>
    <w:rsid w:val="00A232DA"/>
    <w:rsid w:val="00AB2838"/>
    <w:rsid w:val="00B824F1"/>
    <w:rsid w:val="00BB1758"/>
    <w:rsid w:val="00CC3C3F"/>
    <w:rsid w:val="00CE0D03"/>
    <w:rsid w:val="00D53FE7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E795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Arthur Souza Rodrigues" w:date="2026-07-10T21:44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Arthur Souza Rodrigues" w:date="2026-07-10T21:4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Arthur Souza Rodrigues" w:date="2026-07-10T21:44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Arthur Souza Rodrigues" w:date="2026-07-10T21:4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Arthur Souza Rodrigues" w:date="2026-07-10T21:44:00Z">
        <w:pPr>
          <w:keepNext/>
          <w:keepLines/>
          <w:spacing w:before="160" w:after="80"/>
          <w:outlineLvl w:val="2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 w:val="28"/>
      <w:szCs w:val="28"/>
      <w:rPrChange w:id="2" w:author="Arthur Souza Rodrigues" w:date="2026-07-10T21:44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Arthur Souza Rodrigues" w:date="2026-07-10T21:44:00Z">
        <w:pPr>
          <w:keepNext/>
          <w:keepLines/>
          <w:spacing w:before="80" w:after="40"/>
          <w:outlineLvl w:val="3"/>
        </w:pPr>
      </w:pPrChange>
    </w:pPr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  <w:rPrChange w:id="3" w:author="Arthur Souza Rodrigues" w:date="2026-07-10T21:44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Arthur Souza Rodrigues" w:date="2026-07-10T21:44:00Z">
        <w:pPr>
          <w:keepNext/>
          <w:keepLines/>
          <w:spacing w:before="80" w:after="40"/>
          <w:outlineLvl w:val="4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 w:val="24"/>
      <w:szCs w:val="24"/>
      <w:rPrChange w:id="4" w:author="Arthur Souza Rodrigues" w:date="2026-07-10T21:44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5" w:author="Arthur Souza Rodrigues" w:date="2026-07-10T21:44:00Z">
        <w:pPr>
          <w:keepNext/>
          <w:keepLines/>
          <w:spacing w:before="40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rPrChange w:id="5" w:author="Arthur Souza Rodrigues" w:date="2026-07-10T21:44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6" w:author="Arthur Souza Rodrigues" w:date="2026-07-10T21:44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:rPrChange w:id="6" w:author="Arthur Souza Rodrigues" w:date="2026-07-10T21:44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  <w:pPrChange w:id="7" w:author="Arthur Souza Rodrigues" w:date="2026-07-10T21:44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rPrChange w:id="7" w:author="Arthur Souza Rodrigues" w:date="2026-07-10T21:44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  <w:pPrChange w:id="8" w:author="Arthur Souza Rodrigues" w:date="2026-07-10T21:44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:rPrChange w:id="8" w:author="Arthur Souza Rodrigues" w:date="2026-07-10T21:44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DA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DA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DA"/>
    <w:rPr>
      <w:rFonts w:ascii="Arial" w:eastAsiaTheme="majorEastAsia" w:hAnsi="Arial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DA"/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DA"/>
    <w:rPr>
      <w:rFonts w:ascii="Arial" w:eastAsiaTheme="majorEastAsia" w:hAnsi="Arial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DA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DA"/>
    <w:rPr>
      <w:rFonts w:ascii="Arial" w:eastAsiaTheme="majorEastAsia" w:hAnsi="Arial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DA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DA"/>
    <w:rPr>
      <w:rFonts w:ascii="Arial" w:eastAsiaTheme="majorEastAsia" w:hAnsi="Arial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9" w:author="Arthur Souza Rodrigues" w:date="2026-07-10T21:4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9" w:author="Arthur Souza Rodrigues" w:date="2026-07-10T21:4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A2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  <w:pPrChange w:id="10" w:author="Arthur Souza Rodrigues" w:date="2026-07-10T21:44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rPrChange w:id="10" w:author="Arthur Souza Rodrigues" w:date="2026-07-10T21:44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A232DA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11" w:author="Arthur Souza Rodrigues" w:date="2026-07-10T21:44:00Z">
        <w:pPr>
          <w:spacing w:before="160" w:after="160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:rPrChange w:id="11" w:author="Arthur Souza Rodrigues" w:date="2026-07-10T21:44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232DA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233D7B"/>
    <w:pPr>
      <w:spacing w:after="0" w:line="240" w:lineRule="auto"/>
      <w:ind w:left="720"/>
      <w:contextualSpacing/>
      <w:pPrChange w:id="12" w:author="Arthur Souza Rodrigues" w:date="2026-07-10T21:44:00Z">
        <w:pPr>
          <w:ind w:left="720"/>
          <w:contextualSpacing/>
        </w:pPr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12" w:author="Arthur Souza Rodrigues" w:date="2026-07-10T21:44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23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3" w:author="Arthur Souza Rodrigues" w:date="2026-07-10T21:44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:rPrChange w:id="13" w:author="Arthur Souza Rodrigues" w:date="2026-07-10T21:44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DA"/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23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2026-07-11T01:44:00Z</dcterms:modified>
</cp:coreProperties>
</file>