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A7D032" w14:textId="77777777" w:rsidR="003C6C97" w:rsidRDefault="003C6C97">
      <w:pPr>
        <w:spacing w:after="20"/>
        <w:rPr>
          <w:b/>
          <w:color w:val="0F172A"/>
          <w:sz w:val="64"/>
          <w:rPrChange w:id="15" w:author="Arthur Souza Rodrigues" w:date="2026-07-10T21:49:00Z" w16du:dateUtc="2026-07-11T01:49:00Z">
            <w:rPr>
              <w:b/>
              <w:bCs/>
            </w:rPr>
          </w:rPrChange>
        </w:rPr>
        <w:pPrChange w:id="16" w:author="Arthur Souza Rodrigues" w:date="2026-07-10T21:49:00Z" w16du:dateUtc="2026-07-11T01:49:00Z"/>
      </w:pPr>
      <w:r>
        <w:rPr>
          <w:b/>
          <w:color w:val="0F172A"/>
          <w:sz w:val="64"/>
          <w:rPrChange w:id="17" w:author="Arthur Souza Rodrigues" w:date="2026-07-10T21:49:00Z" w16du:dateUtc="2026-07-11T01:49:00Z">
            <w:rPr>
              <w:b/>
              <w:bCs/>
            </w:rPr>
          </w:rPrChange>
        </w:rPr>
        <w:t>file_</w:t>
      </w:r>
      <w:ins w:id="18" w:author="Arthur Souza Rodrigues" w:date="2026-07-10T21:49:00Z" w16du:dateUtc="2026-07-11T01:49:00Z">
        <w:r>
          <w:rPr>
            <w:b/>
            <w:bCs/>
            <w:color w:val="0F172A"/>
            <w:sz w:val="64"/>
            <w:szCs w:val="64"/>
          </w:rPr>
          <w:t>143</w:t>
        </w:r>
      </w:ins>
      <w:del w:id="19" w:author="Arthur Souza Rodrigues" w:date="2026-07-10T21:49:00Z" w16du:dateUtc="2026-07-11T01:49:00Z">
        <w:r>
          <w:rPr>
            <w:b/>
            <w:bCs/>
          </w:rPr>
          <w:delText>142</w:delText>
        </w:r>
      </w:del>
      <w:r>
        <w:rPr>
          <w:b/>
          <w:color w:val="0F172A"/>
          <w:sz w:val="64"/>
          <w:rPrChange w:id="20" w:author="Arthur Souza Rodrigues" w:date="2026-07-10T21:49:00Z" w16du:dateUtc="2026-07-11T01:49:00Z">
            <w:rPr>
              <w:b/>
              <w:bCs/>
            </w:rPr>
          </w:rPrChange>
        </w:rPr>
        <w:t>.docx</w:t>
      </w:r>
    </w:p>
    <w:p w14:paraId="2313C800" w14:textId="77E7997F" w:rsidR="00547A28" w:rsidRDefault="0004690D">
      <w:pPr>
        <w:spacing w:after="20"/>
        <w:rPr>
          <w:ins w:id="21" w:author="Arthur Souza Rodrigues" w:date="2026-07-10T21:49:00Z" w16du:dateUtc="2026-07-11T01:49:00Z"/>
        </w:rPr>
      </w:pPr>
      <w:ins w:id="22" w:author="Arthur Souza Rodrigues" w:date="2026-07-10T21:49:00Z" w16du:dateUtc="2026-07-11T01:49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547A28" w:rsidRDefault="0004690D">
      <w:pPr>
        <w:spacing w:after="60"/>
        <w:rPr>
          <w:ins w:id="23" w:author="Arthur Souza Rodrigues" w:date="2026-07-10T21:49:00Z" w16du:dateUtc="2026-07-11T01:49:00Z"/>
        </w:rPr>
      </w:pPr>
      <w:ins w:id="24" w:author="Arthur Souza Rodrigues" w:date="2026-07-10T21:49:00Z" w16du:dateUtc="2026-07-11T01:49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547A28" w:rsidRDefault="00547A28">
      <w:pPr>
        <w:spacing w:after="60"/>
        <w:rPr>
          <w:ins w:id="25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E99" w14:paraId="46126A86" w14:textId="77777777">
        <w:trPr>
          <w:ins w:id="26" w:author="Arthur Souza Rodrigues" w:date="2026-07-10T21:49:00Z" w16du:dateUtc="2026-07-11T01:49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547A28" w:rsidRDefault="0004690D">
            <w:pPr>
              <w:rPr>
                <w:ins w:id="27" w:author="Arthur Souza Rodrigues" w:date="2026-07-10T21:49:00Z" w16du:dateUtc="2026-07-11T01:49:00Z"/>
              </w:rPr>
            </w:pPr>
            <w:ins w:id="28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547A28" w:rsidRDefault="0004690D">
            <w:pPr>
              <w:rPr>
                <w:ins w:id="29" w:author="Arthur Souza Rodrigues" w:date="2026-07-10T21:49:00Z" w16du:dateUtc="2026-07-11T01:49:00Z"/>
              </w:rPr>
            </w:pPr>
            <w:ins w:id="30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49E996B2" w14:textId="77777777" w:rsidR="00547A28" w:rsidRDefault="0004690D">
      <w:pPr>
        <w:pBdr>
          <w:bottom w:val="single" w:sz="3" w:space="4" w:color="E2E8F0"/>
        </w:pBdr>
        <w:spacing w:before="300" w:after="80"/>
        <w:rPr>
          <w:ins w:id="31" w:author="Arthur Souza Rodrigues" w:date="2026-07-10T21:49:00Z" w16du:dateUtc="2026-07-11T01:49:00Z"/>
        </w:rPr>
      </w:pPr>
      <w:ins w:id="32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09E61788" w:rsidR="00547A28" w:rsidRDefault="0004690D">
      <w:pPr>
        <w:spacing w:before="60" w:after="60"/>
        <w:rPr>
          <w:ins w:id="33" w:author="Arthur Souza Rodrigues" w:date="2026-07-10T21:49:00Z" w16du:dateUtc="2026-07-11T01:49:00Z"/>
        </w:rPr>
      </w:pPr>
      <w:ins w:id="34" w:author="Arthur Souza Rodrigues" w:date="2026-07-10T21:49:00Z" w16du:dateUtc="2026-07-11T01:49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547A28" w:rsidRDefault="00547A28">
      <w:pPr>
        <w:spacing w:before="60"/>
        <w:rPr>
          <w:ins w:id="35" w:author="Arthur Souza Rodrigues" w:date="2026-07-10T21:49:00Z" w16du:dateUtc="2026-07-11T01:49:00Z"/>
        </w:rPr>
      </w:pPr>
    </w:p>
    <w:p w14:paraId="28B83400" w14:textId="5B2169E3" w:rsidR="00547A28" w:rsidRDefault="0004690D">
      <w:pPr>
        <w:spacing w:before="60" w:after="60"/>
        <w:rPr>
          <w:ins w:id="36" w:author="Arthur Souza Rodrigues" w:date="2026-07-10T21:49:00Z" w16du:dateUtc="2026-07-11T01:49:00Z"/>
        </w:rPr>
      </w:pPr>
      <w:ins w:id="37" w:author="Arthur Souza Rodrigues" w:date="2026-07-10T21:49:00Z" w16du:dateUtc="2026-07-11T01:49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681C5E84" w14:textId="77777777" w:rsidR="00547A28" w:rsidRDefault="00547A28">
      <w:pPr>
        <w:spacing w:before="80"/>
        <w:rPr>
          <w:ins w:id="38" w:author="Arthur Souza Rodrigues" w:date="2026-07-10T21:49:00Z" w16du:dateUtc="2026-07-11T01:49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rPr>
          <w:ins w:id="39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04690D">
            <w:pPr>
              <w:rPr>
                <w:ins w:id="40" w:author="Arthur Souza Rodrigues" w:date="2026-07-10T21:49:00Z" w16du:dateUtc="2026-07-11T01:49:00Z"/>
              </w:rPr>
            </w:pPr>
            <w:ins w:id="4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547A28" w:rsidRDefault="0004690D">
            <w:pPr>
              <w:rPr>
                <w:ins w:id="42" w:author="Arthur Souza Rodrigues" w:date="2026-07-10T21:49:00Z" w16du:dateUtc="2026-07-11T01:49:00Z"/>
              </w:rPr>
            </w:pPr>
            <w:ins w:id="4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547A28" w:rsidRDefault="00547A28">
            <w:pPr>
              <w:rPr>
                <w:ins w:id="44" w:author="Arthur Souza Rodrigues" w:date="2026-07-10T21:49:00Z" w16du:dateUtc="2026-07-11T01:49:00Z"/>
              </w:rPr>
            </w:pPr>
          </w:p>
          <w:p w14:paraId="567EA400" w14:textId="30A68100" w:rsidR="00547A28" w:rsidRDefault="0004690D">
            <w:pPr>
              <w:rPr>
                <w:ins w:id="45" w:author="Arthur Souza Rodrigues" w:date="2026-07-10T21:49:00Z" w16du:dateUtc="2026-07-11T01:49:00Z"/>
              </w:rPr>
            </w:pPr>
            <w:ins w:id="4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547A28" w:rsidRDefault="0004690D">
            <w:pPr>
              <w:rPr>
                <w:ins w:id="47" w:author="Arthur Souza Rodrigues" w:date="2026-07-10T21:49:00Z" w16du:dateUtc="2026-07-11T01:49:00Z"/>
              </w:rPr>
            </w:pPr>
            <w:ins w:id="4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547A28" w:rsidRDefault="0004690D">
            <w:pPr>
              <w:rPr>
                <w:ins w:id="49" w:author="Arthur Souza Rodrigues" w:date="2026-07-10T21:49:00Z" w16du:dateUtc="2026-07-11T01:49:00Z"/>
              </w:rPr>
            </w:pPr>
            <w:ins w:id="5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547A28" w:rsidRDefault="0004690D">
            <w:pPr>
              <w:rPr>
                <w:ins w:id="51" w:author="Arthur Souza Rodrigues" w:date="2026-07-10T21:49:00Z" w16du:dateUtc="2026-07-11T01:49:00Z"/>
              </w:rPr>
            </w:pPr>
            <w:ins w:id="5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547A28" w:rsidRDefault="0004690D">
            <w:pPr>
              <w:rPr>
                <w:ins w:id="53" w:author="Arthur Souza Rodrigues" w:date="2026-07-10T21:49:00Z" w16du:dateUtc="2026-07-11T01:49:00Z"/>
              </w:rPr>
            </w:pPr>
            <w:ins w:id="5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547A28" w:rsidRDefault="0004690D">
            <w:pPr>
              <w:rPr>
                <w:ins w:id="55" w:author="Arthur Souza Rodrigues" w:date="2026-07-10T21:49:00Z" w16du:dateUtc="2026-07-11T01:49:00Z"/>
              </w:rPr>
            </w:pPr>
            <w:ins w:id="5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547A28" w:rsidRDefault="0004690D">
            <w:pPr>
              <w:rPr>
                <w:ins w:id="57" w:author="Arthur Souza Rodrigues" w:date="2026-07-10T21:49:00Z" w16du:dateUtc="2026-07-11T01:49:00Z"/>
              </w:rPr>
            </w:pPr>
            <w:ins w:id="5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547A28" w:rsidRDefault="0004690D">
            <w:pPr>
              <w:rPr>
                <w:ins w:id="59" w:author="Arthur Souza Rodrigues" w:date="2026-07-10T21:49:00Z" w16du:dateUtc="2026-07-11T01:49:00Z"/>
              </w:rPr>
            </w:pPr>
            <w:ins w:id="6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547A28" w:rsidRDefault="00547A28">
      <w:pPr>
        <w:spacing w:before="160"/>
        <w:rPr>
          <w:ins w:id="61" w:author="Arthur Souza Rodrigues" w:date="2026-07-10T21:49:00Z" w16du:dateUtc="2026-07-11T01:49:00Z"/>
        </w:rPr>
      </w:pPr>
    </w:p>
    <w:p w14:paraId="124B2800" w14:textId="77777777" w:rsidR="00547A28" w:rsidRDefault="0004690D">
      <w:pPr>
        <w:pBdr>
          <w:bottom w:val="single" w:sz="3" w:space="4" w:color="E2E8F0"/>
        </w:pBdr>
        <w:spacing w:before="300" w:after="80"/>
        <w:rPr>
          <w:ins w:id="62" w:author="Arthur Souza Rodrigues" w:date="2026-07-10T21:49:00Z" w16du:dateUtc="2026-07-11T01:49:00Z"/>
        </w:rPr>
      </w:pPr>
      <w:ins w:id="63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lastRenderedPageBreak/>
        </w:r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547A28" w:rsidRDefault="0004690D">
      <w:pPr>
        <w:spacing w:before="60" w:after="60"/>
        <w:rPr>
          <w:ins w:id="64" w:author="Arthur Souza Rodrigues" w:date="2026-07-10T21:49:00Z" w16du:dateUtc="2026-07-11T01:49:00Z"/>
        </w:rPr>
      </w:pPr>
      <w:ins w:id="65" w:author="Arthur Souza Rodrigues" w:date="2026-07-10T21:49:00Z" w16du:dateUtc="2026-07-11T01:49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547A28" w:rsidRDefault="00547A28">
      <w:pPr>
        <w:spacing w:before="80"/>
        <w:rPr>
          <w:ins w:id="66" w:author="Arthur Souza Rodrigues" w:date="2026-07-10T21:49:00Z" w16du:dateUtc="2026-07-11T01:49:00Z"/>
        </w:rPr>
      </w:pPr>
    </w:p>
    <w:p w14:paraId="334AE0C7" w14:textId="15C85C00" w:rsidR="00547A28" w:rsidRDefault="0004690D">
      <w:pPr>
        <w:spacing w:before="180" w:after="40"/>
        <w:rPr>
          <w:ins w:id="67" w:author="Arthur Souza Rodrigues" w:date="2026-07-10T21:49:00Z" w16du:dateUtc="2026-07-11T01:49:00Z"/>
        </w:rPr>
      </w:pPr>
      <w:ins w:id="68" w:author="Arthur Souza Rodrigues" w:date="2026-07-10T21:49:00Z" w16du:dateUtc="2026-07-11T01:49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547A28" w:rsidRDefault="0004690D">
      <w:pPr>
        <w:spacing w:before="60" w:after="60"/>
        <w:rPr>
          <w:ins w:id="69" w:author="Arthur Souza Rodrigues" w:date="2026-07-10T21:49:00Z" w16du:dateUtc="2026-07-11T01:49:00Z"/>
        </w:rPr>
      </w:pPr>
      <w:ins w:id="70" w:author="Arthur Souza Rodrigues" w:date="2026-07-10T21:49:00Z" w16du:dateUtc="2026-07-11T01:49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547A28" w:rsidRDefault="00547A28">
      <w:pPr>
        <w:spacing w:before="60"/>
        <w:rPr>
          <w:ins w:id="71" w:author="Arthur Souza Rodrigues" w:date="2026-07-10T21:49:00Z" w16du:dateUtc="2026-07-11T01:49:00Z"/>
        </w:rPr>
      </w:pPr>
    </w:p>
    <w:p w14:paraId="2228E200" w14:textId="40AC8A00" w:rsidR="00547A28" w:rsidRDefault="0004690D">
      <w:pPr>
        <w:spacing w:before="60" w:after="60"/>
        <w:rPr>
          <w:ins w:id="72" w:author="Arthur Souza Rodrigues" w:date="2026-07-10T21:49:00Z" w16du:dateUtc="2026-07-11T01:49:00Z"/>
        </w:rPr>
      </w:pPr>
      <w:ins w:id="73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547A28" w:rsidRDefault="00547A28">
      <w:pPr>
        <w:spacing w:before="80"/>
        <w:rPr>
          <w:ins w:id="74" w:author="Arthur Souza Rodrigues" w:date="2026-07-10T21:49:00Z" w16du:dateUtc="2026-07-11T01:49:00Z"/>
        </w:rPr>
      </w:pPr>
    </w:p>
    <w:p w14:paraId="749CF692" w14:textId="77777777" w:rsidR="00547A28" w:rsidRDefault="0004690D">
      <w:pPr>
        <w:spacing w:before="180" w:after="40"/>
        <w:rPr>
          <w:ins w:id="75" w:author="Arthur Souza Rodrigues" w:date="2026-07-10T21:49:00Z" w16du:dateUtc="2026-07-11T01:49:00Z"/>
        </w:rPr>
      </w:pPr>
      <w:ins w:id="76" w:author="Arthur Souza Rodrigues" w:date="2026-07-10T21:49:00Z" w16du:dateUtc="2026-07-11T01:49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547A28" w:rsidRDefault="0004690D">
      <w:pPr>
        <w:spacing w:before="60" w:after="60"/>
        <w:rPr>
          <w:ins w:id="77" w:author="Arthur Souza Rodrigues" w:date="2026-07-10T21:49:00Z" w16du:dateUtc="2026-07-11T01:49:00Z"/>
        </w:rPr>
      </w:pPr>
      <w:ins w:id="78" w:author="Arthur Souza Rodrigues" w:date="2026-07-10T21:49:00Z" w16du:dateUtc="2026-07-11T01:49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547A28" w:rsidRDefault="00547A28">
      <w:pPr>
        <w:spacing w:before="60"/>
        <w:rPr>
          <w:ins w:id="80" w:author="Arthur Souza Rodrigues" w:date="2026-07-10T21:49:00Z" w16du:dateUtc="2026-07-11T01:49:00Z"/>
        </w:rPr>
      </w:pPr>
    </w:p>
    <w:p w14:paraId="73ABDE4F" w14:textId="255A2400" w:rsidR="00547A28" w:rsidRDefault="0004690D">
      <w:pPr>
        <w:spacing w:before="60" w:after="60"/>
        <w:rPr>
          <w:ins w:id="81" w:author="Arthur Souza Rodrigues" w:date="2026-07-10T21:49:00Z" w16du:dateUtc="2026-07-11T01:49:00Z"/>
        </w:rPr>
      </w:pPr>
      <w:ins w:id="82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547A28" w:rsidRDefault="00547A28">
      <w:pPr>
        <w:spacing w:before="80"/>
        <w:rPr>
          <w:ins w:id="83" w:author="Arthur Souza Rodrigues" w:date="2026-07-10T21:49:00Z" w16du:dateUtc="2026-07-11T01:49:00Z"/>
        </w:rPr>
      </w:pPr>
    </w:p>
    <w:p w14:paraId="07D0CE00" w14:textId="0F7CE400" w:rsidR="00547A28" w:rsidRDefault="0004690D">
      <w:pPr>
        <w:spacing w:before="180" w:after="40"/>
        <w:rPr>
          <w:ins w:id="84" w:author="Arthur Souza Rodrigues" w:date="2026-07-10T21:49:00Z" w16du:dateUtc="2026-07-11T01:49:00Z"/>
        </w:rPr>
      </w:pPr>
      <w:ins w:id="85" w:author="Arthur Souza Rodrigues" w:date="2026-07-10T21:49:00Z" w16du:dateUtc="2026-07-11T01:49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547A28" w:rsidRDefault="0004690D">
      <w:pPr>
        <w:spacing w:before="60" w:after="60"/>
        <w:rPr>
          <w:ins w:id="86" w:author="Arthur Souza Rodrigues" w:date="2026-07-10T21:49:00Z" w16du:dateUtc="2026-07-11T01:49:00Z"/>
        </w:rPr>
      </w:pPr>
      <w:ins w:id="87" w:author="Arthur Souza Rodrigues" w:date="2026-07-10T21:49:00Z" w16du:dateUtc="2026-07-11T01:49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547A28" w:rsidRDefault="00547A28">
      <w:pPr>
        <w:spacing w:before="160"/>
        <w:rPr>
          <w:ins w:id="88" w:author="Arthur Souza Rodrigues" w:date="2026-07-10T21:49:00Z" w16du:dateUtc="2026-07-11T01:49:00Z"/>
        </w:rPr>
      </w:pPr>
    </w:p>
    <w:p w14:paraId="467B1700" w14:textId="00AE9C00" w:rsidR="00547A28" w:rsidRDefault="0004690D">
      <w:pPr>
        <w:pBdr>
          <w:bottom w:val="single" w:sz="3" w:space="4" w:color="E2E8F0"/>
        </w:pBdr>
        <w:spacing w:before="300" w:after="80"/>
        <w:rPr>
          <w:ins w:id="89" w:author="Arthur Souza Rodrigues" w:date="2026-07-10T21:49:00Z" w16du:dateUtc="2026-07-11T01:49:00Z"/>
        </w:rPr>
      </w:pPr>
      <w:ins w:id="90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547A28" w:rsidRDefault="0004690D">
      <w:pPr>
        <w:spacing w:before="60" w:after="60"/>
        <w:rPr>
          <w:ins w:id="91" w:author="Arthur Souza Rodrigues" w:date="2026-07-10T21:49:00Z" w16du:dateUtc="2026-07-11T01:49:00Z"/>
        </w:rPr>
      </w:pPr>
      <w:ins w:id="92" w:author="Arthur Souza Rodrigues" w:date="2026-07-10T21:49:00Z" w16du:dateUtc="2026-07-11T01:49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547A28" w:rsidRDefault="00547A28">
      <w:pPr>
        <w:spacing w:before="60"/>
        <w:rPr>
          <w:ins w:id="93" w:author="Arthur Souza Rodrigues" w:date="2026-07-10T21:49:00Z" w16du:dateUtc="2026-07-11T01:49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rPr>
          <w:ins w:id="94" w:author="Arthur Souza Rodrigues" w:date="2026-07-10T21:49:00Z" w16du:dateUtc="2026-07-11T01:4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04690D">
            <w:pPr>
              <w:rPr>
                <w:ins w:id="95" w:author="Arthur Souza Rodrigues" w:date="2026-07-10T21:49:00Z" w16du:dateUtc="2026-07-11T01:49:00Z"/>
              </w:rPr>
            </w:pPr>
            <w:ins w:id="96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04690D">
            <w:pPr>
              <w:rPr>
                <w:ins w:id="97" w:author="Arthur Souza Rodrigues" w:date="2026-07-10T21:49:00Z" w16du:dateUtc="2026-07-11T01:49:00Z"/>
              </w:rPr>
            </w:pPr>
            <w:ins w:id="98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04690D">
            <w:pPr>
              <w:rPr>
                <w:ins w:id="99" w:author="Arthur Souza Rodrigues" w:date="2026-07-10T21:49:00Z" w16du:dateUtc="2026-07-11T01:49:00Z"/>
              </w:rPr>
            </w:pPr>
            <w:ins w:id="100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04690D">
            <w:pPr>
              <w:rPr>
                <w:ins w:id="101" w:author="Arthur Souza Rodrigues" w:date="2026-07-10T21:49:00Z" w16du:dateUtc="2026-07-11T01:49:00Z"/>
              </w:rPr>
            </w:pPr>
            <w:ins w:id="102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8A7E99" w14:paraId="55DC557E" w14:textId="77777777">
        <w:trPr>
          <w:ins w:id="103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04690D">
            <w:pPr>
              <w:rPr>
                <w:ins w:id="104" w:author="Arthur Souza Rodrigues" w:date="2026-07-10T21:49:00Z" w16du:dateUtc="2026-07-11T01:49:00Z"/>
              </w:rPr>
            </w:pPr>
            <w:ins w:id="105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04690D">
            <w:pPr>
              <w:rPr>
                <w:ins w:id="106" w:author="Arthur Souza Rodrigues" w:date="2026-07-10T21:49:00Z" w16du:dateUtc="2026-07-11T01:49:00Z"/>
              </w:rPr>
            </w:pPr>
            <w:ins w:id="107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04690D">
            <w:pPr>
              <w:rPr>
                <w:ins w:id="108" w:author="Arthur Souza Rodrigues" w:date="2026-07-10T21:49:00Z" w16du:dateUtc="2026-07-11T01:49:00Z"/>
              </w:rPr>
            </w:pPr>
            <w:ins w:id="109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04690D">
            <w:pPr>
              <w:rPr>
                <w:ins w:id="110" w:author="Arthur Souza Rodrigues" w:date="2026-07-10T21:49:00Z" w16du:dateUtc="2026-07-11T01:49:00Z"/>
              </w:rPr>
            </w:pPr>
            <w:ins w:id="111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8A7E99" w14:paraId="2E2102B2" w14:textId="77777777">
        <w:trPr>
          <w:ins w:id="112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04690D">
            <w:pPr>
              <w:rPr>
                <w:ins w:id="113" w:author="Arthur Souza Rodrigues" w:date="2026-07-10T21:49:00Z" w16du:dateUtc="2026-07-11T01:49:00Z"/>
              </w:rPr>
            </w:pPr>
            <w:ins w:id="114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04690D">
            <w:pPr>
              <w:rPr>
                <w:ins w:id="115" w:author="Arthur Souza Rodrigues" w:date="2026-07-10T21:49:00Z" w16du:dateUtc="2026-07-11T01:49:00Z"/>
              </w:rPr>
            </w:pPr>
            <w:ins w:id="116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04690D">
            <w:pPr>
              <w:rPr>
                <w:ins w:id="117" w:author="Arthur Souza Rodrigues" w:date="2026-07-10T21:49:00Z" w16du:dateUtc="2026-07-11T01:49:00Z"/>
              </w:rPr>
            </w:pPr>
            <w:ins w:id="118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04690D">
            <w:pPr>
              <w:rPr>
                <w:ins w:id="119" w:author="Arthur Souza Rodrigues" w:date="2026-07-10T21:49:00Z" w16du:dateUtc="2026-07-11T01:49:00Z"/>
              </w:rPr>
            </w:pPr>
            <w:ins w:id="120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8A7E99" w14:paraId="6940637E" w14:textId="77777777">
        <w:trPr>
          <w:ins w:id="121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04690D">
            <w:pPr>
              <w:rPr>
                <w:ins w:id="122" w:author="Arthur Souza Rodrigues" w:date="2026-07-10T21:49:00Z" w16du:dateUtc="2026-07-11T01:49:00Z"/>
              </w:rPr>
            </w:pPr>
            <w:ins w:id="123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04690D">
            <w:pPr>
              <w:rPr>
                <w:ins w:id="124" w:author="Arthur Souza Rodrigues" w:date="2026-07-10T21:49:00Z" w16du:dateUtc="2026-07-11T01:49:00Z"/>
              </w:rPr>
            </w:pPr>
            <w:ins w:id="125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04690D">
            <w:pPr>
              <w:rPr>
                <w:ins w:id="126" w:author="Arthur Souza Rodrigues" w:date="2026-07-10T21:49:00Z" w16du:dateUtc="2026-07-11T01:49:00Z"/>
              </w:rPr>
            </w:pPr>
            <w:ins w:id="127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04690D">
            <w:pPr>
              <w:rPr>
                <w:ins w:id="128" w:author="Arthur Souza Rodrigues" w:date="2026-07-10T21:49:00Z" w16du:dateUtc="2026-07-11T01:49:00Z"/>
              </w:rPr>
            </w:pPr>
            <w:ins w:id="129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8A7E99" w14:paraId="3A16E8E6" w14:textId="77777777">
        <w:trPr>
          <w:ins w:id="130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04690D">
            <w:pPr>
              <w:rPr>
                <w:ins w:id="131" w:author="Arthur Souza Rodrigues" w:date="2026-07-10T21:49:00Z" w16du:dateUtc="2026-07-11T01:49:00Z"/>
              </w:rPr>
            </w:pPr>
            <w:ins w:id="132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04690D">
            <w:pPr>
              <w:rPr>
                <w:ins w:id="133" w:author="Arthur Souza Rodrigues" w:date="2026-07-10T21:49:00Z" w16du:dateUtc="2026-07-11T01:49:00Z"/>
              </w:rPr>
            </w:pPr>
            <w:ins w:id="134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04690D">
            <w:pPr>
              <w:rPr>
                <w:ins w:id="135" w:author="Arthur Souza Rodrigues" w:date="2026-07-10T21:49:00Z" w16du:dateUtc="2026-07-11T01:49:00Z"/>
              </w:rPr>
            </w:pPr>
            <w:ins w:id="136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04690D">
            <w:pPr>
              <w:rPr>
                <w:ins w:id="137" w:author="Arthur Souza Rodrigues" w:date="2026-07-10T21:49:00Z" w16du:dateUtc="2026-07-11T01:49:00Z"/>
              </w:rPr>
            </w:pPr>
            <w:ins w:id="138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8A7E99" w14:paraId="1E6B6B4E" w14:textId="77777777">
        <w:trPr>
          <w:ins w:id="139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04690D">
            <w:pPr>
              <w:rPr>
                <w:ins w:id="140" w:author="Arthur Souza Rodrigues" w:date="2026-07-10T21:49:00Z" w16du:dateUtc="2026-07-11T01:49:00Z"/>
              </w:rPr>
            </w:pPr>
            <w:ins w:id="141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04690D">
            <w:pPr>
              <w:rPr>
                <w:ins w:id="142" w:author="Arthur Souza Rodrigues" w:date="2026-07-10T21:49:00Z" w16du:dateUtc="2026-07-11T01:49:00Z"/>
              </w:rPr>
            </w:pPr>
            <w:ins w:id="143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04690D">
            <w:pPr>
              <w:rPr>
                <w:ins w:id="144" w:author="Arthur Souza Rodrigues" w:date="2026-07-10T21:49:00Z" w16du:dateUtc="2026-07-11T01:49:00Z"/>
              </w:rPr>
            </w:pPr>
            <w:ins w:id="145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04690D">
            <w:pPr>
              <w:rPr>
                <w:ins w:id="146" w:author="Arthur Souza Rodrigues" w:date="2026-07-10T21:49:00Z" w16du:dateUtc="2026-07-11T01:49:00Z"/>
              </w:rPr>
            </w:pPr>
            <w:ins w:id="14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8A7E99" w14:paraId="1A826F89" w14:textId="77777777">
        <w:trPr>
          <w:ins w:id="148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04690D">
            <w:pPr>
              <w:rPr>
                <w:ins w:id="149" w:author="Arthur Souza Rodrigues" w:date="2026-07-10T21:49:00Z" w16du:dateUtc="2026-07-11T01:49:00Z"/>
              </w:rPr>
            </w:pPr>
            <w:ins w:id="150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04690D">
            <w:pPr>
              <w:rPr>
                <w:ins w:id="151" w:author="Arthur Souza Rodrigues" w:date="2026-07-10T21:49:00Z" w16du:dateUtc="2026-07-11T01:49:00Z"/>
              </w:rPr>
            </w:pPr>
            <w:ins w:id="152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04690D">
            <w:pPr>
              <w:rPr>
                <w:ins w:id="153" w:author="Arthur Souza Rodrigues" w:date="2026-07-10T21:49:00Z" w16du:dateUtc="2026-07-11T01:49:00Z"/>
              </w:rPr>
            </w:pPr>
            <w:ins w:id="154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04690D">
            <w:pPr>
              <w:rPr>
                <w:ins w:id="155" w:author="Arthur Souza Rodrigues" w:date="2026-07-10T21:49:00Z" w16du:dateUtc="2026-07-11T01:49:00Z"/>
              </w:rPr>
            </w:pPr>
            <w:ins w:id="156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8A7E99" w14:paraId="525537E9" w14:textId="77777777">
        <w:trPr>
          <w:ins w:id="157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04690D">
            <w:pPr>
              <w:rPr>
                <w:ins w:id="158" w:author="Arthur Souza Rodrigues" w:date="2026-07-10T21:49:00Z" w16du:dateUtc="2026-07-11T01:49:00Z"/>
              </w:rPr>
            </w:pPr>
            <w:ins w:id="159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04690D">
            <w:pPr>
              <w:rPr>
                <w:ins w:id="160" w:author="Arthur Souza Rodrigues" w:date="2026-07-10T21:49:00Z" w16du:dateUtc="2026-07-11T01:49:00Z"/>
              </w:rPr>
            </w:pPr>
            <w:ins w:id="161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04690D">
            <w:pPr>
              <w:rPr>
                <w:ins w:id="162" w:author="Arthur Souza Rodrigues" w:date="2026-07-10T21:49:00Z" w16du:dateUtc="2026-07-11T01:49:00Z"/>
              </w:rPr>
            </w:pPr>
            <w:ins w:id="163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04690D">
            <w:pPr>
              <w:rPr>
                <w:ins w:id="164" w:author="Arthur Souza Rodrigues" w:date="2026-07-10T21:49:00Z" w16du:dateUtc="2026-07-11T01:49:00Z"/>
              </w:rPr>
            </w:pPr>
            <w:ins w:id="165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547A28" w:rsidRDefault="00547A28">
      <w:pPr>
        <w:spacing w:before="80"/>
        <w:rPr>
          <w:ins w:id="166" w:author="Arthur Souza Rodrigues" w:date="2026-07-10T21:49:00Z" w16du:dateUtc="2026-07-11T01:49:00Z"/>
        </w:rPr>
      </w:pPr>
    </w:p>
    <w:p w14:paraId="460BB7FA" w14:textId="77777777" w:rsidR="00547A28" w:rsidRDefault="0004690D">
      <w:pPr>
        <w:rPr>
          <w:ins w:id="167" w:author="Arthur Souza Rodrigues" w:date="2026-07-10T21:49:00Z" w16du:dateUtc="2026-07-11T01:49:00Z"/>
        </w:rPr>
      </w:pPr>
      <w:ins w:id="168" w:author="Arthur Souza Rodrigues" w:date="2026-07-10T21:49:00Z" w16du:dateUtc="2026-07-11T01:49:00Z">
        <w:r>
          <w:br w:type="page"/>
        </w:r>
      </w:ins>
    </w:p>
    <w:p w14:paraId="219D9206" w14:textId="7D8B6000" w:rsidR="00547A28" w:rsidRDefault="0004690D">
      <w:pPr>
        <w:spacing w:before="180" w:after="40"/>
        <w:rPr>
          <w:ins w:id="169" w:author="Arthur Souza Rodrigues" w:date="2026-07-10T21:49:00Z" w16du:dateUtc="2026-07-11T01:49:00Z"/>
        </w:rPr>
      </w:pPr>
      <w:ins w:id="170" w:author="Arthur Souza Rodrigues" w:date="2026-07-10T21:49:00Z" w16du:dateUtc="2026-07-11T01:49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rPr>
          <w:ins w:id="171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04690D">
            <w:pPr>
              <w:rPr>
                <w:ins w:id="172" w:author="Arthur Souza Rodrigues" w:date="2026-07-10T21:49:00Z" w16du:dateUtc="2026-07-11T01:49:00Z"/>
              </w:rPr>
            </w:pPr>
            <w:ins w:id="17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547A28" w:rsidRDefault="00547A28">
            <w:pPr>
              <w:rPr>
                <w:ins w:id="174" w:author="Arthur Souza Rodrigues" w:date="2026-07-10T21:49:00Z" w16du:dateUtc="2026-07-11T01:49:00Z"/>
              </w:rPr>
            </w:pPr>
          </w:p>
          <w:p w14:paraId="31FF7C43" w14:textId="7641B600" w:rsidR="00547A28" w:rsidRDefault="0004690D">
            <w:pPr>
              <w:rPr>
                <w:ins w:id="175" w:author="Arthur Souza Rodrigues" w:date="2026-07-10T21:49:00Z" w16du:dateUtc="2026-07-11T01:49:00Z"/>
              </w:rPr>
            </w:pPr>
            <w:ins w:id="17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547A28" w:rsidRDefault="0004690D">
            <w:pPr>
              <w:rPr>
                <w:ins w:id="177" w:author="Arthur Souza Rodrigues" w:date="2026-07-10T21:49:00Z" w16du:dateUtc="2026-07-11T01:49:00Z"/>
              </w:rPr>
            </w:pPr>
            <w:ins w:id="17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547A28" w:rsidRDefault="0004690D">
            <w:pPr>
              <w:rPr>
                <w:ins w:id="179" w:author="Arthur Souza Rodrigues" w:date="2026-07-10T21:49:00Z" w16du:dateUtc="2026-07-11T01:49:00Z"/>
              </w:rPr>
            </w:pPr>
            <w:ins w:id="18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547A28" w:rsidRDefault="0004690D">
            <w:pPr>
              <w:rPr>
                <w:ins w:id="181" w:author="Arthur Souza Rodrigues" w:date="2026-07-10T21:49:00Z" w16du:dateUtc="2026-07-11T01:49:00Z"/>
              </w:rPr>
            </w:pPr>
            <w:ins w:id="18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547A28" w:rsidRDefault="0004690D">
            <w:pPr>
              <w:rPr>
                <w:ins w:id="183" w:author="Arthur Souza Rodrigues" w:date="2026-07-10T21:49:00Z" w16du:dateUtc="2026-07-11T01:49:00Z"/>
              </w:rPr>
            </w:pPr>
            <w:ins w:id="18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547A28" w:rsidRDefault="00547A28">
      <w:pPr>
        <w:spacing w:before="160"/>
        <w:rPr>
          <w:ins w:id="185" w:author="Arthur Souza Rodrigues" w:date="2026-07-10T21:49:00Z" w16du:dateUtc="2026-07-11T01:49:00Z"/>
        </w:rPr>
      </w:pPr>
    </w:p>
    <w:p w14:paraId="3F190000" w14:textId="5C749680" w:rsidR="00547A28" w:rsidRDefault="0004690D">
      <w:pPr>
        <w:pBdr>
          <w:bottom w:val="single" w:sz="3" w:space="4" w:color="E2E8F0"/>
        </w:pBdr>
        <w:spacing w:before="300" w:after="80"/>
        <w:rPr>
          <w:ins w:id="186" w:author="Arthur Souza Rodrigues" w:date="2026-07-10T21:49:00Z" w16du:dateUtc="2026-07-11T01:49:00Z"/>
        </w:rPr>
      </w:pPr>
      <w:ins w:id="187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547A28" w:rsidRDefault="0004690D">
      <w:pPr>
        <w:spacing w:before="60" w:after="60"/>
        <w:rPr>
          <w:ins w:id="188" w:author="Arthur Souza Rodrigues" w:date="2026-07-10T21:49:00Z" w16du:dateUtc="2026-07-11T01:49:00Z"/>
        </w:rPr>
      </w:pPr>
      <w:ins w:id="189" w:author="Arthur Souza Rodrigues" w:date="2026-07-10T21:49:00Z" w16du:dateUtc="2026-07-11T01:49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547A28" w:rsidRDefault="00547A28">
      <w:pPr>
        <w:spacing w:before="60"/>
        <w:rPr>
          <w:ins w:id="190" w:author="Arthur Souza Rodrigues" w:date="2026-07-10T21:49:00Z" w16du:dateUtc="2026-07-11T01:49:00Z"/>
        </w:rPr>
      </w:pPr>
    </w:p>
    <w:p w14:paraId="5D0DEE00" w14:textId="77777777" w:rsidR="00547A28" w:rsidRDefault="0004690D">
      <w:pPr>
        <w:spacing w:before="180" w:after="40"/>
        <w:rPr>
          <w:ins w:id="191" w:author="Arthur Souza Rodrigues" w:date="2026-07-10T21:49:00Z" w16du:dateUtc="2026-07-11T01:49:00Z"/>
        </w:rPr>
      </w:pPr>
      <w:ins w:id="192" w:author="Arthur Souza Rodrigues" w:date="2026-07-10T21:49:00Z" w16du:dateUtc="2026-07-11T01:49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7-10T21:49:00Z" w16du:dateUtc="2026-07-11T01:49:00Z"/>
        </w:rPr>
      </w:pPr>
      <w:ins w:id="194" w:author="Arthur Souza Rodrigues" w:date="2026-07-10T21:49:00Z" w16du:dateUtc="2026-07-11T01:49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5" w:author="Arthur Souza Rodrigues" w:date="2026-07-10T21:49:00Z" w16du:dateUtc="2026-07-11T01:49:00Z"/>
        </w:rPr>
      </w:pPr>
      <w:ins w:id="196" w:author="Arthur Souza Rodrigues" w:date="2026-07-10T21:49:00Z" w16du:dateUtc="2026-07-11T01:49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2BE80D1F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7" w:author="Arthur Souza Rodrigues" w:date="2026-07-10T21:49:00Z" w16du:dateUtc="2026-07-11T01:49:00Z"/>
        </w:rPr>
      </w:pPr>
      <w:ins w:id="198" w:author="Arthur Souza Rodrigues" w:date="2026-07-10T21:49:00Z" w16du:dateUtc="2026-07-11T01:49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9" w:author="Arthur Souza Rodrigues" w:date="2026-07-10T21:49:00Z" w16du:dateUtc="2026-07-11T01:49:00Z"/>
        </w:rPr>
      </w:pPr>
      <w:ins w:id="200" w:author="Arthur Souza Rodrigues" w:date="2026-07-10T21:49:00Z" w16du:dateUtc="2026-07-11T01:49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547A28" w:rsidRDefault="00547A28">
      <w:pPr>
        <w:spacing w:before="80"/>
        <w:rPr>
          <w:ins w:id="201" w:author="Arthur Souza Rodrigues" w:date="2026-07-10T21:49:00Z" w16du:dateUtc="2026-07-11T01:49:00Z"/>
        </w:rPr>
      </w:pPr>
    </w:p>
    <w:p w14:paraId="7AB6E680" w14:textId="77777777" w:rsidR="00547A28" w:rsidRDefault="0004690D">
      <w:pPr>
        <w:spacing w:before="180" w:after="40"/>
        <w:rPr>
          <w:ins w:id="202" w:author="Arthur Souza Rodrigues" w:date="2026-07-10T21:49:00Z" w16du:dateUtc="2026-07-11T01:49:00Z"/>
        </w:rPr>
      </w:pPr>
      <w:ins w:id="203" w:author="Arthur Souza Rodrigues" w:date="2026-07-10T21:49:00Z" w16du:dateUtc="2026-07-11T01:49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rPr>
          <w:ins w:id="204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04690D">
            <w:pPr>
              <w:rPr>
                <w:ins w:id="205" w:author="Arthur Souza Rodrigues" w:date="2026-07-10T21:49:00Z" w16du:dateUtc="2026-07-11T01:49:00Z"/>
              </w:rPr>
            </w:pPr>
            <w:ins w:id="20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547A28" w:rsidRDefault="0004690D">
            <w:pPr>
              <w:rPr>
                <w:ins w:id="207" w:author="Arthur Souza Rodrigues" w:date="2026-07-10T21:49:00Z" w16du:dateUtc="2026-07-11T01:49:00Z"/>
              </w:rPr>
            </w:pPr>
            <w:ins w:id="20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547A28" w:rsidRDefault="00547A28">
      <w:pPr>
        <w:spacing w:before="200"/>
        <w:rPr>
          <w:ins w:id="209" w:author="Arthur Souza Rodrigues" w:date="2026-07-10T21:49:00Z" w16du:dateUtc="2026-07-11T01:49:00Z"/>
        </w:rPr>
      </w:pPr>
    </w:p>
    <w:p w14:paraId="6D436C00" w14:textId="6FF0F000" w:rsidR="00547A28" w:rsidRDefault="0004690D">
      <w:pPr>
        <w:pBdr>
          <w:bottom w:val="single" w:sz="3" w:space="4" w:color="E2E8F0"/>
        </w:pBdr>
        <w:spacing w:before="300" w:after="80"/>
        <w:rPr>
          <w:ins w:id="210" w:author="Arthur Souza Rodrigues" w:date="2026-07-10T21:49:00Z" w16du:dateUtc="2026-07-11T01:49:00Z"/>
        </w:rPr>
      </w:pPr>
      <w:ins w:id="211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547A28" w:rsidRDefault="00547A28">
      <w:pPr>
        <w:spacing w:before="60"/>
        <w:rPr>
          <w:ins w:id="212" w:author="Arthur Souza Rodrigues" w:date="2026-07-10T21:49:00Z" w16du:dateUtc="2026-07-11T01:4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rPr>
          <w:ins w:id="213" w:author="Arthur Souza Rodrigues" w:date="2026-07-10T21:49:00Z" w16du:dateUtc="2026-07-11T01:4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04690D">
            <w:pPr>
              <w:spacing w:after="8"/>
              <w:rPr>
                <w:ins w:id="214" w:author="Arthur Souza Rodrigues" w:date="2026-07-10T21:49:00Z" w16du:dateUtc="2026-07-11T01:49:00Z"/>
              </w:rPr>
            </w:pPr>
            <w:ins w:id="215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547A28" w:rsidRDefault="0004690D">
            <w:pPr>
              <w:spacing w:after="320"/>
              <w:rPr>
                <w:ins w:id="216" w:author="Arthur Souza Rodrigues" w:date="2026-07-10T21:49:00Z" w16du:dateUtc="2026-07-11T01:49:00Z"/>
              </w:rPr>
            </w:pPr>
            <w:ins w:id="21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ins w:id="218" w:author="Arthur Souza Rodrigues" w:date="2026-07-10T21:49:00Z" w16du:dateUtc="2026-07-11T01:49:00Z"/>
              </w:rPr>
            </w:pPr>
          </w:p>
          <w:p w14:paraId="739E1328" w14:textId="77777777" w:rsidR="00547A28" w:rsidRDefault="0004690D">
            <w:pPr>
              <w:rPr>
                <w:ins w:id="219" w:author="Arthur Souza Rodrigues" w:date="2026-07-10T21:49:00Z" w16du:dateUtc="2026-07-11T01:49:00Z"/>
              </w:rPr>
            </w:pPr>
            <w:ins w:id="220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04690D">
            <w:pPr>
              <w:spacing w:after="8"/>
              <w:rPr>
                <w:ins w:id="221" w:author="Arthur Souza Rodrigues" w:date="2026-07-10T21:49:00Z" w16du:dateUtc="2026-07-11T01:49:00Z"/>
              </w:rPr>
            </w:pPr>
            <w:ins w:id="222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DB16C97" w14:textId="23392000" w:rsidR="00547A28" w:rsidRDefault="0004690D">
            <w:pPr>
              <w:spacing w:after="320"/>
              <w:rPr>
                <w:ins w:id="223" w:author="Arthur Souza Rodrigues" w:date="2026-07-10T21:49:00Z" w16du:dateUtc="2026-07-11T01:49:00Z"/>
              </w:rPr>
            </w:pPr>
            <w:ins w:id="22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ins w:id="225" w:author="Arthur Souza Rodrigues" w:date="2026-07-10T21:49:00Z" w16du:dateUtc="2026-07-11T01:49:00Z"/>
              </w:rPr>
            </w:pPr>
          </w:p>
          <w:p w14:paraId="09E07E00" w14:textId="72F92000" w:rsidR="00547A28" w:rsidRDefault="0004690D">
            <w:pPr>
              <w:rPr>
                <w:ins w:id="226" w:author="Arthur Souza Rodrigues" w:date="2026-07-10T21:49:00Z" w16du:dateUtc="2026-07-11T01:49:00Z"/>
              </w:rPr>
            </w:pPr>
            <w:ins w:id="22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1F4FCB51" w14:textId="2562E995" w:rsidR="004E7307" w:rsidRDefault="002E72E1">
      <w:pPr>
        <w:rPr>
          <w:del w:id="228" w:author="Arthur Souza Rodrigues" w:date="2026-07-10T21:49:00Z" w16du:dateUtc="2026-07-11T01:49:00Z"/>
        </w:rPr>
      </w:pPr>
      <w:del w:id="229" w:author="Arthur Souza Rodrigues" w:date="2026-07-10T21:49:00Z" w16du:dateUtc="2026-07-11T01:49:00Z">
        <w:r>
          <w:rPr>
            <w:b/>
            <w:bCs/>
          </w:rPr>
          <w:lastRenderedPageBreak/>
        </w:r>
        <w:r>
          <w:rPr>
            <w:b/>
            <w:bCs/>
          </w:rPr>
          <w:delText>Bold Text Formatting Demo</w:delText>
        </w:r>
      </w:del>
    </w:p>
    <w:p w14:paraId="5337A230" w14:textId="77777777" w:rsidR="004E7307" w:rsidRDefault="002E72E1">
      <w:pPr>
        <w:rPr>
          <w:del w:id="230" w:author="Arthur Souza Rodrigues" w:date="2026-07-10T21:49:00Z" w16du:dateUtc="2026-07-11T01:49:00Z"/>
        </w:rPr>
      </w:pPr>
      <w:del w:id="231" w:author="Arthur Souza Rodrigues" w:date="2026-07-10T21:49:00Z" w16du:dateUtc="2026-07-11T01:49:00Z">
        <w:r>
          <w:rPr>
            <w:b/>
            <w:bCs/>
          </w:rPr>
          <w:delText>This document demonstrates bold text formatting.</w:delText>
        </w:r>
      </w:del>
    </w:p>
    <w:p w14:paraId="1855FB62" w14:textId="77777777" w:rsidR="004E7307" w:rsidRDefault="002E72E1">
      <w:del w:id="232" w:author="Arthur Souza Rodrigues" w:date="2026-07-10T21:49:00Z" w16du:dateUtc="2026-07-11T01:49:00Z">
        <w:r>
          <w:rPr>
            <w:b/>
            <w:bCs/>
          </w:rPr>
          <w:delText>This text is bold.</w:delText>
        </w:r>
      </w:del>
    </w:p>
    <w:sectPr w:rsidR="004E7307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7" w:author="Arthur Souza Rodrigues" w:date="2026-07-10T21:49:00Z" w16du:dateUtc="2026-07-11T01:49:00Z">
        <w:sectPr w:rsidR="004E7307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99E544" w14:textId="77777777" w:rsidR="002E72E1" w:rsidRDefault="002E72E1">
      <w:pPr>
        <w:pPrChange w:id="13" w:author="Arthur Souza Rodrigues" w:date="2026-07-10T21:49:00Z" w16du:dateUtc="2026-07-11T01:4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DD8C785" w14:textId="77777777" w:rsidR="002E72E1" w:rsidRDefault="002E72E1">
      <w:pPr>
        <w:pPrChange w:id="14" w:author="Arthur Souza Rodrigues" w:date="2026-07-10T21:49:00Z" w16du:dateUtc="2026-07-11T01:4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4D3C18" w14:textId="77777777" w:rsidR="004C04A9" w:rsidRDefault="0004690D">
    <w:pPr>
      <w:pBdr>
        <w:top w:val="single" w:sz="2" w:space="1" w:color="E2E8F0"/>
      </w:pBdr>
      <w:spacing w:before="80"/>
      <w:jc w:val="center"/>
      <w:pPrChange w:id="235" w:author="Arthur Souza Rodrigues" w:date="2026-07-10T21:49:00Z" w16du:dateUtc="2026-07-11T01:49:00Z">
        <w:pPr>
          <w:pStyle w:val="Footer"/>
        </w:pPr>
      </w:pPrChange>
    </w:pPr>
    <w:ins w:id="236" w:author="Arthur Souza Rodrigues" w:date="2026-07-10T21:49:00Z" w16du:dateUtc="2026-07-11T01:49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</w:rPr>
        <w:t xml:space="preserve">eigenpal.com         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8F3E22" w14:textId="77777777" w:rsidR="002E72E1" w:rsidRDefault="002E72E1">
      <w:pPr>
        <w:pPrChange w:id="11" w:author="Arthur Souza Rodrigues" w:date="2026-07-10T21:49:00Z" w16du:dateUtc="2026-07-11T01:4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A77ADE4" w14:textId="77777777" w:rsidR="002E72E1" w:rsidRDefault="002E72E1">
      <w:pPr>
        <w:pPrChange w:id="12" w:author="Arthur Souza Rodrigues" w:date="2026-07-10T21:49:00Z" w16du:dateUtc="2026-07-11T01:4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97992F" w14:textId="77777777" w:rsidR="004C04A9" w:rsidRDefault="0004690D">
    <w:pPr>
      <w:pBdr>
        <w:bottom w:val="single" w:sz="2" w:space="1" w:color="E2E8F0"/>
      </w:pBdr>
      <w:jc w:val="center"/>
      <w:pPrChange w:id="233" w:author="Arthur Souza Rodrigues" w:date="2026-07-10T21:49:00Z" w16du:dateUtc="2026-07-11T01:49:00Z">
        <w:pPr>
          <w:pStyle w:val="Header"/>
        </w:pPr>
      </w:pPrChange>
    </w:pPr>
    <w:ins w:id="234" w:author="Arthur Souza Rodrigues" w:date="2026-07-10T21:49:00Z" w16du:dateUtc="2026-07-11T01:49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7307"/>
    <w:rsid w:val="0004690D"/>
    <w:rsid w:val="002E72E1"/>
    <w:rsid w:val="00380FB2"/>
    <w:rsid w:val="003C6C97"/>
    <w:rsid w:val="004C04A9"/>
    <w:rsid w:val="004E7307"/>
    <w:rsid w:val="00547A28"/>
    <w:rsid w:val="006C3EDA"/>
    <w:rsid w:val="008A7E99"/>
    <w:rsid w:val="00B90B26"/>
    <w:rsid w:val="00C957FF"/>
    <w:rsid w:val="00D53FE7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C3C8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10T21:4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10T21:4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4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10T21:4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4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10T21:4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4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10T21:4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4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10T21:4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4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10T21:4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A9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A9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A9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A9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A9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A9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10T21:49:00Z"/>
    </w:pPr>
    <w:rPr>
      <w:rFonts w:ascii="Inter" w:eastAsia="Inter" w:hAnsi="Inter" w:cs="Inter"/>
      <w:sz w:val="56"/>
      <w:szCs w:val="56"/>
      <w:rPrChange w:id="6" w:author="Arthur Souza Rodrigues" w:date="2026-07-10T21:4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C04A9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10T21:49:00Z"/>
    </w:pPr>
    <w:rPr>
      <w:rFonts w:ascii="Inter" w:eastAsia="Inter" w:hAnsi="Inter" w:cs="Inter"/>
      <w:b/>
      <w:bCs/>
      <w:szCs w:val="22"/>
      <w:rPrChange w:id="7" w:author="Arthur Souza Rodrigues" w:date="2026-07-10T21:4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10T21:49:00Z"/>
    </w:pPr>
    <w:rPr>
      <w:rFonts w:ascii="Inter" w:eastAsia="Inter" w:hAnsi="Inter" w:cs="Inter"/>
      <w:szCs w:val="22"/>
      <w:rPrChange w:id="8" w:author="Arthur Souza Rodrigues" w:date="2026-07-10T21:4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4C04A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C04A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10T21:49:00Z"/>
    </w:pPr>
    <w:rPr>
      <w:rFonts w:ascii="Inter" w:eastAsia="Inter" w:hAnsi="Inter" w:cs="Inter"/>
      <w:sz w:val="20"/>
      <w:rPrChange w:id="9" w:author="Arthur Souza Rodrigues" w:date="2026-07-10T21:4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04A9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49:00Z"/>
    </w:pPr>
    <w:rPr>
      <w:rFonts w:ascii="Inter" w:eastAsia="Inter" w:hAnsi="Inter" w:cs="Inter"/>
      <w:sz w:val="20"/>
      <w:rPrChange w:id="10" w:author="Arthur Souza Rodrigues" w:date="2026-07-10T21:4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04A9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C04A9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0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A9"/>
  </w:style>
  <w:style w:type="paragraph" w:styleId="Footer">
    <w:name w:val="footer"/>
    <w:basedOn w:val="Normal"/>
    <w:link w:val="FooterChar"/>
    <w:uiPriority w:val="99"/>
    <w:unhideWhenUsed/>
    <w:rsid w:val="004C0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2026-07-11T01:49:00Z</dcterms:modified>
</cp:coreProperties>
</file>