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53AEB50" w14:textId="77777777" w:rsidR="009A6158" w:rsidRDefault="009A6158">
      <w:pPr>
        <w:rPr>
          <w:b/>
          <w:u w:val="single"/>
          <w:rPrChange w:id="0" w:author="Arthur Souza Rodrigues" w:date="2026-07-10T21:45:00Z" w16du:dateUtc="2026-07-11T01:45:00Z"/>
        </w:rPr>
        <w:pPrChange w:id="1" w:author="Arthur Souza Rodrigues" w:date="2026-07-10T21:45:00Z" w16du:dateUtc="2026-07-11T01:45:00Z">
          <w:pPr>
            <w:pStyle w:val="Heading1"/>
          </w:pPr>
        </w:pPrChange>
      </w:pPr>
      <w:r>
        <w:rPr>
          <w:b/>
          <w:u w:val="single"/>
          <w:rPrChange w:id="2" w:author="Arthur Souza Rodrigues" w:date="2026-07-10T21:45:00Z" w16du:dateUtc="2026-07-11T01:45:00Z"/>
        </w:rPr>
        <w:t>file_</w:t>
      </w:r>
      <w:ins w:id="3" w:author="Arthur Souza Rodrigues" w:date="2026-07-10T21:45:00Z" w16du:dateUtc="2026-07-11T01:45:00Z">
        <w:r>
          <w:rPr>
            <w:b/>
            <w:bCs/>
            <w:u w:val="single"/>
          </w:rPr>
          <w:t>66</w:t>
        </w:r>
      </w:ins>
      <w:del w:id="4" w:author="Arthur Souza Rodrigues" w:date="2026-07-10T21:45:00Z" w16du:dateUtc="2026-07-11T01:45:00Z">
        <w:r>
          <w:delText>65</w:delText>
        </w:r>
      </w:del>
      <w:r>
        <w:rPr>
          <w:b/>
          <w:u w:val="single"/>
          <w:rPrChange w:id="5" w:author="Arthur Souza Rodrigues" w:date="2026-07-10T21:45:00Z" w16du:dateUtc="2026-07-11T01:45:00Z"/>
        </w:rPr>
        <w:t>.docx</w:t>
      </w:r>
    </w:p>
    <w:p w14:paraId="29527D6D" w14:textId="166C0762" w:rsidR="00D44D90" w:rsidRDefault="000316A2">
      <w:pPr>
        <w:rPr>
          <w:ins w:id="6" w:author="Arthur Souza Rodrigues" w:date="2026-07-10T21:45:00Z" w16du:dateUtc="2026-07-11T01:45:00Z"/>
        </w:rPr>
      </w:pPr>
      <w:ins w:id="7" w:author="Arthur Souza Rodrigues" w:date="2026-07-10T21:45:00Z" w16du:dateUtc="2026-07-11T01:45:00Z">
        <w:r>
          <w:rPr>
            <w:b/>
            <w:bCs/>
            <w:u w:val="single"/>
          </w:rPr>
          <w:t>Bold Underline Combined Demo</w:t>
        </w:r>
      </w:ins>
    </w:p>
    <w:p w14:paraId="5CA28481" w14:textId="77777777" w:rsidR="00D44D90" w:rsidRDefault="000316A2">
      <w:pPr>
        <w:rPr>
          <w:ins w:id="8" w:author="Arthur Souza Rodrigues" w:date="2026-07-10T21:45:00Z" w16du:dateUtc="2026-07-11T01:45:00Z"/>
        </w:rPr>
      </w:pPr>
      <w:ins w:id="9" w:author="Arthur Souza Rodrigues" w:date="2026-07-10T21:45:00Z" w16du:dateUtc="2026-07-11T01:45:00Z">
        <w:r>
          <w:rPr>
            <w:b/>
            <w:bCs/>
            <w:u w:val="single"/>
          </w:rPr>
          <w:t>This document combines bold and underline formatting.</w:t>
        </w:r>
      </w:ins>
    </w:p>
    <w:p w14:paraId="1A413669" w14:textId="3FEF2A6A" w:rsidR="003A4E3A" w:rsidRDefault="000316A2">
      <w:pPr>
        <w:pStyle w:val="Heading1"/>
        <w:rPr>
          <w:del w:id="10" w:author="Arthur Souza Rodrigues" w:date="2026-07-10T21:45:00Z" w16du:dateUtc="2026-07-11T01:45:00Z"/>
        </w:rPr>
      </w:pPr>
      <w:ins w:id="11" w:author="Arthur Souza Rodrigues" w:date="2026-07-10T21:45:00Z" w16du:dateUtc="2026-07-11T01:45:00Z">
        <w:r>
          <w:rPr>
            <w:u w:val="single"/>
          </w:rPr>
          <w:t>Bold underlined</w:t>
        </w:r>
      </w:ins>
      <w:del w:id="12" w:author="Arthur Souza Rodrigues" w:date="2026-07-10T21:45:00Z" w16du:dateUtc="2026-07-11T01:45:00Z">
        <w:r>
          <w:delText>Auto Page Number Test Document</w:delText>
        </w:r>
      </w:del>
    </w:p>
    <w:p w14:paraId="52D11184" w14:textId="77777777" w:rsidR="003A4E3A" w:rsidRDefault="009915E8">
      <w:pPr>
        <w:rPr>
          <w:del w:id="13" w:author="Arthur Souza Rodrigues" w:date="2026-07-10T21:45:00Z" w16du:dateUtc="2026-07-11T01:45:00Z"/>
        </w:rPr>
      </w:pPr>
      <w:del w:id="14" w:author="Arthur Souza Rodrigues" w:date="2026-07-10T21:45:00Z" w16du:dateUtc="2026-07-11T01:45:00Z">
        <w:r>
          <w:delText>Sample</w:delText>
        </w:r>
      </w:del>
      <w:r>
        <w:rPr>
          <w:b/>
          <w:u w:val="single"/>
          <w:rPrChange w:id="15" w:author="Arthur Souza Rodrigues" w:date="2026-07-10T21:45:00Z" w16du:dateUtc="2026-07-11T01:45:00Z"/>
        </w:rPr>
        <w:t xml:space="preserve"> text </w:t>
      </w:r>
      <w:ins w:id="16" w:author="Arthur Souza Rodrigues" w:date="2026-07-10T21:45:00Z" w16du:dateUtc="2026-07-11T01:45:00Z">
        <w:r>
          <w:rPr>
            <w:b/>
            <w:bCs/>
            <w:u w:val="single"/>
          </w:rPr>
          <w:t>is used</w:t>
        </w:r>
      </w:ins>
      <w:del w:id="17" w:author="Arthur Souza Rodrigues" w:date="2026-07-10T21:45:00Z" w16du:dateUtc="2026-07-11T01:45:00Z">
        <w:r>
          <w:delText>to create more pages...</w:delText>
        </w:r>
      </w:del>
    </w:p>
    <w:p w14:paraId="3999D7B6" w14:textId="77777777" w:rsidR="003A4E3A" w:rsidRDefault="009915E8">
      <w:pPr>
        <w:rPr>
          <w:del w:id="18" w:author="Arthur Souza Rodrigues" w:date="2026-07-10T21:45:00Z" w16du:dateUtc="2026-07-11T01:45:00Z"/>
        </w:rPr>
      </w:pPr>
      <w:del w:id="19" w:author="Arthur Souza Rodrigues" w:date="2026-07-10T21:45:00Z" w16du:dateUtc="2026-07-11T01:45:00Z">
        <w:r>
          <w:delText>Sample text to create more pages...</w:delText>
        </w:r>
      </w:del>
    </w:p>
    <w:p w14:paraId="5DF52407" w14:textId="77777777" w:rsidR="003A4E3A" w:rsidRDefault="009915E8">
      <w:pPr>
        <w:rPr>
          <w:del w:id="20" w:author="Arthur Souza Rodrigues" w:date="2026-07-10T21:45:00Z" w16du:dateUtc="2026-07-11T01:45:00Z"/>
        </w:rPr>
      </w:pPr>
      <w:del w:id="21" w:author="Arthur Souza Rodrigues" w:date="2026-07-10T21:45:00Z" w16du:dateUtc="2026-07-11T01:45:00Z">
        <w:r>
          <w:delText>Sample text to create more pages...</w:delText>
        </w:r>
      </w:del>
    </w:p>
    <w:p w14:paraId="20740240" w14:textId="77777777" w:rsidR="003A4E3A" w:rsidRDefault="009915E8">
      <w:pPr>
        <w:rPr>
          <w:del w:id="22" w:author="Arthur Souza Rodrigues" w:date="2026-07-10T21:45:00Z" w16du:dateUtc="2026-07-11T01:45:00Z"/>
        </w:rPr>
      </w:pPr>
      <w:del w:id="23" w:author="Arthur Souza Rodrigues" w:date="2026-07-10T21:45:00Z" w16du:dateUtc="2026-07-11T01:45:00Z">
        <w:r>
          <w:delText>Sample text to create more pages...</w:delText>
        </w:r>
      </w:del>
    </w:p>
    <w:p w14:paraId="1D8725B2" w14:textId="77777777" w:rsidR="003A4E3A" w:rsidRDefault="009915E8">
      <w:pPr>
        <w:rPr>
          <w:del w:id="24" w:author="Arthur Souza Rodrigues" w:date="2026-07-10T21:45:00Z" w16du:dateUtc="2026-07-11T01:45:00Z"/>
        </w:rPr>
      </w:pPr>
      <w:del w:id="25" w:author="Arthur Souza Rodrigues" w:date="2026-07-10T21:45:00Z" w16du:dateUtc="2026-07-11T01:45:00Z">
        <w:r>
          <w:delText>Sample text to create more pages...</w:delText>
        </w:r>
      </w:del>
    </w:p>
    <w:p w14:paraId="64BDEC56" w14:textId="77777777" w:rsidR="003A4E3A" w:rsidRDefault="009915E8">
      <w:pPr>
        <w:rPr>
          <w:del w:id="26" w:author="Arthur Souza Rodrigues" w:date="2026-07-10T21:45:00Z" w16du:dateUtc="2026-07-11T01:45:00Z"/>
        </w:rPr>
      </w:pPr>
      <w:del w:id="27" w:author="Arthur Souza Rodrigues" w:date="2026-07-10T21:45:00Z" w16du:dateUtc="2026-07-11T01:45:00Z">
        <w:r>
          <w:br w:type="page"/>
        </w:r>
      </w:del>
    </w:p>
    <w:p w14:paraId="652094CD" w14:textId="77777777" w:rsidR="003A4E3A" w:rsidRDefault="003A4E3A">
      <w:pPr>
        <w:rPr>
          <w:del w:id="28" w:author="Arthur Souza Rodrigues" w:date="2026-07-10T21:45:00Z" w16du:dateUtc="2026-07-11T01:45:00Z"/>
        </w:rPr>
        <w:sectPr w:rsidR="003A4E3A">
          <w:headerReference w:type="default" r:id="rId8"/>
          <w:footerReference w:type="default" r:id="rId9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2DF97C74" w14:textId="77777777" w:rsidR="003A4E3A" w:rsidRDefault="009915E8">
      <w:pPr>
        <w:rPr>
          <w:del w:id="31" w:author="Arthur Souza Rodrigues" w:date="2026-07-10T21:45:00Z" w16du:dateUtc="2026-07-11T01:45:00Z"/>
        </w:rPr>
      </w:pPr>
      <w:del w:id="32" w:author="Arthur Souza Rodrigues" w:date="2026-07-10T21:45:00Z" w16du:dateUtc="2026-07-11T01:45:00Z">
        <w:r>
          <w:lastRenderedPageBreak/>
        </w:r>
        <w:r>
          <w:delText>More sample text</w:delText>
        </w:r>
      </w:del>
      <w:r>
        <w:rPr>
          <w:b/>
          <w:u w:val="single"/>
          <w:rPrChange w:id="33" w:author="Arthur Souza Rodrigues" w:date="2026-07-10T21:45:00Z" w16du:dateUtc="2026-07-11T01:45:00Z"/>
        </w:rPr>
        <w:t xml:space="preserve"> for </w:t>
      </w:r>
      <w:ins w:id="34" w:author="Arthur Souza Rodrigues" w:date="2026-07-10T21:45:00Z" w16du:dateUtc="2026-07-11T01:45:00Z">
        <w:r>
          <w:rPr>
            <w:b/>
            <w:bCs/>
            <w:u w:val="single"/>
          </w:rPr>
          <w:t>critical document headings.</w:t>
        </w:r>
      </w:ins>
      <w:del w:id="35" w:author="Arthur Souza Rodrigues" w:date="2026-07-10T21:45:00Z" w16du:dateUtc="2026-07-11T01:45:00Z">
        <w:r>
          <w:delText>section 2...</w:delText>
        </w:r>
      </w:del>
    </w:p>
    <w:p w14:paraId="57282AE8" w14:textId="77777777" w:rsidR="003A4E3A" w:rsidRDefault="009915E8">
      <w:pPr>
        <w:rPr>
          <w:del w:id="36" w:author="Arthur Souza Rodrigues" w:date="2026-07-10T21:45:00Z" w16du:dateUtc="2026-07-11T01:45:00Z"/>
        </w:rPr>
      </w:pPr>
      <w:del w:id="37" w:author="Arthur Souza Rodrigues" w:date="2026-07-10T21:45:00Z" w16du:dateUtc="2026-07-11T01:45:00Z">
        <w:r>
          <w:delText>More sample text for section 2...</w:delText>
        </w:r>
      </w:del>
    </w:p>
    <w:p w14:paraId="3B02EC09" w14:textId="77777777" w:rsidR="003A4E3A" w:rsidRDefault="009915E8">
      <w:pPr>
        <w:rPr>
          <w:del w:id="38" w:author="Arthur Souza Rodrigues" w:date="2026-07-10T21:45:00Z" w16du:dateUtc="2026-07-11T01:45:00Z"/>
        </w:rPr>
      </w:pPr>
      <w:del w:id="39" w:author="Arthur Souza Rodrigues" w:date="2026-07-10T21:45:00Z" w16du:dateUtc="2026-07-11T01:45:00Z">
        <w:r>
          <w:delText>More sample text for section 2...</w:delText>
        </w:r>
      </w:del>
    </w:p>
    <w:p w14:paraId="7A25E25E" w14:textId="77777777" w:rsidR="003A4E3A" w:rsidRDefault="009915E8">
      <w:pPr>
        <w:rPr>
          <w:del w:id="40" w:author="Arthur Souza Rodrigues" w:date="2026-07-10T21:45:00Z" w16du:dateUtc="2026-07-11T01:45:00Z"/>
        </w:rPr>
      </w:pPr>
      <w:del w:id="41" w:author="Arthur Souza Rodrigues" w:date="2026-07-10T21:45:00Z" w16du:dateUtc="2026-07-11T01:45:00Z">
        <w:r>
          <w:delText>More sample text for section 2...</w:delText>
        </w:r>
      </w:del>
    </w:p>
    <w:p w14:paraId="1A6A2CD5" w14:textId="77777777" w:rsidR="003A4E3A" w:rsidRDefault="009915E8">
      <w:pPr>
        <w:rPr>
          <w:del w:id="42" w:author="Arthur Souza Rodrigues" w:date="2026-07-10T21:45:00Z" w16du:dateUtc="2026-07-11T01:45:00Z"/>
        </w:rPr>
      </w:pPr>
      <w:del w:id="43" w:author="Arthur Souza Rodrigues" w:date="2026-07-10T21:45:00Z" w16du:dateUtc="2026-07-11T01:45:00Z">
        <w:r>
          <w:delText>More sample text for section 2...</w:delText>
        </w:r>
      </w:del>
    </w:p>
    <w:p w14:paraId="7646A471" w14:textId="77777777" w:rsidR="003A4E3A" w:rsidRDefault="009915E8">
      <w:pPr>
        <w:rPr>
          <w:del w:id="44" w:author="Arthur Souza Rodrigues" w:date="2026-07-10T21:45:00Z" w16du:dateUtc="2026-07-11T01:45:00Z"/>
        </w:rPr>
      </w:pPr>
      <w:del w:id="45" w:author="Arthur Souza Rodrigues" w:date="2026-07-10T21:45:00Z" w16du:dateUtc="2026-07-11T01:45:00Z">
        <w:r>
          <w:br w:type="page"/>
        </w:r>
      </w:del>
    </w:p>
    <w:p w14:paraId="0F1F84AE" w14:textId="77777777" w:rsidR="003A4E3A" w:rsidRDefault="003A4E3A">
      <w:pPr>
        <w:rPr>
          <w:del w:id="46" w:author="Arthur Souza Rodrigues" w:date="2026-07-10T21:45:00Z" w16du:dateUtc="2026-07-11T01:45:00Z"/>
        </w:rPr>
        <w:sectPr w:rsidR="003A4E3A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4731C3D4" w14:textId="77777777" w:rsidR="003A4E3A" w:rsidRDefault="009915E8">
      <w:pPr>
        <w:rPr>
          <w:del w:id="47" w:author="Arthur Souza Rodrigues" w:date="2026-07-10T21:45:00Z" w16du:dateUtc="2026-07-11T01:45:00Z"/>
        </w:rPr>
      </w:pPr>
      <w:del w:id="48" w:author="Arthur Souza Rodrigues" w:date="2026-07-10T21:45:00Z" w16du:dateUtc="2026-07-11T01:45:00Z">
        <w:r>
          <w:lastRenderedPageBreak/>
        </w:r>
        <w:r>
          <w:delText>More section 3 content...</w:delText>
        </w:r>
      </w:del>
    </w:p>
    <w:p w14:paraId="5B3273D5" w14:textId="77777777" w:rsidR="003A4E3A" w:rsidRDefault="009915E8">
      <w:pPr>
        <w:rPr>
          <w:del w:id="49" w:author="Arthur Souza Rodrigues" w:date="2026-07-10T21:45:00Z" w16du:dateUtc="2026-07-11T01:45:00Z"/>
        </w:rPr>
      </w:pPr>
      <w:del w:id="50" w:author="Arthur Souza Rodrigues" w:date="2026-07-10T21:45:00Z" w16du:dateUtc="2026-07-11T01:45:00Z">
        <w:r>
          <w:delText>More section 3 content...</w:delText>
        </w:r>
      </w:del>
    </w:p>
    <w:p w14:paraId="399287B9" w14:textId="77777777" w:rsidR="003A4E3A" w:rsidRDefault="009915E8">
      <w:pPr>
        <w:rPr>
          <w:del w:id="51" w:author="Arthur Souza Rodrigues" w:date="2026-07-10T21:45:00Z" w16du:dateUtc="2026-07-11T01:45:00Z"/>
        </w:rPr>
      </w:pPr>
      <w:del w:id="52" w:author="Arthur Souza Rodrigues" w:date="2026-07-10T21:45:00Z" w16du:dateUtc="2026-07-11T01:45:00Z">
        <w:r>
          <w:delText>More section 3 content...</w:delText>
        </w:r>
      </w:del>
    </w:p>
    <w:p w14:paraId="456D99C6" w14:textId="77777777" w:rsidR="003A4E3A" w:rsidRDefault="009915E8">
      <w:pPr>
        <w:rPr>
          <w:del w:id="53" w:author="Arthur Souza Rodrigues" w:date="2026-07-10T21:45:00Z" w16du:dateUtc="2026-07-11T01:45:00Z"/>
        </w:rPr>
      </w:pPr>
      <w:del w:id="54" w:author="Arthur Souza Rodrigues" w:date="2026-07-10T21:45:00Z" w16du:dateUtc="2026-07-11T01:45:00Z">
        <w:r>
          <w:delText>More section 3 content...</w:delText>
        </w:r>
      </w:del>
    </w:p>
    <w:p w14:paraId="18B12B68" w14:textId="77777777" w:rsidR="003A4E3A" w:rsidRDefault="009915E8">
      <w:del w:id="55" w:author="Arthur Souza Rodrigues" w:date="2026-07-10T21:45:00Z" w16du:dateUtc="2026-07-11T01:45:00Z">
        <w:r>
          <w:delText>More section 3 content...</w:delText>
        </w:r>
      </w:del>
    </w:p>
    <w:sectPr w:rsidR="003A4E3A">
      <w:pgSz w:w="12240" w:h="15840"/>
      <w:pgMar w:top="1440" w:right="1440" w:bottom="1440" w:left="1440" w:header="720" w:footer="720" w:gutter="0"/>
      <w:cols w:space="720"/>
      <w:docGrid w:linePitch="0"/>
      <w:sectPrChange w:id="56" w:author="Arthur Souza Rodrigues" w:date="2026-07-10T21:45:00Z" w16du:dateUtc="2026-07-11T01:45:00Z">
        <w:sectPr w:rsidR="003A4E3A">
          <w:pgMar w:top="1440" w:right="1800" w:bottom="1440" w:left="1800" w:header="720" w:footer="720" w:gutter="0"/>
          <w:docGrid w:linePitch="36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E029AF2" w14:textId="77777777" w:rsidR="000316A2" w:rsidRDefault="000316A2">
      <w:pPr>
        <w:spacing w:after="0" w:line="240" w:lineRule="auto"/>
      </w:pPr>
      <w:r>
        <w:separator/>
      </w:r>
    </w:p>
  </w:endnote>
  <w:endnote w:type="continuationSeparator" w:id="0">
    <w:p w14:paraId="67D2B35F" w14:textId="77777777" w:rsidR="000316A2" w:rsidRDefault="000316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02F7400" w14:textId="77777777" w:rsidR="003A4E3A" w:rsidRDefault="009915E8">
    <w:pPr>
      <w:pStyle w:val="Footer"/>
      <w:pPrChange w:id="29" w:author="Arthur Souza Rodrigues" w:date="2026-07-10T21:45:00Z" w16du:dateUtc="2026-07-11T01:45:00Z">
        <w:pPr>
          <w:pStyle w:val="Footer"/>
          <w:jc w:val="center"/>
        </w:pPr>
      </w:pPrChange>
    </w:pPr>
    <w:del w:id="30" w:author="Arthur Souza Rodrigues" w:date="2026-07-10T21:45:00Z" w16du:dateUtc="2026-07-11T01:45:00Z">
      <w:r>
        <w:rPr>
          <w:rFonts w:ascii="Times New Roman" w:hAnsi="Times New Roman"/>
          <w:sz w:val="28"/>
        </w:rPr>
        <w:delText xml:space="preserve">Pg </w:delText>
      </w:r>
      <w:r>
        <w:fldChar w:fldCharType="begin"/>
      </w:r>
      <w:r>
        <w:delInstrText>PAGE</w:delInstrText>
      </w:r>
      <w:r>
        <w:fldChar w:fldCharType="separate"/>
      </w:r>
      <w:r>
        <w:rPr>
          <w:noProof/>
        </w:rPr>
        <w:delText>1</w:delText>
      </w:r>
      <w:r>
        <w:fldChar w:fldCharType="end"/>
      </w:r>
      <w:r>
        <w:rPr>
          <w:rFonts w:ascii="Times New Roman" w:hAnsi="Times New Roman"/>
          <w:sz w:val="28"/>
        </w:rPr>
        <w:delText xml:space="preserve"> Left aligned</w:delText>
      </w:r>
      <w:r>
        <w:rPr>
          <w:rFonts w:ascii="Arial" w:hAnsi="Arial"/>
          <w:sz w:val="32"/>
        </w:rPr>
        <w:delText xml:space="preserve">Page </w:delText>
      </w:r>
      <w:r>
        <w:fldChar w:fldCharType="begin"/>
      </w:r>
      <w:r>
        <w:delInstrText>PAGE</w:delInstrText>
      </w:r>
      <w:r>
        <w:fldChar w:fldCharType="separate"/>
      </w:r>
      <w:r>
        <w:rPr>
          <w:noProof/>
        </w:rPr>
        <w:delText>1</w:delText>
      </w:r>
      <w:r>
        <w:fldChar w:fldCharType="end"/>
      </w:r>
      <w:r>
        <w:delText xml:space="preserve"> of </w:delText>
      </w:r>
      <w:r>
        <w:fldChar w:fldCharType="begin"/>
      </w:r>
      <w:r>
        <w:delInstrText>NUMPAGES</w:delInstrText>
      </w:r>
      <w:r>
        <w:fldChar w:fldCharType="separate"/>
      </w:r>
      <w:r>
        <w:rPr>
          <w:noProof/>
        </w:rPr>
        <w:delText>2</w:delText>
      </w:r>
      <w:r>
        <w:fldChar w:fldCharType="end"/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EA98B42" w14:textId="77777777" w:rsidR="000316A2" w:rsidRDefault="000316A2">
      <w:pPr>
        <w:spacing w:after="0" w:line="240" w:lineRule="auto"/>
      </w:pPr>
      <w:r>
        <w:separator/>
      </w:r>
    </w:p>
  </w:footnote>
  <w:footnote w:type="continuationSeparator" w:id="0">
    <w:p w14:paraId="1B10D7DC" w14:textId="77777777" w:rsidR="000316A2" w:rsidRDefault="000316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F137541" w14:textId="77777777" w:rsidR="00B07B8D" w:rsidRDefault="00B07B8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411090">
    <w:abstractNumId w:val="8"/>
  </w:num>
  <w:num w:numId="2" w16cid:durableId="115294643">
    <w:abstractNumId w:val="6"/>
  </w:num>
  <w:num w:numId="3" w16cid:durableId="896013450">
    <w:abstractNumId w:val="5"/>
  </w:num>
  <w:num w:numId="4" w16cid:durableId="1911117179">
    <w:abstractNumId w:val="4"/>
  </w:num>
  <w:num w:numId="5" w16cid:durableId="1291473108">
    <w:abstractNumId w:val="7"/>
  </w:num>
  <w:num w:numId="6" w16cid:durableId="325088915">
    <w:abstractNumId w:val="3"/>
  </w:num>
  <w:num w:numId="7" w16cid:durableId="2083914599">
    <w:abstractNumId w:val="2"/>
  </w:num>
  <w:num w:numId="8" w16cid:durableId="245579464">
    <w:abstractNumId w:val="1"/>
  </w:num>
  <w:num w:numId="9" w16cid:durableId="1718115908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6A2"/>
    <w:rsid w:val="00034616"/>
    <w:rsid w:val="0006063C"/>
    <w:rsid w:val="0015074B"/>
    <w:rsid w:val="0029639D"/>
    <w:rsid w:val="00326F90"/>
    <w:rsid w:val="003A4E3A"/>
    <w:rsid w:val="006F45C9"/>
    <w:rsid w:val="008B55B3"/>
    <w:rsid w:val="009915E8"/>
    <w:rsid w:val="009A6158"/>
    <w:rsid w:val="00AA1D8D"/>
    <w:rsid w:val="00B07B8D"/>
    <w:rsid w:val="00B47730"/>
    <w:rsid w:val="00BF4A90"/>
    <w:rsid w:val="00CB0664"/>
    <w:rsid w:val="00D44D90"/>
    <w:rsid w:val="00D53F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BF2CDF"/>
  <w14:defaultImageDpi w14:val="300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99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2013-12-23T23:15:00Z</dcterms:created>
  <dcterms:modified xsi:type="dcterms:W3CDTF">2026-07-11T01:45:00Z</dcterms:modified>
  <cp:category/>
</cp:coreProperties>
</file>