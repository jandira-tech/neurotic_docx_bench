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EB3A94" w14:textId="77777777" w:rsidR="005D62FA" w:rsidRDefault="005D62FA">
      <w:pPr>
        <w:rPr>
          <w:b/>
          <w:rPrChange w:id="0" w:author="Arthur Souza Rodrigues" w:date="2026-07-10T21:47:00Z" w16du:dateUtc="2026-07-11T01:4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</w:pPr>
      <w:r>
        <w:rPr>
          <w:b/>
          <w:rPrChange w:id="1" w:author="Arthur Souza Rodrigues" w:date="2026-07-10T21:47:00Z" w16du:dateUtc="2026-07-11T01:4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file_</w:t>
      </w:r>
      <w:ins w:id="2" w:author="Arthur Souza Rodrigues" w:date="2026-07-10T21:47:00Z" w16du:dateUtc="2026-07-11T01:47:00Z">
        <w:r>
          <w:rPr>
            <w:b/>
            <w:bCs/>
          </w:rPr>
          <w:t>112</w:t>
        </w:r>
      </w:ins>
      <w:del w:id="3" w:author="Arthur Souza Rodrigues" w:date="2026-07-10T21:47:00Z" w16du:dateUtc="2026-07-11T01:4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111</w:delText>
        </w:r>
      </w:del>
      <w:r>
        <w:rPr>
          <w:b/>
          <w:rPrChange w:id="4" w:author="Arthur Souza Rodrigues" w:date="2026-07-10T21:47:00Z" w16du:dateUtc="2026-07-11T01:4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.docx</w:t>
      </w:r>
    </w:p>
    <w:p w14:paraId="19197423" w14:textId="6830B060" w:rsidR="00021835" w:rsidRDefault="00DB0B69">
      <w:ins w:id="5" w:author="Arthur Souza Rodrigues" w:date="2026-07-10T21:47:00Z" w16du:dateUtc="2026-07-11T01:47:00Z">
        <w:r>
          <w:rPr>
            <w:b/>
            <w:bCs/>
          </w:rPr>
          <w:t>Double Spacing</w:t>
        </w:r>
      </w:ins>
      <w:del w:id="6" w:author="Arthur Souza Rodrigues" w:date="2026-07-10T21:47:00Z" w16du:dateUtc="2026-07-11T01:4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Red</w:delText>
        </w:r>
      </w:del>
      <w:r>
        <w:rPr>
          <w:b/>
          <w:rPrChange w:id="7" w:author="Arthur Souza Rodrigues" w:date="2026-07-10T21:47:00Z" w16du:dateUtc="2026-07-11T01:4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Bold </w:t>
      </w:r>
      <w:del w:id="8" w:author="Arthur Souza Rodrigues" w:date="2026-07-10T21:47:00Z" w16du:dateUtc="2026-07-11T01:4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 xml:space="preserve">Heading </w:delText>
        </w:r>
      </w:del>
      <w:r>
        <w:rPr>
          <w:b/>
          <w:rPrChange w:id="9" w:author="Arthur Souza Rodrigues" w:date="2026-07-10T21:47:00Z" w16du:dateUtc="2026-07-11T01:4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Demo</w:t>
      </w:r>
    </w:p>
    <w:p w14:paraId="31333F3B" w14:textId="77777777" w:rsidR="00021835" w:rsidRDefault="00DB0B69">
      <w:pPr>
        <w:spacing w:line="480" w:lineRule="auto"/>
        <w:pPrChange w:id="10" w:author="Arthur Souza Rodrigues" w:date="2026-07-10T21:47:00Z" w16du:dateUtc="2026-07-11T01:47:00Z">
          <w:pPr>
            <w:spacing w:before="400" w:after="120" w:line="240" w:lineRule="auto"/>
          </w:pPr>
        </w:pPrChange>
      </w:pPr>
      <w:r>
        <w:rPr>
          <w:b/>
          <w:rPrChange w:id="11" w:author="Arthur Souza Rodrigues" w:date="2026-07-10T21:47:00Z" w16du:dateUtc="2026-07-11T01:4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This document </w:t>
      </w:r>
      <w:ins w:id="12" w:author="Arthur Souza Rodrigues" w:date="2026-07-10T21:47:00Z" w16du:dateUtc="2026-07-11T01:47:00Z">
        <w:r>
          <w:rPr>
            <w:b/>
            <w:bCs/>
          </w:rPr>
          <w:t>demonstrates double line spacing</w:t>
        </w:r>
      </w:ins>
      <w:del w:id="13" w:author="Arthur Souza Rodrigues" w:date="2026-07-10T21:47:00Z" w16du:dateUtc="2026-07-11T01:4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shows Heading 1 style</w:delText>
        </w:r>
      </w:del>
      <w:r>
        <w:rPr>
          <w:b/>
          <w:rPrChange w:id="14" w:author="Arthur Souza Rodrigues" w:date="2026-07-10T21:47:00Z" w16du:dateUtc="2026-07-11T01:4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with </w:t>
      </w:r>
      <w:del w:id="15" w:author="Arthur Souza Rodrigues" w:date="2026-07-10T21:47:00Z" w16du:dateUtc="2026-07-11T01:4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 xml:space="preserve">red color and </w:delText>
        </w:r>
      </w:del>
      <w:r>
        <w:rPr>
          <w:b/>
          <w:rPrChange w:id="16" w:author="Arthur Souza Rodrigues" w:date="2026-07-10T21:47:00Z" w16du:dateUtc="2026-07-11T01:4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bold</w:t>
      </w:r>
      <w:ins w:id="17" w:author="Arthur Souza Rodrigues" w:date="2026-07-10T21:47:00Z" w16du:dateUtc="2026-07-11T01:47:00Z">
        <w:r>
          <w:rPr>
            <w:b/>
            <w:bCs/>
          </w:rPr>
          <w:t xml:space="preserve"> text</w:t>
        </w:r>
      </w:ins>
      <w:r>
        <w:rPr>
          <w:b/>
          <w:rPrChange w:id="18" w:author="Arthur Souza Rodrigues" w:date="2026-07-10T21:47:00Z" w16du:dateUtc="2026-07-11T01:4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.</w:t>
      </w:r>
    </w:p>
    <w:p w14:paraId="7C37D1C7" w14:textId="77777777" w:rsidR="00021835" w:rsidRDefault="00DB0B69">
      <w:pPr>
        <w:spacing w:line="480" w:lineRule="auto"/>
        <w:pPrChange w:id="19" w:author="Arthur Souza Rodrigues" w:date="2026-07-10T21:47:00Z" w16du:dateUtc="2026-07-11T01:47:00Z">
          <w:pPr>
            <w:spacing w:before="400" w:after="120" w:line="240" w:lineRule="auto"/>
          </w:pPr>
        </w:pPrChange>
      </w:pPr>
      <w:ins w:id="20" w:author="Arthur Souza Rodrigues" w:date="2026-07-10T21:47:00Z" w16du:dateUtc="2026-07-11T01:47:00Z">
        <w:r>
          <w:rPr>
            <w:b/>
            <w:bCs/>
          </w:rPr>
          <w:t>Bold double-spaced text</w:t>
        </w:r>
      </w:ins>
      <w:del w:id="21" w:author="Arthur Souza Rodrigues" w:date="2026-07-10T21:47:00Z" w16du:dateUtc="2026-07-11T01:4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Red bold headings are used</w:delText>
        </w:r>
      </w:del>
      <w:r>
        <w:rPr>
          <w:b/>
          <w:rPrChange w:id="22" w:author="Arthur Souza Rodrigues" w:date="2026-07-10T21:47:00Z" w16du:dateUtc="2026-07-11T01:4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for </w:t>
      </w:r>
      <w:ins w:id="23" w:author="Arthur Souza Rodrigues" w:date="2026-07-10T21:47:00Z" w16du:dateUtc="2026-07-11T01:47:00Z">
        <w:r>
          <w:rPr>
            <w:b/>
            <w:bCs/>
          </w:rPr>
          <w:t>easy</w:t>
        </w:r>
      </w:ins>
      <w:del w:id="24" w:author="Arthur Souza Rodrigues" w:date="2026-07-10T21:47:00Z" w16du:dateUtc="2026-07-11T01:4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urgent</w:delText>
        </w:r>
      </w:del>
      <w:r>
        <w:rPr>
          <w:b/>
          <w:rPrChange w:id="25" w:author="Arthur Souza Rodrigues" w:date="2026-07-10T21:47:00Z" w16du:dateUtc="2026-07-11T01:4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document </w:t>
      </w:r>
      <w:ins w:id="26" w:author="Arthur Souza Rodrigues" w:date="2026-07-10T21:47:00Z" w16du:dateUtc="2026-07-11T01:47:00Z">
        <w:r>
          <w:rPr>
            <w:b/>
            <w:bCs/>
          </w:rPr>
          <w:t>editing and review</w:t>
        </w:r>
      </w:ins>
      <w:del w:id="27" w:author="Arthur Souza Rodrigues" w:date="2026-07-10T21:47:00Z" w16du:dateUtc="2026-07-11T01:4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warnings</w:delText>
        </w:r>
      </w:del>
      <w:r>
        <w:rPr>
          <w:b/>
          <w:rPrChange w:id="28" w:author="Arthur Souza Rodrigues" w:date="2026-07-10T21:47:00Z" w16du:dateUtc="2026-07-11T01:4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.</w:t>
      </w:r>
    </w:p>
    <w:sectPr w:rsidR="0002183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1835"/>
    <w:rsid w:val="00021835"/>
    <w:rsid w:val="004F4ECB"/>
    <w:rsid w:val="005D62FA"/>
    <w:rsid w:val="005E607D"/>
    <w:rsid w:val="00C25656"/>
    <w:rsid w:val="00D53FE7"/>
    <w:rsid w:val="00D5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2026-07-11T01:47:00Z</dcterms:modified>
</cp:coreProperties>
</file>