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FC400A" w14:textId="77777777" w:rsidR="008740A2" w:rsidRDefault="008740A2">
      <w:pPr>
        <w:rPr>
          <w:rFonts w:ascii="Arial" w:hAnsi="Arial"/>
          <w:b/>
          <w:sz w:val="32"/>
          <w:rPrChange w:id="0" w:author="Arthur Souza Rodrigues" w:date="2026-07-10T21:52:00Z" w16du:dateUtc="2026-07-11T01:52:00Z"/>
        </w:rPr>
      </w:pPr>
      <w:r>
        <w:rPr>
          <w:rFonts w:ascii="Arial" w:hAnsi="Arial"/>
          <w:b/>
          <w:sz w:val="32"/>
          <w:rPrChange w:id="1" w:author="Arthur Souza Rodrigues" w:date="2026-07-10T21:52:00Z" w16du:dateUtc="2026-07-11T01:52:00Z"/>
        </w:rPr>
        <w:t>file_</w:t>
      </w:r>
      <w:ins w:id="2" w:author="Arthur Souza Rodrigues" w:date="2026-07-10T21:52:00Z" w16du:dateUtc="2026-07-11T01:52:00Z">
        <w:r>
          <w:rPr>
            <w:rFonts w:ascii="Arial" w:hAnsi="Arial" w:cs="Arial"/>
            <w:b/>
            <w:bCs/>
            <w:sz w:val="32"/>
            <w:szCs w:val="32"/>
          </w:rPr>
          <w:t>195</w:t>
        </w:r>
      </w:ins>
      <w:del w:id="3" w:author="Arthur Souza Rodrigues" w:date="2026-07-10T21:52:00Z" w16du:dateUtc="2026-07-11T01:52:00Z">
        <w:r>
          <w:delText>194</w:delText>
        </w:r>
      </w:del>
      <w:r>
        <w:rPr>
          <w:rFonts w:ascii="Arial" w:hAnsi="Arial"/>
          <w:b/>
          <w:sz w:val="32"/>
          <w:rPrChange w:id="4" w:author="Arthur Souza Rodrigues" w:date="2026-07-10T21:52:00Z" w16du:dateUtc="2026-07-11T01:52:00Z"/>
        </w:rPr>
        <w:t>.docx</w:t>
      </w:r>
    </w:p>
    <w:p w14:paraId="4D27F9FA" w14:textId="2B49E723" w:rsidR="00DC2DDA" w:rsidRDefault="00E93606">
      <w:pPr>
        <w:rPr>
          <w:ins w:id="5" w:author="Arthur Souza Rodrigues" w:date="2026-07-10T21:52:00Z" w16du:dateUtc="2026-07-11T01:52:00Z"/>
        </w:rPr>
      </w:pPr>
      <w:ins w:id="6" w:author="Arthur Souza Rodrigues" w:date="2026-07-10T21:52:00Z" w16du:dateUtc="2026-07-11T01:52:00Z">
        <w:r>
          <w:rPr>
            <w:rFonts w:ascii="Arial" w:hAnsi="Arial" w:cs="Arial"/>
            <w:b/>
            <w:bCs/>
            <w:sz w:val="32"/>
            <w:szCs w:val="32"/>
          </w:rPr>
          <w:t xml:space="preserve">Heading 2 </w:t>
        </w:r>
        <w:proofErr w:type="spellStart"/>
        <w:r>
          <w:rPr>
            <w:rFonts w:ascii="Arial" w:hAnsi="Arial" w:cs="Arial"/>
            <w:b/>
            <w:bCs/>
            <w:sz w:val="32"/>
            <w:szCs w:val="32"/>
          </w:rPr>
          <w:t>Center</w:t>
        </w:r>
        <w:proofErr w:type="spellEnd"/>
        <w:r>
          <w:rPr>
            <w:rFonts w:ascii="Arial" w:hAnsi="Arial" w:cs="Arial"/>
            <w:b/>
            <w:bCs/>
            <w:sz w:val="32"/>
            <w:szCs w:val="32"/>
          </w:rPr>
          <w:t xml:space="preserve"> Demo</w:t>
        </w:r>
      </w:ins>
    </w:p>
    <w:p w14:paraId="11ADCD3B" w14:textId="77777777" w:rsidR="00DC2DDA" w:rsidRDefault="00E93606">
      <w:pPr>
        <w:spacing w:before="360" w:after="80" w:line="240" w:lineRule="auto"/>
        <w:rPr>
          <w:ins w:id="7" w:author="Arthur Souza Rodrigues" w:date="2026-07-10T21:52:00Z" w16du:dateUtc="2026-07-11T01:52:00Z"/>
        </w:rPr>
      </w:pPr>
      <w:ins w:id="8" w:author="Arthur Souza Rodrigues" w:date="2026-07-10T21:52:00Z" w16du:dateUtc="2026-07-11T01:52:00Z">
        <w:r>
          <w:rPr>
            <w:rFonts w:ascii="Arial" w:hAnsi="Arial" w:cs="Arial"/>
            <w:b/>
            <w:bCs/>
            <w:sz w:val="32"/>
            <w:szCs w:val="32"/>
          </w:rPr>
          <w:t xml:space="preserve">This document shows Heading 2 style with </w:t>
        </w:r>
        <w:proofErr w:type="spellStart"/>
        <w:r>
          <w:rPr>
            <w:rFonts w:ascii="Arial" w:hAnsi="Arial" w:cs="Arial"/>
            <w:b/>
            <w:bCs/>
            <w:sz w:val="32"/>
            <w:szCs w:val="32"/>
          </w:rPr>
          <w:t>center</w:t>
        </w:r>
        <w:proofErr w:type="spellEnd"/>
        <w:r>
          <w:rPr>
            <w:rFonts w:ascii="Arial" w:hAnsi="Arial" w:cs="Arial"/>
            <w:b/>
            <w:bCs/>
            <w:sz w:val="32"/>
            <w:szCs w:val="32"/>
          </w:rPr>
          <w:t xml:space="preserve"> alignment.</w:t>
        </w:r>
      </w:ins>
    </w:p>
    <w:p w14:paraId="4F831AFB" w14:textId="4CA08ADE" w:rsidR="0007027B" w:rsidRDefault="00E93606">
      <w:pPr>
        <w:spacing w:before="360" w:after="80" w:line="240" w:lineRule="auto"/>
        <w:pPrChange w:id="9" w:author="Arthur Souza Rodrigues" w:date="2026-07-10T21:52:00Z" w16du:dateUtc="2026-07-11T01:52:00Z"/>
      </w:pPr>
      <w:proofErr w:type="spellStart"/>
      <w:ins w:id="10" w:author="Arthur Souza Rodrigues" w:date="2026-07-10T21:52:00Z" w16du:dateUtc="2026-07-11T01:52:00Z">
        <w:r>
          <w:rPr>
            <w:rFonts w:ascii="Arial" w:hAnsi="Arial" w:cs="Arial"/>
            <w:b/>
            <w:bCs/>
            <w:sz w:val="32"/>
            <w:szCs w:val="32"/>
          </w:rPr>
          <w:t>Centered</w:t>
        </w:r>
        <w:proofErr w:type="spellEnd"/>
        <w:r>
          <w:rPr>
            <w:rFonts w:ascii="Arial" w:hAnsi="Arial" w:cs="Arial"/>
            <w:b/>
            <w:bCs/>
            <w:sz w:val="32"/>
            <w:szCs w:val="32"/>
          </w:rPr>
          <w:t xml:space="preserve"> Heading 2 is useful for section titles in reports.</w:t>
        </w:r>
      </w:ins>
      <w:del w:id="11" w:author="Arthur Souza Rodrigues" w:date="2026-07-10T21:52:00Z" w16du:dateUtc="2026-07-11T01:52:00Z">
        <w:r>
          <w:delText>Ouch</w:delText>
        </w:r>
        <w:r>
          <w:rPr>
            <w:rStyle w:val="FootnoteReference"/>
          </w:rPr>
          <w:footnoteReference w:id="1"/>
        </w:r>
        <w:r>
          <w:delText>.</w:delText>
        </w:r>
        <w:r>
          <w:rPr>
            <w:rStyle w:val="FootnoteReference"/>
          </w:rPr>
          <w:footnoteReference w:id="2"/>
        </w:r>
      </w:del>
    </w:p>
    <w:sectPr w:rsidR="0007027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7-10T21:52:00Z" w16du:dateUtc="2026-07-11T01:52:00Z">
        <w:sectPr w:rsidR="0007027B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0F74FC" w14:textId="77777777" w:rsidR="00E93606" w:rsidRDefault="00E93606" w:rsidP="00DA2473">
      <w:pPr>
        <w:spacing w:after="0" w:line="240" w:lineRule="auto"/>
      </w:pPr>
      <w:r>
        <w:separator/>
      </w:r>
    </w:p>
  </w:endnote>
  <w:endnote w:type="continuationSeparator" w:id="0">
    <w:p w14:paraId="778D5BEA" w14:textId="77777777" w:rsidR="00E93606" w:rsidRDefault="00E93606" w:rsidP="00DA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C8391A" w14:textId="77777777" w:rsidR="00CD2C3C" w:rsidRDefault="00CD2C3C">
    <w:pPr>
      <w:pStyle w:val="FootnoteReference"/>
      <w:pPrChange w:id="14" w:author="Arthur Souza Rodrigues" w:date="2026-07-10T21:52:00Z" w16du:dateUtc="2026-07-11T01:5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4CF544" w14:textId="77777777" w:rsidR="00E93606" w:rsidRDefault="00E93606" w:rsidP="00DA2473">
      <w:pPr>
        <w:spacing w:after="0" w:line="240" w:lineRule="auto"/>
      </w:pPr>
      <w:r>
        <w:separator/>
      </w:r>
    </w:p>
  </w:footnote>
  <w:footnote w:type="continuationSeparator" w:id="0">
    <w:p w14:paraId="61F0B4AF" w14:textId="77777777" w:rsidR="00E93606" w:rsidRDefault="00E93606" w:rsidP="00DA2473">
      <w:pPr>
        <w:spacing w:after="0" w:line="240" w:lineRule="auto"/>
      </w:pPr>
      <w:r>
        <w:continuationSeparator/>
      </w:r>
    </w:p>
  </w:footnote>
  <w:footnote w:id="1">
    <w:p w14:paraId="16558585" w14:textId="77777777" w:rsidR="00DA2473" w:rsidRDefault="00DA2473">
      <w:pPr>
        <w:pStyle w:val="FootnoteText"/>
      </w:pPr>
      <w:del w:id="12" w:author="Arthur Souza Rodrigues" w:date="2026-07-10T21:52:00Z" w16du:dateUtc="2026-07-11T01:52:00Z">
        <w:r>
          <w:rPr>
            <w:rStyle w:val="FootnoteReference"/>
          </w:rPr>
          <w:footnoteRef/>
        </w:r>
        <w:r>
          <w:delText xml:space="preserve"> A tachyon walks into a bar.</w:delText>
        </w:r>
      </w:del>
    </w:p>
  </w:footnote>
  <w:footnote w:id="2">
    <w:p w14:paraId="69EFED8C" w14:textId="77777777" w:rsidR="00DA2473" w:rsidRDefault="00DA2473">
      <w:pPr>
        <w:pStyle w:val="FootnoteText"/>
      </w:pPr>
      <w:del w:id="13" w:author="Arthur Souza Rodrigues" w:date="2026-07-10T21:52:00Z" w16du:dateUtc="2026-07-11T01:52:00Z">
        <w:r>
          <w:rPr>
            <w:rStyle w:val="FootnoteReference"/>
          </w:rPr>
          <w:footnoteRef/>
        </w:r>
        <w:r>
          <w:delText xml:space="preserve"> Fin.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A0315" w14:textId="77777777" w:rsidR="00CD2C3C" w:rsidRDefault="00CD2C3C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3"/>
    <w:rsid w:val="0007027B"/>
    <w:rsid w:val="00110684"/>
    <w:rsid w:val="00212576"/>
    <w:rsid w:val="006A0FDE"/>
    <w:rsid w:val="007B0C02"/>
    <w:rsid w:val="008740A2"/>
    <w:rsid w:val="00911D94"/>
    <w:rsid w:val="00AF42C3"/>
    <w:rsid w:val="00CD2C3C"/>
    <w:rsid w:val="00D53FE7"/>
    <w:rsid w:val="00DA2473"/>
    <w:rsid w:val="00DC2DDA"/>
    <w:rsid w:val="00E9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A36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24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A247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A247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A247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D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C3C"/>
  </w:style>
  <w:style w:type="paragraph" w:styleId="Footer">
    <w:name w:val="footer"/>
    <w:basedOn w:val="Normal"/>
    <w:link w:val="FooterChar"/>
    <w:uiPriority w:val="99"/>
    <w:unhideWhenUsed/>
    <w:rsid w:val="00CD2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BB7746-7975-4FF9-BEAD-7D5597388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2014-06-10T11:09:00Z</dcterms:created>
  <dcterms:modified xsi:type="dcterms:W3CDTF">2026-07-11T01:52:00Z</dcterms:modified>
</cp:coreProperties>
</file>