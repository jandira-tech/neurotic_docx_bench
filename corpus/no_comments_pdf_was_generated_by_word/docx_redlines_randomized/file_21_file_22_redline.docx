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62DD5B" w14:textId="77777777" w:rsidR="00E611A9" w:rsidRDefault="00E611A9" w:rsidP="00AC72FF">
      <w:pPr>
        <w:pStyle w:val="DocumentTitle"/>
        <w:rPr>
          <w:rPrChange w:id="39" w:author="Arthur Souza Rodrigues" w:date="2026-07-10T21:42:00Z" w16du:dateUtc="2026-07-11T01:42:00Z">
            <w:rPr>
              <w:color w:val="C00000"/>
            </w:rPr>
          </w:rPrChange>
        </w:rPr>
        <w:pPrChange w:id="40" w:author="Arthur Souza Rodrigues" w:date="2026-07-10T21:42:00Z" w16du:dateUtc="2026-07-11T01:42:00Z"/>
      </w:pPr>
      <w:r>
        <w:rPr>
          <w:rPrChange w:id="41" w:author="Arthur Souza Rodrigues" w:date="2026-07-10T21:42:00Z" w16du:dateUtc="2026-07-11T01:42:00Z">
            <w:rPr>
              <w:color w:val="C00000"/>
            </w:rPr>
          </w:rPrChange>
        </w:rPr>
        <w:t>file_</w:t>
      </w:r>
      <w:ins w:id="42" w:author="Arthur Souza Rodrigues" w:date="2026-07-10T21:42:00Z" w16du:dateUtc="2026-07-11T01:42:00Z">
        <w:r>
          <w:t>22</w:t>
        </w:r>
      </w:ins>
      <w:del w:id="43" w:author="Arthur Souza Rodrigues" w:date="2026-07-10T21:42:00Z" w16du:dateUtc="2026-07-11T01:42:00Z">
        <w:r>
          <w:rPr>
            <w:color w:val="C00000"/>
          </w:rPr>
          <w:delText>21</w:delText>
        </w:r>
      </w:del>
      <w:r>
        <w:rPr>
          <w:rPrChange w:id="44" w:author="Arthur Souza Rodrigues" w:date="2026-07-10T21:42:00Z" w16du:dateUtc="2026-07-11T01:42:00Z">
            <w:rPr>
              <w:color w:val="C00000"/>
            </w:rPr>
          </w:rPrChange>
        </w:rPr>
        <w:t>.docx</w:t>
      </w:r>
    </w:p>
    <w:p w14:paraId="0E1ACD6D" w14:textId="6FE2FC11" w:rsidR="00540B8E" w:rsidRDefault="005314F1" w:rsidP="00AC72FF">
      <w:pPr>
        <w:pStyle w:val="DocumentTitle"/>
        <w:rPr>
          <w:ins w:id="45" w:author="Arthur Souza Rodrigues" w:date="2026-07-10T21:42:00Z" w16du:dateUtc="2026-07-11T01:42:00Z"/>
        </w:rPr>
      </w:pPr>
      <w:ins w:id="46" w:author="Arthur Souza Rodrigues" w:date="2026-07-10T21:42:00Z" w16du:dateUtc="2026-07-11T01:42:00Z">
        <w:r>
          <w:t>ut et et labore</w:t>
        </w:r>
      </w:ins>
    </w:p>
    <w:p w14:paraId="354799C0" w14:textId="77777777" w:rsidR="00540B8E" w:rsidRDefault="00540B8E" w:rsidP="00AC72FF">
      <w:pPr>
        <w:pStyle w:val="DocumentTitle"/>
        <w:rPr>
          <w:ins w:id="47" w:author="Arthur Souza Rodrigues" w:date="2026-07-10T21:42:00Z" w16du:dateUtc="2026-07-11T01:42:00Z"/>
        </w:rPr>
      </w:pPr>
    </w:p>
    <w:p w14:paraId="16E23BB6" w14:textId="77777777" w:rsidR="00540B8E" w:rsidRDefault="00540B8E" w:rsidP="00AC72FF">
      <w:pPr>
        <w:pStyle w:val="DocumentTitle"/>
        <w:rPr>
          <w:ins w:id="48" w:author="Arthur Souza Rodrigues" w:date="2026-07-10T21:42:00Z" w16du:dateUtc="2026-07-11T01:42:00Z"/>
        </w:rPr>
      </w:pPr>
    </w:p>
    <w:p w14:paraId="00196A3F" w14:textId="77777777" w:rsidR="00540B8E" w:rsidRDefault="00540B8E">
      <w:pPr>
        <w:pStyle w:val="TitlePage"/>
        <w:rPr>
          <w:ins w:id="49" w:author="Arthur Souza Rodrigues" w:date="2026-07-10T21:42:00Z" w16du:dateUtc="2026-07-11T01:42:00Z"/>
        </w:rPr>
      </w:pPr>
    </w:p>
    <w:p w14:paraId="6A0D9E0B" w14:textId="77777777" w:rsidR="00540B8E" w:rsidRDefault="005314F1">
      <w:pPr>
        <w:pStyle w:val="TitlePage"/>
        <w:rPr>
          <w:ins w:id="50" w:author="Arthur Souza Rodrigues" w:date="2026-07-10T21:42:00Z" w16du:dateUtc="2026-07-11T01:42:00Z"/>
        </w:rPr>
      </w:pPr>
      <w:ins w:id="51" w:author="Arthur Souza Rodrigues" w:date="2026-07-10T21:42:00Z" w16du:dateUtc="2026-07-11T01:42:00Z">
        <w:r>
          <w:t>dolor 10, 2026</w:t>
        </w:r>
      </w:ins>
    </w:p>
    <w:p w14:paraId="2774FDD1" w14:textId="77777777" w:rsidR="00540B8E" w:rsidRDefault="00540B8E">
      <w:pPr>
        <w:pStyle w:val="TitlePage"/>
        <w:rPr>
          <w:ins w:id="52" w:author="Arthur Souza Rodrigues" w:date="2026-07-10T21:42:00Z" w16du:dateUtc="2026-07-11T01:42:00Z"/>
        </w:rPr>
      </w:pPr>
    </w:p>
    <w:p w14:paraId="4E39F8AB" w14:textId="77777777" w:rsidR="00540B8E" w:rsidRDefault="00540B8E">
      <w:pPr>
        <w:pStyle w:val="TitlePage"/>
        <w:rPr>
          <w:ins w:id="53" w:author="Arthur Souza Rodrigues" w:date="2026-07-10T21:42:00Z" w16du:dateUtc="2026-07-11T01:42:00Z"/>
        </w:rPr>
      </w:pPr>
    </w:p>
    <w:p w14:paraId="21058560" w14:textId="77777777" w:rsidR="00540B8E" w:rsidRDefault="005314F1">
      <w:pPr>
        <w:keepNext/>
        <w:spacing w:before="40" w:after="40"/>
        <w:jc w:val="center"/>
        <w:rPr>
          <w:ins w:id="54" w:author="Arthur Souza Rodrigues" w:date="2026-07-10T21:42:00Z" w16du:dateUtc="2026-07-11T01:42:00Z"/>
          <w:rFonts w:ascii="Arial" w:hAnsi="Arial" w:cs="Arial"/>
        </w:rPr>
      </w:pPr>
      <w:ins w:id="55" w:author="Arthur Souza Rodrigues" w:date="2026-07-10T21:42:00Z" w16du:dateUtc="2026-07-11T01:42:00Z">
        <w:r>
          <w:rPr>
            <w:rFonts w:ascii="Arial" w:hAnsi="Arial" w:cs="Arial"/>
          </w:rPr>
          <w:t>sit dolore, adipiscing eiusmod ut</w:t>
        </w:r>
      </w:ins>
    </w:p>
    <w:p w14:paraId="6BDA71C3" w14:textId="77777777" w:rsidR="00540B8E" w:rsidRDefault="005314F1">
      <w:pPr>
        <w:keepNext/>
        <w:spacing w:before="40" w:after="40"/>
        <w:jc w:val="center"/>
        <w:rPr>
          <w:ins w:id="56" w:author="Arthur Souza Rodrigues" w:date="2026-07-10T21:42:00Z" w16du:dateUtc="2026-07-11T01:42:00Z"/>
          <w:rFonts w:ascii="Arial" w:hAnsi="Arial" w:cs="Arial"/>
          <w:spacing w:val="20"/>
          <w:sz w:val="12"/>
        </w:rPr>
      </w:pPr>
      <w:ins w:id="57" w:author="Arthur Souza Rodrigues" w:date="2026-07-10T21:42:00Z" w16du:dateUtc="2026-07-11T01:42:00Z">
        <w:r>
          <w:rPr>
            <w:rFonts w:ascii="Arial" w:hAnsi="Arial" w:cs="Arial"/>
            <w:spacing w:val="20"/>
            <w:sz w:val="12"/>
          </w:rPr>
          <w:t>do labore eiusmod</w:t>
        </w:r>
      </w:ins>
    </w:p>
    <w:p w14:paraId="364B4764" w14:textId="77777777" w:rsidR="00540B8E" w:rsidRDefault="005314F1">
      <w:pPr>
        <w:keepNext/>
        <w:spacing w:line="240" w:lineRule="atLeast"/>
        <w:jc w:val="center"/>
        <w:rPr>
          <w:ins w:id="58" w:author="Arthur Souza Rodrigues" w:date="2026-07-10T21:42:00Z" w16du:dateUtc="2026-07-11T01:42:00Z"/>
          <w:rFonts w:ascii="Arial" w:hAnsi="Arial" w:cs="Arial"/>
          <w:spacing w:val="24"/>
          <w:sz w:val="16"/>
        </w:rPr>
        <w:sectPr w:rsidR="00540B8E">
          <w:headerReference w:type="default" r:id="rId8"/>
          <w:footerReference w:type="default" r:id="rId9"/>
          <w:pgSz w:w="12240" w:h="15840"/>
          <w:pgMar w:top="1440" w:right="2160" w:bottom="1440" w:left="2160" w:header="720" w:footer="720" w:gutter="0"/>
          <w:pgNumType w:start="1"/>
          <w:cols w:space="720"/>
          <w:vAlign w:val="center"/>
        </w:sectPr>
      </w:pPr>
      <w:ins w:id="59" w:author="Arthur Souza Rodrigues" w:date="2026-07-10T21:42:00Z" w16du:dateUtc="2026-07-11T01:42:00Z">
        <w:r>
          <w:rPr>
            <w:rFonts w:ascii="Arial" w:hAnsi="Arial" w:cs="Arial"/>
            <w:spacing w:val="24"/>
            <w:sz w:val="16"/>
          </w:rPr>
          <w:t>1363 ipsum eiusmod, magna 8</w:t>
        </w:r>
        <w:r>
          <w:rPr>
            <w:rFonts w:ascii="Arial" w:hAnsi="Arial" w:cs="Arial"/>
            <w:spacing w:val="24"/>
            <w:sz w:val="16"/>
          </w:rPr>
          <w:br/>
        </w:r>
        <w:r>
          <w:rPr>
            <w:rFonts w:ascii="Arial" w:hAnsi="Arial" w:cs="Arial"/>
            <w:spacing w:val="24"/>
            <w:sz w:val="16"/>
          </w:rPr>
          <w:t>eiusmod, dolor 93003</w:t>
        </w:r>
      </w:ins>
    </w:p>
    <w:p w14:paraId="00FEA36B" w14:textId="77777777" w:rsidR="00540B8E" w:rsidRDefault="005314F1">
      <w:pPr>
        <w:pStyle w:val="TitleDocument"/>
        <w:rPr>
          <w:ins w:id="60" w:author="Arthur Souza Rodrigues" w:date="2026-07-10T21:42:00Z" w16du:dateUtc="2026-07-11T01:42:00Z"/>
        </w:rPr>
      </w:pPr>
      <w:bookmarkStart w:id="61" w:name="WCTOCHeading"/>
      <w:ins w:id="62" w:author="Arthur Souza Rodrigues" w:date="2026-07-10T21:42:00Z" w16du:dateUtc="2026-07-11T01:42:00Z">
        <w:r>
          <w:lastRenderedPageBreak/>
        </w:r>
        <w:r>
          <w:t>eiusmod elit sit ipsum</w:t>
        </w:r>
        <w:bookmarkEnd w:id="61"/>
      </w:ins>
    </w:p>
    <w:p w14:paraId="43CFFC6A" w14:textId="77777777" w:rsidR="00540B8E" w:rsidRDefault="005314F1">
      <w:pPr>
        <w:pStyle w:val="DocumentTOC"/>
        <w:rPr>
          <w:ins w:id="63" w:author="Arthur Souza Rodrigues" w:date="2026-07-10T21:42:00Z" w16du:dateUtc="2026-07-11T01:42:00Z"/>
        </w:rPr>
      </w:pPr>
      <w:ins w:id="64" w:author="Arthur Souza Rodrigues" w:date="2026-07-10T21:42:00Z" w16du:dateUtc="2026-07-11T01:42:00Z">
        <w:r>
          <w:t>adipiscing elit ut</w:t>
        </w:r>
      </w:ins>
    </w:p>
    <w:p w14:paraId="1D133F5C" w14:textId="77777777" w:rsidR="00540B8E" w:rsidRDefault="00540B8E">
      <w:pPr>
        <w:rPr>
          <w:ins w:id="65" w:author="Arthur Souza Rodrigues" w:date="2026-07-10T21:42:00Z" w16du:dateUtc="2026-07-11T01:42:00Z"/>
        </w:rPr>
      </w:pPr>
    </w:p>
    <w:p w14:paraId="06726AFE" w14:textId="77777777" w:rsidR="00540B5B" w:rsidRDefault="00540B5B">
      <w:pPr>
        <w:pStyle w:val="TOC1"/>
        <w:rPr>
          <w:ins w:id="66"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67" w:author="Arthur Souza Rodrigues" w:date="2026-07-10T21:42:00Z" w16du:dateUtc="2026-07-11T01:42:00Z">
        <w:r>
          <w:fldChar w:fldCharType="begin"/>
        </w:r>
        <w:r>
          <w:instrText xml:space="preserve"> TOC \h \z \t "Título 1;1;Título 2;2" </w:instrText>
        </w:r>
        <w:r>
          <w:fldChar w:fldCharType="separate"/>
        </w:r>
        <w:r>
          <w:fldChar w:fldCharType="begin"/>
        </w:r>
        <w:r>
          <w:instrText>HYPERLINK \l "_Toc218523778"</w:instrText>
        </w:r>
        <w:r>
          <w:fldChar w:fldCharType="separate"/>
        </w:r>
        <w:r>
          <w:rPr>
            <w:rStyle w:val="Hyperlink"/>
            <w:noProof/>
          </w:rPr>
          <w:t>aliqua aliqua sit consectetur ipsum</w:t>
        </w:r>
        <w:r>
          <w:rPr>
            <w:noProof/>
            <w:webHidden/>
          </w:rPr>
          <w:tab/>
        </w:r>
        <w:r>
          <w:rPr>
            <w:noProof/>
            <w:webHidden/>
          </w:rPr>
          <w:fldChar w:fldCharType="begin"/>
        </w:r>
        <w:r>
          <w:rPr>
            <w:noProof/>
            <w:webHidden/>
          </w:rPr>
          <w:instrText xml:space="preserve"> PAGEREF _Toc218523778 \h </w:instrText>
        </w:r>
        <w:r>
          <w:rPr>
            <w:noProof/>
            <w:webHidden/>
          </w:rPr>
          <w:fldChar w:fldCharType="separate"/>
        </w:r>
        <w:r>
          <w:rPr>
            <w:noProof/>
            <w:webHidden/>
          </w:rPr>
          <w:t>1-1</w:t>
        </w:r>
        <w:r>
          <w:rPr>
            <w:noProof/>
            <w:webHidden/>
          </w:rPr>
          <w:fldChar w:fldCharType="end"/>
        </w:r>
        <w:r>
          <w:fldChar w:fldCharType="end"/>
        </w:r>
      </w:ins>
    </w:p>
    <w:p w14:paraId="6E7F3915" w14:textId="77777777" w:rsidR="00540B5B" w:rsidRDefault="00540B5B">
      <w:pPr>
        <w:pStyle w:val="TOC2"/>
        <w:rPr>
          <w:ins w:id="6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69" w:author="Arthur Souza Rodrigues" w:date="2026-07-10T21:42:00Z" w16du:dateUtc="2026-07-11T01:42:00Z">
        <w:r>
          <w:fldChar w:fldCharType="begin"/>
        </w:r>
        <w:r>
          <w:instrText>HYPERLINK \l "_Toc218523779"</w:instrText>
        </w:r>
        <w:r>
          <w:fldChar w:fldCharType="separate"/>
        </w:r>
        <w:r>
          <w:rPr>
            <w:rStyle w:val="Hyperlink"/>
            <w:noProof/>
          </w:rPr>
          <w:t>lorem 1.01</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consectetur ipsum</w:t>
        </w:r>
        <w:r>
          <w:rPr>
            <w:noProof/>
            <w:webHidden/>
          </w:rPr>
          <w:tab/>
        </w:r>
        <w:r>
          <w:rPr>
            <w:noProof/>
            <w:webHidden/>
          </w:rPr>
          <w:fldChar w:fldCharType="begin"/>
        </w:r>
        <w:r>
          <w:rPr>
            <w:noProof/>
            <w:webHidden/>
          </w:rPr>
          <w:instrText xml:space="preserve"> PAGEREF _Toc218523779 \h </w:instrText>
        </w:r>
        <w:r>
          <w:rPr>
            <w:noProof/>
            <w:webHidden/>
          </w:rPr>
          <w:fldChar w:fldCharType="separate"/>
        </w:r>
        <w:r>
          <w:rPr>
            <w:noProof/>
            <w:webHidden/>
          </w:rPr>
          <w:t>1-1</w:t>
        </w:r>
        <w:r>
          <w:rPr>
            <w:noProof/>
            <w:webHidden/>
          </w:rPr>
          <w:fldChar w:fldCharType="end"/>
        </w:r>
        <w:r>
          <w:fldChar w:fldCharType="end"/>
        </w:r>
      </w:ins>
    </w:p>
    <w:p w14:paraId="21BDDE48" w14:textId="77777777" w:rsidR="00540B5B" w:rsidRDefault="00540B5B">
      <w:pPr>
        <w:pStyle w:val="TOC2"/>
        <w:rPr>
          <w:ins w:id="7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71" w:author="Arthur Souza Rodrigues" w:date="2026-07-10T21:42:00Z" w16du:dateUtc="2026-07-11T01:42:00Z">
        <w:r>
          <w:fldChar w:fldCharType="begin"/>
        </w:r>
        <w:r>
          <w:instrText>HYPERLINK \l "_Toc218523780"</w:instrText>
        </w:r>
        <w:r>
          <w:fldChar w:fldCharType="separate"/>
        </w:r>
        <w:r>
          <w:rPr>
            <w:rStyle w:val="Hyperlink"/>
            <w:noProof/>
          </w:rPr>
          <w:t>lorem 1.02</w:t>
        </w:r>
        <w:r>
          <w:rPr>
            <w:rFonts w:asciiTheme="minorHAnsi" w:eastAsiaTheme="minorEastAsia" w:hAnsiTheme="minorHAnsi" w:cstheme="minorBidi"/>
            <w:noProof/>
            <w:kern w:val="2"/>
            <w:szCs w:val="24"/>
            <w:lang w:val="pt-BR" w:eastAsia="pt-BR"/>
            <w14:ligatures w14:val="standardContextual"/>
          </w:rPr>
          <w:tab/>
        </w:r>
        <w:r>
          <w:rPr>
            <w:rStyle w:val="Hyperlink"/>
            <w:noProof/>
          </w:rPr>
          <w:t>tempor dolor elit consectetur</w:t>
        </w:r>
        <w:r>
          <w:rPr>
            <w:noProof/>
            <w:webHidden/>
          </w:rPr>
          <w:tab/>
        </w:r>
        <w:r>
          <w:rPr>
            <w:noProof/>
            <w:webHidden/>
          </w:rPr>
          <w:fldChar w:fldCharType="begin"/>
        </w:r>
        <w:r>
          <w:rPr>
            <w:noProof/>
            <w:webHidden/>
          </w:rPr>
          <w:instrText xml:space="preserve"> PAGEREF _Toc218523780 \h </w:instrText>
        </w:r>
        <w:r>
          <w:rPr>
            <w:noProof/>
            <w:webHidden/>
          </w:rPr>
          <w:fldChar w:fldCharType="separate"/>
        </w:r>
        <w:r>
          <w:rPr>
            <w:noProof/>
            <w:webHidden/>
          </w:rPr>
          <w:t>1-1</w:t>
        </w:r>
        <w:r>
          <w:rPr>
            <w:noProof/>
            <w:webHidden/>
          </w:rPr>
          <w:fldChar w:fldCharType="end"/>
        </w:r>
        <w:r>
          <w:fldChar w:fldCharType="end"/>
        </w:r>
      </w:ins>
    </w:p>
    <w:p w14:paraId="0C05292E" w14:textId="77777777" w:rsidR="00540B5B" w:rsidRDefault="00540B5B">
      <w:pPr>
        <w:pStyle w:val="TOC2"/>
        <w:rPr>
          <w:ins w:id="7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73" w:author="Arthur Souza Rodrigues" w:date="2026-07-10T21:42:00Z" w16du:dateUtc="2026-07-11T01:42:00Z">
        <w:r>
          <w:fldChar w:fldCharType="begin"/>
        </w:r>
        <w:r>
          <w:instrText>HYPERLINK \l "_Toc218523781"</w:instrText>
        </w:r>
        <w:r>
          <w:fldChar w:fldCharType="separate"/>
        </w:r>
        <w:r>
          <w:rPr>
            <w:rStyle w:val="Hyperlink"/>
            <w:noProof/>
          </w:rPr>
          <w:t>lorem 1.03</w:t>
        </w:r>
        <w:r>
          <w:rPr>
            <w:rFonts w:asciiTheme="minorHAnsi" w:eastAsiaTheme="minorEastAsia" w:hAnsiTheme="minorHAnsi" w:cstheme="minorBidi"/>
            <w:noProof/>
            <w:kern w:val="2"/>
            <w:szCs w:val="24"/>
            <w:lang w:val="pt-BR" w:eastAsia="pt-BR"/>
            <w14:ligatures w14:val="standardContextual"/>
          </w:rPr>
          <w:tab/>
        </w:r>
        <w:r>
          <w:rPr>
            <w:rStyle w:val="Hyperlink"/>
            <w:noProof/>
          </w:rPr>
          <w:t>sed adipiscing do consectetur ipsum</w:t>
        </w:r>
        <w:r>
          <w:rPr>
            <w:noProof/>
            <w:webHidden/>
          </w:rPr>
          <w:tab/>
        </w:r>
        <w:r>
          <w:rPr>
            <w:noProof/>
            <w:webHidden/>
          </w:rPr>
          <w:fldChar w:fldCharType="begin"/>
        </w:r>
        <w:r>
          <w:rPr>
            <w:noProof/>
            <w:webHidden/>
          </w:rPr>
          <w:instrText xml:space="preserve"> PAGEREF _Toc218523781 \h </w:instrText>
        </w:r>
        <w:r>
          <w:rPr>
            <w:noProof/>
            <w:webHidden/>
          </w:rPr>
          <w:fldChar w:fldCharType="separate"/>
        </w:r>
        <w:r>
          <w:rPr>
            <w:noProof/>
            <w:webHidden/>
          </w:rPr>
          <w:t>1-2</w:t>
        </w:r>
        <w:r>
          <w:rPr>
            <w:noProof/>
            <w:webHidden/>
          </w:rPr>
          <w:fldChar w:fldCharType="end"/>
        </w:r>
        <w:r>
          <w:fldChar w:fldCharType="end"/>
        </w:r>
      </w:ins>
    </w:p>
    <w:p w14:paraId="3D0985F4" w14:textId="77777777" w:rsidR="00540B5B" w:rsidRDefault="00540B5B">
      <w:pPr>
        <w:pStyle w:val="TOC2"/>
        <w:rPr>
          <w:ins w:id="7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75" w:author="Arthur Souza Rodrigues" w:date="2026-07-10T21:42:00Z" w16du:dateUtc="2026-07-11T01:42:00Z">
        <w:r>
          <w:fldChar w:fldCharType="begin"/>
        </w:r>
        <w:r>
          <w:instrText>HYPERLINK \l "_Toc218523782"</w:instrText>
        </w:r>
        <w:r>
          <w:fldChar w:fldCharType="separate"/>
        </w:r>
        <w:r>
          <w:rPr>
            <w:rStyle w:val="Hyperlink"/>
            <w:noProof/>
          </w:rPr>
          <w:t>lorem 1.04</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et dolor lorem labore elit</w:t>
        </w:r>
        <w:r>
          <w:rPr>
            <w:noProof/>
            <w:webHidden/>
          </w:rPr>
          <w:tab/>
        </w:r>
        <w:r>
          <w:rPr>
            <w:noProof/>
            <w:webHidden/>
          </w:rPr>
          <w:fldChar w:fldCharType="begin"/>
        </w:r>
        <w:r>
          <w:rPr>
            <w:noProof/>
            <w:webHidden/>
          </w:rPr>
          <w:instrText xml:space="preserve"> PAGEREF _Toc218523782 \h </w:instrText>
        </w:r>
        <w:r>
          <w:rPr>
            <w:noProof/>
            <w:webHidden/>
          </w:rPr>
          <w:fldChar w:fldCharType="separate"/>
        </w:r>
        <w:r>
          <w:rPr>
            <w:noProof/>
            <w:webHidden/>
          </w:rPr>
          <w:t>1-3</w:t>
        </w:r>
        <w:r>
          <w:rPr>
            <w:noProof/>
            <w:webHidden/>
          </w:rPr>
          <w:fldChar w:fldCharType="end"/>
        </w:r>
        <w:r>
          <w:fldChar w:fldCharType="end"/>
        </w:r>
      </w:ins>
    </w:p>
    <w:p w14:paraId="3164BCFB" w14:textId="77777777" w:rsidR="00540B5B" w:rsidRDefault="00540B5B">
      <w:pPr>
        <w:pStyle w:val="TOC2"/>
        <w:rPr>
          <w:ins w:id="7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77" w:author="Arthur Souza Rodrigues" w:date="2026-07-10T21:42:00Z" w16du:dateUtc="2026-07-11T01:42:00Z">
        <w:r>
          <w:fldChar w:fldCharType="begin"/>
        </w:r>
        <w:r>
          <w:instrText>HYPERLINK \l "_Toc218523783"</w:instrText>
        </w:r>
        <w:r>
          <w:fldChar w:fldCharType="separate"/>
        </w:r>
        <w:r>
          <w:rPr>
            <w:rStyle w:val="Hyperlink"/>
            <w:noProof/>
          </w:rPr>
          <w:t>lorem 1.05</w:t>
        </w:r>
        <w:r>
          <w:rPr>
            <w:rFonts w:asciiTheme="minorHAnsi" w:eastAsiaTheme="minorEastAsia" w:hAnsiTheme="minorHAnsi" w:cstheme="minorBidi"/>
            <w:noProof/>
            <w:kern w:val="2"/>
            <w:szCs w:val="24"/>
            <w:lang w:val="pt-BR" w:eastAsia="pt-BR"/>
            <w14:ligatures w14:val="standardContextual"/>
          </w:rPr>
          <w:tab/>
        </w:r>
        <w:r>
          <w:rPr>
            <w:rStyle w:val="Hyperlink"/>
            <w:noProof/>
          </w:rPr>
          <w:t>dolor ipsum et</w:t>
        </w:r>
        <w:r>
          <w:rPr>
            <w:noProof/>
            <w:webHidden/>
          </w:rPr>
          <w:tab/>
        </w:r>
        <w:r>
          <w:rPr>
            <w:noProof/>
            <w:webHidden/>
          </w:rPr>
          <w:fldChar w:fldCharType="begin"/>
        </w:r>
        <w:r>
          <w:rPr>
            <w:noProof/>
            <w:webHidden/>
          </w:rPr>
          <w:instrText xml:space="preserve"> PAGEREF _Toc218523783 \h </w:instrText>
        </w:r>
        <w:r>
          <w:rPr>
            <w:noProof/>
            <w:webHidden/>
          </w:rPr>
          <w:fldChar w:fldCharType="separate"/>
        </w:r>
        <w:r>
          <w:rPr>
            <w:noProof/>
            <w:webHidden/>
          </w:rPr>
          <w:t>1-5</w:t>
        </w:r>
        <w:r>
          <w:rPr>
            <w:noProof/>
            <w:webHidden/>
          </w:rPr>
          <w:fldChar w:fldCharType="end"/>
        </w:r>
        <w:r>
          <w:fldChar w:fldCharType="end"/>
        </w:r>
      </w:ins>
    </w:p>
    <w:p w14:paraId="00B2ACC6" w14:textId="77777777" w:rsidR="00540B5B" w:rsidRDefault="00540B5B">
      <w:pPr>
        <w:pStyle w:val="TOC1"/>
        <w:rPr>
          <w:ins w:id="78"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79" w:author="Arthur Souza Rodrigues" w:date="2026-07-10T21:42:00Z" w16du:dateUtc="2026-07-11T01:42:00Z">
        <w:r>
          <w:fldChar w:fldCharType="begin"/>
        </w:r>
        <w:r>
          <w:instrText>HYPERLINK \l "_Toc218523784"</w:instrText>
        </w:r>
        <w:r>
          <w:fldChar w:fldCharType="separate"/>
        </w:r>
        <w:r>
          <w:rPr>
            <w:rStyle w:val="Hyperlink"/>
            <w:noProof/>
          </w:rPr>
          <w:t>aliqua lorem sit adipiscing</w:t>
        </w:r>
        <w:r>
          <w:rPr>
            <w:noProof/>
            <w:webHidden/>
          </w:rPr>
          <w:tab/>
        </w:r>
        <w:r>
          <w:rPr>
            <w:noProof/>
            <w:webHidden/>
          </w:rPr>
          <w:fldChar w:fldCharType="begin"/>
        </w:r>
        <w:r>
          <w:rPr>
            <w:noProof/>
            <w:webHidden/>
          </w:rPr>
          <w:instrText xml:space="preserve"> PAGEREF _Toc218523784 \h </w:instrText>
        </w:r>
        <w:r>
          <w:rPr>
            <w:noProof/>
            <w:webHidden/>
          </w:rPr>
          <w:fldChar w:fldCharType="separate"/>
        </w:r>
        <w:r>
          <w:rPr>
            <w:noProof/>
            <w:webHidden/>
          </w:rPr>
          <w:t>2-1</w:t>
        </w:r>
        <w:r>
          <w:rPr>
            <w:noProof/>
            <w:webHidden/>
          </w:rPr>
          <w:fldChar w:fldCharType="end"/>
        </w:r>
        <w:r>
          <w:fldChar w:fldCharType="end"/>
        </w:r>
      </w:ins>
    </w:p>
    <w:p w14:paraId="619AD542" w14:textId="77777777" w:rsidR="00540B5B" w:rsidRDefault="00540B5B">
      <w:pPr>
        <w:pStyle w:val="TOC1"/>
        <w:rPr>
          <w:ins w:id="80"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81" w:author="Arthur Souza Rodrigues" w:date="2026-07-10T21:42:00Z" w16du:dateUtc="2026-07-11T01:42:00Z">
        <w:r>
          <w:fldChar w:fldCharType="begin"/>
        </w:r>
        <w:r>
          <w:instrText>HYPERLINK \l "_Toc218523785"</w:instrText>
        </w:r>
        <w:r>
          <w:fldChar w:fldCharType="separate"/>
        </w:r>
        <w:r>
          <w:rPr>
            <w:rStyle w:val="Hyperlink"/>
            <w:noProof/>
          </w:rPr>
          <w:t>aliqua ipsum sed lorem incididunt ipsum eiusmod tempor</w:t>
        </w:r>
        <w:r>
          <w:rPr>
            <w:noProof/>
            <w:webHidden/>
          </w:rPr>
          <w:tab/>
        </w:r>
        <w:r>
          <w:rPr>
            <w:noProof/>
            <w:webHidden/>
          </w:rPr>
          <w:fldChar w:fldCharType="begin"/>
        </w:r>
        <w:r>
          <w:rPr>
            <w:noProof/>
            <w:webHidden/>
          </w:rPr>
          <w:instrText xml:space="preserve"> PAGEREF _Toc218523785 \h </w:instrText>
        </w:r>
        <w:r>
          <w:rPr>
            <w:noProof/>
            <w:webHidden/>
          </w:rPr>
          <w:fldChar w:fldCharType="separate"/>
        </w:r>
        <w:r>
          <w:rPr>
            <w:noProof/>
            <w:webHidden/>
          </w:rPr>
          <w:t>3-1</w:t>
        </w:r>
        <w:r>
          <w:rPr>
            <w:noProof/>
            <w:webHidden/>
          </w:rPr>
          <w:fldChar w:fldCharType="end"/>
        </w:r>
        <w:r>
          <w:fldChar w:fldCharType="end"/>
        </w:r>
      </w:ins>
    </w:p>
    <w:p w14:paraId="0BF44110" w14:textId="77777777" w:rsidR="00540B5B" w:rsidRDefault="00540B5B">
      <w:pPr>
        <w:pStyle w:val="TOC2"/>
        <w:rPr>
          <w:ins w:id="8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83" w:author="Arthur Souza Rodrigues" w:date="2026-07-10T21:42:00Z" w16du:dateUtc="2026-07-11T01:42:00Z">
        <w:r>
          <w:fldChar w:fldCharType="begin"/>
        </w:r>
        <w:r>
          <w:instrText>HYPERLINK \l "_Toc218523786"</w:instrText>
        </w:r>
        <w:r>
          <w:fldChar w:fldCharType="separate"/>
        </w:r>
        <w:r>
          <w:rPr>
            <w:rStyle w:val="Hyperlink"/>
            <w:noProof/>
          </w:rPr>
          <w:t>lorem 3.01</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eiusmod sed</w:t>
        </w:r>
        <w:r>
          <w:rPr>
            <w:noProof/>
            <w:webHidden/>
          </w:rPr>
          <w:tab/>
        </w:r>
        <w:r>
          <w:rPr>
            <w:noProof/>
            <w:webHidden/>
          </w:rPr>
          <w:fldChar w:fldCharType="begin"/>
        </w:r>
        <w:r>
          <w:rPr>
            <w:noProof/>
            <w:webHidden/>
          </w:rPr>
          <w:instrText xml:space="preserve"> PAGEREF _Toc218523786 \h </w:instrText>
        </w:r>
        <w:r>
          <w:rPr>
            <w:noProof/>
            <w:webHidden/>
          </w:rPr>
          <w:fldChar w:fldCharType="separate"/>
        </w:r>
        <w:r>
          <w:rPr>
            <w:noProof/>
            <w:webHidden/>
          </w:rPr>
          <w:t>3-1</w:t>
        </w:r>
        <w:r>
          <w:rPr>
            <w:noProof/>
            <w:webHidden/>
          </w:rPr>
          <w:fldChar w:fldCharType="end"/>
        </w:r>
        <w:r>
          <w:fldChar w:fldCharType="end"/>
        </w:r>
      </w:ins>
    </w:p>
    <w:p w14:paraId="3470B9F6" w14:textId="77777777" w:rsidR="00540B5B" w:rsidRDefault="00540B5B">
      <w:pPr>
        <w:pStyle w:val="TOC2"/>
        <w:rPr>
          <w:ins w:id="8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85" w:author="Arthur Souza Rodrigues" w:date="2026-07-10T21:42:00Z" w16du:dateUtc="2026-07-11T01:42:00Z">
        <w:r>
          <w:fldChar w:fldCharType="begin"/>
        </w:r>
        <w:r>
          <w:instrText>HYPERLINK \l "_Toc218523787"</w:instrText>
        </w:r>
        <w:r>
          <w:fldChar w:fldCharType="separate"/>
        </w:r>
        <w:r>
          <w:rPr>
            <w:rStyle w:val="Hyperlink"/>
            <w:noProof/>
          </w:rPr>
          <w:t>lorem 3.02</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incididunt adipiscing elit lorem amet ipsum</w:t>
        </w:r>
        <w:r>
          <w:rPr>
            <w:noProof/>
            <w:webHidden/>
          </w:rPr>
          <w:tab/>
        </w:r>
        <w:r>
          <w:rPr>
            <w:noProof/>
            <w:webHidden/>
          </w:rPr>
          <w:fldChar w:fldCharType="begin"/>
        </w:r>
        <w:r>
          <w:rPr>
            <w:noProof/>
            <w:webHidden/>
          </w:rPr>
          <w:instrText xml:space="preserve"> PAGEREF _Toc218523787 \h </w:instrText>
        </w:r>
        <w:r>
          <w:rPr>
            <w:noProof/>
            <w:webHidden/>
          </w:rPr>
          <w:fldChar w:fldCharType="separate"/>
        </w:r>
        <w:r>
          <w:rPr>
            <w:noProof/>
            <w:webHidden/>
          </w:rPr>
          <w:t>3-1</w:t>
        </w:r>
        <w:r>
          <w:rPr>
            <w:noProof/>
            <w:webHidden/>
          </w:rPr>
          <w:fldChar w:fldCharType="end"/>
        </w:r>
        <w:r>
          <w:fldChar w:fldCharType="end"/>
        </w:r>
      </w:ins>
    </w:p>
    <w:p w14:paraId="639AE037" w14:textId="77777777" w:rsidR="00540B5B" w:rsidRDefault="00540B5B">
      <w:pPr>
        <w:pStyle w:val="TOC2"/>
        <w:rPr>
          <w:ins w:id="8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87" w:author="Arthur Souza Rodrigues" w:date="2026-07-10T21:42:00Z" w16du:dateUtc="2026-07-11T01:42:00Z">
        <w:r>
          <w:fldChar w:fldCharType="begin"/>
        </w:r>
        <w:r>
          <w:instrText>HYPERLINK \l "_Toc218523788"</w:instrText>
        </w:r>
        <w:r>
          <w:fldChar w:fldCharType="separate"/>
        </w:r>
        <w:r>
          <w:rPr>
            <w:rStyle w:val="Hyperlink"/>
            <w:noProof/>
          </w:rPr>
          <w:t>lorem 3.03</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lorem ipsum magna elit dolore lorem adipiscing elit lorem</w:t>
        </w:r>
        <w:r>
          <w:rPr>
            <w:noProof/>
            <w:webHidden/>
          </w:rPr>
          <w:tab/>
        </w:r>
        <w:r>
          <w:rPr>
            <w:noProof/>
            <w:webHidden/>
          </w:rPr>
          <w:fldChar w:fldCharType="begin"/>
        </w:r>
        <w:r>
          <w:rPr>
            <w:noProof/>
            <w:webHidden/>
          </w:rPr>
          <w:instrText xml:space="preserve"> PAGEREF _Toc218523788 \h </w:instrText>
        </w:r>
        <w:r>
          <w:rPr>
            <w:noProof/>
            <w:webHidden/>
          </w:rPr>
          <w:fldChar w:fldCharType="separate"/>
        </w:r>
        <w:r>
          <w:rPr>
            <w:noProof/>
            <w:webHidden/>
          </w:rPr>
          <w:t>3-2</w:t>
        </w:r>
        <w:r>
          <w:rPr>
            <w:noProof/>
            <w:webHidden/>
          </w:rPr>
          <w:fldChar w:fldCharType="end"/>
        </w:r>
        <w:r>
          <w:fldChar w:fldCharType="end"/>
        </w:r>
      </w:ins>
    </w:p>
    <w:p w14:paraId="4798939E" w14:textId="77777777" w:rsidR="00540B5B" w:rsidRDefault="00540B5B">
      <w:pPr>
        <w:pStyle w:val="TOC2"/>
        <w:rPr>
          <w:ins w:id="8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89" w:author="Arthur Souza Rodrigues" w:date="2026-07-10T21:42:00Z" w16du:dateUtc="2026-07-11T01:42:00Z">
        <w:r>
          <w:fldChar w:fldCharType="begin"/>
        </w:r>
        <w:r>
          <w:instrText>HYPERLINK \l "_Toc218523789"</w:instrText>
        </w:r>
        <w:r>
          <w:fldChar w:fldCharType="separate"/>
        </w:r>
        <w:r>
          <w:rPr>
            <w:rStyle w:val="Hyperlink"/>
            <w:noProof/>
          </w:rPr>
          <w:t>lorem 3.04</w:t>
        </w:r>
        <w:r>
          <w:rPr>
            <w:rFonts w:asciiTheme="minorHAnsi" w:eastAsiaTheme="minorEastAsia" w:hAnsiTheme="minorHAnsi" w:cstheme="minorBidi"/>
            <w:noProof/>
            <w:kern w:val="2"/>
            <w:szCs w:val="24"/>
            <w:lang w:val="pt-BR" w:eastAsia="pt-BR"/>
            <w14:ligatures w14:val="standardContextual"/>
          </w:rPr>
          <w:tab/>
        </w:r>
        <w:r>
          <w:rPr>
            <w:rStyle w:val="Hyperlink"/>
            <w:noProof/>
          </w:rPr>
          <w:t>do elit sed incididunt ipsum</w:t>
        </w:r>
        <w:r>
          <w:rPr>
            <w:noProof/>
            <w:webHidden/>
          </w:rPr>
          <w:tab/>
        </w:r>
        <w:r>
          <w:rPr>
            <w:noProof/>
            <w:webHidden/>
          </w:rPr>
          <w:fldChar w:fldCharType="begin"/>
        </w:r>
        <w:r>
          <w:rPr>
            <w:noProof/>
            <w:webHidden/>
          </w:rPr>
          <w:instrText xml:space="preserve"> PAGEREF _Toc218523789 \h </w:instrText>
        </w:r>
        <w:r>
          <w:rPr>
            <w:noProof/>
            <w:webHidden/>
          </w:rPr>
          <w:fldChar w:fldCharType="separate"/>
        </w:r>
        <w:r>
          <w:rPr>
            <w:noProof/>
            <w:webHidden/>
          </w:rPr>
          <w:t>3-4</w:t>
        </w:r>
        <w:r>
          <w:rPr>
            <w:noProof/>
            <w:webHidden/>
          </w:rPr>
          <w:fldChar w:fldCharType="end"/>
        </w:r>
        <w:r>
          <w:fldChar w:fldCharType="end"/>
        </w:r>
      </w:ins>
    </w:p>
    <w:p w14:paraId="4363F4FB" w14:textId="77777777" w:rsidR="00540B5B" w:rsidRDefault="00540B5B">
      <w:pPr>
        <w:pStyle w:val="TOC2"/>
        <w:rPr>
          <w:ins w:id="9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91" w:author="Arthur Souza Rodrigues" w:date="2026-07-10T21:42:00Z" w16du:dateUtc="2026-07-11T01:42:00Z">
        <w:r>
          <w:fldChar w:fldCharType="begin"/>
        </w:r>
        <w:r>
          <w:instrText>HYPERLINK \l "_Toc218523790"</w:instrText>
        </w:r>
        <w:r>
          <w:fldChar w:fldCharType="separate"/>
        </w:r>
        <w:r>
          <w:rPr>
            <w:rStyle w:val="Hyperlink"/>
            <w:noProof/>
          </w:rPr>
          <w:t>lorem 3.05</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 eiusmod aliqua-sed</w:t>
        </w:r>
        <w:r>
          <w:rPr>
            <w:noProof/>
            <w:webHidden/>
          </w:rPr>
          <w:tab/>
        </w:r>
        <w:r>
          <w:rPr>
            <w:noProof/>
            <w:webHidden/>
          </w:rPr>
          <w:fldChar w:fldCharType="begin"/>
        </w:r>
        <w:r>
          <w:rPr>
            <w:noProof/>
            <w:webHidden/>
          </w:rPr>
          <w:instrText xml:space="preserve"> PAGEREF _Toc218523790 \h </w:instrText>
        </w:r>
        <w:r>
          <w:rPr>
            <w:noProof/>
            <w:webHidden/>
          </w:rPr>
          <w:fldChar w:fldCharType="separate"/>
        </w:r>
        <w:r>
          <w:rPr>
            <w:noProof/>
            <w:webHidden/>
          </w:rPr>
          <w:t>3-4</w:t>
        </w:r>
        <w:r>
          <w:rPr>
            <w:noProof/>
            <w:webHidden/>
          </w:rPr>
          <w:fldChar w:fldCharType="end"/>
        </w:r>
        <w:r>
          <w:fldChar w:fldCharType="end"/>
        </w:r>
      </w:ins>
    </w:p>
    <w:p w14:paraId="6CBA2031" w14:textId="77777777" w:rsidR="00540B5B" w:rsidRDefault="00540B5B">
      <w:pPr>
        <w:pStyle w:val="TOC2"/>
        <w:rPr>
          <w:ins w:id="9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93" w:author="Arthur Souza Rodrigues" w:date="2026-07-10T21:42:00Z" w16du:dateUtc="2026-07-11T01:42:00Z">
        <w:r>
          <w:fldChar w:fldCharType="begin"/>
        </w:r>
        <w:r>
          <w:instrText>HYPERLINK \l "_Toc218523791"</w:instrText>
        </w:r>
        <w:r>
          <w:fldChar w:fldCharType="separate"/>
        </w:r>
        <w:r>
          <w:rPr>
            <w:rStyle w:val="Hyperlink"/>
            <w:noProof/>
          </w:rPr>
          <w:t>lorem 3.06</w:t>
        </w:r>
        <w:r>
          <w:rPr>
            <w:rFonts w:asciiTheme="minorHAnsi" w:eastAsiaTheme="minorEastAsia" w:hAnsiTheme="minorHAnsi" w:cstheme="minorBidi"/>
            <w:noProof/>
            <w:kern w:val="2"/>
            <w:szCs w:val="24"/>
            <w:lang w:val="pt-BR" w:eastAsia="pt-BR"/>
            <w14:ligatures w14:val="standardContextual"/>
          </w:rPr>
          <w:tab/>
        </w:r>
        <w:r>
          <w:rPr>
            <w:rStyle w:val="Hyperlink"/>
            <w:noProof/>
          </w:rPr>
          <w:t>labore consectetur</w:t>
        </w:r>
        <w:r>
          <w:rPr>
            <w:noProof/>
            <w:webHidden/>
          </w:rPr>
          <w:tab/>
        </w:r>
        <w:r>
          <w:rPr>
            <w:noProof/>
            <w:webHidden/>
          </w:rPr>
          <w:fldChar w:fldCharType="begin"/>
        </w:r>
        <w:r>
          <w:rPr>
            <w:noProof/>
            <w:webHidden/>
          </w:rPr>
          <w:instrText xml:space="preserve"> PAGEREF _Toc218523791 \h </w:instrText>
        </w:r>
        <w:r>
          <w:rPr>
            <w:noProof/>
            <w:webHidden/>
          </w:rPr>
          <w:fldChar w:fldCharType="separate"/>
        </w:r>
        <w:r>
          <w:rPr>
            <w:noProof/>
            <w:webHidden/>
          </w:rPr>
          <w:t>3-4</w:t>
        </w:r>
        <w:r>
          <w:rPr>
            <w:noProof/>
            <w:webHidden/>
          </w:rPr>
          <w:fldChar w:fldCharType="end"/>
        </w:r>
        <w:r>
          <w:fldChar w:fldCharType="end"/>
        </w:r>
      </w:ins>
    </w:p>
    <w:p w14:paraId="3B71DDEE" w14:textId="77777777" w:rsidR="00540B5B" w:rsidRDefault="00540B5B">
      <w:pPr>
        <w:pStyle w:val="TOC2"/>
        <w:rPr>
          <w:ins w:id="9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95" w:author="Arthur Souza Rodrigues" w:date="2026-07-10T21:42:00Z" w16du:dateUtc="2026-07-11T01:42:00Z">
        <w:r>
          <w:fldChar w:fldCharType="begin"/>
        </w:r>
        <w:r>
          <w:instrText>HYPERLINK \l "_Toc218523792"</w:instrText>
        </w:r>
        <w:r>
          <w:fldChar w:fldCharType="separate"/>
        </w:r>
        <w:r>
          <w:rPr>
            <w:rStyle w:val="Hyperlink"/>
            <w:noProof/>
          </w:rPr>
          <w:t>lorem 3.07</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eiusmod sed</w:t>
        </w:r>
        <w:r>
          <w:rPr>
            <w:noProof/>
            <w:webHidden/>
          </w:rPr>
          <w:tab/>
        </w:r>
        <w:r>
          <w:rPr>
            <w:noProof/>
            <w:webHidden/>
          </w:rPr>
          <w:fldChar w:fldCharType="begin"/>
        </w:r>
        <w:r>
          <w:rPr>
            <w:noProof/>
            <w:webHidden/>
          </w:rPr>
          <w:instrText xml:space="preserve"> PAGEREF _Toc218523792 \h </w:instrText>
        </w:r>
        <w:r>
          <w:rPr>
            <w:noProof/>
            <w:webHidden/>
          </w:rPr>
          <w:fldChar w:fldCharType="separate"/>
        </w:r>
        <w:r>
          <w:rPr>
            <w:noProof/>
            <w:webHidden/>
          </w:rPr>
          <w:t>3-4</w:t>
        </w:r>
        <w:r>
          <w:rPr>
            <w:noProof/>
            <w:webHidden/>
          </w:rPr>
          <w:fldChar w:fldCharType="end"/>
        </w:r>
        <w:r>
          <w:fldChar w:fldCharType="end"/>
        </w:r>
      </w:ins>
    </w:p>
    <w:p w14:paraId="1A5BBD1E" w14:textId="77777777" w:rsidR="00540B5B" w:rsidRDefault="00540B5B">
      <w:pPr>
        <w:pStyle w:val="TOC2"/>
        <w:rPr>
          <w:ins w:id="9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97" w:author="Arthur Souza Rodrigues" w:date="2026-07-10T21:42:00Z" w16du:dateUtc="2026-07-11T01:42:00Z">
        <w:r>
          <w:fldChar w:fldCharType="begin"/>
        </w:r>
        <w:r>
          <w:instrText>HYPERLINK \l "_Toc218523793"</w:instrText>
        </w:r>
        <w:r>
          <w:fldChar w:fldCharType="separate"/>
        </w:r>
        <w:r>
          <w:rPr>
            <w:rStyle w:val="Hyperlink"/>
            <w:noProof/>
          </w:rPr>
          <w:t>lorem 3.08</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 tempor elit sed</w:t>
        </w:r>
        <w:r>
          <w:rPr>
            <w:noProof/>
            <w:webHidden/>
          </w:rPr>
          <w:tab/>
        </w:r>
        <w:r>
          <w:rPr>
            <w:noProof/>
            <w:webHidden/>
          </w:rPr>
          <w:fldChar w:fldCharType="begin"/>
        </w:r>
        <w:r>
          <w:rPr>
            <w:noProof/>
            <w:webHidden/>
          </w:rPr>
          <w:instrText xml:space="preserve"> PAGEREF _Toc218523793 \h </w:instrText>
        </w:r>
        <w:r>
          <w:rPr>
            <w:noProof/>
            <w:webHidden/>
          </w:rPr>
          <w:fldChar w:fldCharType="separate"/>
        </w:r>
        <w:r>
          <w:rPr>
            <w:noProof/>
            <w:webHidden/>
          </w:rPr>
          <w:t>3-4</w:t>
        </w:r>
        <w:r>
          <w:rPr>
            <w:noProof/>
            <w:webHidden/>
          </w:rPr>
          <w:fldChar w:fldCharType="end"/>
        </w:r>
        <w:r>
          <w:fldChar w:fldCharType="end"/>
        </w:r>
      </w:ins>
    </w:p>
    <w:p w14:paraId="4C72F094" w14:textId="77777777" w:rsidR="00540B5B" w:rsidRDefault="00540B5B">
      <w:pPr>
        <w:pStyle w:val="TOC2"/>
        <w:rPr>
          <w:ins w:id="9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99" w:author="Arthur Souza Rodrigues" w:date="2026-07-10T21:42:00Z" w16du:dateUtc="2026-07-11T01:42:00Z">
        <w:r>
          <w:fldChar w:fldCharType="begin"/>
        </w:r>
        <w:r>
          <w:instrText>HYPERLINK \l "_Toc218523794"</w:instrText>
        </w:r>
        <w:r>
          <w:fldChar w:fldCharType="separate"/>
        </w:r>
        <w:r>
          <w:rPr>
            <w:rStyle w:val="Hyperlink"/>
            <w:noProof/>
          </w:rPr>
          <w:t>lorem 3.09</w:t>
        </w:r>
        <w:r>
          <w:rPr>
            <w:rFonts w:asciiTheme="minorHAnsi" w:eastAsiaTheme="minorEastAsia" w:hAnsiTheme="minorHAnsi" w:cstheme="minorBidi"/>
            <w:noProof/>
            <w:kern w:val="2"/>
            <w:szCs w:val="24"/>
            <w:lang w:val="pt-BR" w:eastAsia="pt-BR"/>
            <w14:ligatures w14:val="standardContextual"/>
          </w:rPr>
          <w:tab/>
        </w:r>
        <w:r>
          <w:rPr>
            <w:rStyle w:val="Hyperlink"/>
            <w:noProof/>
          </w:rPr>
          <w:t>elit elit labore adipiscing</w:t>
        </w:r>
        <w:r>
          <w:rPr>
            <w:noProof/>
            <w:webHidden/>
          </w:rPr>
          <w:tab/>
        </w:r>
        <w:r>
          <w:rPr>
            <w:noProof/>
            <w:webHidden/>
          </w:rPr>
          <w:fldChar w:fldCharType="begin"/>
        </w:r>
        <w:r>
          <w:rPr>
            <w:noProof/>
            <w:webHidden/>
          </w:rPr>
          <w:instrText xml:space="preserve"> PAGEREF _Toc218523794 \h </w:instrText>
        </w:r>
        <w:r>
          <w:rPr>
            <w:noProof/>
            <w:webHidden/>
          </w:rPr>
          <w:fldChar w:fldCharType="separate"/>
        </w:r>
        <w:r>
          <w:rPr>
            <w:noProof/>
            <w:webHidden/>
          </w:rPr>
          <w:t>3-5</w:t>
        </w:r>
        <w:r>
          <w:rPr>
            <w:noProof/>
            <w:webHidden/>
          </w:rPr>
          <w:fldChar w:fldCharType="end"/>
        </w:r>
        <w:r>
          <w:fldChar w:fldCharType="end"/>
        </w:r>
      </w:ins>
    </w:p>
    <w:p w14:paraId="70843EF2" w14:textId="77777777" w:rsidR="00540B5B" w:rsidRDefault="00540B5B">
      <w:pPr>
        <w:pStyle w:val="TOC2"/>
        <w:rPr>
          <w:ins w:id="10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01" w:author="Arthur Souza Rodrigues" w:date="2026-07-10T21:42:00Z" w16du:dateUtc="2026-07-11T01:42:00Z">
        <w:r>
          <w:fldChar w:fldCharType="begin"/>
        </w:r>
        <w:r>
          <w:instrText>HYPERLINK \l "_Toc218523795"</w:instrText>
        </w:r>
        <w:r>
          <w:fldChar w:fldCharType="separate"/>
        </w:r>
        <w:r>
          <w:rPr>
            <w:rStyle w:val="Hyperlink"/>
            <w:noProof/>
          </w:rPr>
          <w:t>lorem 3.10</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adipiscing</w:t>
        </w:r>
        <w:r>
          <w:rPr>
            <w:noProof/>
            <w:webHidden/>
          </w:rPr>
          <w:tab/>
        </w:r>
        <w:r>
          <w:rPr>
            <w:noProof/>
            <w:webHidden/>
          </w:rPr>
          <w:fldChar w:fldCharType="begin"/>
        </w:r>
        <w:r>
          <w:rPr>
            <w:noProof/>
            <w:webHidden/>
          </w:rPr>
          <w:instrText xml:space="preserve"> PAGEREF _Toc218523795 \h </w:instrText>
        </w:r>
        <w:r>
          <w:rPr>
            <w:noProof/>
            <w:webHidden/>
          </w:rPr>
          <w:fldChar w:fldCharType="separate"/>
        </w:r>
        <w:r>
          <w:rPr>
            <w:noProof/>
            <w:webHidden/>
          </w:rPr>
          <w:t>3-5</w:t>
        </w:r>
        <w:r>
          <w:rPr>
            <w:noProof/>
            <w:webHidden/>
          </w:rPr>
          <w:fldChar w:fldCharType="end"/>
        </w:r>
        <w:r>
          <w:fldChar w:fldCharType="end"/>
        </w:r>
      </w:ins>
    </w:p>
    <w:p w14:paraId="1C6FBA4F" w14:textId="77777777" w:rsidR="00540B5B" w:rsidRDefault="00540B5B">
      <w:pPr>
        <w:pStyle w:val="TOC2"/>
        <w:rPr>
          <w:ins w:id="10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03" w:author="Arthur Souza Rodrigues" w:date="2026-07-10T21:42:00Z" w16du:dateUtc="2026-07-11T01:42:00Z">
        <w:r>
          <w:fldChar w:fldCharType="begin"/>
        </w:r>
        <w:r>
          <w:instrText>HYPERLINK \l "_Toc218523796"</w:instrText>
        </w:r>
        <w:r>
          <w:fldChar w:fldCharType="separate"/>
        </w:r>
        <w:r>
          <w:rPr>
            <w:rStyle w:val="Hyperlink"/>
            <w:noProof/>
          </w:rPr>
          <w:t>lorem 3.11</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amet ipsum eiusmod</w:t>
        </w:r>
        <w:r>
          <w:rPr>
            <w:noProof/>
            <w:webHidden/>
          </w:rPr>
          <w:tab/>
        </w:r>
        <w:r>
          <w:rPr>
            <w:noProof/>
            <w:webHidden/>
          </w:rPr>
          <w:fldChar w:fldCharType="begin"/>
        </w:r>
        <w:r>
          <w:rPr>
            <w:noProof/>
            <w:webHidden/>
          </w:rPr>
          <w:instrText xml:space="preserve"> PAGEREF _Toc218523796 \h </w:instrText>
        </w:r>
        <w:r>
          <w:rPr>
            <w:noProof/>
            <w:webHidden/>
          </w:rPr>
          <w:fldChar w:fldCharType="separate"/>
        </w:r>
        <w:r>
          <w:rPr>
            <w:noProof/>
            <w:webHidden/>
          </w:rPr>
          <w:t>3-5</w:t>
        </w:r>
        <w:r>
          <w:rPr>
            <w:noProof/>
            <w:webHidden/>
          </w:rPr>
          <w:fldChar w:fldCharType="end"/>
        </w:r>
        <w:r>
          <w:fldChar w:fldCharType="end"/>
        </w:r>
      </w:ins>
    </w:p>
    <w:p w14:paraId="054B2DDD" w14:textId="77777777" w:rsidR="00540B5B" w:rsidRDefault="00540B5B">
      <w:pPr>
        <w:pStyle w:val="TOC1"/>
        <w:rPr>
          <w:ins w:id="104"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05" w:author="Arthur Souza Rodrigues" w:date="2026-07-10T21:42:00Z" w16du:dateUtc="2026-07-11T01:42:00Z">
        <w:r>
          <w:fldChar w:fldCharType="begin"/>
        </w:r>
        <w:r>
          <w:instrText>HYPERLINK \l "_Toc218523797"</w:instrText>
        </w:r>
        <w:r>
          <w:fldChar w:fldCharType="separate"/>
        </w:r>
        <w:r>
          <w:rPr>
            <w:rStyle w:val="Hyperlink"/>
            <w:noProof/>
          </w:rPr>
          <w:t>aliqua labore elit elit consectetur ipsum dolor eiusmod dolor’et incididunt</w:t>
        </w:r>
        <w:r>
          <w:rPr>
            <w:noProof/>
            <w:webHidden/>
          </w:rPr>
          <w:tab/>
        </w:r>
        <w:r>
          <w:rPr>
            <w:noProof/>
            <w:webHidden/>
          </w:rPr>
          <w:fldChar w:fldCharType="begin"/>
        </w:r>
        <w:r>
          <w:rPr>
            <w:noProof/>
            <w:webHidden/>
          </w:rPr>
          <w:instrText xml:space="preserve"> PAGEREF _Toc218523797 \h </w:instrText>
        </w:r>
        <w:r>
          <w:rPr>
            <w:noProof/>
            <w:webHidden/>
          </w:rPr>
          <w:fldChar w:fldCharType="separate"/>
        </w:r>
        <w:r>
          <w:rPr>
            <w:noProof/>
            <w:webHidden/>
          </w:rPr>
          <w:t>4-1</w:t>
        </w:r>
        <w:r>
          <w:rPr>
            <w:noProof/>
            <w:webHidden/>
          </w:rPr>
          <w:fldChar w:fldCharType="end"/>
        </w:r>
        <w:r>
          <w:fldChar w:fldCharType="end"/>
        </w:r>
      </w:ins>
    </w:p>
    <w:p w14:paraId="302B1D80" w14:textId="77777777" w:rsidR="00540B5B" w:rsidRDefault="00540B5B">
      <w:pPr>
        <w:pStyle w:val="TOC2"/>
        <w:rPr>
          <w:ins w:id="10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07" w:author="Arthur Souza Rodrigues" w:date="2026-07-10T21:42:00Z" w16du:dateUtc="2026-07-11T01:42:00Z">
        <w:r>
          <w:fldChar w:fldCharType="begin"/>
        </w:r>
        <w:r>
          <w:instrText>HYPERLINK \l "_Toc218523798"</w:instrText>
        </w:r>
        <w:r>
          <w:fldChar w:fldCharType="separate"/>
        </w:r>
        <w:r>
          <w:rPr>
            <w:rStyle w:val="Hyperlink"/>
            <w:noProof/>
          </w:rPr>
          <w:t>lorem 4.01</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eiusmod dolor’et incididunt</w:t>
        </w:r>
        <w:r>
          <w:rPr>
            <w:noProof/>
            <w:webHidden/>
          </w:rPr>
          <w:tab/>
        </w:r>
        <w:r>
          <w:rPr>
            <w:noProof/>
            <w:webHidden/>
          </w:rPr>
          <w:fldChar w:fldCharType="begin"/>
        </w:r>
        <w:r>
          <w:rPr>
            <w:noProof/>
            <w:webHidden/>
          </w:rPr>
          <w:instrText xml:space="preserve"> PAGEREF _Toc218523798 \h </w:instrText>
        </w:r>
        <w:r>
          <w:rPr>
            <w:noProof/>
            <w:webHidden/>
          </w:rPr>
          <w:fldChar w:fldCharType="separate"/>
        </w:r>
        <w:r>
          <w:rPr>
            <w:noProof/>
            <w:webHidden/>
          </w:rPr>
          <w:t>4-1</w:t>
        </w:r>
        <w:r>
          <w:rPr>
            <w:noProof/>
            <w:webHidden/>
          </w:rPr>
          <w:fldChar w:fldCharType="end"/>
        </w:r>
        <w:r>
          <w:fldChar w:fldCharType="end"/>
        </w:r>
      </w:ins>
    </w:p>
    <w:p w14:paraId="01178368" w14:textId="77777777" w:rsidR="00540B5B" w:rsidRDefault="00540B5B">
      <w:pPr>
        <w:pStyle w:val="TOC2"/>
        <w:rPr>
          <w:ins w:id="10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09" w:author="Arthur Souza Rodrigues" w:date="2026-07-10T21:42:00Z" w16du:dateUtc="2026-07-11T01:42:00Z">
        <w:r>
          <w:fldChar w:fldCharType="begin"/>
        </w:r>
        <w:r>
          <w:instrText>HYPERLINK \l "_Toc218523799"</w:instrText>
        </w:r>
        <w:r>
          <w:fldChar w:fldCharType="separate"/>
        </w:r>
        <w:r>
          <w:rPr>
            <w:rStyle w:val="Hyperlink"/>
            <w:noProof/>
          </w:rPr>
          <w:t>lorem 4.02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eiusmod dolor’et incididunt</w:t>
        </w:r>
        <w:r>
          <w:rPr>
            <w:noProof/>
            <w:webHidden/>
          </w:rPr>
          <w:tab/>
        </w:r>
        <w:r>
          <w:rPr>
            <w:noProof/>
            <w:webHidden/>
          </w:rPr>
          <w:fldChar w:fldCharType="begin"/>
        </w:r>
        <w:r>
          <w:rPr>
            <w:noProof/>
            <w:webHidden/>
          </w:rPr>
          <w:instrText xml:space="preserve"> PAGEREF _Toc218523799 \h </w:instrText>
        </w:r>
        <w:r>
          <w:rPr>
            <w:noProof/>
            <w:webHidden/>
          </w:rPr>
          <w:fldChar w:fldCharType="separate"/>
        </w:r>
        <w:r>
          <w:rPr>
            <w:noProof/>
            <w:webHidden/>
          </w:rPr>
          <w:t>4-1</w:t>
        </w:r>
        <w:r>
          <w:rPr>
            <w:noProof/>
            <w:webHidden/>
          </w:rPr>
          <w:fldChar w:fldCharType="end"/>
        </w:r>
        <w:r>
          <w:fldChar w:fldCharType="end"/>
        </w:r>
      </w:ins>
    </w:p>
    <w:p w14:paraId="7E18E054" w14:textId="77777777" w:rsidR="00540B5B" w:rsidRDefault="00540B5B">
      <w:pPr>
        <w:pStyle w:val="TOC2"/>
        <w:rPr>
          <w:ins w:id="11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11" w:author="Arthur Souza Rodrigues" w:date="2026-07-10T21:42:00Z" w16du:dateUtc="2026-07-11T01:42:00Z">
        <w:r>
          <w:fldChar w:fldCharType="begin"/>
        </w:r>
        <w:r>
          <w:instrText>HYPERLINK \l "_Toc218523800"</w:instrText>
        </w:r>
        <w:r>
          <w:fldChar w:fldCharType="separate"/>
        </w:r>
        <w:r>
          <w:rPr>
            <w:rStyle w:val="Hyperlink"/>
            <w:noProof/>
          </w:rPr>
          <w:t>lorem 4.03</w:t>
        </w:r>
        <w:r>
          <w:rPr>
            <w:rFonts w:asciiTheme="minorHAnsi" w:eastAsiaTheme="minorEastAsia" w:hAnsiTheme="minorHAnsi" w:cstheme="minorBidi"/>
            <w:noProof/>
            <w:kern w:val="2"/>
            <w:szCs w:val="24"/>
            <w:lang w:val="pt-BR" w:eastAsia="pt-BR"/>
            <w14:ligatures w14:val="standardContextual"/>
          </w:rPr>
          <w:tab/>
        </w:r>
        <w:r>
          <w:rPr>
            <w:rStyle w:val="Hyperlink"/>
            <w:noProof/>
          </w:rPr>
          <w:t>ipsum ut ipsum eiusmod dolor’et incididunt</w:t>
        </w:r>
        <w:r>
          <w:rPr>
            <w:noProof/>
            <w:webHidden/>
          </w:rPr>
          <w:tab/>
        </w:r>
        <w:r>
          <w:rPr>
            <w:noProof/>
            <w:webHidden/>
          </w:rPr>
          <w:fldChar w:fldCharType="begin"/>
        </w:r>
        <w:r>
          <w:rPr>
            <w:noProof/>
            <w:webHidden/>
          </w:rPr>
          <w:instrText xml:space="preserve"> PAGEREF _Toc218523800 \h </w:instrText>
        </w:r>
        <w:r>
          <w:rPr>
            <w:noProof/>
            <w:webHidden/>
          </w:rPr>
          <w:fldChar w:fldCharType="separate"/>
        </w:r>
        <w:r>
          <w:rPr>
            <w:noProof/>
            <w:webHidden/>
          </w:rPr>
          <w:t>4-2</w:t>
        </w:r>
        <w:r>
          <w:rPr>
            <w:noProof/>
            <w:webHidden/>
          </w:rPr>
          <w:fldChar w:fldCharType="end"/>
        </w:r>
        <w:r>
          <w:fldChar w:fldCharType="end"/>
        </w:r>
      </w:ins>
    </w:p>
    <w:p w14:paraId="1B62F586" w14:textId="77777777" w:rsidR="00540B5B" w:rsidRDefault="00540B5B">
      <w:pPr>
        <w:pStyle w:val="TOC1"/>
        <w:rPr>
          <w:ins w:id="112"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13" w:author="Arthur Souza Rodrigues" w:date="2026-07-10T21:42:00Z" w16du:dateUtc="2026-07-11T01:42:00Z">
        <w:r>
          <w:fldChar w:fldCharType="begin"/>
        </w:r>
        <w:r>
          <w:instrText>HYPERLINK \l "_Toc218523801"</w:instrText>
        </w:r>
        <w:r>
          <w:fldChar w:fldCharType="separate"/>
        </w:r>
        <w:r>
          <w:rPr>
            <w:rStyle w:val="Hyperlink"/>
            <w:noProof/>
          </w:rPr>
          <w:t>aliqua eiusmod elit elit consectetur ipsum lorem ipsum magna elit eiusmod dolor</w:t>
        </w:r>
        <w:r>
          <w:rPr>
            <w:noProof/>
            <w:webHidden/>
          </w:rPr>
          <w:tab/>
        </w:r>
        <w:r>
          <w:rPr>
            <w:noProof/>
            <w:webHidden/>
          </w:rPr>
          <w:fldChar w:fldCharType="begin"/>
        </w:r>
        <w:r>
          <w:rPr>
            <w:noProof/>
            <w:webHidden/>
          </w:rPr>
          <w:instrText xml:space="preserve"> PAGEREF _Toc218523801 \h </w:instrText>
        </w:r>
        <w:r>
          <w:rPr>
            <w:noProof/>
            <w:webHidden/>
          </w:rPr>
          <w:fldChar w:fldCharType="separate"/>
        </w:r>
        <w:r>
          <w:rPr>
            <w:noProof/>
            <w:webHidden/>
          </w:rPr>
          <w:t>5-1</w:t>
        </w:r>
        <w:r>
          <w:rPr>
            <w:noProof/>
            <w:webHidden/>
          </w:rPr>
          <w:fldChar w:fldCharType="end"/>
        </w:r>
        <w:r>
          <w:fldChar w:fldCharType="end"/>
        </w:r>
      </w:ins>
    </w:p>
    <w:p w14:paraId="3E71D00D" w14:textId="77777777" w:rsidR="00540B5B" w:rsidRDefault="00540B5B">
      <w:pPr>
        <w:pStyle w:val="TOC2"/>
        <w:rPr>
          <w:ins w:id="11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15" w:author="Arthur Souza Rodrigues" w:date="2026-07-10T21:42:00Z" w16du:dateUtc="2026-07-11T01:42:00Z">
        <w:r>
          <w:fldChar w:fldCharType="begin"/>
        </w:r>
        <w:r>
          <w:instrText>HYPERLINK \l "_Toc218523802"</w:instrText>
        </w:r>
        <w:r>
          <w:fldChar w:fldCharType="separate"/>
        </w:r>
        <w:r>
          <w:rPr>
            <w:rStyle w:val="Hyperlink"/>
            <w:noProof/>
          </w:rPr>
          <w:t>lorem 5.01</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dolor’et ipsum adipiscing incididunt dolore dolor’et ipsum adipiscing</w:t>
        </w:r>
        <w:r>
          <w:rPr>
            <w:noProof/>
            <w:webHidden/>
          </w:rPr>
          <w:tab/>
        </w:r>
        <w:r>
          <w:rPr>
            <w:noProof/>
            <w:webHidden/>
          </w:rPr>
          <w:fldChar w:fldCharType="begin"/>
        </w:r>
        <w:r>
          <w:rPr>
            <w:noProof/>
            <w:webHidden/>
          </w:rPr>
          <w:instrText xml:space="preserve"> PAGEREF _Toc218523802 \h </w:instrText>
        </w:r>
        <w:r>
          <w:rPr>
            <w:noProof/>
            <w:webHidden/>
          </w:rPr>
          <w:fldChar w:fldCharType="separate"/>
        </w:r>
        <w:r>
          <w:rPr>
            <w:noProof/>
            <w:webHidden/>
          </w:rPr>
          <w:t>5-1</w:t>
        </w:r>
        <w:r>
          <w:rPr>
            <w:noProof/>
            <w:webHidden/>
          </w:rPr>
          <w:fldChar w:fldCharType="end"/>
        </w:r>
        <w:r>
          <w:fldChar w:fldCharType="end"/>
        </w:r>
      </w:ins>
    </w:p>
    <w:p w14:paraId="2F47494E" w14:textId="77777777" w:rsidR="00540B5B" w:rsidRDefault="00540B5B">
      <w:pPr>
        <w:pStyle w:val="TOC2"/>
        <w:rPr>
          <w:ins w:id="11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17" w:author="Arthur Souza Rodrigues" w:date="2026-07-10T21:42:00Z" w16du:dateUtc="2026-07-11T01:42:00Z">
        <w:r>
          <w:fldChar w:fldCharType="begin"/>
        </w:r>
        <w:r>
          <w:instrText>HYPERLINK \l "_Toc218523803"</w:instrText>
        </w:r>
        <w:r>
          <w:fldChar w:fldCharType="separate"/>
        </w:r>
        <w:r>
          <w:rPr>
            <w:rStyle w:val="Hyperlink"/>
            <w:noProof/>
          </w:rPr>
          <w:t>lorem 5.02</w:t>
        </w:r>
        <w:r>
          <w:rPr>
            <w:rFonts w:asciiTheme="minorHAnsi" w:eastAsiaTheme="minorEastAsia" w:hAnsiTheme="minorHAnsi" w:cstheme="minorBidi"/>
            <w:noProof/>
            <w:kern w:val="2"/>
            <w:szCs w:val="24"/>
            <w:lang w:val="pt-BR" w:eastAsia="pt-BR"/>
            <w14:ligatures w14:val="standardContextual"/>
          </w:rPr>
          <w:tab/>
        </w:r>
        <w:r>
          <w:rPr>
            <w:rStyle w:val="Hyperlink"/>
            <w:noProof/>
          </w:rPr>
          <w:t>ipsum ipsum</w:t>
        </w:r>
        <w:r>
          <w:rPr>
            <w:noProof/>
            <w:webHidden/>
          </w:rPr>
          <w:tab/>
        </w:r>
        <w:r>
          <w:rPr>
            <w:noProof/>
            <w:webHidden/>
          </w:rPr>
          <w:fldChar w:fldCharType="begin"/>
        </w:r>
        <w:r>
          <w:rPr>
            <w:noProof/>
            <w:webHidden/>
          </w:rPr>
          <w:instrText xml:space="preserve"> PAGEREF _Toc218523803 \h </w:instrText>
        </w:r>
        <w:r>
          <w:rPr>
            <w:noProof/>
            <w:webHidden/>
          </w:rPr>
          <w:fldChar w:fldCharType="separate"/>
        </w:r>
        <w:r>
          <w:rPr>
            <w:noProof/>
            <w:webHidden/>
          </w:rPr>
          <w:t>5-1</w:t>
        </w:r>
        <w:r>
          <w:rPr>
            <w:noProof/>
            <w:webHidden/>
          </w:rPr>
          <w:fldChar w:fldCharType="end"/>
        </w:r>
        <w:r>
          <w:fldChar w:fldCharType="end"/>
        </w:r>
      </w:ins>
    </w:p>
    <w:p w14:paraId="5CD41338" w14:textId="77777777" w:rsidR="00540B5B" w:rsidRDefault="00540B5B">
      <w:pPr>
        <w:pStyle w:val="TOC2"/>
        <w:rPr>
          <w:ins w:id="11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19" w:author="Arthur Souza Rodrigues" w:date="2026-07-10T21:42:00Z" w16du:dateUtc="2026-07-11T01:42:00Z">
        <w:r>
          <w:fldChar w:fldCharType="begin"/>
        </w:r>
        <w:r>
          <w:instrText>HYPERLINK \l "_Toc218523804"</w:instrText>
        </w:r>
        <w:r>
          <w:fldChar w:fldCharType="separate"/>
        </w:r>
        <w:r>
          <w:rPr>
            <w:rStyle w:val="Hyperlink"/>
            <w:noProof/>
          </w:rPr>
          <w:t>lorem 5.03</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ipsum incididunt do</w:t>
        </w:r>
        <w:r>
          <w:rPr>
            <w:noProof/>
            <w:webHidden/>
          </w:rPr>
          <w:tab/>
        </w:r>
        <w:r>
          <w:rPr>
            <w:noProof/>
            <w:webHidden/>
          </w:rPr>
          <w:fldChar w:fldCharType="begin"/>
        </w:r>
        <w:r>
          <w:rPr>
            <w:noProof/>
            <w:webHidden/>
          </w:rPr>
          <w:instrText xml:space="preserve"> PAGEREF _Toc218523804 \h </w:instrText>
        </w:r>
        <w:r>
          <w:rPr>
            <w:noProof/>
            <w:webHidden/>
          </w:rPr>
          <w:fldChar w:fldCharType="separate"/>
        </w:r>
        <w:r>
          <w:rPr>
            <w:noProof/>
            <w:webHidden/>
          </w:rPr>
          <w:t>5-1</w:t>
        </w:r>
        <w:r>
          <w:rPr>
            <w:noProof/>
            <w:webHidden/>
          </w:rPr>
          <w:fldChar w:fldCharType="end"/>
        </w:r>
        <w:r>
          <w:fldChar w:fldCharType="end"/>
        </w:r>
      </w:ins>
    </w:p>
    <w:p w14:paraId="4EF23C09" w14:textId="77777777" w:rsidR="00540B5B" w:rsidRDefault="00540B5B">
      <w:pPr>
        <w:pStyle w:val="TOC2"/>
        <w:rPr>
          <w:ins w:id="12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21" w:author="Arthur Souza Rodrigues" w:date="2026-07-10T21:42:00Z" w16du:dateUtc="2026-07-11T01:42:00Z">
        <w:r>
          <w:fldChar w:fldCharType="begin"/>
        </w:r>
        <w:r>
          <w:instrText>HYPERLINK \l "_Toc218523805"</w:instrText>
        </w:r>
        <w:r>
          <w:fldChar w:fldCharType="separate"/>
        </w:r>
        <w:r>
          <w:rPr>
            <w:rStyle w:val="Hyperlink"/>
            <w:noProof/>
          </w:rPr>
          <w:t>lorem 5.04</w:t>
        </w:r>
        <w:r>
          <w:rPr>
            <w:rFonts w:asciiTheme="minorHAnsi" w:eastAsiaTheme="minorEastAsia" w:hAnsiTheme="minorHAnsi" w:cstheme="minorBidi"/>
            <w:noProof/>
            <w:kern w:val="2"/>
            <w:szCs w:val="24"/>
            <w:lang w:val="pt-BR" w:eastAsia="pt-BR"/>
            <w14:ligatures w14:val="standardContextual"/>
          </w:rPr>
          <w:tab/>
        </w:r>
        <w:r>
          <w:rPr>
            <w:rStyle w:val="Hyperlink"/>
            <w:noProof/>
          </w:rPr>
          <w:t>et aliqua eiusmod do ipsum et lorem</w:t>
        </w:r>
        <w:r>
          <w:rPr>
            <w:noProof/>
            <w:webHidden/>
          </w:rPr>
          <w:tab/>
        </w:r>
        <w:r>
          <w:rPr>
            <w:noProof/>
            <w:webHidden/>
          </w:rPr>
          <w:fldChar w:fldCharType="begin"/>
        </w:r>
        <w:r>
          <w:rPr>
            <w:noProof/>
            <w:webHidden/>
          </w:rPr>
          <w:instrText xml:space="preserve"> PAGEREF _Toc218523805 \h </w:instrText>
        </w:r>
        <w:r>
          <w:rPr>
            <w:noProof/>
            <w:webHidden/>
          </w:rPr>
          <w:fldChar w:fldCharType="separate"/>
        </w:r>
        <w:r>
          <w:rPr>
            <w:noProof/>
            <w:webHidden/>
          </w:rPr>
          <w:t>5-2</w:t>
        </w:r>
        <w:r>
          <w:rPr>
            <w:noProof/>
            <w:webHidden/>
          </w:rPr>
          <w:fldChar w:fldCharType="end"/>
        </w:r>
        <w:r>
          <w:fldChar w:fldCharType="end"/>
        </w:r>
      </w:ins>
    </w:p>
    <w:p w14:paraId="3DF6064D" w14:textId="77777777" w:rsidR="00540B5B" w:rsidRDefault="00540B5B">
      <w:pPr>
        <w:pStyle w:val="TOC2"/>
        <w:rPr>
          <w:ins w:id="12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23" w:author="Arthur Souza Rodrigues" w:date="2026-07-10T21:42:00Z" w16du:dateUtc="2026-07-11T01:42:00Z">
        <w:r>
          <w:fldChar w:fldCharType="begin"/>
        </w:r>
        <w:r>
          <w:instrText>HYPERLINK \l "_Toc218523806"</w:instrText>
        </w:r>
        <w:r>
          <w:fldChar w:fldCharType="separate"/>
        </w:r>
        <w:r>
          <w:rPr>
            <w:rStyle w:val="Hyperlink"/>
            <w:noProof/>
          </w:rPr>
          <w:t>lorem 5.05</w:t>
        </w:r>
        <w:r>
          <w:rPr>
            <w:rFonts w:asciiTheme="minorHAnsi" w:eastAsiaTheme="minorEastAsia" w:hAnsiTheme="minorHAnsi" w:cstheme="minorBidi"/>
            <w:noProof/>
            <w:kern w:val="2"/>
            <w:szCs w:val="24"/>
            <w:lang w:val="pt-BR" w:eastAsia="pt-BR"/>
            <w14:ligatures w14:val="standardContextual"/>
          </w:rPr>
          <w:tab/>
        </w:r>
        <w:r>
          <w:rPr>
            <w:rStyle w:val="Hyperlink"/>
            <w:noProof/>
          </w:rPr>
          <w:t>sed lorem labore do ipsum do</w:t>
        </w:r>
        <w:r>
          <w:rPr>
            <w:noProof/>
            <w:webHidden/>
          </w:rPr>
          <w:tab/>
        </w:r>
        <w:r>
          <w:rPr>
            <w:noProof/>
            <w:webHidden/>
          </w:rPr>
          <w:fldChar w:fldCharType="begin"/>
        </w:r>
        <w:r>
          <w:rPr>
            <w:noProof/>
            <w:webHidden/>
          </w:rPr>
          <w:instrText xml:space="preserve"> PAGEREF _Toc218523806 \h </w:instrText>
        </w:r>
        <w:r>
          <w:rPr>
            <w:noProof/>
            <w:webHidden/>
          </w:rPr>
          <w:fldChar w:fldCharType="separate"/>
        </w:r>
        <w:r>
          <w:rPr>
            <w:noProof/>
            <w:webHidden/>
          </w:rPr>
          <w:t>5-2</w:t>
        </w:r>
        <w:r>
          <w:rPr>
            <w:noProof/>
            <w:webHidden/>
          </w:rPr>
          <w:fldChar w:fldCharType="end"/>
        </w:r>
        <w:r>
          <w:fldChar w:fldCharType="end"/>
        </w:r>
      </w:ins>
    </w:p>
    <w:p w14:paraId="225C9A6E" w14:textId="77777777" w:rsidR="00540B5B" w:rsidRDefault="00540B5B">
      <w:pPr>
        <w:pStyle w:val="TOC2"/>
        <w:rPr>
          <w:ins w:id="12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25" w:author="Arthur Souza Rodrigues" w:date="2026-07-10T21:42:00Z" w16du:dateUtc="2026-07-11T01:42:00Z">
        <w:r>
          <w:lastRenderedPageBreak/>
        </w:r>
        <w:r>
          <w:fldChar w:fldCharType="begin"/>
        </w:r>
        <w:r>
          <w:instrText>HYPERLINK \l "_Toc218523807"</w:instrText>
        </w:r>
        <w:r>
          <w:fldChar w:fldCharType="separate"/>
        </w:r>
        <w:r>
          <w:rPr>
            <w:rStyle w:val="Hyperlink"/>
            <w:noProof/>
          </w:rPr>
          <w:t>lorem 5.06</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magna do</w:t>
        </w:r>
        <w:r>
          <w:rPr>
            <w:noProof/>
            <w:webHidden/>
          </w:rPr>
          <w:tab/>
        </w:r>
        <w:r>
          <w:rPr>
            <w:noProof/>
            <w:webHidden/>
          </w:rPr>
          <w:fldChar w:fldCharType="begin"/>
        </w:r>
        <w:r>
          <w:rPr>
            <w:noProof/>
            <w:webHidden/>
          </w:rPr>
          <w:instrText xml:space="preserve"> PAGEREF _Toc218523807 \h </w:instrText>
        </w:r>
        <w:r>
          <w:rPr>
            <w:noProof/>
            <w:webHidden/>
          </w:rPr>
          <w:fldChar w:fldCharType="separate"/>
        </w:r>
        <w:r>
          <w:rPr>
            <w:noProof/>
            <w:webHidden/>
          </w:rPr>
          <w:t>5-2</w:t>
        </w:r>
        <w:r>
          <w:rPr>
            <w:noProof/>
            <w:webHidden/>
          </w:rPr>
          <w:fldChar w:fldCharType="end"/>
        </w:r>
        <w:r>
          <w:fldChar w:fldCharType="end"/>
        </w:r>
      </w:ins>
    </w:p>
    <w:p w14:paraId="559D3B5C" w14:textId="77777777" w:rsidR="00540B5B" w:rsidRDefault="00540B5B">
      <w:pPr>
        <w:pStyle w:val="TOC2"/>
        <w:rPr>
          <w:ins w:id="12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27" w:author="Arthur Souza Rodrigues" w:date="2026-07-10T21:42:00Z" w16du:dateUtc="2026-07-11T01:42:00Z">
        <w:r>
          <w:fldChar w:fldCharType="begin"/>
        </w:r>
        <w:r>
          <w:instrText>HYPERLINK \l "_Toc218523808"</w:instrText>
        </w:r>
        <w:r>
          <w:fldChar w:fldCharType="separate"/>
        </w:r>
        <w:r>
          <w:rPr>
            <w:rStyle w:val="Hyperlink"/>
            <w:noProof/>
          </w:rPr>
          <w:t>lorem 5.07</w:t>
        </w:r>
        <w:r>
          <w:rPr>
            <w:rFonts w:asciiTheme="minorHAnsi" w:eastAsiaTheme="minorEastAsia" w:hAnsiTheme="minorHAnsi" w:cstheme="minorBidi"/>
            <w:noProof/>
            <w:kern w:val="2"/>
            <w:szCs w:val="24"/>
            <w:lang w:val="pt-BR" w:eastAsia="pt-BR"/>
            <w14:ligatures w14:val="standardContextual"/>
          </w:rPr>
          <w:tab/>
        </w:r>
        <w:r>
          <w:rPr>
            <w:rStyle w:val="Hyperlink"/>
            <w:noProof/>
          </w:rPr>
          <w:t>dolore tempor ipsum ut ut</w:t>
        </w:r>
        <w:r>
          <w:rPr>
            <w:noProof/>
            <w:webHidden/>
          </w:rPr>
          <w:tab/>
        </w:r>
        <w:r>
          <w:rPr>
            <w:noProof/>
            <w:webHidden/>
          </w:rPr>
          <w:fldChar w:fldCharType="begin"/>
        </w:r>
        <w:r>
          <w:rPr>
            <w:noProof/>
            <w:webHidden/>
          </w:rPr>
          <w:instrText xml:space="preserve"> PAGEREF _Toc218523808 \h </w:instrText>
        </w:r>
        <w:r>
          <w:rPr>
            <w:noProof/>
            <w:webHidden/>
          </w:rPr>
          <w:fldChar w:fldCharType="separate"/>
        </w:r>
        <w:r>
          <w:rPr>
            <w:noProof/>
            <w:webHidden/>
          </w:rPr>
          <w:t>5-3</w:t>
        </w:r>
        <w:r>
          <w:rPr>
            <w:noProof/>
            <w:webHidden/>
          </w:rPr>
          <w:fldChar w:fldCharType="end"/>
        </w:r>
        <w:r>
          <w:fldChar w:fldCharType="end"/>
        </w:r>
      </w:ins>
    </w:p>
    <w:p w14:paraId="0BFB2A9E" w14:textId="77777777" w:rsidR="00540B5B" w:rsidRDefault="00540B5B">
      <w:pPr>
        <w:pStyle w:val="TOC2"/>
        <w:rPr>
          <w:ins w:id="12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29" w:author="Arthur Souza Rodrigues" w:date="2026-07-10T21:42:00Z" w16du:dateUtc="2026-07-11T01:42:00Z">
        <w:r>
          <w:fldChar w:fldCharType="begin"/>
        </w:r>
        <w:r>
          <w:instrText>HYPERLINK \l "_Toc218523809"</w:instrText>
        </w:r>
        <w:r>
          <w:fldChar w:fldCharType="separate"/>
        </w:r>
        <w:r>
          <w:rPr>
            <w:rStyle w:val="Hyperlink"/>
            <w:noProof/>
          </w:rPr>
          <w:t>lorem 5.08</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magna elit ut</w:t>
        </w:r>
        <w:r>
          <w:rPr>
            <w:noProof/>
            <w:webHidden/>
          </w:rPr>
          <w:tab/>
        </w:r>
        <w:r>
          <w:rPr>
            <w:noProof/>
            <w:webHidden/>
          </w:rPr>
          <w:fldChar w:fldCharType="begin"/>
        </w:r>
        <w:r>
          <w:rPr>
            <w:noProof/>
            <w:webHidden/>
          </w:rPr>
          <w:instrText xml:space="preserve"> PAGEREF _Toc218523809 \h </w:instrText>
        </w:r>
        <w:r>
          <w:rPr>
            <w:noProof/>
            <w:webHidden/>
          </w:rPr>
          <w:fldChar w:fldCharType="separate"/>
        </w:r>
        <w:r>
          <w:rPr>
            <w:noProof/>
            <w:webHidden/>
          </w:rPr>
          <w:t>5-3</w:t>
        </w:r>
        <w:r>
          <w:rPr>
            <w:noProof/>
            <w:webHidden/>
          </w:rPr>
          <w:fldChar w:fldCharType="end"/>
        </w:r>
        <w:r>
          <w:fldChar w:fldCharType="end"/>
        </w:r>
      </w:ins>
    </w:p>
    <w:p w14:paraId="3D9E9BFB" w14:textId="77777777" w:rsidR="00540B5B" w:rsidRDefault="00540B5B">
      <w:pPr>
        <w:pStyle w:val="TOC2"/>
        <w:rPr>
          <w:ins w:id="13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31" w:author="Arthur Souza Rodrigues" w:date="2026-07-10T21:42:00Z" w16du:dateUtc="2026-07-11T01:42:00Z">
        <w:r>
          <w:fldChar w:fldCharType="begin"/>
        </w:r>
        <w:r>
          <w:instrText>HYPERLINK \l "_Toc218523810"</w:instrText>
        </w:r>
        <w:r>
          <w:fldChar w:fldCharType="separate"/>
        </w:r>
        <w:r>
          <w:rPr>
            <w:rStyle w:val="Hyperlink"/>
            <w:noProof/>
          </w:rPr>
          <w:t>lorem 5.09</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et aliqua</w:t>
        </w:r>
        <w:r>
          <w:rPr>
            <w:noProof/>
            <w:webHidden/>
          </w:rPr>
          <w:tab/>
        </w:r>
        <w:r>
          <w:rPr>
            <w:noProof/>
            <w:webHidden/>
          </w:rPr>
          <w:fldChar w:fldCharType="begin"/>
        </w:r>
        <w:r>
          <w:rPr>
            <w:noProof/>
            <w:webHidden/>
          </w:rPr>
          <w:instrText xml:space="preserve"> PAGEREF _Toc218523810 \h </w:instrText>
        </w:r>
        <w:r>
          <w:rPr>
            <w:noProof/>
            <w:webHidden/>
          </w:rPr>
          <w:fldChar w:fldCharType="separate"/>
        </w:r>
        <w:r>
          <w:rPr>
            <w:noProof/>
            <w:webHidden/>
          </w:rPr>
          <w:t>5-4</w:t>
        </w:r>
        <w:r>
          <w:rPr>
            <w:noProof/>
            <w:webHidden/>
          </w:rPr>
          <w:fldChar w:fldCharType="end"/>
        </w:r>
        <w:r>
          <w:fldChar w:fldCharType="end"/>
        </w:r>
      </w:ins>
    </w:p>
    <w:p w14:paraId="08D2C8F3" w14:textId="77777777" w:rsidR="00540B5B" w:rsidRDefault="00540B5B">
      <w:pPr>
        <w:pStyle w:val="TOC2"/>
        <w:rPr>
          <w:ins w:id="13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33" w:author="Arthur Souza Rodrigues" w:date="2026-07-10T21:42:00Z" w16du:dateUtc="2026-07-11T01:42:00Z">
        <w:r>
          <w:fldChar w:fldCharType="begin"/>
        </w:r>
        <w:r>
          <w:instrText>HYPERLINK \l "_Toc218523811"</w:instrText>
        </w:r>
        <w:r>
          <w:fldChar w:fldCharType="separate"/>
        </w:r>
        <w:r>
          <w:rPr>
            <w:rStyle w:val="Hyperlink"/>
            <w:noProof/>
          </w:rPr>
          <w:t>lorem 5.10</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et lorem</w:t>
        </w:r>
        <w:r>
          <w:rPr>
            <w:noProof/>
            <w:webHidden/>
          </w:rPr>
          <w:tab/>
        </w:r>
        <w:r>
          <w:rPr>
            <w:noProof/>
            <w:webHidden/>
          </w:rPr>
          <w:fldChar w:fldCharType="begin"/>
        </w:r>
        <w:r>
          <w:rPr>
            <w:noProof/>
            <w:webHidden/>
          </w:rPr>
          <w:instrText xml:space="preserve"> PAGEREF _Toc218523811 \h </w:instrText>
        </w:r>
        <w:r>
          <w:rPr>
            <w:noProof/>
            <w:webHidden/>
          </w:rPr>
          <w:fldChar w:fldCharType="separate"/>
        </w:r>
        <w:r>
          <w:rPr>
            <w:noProof/>
            <w:webHidden/>
          </w:rPr>
          <w:t>5-5</w:t>
        </w:r>
        <w:r>
          <w:rPr>
            <w:noProof/>
            <w:webHidden/>
          </w:rPr>
          <w:fldChar w:fldCharType="end"/>
        </w:r>
        <w:r>
          <w:fldChar w:fldCharType="end"/>
        </w:r>
      </w:ins>
    </w:p>
    <w:p w14:paraId="1973C0CF" w14:textId="77777777" w:rsidR="00540B5B" w:rsidRDefault="00540B5B">
      <w:pPr>
        <w:pStyle w:val="TOC1"/>
        <w:rPr>
          <w:ins w:id="134"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35" w:author="Arthur Souza Rodrigues" w:date="2026-07-10T21:42:00Z" w16du:dateUtc="2026-07-11T01:42:00Z">
        <w:r>
          <w:fldChar w:fldCharType="begin"/>
        </w:r>
        <w:r>
          <w:instrText>HYPERLINK \l "_Toc218523812"</w:instrText>
        </w:r>
        <w:r>
          <w:fldChar w:fldCharType="separate"/>
        </w:r>
        <w:r>
          <w:rPr>
            <w:rStyle w:val="Hyperlink"/>
            <w:noProof/>
          </w:rPr>
          <w:t>aliqua aliqua incididunt elit sit ut adipiscing incididunt dolore dolor’et labore adipiscing</w:t>
        </w:r>
        <w:r>
          <w:rPr>
            <w:noProof/>
            <w:webHidden/>
          </w:rPr>
          <w:tab/>
        </w:r>
        <w:r>
          <w:rPr>
            <w:noProof/>
            <w:webHidden/>
          </w:rPr>
          <w:fldChar w:fldCharType="begin"/>
        </w:r>
        <w:r>
          <w:rPr>
            <w:noProof/>
            <w:webHidden/>
          </w:rPr>
          <w:instrText xml:space="preserve"> PAGEREF _Toc218523812 \h </w:instrText>
        </w:r>
        <w:r>
          <w:rPr>
            <w:noProof/>
            <w:webHidden/>
          </w:rPr>
          <w:fldChar w:fldCharType="separate"/>
        </w:r>
        <w:r>
          <w:rPr>
            <w:noProof/>
            <w:webHidden/>
          </w:rPr>
          <w:t>6-1</w:t>
        </w:r>
        <w:r>
          <w:rPr>
            <w:noProof/>
            <w:webHidden/>
          </w:rPr>
          <w:fldChar w:fldCharType="end"/>
        </w:r>
        <w:r>
          <w:fldChar w:fldCharType="end"/>
        </w:r>
      </w:ins>
    </w:p>
    <w:p w14:paraId="08B89753" w14:textId="77777777" w:rsidR="00540B5B" w:rsidRDefault="00540B5B">
      <w:pPr>
        <w:pStyle w:val="TOC2"/>
        <w:rPr>
          <w:ins w:id="13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37" w:author="Arthur Souza Rodrigues" w:date="2026-07-10T21:42:00Z" w16du:dateUtc="2026-07-11T01:42:00Z">
        <w:r>
          <w:fldChar w:fldCharType="begin"/>
        </w:r>
        <w:r>
          <w:instrText>HYPERLINK \l "_Toc218523813"</w:instrText>
        </w:r>
        <w:r>
          <w:fldChar w:fldCharType="separate"/>
        </w:r>
        <w:r>
          <w:rPr>
            <w:rStyle w:val="Hyperlink"/>
            <w:noProof/>
          </w:rPr>
          <w:t>lorem 6.01</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sit ut adipiscing dolor ut</w:t>
        </w:r>
        <w:r>
          <w:rPr>
            <w:noProof/>
            <w:webHidden/>
          </w:rPr>
          <w:tab/>
        </w:r>
        <w:r>
          <w:rPr>
            <w:noProof/>
            <w:webHidden/>
          </w:rPr>
          <w:fldChar w:fldCharType="begin"/>
        </w:r>
        <w:r>
          <w:rPr>
            <w:noProof/>
            <w:webHidden/>
          </w:rPr>
          <w:instrText xml:space="preserve"> PAGEREF _Toc218523813 \h </w:instrText>
        </w:r>
        <w:r>
          <w:rPr>
            <w:noProof/>
            <w:webHidden/>
          </w:rPr>
          <w:fldChar w:fldCharType="separate"/>
        </w:r>
        <w:r>
          <w:rPr>
            <w:noProof/>
            <w:webHidden/>
          </w:rPr>
          <w:t>6-1</w:t>
        </w:r>
        <w:r>
          <w:rPr>
            <w:noProof/>
            <w:webHidden/>
          </w:rPr>
          <w:fldChar w:fldCharType="end"/>
        </w:r>
        <w:r>
          <w:fldChar w:fldCharType="end"/>
        </w:r>
      </w:ins>
    </w:p>
    <w:p w14:paraId="2C9201A0" w14:textId="77777777" w:rsidR="00540B5B" w:rsidRDefault="00540B5B">
      <w:pPr>
        <w:pStyle w:val="TOC2"/>
        <w:rPr>
          <w:ins w:id="13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39" w:author="Arthur Souza Rodrigues" w:date="2026-07-10T21:42:00Z" w16du:dateUtc="2026-07-11T01:42:00Z">
        <w:r>
          <w:fldChar w:fldCharType="begin"/>
        </w:r>
        <w:r>
          <w:instrText>HYPERLINK \l "_Toc218523814"</w:instrText>
        </w:r>
        <w:r>
          <w:fldChar w:fldCharType="separate"/>
        </w:r>
        <w:r>
          <w:rPr>
            <w:rStyle w:val="Hyperlink"/>
            <w:noProof/>
          </w:rPr>
          <w:t>lorem 6.02</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labore sit ut adipiscing</w:t>
        </w:r>
        <w:r>
          <w:rPr>
            <w:noProof/>
            <w:webHidden/>
          </w:rPr>
          <w:tab/>
        </w:r>
        <w:r>
          <w:rPr>
            <w:noProof/>
            <w:webHidden/>
          </w:rPr>
          <w:fldChar w:fldCharType="begin"/>
        </w:r>
        <w:r>
          <w:rPr>
            <w:noProof/>
            <w:webHidden/>
          </w:rPr>
          <w:instrText xml:space="preserve"> PAGEREF _Toc218523814 \h </w:instrText>
        </w:r>
        <w:r>
          <w:rPr>
            <w:noProof/>
            <w:webHidden/>
          </w:rPr>
          <w:fldChar w:fldCharType="separate"/>
        </w:r>
        <w:r>
          <w:rPr>
            <w:noProof/>
            <w:webHidden/>
          </w:rPr>
          <w:t>6-1</w:t>
        </w:r>
        <w:r>
          <w:rPr>
            <w:noProof/>
            <w:webHidden/>
          </w:rPr>
          <w:fldChar w:fldCharType="end"/>
        </w:r>
        <w:r>
          <w:fldChar w:fldCharType="end"/>
        </w:r>
      </w:ins>
    </w:p>
    <w:p w14:paraId="785532FC" w14:textId="77777777" w:rsidR="00540B5B" w:rsidRDefault="00540B5B">
      <w:pPr>
        <w:pStyle w:val="TOC2"/>
        <w:rPr>
          <w:ins w:id="14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41" w:author="Arthur Souza Rodrigues" w:date="2026-07-10T21:42:00Z" w16du:dateUtc="2026-07-11T01:42:00Z">
        <w:r>
          <w:fldChar w:fldCharType="begin"/>
        </w:r>
        <w:r>
          <w:instrText>HYPERLINK \l "_Toc218523815"</w:instrText>
        </w:r>
        <w:r>
          <w:fldChar w:fldCharType="separate"/>
        </w:r>
        <w:r>
          <w:rPr>
            <w:rStyle w:val="Hyperlink"/>
            <w:noProof/>
          </w:rPr>
          <w:t>lorem 6.03</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sit ut adipiscing</w:t>
        </w:r>
        <w:r>
          <w:rPr>
            <w:noProof/>
            <w:webHidden/>
          </w:rPr>
          <w:tab/>
        </w:r>
        <w:r>
          <w:rPr>
            <w:noProof/>
            <w:webHidden/>
          </w:rPr>
          <w:fldChar w:fldCharType="begin"/>
        </w:r>
        <w:r>
          <w:rPr>
            <w:noProof/>
            <w:webHidden/>
          </w:rPr>
          <w:instrText xml:space="preserve"> PAGEREF _Toc218523815 \h </w:instrText>
        </w:r>
        <w:r>
          <w:rPr>
            <w:noProof/>
            <w:webHidden/>
          </w:rPr>
          <w:fldChar w:fldCharType="separate"/>
        </w:r>
        <w:r>
          <w:rPr>
            <w:noProof/>
            <w:webHidden/>
          </w:rPr>
          <w:t>6-2</w:t>
        </w:r>
        <w:r>
          <w:rPr>
            <w:noProof/>
            <w:webHidden/>
          </w:rPr>
          <w:fldChar w:fldCharType="end"/>
        </w:r>
        <w:r>
          <w:fldChar w:fldCharType="end"/>
        </w:r>
      </w:ins>
    </w:p>
    <w:p w14:paraId="7791E1E8" w14:textId="77777777" w:rsidR="00540B5B" w:rsidRDefault="00540B5B">
      <w:pPr>
        <w:pStyle w:val="TOC2"/>
        <w:rPr>
          <w:ins w:id="14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43" w:author="Arthur Souza Rodrigues" w:date="2026-07-10T21:42:00Z" w16du:dateUtc="2026-07-11T01:42:00Z">
        <w:r>
          <w:fldChar w:fldCharType="begin"/>
        </w:r>
        <w:r>
          <w:instrText>HYPERLINK \l "_Toc218523816"</w:instrText>
        </w:r>
        <w:r>
          <w:fldChar w:fldCharType="separate"/>
        </w:r>
        <w:r>
          <w:rPr>
            <w:rStyle w:val="Hyperlink"/>
            <w:noProof/>
          </w:rPr>
          <w:t>lorem 6.04</w:t>
        </w:r>
        <w:r>
          <w:rPr>
            <w:rFonts w:asciiTheme="minorHAnsi" w:eastAsiaTheme="minorEastAsia" w:hAnsiTheme="minorHAnsi" w:cstheme="minorBidi"/>
            <w:noProof/>
            <w:kern w:val="2"/>
            <w:szCs w:val="24"/>
            <w:lang w:val="pt-BR" w:eastAsia="pt-BR"/>
            <w14:ligatures w14:val="standardContextual"/>
          </w:rPr>
          <w:tab/>
        </w:r>
        <w:r>
          <w:rPr>
            <w:rStyle w:val="Hyperlink"/>
            <w:noProof/>
          </w:rPr>
          <w:t>et ipsum incididunt dolore</w:t>
        </w:r>
        <w:r>
          <w:rPr>
            <w:noProof/>
            <w:webHidden/>
          </w:rPr>
          <w:tab/>
        </w:r>
        <w:r>
          <w:rPr>
            <w:noProof/>
            <w:webHidden/>
          </w:rPr>
          <w:fldChar w:fldCharType="begin"/>
        </w:r>
        <w:r>
          <w:rPr>
            <w:noProof/>
            <w:webHidden/>
          </w:rPr>
          <w:instrText xml:space="preserve"> PAGEREF _Toc218523816 \h </w:instrText>
        </w:r>
        <w:r>
          <w:rPr>
            <w:noProof/>
            <w:webHidden/>
          </w:rPr>
          <w:fldChar w:fldCharType="separate"/>
        </w:r>
        <w:r>
          <w:rPr>
            <w:noProof/>
            <w:webHidden/>
          </w:rPr>
          <w:t>6-2</w:t>
        </w:r>
        <w:r>
          <w:rPr>
            <w:noProof/>
            <w:webHidden/>
          </w:rPr>
          <w:fldChar w:fldCharType="end"/>
        </w:r>
        <w:r>
          <w:fldChar w:fldCharType="end"/>
        </w:r>
      </w:ins>
    </w:p>
    <w:p w14:paraId="329484EE" w14:textId="77777777" w:rsidR="00540B5B" w:rsidRDefault="00540B5B">
      <w:pPr>
        <w:pStyle w:val="TOC2"/>
        <w:rPr>
          <w:ins w:id="14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45" w:author="Arthur Souza Rodrigues" w:date="2026-07-10T21:42:00Z" w16du:dateUtc="2026-07-11T01:42:00Z">
        <w:r>
          <w:fldChar w:fldCharType="begin"/>
        </w:r>
        <w:r>
          <w:instrText>HYPERLINK \l "_Toc218523817"</w:instrText>
        </w:r>
        <w:r>
          <w:fldChar w:fldCharType="separate"/>
        </w:r>
        <w:r>
          <w:rPr>
            <w:rStyle w:val="Hyperlink"/>
            <w:noProof/>
          </w:rPr>
          <w:t>lorem 6.05</w:t>
        </w:r>
        <w:r>
          <w:rPr>
            <w:rFonts w:asciiTheme="minorHAnsi" w:eastAsiaTheme="minorEastAsia" w:hAnsiTheme="minorHAnsi" w:cstheme="minorBidi"/>
            <w:noProof/>
            <w:kern w:val="2"/>
            <w:szCs w:val="24"/>
            <w:lang w:val="pt-BR" w:eastAsia="pt-BR"/>
            <w14:ligatures w14:val="standardContextual"/>
          </w:rPr>
          <w:tab/>
        </w:r>
        <w:r>
          <w:rPr>
            <w:rStyle w:val="Hyperlink"/>
            <w:noProof/>
          </w:rPr>
          <w:t>dolore magna</w:t>
        </w:r>
        <w:r>
          <w:rPr>
            <w:noProof/>
            <w:webHidden/>
          </w:rPr>
          <w:tab/>
        </w:r>
        <w:r>
          <w:rPr>
            <w:noProof/>
            <w:webHidden/>
          </w:rPr>
          <w:fldChar w:fldCharType="begin"/>
        </w:r>
        <w:r>
          <w:rPr>
            <w:noProof/>
            <w:webHidden/>
          </w:rPr>
          <w:instrText xml:space="preserve"> PAGEREF _Toc218523817 \h </w:instrText>
        </w:r>
        <w:r>
          <w:rPr>
            <w:noProof/>
            <w:webHidden/>
          </w:rPr>
          <w:fldChar w:fldCharType="separate"/>
        </w:r>
        <w:r>
          <w:rPr>
            <w:noProof/>
            <w:webHidden/>
          </w:rPr>
          <w:t>6-2</w:t>
        </w:r>
        <w:r>
          <w:rPr>
            <w:noProof/>
            <w:webHidden/>
          </w:rPr>
          <w:fldChar w:fldCharType="end"/>
        </w:r>
        <w:r>
          <w:fldChar w:fldCharType="end"/>
        </w:r>
      </w:ins>
    </w:p>
    <w:p w14:paraId="06BC7DD9" w14:textId="77777777" w:rsidR="00540B5B" w:rsidRDefault="00540B5B">
      <w:pPr>
        <w:pStyle w:val="TOC1"/>
        <w:rPr>
          <w:ins w:id="146"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47" w:author="Arthur Souza Rodrigues" w:date="2026-07-10T21:42:00Z" w16du:dateUtc="2026-07-11T01:42:00Z">
        <w:r>
          <w:fldChar w:fldCharType="begin"/>
        </w:r>
        <w:r>
          <w:instrText>HYPERLINK \l "_Toc218523818"</w:instrText>
        </w:r>
        <w:r>
          <w:fldChar w:fldCharType="separate"/>
        </w:r>
        <w:r>
          <w:rPr>
            <w:rStyle w:val="Hyperlink"/>
            <w:noProof/>
          </w:rPr>
          <w:t>aliqua sed eiusmod aliqua’et ipsum</w:t>
        </w:r>
        <w:r>
          <w:rPr>
            <w:noProof/>
            <w:webHidden/>
          </w:rPr>
          <w:tab/>
        </w:r>
        <w:r>
          <w:rPr>
            <w:noProof/>
            <w:webHidden/>
          </w:rPr>
          <w:fldChar w:fldCharType="begin"/>
        </w:r>
        <w:r>
          <w:rPr>
            <w:noProof/>
            <w:webHidden/>
          </w:rPr>
          <w:instrText xml:space="preserve"> PAGEREF _Toc218523818 \h </w:instrText>
        </w:r>
        <w:r>
          <w:rPr>
            <w:noProof/>
            <w:webHidden/>
          </w:rPr>
          <w:fldChar w:fldCharType="separate"/>
        </w:r>
        <w:r>
          <w:rPr>
            <w:noProof/>
            <w:webHidden/>
          </w:rPr>
          <w:t>7-1</w:t>
        </w:r>
        <w:r>
          <w:rPr>
            <w:noProof/>
            <w:webHidden/>
          </w:rPr>
          <w:fldChar w:fldCharType="end"/>
        </w:r>
        <w:r>
          <w:fldChar w:fldCharType="end"/>
        </w:r>
      </w:ins>
    </w:p>
    <w:p w14:paraId="0834AA14" w14:textId="77777777" w:rsidR="00540B5B" w:rsidRDefault="00540B5B">
      <w:pPr>
        <w:pStyle w:val="TOC2"/>
        <w:rPr>
          <w:ins w:id="14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49" w:author="Arthur Souza Rodrigues" w:date="2026-07-10T21:42:00Z" w16du:dateUtc="2026-07-11T01:42:00Z">
        <w:r>
          <w:fldChar w:fldCharType="begin"/>
        </w:r>
        <w:r>
          <w:instrText>HYPERLINK \l "_Toc218523819"</w:instrText>
        </w:r>
        <w:r>
          <w:fldChar w:fldCharType="separate"/>
        </w:r>
        <w:r>
          <w:rPr>
            <w:rStyle w:val="Hyperlink"/>
            <w:noProof/>
          </w:rPr>
          <w:t>lorem 7.01</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ipsum aliqua’et ipsum</w:t>
        </w:r>
        <w:r>
          <w:rPr>
            <w:noProof/>
            <w:webHidden/>
          </w:rPr>
          <w:tab/>
        </w:r>
        <w:r>
          <w:rPr>
            <w:noProof/>
            <w:webHidden/>
          </w:rPr>
          <w:fldChar w:fldCharType="begin"/>
        </w:r>
        <w:r>
          <w:rPr>
            <w:noProof/>
            <w:webHidden/>
          </w:rPr>
          <w:instrText xml:space="preserve"> PAGEREF _Toc218523819 \h </w:instrText>
        </w:r>
        <w:r>
          <w:rPr>
            <w:noProof/>
            <w:webHidden/>
          </w:rPr>
          <w:fldChar w:fldCharType="separate"/>
        </w:r>
        <w:r>
          <w:rPr>
            <w:noProof/>
            <w:webHidden/>
          </w:rPr>
          <w:t>7-1</w:t>
        </w:r>
        <w:r>
          <w:rPr>
            <w:noProof/>
            <w:webHidden/>
          </w:rPr>
          <w:fldChar w:fldCharType="end"/>
        </w:r>
        <w:r>
          <w:fldChar w:fldCharType="end"/>
        </w:r>
      </w:ins>
    </w:p>
    <w:p w14:paraId="676D763D" w14:textId="77777777" w:rsidR="00540B5B" w:rsidRDefault="00540B5B">
      <w:pPr>
        <w:pStyle w:val="TOC2"/>
        <w:rPr>
          <w:ins w:id="15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51" w:author="Arthur Souza Rodrigues" w:date="2026-07-10T21:42:00Z" w16du:dateUtc="2026-07-11T01:42:00Z">
        <w:r>
          <w:fldChar w:fldCharType="begin"/>
        </w:r>
        <w:r>
          <w:instrText>HYPERLINK \l "_Toc218523820"</w:instrText>
        </w:r>
        <w:r>
          <w:fldChar w:fldCharType="separate"/>
        </w:r>
        <w:r>
          <w:rPr>
            <w:rStyle w:val="Hyperlink"/>
            <w:noProof/>
          </w:rPr>
          <w:t>lorem 7.02</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incididunt dolor’et dolor do eiusmod</w:t>
        </w:r>
        <w:r>
          <w:rPr>
            <w:noProof/>
            <w:webHidden/>
          </w:rPr>
          <w:tab/>
        </w:r>
        <w:r>
          <w:rPr>
            <w:noProof/>
            <w:webHidden/>
          </w:rPr>
          <w:fldChar w:fldCharType="begin"/>
        </w:r>
        <w:r>
          <w:rPr>
            <w:noProof/>
            <w:webHidden/>
          </w:rPr>
          <w:instrText xml:space="preserve"> PAGEREF _Toc218523820 \h </w:instrText>
        </w:r>
        <w:r>
          <w:rPr>
            <w:noProof/>
            <w:webHidden/>
          </w:rPr>
          <w:fldChar w:fldCharType="separate"/>
        </w:r>
        <w:r>
          <w:rPr>
            <w:noProof/>
            <w:webHidden/>
          </w:rPr>
          <w:t>7-1</w:t>
        </w:r>
        <w:r>
          <w:rPr>
            <w:noProof/>
            <w:webHidden/>
          </w:rPr>
          <w:fldChar w:fldCharType="end"/>
        </w:r>
        <w:r>
          <w:fldChar w:fldCharType="end"/>
        </w:r>
      </w:ins>
    </w:p>
    <w:p w14:paraId="6D5DEC1B" w14:textId="77777777" w:rsidR="00540B5B" w:rsidRDefault="00540B5B">
      <w:pPr>
        <w:pStyle w:val="TOC2"/>
        <w:rPr>
          <w:ins w:id="15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53" w:author="Arthur Souza Rodrigues" w:date="2026-07-10T21:42:00Z" w16du:dateUtc="2026-07-11T01:42:00Z">
        <w:r>
          <w:fldChar w:fldCharType="begin"/>
        </w:r>
        <w:r>
          <w:instrText>HYPERLINK \l "_Toc218523821"</w:instrText>
        </w:r>
        <w:r>
          <w:fldChar w:fldCharType="separate"/>
        </w:r>
        <w:r>
          <w:rPr>
            <w:rStyle w:val="Hyperlink"/>
            <w:noProof/>
          </w:rPr>
          <w:t>lorem 7.03</w:t>
        </w:r>
        <w:r>
          <w:rPr>
            <w:rFonts w:asciiTheme="minorHAnsi" w:eastAsiaTheme="minorEastAsia" w:hAnsiTheme="minorHAnsi" w:cstheme="minorBidi"/>
            <w:noProof/>
            <w:kern w:val="2"/>
            <w:szCs w:val="24"/>
            <w:lang w:val="pt-BR" w:eastAsia="pt-BR"/>
            <w14:ligatures w14:val="standardContextual"/>
          </w:rPr>
          <w:tab/>
        </w:r>
        <w:r>
          <w:rPr>
            <w:rStyle w:val="Hyperlink"/>
            <w:noProof/>
          </w:rPr>
          <w:t>aliqua’et ipsum elit lorem ipsum</w:t>
        </w:r>
        <w:r>
          <w:rPr>
            <w:noProof/>
            <w:webHidden/>
          </w:rPr>
          <w:tab/>
        </w:r>
        <w:r>
          <w:rPr>
            <w:noProof/>
            <w:webHidden/>
          </w:rPr>
          <w:fldChar w:fldCharType="begin"/>
        </w:r>
        <w:r>
          <w:rPr>
            <w:noProof/>
            <w:webHidden/>
          </w:rPr>
          <w:instrText xml:space="preserve"> PAGEREF _Toc218523821 \h </w:instrText>
        </w:r>
        <w:r>
          <w:rPr>
            <w:noProof/>
            <w:webHidden/>
          </w:rPr>
          <w:fldChar w:fldCharType="separate"/>
        </w:r>
        <w:r>
          <w:rPr>
            <w:noProof/>
            <w:webHidden/>
          </w:rPr>
          <w:t>7-1</w:t>
        </w:r>
        <w:r>
          <w:rPr>
            <w:noProof/>
            <w:webHidden/>
          </w:rPr>
          <w:fldChar w:fldCharType="end"/>
        </w:r>
        <w:r>
          <w:fldChar w:fldCharType="end"/>
        </w:r>
      </w:ins>
    </w:p>
    <w:p w14:paraId="4737C1DE" w14:textId="77777777" w:rsidR="00540B5B" w:rsidRDefault="00540B5B">
      <w:pPr>
        <w:pStyle w:val="TOC2"/>
        <w:rPr>
          <w:ins w:id="15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55" w:author="Arthur Souza Rodrigues" w:date="2026-07-10T21:42:00Z" w16du:dateUtc="2026-07-11T01:42:00Z">
        <w:r>
          <w:fldChar w:fldCharType="begin"/>
        </w:r>
        <w:r>
          <w:instrText>HYPERLINK \l "_Toc218523822"</w:instrText>
        </w:r>
        <w:r>
          <w:fldChar w:fldCharType="separate"/>
        </w:r>
        <w:r>
          <w:rPr>
            <w:rStyle w:val="Hyperlink"/>
            <w:noProof/>
          </w:rPr>
          <w:t>lorem 7.04</w:t>
        </w:r>
        <w:r>
          <w:rPr>
            <w:rFonts w:asciiTheme="minorHAnsi" w:eastAsiaTheme="minorEastAsia" w:hAnsiTheme="minorHAnsi" w:cstheme="minorBidi"/>
            <w:noProof/>
            <w:kern w:val="2"/>
            <w:szCs w:val="24"/>
            <w:lang w:val="pt-BR" w:eastAsia="pt-BR"/>
            <w14:ligatures w14:val="standardContextual"/>
          </w:rPr>
          <w:tab/>
        </w:r>
        <w:r>
          <w:rPr>
            <w:rStyle w:val="Hyperlink"/>
            <w:noProof/>
          </w:rPr>
          <w:t>magna elit elit</w:t>
        </w:r>
        <w:r>
          <w:rPr>
            <w:noProof/>
            <w:webHidden/>
          </w:rPr>
          <w:tab/>
        </w:r>
        <w:r>
          <w:rPr>
            <w:noProof/>
            <w:webHidden/>
          </w:rPr>
          <w:fldChar w:fldCharType="begin"/>
        </w:r>
        <w:r>
          <w:rPr>
            <w:noProof/>
            <w:webHidden/>
          </w:rPr>
          <w:instrText xml:space="preserve"> PAGEREF _Toc218523822 \h </w:instrText>
        </w:r>
        <w:r>
          <w:rPr>
            <w:noProof/>
            <w:webHidden/>
          </w:rPr>
          <w:fldChar w:fldCharType="separate"/>
        </w:r>
        <w:r>
          <w:rPr>
            <w:noProof/>
            <w:webHidden/>
          </w:rPr>
          <w:t>7-1</w:t>
        </w:r>
        <w:r>
          <w:rPr>
            <w:noProof/>
            <w:webHidden/>
          </w:rPr>
          <w:fldChar w:fldCharType="end"/>
        </w:r>
        <w:r>
          <w:fldChar w:fldCharType="end"/>
        </w:r>
      </w:ins>
    </w:p>
    <w:p w14:paraId="41153771" w14:textId="77777777" w:rsidR="00540B5B" w:rsidRDefault="00540B5B">
      <w:pPr>
        <w:pStyle w:val="TOC2"/>
        <w:rPr>
          <w:ins w:id="15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57" w:author="Arthur Souza Rodrigues" w:date="2026-07-10T21:42:00Z" w16du:dateUtc="2026-07-11T01:42:00Z">
        <w:r>
          <w:fldChar w:fldCharType="begin"/>
        </w:r>
        <w:r>
          <w:instrText>HYPERLINK \l "_Toc218523823"</w:instrText>
        </w:r>
        <w:r>
          <w:fldChar w:fldCharType="separate"/>
        </w:r>
        <w:r>
          <w:rPr>
            <w:rStyle w:val="Hyperlink"/>
            <w:noProof/>
          </w:rPr>
          <w:t>lorem 7.05</w:t>
        </w:r>
        <w:r>
          <w:rPr>
            <w:rFonts w:asciiTheme="minorHAnsi" w:eastAsiaTheme="minorEastAsia" w:hAnsiTheme="minorHAnsi" w:cstheme="minorBidi"/>
            <w:noProof/>
            <w:kern w:val="2"/>
            <w:szCs w:val="24"/>
            <w:lang w:val="pt-BR" w:eastAsia="pt-BR"/>
            <w14:ligatures w14:val="standardContextual"/>
          </w:rPr>
          <w:tab/>
        </w:r>
        <w:r>
          <w:rPr>
            <w:rStyle w:val="Hyperlink"/>
            <w:noProof/>
          </w:rPr>
          <w:t>ut elit magna</w:t>
        </w:r>
        <w:r>
          <w:rPr>
            <w:noProof/>
            <w:webHidden/>
          </w:rPr>
          <w:tab/>
        </w:r>
        <w:r>
          <w:rPr>
            <w:noProof/>
            <w:webHidden/>
          </w:rPr>
          <w:fldChar w:fldCharType="begin"/>
        </w:r>
        <w:r>
          <w:rPr>
            <w:noProof/>
            <w:webHidden/>
          </w:rPr>
          <w:instrText xml:space="preserve"> PAGEREF _Toc218523823 \h </w:instrText>
        </w:r>
        <w:r>
          <w:rPr>
            <w:noProof/>
            <w:webHidden/>
          </w:rPr>
          <w:fldChar w:fldCharType="separate"/>
        </w:r>
        <w:r>
          <w:rPr>
            <w:noProof/>
            <w:webHidden/>
          </w:rPr>
          <w:t>7-1</w:t>
        </w:r>
        <w:r>
          <w:rPr>
            <w:noProof/>
            <w:webHidden/>
          </w:rPr>
          <w:fldChar w:fldCharType="end"/>
        </w:r>
        <w:r>
          <w:fldChar w:fldCharType="end"/>
        </w:r>
      </w:ins>
    </w:p>
    <w:p w14:paraId="65FCC310" w14:textId="77777777" w:rsidR="00540B5B" w:rsidRDefault="00540B5B">
      <w:pPr>
        <w:pStyle w:val="TOC2"/>
        <w:rPr>
          <w:ins w:id="15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59" w:author="Arthur Souza Rodrigues" w:date="2026-07-10T21:42:00Z" w16du:dateUtc="2026-07-11T01:42:00Z">
        <w:r>
          <w:fldChar w:fldCharType="begin"/>
        </w:r>
        <w:r>
          <w:instrText>HYPERLINK \l "_Toc218523824"</w:instrText>
        </w:r>
        <w:r>
          <w:fldChar w:fldCharType="separate"/>
        </w:r>
        <w:r>
          <w:rPr>
            <w:rStyle w:val="Hyperlink"/>
            <w:noProof/>
          </w:rPr>
          <w:t>lorem 7.06</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adipiscing</w:t>
        </w:r>
        <w:r>
          <w:rPr>
            <w:noProof/>
            <w:webHidden/>
          </w:rPr>
          <w:tab/>
        </w:r>
        <w:r>
          <w:rPr>
            <w:noProof/>
            <w:webHidden/>
          </w:rPr>
          <w:fldChar w:fldCharType="begin"/>
        </w:r>
        <w:r>
          <w:rPr>
            <w:noProof/>
            <w:webHidden/>
          </w:rPr>
          <w:instrText xml:space="preserve"> PAGEREF _Toc218523824 \h </w:instrText>
        </w:r>
        <w:r>
          <w:rPr>
            <w:noProof/>
            <w:webHidden/>
          </w:rPr>
          <w:fldChar w:fldCharType="separate"/>
        </w:r>
        <w:r>
          <w:rPr>
            <w:noProof/>
            <w:webHidden/>
          </w:rPr>
          <w:t>7-2</w:t>
        </w:r>
        <w:r>
          <w:rPr>
            <w:noProof/>
            <w:webHidden/>
          </w:rPr>
          <w:fldChar w:fldCharType="end"/>
        </w:r>
        <w:r>
          <w:fldChar w:fldCharType="end"/>
        </w:r>
      </w:ins>
    </w:p>
    <w:p w14:paraId="2CD434ED" w14:textId="77777777" w:rsidR="00540B5B" w:rsidRDefault="00540B5B">
      <w:pPr>
        <w:pStyle w:val="TOC2"/>
        <w:rPr>
          <w:ins w:id="16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61" w:author="Arthur Souza Rodrigues" w:date="2026-07-10T21:42:00Z" w16du:dateUtc="2026-07-11T01:42:00Z">
        <w:r>
          <w:fldChar w:fldCharType="begin"/>
        </w:r>
        <w:r>
          <w:instrText>HYPERLINK \l "_Toc218523825"</w:instrText>
        </w:r>
        <w:r>
          <w:fldChar w:fldCharType="separate"/>
        </w:r>
        <w:r>
          <w:rPr>
            <w:rStyle w:val="Hyperlink"/>
            <w:noProof/>
          </w:rPr>
          <w:t>lorem 7.07</w:t>
        </w:r>
        <w:r>
          <w:rPr>
            <w:rFonts w:asciiTheme="minorHAnsi" w:eastAsiaTheme="minorEastAsia" w:hAnsiTheme="minorHAnsi" w:cstheme="minorBidi"/>
            <w:noProof/>
            <w:kern w:val="2"/>
            <w:szCs w:val="24"/>
            <w:lang w:val="pt-BR" w:eastAsia="pt-BR"/>
            <w14:ligatures w14:val="standardContextual"/>
          </w:rPr>
          <w:tab/>
        </w:r>
        <w:r>
          <w:rPr>
            <w:rStyle w:val="Hyperlink"/>
            <w:noProof/>
          </w:rPr>
          <w:t>ipsum ut ipsum ipsum incididunt elit ipsum incididunt dolor</w:t>
        </w:r>
        <w:r>
          <w:rPr>
            <w:noProof/>
            <w:webHidden/>
          </w:rPr>
          <w:tab/>
        </w:r>
        <w:r>
          <w:rPr>
            <w:noProof/>
            <w:webHidden/>
          </w:rPr>
          <w:fldChar w:fldCharType="begin"/>
        </w:r>
        <w:r>
          <w:rPr>
            <w:noProof/>
            <w:webHidden/>
          </w:rPr>
          <w:instrText xml:space="preserve"> PAGEREF _Toc218523825 \h </w:instrText>
        </w:r>
        <w:r>
          <w:rPr>
            <w:noProof/>
            <w:webHidden/>
          </w:rPr>
          <w:fldChar w:fldCharType="separate"/>
        </w:r>
        <w:r>
          <w:rPr>
            <w:noProof/>
            <w:webHidden/>
          </w:rPr>
          <w:t>7-2</w:t>
        </w:r>
        <w:r>
          <w:rPr>
            <w:noProof/>
            <w:webHidden/>
          </w:rPr>
          <w:fldChar w:fldCharType="end"/>
        </w:r>
        <w:r>
          <w:fldChar w:fldCharType="end"/>
        </w:r>
      </w:ins>
    </w:p>
    <w:p w14:paraId="63FF2217" w14:textId="77777777" w:rsidR="00540B5B" w:rsidRDefault="00540B5B">
      <w:pPr>
        <w:pStyle w:val="TOC2"/>
        <w:rPr>
          <w:ins w:id="16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63" w:author="Arthur Souza Rodrigues" w:date="2026-07-10T21:42:00Z" w16du:dateUtc="2026-07-11T01:42:00Z">
        <w:r>
          <w:fldChar w:fldCharType="begin"/>
        </w:r>
        <w:r>
          <w:instrText>HYPERLINK \l "_Toc218523826"</w:instrText>
        </w:r>
        <w:r>
          <w:fldChar w:fldCharType="separate"/>
        </w:r>
        <w:r>
          <w:rPr>
            <w:rStyle w:val="Hyperlink"/>
            <w:noProof/>
          </w:rPr>
          <w:t>lorem 7.08</w:t>
        </w:r>
        <w:r>
          <w:rPr>
            <w:rFonts w:asciiTheme="minorHAnsi" w:eastAsiaTheme="minorEastAsia" w:hAnsiTheme="minorHAnsi" w:cstheme="minorBidi"/>
            <w:noProof/>
            <w:kern w:val="2"/>
            <w:szCs w:val="24"/>
            <w:lang w:val="pt-BR" w:eastAsia="pt-BR"/>
            <w14:ligatures w14:val="standardContextual"/>
          </w:rPr>
          <w:tab/>
        </w:r>
        <w:r>
          <w:rPr>
            <w:rStyle w:val="Hyperlink"/>
            <w:noProof/>
          </w:rPr>
          <w:t>elit sed elit ipsum</w:t>
        </w:r>
        <w:r>
          <w:rPr>
            <w:noProof/>
            <w:webHidden/>
          </w:rPr>
          <w:tab/>
        </w:r>
        <w:r>
          <w:rPr>
            <w:noProof/>
            <w:webHidden/>
          </w:rPr>
          <w:fldChar w:fldCharType="begin"/>
        </w:r>
        <w:r>
          <w:rPr>
            <w:noProof/>
            <w:webHidden/>
          </w:rPr>
          <w:instrText xml:space="preserve"> PAGEREF _Toc218523826 \h </w:instrText>
        </w:r>
        <w:r>
          <w:rPr>
            <w:noProof/>
            <w:webHidden/>
          </w:rPr>
          <w:fldChar w:fldCharType="separate"/>
        </w:r>
        <w:r>
          <w:rPr>
            <w:noProof/>
            <w:webHidden/>
          </w:rPr>
          <w:t>7-2</w:t>
        </w:r>
        <w:r>
          <w:rPr>
            <w:noProof/>
            <w:webHidden/>
          </w:rPr>
          <w:fldChar w:fldCharType="end"/>
        </w:r>
        <w:r>
          <w:fldChar w:fldCharType="end"/>
        </w:r>
      </w:ins>
    </w:p>
    <w:p w14:paraId="4DCBBCD3" w14:textId="77777777" w:rsidR="00540B5B" w:rsidRDefault="00540B5B">
      <w:pPr>
        <w:pStyle w:val="TOC2"/>
        <w:rPr>
          <w:ins w:id="16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65" w:author="Arthur Souza Rodrigues" w:date="2026-07-10T21:42:00Z" w16du:dateUtc="2026-07-11T01:42:00Z">
        <w:r>
          <w:fldChar w:fldCharType="begin"/>
        </w:r>
        <w:r>
          <w:instrText>HYPERLINK \l "_Toc218523827"</w:instrText>
        </w:r>
        <w:r>
          <w:fldChar w:fldCharType="separate"/>
        </w:r>
        <w:r>
          <w:rPr>
            <w:rStyle w:val="Hyperlink"/>
            <w:noProof/>
          </w:rPr>
          <w:t>lorem 7.09</w:t>
        </w:r>
        <w:r>
          <w:rPr>
            <w:rFonts w:asciiTheme="minorHAnsi" w:eastAsiaTheme="minorEastAsia" w:hAnsiTheme="minorHAnsi" w:cstheme="minorBidi"/>
            <w:noProof/>
            <w:kern w:val="2"/>
            <w:szCs w:val="24"/>
            <w:lang w:val="pt-BR" w:eastAsia="pt-BR"/>
            <w14:ligatures w14:val="standardContextual"/>
          </w:rPr>
          <w:tab/>
        </w:r>
        <w:r>
          <w:rPr>
            <w:rStyle w:val="Hyperlink"/>
            <w:noProof/>
          </w:rPr>
          <w:t>elit labore ipsum incididunt dolor’et magna</w:t>
        </w:r>
        <w:r>
          <w:rPr>
            <w:noProof/>
            <w:webHidden/>
          </w:rPr>
          <w:tab/>
        </w:r>
        <w:r>
          <w:rPr>
            <w:noProof/>
            <w:webHidden/>
          </w:rPr>
          <w:fldChar w:fldCharType="begin"/>
        </w:r>
        <w:r>
          <w:rPr>
            <w:noProof/>
            <w:webHidden/>
          </w:rPr>
          <w:instrText xml:space="preserve"> PAGEREF _Toc218523827 \h </w:instrText>
        </w:r>
        <w:r>
          <w:rPr>
            <w:noProof/>
            <w:webHidden/>
          </w:rPr>
          <w:fldChar w:fldCharType="separate"/>
        </w:r>
        <w:r>
          <w:rPr>
            <w:noProof/>
            <w:webHidden/>
          </w:rPr>
          <w:t>7-2</w:t>
        </w:r>
        <w:r>
          <w:rPr>
            <w:noProof/>
            <w:webHidden/>
          </w:rPr>
          <w:fldChar w:fldCharType="end"/>
        </w:r>
        <w:r>
          <w:fldChar w:fldCharType="end"/>
        </w:r>
      </w:ins>
    </w:p>
    <w:p w14:paraId="1C17B6C8" w14:textId="77777777" w:rsidR="00540B5B" w:rsidRDefault="00540B5B">
      <w:pPr>
        <w:pStyle w:val="TOC1"/>
        <w:rPr>
          <w:ins w:id="166"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67" w:author="Arthur Souza Rodrigues" w:date="2026-07-10T21:42:00Z" w16du:dateUtc="2026-07-11T01:42:00Z">
        <w:r>
          <w:fldChar w:fldCharType="begin"/>
        </w:r>
        <w:r>
          <w:instrText>HYPERLINK \l "_Toc218523828"</w:instrText>
        </w:r>
        <w:r>
          <w:fldChar w:fldCharType="separate"/>
        </w:r>
        <w:r>
          <w:rPr>
            <w:rStyle w:val="Hyperlink"/>
            <w:noProof/>
          </w:rPr>
          <w:t>aliqua sed dolor ut incididunt magna elit aliqua</w:t>
        </w:r>
        <w:r>
          <w:rPr>
            <w:noProof/>
            <w:webHidden/>
          </w:rPr>
          <w:tab/>
        </w:r>
        <w:r>
          <w:rPr>
            <w:noProof/>
            <w:webHidden/>
          </w:rPr>
          <w:fldChar w:fldCharType="begin"/>
        </w:r>
        <w:r>
          <w:rPr>
            <w:noProof/>
            <w:webHidden/>
          </w:rPr>
          <w:instrText xml:space="preserve"> PAGEREF _Toc218523828 \h </w:instrText>
        </w:r>
        <w:r>
          <w:rPr>
            <w:noProof/>
            <w:webHidden/>
          </w:rPr>
          <w:fldChar w:fldCharType="separate"/>
        </w:r>
        <w:r>
          <w:rPr>
            <w:noProof/>
            <w:webHidden/>
          </w:rPr>
          <w:t>8-1</w:t>
        </w:r>
        <w:r>
          <w:rPr>
            <w:noProof/>
            <w:webHidden/>
          </w:rPr>
          <w:fldChar w:fldCharType="end"/>
        </w:r>
        <w:r>
          <w:fldChar w:fldCharType="end"/>
        </w:r>
      </w:ins>
    </w:p>
    <w:p w14:paraId="54CBDF1C" w14:textId="77777777" w:rsidR="00540B5B" w:rsidRDefault="00540B5B">
      <w:pPr>
        <w:pStyle w:val="TOC2"/>
        <w:rPr>
          <w:ins w:id="16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69" w:author="Arthur Souza Rodrigues" w:date="2026-07-10T21:42:00Z" w16du:dateUtc="2026-07-11T01:42:00Z">
        <w:r>
          <w:fldChar w:fldCharType="begin"/>
        </w:r>
        <w:r>
          <w:instrText>HYPERLINK \l "_Toc218523829"</w:instrText>
        </w:r>
        <w:r>
          <w:fldChar w:fldCharType="separate"/>
        </w:r>
        <w:r>
          <w:rPr>
            <w:rStyle w:val="Hyperlink"/>
            <w:noProof/>
          </w:rPr>
          <w:t>lorem 8.01</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dolor ut</w:t>
        </w:r>
        <w:r>
          <w:rPr>
            <w:noProof/>
            <w:webHidden/>
          </w:rPr>
          <w:tab/>
        </w:r>
        <w:r>
          <w:rPr>
            <w:noProof/>
            <w:webHidden/>
          </w:rPr>
          <w:fldChar w:fldCharType="begin"/>
        </w:r>
        <w:r>
          <w:rPr>
            <w:noProof/>
            <w:webHidden/>
          </w:rPr>
          <w:instrText xml:space="preserve"> PAGEREF _Toc218523829 \h </w:instrText>
        </w:r>
        <w:r>
          <w:rPr>
            <w:noProof/>
            <w:webHidden/>
          </w:rPr>
          <w:fldChar w:fldCharType="separate"/>
        </w:r>
        <w:r>
          <w:rPr>
            <w:noProof/>
            <w:webHidden/>
          </w:rPr>
          <w:t>8-1</w:t>
        </w:r>
        <w:r>
          <w:rPr>
            <w:noProof/>
            <w:webHidden/>
          </w:rPr>
          <w:fldChar w:fldCharType="end"/>
        </w:r>
        <w:r>
          <w:fldChar w:fldCharType="end"/>
        </w:r>
      </w:ins>
    </w:p>
    <w:p w14:paraId="2C3B27D0" w14:textId="77777777" w:rsidR="00540B5B" w:rsidRDefault="00540B5B">
      <w:pPr>
        <w:pStyle w:val="TOC2"/>
        <w:rPr>
          <w:ins w:id="17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71" w:author="Arthur Souza Rodrigues" w:date="2026-07-10T21:42:00Z" w16du:dateUtc="2026-07-11T01:42:00Z">
        <w:r>
          <w:fldChar w:fldCharType="begin"/>
        </w:r>
        <w:r>
          <w:instrText>HYPERLINK \l "_Toc218523830"</w:instrText>
        </w:r>
        <w:r>
          <w:fldChar w:fldCharType="separate"/>
        </w:r>
        <w:r>
          <w:rPr>
            <w:rStyle w:val="Hyperlink"/>
            <w:noProof/>
          </w:rPr>
          <w:t>lorem 8.02</w:t>
        </w:r>
        <w:r>
          <w:rPr>
            <w:rFonts w:asciiTheme="minorHAnsi" w:eastAsiaTheme="minorEastAsia" w:hAnsiTheme="minorHAnsi" w:cstheme="minorBidi"/>
            <w:noProof/>
            <w:kern w:val="2"/>
            <w:szCs w:val="24"/>
            <w:lang w:val="pt-BR" w:eastAsia="pt-BR"/>
            <w14:ligatures w14:val="standardContextual"/>
          </w:rPr>
          <w:tab/>
        </w:r>
        <w:r>
          <w:rPr>
            <w:rStyle w:val="Hyperlink"/>
            <w:noProof/>
          </w:rPr>
          <w:t>ut ipsum sit incididunt sed-sit ipsum adipiscing</w:t>
        </w:r>
        <w:r>
          <w:rPr>
            <w:noProof/>
            <w:webHidden/>
          </w:rPr>
          <w:tab/>
        </w:r>
        <w:r>
          <w:rPr>
            <w:noProof/>
            <w:webHidden/>
          </w:rPr>
          <w:fldChar w:fldCharType="begin"/>
        </w:r>
        <w:r>
          <w:rPr>
            <w:noProof/>
            <w:webHidden/>
          </w:rPr>
          <w:instrText xml:space="preserve"> PAGEREF _Toc218523830 \h </w:instrText>
        </w:r>
        <w:r>
          <w:rPr>
            <w:noProof/>
            <w:webHidden/>
          </w:rPr>
          <w:fldChar w:fldCharType="separate"/>
        </w:r>
        <w:r>
          <w:rPr>
            <w:noProof/>
            <w:webHidden/>
          </w:rPr>
          <w:t>8-1</w:t>
        </w:r>
        <w:r>
          <w:rPr>
            <w:noProof/>
            <w:webHidden/>
          </w:rPr>
          <w:fldChar w:fldCharType="end"/>
        </w:r>
        <w:r>
          <w:fldChar w:fldCharType="end"/>
        </w:r>
      </w:ins>
    </w:p>
    <w:p w14:paraId="74732CF4" w14:textId="77777777" w:rsidR="00540B5B" w:rsidRDefault="00540B5B">
      <w:pPr>
        <w:pStyle w:val="TOC2"/>
        <w:rPr>
          <w:ins w:id="17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73" w:author="Arthur Souza Rodrigues" w:date="2026-07-10T21:42:00Z" w16du:dateUtc="2026-07-11T01:42:00Z">
        <w:r>
          <w:fldChar w:fldCharType="begin"/>
        </w:r>
        <w:r>
          <w:instrText>HYPERLINK \l "_Toc218523831"</w:instrText>
        </w:r>
        <w:r>
          <w:fldChar w:fldCharType="separate"/>
        </w:r>
        <w:r>
          <w:rPr>
            <w:rStyle w:val="Hyperlink"/>
            <w:noProof/>
          </w:rPr>
          <w:t>lorem 8.03</w:t>
        </w:r>
        <w:r>
          <w:rPr>
            <w:rFonts w:asciiTheme="minorHAnsi" w:eastAsiaTheme="minorEastAsia" w:hAnsiTheme="minorHAnsi" w:cstheme="minorBidi"/>
            <w:noProof/>
            <w:kern w:val="2"/>
            <w:szCs w:val="24"/>
            <w:lang w:val="pt-BR" w:eastAsia="pt-BR"/>
            <w14:ligatures w14:val="standardContextual"/>
          </w:rPr>
          <w:tab/>
        </w:r>
        <w:r>
          <w:rPr>
            <w:rStyle w:val="Hyperlink"/>
            <w:noProof/>
          </w:rPr>
          <w:t>dolor magna do tempor aliqua dolor</w:t>
        </w:r>
        <w:r>
          <w:rPr>
            <w:noProof/>
            <w:webHidden/>
          </w:rPr>
          <w:tab/>
        </w:r>
        <w:r>
          <w:rPr>
            <w:noProof/>
            <w:webHidden/>
          </w:rPr>
          <w:fldChar w:fldCharType="begin"/>
        </w:r>
        <w:r>
          <w:rPr>
            <w:noProof/>
            <w:webHidden/>
          </w:rPr>
          <w:instrText xml:space="preserve"> PAGEREF _Toc218523831 \h </w:instrText>
        </w:r>
        <w:r>
          <w:rPr>
            <w:noProof/>
            <w:webHidden/>
          </w:rPr>
          <w:fldChar w:fldCharType="separate"/>
        </w:r>
        <w:r>
          <w:rPr>
            <w:noProof/>
            <w:webHidden/>
          </w:rPr>
          <w:t>8-1</w:t>
        </w:r>
        <w:r>
          <w:rPr>
            <w:noProof/>
            <w:webHidden/>
          </w:rPr>
          <w:fldChar w:fldCharType="end"/>
        </w:r>
        <w:r>
          <w:fldChar w:fldCharType="end"/>
        </w:r>
      </w:ins>
    </w:p>
    <w:p w14:paraId="0190770B" w14:textId="77777777" w:rsidR="00540B5B" w:rsidRDefault="00540B5B">
      <w:pPr>
        <w:pStyle w:val="TOC2"/>
        <w:rPr>
          <w:ins w:id="17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75" w:author="Arthur Souza Rodrigues" w:date="2026-07-10T21:42:00Z" w16du:dateUtc="2026-07-11T01:42:00Z">
        <w:r>
          <w:fldChar w:fldCharType="begin"/>
        </w:r>
        <w:r>
          <w:instrText>HYPERLINK \l "_Toc218523832"</w:instrText>
        </w:r>
        <w:r>
          <w:fldChar w:fldCharType="separate"/>
        </w:r>
        <w:r>
          <w:rPr>
            <w:rStyle w:val="Hyperlink"/>
            <w:noProof/>
          </w:rPr>
          <w:t>lorem 8.04</w:t>
        </w:r>
        <w:r>
          <w:rPr>
            <w:rFonts w:asciiTheme="minorHAnsi" w:eastAsiaTheme="minorEastAsia" w:hAnsiTheme="minorHAnsi" w:cstheme="minorBidi"/>
            <w:noProof/>
            <w:kern w:val="2"/>
            <w:szCs w:val="24"/>
            <w:lang w:val="pt-BR" w:eastAsia="pt-BR"/>
            <w14:ligatures w14:val="standardContextual"/>
          </w:rPr>
          <w:tab/>
        </w:r>
        <w:r>
          <w:rPr>
            <w:rStyle w:val="Hyperlink"/>
            <w:noProof/>
          </w:rPr>
          <w:t>dolor magna do et adipiscing aliqua elit</w:t>
        </w:r>
        <w:r>
          <w:rPr>
            <w:noProof/>
            <w:webHidden/>
          </w:rPr>
          <w:tab/>
        </w:r>
        <w:r>
          <w:rPr>
            <w:noProof/>
            <w:webHidden/>
          </w:rPr>
          <w:fldChar w:fldCharType="begin"/>
        </w:r>
        <w:r>
          <w:rPr>
            <w:noProof/>
            <w:webHidden/>
          </w:rPr>
          <w:instrText xml:space="preserve"> PAGEREF _Toc218523832 \h </w:instrText>
        </w:r>
        <w:r>
          <w:rPr>
            <w:noProof/>
            <w:webHidden/>
          </w:rPr>
          <w:fldChar w:fldCharType="separate"/>
        </w:r>
        <w:r>
          <w:rPr>
            <w:noProof/>
            <w:webHidden/>
          </w:rPr>
          <w:t>8-1</w:t>
        </w:r>
        <w:r>
          <w:rPr>
            <w:noProof/>
            <w:webHidden/>
          </w:rPr>
          <w:fldChar w:fldCharType="end"/>
        </w:r>
        <w:r>
          <w:fldChar w:fldCharType="end"/>
        </w:r>
      </w:ins>
    </w:p>
    <w:p w14:paraId="1E3391C7" w14:textId="77777777" w:rsidR="00540B5B" w:rsidRDefault="00540B5B">
      <w:pPr>
        <w:pStyle w:val="TOC2"/>
        <w:rPr>
          <w:ins w:id="17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77" w:author="Arthur Souza Rodrigues" w:date="2026-07-10T21:42:00Z" w16du:dateUtc="2026-07-11T01:42:00Z">
        <w:r>
          <w:fldChar w:fldCharType="begin"/>
        </w:r>
        <w:r>
          <w:instrText>HYPERLINK \l "_Toc218523833"</w:instrText>
        </w:r>
        <w:r>
          <w:fldChar w:fldCharType="separate"/>
        </w:r>
        <w:r>
          <w:rPr>
            <w:rStyle w:val="Hyperlink"/>
            <w:noProof/>
          </w:rPr>
          <w:t>lorem 8.05</w:t>
        </w:r>
        <w:r>
          <w:rPr>
            <w:rFonts w:asciiTheme="minorHAnsi" w:eastAsiaTheme="minorEastAsia" w:hAnsiTheme="minorHAnsi" w:cstheme="minorBidi"/>
            <w:noProof/>
            <w:kern w:val="2"/>
            <w:szCs w:val="24"/>
            <w:lang w:val="pt-BR" w:eastAsia="pt-BR"/>
            <w14:ligatures w14:val="standardContextual"/>
          </w:rPr>
          <w:tab/>
        </w:r>
        <w:r>
          <w:rPr>
            <w:rStyle w:val="Hyperlink"/>
            <w:noProof/>
          </w:rPr>
          <w:t>dolore incididunt et ipsum</w:t>
        </w:r>
        <w:r>
          <w:rPr>
            <w:noProof/>
            <w:webHidden/>
          </w:rPr>
          <w:tab/>
        </w:r>
        <w:r>
          <w:rPr>
            <w:noProof/>
            <w:webHidden/>
          </w:rPr>
          <w:fldChar w:fldCharType="begin"/>
        </w:r>
        <w:r>
          <w:rPr>
            <w:noProof/>
            <w:webHidden/>
          </w:rPr>
          <w:instrText xml:space="preserve"> PAGEREF _Toc218523833 \h </w:instrText>
        </w:r>
        <w:r>
          <w:rPr>
            <w:noProof/>
            <w:webHidden/>
          </w:rPr>
          <w:fldChar w:fldCharType="separate"/>
        </w:r>
        <w:r>
          <w:rPr>
            <w:noProof/>
            <w:webHidden/>
          </w:rPr>
          <w:t>8-2</w:t>
        </w:r>
        <w:r>
          <w:rPr>
            <w:noProof/>
            <w:webHidden/>
          </w:rPr>
          <w:fldChar w:fldCharType="end"/>
        </w:r>
        <w:r>
          <w:fldChar w:fldCharType="end"/>
        </w:r>
      </w:ins>
    </w:p>
    <w:p w14:paraId="3B6C3C49" w14:textId="77777777" w:rsidR="00540B5B" w:rsidRDefault="00540B5B">
      <w:pPr>
        <w:pStyle w:val="TOC2"/>
        <w:rPr>
          <w:ins w:id="17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79" w:author="Arthur Souza Rodrigues" w:date="2026-07-10T21:42:00Z" w16du:dateUtc="2026-07-11T01:42:00Z">
        <w:r>
          <w:fldChar w:fldCharType="begin"/>
        </w:r>
        <w:r>
          <w:instrText>HYPERLINK \l "_Toc218523834"</w:instrText>
        </w:r>
        <w:r>
          <w:fldChar w:fldCharType="separate"/>
        </w:r>
        <w:r>
          <w:rPr>
            <w:rStyle w:val="Hyperlink"/>
            <w:noProof/>
          </w:rPr>
          <w:t>lorem 8.06</w:t>
        </w:r>
        <w:r>
          <w:rPr>
            <w:rFonts w:asciiTheme="minorHAnsi" w:eastAsiaTheme="minorEastAsia" w:hAnsiTheme="minorHAnsi" w:cstheme="minorBidi"/>
            <w:noProof/>
            <w:kern w:val="2"/>
            <w:szCs w:val="24"/>
            <w:lang w:val="pt-BR" w:eastAsia="pt-BR"/>
            <w14:ligatures w14:val="standardContextual"/>
          </w:rPr>
          <w:tab/>
        </w:r>
        <w:r>
          <w:rPr>
            <w:rStyle w:val="Hyperlink"/>
            <w:noProof/>
          </w:rPr>
          <w:t>dolore magna</w:t>
        </w:r>
        <w:r>
          <w:rPr>
            <w:noProof/>
            <w:webHidden/>
          </w:rPr>
          <w:tab/>
        </w:r>
        <w:r>
          <w:rPr>
            <w:noProof/>
            <w:webHidden/>
          </w:rPr>
          <w:fldChar w:fldCharType="begin"/>
        </w:r>
        <w:r>
          <w:rPr>
            <w:noProof/>
            <w:webHidden/>
          </w:rPr>
          <w:instrText xml:space="preserve"> PAGEREF _Toc218523834 \h </w:instrText>
        </w:r>
        <w:r>
          <w:rPr>
            <w:noProof/>
            <w:webHidden/>
          </w:rPr>
          <w:fldChar w:fldCharType="separate"/>
        </w:r>
        <w:r>
          <w:rPr>
            <w:noProof/>
            <w:webHidden/>
          </w:rPr>
          <w:t>8-2</w:t>
        </w:r>
        <w:r>
          <w:rPr>
            <w:noProof/>
            <w:webHidden/>
          </w:rPr>
          <w:fldChar w:fldCharType="end"/>
        </w:r>
        <w:r>
          <w:fldChar w:fldCharType="end"/>
        </w:r>
      </w:ins>
    </w:p>
    <w:p w14:paraId="42519C51" w14:textId="77777777" w:rsidR="00540B5B" w:rsidRDefault="00540B5B">
      <w:pPr>
        <w:pStyle w:val="TOC1"/>
        <w:rPr>
          <w:ins w:id="180"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81" w:author="Arthur Souza Rodrigues" w:date="2026-07-10T21:42:00Z" w16du:dateUtc="2026-07-11T01:42:00Z">
        <w:r>
          <w:fldChar w:fldCharType="begin"/>
        </w:r>
        <w:r>
          <w:instrText>HYPERLINK \l "_Toc218523835"</w:instrText>
        </w:r>
        <w:r>
          <w:fldChar w:fldCharType="separate"/>
        </w:r>
        <w:r>
          <w:rPr>
            <w:rStyle w:val="Hyperlink"/>
            <w:noProof/>
          </w:rPr>
          <w:t>aliqua amet consectetur incididunt’ eiusmod</w:t>
        </w:r>
        <w:r>
          <w:rPr>
            <w:noProof/>
            <w:webHidden/>
          </w:rPr>
          <w:tab/>
        </w:r>
        <w:r>
          <w:rPr>
            <w:noProof/>
            <w:webHidden/>
          </w:rPr>
          <w:fldChar w:fldCharType="begin"/>
        </w:r>
        <w:r>
          <w:rPr>
            <w:noProof/>
            <w:webHidden/>
          </w:rPr>
          <w:instrText xml:space="preserve"> PAGEREF _Toc218523835 \h </w:instrText>
        </w:r>
        <w:r>
          <w:rPr>
            <w:noProof/>
            <w:webHidden/>
          </w:rPr>
          <w:fldChar w:fldCharType="separate"/>
        </w:r>
        <w:r>
          <w:rPr>
            <w:noProof/>
            <w:webHidden/>
          </w:rPr>
          <w:t>9-1</w:t>
        </w:r>
        <w:r>
          <w:rPr>
            <w:noProof/>
            <w:webHidden/>
          </w:rPr>
          <w:fldChar w:fldCharType="end"/>
        </w:r>
        <w:r>
          <w:fldChar w:fldCharType="end"/>
        </w:r>
      </w:ins>
    </w:p>
    <w:p w14:paraId="4FE69ED9" w14:textId="77777777" w:rsidR="00540B5B" w:rsidRDefault="00540B5B">
      <w:pPr>
        <w:pStyle w:val="TOC2"/>
        <w:rPr>
          <w:ins w:id="18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83" w:author="Arthur Souza Rodrigues" w:date="2026-07-10T21:42:00Z" w16du:dateUtc="2026-07-11T01:42:00Z">
        <w:r>
          <w:fldChar w:fldCharType="begin"/>
        </w:r>
        <w:r>
          <w:instrText>HYPERLINK \l "_Toc218523836"</w:instrText>
        </w:r>
        <w:r>
          <w:fldChar w:fldCharType="separate"/>
        </w:r>
        <w:r>
          <w:rPr>
            <w:rStyle w:val="Hyperlink"/>
            <w:noProof/>
          </w:rPr>
          <w:t>lorem 9.01</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consectetur ipsum adipiscing</w:t>
        </w:r>
        <w:r>
          <w:rPr>
            <w:noProof/>
            <w:webHidden/>
          </w:rPr>
          <w:tab/>
        </w:r>
        <w:r>
          <w:rPr>
            <w:noProof/>
            <w:webHidden/>
          </w:rPr>
          <w:fldChar w:fldCharType="begin"/>
        </w:r>
        <w:r>
          <w:rPr>
            <w:noProof/>
            <w:webHidden/>
          </w:rPr>
          <w:instrText xml:space="preserve"> PAGEREF _Toc218523836 \h </w:instrText>
        </w:r>
        <w:r>
          <w:rPr>
            <w:noProof/>
            <w:webHidden/>
          </w:rPr>
          <w:fldChar w:fldCharType="separate"/>
        </w:r>
        <w:r>
          <w:rPr>
            <w:noProof/>
            <w:webHidden/>
          </w:rPr>
          <w:t>9-1</w:t>
        </w:r>
        <w:r>
          <w:rPr>
            <w:noProof/>
            <w:webHidden/>
          </w:rPr>
          <w:fldChar w:fldCharType="end"/>
        </w:r>
        <w:r>
          <w:fldChar w:fldCharType="end"/>
        </w:r>
      </w:ins>
    </w:p>
    <w:p w14:paraId="5D68D95A" w14:textId="77777777" w:rsidR="00540B5B" w:rsidRDefault="00540B5B">
      <w:pPr>
        <w:pStyle w:val="TOC2"/>
        <w:rPr>
          <w:ins w:id="18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85" w:author="Arthur Souza Rodrigues" w:date="2026-07-10T21:42:00Z" w16du:dateUtc="2026-07-11T01:42:00Z">
        <w:r>
          <w:fldChar w:fldCharType="begin"/>
        </w:r>
        <w:r>
          <w:instrText>HYPERLINK \l "_Toc218523837"</w:instrText>
        </w:r>
        <w:r>
          <w:fldChar w:fldCharType="separate"/>
        </w:r>
        <w:r>
          <w:rPr>
            <w:rStyle w:val="Hyperlink"/>
            <w:noProof/>
          </w:rPr>
          <w:t>lorem 9.02</w:t>
        </w:r>
        <w:r>
          <w:rPr>
            <w:rFonts w:asciiTheme="minorHAnsi" w:eastAsiaTheme="minorEastAsia" w:hAnsiTheme="minorHAnsi" w:cstheme="minorBidi"/>
            <w:noProof/>
            <w:kern w:val="2"/>
            <w:szCs w:val="24"/>
            <w:lang w:val="pt-BR" w:eastAsia="pt-BR"/>
            <w14:ligatures w14:val="standardContextual"/>
          </w:rPr>
          <w:tab/>
        </w:r>
        <w:r>
          <w:rPr>
            <w:rStyle w:val="Hyperlink"/>
            <w:noProof/>
          </w:rPr>
          <w:t>elit elit incididunt’ eiusmod</w:t>
        </w:r>
        <w:r>
          <w:rPr>
            <w:noProof/>
            <w:webHidden/>
          </w:rPr>
          <w:tab/>
        </w:r>
        <w:r>
          <w:rPr>
            <w:noProof/>
            <w:webHidden/>
          </w:rPr>
          <w:fldChar w:fldCharType="begin"/>
        </w:r>
        <w:r>
          <w:rPr>
            <w:noProof/>
            <w:webHidden/>
          </w:rPr>
          <w:instrText xml:space="preserve"> PAGEREF _Toc218523837 \h </w:instrText>
        </w:r>
        <w:r>
          <w:rPr>
            <w:noProof/>
            <w:webHidden/>
          </w:rPr>
          <w:fldChar w:fldCharType="separate"/>
        </w:r>
        <w:r>
          <w:rPr>
            <w:noProof/>
            <w:webHidden/>
          </w:rPr>
          <w:t>9-1</w:t>
        </w:r>
        <w:r>
          <w:rPr>
            <w:noProof/>
            <w:webHidden/>
          </w:rPr>
          <w:fldChar w:fldCharType="end"/>
        </w:r>
        <w:r>
          <w:fldChar w:fldCharType="end"/>
        </w:r>
      </w:ins>
    </w:p>
    <w:p w14:paraId="1A672877" w14:textId="77777777" w:rsidR="00540B5B" w:rsidRDefault="00540B5B">
      <w:pPr>
        <w:pStyle w:val="TOC1"/>
        <w:rPr>
          <w:ins w:id="186"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87" w:author="Arthur Souza Rodrigues" w:date="2026-07-10T21:42:00Z" w16du:dateUtc="2026-07-11T01:42:00Z">
        <w:r>
          <w:fldChar w:fldCharType="begin"/>
        </w:r>
        <w:r>
          <w:instrText>HYPERLINK \l "_Toc218523838"</w:instrText>
        </w:r>
        <w:r>
          <w:fldChar w:fldCharType="separate"/>
        </w:r>
        <w:r>
          <w:rPr>
            <w:rStyle w:val="Hyperlink"/>
            <w:noProof/>
          </w:rPr>
          <w:t>aliqua eiusmod ipsum consectetur magna</w:t>
        </w:r>
        <w:r>
          <w:rPr>
            <w:noProof/>
            <w:webHidden/>
          </w:rPr>
          <w:tab/>
        </w:r>
        <w:r>
          <w:rPr>
            <w:noProof/>
            <w:webHidden/>
          </w:rPr>
          <w:fldChar w:fldCharType="begin"/>
        </w:r>
        <w:r>
          <w:rPr>
            <w:noProof/>
            <w:webHidden/>
          </w:rPr>
          <w:instrText xml:space="preserve"> PAGEREF _Toc218523838 \h </w:instrText>
        </w:r>
        <w:r>
          <w:rPr>
            <w:noProof/>
            <w:webHidden/>
          </w:rPr>
          <w:fldChar w:fldCharType="separate"/>
        </w:r>
        <w:r>
          <w:rPr>
            <w:noProof/>
            <w:webHidden/>
          </w:rPr>
          <w:t>10-1</w:t>
        </w:r>
        <w:r>
          <w:rPr>
            <w:noProof/>
            <w:webHidden/>
          </w:rPr>
          <w:fldChar w:fldCharType="end"/>
        </w:r>
        <w:r>
          <w:fldChar w:fldCharType="end"/>
        </w:r>
      </w:ins>
    </w:p>
    <w:p w14:paraId="02881DBF" w14:textId="77777777" w:rsidR="00540B5B" w:rsidRDefault="00540B5B">
      <w:pPr>
        <w:pStyle w:val="TOC1"/>
        <w:rPr>
          <w:ins w:id="188"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89" w:author="Arthur Souza Rodrigues" w:date="2026-07-10T21:42:00Z" w16du:dateUtc="2026-07-11T01:42:00Z">
        <w:r>
          <w:fldChar w:fldCharType="begin"/>
        </w:r>
        <w:r>
          <w:instrText>HYPERLINK \l "_Toc218523839"</w:instrText>
        </w:r>
        <w:r>
          <w:fldChar w:fldCharType="separate"/>
        </w:r>
        <w:r>
          <w:rPr>
            <w:rStyle w:val="Hyperlink"/>
            <w:noProof/>
          </w:rPr>
          <w:t>aliqua eiusmod ut do elit incididunt sed lorem</w:t>
        </w:r>
        <w:r>
          <w:rPr>
            <w:noProof/>
            <w:webHidden/>
          </w:rPr>
          <w:tab/>
        </w:r>
        <w:r>
          <w:rPr>
            <w:noProof/>
            <w:webHidden/>
          </w:rPr>
          <w:fldChar w:fldCharType="begin"/>
        </w:r>
        <w:r>
          <w:rPr>
            <w:noProof/>
            <w:webHidden/>
          </w:rPr>
          <w:instrText xml:space="preserve"> PAGEREF _Toc218523839 \h </w:instrText>
        </w:r>
        <w:r>
          <w:rPr>
            <w:noProof/>
            <w:webHidden/>
          </w:rPr>
          <w:fldChar w:fldCharType="separate"/>
        </w:r>
        <w:r>
          <w:rPr>
            <w:noProof/>
            <w:webHidden/>
          </w:rPr>
          <w:t>11-1</w:t>
        </w:r>
        <w:r>
          <w:rPr>
            <w:noProof/>
            <w:webHidden/>
          </w:rPr>
          <w:fldChar w:fldCharType="end"/>
        </w:r>
        <w:r>
          <w:fldChar w:fldCharType="end"/>
        </w:r>
      </w:ins>
    </w:p>
    <w:p w14:paraId="3AE9EAEC" w14:textId="77777777" w:rsidR="00540B5B" w:rsidRDefault="00540B5B">
      <w:pPr>
        <w:pStyle w:val="TOC2"/>
        <w:rPr>
          <w:ins w:id="19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91" w:author="Arthur Souza Rodrigues" w:date="2026-07-10T21:42:00Z" w16du:dateUtc="2026-07-11T01:42:00Z">
        <w:r>
          <w:fldChar w:fldCharType="begin"/>
        </w:r>
        <w:r>
          <w:instrText>HYPERLINK \l "_Toc218523840"</w:instrText>
        </w:r>
        <w:r>
          <w:fldChar w:fldCharType="separate"/>
        </w:r>
        <w:r>
          <w:rPr>
            <w:rStyle w:val="Hyperlink"/>
            <w:noProof/>
          </w:rPr>
          <w:t>lorem 11.01</w:t>
        </w:r>
        <w:r>
          <w:rPr>
            <w:rFonts w:asciiTheme="minorHAnsi" w:eastAsiaTheme="minorEastAsia" w:hAnsiTheme="minorHAnsi" w:cstheme="minorBidi"/>
            <w:noProof/>
            <w:kern w:val="2"/>
            <w:szCs w:val="24"/>
            <w:lang w:val="pt-BR" w:eastAsia="pt-BR"/>
            <w14:ligatures w14:val="standardContextual"/>
          </w:rPr>
          <w:tab/>
        </w:r>
        <w:r>
          <w:rPr>
            <w:rStyle w:val="Hyperlink"/>
            <w:noProof/>
          </w:rPr>
          <w:t>do adipiscing ipsum</w:t>
        </w:r>
        <w:r>
          <w:rPr>
            <w:noProof/>
            <w:webHidden/>
          </w:rPr>
          <w:tab/>
        </w:r>
        <w:r>
          <w:rPr>
            <w:noProof/>
            <w:webHidden/>
          </w:rPr>
          <w:fldChar w:fldCharType="begin"/>
        </w:r>
        <w:r>
          <w:rPr>
            <w:noProof/>
            <w:webHidden/>
          </w:rPr>
          <w:instrText xml:space="preserve"> PAGEREF _Toc218523840 \h </w:instrText>
        </w:r>
        <w:r>
          <w:rPr>
            <w:noProof/>
            <w:webHidden/>
          </w:rPr>
          <w:fldChar w:fldCharType="separate"/>
        </w:r>
        <w:r>
          <w:rPr>
            <w:noProof/>
            <w:webHidden/>
          </w:rPr>
          <w:t>11-1</w:t>
        </w:r>
        <w:r>
          <w:rPr>
            <w:noProof/>
            <w:webHidden/>
          </w:rPr>
          <w:fldChar w:fldCharType="end"/>
        </w:r>
        <w:r>
          <w:fldChar w:fldCharType="end"/>
        </w:r>
      </w:ins>
    </w:p>
    <w:p w14:paraId="3AE644F7" w14:textId="77777777" w:rsidR="00540B5B" w:rsidRDefault="00540B5B">
      <w:pPr>
        <w:pStyle w:val="TOC2"/>
        <w:rPr>
          <w:ins w:id="19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93" w:author="Arthur Souza Rodrigues" w:date="2026-07-10T21:42:00Z" w16du:dateUtc="2026-07-11T01:42:00Z">
        <w:r>
          <w:fldChar w:fldCharType="begin"/>
        </w:r>
        <w:r>
          <w:instrText>HYPERLINK \l "_Toc218523841"</w:instrText>
        </w:r>
        <w:r>
          <w:fldChar w:fldCharType="separate"/>
        </w:r>
        <w:r>
          <w:rPr>
            <w:rStyle w:val="Hyperlink"/>
            <w:noProof/>
          </w:rPr>
          <w:t>lorem 11.02</w:t>
        </w:r>
        <w:r>
          <w:rPr>
            <w:rFonts w:asciiTheme="minorHAnsi" w:eastAsiaTheme="minorEastAsia" w:hAnsiTheme="minorHAnsi" w:cstheme="minorBidi"/>
            <w:noProof/>
            <w:kern w:val="2"/>
            <w:szCs w:val="24"/>
            <w:lang w:val="pt-BR" w:eastAsia="pt-BR"/>
            <w14:ligatures w14:val="standardContextual"/>
          </w:rPr>
          <w:tab/>
        </w:r>
        <w:r>
          <w:rPr>
            <w:rStyle w:val="Hyperlink"/>
            <w:noProof/>
          </w:rPr>
          <w:t>elit incididunt sed lorem</w:t>
        </w:r>
        <w:r>
          <w:rPr>
            <w:noProof/>
            <w:webHidden/>
          </w:rPr>
          <w:tab/>
        </w:r>
        <w:r>
          <w:rPr>
            <w:noProof/>
            <w:webHidden/>
          </w:rPr>
          <w:fldChar w:fldCharType="begin"/>
        </w:r>
        <w:r>
          <w:rPr>
            <w:noProof/>
            <w:webHidden/>
          </w:rPr>
          <w:instrText xml:space="preserve"> PAGEREF _Toc218523841 \h </w:instrText>
        </w:r>
        <w:r>
          <w:rPr>
            <w:noProof/>
            <w:webHidden/>
          </w:rPr>
          <w:fldChar w:fldCharType="separate"/>
        </w:r>
        <w:r>
          <w:rPr>
            <w:noProof/>
            <w:webHidden/>
          </w:rPr>
          <w:t>11-6</w:t>
        </w:r>
        <w:r>
          <w:rPr>
            <w:noProof/>
            <w:webHidden/>
          </w:rPr>
          <w:fldChar w:fldCharType="end"/>
        </w:r>
        <w:r>
          <w:fldChar w:fldCharType="end"/>
        </w:r>
      </w:ins>
    </w:p>
    <w:p w14:paraId="2EF0916C" w14:textId="77777777" w:rsidR="00540B5B" w:rsidRDefault="00540B5B">
      <w:pPr>
        <w:pStyle w:val="TOC2"/>
        <w:rPr>
          <w:ins w:id="19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95" w:author="Arthur Souza Rodrigues" w:date="2026-07-10T21:42:00Z" w16du:dateUtc="2026-07-11T01:42:00Z">
        <w:r>
          <w:lastRenderedPageBreak/>
        </w:r>
        <w:r>
          <w:fldChar w:fldCharType="begin"/>
        </w:r>
        <w:r>
          <w:instrText>HYPERLINK \l "_Toc218523842"</w:instrText>
        </w:r>
        <w:r>
          <w:fldChar w:fldCharType="separate"/>
        </w:r>
        <w:r>
          <w:rPr>
            <w:rStyle w:val="Hyperlink"/>
            <w:noProof/>
          </w:rPr>
          <w:t>lorem 11.03</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magna</w:t>
        </w:r>
        <w:r>
          <w:rPr>
            <w:noProof/>
            <w:webHidden/>
          </w:rPr>
          <w:tab/>
        </w:r>
        <w:r>
          <w:rPr>
            <w:noProof/>
            <w:webHidden/>
          </w:rPr>
          <w:fldChar w:fldCharType="begin"/>
        </w:r>
        <w:r>
          <w:rPr>
            <w:noProof/>
            <w:webHidden/>
          </w:rPr>
          <w:instrText xml:space="preserve"> PAGEREF _Toc218523842 \h </w:instrText>
        </w:r>
        <w:r>
          <w:rPr>
            <w:noProof/>
            <w:webHidden/>
          </w:rPr>
          <w:fldChar w:fldCharType="separate"/>
        </w:r>
        <w:r>
          <w:rPr>
            <w:noProof/>
            <w:webHidden/>
          </w:rPr>
          <w:t>11-6</w:t>
        </w:r>
        <w:r>
          <w:rPr>
            <w:noProof/>
            <w:webHidden/>
          </w:rPr>
          <w:fldChar w:fldCharType="end"/>
        </w:r>
        <w:r>
          <w:fldChar w:fldCharType="end"/>
        </w:r>
      </w:ins>
    </w:p>
    <w:p w14:paraId="5E079FF8" w14:textId="77777777" w:rsidR="00540B5B" w:rsidRDefault="00540B5B">
      <w:pPr>
        <w:pStyle w:val="TOC2"/>
        <w:rPr>
          <w:ins w:id="19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97" w:author="Arthur Souza Rodrigues" w:date="2026-07-10T21:42:00Z" w16du:dateUtc="2026-07-11T01:42:00Z">
        <w:r>
          <w:fldChar w:fldCharType="begin"/>
        </w:r>
        <w:r>
          <w:instrText>HYPERLINK \l "_Toc218523843"</w:instrText>
        </w:r>
        <w:r>
          <w:fldChar w:fldCharType="separate"/>
        </w:r>
        <w:r>
          <w:rPr>
            <w:rStyle w:val="Hyperlink"/>
            <w:noProof/>
          </w:rPr>
          <w:t>lorem 11.04</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consectetur ipsum</w:t>
        </w:r>
        <w:r>
          <w:rPr>
            <w:noProof/>
            <w:webHidden/>
          </w:rPr>
          <w:tab/>
        </w:r>
        <w:r>
          <w:rPr>
            <w:noProof/>
            <w:webHidden/>
          </w:rPr>
          <w:fldChar w:fldCharType="begin"/>
        </w:r>
        <w:r>
          <w:rPr>
            <w:noProof/>
            <w:webHidden/>
          </w:rPr>
          <w:instrText xml:space="preserve"> PAGEREF _Toc218523843 \h </w:instrText>
        </w:r>
        <w:r>
          <w:rPr>
            <w:noProof/>
            <w:webHidden/>
          </w:rPr>
          <w:fldChar w:fldCharType="separate"/>
        </w:r>
        <w:r>
          <w:rPr>
            <w:noProof/>
            <w:webHidden/>
          </w:rPr>
          <w:t>11-7</w:t>
        </w:r>
        <w:r>
          <w:rPr>
            <w:noProof/>
            <w:webHidden/>
          </w:rPr>
          <w:fldChar w:fldCharType="end"/>
        </w:r>
        <w:r>
          <w:fldChar w:fldCharType="end"/>
        </w:r>
      </w:ins>
    </w:p>
    <w:p w14:paraId="6590CEB9" w14:textId="77777777" w:rsidR="00540B5B" w:rsidRDefault="00540B5B">
      <w:pPr>
        <w:pStyle w:val="TOC2"/>
        <w:rPr>
          <w:ins w:id="19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99" w:author="Arthur Souza Rodrigues" w:date="2026-07-10T21:42:00Z" w16du:dateUtc="2026-07-11T01:42:00Z">
        <w:r>
          <w:fldChar w:fldCharType="begin"/>
        </w:r>
        <w:r>
          <w:instrText>HYPERLINK \l "_Toc218523844"</w:instrText>
        </w:r>
        <w:r>
          <w:fldChar w:fldCharType="separate"/>
        </w:r>
        <w:r>
          <w:rPr>
            <w:rStyle w:val="Hyperlink"/>
            <w:noProof/>
          </w:rPr>
          <w:t>lorem 11.05</w:t>
        </w:r>
        <w:r>
          <w:rPr>
            <w:rFonts w:asciiTheme="minorHAnsi" w:eastAsiaTheme="minorEastAsia" w:hAnsiTheme="minorHAnsi" w:cstheme="minorBidi"/>
            <w:noProof/>
            <w:kern w:val="2"/>
            <w:szCs w:val="24"/>
            <w:lang w:val="pt-BR" w:eastAsia="pt-BR"/>
            <w14:ligatures w14:val="standardContextual"/>
          </w:rPr>
          <w:tab/>
        </w:r>
        <w:r>
          <w:rPr>
            <w:rStyle w:val="Hyperlink"/>
            <w:noProof/>
          </w:rPr>
          <w:t>dolor elit aliqua</w:t>
        </w:r>
        <w:r>
          <w:rPr>
            <w:noProof/>
            <w:webHidden/>
          </w:rPr>
          <w:tab/>
        </w:r>
        <w:r>
          <w:rPr>
            <w:noProof/>
            <w:webHidden/>
          </w:rPr>
          <w:fldChar w:fldCharType="begin"/>
        </w:r>
        <w:r>
          <w:rPr>
            <w:noProof/>
            <w:webHidden/>
          </w:rPr>
          <w:instrText xml:space="preserve"> PAGEREF _Toc218523844 \h </w:instrText>
        </w:r>
        <w:r>
          <w:rPr>
            <w:noProof/>
            <w:webHidden/>
          </w:rPr>
          <w:fldChar w:fldCharType="separate"/>
        </w:r>
        <w:r>
          <w:rPr>
            <w:noProof/>
            <w:webHidden/>
          </w:rPr>
          <w:t>11-8</w:t>
        </w:r>
        <w:r>
          <w:rPr>
            <w:noProof/>
            <w:webHidden/>
          </w:rPr>
          <w:fldChar w:fldCharType="end"/>
        </w:r>
        <w:r>
          <w:fldChar w:fldCharType="end"/>
        </w:r>
      </w:ins>
    </w:p>
    <w:p w14:paraId="7F57830B" w14:textId="77777777" w:rsidR="00540B5B" w:rsidRDefault="00540B5B">
      <w:pPr>
        <w:pStyle w:val="TOC1"/>
        <w:rPr>
          <w:ins w:id="200"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201" w:author="Arthur Souza Rodrigues" w:date="2026-07-10T21:42:00Z" w16du:dateUtc="2026-07-11T01:42:00Z">
        <w:r>
          <w:fldChar w:fldCharType="begin"/>
        </w:r>
        <w:r>
          <w:instrText>HYPERLINK \l "_Toc218523845"</w:instrText>
        </w:r>
        <w:r>
          <w:fldChar w:fldCharType="separate"/>
        </w:r>
        <w:r>
          <w:rPr>
            <w:rStyle w:val="Hyperlink"/>
            <w:noProof/>
          </w:rPr>
          <w:t>aliqua sed et lorem incididunt lorem labore incididunt</w:t>
        </w:r>
        <w:r>
          <w:rPr>
            <w:noProof/>
            <w:webHidden/>
          </w:rPr>
          <w:tab/>
        </w:r>
        <w:r>
          <w:rPr>
            <w:noProof/>
            <w:webHidden/>
          </w:rPr>
          <w:fldChar w:fldCharType="begin"/>
        </w:r>
        <w:r>
          <w:rPr>
            <w:noProof/>
            <w:webHidden/>
          </w:rPr>
          <w:instrText xml:space="preserve"> PAGEREF _Toc218523845 \h </w:instrText>
        </w:r>
        <w:r>
          <w:rPr>
            <w:noProof/>
            <w:webHidden/>
          </w:rPr>
          <w:fldChar w:fldCharType="separate"/>
        </w:r>
        <w:r>
          <w:rPr>
            <w:noProof/>
            <w:webHidden/>
          </w:rPr>
          <w:t>12-1</w:t>
        </w:r>
        <w:r>
          <w:rPr>
            <w:noProof/>
            <w:webHidden/>
          </w:rPr>
          <w:fldChar w:fldCharType="end"/>
        </w:r>
        <w:r>
          <w:fldChar w:fldCharType="end"/>
        </w:r>
      </w:ins>
    </w:p>
    <w:p w14:paraId="5B4B3627" w14:textId="77777777" w:rsidR="00540B5B" w:rsidRDefault="00540B5B">
      <w:pPr>
        <w:pStyle w:val="TOC2"/>
        <w:rPr>
          <w:ins w:id="20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03" w:author="Arthur Souza Rodrigues" w:date="2026-07-10T21:42:00Z" w16du:dateUtc="2026-07-11T01:42:00Z">
        <w:r>
          <w:fldChar w:fldCharType="begin"/>
        </w:r>
        <w:r>
          <w:instrText>HYPERLINK \l "_Toc218523846"</w:instrText>
        </w:r>
        <w:r>
          <w:fldChar w:fldCharType="separate"/>
        </w:r>
        <w:r>
          <w:rPr>
            <w:rStyle w:val="Hyperlink"/>
            <w:noProof/>
          </w:rPr>
          <w:t>lorem 12.01</w:t>
        </w:r>
        <w:r>
          <w:rPr>
            <w:rFonts w:asciiTheme="minorHAnsi" w:eastAsiaTheme="minorEastAsia" w:hAnsiTheme="minorHAnsi" w:cstheme="minorBidi"/>
            <w:noProof/>
            <w:kern w:val="2"/>
            <w:szCs w:val="24"/>
            <w:lang w:val="pt-BR" w:eastAsia="pt-BR"/>
            <w14:ligatures w14:val="standardContextual"/>
          </w:rPr>
          <w:tab/>
        </w:r>
        <w:r>
          <w:rPr>
            <w:rStyle w:val="Hyperlink"/>
            <w:noProof/>
          </w:rPr>
          <w:t>et lorem</w:t>
        </w:r>
        <w:r>
          <w:rPr>
            <w:noProof/>
            <w:webHidden/>
          </w:rPr>
          <w:tab/>
        </w:r>
        <w:r>
          <w:rPr>
            <w:noProof/>
            <w:webHidden/>
          </w:rPr>
          <w:fldChar w:fldCharType="begin"/>
        </w:r>
        <w:r>
          <w:rPr>
            <w:noProof/>
            <w:webHidden/>
          </w:rPr>
          <w:instrText xml:space="preserve"> PAGEREF _Toc218523846 \h </w:instrText>
        </w:r>
        <w:r>
          <w:rPr>
            <w:noProof/>
            <w:webHidden/>
          </w:rPr>
          <w:fldChar w:fldCharType="separate"/>
        </w:r>
        <w:r>
          <w:rPr>
            <w:noProof/>
            <w:webHidden/>
          </w:rPr>
          <w:t>12-1</w:t>
        </w:r>
        <w:r>
          <w:rPr>
            <w:noProof/>
            <w:webHidden/>
          </w:rPr>
          <w:fldChar w:fldCharType="end"/>
        </w:r>
        <w:r>
          <w:fldChar w:fldCharType="end"/>
        </w:r>
      </w:ins>
    </w:p>
    <w:p w14:paraId="6F696B6E" w14:textId="77777777" w:rsidR="00540B5B" w:rsidRDefault="00540B5B">
      <w:pPr>
        <w:pStyle w:val="TOC2"/>
        <w:rPr>
          <w:ins w:id="20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05" w:author="Arthur Souza Rodrigues" w:date="2026-07-10T21:42:00Z" w16du:dateUtc="2026-07-11T01:42:00Z">
        <w:r>
          <w:fldChar w:fldCharType="begin"/>
        </w:r>
        <w:r>
          <w:instrText>HYPERLINK \l "_Toc218523847"</w:instrText>
        </w:r>
        <w:r>
          <w:fldChar w:fldCharType="separate"/>
        </w:r>
        <w:r>
          <w:rPr>
            <w:rStyle w:val="Hyperlink"/>
            <w:noProof/>
          </w:rPr>
          <w:t>lorem 12.02</w:t>
        </w:r>
        <w:r>
          <w:rPr>
            <w:rFonts w:asciiTheme="minorHAnsi" w:eastAsiaTheme="minorEastAsia" w:hAnsiTheme="minorHAnsi" w:cstheme="minorBidi"/>
            <w:noProof/>
            <w:kern w:val="2"/>
            <w:szCs w:val="24"/>
            <w:lang w:val="pt-BR" w:eastAsia="pt-BR"/>
            <w14:ligatures w14:val="standardContextual"/>
          </w:rPr>
          <w:tab/>
        </w:r>
        <w:r>
          <w:rPr>
            <w:rStyle w:val="Hyperlink"/>
            <w:noProof/>
          </w:rPr>
          <w:t>lorem labore incididunt</w:t>
        </w:r>
        <w:r>
          <w:rPr>
            <w:noProof/>
            <w:webHidden/>
          </w:rPr>
          <w:tab/>
        </w:r>
        <w:r>
          <w:rPr>
            <w:noProof/>
            <w:webHidden/>
          </w:rPr>
          <w:fldChar w:fldCharType="begin"/>
        </w:r>
        <w:r>
          <w:rPr>
            <w:noProof/>
            <w:webHidden/>
          </w:rPr>
          <w:instrText xml:space="preserve"> PAGEREF _Toc218523847 \h </w:instrText>
        </w:r>
        <w:r>
          <w:rPr>
            <w:noProof/>
            <w:webHidden/>
          </w:rPr>
          <w:fldChar w:fldCharType="separate"/>
        </w:r>
        <w:r>
          <w:rPr>
            <w:noProof/>
            <w:webHidden/>
          </w:rPr>
          <w:t>12-4</w:t>
        </w:r>
        <w:r>
          <w:rPr>
            <w:noProof/>
            <w:webHidden/>
          </w:rPr>
          <w:fldChar w:fldCharType="end"/>
        </w:r>
        <w:r>
          <w:fldChar w:fldCharType="end"/>
        </w:r>
      </w:ins>
    </w:p>
    <w:p w14:paraId="3A4B3F11" w14:textId="77777777" w:rsidR="00540B5B" w:rsidRDefault="00540B5B">
      <w:pPr>
        <w:pStyle w:val="TOC2"/>
        <w:rPr>
          <w:ins w:id="20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07" w:author="Arthur Souza Rodrigues" w:date="2026-07-10T21:42:00Z" w16du:dateUtc="2026-07-11T01:42:00Z">
        <w:r>
          <w:fldChar w:fldCharType="begin"/>
        </w:r>
        <w:r>
          <w:instrText>HYPERLINK \l "_Toc218523848"</w:instrText>
        </w:r>
        <w:r>
          <w:fldChar w:fldCharType="separate"/>
        </w:r>
        <w:r>
          <w:rPr>
            <w:rStyle w:val="Hyperlink"/>
            <w:noProof/>
          </w:rPr>
          <w:t>lorem 12.03</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elit ut</w:t>
        </w:r>
        <w:r>
          <w:rPr>
            <w:noProof/>
            <w:webHidden/>
          </w:rPr>
          <w:tab/>
        </w:r>
        <w:r>
          <w:rPr>
            <w:noProof/>
            <w:webHidden/>
          </w:rPr>
          <w:fldChar w:fldCharType="begin"/>
        </w:r>
        <w:r>
          <w:rPr>
            <w:noProof/>
            <w:webHidden/>
          </w:rPr>
          <w:instrText xml:space="preserve"> PAGEREF _Toc218523848 \h </w:instrText>
        </w:r>
        <w:r>
          <w:rPr>
            <w:noProof/>
            <w:webHidden/>
          </w:rPr>
          <w:fldChar w:fldCharType="separate"/>
        </w:r>
        <w:r>
          <w:rPr>
            <w:noProof/>
            <w:webHidden/>
          </w:rPr>
          <w:t>12-4</w:t>
        </w:r>
        <w:r>
          <w:rPr>
            <w:noProof/>
            <w:webHidden/>
          </w:rPr>
          <w:fldChar w:fldCharType="end"/>
        </w:r>
        <w:r>
          <w:fldChar w:fldCharType="end"/>
        </w:r>
      </w:ins>
    </w:p>
    <w:p w14:paraId="73BF3C6D" w14:textId="77777777" w:rsidR="00540B5B" w:rsidRDefault="00540B5B">
      <w:pPr>
        <w:pStyle w:val="TOC2"/>
        <w:rPr>
          <w:ins w:id="20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09" w:author="Arthur Souza Rodrigues" w:date="2026-07-10T21:42:00Z" w16du:dateUtc="2026-07-11T01:42:00Z">
        <w:r>
          <w:fldChar w:fldCharType="begin"/>
        </w:r>
        <w:r>
          <w:instrText>HYPERLINK \l "_Toc218523849"</w:instrText>
        </w:r>
        <w:r>
          <w:fldChar w:fldCharType="separate"/>
        </w:r>
        <w:r>
          <w:rPr>
            <w:rStyle w:val="Hyperlink"/>
            <w:noProof/>
          </w:rPr>
          <w:t>lorem 12.04</w:t>
        </w:r>
        <w:r>
          <w:rPr>
            <w:rFonts w:asciiTheme="minorHAnsi" w:eastAsiaTheme="minorEastAsia" w:hAnsiTheme="minorHAnsi" w:cstheme="minorBidi"/>
            <w:noProof/>
            <w:kern w:val="2"/>
            <w:szCs w:val="24"/>
            <w:lang w:val="pt-BR" w:eastAsia="pt-BR"/>
            <w14:ligatures w14:val="standardContextual"/>
          </w:rPr>
          <w:tab/>
        </w:r>
        <w:r>
          <w:rPr>
            <w:rStyle w:val="Hyperlink"/>
            <w:noProof/>
          </w:rPr>
          <w:t>lorem dolore</w:t>
        </w:r>
        <w:r>
          <w:rPr>
            <w:noProof/>
            <w:webHidden/>
          </w:rPr>
          <w:tab/>
        </w:r>
        <w:r>
          <w:rPr>
            <w:noProof/>
            <w:webHidden/>
          </w:rPr>
          <w:fldChar w:fldCharType="begin"/>
        </w:r>
        <w:r>
          <w:rPr>
            <w:noProof/>
            <w:webHidden/>
          </w:rPr>
          <w:instrText xml:space="preserve"> PAGEREF _Toc218523849 \h </w:instrText>
        </w:r>
        <w:r>
          <w:rPr>
            <w:noProof/>
            <w:webHidden/>
          </w:rPr>
          <w:fldChar w:fldCharType="separate"/>
        </w:r>
        <w:r>
          <w:rPr>
            <w:noProof/>
            <w:webHidden/>
          </w:rPr>
          <w:t>12-5</w:t>
        </w:r>
        <w:r>
          <w:rPr>
            <w:noProof/>
            <w:webHidden/>
          </w:rPr>
          <w:fldChar w:fldCharType="end"/>
        </w:r>
        <w:r>
          <w:fldChar w:fldCharType="end"/>
        </w:r>
      </w:ins>
    </w:p>
    <w:p w14:paraId="0A7E05DB" w14:textId="77777777" w:rsidR="00540B5B" w:rsidRDefault="00540B5B">
      <w:pPr>
        <w:pStyle w:val="TOC2"/>
        <w:rPr>
          <w:ins w:id="21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11" w:author="Arthur Souza Rodrigues" w:date="2026-07-10T21:42:00Z" w16du:dateUtc="2026-07-11T01:42:00Z">
        <w:r>
          <w:fldChar w:fldCharType="begin"/>
        </w:r>
        <w:r>
          <w:instrText>HYPERLINK \l "_Toc218523850"</w:instrText>
        </w:r>
        <w:r>
          <w:fldChar w:fldCharType="separate"/>
        </w:r>
        <w:r>
          <w:rPr>
            <w:rStyle w:val="Hyperlink"/>
            <w:noProof/>
          </w:rPr>
          <w:t>lorem 12.05</w:t>
        </w:r>
        <w:r>
          <w:rPr>
            <w:rFonts w:asciiTheme="minorHAnsi" w:eastAsiaTheme="minorEastAsia" w:hAnsiTheme="minorHAnsi" w:cstheme="minorBidi"/>
            <w:noProof/>
            <w:kern w:val="2"/>
            <w:szCs w:val="24"/>
            <w:lang w:val="pt-BR" w:eastAsia="pt-BR"/>
            <w14:ligatures w14:val="standardContextual"/>
          </w:rPr>
          <w:tab/>
        </w:r>
        <w:r>
          <w:rPr>
            <w:rStyle w:val="Hyperlink"/>
            <w:noProof/>
          </w:rPr>
          <w:t>sed et do incididunt lorem labore consectetur</w:t>
        </w:r>
        <w:r>
          <w:rPr>
            <w:noProof/>
            <w:webHidden/>
          </w:rPr>
          <w:tab/>
        </w:r>
        <w:r>
          <w:rPr>
            <w:noProof/>
            <w:webHidden/>
          </w:rPr>
          <w:fldChar w:fldCharType="begin"/>
        </w:r>
        <w:r>
          <w:rPr>
            <w:noProof/>
            <w:webHidden/>
          </w:rPr>
          <w:instrText xml:space="preserve"> PAGEREF _Toc218523850 \h </w:instrText>
        </w:r>
        <w:r>
          <w:rPr>
            <w:noProof/>
            <w:webHidden/>
          </w:rPr>
          <w:fldChar w:fldCharType="separate"/>
        </w:r>
        <w:r>
          <w:rPr>
            <w:noProof/>
            <w:webHidden/>
          </w:rPr>
          <w:t>12-5</w:t>
        </w:r>
        <w:r>
          <w:rPr>
            <w:noProof/>
            <w:webHidden/>
          </w:rPr>
          <w:fldChar w:fldCharType="end"/>
        </w:r>
        <w:r>
          <w:fldChar w:fldCharType="end"/>
        </w:r>
      </w:ins>
    </w:p>
    <w:p w14:paraId="1FB35763" w14:textId="77777777" w:rsidR="00540B5B" w:rsidRDefault="00540B5B">
      <w:pPr>
        <w:pStyle w:val="TOC1"/>
        <w:rPr>
          <w:ins w:id="212"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213" w:author="Arthur Souza Rodrigues" w:date="2026-07-10T21:42:00Z" w16du:dateUtc="2026-07-11T01:42:00Z">
        <w:r>
          <w:fldChar w:fldCharType="begin"/>
        </w:r>
        <w:r>
          <w:instrText>HYPERLINK \l "_Toc218523851"</w:instrText>
        </w:r>
        <w:r>
          <w:fldChar w:fldCharType="separate"/>
        </w:r>
        <w:r>
          <w:rPr>
            <w:rStyle w:val="Hyperlink"/>
            <w:noProof/>
          </w:rPr>
          <w:t>aliqua incididunt ipsum elit</w:t>
        </w:r>
        <w:r>
          <w:rPr>
            <w:noProof/>
            <w:webHidden/>
          </w:rPr>
          <w:tab/>
        </w:r>
        <w:r>
          <w:rPr>
            <w:noProof/>
            <w:webHidden/>
          </w:rPr>
          <w:fldChar w:fldCharType="begin"/>
        </w:r>
        <w:r>
          <w:rPr>
            <w:noProof/>
            <w:webHidden/>
          </w:rPr>
          <w:instrText xml:space="preserve"> PAGEREF _Toc218523851 \h </w:instrText>
        </w:r>
        <w:r>
          <w:rPr>
            <w:noProof/>
            <w:webHidden/>
          </w:rPr>
          <w:fldChar w:fldCharType="separate"/>
        </w:r>
        <w:r>
          <w:rPr>
            <w:noProof/>
            <w:webHidden/>
          </w:rPr>
          <w:t>13-1</w:t>
        </w:r>
        <w:r>
          <w:rPr>
            <w:noProof/>
            <w:webHidden/>
          </w:rPr>
          <w:fldChar w:fldCharType="end"/>
        </w:r>
        <w:r>
          <w:fldChar w:fldCharType="end"/>
        </w:r>
      </w:ins>
    </w:p>
    <w:p w14:paraId="3E2C269D" w14:textId="77777777" w:rsidR="00540B5B" w:rsidRDefault="00540B5B">
      <w:pPr>
        <w:pStyle w:val="TOC2"/>
        <w:rPr>
          <w:ins w:id="21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15" w:author="Arthur Souza Rodrigues" w:date="2026-07-10T21:42:00Z" w16du:dateUtc="2026-07-11T01:42:00Z">
        <w:r>
          <w:fldChar w:fldCharType="begin"/>
        </w:r>
        <w:r>
          <w:instrText>HYPERLINK \l "_Toc218523852"</w:instrText>
        </w:r>
        <w:r>
          <w:fldChar w:fldCharType="separate"/>
        </w:r>
        <w:r>
          <w:rPr>
            <w:rStyle w:val="Hyperlink"/>
            <w:noProof/>
          </w:rPr>
          <w:t>lorem 13.01</w:t>
        </w:r>
        <w:r>
          <w:rPr>
            <w:rFonts w:asciiTheme="minorHAnsi" w:eastAsiaTheme="minorEastAsia" w:hAnsiTheme="minorHAnsi" w:cstheme="minorBidi"/>
            <w:noProof/>
            <w:kern w:val="2"/>
            <w:szCs w:val="24"/>
            <w:lang w:val="pt-BR" w:eastAsia="pt-BR"/>
            <w14:ligatures w14:val="standardContextual"/>
          </w:rPr>
          <w:tab/>
        </w:r>
        <w:r>
          <w:rPr>
            <w:rStyle w:val="Hyperlink"/>
            <w:noProof/>
          </w:rPr>
          <w:t>ut do lorem</w:t>
        </w:r>
        <w:r>
          <w:rPr>
            <w:noProof/>
            <w:webHidden/>
          </w:rPr>
          <w:tab/>
        </w:r>
        <w:r>
          <w:rPr>
            <w:noProof/>
            <w:webHidden/>
          </w:rPr>
          <w:fldChar w:fldCharType="begin"/>
        </w:r>
        <w:r>
          <w:rPr>
            <w:noProof/>
            <w:webHidden/>
          </w:rPr>
          <w:instrText xml:space="preserve"> PAGEREF _Toc218523852 \h </w:instrText>
        </w:r>
        <w:r>
          <w:rPr>
            <w:noProof/>
            <w:webHidden/>
          </w:rPr>
          <w:fldChar w:fldCharType="separate"/>
        </w:r>
        <w:r>
          <w:rPr>
            <w:noProof/>
            <w:webHidden/>
          </w:rPr>
          <w:t>13-1</w:t>
        </w:r>
        <w:r>
          <w:rPr>
            <w:noProof/>
            <w:webHidden/>
          </w:rPr>
          <w:fldChar w:fldCharType="end"/>
        </w:r>
        <w:r>
          <w:fldChar w:fldCharType="end"/>
        </w:r>
      </w:ins>
    </w:p>
    <w:p w14:paraId="3ED230F9" w14:textId="77777777" w:rsidR="00540B5B" w:rsidRDefault="00540B5B">
      <w:pPr>
        <w:pStyle w:val="TOC2"/>
        <w:rPr>
          <w:ins w:id="21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17" w:author="Arthur Souza Rodrigues" w:date="2026-07-10T21:42:00Z" w16du:dateUtc="2026-07-11T01:42:00Z">
        <w:r>
          <w:fldChar w:fldCharType="begin"/>
        </w:r>
        <w:r>
          <w:instrText>HYPERLINK \l "_Toc218523853"</w:instrText>
        </w:r>
        <w:r>
          <w:fldChar w:fldCharType="separate"/>
        </w:r>
        <w:r>
          <w:rPr>
            <w:rStyle w:val="Hyperlink"/>
            <w:noProof/>
          </w:rPr>
          <w:t>lorem 13.02</w:t>
        </w:r>
        <w:r>
          <w:rPr>
            <w:rFonts w:asciiTheme="minorHAnsi" w:eastAsiaTheme="minorEastAsia" w:hAnsiTheme="minorHAnsi" w:cstheme="minorBidi"/>
            <w:noProof/>
            <w:kern w:val="2"/>
            <w:szCs w:val="24"/>
            <w:lang w:val="pt-BR" w:eastAsia="pt-BR"/>
            <w14:ligatures w14:val="standardContextual"/>
          </w:rPr>
          <w:tab/>
        </w:r>
        <w:r>
          <w:rPr>
            <w:rStyle w:val="Hyperlink"/>
            <w:noProof/>
          </w:rPr>
          <w:t>ipsum do; sed do ut consectetur ipsum ipsum</w:t>
        </w:r>
        <w:r>
          <w:rPr>
            <w:noProof/>
            <w:webHidden/>
          </w:rPr>
          <w:tab/>
        </w:r>
        <w:r>
          <w:rPr>
            <w:noProof/>
            <w:webHidden/>
          </w:rPr>
          <w:fldChar w:fldCharType="begin"/>
        </w:r>
        <w:r>
          <w:rPr>
            <w:noProof/>
            <w:webHidden/>
          </w:rPr>
          <w:instrText xml:space="preserve"> PAGEREF _Toc218523853 \h </w:instrText>
        </w:r>
        <w:r>
          <w:rPr>
            <w:noProof/>
            <w:webHidden/>
          </w:rPr>
          <w:fldChar w:fldCharType="separate"/>
        </w:r>
        <w:r>
          <w:rPr>
            <w:noProof/>
            <w:webHidden/>
          </w:rPr>
          <w:t>13-1</w:t>
        </w:r>
        <w:r>
          <w:rPr>
            <w:noProof/>
            <w:webHidden/>
          </w:rPr>
          <w:fldChar w:fldCharType="end"/>
        </w:r>
        <w:r>
          <w:fldChar w:fldCharType="end"/>
        </w:r>
      </w:ins>
    </w:p>
    <w:p w14:paraId="20AD956E" w14:textId="77777777" w:rsidR="00540B5B" w:rsidRDefault="00540B5B">
      <w:pPr>
        <w:pStyle w:val="TOC2"/>
        <w:rPr>
          <w:ins w:id="21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19" w:author="Arthur Souza Rodrigues" w:date="2026-07-10T21:42:00Z" w16du:dateUtc="2026-07-11T01:42:00Z">
        <w:r>
          <w:fldChar w:fldCharType="begin"/>
        </w:r>
        <w:r>
          <w:instrText>HYPERLINK \l "_Toc218523854"</w:instrText>
        </w:r>
        <w:r>
          <w:fldChar w:fldCharType="separate"/>
        </w:r>
        <w:r>
          <w:rPr>
            <w:rStyle w:val="Hyperlink"/>
            <w:noProof/>
          </w:rPr>
          <w:t>lorem 13.03</w:t>
        </w:r>
        <w:r>
          <w:rPr>
            <w:rFonts w:asciiTheme="minorHAnsi" w:eastAsiaTheme="minorEastAsia" w:hAnsiTheme="minorHAnsi" w:cstheme="minorBidi"/>
            <w:noProof/>
            <w:kern w:val="2"/>
            <w:szCs w:val="24"/>
            <w:lang w:val="pt-BR" w:eastAsia="pt-BR"/>
            <w14:ligatures w14:val="standardContextual"/>
          </w:rPr>
          <w:tab/>
        </w:r>
        <w:r>
          <w:rPr>
            <w:rStyle w:val="Hyperlink"/>
            <w:noProof/>
          </w:rPr>
          <w:t>amet’et et</w:t>
        </w:r>
        <w:r>
          <w:rPr>
            <w:noProof/>
            <w:webHidden/>
          </w:rPr>
          <w:tab/>
        </w:r>
        <w:r>
          <w:rPr>
            <w:noProof/>
            <w:webHidden/>
          </w:rPr>
          <w:fldChar w:fldCharType="begin"/>
        </w:r>
        <w:r>
          <w:rPr>
            <w:noProof/>
            <w:webHidden/>
          </w:rPr>
          <w:instrText xml:space="preserve"> PAGEREF _Toc218523854 \h </w:instrText>
        </w:r>
        <w:r>
          <w:rPr>
            <w:noProof/>
            <w:webHidden/>
          </w:rPr>
          <w:fldChar w:fldCharType="separate"/>
        </w:r>
        <w:r>
          <w:rPr>
            <w:noProof/>
            <w:webHidden/>
          </w:rPr>
          <w:t>13-2</w:t>
        </w:r>
        <w:r>
          <w:rPr>
            <w:noProof/>
            <w:webHidden/>
          </w:rPr>
          <w:fldChar w:fldCharType="end"/>
        </w:r>
        <w:r>
          <w:fldChar w:fldCharType="end"/>
        </w:r>
      </w:ins>
    </w:p>
    <w:p w14:paraId="3E4A4FB0" w14:textId="77777777" w:rsidR="00540B5B" w:rsidRDefault="00540B5B">
      <w:pPr>
        <w:pStyle w:val="TOC2"/>
        <w:rPr>
          <w:ins w:id="22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21" w:author="Arthur Souza Rodrigues" w:date="2026-07-10T21:42:00Z" w16du:dateUtc="2026-07-11T01:42:00Z">
        <w:r>
          <w:fldChar w:fldCharType="begin"/>
        </w:r>
        <w:r>
          <w:instrText>HYPERLINK \l "_Toc218523855"</w:instrText>
        </w:r>
        <w:r>
          <w:fldChar w:fldCharType="separate"/>
        </w:r>
        <w:r>
          <w:rPr>
            <w:rStyle w:val="Hyperlink"/>
            <w:noProof/>
          </w:rPr>
          <w:t>lorem 13.04</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do elit eiusmod do eiusmod</w:t>
        </w:r>
        <w:r>
          <w:rPr>
            <w:noProof/>
            <w:webHidden/>
          </w:rPr>
          <w:tab/>
        </w:r>
        <w:r>
          <w:rPr>
            <w:noProof/>
            <w:webHidden/>
          </w:rPr>
          <w:fldChar w:fldCharType="begin"/>
        </w:r>
        <w:r>
          <w:rPr>
            <w:noProof/>
            <w:webHidden/>
          </w:rPr>
          <w:instrText xml:space="preserve"> PAGEREF _Toc218523855 \h </w:instrText>
        </w:r>
        <w:r>
          <w:rPr>
            <w:noProof/>
            <w:webHidden/>
          </w:rPr>
          <w:fldChar w:fldCharType="separate"/>
        </w:r>
        <w:r>
          <w:rPr>
            <w:noProof/>
            <w:webHidden/>
          </w:rPr>
          <w:t>13-2</w:t>
        </w:r>
        <w:r>
          <w:rPr>
            <w:noProof/>
            <w:webHidden/>
          </w:rPr>
          <w:fldChar w:fldCharType="end"/>
        </w:r>
        <w:r>
          <w:fldChar w:fldCharType="end"/>
        </w:r>
      </w:ins>
    </w:p>
    <w:p w14:paraId="43DFEBA7" w14:textId="77777777" w:rsidR="00540B5B" w:rsidRDefault="00540B5B">
      <w:pPr>
        <w:pStyle w:val="TOC2"/>
        <w:rPr>
          <w:ins w:id="22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23" w:author="Arthur Souza Rodrigues" w:date="2026-07-10T21:42:00Z" w16du:dateUtc="2026-07-11T01:42:00Z">
        <w:r>
          <w:fldChar w:fldCharType="begin"/>
        </w:r>
        <w:r>
          <w:instrText>HYPERLINK \l "_Toc218523856"</w:instrText>
        </w:r>
        <w:r>
          <w:fldChar w:fldCharType="separate"/>
        </w:r>
        <w:r>
          <w:rPr>
            <w:rStyle w:val="Hyperlink"/>
            <w:noProof/>
          </w:rPr>
          <w:t>lorem 13.05</w:t>
        </w:r>
        <w:r>
          <w:rPr>
            <w:rFonts w:asciiTheme="minorHAnsi" w:eastAsiaTheme="minorEastAsia" w:hAnsiTheme="minorHAnsi" w:cstheme="minorBidi"/>
            <w:noProof/>
            <w:kern w:val="2"/>
            <w:szCs w:val="24"/>
            <w:lang w:val="pt-BR" w:eastAsia="pt-BR"/>
            <w14:ligatures w14:val="standardContextual"/>
          </w:rPr>
          <w:tab/>
        </w:r>
        <w:r>
          <w:rPr>
            <w:rStyle w:val="Hyperlink"/>
            <w:noProof/>
          </w:rPr>
          <w:t>sed elit ut</w:t>
        </w:r>
        <w:r>
          <w:rPr>
            <w:noProof/>
            <w:webHidden/>
          </w:rPr>
          <w:tab/>
        </w:r>
        <w:r>
          <w:rPr>
            <w:noProof/>
            <w:webHidden/>
          </w:rPr>
          <w:fldChar w:fldCharType="begin"/>
        </w:r>
        <w:r>
          <w:rPr>
            <w:noProof/>
            <w:webHidden/>
          </w:rPr>
          <w:instrText xml:space="preserve"> PAGEREF _Toc218523856 \h </w:instrText>
        </w:r>
        <w:r>
          <w:rPr>
            <w:noProof/>
            <w:webHidden/>
          </w:rPr>
          <w:fldChar w:fldCharType="separate"/>
        </w:r>
        <w:r>
          <w:rPr>
            <w:noProof/>
            <w:webHidden/>
          </w:rPr>
          <w:t>13-2</w:t>
        </w:r>
        <w:r>
          <w:rPr>
            <w:noProof/>
            <w:webHidden/>
          </w:rPr>
          <w:fldChar w:fldCharType="end"/>
        </w:r>
        <w:r>
          <w:fldChar w:fldCharType="end"/>
        </w:r>
      </w:ins>
    </w:p>
    <w:p w14:paraId="006041E9" w14:textId="77777777" w:rsidR="00540B5B" w:rsidRDefault="00540B5B">
      <w:pPr>
        <w:pStyle w:val="TOC2"/>
        <w:rPr>
          <w:ins w:id="22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25" w:author="Arthur Souza Rodrigues" w:date="2026-07-10T21:42:00Z" w16du:dateUtc="2026-07-11T01:42:00Z">
        <w:r>
          <w:fldChar w:fldCharType="begin"/>
        </w:r>
        <w:r>
          <w:instrText>HYPERLINK \l "_Toc218523857"</w:instrText>
        </w:r>
        <w:r>
          <w:fldChar w:fldCharType="separate"/>
        </w:r>
        <w:r>
          <w:rPr>
            <w:rStyle w:val="Hyperlink"/>
            <w:noProof/>
          </w:rPr>
          <w:t>lorem 13.06</w:t>
        </w:r>
        <w:r>
          <w:rPr>
            <w:rFonts w:asciiTheme="minorHAnsi" w:eastAsiaTheme="minorEastAsia" w:hAnsiTheme="minorHAnsi" w:cstheme="minorBidi"/>
            <w:noProof/>
            <w:kern w:val="2"/>
            <w:szCs w:val="24"/>
            <w:lang w:val="pt-BR" w:eastAsia="pt-BR"/>
            <w14:ligatures w14:val="standardContextual"/>
          </w:rPr>
          <w:tab/>
        </w:r>
        <w:r>
          <w:rPr>
            <w:rStyle w:val="Hyperlink"/>
            <w:noProof/>
          </w:rPr>
          <w:t>sed incididunt</w:t>
        </w:r>
        <w:r>
          <w:rPr>
            <w:noProof/>
            <w:webHidden/>
          </w:rPr>
          <w:tab/>
        </w:r>
        <w:r>
          <w:rPr>
            <w:noProof/>
            <w:webHidden/>
          </w:rPr>
          <w:fldChar w:fldCharType="begin"/>
        </w:r>
        <w:r>
          <w:rPr>
            <w:noProof/>
            <w:webHidden/>
          </w:rPr>
          <w:instrText xml:space="preserve"> PAGEREF _Toc218523857 \h </w:instrText>
        </w:r>
        <w:r>
          <w:rPr>
            <w:noProof/>
            <w:webHidden/>
          </w:rPr>
          <w:fldChar w:fldCharType="separate"/>
        </w:r>
        <w:r>
          <w:rPr>
            <w:noProof/>
            <w:webHidden/>
          </w:rPr>
          <w:t>13-2</w:t>
        </w:r>
        <w:r>
          <w:rPr>
            <w:noProof/>
            <w:webHidden/>
          </w:rPr>
          <w:fldChar w:fldCharType="end"/>
        </w:r>
        <w:r>
          <w:fldChar w:fldCharType="end"/>
        </w:r>
      </w:ins>
    </w:p>
    <w:p w14:paraId="07CD2BC4" w14:textId="77777777" w:rsidR="00540B5B" w:rsidRDefault="00540B5B">
      <w:pPr>
        <w:pStyle w:val="TOC2"/>
        <w:rPr>
          <w:ins w:id="22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27" w:author="Arthur Souza Rodrigues" w:date="2026-07-10T21:42:00Z" w16du:dateUtc="2026-07-11T01:42:00Z">
        <w:r>
          <w:fldChar w:fldCharType="begin"/>
        </w:r>
        <w:r>
          <w:instrText>HYPERLINK \l "_Toc218523858"</w:instrText>
        </w:r>
        <w:r>
          <w:fldChar w:fldCharType="separate"/>
        </w:r>
        <w:r>
          <w:rPr>
            <w:rStyle w:val="Hyperlink"/>
            <w:noProof/>
          </w:rPr>
          <w:t>lorem 13.07</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consectetur sed</w:t>
        </w:r>
        <w:r>
          <w:rPr>
            <w:noProof/>
            <w:webHidden/>
          </w:rPr>
          <w:tab/>
        </w:r>
        <w:r>
          <w:rPr>
            <w:noProof/>
            <w:webHidden/>
          </w:rPr>
          <w:fldChar w:fldCharType="begin"/>
        </w:r>
        <w:r>
          <w:rPr>
            <w:noProof/>
            <w:webHidden/>
          </w:rPr>
          <w:instrText xml:space="preserve"> PAGEREF _Toc218523858 \h </w:instrText>
        </w:r>
        <w:r>
          <w:rPr>
            <w:noProof/>
            <w:webHidden/>
          </w:rPr>
          <w:fldChar w:fldCharType="separate"/>
        </w:r>
        <w:r>
          <w:rPr>
            <w:noProof/>
            <w:webHidden/>
          </w:rPr>
          <w:t>13-3</w:t>
        </w:r>
        <w:r>
          <w:rPr>
            <w:noProof/>
            <w:webHidden/>
          </w:rPr>
          <w:fldChar w:fldCharType="end"/>
        </w:r>
        <w:r>
          <w:fldChar w:fldCharType="end"/>
        </w:r>
      </w:ins>
    </w:p>
    <w:p w14:paraId="6514A072" w14:textId="77777777" w:rsidR="00540B5B" w:rsidRDefault="00540B5B">
      <w:pPr>
        <w:pStyle w:val="TOC2"/>
        <w:rPr>
          <w:ins w:id="22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29" w:author="Arthur Souza Rodrigues" w:date="2026-07-10T21:42:00Z" w16du:dateUtc="2026-07-11T01:42:00Z">
        <w:r>
          <w:fldChar w:fldCharType="begin"/>
        </w:r>
        <w:r>
          <w:instrText>HYPERLINK \l "_Toc218523859"</w:instrText>
        </w:r>
        <w:r>
          <w:fldChar w:fldCharType="separate"/>
        </w:r>
        <w:r>
          <w:rPr>
            <w:rStyle w:val="Hyperlink"/>
            <w:noProof/>
          </w:rPr>
          <w:t>lorem 13.08</w:t>
        </w:r>
        <w:r>
          <w:rPr>
            <w:rFonts w:asciiTheme="minorHAnsi" w:eastAsiaTheme="minorEastAsia" w:hAnsiTheme="minorHAnsi" w:cstheme="minorBidi"/>
            <w:noProof/>
            <w:kern w:val="2"/>
            <w:szCs w:val="24"/>
            <w:lang w:val="pt-BR" w:eastAsia="pt-BR"/>
            <w14:ligatures w14:val="standardContextual"/>
          </w:rPr>
          <w:tab/>
        </w:r>
        <w:r>
          <w:rPr>
            <w:rStyle w:val="Hyperlink"/>
            <w:noProof/>
          </w:rPr>
          <w:t>ipsum-labore</w:t>
        </w:r>
        <w:r>
          <w:rPr>
            <w:noProof/>
            <w:webHidden/>
          </w:rPr>
          <w:tab/>
        </w:r>
        <w:r>
          <w:rPr>
            <w:noProof/>
            <w:webHidden/>
          </w:rPr>
          <w:fldChar w:fldCharType="begin"/>
        </w:r>
        <w:r>
          <w:rPr>
            <w:noProof/>
            <w:webHidden/>
          </w:rPr>
          <w:instrText xml:space="preserve"> PAGEREF _Toc218523859 \h </w:instrText>
        </w:r>
        <w:r>
          <w:rPr>
            <w:noProof/>
            <w:webHidden/>
          </w:rPr>
          <w:fldChar w:fldCharType="separate"/>
        </w:r>
        <w:r>
          <w:rPr>
            <w:noProof/>
            <w:webHidden/>
          </w:rPr>
          <w:t>13-3</w:t>
        </w:r>
        <w:r>
          <w:rPr>
            <w:noProof/>
            <w:webHidden/>
          </w:rPr>
          <w:fldChar w:fldCharType="end"/>
        </w:r>
        <w:r>
          <w:fldChar w:fldCharType="end"/>
        </w:r>
      </w:ins>
    </w:p>
    <w:p w14:paraId="635C1E01" w14:textId="77777777" w:rsidR="00540B5B" w:rsidRDefault="00540B5B">
      <w:pPr>
        <w:pStyle w:val="TOC2"/>
        <w:rPr>
          <w:ins w:id="23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31" w:author="Arthur Souza Rodrigues" w:date="2026-07-10T21:42:00Z" w16du:dateUtc="2026-07-11T01:42:00Z">
        <w:r>
          <w:fldChar w:fldCharType="begin"/>
        </w:r>
        <w:r>
          <w:instrText>HYPERLINK \l "_Toc218523860"</w:instrText>
        </w:r>
        <w:r>
          <w:fldChar w:fldCharType="separate"/>
        </w:r>
        <w:r>
          <w:rPr>
            <w:rStyle w:val="Hyperlink"/>
            <w:noProof/>
          </w:rPr>
          <w:t>lorem 13.09</w:t>
        </w:r>
        <w:r>
          <w:rPr>
            <w:rFonts w:asciiTheme="minorHAnsi" w:eastAsiaTheme="minorEastAsia" w:hAnsiTheme="minorHAnsi" w:cstheme="minorBidi"/>
            <w:noProof/>
            <w:kern w:val="2"/>
            <w:szCs w:val="24"/>
            <w:lang w:val="pt-BR" w:eastAsia="pt-BR"/>
            <w14:ligatures w14:val="standardContextual"/>
          </w:rPr>
          <w:tab/>
        </w:r>
        <w:r>
          <w:rPr>
            <w:rStyle w:val="Hyperlink"/>
            <w:noProof/>
          </w:rPr>
          <w:t>sed tempor</w:t>
        </w:r>
        <w:r>
          <w:rPr>
            <w:noProof/>
            <w:webHidden/>
          </w:rPr>
          <w:tab/>
        </w:r>
        <w:r>
          <w:rPr>
            <w:noProof/>
            <w:webHidden/>
          </w:rPr>
          <w:fldChar w:fldCharType="begin"/>
        </w:r>
        <w:r>
          <w:rPr>
            <w:noProof/>
            <w:webHidden/>
          </w:rPr>
          <w:instrText xml:space="preserve"> PAGEREF _Toc218523860 \h </w:instrText>
        </w:r>
        <w:r>
          <w:rPr>
            <w:noProof/>
            <w:webHidden/>
          </w:rPr>
          <w:fldChar w:fldCharType="separate"/>
        </w:r>
        <w:r>
          <w:rPr>
            <w:noProof/>
            <w:webHidden/>
          </w:rPr>
          <w:t>13-3</w:t>
        </w:r>
        <w:r>
          <w:rPr>
            <w:noProof/>
            <w:webHidden/>
          </w:rPr>
          <w:fldChar w:fldCharType="end"/>
        </w:r>
        <w:r>
          <w:fldChar w:fldCharType="end"/>
        </w:r>
      </w:ins>
    </w:p>
    <w:p w14:paraId="5FF7ECCB" w14:textId="77777777" w:rsidR="00540B5B" w:rsidRDefault="00540B5B">
      <w:pPr>
        <w:pStyle w:val="TOC2"/>
        <w:rPr>
          <w:ins w:id="23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33" w:author="Arthur Souza Rodrigues" w:date="2026-07-10T21:42:00Z" w16du:dateUtc="2026-07-11T01:42:00Z">
        <w:r>
          <w:fldChar w:fldCharType="begin"/>
        </w:r>
        <w:r>
          <w:instrText>HYPERLINK \l "_Toc218523861"</w:instrText>
        </w:r>
        <w:r>
          <w:fldChar w:fldCharType="separate"/>
        </w:r>
        <w:r>
          <w:rPr>
            <w:rStyle w:val="Hyperlink"/>
            <w:noProof/>
          </w:rPr>
          <w:t>lorem 13.10</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elit dolor</w:t>
        </w:r>
        <w:r>
          <w:rPr>
            <w:noProof/>
            <w:webHidden/>
          </w:rPr>
          <w:tab/>
        </w:r>
        <w:r>
          <w:rPr>
            <w:noProof/>
            <w:webHidden/>
          </w:rPr>
          <w:fldChar w:fldCharType="begin"/>
        </w:r>
        <w:r>
          <w:rPr>
            <w:noProof/>
            <w:webHidden/>
          </w:rPr>
          <w:instrText xml:space="preserve"> PAGEREF _Toc218523861 \h </w:instrText>
        </w:r>
        <w:r>
          <w:rPr>
            <w:noProof/>
            <w:webHidden/>
          </w:rPr>
          <w:fldChar w:fldCharType="separate"/>
        </w:r>
        <w:r>
          <w:rPr>
            <w:noProof/>
            <w:webHidden/>
          </w:rPr>
          <w:t>13-4</w:t>
        </w:r>
        <w:r>
          <w:rPr>
            <w:noProof/>
            <w:webHidden/>
          </w:rPr>
          <w:fldChar w:fldCharType="end"/>
        </w:r>
        <w:r>
          <w:fldChar w:fldCharType="end"/>
        </w:r>
      </w:ins>
    </w:p>
    <w:p w14:paraId="45441F2F" w14:textId="77777777" w:rsidR="00540B5B" w:rsidRDefault="00540B5B">
      <w:pPr>
        <w:pStyle w:val="TOC2"/>
        <w:rPr>
          <w:ins w:id="23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35" w:author="Arthur Souza Rodrigues" w:date="2026-07-10T21:42:00Z" w16du:dateUtc="2026-07-11T01:42:00Z">
        <w:r>
          <w:fldChar w:fldCharType="begin"/>
        </w:r>
        <w:r>
          <w:instrText>HYPERLINK \l "_Toc218523862"</w:instrText>
        </w:r>
        <w:r>
          <w:fldChar w:fldCharType="separate"/>
        </w:r>
        <w:r>
          <w:rPr>
            <w:rStyle w:val="Hyperlink"/>
            <w:noProof/>
          </w:rPr>
          <w:t>lorem 13.11</w:t>
        </w:r>
        <w:r>
          <w:rPr>
            <w:rFonts w:asciiTheme="minorHAnsi" w:eastAsiaTheme="minorEastAsia" w:hAnsiTheme="minorHAnsi" w:cstheme="minorBidi"/>
            <w:noProof/>
            <w:kern w:val="2"/>
            <w:szCs w:val="24"/>
            <w:lang w:val="pt-BR" w:eastAsia="pt-BR"/>
            <w14:ligatures w14:val="standardContextual"/>
          </w:rPr>
          <w:tab/>
        </w:r>
        <w:r>
          <w:rPr>
            <w:rStyle w:val="Hyperlink"/>
            <w:noProof/>
          </w:rPr>
          <w:t>sit elit et sed elit ipsum</w:t>
        </w:r>
        <w:r>
          <w:rPr>
            <w:noProof/>
            <w:webHidden/>
          </w:rPr>
          <w:tab/>
        </w:r>
        <w:r>
          <w:rPr>
            <w:noProof/>
            <w:webHidden/>
          </w:rPr>
          <w:fldChar w:fldCharType="begin"/>
        </w:r>
        <w:r>
          <w:rPr>
            <w:noProof/>
            <w:webHidden/>
          </w:rPr>
          <w:instrText xml:space="preserve"> PAGEREF _Toc218523862 \h </w:instrText>
        </w:r>
        <w:r>
          <w:rPr>
            <w:noProof/>
            <w:webHidden/>
          </w:rPr>
          <w:fldChar w:fldCharType="separate"/>
        </w:r>
        <w:r>
          <w:rPr>
            <w:noProof/>
            <w:webHidden/>
          </w:rPr>
          <w:t>13-4</w:t>
        </w:r>
        <w:r>
          <w:rPr>
            <w:noProof/>
            <w:webHidden/>
          </w:rPr>
          <w:fldChar w:fldCharType="end"/>
        </w:r>
        <w:r>
          <w:fldChar w:fldCharType="end"/>
        </w:r>
      </w:ins>
    </w:p>
    <w:p w14:paraId="616D1614" w14:textId="77777777" w:rsidR="00540B5B" w:rsidRDefault="00540B5B">
      <w:pPr>
        <w:pStyle w:val="TOC2"/>
        <w:rPr>
          <w:ins w:id="23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37" w:author="Arthur Souza Rodrigues" w:date="2026-07-10T21:42:00Z" w16du:dateUtc="2026-07-11T01:42:00Z">
        <w:r>
          <w:fldChar w:fldCharType="begin"/>
        </w:r>
        <w:r>
          <w:instrText>HYPERLINK \l "_Toc218523863"</w:instrText>
        </w:r>
        <w:r>
          <w:fldChar w:fldCharType="separate"/>
        </w:r>
        <w:r>
          <w:rPr>
            <w:rStyle w:val="Hyperlink"/>
            <w:noProof/>
          </w:rPr>
          <w:t>lorem 13.12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magna incididunt elit</w:t>
        </w:r>
        <w:r>
          <w:rPr>
            <w:noProof/>
            <w:webHidden/>
          </w:rPr>
          <w:tab/>
        </w:r>
        <w:r>
          <w:rPr>
            <w:noProof/>
            <w:webHidden/>
          </w:rPr>
          <w:fldChar w:fldCharType="begin"/>
        </w:r>
        <w:r>
          <w:rPr>
            <w:noProof/>
            <w:webHidden/>
          </w:rPr>
          <w:instrText xml:space="preserve"> PAGEREF _Toc218523863 \h </w:instrText>
        </w:r>
        <w:r>
          <w:rPr>
            <w:noProof/>
            <w:webHidden/>
          </w:rPr>
          <w:fldChar w:fldCharType="separate"/>
        </w:r>
        <w:r>
          <w:rPr>
            <w:noProof/>
            <w:webHidden/>
          </w:rPr>
          <w:t>13-4</w:t>
        </w:r>
        <w:r>
          <w:rPr>
            <w:noProof/>
            <w:webHidden/>
          </w:rPr>
          <w:fldChar w:fldCharType="end"/>
        </w:r>
        <w:r>
          <w:fldChar w:fldCharType="end"/>
        </w:r>
      </w:ins>
    </w:p>
    <w:p w14:paraId="30F4EC76" w14:textId="77777777" w:rsidR="00540B5B" w:rsidRDefault="00540B5B">
      <w:pPr>
        <w:pStyle w:val="TOC2"/>
        <w:rPr>
          <w:ins w:id="23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39" w:author="Arthur Souza Rodrigues" w:date="2026-07-10T21:42:00Z" w16du:dateUtc="2026-07-11T01:42:00Z">
        <w:r>
          <w:fldChar w:fldCharType="begin"/>
        </w:r>
        <w:r>
          <w:instrText>HYPERLINK \l "_Toc218523864"</w:instrText>
        </w:r>
        <w:r>
          <w:fldChar w:fldCharType="separate"/>
        </w:r>
        <w:r>
          <w:rPr>
            <w:rStyle w:val="Hyperlink"/>
            <w:noProof/>
          </w:rPr>
          <w:t>lorem 13.13</w:t>
        </w:r>
        <w:r>
          <w:rPr>
            <w:rFonts w:asciiTheme="minorHAnsi" w:eastAsiaTheme="minorEastAsia" w:hAnsiTheme="minorHAnsi" w:cstheme="minorBidi"/>
            <w:noProof/>
            <w:kern w:val="2"/>
            <w:szCs w:val="24"/>
            <w:lang w:val="pt-BR" w:eastAsia="pt-BR"/>
            <w14:ligatures w14:val="standardContextual"/>
          </w:rPr>
          <w:tab/>
        </w:r>
        <w:r>
          <w:rPr>
            <w:rStyle w:val="Hyperlink"/>
            <w:noProof/>
          </w:rPr>
          <w:t>ut ipsum labore labore</w:t>
        </w:r>
        <w:r>
          <w:rPr>
            <w:noProof/>
            <w:webHidden/>
          </w:rPr>
          <w:tab/>
        </w:r>
        <w:r>
          <w:rPr>
            <w:noProof/>
            <w:webHidden/>
          </w:rPr>
          <w:fldChar w:fldCharType="begin"/>
        </w:r>
        <w:r>
          <w:rPr>
            <w:noProof/>
            <w:webHidden/>
          </w:rPr>
          <w:instrText xml:space="preserve"> PAGEREF _Toc218523864 \h </w:instrText>
        </w:r>
        <w:r>
          <w:rPr>
            <w:noProof/>
            <w:webHidden/>
          </w:rPr>
          <w:fldChar w:fldCharType="separate"/>
        </w:r>
        <w:r>
          <w:rPr>
            <w:noProof/>
            <w:webHidden/>
          </w:rPr>
          <w:t>13-6</w:t>
        </w:r>
        <w:r>
          <w:rPr>
            <w:noProof/>
            <w:webHidden/>
          </w:rPr>
          <w:fldChar w:fldCharType="end"/>
        </w:r>
        <w:r>
          <w:fldChar w:fldCharType="end"/>
        </w:r>
      </w:ins>
    </w:p>
    <w:p w14:paraId="3F20339F" w14:textId="77777777" w:rsidR="00540B5B" w:rsidRDefault="00540B5B">
      <w:pPr>
        <w:pStyle w:val="TOC2"/>
        <w:rPr>
          <w:ins w:id="24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41" w:author="Arthur Souza Rodrigues" w:date="2026-07-10T21:42:00Z" w16du:dateUtc="2026-07-11T01:42:00Z">
        <w:r>
          <w:fldChar w:fldCharType="begin"/>
        </w:r>
        <w:r>
          <w:instrText>HYPERLINK \l "_Toc218523865"</w:instrText>
        </w:r>
        <w:r>
          <w:fldChar w:fldCharType="separate"/>
        </w:r>
        <w:r>
          <w:rPr>
            <w:rStyle w:val="Hyperlink"/>
            <w:noProof/>
          </w:rPr>
          <w:t>lorem 13.14</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lorem magna ut</w:t>
        </w:r>
        <w:r>
          <w:rPr>
            <w:noProof/>
            <w:webHidden/>
          </w:rPr>
          <w:tab/>
        </w:r>
        <w:r>
          <w:rPr>
            <w:noProof/>
            <w:webHidden/>
          </w:rPr>
          <w:fldChar w:fldCharType="begin"/>
        </w:r>
        <w:r>
          <w:rPr>
            <w:noProof/>
            <w:webHidden/>
          </w:rPr>
          <w:instrText xml:space="preserve"> PAGEREF _Toc218523865 \h </w:instrText>
        </w:r>
        <w:r>
          <w:rPr>
            <w:noProof/>
            <w:webHidden/>
          </w:rPr>
          <w:fldChar w:fldCharType="separate"/>
        </w:r>
        <w:r>
          <w:rPr>
            <w:noProof/>
            <w:webHidden/>
          </w:rPr>
          <w:t>13-6</w:t>
        </w:r>
        <w:r>
          <w:rPr>
            <w:noProof/>
            <w:webHidden/>
          </w:rPr>
          <w:fldChar w:fldCharType="end"/>
        </w:r>
        <w:r>
          <w:fldChar w:fldCharType="end"/>
        </w:r>
      </w:ins>
    </w:p>
    <w:p w14:paraId="516942E9" w14:textId="77777777" w:rsidR="00540B5B" w:rsidRDefault="00540B5B">
      <w:pPr>
        <w:pStyle w:val="TOC2"/>
        <w:rPr>
          <w:ins w:id="24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43" w:author="Arthur Souza Rodrigues" w:date="2026-07-10T21:42:00Z" w16du:dateUtc="2026-07-11T01:42:00Z">
        <w:r>
          <w:fldChar w:fldCharType="begin"/>
        </w:r>
        <w:r>
          <w:instrText>HYPERLINK \l "_Toc218523866"</w:instrText>
        </w:r>
        <w:r>
          <w:fldChar w:fldCharType="separate"/>
        </w:r>
        <w:r>
          <w:rPr>
            <w:rStyle w:val="Hyperlink"/>
            <w:noProof/>
          </w:rPr>
          <w:t>lorem 13.15</w:t>
        </w:r>
        <w:r>
          <w:rPr>
            <w:rFonts w:asciiTheme="minorHAnsi" w:eastAsiaTheme="minorEastAsia" w:hAnsiTheme="minorHAnsi" w:cstheme="minorBidi"/>
            <w:noProof/>
            <w:kern w:val="2"/>
            <w:szCs w:val="24"/>
            <w:lang w:val="pt-BR" w:eastAsia="pt-BR"/>
            <w14:ligatures w14:val="standardContextual"/>
          </w:rPr>
          <w:tab/>
        </w:r>
        <w:r>
          <w:rPr>
            <w:rStyle w:val="Hyperlink"/>
            <w:noProof/>
          </w:rPr>
          <w:t>ipsum elit</w:t>
        </w:r>
        <w:r>
          <w:rPr>
            <w:noProof/>
            <w:webHidden/>
          </w:rPr>
          <w:tab/>
        </w:r>
        <w:r>
          <w:rPr>
            <w:noProof/>
            <w:webHidden/>
          </w:rPr>
          <w:fldChar w:fldCharType="begin"/>
        </w:r>
        <w:r>
          <w:rPr>
            <w:noProof/>
            <w:webHidden/>
          </w:rPr>
          <w:instrText xml:space="preserve"> PAGEREF _Toc218523866 \h </w:instrText>
        </w:r>
        <w:r>
          <w:rPr>
            <w:noProof/>
            <w:webHidden/>
          </w:rPr>
          <w:fldChar w:fldCharType="separate"/>
        </w:r>
        <w:r>
          <w:rPr>
            <w:noProof/>
            <w:webHidden/>
          </w:rPr>
          <w:t>13-6</w:t>
        </w:r>
        <w:r>
          <w:rPr>
            <w:noProof/>
            <w:webHidden/>
          </w:rPr>
          <w:fldChar w:fldCharType="end"/>
        </w:r>
        <w:r>
          <w:fldChar w:fldCharType="end"/>
        </w:r>
      </w:ins>
    </w:p>
    <w:p w14:paraId="4E38D0EA" w14:textId="77777777" w:rsidR="00540B5B" w:rsidRDefault="00540B5B">
      <w:pPr>
        <w:pStyle w:val="TOC2"/>
        <w:rPr>
          <w:ins w:id="24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45" w:author="Arthur Souza Rodrigues" w:date="2026-07-10T21:42:00Z" w16du:dateUtc="2026-07-11T01:42:00Z">
        <w:r>
          <w:fldChar w:fldCharType="begin"/>
        </w:r>
        <w:r>
          <w:instrText>HYPERLINK \l "_Toc218523867"</w:instrText>
        </w:r>
        <w:r>
          <w:fldChar w:fldCharType="separate"/>
        </w:r>
        <w:r>
          <w:rPr>
            <w:rStyle w:val="Hyperlink"/>
            <w:noProof/>
          </w:rPr>
          <w:t>lorem 13.16</w:t>
        </w:r>
        <w:r>
          <w:rPr>
            <w:rFonts w:asciiTheme="minorHAnsi" w:eastAsiaTheme="minorEastAsia" w:hAnsiTheme="minorHAnsi" w:cstheme="minorBidi"/>
            <w:noProof/>
            <w:kern w:val="2"/>
            <w:szCs w:val="24"/>
            <w:lang w:val="pt-BR" w:eastAsia="pt-BR"/>
            <w14:ligatures w14:val="standardContextual"/>
          </w:rPr>
          <w:tab/>
        </w:r>
        <w:r>
          <w:rPr>
            <w:rStyle w:val="Hyperlink"/>
            <w:noProof/>
          </w:rPr>
          <w:t>do elit adipiscing incididunt dolore elit sed dolore</w:t>
        </w:r>
        <w:r>
          <w:rPr>
            <w:noProof/>
            <w:webHidden/>
          </w:rPr>
          <w:tab/>
        </w:r>
        <w:r>
          <w:rPr>
            <w:noProof/>
            <w:webHidden/>
          </w:rPr>
          <w:fldChar w:fldCharType="begin"/>
        </w:r>
        <w:r>
          <w:rPr>
            <w:noProof/>
            <w:webHidden/>
          </w:rPr>
          <w:instrText xml:space="preserve"> PAGEREF _Toc218523867 \h </w:instrText>
        </w:r>
        <w:r>
          <w:rPr>
            <w:noProof/>
            <w:webHidden/>
          </w:rPr>
          <w:fldChar w:fldCharType="separate"/>
        </w:r>
        <w:r>
          <w:rPr>
            <w:noProof/>
            <w:webHidden/>
          </w:rPr>
          <w:t>13-7</w:t>
        </w:r>
        <w:r>
          <w:rPr>
            <w:noProof/>
            <w:webHidden/>
          </w:rPr>
          <w:fldChar w:fldCharType="end"/>
        </w:r>
        <w:r>
          <w:fldChar w:fldCharType="end"/>
        </w:r>
      </w:ins>
    </w:p>
    <w:p w14:paraId="74B38CE7" w14:textId="77777777" w:rsidR="00540B5B" w:rsidRDefault="00540B5B">
      <w:pPr>
        <w:pStyle w:val="TOC2"/>
        <w:rPr>
          <w:ins w:id="24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47" w:author="Arthur Souza Rodrigues" w:date="2026-07-10T21:42:00Z" w16du:dateUtc="2026-07-11T01:42:00Z">
        <w:r>
          <w:fldChar w:fldCharType="begin"/>
        </w:r>
        <w:r>
          <w:instrText>HYPERLINK \l "_Toc218523868"</w:instrText>
        </w:r>
        <w:r>
          <w:fldChar w:fldCharType="separate"/>
        </w:r>
        <w:r>
          <w:rPr>
            <w:rStyle w:val="Hyperlink"/>
            <w:noProof/>
          </w:rPr>
          <w:t>lorem 13.17</w:t>
        </w:r>
        <w:r>
          <w:rPr>
            <w:rFonts w:asciiTheme="minorHAnsi" w:eastAsiaTheme="minorEastAsia" w:hAnsiTheme="minorHAnsi" w:cstheme="minorBidi"/>
            <w:noProof/>
            <w:kern w:val="2"/>
            <w:szCs w:val="24"/>
            <w:lang w:val="pt-BR" w:eastAsia="pt-BR"/>
            <w14:ligatures w14:val="standardContextual"/>
          </w:rPr>
          <w:tab/>
        </w:r>
        <w:r>
          <w:rPr>
            <w:rStyle w:val="Hyperlink"/>
            <w:noProof/>
          </w:rPr>
          <w:t>sed aliqua eiusmod lorem dolore sit sed</w:t>
        </w:r>
        <w:r>
          <w:rPr>
            <w:noProof/>
            <w:webHidden/>
          </w:rPr>
          <w:tab/>
        </w:r>
        <w:r>
          <w:rPr>
            <w:noProof/>
            <w:webHidden/>
          </w:rPr>
          <w:fldChar w:fldCharType="begin"/>
        </w:r>
        <w:r>
          <w:rPr>
            <w:noProof/>
            <w:webHidden/>
          </w:rPr>
          <w:instrText xml:space="preserve"> PAGEREF _Toc218523868 \h </w:instrText>
        </w:r>
        <w:r>
          <w:rPr>
            <w:noProof/>
            <w:webHidden/>
          </w:rPr>
          <w:fldChar w:fldCharType="separate"/>
        </w:r>
        <w:r>
          <w:rPr>
            <w:noProof/>
            <w:webHidden/>
          </w:rPr>
          <w:t>13-7</w:t>
        </w:r>
        <w:r>
          <w:rPr>
            <w:noProof/>
            <w:webHidden/>
          </w:rPr>
          <w:fldChar w:fldCharType="end"/>
        </w:r>
        <w:r>
          <w:fldChar w:fldCharType="end"/>
        </w:r>
      </w:ins>
    </w:p>
    <w:p w14:paraId="27316957" w14:textId="77777777" w:rsidR="00540B5B" w:rsidRDefault="00540B5B">
      <w:pPr>
        <w:pStyle w:val="TOC2"/>
        <w:rPr>
          <w:ins w:id="24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49" w:author="Arthur Souza Rodrigues" w:date="2026-07-10T21:42:00Z" w16du:dateUtc="2026-07-11T01:42:00Z">
        <w:r>
          <w:fldChar w:fldCharType="begin"/>
        </w:r>
        <w:r>
          <w:instrText>HYPERLINK \l "_Toc218523869"</w:instrText>
        </w:r>
        <w:r>
          <w:fldChar w:fldCharType="separate"/>
        </w:r>
        <w:r>
          <w:rPr>
            <w:rStyle w:val="Hyperlink"/>
            <w:noProof/>
          </w:rPr>
          <w:t>lorem 13.18</w:t>
        </w:r>
        <w:r>
          <w:rPr>
            <w:rFonts w:asciiTheme="minorHAnsi" w:eastAsiaTheme="minorEastAsia" w:hAnsiTheme="minorHAnsi" w:cstheme="minorBidi"/>
            <w:noProof/>
            <w:kern w:val="2"/>
            <w:szCs w:val="24"/>
            <w:lang w:val="pt-BR" w:eastAsia="pt-BR"/>
            <w14:ligatures w14:val="standardContextual"/>
          </w:rPr>
          <w:tab/>
        </w:r>
        <w:r>
          <w:rPr>
            <w:rStyle w:val="Hyperlink"/>
            <w:noProof/>
          </w:rPr>
          <w:t>sed aliqua ipsum eiusmod sed elit et</w:t>
        </w:r>
        <w:r>
          <w:rPr>
            <w:noProof/>
            <w:webHidden/>
          </w:rPr>
          <w:tab/>
        </w:r>
        <w:r>
          <w:rPr>
            <w:noProof/>
            <w:webHidden/>
          </w:rPr>
          <w:fldChar w:fldCharType="begin"/>
        </w:r>
        <w:r>
          <w:rPr>
            <w:noProof/>
            <w:webHidden/>
          </w:rPr>
          <w:instrText xml:space="preserve"> PAGEREF _Toc218523869 \h </w:instrText>
        </w:r>
        <w:r>
          <w:rPr>
            <w:noProof/>
            <w:webHidden/>
          </w:rPr>
          <w:fldChar w:fldCharType="separate"/>
        </w:r>
        <w:r>
          <w:rPr>
            <w:noProof/>
            <w:webHidden/>
          </w:rPr>
          <w:t>13-7</w:t>
        </w:r>
        <w:r>
          <w:rPr>
            <w:noProof/>
            <w:webHidden/>
          </w:rPr>
          <w:fldChar w:fldCharType="end"/>
        </w:r>
        <w:r>
          <w:fldChar w:fldCharType="end"/>
        </w:r>
      </w:ins>
    </w:p>
    <w:p w14:paraId="2DA2E5FB" w14:textId="77777777" w:rsidR="00540B5B" w:rsidRDefault="00540B5B">
      <w:pPr>
        <w:pStyle w:val="TOC2"/>
        <w:rPr>
          <w:ins w:id="25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51" w:author="Arthur Souza Rodrigues" w:date="2026-07-10T21:42:00Z" w16du:dateUtc="2026-07-11T01:42:00Z">
        <w:r>
          <w:fldChar w:fldCharType="begin"/>
        </w:r>
        <w:r>
          <w:instrText>HYPERLINK \l "_Toc218523870"</w:instrText>
        </w:r>
        <w:r>
          <w:fldChar w:fldCharType="separate"/>
        </w:r>
        <w:r>
          <w:rPr>
            <w:rStyle w:val="Hyperlink"/>
            <w:noProof/>
          </w:rPr>
          <w:t>lorem 13.19</w:t>
        </w:r>
        <w:r>
          <w:rPr>
            <w:rFonts w:asciiTheme="minorHAnsi" w:eastAsiaTheme="minorEastAsia" w:hAnsiTheme="minorHAnsi" w:cstheme="minorBidi"/>
            <w:noProof/>
            <w:kern w:val="2"/>
            <w:szCs w:val="24"/>
            <w:lang w:val="pt-BR" w:eastAsia="pt-BR"/>
            <w14:ligatures w14:val="standardContextual"/>
          </w:rPr>
          <w:tab/>
        </w:r>
        <w:r>
          <w:rPr>
            <w:rStyle w:val="Hyperlink"/>
            <w:noProof/>
          </w:rPr>
          <w:t>elit do elit eiusmod</w:t>
        </w:r>
        <w:r>
          <w:rPr>
            <w:noProof/>
            <w:webHidden/>
          </w:rPr>
          <w:tab/>
        </w:r>
        <w:r>
          <w:rPr>
            <w:noProof/>
            <w:webHidden/>
          </w:rPr>
          <w:fldChar w:fldCharType="begin"/>
        </w:r>
        <w:r>
          <w:rPr>
            <w:noProof/>
            <w:webHidden/>
          </w:rPr>
          <w:instrText xml:space="preserve"> PAGEREF _Toc218523870 \h </w:instrText>
        </w:r>
        <w:r>
          <w:rPr>
            <w:noProof/>
            <w:webHidden/>
          </w:rPr>
          <w:fldChar w:fldCharType="separate"/>
        </w:r>
        <w:r>
          <w:rPr>
            <w:noProof/>
            <w:webHidden/>
          </w:rPr>
          <w:t>13-8</w:t>
        </w:r>
        <w:r>
          <w:rPr>
            <w:noProof/>
            <w:webHidden/>
          </w:rPr>
          <w:fldChar w:fldCharType="end"/>
        </w:r>
        <w:r>
          <w:fldChar w:fldCharType="end"/>
        </w:r>
      </w:ins>
    </w:p>
    <w:p w14:paraId="5D5D8A93" w14:textId="77777777" w:rsidR="00540B5B" w:rsidRDefault="00540B5B">
      <w:pPr>
        <w:pStyle w:val="TOC2"/>
        <w:rPr>
          <w:ins w:id="25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53" w:author="Arthur Souza Rodrigues" w:date="2026-07-10T21:42:00Z" w16du:dateUtc="2026-07-11T01:42:00Z">
        <w:r>
          <w:fldChar w:fldCharType="begin"/>
        </w:r>
        <w:r>
          <w:instrText>HYPERLINK \l "_Toc218523871"</w:instrText>
        </w:r>
        <w:r>
          <w:fldChar w:fldCharType="separate"/>
        </w:r>
        <w:r>
          <w:rPr>
            <w:rStyle w:val="Hyperlink"/>
            <w:noProof/>
          </w:rPr>
          <w:t>lorem 13.20</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lorem lorem do eiusmod</w:t>
        </w:r>
        <w:r>
          <w:rPr>
            <w:noProof/>
            <w:webHidden/>
          </w:rPr>
          <w:tab/>
        </w:r>
        <w:r>
          <w:rPr>
            <w:noProof/>
            <w:webHidden/>
          </w:rPr>
          <w:fldChar w:fldCharType="begin"/>
        </w:r>
        <w:r>
          <w:rPr>
            <w:noProof/>
            <w:webHidden/>
          </w:rPr>
          <w:instrText xml:space="preserve"> PAGEREF _Toc218523871 \h </w:instrText>
        </w:r>
        <w:r>
          <w:rPr>
            <w:noProof/>
            <w:webHidden/>
          </w:rPr>
          <w:fldChar w:fldCharType="separate"/>
        </w:r>
        <w:r>
          <w:rPr>
            <w:noProof/>
            <w:webHidden/>
          </w:rPr>
          <w:t>13-8</w:t>
        </w:r>
        <w:r>
          <w:rPr>
            <w:noProof/>
            <w:webHidden/>
          </w:rPr>
          <w:fldChar w:fldCharType="end"/>
        </w:r>
        <w:r>
          <w:fldChar w:fldCharType="end"/>
        </w:r>
      </w:ins>
    </w:p>
    <w:p w14:paraId="689A12AD" w14:textId="77777777" w:rsidR="00540B5B" w:rsidRDefault="00540B5B">
      <w:pPr>
        <w:pStyle w:val="TOC2"/>
        <w:rPr>
          <w:ins w:id="25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55" w:author="Arthur Souza Rodrigues" w:date="2026-07-10T21:42:00Z" w16du:dateUtc="2026-07-11T01:42:00Z">
        <w:r>
          <w:fldChar w:fldCharType="begin"/>
        </w:r>
        <w:r>
          <w:instrText>HYPERLINK \l "_Toc218523872"</w:instrText>
        </w:r>
        <w:r>
          <w:fldChar w:fldCharType="separate"/>
        </w:r>
        <w:r>
          <w:rPr>
            <w:rStyle w:val="Hyperlink"/>
            <w:noProof/>
          </w:rPr>
          <w:t>lorem 13.21</w:t>
        </w:r>
        <w:r>
          <w:rPr>
            <w:rFonts w:asciiTheme="minorHAnsi" w:eastAsiaTheme="minorEastAsia" w:hAnsiTheme="minorHAnsi" w:cstheme="minorBidi"/>
            <w:noProof/>
            <w:kern w:val="2"/>
            <w:szCs w:val="24"/>
            <w:lang w:val="pt-BR" w:eastAsia="pt-BR"/>
            <w14:ligatures w14:val="standardContextual"/>
          </w:rPr>
          <w:tab/>
        </w:r>
        <w:r>
          <w:rPr>
            <w:rStyle w:val="Hyperlink"/>
            <w:noProof/>
          </w:rPr>
          <w:t>dolore do amet eiusmod</w:t>
        </w:r>
        <w:r>
          <w:rPr>
            <w:noProof/>
            <w:webHidden/>
          </w:rPr>
          <w:tab/>
        </w:r>
        <w:r>
          <w:rPr>
            <w:noProof/>
            <w:webHidden/>
          </w:rPr>
          <w:fldChar w:fldCharType="begin"/>
        </w:r>
        <w:r>
          <w:rPr>
            <w:noProof/>
            <w:webHidden/>
          </w:rPr>
          <w:instrText xml:space="preserve"> PAGEREF _Toc218523872 \h </w:instrText>
        </w:r>
        <w:r>
          <w:rPr>
            <w:noProof/>
            <w:webHidden/>
          </w:rPr>
          <w:fldChar w:fldCharType="separate"/>
        </w:r>
        <w:r>
          <w:rPr>
            <w:noProof/>
            <w:webHidden/>
          </w:rPr>
          <w:t>13-8</w:t>
        </w:r>
        <w:r>
          <w:rPr>
            <w:noProof/>
            <w:webHidden/>
          </w:rPr>
          <w:fldChar w:fldCharType="end"/>
        </w:r>
        <w:r>
          <w:fldChar w:fldCharType="end"/>
        </w:r>
      </w:ins>
    </w:p>
    <w:p w14:paraId="79CB588D" w14:textId="77777777" w:rsidR="00540B5B" w:rsidRDefault="00540B5B">
      <w:pPr>
        <w:pStyle w:val="TOC2"/>
        <w:rPr>
          <w:ins w:id="25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57" w:author="Arthur Souza Rodrigues" w:date="2026-07-10T21:42:00Z" w16du:dateUtc="2026-07-11T01:42:00Z">
        <w:r>
          <w:fldChar w:fldCharType="begin"/>
        </w:r>
        <w:r>
          <w:instrText>HYPERLINK \l "_Toc218523873"</w:instrText>
        </w:r>
        <w:r>
          <w:fldChar w:fldCharType="separate"/>
        </w:r>
        <w:r>
          <w:rPr>
            <w:rStyle w:val="Hyperlink"/>
            <w:noProof/>
          </w:rPr>
          <w:t>lorem 13.22</w:t>
        </w:r>
        <w:r>
          <w:rPr>
            <w:rFonts w:asciiTheme="minorHAnsi" w:eastAsiaTheme="minorEastAsia" w:hAnsiTheme="minorHAnsi" w:cstheme="minorBidi"/>
            <w:noProof/>
            <w:kern w:val="2"/>
            <w:szCs w:val="24"/>
            <w:lang w:val="pt-BR" w:eastAsia="pt-BR"/>
            <w14:ligatures w14:val="standardContextual"/>
          </w:rPr>
          <w:tab/>
        </w:r>
        <w:r>
          <w:rPr>
            <w:rStyle w:val="Hyperlink"/>
            <w:noProof/>
          </w:rPr>
          <w:t>amet elit labore magna</w:t>
        </w:r>
        <w:r>
          <w:rPr>
            <w:noProof/>
            <w:webHidden/>
          </w:rPr>
          <w:tab/>
        </w:r>
        <w:r>
          <w:rPr>
            <w:noProof/>
            <w:webHidden/>
          </w:rPr>
          <w:fldChar w:fldCharType="begin"/>
        </w:r>
        <w:r>
          <w:rPr>
            <w:noProof/>
            <w:webHidden/>
          </w:rPr>
          <w:instrText xml:space="preserve"> PAGEREF _Toc218523873 \h </w:instrText>
        </w:r>
        <w:r>
          <w:rPr>
            <w:noProof/>
            <w:webHidden/>
          </w:rPr>
          <w:fldChar w:fldCharType="separate"/>
        </w:r>
        <w:r>
          <w:rPr>
            <w:noProof/>
            <w:webHidden/>
          </w:rPr>
          <w:t>13-9</w:t>
        </w:r>
        <w:r>
          <w:rPr>
            <w:noProof/>
            <w:webHidden/>
          </w:rPr>
          <w:fldChar w:fldCharType="end"/>
        </w:r>
        <w:r>
          <w:fldChar w:fldCharType="end"/>
        </w:r>
      </w:ins>
    </w:p>
    <w:p w14:paraId="09111409" w14:textId="77777777" w:rsidR="00540B5B" w:rsidRDefault="00540B5B">
      <w:pPr>
        <w:pStyle w:val="TOC2"/>
        <w:rPr>
          <w:ins w:id="25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59" w:author="Arthur Souza Rodrigues" w:date="2026-07-10T21:42:00Z" w16du:dateUtc="2026-07-11T01:42:00Z">
        <w:r>
          <w:fldChar w:fldCharType="begin"/>
        </w:r>
        <w:r>
          <w:instrText>HYPERLINK \l "_Toc218523874"</w:instrText>
        </w:r>
        <w:r>
          <w:fldChar w:fldCharType="separate"/>
        </w:r>
        <w:r>
          <w:rPr>
            <w:rStyle w:val="Hyperlink"/>
            <w:noProof/>
          </w:rPr>
          <w:t>lorem 13.23</w:t>
        </w:r>
        <w:r>
          <w:rPr>
            <w:rFonts w:asciiTheme="minorHAnsi" w:eastAsiaTheme="minorEastAsia" w:hAnsiTheme="minorHAnsi" w:cstheme="minorBidi"/>
            <w:noProof/>
            <w:kern w:val="2"/>
            <w:szCs w:val="24"/>
            <w:lang w:val="pt-BR" w:eastAsia="pt-BR"/>
            <w14:ligatures w14:val="standardContextual"/>
          </w:rPr>
          <w:tab/>
        </w:r>
        <w:r>
          <w:rPr>
            <w:rStyle w:val="Hyperlink"/>
            <w:noProof/>
          </w:rPr>
          <w:t>dolore incididunt do ipsum elit amet</w:t>
        </w:r>
        <w:r>
          <w:rPr>
            <w:noProof/>
            <w:webHidden/>
          </w:rPr>
          <w:tab/>
        </w:r>
        <w:r>
          <w:rPr>
            <w:noProof/>
            <w:webHidden/>
          </w:rPr>
          <w:fldChar w:fldCharType="begin"/>
        </w:r>
        <w:r>
          <w:rPr>
            <w:noProof/>
            <w:webHidden/>
          </w:rPr>
          <w:instrText xml:space="preserve"> PAGEREF _Toc218523874 \h </w:instrText>
        </w:r>
        <w:r>
          <w:rPr>
            <w:noProof/>
            <w:webHidden/>
          </w:rPr>
          <w:fldChar w:fldCharType="separate"/>
        </w:r>
        <w:r>
          <w:rPr>
            <w:noProof/>
            <w:webHidden/>
          </w:rPr>
          <w:t>13-9</w:t>
        </w:r>
        <w:r>
          <w:rPr>
            <w:noProof/>
            <w:webHidden/>
          </w:rPr>
          <w:fldChar w:fldCharType="end"/>
        </w:r>
        <w:r>
          <w:fldChar w:fldCharType="end"/>
        </w:r>
      </w:ins>
    </w:p>
    <w:p w14:paraId="6F3A45A7" w14:textId="77777777" w:rsidR="00540B5B" w:rsidRDefault="00540B5B">
      <w:pPr>
        <w:pStyle w:val="TOC2"/>
        <w:rPr>
          <w:ins w:id="26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61" w:author="Arthur Souza Rodrigues" w:date="2026-07-10T21:42:00Z" w16du:dateUtc="2026-07-11T01:42:00Z">
        <w:r>
          <w:fldChar w:fldCharType="begin"/>
        </w:r>
        <w:r>
          <w:instrText>HYPERLINK \l "_Toc218523875"</w:instrText>
        </w:r>
        <w:r>
          <w:fldChar w:fldCharType="separate"/>
        </w:r>
        <w:r>
          <w:rPr>
            <w:rStyle w:val="Hyperlink"/>
            <w:noProof/>
          </w:rPr>
          <w:t>lorem 13.24</w:t>
        </w:r>
        <w:r>
          <w:rPr>
            <w:rFonts w:asciiTheme="minorHAnsi" w:eastAsiaTheme="minorEastAsia" w:hAnsiTheme="minorHAnsi" w:cstheme="minorBidi"/>
            <w:noProof/>
            <w:kern w:val="2"/>
            <w:szCs w:val="24"/>
            <w:lang w:val="pt-BR" w:eastAsia="pt-BR"/>
            <w14:ligatures w14:val="standardContextual"/>
          </w:rPr>
          <w:tab/>
        </w:r>
        <w:r>
          <w:rPr>
            <w:rStyle w:val="Hyperlink"/>
            <w:noProof/>
          </w:rPr>
          <w:t>sit-dolore consectetur elit tempor</w:t>
        </w:r>
        <w:r>
          <w:rPr>
            <w:noProof/>
            <w:webHidden/>
          </w:rPr>
          <w:tab/>
        </w:r>
        <w:r>
          <w:rPr>
            <w:noProof/>
            <w:webHidden/>
          </w:rPr>
          <w:fldChar w:fldCharType="begin"/>
        </w:r>
        <w:r>
          <w:rPr>
            <w:noProof/>
            <w:webHidden/>
          </w:rPr>
          <w:instrText xml:space="preserve"> PAGEREF _Toc218523875 \h </w:instrText>
        </w:r>
        <w:r>
          <w:rPr>
            <w:noProof/>
            <w:webHidden/>
          </w:rPr>
          <w:fldChar w:fldCharType="separate"/>
        </w:r>
        <w:r>
          <w:rPr>
            <w:noProof/>
            <w:webHidden/>
          </w:rPr>
          <w:t>13-9</w:t>
        </w:r>
        <w:r>
          <w:rPr>
            <w:noProof/>
            <w:webHidden/>
          </w:rPr>
          <w:fldChar w:fldCharType="end"/>
        </w:r>
        <w:r>
          <w:fldChar w:fldCharType="end"/>
        </w:r>
      </w:ins>
    </w:p>
    <w:p w14:paraId="298F1433" w14:textId="77777777" w:rsidR="00540B5B" w:rsidRDefault="00540B5B">
      <w:pPr>
        <w:pStyle w:val="TOC1"/>
        <w:rPr>
          <w:ins w:id="262"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263" w:author="Arthur Souza Rodrigues" w:date="2026-07-10T21:42:00Z" w16du:dateUtc="2026-07-11T01:42:00Z">
        <w:r>
          <w:fldChar w:fldCharType="begin"/>
        </w:r>
        <w:r>
          <w:instrText>HYPERLINK \l "_Toc218523876"</w:instrText>
        </w:r>
        <w:r>
          <w:fldChar w:fldCharType="separate"/>
        </w:r>
        <w:r>
          <w:rPr>
            <w:rStyle w:val="Hyperlink"/>
            <w:noProof/>
          </w:rPr>
          <w:t>aliqua sed consectetur sed’et eiusmod</w:t>
        </w:r>
        <w:r>
          <w:rPr>
            <w:noProof/>
            <w:webHidden/>
          </w:rPr>
          <w:tab/>
        </w:r>
        <w:r>
          <w:rPr>
            <w:noProof/>
            <w:webHidden/>
          </w:rPr>
          <w:fldChar w:fldCharType="begin"/>
        </w:r>
        <w:r>
          <w:rPr>
            <w:noProof/>
            <w:webHidden/>
          </w:rPr>
          <w:instrText xml:space="preserve"> PAGEREF _Toc218523876 \h </w:instrText>
        </w:r>
        <w:r>
          <w:rPr>
            <w:noProof/>
            <w:webHidden/>
          </w:rPr>
          <w:fldChar w:fldCharType="separate"/>
        </w:r>
        <w:r>
          <w:rPr>
            <w:noProof/>
            <w:webHidden/>
          </w:rPr>
          <w:t>14-1</w:t>
        </w:r>
        <w:r>
          <w:rPr>
            <w:noProof/>
            <w:webHidden/>
          </w:rPr>
          <w:fldChar w:fldCharType="end"/>
        </w:r>
        <w:r>
          <w:fldChar w:fldCharType="end"/>
        </w:r>
      </w:ins>
    </w:p>
    <w:p w14:paraId="7106BE05" w14:textId="77777777" w:rsidR="00540B5B" w:rsidRDefault="00540B5B">
      <w:pPr>
        <w:pStyle w:val="TOC2"/>
        <w:rPr>
          <w:ins w:id="26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65" w:author="Arthur Souza Rodrigues" w:date="2026-07-10T21:42:00Z" w16du:dateUtc="2026-07-11T01:42:00Z">
        <w:r>
          <w:fldChar w:fldCharType="begin"/>
        </w:r>
        <w:r>
          <w:instrText>HYPERLINK \l "_Toc218523877"</w:instrText>
        </w:r>
        <w:r>
          <w:fldChar w:fldCharType="separate"/>
        </w:r>
        <w:r>
          <w:rPr>
            <w:rStyle w:val="Hyperlink"/>
            <w:noProof/>
          </w:rPr>
          <w:t>lorem 14.01</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do sed’et eiusmod</w:t>
        </w:r>
        <w:r>
          <w:rPr>
            <w:noProof/>
            <w:webHidden/>
          </w:rPr>
          <w:tab/>
        </w:r>
        <w:r>
          <w:rPr>
            <w:noProof/>
            <w:webHidden/>
          </w:rPr>
          <w:fldChar w:fldCharType="begin"/>
        </w:r>
        <w:r>
          <w:rPr>
            <w:noProof/>
            <w:webHidden/>
          </w:rPr>
          <w:instrText xml:space="preserve"> PAGEREF _Toc218523877 \h </w:instrText>
        </w:r>
        <w:r>
          <w:rPr>
            <w:noProof/>
            <w:webHidden/>
          </w:rPr>
          <w:fldChar w:fldCharType="separate"/>
        </w:r>
        <w:r>
          <w:rPr>
            <w:noProof/>
            <w:webHidden/>
          </w:rPr>
          <w:t>14-1</w:t>
        </w:r>
        <w:r>
          <w:rPr>
            <w:noProof/>
            <w:webHidden/>
          </w:rPr>
          <w:fldChar w:fldCharType="end"/>
        </w:r>
        <w:r>
          <w:fldChar w:fldCharType="end"/>
        </w:r>
      </w:ins>
    </w:p>
    <w:p w14:paraId="2AB4A953" w14:textId="77777777" w:rsidR="00540B5B" w:rsidRDefault="00540B5B">
      <w:pPr>
        <w:pStyle w:val="TOC2"/>
        <w:rPr>
          <w:ins w:id="26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67" w:author="Arthur Souza Rodrigues" w:date="2026-07-10T21:42:00Z" w16du:dateUtc="2026-07-11T01:42:00Z">
        <w:r>
          <w:fldChar w:fldCharType="begin"/>
        </w:r>
        <w:r>
          <w:instrText>HYPERLINK \l "_Toc218523878"</w:instrText>
        </w:r>
        <w:r>
          <w:fldChar w:fldCharType="separate"/>
        </w:r>
        <w:r>
          <w:rPr>
            <w:rStyle w:val="Hyperlink"/>
            <w:noProof/>
          </w:rPr>
          <w:t>lorem 14.02</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amet dolor consectetur sed</w:t>
        </w:r>
        <w:r>
          <w:rPr>
            <w:noProof/>
            <w:webHidden/>
          </w:rPr>
          <w:tab/>
        </w:r>
        <w:r>
          <w:rPr>
            <w:noProof/>
            <w:webHidden/>
          </w:rPr>
          <w:fldChar w:fldCharType="begin"/>
        </w:r>
        <w:r>
          <w:rPr>
            <w:noProof/>
            <w:webHidden/>
          </w:rPr>
          <w:instrText xml:space="preserve"> PAGEREF _Toc218523878 \h </w:instrText>
        </w:r>
        <w:r>
          <w:rPr>
            <w:noProof/>
            <w:webHidden/>
          </w:rPr>
          <w:fldChar w:fldCharType="separate"/>
        </w:r>
        <w:r>
          <w:rPr>
            <w:noProof/>
            <w:webHidden/>
          </w:rPr>
          <w:t>14-1</w:t>
        </w:r>
        <w:r>
          <w:rPr>
            <w:noProof/>
            <w:webHidden/>
          </w:rPr>
          <w:fldChar w:fldCharType="end"/>
        </w:r>
        <w:r>
          <w:fldChar w:fldCharType="end"/>
        </w:r>
      </w:ins>
    </w:p>
    <w:p w14:paraId="6FD09104" w14:textId="77777777" w:rsidR="00540B5B" w:rsidRDefault="00540B5B">
      <w:pPr>
        <w:pStyle w:val="TOC2"/>
        <w:rPr>
          <w:ins w:id="26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69" w:author="Arthur Souza Rodrigues" w:date="2026-07-10T21:42:00Z" w16du:dateUtc="2026-07-11T01:42:00Z">
        <w:r>
          <w:fldChar w:fldCharType="begin"/>
        </w:r>
        <w:r>
          <w:instrText>HYPERLINK \l "_Toc218523879"</w:instrText>
        </w:r>
        <w:r>
          <w:fldChar w:fldCharType="separate"/>
        </w:r>
        <w:r>
          <w:rPr>
            <w:rStyle w:val="Hyperlink"/>
            <w:noProof/>
          </w:rPr>
          <w:t>lorem 14.03</w:t>
        </w:r>
        <w:r>
          <w:rPr>
            <w:rFonts w:asciiTheme="minorHAnsi" w:eastAsiaTheme="minorEastAsia" w:hAnsiTheme="minorHAnsi" w:cstheme="minorBidi"/>
            <w:noProof/>
            <w:kern w:val="2"/>
            <w:szCs w:val="24"/>
            <w:lang w:val="pt-BR" w:eastAsia="pt-BR"/>
            <w14:ligatures w14:val="standardContextual"/>
          </w:rPr>
          <w:tab/>
        </w:r>
        <w:r>
          <w:rPr>
            <w:rStyle w:val="Hyperlink"/>
            <w:noProof/>
          </w:rPr>
          <w:t>amet eiusmod consectetur elit</w:t>
        </w:r>
        <w:r>
          <w:rPr>
            <w:noProof/>
            <w:webHidden/>
          </w:rPr>
          <w:tab/>
        </w:r>
        <w:r>
          <w:rPr>
            <w:noProof/>
            <w:webHidden/>
          </w:rPr>
          <w:fldChar w:fldCharType="begin"/>
        </w:r>
        <w:r>
          <w:rPr>
            <w:noProof/>
            <w:webHidden/>
          </w:rPr>
          <w:instrText xml:space="preserve"> PAGEREF _Toc218523879 \h </w:instrText>
        </w:r>
        <w:r>
          <w:rPr>
            <w:noProof/>
            <w:webHidden/>
          </w:rPr>
          <w:fldChar w:fldCharType="separate"/>
        </w:r>
        <w:r>
          <w:rPr>
            <w:noProof/>
            <w:webHidden/>
          </w:rPr>
          <w:t>14-1</w:t>
        </w:r>
        <w:r>
          <w:rPr>
            <w:noProof/>
            <w:webHidden/>
          </w:rPr>
          <w:fldChar w:fldCharType="end"/>
        </w:r>
        <w:r>
          <w:fldChar w:fldCharType="end"/>
        </w:r>
      </w:ins>
    </w:p>
    <w:p w14:paraId="2F584BAD" w14:textId="77777777" w:rsidR="00540B5B" w:rsidRDefault="00540B5B">
      <w:pPr>
        <w:pStyle w:val="TOC2"/>
        <w:rPr>
          <w:ins w:id="27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71" w:author="Arthur Souza Rodrigues" w:date="2026-07-10T21:42:00Z" w16du:dateUtc="2026-07-11T01:42:00Z">
        <w:r>
          <w:fldChar w:fldCharType="begin"/>
        </w:r>
        <w:r>
          <w:instrText>HYPERLINK \l "_Toc218523880"</w:instrText>
        </w:r>
        <w:r>
          <w:fldChar w:fldCharType="separate"/>
        </w:r>
        <w:r>
          <w:rPr>
            <w:rStyle w:val="Hyperlink"/>
            <w:noProof/>
          </w:rPr>
          <w:t>lorem 14.04</w:t>
        </w:r>
        <w:r>
          <w:rPr>
            <w:rFonts w:asciiTheme="minorHAnsi" w:eastAsiaTheme="minorEastAsia" w:hAnsiTheme="minorHAnsi" w:cstheme="minorBidi"/>
            <w:noProof/>
            <w:kern w:val="2"/>
            <w:szCs w:val="24"/>
            <w:lang w:val="pt-BR" w:eastAsia="pt-BR"/>
            <w14:ligatures w14:val="standardContextual"/>
          </w:rPr>
          <w:tab/>
        </w:r>
        <w:r>
          <w:rPr>
            <w:rStyle w:val="Hyperlink"/>
            <w:noProof/>
          </w:rPr>
          <w:t>et eiusmod</w:t>
        </w:r>
        <w:r>
          <w:rPr>
            <w:noProof/>
            <w:webHidden/>
          </w:rPr>
          <w:tab/>
        </w:r>
        <w:r>
          <w:rPr>
            <w:noProof/>
            <w:webHidden/>
          </w:rPr>
          <w:fldChar w:fldCharType="begin"/>
        </w:r>
        <w:r>
          <w:rPr>
            <w:noProof/>
            <w:webHidden/>
          </w:rPr>
          <w:instrText xml:space="preserve"> PAGEREF _Toc218523880 \h </w:instrText>
        </w:r>
        <w:r>
          <w:rPr>
            <w:noProof/>
            <w:webHidden/>
          </w:rPr>
          <w:fldChar w:fldCharType="separate"/>
        </w:r>
        <w:r>
          <w:rPr>
            <w:noProof/>
            <w:webHidden/>
          </w:rPr>
          <w:t>14-2</w:t>
        </w:r>
        <w:r>
          <w:rPr>
            <w:noProof/>
            <w:webHidden/>
          </w:rPr>
          <w:fldChar w:fldCharType="end"/>
        </w:r>
        <w:r>
          <w:fldChar w:fldCharType="end"/>
        </w:r>
      </w:ins>
    </w:p>
    <w:p w14:paraId="695C0409" w14:textId="77777777" w:rsidR="00540B5B" w:rsidRDefault="00540B5B">
      <w:pPr>
        <w:pStyle w:val="TOC2"/>
        <w:rPr>
          <w:ins w:id="27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73" w:author="Arthur Souza Rodrigues" w:date="2026-07-10T21:42:00Z" w16du:dateUtc="2026-07-11T01:42:00Z">
        <w:r>
          <w:fldChar w:fldCharType="begin"/>
        </w:r>
        <w:r>
          <w:instrText>HYPERLINK \l "_Toc218523881"</w:instrText>
        </w:r>
        <w:r>
          <w:fldChar w:fldCharType="separate"/>
        </w:r>
        <w:r>
          <w:rPr>
            <w:rStyle w:val="Hyperlink"/>
            <w:noProof/>
          </w:rPr>
          <w:t>lorem 14.05</w:t>
        </w:r>
        <w:r>
          <w:rPr>
            <w:rFonts w:asciiTheme="minorHAnsi" w:eastAsiaTheme="minorEastAsia" w:hAnsiTheme="minorHAnsi" w:cstheme="minorBidi"/>
            <w:noProof/>
            <w:kern w:val="2"/>
            <w:szCs w:val="24"/>
            <w:lang w:val="pt-BR" w:eastAsia="pt-BR"/>
            <w14:ligatures w14:val="standardContextual"/>
          </w:rPr>
          <w:tab/>
        </w:r>
        <w:r>
          <w:rPr>
            <w:rStyle w:val="Hyperlink"/>
            <w:noProof/>
          </w:rPr>
          <w:t>adipiscing eiusmod</w:t>
        </w:r>
        <w:r>
          <w:rPr>
            <w:noProof/>
            <w:webHidden/>
          </w:rPr>
          <w:tab/>
        </w:r>
        <w:r>
          <w:rPr>
            <w:noProof/>
            <w:webHidden/>
          </w:rPr>
          <w:fldChar w:fldCharType="begin"/>
        </w:r>
        <w:r>
          <w:rPr>
            <w:noProof/>
            <w:webHidden/>
          </w:rPr>
          <w:instrText xml:space="preserve"> PAGEREF _Toc218523881 \h </w:instrText>
        </w:r>
        <w:r>
          <w:rPr>
            <w:noProof/>
            <w:webHidden/>
          </w:rPr>
          <w:fldChar w:fldCharType="separate"/>
        </w:r>
        <w:r>
          <w:rPr>
            <w:noProof/>
            <w:webHidden/>
          </w:rPr>
          <w:t>14-2</w:t>
        </w:r>
        <w:r>
          <w:rPr>
            <w:noProof/>
            <w:webHidden/>
          </w:rPr>
          <w:fldChar w:fldCharType="end"/>
        </w:r>
        <w:r>
          <w:fldChar w:fldCharType="end"/>
        </w:r>
      </w:ins>
    </w:p>
    <w:p w14:paraId="0A13C575" w14:textId="77777777" w:rsidR="00540B5B" w:rsidRDefault="00540B5B">
      <w:pPr>
        <w:pStyle w:val="TOC2"/>
        <w:rPr>
          <w:ins w:id="27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75" w:author="Arthur Souza Rodrigues" w:date="2026-07-10T21:42:00Z" w16du:dateUtc="2026-07-11T01:42:00Z">
        <w:r>
          <w:fldChar w:fldCharType="begin"/>
        </w:r>
        <w:r>
          <w:instrText>HYPERLINK \l "_Toc218523882"</w:instrText>
        </w:r>
        <w:r>
          <w:fldChar w:fldCharType="separate"/>
        </w:r>
        <w:r>
          <w:rPr>
            <w:rStyle w:val="Hyperlink"/>
            <w:noProof/>
          </w:rPr>
          <w:t>lorem 14.06</w:t>
        </w:r>
        <w:r>
          <w:rPr>
            <w:rFonts w:asciiTheme="minorHAnsi" w:eastAsiaTheme="minorEastAsia" w:hAnsiTheme="minorHAnsi" w:cstheme="minorBidi"/>
            <w:noProof/>
            <w:kern w:val="2"/>
            <w:szCs w:val="24"/>
            <w:lang w:val="pt-BR" w:eastAsia="pt-BR"/>
            <w14:ligatures w14:val="standardContextual"/>
          </w:rPr>
          <w:tab/>
        </w:r>
        <w:r>
          <w:rPr>
            <w:rStyle w:val="Hyperlink"/>
            <w:noProof/>
          </w:rPr>
          <w:t>dolore eiusmod</w:t>
        </w:r>
        <w:r>
          <w:rPr>
            <w:noProof/>
            <w:webHidden/>
          </w:rPr>
          <w:tab/>
        </w:r>
        <w:r>
          <w:rPr>
            <w:noProof/>
            <w:webHidden/>
          </w:rPr>
          <w:fldChar w:fldCharType="begin"/>
        </w:r>
        <w:r>
          <w:rPr>
            <w:noProof/>
            <w:webHidden/>
          </w:rPr>
          <w:instrText xml:space="preserve"> PAGEREF _Toc218523882 \h </w:instrText>
        </w:r>
        <w:r>
          <w:rPr>
            <w:noProof/>
            <w:webHidden/>
          </w:rPr>
          <w:fldChar w:fldCharType="separate"/>
        </w:r>
        <w:r>
          <w:rPr>
            <w:noProof/>
            <w:webHidden/>
          </w:rPr>
          <w:t>14-4</w:t>
        </w:r>
        <w:r>
          <w:rPr>
            <w:noProof/>
            <w:webHidden/>
          </w:rPr>
          <w:fldChar w:fldCharType="end"/>
        </w:r>
        <w:r>
          <w:fldChar w:fldCharType="end"/>
        </w:r>
      </w:ins>
    </w:p>
    <w:p w14:paraId="338ADA78" w14:textId="77777777" w:rsidR="00540B5B" w:rsidRDefault="00540B5B">
      <w:pPr>
        <w:pStyle w:val="TOC2"/>
        <w:rPr>
          <w:ins w:id="27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77" w:author="Arthur Souza Rodrigues" w:date="2026-07-10T21:42:00Z" w16du:dateUtc="2026-07-11T01:42:00Z">
        <w:r>
          <w:lastRenderedPageBreak/>
        </w:r>
        <w:r>
          <w:fldChar w:fldCharType="begin"/>
        </w:r>
        <w:r>
          <w:instrText>HYPERLINK \l "_Toc218523883"</w:instrText>
        </w:r>
        <w:r>
          <w:fldChar w:fldCharType="separate"/>
        </w:r>
        <w:r>
          <w:rPr>
            <w:rStyle w:val="Hyperlink"/>
            <w:noProof/>
          </w:rPr>
          <w:t>lorem 14.07</w:t>
        </w:r>
        <w:r>
          <w:rPr>
            <w:rFonts w:asciiTheme="minorHAnsi" w:eastAsiaTheme="minorEastAsia" w:hAnsiTheme="minorHAnsi" w:cstheme="minorBidi"/>
            <w:noProof/>
            <w:kern w:val="2"/>
            <w:szCs w:val="24"/>
            <w:lang w:val="pt-BR" w:eastAsia="pt-BR"/>
            <w14:ligatures w14:val="standardContextual"/>
          </w:rPr>
          <w:tab/>
        </w:r>
        <w:r>
          <w:rPr>
            <w:rStyle w:val="Hyperlink"/>
            <w:noProof/>
          </w:rPr>
          <w:t>do consectetur</w:t>
        </w:r>
        <w:r>
          <w:rPr>
            <w:noProof/>
            <w:webHidden/>
          </w:rPr>
          <w:tab/>
        </w:r>
        <w:r>
          <w:rPr>
            <w:noProof/>
            <w:webHidden/>
          </w:rPr>
          <w:fldChar w:fldCharType="begin"/>
        </w:r>
        <w:r>
          <w:rPr>
            <w:noProof/>
            <w:webHidden/>
          </w:rPr>
          <w:instrText xml:space="preserve"> PAGEREF _Toc218523883 \h </w:instrText>
        </w:r>
        <w:r>
          <w:rPr>
            <w:noProof/>
            <w:webHidden/>
          </w:rPr>
          <w:fldChar w:fldCharType="separate"/>
        </w:r>
        <w:r>
          <w:rPr>
            <w:noProof/>
            <w:webHidden/>
          </w:rPr>
          <w:t>14-4</w:t>
        </w:r>
        <w:r>
          <w:rPr>
            <w:noProof/>
            <w:webHidden/>
          </w:rPr>
          <w:fldChar w:fldCharType="end"/>
        </w:r>
        <w:r>
          <w:fldChar w:fldCharType="end"/>
        </w:r>
      </w:ins>
    </w:p>
    <w:p w14:paraId="70EBF393" w14:textId="77777777" w:rsidR="00540B5B" w:rsidRDefault="00540B5B">
      <w:pPr>
        <w:pStyle w:val="TOC2"/>
        <w:rPr>
          <w:ins w:id="27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79" w:author="Arthur Souza Rodrigues" w:date="2026-07-10T21:42:00Z" w16du:dateUtc="2026-07-11T01:42:00Z">
        <w:r>
          <w:fldChar w:fldCharType="begin"/>
        </w:r>
        <w:r>
          <w:instrText>HYPERLINK \l "_Toc218523884"</w:instrText>
        </w:r>
        <w:r>
          <w:fldChar w:fldCharType="separate"/>
        </w:r>
        <w:r>
          <w:rPr>
            <w:rStyle w:val="Hyperlink"/>
            <w:noProof/>
          </w:rPr>
          <w:t>lorem 14.08</w:t>
        </w:r>
        <w:r>
          <w:rPr>
            <w:rFonts w:asciiTheme="minorHAnsi" w:eastAsiaTheme="minorEastAsia" w:hAnsiTheme="minorHAnsi" w:cstheme="minorBidi"/>
            <w:noProof/>
            <w:kern w:val="2"/>
            <w:szCs w:val="24"/>
            <w:lang w:val="pt-BR" w:eastAsia="pt-BR"/>
            <w14:ligatures w14:val="standardContextual"/>
          </w:rPr>
          <w:tab/>
        </w:r>
        <w:r>
          <w:rPr>
            <w:rStyle w:val="Hyperlink"/>
            <w:noProof/>
          </w:rPr>
          <w:t>et do</w:t>
        </w:r>
        <w:r>
          <w:rPr>
            <w:noProof/>
            <w:webHidden/>
          </w:rPr>
          <w:tab/>
        </w:r>
        <w:r>
          <w:rPr>
            <w:noProof/>
            <w:webHidden/>
          </w:rPr>
          <w:fldChar w:fldCharType="begin"/>
        </w:r>
        <w:r>
          <w:rPr>
            <w:noProof/>
            <w:webHidden/>
          </w:rPr>
          <w:instrText xml:space="preserve"> PAGEREF _Toc218523884 \h </w:instrText>
        </w:r>
        <w:r>
          <w:rPr>
            <w:noProof/>
            <w:webHidden/>
          </w:rPr>
          <w:fldChar w:fldCharType="separate"/>
        </w:r>
        <w:r>
          <w:rPr>
            <w:noProof/>
            <w:webHidden/>
          </w:rPr>
          <w:t>14-5</w:t>
        </w:r>
        <w:r>
          <w:rPr>
            <w:noProof/>
            <w:webHidden/>
          </w:rPr>
          <w:fldChar w:fldCharType="end"/>
        </w:r>
        <w:r>
          <w:fldChar w:fldCharType="end"/>
        </w:r>
      </w:ins>
    </w:p>
    <w:p w14:paraId="26EC4145" w14:textId="77777777" w:rsidR="00540B5B" w:rsidRDefault="00540B5B">
      <w:pPr>
        <w:pStyle w:val="TOC2"/>
        <w:rPr>
          <w:ins w:id="28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81" w:author="Arthur Souza Rodrigues" w:date="2026-07-10T21:42:00Z" w16du:dateUtc="2026-07-11T01:42:00Z">
        <w:r>
          <w:fldChar w:fldCharType="begin"/>
        </w:r>
        <w:r>
          <w:instrText>HYPERLINK \l "_Toc218523885"</w:instrText>
        </w:r>
        <w:r>
          <w:fldChar w:fldCharType="separate"/>
        </w:r>
        <w:r>
          <w:rPr>
            <w:rStyle w:val="Hyperlink"/>
            <w:noProof/>
          </w:rPr>
          <w:t>lorem 14.09</w:t>
        </w:r>
        <w:r>
          <w:rPr>
            <w:rFonts w:asciiTheme="minorHAnsi" w:eastAsiaTheme="minorEastAsia" w:hAnsiTheme="minorHAnsi" w:cstheme="minorBidi"/>
            <w:noProof/>
            <w:kern w:val="2"/>
            <w:szCs w:val="24"/>
            <w:lang w:val="pt-BR" w:eastAsia="pt-BR"/>
            <w14:ligatures w14:val="standardContextual"/>
          </w:rPr>
          <w:tab/>
        </w:r>
        <w:r>
          <w:rPr>
            <w:rStyle w:val="Hyperlink"/>
            <w:noProof/>
          </w:rPr>
          <w:t>magna eiusmod</w:t>
        </w:r>
        <w:r>
          <w:rPr>
            <w:noProof/>
            <w:webHidden/>
          </w:rPr>
          <w:tab/>
        </w:r>
        <w:r>
          <w:rPr>
            <w:noProof/>
            <w:webHidden/>
          </w:rPr>
          <w:fldChar w:fldCharType="begin"/>
        </w:r>
        <w:r>
          <w:rPr>
            <w:noProof/>
            <w:webHidden/>
          </w:rPr>
          <w:instrText xml:space="preserve"> PAGEREF _Toc218523885 \h </w:instrText>
        </w:r>
        <w:r>
          <w:rPr>
            <w:noProof/>
            <w:webHidden/>
          </w:rPr>
          <w:fldChar w:fldCharType="separate"/>
        </w:r>
        <w:r>
          <w:rPr>
            <w:noProof/>
            <w:webHidden/>
          </w:rPr>
          <w:t>14-5</w:t>
        </w:r>
        <w:r>
          <w:rPr>
            <w:noProof/>
            <w:webHidden/>
          </w:rPr>
          <w:fldChar w:fldCharType="end"/>
        </w:r>
        <w:r>
          <w:fldChar w:fldCharType="end"/>
        </w:r>
      </w:ins>
    </w:p>
    <w:p w14:paraId="5090B913" w14:textId="77777777" w:rsidR="00540B5B" w:rsidRDefault="00540B5B">
      <w:pPr>
        <w:pStyle w:val="TOC2"/>
        <w:rPr>
          <w:ins w:id="28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83" w:author="Arthur Souza Rodrigues" w:date="2026-07-10T21:42:00Z" w16du:dateUtc="2026-07-11T01:42:00Z">
        <w:r>
          <w:fldChar w:fldCharType="begin"/>
        </w:r>
        <w:r>
          <w:instrText>HYPERLINK \l "_Toc218523886"</w:instrText>
        </w:r>
        <w:r>
          <w:fldChar w:fldCharType="separate"/>
        </w:r>
        <w:r>
          <w:rPr>
            <w:rStyle w:val="Hyperlink"/>
            <w:noProof/>
          </w:rPr>
          <w:t>lorem 14.10</w:t>
        </w:r>
        <w:r>
          <w:rPr>
            <w:rFonts w:asciiTheme="minorHAnsi" w:eastAsiaTheme="minorEastAsia" w:hAnsiTheme="minorHAnsi" w:cstheme="minorBidi"/>
            <w:noProof/>
            <w:kern w:val="2"/>
            <w:szCs w:val="24"/>
            <w:lang w:val="pt-BR" w:eastAsia="pt-BR"/>
            <w14:ligatures w14:val="standardContextual"/>
          </w:rPr>
          <w:tab/>
        </w:r>
        <w:r>
          <w:rPr>
            <w:rStyle w:val="Hyperlink"/>
            <w:noProof/>
          </w:rPr>
          <w:t>dolor, dolore, incididunt do elit eiusmod</w:t>
        </w:r>
        <w:r>
          <w:rPr>
            <w:noProof/>
            <w:webHidden/>
          </w:rPr>
          <w:tab/>
        </w:r>
        <w:r>
          <w:rPr>
            <w:noProof/>
            <w:webHidden/>
          </w:rPr>
          <w:fldChar w:fldCharType="begin"/>
        </w:r>
        <w:r>
          <w:rPr>
            <w:noProof/>
            <w:webHidden/>
          </w:rPr>
          <w:instrText xml:space="preserve"> PAGEREF _Toc218523886 \h </w:instrText>
        </w:r>
        <w:r>
          <w:rPr>
            <w:noProof/>
            <w:webHidden/>
          </w:rPr>
          <w:fldChar w:fldCharType="separate"/>
        </w:r>
        <w:r>
          <w:rPr>
            <w:noProof/>
            <w:webHidden/>
          </w:rPr>
          <w:t>14-6</w:t>
        </w:r>
        <w:r>
          <w:rPr>
            <w:noProof/>
            <w:webHidden/>
          </w:rPr>
          <w:fldChar w:fldCharType="end"/>
        </w:r>
        <w:r>
          <w:fldChar w:fldCharType="end"/>
        </w:r>
      </w:ins>
    </w:p>
    <w:p w14:paraId="5B18F2E8" w14:textId="77777777" w:rsidR="00540B5B" w:rsidRDefault="00540B5B">
      <w:pPr>
        <w:pStyle w:val="TOC2"/>
        <w:rPr>
          <w:ins w:id="28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85" w:author="Arthur Souza Rodrigues" w:date="2026-07-10T21:42:00Z" w16du:dateUtc="2026-07-11T01:42:00Z">
        <w:r>
          <w:fldChar w:fldCharType="begin"/>
        </w:r>
        <w:r>
          <w:instrText>HYPERLINK \l "_Toc218523887"</w:instrText>
        </w:r>
        <w:r>
          <w:fldChar w:fldCharType="separate"/>
        </w:r>
        <w:r>
          <w:rPr>
            <w:rStyle w:val="Hyperlink"/>
            <w:noProof/>
          </w:rPr>
          <w:t>lorem 14.11</w:t>
        </w:r>
        <w:r>
          <w:rPr>
            <w:rFonts w:asciiTheme="minorHAnsi" w:eastAsiaTheme="minorEastAsia" w:hAnsiTheme="minorHAnsi" w:cstheme="minorBidi"/>
            <w:noProof/>
            <w:kern w:val="2"/>
            <w:szCs w:val="24"/>
            <w:lang w:val="pt-BR" w:eastAsia="pt-BR"/>
            <w14:ligatures w14:val="standardContextual"/>
          </w:rPr>
          <w:tab/>
        </w:r>
        <w:r>
          <w:rPr>
            <w:rStyle w:val="Hyperlink"/>
            <w:noProof/>
          </w:rPr>
          <w:t>labore eiusmod</w:t>
        </w:r>
        <w:r>
          <w:rPr>
            <w:noProof/>
            <w:webHidden/>
          </w:rPr>
          <w:tab/>
        </w:r>
        <w:r>
          <w:rPr>
            <w:noProof/>
            <w:webHidden/>
          </w:rPr>
          <w:fldChar w:fldCharType="begin"/>
        </w:r>
        <w:r>
          <w:rPr>
            <w:noProof/>
            <w:webHidden/>
          </w:rPr>
          <w:instrText xml:space="preserve"> PAGEREF _Toc218523887 \h </w:instrText>
        </w:r>
        <w:r>
          <w:rPr>
            <w:noProof/>
            <w:webHidden/>
          </w:rPr>
          <w:fldChar w:fldCharType="separate"/>
        </w:r>
        <w:r>
          <w:rPr>
            <w:noProof/>
            <w:webHidden/>
          </w:rPr>
          <w:t>14-6</w:t>
        </w:r>
        <w:r>
          <w:rPr>
            <w:noProof/>
            <w:webHidden/>
          </w:rPr>
          <w:fldChar w:fldCharType="end"/>
        </w:r>
        <w:r>
          <w:fldChar w:fldCharType="end"/>
        </w:r>
      </w:ins>
    </w:p>
    <w:p w14:paraId="672B826C" w14:textId="77777777" w:rsidR="00540B5B" w:rsidRDefault="00540B5B">
      <w:pPr>
        <w:pStyle w:val="TOC2"/>
        <w:rPr>
          <w:ins w:id="28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87" w:author="Arthur Souza Rodrigues" w:date="2026-07-10T21:42:00Z" w16du:dateUtc="2026-07-11T01:42:00Z">
        <w:r>
          <w:fldChar w:fldCharType="begin"/>
        </w:r>
        <w:r>
          <w:instrText>HYPERLINK \l "_Toc218523888"</w:instrText>
        </w:r>
        <w:r>
          <w:fldChar w:fldCharType="separate"/>
        </w:r>
        <w:r>
          <w:rPr>
            <w:rStyle w:val="Hyperlink"/>
            <w:noProof/>
          </w:rPr>
          <w:t>lorem 14.12</w:t>
        </w:r>
        <w:r>
          <w:rPr>
            <w:rFonts w:asciiTheme="minorHAnsi" w:eastAsiaTheme="minorEastAsia" w:hAnsiTheme="minorHAnsi" w:cstheme="minorBidi"/>
            <w:noProof/>
            <w:kern w:val="2"/>
            <w:szCs w:val="24"/>
            <w:lang w:val="pt-BR" w:eastAsia="pt-BR"/>
            <w14:ligatures w14:val="standardContextual"/>
          </w:rPr>
          <w:tab/>
        </w:r>
        <w:r>
          <w:rPr>
            <w:rStyle w:val="Hyperlink"/>
            <w:noProof/>
          </w:rPr>
          <w:t>do incididunt lorem eiusmod</w:t>
        </w:r>
        <w:r>
          <w:rPr>
            <w:noProof/>
            <w:webHidden/>
          </w:rPr>
          <w:tab/>
        </w:r>
        <w:r>
          <w:rPr>
            <w:noProof/>
            <w:webHidden/>
          </w:rPr>
          <w:fldChar w:fldCharType="begin"/>
        </w:r>
        <w:r>
          <w:rPr>
            <w:noProof/>
            <w:webHidden/>
          </w:rPr>
          <w:instrText xml:space="preserve"> PAGEREF _Toc218523888 \h </w:instrText>
        </w:r>
        <w:r>
          <w:rPr>
            <w:noProof/>
            <w:webHidden/>
          </w:rPr>
          <w:fldChar w:fldCharType="separate"/>
        </w:r>
        <w:r>
          <w:rPr>
            <w:noProof/>
            <w:webHidden/>
          </w:rPr>
          <w:t>14-7</w:t>
        </w:r>
        <w:r>
          <w:rPr>
            <w:noProof/>
            <w:webHidden/>
          </w:rPr>
          <w:fldChar w:fldCharType="end"/>
        </w:r>
        <w:r>
          <w:fldChar w:fldCharType="end"/>
        </w:r>
      </w:ins>
    </w:p>
    <w:p w14:paraId="0B3768C4" w14:textId="77777777" w:rsidR="00540B5B" w:rsidRDefault="00540B5B">
      <w:pPr>
        <w:pStyle w:val="TOC2"/>
        <w:rPr>
          <w:ins w:id="28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89" w:author="Arthur Souza Rodrigues" w:date="2026-07-10T21:42:00Z" w16du:dateUtc="2026-07-11T01:42:00Z">
        <w:r>
          <w:fldChar w:fldCharType="begin"/>
        </w:r>
        <w:r>
          <w:instrText>HYPERLINK \l "_Toc218523889"</w:instrText>
        </w:r>
        <w:r>
          <w:fldChar w:fldCharType="separate"/>
        </w:r>
        <w:r>
          <w:rPr>
            <w:rStyle w:val="Hyperlink"/>
            <w:noProof/>
          </w:rPr>
          <w:t>lorem 14.13</w:t>
        </w:r>
        <w:r>
          <w:rPr>
            <w:rFonts w:asciiTheme="minorHAnsi" w:eastAsiaTheme="minorEastAsia" w:hAnsiTheme="minorHAnsi" w:cstheme="minorBidi"/>
            <w:noProof/>
            <w:kern w:val="2"/>
            <w:szCs w:val="24"/>
            <w:lang w:val="pt-BR" w:eastAsia="pt-BR"/>
            <w14:ligatures w14:val="standardContextual"/>
          </w:rPr>
          <w:tab/>
        </w:r>
        <w:r>
          <w:rPr>
            <w:rStyle w:val="Hyperlink"/>
            <w:noProof/>
          </w:rPr>
          <w:t>sit eiusmod</w:t>
        </w:r>
        <w:r>
          <w:rPr>
            <w:noProof/>
            <w:webHidden/>
          </w:rPr>
          <w:tab/>
        </w:r>
        <w:r>
          <w:rPr>
            <w:noProof/>
            <w:webHidden/>
          </w:rPr>
          <w:fldChar w:fldCharType="begin"/>
        </w:r>
        <w:r>
          <w:rPr>
            <w:noProof/>
            <w:webHidden/>
          </w:rPr>
          <w:instrText xml:space="preserve"> PAGEREF _Toc218523889 \h </w:instrText>
        </w:r>
        <w:r>
          <w:rPr>
            <w:noProof/>
            <w:webHidden/>
          </w:rPr>
          <w:fldChar w:fldCharType="separate"/>
        </w:r>
        <w:r>
          <w:rPr>
            <w:noProof/>
            <w:webHidden/>
          </w:rPr>
          <w:t>14-7</w:t>
        </w:r>
        <w:r>
          <w:rPr>
            <w:noProof/>
            <w:webHidden/>
          </w:rPr>
          <w:fldChar w:fldCharType="end"/>
        </w:r>
        <w:r>
          <w:fldChar w:fldCharType="end"/>
        </w:r>
      </w:ins>
    </w:p>
    <w:p w14:paraId="67BAE085" w14:textId="77777777" w:rsidR="00540B5B" w:rsidRDefault="00540B5B">
      <w:pPr>
        <w:pStyle w:val="TOC2"/>
        <w:rPr>
          <w:ins w:id="29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91" w:author="Arthur Souza Rodrigues" w:date="2026-07-10T21:42:00Z" w16du:dateUtc="2026-07-11T01:42:00Z">
        <w:r>
          <w:fldChar w:fldCharType="begin"/>
        </w:r>
        <w:r>
          <w:instrText>HYPERLINK \l "_Toc218523890"</w:instrText>
        </w:r>
        <w:r>
          <w:fldChar w:fldCharType="separate"/>
        </w:r>
        <w:r>
          <w:rPr>
            <w:rStyle w:val="Hyperlink"/>
            <w:noProof/>
          </w:rPr>
          <w:t>lorem 14.14</w:t>
        </w:r>
        <w:r>
          <w:rPr>
            <w:rFonts w:asciiTheme="minorHAnsi" w:eastAsiaTheme="minorEastAsia" w:hAnsiTheme="minorHAnsi" w:cstheme="minorBidi"/>
            <w:noProof/>
            <w:kern w:val="2"/>
            <w:szCs w:val="24"/>
            <w:lang w:val="pt-BR" w:eastAsia="pt-BR"/>
            <w14:ligatures w14:val="standardContextual"/>
          </w:rPr>
          <w:tab/>
        </w:r>
        <w:r>
          <w:rPr>
            <w:rStyle w:val="Hyperlink"/>
            <w:noProof/>
          </w:rPr>
          <w:t>eiusmod, do incididunt adipiscing sit</w:t>
        </w:r>
        <w:r>
          <w:rPr>
            <w:noProof/>
            <w:webHidden/>
          </w:rPr>
          <w:tab/>
        </w:r>
        <w:r>
          <w:rPr>
            <w:noProof/>
            <w:webHidden/>
          </w:rPr>
          <w:fldChar w:fldCharType="begin"/>
        </w:r>
        <w:r>
          <w:rPr>
            <w:noProof/>
            <w:webHidden/>
          </w:rPr>
          <w:instrText xml:space="preserve"> PAGEREF _Toc218523890 \h </w:instrText>
        </w:r>
        <w:r>
          <w:rPr>
            <w:noProof/>
            <w:webHidden/>
          </w:rPr>
          <w:fldChar w:fldCharType="separate"/>
        </w:r>
        <w:r>
          <w:rPr>
            <w:noProof/>
            <w:webHidden/>
          </w:rPr>
          <w:t>14-7</w:t>
        </w:r>
        <w:r>
          <w:rPr>
            <w:noProof/>
            <w:webHidden/>
          </w:rPr>
          <w:fldChar w:fldCharType="end"/>
        </w:r>
        <w:r>
          <w:fldChar w:fldCharType="end"/>
        </w:r>
      </w:ins>
    </w:p>
    <w:p w14:paraId="07444CCD" w14:textId="77777777" w:rsidR="00540B5B" w:rsidRDefault="00540B5B">
      <w:pPr>
        <w:pStyle w:val="TOC2"/>
        <w:rPr>
          <w:ins w:id="29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93" w:author="Arthur Souza Rodrigues" w:date="2026-07-10T21:42:00Z" w16du:dateUtc="2026-07-11T01:42:00Z">
        <w:r>
          <w:fldChar w:fldCharType="begin"/>
        </w:r>
        <w:r>
          <w:instrText>HYPERLINK \l "_Toc218523891"</w:instrText>
        </w:r>
        <w:r>
          <w:fldChar w:fldCharType="separate"/>
        </w:r>
        <w:r>
          <w:rPr>
            <w:rStyle w:val="Hyperlink"/>
            <w:noProof/>
          </w:rPr>
          <w:t>lorem 14.15</w:t>
        </w:r>
        <w:r>
          <w:rPr>
            <w:rFonts w:asciiTheme="minorHAnsi" w:eastAsiaTheme="minorEastAsia" w:hAnsiTheme="minorHAnsi" w:cstheme="minorBidi"/>
            <w:noProof/>
            <w:kern w:val="2"/>
            <w:szCs w:val="24"/>
            <w:lang w:val="pt-BR" w:eastAsia="pt-BR"/>
            <w14:ligatures w14:val="standardContextual"/>
          </w:rPr>
          <w:tab/>
        </w:r>
        <w:r>
          <w:rPr>
            <w:rStyle w:val="Hyperlink"/>
            <w:noProof/>
          </w:rPr>
          <w:t>aliqua elit adipiscing do incididunt ipsum</w:t>
        </w:r>
        <w:r>
          <w:rPr>
            <w:noProof/>
            <w:webHidden/>
          </w:rPr>
          <w:tab/>
        </w:r>
        <w:r>
          <w:rPr>
            <w:noProof/>
            <w:webHidden/>
          </w:rPr>
          <w:fldChar w:fldCharType="begin"/>
        </w:r>
        <w:r>
          <w:rPr>
            <w:noProof/>
            <w:webHidden/>
          </w:rPr>
          <w:instrText xml:space="preserve"> PAGEREF _Toc218523891 \h </w:instrText>
        </w:r>
        <w:r>
          <w:rPr>
            <w:noProof/>
            <w:webHidden/>
          </w:rPr>
          <w:fldChar w:fldCharType="separate"/>
        </w:r>
        <w:r>
          <w:rPr>
            <w:noProof/>
            <w:webHidden/>
          </w:rPr>
          <w:t>14-8</w:t>
        </w:r>
        <w:r>
          <w:rPr>
            <w:noProof/>
            <w:webHidden/>
          </w:rPr>
          <w:fldChar w:fldCharType="end"/>
        </w:r>
        <w:r>
          <w:fldChar w:fldCharType="end"/>
        </w:r>
      </w:ins>
    </w:p>
    <w:p w14:paraId="6242F8F6" w14:textId="77777777" w:rsidR="00540B5B" w:rsidRDefault="00540B5B">
      <w:pPr>
        <w:pStyle w:val="TOC2"/>
        <w:rPr>
          <w:ins w:id="29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95" w:author="Arthur Souza Rodrigues" w:date="2026-07-10T21:42:00Z" w16du:dateUtc="2026-07-11T01:42:00Z">
        <w:r>
          <w:fldChar w:fldCharType="begin"/>
        </w:r>
        <w:r>
          <w:instrText>HYPERLINK \l "_Toc218523892"</w:instrText>
        </w:r>
        <w:r>
          <w:fldChar w:fldCharType="separate"/>
        </w:r>
        <w:r>
          <w:rPr>
            <w:rStyle w:val="Hyperlink"/>
            <w:noProof/>
          </w:rPr>
          <w:t>lorem 14.16</w:t>
        </w:r>
        <w:r>
          <w:rPr>
            <w:rFonts w:asciiTheme="minorHAnsi" w:eastAsiaTheme="minorEastAsia" w:hAnsiTheme="minorHAnsi" w:cstheme="minorBidi"/>
            <w:noProof/>
            <w:kern w:val="2"/>
            <w:szCs w:val="24"/>
            <w:lang w:val="pt-BR" w:eastAsia="pt-BR"/>
            <w14:ligatures w14:val="standardContextual"/>
          </w:rPr>
          <w:tab/>
        </w:r>
        <w:r>
          <w:rPr>
            <w:rStyle w:val="Hyperlink"/>
            <w:noProof/>
          </w:rPr>
          <w:t>incididunt elit do ipsum incididunt do do eiusmod dolore dolor’et et magna</w:t>
        </w:r>
        <w:r>
          <w:rPr>
            <w:noProof/>
            <w:webHidden/>
          </w:rPr>
          <w:tab/>
        </w:r>
        <w:r>
          <w:rPr>
            <w:noProof/>
            <w:webHidden/>
          </w:rPr>
          <w:fldChar w:fldCharType="begin"/>
        </w:r>
        <w:r>
          <w:rPr>
            <w:noProof/>
            <w:webHidden/>
          </w:rPr>
          <w:instrText xml:space="preserve"> PAGEREF _Toc218523892 \h </w:instrText>
        </w:r>
        <w:r>
          <w:rPr>
            <w:noProof/>
            <w:webHidden/>
          </w:rPr>
          <w:fldChar w:fldCharType="separate"/>
        </w:r>
        <w:r>
          <w:rPr>
            <w:noProof/>
            <w:webHidden/>
          </w:rPr>
          <w:t>14-8</w:t>
        </w:r>
        <w:r>
          <w:rPr>
            <w:noProof/>
            <w:webHidden/>
          </w:rPr>
          <w:fldChar w:fldCharType="end"/>
        </w:r>
        <w:r>
          <w:fldChar w:fldCharType="end"/>
        </w:r>
      </w:ins>
    </w:p>
    <w:p w14:paraId="3E55E0D1" w14:textId="77777777" w:rsidR="00540B5B" w:rsidRDefault="00540B5B">
      <w:pPr>
        <w:pStyle w:val="TOC2"/>
        <w:rPr>
          <w:ins w:id="29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97" w:author="Arthur Souza Rodrigues" w:date="2026-07-10T21:42:00Z" w16du:dateUtc="2026-07-11T01:42:00Z">
        <w:r>
          <w:fldChar w:fldCharType="begin"/>
        </w:r>
        <w:r>
          <w:instrText>HYPERLINK \l "_Toc218523893"</w:instrText>
        </w:r>
        <w:r>
          <w:fldChar w:fldCharType="separate"/>
        </w:r>
        <w:r>
          <w:rPr>
            <w:rStyle w:val="Hyperlink"/>
            <w:noProof/>
          </w:rPr>
          <w:t>lorem 14.17</w:t>
        </w:r>
        <w:r>
          <w:rPr>
            <w:rFonts w:asciiTheme="minorHAnsi" w:eastAsiaTheme="minorEastAsia" w:hAnsiTheme="minorHAnsi" w:cstheme="minorBidi"/>
            <w:noProof/>
            <w:kern w:val="2"/>
            <w:szCs w:val="24"/>
            <w:lang w:val="pt-BR" w:eastAsia="pt-BR"/>
            <w14:ligatures w14:val="standardContextual"/>
          </w:rPr>
          <w:tab/>
        </w:r>
        <w:r>
          <w:rPr>
            <w:rStyle w:val="Hyperlink"/>
            <w:noProof/>
          </w:rPr>
          <w:t>et magna adipiscing sed</w:t>
        </w:r>
        <w:r>
          <w:rPr>
            <w:noProof/>
            <w:webHidden/>
          </w:rPr>
          <w:tab/>
        </w:r>
        <w:r>
          <w:rPr>
            <w:noProof/>
            <w:webHidden/>
          </w:rPr>
          <w:fldChar w:fldCharType="begin"/>
        </w:r>
        <w:r>
          <w:rPr>
            <w:noProof/>
            <w:webHidden/>
          </w:rPr>
          <w:instrText xml:space="preserve"> PAGEREF _Toc218523893 \h </w:instrText>
        </w:r>
        <w:r>
          <w:rPr>
            <w:noProof/>
            <w:webHidden/>
          </w:rPr>
          <w:fldChar w:fldCharType="separate"/>
        </w:r>
        <w:r>
          <w:rPr>
            <w:noProof/>
            <w:webHidden/>
          </w:rPr>
          <w:t>14-8</w:t>
        </w:r>
        <w:r>
          <w:rPr>
            <w:noProof/>
            <w:webHidden/>
          </w:rPr>
          <w:fldChar w:fldCharType="end"/>
        </w:r>
        <w:r>
          <w:fldChar w:fldCharType="end"/>
        </w:r>
      </w:ins>
    </w:p>
    <w:p w14:paraId="7F9E7788" w14:textId="77777777" w:rsidR="00540B5B" w:rsidRDefault="00540B5B">
      <w:pPr>
        <w:pStyle w:val="TOC2"/>
        <w:rPr>
          <w:ins w:id="29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99" w:author="Arthur Souza Rodrigues" w:date="2026-07-10T21:42:00Z" w16du:dateUtc="2026-07-11T01:42:00Z">
        <w:r>
          <w:fldChar w:fldCharType="begin"/>
        </w:r>
        <w:r>
          <w:instrText>HYPERLINK \l "_Toc218523894"</w:instrText>
        </w:r>
        <w:r>
          <w:fldChar w:fldCharType="separate"/>
        </w:r>
        <w:r>
          <w:rPr>
            <w:rStyle w:val="Hyperlink"/>
            <w:noProof/>
          </w:rPr>
          <w:t>lorem 14.18</w:t>
        </w:r>
        <w:r>
          <w:rPr>
            <w:rFonts w:asciiTheme="minorHAnsi" w:eastAsiaTheme="minorEastAsia" w:hAnsiTheme="minorHAnsi" w:cstheme="minorBidi"/>
            <w:noProof/>
            <w:kern w:val="2"/>
            <w:szCs w:val="24"/>
            <w:lang w:val="pt-BR" w:eastAsia="pt-BR"/>
            <w14:ligatures w14:val="standardContextual"/>
          </w:rPr>
          <w:tab/>
        </w:r>
        <w:r>
          <w:rPr>
            <w:rStyle w:val="Hyperlink"/>
            <w:noProof/>
          </w:rPr>
          <w:t>et aliqua elit</w:t>
        </w:r>
        <w:r>
          <w:rPr>
            <w:noProof/>
            <w:webHidden/>
          </w:rPr>
          <w:tab/>
        </w:r>
        <w:r>
          <w:rPr>
            <w:noProof/>
            <w:webHidden/>
          </w:rPr>
          <w:fldChar w:fldCharType="begin"/>
        </w:r>
        <w:r>
          <w:rPr>
            <w:noProof/>
            <w:webHidden/>
          </w:rPr>
          <w:instrText xml:space="preserve"> PAGEREF _Toc218523894 \h </w:instrText>
        </w:r>
        <w:r>
          <w:rPr>
            <w:noProof/>
            <w:webHidden/>
          </w:rPr>
          <w:fldChar w:fldCharType="separate"/>
        </w:r>
        <w:r>
          <w:rPr>
            <w:noProof/>
            <w:webHidden/>
          </w:rPr>
          <w:t>14-8</w:t>
        </w:r>
        <w:r>
          <w:rPr>
            <w:noProof/>
            <w:webHidden/>
          </w:rPr>
          <w:fldChar w:fldCharType="end"/>
        </w:r>
        <w:r>
          <w:fldChar w:fldCharType="end"/>
        </w:r>
      </w:ins>
    </w:p>
    <w:p w14:paraId="7D5C92CA" w14:textId="77777777" w:rsidR="00540B5B" w:rsidRDefault="00540B5B">
      <w:pPr>
        <w:pStyle w:val="TOC2"/>
        <w:rPr>
          <w:ins w:id="30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01" w:author="Arthur Souza Rodrigues" w:date="2026-07-10T21:42:00Z" w16du:dateUtc="2026-07-11T01:42:00Z">
        <w:r>
          <w:fldChar w:fldCharType="begin"/>
        </w:r>
        <w:r>
          <w:instrText>HYPERLINK \l "_Toc218523895"</w:instrText>
        </w:r>
        <w:r>
          <w:fldChar w:fldCharType="separate"/>
        </w:r>
        <w:r>
          <w:rPr>
            <w:rStyle w:val="Hyperlink"/>
            <w:noProof/>
          </w:rPr>
          <w:t>lorem 14.19</w:t>
        </w:r>
        <w:r>
          <w:rPr>
            <w:rFonts w:asciiTheme="minorHAnsi" w:eastAsiaTheme="minorEastAsia" w:hAnsiTheme="minorHAnsi" w:cstheme="minorBidi"/>
            <w:noProof/>
            <w:kern w:val="2"/>
            <w:szCs w:val="24"/>
            <w:lang w:val="pt-BR" w:eastAsia="pt-BR"/>
            <w14:ligatures w14:val="standardContextual"/>
          </w:rPr>
          <w:tab/>
        </w:r>
        <w:r>
          <w:rPr>
            <w:rStyle w:val="Hyperlink"/>
            <w:noProof/>
          </w:rPr>
          <w:t>magna magna eiusmod</w:t>
        </w:r>
        <w:r>
          <w:rPr>
            <w:noProof/>
            <w:webHidden/>
          </w:rPr>
          <w:tab/>
        </w:r>
        <w:r>
          <w:rPr>
            <w:noProof/>
            <w:webHidden/>
          </w:rPr>
          <w:fldChar w:fldCharType="begin"/>
        </w:r>
        <w:r>
          <w:rPr>
            <w:noProof/>
            <w:webHidden/>
          </w:rPr>
          <w:instrText xml:space="preserve"> PAGEREF _Toc218523895 \h </w:instrText>
        </w:r>
        <w:r>
          <w:rPr>
            <w:noProof/>
            <w:webHidden/>
          </w:rPr>
          <w:fldChar w:fldCharType="separate"/>
        </w:r>
        <w:r>
          <w:rPr>
            <w:noProof/>
            <w:webHidden/>
          </w:rPr>
          <w:t>14-9</w:t>
        </w:r>
        <w:r>
          <w:rPr>
            <w:noProof/>
            <w:webHidden/>
          </w:rPr>
          <w:fldChar w:fldCharType="end"/>
        </w:r>
        <w:r>
          <w:fldChar w:fldCharType="end"/>
        </w:r>
      </w:ins>
    </w:p>
    <w:p w14:paraId="63784F49" w14:textId="77777777" w:rsidR="00540B5B" w:rsidRDefault="00540B5B">
      <w:pPr>
        <w:pStyle w:val="TOC2"/>
        <w:rPr>
          <w:ins w:id="30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03" w:author="Arthur Souza Rodrigues" w:date="2026-07-10T21:42:00Z" w16du:dateUtc="2026-07-11T01:42:00Z">
        <w:r>
          <w:fldChar w:fldCharType="begin"/>
        </w:r>
        <w:r>
          <w:instrText>HYPERLINK \l "_Toc218523896"</w:instrText>
        </w:r>
        <w:r>
          <w:fldChar w:fldCharType="separate"/>
        </w:r>
        <w:r>
          <w:rPr>
            <w:rStyle w:val="Hyperlink"/>
            <w:noProof/>
          </w:rPr>
          <w:t>lorem 14.20</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incididunt sit ut adipiscing</w:t>
        </w:r>
        <w:r>
          <w:rPr>
            <w:noProof/>
            <w:webHidden/>
          </w:rPr>
          <w:tab/>
        </w:r>
        <w:r>
          <w:rPr>
            <w:noProof/>
            <w:webHidden/>
          </w:rPr>
          <w:fldChar w:fldCharType="begin"/>
        </w:r>
        <w:r>
          <w:rPr>
            <w:noProof/>
            <w:webHidden/>
          </w:rPr>
          <w:instrText xml:space="preserve"> PAGEREF _Toc218523896 \h </w:instrText>
        </w:r>
        <w:r>
          <w:rPr>
            <w:noProof/>
            <w:webHidden/>
          </w:rPr>
          <w:fldChar w:fldCharType="separate"/>
        </w:r>
        <w:r>
          <w:rPr>
            <w:noProof/>
            <w:webHidden/>
          </w:rPr>
          <w:t>14-9</w:t>
        </w:r>
        <w:r>
          <w:rPr>
            <w:noProof/>
            <w:webHidden/>
          </w:rPr>
          <w:fldChar w:fldCharType="end"/>
        </w:r>
        <w:r>
          <w:fldChar w:fldCharType="end"/>
        </w:r>
      </w:ins>
    </w:p>
    <w:p w14:paraId="19867FC2" w14:textId="77777777" w:rsidR="00540B5B" w:rsidRDefault="00540B5B">
      <w:pPr>
        <w:pStyle w:val="TOC2"/>
        <w:rPr>
          <w:ins w:id="30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05" w:author="Arthur Souza Rodrigues" w:date="2026-07-10T21:42:00Z" w16du:dateUtc="2026-07-11T01:42:00Z">
        <w:r>
          <w:fldChar w:fldCharType="begin"/>
        </w:r>
        <w:r>
          <w:instrText>HYPERLINK \l "_Toc218523897"</w:instrText>
        </w:r>
        <w:r>
          <w:fldChar w:fldCharType="separate"/>
        </w:r>
        <w:r>
          <w:rPr>
            <w:rStyle w:val="Hyperlink"/>
            <w:noProof/>
          </w:rPr>
          <w:t>lorem 14.21</w:t>
        </w:r>
        <w:r>
          <w:rPr>
            <w:rFonts w:asciiTheme="minorHAnsi" w:eastAsiaTheme="minorEastAsia" w:hAnsiTheme="minorHAnsi" w:cstheme="minorBidi"/>
            <w:noProof/>
            <w:kern w:val="2"/>
            <w:szCs w:val="24"/>
            <w:lang w:val="pt-BR" w:eastAsia="pt-BR"/>
            <w14:ligatures w14:val="standardContextual"/>
          </w:rPr>
          <w:tab/>
        </w:r>
        <w:r>
          <w:rPr>
            <w:rStyle w:val="Hyperlink"/>
            <w:noProof/>
          </w:rPr>
          <w:t>consectetur incididunt dolor elit ipsum adipiscing</w:t>
        </w:r>
        <w:r>
          <w:rPr>
            <w:noProof/>
            <w:webHidden/>
          </w:rPr>
          <w:tab/>
        </w:r>
        <w:r>
          <w:rPr>
            <w:noProof/>
            <w:webHidden/>
          </w:rPr>
          <w:fldChar w:fldCharType="begin"/>
        </w:r>
        <w:r>
          <w:rPr>
            <w:noProof/>
            <w:webHidden/>
          </w:rPr>
          <w:instrText xml:space="preserve"> PAGEREF _Toc218523897 \h </w:instrText>
        </w:r>
        <w:r>
          <w:rPr>
            <w:noProof/>
            <w:webHidden/>
          </w:rPr>
          <w:fldChar w:fldCharType="separate"/>
        </w:r>
        <w:r>
          <w:rPr>
            <w:noProof/>
            <w:webHidden/>
          </w:rPr>
          <w:t>14-10</w:t>
        </w:r>
        <w:r>
          <w:rPr>
            <w:noProof/>
            <w:webHidden/>
          </w:rPr>
          <w:fldChar w:fldCharType="end"/>
        </w:r>
        <w:r>
          <w:fldChar w:fldCharType="end"/>
        </w:r>
      </w:ins>
    </w:p>
    <w:p w14:paraId="57DFFFF4" w14:textId="77777777" w:rsidR="00540B5B" w:rsidRDefault="00540B5B">
      <w:pPr>
        <w:pStyle w:val="TOC2"/>
        <w:rPr>
          <w:ins w:id="30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07" w:author="Arthur Souza Rodrigues" w:date="2026-07-10T21:42:00Z" w16du:dateUtc="2026-07-11T01:42:00Z">
        <w:r>
          <w:fldChar w:fldCharType="begin"/>
        </w:r>
        <w:r>
          <w:instrText>HYPERLINK \l "_Toc218523898"</w:instrText>
        </w:r>
        <w:r>
          <w:fldChar w:fldCharType="separate"/>
        </w:r>
        <w:r>
          <w:rPr>
            <w:rStyle w:val="Hyperlink"/>
            <w:noProof/>
          </w:rPr>
          <w:t>lorem 14.22</w:t>
        </w:r>
        <w:r>
          <w:rPr>
            <w:rFonts w:asciiTheme="minorHAnsi" w:eastAsiaTheme="minorEastAsia" w:hAnsiTheme="minorHAnsi" w:cstheme="minorBidi"/>
            <w:noProof/>
            <w:kern w:val="2"/>
            <w:szCs w:val="24"/>
            <w:lang w:val="pt-BR" w:eastAsia="pt-BR"/>
            <w14:ligatures w14:val="standardContextual"/>
          </w:rPr>
          <w:tab/>
        </w:r>
        <w:r>
          <w:rPr>
            <w:rStyle w:val="Hyperlink"/>
            <w:noProof/>
          </w:rPr>
          <w:t>amet, tempor incididunt tempor eiusmod</w:t>
        </w:r>
        <w:r>
          <w:rPr>
            <w:noProof/>
            <w:webHidden/>
          </w:rPr>
          <w:tab/>
        </w:r>
        <w:r>
          <w:rPr>
            <w:noProof/>
            <w:webHidden/>
          </w:rPr>
          <w:fldChar w:fldCharType="begin"/>
        </w:r>
        <w:r>
          <w:rPr>
            <w:noProof/>
            <w:webHidden/>
          </w:rPr>
          <w:instrText xml:space="preserve"> PAGEREF _Toc218523898 \h </w:instrText>
        </w:r>
        <w:r>
          <w:rPr>
            <w:noProof/>
            <w:webHidden/>
          </w:rPr>
          <w:fldChar w:fldCharType="separate"/>
        </w:r>
        <w:r>
          <w:rPr>
            <w:noProof/>
            <w:webHidden/>
          </w:rPr>
          <w:t>14-10</w:t>
        </w:r>
        <w:r>
          <w:rPr>
            <w:noProof/>
            <w:webHidden/>
          </w:rPr>
          <w:fldChar w:fldCharType="end"/>
        </w:r>
        <w:r>
          <w:fldChar w:fldCharType="end"/>
        </w:r>
      </w:ins>
    </w:p>
    <w:p w14:paraId="476B229C" w14:textId="77777777" w:rsidR="00540B5B" w:rsidRDefault="00540B5B">
      <w:pPr>
        <w:pStyle w:val="TOC2"/>
        <w:rPr>
          <w:ins w:id="30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09" w:author="Arthur Souza Rodrigues" w:date="2026-07-10T21:42:00Z" w16du:dateUtc="2026-07-11T01:42:00Z">
        <w:r>
          <w:fldChar w:fldCharType="begin"/>
        </w:r>
        <w:r>
          <w:instrText>HYPERLINK \l "_Toc218523899"</w:instrText>
        </w:r>
        <w:r>
          <w:fldChar w:fldCharType="separate"/>
        </w:r>
        <w:r>
          <w:rPr>
            <w:rStyle w:val="Hyperlink"/>
            <w:noProof/>
          </w:rPr>
          <w:t>lorem 14.23</w:t>
        </w:r>
        <w:r>
          <w:rPr>
            <w:rFonts w:asciiTheme="minorHAnsi" w:eastAsiaTheme="minorEastAsia" w:hAnsiTheme="minorHAnsi" w:cstheme="minorBidi"/>
            <w:noProof/>
            <w:kern w:val="2"/>
            <w:szCs w:val="24"/>
            <w:lang w:val="pt-BR" w:eastAsia="pt-BR"/>
            <w14:ligatures w14:val="standardContextual"/>
          </w:rPr>
          <w:tab/>
        </w:r>
        <w:r>
          <w:rPr>
            <w:rStyle w:val="Hyperlink"/>
            <w:noProof/>
          </w:rPr>
          <w:t>elit eiusmod</w:t>
        </w:r>
        <w:r>
          <w:rPr>
            <w:noProof/>
            <w:webHidden/>
          </w:rPr>
          <w:tab/>
        </w:r>
        <w:r>
          <w:rPr>
            <w:noProof/>
            <w:webHidden/>
          </w:rPr>
          <w:fldChar w:fldCharType="begin"/>
        </w:r>
        <w:r>
          <w:rPr>
            <w:noProof/>
            <w:webHidden/>
          </w:rPr>
          <w:instrText xml:space="preserve"> PAGEREF _Toc218523899 \h </w:instrText>
        </w:r>
        <w:r>
          <w:rPr>
            <w:noProof/>
            <w:webHidden/>
          </w:rPr>
          <w:fldChar w:fldCharType="separate"/>
        </w:r>
        <w:r>
          <w:rPr>
            <w:noProof/>
            <w:webHidden/>
          </w:rPr>
          <w:t>14-11</w:t>
        </w:r>
        <w:r>
          <w:rPr>
            <w:noProof/>
            <w:webHidden/>
          </w:rPr>
          <w:fldChar w:fldCharType="end"/>
        </w:r>
        <w:r>
          <w:fldChar w:fldCharType="end"/>
        </w:r>
      </w:ins>
    </w:p>
    <w:p w14:paraId="741B94E2" w14:textId="77777777" w:rsidR="00540B5B" w:rsidRDefault="00540B5B">
      <w:pPr>
        <w:pStyle w:val="TOC2"/>
        <w:rPr>
          <w:ins w:id="31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11" w:author="Arthur Souza Rodrigues" w:date="2026-07-10T21:42:00Z" w16du:dateUtc="2026-07-11T01:42:00Z">
        <w:r>
          <w:fldChar w:fldCharType="begin"/>
        </w:r>
        <w:r>
          <w:instrText>HYPERLINK \l "_Toc218523900"</w:instrText>
        </w:r>
        <w:r>
          <w:fldChar w:fldCharType="separate"/>
        </w:r>
        <w:r>
          <w:rPr>
            <w:rStyle w:val="Hyperlink"/>
            <w:noProof/>
          </w:rPr>
          <w:t>lorem 14.24</w:t>
        </w:r>
        <w:r>
          <w:rPr>
            <w:rFonts w:asciiTheme="minorHAnsi" w:eastAsiaTheme="minorEastAsia" w:hAnsiTheme="minorHAnsi" w:cstheme="minorBidi"/>
            <w:noProof/>
            <w:kern w:val="2"/>
            <w:szCs w:val="24"/>
            <w:lang w:val="pt-BR" w:eastAsia="pt-BR"/>
            <w14:ligatures w14:val="standardContextual"/>
          </w:rPr>
          <w:tab/>
        </w:r>
        <w:r>
          <w:rPr>
            <w:rStyle w:val="Hyperlink"/>
            <w:noProof/>
          </w:rPr>
          <w:t>lorem incididunt et do tempor</w:t>
        </w:r>
        <w:r>
          <w:rPr>
            <w:noProof/>
            <w:webHidden/>
          </w:rPr>
          <w:tab/>
        </w:r>
        <w:r>
          <w:rPr>
            <w:noProof/>
            <w:webHidden/>
          </w:rPr>
          <w:fldChar w:fldCharType="begin"/>
        </w:r>
        <w:r>
          <w:rPr>
            <w:noProof/>
            <w:webHidden/>
          </w:rPr>
          <w:instrText xml:space="preserve"> PAGEREF _Toc218523900 \h </w:instrText>
        </w:r>
        <w:r>
          <w:rPr>
            <w:noProof/>
            <w:webHidden/>
          </w:rPr>
          <w:fldChar w:fldCharType="separate"/>
        </w:r>
        <w:r>
          <w:rPr>
            <w:noProof/>
            <w:webHidden/>
          </w:rPr>
          <w:t>14-11</w:t>
        </w:r>
        <w:r>
          <w:rPr>
            <w:noProof/>
            <w:webHidden/>
          </w:rPr>
          <w:fldChar w:fldCharType="end"/>
        </w:r>
        <w:r>
          <w:fldChar w:fldCharType="end"/>
        </w:r>
      </w:ins>
    </w:p>
    <w:p w14:paraId="612B969D" w14:textId="77777777" w:rsidR="00540B5B" w:rsidRDefault="00540B5B">
      <w:pPr>
        <w:pStyle w:val="TOC2"/>
        <w:rPr>
          <w:ins w:id="31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13" w:author="Arthur Souza Rodrigues" w:date="2026-07-10T21:42:00Z" w16du:dateUtc="2026-07-11T01:42:00Z">
        <w:r>
          <w:fldChar w:fldCharType="begin"/>
        </w:r>
        <w:r>
          <w:instrText>HYPERLINK \l "_Toc218523901"</w:instrText>
        </w:r>
        <w:r>
          <w:fldChar w:fldCharType="separate"/>
        </w:r>
        <w:r>
          <w:rPr>
            <w:rStyle w:val="Hyperlink"/>
            <w:noProof/>
          </w:rPr>
          <w:t>lorem 14.25</w:t>
        </w:r>
        <w:r>
          <w:rPr>
            <w:rFonts w:asciiTheme="minorHAnsi" w:eastAsiaTheme="minorEastAsia" w:hAnsiTheme="minorHAnsi" w:cstheme="minorBidi"/>
            <w:noProof/>
            <w:kern w:val="2"/>
            <w:szCs w:val="24"/>
            <w:lang w:val="pt-BR" w:eastAsia="pt-BR"/>
            <w14:ligatures w14:val="standardContextual"/>
          </w:rPr>
          <w:tab/>
        </w:r>
        <w:r>
          <w:rPr>
            <w:rStyle w:val="Hyperlink"/>
            <w:noProof/>
          </w:rPr>
          <w:t>tempor aliqua consectetur sed’et eiusmod</w:t>
        </w:r>
        <w:r>
          <w:rPr>
            <w:noProof/>
            <w:webHidden/>
          </w:rPr>
          <w:tab/>
        </w:r>
        <w:r>
          <w:rPr>
            <w:noProof/>
            <w:webHidden/>
          </w:rPr>
          <w:fldChar w:fldCharType="begin"/>
        </w:r>
        <w:r>
          <w:rPr>
            <w:noProof/>
            <w:webHidden/>
          </w:rPr>
          <w:instrText xml:space="preserve"> PAGEREF _Toc218523901 \h </w:instrText>
        </w:r>
        <w:r>
          <w:rPr>
            <w:noProof/>
            <w:webHidden/>
          </w:rPr>
          <w:fldChar w:fldCharType="separate"/>
        </w:r>
        <w:r>
          <w:rPr>
            <w:noProof/>
            <w:webHidden/>
          </w:rPr>
          <w:t>14-13</w:t>
        </w:r>
        <w:r>
          <w:rPr>
            <w:noProof/>
            <w:webHidden/>
          </w:rPr>
          <w:fldChar w:fldCharType="end"/>
        </w:r>
        <w:r>
          <w:fldChar w:fldCharType="end"/>
        </w:r>
      </w:ins>
    </w:p>
    <w:p w14:paraId="603DF042" w14:textId="77777777" w:rsidR="00540B5B" w:rsidRDefault="00540B5B">
      <w:pPr>
        <w:pStyle w:val="TOC1"/>
        <w:rPr>
          <w:ins w:id="314"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315" w:author="Arthur Souza Rodrigues" w:date="2026-07-10T21:42:00Z" w16du:dateUtc="2026-07-11T01:42:00Z">
        <w:r>
          <w:fldChar w:fldCharType="begin"/>
        </w:r>
        <w:r>
          <w:instrText>HYPERLINK \l "_Toc218523902"</w:instrText>
        </w:r>
        <w:r>
          <w:fldChar w:fldCharType="separate"/>
        </w:r>
        <w:r>
          <w:rPr>
            <w:rStyle w:val="Hyperlink"/>
            <w:noProof/>
          </w:rPr>
          <w:t>aliqua aliqua elit tempor</w:t>
        </w:r>
        <w:r>
          <w:rPr>
            <w:noProof/>
            <w:webHidden/>
          </w:rPr>
          <w:tab/>
        </w:r>
        <w:r>
          <w:rPr>
            <w:noProof/>
            <w:webHidden/>
          </w:rPr>
          <w:fldChar w:fldCharType="begin"/>
        </w:r>
        <w:r>
          <w:rPr>
            <w:noProof/>
            <w:webHidden/>
          </w:rPr>
          <w:instrText xml:space="preserve"> PAGEREF _Toc218523902 \h </w:instrText>
        </w:r>
        <w:r>
          <w:rPr>
            <w:noProof/>
            <w:webHidden/>
          </w:rPr>
          <w:fldChar w:fldCharType="separate"/>
        </w:r>
        <w:r>
          <w:rPr>
            <w:noProof/>
            <w:webHidden/>
          </w:rPr>
          <w:t>15-1</w:t>
        </w:r>
        <w:r>
          <w:rPr>
            <w:noProof/>
            <w:webHidden/>
          </w:rPr>
          <w:fldChar w:fldCharType="end"/>
        </w:r>
        <w:r>
          <w:fldChar w:fldCharType="end"/>
        </w:r>
      </w:ins>
    </w:p>
    <w:p w14:paraId="4336EB0B" w14:textId="77777777" w:rsidR="00540B5B" w:rsidRDefault="00540B5B">
      <w:pPr>
        <w:pStyle w:val="TOC2"/>
        <w:rPr>
          <w:ins w:id="31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17" w:author="Arthur Souza Rodrigues" w:date="2026-07-10T21:42:00Z" w16du:dateUtc="2026-07-11T01:42:00Z">
        <w:r>
          <w:fldChar w:fldCharType="begin"/>
        </w:r>
        <w:r>
          <w:instrText>HYPERLINK \l "_Toc218523903"</w:instrText>
        </w:r>
        <w:r>
          <w:fldChar w:fldCharType="separate"/>
        </w:r>
        <w:r>
          <w:rPr>
            <w:rStyle w:val="Hyperlink"/>
            <w:noProof/>
          </w:rPr>
          <w:t>lorem 15.01</w:t>
        </w:r>
        <w:r>
          <w:rPr>
            <w:rFonts w:asciiTheme="minorHAnsi" w:eastAsiaTheme="minorEastAsia" w:hAnsiTheme="minorHAnsi" w:cstheme="minorBidi"/>
            <w:noProof/>
            <w:kern w:val="2"/>
            <w:szCs w:val="24"/>
            <w:lang w:val="pt-BR" w:eastAsia="pt-BR"/>
            <w14:ligatures w14:val="standardContextual"/>
          </w:rPr>
          <w:tab/>
        </w:r>
        <w:r>
          <w:rPr>
            <w:rStyle w:val="Hyperlink"/>
            <w:noProof/>
          </w:rPr>
          <w:t>lorem tempor amet eiusmod</w:t>
        </w:r>
        <w:r>
          <w:rPr>
            <w:noProof/>
            <w:webHidden/>
          </w:rPr>
          <w:tab/>
        </w:r>
        <w:r>
          <w:rPr>
            <w:noProof/>
            <w:webHidden/>
          </w:rPr>
          <w:fldChar w:fldCharType="begin"/>
        </w:r>
        <w:r>
          <w:rPr>
            <w:noProof/>
            <w:webHidden/>
          </w:rPr>
          <w:instrText xml:space="preserve"> PAGEREF _Toc218523903 \h </w:instrText>
        </w:r>
        <w:r>
          <w:rPr>
            <w:noProof/>
            <w:webHidden/>
          </w:rPr>
          <w:fldChar w:fldCharType="separate"/>
        </w:r>
        <w:r>
          <w:rPr>
            <w:noProof/>
            <w:webHidden/>
          </w:rPr>
          <w:t>15-1</w:t>
        </w:r>
        <w:r>
          <w:rPr>
            <w:noProof/>
            <w:webHidden/>
          </w:rPr>
          <w:fldChar w:fldCharType="end"/>
        </w:r>
        <w:r>
          <w:fldChar w:fldCharType="end"/>
        </w:r>
      </w:ins>
    </w:p>
    <w:p w14:paraId="2CE3E162" w14:textId="77777777" w:rsidR="00540B5B" w:rsidRDefault="00540B5B">
      <w:pPr>
        <w:pStyle w:val="TOC2"/>
        <w:rPr>
          <w:ins w:id="31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19" w:author="Arthur Souza Rodrigues" w:date="2026-07-10T21:42:00Z" w16du:dateUtc="2026-07-11T01:42:00Z">
        <w:r>
          <w:fldChar w:fldCharType="begin"/>
        </w:r>
        <w:r>
          <w:instrText>HYPERLINK \l "_Toc218523904"</w:instrText>
        </w:r>
        <w:r>
          <w:fldChar w:fldCharType="separate"/>
        </w:r>
        <w:r>
          <w:rPr>
            <w:rStyle w:val="Hyperlink"/>
            <w:noProof/>
          </w:rPr>
          <w:t>lorem 15.02</w:t>
        </w:r>
        <w:r>
          <w:rPr>
            <w:rFonts w:asciiTheme="minorHAnsi" w:eastAsiaTheme="minorEastAsia" w:hAnsiTheme="minorHAnsi" w:cstheme="minorBidi"/>
            <w:noProof/>
            <w:kern w:val="2"/>
            <w:szCs w:val="24"/>
            <w:lang w:val="pt-BR" w:eastAsia="pt-BR"/>
            <w14:ligatures w14:val="standardContextual"/>
          </w:rPr>
          <w:tab/>
        </w:r>
        <w:r>
          <w:rPr>
            <w:rStyle w:val="Hyperlink"/>
            <w:noProof/>
          </w:rPr>
          <w:t>elit aliqua</w:t>
        </w:r>
        <w:r>
          <w:rPr>
            <w:noProof/>
            <w:webHidden/>
          </w:rPr>
          <w:tab/>
        </w:r>
        <w:r>
          <w:rPr>
            <w:noProof/>
            <w:webHidden/>
          </w:rPr>
          <w:fldChar w:fldCharType="begin"/>
        </w:r>
        <w:r>
          <w:rPr>
            <w:noProof/>
            <w:webHidden/>
          </w:rPr>
          <w:instrText xml:space="preserve"> PAGEREF _Toc218523904 \h </w:instrText>
        </w:r>
        <w:r>
          <w:rPr>
            <w:noProof/>
            <w:webHidden/>
          </w:rPr>
          <w:fldChar w:fldCharType="separate"/>
        </w:r>
        <w:r>
          <w:rPr>
            <w:noProof/>
            <w:webHidden/>
          </w:rPr>
          <w:t>15-1</w:t>
        </w:r>
        <w:r>
          <w:rPr>
            <w:noProof/>
            <w:webHidden/>
          </w:rPr>
          <w:fldChar w:fldCharType="end"/>
        </w:r>
        <w:r>
          <w:fldChar w:fldCharType="end"/>
        </w:r>
      </w:ins>
    </w:p>
    <w:p w14:paraId="3D4A4504" w14:textId="77777777" w:rsidR="00540B5B" w:rsidRDefault="00540B5B">
      <w:pPr>
        <w:pStyle w:val="TOC2"/>
        <w:rPr>
          <w:ins w:id="32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21" w:author="Arthur Souza Rodrigues" w:date="2026-07-10T21:42:00Z" w16du:dateUtc="2026-07-11T01:42:00Z">
        <w:r>
          <w:fldChar w:fldCharType="begin"/>
        </w:r>
        <w:r>
          <w:instrText>HYPERLINK \l "_Toc218523905"</w:instrText>
        </w:r>
        <w:r>
          <w:fldChar w:fldCharType="separate"/>
        </w:r>
        <w:r>
          <w:rPr>
            <w:rStyle w:val="Hyperlink"/>
            <w:noProof/>
          </w:rPr>
          <w:t>lorem 15.03</w:t>
        </w:r>
        <w:r>
          <w:rPr>
            <w:rFonts w:asciiTheme="minorHAnsi" w:eastAsiaTheme="minorEastAsia" w:hAnsiTheme="minorHAnsi" w:cstheme="minorBidi"/>
            <w:noProof/>
            <w:kern w:val="2"/>
            <w:szCs w:val="24"/>
            <w:lang w:val="pt-BR" w:eastAsia="pt-BR"/>
            <w14:ligatures w14:val="standardContextual"/>
          </w:rPr>
          <w:tab/>
        </w:r>
        <w:r>
          <w:rPr>
            <w:rStyle w:val="Hyperlink"/>
            <w:noProof/>
          </w:rPr>
          <w:t>magna aliqua</w:t>
        </w:r>
        <w:r>
          <w:rPr>
            <w:noProof/>
            <w:webHidden/>
          </w:rPr>
          <w:tab/>
        </w:r>
        <w:r>
          <w:rPr>
            <w:noProof/>
            <w:webHidden/>
          </w:rPr>
          <w:fldChar w:fldCharType="begin"/>
        </w:r>
        <w:r>
          <w:rPr>
            <w:noProof/>
            <w:webHidden/>
          </w:rPr>
          <w:instrText xml:space="preserve"> PAGEREF _Toc218523905 \h </w:instrText>
        </w:r>
        <w:r>
          <w:rPr>
            <w:noProof/>
            <w:webHidden/>
          </w:rPr>
          <w:fldChar w:fldCharType="separate"/>
        </w:r>
        <w:r>
          <w:rPr>
            <w:noProof/>
            <w:webHidden/>
          </w:rPr>
          <w:t>15-1</w:t>
        </w:r>
        <w:r>
          <w:rPr>
            <w:noProof/>
            <w:webHidden/>
          </w:rPr>
          <w:fldChar w:fldCharType="end"/>
        </w:r>
        <w:r>
          <w:fldChar w:fldCharType="end"/>
        </w:r>
      </w:ins>
    </w:p>
    <w:p w14:paraId="6546912E" w14:textId="77777777" w:rsidR="00540B5B" w:rsidRDefault="00540B5B">
      <w:pPr>
        <w:pStyle w:val="TOC2"/>
        <w:rPr>
          <w:ins w:id="32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23" w:author="Arthur Souza Rodrigues" w:date="2026-07-10T21:42:00Z" w16du:dateUtc="2026-07-11T01:42:00Z">
        <w:r>
          <w:fldChar w:fldCharType="begin"/>
        </w:r>
        <w:r>
          <w:instrText>HYPERLINK \l "_Toc218523906"</w:instrText>
        </w:r>
        <w:r>
          <w:fldChar w:fldCharType="separate"/>
        </w:r>
        <w:r>
          <w:rPr>
            <w:rStyle w:val="Hyperlink"/>
            <w:noProof/>
          </w:rPr>
          <w:t>lorem 15.04</w:t>
        </w:r>
        <w:r>
          <w:rPr>
            <w:rFonts w:asciiTheme="minorHAnsi" w:eastAsiaTheme="minorEastAsia" w:hAnsiTheme="minorHAnsi" w:cstheme="minorBidi"/>
            <w:noProof/>
            <w:kern w:val="2"/>
            <w:szCs w:val="24"/>
            <w:lang w:val="pt-BR" w:eastAsia="pt-BR"/>
            <w14:ligatures w14:val="standardContextual"/>
          </w:rPr>
          <w:tab/>
        </w:r>
        <w:r>
          <w:rPr>
            <w:rStyle w:val="Hyperlink"/>
            <w:noProof/>
          </w:rPr>
          <w:t>et dolore</w:t>
        </w:r>
        <w:r>
          <w:rPr>
            <w:noProof/>
            <w:webHidden/>
          </w:rPr>
          <w:tab/>
        </w:r>
        <w:r>
          <w:rPr>
            <w:noProof/>
            <w:webHidden/>
          </w:rPr>
          <w:fldChar w:fldCharType="begin"/>
        </w:r>
        <w:r>
          <w:rPr>
            <w:noProof/>
            <w:webHidden/>
          </w:rPr>
          <w:instrText xml:space="preserve"> PAGEREF _Toc218523906 \h </w:instrText>
        </w:r>
        <w:r>
          <w:rPr>
            <w:noProof/>
            <w:webHidden/>
          </w:rPr>
          <w:fldChar w:fldCharType="separate"/>
        </w:r>
        <w:r>
          <w:rPr>
            <w:noProof/>
            <w:webHidden/>
          </w:rPr>
          <w:t>15-2</w:t>
        </w:r>
        <w:r>
          <w:rPr>
            <w:noProof/>
            <w:webHidden/>
          </w:rPr>
          <w:fldChar w:fldCharType="end"/>
        </w:r>
        <w:r>
          <w:fldChar w:fldCharType="end"/>
        </w:r>
      </w:ins>
    </w:p>
    <w:p w14:paraId="5F3C6CAC" w14:textId="77777777" w:rsidR="00540B5B" w:rsidRDefault="00540B5B">
      <w:pPr>
        <w:pStyle w:val="TOC2"/>
        <w:rPr>
          <w:ins w:id="32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25" w:author="Arthur Souza Rodrigues" w:date="2026-07-10T21:42:00Z" w16du:dateUtc="2026-07-11T01:42:00Z">
        <w:r>
          <w:fldChar w:fldCharType="begin"/>
        </w:r>
        <w:r>
          <w:instrText>HYPERLINK \l "_Toc218523907"</w:instrText>
        </w:r>
        <w:r>
          <w:fldChar w:fldCharType="separate"/>
        </w:r>
        <w:r>
          <w:rPr>
            <w:rStyle w:val="Hyperlink"/>
            <w:noProof/>
          </w:rPr>
          <w:t>lorem 15.05</w:t>
        </w:r>
        <w:r>
          <w:rPr>
            <w:rFonts w:asciiTheme="minorHAnsi" w:eastAsiaTheme="minorEastAsia" w:hAnsiTheme="minorHAnsi" w:cstheme="minorBidi"/>
            <w:noProof/>
            <w:kern w:val="2"/>
            <w:szCs w:val="24"/>
            <w:lang w:val="pt-BR" w:eastAsia="pt-BR"/>
            <w14:ligatures w14:val="standardContextual"/>
          </w:rPr>
          <w:tab/>
        </w:r>
        <w:r>
          <w:rPr>
            <w:rStyle w:val="Hyperlink"/>
            <w:noProof/>
          </w:rPr>
          <w:t>amet ipsum dolor eiusmod incididunt sed elit elit</w:t>
        </w:r>
        <w:r>
          <w:rPr>
            <w:noProof/>
            <w:webHidden/>
          </w:rPr>
          <w:tab/>
        </w:r>
        <w:r>
          <w:rPr>
            <w:noProof/>
            <w:webHidden/>
          </w:rPr>
          <w:fldChar w:fldCharType="begin"/>
        </w:r>
        <w:r>
          <w:rPr>
            <w:noProof/>
            <w:webHidden/>
          </w:rPr>
          <w:instrText xml:space="preserve"> PAGEREF _Toc218523907 \h </w:instrText>
        </w:r>
        <w:r>
          <w:rPr>
            <w:noProof/>
            <w:webHidden/>
          </w:rPr>
          <w:fldChar w:fldCharType="separate"/>
        </w:r>
        <w:r>
          <w:rPr>
            <w:noProof/>
            <w:webHidden/>
          </w:rPr>
          <w:t>15-2</w:t>
        </w:r>
        <w:r>
          <w:rPr>
            <w:noProof/>
            <w:webHidden/>
          </w:rPr>
          <w:fldChar w:fldCharType="end"/>
        </w:r>
        <w:r>
          <w:fldChar w:fldCharType="end"/>
        </w:r>
      </w:ins>
    </w:p>
    <w:p w14:paraId="2C21EFF5" w14:textId="77777777" w:rsidR="00540B5B" w:rsidRDefault="00540B5B">
      <w:pPr>
        <w:pStyle w:val="TOC2"/>
        <w:rPr>
          <w:ins w:id="32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27" w:author="Arthur Souza Rodrigues" w:date="2026-07-10T21:42:00Z" w16du:dateUtc="2026-07-11T01:42:00Z">
        <w:r>
          <w:fldChar w:fldCharType="begin"/>
        </w:r>
        <w:r>
          <w:instrText>HYPERLINK \l "_Toc218523908"</w:instrText>
        </w:r>
        <w:r>
          <w:fldChar w:fldCharType="separate"/>
        </w:r>
        <w:r>
          <w:rPr>
            <w:rStyle w:val="Hyperlink"/>
            <w:noProof/>
          </w:rPr>
          <w:t>lorem 15.06</w:t>
        </w:r>
        <w:r>
          <w:rPr>
            <w:rFonts w:asciiTheme="minorHAnsi" w:eastAsiaTheme="minorEastAsia" w:hAnsiTheme="minorHAnsi" w:cstheme="minorBidi"/>
            <w:noProof/>
            <w:kern w:val="2"/>
            <w:szCs w:val="24"/>
            <w:lang w:val="pt-BR" w:eastAsia="pt-BR"/>
            <w14:ligatures w14:val="standardContextual"/>
          </w:rPr>
          <w:tab/>
        </w:r>
        <w:r>
          <w:rPr>
            <w:rStyle w:val="Hyperlink"/>
            <w:noProof/>
          </w:rPr>
          <w:t>et eiusmod</w:t>
        </w:r>
        <w:r>
          <w:rPr>
            <w:noProof/>
            <w:webHidden/>
          </w:rPr>
          <w:tab/>
        </w:r>
        <w:r>
          <w:rPr>
            <w:noProof/>
            <w:webHidden/>
          </w:rPr>
          <w:fldChar w:fldCharType="begin"/>
        </w:r>
        <w:r>
          <w:rPr>
            <w:noProof/>
            <w:webHidden/>
          </w:rPr>
          <w:instrText xml:space="preserve"> PAGEREF _Toc218523908 \h </w:instrText>
        </w:r>
        <w:r>
          <w:rPr>
            <w:noProof/>
            <w:webHidden/>
          </w:rPr>
          <w:fldChar w:fldCharType="separate"/>
        </w:r>
        <w:r>
          <w:rPr>
            <w:noProof/>
            <w:webHidden/>
          </w:rPr>
          <w:t>15-2</w:t>
        </w:r>
        <w:r>
          <w:rPr>
            <w:noProof/>
            <w:webHidden/>
          </w:rPr>
          <w:fldChar w:fldCharType="end"/>
        </w:r>
        <w:r>
          <w:fldChar w:fldCharType="end"/>
        </w:r>
      </w:ins>
    </w:p>
    <w:p w14:paraId="2CFF4BF1" w14:textId="77777777" w:rsidR="00540B5B" w:rsidRDefault="00540B5B">
      <w:pPr>
        <w:pStyle w:val="TOC2"/>
        <w:rPr>
          <w:ins w:id="32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29" w:author="Arthur Souza Rodrigues" w:date="2026-07-10T21:42:00Z" w16du:dateUtc="2026-07-11T01:42:00Z">
        <w:r>
          <w:fldChar w:fldCharType="begin"/>
        </w:r>
        <w:r>
          <w:instrText>HYPERLINK \l "_Toc218523909"</w:instrText>
        </w:r>
        <w:r>
          <w:fldChar w:fldCharType="separate"/>
        </w:r>
        <w:r>
          <w:rPr>
            <w:rStyle w:val="Hyperlink"/>
            <w:noProof/>
          </w:rPr>
          <w:t>lorem 15.07</w:t>
        </w:r>
        <w:r>
          <w:rPr>
            <w:rFonts w:asciiTheme="minorHAnsi" w:eastAsiaTheme="minorEastAsia" w:hAnsiTheme="minorHAnsi" w:cstheme="minorBidi"/>
            <w:noProof/>
            <w:kern w:val="2"/>
            <w:szCs w:val="24"/>
            <w:lang w:val="pt-BR" w:eastAsia="pt-BR"/>
            <w14:ligatures w14:val="standardContextual"/>
          </w:rPr>
          <w:tab/>
        </w:r>
        <w:r>
          <w:rPr>
            <w:rStyle w:val="Hyperlink"/>
            <w:noProof/>
          </w:rPr>
          <w:t>et</w:t>
        </w:r>
        <w:r>
          <w:rPr>
            <w:noProof/>
            <w:webHidden/>
          </w:rPr>
          <w:tab/>
        </w:r>
        <w:r>
          <w:rPr>
            <w:noProof/>
            <w:webHidden/>
          </w:rPr>
          <w:fldChar w:fldCharType="begin"/>
        </w:r>
        <w:r>
          <w:rPr>
            <w:noProof/>
            <w:webHidden/>
          </w:rPr>
          <w:instrText xml:space="preserve"> PAGEREF _Toc218523909 \h </w:instrText>
        </w:r>
        <w:r>
          <w:rPr>
            <w:noProof/>
            <w:webHidden/>
          </w:rPr>
          <w:fldChar w:fldCharType="separate"/>
        </w:r>
        <w:r>
          <w:rPr>
            <w:noProof/>
            <w:webHidden/>
          </w:rPr>
          <w:t>15-2</w:t>
        </w:r>
        <w:r>
          <w:rPr>
            <w:noProof/>
            <w:webHidden/>
          </w:rPr>
          <w:fldChar w:fldCharType="end"/>
        </w:r>
        <w:r>
          <w:fldChar w:fldCharType="end"/>
        </w:r>
      </w:ins>
    </w:p>
    <w:p w14:paraId="59113065" w14:textId="77777777" w:rsidR="00540B5B" w:rsidRDefault="00540B5B">
      <w:pPr>
        <w:pStyle w:val="TOC2"/>
        <w:rPr>
          <w:ins w:id="33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31" w:author="Arthur Souza Rodrigues" w:date="2026-07-10T21:42:00Z" w16du:dateUtc="2026-07-11T01:42:00Z">
        <w:r>
          <w:fldChar w:fldCharType="begin"/>
        </w:r>
        <w:r>
          <w:instrText>HYPERLINK \l "_Toc218523910"</w:instrText>
        </w:r>
        <w:r>
          <w:fldChar w:fldCharType="separate"/>
        </w:r>
        <w:r>
          <w:rPr>
            <w:rStyle w:val="Hyperlink"/>
            <w:noProof/>
          </w:rPr>
          <w:t>lorem 15.08</w:t>
        </w:r>
        <w:r>
          <w:rPr>
            <w:rFonts w:asciiTheme="minorHAnsi" w:eastAsiaTheme="minorEastAsia" w:hAnsiTheme="minorHAnsi" w:cstheme="minorBidi"/>
            <w:noProof/>
            <w:kern w:val="2"/>
            <w:szCs w:val="24"/>
            <w:lang w:val="pt-BR" w:eastAsia="pt-BR"/>
            <w14:ligatures w14:val="standardContextual"/>
          </w:rPr>
          <w:tab/>
        </w:r>
        <w:r>
          <w:rPr>
            <w:rStyle w:val="Hyperlink"/>
            <w:noProof/>
          </w:rPr>
          <w:t>elit tempor incididunt do elit dolore</w:t>
        </w:r>
        <w:r>
          <w:rPr>
            <w:noProof/>
            <w:webHidden/>
          </w:rPr>
          <w:tab/>
        </w:r>
        <w:r>
          <w:rPr>
            <w:noProof/>
            <w:webHidden/>
          </w:rPr>
          <w:fldChar w:fldCharType="begin"/>
        </w:r>
        <w:r>
          <w:rPr>
            <w:noProof/>
            <w:webHidden/>
          </w:rPr>
          <w:instrText xml:space="preserve"> PAGEREF _Toc218523910 \h </w:instrText>
        </w:r>
        <w:r>
          <w:rPr>
            <w:noProof/>
            <w:webHidden/>
          </w:rPr>
          <w:fldChar w:fldCharType="separate"/>
        </w:r>
        <w:r>
          <w:rPr>
            <w:noProof/>
            <w:webHidden/>
          </w:rPr>
          <w:t>15-9</w:t>
        </w:r>
        <w:r>
          <w:rPr>
            <w:noProof/>
            <w:webHidden/>
          </w:rPr>
          <w:fldChar w:fldCharType="end"/>
        </w:r>
        <w:r>
          <w:fldChar w:fldCharType="end"/>
        </w:r>
      </w:ins>
    </w:p>
    <w:p w14:paraId="037A765A" w14:textId="77777777" w:rsidR="00A97C79" w:rsidRDefault="00540B5B">
      <w:pPr>
        <w:rPr>
          <w:ins w:id="332" w:author="Arthur Souza Rodrigues" w:date="2026-07-10T21:42:00Z" w16du:dateUtc="2026-07-11T01:42:00Z"/>
        </w:rPr>
        <w:sectPr w:rsidR="00A97C79">
          <w:footerReference w:type="default" r:id="rId10"/>
          <w:pgSz w:w="12240" w:h="15840"/>
          <w:pgMar w:top="1440" w:right="1800" w:bottom="1440" w:left="1800" w:header="720" w:footer="720" w:gutter="0"/>
          <w:pgNumType w:fmt="lowerRoman" w:start="1"/>
          <w:cols w:space="720"/>
        </w:sectPr>
      </w:pPr>
      <w:ins w:id="333" w:author="Arthur Souza Rodrigues" w:date="2026-07-10T21:42:00Z" w16du:dateUtc="2026-07-11T01:42:00Z">
        <w:r>
          <w:fldChar w:fldCharType="end"/>
        </w:r>
      </w:ins>
    </w:p>
    <w:p w14:paraId="0C1AFE24" w14:textId="77777777" w:rsidR="00540B8E" w:rsidRDefault="005314F1">
      <w:pPr>
        <w:pStyle w:val="TitleDocument"/>
        <w:spacing w:after="480"/>
        <w:rPr>
          <w:ins w:id="334" w:author="Arthur Souza Rodrigues" w:date="2026-07-10T21:42:00Z" w16du:dateUtc="2026-07-11T01:42:00Z"/>
        </w:rPr>
      </w:pPr>
      <w:ins w:id="335" w:author="Arthur Souza Rodrigues" w:date="2026-07-10T21:42:00Z" w16du:dateUtc="2026-07-11T01:42:00Z">
        <w:r>
          <w:lastRenderedPageBreak/>
        </w:r>
        <w:r>
          <w:t>eiusmod elit sit ipsum</w:t>
        </w:r>
      </w:ins>
    </w:p>
    <w:p w14:paraId="02945B56" w14:textId="77777777" w:rsidR="00540B8E" w:rsidRDefault="005314F1">
      <w:pPr>
        <w:pStyle w:val="Heading1"/>
        <w:rPr>
          <w:ins w:id="336" w:author="Arthur Souza Rodrigues" w:date="2026-07-10T21:42:00Z" w16du:dateUtc="2026-07-11T01:42:00Z"/>
        </w:rPr>
      </w:pPr>
      <w:bookmarkStart w:id="337" w:name="5200000272882326702"/>
      <w:bookmarkStart w:id="338" w:name="_Toc507273045"/>
      <w:bookmarkStart w:id="339" w:name="_Ref508320673"/>
      <w:bookmarkStart w:id="340" w:name="_Ref509196458"/>
      <w:bookmarkStart w:id="341" w:name="_Ref519651687"/>
      <w:bookmarkStart w:id="342" w:name="_Ref38702372"/>
      <w:ins w:id="343" w:author="Arthur Souza Rodrigues" w:date="2026-07-10T21:42:00Z" w16du:dateUtc="2026-07-11T01:42:00Z">
        <w:r>
          <w:br/>
        </w:r>
        <w:bookmarkStart w:id="344" w:name="_Toc218523778"/>
        <w:r>
          <w:t>sit consectetur ipsum</w:t>
        </w:r>
        <w:bookmarkEnd w:id="337"/>
        <w:bookmarkEnd w:id="338"/>
        <w:bookmarkEnd w:id="339"/>
        <w:bookmarkEnd w:id="340"/>
        <w:bookmarkEnd w:id="341"/>
        <w:bookmarkEnd w:id="342"/>
        <w:bookmarkEnd w:id="344"/>
      </w:ins>
    </w:p>
    <w:p w14:paraId="1080A4D2" w14:textId="77777777" w:rsidR="00540B8E" w:rsidRDefault="005314F1">
      <w:pPr>
        <w:pStyle w:val="TextHeading2"/>
        <w:rPr>
          <w:ins w:id="345" w:author="Arthur Souza Rodrigues" w:date="2026-07-10T21:42:00Z" w16du:dateUtc="2026-07-11T01:42:00Z"/>
        </w:rPr>
      </w:pPr>
      <w:ins w:id="346" w:author="Arthur Souza Rodrigues" w:date="2026-07-10T21:42:00Z" w16du:dateUtc="2026-07-11T01:42:00Z">
        <w:r>
          <w:t xml:space="preserve">eiusmod dolor elit ipsum consectetur aliqua </w:t>
        </w:r>
        <w:r>
          <w:rPr>
            <w:color w:val="000000"/>
          </w:rPr>
          <w:t>dolor 10, 2026</w:t>
        </w:r>
        <w:r>
          <w:rPr>
            <w:color w:val="000000"/>
          </w:rPr>
          <w:t xml:space="preserve">. </w:t>
        </w:r>
        <w:r>
          <w:t xml:space="preserve">eiusmod adipiscing do ipsum consectetur sit dolor aliqua elit, ipsum adipiscing labore dolor aliqua, incididunt tempor lorem elit, aliqua. (ipsum </w:t>
        </w:r>
        <w:r>
          <w:rPr>
            <w:i/>
          </w:rPr>
          <w:t>elit</w:t>
        </w:r>
        <w:r>
          <w:t>) incididunt dolor aliqua elit incididunt tempor lorem elit, aliqua. (elit, et </w:t>
        </w:r>
        <w:r>
          <w:rPr>
            <w:i/>
          </w:rPr>
          <w:t>sed</w:t>
        </w:r>
        <w:r>
          <w:t>).</w:t>
        </w:r>
      </w:ins>
    </w:p>
    <w:p w14:paraId="323FD712" w14:textId="77777777" w:rsidR="00540B8E" w:rsidRDefault="005314F1">
      <w:pPr>
        <w:pStyle w:val="TextHeading2"/>
        <w:rPr>
          <w:ins w:id="347" w:author="Arthur Souza Rodrigues" w:date="2026-07-10T21:42:00Z" w16du:dateUtc="2026-07-11T01:42:00Z"/>
        </w:rPr>
      </w:pPr>
      <w:ins w:id="348" w:author="Arthur Souza Rodrigues" w:date="2026-07-10T21:42:00Z" w16du:dateUtc="2026-07-11T01:42:00Z">
        <w:r>
          <w:t>dolore sit do do eiusmod lorem consectetur et ipsum sit elit et incididunt et ipsum sit elit dolor amet consectetur lorem dolor consectetur do et ipsum consectetur eiusmod aliqua consectetur</w:t>
        </w:r>
        <w:r>
          <w:t xml:space="preserve">. </w:t>
        </w:r>
        <w:r>
          <w:t>eiusmod sit elit ipsum consectetur ut sed dolor adipiscing elit et dolor, eiusmod dolor ut consectetur sit ut incididunt adipiscing lorem magna amet.</w:t>
        </w:r>
      </w:ins>
    </w:p>
    <w:p w14:paraId="562AA2A8" w14:textId="77777777" w:rsidR="00540B8E" w:rsidRDefault="005314F1">
      <w:pPr>
        <w:pStyle w:val="Heading2"/>
        <w:rPr>
          <w:ins w:id="349" w:author="Arthur Souza Rodrigues" w:date="2026-07-10T21:42:00Z" w16du:dateUtc="2026-07-11T01:42:00Z"/>
        </w:rPr>
      </w:pPr>
      <w:bookmarkStart w:id="350" w:name="5200479896788036240"/>
      <w:bookmarkStart w:id="351" w:name="_Toc496420422"/>
      <w:bookmarkStart w:id="352" w:name="_Toc507273046"/>
      <w:bookmarkStart w:id="353" w:name="_Ref206921444"/>
      <w:bookmarkStart w:id="354" w:name="_Ref206921648"/>
      <w:bookmarkStart w:id="355" w:name="_Toc218523779"/>
      <w:ins w:id="356" w:author="Arthur Souza Rodrigues" w:date="2026-07-10T21:42:00Z" w16du:dateUtc="2026-07-11T01:42:00Z">
        <w:r>
          <w:t>consectetur consectetur ipsum</w:t>
        </w:r>
      </w:ins>
    </w:p>
    <w:p w14:paraId="3CAEEE0F" w14:textId="77777777" w:rsidR="00540B8E" w:rsidRDefault="005314F1">
      <w:pPr>
        <w:pStyle w:val="TextHeading2"/>
        <w:rPr>
          <w:ins w:id="357" w:author="Arthur Souza Rodrigues" w:date="2026-07-10T21:42:00Z" w16du:dateUtc="2026-07-11T01:42:00Z"/>
        </w:rPr>
      </w:pPr>
      <w:ins w:id="358" w:author="Arthur Souza Rodrigues" w:date="2026-07-10T21:42:00Z" w16du:dateUtc="2026-07-11T01:42:00Z">
        <w:r>
          <w:t>magna do, et consectetur adipiscing magna sed do labore:</w:t>
        </w:r>
      </w:ins>
    </w:p>
    <w:p w14:paraId="1DEF85ED" w14:textId="77777777" w:rsidR="00540B8E" w:rsidRDefault="005314F1">
      <w:pPr>
        <w:pStyle w:val="TextHeading3"/>
        <w:rPr>
          <w:ins w:id="359" w:author="Arthur Souza Rodrigues" w:date="2026-07-10T21:42:00Z" w16du:dateUtc="2026-07-11T01:42:00Z"/>
        </w:rPr>
      </w:pPr>
      <w:ins w:id="360" w:author="Arthur Souza Rodrigues" w:date="2026-07-10T21:42:00Z" w16du:dateUtc="2026-07-11T01:42:00Z">
        <w:r>
          <w:t>“eiusmod elit sit ipsum consectetur dolor 10, 2026.”</w:t>
        </w:r>
      </w:ins>
    </w:p>
    <w:p w14:paraId="08F18BB9" w14:textId="77777777" w:rsidR="00540B8E" w:rsidRDefault="005314F1">
      <w:pPr>
        <w:pStyle w:val="TextHeading2"/>
        <w:rPr>
          <w:ins w:id="361" w:author="Arthur Souza Rodrigues" w:date="2026-07-10T21:42:00Z" w16du:dateUtc="2026-07-11T01:42:00Z"/>
        </w:rPr>
      </w:pPr>
      <w:ins w:id="362" w:author="Arthur Souza Rodrigues" w:date="2026-07-10T21:42:00Z" w16du:dateUtc="2026-07-11T01:42:00Z">
        <w:r>
          <w:t>magna ipsum magna consectetur, amet ipsum ut elit aliqua tempor do et consectetur lorem amet et consectetur consectetur dolor adipiscing lorem elit-aliqua-ipsum lorem, et consectetur et magna ut labore:</w:t>
        </w:r>
      </w:ins>
    </w:p>
    <w:p w14:paraId="3589FBA5" w14:textId="77777777" w:rsidR="00540B8E" w:rsidRDefault="005314F1">
      <w:pPr>
        <w:pStyle w:val="TextHeading3"/>
        <w:rPr>
          <w:ins w:id="363" w:author="Arthur Souza Rodrigues" w:date="2026-07-10T21:42:00Z" w16du:dateUtc="2026-07-11T01:42:00Z"/>
        </w:rPr>
      </w:pPr>
      <w:ins w:id="364" w:author="Arthur Souza Rodrigues" w:date="2026-07-10T21:42:00Z" w16du:dateUtc="2026-07-11T01:42:00Z">
        <w:r>
          <w:t>“dolor aliqua elit incididunt tempor lorem elit, aliqua., adipiscing, lorem incididunt dolore consectetur ipsum, elit ipsum elit sit ipsum consectetur dolor 10, 2026, incididunt dolor amet do.”</w:t>
        </w:r>
      </w:ins>
    </w:p>
    <w:p w14:paraId="0987AEB4" w14:textId="77777777" w:rsidR="00540B8E" w:rsidRDefault="005314F1">
      <w:pPr>
        <w:pStyle w:val="TextHeading2"/>
        <w:rPr>
          <w:ins w:id="365" w:author="Arthur Souza Rodrigues" w:date="2026-07-10T21:42:00Z" w16du:dateUtc="2026-07-11T01:42:00Z"/>
        </w:rPr>
      </w:pPr>
      <w:ins w:id="366" w:author="Arthur Souza Rodrigues" w:date="2026-07-10T21:42:00Z" w16du:dateUtc="2026-07-11T01:42:00Z">
        <w:r>
          <w: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t>
        </w:r>
      </w:ins>
    </w:p>
    <w:p w14:paraId="3545E6FD" w14:textId="77777777" w:rsidR="00540B8E" w:rsidRDefault="005314F1">
      <w:pPr>
        <w:pStyle w:val="Heading2"/>
        <w:rPr>
          <w:ins w:id="367" w:author="Arthur Souza Rodrigues" w:date="2026-07-10T21:42:00Z" w16du:dateUtc="2026-07-11T01:42:00Z"/>
        </w:rPr>
      </w:pPr>
      <w:bookmarkStart w:id="368" w:name="5201199332646600547"/>
      <w:bookmarkStart w:id="369" w:name="_Ref289678862"/>
      <w:bookmarkStart w:id="370" w:name="_Toc218523780"/>
      <w:ins w:id="371" w:author="Arthur Souza Rodrigues" w:date="2026-07-10T21:42:00Z" w16du:dateUtc="2026-07-11T01:42:00Z">
        <w:r>
          <w:t>tempor dolor elit consectetur</w:t>
        </w:r>
      </w:ins>
    </w:p>
    <w:p w14:paraId="55BB4935" w14:textId="77777777" w:rsidR="00540B8E" w:rsidRDefault="005314F1">
      <w:pPr>
        <w:pStyle w:val="TextHeading2"/>
        <w:rPr>
          <w:ins w:id="372" w:author="Arthur Souza Rodrigues" w:date="2026-07-10T21:42:00Z" w16du:dateUtc="2026-07-11T01:42:00Z"/>
        </w:rPr>
      </w:pPr>
      <w:bookmarkStart w:id="373" w:name="14c3cf06e3ea4c3f_HDNDE1f"/>
      <w:bookmarkStart w:id="374" w:name="14c3cf06e3ea4c3f_HDSTE20"/>
      <w:bookmarkStart w:id="375" w:name="14c3cf06e3ea4c3f_HDNDE20"/>
      <w:bookmarkStart w:id="376" w:name="14c3cf06e3ea4c3f_HDSTE21"/>
      <w:bookmarkStart w:id="377" w:name="14c3cf06e3ea4c3f_HDNDE21"/>
      <w:bookmarkStart w:id="378" w:name="14c3cf06e3ea4c3f_HDSTE22"/>
      <w:bookmarkStart w:id="379" w:name="14c3cf06e3ea4c3f_HDNDE22"/>
      <w:bookmarkStart w:id="380" w:name="14c3cf06e3ea4c3f_HDSTE23"/>
      <w:bookmarkStart w:id="381" w:name="14c3cf06e3ea4c3f_HDNDE23"/>
      <w:bookmarkStart w:id="382" w:name="14c3cf06e3ea4c3f_HDNDE1e"/>
      <w:ins w:id="383" w:author="Arthur Souza Rodrigues" w:date="2026-07-10T21:42:00Z" w16du:dateUtc="2026-07-11T01:42:00Z">
        <w:r>
          <w:t>elit adipiscing adipiscing adipiscing adipiscing do incididunt ipsum consectetur elit ipsum consectetur, lorem sit ut elit tempor, do ipsum lorem elit et sed lorem ipsum magna adipiscing dolor et sed</w:t>
        </w:r>
        <w:r>
          <w:t xml:space="preserve">. </w:t>
        </w:r>
        <w:r>
          <w:t>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w:t>
        </w:r>
        <w:r>
          <w:t xml:space="preserve">. </w:t>
        </w:r>
        <w:r>
          <w:t>eiusmod dolore adipiscing amet magna amet ipsum ipsum sed, do ut lorem dolor amet.</w:t>
        </w:r>
        <w:bookmarkEnd w:id="373"/>
        <w:bookmarkEnd w:id="374"/>
        <w:bookmarkEnd w:id="375"/>
        <w:bookmarkEnd w:id="376"/>
        <w:bookmarkEnd w:id="377"/>
        <w:bookmarkEnd w:id="378"/>
        <w:bookmarkEnd w:id="379"/>
        <w:bookmarkEnd w:id="380"/>
        <w:bookmarkEnd w:id="381"/>
        <w:bookmarkEnd w:id="382"/>
      </w:ins>
    </w:p>
    <w:p w14:paraId="0CF4532B" w14:textId="77777777" w:rsidR="00DD6938" w:rsidRDefault="005314F1">
      <w:pPr>
        <w:pStyle w:val="TextHeading2"/>
        <w:rPr>
          <w:ins w:id="384" w:author="Arthur Souza Rodrigues" w:date="2026-07-10T21:42:00Z" w16du:dateUtc="2026-07-11T01:42:00Z"/>
        </w:rPr>
      </w:pPr>
      <w:ins w:id="385" w:author="Arthur Souza Rodrigues" w:date="2026-07-10T21:42:00Z" w16du:dateUtc="2026-07-11T01:42:00Z">
        <w:r>
          <w:t>adipiscing et consectetur adipiscing tempor incididunt eiusmod dolore elit consectetur consectetur aliqua elit dolor et sed tempor eiusmod do ipsum sit sit consectetur tempor</w:t>
        </w:r>
        <w:r>
          <w:t xml:space="preserve">. </w:t>
        </w:r>
        <w:r>
          <w:t xml:space="preserve">adipiscing et consectetur consectetur incididunt eiusmod dolore elit consectetur </w:t>
        </w:r>
        <w:r>
          <w:lastRenderedPageBreak/>
        </w:r>
        <w:r>
          <w:t xml:space="preserve">incididunt magna labore ipsum dolor amet amet sed ipsum et consectetur magna lorem et lorem dolore consectetur lorem incididunt ipsum sit sit consectetur ipsum dolore elit consectetur. </w:t>
        </w:r>
      </w:ins>
    </w:p>
    <w:p w14:paraId="14275517" w14:textId="77777777" w:rsidR="00540B8E" w:rsidRPr="00DD6938" w:rsidRDefault="00DD6938" w:rsidP="00DD6938">
      <w:pPr>
        <w:spacing w:after="200" w:line="276" w:lineRule="auto"/>
        <w:rPr>
          <w:ins w:id="386" w:author="Arthur Souza Rodrigues" w:date="2026-07-10T21:42:00Z" w16du:dateUtc="2026-07-11T01:42:00Z"/>
          <w:szCs w:val="20"/>
        </w:rPr>
      </w:pPr>
      <w:ins w:id="387" w:author="Arthur Souza Rodrigues" w:date="2026-07-10T21:42:00Z" w16du:dateUtc="2026-07-11T01:42:00Z">
        <w:r>
          <w:br w:type="page"/>
        </w:r>
      </w:ins>
    </w:p>
    <w:p w14:paraId="43F81D3C" w14:textId="77777777" w:rsidR="00540B8E" w:rsidRDefault="005314F1">
      <w:pPr>
        <w:pStyle w:val="TextHeading2"/>
        <w:rPr>
          <w:ins w:id="388" w:author="Arthur Souza Rodrigues" w:date="2026-07-10T21:42:00Z" w16du:dateUtc="2026-07-11T01:42:00Z"/>
        </w:rPr>
      </w:pPr>
      <w:ins w:id="389" w:author="Arthur Souza Rodrigues" w:date="2026-07-10T21:42:00Z" w16du:dateUtc="2026-07-11T01:42:00Z">
        <w:r>
          <w:lastRenderedPageBreak/>
        </w:r>
        <w:r>
          <w:t>adipiscing et consectetur magna tempor et sed incididunt lorem magna tempor do incididunt lorem ipsum consectetur’et sit lorem ipsum labore elit et sed, lorem do sit do ipsum adipiscing elit do lorem ipsum tempor lorem dolor et sed</w:t>
        </w:r>
        <w:r>
          <w:t xml:space="preserve">. </w:t>
        </w:r>
        <w:r>
          <w:t>consectetur sed’et incididunt elit dolor do lorem tempor eiusmod, aliqua, lorem do do et sed incididunt magna eiusmod labore consectetur do ipsum et consectetur ipsum do amet consectetur dolor tempor magna adipiscing</w:t>
        </w:r>
        <w:r>
          <w:t xml:space="preserve">. </w:t>
        </w:r>
        <w:r>
          <w:t>adipiscing tempor incididunt dolor et sed aliqua et amet elit et sed’et labore</w:t>
        </w:r>
        <w:r>
          <w:t xml:space="preserve">. </w:t>
        </w:r>
        <w:r>
          <w:t>elit adipiscing sit lorem sed amet dolor aliqua adipiscing ipsum incididunt lorem aliqua eiusmod tempor incididunt dolor et sed labore et sed’et labore lorem ut do lorem eiusmod dolor elit tempor do lorem ipsum ipsum consectetur.</w:t>
        </w:r>
      </w:ins>
    </w:p>
    <w:p w14:paraId="20866462" w14:textId="77777777" w:rsidR="00540B8E" w:rsidRDefault="005314F1">
      <w:pPr>
        <w:pStyle w:val="TextHeading2"/>
        <w:rPr>
          <w:ins w:id="390" w:author="Arthur Souza Rodrigues" w:date="2026-07-10T21:42:00Z" w16du:dateUtc="2026-07-11T01:42:00Z"/>
          <w:b/>
        </w:rPr>
      </w:pPr>
      <w:ins w:id="391" w:author="Arthur Souza Rodrigues" w:date="2026-07-10T21:42:00Z" w16du:dateUtc="2026-07-11T01:42:00Z">
        <w:r>
          <w:rPr>
            <w:b/>
          </w:rPr>
          <w:t>et et ut lorem 18100.5(do) elit consectetur eiusmod elit dolor eiusmod consectetur amet ipsum consectetur eiusmod consectetur ut do ipsum dolore elit consectetur adipiscing magna sed amet magna, do dolor magna, labore eiusmod tempor elit ipsum lorem do sit ipsum dolore elit consectetur.</w:t>
        </w:r>
      </w:ins>
    </w:p>
    <w:p w14:paraId="5EC5D86B" w14:textId="77777777" w:rsidR="00540B8E" w:rsidRDefault="005314F1">
      <w:pPr>
        <w:pStyle w:val="Heading2"/>
        <w:rPr>
          <w:ins w:id="392" w:author="Arthur Souza Rodrigues" w:date="2026-07-10T21:42:00Z" w16du:dateUtc="2026-07-11T01:42:00Z"/>
        </w:rPr>
      </w:pPr>
      <w:bookmarkStart w:id="393" w:name="5201439144599455316"/>
      <w:bookmarkStart w:id="394" w:name="_Toc218523781"/>
      <w:ins w:id="395" w:author="Arthur Souza Rodrigues" w:date="2026-07-10T21:42:00Z" w16du:dateUtc="2026-07-11T01:42:00Z">
        <w:r>
          <w:t>sed adipiscing do consectetur ipsum</w:t>
        </w:r>
      </w:ins>
    </w:p>
    <w:p w14:paraId="670C7263" w14:textId="77777777" w:rsidR="00540B8E" w:rsidRDefault="005314F1">
      <w:pPr>
        <w:pStyle w:val="TextHeading2"/>
        <w:rPr>
          <w:ins w:id="396" w:author="Arthur Souza Rodrigues" w:date="2026-07-10T21:42:00Z" w16du:dateUtc="2026-07-11T01:42:00Z"/>
        </w:rPr>
      </w:pPr>
      <w:bookmarkStart w:id="397" w:name="_Toc496420426"/>
      <w:bookmarkStart w:id="398" w:name="_Ref58049603"/>
      <w:bookmarkStart w:id="399" w:name="_Toc496420425"/>
      <w:ins w:id="400" w:author="Arthur Souza Rodrigues" w:date="2026-07-10T21:42:00Z" w16du:dateUtc="2026-07-11T01:42:00Z">
        <w:r>
          <w:t>sit elit lorem elit adipiscing dolor dolor tempor do et consectetur consectetur dolor aliqua magna dolor dolor.</w:t>
        </w:r>
      </w:ins>
    </w:p>
    <w:p w14:paraId="638D20EC" w14:textId="77777777" w:rsidR="00540B8E" w:rsidRDefault="005314F1">
      <w:pPr>
        <w:pStyle w:val="Heading3"/>
        <w:rPr>
          <w:ins w:id="401" w:author="Arthur Souza Rodrigues" w:date="2026-07-10T21:42:00Z" w16du:dateUtc="2026-07-11T01:42:00Z"/>
        </w:rPr>
      </w:pPr>
      <w:bookmarkStart w:id="402" w:name="7510666417888321422"/>
      <w:bookmarkStart w:id="403" w:name="_Ref206922540"/>
      <w:ins w:id="404" w:author="Arthur Souza Rodrigues" w:date="2026-07-10T21:42:00Z" w16du:dateUtc="2026-07-11T01:42:00Z">
        <w:r>
          <w:t>sit elit consectetur ipsum</w:t>
        </w:r>
      </w:ins>
    </w:p>
    <w:p w14:paraId="3834D939" w14:textId="77777777" w:rsidR="00540B8E" w:rsidRDefault="005314F1">
      <w:pPr>
        <w:pStyle w:val="TextHeading3"/>
        <w:rPr>
          <w:ins w:id="405" w:author="Arthur Souza Rodrigues" w:date="2026-07-10T21:42:00Z" w16du:dateUtc="2026-07-11T01:42:00Z"/>
        </w:rPr>
      </w:pPr>
      <w:ins w:id="406" w:author="Arthur Souza Rodrigues" w:date="2026-07-10T21:42:00Z" w16du:dateUtc="2026-07-11T01:42:00Z">
        <w:r>
          <w:t>consectetur lorem ipsum sed, sit dolor, eiusmod, incididunt magna ipsum tempor do consectetur ipsum tempor ipsum do et sed</w:t>
        </w:r>
        <w:r>
          <w:t xml:space="preserve">. </w:t>
        </w:r>
        <w:r>
          <w:t>dolore ipsum dolor do et incididunt, ut, incididunt ipsum consectetur incididunt do do elit et tempor consectetur adipiscing amet magna adipiscing consectetur consectetur incididunt consectetur adipiscing magna aliqua do et consectetur dolor ipsum eiusmod</w:t>
        </w:r>
        <w:r>
          <w:t xml:space="preserve">. </w:t>
        </w:r>
        <w:r>
          <w:t>do eiusmod aliqua do elit et ut, magna, dolor, incididunt amet tempor dolor consectetur ipsum sit ut, dolor aliqua tempor lorem lorem tempor, incididunt dolor amet sed lorem lorem ipsum lorem elit ipsum sed, eiusmod amet adipiscing aliqua consectetur sit et lorem aliqua dolor ipsum sed:</w:t>
        </w:r>
      </w:ins>
    </w:p>
    <w:p w14:paraId="5E7E313A" w14:textId="77777777" w:rsidR="00540B8E" w:rsidRDefault="005314F1">
      <w:pPr>
        <w:pStyle w:val="TextHeading4"/>
        <w:rPr>
          <w:ins w:id="407" w:author="Arthur Souza Rodrigues" w:date="2026-07-10T21:42:00Z" w16du:dateUtc="2026-07-11T01:42:00Z"/>
        </w:rPr>
      </w:pPr>
      <w:ins w:id="408" w:author="Arthur Souza Rodrigues" w:date="2026-07-10T21:42:00Z" w16du:dateUtc="2026-07-11T01:42:00Z">
        <w:r>
          <w:t>adipiscing lorem et, et ipsum labore elit eiusmod do aliqua aliqua do et consectetur dolor eiusmod aliqua sed consectetur adipiscing et do ipsum do;</w:t>
        </w:r>
      </w:ins>
    </w:p>
    <w:p w14:paraId="2A336FE3" w14:textId="77777777" w:rsidR="00540B8E" w:rsidRDefault="005314F1">
      <w:pPr>
        <w:pStyle w:val="TextHeading4"/>
        <w:rPr>
          <w:ins w:id="409" w:author="Arthur Souza Rodrigues" w:date="2026-07-10T21:42:00Z" w16du:dateUtc="2026-07-11T01:42:00Z"/>
        </w:rPr>
      </w:pPr>
      <w:ins w:id="410" w:author="Arthur Souza Rodrigues" w:date="2026-07-10T21:42:00Z" w16du:dateUtc="2026-07-11T01:42:00Z">
        <w:r>
          <w:t>do incididunt consectetur-ipsum (</w:t>
        </w:r>
        <w:r>
          <w:rPr>
            <w:i/>
          </w:rPr>
          <w:t>do</w:t>
        </w:r>
        <w:r>
          <w:t>) tempor, labore-aliqua, incididunt do incididunt incididunt;</w:t>
        </w:r>
      </w:ins>
    </w:p>
    <w:p w14:paraId="12582DEF" w14:textId="77777777" w:rsidR="00540B8E" w:rsidRDefault="005314F1">
      <w:pPr>
        <w:pStyle w:val="TextHeading4"/>
        <w:rPr>
          <w:ins w:id="411" w:author="Arthur Souza Rodrigues" w:date="2026-07-10T21:42:00Z" w16du:dateUtc="2026-07-11T01:42:00Z"/>
        </w:rPr>
      </w:pPr>
      <w:ins w:id="412" w:author="Arthur Souza Rodrigues" w:date="2026-07-10T21:42:00Z" w16du:dateUtc="2026-07-11T01:42:00Z">
        <w:r>
          <w:t>sed elit incididunt;</w:t>
        </w:r>
      </w:ins>
    </w:p>
    <w:p w14:paraId="5BE6F4D3" w14:textId="77777777" w:rsidR="00540B8E" w:rsidRDefault="005314F1">
      <w:pPr>
        <w:pStyle w:val="TextHeading4"/>
        <w:rPr>
          <w:ins w:id="413" w:author="Arthur Souza Rodrigues" w:date="2026-07-10T21:42:00Z" w16du:dateUtc="2026-07-11T01:42:00Z"/>
        </w:rPr>
      </w:pPr>
      <w:ins w:id="414" w:author="Arthur Souza Rodrigues" w:date="2026-07-10T21:42:00Z" w16du:dateUtc="2026-07-11T01:42:00Z">
        <w:r>
          <w:t>sit ut;</w:t>
        </w:r>
      </w:ins>
    </w:p>
    <w:p w14:paraId="464B3C09" w14:textId="77777777" w:rsidR="00540B8E" w:rsidRDefault="005314F1">
      <w:pPr>
        <w:pStyle w:val="TextHeading4"/>
        <w:rPr>
          <w:ins w:id="415" w:author="Arthur Souza Rodrigues" w:date="2026-07-10T21:42:00Z" w16du:dateUtc="2026-07-11T01:42:00Z"/>
        </w:rPr>
      </w:pPr>
      <w:ins w:id="416" w:author="Arthur Souza Rodrigues" w:date="2026-07-10T21:42:00Z" w16du:dateUtc="2026-07-11T01:42:00Z">
        <w:r>
          <w:t>lorem 1244 (eiusmod do) do; incididunt</w:t>
        </w:r>
      </w:ins>
    </w:p>
    <w:p w14:paraId="4F4B0900" w14:textId="77777777" w:rsidR="00DD6938" w:rsidRDefault="005314F1">
      <w:pPr>
        <w:pStyle w:val="TextHeading4"/>
        <w:rPr>
          <w:ins w:id="417" w:author="Arthur Souza Rodrigues" w:date="2026-07-10T21:42:00Z" w16du:dateUtc="2026-07-11T01:42:00Z"/>
        </w:rPr>
      </w:pPr>
      <w:ins w:id="418" w:author="Arthur Souza Rodrigues" w:date="2026-07-10T21:42:00Z" w16du:dateUtc="2026-07-11T01:42:00Z">
        <w:r>
          <w:t>dolor tempor, ipsum dolor elit lorem adipiscing tempor consectetur ipsum lorem amet elit amet consectetur do amet lorem ipsum elit, adipiscing tempor consectetur ipsum aliqua elit eiusmod lorem lorem, lorem adipiscing elit eiusmod elit aliqua dolor ut.</w:t>
        </w:r>
      </w:ins>
    </w:p>
    <w:p w14:paraId="0CA515C7" w14:textId="77777777" w:rsidR="00540B8E" w:rsidRPr="00DD6938" w:rsidRDefault="00DD6938" w:rsidP="00DD6938">
      <w:pPr>
        <w:spacing w:after="200" w:line="276" w:lineRule="auto"/>
        <w:rPr>
          <w:ins w:id="419" w:author="Arthur Souza Rodrigues" w:date="2026-07-10T21:42:00Z" w16du:dateUtc="2026-07-11T01:42:00Z"/>
          <w:szCs w:val="20"/>
        </w:rPr>
      </w:pPr>
      <w:ins w:id="420" w:author="Arthur Souza Rodrigues" w:date="2026-07-10T21:42:00Z" w16du:dateUtc="2026-07-11T01:42:00Z">
        <w:r>
          <w:lastRenderedPageBreak/>
        </w:r>
        <w:r>
          <w:br w:type="page"/>
        </w:r>
      </w:ins>
    </w:p>
    <w:p w14:paraId="34411F6D" w14:textId="77777777" w:rsidR="00540B8E" w:rsidRDefault="005314F1">
      <w:pPr>
        <w:pStyle w:val="Heading3"/>
        <w:rPr>
          <w:ins w:id="421" w:author="Arthur Souza Rodrigues" w:date="2026-07-10T21:42:00Z" w16du:dateUtc="2026-07-11T01:42:00Z"/>
        </w:rPr>
      </w:pPr>
      <w:bookmarkStart w:id="422" w:name="7510906229841176191"/>
      <w:ins w:id="423" w:author="Arthur Souza Rodrigues" w:date="2026-07-10T21:42:00Z" w16du:dateUtc="2026-07-11T01:42:00Z">
        <w:r>
          <w:lastRenderedPageBreak/>
        </w:r>
        <w:r>
          <w:t>ipsum dolor consectetur sed</w:t>
        </w:r>
        <w:bookmarkEnd w:id="422"/>
      </w:ins>
    </w:p>
    <w:p w14:paraId="415F71EA" w14:textId="77777777" w:rsidR="00540B8E" w:rsidRDefault="005314F1">
      <w:pPr>
        <w:pStyle w:val="TextHeading3"/>
        <w:rPr>
          <w:ins w:id="424" w:author="Arthur Souza Rodrigues" w:date="2026-07-10T21:42:00Z" w16du:dateUtc="2026-07-11T01:42:00Z"/>
        </w:rPr>
      </w:pPr>
      <w:ins w:id="425" w:author="Arthur Souza Rodrigues" w:date="2026-07-10T21:42:00Z" w16du:dateUtc="2026-07-11T01:42:00Z">
        <w:r>
          <w:t>consectetur lorem ipsum sed, et sed incididunt incididunt labore do dolore ipsum tempor aliqua do ipsum consectetur labore consectetur tempor</w:t>
        </w:r>
        <w:r>
          <w:t xml:space="preserve">. </w:t>
        </w:r>
        <w:r>
          <w:t>tempor tempor aliqua do et consectetur lorem ipsum dolor elit ipsum consectetur amet magna ut do et sed</w:t>
        </w:r>
        <w:r>
          <w:t xml:space="preserve">. </w:t>
        </w:r>
        <w:r>
          <w:t>consectetur sed adipiscing et do sit dolor tempor</w:t>
        </w:r>
        <w:r>
          <w:t xml:space="preserve">. </w:t>
        </w:r>
        <w:r>
          <w:t>consectetur sed sed dolore, magna, incididunt dolore elit do do consectetur tempor amet et ipsum incididunt amet ipsum ipsum elit et ipsum, consectetur ut tempor ipsum sit elit ipsum consectetur.</w:t>
        </w:r>
      </w:ins>
    </w:p>
    <w:p w14:paraId="05A1E545" w14:textId="77777777" w:rsidR="00540B8E" w:rsidRDefault="005314F1">
      <w:pPr>
        <w:pStyle w:val="Heading3"/>
        <w:rPr>
          <w:ins w:id="426" w:author="Arthur Souza Rodrigues" w:date="2026-07-10T21:42:00Z" w16du:dateUtc="2026-07-11T01:42:00Z"/>
        </w:rPr>
      </w:pPr>
      <w:bookmarkStart w:id="427" w:name="14338993956583689674"/>
      <w:ins w:id="428" w:author="Arthur Souza Rodrigues" w:date="2026-07-10T21:42:00Z" w16du:dateUtc="2026-07-11T01:42:00Z">
        <w:r>
          <w:t>tempor adipiscing</w:t>
        </w:r>
      </w:ins>
    </w:p>
    <w:p w14:paraId="2EE53194" w14:textId="77777777" w:rsidR="00540B8E" w:rsidRDefault="005314F1">
      <w:pPr>
        <w:pStyle w:val="TextHeading3"/>
        <w:rPr>
          <w:ins w:id="429" w:author="Arthur Souza Rodrigues" w:date="2026-07-10T21:42:00Z" w16du:dateUtc="2026-07-11T01:42:00Z"/>
        </w:rPr>
      </w:pPr>
      <w:ins w:id="430" w:author="Arthur Souza Rodrigues" w:date="2026-07-10T21:42:00Z" w16du:dateUtc="2026-07-11T01:42:00Z">
        <w:r>
          <w:t>sit lorem tempor aliqua do et consectetur, do ipsum et ipsum ipsum tempor’et consectetur lorem adipiscing, incididunt sed magna eiusmod labore lorem tempor ipsum et adipiscing, do ipsum consectetur magna labore do tempor sit lorem adipiscing aliqua do et consectetur.</w:t>
        </w:r>
      </w:ins>
    </w:p>
    <w:p w14:paraId="29ABC65F" w14:textId="77777777" w:rsidR="00540B8E" w:rsidRDefault="005314F1">
      <w:pPr>
        <w:pStyle w:val="Heading3"/>
        <w:rPr>
          <w:ins w:id="431" w:author="Arthur Souza Rodrigues" w:date="2026-07-10T21:42:00Z" w16du:dateUtc="2026-07-11T01:42:00Z"/>
        </w:rPr>
      </w:pPr>
      <w:bookmarkStart w:id="432" w:name="15550961259466567735"/>
      <w:ins w:id="433" w:author="Arthur Souza Rodrigues" w:date="2026-07-10T21:42:00Z" w16du:dateUtc="2026-07-11T01:42:00Z">
        <w:r>
          <w:t>elit adipiscing</w:t>
        </w:r>
      </w:ins>
    </w:p>
    <w:p w14:paraId="3DE5E88E" w14:textId="77777777" w:rsidR="00540B8E" w:rsidRDefault="005314F1">
      <w:pPr>
        <w:pStyle w:val="TextHeading3"/>
        <w:rPr>
          <w:ins w:id="434" w:author="Arthur Souza Rodrigues" w:date="2026-07-10T21:42:00Z" w16du:dateUtc="2026-07-11T01:42:00Z"/>
        </w:rPr>
      </w:pPr>
      <w:ins w:id="435" w:author="Arthur Souza Rodrigues" w:date="2026-07-10T21:42:00Z" w16du:dateUtc="2026-07-11T01:42:00Z">
        <w:r>
          <w:t>elit tempor aliqua do et consectetur incididunt sed magna eiusmod labore aliqua tempor</w:t>
        </w:r>
        <w:r>
          <w:t xml:space="preserve">. </w:t>
        </w:r>
        <w:r>
          <w:t>consectetur aliqua tempor adipiscing magna ut labore ipsum aliqua tempor elit ut elit elit aliqua ipsum tempor ipsum</w:t>
        </w:r>
        <w:r>
          <w:t xml:space="preserve">. </w:t>
        </w:r>
        <w:r>
          <w:t>eiusmod aliqua tempor elit ut elit elit, do et ipsum ipsum tempor’et consectetur lorem adipiscing, incididunt et aliqua tempor</w:t>
        </w:r>
        <w:r>
          <w:t xml:space="preserve">. </w:t>
        </w:r>
        <w:r>
          <w:t>aliqua elit elit dolore ipsum sit incididunt do adipiscing do lorem dolor magna elit et aliqua tempor do dolor sed.</w:t>
        </w:r>
      </w:ins>
    </w:p>
    <w:p w14:paraId="38175259" w14:textId="77777777" w:rsidR="00540B8E" w:rsidRDefault="005314F1">
      <w:pPr>
        <w:pStyle w:val="TextHeading3"/>
        <w:rPr>
          <w:ins w:id="436" w:author="Arthur Souza Rodrigues" w:date="2026-07-10T21:42:00Z" w16du:dateUtc="2026-07-11T01:42:00Z"/>
        </w:rPr>
      </w:pPr>
      <w:ins w:id="437" w:author="Arthur Souza Rodrigues" w:date="2026-07-10T21:42:00Z" w16du:dateUtc="2026-07-11T01:42:00Z">
        <w:r>
          <w:t>sed incididunt consectetur aliqua et do et consectetur aliqua eiusmod adipiscing lorem do consectetur aliqua ipsum aliqua tempor elit ut elit elit incididunt sed magna eiusmod labore aliqua tempor.</w:t>
        </w:r>
      </w:ins>
    </w:p>
    <w:p w14:paraId="71BEF419" w14:textId="77777777" w:rsidR="00540B8E" w:rsidRDefault="005314F1">
      <w:pPr>
        <w:pStyle w:val="Heading3"/>
        <w:rPr>
          <w:ins w:id="438" w:author="Arthur Souza Rodrigues" w:date="2026-07-10T21:42:00Z" w16du:dateUtc="2026-07-11T01:42:00Z"/>
        </w:rPr>
      </w:pPr>
      <w:bookmarkStart w:id="439" w:name="15551440883372277273"/>
      <w:ins w:id="440" w:author="Arthur Souza Rodrigues" w:date="2026-07-10T21:42:00Z" w16du:dateUtc="2026-07-11T01:42:00Z">
        <w:r>
          <w:t>lorem adipiscing</w:t>
        </w:r>
      </w:ins>
    </w:p>
    <w:p w14:paraId="45A76622" w14:textId="77777777" w:rsidR="00540B8E" w:rsidRDefault="005314F1">
      <w:pPr>
        <w:pStyle w:val="TextHeading3"/>
        <w:rPr>
          <w:ins w:id="441" w:author="Arthur Souza Rodrigues" w:date="2026-07-10T21:42:00Z" w16du:dateUtc="2026-07-11T01:42:00Z"/>
        </w:rPr>
      </w:pPr>
      <w:ins w:id="442" w:author="Arthur Souza Rodrigues" w:date="2026-07-10T21:42:00Z" w16du:dateUtc="2026-07-11T01:42:00Z">
        <w:r>
          <w: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t>
        </w:r>
      </w:ins>
    </w:p>
    <w:p w14:paraId="4205F45A" w14:textId="77777777" w:rsidR="00540B8E" w:rsidRDefault="005314F1">
      <w:pPr>
        <w:pStyle w:val="Heading3"/>
        <w:rPr>
          <w:ins w:id="443" w:author="Arthur Souza Rodrigues" w:date="2026-07-10T21:42:00Z" w16du:dateUtc="2026-07-11T01:42:00Z"/>
        </w:rPr>
      </w:pPr>
      <w:bookmarkStart w:id="444" w:name="3481476721472270746"/>
      <w:ins w:id="445" w:author="Arthur Souza Rodrigues" w:date="2026-07-10T21:42:00Z" w16du:dateUtc="2026-07-11T01:42:00Z">
        <w:r>
          <w:t>magna adipiscing et ut</w:t>
        </w:r>
      </w:ins>
    </w:p>
    <w:p w14:paraId="797BFDE7" w14:textId="77777777" w:rsidR="00540B8E" w:rsidRDefault="005314F1">
      <w:pPr>
        <w:pStyle w:val="TextHeading3"/>
        <w:rPr>
          <w:ins w:id="446" w:author="Arthur Souza Rodrigues" w:date="2026-07-10T21:42:00Z" w16du:dateUtc="2026-07-11T01:42:00Z"/>
        </w:rPr>
      </w:pPr>
      <w:ins w:id="447" w:author="Arthur Souza Rodrigues" w:date="2026-07-10T21:42:00Z" w16du:dateUtc="2026-07-11T01:42:00Z">
        <w:r>
          <w:t>sed sit labore sed lorem lorem consectetur ipsum eiusmod et lorem eiusmod ut tempor ut, ipsum sit elit consectetur ut incididunt adipiscing ipsum aliqua elit tempor adipiscing consectetur ipsum lorem elit et consectetur</w:t>
        </w:r>
        <w:r>
          <w:t xml:space="preserve">. </w:t>
        </w:r>
        <w:r>
          <w:t>sed ipsum adipiscing elit eiusmod ut tempor ut, tempor adipiscing consectetur ipsum lorem elit et consectetur incididunt magna dolore dolor ipsum sit elit ipsum consectetur.</w:t>
        </w:r>
      </w:ins>
    </w:p>
    <w:p w14:paraId="24C885A0" w14:textId="77777777" w:rsidR="00540B8E" w:rsidRDefault="005314F1" w:rsidP="00DD6938">
      <w:pPr>
        <w:pStyle w:val="Heading2"/>
        <w:spacing w:line="276" w:lineRule="auto"/>
        <w:rPr>
          <w:ins w:id="448" w:author="Arthur Souza Rodrigues" w:date="2026-07-10T21:42:00Z" w16du:dateUtc="2026-07-11T01:42:00Z"/>
        </w:rPr>
      </w:pPr>
      <w:bookmarkStart w:id="449" w:name="5201678956552310085"/>
      <w:bookmarkStart w:id="450" w:name="_Toc507273050"/>
      <w:bookmarkStart w:id="451" w:name="_Ref510140519"/>
      <w:bookmarkStart w:id="452" w:name="_Ref289678877"/>
      <w:bookmarkStart w:id="453" w:name="_Toc218523782"/>
      <w:ins w:id="454" w:author="Arthur Souza Rodrigues" w:date="2026-07-10T21:42:00Z" w16du:dateUtc="2026-07-11T01:42:00Z">
        <w:r>
          <w:t>eiusmod et dolor lorem labore elit</w:t>
        </w:r>
      </w:ins>
    </w:p>
    <w:p w14:paraId="3BBB0498" w14:textId="77777777" w:rsidR="00DD6938" w:rsidRDefault="005314F1" w:rsidP="00DD6938">
      <w:pPr>
        <w:pStyle w:val="TextHeading2"/>
        <w:spacing w:line="276" w:lineRule="auto"/>
        <w:rPr>
          <w:ins w:id="455" w:author="Arthur Souza Rodrigues" w:date="2026-07-10T21:42:00Z" w16du:dateUtc="2026-07-11T01:42:00Z"/>
        </w:rPr>
      </w:pPr>
      <w:bookmarkStart w:id="456" w:name="_Toc496420429"/>
      <w:ins w:id="457" w:author="Arthur Souza Rodrigues" w:date="2026-07-10T21:42:00Z" w16du:dateUtc="2026-07-11T01:42:00Z">
        <w:r>
          <w:t xml:space="preserve">elit elit, sit sed ipsum magna consectetur lorem consectetur ipsum lorem consectetur ut do dolor magna consectetur sit magna consectetur ipsum ut elit ipsum sed. </w:t>
        </w:r>
      </w:ins>
    </w:p>
    <w:p w14:paraId="10AC2146" w14:textId="77777777" w:rsidR="00540B8E" w:rsidRPr="00DD6938" w:rsidRDefault="00DD6938" w:rsidP="00DD6938">
      <w:pPr>
        <w:spacing w:after="200" w:line="276" w:lineRule="auto"/>
        <w:rPr>
          <w:ins w:id="458" w:author="Arthur Souza Rodrigues" w:date="2026-07-10T21:42:00Z" w16du:dateUtc="2026-07-11T01:42:00Z"/>
          <w:szCs w:val="20"/>
        </w:rPr>
      </w:pPr>
      <w:ins w:id="459" w:author="Arthur Souza Rodrigues" w:date="2026-07-10T21:42:00Z" w16du:dateUtc="2026-07-11T01:42:00Z">
        <w:r>
          <w:lastRenderedPageBreak/>
        </w:r>
        <w:r>
          <w:br w:type="page"/>
        </w:r>
      </w:ins>
    </w:p>
    <w:p w14:paraId="36853D0B" w14:textId="77777777" w:rsidR="00540B8E" w:rsidRDefault="005314F1">
      <w:pPr>
        <w:pStyle w:val="Heading3"/>
        <w:rPr>
          <w:ins w:id="460" w:author="Arthur Souza Rodrigues" w:date="2026-07-10T21:42:00Z" w16du:dateUtc="2026-07-11T01:42:00Z"/>
        </w:rPr>
      </w:pPr>
      <w:bookmarkStart w:id="461" w:name="16019602872552780496"/>
      <w:ins w:id="462" w:author="Arthur Souza Rodrigues" w:date="2026-07-10T21:42:00Z" w16du:dateUtc="2026-07-11T01:42:00Z">
        <w:r>
          <w:lastRenderedPageBreak/>
        </w:r>
        <w:r>
          <w:t>do aliqua adipiscing elit consectetur ipsum</w:t>
        </w:r>
        <w:bookmarkEnd w:id="461"/>
      </w:ins>
    </w:p>
    <w:p w14:paraId="308394D5" w14:textId="77777777" w:rsidR="00540B8E" w:rsidRDefault="005314F1">
      <w:pPr>
        <w:pStyle w:val="TextHeading3"/>
        <w:rPr>
          <w:ins w:id="463" w:author="Arthur Souza Rodrigues" w:date="2026-07-10T21:42:00Z" w16du:dateUtc="2026-07-11T01:42:00Z"/>
        </w:rPr>
      </w:pPr>
      <w:ins w:id="464" w:author="Arthur Souza Rodrigues" w:date="2026-07-10T21:42:00Z" w16du:dateUtc="2026-07-11T01:42:00Z">
        <w:r>
          <w:t>lorem incididunt elit elit sit elit labore sed, ut lorem incididunt elit elit adipiscing adipiscing amet incididunt adipiscing do aliqua incididunt elit et consectetur consectetur ipsum lorem elit dolor ipsum sed.</w:t>
        </w:r>
      </w:ins>
    </w:p>
    <w:p w14:paraId="42F16DF2" w14:textId="77777777" w:rsidR="00540B8E" w:rsidRDefault="005314F1">
      <w:pPr>
        <w:pStyle w:val="TextHeading3"/>
        <w:rPr>
          <w:ins w:id="465" w:author="Arthur Souza Rodrigues" w:date="2026-07-10T21:42:00Z" w16du:dateUtc="2026-07-11T01:42:00Z"/>
        </w:rPr>
      </w:pPr>
      <w:ins w:id="466" w:author="Arthur Souza Rodrigues" w:date="2026-07-10T21:42:00Z" w16du:dateUtc="2026-07-11T01:42:00Z">
        <w:r>
          <w: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t>
        </w:r>
      </w:ins>
    </w:p>
    <w:p w14:paraId="4313AA17" w14:textId="77777777" w:rsidR="00540B8E" w:rsidRDefault="005314F1">
      <w:pPr>
        <w:pStyle w:val="TextHeading3"/>
        <w:rPr>
          <w:ins w:id="467" w:author="Arthur Souza Rodrigues" w:date="2026-07-10T21:42:00Z" w16du:dateUtc="2026-07-11T01:42:00Z"/>
        </w:rPr>
      </w:pPr>
      <w:ins w:id="468" w:author="Arthur Souza Rodrigues" w:date="2026-07-10T21:42:00Z" w16du:dateUtc="2026-07-11T01:42:00Z">
        <w:r>
          <w:t>do tempor elit elit elit, ipsum sed elit ipsum tempor elit elit, ut elit labore sed, do adipiscing do aliqua incididunt elit elit consectetur ipsum lorem elit dolor ipsum sed aliqua consectetur do ipsum sit incididunt consectetur elit et consectetur.</w:t>
        </w:r>
      </w:ins>
    </w:p>
    <w:p w14:paraId="647111A4" w14:textId="77777777" w:rsidR="00540B8E" w:rsidRDefault="005314F1">
      <w:pPr>
        <w:pStyle w:val="Heading3"/>
        <w:rPr>
          <w:ins w:id="469" w:author="Arthur Souza Rodrigues" w:date="2026-07-10T21:42:00Z" w16du:dateUtc="2026-07-11T01:42:00Z"/>
        </w:rPr>
      </w:pPr>
      <w:bookmarkStart w:id="470" w:name="16020082496458490034"/>
      <w:ins w:id="471" w:author="Arthur Souza Rodrigues" w:date="2026-07-10T21:42:00Z" w16du:dateUtc="2026-07-11T01:42:00Z">
        <w:r>
          <w:t>adipiscing, labore, lorem amet</w:t>
        </w:r>
      </w:ins>
    </w:p>
    <w:p w14:paraId="60BE9FE3" w14:textId="77777777" w:rsidR="00540B8E" w:rsidRDefault="005314F1">
      <w:pPr>
        <w:pStyle w:val="TextHeading3"/>
        <w:rPr>
          <w:ins w:id="472" w:author="Arthur Souza Rodrigues" w:date="2026-07-10T21:42:00Z" w16du:dateUtc="2026-07-11T01:42:00Z"/>
        </w:rPr>
      </w:pPr>
      <w:ins w:id="473" w:author="Arthur Souza Rodrigues" w:date="2026-07-10T21:42:00Z" w16du:dateUtc="2026-07-11T01:42:00Z">
        <w:r>
          <w:t>labore consectetur, sit adipiscing dolore, elit, lorem ut ipsum sed, consectetur dolore lorem consectetur magna, amet dolor ut.</w:t>
        </w:r>
      </w:ins>
    </w:p>
    <w:p w14:paraId="0C08A31B" w14:textId="77777777" w:rsidR="00540B8E" w:rsidRDefault="005314F1">
      <w:pPr>
        <w:pStyle w:val="TextHeading3"/>
        <w:rPr>
          <w:ins w:id="474" w:author="Arthur Souza Rodrigues" w:date="2026-07-10T21:42:00Z" w16du:dateUtc="2026-07-11T01:42:00Z"/>
        </w:rPr>
      </w:pPr>
      <w:ins w:id="475" w:author="Arthur Souza Rodrigues" w:date="2026-07-10T21:42:00Z" w16du:dateUtc="2026-07-11T01:42:00Z">
        <w:r>
          <w:t>aliqua elit elit incididunt magna ipsum incididunt do ut dolor adipiscing lorem adipiscing elit ipsum consectetur consectetur dolore lorem consectetur magna labore do dolor elit et aliqua tempor.</w:t>
        </w:r>
      </w:ins>
    </w:p>
    <w:p w14:paraId="4265FBE7" w14:textId="77777777" w:rsidR="00540B8E" w:rsidRDefault="005314F1">
      <w:pPr>
        <w:pStyle w:val="TextHeading3"/>
        <w:rPr>
          <w:ins w:id="476" w:author="Arthur Souza Rodrigues" w:date="2026-07-10T21:42:00Z" w16du:dateUtc="2026-07-11T01:42:00Z"/>
        </w:rPr>
      </w:pPr>
      <w:ins w:id="477" w:author="Arthur Souza Rodrigues" w:date="2026-07-10T21:42:00Z" w16du:dateUtc="2026-07-11T01:42:00Z">
        <w:r>
          <w:t>sit et, incididunt, lorem et amet magna sit consectetur labore incididunt do do et ut-elit sed.</w:t>
        </w:r>
      </w:ins>
    </w:p>
    <w:p w14:paraId="5D7DB67E" w14:textId="77777777" w:rsidR="00540B8E" w:rsidRDefault="005314F1">
      <w:pPr>
        <w:pStyle w:val="Heading3"/>
        <w:rPr>
          <w:ins w:id="478" w:author="Arthur Souza Rodrigues" w:date="2026-07-10T21:42:00Z" w16du:dateUtc="2026-07-11T01:42:00Z"/>
        </w:rPr>
      </w:pPr>
      <w:bookmarkStart w:id="479" w:name="16020322308411344803"/>
      <w:bookmarkStart w:id="480" w:name="_Toc496420430"/>
      <w:ins w:id="481" w:author="Arthur Souza Rodrigues" w:date="2026-07-10T21:42:00Z" w16du:dateUtc="2026-07-11T01:42:00Z">
        <w:r>
          <w:t>sed lorem sed elit ipsum adipiscing</w:t>
        </w:r>
      </w:ins>
    </w:p>
    <w:p w14:paraId="3ACED6FE" w14:textId="77777777" w:rsidR="00540B8E" w:rsidRDefault="005314F1">
      <w:pPr>
        <w:pStyle w:val="TextHeading3"/>
        <w:rPr>
          <w:ins w:id="482" w:author="Arthur Souza Rodrigues" w:date="2026-07-10T21:42:00Z" w16du:dateUtc="2026-07-11T01:42:00Z"/>
        </w:rPr>
      </w:pPr>
      <w:ins w:id="483" w:author="Arthur Souza Rodrigues" w:date="2026-07-10T21:42:00Z" w16du:dateUtc="2026-07-11T01:42:00Z">
        <w:r>
          <w:t>dolore elit elit adipiscing adipiscing tempor do et consectetur</w:t>
        </w:r>
        <w:r>
          <w:t xml:space="preserve">. </w:t>
        </w:r>
        <w:r>
          <w:t>labore consectetur, incididunt elit elit adipiscing adipiscing dolor tempor ipsum et consectetur</w:t>
        </w:r>
        <w:r>
          <w:t xml:space="preserve">. </w:t>
        </w:r>
        <w:r>
          <w:t>labore dolor, dolor elit elit adipiscing adipiscing et aliqua aliqua tempor ipsum et consectetur</w:t>
        </w:r>
        <w:r>
          <w:t xml:space="preserve">. </w:t>
        </w:r>
        <w:r>
          <w:t>tempor tempor dolore ipsum et consectetur incididunt sed magna eiusmod labore lorem tempor.</w:t>
        </w:r>
      </w:ins>
    </w:p>
    <w:p w14:paraId="2C1A923C" w14:textId="77777777" w:rsidR="00540B8E" w:rsidRDefault="005314F1">
      <w:pPr>
        <w:pStyle w:val="Heading3"/>
        <w:rPr>
          <w:ins w:id="484" w:author="Arthur Souza Rodrigues" w:date="2026-07-10T21:42:00Z" w16du:dateUtc="2026-07-11T01:42:00Z"/>
        </w:rPr>
      </w:pPr>
      <w:bookmarkStart w:id="485" w:name="16020801932317054341"/>
      <w:bookmarkStart w:id="486" w:name="_Toc496420431"/>
      <w:ins w:id="487" w:author="Arthur Souza Rodrigues" w:date="2026-07-10T21:42:00Z" w16du:dateUtc="2026-07-11T01:42:00Z">
        <w:r>
          <w:t>adipiscing elit elit incididunt magna ut</w:t>
        </w:r>
      </w:ins>
    </w:p>
    <w:p w14:paraId="1268D7F9" w14:textId="77777777" w:rsidR="00540B8E" w:rsidRDefault="005314F1">
      <w:pPr>
        <w:pStyle w:val="TextHeading3"/>
        <w:rPr>
          <w:ins w:id="488" w:author="Arthur Souza Rodrigues" w:date="2026-07-10T21:42:00Z" w16du:dateUtc="2026-07-11T01:42:00Z"/>
        </w:rPr>
      </w:pPr>
      <w:ins w:id="489" w:author="Arthur Souza Rodrigues" w:date="2026-07-10T21:42:00Z" w16du:dateUtc="2026-07-11T01:42:00Z">
        <w:r>
          <w:t>dolore sed ipsum incididunt do adipiscing ipsum dolor elit amet incididunt do ipsum et consectetur</w:t>
        </w:r>
        <w:r>
          <w:t xml:space="preserve">. </w:t>
        </w:r>
        <w:r>
          <w:t>dolore adipiscing ut et sed do sed labore sed elit ipsum magna amet incididunt do elit ipsum consectetur tempor labore sit do tempor do elit lorem do ipsum aliqua lorem sed</w:t>
        </w:r>
        <w:r>
          <w:t xml:space="preserve">. </w:t>
        </w:r>
        <w:r>
          <w:t>consectetur sed adipiscing sed ipsum magna amet incididunt do do elit lorem amet et sit aliqua incididunt ipsum, consectetur do ipsum dolore elit do consectetur tempor</w:t>
        </w:r>
        <w:r>
          <w:t xml:space="preserve">. </w:t>
        </w:r>
        <w:r>
          <w:t>sit eiusmod magna amet aliqua do magna dolor do ipsum do elit et consectetur.</w:t>
        </w:r>
      </w:ins>
    </w:p>
    <w:p w14:paraId="5B322C92" w14:textId="77777777" w:rsidR="00540B8E" w:rsidRDefault="005314F1">
      <w:pPr>
        <w:pStyle w:val="TextHeading3"/>
        <w:rPr>
          <w:ins w:id="490" w:author="Arthur Souza Rodrigues" w:date="2026-07-10T21:42:00Z" w16du:dateUtc="2026-07-11T01:42:00Z"/>
          <w:color w:val="000000"/>
        </w:rPr>
      </w:pPr>
      <w:ins w:id="491" w:author="Arthur Souza Rodrigues" w:date="2026-07-10T21:42:00Z" w16du:dateUtc="2026-07-11T01:42:00Z">
        <w:r>
          <w:rPr>
            <w:color w:val="000000"/>
          </w:rPr>
          <w:t>sed ipsum dolore, et sed sed sed ipsum magna amet ipsum ipsum lorem tempor do elit do consectetur eiusmod</w:t>
        </w:r>
        <w:r>
          <w:t> </w:t>
        </w:r>
        <w:r>
          <w:rPr>
            <w:color w:val="000000"/>
          </w:rPr>
          <w:t>incididunt sed sed ipsum magna amet ipsum eiusmod dolor’et aliqua tempor do consectetur dolor do consectetur eiusmod.</w:t>
        </w:r>
      </w:ins>
    </w:p>
    <w:p w14:paraId="2EE4B0F6" w14:textId="77777777" w:rsidR="00540B8E" w:rsidRDefault="005314F1">
      <w:pPr>
        <w:pStyle w:val="TextHeading3"/>
        <w:rPr>
          <w:ins w:id="492" w:author="Arthur Souza Rodrigues" w:date="2026-07-10T21:42:00Z" w16du:dateUtc="2026-07-11T01:42:00Z"/>
        </w:rPr>
      </w:pPr>
      <w:ins w:id="493" w:author="Arthur Souza Rodrigues" w:date="2026-07-10T21:42:00Z" w16du:dateUtc="2026-07-11T01:42:00Z">
        <w:r>
          <w:lastRenderedPageBreak/>
        </w:r>
        <w:r>
          <w:t>consectetur</w:t>
        </w:r>
        <w:r>
          <w:rPr>
            <w:color w:val="000000"/>
          </w:rPr>
          <w:t xml:space="preserve"> sed adipiscing ipsum sed</w:t>
        </w:r>
        <w:r>
          <w:t> </w:t>
        </w:r>
        <w:r>
          <w:rPr>
            <w:color w:val="000000"/>
          </w:rPr>
          <w:t>do elit ipsum lorem tempor amet ipsum sit aliqua elit ut lorem incididunt elit elit</w:t>
        </w:r>
        <w:r>
          <w:t> </w:t>
        </w:r>
        <w:r>
          <w:rPr>
            <w:color w:val="000000"/>
          </w:rPr>
          <w:t>incididunt ipsum do elit eiusmod dolor’et aliqua tempor amet ipsum sit aliqua incididunt ipsum elit consectetur dolor, consectetur do ipsum dolore elit do consectetur tempor</w:t>
        </w:r>
        <w:r>
          <w:rPr>
            <w:color w:val="000000"/>
          </w:rPr>
          <w:t xml:space="preserve">. </w:t>
        </w:r>
        <w:r>
          <w:t>sit eiusmod magna amet aliqua do magna dolor do ipsum do elit et consectetur.</w:t>
        </w:r>
      </w:ins>
    </w:p>
    <w:p w14:paraId="166591A1" w14:textId="77777777" w:rsidR="00540B8E" w:rsidRDefault="005314F1">
      <w:pPr>
        <w:pStyle w:val="Heading3"/>
        <w:rPr>
          <w:ins w:id="494" w:author="Arthur Souza Rodrigues" w:date="2026-07-10T21:42:00Z" w16du:dateUtc="2026-07-11T01:42:00Z"/>
        </w:rPr>
      </w:pPr>
      <w:bookmarkStart w:id="495" w:name="16021041744269909110"/>
      <w:bookmarkStart w:id="496" w:name="_Toc496420432"/>
      <w:ins w:id="497" w:author="Arthur Souza Rodrigues" w:date="2026-07-10T21:42:00Z" w16du:dateUtc="2026-07-11T01:42:00Z">
        <w:r>
          <w:t>incididunt elit amet et</w:t>
        </w:r>
      </w:ins>
    </w:p>
    <w:p w14:paraId="5190932C" w14:textId="77777777" w:rsidR="00540B8E" w:rsidRDefault="005314F1">
      <w:pPr>
        <w:pStyle w:val="TextHeading3"/>
        <w:rPr>
          <w:ins w:id="498" w:author="Arthur Souza Rodrigues" w:date="2026-07-10T21:42:00Z" w16du:dateUtc="2026-07-11T01:42:00Z"/>
        </w:rPr>
      </w:pPr>
      <w:ins w:id="499" w:author="Arthur Souza Rodrigues" w:date="2026-07-10T21:42:00Z" w16du:dateUtc="2026-07-11T01:42:00Z">
        <w:r>
          <w:t>dolore magna ipsum amet incididunt do adipiscing incididunt eiusmod et sed’et elit adipiscing labore do ipsum lorem tempor</w:t>
        </w:r>
        <w:r>
          <w:t xml:space="preserve">. </w:t>
        </w:r>
        <w:r>
          <w:t>aliqua elit elit eiusmod ipsum amet incididunt do adipiscing incididunt eiusmod et sed’et elit adipiscing labore do et et aliqua tempor</w:t>
        </w:r>
        <w:r>
          <w:t xml:space="preserve">. </w:t>
        </w:r>
        <w:r>
          <w:t>sit et sed aliqua lorem tempor do labore et ut sed dolor elit adipiscing.</w:t>
        </w:r>
      </w:ins>
    </w:p>
    <w:p w14:paraId="326AD5FA" w14:textId="77777777" w:rsidR="00540B8E" w:rsidRDefault="005314F1">
      <w:pPr>
        <w:pStyle w:val="Heading2"/>
        <w:rPr>
          <w:ins w:id="500" w:author="Arthur Souza Rodrigues" w:date="2026-07-10T21:42:00Z" w16du:dateUtc="2026-07-11T01:42:00Z"/>
        </w:rPr>
      </w:pPr>
      <w:bookmarkStart w:id="501" w:name="1881122316143328299"/>
      <w:bookmarkStart w:id="502" w:name="_Toc507273051"/>
      <w:bookmarkStart w:id="503" w:name="_Toc218523783"/>
      <w:ins w:id="504" w:author="Arthur Souza Rodrigues" w:date="2026-07-10T21:42:00Z" w16du:dateUtc="2026-07-11T01:42:00Z">
        <w:r>
          <w:t>dolor ipsum et</w:t>
        </w:r>
      </w:ins>
    </w:p>
    <w:p w14:paraId="479FAD3D" w14:textId="77777777" w:rsidR="00540B8E" w:rsidRDefault="005314F1">
      <w:pPr>
        <w:pStyle w:val="TextHeading2"/>
        <w:rPr>
          <w:ins w:id="505" w:author="Arthur Souza Rodrigues" w:date="2026-07-10T21:42:00Z" w16du:dateUtc="2026-07-11T01:42:00Z"/>
        </w:rPr>
      </w:pPr>
      <w:ins w:id="506" w:author="Arthur Souza Rodrigues" w:date="2026-07-10T21:42:00Z" w16du:dateUtc="2026-07-11T01:42:00Z">
        <w:r>
          <w:t xml:space="preserve">consectetur ut ipsum dolor ipsum incididunt magna consectetur lorem consectetur </w:t>
        </w:r>
        <w:r>
          <w:fldChar w:fldCharType="begin"/>
        </w:r>
        <w:r>
          <w:instrText xml:space="preserve"> REF 5201678956552310085 \r \h \* MERGEFORMAT </w:instrText>
        </w:r>
        <w:r>
          <w:fldChar w:fldCharType="separate"/>
        </w:r>
        <w:r>
          <w:t>lorem 1.04</w:t>
        </w:r>
        <w:r>
          <w:fldChar w:fldCharType="end"/>
        </w:r>
        <w:r>
          <w:t xml:space="preserve"> elit ipsum aliqua, sit sit do dolor et consectetur labore eiusmod </w:t>
        </w:r>
        <w:r>
          <w:rPr>
            <w:i/>
          </w:rPr>
          <w:t>dolor ipsum</w:t>
        </w:r>
        <w:r>
          <w: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t>
        </w:r>
      </w:ins>
    </w:p>
    <w:p w14:paraId="53C5D9B2" w14:textId="77777777" w:rsidR="00540B8E" w:rsidRDefault="005314F1">
      <w:pPr>
        <w:pStyle w:val="TextHeading2"/>
        <w:rPr>
          <w:ins w:id="507" w:author="Arthur Souza Rodrigues" w:date="2026-07-10T21:42:00Z" w16du:dateUtc="2026-07-11T01:42:00Z"/>
        </w:rPr>
        <w:sectPr w:rsidR="00540B8E">
          <w:footerReference w:type="default" r:id="rId11"/>
          <w:pgSz w:w="12240" w:h="15840"/>
          <w:pgMar w:top="1440" w:right="1800" w:bottom="1440" w:left="1800" w:header="720" w:footer="720" w:gutter="0"/>
          <w:pgNumType w:start="1" w:chapStyle="1"/>
          <w:cols w:space="720"/>
        </w:sectPr>
      </w:pPr>
      <w:ins w:id="508" w:author="Arthur Souza Rodrigues" w:date="2026-07-10T21:42:00Z" w16du:dateUtc="2026-07-11T01:42:00Z">
        <w:r>
          <w:t>dolor dolor sit consectetur et consectetur aliqua eiusmod dolor ipsum, ipsum adipiscing eiusmod amet elit et consectetur incididunt magna ut elit et et adipiscing lorem, consectetur ut tempor sit magna lorem 301.6109-1(eiusmod)(2).</w:t>
        </w:r>
      </w:ins>
    </w:p>
    <w:p w14:paraId="683D6804" w14:textId="77777777" w:rsidR="00540B8E" w:rsidRDefault="005314F1">
      <w:pPr>
        <w:pStyle w:val="Heading1"/>
        <w:rPr>
          <w:ins w:id="509" w:author="Arthur Souza Rodrigues" w:date="2026-07-10T21:42:00Z" w16du:dateUtc="2026-07-11T01:42:00Z"/>
        </w:rPr>
      </w:pPr>
      <w:ins w:id="510" w:author="Arthur Souza Rodrigues" w:date="2026-07-10T21:42:00Z" w16du:dateUtc="2026-07-11T01:42:00Z">
        <w:r>
          <w:lastRenderedPageBreak/>
        </w:r>
        <w:r>
          <w:br/>
        </w:r>
        <w:bookmarkStart w:id="511" w:name="9834564168030170974"/>
        <w:bookmarkStart w:id="512" w:name="_Ref521059269"/>
        <w:bookmarkStart w:id="513" w:name="_Toc218523784"/>
        <w:r>
          <w:t>sit adipiscing</w:t>
        </w:r>
        <w:bookmarkEnd w:id="511"/>
        <w:bookmarkEnd w:id="512"/>
        <w:bookmarkEnd w:id="513"/>
      </w:ins>
    </w:p>
    <w:p w14:paraId="16CC3FF1" w14:textId="77777777" w:rsidR="00540B8E" w:rsidRDefault="005314F1">
      <w:pPr>
        <w:pStyle w:val="TextHeading2"/>
        <w:rPr>
          <w:ins w:id="514" w:author="Arthur Souza Rodrigues" w:date="2026-07-10T21:42:00Z" w16du:dateUtc="2026-07-11T01:42:00Z"/>
        </w:rPr>
      </w:pPr>
      <w:ins w:id="515" w:author="Arthur Souza Rodrigues" w:date="2026-07-10T21:42:00Z" w16du:dateUtc="2026-07-11T01:42:00Z">
        <w:r>
          <w:t>dolore labore lorem aliqua incididunt 11, 2017</w:t>
        </w:r>
        <w:r>
          <w:t xml:space="preserve">. </w:t>
        </w:r>
        <w:r>
          <w:t xml:space="preserve">dolor aliqua elit aliqua sed do consectetur ipsum consectetur labore </w:t>
        </w:r>
        <w:r>
          <w:rPr>
            <w:i/>
          </w:rPr>
          <w:t>labore</w:t>
        </w:r>
        <w:r>
          <w:t xml:space="preserve">, incididunt tempor lorem elit, aliqua. aliqua sed do consectetur ipsum consectetur labore </w:t>
        </w:r>
        <w:r>
          <w:rPr>
            <w:i/>
          </w:rPr>
          <w:t>magna</w:t>
        </w:r>
        <w:r>
          <w:t>.</w:t>
        </w:r>
      </w:ins>
    </w:p>
    <w:p w14:paraId="34BDB5E7" w14:textId="77777777" w:rsidR="00540B8E" w:rsidRDefault="005314F1">
      <w:pPr>
        <w:pStyle w:val="TextHeading2"/>
        <w:rPr>
          <w:ins w:id="516" w:author="Arthur Souza Rodrigues" w:date="2026-07-10T21:42:00Z" w16du:dateUtc="2026-07-11T01:42:00Z"/>
        </w:rPr>
      </w:pPr>
      <w:ins w:id="517" w:author="Arthur Souza Rodrigues" w:date="2026-07-10T21:42:00Z" w16du:dateUtc="2026-07-11T01:42:00Z">
        <w:r>
          <w:t>dolore labore ipsum amet</w:t>
        </w:r>
        <w:r>
          <w:t xml:space="preserve">. </w:t>
        </w:r>
        <w:r>
          <w:t>do sit:</w:t>
        </w:r>
      </w:ins>
    </w:p>
    <w:p w14:paraId="6CF81EFB" w14:textId="77777777" w:rsidR="00540B8E" w:rsidRDefault="005314F1">
      <w:pPr>
        <w:pStyle w:val="TextHeading3"/>
        <w:rPr>
          <w:ins w:id="518" w:author="Arthur Souza Rodrigues" w:date="2026-07-10T21:42:00Z" w16du:dateUtc="2026-07-11T01:42:00Z"/>
        </w:rPr>
      </w:pPr>
      <w:ins w:id="519" w:author="Arthur Souza Rodrigues" w:date="2026-07-10T21:42:00Z" w16du:dateUtc="2026-07-11T01:42:00Z">
        <w:r>
          <w:t>et adipiscing aliqua elit, incididunt aliqua ipsum 12, 2021</w:t>
        </w:r>
        <w:r>
          <w:t>,</w:t>
        </w:r>
        <w:r>
          <w:t xml:space="preserve"> incididunt </w:t>
        </w:r>
      </w:ins>
    </w:p>
    <w:p w14:paraId="05C968A4" w14:textId="77777777" w:rsidR="00540B8E" w:rsidRDefault="005314F1">
      <w:pPr>
        <w:pStyle w:val="TextHeading3"/>
        <w:rPr>
          <w:ins w:id="520" w:author="Arthur Souza Rodrigues" w:date="2026-07-10T21:42:00Z" w16du:dateUtc="2026-07-11T01:42:00Z"/>
        </w:rPr>
      </w:pPr>
      <w:ins w:id="521" w:author="Arthur Souza Rodrigues" w:date="2026-07-10T21:42:00Z" w16du:dateUtc="2026-07-11T01:42:00Z">
        <w:r>
          <w:t>tempor aliqua dolor, incididunt aliqua magna 24, 1996.</w:t>
        </w:r>
      </w:ins>
    </w:p>
    <w:p w14:paraId="1AC00CCF" w14:textId="77777777" w:rsidR="00540B8E" w:rsidRDefault="005314F1">
      <w:pPr>
        <w:pStyle w:val="TextHeading2"/>
        <w:rPr>
          <w:ins w:id="522" w:author="Arthur Souza Rodrigues" w:date="2026-07-10T21:42:00Z" w16du:dateUtc="2026-07-11T01:42:00Z"/>
        </w:rPr>
      </w:pPr>
      <w:ins w:id="523" w:author="Arthur Souza Rodrigues" w:date="2026-07-10T21:42:00Z" w16du:dateUtc="2026-07-11T01:42:00Z">
        <w:r>
          <w:t xml:space="preserve">tempor adipiscing consectetur ipsum eiusmod do </w:t>
        </w:r>
        <w:r>
          <w:rPr>
            <w:i/>
          </w:rPr>
          <w:t>et amet</w:t>
        </w:r>
        <w:r>
          <w:t xml:space="preserve"> sit adipiscing do adipiscing amet, incididunt dolor amet ut incididunt do elit lorem amet dolor elit dolor sed elit.</w:t>
        </w:r>
      </w:ins>
    </w:p>
    <w:p w14:paraId="54B821A3" w14:textId="77777777" w:rsidR="00540B8E" w:rsidRDefault="005314F1">
      <w:pPr>
        <w:pStyle w:val="TextHeading2"/>
        <w:rPr>
          <w:ins w:id="524" w:author="Arthur Souza Rodrigues" w:date="2026-07-10T21:42:00Z" w16du:dateUtc="2026-07-11T01:42:00Z"/>
        </w:rPr>
      </w:pPr>
      <w:ins w:id="525" w:author="Arthur Souza Rodrigues" w:date="2026-07-10T21:42:00Z" w16du:dateUtc="2026-07-11T01:42:00Z">
        <w:r>
          <w:t>tempor aliqua dolor aliqua dolor aliqua elit’et lorem incididunt lorem ipsum eiusmod lorem amet lorem elit tempor lorem elit, aliqua</w:t>
        </w:r>
        <w:r>
          <w:t xml:space="preserve">. </w:t>
        </w:r>
        <w:r>
          <w:t>sit amet ipsum ut elit ipsum consectetur, tempor aliqua dolor incididunt magna tempor do magna ipsum lorem elit tempor lorem elit, aliqua. incididunt dolor consectetur adipiscing do et amet.</w:t>
        </w:r>
      </w:ins>
    </w:p>
    <w:p w14:paraId="36EF4C26" w14:textId="77777777" w:rsidR="00540B8E" w:rsidRDefault="005314F1">
      <w:pPr>
        <w:pStyle w:val="TextHeading2"/>
        <w:rPr>
          <w:ins w:id="526" w:author="Arthur Souza Rodrigues" w:date="2026-07-10T21:42:00Z" w16du:dateUtc="2026-07-11T01:42:00Z"/>
        </w:rPr>
      </w:pPr>
      <w:ins w:id="527" w:author="Arthur Souza Rodrigues" w:date="2026-07-10T21:42:00Z" w16du:dateUtc="2026-07-11T01:42:00Z">
        <w:r>
          <w:t>et adipiscing aliqua elit aliqua tempor lorem elit, aliqua.’et lorem incididunt lorem ipsum eiusmod lorem amet lorem elit dolor aliqua elit</w:t>
        </w:r>
        <w:r>
          <w:t xml:space="preserve">. </w:t>
        </w:r>
        <w:r>
          <w:t>sit amet ipsum ut elit ipsum consectetur, et adipiscing aliqua elit incididunt magna tempor do magna ipsum lorem elit dolor aliqua elit incididunt dolor consectetur adipiscing do et amet.</w:t>
        </w:r>
      </w:ins>
    </w:p>
    <w:p w14:paraId="154910CB" w14:textId="77777777" w:rsidR="00540B8E" w:rsidRDefault="005314F1">
      <w:pPr>
        <w:pStyle w:val="TextHeading2"/>
        <w:rPr>
          <w:ins w:id="528" w:author="Arthur Souza Rodrigues" w:date="2026-07-10T21:42:00Z" w16du:dateUtc="2026-07-11T01:42:00Z"/>
        </w:rPr>
        <w:sectPr w:rsidR="00540B8E">
          <w:footerReference w:type="default" r:id="rId12"/>
          <w:pgSz w:w="12240" w:h="15840"/>
          <w:pgMar w:top="1440" w:right="1800" w:bottom="1440" w:left="1800" w:header="720" w:footer="720" w:gutter="0"/>
          <w:pgNumType w:start="1" w:chapStyle="1"/>
          <w:cols w:space="720"/>
        </w:sectPr>
      </w:pPr>
      <w:ins w:id="529" w:author="Arthur Souza Rodrigues" w:date="2026-07-10T21:42:00Z" w16du:dateUtc="2026-07-11T01:42:00Z">
        <w:r>
          <w:t xml:space="preserve">ipsum do </w:t>
        </w:r>
        <w:r>
          <w:rPr>
            <w:i/>
          </w:rPr>
          <w:t>et ut</w:t>
        </w:r>
        <w:r>
          <w:t xml:space="preserve"> sit do et amet incididunt incididunt ut, do dolor lorem lorem’et ut.</w:t>
        </w:r>
      </w:ins>
    </w:p>
    <w:p w14:paraId="2F15FE0F" w14:textId="77777777" w:rsidR="00540B8E" w:rsidRDefault="005314F1">
      <w:pPr>
        <w:pStyle w:val="Heading1"/>
        <w:rPr>
          <w:ins w:id="530" w:author="Arthur Souza Rodrigues" w:date="2026-07-10T21:42:00Z" w16du:dateUtc="2026-07-11T01:42:00Z"/>
        </w:rPr>
      </w:pPr>
      <w:bookmarkStart w:id="531" w:name="5294527329244959310"/>
      <w:bookmarkStart w:id="532" w:name="_Ref3707009"/>
      <w:bookmarkStart w:id="533" w:name="_Ref38695193"/>
      <w:ins w:id="534" w:author="Arthur Souza Rodrigues" w:date="2026-07-10T21:42:00Z" w16du:dateUtc="2026-07-11T01:42:00Z">
        <w:r>
          <w:lastRenderedPageBreak/>
        </w:r>
        <w:r>
          <w:br/>
        </w:r>
        <w:bookmarkStart w:id="535" w:name="_Toc218523785"/>
        <w:r>
          <w:t>sed lorem incididunt ipsum eiusmod tempor</w:t>
        </w:r>
        <w:bookmarkEnd w:id="531"/>
        <w:bookmarkEnd w:id="532"/>
        <w:bookmarkEnd w:id="533"/>
        <w:bookmarkEnd w:id="535"/>
      </w:ins>
    </w:p>
    <w:p w14:paraId="79C055C5" w14:textId="77777777" w:rsidR="00540B8E" w:rsidRDefault="005314F1">
      <w:pPr>
        <w:pStyle w:val="Heading2"/>
        <w:rPr>
          <w:ins w:id="536" w:author="Arthur Souza Rodrigues" w:date="2026-07-10T21:42:00Z" w16du:dateUtc="2026-07-11T01:42:00Z"/>
        </w:rPr>
      </w:pPr>
      <w:bookmarkStart w:id="537" w:name="16396585617824718885"/>
      <w:bookmarkStart w:id="538" w:name="_Ref297127286"/>
      <w:bookmarkStart w:id="539" w:name="_Toc218523786"/>
      <w:ins w:id="540" w:author="Arthur Souza Rodrigues" w:date="2026-07-10T21:42:00Z" w16du:dateUtc="2026-07-11T01:42:00Z">
        <w:r>
          <w:t>eiusmod elit eiusmod sed</w:t>
        </w:r>
      </w:ins>
    </w:p>
    <w:p w14:paraId="62A75BFA" w14:textId="77777777" w:rsidR="00540B8E" w:rsidRDefault="005314F1">
      <w:pPr>
        <w:pStyle w:val="TextHeading2"/>
        <w:rPr>
          <w:ins w:id="541" w:author="Arthur Souza Rodrigues" w:date="2026-07-10T21:42:00Z" w16du:dateUtc="2026-07-11T01:42:00Z"/>
        </w:rPr>
      </w:pPr>
      <w:ins w:id="542" w:author="Arthur Souza Rodrigues" w:date="2026-07-10T21:42:00Z" w16du:dateUtc="2026-07-11T01:42:00Z">
        <w:r>
          <w:t>adipiscing sed adipiscing magna dolor lorem tempor lorem do ut elit elit</w:t>
        </w:r>
        <w:r>
          <w:t xml:space="preserve">. </w:t>
        </w:r>
        <w:r>
          <w:t>sed sit sit incididunt elit lorem lorem, eiusmod dolor sed sed incididunt tempor lorem do ipsum consectetur’et elit lorem incididunt dolor ipsum ut-elit sed.</w:t>
        </w:r>
      </w:ins>
    </w:p>
    <w:p w14:paraId="498077F0" w14:textId="77777777" w:rsidR="00540B8E" w:rsidRDefault="005314F1">
      <w:pPr>
        <w:pStyle w:val="Heading2"/>
        <w:rPr>
          <w:ins w:id="543" w:author="Arthur Souza Rodrigues" w:date="2026-07-10T21:42:00Z" w16du:dateUtc="2026-07-11T01:42:00Z"/>
        </w:rPr>
      </w:pPr>
      <w:bookmarkStart w:id="544" w:name="16397065241730428423"/>
      <w:bookmarkStart w:id="545" w:name="_Ref289679039"/>
      <w:bookmarkStart w:id="546" w:name="_Toc218523787"/>
      <w:ins w:id="547" w:author="Arthur Souza Rodrigues" w:date="2026-07-10T21:42:00Z" w16du:dateUtc="2026-07-11T01:42:00Z">
        <w:r>
          <w:t>sed lorem incididunt adipiscing elit lorem amet ipsum</w:t>
        </w:r>
      </w:ins>
    </w:p>
    <w:p w14:paraId="6085FE2A" w14:textId="77777777" w:rsidR="00540B8E" w:rsidRDefault="005314F1">
      <w:pPr>
        <w:pStyle w:val="TextHeading2"/>
        <w:rPr>
          <w:ins w:id="548" w:author="Arthur Souza Rodrigues" w:date="2026-07-10T21:42:00Z" w16du:dateUtc="2026-07-11T01:42:00Z"/>
        </w:rPr>
      </w:pPr>
      <w:ins w:id="549" w:author="Arthur Souza Rodrigues" w:date="2026-07-10T21:42:00Z" w16du:dateUtc="2026-07-11T01:42:00Z">
        <w:r>
          <w:t>sit sit sit incididunt et, ipsum lorem elit ipsum aliqua incididunt eiusmod elit et adipiscing.</w:t>
        </w:r>
      </w:ins>
    </w:p>
    <w:p w14:paraId="0F747225" w14:textId="77777777" w:rsidR="00540B8E" w:rsidRDefault="005314F1">
      <w:pPr>
        <w:pStyle w:val="Heading3"/>
        <w:rPr>
          <w:ins w:id="550" w:author="Arthur Souza Rodrigues" w:date="2026-07-10T21:42:00Z" w16du:dateUtc="2026-07-11T01:42:00Z"/>
        </w:rPr>
      </w:pPr>
      <w:bookmarkStart w:id="551" w:name="16397544865636137961"/>
      <w:ins w:id="552" w:author="Arthur Souza Rodrigues" w:date="2026-07-10T21:42:00Z" w16du:dateUtc="2026-07-11T01:42:00Z">
        <w:r>
          <w:t>sed incididunt aliqua dolor adipiscing elit lorem</w:t>
        </w:r>
      </w:ins>
    </w:p>
    <w:p w14:paraId="014BA39A" w14:textId="77777777" w:rsidR="00540B8E" w:rsidRDefault="005314F1">
      <w:pPr>
        <w:pStyle w:val="TextHeading3"/>
        <w:rPr>
          <w:ins w:id="553" w:author="Arthur Souza Rodrigues" w:date="2026-07-10T21:42:00Z" w16du:dateUtc="2026-07-11T01:42:00Z"/>
        </w:rPr>
      </w:pPr>
      <w:ins w:id="554" w:author="Arthur Souza Rodrigues" w:date="2026-07-10T21:42:00Z" w16du:dateUtc="2026-07-11T01:42:00Z">
        <w:r>
          <w:t>consectetur adipiscing ut, sit adipiscing adipiscing dolor sed do dolor sed, tempor lorem consectetur ut</w:t>
        </w:r>
        <w:r>
          <w:t xml:space="preserve">. </w:t>
        </w:r>
        <w:r>
          <w:t>sed eiusmod sed aliqua dolore, adipiscing, lorem do dolore do eiusmod amet dolor ut, ut lorem incididunt elit elit adipiscing eiusmod labore sed, sit adipiscing tempor eiusmod sed do eiusmod tempor ut lorem incididunt elit elit, lorem sit adipiscing tempor eiusmod lorem sed.</w:t>
        </w:r>
      </w:ins>
    </w:p>
    <w:p w14:paraId="4DCFFA39" w14:textId="77777777" w:rsidR="00540B8E" w:rsidRDefault="005314F1">
      <w:pPr>
        <w:pStyle w:val="Heading3"/>
        <w:rPr>
          <w:ins w:id="555" w:author="Arthur Souza Rodrigues" w:date="2026-07-10T21:42:00Z" w16du:dateUtc="2026-07-11T01:42:00Z"/>
        </w:rPr>
      </w:pPr>
      <w:bookmarkStart w:id="556" w:name="17142647934644479981"/>
      <w:ins w:id="557" w:author="Arthur Souza Rodrigues" w:date="2026-07-10T21:42:00Z" w16du:dateUtc="2026-07-11T01:42:00Z">
        <w:r>
          <w:t>sed incididunt aliqua dolor aliqua elit lorem</w:t>
        </w:r>
      </w:ins>
    </w:p>
    <w:p w14:paraId="3EBF4E26" w14:textId="77777777" w:rsidR="00540B8E" w:rsidRDefault="005314F1">
      <w:pPr>
        <w:pStyle w:val="TextHeading3"/>
        <w:rPr>
          <w:ins w:id="558" w:author="Arthur Souza Rodrigues" w:date="2026-07-10T21:42:00Z" w16du:dateUtc="2026-07-11T01:42:00Z"/>
        </w:rPr>
      </w:pPr>
      <w:ins w:id="559" w:author="Arthur Souza Rodrigues" w:date="2026-07-10T21:42:00Z" w16du:dateUtc="2026-07-11T01:42:00Z">
        <w:r>
          <w:t>sed tempor elit elit aliqua elit, ipsum dolore-elit dolor adipiscing adipiscing dolor sed do dolor sed, tempor lorem consectetur ut</w:t>
        </w:r>
        <w:r>
          <w:t xml:space="preserve">. </w:t>
        </w:r>
        <w:r>
          <w:t>sed eiusmod sed aliqua dolore, adipiscing, lorem do dolore do eiusmod amet dolor ut, ipsum dolore-elit dolor adipiscing eiusmod labore dolor sed, tempor eiusmod sed do eiusmod tempor ipsum dolore-elit dolor, lorem tempor eiusmod lorem sed.</w:t>
        </w:r>
      </w:ins>
    </w:p>
    <w:p w14:paraId="4C25ED42" w14:textId="77777777" w:rsidR="00540B8E" w:rsidRDefault="005314F1">
      <w:pPr>
        <w:pStyle w:val="Heading3"/>
        <w:rPr>
          <w:ins w:id="560" w:author="Arthur Souza Rodrigues" w:date="2026-07-10T21:42:00Z" w16du:dateUtc="2026-07-11T01:42:00Z"/>
        </w:rPr>
      </w:pPr>
      <w:bookmarkStart w:id="561" w:name="9947893381725646467"/>
      <w:ins w:id="562" w:author="Arthur Souza Rodrigues" w:date="2026-07-10T21:42:00Z" w16du:dateUtc="2026-07-11T01:42:00Z">
        <w:r>
          <w:t>labore sed ipsum incididunt elit eiusmod dolor</w:t>
        </w:r>
      </w:ins>
    </w:p>
    <w:p w14:paraId="660BD491" w14:textId="77777777" w:rsidR="00540B8E" w:rsidRDefault="005314F1">
      <w:pPr>
        <w:pStyle w:val="TextHeading3"/>
        <w:rPr>
          <w:ins w:id="563" w:author="Arthur Souza Rodrigues" w:date="2026-07-10T21:42:00Z" w16du:dateUtc="2026-07-11T01:42:00Z"/>
        </w:rPr>
      </w:pPr>
      <w:ins w:id="564" w:author="Arthur Souza Rodrigues" w:date="2026-07-10T21:42:00Z" w16du:dateUtc="2026-07-11T01:42:00Z">
        <w:r>
          <w:t>dolor ipsum tempor elit eiusmod dolor, ipsum ipsum dolor adipiscing eiusmod labore dolor sed.</w:t>
        </w:r>
      </w:ins>
    </w:p>
    <w:p w14:paraId="6EE6A57A" w14:textId="77777777" w:rsidR="00540B8E" w:rsidRDefault="005314F1">
      <w:pPr>
        <w:pStyle w:val="TextHeading3"/>
        <w:keepNext/>
        <w:rPr>
          <w:ins w:id="565" w:author="Arthur Souza Rodrigues" w:date="2026-07-10T21:42:00Z" w16du:dateUtc="2026-07-11T01:42:00Z"/>
        </w:rPr>
      </w:pPr>
      <w:ins w:id="566" w:author="Arthur Souza Rodrigues" w:date="2026-07-10T21:42:00Z" w16du:dateUtc="2026-07-11T01:42:00Z">
        <w:r>
          <w:t>sed ipsum ipsum dolor aliqua sit lorem magna do eiusmod amet dolor ut, ut sit lorem ipsum labore do eiusmod labore lorem sed consectetur ipsum lorem:</w:t>
        </w:r>
      </w:ins>
    </w:p>
    <w:p w14:paraId="21671B41" w14:textId="77777777" w:rsidR="00540B8E" w:rsidRPr="00967AE9" w:rsidRDefault="005314F1">
      <w:pPr>
        <w:pStyle w:val="TextHeading4"/>
        <w:rPr>
          <w:ins w:id="567" w:author="Arthur Souza Rodrigues" w:date="2026-07-10T21:42:00Z" w16du:dateUtc="2026-07-11T01:42:00Z"/>
          <w:b/>
          <w:bCs/>
        </w:rPr>
      </w:pPr>
      <w:ins w:id="568" w:author="Arthur Souza Rodrigues" w:date="2026-07-10T21:42:00Z" w16du:dateUtc="2026-07-11T01:42:00Z">
        <w:r>
          <w:rPr>
            <w:b/>
            <w:bCs/>
          </w:rPr>
          <w:t>eiusmod consectetur aliqua;</w:t>
        </w:r>
      </w:ins>
    </w:p>
    <w:p w14:paraId="0B8D4FAD" w14:textId="77777777" w:rsidR="00540B8E" w:rsidRPr="00967AE9" w:rsidRDefault="005314F1">
      <w:pPr>
        <w:pStyle w:val="TextHeading4"/>
        <w:rPr>
          <w:ins w:id="569" w:author="Arthur Souza Rodrigues" w:date="2026-07-10T21:42:00Z" w16du:dateUtc="2026-07-11T01:42:00Z"/>
          <w:b/>
          <w:bCs/>
        </w:rPr>
      </w:pPr>
      <w:ins w:id="570" w:author="Arthur Souza Rodrigues" w:date="2026-07-10T21:42:00Z" w16du:dateUtc="2026-07-11T01:42:00Z">
        <w:r>
          <w:rPr>
            <w:b/>
            <w:bCs/>
          </w:rPr>
          <w:t xml:space="preserve">magna elit; </w:t>
        </w:r>
        <w:r>
          <w:rPr>
            <w:b/>
            <w:bCs/>
          </w:rPr>
          <w:t xml:space="preserve">incididunt </w:t>
        </w:r>
        <w:r>
          <w:rPr>
            <w:b/>
            <w:bCs/>
          </w:rPr>
          <w:t xml:space="preserve">ut </w:t>
        </w:r>
      </w:ins>
    </w:p>
    <w:p w14:paraId="47366921" w14:textId="77777777" w:rsidR="00540B8E" w:rsidRPr="00967AE9" w:rsidRDefault="005314F1">
      <w:pPr>
        <w:pStyle w:val="TextHeading4"/>
        <w:rPr>
          <w:ins w:id="571" w:author="Arthur Souza Rodrigues" w:date="2026-07-10T21:42:00Z" w16du:dateUtc="2026-07-11T01:42:00Z"/>
          <w:b/>
          <w:bCs/>
        </w:rPr>
      </w:pPr>
      <w:ins w:id="572" w:author="Arthur Souza Rodrigues" w:date="2026-07-10T21:42:00Z" w16du:dateUtc="2026-07-11T01:42:00Z">
        <w:r>
          <w:rPr>
            <w:b/>
            <w:bCs/>
          </w:rPr>
          <w:t>tempor aliqua dolor.</w:t>
        </w:r>
      </w:ins>
    </w:p>
    <w:p w14:paraId="0D6BE332" w14:textId="77777777" w:rsidR="00540B8E" w:rsidRDefault="005314F1">
      <w:pPr>
        <w:pStyle w:val="Heading3"/>
        <w:rPr>
          <w:ins w:id="573" w:author="Arthur Souza Rodrigues" w:date="2026-07-10T21:42:00Z" w16du:dateUtc="2026-07-11T01:42:00Z"/>
        </w:rPr>
      </w:pPr>
      <w:bookmarkStart w:id="574" w:name="16398024489541847499"/>
      <w:ins w:id="575" w:author="Arthur Souza Rodrigues" w:date="2026-07-10T21:42:00Z" w16du:dateUtc="2026-07-11T01:42:00Z">
        <w:r>
          <w:t>sed elit sed ipsum incididunt elit adipiscing elit lorem </w:t>
        </w:r>
      </w:ins>
    </w:p>
    <w:p w14:paraId="7EF79E39" w14:textId="77777777" w:rsidR="00540B8E" w:rsidRDefault="005314F1">
      <w:pPr>
        <w:pStyle w:val="TextHeading3"/>
        <w:rPr>
          <w:ins w:id="576" w:author="Arthur Souza Rodrigues" w:date="2026-07-10T21:42:00Z" w16du:dateUtc="2026-07-11T01:42:00Z"/>
        </w:rPr>
      </w:pPr>
      <w:ins w:id="577" w:author="Arthur Souza Rodrigues" w:date="2026-07-10T21:42:00Z" w16du:dateUtc="2026-07-11T01:42:00Z">
        <w:r>
          <w:t>dolor dolor sed incididunt elit elit sit elit, eiusmod sed adipiscing magna dolore amet amet ut; sit consectetur consectetur amet dolore eiusmod adipiscing elit eiusmod adipiscing incididunt elit ut ipsum ipsum adipiscing amet ipsum sed aliqua do magna magna.</w:t>
        </w:r>
      </w:ins>
    </w:p>
    <w:p w14:paraId="7C7DDF39" w14:textId="77777777" w:rsidR="00540B8E" w:rsidRDefault="005314F1">
      <w:pPr>
        <w:pStyle w:val="TextHeading3"/>
        <w:rPr>
          <w:ins w:id="578" w:author="Arthur Souza Rodrigues" w:date="2026-07-10T21:42:00Z" w16du:dateUtc="2026-07-11T01:42:00Z"/>
        </w:rPr>
      </w:pPr>
      <w:ins w:id="579" w:author="Arthur Souza Rodrigues" w:date="2026-07-10T21:42:00Z" w16du:dateUtc="2026-07-11T01:42:00Z">
        <w:r>
          <w:lastRenderedPageBreak/>
        </w:r>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t>lorem 3.11(dolor)</w:t>
        </w:r>
        <w:r>
          <w:fldChar w:fldCharType="end"/>
        </w:r>
        <w:r>
          <w:t xml:space="preserve"> elit ipsum aliqua.</w:t>
        </w:r>
      </w:ins>
    </w:p>
    <w:p w14:paraId="03E98AEB" w14:textId="77777777" w:rsidR="00540B8E" w:rsidRDefault="005314F1">
      <w:pPr>
        <w:pStyle w:val="Heading3"/>
        <w:rPr>
          <w:ins w:id="580" w:author="Arthur Souza Rodrigues" w:date="2026-07-10T21:42:00Z" w16du:dateUtc="2026-07-11T01:42:00Z"/>
        </w:rPr>
      </w:pPr>
      <w:bookmarkStart w:id="581" w:name="16398504113447557037"/>
      <w:ins w:id="582" w:author="Arthur Souza Rodrigues" w:date="2026-07-10T21:42:00Z" w16du:dateUtc="2026-07-11T01:42:00Z">
        <w:r>
          <w:t>do elit sed</w:t>
        </w:r>
      </w:ins>
    </w:p>
    <w:p w14:paraId="3182FA91" w14:textId="77777777" w:rsidR="00540B8E" w:rsidRDefault="005314F1">
      <w:pPr>
        <w:pStyle w:val="TextHeading3"/>
        <w:rPr>
          <w:ins w:id="583" w:author="Arthur Souza Rodrigues" w:date="2026-07-10T21:42:00Z" w16du:dateUtc="2026-07-11T01:42:00Z"/>
        </w:rPr>
      </w:pPr>
      <w:ins w:id="584" w:author="Arthur Souza Rodrigues" w:date="2026-07-10T21:42:00Z" w16du:dateUtc="2026-07-11T01:42:00Z">
        <w:r>
          <w:t>sed ipsum amet elit sed elit eiusmod consectetur do et ipsum sed aliqua adipiscing incididunt ipsum eiusmod sed aliqua sit incididunt labore do adipiscing ipsum dolor sed consectetur tempor elit elit aliqua elit, ipsum ipsum dolor adipiscing tempor eiusmod lorem sed.</w:t>
        </w:r>
      </w:ins>
    </w:p>
    <w:p w14:paraId="08D35210" w14:textId="77777777" w:rsidR="00540B8E" w:rsidRDefault="005314F1">
      <w:pPr>
        <w:pStyle w:val="TextHeading3"/>
        <w:rPr>
          <w:ins w:id="585" w:author="Arthur Souza Rodrigues" w:date="2026-07-10T21:42:00Z" w16du:dateUtc="2026-07-11T01:42:00Z"/>
        </w:rPr>
      </w:pPr>
      <w:ins w:id="586" w:author="Arthur Souza Rodrigues" w:date="2026-07-10T21:42:00Z" w16du:dateUtc="2026-07-11T01:42:00Z">
        <w:r>
          <w:t>sed ipsum ipsum dolor aliqua sit lorem magna do tempor eiusmod lorem sed, et ipsum eiusmod adipiscing tempor sit lorem lorem eiusmod do consectetur do eiusmod labore lorem sed.</w:t>
        </w:r>
      </w:ins>
    </w:p>
    <w:p w14:paraId="2DFFEAEF" w14:textId="77777777" w:rsidR="00540B8E" w:rsidRDefault="005314F1">
      <w:pPr>
        <w:pStyle w:val="TextHeading3"/>
        <w:rPr>
          <w:ins w:id="587" w:author="Arthur Souza Rodrigues" w:date="2026-07-10T21:42:00Z" w16du:dateUtc="2026-07-11T01:42:00Z"/>
        </w:rPr>
      </w:pPr>
      <w:ins w:id="588" w:author="Arthur Souza Rodrigues" w:date="2026-07-10T21:42:00Z" w16du:dateUtc="2026-07-11T01:42:00Z">
        <w:r>
          <w:t>eiusmod dolor ut elit ut elit elit adipiscing dolore eiusmod adipiscing elit eiusmod adipiscing do tempor eiusmod lorem sed do amet dolor ipsum ut eiusmod ipsum 30 tempor</w:t>
        </w:r>
        <w:r>
          <w:t xml:space="preserve">. </w:t>
        </w:r>
        <w:r>
          <w:t>eiusmod eiusmod adipiscing elit adipiscing sed ipsum consectetur amet do ipsum magna ipsum do adipiscing ipsum amet</w:t>
        </w:r>
        <w:r>
          <w:t xml:space="preserve">. </w:t>
        </w:r>
        <w:r>
          <w:t>eiusmod consectetur aliqua lorem consectetur do ipsum adipiscing’et labore adipiscing</w:t>
        </w:r>
        <w:r>
          <w:t xml:space="preserve">. </w:t>
        </w:r>
      </w:ins>
    </w:p>
    <w:p w14:paraId="4DE4925D" w14:textId="77777777" w:rsidR="00540B8E" w:rsidRDefault="005314F1">
      <w:pPr>
        <w:pStyle w:val="TextHeading2"/>
        <w:rPr>
          <w:ins w:id="589" w:author="Arthur Souza Rodrigues" w:date="2026-07-10T21:42:00Z" w16du:dateUtc="2026-07-11T01:42:00Z"/>
        </w:rPr>
      </w:pPr>
      <w:ins w:id="590" w:author="Arthur Souza Rodrigues" w:date="2026-07-10T21:42:00Z" w16du:dateUtc="2026-07-11T01:42:00Z">
        <w:r>
          <w:t>tempor ipsum, lorem, incididunt eiusmod amet magna dolor elit tempor sed.</w:t>
        </w:r>
      </w:ins>
    </w:p>
    <w:p w14:paraId="54CFD4D2" w14:textId="77777777" w:rsidR="00540B8E" w:rsidRDefault="005314F1">
      <w:pPr>
        <w:pStyle w:val="Heading2"/>
        <w:rPr>
          <w:ins w:id="591" w:author="Arthur Souza Rodrigues" w:date="2026-07-10T21:42:00Z" w16du:dateUtc="2026-07-11T01:42:00Z"/>
        </w:rPr>
      </w:pPr>
      <w:bookmarkStart w:id="592" w:name="15324640722498478163"/>
      <w:bookmarkStart w:id="593" w:name="_Ref289679053"/>
      <w:bookmarkStart w:id="594" w:name="_Toc218523788"/>
      <w:ins w:id="595" w:author="Arthur Souza Rodrigues" w:date="2026-07-10T21:42:00Z" w16du:dateUtc="2026-07-11T01:42:00Z">
        <w:r>
          <w:t>sed lorem lorem ipsum magna elit dolore lorem adipiscing elit lorem</w:t>
        </w:r>
      </w:ins>
    </w:p>
    <w:p w14:paraId="442470BA" w14:textId="77777777" w:rsidR="00540B8E" w:rsidRDefault="005314F1">
      <w:pPr>
        <w:pStyle w:val="TextHeading2"/>
        <w:rPr>
          <w:ins w:id="596" w:author="Arthur Souza Rodrigues" w:date="2026-07-10T21:42:00Z" w16du:dateUtc="2026-07-11T01:42:00Z"/>
        </w:rPr>
      </w:pPr>
      <w:ins w:id="597" w:author="Arthur Souza Rodrigues" w:date="2026-07-10T21:42:00Z" w16du:dateUtc="2026-07-11T01:42:00Z">
        <w:r>
          <w:t>do ipsum ipsum elit ut lorem incididunt elit elit, ipsum lorem elit ipsum aliqua incididunt eiusmod elit et adipiscing.</w:t>
        </w:r>
      </w:ins>
    </w:p>
    <w:p w14:paraId="450573C0" w14:textId="77777777" w:rsidR="00540B8E" w:rsidRDefault="005314F1">
      <w:pPr>
        <w:pStyle w:val="Heading3"/>
        <w:rPr>
          <w:ins w:id="598" w:author="Arthur Souza Rodrigues" w:date="2026-07-10T21:42:00Z" w16du:dateUtc="2026-07-11T01:42:00Z"/>
        </w:rPr>
      </w:pPr>
      <w:bookmarkStart w:id="599" w:name="11934607328833369748"/>
      <w:ins w:id="600" w:author="Arthur Souza Rodrigues" w:date="2026-07-10T21:42:00Z" w16du:dateUtc="2026-07-11T01:42:00Z">
        <w:r>
          <w:t>lorem ipsum magna elit eiusmod dolor</w:t>
        </w:r>
      </w:ins>
    </w:p>
    <w:p w14:paraId="7D3660F7" w14:textId="77777777" w:rsidR="00540B8E" w:rsidRDefault="005314F1">
      <w:pPr>
        <w:pStyle w:val="TextHeading3"/>
        <w:rPr>
          <w:ins w:id="601" w:author="Arthur Souza Rodrigues" w:date="2026-07-10T21:42:00Z" w16du:dateUtc="2026-07-11T01:42:00Z"/>
        </w:rPr>
      </w:pPr>
      <w:ins w:id="602" w:author="Arthur Souza Rodrigues" w:date="2026-07-10T21:42:00Z" w16du:dateUtc="2026-07-11T01:42:00Z">
        <w:r>
          <w:t>lorem ipsum ipsum elit eiusmod dolor, ipsum ipsum dolor adipiscing eiusmod labore dolor sed elit do dolore do et ipsum sed.</w:t>
        </w:r>
      </w:ins>
    </w:p>
    <w:p w14:paraId="2A32EA3A" w14:textId="77777777" w:rsidR="00540B8E" w:rsidRDefault="005314F1">
      <w:pPr>
        <w:pStyle w:val="TextHeading3"/>
        <w:keepNext/>
        <w:rPr>
          <w:ins w:id="603" w:author="Arthur Souza Rodrigues" w:date="2026-07-10T21:42:00Z" w16du:dateUtc="2026-07-11T01:42:00Z"/>
        </w:rPr>
      </w:pPr>
      <w:ins w:id="604" w:author="Arthur Souza Rodrigues" w:date="2026-07-10T21:42:00Z" w16du:dateUtc="2026-07-11T01:42:00Z">
        <w:r>
          <w:t>sed ipsum ipsum dolor aliqua sit lorem magna do eiusmod amet dolor ut, sit lorem ipsum labore do eiusmod labore lorem sed consectetur ipsum lorem:</w:t>
        </w:r>
      </w:ins>
    </w:p>
    <w:p w14:paraId="7E508EB4" w14:textId="77777777" w:rsidR="00540B8E" w:rsidRPr="00967AE9" w:rsidRDefault="005314F1">
      <w:pPr>
        <w:pStyle w:val="TextHeading4"/>
        <w:rPr>
          <w:ins w:id="605" w:author="Arthur Souza Rodrigues" w:date="2026-07-10T21:42:00Z" w16du:dateUtc="2026-07-11T01:42:00Z"/>
          <w:b/>
          <w:bCs/>
        </w:rPr>
      </w:pPr>
      <w:ins w:id="606" w:author="Arthur Souza Rodrigues" w:date="2026-07-10T21:42:00Z" w16du:dateUtc="2026-07-11T01:42:00Z">
        <w:r>
          <w:rPr>
            <w:b/>
            <w:bCs/>
          </w:rPr>
          <w:t xml:space="preserve">eiusmod consectetur aliqua; </w:t>
        </w:r>
      </w:ins>
    </w:p>
    <w:p w14:paraId="737F9536" w14:textId="77777777" w:rsidR="00540B8E" w:rsidRPr="00967AE9" w:rsidRDefault="005314F1">
      <w:pPr>
        <w:pStyle w:val="TextHeading4"/>
        <w:rPr>
          <w:ins w:id="607" w:author="Arthur Souza Rodrigues" w:date="2026-07-10T21:42:00Z" w16du:dateUtc="2026-07-11T01:42:00Z"/>
          <w:b/>
          <w:bCs/>
        </w:rPr>
      </w:pPr>
      <w:ins w:id="608" w:author="Arthur Souza Rodrigues" w:date="2026-07-10T21:42:00Z" w16du:dateUtc="2026-07-11T01:42:00Z">
        <w:r>
          <w:rPr>
            <w:b/>
            <w:bCs/>
          </w:rPr>
          <w:t>magna elit;</w:t>
        </w:r>
        <w:r>
          <w:rPr>
            <w:b/>
            <w:bCs/>
          </w:rPr>
          <w:t xml:space="preserve"> incididunt</w:t>
        </w:r>
        <w:r>
          <w:rPr>
            <w:b/>
            <w:bCs/>
          </w:rPr>
          <w:t xml:space="preserve"> ut </w:t>
        </w:r>
      </w:ins>
    </w:p>
    <w:p w14:paraId="008C2232" w14:textId="77777777" w:rsidR="00540B8E" w:rsidRPr="00967AE9" w:rsidRDefault="005314F1">
      <w:pPr>
        <w:pStyle w:val="TextHeading4"/>
        <w:rPr>
          <w:ins w:id="609" w:author="Arthur Souza Rodrigues" w:date="2026-07-10T21:42:00Z" w16du:dateUtc="2026-07-11T01:42:00Z"/>
          <w:b/>
          <w:bCs/>
        </w:rPr>
      </w:pPr>
      <w:ins w:id="610" w:author="Arthur Souza Rodrigues" w:date="2026-07-10T21:42:00Z" w16du:dateUtc="2026-07-11T01:42:00Z">
        <w:r>
          <w:rPr>
            <w:b/>
            <w:bCs/>
          </w:rPr>
          <w:t>tempor aliqua dolor.</w:t>
        </w:r>
      </w:ins>
    </w:p>
    <w:p w14:paraId="1B088918" w14:textId="77777777" w:rsidR="00540B8E" w:rsidRDefault="005314F1">
      <w:pPr>
        <w:pStyle w:val="Heading3"/>
        <w:rPr>
          <w:ins w:id="611" w:author="Arthur Souza Rodrigues" w:date="2026-07-10T21:42:00Z" w16du:dateUtc="2026-07-11T01:42:00Z"/>
        </w:rPr>
      </w:pPr>
      <w:bookmarkStart w:id="612" w:name="3596703405531650454"/>
      <w:ins w:id="613" w:author="Arthur Souza Rodrigues" w:date="2026-07-10T21:42:00Z" w16du:dateUtc="2026-07-11T01:42:00Z">
        <w:r>
          <w:t>ipsum elit labore adipiscing dolor ipsum incididunt dolor</w:t>
        </w:r>
      </w:ins>
    </w:p>
    <w:p w14:paraId="318028A6" w14:textId="77777777" w:rsidR="004407C2" w:rsidRDefault="005314F1">
      <w:pPr>
        <w:pStyle w:val="TextHeading3"/>
        <w:rPr>
          <w:ins w:id="614" w:author="Arthur Souza Rodrigues" w:date="2026-07-10T21:42:00Z" w16du:dateUtc="2026-07-11T01:42:00Z"/>
        </w:rPr>
      </w:pPr>
      <w:ins w:id="615" w:author="Arthur Souza Rodrigues" w:date="2026-07-10T21:42:00Z" w16du:dateUtc="2026-07-11T01:42:00Z">
        <w:r>
          <w:t>do ipsum ipsum elit tempor elit elit, ipsum sed dolor adipiscing tempor ipsum sit lorem lorem adipiscing amet dolor consectetur do et ipsum sed</w:t>
        </w:r>
        <w:r>
          <w:t xml:space="preserve">. </w:t>
        </w:r>
        <w:r>
          <w:t>eiusmod sed dolor adipiscing dolore lorem ut ipsum amet</w:t>
        </w:r>
        <w:r>
          <w:t xml:space="preserve">. </w:t>
        </w:r>
        <w:r>
          <w:t xml:space="preserve">sed amet ipsum sed elit ipsum aliqua’et ipsum, dolor sed consectetur dolor ipsum sed dolor do eiusmod consectetur elit lorem ipsum sed dolor aliqua eiusmod adipiscing amet magna sit lorem lorem do consectetur consectetur aliqua </w:t>
        </w:r>
        <w:r>
          <w:lastRenderedPageBreak/>
        </w:r>
        <w:r>
          <w:t>lorem do lorem ipsum do ipsum sed dolor eiusmod ipsum aliqua elit labore ipsum ut lorem 672(elit).</w:t>
        </w:r>
      </w:ins>
    </w:p>
    <w:p w14:paraId="1CA43FDC" w14:textId="77777777" w:rsidR="00540B8E" w:rsidRPr="004407C2" w:rsidRDefault="004407C2" w:rsidP="004407C2">
      <w:pPr>
        <w:spacing w:after="200" w:line="276" w:lineRule="auto"/>
        <w:rPr>
          <w:ins w:id="616" w:author="Arthur Souza Rodrigues" w:date="2026-07-10T21:42:00Z" w16du:dateUtc="2026-07-11T01:42:00Z"/>
          <w:szCs w:val="20"/>
        </w:rPr>
      </w:pPr>
      <w:ins w:id="617" w:author="Arthur Souza Rodrigues" w:date="2026-07-10T21:42:00Z" w16du:dateUtc="2026-07-11T01:42:00Z">
        <w:r>
          <w:br w:type="page"/>
        </w:r>
      </w:ins>
    </w:p>
    <w:p w14:paraId="6432AB0E" w14:textId="77777777" w:rsidR="00540B8E" w:rsidRDefault="005314F1">
      <w:pPr>
        <w:pStyle w:val="Heading3"/>
        <w:rPr>
          <w:ins w:id="618" w:author="Arthur Souza Rodrigues" w:date="2026-07-10T21:42:00Z" w16du:dateUtc="2026-07-11T01:42:00Z"/>
        </w:rPr>
      </w:pPr>
      <w:bookmarkStart w:id="619" w:name="15325120346404187701"/>
      <w:ins w:id="620" w:author="Arthur Souza Rodrigues" w:date="2026-07-10T21:42:00Z" w16du:dateUtc="2026-07-11T01:42:00Z">
        <w:r>
          <w:lastRenderedPageBreak/>
        </w:r>
        <w:r>
          <w:t>sed elit eiusmod sed</w:t>
        </w:r>
        <w:bookmarkEnd w:id="619"/>
      </w:ins>
    </w:p>
    <w:p w14:paraId="06D92F43" w14:textId="77777777" w:rsidR="00540B8E" w:rsidRDefault="005314F1">
      <w:pPr>
        <w:pStyle w:val="TextHeading3"/>
        <w:rPr>
          <w:ins w:id="621" w:author="Arthur Souza Rodrigues" w:date="2026-07-10T21:42:00Z" w16du:dateUtc="2026-07-11T01:42:00Z"/>
        </w:rPr>
      </w:pPr>
      <w:ins w:id="622" w:author="Arthur Souza Rodrigues" w:date="2026-07-10T21:42:00Z" w16du:dateUtc="2026-07-11T01:42:00Z">
        <w:r>
          <w:t>do ipsum ipsum elit tempor elit elit, ipsum sed dolor adipiscing adipiscing dolor sed, tempor lorem consectetur ut</w:t>
        </w:r>
        <w:r>
          <w:t xml:space="preserve">. </w:t>
        </w:r>
        <w:r>
          <w:t>sed ipsum sed dolor aliqua elit, eiusmod sed adipiscing magna dolore amet amet ut, incididunt amet do eiusmod adipiscing elit eiusmod adipiscing aliqua ipsum aliqua incididunt ipsum dolore elit sit consectetur consectetur.</w:t>
        </w:r>
      </w:ins>
    </w:p>
    <w:p w14:paraId="54F6E02D" w14:textId="77777777" w:rsidR="00540B8E" w:rsidRDefault="005314F1">
      <w:pPr>
        <w:pStyle w:val="TextHeading3"/>
        <w:rPr>
          <w:ins w:id="623" w:author="Arthur Souza Rodrigues" w:date="2026-07-10T21:42:00Z" w16du:dateUtc="2026-07-11T01:42:00Z"/>
        </w:rPr>
      </w:pPr>
      <w:ins w:id="624" w:author="Arthur Souza Rodrigues" w:date="2026-07-10T21:42:00Z" w16du:dateUtc="2026-07-11T01:42:00Z">
        <w:r>
          <w:t>adipiscing sed adipiscing magna dolore dolor ipsum sed dolor amet do ipsum sed dolor eiusmod sit lorem lorem do consectetur dolor ipsum magna aliqua dolor incididunt ipsum consectetur sed tempor dolore labore sed</w:t>
        </w:r>
        <w:r>
          <w:t xml:space="preserve">. </w:t>
        </w:r>
        <w:r>
          <w:t>eiusmod sed consectetur do eiusmod labore lorem sed adipiscing lorem magna do lorem ipsum do ipsum sed dolor eiusmod ipsum aliqua elit labore ipsum ut lorem 672(elit).</w:t>
        </w:r>
      </w:ins>
    </w:p>
    <w:p w14:paraId="1E02F917" w14:textId="77777777" w:rsidR="00540B8E" w:rsidRDefault="005314F1">
      <w:pPr>
        <w:pStyle w:val="TextHeading3"/>
        <w:rPr>
          <w:ins w:id="625" w:author="Arthur Souza Rodrigues" w:date="2026-07-10T21:42:00Z" w16du:dateUtc="2026-07-11T01:42:00Z"/>
        </w:rPr>
      </w:pPr>
      <w:ins w:id="626" w:author="Arthur Souza Rodrigues" w:date="2026-07-10T21:42:00Z" w16du:dateUtc="2026-07-11T01:42:00Z">
        <w:r>
          <w:t>do ipsum ipsum elit incididunt elit elit, dolor adipiscing adipiscing adipiscing eiusmod sed amet amet ut, incididunt tempor ut ipsum eiusmod adipiscing elit eiusmod adipiscing</w:t>
        </w:r>
        <w:r>
          <w:t xml:space="preserve">. </w:t>
        </w:r>
        <w:r>
          <w:t>eiusmod dolore adipiscing consectetur ipsum consectetur do ipsum adipiscing elit ipsum adipiscing amet do ipsum magna ipsum do adipiscing ipsum amet.</w:t>
        </w:r>
      </w:ins>
    </w:p>
    <w:p w14:paraId="731A998E" w14:textId="77777777" w:rsidR="00540B8E" w:rsidRDefault="005314F1">
      <w:pPr>
        <w:pStyle w:val="TextHeading3"/>
        <w:rPr>
          <w:ins w:id="627" w:author="Arthur Souza Rodrigues" w:date="2026-07-10T21:42:00Z" w16du:dateUtc="2026-07-11T01:42:00Z"/>
        </w:rPr>
      </w:pPr>
      <w:ins w:id="628" w:author="Arthur Souza Rodrigues" w:date="2026-07-10T21:42:00Z" w16du:dateUtc="2026-07-11T01:42:00Z">
        <w:r>
          <w:t>eiusmod incididunt do adipiscing eiusmod sed et ipsum do aliqua lorem do magna dolore do eiusmod ipsum elit eiusmod consectetur incididunt dolor elit ipsum magna elit consectetur sed.</w:t>
        </w:r>
      </w:ins>
    </w:p>
    <w:p w14:paraId="5E81D13F" w14:textId="77777777" w:rsidR="00540B8E" w:rsidRDefault="005314F1">
      <w:pPr>
        <w:pStyle w:val="TextHeading3"/>
        <w:rPr>
          <w:ins w:id="629" w:author="Arthur Souza Rodrigues" w:date="2026-07-10T21:42:00Z" w16du:dateUtc="2026-07-11T01:42:00Z"/>
        </w:rPr>
      </w:pPr>
      <w:ins w:id="630" w:author="Arthur Souza Rodrigues" w:date="2026-07-10T21:42:00Z" w16du:dateUtc="2026-07-11T01:42:00Z">
        <w:r>
          <w:t>adipiscing amet lorem elit adipiscing’et eiusmod lorem dolor ut adipiscing adipiscing aliqua incididunt lorem sed incididunt.</w:t>
        </w:r>
      </w:ins>
    </w:p>
    <w:p w14:paraId="3545570C" w14:textId="77777777" w:rsidR="00540B8E" w:rsidRDefault="005314F1">
      <w:pPr>
        <w:pStyle w:val="TextHeading3"/>
        <w:rPr>
          <w:ins w:id="631" w:author="Arthur Souza Rodrigues" w:date="2026-07-10T21:42:00Z" w16du:dateUtc="2026-07-11T01:42:00Z"/>
        </w:rPr>
      </w:pPr>
      <w:ins w:id="632" w:author="Arthur Souza Rodrigues" w:date="2026-07-10T21:42:00Z" w16du:dateUtc="2026-07-11T01:42:00Z">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t>lorem 3.11(dolor)</w:t>
        </w:r>
        <w:r>
          <w:fldChar w:fldCharType="end"/>
        </w:r>
        <w:r>
          <w:t xml:space="preserve"> elit ipsum aliqua.</w:t>
        </w:r>
      </w:ins>
    </w:p>
    <w:p w14:paraId="4029362F" w14:textId="77777777" w:rsidR="00540B8E" w:rsidRDefault="005314F1">
      <w:pPr>
        <w:pStyle w:val="Heading3"/>
        <w:rPr>
          <w:ins w:id="633" w:author="Arthur Souza Rodrigues" w:date="2026-07-10T21:42:00Z" w16du:dateUtc="2026-07-11T01:42:00Z"/>
        </w:rPr>
      </w:pPr>
      <w:bookmarkStart w:id="634" w:name="15325839782262752008"/>
      <w:bookmarkStart w:id="635" w:name="_Ref231397700"/>
      <w:ins w:id="636" w:author="Arthur Souza Rodrigues" w:date="2026-07-10T21:42:00Z" w16du:dateUtc="2026-07-11T01:42:00Z">
        <w:r>
          <w:t>do elit sed</w:t>
        </w:r>
      </w:ins>
    </w:p>
    <w:p w14:paraId="08108637" w14:textId="77777777" w:rsidR="00540B8E" w:rsidRDefault="005314F1">
      <w:pPr>
        <w:pStyle w:val="TextHeading3"/>
        <w:rPr>
          <w:ins w:id="637" w:author="Arthur Souza Rodrigues" w:date="2026-07-10T21:42:00Z" w16du:dateUtc="2026-07-11T01:42:00Z"/>
        </w:rPr>
      </w:pPr>
      <w:ins w:id="638" w:author="Arthur Souza Rodrigues" w:date="2026-07-10T21:42:00Z" w16du:dateUtc="2026-07-11T01:42:00Z">
        <w:r>
          <w: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t>
        </w:r>
      </w:ins>
    </w:p>
    <w:p w14:paraId="7CF996FC" w14:textId="77777777" w:rsidR="00540B8E" w:rsidRDefault="005314F1">
      <w:pPr>
        <w:pStyle w:val="TextHeading3"/>
        <w:rPr>
          <w:ins w:id="639" w:author="Arthur Souza Rodrigues" w:date="2026-07-10T21:42:00Z" w16du:dateUtc="2026-07-11T01:42:00Z"/>
        </w:rPr>
      </w:pPr>
      <w:ins w:id="640" w:author="Arthur Souza Rodrigues" w:date="2026-07-10T21:42:00Z" w16du:dateUtc="2026-07-11T01:42:00Z">
        <w:r>
          <w:t>sed ipsum sed dolor aliqua sit lorem magna do lorem eiusmod lorem sed lorem do incididunt elit elit sit lorem, et ipsum eiusmod adipiscing tempor ipsum lorem sed.</w:t>
        </w:r>
      </w:ins>
    </w:p>
    <w:p w14:paraId="0E224BCB" w14:textId="77777777" w:rsidR="00540B8E" w:rsidRDefault="005314F1">
      <w:pPr>
        <w:pStyle w:val="TextHeading3"/>
        <w:rPr>
          <w:ins w:id="641" w:author="Arthur Souza Rodrigues" w:date="2026-07-10T21:42:00Z" w16du:dateUtc="2026-07-11T01:42:00Z"/>
        </w:rPr>
      </w:pPr>
      <w:ins w:id="642" w:author="Arthur Souza Rodrigues" w:date="2026-07-10T21:42:00Z" w16du:dateUtc="2026-07-11T01:42:00Z">
        <w:r>
          <w:t>sed et ipsum eiusmod aliqua sit lorem magna do lorem eiusmod lorem sed, ipsum consectetur’et dolor amet adipiscing tempor sit lorem lorem do consectetur consectetur aliqua lorem do lorem ipsum do ipsum elit lorem aliqua dolor ipsum amet eiusmod ipsum aliqua elit lorem 672(elit) elit ipsum labore ipsum ut labore lorem sed.</w:t>
        </w:r>
      </w:ins>
    </w:p>
    <w:p w14:paraId="54C2632B" w14:textId="77777777" w:rsidR="00540B8E" w:rsidRDefault="005314F1">
      <w:pPr>
        <w:pStyle w:val="TextHeading3"/>
        <w:rPr>
          <w:ins w:id="643" w:author="Arthur Souza Rodrigues" w:date="2026-07-10T21:42:00Z" w16du:dateUtc="2026-07-11T01:42:00Z"/>
        </w:rPr>
      </w:pPr>
      <w:ins w:id="644" w:author="Arthur Souza Rodrigues" w:date="2026-07-10T21:42:00Z" w16du:dateUtc="2026-07-11T01:42:00Z">
        <w:r>
          <w:lastRenderedPageBreak/>
        </w:r>
        <w:r>
          <w:t>sit adipiscing adipiscing dolore eiusmod adipiscing elit eiusmod adipiscing do tempor eiusmod lorem sed do amet dolor ipsum ut eiusmod ipsum 30 tempor</w:t>
        </w:r>
        <w:r>
          <w:t xml:space="preserve">. </w:t>
        </w:r>
        <w:r>
          <w:t>eiusmod dolore adipiscing consectetur ipsum consectetur do ipsum adipiscing elit ipsum adipiscing amet do ipsum magna ipsum do adipiscing ipsum amet incididunt adipiscing lorem consectetur ipsum consectetur do ipsum labore adipiscing elit ipsum adipiscing.</w:t>
        </w:r>
      </w:ins>
    </w:p>
    <w:p w14:paraId="406339D8" w14:textId="77777777" w:rsidR="00540B8E" w:rsidRDefault="005314F1">
      <w:pPr>
        <w:pStyle w:val="TextHeading3"/>
        <w:rPr>
          <w:ins w:id="645" w:author="Arthur Souza Rodrigues" w:date="2026-07-10T21:42:00Z" w16du:dateUtc="2026-07-11T01:42:00Z"/>
        </w:rPr>
      </w:pPr>
      <w:ins w:id="646" w:author="Arthur Souza Rodrigues" w:date="2026-07-10T21:42:00Z" w16du:dateUtc="2026-07-11T01:42:00Z">
        <w:r>
          <w:t>adipiscing amet lorem elit adipiscing’et eiusmod lorem dolor ut adipiscing adipiscing aliqua incididunt lorem sed incididunt.</w:t>
        </w:r>
      </w:ins>
    </w:p>
    <w:p w14:paraId="39AEE96A" w14:textId="77777777" w:rsidR="00540B8E" w:rsidRDefault="005314F1">
      <w:pPr>
        <w:pStyle w:val="Heading2"/>
        <w:rPr>
          <w:ins w:id="647" w:author="Arthur Souza Rodrigues" w:date="2026-07-10T21:42:00Z" w16du:dateUtc="2026-07-11T01:42:00Z"/>
        </w:rPr>
      </w:pPr>
      <w:bookmarkStart w:id="648" w:name="2776905880674972840"/>
      <w:bookmarkStart w:id="649" w:name="_Ref297127327"/>
      <w:bookmarkStart w:id="650" w:name="_Toc218523789"/>
      <w:ins w:id="651" w:author="Arthur Souza Rodrigues" w:date="2026-07-10T21:42:00Z" w16du:dateUtc="2026-07-11T01:42:00Z">
        <w:r>
          <w:t>do elit sed incididunt ipsum</w:t>
        </w:r>
      </w:ins>
    </w:p>
    <w:p w14:paraId="063D481A" w14:textId="77777777" w:rsidR="00540B8E" w:rsidRDefault="005314F1">
      <w:pPr>
        <w:pStyle w:val="TextHeading2"/>
        <w:rPr>
          <w:ins w:id="652" w:author="Arthur Souza Rodrigues" w:date="2026-07-10T21:42:00Z" w16du:dateUtc="2026-07-11T01:42:00Z"/>
        </w:rPr>
      </w:pPr>
      <w:ins w:id="653" w:author="Arthur Souza Rodrigues" w:date="2026-07-10T21:42:00Z" w16du:dateUtc="2026-07-11T01:42:00Z">
        <w:r>
          <w:t>do elit aliqua amet magna consectetur labore incididunt do do ipsum sed lorem dolore, dolor tempor dolor ipsum ut-elit adipiscing</w:t>
        </w:r>
        <w:r>
          <w:t xml:space="preserve">. </w:t>
        </w:r>
        <w:r>
          <w:t>eiusmod aliqua lorem incididunt sed magna consectetur ut tempor magna ut.</w:t>
        </w:r>
      </w:ins>
    </w:p>
    <w:p w14:paraId="7803B095" w14:textId="77777777" w:rsidR="00540B8E" w:rsidRDefault="005314F1">
      <w:pPr>
        <w:pStyle w:val="TextHeading2"/>
        <w:rPr>
          <w:ins w:id="654" w:author="Arthur Souza Rodrigues" w:date="2026-07-10T21:42:00Z" w16du:dateUtc="2026-07-11T01:42:00Z"/>
        </w:rPr>
      </w:pPr>
      <w:ins w:id="655" w:author="Arthur Souza Rodrigues" w:date="2026-07-10T21:42:00Z" w16du:dateUtc="2026-07-11T01:42:00Z">
        <w:r>
          <w:t>do elit amet amet magna consectetur labore incididunt do do ipsum lorem sed incididunt dolor ipsum ut-elit adipiscing</w:t>
        </w:r>
        <w:r>
          <w:t xml:space="preserve">. </w:t>
        </w:r>
        <w:r>
          <w:t>eiusmod amet incididunt sed magna do ipsum sed elit magna dolor ipsum lorem sed</w:t>
        </w:r>
        <w:r>
          <w:t xml:space="preserve">. </w:t>
        </w:r>
        <w:r>
          <w:t>adipiscing tempor elit ipsum lorem adipiscing magna tempor do ipsum sed.</w:t>
        </w:r>
      </w:ins>
    </w:p>
    <w:p w14:paraId="409A4B99" w14:textId="77777777" w:rsidR="00540B8E" w:rsidRDefault="005314F1">
      <w:pPr>
        <w:pStyle w:val="Heading2"/>
        <w:rPr>
          <w:ins w:id="656" w:author="Arthur Souza Rodrigues" w:date="2026-07-10T21:42:00Z" w16du:dateUtc="2026-07-11T01:42:00Z"/>
        </w:rPr>
      </w:pPr>
      <w:bookmarkStart w:id="657" w:name="11794177181479530831"/>
      <w:bookmarkStart w:id="658" w:name="_Toc218523790"/>
      <w:ins w:id="659" w:author="Arthur Souza Rodrigues" w:date="2026-07-10T21:42:00Z" w16du:dateUtc="2026-07-11T01:42:00Z">
        <w:r>
          <w:t>ipsum elit eiusmod aliqua-sed</w:t>
        </w:r>
      </w:ins>
    </w:p>
    <w:p w14:paraId="7A531601" w14:textId="77777777" w:rsidR="00540B8E" w:rsidRDefault="005314F1">
      <w:pPr>
        <w:pStyle w:val="TextHeading2"/>
        <w:rPr>
          <w:ins w:id="660" w:author="Arthur Souza Rodrigues" w:date="2026-07-10T21:42:00Z" w16du:dateUtc="2026-07-11T01:42:00Z"/>
        </w:rPr>
      </w:pPr>
      <w:ins w:id="661" w:author="Arthur Souza Rodrigues" w:date="2026-07-10T21:42:00Z" w16du:dateUtc="2026-07-11T01:42:00Z">
        <w:r>
          <w:t>sit lorem sed adipiscing tempor sit lorem lorem eiusmod do consectetur labore eiusmod aliqua-sed</w:t>
        </w:r>
        <w:r>
          <w:t xml:space="preserve">. </w:t>
        </w:r>
        <w:r>
          <w:t>do aliqua-sed incididunt eiusmod amet labore adipiscing labore ipsum ut sed tempor, lorem labore adipiscing labore ipsum tempor do eiusmod do ipsum ipsum tempor sed consectetur ipsum aliqua-sed</w:t>
        </w:r>
        <w:r>
          <w:t xml:space="preserve">. </w:t>
        </w:r>
        <w:r>
          <w:t>do aliqua-sed incididunt lorem sed eiusmod lorem sed incididunt ipsum ipsum, sed, lorem tempor elit ipsum ut sed, et consectetur et ipsum sit elit ipsum sed</w:t>
        </w:r>
        <w:r>
          <w:t xml:space="preserve">. </w:t>
        </w:r>
        <w:r>
          <w:t>elit ipsum aliqua-sed adipiscing aliqua do ipsum magna elit ipsum ut sed, ipsum amet magna elit ipsum aliqua-sed incididunt ipsum ut sed adipiscing lorem ut ipsum magna elit ipsum ut sed dolor</w:t>
        </w:r>
        <w:r>
          <w:t xml:space="preserve">. </w:t>
        </w:r>
        <w:r>
          <w:t>eiusmod sed ut eiusmod aliqua-sed adipiscing ut ipsum amet do dolor sed, tempor lorem consectetur ut.</w:t>
        </w:r>
      </w:ins>
    </w:p>
    <w:p w14:paraId="60801401" w14:textId="77777777" w:rsidR="00540B8E" w:rsidRDefault="005314F1">
      <w:pPr>
        <w:pStyle w:val="Heading2"/>
        <w:rPr>
          <w:ins w:id="662" w:author="Arthur Souza Rodrigues" w:date="2026-07-10T21:42:00Z" w16du:dateUtc="2026-07-11T01:42:00Z"/>
        </w:rPr>
      </w:pPr>
      <w:bookmarkStart w:id="663" w:name="2777625316533537147"/>
      <w:bookmarkStart w:id="664" w:name="_Toc218523791"/>
      <w:ins w:id="665" w:author="Arthur Souza Rodrigues" w:date="2026-07-10T21:42:00Z" w16du:dateUtc="2026-07-11T01:42:00Z">
        <w:r>
          <w:t>labore consectetur</w:t>
        </w:r>
      </w:ins>
    </w:p>
    <w:p w14:paraId="2C8C5CEE" w14:textId="77777777" w:rsidR="00540B8E" w:rsidRDefault="005314F1">
      <w:pPr>
        <w:pStyle w:val="TextHeading2"/>
        <w:rPr>
          <w:ins w:id="666" w:author="Arthur Souza Rodrigues" w:date="2026-07-10T21:42:00Z" w16du:dateUtc="2026-07-11T01:42:00Z"/>
        </w:rPr>
      </w:pPr>
      <w:ins w:id="667" w:author="Arthur Souza Rodrigues" w:date="2026-07-10T21:42:00Z" w16du:dateUtc="2026-07-11T01:42:00Z">
        <w:r>
          <w: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t>
        </w:r>
      </w:ins>
    </w:p>
    <w:p w14:paraId="1FD5E5E3" w14:textId="77777777" w:rsidR="00540B8E" w:rsidRDefault="005314F1">
      <w:pPr>
        <w:pStyle w:val="Heading2"/>
        <w:rPr>
          <w:ins w:id="668" w:author="Arthur Souza Rodrigues" w:date="2026-07-10T21:42:00Z" w16du:dateUtc="2026-07-11T01:42:00Z"/>
        </w:rPr>
      </w:pPr>
      <w:bookmarkStart w:id="669" w:name="2778104940439246685"/>
      <w:bookmarkStart w:id="670" w:name="_Toc218523792"/>
      <w:ins w:id="671" w:author="Arthur Souza Rodrigues" w:date="2026-07-10T21:42:00Z" w16du:dateUtc="2026-07-11T01:42:00Z">
        <w:r>
          <w:t>incididunt elit eiusmod sed</w:t>
        </w:r>
      </w:ins>
    </w:p>
    <w:p w14:paraId="6BE0FD9E" w14:textId="77777777" w:rsidR="004407C2" w:rsidRDefault="005314F1">
      <w:pPr>
        <w:pStyle w:val="TextHeading2"/>
        <w:rPr>
          <w:ins w:id="672" w:author="Arthur Souza Rodrigues" w:date="2026-07-10T21:42:00Z" w16du:dateUtc="2026-07-11T01:42:00Z"/>
        </w:rPr>
      </w:pPr>
      <w:ins w:id="673" w:author="Arthur Souza Rodrigues" w:date="2026-07-10T21:42:00Z" w16du:dateUtc="2026-07-11T01:42:00Z">
        <w:r>
          <w:t>sed dolor lorem sed elit elit, ipsum elit sed dolore lorem magna labore sed</w:t>
        </w:r>
        <w:r>
          <w:t xml:space="preserve">. </w:t>
        </w:r>
        <w:r>
          <w:t>magna adipiscing ipsum ipsum tempor elit elit, eiusmod tempor dolore elit tempor dolor ipsum aliqua-sed lorem, do aliqua, dolor ipsum consectetur eiusmod do sed ipsum elit sed do sit consectetur ut ipsum incididunt tempor ipsum magna</w:t>
        </w:r>
        <w:r>
          <w:t xml:space="preserve">. </w:t>
        </w:r>
        <w:r>
          <w:t xml:space="preserve">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w:t>
        </w:r>
        <w:r>
          <w:lastRenderedPageBreak/>
        </w:r>
        <w:r>
          <w:t>magna incididunt magna lorem</w:t>
        </w:r>
        <w:r>
          <w:t xml:space="preserve">. </w:t>
        </w:r>
        <w:r>
          <w:t>eiusmod sed incididunt do tempor elit magna amet do ipsum ipsum eiusmod ipsum amet do ipsum ipsum incididunt’et tempor consectetur, lorem ipsum magna incididunt magna lorem consectetur tempor.</w:t>
        </w:r>
      </w:ins>
    </w:p>
    <w:p w14:paraId="316E9388" w14:textId="77777777" w:rsidR="00540B8E" w:rsidRPr="004407C2" w:rsidRDefault="004407C2" w:rsidP="004407C2">
      <w:pPr>
        <w:spacing w:after="200" w:line="276" w:lineRule="auto"/>
        <w:rPr>
          <w:ins w:id="674" w:author="Arthur Souza Rodrigues" w:date="2026-07-10T21:42:00Z" w16du:dateUtc="2026-07-11T01:42:00Z"/>
          <w:szCs w:val="20"/>
        </w:rPr>
      </w:pPr>
      <w:ins w:id="675" w:author="Arthur Souza Rodrigues" w:date="2026-07-10T21:42:00Z" w16du:dateUtc="2026-07-11T01:42:00Z">
        <w:r>
          <w:br w:type="page"/>
        </w:r>
      </w:ins>
    </w:p>
    <w:p w14:paraId="7A1E88EB" w14:textId="77777777" w:rsidR="00540B8E" w:rsidRDefault="005314F1">
      <w:pPr>
        <w:pStyle w:val="Heading2"/>
        <w:rPr>
          <w:ins w:id="676" w:author="Arthur Souza Rodrigues" w:date="2026-07-10T21:42:00Z" w16du:dateUtc="2026-07-11T01:42:00Z"/>
        </w:rPr>
      </w:pPr>
      <w:bookmarkStart w:id="677" w:name="18398976245043878527"/>
      <w:bookmarkStart w:id="678" w:name="_Ref521104654"/>
      <w:bookmarkStart w:id="679" w:name="_Toc218523793"/>
      <w:ins w:id="680" w:author="Arthur Souza Rodrigues" w:date="2026-07-10T21:42:00Z" w16du:dateUtc="2026-07-11T01:42:00Z">
        <w:r>
          <w:lastRenderedPageBreak/>
        </w:r>
        <w:r>
          <w:t>ipsum elit tempor elit sed</w:t>
        </w:r>
        <w:bookmarkEnd w:id="677"/>
        <w:bookmarkEnd w:id="678"/>
        <w:bookmarkEnd w:id="679"/>
      </w:ins>
    </w:p>
    <w:p w14:paraId="00778846" w14:textId="77777777" w:rsidR="00540B8E" w:rsidRDefault="005314F1">
      <w:pPr>
        <w:pStyle w:val="TextHeading2"/>
        <w:rPr>
          <w:ins w:id="681" w:author="Arthur Souza Rodrigues" w:date="2026-07-10T21:42:00Z" w16du:dateUtc="2026-07-11T01:42:00Z"/>
        </w:rPr>
      </w:pPr>
      <w:ins w:id="682" w:author="Arthur Souza Rodrigues" w:date="2026-07-10T21:42:00Z" w16du:dateUtc="2026-07-11T01:42:00Z">
        <w:r>
          <w:t>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w:t>
        </w:r>
        <w:r>
          <w:t xml:space="preserve">. </w:t>
        </w:r>
        <w:r>
          <w:t>eiusmod tempor elit sed consectetur adipiscing lorem magna do lorem ipsum do dolor consectetur adipiscing eiusmod ipsum aliqua elit labore ipsum ut lorem 672(elit)</w:t>
        </w:r>
        <w:r>
          <w:t xml:space="preserve">. </w:t>
        </w:r>
        <w:r>
          <w:t>consectetur ipsum eiusmod adipiscing ut dolor amet elit ipsum lorem do dolor sed</w:t>
        </w:r>
        <w:r>
          <w:t xml:space="preserve">. </w:t>
        </w:r>
      </w:ins>
    </w:p>
    <w:p w14:paraId="04B3A44C" w14:textId="77777777" w:rsidR="00540B8E" w:rsidRDefault="005314F1">
      <w:pPr>
        <w:pStyle w:val="TextHeading2"/>
        <w:rPr>
          <w:ins w:id="683" w:author="Arthur Souza Rodrigues" w:date="2026-07-10T21:42:00Z" w16du:dateUtc="2026-07-11T01:42:00Z"/>
        </w:rPr>
      </w:pPr>
      <w:ins w:id="684" w:author="Arthur Souza Rodrigues" w:date="2026-07-10T21:42:00Z" w16du:dateUtc="2026-07-11T01:42:00Z">
        <w:r>
          <w:t>sed tempor elit sed incididunt aliqua do consectetur magna aliqua dolor ipsum consectetur et et dolore et consectetur ipsum sed lorem dolor et ipsum eiusmod consectetur ipsum sed ut ipsum tempor elit sed</w:t>
        </w:r>
        <w:r>
          <w:t xml:space="preserve">. </w:t>
        </w:r>
        <w:r>
          <w:t>sed tempor elit sed adipiscing magna do dolor sed dolor magna tempor lorem elit sed do et ipsum eiusmod</w:t>
        </w:r>
        <w:r>
          <w:t xml:space="preserve">. </w:t>
        </w:r>
        <w:r>
          <w:t>do elit sed incididunt magna magna consectetur ut tempor ipsum sit elit ipsum lorem.</w:t>
        </w:r>
      </w:ins>
    </w:p>
    <w:p w14:paraId="7AB2BA4B" w14:textId="77777777" w:rsidR="00540B8E" w:rsidRDefault="005314F1">
      <w:pPr>
        <w:pStyle w:val="Heading2"/>
        <w:rPr>
          <w:ins w:id="685" w:author="Arthur Souza Rodrigues" w:date="2026-07-10T21:42:00Z" w16du:dateUtc="2026-07-11T01:42:00Z"/>
        </w:rPr>
      </w:pPr>
      <w:bookmarkStart w:id="686" w:name="2778584564344956223"/>
      <w:bookmarkStart w:id="687" w:name="_Toc218523794"/>
      <w:ins w:id="688" w:author="Arthur Souza Rodrigues" w:date="2026-07-10T21:42:00Z" w16du:dateUtc="2026-07-11T01:42:00Z">
        <w:r>
          <w:t>elit elit labore adipiscing</w:t>
        </w:r>
      </w:ins>
    </w:p>
    <w:p w14:paraId="35A1CDEA" w14:textId="77777777" w:rsidR="00540B8E" w:rsidRDefault="005314F1">
      <w:pPr>
        <w:pStyle w:val="TextHeading2"/>
        <w:rPr>
          <w:ins w:id="689" w:author="Arthur Souza Rodrigues" w:date="2026-07-10T21:42:00Z" w16du:dateUtc="2026-07-11T01:42:00Z"/>
        </w:rPr>
      </w:pPr>
      <w:ins w:id="690" w:author="Arthur Souza Rodrigues" w:date="2026-07-10T21:42:00Z" w16du:dateUtc="2026-07-11T01:42:00Z">
        <w:r>
          <w:t>aliqua lorem sed elit et ipsum sed, dolor lorem lorem do, incididunt labore do elit ipsum ut, ipsum, magna incididunt do aliqua do et incididunt adipiscing do et ipsum sed labore do ipsum consectetur elit lorem dolore lorem aliqua aliqua do sed</w:t>
        </w:r>
        <w:r>
          <w:t xml:space="preserve">. </w:t>
        </w:r>
        <w:r>
          <w:t>sed ut, dolor lorem sed incididunt magna consectetur do do elit ipsum lorem eiusmod incididunt, labore adipiscing labore do dolor incididunt tempor, incididunt incididunt incididunt labore, amet do ipsum aliqua adipiscing</w:t>
        </w:r>
        <w:r>
          <w:t xml:space="preserve">. </w:t>
        </w:r>
      </w:ins>
    </w:p>
    <w:p w14:paraId="1B655311" w14:textId="77777777" w:rsidR="00540B8E" w:rsidRDefault="005314F1">
      <w:pPr>
        <w:pStyle w:val="Heading2"/>
        <w:rPr>
          <w:ins w:id="691" w:author="Arthur Souza Rodrigues" w:date="2026-07-10T21:42:00Z" w16du:dateUtc="2026-07-11T01:42:00Z"/>
        </w:rPr>
      </w:pPr>
      <w:bookmarkStart w:id="692" w:name="15265822485943667041"/>
      <w:bookmarkStart w:id="693" w:name="_Toc218523795"/>
      <w:ins w:id="694" w:author="Arthur Souza Rodrigues" w:date="2026-07-10T21:42:00Z" w16du:dateUtc="2026-07-11T01:42:00Z">
        <w:r>
          <w:t>incididunt adipiscing</w:t>
        </w:r>
      </w:ins>
    </w:p>
    <w:p w14:paraId="19306A7A" w14:textId="77777777" w:rsidR="00540B8E" w:rsidRDefault="005314F1">
      <w:pPr>
        <w:pStyle w:val="TextHeading2"/>
        <w:rPr>
          <w:ins w:id="695" w:author="Arthur Souza Rodrigues" w:date="2026-07-10T21:42:00Z" w16du:dateUtc="2026-07-11T01:42:00Z"/>
        </w:rPr>
      </w:pPr>
      <w:ins w:id="696" w:author="Arthur Souza Rodrigues" w:date="2026-07-10T21:42:00Z" w16du:dateUtc="2026-07-11T01:42:00Z">
        <w:r>
          <w:t>aliqua magna consectetur ipsum sed do ipsum aliqua, eiusmod adipiscing elit eiusmod eiusmod consectetur consectetur sed et ipsum sed adipiscing lorem, do dolor sed, eiusmod labore sed elit ipsum eiusmod consectetur consectetur</w:t>
        </w:r>
        <w:r>
          <w:t xml:space="preserve">. </w:t>
        </w:r>
        <w:r>
          <w:t>sed eiusmod adipiscing dolore adipiscing sed do eiusmod labore eiusmod sed elit ipsum eiusmod consectetur consectetur, consectetur do incididunt magna lorem incididunt elit incididunt ipsum incididunt ut elit ipsum sed tempor eiusmod do sed sit incididunt amet.</w:t>
        </w:r>
      </w:ins>
    </w:p>
    <w:p w14:paraId="71717FBE" w14:textId="77777777" w:rsidR="00540B8E" w:rsidRDefault="005314F1">
      <w:pPr>
        <w:pStyle w:val="Heading2"/>
        <w:rPr>
          <w:ins w:id="697" w:author="Arthur Souza Rodrigues" w:date="2026-07-10T21:42:00Z" w16du:dateUtc="2026-07-11T01:42:00Z"/>
        </w:rPr>
      </w:pPr>
      <w:bookmarkStart w:id="698" w:name="14566156786261250562"/>
      <w:bookmarkStart w:id="699" w:name="_Ref261016182"/>
      <w:bookmarkStart w:id="700" w:name="_Toc218523796"/>
      <w:ins w:id="701" w:author="Arthur Souza Rodrigues" w:date="2026-07-10T21:42:00Z" w16du:dateUtc="2026-07-11T01:42:00Z">
        <w:r>
          <w:t>tempor amet ipsum eiusmod</w:t>
        </w:r>
      </w:ins>
    </w:p>
    <w:p w14:paraId="2A3E896C" w14:textId="77777777" w:rsidR="00540B8E" w:rsidRDefault="005314F1">
      <w:pPr>
        <w:pStyle w:val="TextHeading2"/>
        <w:rPr>
          <w:ins w:id="702" w:author="Arthur Souza Rodrigues" w:date="2026-07-10T21:42:00Z" w16du:dateUtc="2026-07-11T01:42:00Z"/>
        </w:rPr>
      </w:pPr>
      <w:ins w:id="703" w:author="Arthur Souza Rodrigues" w:date="2026-07-10T21:42:00Z" w16du:dateUtc="2026-07-11T01:42:00Z">
        <w:r>
          <w:t xml:space="preserve">eiusmod ipsum elit ipsum ipsum eiusmod aliqua do ut et sed consectetur ut adipiscing ipsum consectetur, incididunt do magna, do amet, consectetur dolore et sit labore tempor dolor ipsum ipsum ut elit et amet incididunt. </w:t>
        </w:r>
      </w:ins>
    </w:p>
    <w:p w14:paraId="3C2AAF34" w14:textId="77777777" w:rsidR="004407C2" w:rsidRDefault="005314F1">
      <w:pPr>
        <w:pStyle w:val="TextHeading2"/>
        <w:rPr>
          <w:ins w:id="704" w:author="Arthur Souza Rodrigues" w:date="2026-07-10T21:42:00Z" w16du:dateUtc="2026-07-11T01:42:00Z"/>
        </w:rPr>
      </w:pPr>
      <w:ins w:id="705" w:author="Arthur Souza Rodrigues" w:date="2026-07-10T21:42:00Z" w16du:dateUtc="2026-07-11T01:42:00Z">
        <w:r>
          <w:t>sit ipsum eiusmod do lorem consectetur et ipsum lorem amet magna eiusmod do consectetur lorem sit lorem elit aliqua lorem do lorem ipsum do ut elit elit incididunt sit sit adipiscing eiusmod, lorem do dolor adipiscing eiusmod ipsum aliqua elit labore ipsum ut lorem 672(elit)</w:t>
        </w:r>
        <w:r>
          <w:t xml:space="preserve">. </w:t>
        </w:r>
        <w:r>
          <w:t>aliqua dolor adipiscing consectetur adipiscing eiusmod do ipsum aliqua, eiusmod ipsum eiusmod sed amet adipiscing ipsum ipsum sit elit ipsum tempor elit lorem lorem ipsum ipsum elit tempor lorem incididunt elit elit</w:t>
        </w:r>
        <w:r>
          <w:t xml:space="preserve">. </w:t>
        </w:r>
        <w:r>
          <w:t>sit ipsum ipsum eiusmod’et labore do adipiscing incididunt lorem eiusmod do dolor labore elit ipsum consectetur sed lorem ipsum tempor lorem dolore-elit consectetur dolore ipsum ut do ut lorem dolore ipsum consectetur ut.</w:t>
        </w:r>
      </w:ins>
    </w:p>
    <w:p w14:paraId="4C9035DB" w14:textId="77777777" w:rsidR="00540B8E" w:rsidRPr="004407C2" w:rsidRDefault="004407C2" w:rsidP="004407C2">
      <w:pPr>
        <w:spacing w:after="200" w:line="276" w:lineRule="auto"/>
        <w:rPr>
          <w:ins w:id="706" w:author="Arthur Souza Rodrigues" w:date="2026-07-10T21:42:00Z" w16du:dateUtc="2026-07-11T01:42:00Z"/>
          <w:szCs w:val="20"/>
        </w:rPr>
      </w:pPr>
      <w:ins w:id="707" w:author="Arthur Souza Rodrigues" w:date="2026-07-10T21:42:00Z" w16du:dateUtc="2026-07-11T01:42:00Z">
        <w:r>
          <w:lastRenderedPageBreak/>
        </w:r>
        <w:r>
          <w:br w:type="page"/>
        </w:r>
      </w:ins>
    </w:p>
    <w:p w14:paraId="536EF5D6" w14:textId="77777777" w:rsidR="00540B8E" w:rsidRDefault="005314F1">
      <w:pPr>
        <w:pStyle w:val="Heading3"/>
        <w:rPr>
          <w:ins w:id="708" w:author="Arthur Souza Rodrigues" w:date="2026-07-10T21:42:00Z" w16du:dateUtc="2026-07-11T01:42:00Z"/>
        </w:rPr>
      </w:pPr>
      <w:bookmarkStart w:id="709" w:name="14566876222119814869"/>
      <w:ins w:id="710" w:author="Arthur Souza Rodrigues" w:date="2026-07-10T21:42:00Z" w16du:dateUtc="2026-07-11T01:42:00Z">
        <w:r>
          <w:lastRenderedPageBreak/>
        </w:r>
        <w:r>
          <w:t>sed elit ipsum eiusmod</w:t>
        </w:r>
        <w:bookmarkEnd w:id="709"/>
      </w:ins>
    </w:p>
    <w:p w14:paraId="62DA066E" w14:textId="77777777" w:rsidR="00540B8E" w:rsidRDefault="005314F1">
      <w:pPr>
        <w:pStyle w:val="TextHeading3"/>
        <w:rPr>
          <w:ins w:id="711" w:author="Arthur Souza Rodrigues" w:date="2026-07-10T21:42:00Z" w16du:dateUtc="2026-07-11T01:42:00Z"/>
        </w:rPr>
      </w:pPr>
      <w:ins w:id="712" w:author="Arthur Souza Rodrigues" w:date="2026-07-10T21:42:00Z" w16du:dateUtc="2026-07-11T01:42:00Z">
        <w:r>
          <w:t xml:space="preserve">dolor dolor sit consectetur lorem ipsum sed lorem lorem ut eiusmod ipsum eiusmod do adipiscing, dolor dolor do lorem eiusmod, eiusmod sed et adipiscing tempor eiusmod do consectetur lorem lorem elit eiusmod dolor do consectetur </w:t>
        </w:r>
        <w:r>
          <w:fldChar w:fldCharType="begin"/>
        </w:r>
        <w:r>
          <w:instrText xml:space="preserve"> REF 14566156786261250562 \r \h </w:instrText>
        </w:r>
        <w:r>
          <w:fldChar w:fldCharType="separate"/>
        </w:r>
        <w:r>
          <w:t>lorem 3.11</w:t>
        </w:r>
        <w:r>
          <w:fldChar w:fldCharType="end"/>
        </w:r>
        <w:r>
          <w:t xml:space="preserve"> labore ipsum eiusmod</w:t>
        </w:r>
        <w:r>
          <w:t xml:space="preserve">. </w:t>
        </w:r>
      </w:ins>
    </w:p>
    <w:p w14:paraId="6135952E" w14:textId="77777777" w:rsidR="00540B8E" w:rsidRDefault="005314F1">
      <w:pPr>
        <w:pStyle w:val="TextHeading3"/>
        <w:rPr>
          <w:ins w:id="713" w:author="Arthur Souza Rodrigues" w:date="2026-07-10T21:42:00Z" w16du:dateUtc="2026-07-11T01:42:00Z"/>
        </w:rPr>
      </w:pPr>
      <w:ins w:id="714" w:author="Arthur Souza Rodrigues" w:date="2026-07-10T21:42:00Z" w16du:dateUtc="2026-07-11T01:42:00Z">
        <w:r>
          <w:t>dolor dolor sit ipsum sed ut eiusmod ipsum eiusmod do adipiscing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t>
        </w:r>
      </w:ins>
    </w:p>
    <w:p w14:paraId="5FA90324" w14:textId="77777777" w:rsidR="00540B8E" w:rsidRDefault="005314F1">
      <w:pPr>
        <w:pStyle w:val="TextHeading3"/>
        <w:rPr>
          <w:ins w:id="715" w:author="Arthur Souza Rodrigues" w:date="2026-07-10T21:42:00Z" w16du:dateUtc="2026-07-11T01:42:00Z"/>
        </w:rPr>
      </w:pPr>
      <w:ins w:id="716" w:author="Arthur Souza Rodrigues" w:date="2026-07-10T21:42:00Z" w16du:dateUtc="2026-07-11T01:42:00Z">
        <w:r>
          <w:t>eiusmod adipiscing elit do tempor eiusmod ipsum eiusmod incididunt labore adipiscing lorem labore sed ipsum consectetur amet do ipsum magna ipsum do adipiscing ipsum amet incididunt adipiscing lorem consectetur ipsum consectetur do ipsum labore adipiscing elit ipsum adipiscing.</w:t>
        </w:r>
      </w:ins>
    </w:p>
    <w:p w14:paraId="71EA5876" w14:textId="77777777" w:rsidR="00540B8E" w:rsidRDefault="005314F1">
      <w:pPr>
        <w:pStyle w:val="TextHeading3"/>
        <w:rPr>
          <w:ins w:id="717" w:author="Arthur Souza Rodrigues" w:date="2026-07-10T21:42:00Z" w16du:dateUtc="2026-07-11T01:42:00Z"/>
        </w:rPr>
      </w:pPr>
      <w:ins w:id="718" w:author="Arthur Souza Rodrigues" w:date="2026-07-10T21:42:00Z" w16du:dateUtc="2026-07-11T01:42:00Z">
        <w:r>
          <w:t>adipiscing amet lorem elit adipiscing’et eiusmod lorem dolor ut adipiscing adipiscing aliqua incididunt lorem sed incididunt.</w:t>
        </w:r>
      </w:ins>
    </w:p>
    <w:p w14:paraId="4650A5A5" w14:textId="77777777" w:rsidR="00540B8E" w:rsidRDefault="005314F1">
      <w:pPr>
        <w:pStyle w:val="Heading3"/>
        <w:rPr>
          <w:ins w:id="719" w:author="Arthur Souza Rodrigues" w:date="2026-07-10T21:42:00Z" w16du:dateUtc="2026-07-11T01:42:00Z"/>
        </w:rPr>
      </w:pPr>
      <w:bookmarkStart w:id="720" w:name="14567116034072669638"/>
      <w:ins w:id="721" w:author="Arthur Souza Rodrigues" w:date="2026-07-10T21:42:00Z" w16du:dateUtc="2026-07-11T01:42:00Z">
        <w:r>
          <w:t>eiusmod elit ipsum eiusmod</w:t>
        </w:r>
      </w:ins>
    </w:p>
    <w:p w14:paraId="1EEF91AC" w14:textId="77777777" w:rsidR="00540B8E" w:rsidRDefault="005314F1">
      <w:pPr>
        <w:pStyle w:val="TextHeading3"/>
        <w:rPr>
          <w:ins w:id="722" w:author="Arthur Souza Rodrigues" w:date="2026-07-10T21:42:00Z" w16du:dateUtc="2026-07-11T01:42:00Z"/>
        </w:rPr>
      </w:pPr>
      <w:ins w:id="723" w:author="Arthur Souza Rodrigues" w:date="2026-07-10T21:42:00Z" w16du:dateUtc="2026-07-11T01:42:00Z">
        <w:r>
          <w:t>adipiscing ipsum eiusmod adipiscing magna dolor lorem lorem do ipsum consectetur’et elit lorem incididunt ipsum ut-elit sed</w:t>
        </w:r>
        <w:r>
          <w:t xml:space="preserve">. </w:t>
        </w:r>
      </w:ins>
    </w:p>
    <w:p w14:paraId="67B42815" w14:textId="77777777" w:rsidR="00540B8E" w:rsidRDefault="005314F1">
      <w:pPr>
        <w:pStyle w:val="TextHeading3"/>
        <w:rPr>
          <w:ins w:id="724" w:author="Arthur Souza Rodrigues" w:date="2026-07-10T21:42:00Z" w16du:dateUtc="2026-07-11T01:42:00Z"/>
        </w:rPr>
      </w:pPr>
      <w:ins w:id="725" w:author="Arthur Souza Rodrigues" w:date="2026-07-10T21:42:00Z" w16du:dateUtc="2026-07-11T01:42:00Z">
        <w:r>
          <w: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w:t>
        </w:r>
        <w:r>
          <w:t xml:space="preserve">. </w:t>
        </w:r>
        <w:r>
          <w:t>adipiscing dolor ipsum eiusmod incididunt lorem magna sed lorem incididunt amet ipsum adipiscing elit dolor lorem ipsum eiusmod.</w:t>
        </w:r>
      </w:ins>
    </w:p>
    <w:p w14:paraId="05729B1A" w14:textId="77777777" w:rsidR="00540B8E" w:rsidRDefault="005314F1">
      <w:pPr>
        <w:pStyle w:val="Heading3"/>
        <w:rPr>
          <w:ins w:id="726" w:author="Arthur Souza Rodrigues" w:date="2026-07-10T21:42:00Z" w16du:dateUtc="2026-07-11T01:42:00Z"/>
        </w:rPr>
      </w:pPr>
      <w:bookmarkStart w:id="727" w:name="14567835469931233945"/>
      <w:ins w:id="728" w:author="Arthur Souza Rodrigues" w:date="2026-07-10T21:42:00Z" w16du:dateUtc="2026-07-11T01:42:00Z">
        <w:r>
          <w:t>sed incididunt aliqua dolor ipsum elit</w:t>
        </w:r>
      </w:ins>
    </w:p>
    <w:p w14:paraId="18B4F663" w14:textId="77777777" w:rsidR="00540B8E" w:rsidRDefault="005314F1">
      <w:pPr>
        <w:pStyle w:val="TextHeading3"/>
        <w:rPr>
          <w:ins w:id="729" w:author="Arthur Souza Rodrigues" w:date="2026-07-10T21:42:00Z" w16du:dateUtc="2026-07-11T01:42:00Z"/>
        </w:rPr>
      </w:pPr>
      <w:ins w:id="730" w:author="Arthur Souza Rodrigues" w:date="2026-07-10T21:42:00Z" w16du:dateUtc="2026-07-11T01:42:00Z">
        <w:r>
          <w:t>sed ut elit elit aliqua elit lorem lorem, ipsum eiusmod, dolore-elit dolor adipiscing adipiscing dolor ipsum eiusmod do dolor sed, tempor lorem consectetur ut, sit amet do ipsum dolor eiusmod eiusmod lorem ipsum eiusmod consectetur tempor dolore sed.</w:t>
        </w:r>
      </w:ins>
    </w:p>
    <w:p w14:paraId="715CE172" w14:textId="77777777" w:rsidR="00540B8E" w:rsidRDefault="005314F1">
      <w:pPr>
        <w:pStyle w:val="TextHeading3"/>
        <w:rPr>
          <w:ins w:id="731" w:author="Arthur Souza Rodrigues" w:date="2026-07-10T21:42:00Z" w16du:dateUtc="2026-07-11T01:42:00Z"/>
        </w:rPr>
      </w:pPr>
      <w:ins w:id="732" w:author="Arthur Souza Rodrigues" w:date="2026-07-10T21:42:00Z" w16du:dateUtc="2026-07-11T01:42:00Z">
        <w:r>
          <w:t>sed eiusmod ipsum eiusmod aliqua dolore, adipiscing, lorem do dolore do eiusmod amet dolor ut incididunt ut elit elit aliqua elit lorem lorem, ipsum eiusmod, dolore-elit dolor adipiscing tempor eiusmod lorem ipsum eiusmod.</w:t>
        </w:r>
      </w:ins>
    </w:p>
    <w:p w14:paraId="1341B612" w14:textId="77777777" w:rsidR="00540B8E" w:rsidRDefault="005314F1">
      <w:pPr>
        <w:pStyle w:val="Heading3"/>
        <w:rPr>
          <w:ins w:id="733" w:author="Arthur Souza Rodrigues" w:date="2026-07-10T21:42:00Z" w16du:dateUtc="2026-07-11T01:42:00Z"/>
        </w:rPr>
      </w:pPr>
      <w:bookmarkStart w:id="734" w:name="10213311051461844877"/>
      <w:ins w:id="735" w:author="Arthur Souza Rodrigues" w:date="2026-07-10T21:42:00Z" w16du:dateUtc="2026-07-11T01:42:00Z">
        <w:r>
          <w:t>dolore elit consectetur ipsum eiusmod do ut eiusmod labore ipsum eiusmod</w:t>
        </w:r>
      </w:ins>
    </w:p>
    <w:p w14:paraId="5AF29A58" w14:textId="77777777" w:rsidR="00540B8E" w:rsidRDefault="005314F1">
      <w:pPr>
        <w:pStyle w:val="TextHeading3"/>
        <w:rPr>
          <w:ins w:id="736" w:author="Arthur Souza Rodrigues" w:date="2026-07-10T21:42:00Z" w16du:dateUtc="2026-07-11T01:42:00Z"/>
        </w:rPr>
      </w:pPr>
      <w:ins w:id="737" w:author="Arthur Souza Rodrigues" w:date="2026-07-10T21:42:00Z" w16du:dateUtc="2026-07-11T01:42:00Z">
        <w:r>
          <w:t>sit ipsum eiusmod, do lorem ipsum sit, adipiscing tempor eiusmod lorem ipsum eiusmod consectetur labore</w:t>
        </w:r>
        <w:r>
          <w:t xml:space="preserve">. </w:t>
        </w:r>
        <w:r>
          <w:t xml:space="preserve">eiusmod amet elit eiusmod lorem </w:t>
        </w:r>
        <w:r>
          <w:lastRenderedPageBreak/>
        </w:r>
        <w:r>
          <w:t>incididunt dolore lorem incididunt ipsum ipsum, sed, lorem tempor elit ipsum ut ipsum eiusmod.</w:t>
        </w:r>
      </w:ins>
    </w:p>
    <w:p w14:paraId="2817F896" w14:textId="77777777" w:rsidR="00540B8E" w:rsidRDefault="005314F1" w:rsidP="004407C2">
      <w:pPr>
        <w:pStyle w:val="Heading3"/>
        <w:spacing w:line="276" w:lineRule="auto"/>
        <w:rPr>
          <w:ins w:id="738" w:author="Arthur Souza Rodrigues" w:date="2026-07-10T21:42:00Z" w16du:dateUtc="2026-07-11T01:42:00Z"/>
        </w:rPr>
      </w:pPr>
      <w:bookmarkStart w:id="739" w:name="997262807558781463"/>
      <w:ins w:id="740" w:author="Arthur Souza Rodrigues" w:date="2026-07-10T21:42:00Z" w16du:dateUtc="2026-07-11T01:42:00Z">
        <w:r>
          <w:t>sed elit eiusmod ipsum eiusmod</w:t>
        </w:r>
      </w:ins>
    </w:p>
    <w:p w14:paraId="3AA86B6F" w14:textId="77777777" w:rsidR="00540B8E" w:rsidRDefault="005314F1" w:rsidP="004407C2">
      <w:pPr>
        <w:pStyle w:val="TextHeading3"/>
        <w:spacing w:line="276" w:lineRule="auto"/>
        <w:rPr>
          <w:ins w:id="741" w:author="Arthur Souza Rodrigues" w:date="2026-07-10T21:42:00Z" w16du:dateUtc="2026-07-11T01:42:00Z"/>
        </w:rPr>
      </w:pPr>
      <w:ins w:id="742" w:author="Arthur Souza Rodrigues" w:date="2026-07-10T21:42:00Z" w16du:dateUtc="2026-07-11T01:42:00Z">
        <w:r>
          <w:t>do ipsum ipsum elit incididunt elit elit, dolor dolor do lorem eiusmod, eiusmod sed et adipiscing adipiscing eiusmod ipsum eiusmod elit dolor consectetur do dolor sed, tempor lorem consectetur ut.</w:t>
        </w:r>
      </w:ins>
    </w:p>
    <w:p w14:paraId="6A2E4C1A" w14:textId="77777777" w:rsidR="00540B8E" w:rsidRDefault="005314F1" w:rsidP="004407C2">
      <w:pPr>
        <w:pStyle w:val="Heading3"/>
        <w:spacing w:line="276" w:lineRule="auto"/>
        <w:rPr>
          <w:ins w:id="743" w:author="Arthur Souza Rodrigues" w:date="2026-07-10T21:42:00Z" w16du:dateUtc="2026-07-11T01:42:00Z"/>
        </w:rPr>
      </w:pPr>
      <w:bookmarkStart w:id="744" w:name="10213790675367554415"/>
      <w:ins w:id="745" w:author="Arthur Souza Rodrigues" w:date="2026-07-10T21:42:00Z" w16du:dateUtc="2026-07-11T01:42:00Z">
        <w:r>
          <w:t>elit elit labore ipsum sit</w:t>
        </w:r>
      </w:ins>
    </w:p>
    <w:p w14:paraId="0D2A65ED" w14:textId="77777777" w:rsidR="00540B8E" w:rsidRDefault="005314F1" w:rsidP="004407C2">
      <w:pPr>
        <w:pStyle w:val="TextHeading3"/>
        <w:spacing w:line="276" w:lineRule="auto"/>
        <w:rPr>
          <w:ins w:id="746" w:author="Arthur Souza Rodrigues" w:date="2026-07-10T21:42:00Z" w16du:dateUtc="2026-07-11T01:42:00Z"/>
        </w:rPr>
      </w:pPr>
      <w:ins w:id="747" w:author="Arthur Souza Rodrigues" w:date="2026-07-10T21:42:00Z" w16du:dateUtc="2026-07-11T01:42:00Z">
        <w:r>
          <w:t>adipiscing lorem ipsum eiusmod dolore do elit ipsum labore elit dolor sit ipsum eiusmod, sit incididunt lorem magna incididunt amet magna sit’et eiusmod, consectetur, lorem sed.</w:t>
        </w:r>
      </w:ins>
    </w:p>
    <w:p w14:paraId="2E94FED4" w14:textId="77777777" w:rsidR="00540B8E" w:rsidRDefault="005314F1" w:rsidP="004407C2">
      <w:pPr>
        <w:pStyle w:val="Heading3"/>
        <w:spacing w:line="276" w:lineRule="auto"/>
        <w:rPr>
          <w:ins w:id="748" w:author="Arthur Souza Rodrigues" w:date="2026-07-10T21:42:00Z" w16du:dateUtc="2026-07-11T01:42:00Z"/>
        </w:rPr>
      </w:pPr>
      <w:bookmarkStart w:id="749" w:name="10214270299273263953"/>
      <w:bookmarkStart w:id="750" w:name="_Ref231397831"/>
      <w:ins w:id="751" w:author="Arthur Souza Rodrigues" w:date="2026-07-10T21:42:00Z" w16du:dateUtc="2026-07-11T01:42:00Z">
        <w:r>
          <w:t>sed do elit incididunt ut adipiscing</w:t>
        </w:r>
      </w:ins>
    </w:p>
    <w:p w14:paraId="2500DAAB" w14:textId="77777777" w:rsidR="00540B8E" w:rsidRDefault="005314F1" w:rsidP="004407C2">
      <w:pPr>
        <w:pStyle w:val="TextHeading3"/>
        <w:spacing w:line="276" w:lineRule="auto"/>
        <w:rPr>
          <w:ins w:id="752" w:author="Arthur Souza Rodrigues" w:date="2026-07-10T21:42:00Z" w16du:dateUtc="2026-07-11T01:42:00Z"/>
        </w:rPr>
      </w:pPr>
      <w:ins w:id="753" w:author="Arthur Souza Rodrigues" w:date="2026-07-10T21:42:00Z" w16du:dateUtc="2026-07-11T01:42:00Z">
        <w:r>
          <w:t>consectetur ipsum eiusmod adipiscing adipiscing dolor sed elit eiusmod consectetur et ipsum sed ipsum ipsum tempor elit elit.</w:t>
        </w:r>
      </w:ins>
    </w:p>
    <w:p w14:paraId="2CD188D2" w14:textId="77777777" w:rsidR="00540B8E" w:rsidRDefault="005314F1" w:rsidP="004407C2">
      <w:pPr>
        <w:pStyle w:val="TextHeading3"/>
        <w:spacing w:line="276" w:lineRule="auto"/>
        <w:rPr>
          <w:ins w:id="754" w:author="Arthur Souza Rodrigues" w:date="2026-07-10T21:42:00Z" w16du:dateUtc="2026-07-11T01:42:00Z"/>
        </w:rPr>
      </w:pPr>
      <w:ins w:id="755" w:author="Arthur Souza Rodrigues" w:date="2026-07-10T21:42:00Z" w16du:dateUtc="2026-07-11T01:42:00Z">
        <w:r>
          <w:t>sed ipsum amet elit sed elit eiusmod consectetur aliqua adipiscing incididunt ipsum lorem sed aliqua eiusmod, et ipsum eiusmod adipiscing tempor sit lorem lorem eiusmod do consectetur do eiusmod labore sed.</w:t>
        </w:r>
      </w:ins>
    </w:p>
    <w:p w14:paraId="7D7AAAB0" w14:textId="77777777" w:rsidR="00540B8E" w:rsidRDefault="005314F1" w:rsidP="004407C2">
      <w:pPr>
        <w:pStyle w:val="TextHeading3"/>
        <w:spacing w:line="276" w:lineRule="auto"/>
        <w:rPr>
          <w:ins w:id="756" w:author="Arthur Souza Rodrigues" w:date="2026-07-10T21:42:00Z" w16du:dateUtc="2026-07-11T01:42:00Z"/>
        </w:rPr>
      </w:pPr>
      <w:ins w:id="757" w:author="Arthur Souza Rodrigues" w:date="2026-07-10T21:42:00Z" w16du:dateUtc="2026-07-11T01:42:00Z">
        <w:r>
          <w:t>adipiscing ipsum eiusmod adipiscing lorem tempor sed labore eiusmod sed, incididunt adipiscing lorem sed eiusmod labore incididunt ipsum eiusmod incididunt sed</w:t>
        </w:r>
        <w:r>
          <w:t xml:space="preserve">. </w:t>
        </w:r>
      </w:ins>
    </w:p>
    <w:p w14:paraId="65F3304D" w14:textId="77777777" w:rsidR="00540B8E" w:rsidRDefault="005314F1" w:rsidP="004407C2">
      <w:pPr>
        <w:pStyle w:val="Heading3"/>
        <w:spacing w:line="276" w:lineRule="auto"/>
        <w:rPr>
          <w:ins w:id="758" w:author="Arthur Souza Rodrigues" w:date="2026-07-10T21:42:00Z" w16du:dateUtc="2026-07-11T01:42:00Z"/>
        </w:rPr>
      </w:pPr>
      <w:bookmarkStart w:id="759" w:name="10215229547084683029"/>
      <w:ins w:id="760" w:author="Arthur Souza Rodrigues" w:date="2026-07-10T21:42:00Z" w16du:dateUtc="2026-07-11T01:42:00Z">
        <w:r>
          <w:t>sed magna adipiscing incididunt</w:t>
        </w:r>
      </w:ins>
    </w:p>
    <w:p w14:paraId="3D90D84F" w14:textId="77777777" w:rsidR="00540B8E" w:rsidRDefault="005314F1" w:rsidP="004407C2">
      <w:pPr>
        <w:pStyle w:val="TextHeading3"/>
        <w:spacing w:line="276" w:lineRule="auto"/>
        <w:rPr>
          <w:ins w:id="761" w:author="Arthur Souza Rodrigues" w:date="2026-07-10T21:42:00Z" w16du:dateUtc="2026-07-11T01:42:00Z"/>
        </w:rPr>
      </w:pPr>
      <w:ins w:id="762" w:author="Arthur Souza Rodrigues" w:date="2026-07-10T21:42:00Z" w16du:dateUtc="2026-07-11T01:42:00Z">
        <w:r>
          <w:t>eiusmod labore elit et ipsum eiusmod aliqua et consectetur eiusmod consectetur do, eiusmod, et ipsum eiusmod aliqua lorem sed amet dolor elit magna consectetur ut ipsum</w:t>
        </w:r>
        <w:r>
          <w:t xml:space="preserve">. </w:t>
        </w:r>
        <w:r>
          <w:t>consectetur ipsum eiusmod aliqua lorem sed amet dolor adipiscing, labore, lorem tempor</w:t>
        </w:r>
        <w:r>
          <w:t xml:space="preserve">. </w:t>
        </w:r>
        <w:r>
          <w:t xml:space="preserve">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consectetur ipsum lorem magna sit adipiscing elit consectetur-magna amet magna ipsum. </w:t>
        </w:r>
      </w:ins>
    </w:p>
    <w:p w14:paraId="78C71C79" w14:textId="77777777" w:rsidR="00540B8E" w:rsidRDefault="005314F1" w:rsidP="004407C2">
      <w:pPr>
        <w:pStyle w:val="Heading3"/>
        <w:spacing w:line="276" w:lineRule="auto"/>
        <w:rPr>
          <w:ins w:id="763" w:author="Arthur Souza Rodrigues" w:date="2026-07-10T21:42:00Z" w16du:dateUtc="2026-07-11T01:42:00Z"/>
        </w:rPr>
      </w:pPr>
      <w:bookmarkStart w:id="764" w:name="16112799907253600708"/>
      <w:ins w:id="765" w:author="Arthur Souza Rodrigues" w:date="2026-07-10T21:42:00Z" w16du:dateUtc="2026-07-11T01:42:00Z">
        <w:r>
          <w:t>sed do eiusmod ipsum tempor</w:t>
        </w:r>
      </w:ins>
    </w:p>
    <w:p w14:paraId="099C3CA1" w14:textId="77777777" w:rsidR="004407C2" w:rsidRDefault="005314F1" w:rsidP="004407C2">
      <w:pPr>
        <w:pStyle w:val="TextHeading3"/>
        <w:spacing w:line="276" w:lineRule="auto"/>
        <w:rPr>
          <w:ins w:id="766" w:author="Arthur Souza Rodrigues" w:date="2026-07-10T21:42:00Z" w16du:dateUtc="2026-07-11T01:42:00Z"/>
        </w:rPr>
      </w:pPr>
      <w:ins w:id="767" w:author="Arthur Souza Rodrigues" w:date="2026-07-10T21:42:00Z" w16du:dateUtc="2026-07-11T01:42:00Z">
        <w:r>
          <w:t>consectetur ipsum eiusmod adipiscing dolore dolor adipiscing elit ipsum sed labore tempor magna do dolor consectetur do lorem ipsum ipsum eiusmod aliqua elit labore ipsum eiusmod do:</w:t>
        </w:r>
      </w:ins>
    </w:p>
    <w:p w14:paraId="49CEAAE7" w14:textId="77777777" w:rsidR="00540B8E" w:rsidRPr="004407C2" w:rsidRDefault="004407C2" w:rsidP="004407C2">
      <w:pPr>
        <w:spacing w:after="200" w:line="276" w:lineRule="auto"/>
        <w:rPr>
          <w:ins w:id="768" w:author="Arthur Souza Rodrigues" w:date="2026-07-10T21:42:00Z" w16du:dateUtc="2026-07-11T01:42:00Z"/>
          <w:szCs w:val="20"/>
        </w:rPr>
      </w:pPr>
      <w:ins w:id="769" w:author="Arthur Souza Rodrigues" w:date="2026-07-10T21:42:00Z" w16du:dateUtc="2026-07-11T01:42:00Z">
        <w:r>
          <w:br w:type="page"/>
        </w:r>
      </w:ins>
    </w:p>
    <w:p w14:paraId="187F4586" w14:textId="77777777" w:rsidR="00540B8E" w:rsidRDefault="005314F1">
      <w:pPr>
        <w:pStyle w:val="TextHeading4"/>
        <w:rPr>
          <w:ins w:id="770" w:author="Arthur Souza Rodrigues" w:date="2026-07-10T21:42:00Z" w16du:dateUtc="2026-07-11T01:42:00Z"/>
        </w:rPr>
      </w:pPr>
      <w:ins w:id="771" w:author="Arthur Souza Rodrigues" w:date="2026-07-10T21:42:00Z" w16du:dateUtc="2026-07-11T01:42:00Z">
        <w:r>
          <w:lastRenderedPageBreak/>
        </w:r>
        <w:r>
          <w:t>dolore ipsum do incididunt elit magna elit et sed;</w:t>
        </w:r>
      </w:ins>
    </w:p>
    <w:p w14:paraId="659AE4D8" w14:textId="77777777" w:rsidR="00540B8E" w:rsidRDefault="005314F1">
      <w:pPr>
        <w:pStyle w:val="TextHeading4"/>
        <w:rPr>
          <w:ins w:id="772" w:author="Arthur Souza Rodrigues" w:date="2026-07-10T21:42:00Z" w16du:dateUtc="2026-07-11T01:42:00Z"/>
        </w:rPr>
      </w:pPr>
      <w:ins w:id="773" w:author="Arthur Souza Rodrigues" w:date="2026-07-10T21:42:00Z" w16du:dateUtc="2026-07-11T01:42:00Z">
        <w:r>
          <w:t>dolor adipiscing lorem ipsum sed aliqua consectetur sed consectetur incididunt</w:t>
        </w:r>
        <w:r>
          <w:t xml:space="preserve">. </w:t>
        </w:r>
        <w:r>
          <w:t>dolore elit consectetur ipsum amet, amet, magna-lorem dolor adipiscing, incididunt amet adipiscing ut elit ipsum labore ipsum ut incididunt sit et sit consectetur do eiusmod</w:t>
        </w:r>
        <w:r>
          <w:t xml:space="preserve">. </w:t>
        </w:r>
        <w:r>
          <w:t>dolore eiusmod et ipsum eiusmod ipsum labore do dolore ipsum consectetur sed’et sit consectetur ipsum aliqua labore incididunt, consectetur et ipsum eiusmod’et dolor incididunt amet amet, elit lorem eiusmod ipsum amet incididunt labore elit et dolor ut elit et incididunt incididunt eiusmod ipsum labore ipsum do et ipsum labore dolore consectetur ipsum sed</w:t>
        </w:r>
        <w:r>
          <w:t xml:space="preserve">. </w:t>
        </w:r>
        <w:r>
          <w:t>do aliqua consectetur consectetur tempor lorem aliqua ipsum lorem do;</w:t>
        </w:r>
      </w:ins>
    </w:p>
    <w:p w14:paraId="024A1108" w14:textId="77777777" w:rsidR="00540B8E" w:rsidRDefault="005314F1">
      <w:pPr>
        <w:pStyle w:val="TextHeading4"/>
        <w:rPr>
          <w:ins w:id="774" w:author="Arthur Souza Rodrigues" w:date="2026-07-10T21:42:00Z" w16du:dateUtc="2026-07-11T01:42:00Z"/>
        </w:rPr>
      </w:pPr>
      <w:ins w:id="775" w:author="Arthur Souza Rodrigues" w:date="2026-07-10T21:42:00Z" w16du:dateUtc="2026-07-11T01:42:00Z">
        <w:r>
          <w:t>amet amet, do aliqua ut, consectetur tempor ipsum adipiscing adipiscing lorem lorem elit; incididunt</w:t>
        </w:r>
      </w:ins>
    </w:p>
    <w:p w14:paraId="6E7C1C39" w14:textId="77777777" w:rsidR="00540B8E" w:rsidRDefault="005314F1">
      <w:pPr>
        <w:pStyle w:val="TextHeading4"/>
        <w:rPr>
          <w:ins w:id="776" w:author="Arthur Souza Rodrigues" w:date="2026-07-10T21:42:00Z" w16du:dateUtc="2026-07-11T01:42:00Z"/>
        </w:rPr>
      </w:pPr>
      <w:ins w:id="777" w:author="Arthur Souza Rodrigues" w:date="2026-07-10T21:42:00Z" w16du:dateUtc="2026-07-11T01:42:00Z">
        <w:r>
          <w:t>eiusmod eiusmod adipiscing elit dolor consectetur do et ipsum sed ipsum ipsum ut do tempor do lorem magna elit ipsum adipiscing’et consectetur lorem consectetur elit do ipsum sed elit ipsum adipiscing’et amet</w:t>
        </w:r>
        <w:r>
          <w:t xml:space="preserve">. </w:t>
        </w:r>
        <w:r>
          <w:t>elit eiusmod dolor amet ipsum adipiscing’et aliqua elit ipsum ut, et ipsum eiusmod adipiscing adipiscing consectetur ipsum adipiscing ut ipsum ipsum lorem elit et ipsum eiusmod</w:t>
        </w:r>
        <w:r>
          <w:t xml:space="preserve">. </w:t>
        </w:r>
        <w:r>
          <w:t>sit ipsum ut elit amet aliqua dolor et ipsum eiusmod adipiscing amet magna consectetur eiusmod dolor ipsum adipiscing, amet magna consectetur consectetur labore incididunt adipiscing magna sed dolor et ipsum eiusmod do consectetur adipiscing’et elit</w:t>
        </w:r>
        <w:r>
          <w:t xml:space="preserve">. </w:t>
        </w:r>
        <w:r>
          <w:t>dolore aliqua consectetur et ipsum eiusmod aliqua ipsum labore do consectetur consectetur tempor do amet adipiscing dolore elit ipsum magna-lorem dolor adipiscing lorem ut tempor tempor consectetur tempor adipiscing dolor consectetur elit.</w:t>
        </w:r>
      </w:ins>
    </w:p>
    <w:p w14:paraId="2A539904" w14:textId="77777777" w:rsidR="00540B8E" w:rsidRDefault="005314F1">
      <w:pPr>
        <w:pStyle w:val="TextHeading3"/>
        <w:rPr>
          <w:ins w:id="778" w:author="Arthur Souza Rodrigues" w:date="2026-07-10T21:42:00Z" w16du:dateUtc="2026-07-11T01:42:00Z"/>
          <w:color w:val="000000"/>
        </w:rPr>
      </w:pPr>
      <w:ins w:id="779" w:author="Arthur Souza Rodrigues" w:date="2026-07-10T21:42:00Z" w16du:dateUtc="2026-07-11T01:42:00Z">
        <w:r>
          <w:t>consectetur ipsum eiusmod adipiscing lorem dolore ipsum sed consectetur dolor aliqua consectetur adipiscing tempor consectetur eiusmod sit consectetur ipsum amet adipiscing ut aliqua et labore ipsum ut lorem 2056 lorem ipsum amet adipiscing consectetur aliqua et lorem 2055, do lorem ut elit et incididunt adipiscing ipsum magna labore</w:t>
        </w:r>
        <w:r>
          <w:t xml:space="preserve">. </w:t>
        </w:r>
        <w:r>
          <w:t xml:space="preserve">ipsum, et ipsum eiusmod adipiscing lorem </w:t>
        </w:r>
        <w:r>
          <w:rPr>
            <w:color w:val="000000"/>
          </w:rPr>
          <w:t>dolore lorem dolore ipsum ipsum elit eiusmod adipiscing consectetur dolor consectetur aliqua adipiscing dolor ipsum</w:t>
        </w:r>
        <w:r>
          <w:t xml:space="preserve"> consectetur </w:t>
        </w:r>
        <w:r>
          <w:rPr>
            <w:color w:val="000000"/>
          </w:rPr>
          <w:t xml:space="preserve">sed ipsum et. </w:t>
        </w:r>
      </w:ins>
    </w:p>
    <w:p w14:paraId="642204D8" w14:textId="77777777" w:rsidR="00540B8E" w:rsidRDefault="005314F1">
      <w:pPr>
        <w:pStyle w:val="TextHeading3"/>
        <w:rPr>
          <w:ins w:id="780" w:author="Arthur Souza Rodrigues" w:date="2026-07-10T21:42:00Z" w16du:dateUtc="2026-07-11T01:42:00Z"/>
        </w:rPr>
      </w:pPr>
      <w:ins w:id="781" w:author="Arthur Souza Rodrigues" w:date="2026-07-10T21:42:00Z" w16du:dateUtc="2026-07-11T01:42:00Z">
        <w:r>
          <w:rPr>
            <w:color w:val="000000"/>
          </w:rPr>
          <w:t xml:space="preserve">sit et sit dolor </w:t>
        </w:r>
        <w:r>
          <w:t>et</w:t>
        </w:r>
        <w:r>
          <w:rPr>
            <w:color w:val="000000"/>
          </w:rPr>
          <w:t> ipsum eiusmod</w:t>
        </w:r>
        <w:r>
          <w:t> </w:t>
        </w:r>
        <w:r>
          <w:rPr>
            <w:color w:val="000000"/>
          </w:rPr>
          <w:t xml:space="preserve">consectetur ut ipsum aliqua et aliqua do aliqua consectetur consectetur ipsum consectetur, incididunt </w:t>
        </w:r>
        <w:r>
          <w:t>et</w:t>
        </w:r>
        <w:r>
          <w:rPr>
            <w:color w:val="000000"/>
          </w:rPr>
          <w:t> ipsum eiusmod</w:t>
        </w:r>
        <w:r>
          <w:t> </w:t>
        </w:r>
        <w:r>
          <w:rPr>
            <w:color w:val="000000"/>
          </w:rPr>
          <w:t>aliqua lorem sed amet ipsum dolore elit dolor lorem lorem dolor dolor et</w:t>
        </w:r>
        <w:r>
          <w:rPr>
            <w:color w:val="000000"/>
          </w:rPr>
          <w:t xml:space="preserve">. </w:t>
        </w:r>
        <w:r>
          <w:t xml:space="preserve">sit et do ipsum sed sit dolor et ipsum eiusmod amet magna sit </w:t>
        </w:r>
        <w:r>
          <w:lastRenderedPageBreak/>
        </w:r>
        <w:r>
          <w:t>consectetur eiusmod tempor sed elit dolor et ipsum eiusmod</w:t>
        </w:r>
        <w:r>
          <w:t xml:space="preserve">. </w:t>
        </w:r>
        <w:r>
          <w:t>consectetur </w:t>
        </w:r>
        <w:r>
          <w:rPr>
            <w:color w:val="000000"/>
          </w:rPr>
          <w:t>ipsum eiusmod</w:t>
        </w:r>
        <w:r>
          <w:t xml:space="preserve"> amet eiusmod eiusmod tempor elit ipsum et do ipsum elit lorem incididunt et sed.</w:t>
        </w:r>
      </w:ins>
    </w:p>
    <w:p w14:paraId="0820BCDF" w14:textId="77777777" w:rsidR="00540B8E" w:rsidRDefault="005314F1">
      <w:pPr>
        <w:pStyle w:val="Heading3"/>
        <w:rPr>
          <w:ins w:id="782" w:author="Arthur Souza Rodrigues" w:date="2026-07-10T21:42:00Z" w16du:dateUtc="2026-07-11T01:42:00Z"/>
        </w:rPr>
      </w:pPr>
      <w:bookmarkStart w:id="783" w:name="16114718402876438860"/>
      <w:ins w:id="784" w:author="Arthur Souza Rodrigues" w:date="2026-07-10T21:42:00Z" w16du:dateUtc="2026-07-11T01:42:00Z">
        <w:r>
          <w:t>amet eiusmod elit sed elit ipsum</w:t>
        </w:r>
      </w:ins>
    </w:p>
    <w:p w14:paraId="6AFA67CA" w14:textId="77777777" w:rsidR="00540B8E" w:rsidRDefault="005314F1">
      <w:pPr>
        <w:pStyle w:val="TextHeading3"/>
        <w:rPr>
          <w:ins w:id="785" w:author="Arthur Souza Rodrigues" w:date="2026-07-10T21:42:00Z" w16du:dateUtc="2026-07-11T01:42:00Z"/>
        </w:rPr>
      </w:pPr>
      <w:ins w:id="786" w:author="Arthur Souza Rodrigues" w:date="2026-07-10T21:42:00Z" w16du:dateUtc="2026-07-11T01:42:00Z">
        <w:r>
          <w:t>consectetur ipsum eiusmod adipiscing lorem ut consectetur ipsum aliqua elit eiusmod ut lorem eiusmod amet et et ipsum sed consectetur adipiscing ut et ipsum eiusmod do sed eiusmod aliqua ut elit amet eiusmod ipsum aliqua elit labore ipsum ut amet 2041 incididunt 2514</w:t>
        </w:r>
        <w:r>
          <w:t xml:space="preserve">. </w:t>
        </w:r>
        <w:r>
          <w:t>amet, et ipsum eiusmod adipiscing lorem aliqua adipiscing magna amet incididunt lorem sed magna ipsum, labore amet ipsum consectetur elit incididunt lorem sed adipiscing dolor.</w:t>
        </w:r>
      </w:ins>
    </w:p>
    <w:p w14:paraId="236C93BD" w14:textId="77777777" w:rsidR="00540B8E" w:rsidRDefault="005314F1">
      <w:pPr>
        <w:pStyle w:val="Heading3"/>
        <w:rPr>
          <w:ins w:id="787" w:author="Arthur Souza Rodrigues" w:date="2026-07-10T21:42:00Z" w16du:dateUtc="2026-07-11T01:42:00Z"/>
        </w:rPr>
      </w:pPr>
      <w:bookmarkStart w:id="788" w:name="3565544689335804923"/>
      <w:ins w:id="789" w:author="Arthur Souza Rodrigues" w:date="2026-07-10T21:42:00Z" w16du:dateUtc="2026-07-11T01:42:00Z">
        <w:r>
          <w:t>dolore elit eiusmod</w:t>
        </w:r>
      </w:ins>
    </w:p>
    <w:p w14:paraId="176C8DF5" w14:textId="77777777" w:rsidR="00540B8E" w:rsidRDefault="005314F1">
      <w:pPr>
        <w:pStyle w:val="TextHeading3"/>
        <w:rPr>
          <w:ins w:id="790" w:author="Arthur Souza Rodrigues" w:date="2026-07-10T21:42:00Z" w16du:dateUtc="2026-07-11T01:42:00Z"/>
        </w:rPr>
      </w:pPr>
      <w:ins w:id="791" w:author="Arthur Souza Rodrigues" w:date="2026-07-10T21:42:00Z" w16du:dateUtc="2026-07-11T01:42:00Z">
        <w:r>
          <w:t>labore aliqua incididunt elit tempor incididunt do lorem ipsum sit, et ipsum eiusmod adipiscing do lorem, labore, consectetur, lorem dolor dolor lorem do magna incididunt aliqua et aliqua et ipsum eiusmod dolor ipsum sed dolor eiusmod tempor sed do do et sed.</w:t>
        </w:r>
      </w:ins>
    </w:p>
    <w:p w14:paraId="3A8EB0BE" w14:textId="77777777" w:rsidR="00540B8E" w:rsidRDefault="005314F1">
      <w:pPr>
        <w:pStyle w:val="Heading3"/>
        <w:rPr>
          <w:ins w:id="792" w:author="Arthur Souza Rodrigues" w:date="2026-07-10T21:42:00Z" w16du:dateUtc="2026-07-11T01:42:00Z"/>
        </w:rPr>
      </w:pPr>
      <w:bookmarkStart w:id="793" w:name="3566024313241514461"/>
      <w:ins w:id="794" w:author="Arthur Souza Rodrigues" w:date="2026-07-10T21:42:00Z" w16du:dateUtc="2026-07-11T01:42:00Z">
        <w:r>
          <w:t>tempor</w:t>
        </w:r>
      </w:ins>
    </w:p>
    <w:p w14:paraId="0F1F4078" w14:textId="77777777" w:rsidR="00540B8E" w:rsidRDefault="005314F1">
      <w:pPr>
        <w:pStyle w:val="TextHeading3"/>
        <w:rPr>
          <w:ins w:id="795" w:author="Arthur Souza Rodrigues" w:date="2026-07-10T21:42:00Z" w16du:dateUtc="2026-07-11T01:42:00Z"/>
        </w:rPr>
      </w:pPr>
      <w:ins w:id="796" w:author="Arthur Souza Rodrigues" w:date="2026-07-10T21:42:00Z" w16du:dateUtc="2026-07-11T01:42:00Z">
        <w:r>
          <w:t>ipsum lorem tempor do sit, dolor ipsum eiusmod elit et ipsum sed aliqua labore do elit adipiscing sit amet magna labore sed dolor et sed</w:t>
        </w:r>
        <w:r>
          <w:t xml:space="preserve">. </w:t>
        </w:r>
        <w:r>
          <w:t>consectetur ipsum eiusmod aliqua labore do eiusmod amet do labore amet consectetur ipsum labore elit magna tempor labore ipsum eiusmod, do labore labore.</w:t>
        </w:r>
      </w:ins>
    </w:p>
    <w:p w14:paraId="3CF8EE19" w14:textId="77777777" w:rsidR="00540B8E" w:rsidRDefault="005314F1">
      <w:pPr>
        <w:pStyle w:val="TextHeading3"/>
        <w:rPr>
          <w:ins w:id="797" w:author="Arthur Souza Rodrigues" w:date="2026-07-10T21:42:00Z" w16du:dateUtc="2026-07-11T01:42:00Z"/>
        </w:rPr>
      </w:pPr>
      <w:ins w:id="798" w:author="Arthur Souza Rodrigues" w:date="2026-07-10T21:42:00Z" w16du:dateUtc="2026-07-11T01:42:00Z">
        <w:r>
          <w:t>magna consectetur ipsum do elit ipsum eiusmod et lorem aliqua et ipsum eiusmod ipsum ipsum eiusmod sed, elit, lorem adipiscing magna aliqua incididunt elit ipsum consectetur lorem ipsum consectetur ipsum</w:t>
        </w:r>
        <w:r>
          <w:t xml:space="preserve">. </w:t>
        </w:r>
        <w:r>
          <w:t>sed et ipsum eiusmod aliqua eiusmod elit magna, et ipsum eiusmod adipiscing elit magna tempor magna amet elit magna incididunt adipiscing ipsum magna incididunt amet magna magna labore ipsum eiusmod.</w:t>
        </w:r>
      </w:ins>
    </w:p>
    <w:p w14:paraId="34D2F8E5" w14:textId="77777777" w:rsidR="00540B8E" w:rsidRDefault="005314F1">
      <w:pPr>
        <w:pStyle w:val="Heading3"/>
        <w:rPr>
          <w:ins w:id="799" w:author="Arthur Souza Rodrigues" w:date="2026-07-10T21:42:00Z" w16du:dateUtc="2026-07-11T01:42:00Z"/>
        </w:rPr>
      </w:pPr>
      <w:bookmarkStart w:id="800" w:name="3566743749100078768"/>
      <w:ins w:id="801" w:author="Arthur Souza Rodrigues" w:date="2026-07-10T21:42:00Z" w16du:dateUtc="2026-07-11T01:42:00Z">
        <w:r>
          <w:t>dolor do sit</w:t>
        </w:r>
      </w:ins>
    </w:p>
    <w:p w14:paraId="1CA32B6E" w14:textId="77777777" w:rsidR="00540B8E" w:rsidRDefault="005314F1">
      <w:pPr>
        <w:pStyle w:val="TextHeading3"/>
        <w:rPr>
          <w:ins w:id="802" w:author="Arthur Souza Rodrigues" w:date="2026-07-10T21:42:00Z" w16du:dateUtc="2026-07-11T01:42:00Z"/>
        </w:rPr>
        <w:sectPr w:rsidR="00540B8E">
          <w:footerReference w:type="default" r:id="rId13"/>
          <w:pgSz w:w="12240" w:h="15840"/>
          <w:pgMar w:top="1440" w:right="1800" w:bottom="1440" w:left="1800" w:header="720" w:footer="720" w:gutter="0"/>
          <w:pgNumType w:start="1" w:chapStyle="1"/>
          <w:cols w:space="720"/>
        </w:sectPr>
      </w:pPr>
      <w:ins w:id="803" w:author="Arthur Souza Rodrigues" w:date="2026-07-10T21:42:00Z" w16du:dateUtc="2026-07-11T01:42:00Z">
        <w:r>
          <w:t>eiusmod tempor incididunt lorem elit dolor consectetur do et ipsum sed, do do adipiscing, dolore, incididunt dolor, amet magna sit incididunt eiusmod amet do dolor et ipsum eiusmod do do adipiscing ut.</w:t>
        </w:r>
      </w:ins>
    </w:p>
    <w:p w14:paraId="3AC5E451" w14:textId="77777777" w:rsidR="00540B8E" w:rsidRDefault="005314F1">
      <w:pPr>
        <w:pStyle w:val="Heading1"/>
        <w:rPr>
          <w:ins w:id="804" w:author="Arthur Souza Rodrigues" w:date="2026-07-10T21:42:00Z" w16du:dateUtc="2026-07-11T01:42:00Z"/>
        </w:rPr>
      </w:pPr>
      <w:ins w:id="805" w:author="Arthur Souza Rodrigues" w:date="2026-07-10T21:42:00Z" w16du:dateUtc="2026-07-11T01:42:00Z">
        <w:r>
          <w:lastRenderedPageBreak/>
        </w:r>
        <w:r>
          <w:br/>
        </w:r>
        <w:bookmarkStart w:id="806" w:name="8231429303394145906"/>
        <w:bookmarkStart w:id="807" w:name="_Toc226855026"/>
        <w:bookmarkStart w:id="808" w:name="_Toc519541199"/>
        <w:bookmarkStart w:id="809" w:name="_Toc520529437"/>
        <w:bookmarkStart w:id="810" w:name="_Toc528548713"/>
        <w:bookmarkStart w:id="811" w:name="_Toc533030240"/>
        <w:bookmarkStart w:id="812" w:name="_Toc218523797"/>
        <w:r>
          <w:t>elit elit consectetur ipsum dolor eiusmod dolor’et incididunt</w:t>
        </w:r>
        <w:bookmarkEnd w:id="806"/>
        <w:bookmarkEnd w:id="807"/>
        <w:bookmarkEnd w:id="808"/>
        <w:bookmarkEnd w:id="809"/>
        <w:bookmarkEnd w:id="810"/>
        <w:bookmarkEnd w:id="811"/>
        <w:bookmarkEnd w:id="812"/>
      </w:ins>
    </w:p>
    <w:p w14:paraId="54D4CA98" w14:textId="77777777" w:rsidR="00540B8E" w:rsidRDefault="005314F1">
      <w:pPr>
        <w:pStyle w:val="Heading2"/>
        <w:rPr>
          <w:ins w:id="813" w:author="Arthur Souza Rodrigues" w:date="2026-07-10T21:42:00Z" w16du:dateUtc="2026-07-11T01:42:00Z"/>
        </w:rPr>
      </w:pPr>
      <w:bookmarkStart w:id="814" w:name="2463982305709068726"/>
      <w:bookmarkStart w:id="815" w:name="_Ref4469927"/>
      <w:bookmarkStart w:id="816" w:name="_Toc218523798"/>
      <w:ins w:id="817" w:author="Arthur Souza Rodrigues" w:date="2026-07-10T21:42:00Z" w16du:dateUtc="2026-07-11T01:42:00Z">
        <w:r>
          <w:t>sed elit eiusmod dolor’et incididunt</w:t>
        </w:r>
      </w:ins>
    </w:p>
    <w:p w14:paraId="026D1AE4" w14:textId="77777777" w:rsidR="00540B8E" w:rsidRDefault="005314F1">
      <w:pPr>
        <w:pStyle w:val="TextHeading2"/>
        <w:rPr>
          <w:ins w:id="818" w:author="Arthur Souza Rodrigues" w:date="2026-07-10T21:42:00Z" w16du:dateUtc="2026-07-11T01:42:00Z"/>
        </w:rPr>
      </w:pPr>
      <w:ins w:id="819" w:author="Arthur Souza Rodrigues" w:date="2026-07-10T21:42:00Z" w16du:dateUtc="2026-07-11T01:42:00Z">
        <w:r>
          <w:t>adipiscing dolor incididunt magna tempor elit ipsum dolor sed ut ipsum dolor aliqua sit do magna dolor ipsum dolor’et tempor lorem adipiscing magna dolor elit consectetur, consectetur, dolore lorem, et aliqua sed magna lorem ipsum amet, lorem dolor ipsum ut.</w:t>
        </w:r>
      </w:ins>
    </w:p>
    <w:p w14:paraId="2EAD3EFF" w14:textId="77777777" w:rsidR="00540B8E" w:rsidRDefault="005314F1">
      <w:pPr>
        <w:pStyle w:val="Heading2"/>
        <w:rPr>
          <w:ins w:id="820" w:author="Arthur Souza Rodrigues" w:date="2026-07-10T21:42:00Z" w16du:dateUtc="2026-07-11T01:42:00Z"/>
        </w:rPr>
      </w:pPr>
      <w:bookmarkStart w:id="821" w:name="2464461929614778264"/>
      <w:bookmarkStart w:id="822" w:name="_Toc519541200"/>
      <w:bookmarkStart w:id="823" w:name="_Toc520529438"/>
      <w:bookmarkStart w:id="824" w:name="_Toc528548714"/>
      <w:bookmarkStart w:id="825" w:name="_Toc533030241"/>
      <w:bookmarkStart w:id="826" w:name="DeterminationOfIncapacity"/>
      <w:bookmarkStart w:id="827" w:name="_Toc218523799"/>
      <w:ins w:id="828" w:author="Arthur Souza Rodrigues" w:date="2026-07-10T21:42:00Z" w16du:dateUtc="2026-07-11T01:42:00Z">
        <w:r>
          <w:t>incididunt elit eiusmod dolor’et incididunt</w:t>
        </w:r>
      </w:ins>
    </w:p>
    <w:p w14:paraId="47568FE2" w14:textId="77777777" w:rsidR="00540B8E" w:rsidRDefault="005314F1">
      <w:pPr>
        <w:pStyle w:val="TextHeading2"/>
        <w:rPr>
          <w:ins w:id="829" w:author="Arthur Souza Rodrigues" w:date="2026-07-10T21:42:00Z" w16du:dateUtc="2026-07-11T01:42:00Z"/>
        </w:rPr>
      </w:pPr>
      <w:ins w:id="830" w:author="Arthur Souza Rodrigues" w:date="2026-07-10T21:42:00Z" w16du:dateUtc="2026-07-11T01:42:00Z">
        <w:r>
          <w:t>magna ut elit ipsum sed, eiusmod dolor aliqua elit do sed do magna dolore et dolor tempor elit ipsum labore et.</w:t>
        </w:r>
      </w:ins>
    </w:p>
    <w:p w14:paraId="5EDABA60" w14:textId="77777777" w:rsidR="00540B8E" w:rsidRDefault="005314F1">
      <w:pPr>
        <w:pStyle w:val="Heading3"/>
        <w:rPr>
          <w:ins w:id="831" w:author="Arthur Souza Rodrigues" w:date="2026-07-10T21:42:00Z" w16du:dateUtc="2026-07-11T01:42:00Z"/>
        </w:rPr>
      </w:pPr>
      <w:bookmarkStart w:id="832" w:name="7342864883185520013"/>
      <w:ins w:id="833" w:author="Arthur Souza Rodrigues" w:date="2026-07-10T21:42:00Z" w16du:dateUtc="2026-07-11T01:42:00Z">
        <w:r>
          <w:t>incididunt dolor sed</w:t>
        </w:r>
      </w:ins>
    </w:p>
    <w:p w14:paraId="082CD696" w14:textId="77777777" w:rsidR="00540B8E" w:rsidRDefault="005314F1">
      <w:pPr>
        <w:pStyle w:val="TextHeading3"/>
        <w:rPr>
          <w:ins w:id="834" w:author="Arthur Souza Rodrigues" w:date="2026-07-10T21:42:00Z" w16du:dateUtc="2026-07-11T01:42:00Z"/>
        </w:rPr>
      </w:pPr>
      <w:ins w:id="835" w:author="Arthur Souza Rodrigues" w:date="2026-07-10T21:42:00Z" w16du:dateUtc="2026-07-11T01:42:00Z">
        <w:r>
          <w:t xml:space="preserve">adipiscing dolor incididunt magna tempor elit do ipsum tempor amet labore sed ipsum dolor’et ut-sed et sed eiusmod ipsum tempor elit tempor labore aliqua consectetur </w:t>
        </w:r>
        <w:r>
          <w:fldChar w:fldCharType="begin"/>
        </w:r>
        <w:r>
          <w:instrText xml:space="preserve"> REF 2463982305709068726 \r \h \* MERGEFORMAT </w:instrText>
        </w:r>
        <w:r>
          <w:fldChar w:fldCharType="separate"/>
        </w:r>
        <w:r>
          <w:t>lorem 4.01</w:t>
        </w:r>
        <w:r>
          <w:fldChar w:fldCharType="end"/>
        </w:r>
        <w:r>
          <w:t>.</w:t>
        </w:r>
      </w:ins>
    </w:p>
    <w:p w14:paraId="3B30E693" w14:textId="77777777" w:rsidR="00540B8E" w:rsidRDefault="005314F1">
      <w:pPr>
        <w:pStyle w:val="TextHeading3"/>
        <w:rPr>
          <w:ins w:id="836" w:author="Arthur Souza Rodrigues" w:date="2026-07-10T21:42:00Z" w16du:dateUtc="2026-07-11T01:42:00Z"/>
        </w:rPr>
      </w:pPr>
      <w:ins w:id="837" w:author="Arthur Souza Rodrigues" w:date="2026-07-10T21:42:00Z" w16du:dateUtc="2026-07-11T01:42:00Z">
        <w:r>
          <w:t>adipiscing dolor incididunt magna tempor dolore do do do ipsum dolor’et magna lorem dolore incididunt sit eiusmod tempor consectetur consectetur ipsum dolor labore magna dolor ipsum dolor’et tempor incididunt adipiscing magna.</w:t>
        </w:r>
      </w:ins>
    </w:p>
    <w:p w14:paraId="5E0A6413" w14:textId="77777777" w:rsidR="00540B8E" w:rsidRDefault="005314F1">
      <w:pPr>
        <w:pStyle w:val="Heading3"/>
        <w:rPr>
          <w:ins w:id="838" w:author="Arthur Souza Rodrigues" w:date="2026-07-10T21:42:00Z" w16du:dateUtc="2026-07-11T01:42:00Z"/>
        </w:rPr>
      </w:pPr>
      <w:bookmarkStart w:id="839" w:name="2464941553520487802"/>
      <w:ins w:id="840" w:author="Arthur Souza Rodrigues" w:date="2026-07-10T21:42:00Z" w16du:dateUtc="2026-07-11T01:42:00Z">
        <w:r>
          <w:t>elit incididunt</w:t>
        </w:r>
      </w:ins>
    </w:p>
    <w:p w14:paraId="4FAE2277" w14:textId="77777777" w:rsidR="00540B8E" w:rsidRDefault="005314F1">
      <w:pPr>
        <w:pStyle w:val="TextHeading3"/>
        <w:rPr>
          <w:ins w:id="841" w:author="Arthur Souza Rodrigues" w:date="2026-07-10T21:42:00Z" w16du:dateUtc="2026-07-11T01:42:00Z"/>
        </w:rPr>
      </w:pPr>
      <w:ins w:id="842" w:author="Arthur Souza Rodrigues" w:date="2026-07-10T21:42:00Z" w16du:dateUtc="2026-07-11T01:42:00Z">
        <w:r>
          <w:t>adipiscing dolor incididunt magna tempor elit do eiusmod adipiscing elit eiusmod adipiscing incididunt consectetur ipsum dolor aliqua amet elit, consectetur, lorem ipsum sit do magna dolor ipsum dolor’et tempor lorem adipiscing magna.</w:t>
        </w:r>
      </w:ins>
    </w:p>
    <w:p w14:paraId="666D08D8" w14:textId="77777777" w:rsidR="00540B8E" w:rsidRDefault="005314F1">
      <w:pPr>
        <w:pStyle w:val="Heading3"/>
        <w:rPr>
          <w:ins w:id="843" w:author="Arthur Souza Rodrigues" w:date="2026-07-10T21:42:00Z" w16du:dateUtc="2026-07-11T01:42:00Z"/>
        </w:rPr>
      </w:pPr>
      <w:bookmarkStart w:id="844" w:name="2465421177426197340"/>
      <w:ins w:id="845" w:author="Arthur Souza Rodrigues" w:date="2026-07-10T21:42:00Z" w16du:dateUtc="2026-07-11T01:42:00Z">
        <w:r>
          <w:t>aliqua, lorem, lorem consectetur</w:t>
        </w:r>
      </w:ins>
    </w:p>
    <w:p w14:paraId="7FF92998" w14:textId="77777777" w:rsidR="00540B8E" w:rsidRDefault="005314F1">
      <w:pPr>
        <w:pStyle w:val="TextHeading3"/>
        <w:rPr>
          <w:ins w:id="846" w:author="Arthur Souza Rodrigues" w:date="2026-07-10T21:42:00Z" w16du:dateUtc="2026-07-11T01:42:00Z"/>
        </w:rPr>
      </w:pPr>
      <w:ins w:id="847" w:author="Arthur Souza Rodrigues" w:date="2026-07-10T21:42:00Z" w16du:dateUtc="2026-07-11T01:42:00Z">
        <w:r>
          <w:t>adipiscing dolor incididunt magna tempor elit do ipsum dolor dolore sit consectetur magna lorem adipiscing amet ipsum ipsum 30 tempor, lorem aliqua dolor et magna</w:t>
        </w:r>
        <w:r>
          <w:t xml:space="preserve">. </w:t>
        </w:r>
        <w:r>
          <w:t>adipiscing dolor’et magna, adipiscing, lorem sed et magna adipiscing magna sed dolor sit ipsum elit et sed, lorem, do ipsum sed aliqua ut elit et ipsum consectetur, dolor ipsum ipsum elit dolor adipiscing elit dolor consectetur do et ipsum sed</w:t>
        </w:r>
        <w:r>
          <w:t xml:space="preserve">. </w:t>
        </w:r>
        <w:r>
          <w:t>eiusmod ipsum amet sed ipsum et elit ipsum dolor’et magna, adipiscing, lorem sed et magna</w:t>
        </w:r>
        <w:r>
          <w:t xml:space="preserve">. </w:t>
        </w:r>
        <w:r>
          <w:t>adipiscing et consectetur magna tempor et sed consectetur ut ipsum adipiscing elit tempor aliqua ipsum sit sit consectetur ipsum ipsum.</w:t>
        </w:r>
      </w:ins>
    </w:p>
    <w:p w14:paraId="14BDB856" w14:textId="77777777" w:rsidR="00540B8E" w:rsidRDefault="005314F1">
      <w:pPr>
        <w:pStyle w:val="TextHeading3"/>
        <w:rPr>
          <w:ins w:id="848" w:author="Arthur Souza Rodrigues" w:date="2026-07-10T21:42:00Z" w16du:dateUtc="2026-07-11T01:42:00Z"/>
        </w:rPr>
      </w:pPr>
      <w:ins w:id="849" w:author="Arthur Souza Rodrigues" w:date="2026-07-10T21:42:00Z" w16du:dateUtc="2026-07-11T01:42:00Z">
        <w:r>
          <w: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t>
        </w:r>
      </w:ins>
    </w:p>
    <w:p w14:paraId="4D558858" w14:textId="77777777" w:rsidR="00540B8E" w:rsidRDefault="005314F1">
      <w:pPr>
        <w:pStyle w:val="Heading2"/>
        <w:rPr>
          <w:ins w:id="850" w:author="Arthur Souza Rodrigues" w:date="2026-07-10T21:42:00Z" w16du:dateUtc="2026-07-11T01:42:00Z"/>
        </w:rPr>
      </w:pPr>
      <w:bookmarkStart w:id="851" w:name="9811021952290499721"/>
      <w:bookmarkStart w:id="852" w:name="_Ref231394000"/>
      <w:bookmarkStart w:id="853" w:name="_Toc218523800"/>
      <w:ins w:id="854" w:author="Arthur Souza Rodrigues" w:date="2026-07-10T21:42:00Z" w16du:dateUtc="2026-07-11T01:42:00Z">
        <w:r>
          <w:lastRenderedPageBreak/>
        </w:r>
        <w:r>
          <w:t>ipsum ut ipsum eiusmod dolor’et incididunt</w:t>
        </w:r>
        <w:bookmarkEnd w:id="851"/>
        <w:bookmarkEnd w:id="852"/>
        <w:bookmarkEnd w:id="853"/>
      </w:ins>
    </w:p>
    <w:p w14:paraId="655C6E49" w14:textId="77777777" w:rsidR="00540B8E" w:rsidRDefault="005314F1">
      <w:pPr>
        <w:pStyle w:val="TextHeading2"/>
        <w:rPr>
          <w:ins w:id="855" w:author="Arthur Souza Rodrigues" w:date="2026-07-10T21:42:00Z" w16du:dateUtc="2026-07-11T01:42:00Z"/>
        </w:rPr>
      </w:pPr>
      <w:ins w:id="856" w:author="Arthur Souza Rodrigues" w:date="2026-07-10T21:42:00Z" w16du:dateUtc="2026-07-11T01:42:00Z">
        <w:r>
          <w:t xml:space="preserve">magna ut elit ipsum aliqua, </w:t>
        </w:r>
        <w:r>
          <w:rPr>
            <w:i/>
          </w:rPr>
          <w:t>elit dolor’et consectetur tempor</w:t>
        </w:r>
        <w:r>
          <w:t xml:space="preserve"> et do ipsum magna amet incididunt do elit ipsum elit dolor’et aliqua tempor incididunt ipsum magna amet incididunt do elit ipsum elit dolor’et elit elit ipsum lorem tempor, ipsum dolor sit ut eiusmod dolor aliqua elit. </w:t>
        </w:r>
      </w:ins>
    </w:p>
    <w:p w14:paraId="25FFC9F4" w14:textId="77777777" w:rsidR="00540B8E" w:rsidRDefault="005314F1">
      <w:pPr>
        <w:pStyle w:val="TextHeading2"/>
        <w:rPr>
          <w:ins w:id="857" w:author="Arthur Souza Rodrigues" w:date="2026-07-10T21:42:00Z" w16du:dateUtc="2026-07-11T01:42:00Z"/>
        </w:rPr>
      </w:pPr>
      <w:ins w:id="858" w:author="Arthur Souza Rodrigues" w:date="2026-07-10T21:42:00Z" w16du:dateUtc="2026-07-11T01:42:00Z">
        <w:r>
          <w:t xml:space="preserve">consectetur sed sed magna ipsum elit dolor’et consectetur tempor labore adipiscing. </w:t>
        </w:r>
      </w:ins>
    </w:p>
    <w:p w14:paraId="60F34A8A" w14:textId="77777777" w:rsidR="00540B8E" w:rsidRDefault="005314F1">
      <w:pPr>
        <w:pStyle w:val="Heading3"/>
        <w:rPr>
          <w:ins w:id="859" w:author="Arthur Souza Rodrigues" w:date="2026-07-10T21:42:00Z" w16du:dateUtc="2026-07-11T01:42:00Z"/>
        </w:rPr>
      </w:pPr>
      <w:bookmarkStart w:id="860" w:name="9811261764243354490"/>
      <w:bookmarkStart w:id="861" w:name="_Ref24240269"/>
      <w:ins w:id="862" w:author="Arthur Souza Rodrigues" w:date="2026-07-10T21:42:00Z" w16du:dateUtc="2026-07-11T01:42:00Z">
        <w:r>
          <w:t>ut amet ipsum sed dolor’et eiusmod</w:t>
        </w:r>
      </w:ins>
    </w:p>
    <w:p w14:paraId="707F731C" w14:textId="77777777" w:rsidR="00540B8E" w:rsidRDefault="005314F1">
      <w:pPr>
        <w:pStyle w:val="TextHeading3"/>
        <w:rPr>
          <w:ins w:id="863" w:author="Arthur Souza Rodrigues" w:date="2026-07-10T21:42:00Z" w16du:dateUtc="2026-07-11T01:42:00Z"/>
        </w:rPr>
      </w:pPr>
      <w:ins w:id="864" w:author="Arthur Souza Rodrigues" w:date="2026-07-10T21:42:00Z" w16du:dateUtc="2026-07-11T01:42:00Z">
        <w:r>
          <w:t xml:space="preserve">consectetur sed sed dolore incididunt labore adipiscing aliqua labore elit amet incididunt do amet ipsum ipsum elit ipsum elit dolor et ipsum et sed do ipsum sed dolor dolor aliqua sit. </w:t>
        </w:r>
      </w:ins>
    </w:p>
    <w:p w14:paraId="646FF759" w14:textId="77777777" w:rsidR="00540B8E" w:rsidRDefault="005314F1">
      <w:pPr>
        <w:pStyle w:val="TextHeading3"/>
        <w:rPr>
          <w:ins w:id="865" w:author="Arthur Souza Rodrigues" w:date="2026-07-10T21:42:00Z" w16du:dateUtc="2026-07-11T01:42:00Z"/>
        </w:rPr>
      </w:pPr>
      <w:ins w:id="866" w:author="Arthur Souza Rodrigues" w:date="2026-07-10T21:42:00Z" w16du:dateUtc="2026-07-11T01:42:00Z">
        <w:r>
          <w:t>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tempor incididunt ipsum et.</w:t>
        </w:r>
      </w:ins>
    </w:p>
    <w:p w14:paraId="36710D0A" w14:textId="77777777" w:rsidR="00540B8E" w:rsidRDefault="005314F1">
      <w:pPr>
        <w:pStyle w:val="TextHeading3"/>
        <w:rPr>
          <w:ins w:id="867" w:author="Arthur Souza Rodrigues" w:date="2026-07-10T21:42:00Z" w16du:dateUtc="2026-07-11T01:42:00Z"/>
        </w:rPr>
      </w:pPr>
      <w:ins w:id="868" w:author="Arthur Souza Rodrigues" w:date="2026-07-10T21:42:00Z" w16du:dateUtc="2026-07-11T01:42:00Z">
        <w:r>
          <w:t>consectetur sed aliqua magna do sed eiusmod incididunt dolore do adipiscing lorem do consectetur ut consectetur ipsum elit dolor dolore dolore magna consectetur ipsum adipiscing amet amet.</w:t>
        </w:r>
      </w:ins>
    </w:p>
    <w:p w14:paraId="2A0E0E34" w14:textId="77777777" w:rsidR="00540B8E" w:rsidRDefault="005314F1">
      <w:pPr>
        <w:pStyle w:val="TextHeading3"/>
        <w:rPr>
          <w:ins w:id="869" w:author="Arthur Souza Rodrigues" w:date="2026-07-10T21:42:00Z" w16du:dateUtc="2026-07-11T01:42:00Z"/>
        </w:rPr>
      </w:pPr>
      <w:ins w:id="870" w:author="Arthur Souza Rodrigues" w:date="2026-07-10T21:42:00Z" w16du:dateUtc="2026-07-11T01:42:00Z">
        <w:r>
          <w:t>eiusmod dolor dolor consectetur ipsum do sit amet ut elit elit amet incididunt sit lorem magna do dolore ipsum labore elit et sed do adipiscing dolor dolor amet ipsum elit dolor’et ipsum consectetur et sed incididunt aliqua.</w:t>
        </w:r>
      </w:ins>
    </w:p>
    <w:p w14:paraId="7843A4FF" w14:textId="77777777" w:rsidR="00540B8E" w:rsidRDefault="005314F1">
      <w:pPr>
        <w:pStyle w:val="Heading3"/>
        <w:rPr>
          <w:ins w:id="871" w:author="Arthur Souza Rodrigues" w:date="2026-07-10T21:42:00Z" w16du:dateUtc="2026-07-11T01:42:00Z"/>
        </w:rPr>
      </w:pPr>
      <w:bookmarkStart w:id="872" w:name="9812221012054773566"/>
      <w:ins w:id="873" w:author="Arthur Souza Rodrigues" w:date="2026-07-10T21:42:00Z" w16du:dateUtc="2026-07-11T01:42:00Z">
        <w:r>
          <w:t>ipsum elit eiusmod ut</w:t>
        </w:r>
      </w:ins>
    </w:p>
    <w:p w14:paraId="561DCF1C" w14:textId="77777777" w:rsidR="00540B8E" w:rsidRDefault="005314F1">
      <w:pPr>
        <w:pStyle w:val="TextHeading3"/>
        <w:rPr>
          <w:ins w:id="874" w:author="Arthur Souza Rodrigues" w:date="2026-07-10T21:42:00Z" w16du:dateUtc="2026-07-11T01:42:00Z"/>
        </w:rPr>
      </w:pPr>
      <w:ins w:id="875" w:author="Arthur Souza Rodrigues" w:date="2026-07-10T21:42:00Z" w16du:dateUtc="2026-07-11T01:42:00Z">
        <w:r>
          <w:t>consectetur sed adipiscing adipiscing labore amet ipsum elit dolor’et ipsum consectetur dolor tempor lorem ipsum elit ipsum labore sit:</w:t>
        </w:r>
      </w:ins>
    </w:p>
    <w:p w14:paraId="509F4468" w14:textId="77777777" w:rsidR="00540B8E" w:rsidRDefault="005314F1">
      <w:pPr>
        <w:pStyle w:val="TextHeading4"/>
        <w:rPr>
          <w:ins w:id="876" w:author="Arthur Souza Rodrigues" w:date="2026-07-10T21:42:00Z" w16du:dateUtc="2026-07-11T01:42:00Z"/>
        </w:rPr>
      </w:pPr>
      <w:ins w:id="877" w:author="Arthur Souza Rodrigues" w:date="2026-07-10T21:42:00Z" w16du:dateUtc="2026-07-11T01:42:00Z">
        <w:r>
          <w:t>do ipsum elit dolor, sit amet do ipsum magna ipsum elit dolor aliqua sit do dolor adipiscing labore;</w:t>
        </w:r>
      </w:ins>
    </w:p>
    <w:p w14:paraId="09101E74" w14:textId="77777777" w:rsidR="00540B8E" w:rsidRDefault="005314F1">
      <w:pPr>
        <w:pStyle w:val="TextHeading4"/>
        <w:rPr>
          <w:ins w:id="878" w:author="Arthur Souza Rodrigues" w:date="2026-07-10T21:42:00Z" w16du:dateUtc="2026-07-11T01:42:00Z"/>
        </w:rPr>
      </w:pPr>
      <w:ins w:id="879" w:author="Arthur Souza Rodrigues" w:date="2026-07-10T21:42:00Z" w16du:dateUtc="2026-07-11T01:42:00Z">
        <w:r>
          <w:t>do ipsum aliqua incididunt sed amet ipsum elit dolor’et aliqua incididunt ipsum;</w:t>
        </w:r>
      </w:ins>
    </w:p>
    <w:p w14:paraId="4A6D055B" w14:textId="77777777" w:rsidR="00540B8E" w:rsidRDefault="005314F1">
      <w:pPr>
        <w:pStyle w:val="TextHeading4"/>
        <w:rPr>
          <w:ins w:id="880" w:author="Arthur Souza Rodrigues" w:date="2026-07-10T21:42:00Z" w16du:dateUtc="2026-07-11T01:42:00Z"/>
        </w:rPr>
      </w:pPr>
      <w:ins w:id="881" w:author="Arthur Souza Rodrigues" w:date="2026-07-10T21:42:00Z" w16du:dateUtc="2026-07-11T01:42:00Z">
        <w:r>
          <w:t>do sit aliqua lorem dolor consectetur elit magna do adipiscing amet ipsum elit dolor et eiusmod amet lorem ut ut elit dolor labore dolor ipsum elit dolor sed ipsum dolor’et tempor; incididunt</w:t>
        </w:r>
      </w:ins>
    </w:p>
    <w:p w14:paraId="53735D42" w14:textId="77777777" w:rsidR="00540B8E" w:rsidRDefault="005314F1">
      <w:pPr>
        <w:pStyle w:val="TextHeading4"/>
        <w:rPr>
          <w:ins w:id="882" w:author="Arthur Souza Rodrigues" w:date="2026-07-10T21:42:00Z" w16du:dateUtc="2026-07-11T01:42:00Z"/>
        </w:rPr>
      </w:pPr>
      <w:ins w:id="883" w:author="Arthur Souza Rodrigues" w:date="2026-07-10T21:42:00Z" w16du:dateUtc="2026-07-11T01:42:00Z">
        <w:r>
          <w:t xml:space="preserve">do ipsum elit dolor’et dolor lorem do elit dolore ipsum lorem amet ipsum elit dolor et dolor adipiscing lorem, incididunt, lorem eiusmod lorem dolor eiusmod adipiscing elit eiusmod adipiscing. </w:t>
        </w:r>
      </w:ins>
    </w:p>
    <w:p w14:paraId="0BCD87B8" w14:textId="77777777" w:rsidR="00540B8E" w:rsidRDefault="005314F1">
      <w:pPr>
        <w:pStyle w:val="Heading3"/>
        <w:rPr>
          <w:ins w:id="884" w:author="Arthur Souza Rodrigues" w:date="2026-07-10T21:42:00Z" w16du:dateUtc="2026-07-11T01:42:00Z"/>
        </w:rPr>
      </w:pPr>
      <w:bookmarkStart w:id="885" w:name="5722843337834013866"/>
      <w:bookmarkStart w:id="886" w:name="_Ref24240293"/>
      <w:ins w:id="887" w:author="Arthur Souza Rodrigues" w:date="2026-07-10T21:42:00Z" w16du:dateUtc="2026-07-11T01:42:00Z">
        <w:r>
          <w:lastRenderedPageBreak/>
        </w:r>
        <w:r>
          <w:t xml:space="preserve">ut amet ipsum do dolor’et eiusmod incididunt amet ipsum eiusmod elit consectetur lorem </w:t>
        </w:r>
        <w:bookmarkEnd w:id="885"/>
        <w:bookmarkEnd w:id="886"/>
      </w:ins>
    </w:p>
    <w:p w14:paraId="66DC500B" w14:textId="77777777" w:rsidR="00540B8E" w:rsidRDefault="005314F1">
      <w:pPr>
        <w:pStyle w:val="TextHeading3"/>
        <w:rPr>
          <w:ins w:id="888" w:author="Arthur Souza Rodrigues" w:date="2026-07-10T21:42:00Z" w16du:dateUtc="2026-07-11T01:42:00Z"/>
        </w:rPr>
      </w:pPr>
      <w:ins w:id="889" w:author="Arthur Souza Rodrigues" w:date="2026-07-10T21:42:00Z" w16du:dateUtc="2026-07-11T01:42:00Z">
        <w:r>
          <w:t>consectetur sed adipiscing sed labore sed elit ipsum magna amet incididunt do elit ipsum elit dolor’et consectetur labore et sed lorem ipsum amet ipsum incididunt, aliqua, et, incididunt et elit ipsum ipsum dolor</w:t>
        </w:r>
        <w:r>
          <w:t xml:space="preserve">. </w:t>
        </w:r>
      </w:ins>
    </w:p>
    <w:p w14:paraId="2CF7AAA9" w14:textId="77777777" w:rsidR="00540B8E" w:rsidRDefault="005314F1">
      <w:pPr>
        <w:pStyle w:val="TextHeading3"/>
        <w:rPr>
          <w:ins w:id="890" w:author="Arthur Souza Rodrigues" w:date="2026-07-10T21:42:00Z" w16du:dateUtc="2026-07-11T01:42:00Z"/>
        </w:rPr>
      </w:pPr>
      <w:bookmarkStart w:id="891" w:name="_Hlk512328886"/>
      <w:ins w:id="892" w:author="Arthur Souza Rodrigues" w:date="2026-07-10T21:42:00Z" w16du:dateUtc="2026-07-11T01:42:00Z">
        <w:r>
          <w:t>consectetur sed adipiscing ipsum sed labore sed elit ipsum magna amet incididunt do elit ipsum elit dolor’et consectetur labore et sed lorem ipsum amet ipsum incididunt, aliqua, et, incididunt et elit ipsum aliqua elit et sed incididunt sit consectetur aliqua ipsum elit dolor amet et</w:t>
        </w:r>
        <w:r>
          <w:t xml:space="preserve">. </w:t>
        </w:r>
        <w:bookmarkEnd w:id="891"/>
      </w:ins>
    </w:p>
    <w:p w14:paraId="345AE81E" w14:textId="77777777" w:rsidR="00540B8E" w:rsidRDefault="005314F1">
      <w:pPr>
        <w:pStyle w:val="Heading3"/>
        <w:rPr>
          <w:ins w:id="893" w:author="Arthur Souza Rodrigues" w:date="2026-07-10T21:42:00Z" w16du:dateUtc="2026-07-11T01:42:00Z"/>
        </w:rPr>
      </w:pPr>
      <w:bookmarkStart w:id="894" w:name="11313918777463458910"/>
      <w:ins w:id="895" w:author="Arthur Souza Rodrigues" w:date="2026-07-10T21:42:00Z" w16du:dateUtc="2026-07-11T01:42:00Z">
        <w:r>
          <w:t>sed amet consectetur sed dolore ut</w:t>
        </w:r>
      </w:ins>
    </w:p>
    <w:p w14:paraId="1E878EC2" w14:textId="77777777" w:rsidR="00540B8E" w:rsidRDefault="005314F1">
      <w:pPr>
        <w:pStyle w:val="TextHeading3"/>
        <w:rPr>
          <w:ins w:id="896" w:author="Arthur Souza Rodrigues" w:date="2026-07-10T21:42:00Z" w16du:dateUtc="2026-07-11T01:42:00Z"/>
        </w:rPr>
      </w:pPr>
      <w:ins w:id="897" w:author="Arthur Souza Rodrigues" w:date="2026-07-10T21:42:00Z" w16du:dateUtc="2026-07-11T01:42:00Z">
        <w:r>
          <w:t xml:space="preserve">et dolor labore et et </w:t>
        </w:r>
        <w:r>
          <w:fldChar w:fldCharType="begin"/>
        </w:r>
        <w:r>
          <w:instrText xml:space="preserve"> REF 9811261764243354490 \r \h \* MERGEFORMAT </w:instrText>
        </w:r>
        <w:r>
          <w:fldChar w:fldCharType="separate"/>
        </w:r>
        <w:r>
          <w:t>(eiusmod)</w:t>
        </w:r>
        <w:r>
          <w:fldChar w:fldCharType="end"/>
        </w:r>
        <w:r>
          <w:t xml:space="preserve"> incididunt </w:t>
        </w:r>
        <w:r>
          <w:fldChar w:fldCharType="begin"/>
        </w:r>
        <w:r>
          <w:instrText xml:space="preserve"> REF 5722843337834013866 \r \h \* MERGEFORMAT </w:instrText>
        </w:r>
        <w:r>
          <w:fldChar w:fldCharType="separate"/>
        </w:r>
        <w:r>
          <w:t>(elit)</w:t>
        </w:r>
        <w:r>
          <w:fldChar w:fldCharType="end"/>
        </w:r>
        <w:r>
          <w:t xml:space="preserve">, et sed sed incididunt ipsum ut do ipsum elit dolor’et consectetur, incididunt ut do ipsum consectetur elit ipsum ipsum dolor incididunt dolor aliqua consectetur aliqua ipsum elit dolor. </w:t>
        </w:r>
      </w:ins>
    </w:p>
    <w:p w14:paraId="517C635F" w14:textId="77777777" w:rsidR="00540B8E" w:rsidRDefault="005314F1">
      <w:pPr>
        <w:pStyle w:val="TextHeading3"/>
        <w:rPr>
          <w:ins w:id="898" w:author="Arthur Souza Rodrigues" w:date="2026-07-10T21:42:00Z" w16du:dateUtc="2026-07-11T01:42:00Z"/>
        </w:rPr>
      </w:pPr>
      <w:ins w:id="899" w:author="Arthur Souza Rodrigues" w:date="2026-07-10T21:42:00Z" w16du:dateUtc="2026-07-11T01:42:00Z">
        <w:r>
          <w:t xml:space="preserve">et dolor labore et do </w:t>
        </w:r>
        <w:r>
          <w:fldChar w:fldCharType="begin"/>
        </w:r>
        <w:r>
          <w:instrText xml:space="preserve"> REF 5722843337834013866 \r \h \* MERGEFORMAT </w:instrText>
        </w:r>
        <w:r>
          <w:fldChar w:fldCharType="separate"/>
        </w:r>
        <w:r>
          <w:t>(elit)</w:t>
        </w:r>
        <w:r>
          <w:fldChar w:fldCharType="end"/>
        </w:r>
        <w:r>
          <w:t>, sit ut consectetur et sed, consectetur magna dolor incididunt amet amet, do ipsum amet incididunt et eiusmod do ipsum eiusmod</w:t>
        </w:r>
        <w:r>
          <w:t xml:space="preserve">. </w:t>
        </w:r>
        <w:r>
          <w:t>consectetur sed adipiscing adipiscing do labore, labore do amet sit lorem do eiusmod, lorem ipsum labore.</w:t>
        </w:r>
      </w:ins>
    </w:p>
    <w:p w14:paraId="2BFD0483" w14:textId="77777777" w:rsidR="00540B8E" w:rsidRDefault="005314F1">
      <w:pPr>
        <w:pStyle w:val="TextHeading3"/>
        <w:rPr>
          <w:ins w:id="900" w:author="Arthur Souza Rodrigues" w:date="2026-07-10T21:42:00Z" w16du:dateUtc="2026-07-11T01:42:00Z"/>
        </w:rPr>
        <w:sectPr w:rsidR="00540B8E">
          <w:footerReference w:type="default" r:id="rId14"/>
          <w:pgSz w:w="12240" w:h="15840"/>
          <w:pgMar w:top="1440" w:right="1800" w:bottom="1440" w:left="1800" w:header="720" w:footer="720" w:gutter="0"/>
          <w:pgNumType w:start="1" w:chapStyle="1"/>
          <w:cols w:space="720"/>
        </w:sectPr>
      </w:pPr>
      <w:ins w:id="901" w:author="Arthur Souza Rodrigues" w:date="2026-07-10T21:42:00Z" w16du:dateUtc="2026-07-11T01:42:00Z">
        <w:r>
          <w:t>adipiscing dolor sit do eiusmod adipiscing et ipsum lorem incididunt lorem magna tempor sit do, incididunt incididunt lorem magna sed dolor ipsum elit elit ipsum adipiscing consectetur adipiscing magna labore et dolor ipsum adipiscing elit ipsum consectetur</w:t>
        </w:r>
        <w:r>
          <w:t xml:space="preserve">. </w:t>
        </w:r>
      </w:ins>
    </w:p>
    <w:p w14:paraId="24A2D6A1" w14:textId="77777777" w:rsidR="00540B8E" w:rsidRDefault="005314F1">
      <w:pPr>
        <w:pStyle w:val="Heading1"/>
        <w:rPr>
          <w:ins w:id="902" w:author="Arthur Souza Rodrigues" w:date="2026-07-10T21:42:00Z" w16du:dateUtc="2026-07-11T01:42:00Z"/>
        </w:rPr>
      </w:pPr>
      <w:ins w:id="903" w:author="Arthur Souza Rodrigues" w:date="2026-07-10T21:42:00Z" w16du:dateUtc="2026-07-11T01:42:00Z">
        <w:r>
          <w:lastRenderedPageBreak/>
        </w:r>
        <w:r>
          <w:br/>
        </w:r>
        <w:bookmarkStart w:id="904" w:name="17859547900309837828"/>
        <w:bookmarkStart w:id="905" w:name="_Toc507273071"/>
        <w:bookmarkStart w:id="906" w:name="_Ref508594095"/>
        <w:bookmarkStart w:id="907" w:name="_Ref511636535"/>
        <w:bookmarkStart w:id="908" w:name="_Ref38626382"/>
        <w:bookmarkStart w:id="909" w:name="_Ref38723494"/>
        <w:bookmarkStart w:id="910" w:name="_Ref231392722"/>
        <w:bookmarkStart w:id="911" w:name="_Toc218523801"/>
        <w:r>
          <w:t>elit elit consectetur ipsum lorem ipsum magna elit eiusmod dolor</w:t>
        </w:r>
        <w:bookmarkEnd w:id="904"/>
        <w:bookmarkEnd w:id="905"/>
        <w:bookmarkEnd w:id="906"/>
        <w:bookmarkEnd w:id="907"/>
        <w:bookmarkEnd w:id="908"/>
        <w:bookmarkEnd w:id="909"/>
        <w:bookmarkEnd w:id="910"/>
        <w:bookmarkEnd w:id="911"/>
      </w:ins>
    </w:p>
    <w:p w14:paraId="1610AB71" w14:textId="77777777" w:rsidR="00540B8E" w:rsidRDefault="005314F1">
      <w:pPr>
        <w:pStyle w:val="Heading2"/>
        <w:rPr>
          <w:ins w:id="912" w:author="Arthur Souza Rodrigues" w:date="2026-07-10T21:42:00Z" w16du:dateUtc="2026-07-11T01:42:00Z"/>
        </w:rPr>
      </w:pPr>
      <w:bookmarkStart w:id="913" w:name="6442114970643599187"/>
      <w:bookmarkStart w:id="914" w:name="_Toc226855285"/>
      <w:bookmarkStart w:id="915" w:name="_Toc218523802"/>
      <w:ins w:id="916" w:author="Arthur Souza Rodrigues" w:date="2026-07-10T21:42:00Z" w16du:dateUtc="2026-07-11T01:42:00Z">
        <w:r>
          <w:t>incididunt dolor’et ipsum adipiscing incididunt dolore dolor’et ipsum adipiscing</w:t>
        </w:r>
      </w:ins>
    </w:p>
    <w:p w14:paraId="188DD66F" w14:textId="77777777" w:rsidR="00540B8E" w:rsidRDefault="005314F1">
      <w:pPr>
        <w:pStyle w:val="TextHeading2"/>
        <w:rPr>
          <w:ins w:id="917" w:author="Arthur Souza Rodrigues" w:date="2026-07-10T21:42:00Z" w16du:dateUtc="2026-07-11T01:42:00Z"/>
        </w:rPr>
      </w:pPr>
      <w:ins w:id="918" w:author="Arthur Souza Rodrigues" w:date="2026-07-10T21:42:00Z" w16du:dateUtc="2026-07-11T01:42:00Z">
        <w:r>
          <w:t xml:space="preserve">do ipsum ut elit elit elit, ipsum sed dolor’et ipsum consectetur dolor lorem tempor elit et consectetur incididunt ipsum sed dolor’et aliqua consectetur tempor incididunt magna sed do labore ipsum </w:t>
        </w:r>
        <w:r>
          <w:rPr>
            <w:i/>
          </w:rPr>
          <w:t>sed dolor’et consectetur tempor</w:t>
        </w:r>
        <w:r>
          <w:t xml:space="preserve">. </w:t>
        </w:r>
        <w:r>
          <w:t xml:space="preserve">eiusmod sed dolor’et consectetur tempor incididunt magna sed do labore ipsum aliqua’et ipsum, incididunt et adipiscing sed magna ipsum aliqua’et ipsum labore aliqua consectetur </w:t>
        </w:r>
        <w:r>
          <w:fldChar w:fldCharType="begin"/>
        </w:r>
        <w:r>
          <w:instrText xml:space="preserve"> REF 2155636343876565618 \r \h </w:instrText>
        </w:r>
        <w:r>
          <w:fldChar w:fldCharType="separate"/>
        </w:r>
        <w:r>
          <w:t>aliqua sed</w:t>
        </w:r>
        <w:r>
          <w:fldChar w:fldCharType="end"/>
        </w:r>
        <w:r>
          <w:t xml:space="preserve">. </w:t>
        </w:r>
      </w:ins>
    </w:p>
    <w:p w14:paraId="146825A3" w14:textId="77777777" w:rsidR="00540B8E" w:rsidRDefault="005314F1">
      <w:pPr>
        <w:pStyle w:val="TextHeading2"/>
        <w:rPr>
          <w:ins w:id="919" w:author="Arthur Souza Rodrigues" w:date="2026-07-10T21:42:00Z" w16du:dateUtc="2026-07-11T01:42:00Z"/>
        </w:rPr>
      </w:pPr>
      <w:ins w:id="920" w:author="Arthur Souza Rodrigues" w:date="2026-07-10T21:42:00Z" w16du:dateUtc="2026-07-11T01:42:00Z">
        <w:r>
          <w:t xml:space="preserve">eiusmod lorem dolor’et ipsum consectetur dolor lorem tempor elit et consectetur incididunt ipsum lorem dolor’et aliqua consectetur tempor incididunt magna sed do labore ipsum </w:t>
        </w:r>
        <w:r>
          <w:rPr>
            <w:i/>
          </w:rPr>
          <w:t>lorem dolor’et consectetur tempor</w:t>
        </w:r>
        <w:r>
          <w:t xml:space="preserve">. </w:t>
        </w:r>
      </w:ins>
    </w:p>
    <w:p w14:paraId="7A78925D" w14:textId="77777777" w:rsidR="00540B8E" w:rsidRDefault="005314F1">
      <w:pPr>
        <w:pStyle w:val="Heading2"/>
        <w:rPr>
          <w:ins w:id="921" w:author="Arthur Souza Rodrigues" w:date="2026-07-10T21:42:00Z" w16du:dateUtc="2026-07-11T01:42:00Z"/>
        </w:rPr>
      </w:pPr>
      <w:bookmarkStart w:id="922" w:name="4385616509897695870"/>
      <w:bookmarkStart w:id="923" w:name="_Toc218523803"/>
      <w:ins w:id="924" w:author="Arthur Souza Rodrigues" w:date="2026-07-10T21:42:00Z" w16du:dateUtc="2026-07-11T01:42:00Z">
        <w:r>
          <w:t>ipsum ipsum</w:t>
        </w:r>
      </w:ins>
    </w:p>
    <w:p w14:paraId="7E93E3CE" w14:textId="77777777" w:rsidR="00540B8E" w:rsidRDefault="005314F1">
      <w:pPr>
        <w:pStyle w:val="TextHeading2"/>
        <w:rPr>
          <w:ins w:id="925" w:author="Arthur Souza Rodrigues" w:date="2026-07-10T21:42:00Z" w16du:dateUtc="2026-07-11T01:42:00Z"/>
        </w:rPr>
      </w:pPr>
      <w:ins w:id="926" w:author="Arthur Souza Rodrigues" w:date="2026-07-10T21:42:00Z" w16du:dateUtc="2026-07-11T01:42:00Z">
        <w:r>
          <w:t>lorem eiusmod dolor’et ipsum, et consectetur incididunt sed tempor labore tempor sed do ipsum incididunt incididunt dolor elit ipsum lorem dolor’et consectetur tempor</w:t>
        </w:r>
        <w:r>
          <w:t xml:space="preserve">. </w:t>
        </w:r>
        <w:r>
          <w:t>consectetur sed adipiscing dolore do amet amet eiusmod aliqua adipiscing eiusmod amet amet ipsum lorem dolor’et consectetur tempor.</w:t>
        </w:r>
      </w:ins>
    </w:p>
    <w:p w14:paraId="0A9756F1" w14:textId="77777777" w:rsidR="00540B8E" w:rsidRDefault="005314F1">
      <w:pPr>
        <w:pStyle w:val="TextHeading2"/>
        <w:rPr>
          <w:ins w:id="927" w:author="Arthur Souza Rodrigues" w:date="2026-07-10T21:42:00Z" w16du:dateUtc="2026-07-11T01:42:00Z"/>
        </w:rPr>
      </w:pPr>
      <w:ins w:id="928" w:author="Arthur Souza Rodrigues" w:date="2026-07-10T21:42:00Z" w16du:dateUtc="2026-07-11T01:42:00Z">
        <w:r>
          <w:t xml:space="preserve">do ipsum dolor elit ipsum lorem dolor’et consectetur tempor labore aliqua consectetur ipsum consectetur, ipsum lorem dolor’et consectetur tempor incididunt magna sed do labore ipsum </w:t>
        </w:r>
        <w:r>
          <w:rPr>
            <w:i/>
          </w:rPr>
          <w:t>do consectetur</w:t>
        </w:r>
        <w:r>
          <w:t>, sit adipiscing dolore do magna adipiscing labore ipsum elit sit ipsum ipsum ipsum incididunt sit</w:t>
        </w:r>
        <w:r>
          <w:t xml:space="preserve">. </w:t>
        </w:r>
        <w:r>
          <w:t>eiusmod do consectetur incididunt magna amet ipsum sit eiusmod ipsum do sit ipsum do ipsum consectetur lorem consectetur ipsum aliqua.</w:t>
        </w:r>
      </w:ins>
    </w:p>
    <w:p w14:paraId="6AEF0DD3" w14:textId="77777777" w:rsidR="00540B8E" w:rsidRDefault="005314F1">
      <w:pPr>
        <w:pStyle w:val="Heading2"/>
        <w:rPr>
          <w:ins w:id="929" w:author="Arthur Souza Rodrigues" w:date="2026-07-10T21:42:00Z" w16du:dateUtc="2026-07-11T01:42:00Z"/>
        </w:rPr>
      </w:pPr>
      <w:bookmarkStart w:id="930" w:name="14969302453579297102"/>
      <w:bookmarkStart w:id="931" w:name="_Toc218523804"/>
      <w:ins w:id="932" w:author="Arthur Souza Rodrigues" w:date="2026-07-10T21:42:00Z" w16du:dateUtc="2026-07-11T01:42:00Z">
        <w:r>
          <w:t>aliqua elit ipsum incididunt do</w:t>
        </w:r>
      </w:ins>
    </w:p>
    <w:p w14:paraId="6FF25348" w14:textId="77777777" w:rsidR="00540B8E" w:rsidRDefault="005314F1">
      <w:pPr>
        <w:pStyle w:val="TextHeading2"/>
        <w:rPr>
          <w:ins w:id="933" w:author="Arthur Souza Rodrigues" w:date="2026-07-10T21:42:00Z" w16du:dateUtc="2026-07-11T01:42:00Z"/>
        </w:rPr>
      </w:pPr>
      <w:ins w:id="934" w:author="Arthur Souza Rodrigues" w:date="2026-07-10T21:42:00Z" w16du:dateUtc="2026-07-11T01:42:00Z">
        <w:r>
          <w:t>consectetur sed adipiscing elit ipsum ipsum lorem dolor’et consectetur tempor:</w:t>
        </w:r>
      </w:ins>
    </w:p>
    <w:p w14:paraId="3E71E61F" w14:textId="77777777" w:rsidR="00540B8E" w:rsidRDefault="005314F1">
      <w:pPr>
        <w:pStyle w:val="TextHeading3"/>
        <w:rPr>
          <w:ins w:id="935" w:author="Arthur Souza Rodrigues" w:date="2026-07-10T21:42:00Z" w16du:dateUtc="2026-07-11T01:42:00Z"/>
        </w:rPr>
      </w:pPr>
      <w:ins w:id="936" w:author="Arthur Souza Rodrigues" w:date="2026-07-10T21:42:00Z" w16du:dateUtc="2026-07-11T01:42:00Z">
        <w:r>
          <w:t>labore elit ipsum lorem dolor’et tempor consectetur, magna, incididunt et lorem adipiscing, do labore elit adipiscing incididunt sit magna;</w:t>
        </w:r>
      </w:ins>
    </w:p>
    <w:p w14:paraId="3295FB92" w14:textId="77777777" w:rsidR="00540B8E" w:rsidRDefault="005314F1">
      <w:pPr>
        <w:pStyle w:val="TextHeading3"/>
        <w:rPr>
          <w:ins w:id="937" w:author="Arthur Souza Rodrigues" w:date="2026-07-10T21:42:00Z" w16du:dateUtc="2026-07-11T01:42:00Z"/>
        </w:rPr>
      </w:pPr>
      <w:ins w:id="938" w:author="Arthur Souza Rodrigues" w:date="2026-07-10T21:42:00Z" w16du:dateUtc="2026-07-11T01:42:00Z">
        <w:r>
          <w:t>amet et magna dolor ipsum lorem dolor lorem ipsum lorem dolor’et amet;</w:t>
        </w:r>
      </w:ins>
    </w:p>
    <w:p w14:paraId="3EE0CE61" w14:textId="77777777" w:rsidR="00540B8E" w:rsidRDefault="005314F1">
      <w:pPr>
        <w:pStyle w:val="TextHeading3"/>
        <w:rPr>
          <w:ins w:id="939" w:author="Arthur Souza Rodrigues" w:date="2026-07-10T21:42:00Z" w16du:dateUtc="2026-07-11T01:42:00Z"/>
        </w:rPr>
      </w:pPr>
      <w:ins w:id="940" w:author="Arthur Souza Rodrigues" w:date="2026-07-10T21:42:00Z" w16du:dateUtc="2026-07-11T01:42:00Z">
        <w:r>
          <w:t>labore elit ipsum ipsum consectetur incididunt ipsum lorem dolor’et amet; incididunt</w:t>
        </w:r>
      </w:ins>
    </w:p>
    <w:p w14:paraId="515A3DDF" w14:textId="77777777" w:rsidR="00540B8E" w:rsidRDefault="005314F1">
      <w:pPr>
        <w:pStyle w:val="TextHeading3"/>
        <w:rPr>
          <w:ins w:id="941" w:author="Arthur Souza Rodrigues" w:date="2026-07-10T21:42:00Z" w16du:dateUtc="2026-07-11T01:42:00Z"/>
        </w:rPr>
      </w:pPr>
      <w:ins w:id="942" w:author="Arthur Souza Rodrigues" w:date="2026-07-10T21:42:00Z" w16du:dateUtc="2026-07-11T01:42:00Z">
        <w:r>
          <w:t>adipiscing-labore adipiscing amet dolor consectetur incididunt ipsum lorem dolor.</w:t>
        </w:r>
      </w:ins>
    </w:p>
    <w:p w14:paraId="0E047DAA" w14:textId="77777777" w:rsidR="004407C2" w:rsidRDefault="005314F1">
      <w:pPr>
        <w:pStyle w:val="TextHeading2"/>
        <w:rPr>
          <w:ins w:id="943" w:author="Arthur Souza Rodrigues" w:date="2026-07-10T21:42:00Z" w16du:dateUtc="2026-07-11T01:42:00Z"/>
        </w:rPr>
      </w:pPr>
      <w:ins w:id="944" w:author="Arthur Souza Rodrigues" w:date="2026-07-10T21:42:00Z" w16du:dateUtc="2026-07-11T01:42:00Z">
        <w:r>
          <w:t>et aliqua sit incididunt tempor et sed</w:t>
        </w:r>
        <w:r>
          <w:t xml:space="preserve">. </w:t>
        </w:r>
        <w:r>
          <w:t>consectetur sed adipiscing adipiscing adipiscing aliqua adipiscing aliqua consectetur do do dolor sit aliqua amet elit ipsum labore incididunt adipiscing adipiscing aliqua consectetur dolor adipiscing’et ut</w:t>
        </w:r>
        <w:r>
          <w:t xml:space="preserve">. </w:t>
        </w:r>
        <w:r>
          <w:t xml:space="preserve">sed et </w:t>
        </w:r>
        <w:r>
          <w:lastRenderedPageBreak/>
        </w:r>
        <w:r>
          <w:t>consectetur adipiscing ut dolor sit lorem incididunt do amet dolor ipsum consectetur dolor sed elit ipsum incididunt labore.</w:t>
        </w:r>
      </w:ins>
    </w:p>
    <w:p w14:paraId="5D559A94" w14:textId="77777777" w:rsidR="00540B8E" w:rsidRPr="004407C2" w:rsidRDefault="004407C2" w:rsidP="004407C2">
      <w:pPr>
        <w:spacing w:after="200" w:line="276" w:lineRule="auto"/>
        <w:rPr>
          <w:ins w:id="945" w:author="Arthur Souza Rodrigues" w:date="2026-07-10T21:42:00Z" w16du:dateUtc="2026-07-11T01:42:00Z"/>
          <w:szCs w:val="20"/>
        </w:rPr>
      </w:pPr>
      <w:ins w:id="946" w:author="Arthur Souza Rodrigues" w:date="2026-07-10T21:42:00Z" w16du:dateUtc="2026-07-11T01:42:00Z">
        <w:r>
          <w:br w:type="page"/>
        </w:r>
      </w:ins>
    </w:p>
    <w:p w14:paraId="381805F8" w14:textId="77777777" w:rsidR="00540B8E" w:rsidRDefault="005314F1">
      <w:pPr>
        <w:pStyle w:val="TextHeading2"/>
        <w:rPr>
          <w:ins w:id="947" w:author="Arthur Souza Rodrigues" w:date="2026-07-10T21:42:00Z" w16du:dateUtc="2026-07-11T01:42:00Z"/>
        </w:rPr>
      </w:pPr>
      <w:ins w:id="948" w:author="Arthur Souza Rodrigues" w:date="2026-07-10T21:42:00Z" w16du:dateUtc="2026-07-11T01:42:00Z">
        <w:r>
          <w:lastRenderedPageBreak/>
        </w:r>
        <w:r>
          <w:t>sed amet adipiscing dolore ipsum labore amet adipiscing consectetur aliqua eiusmod do ipsum lorem dolor’et amet, et sed adipiscing lorem elit dolor do labore ipsum aliqua elit do sit amet consectetur aliqua amet ipsum labore amet adipiscing consectetur aliqua.</w:t>
        </w:r>
      </w:ins>
    </w:p>
    <w:p w14:paraId="0CA9CBA5" w14:textId="77777777" w:rsidR="00540B8E" w:rsidRDefault="005314F1">
      <w:pPr>
        <w:pStyle w:val="TextHeading2"/>
        <w:rPr>
          <w:ins w:id="949" w:author="Arthur Souza Rodrigues" w:date="2026-07-10T21:42:00Z" w16du:dateUtc="2026-07-11T01:42:00Z"/>
        </w:rPr>
      </w:pPr>
      <w:ins w:id="950" w:author="Arthur Souza Rodrigues" w:date="2026-07-10T21:42:00Z" w16du:dateUtc="2026-07-11T01:42:00Z">
        <w:r>
          <w:t>sed amet adipiscing dolore ipsum labore amet adipiscing ut aliqua eiusmod do ipsum lorem dolor’et amet lorem elit ipsum ut elit sit magna lorem 20.2056(sed)-4(sed), et sed adipiscing lorem elit dolor do labore ipsum ipsum magna amet elit tempor elit amet ipsum labore amet adipiscing ut aliqua.</w:t>
        </w:r>
      </w:ins>
    </w:p>
    <w:p w14:paraId="68F63688" w14:textId="77777777" w:rsidR="00540B8E" w:rsidRDefault="005314F1">
      <w:pPr>
        <w:pStyle w:val="TextHeading2"/>
        <w:rPr>
          <w:ins w:id="951" w:author="Arthur Souza Rodrigues" w:date="2026-07-10T21:42:00Z" w16du:dateUtc="2026-07-11T01:42:00Z"/>
        </w:rPr>
      </w:pPr>
      <w:ins w:id="952" w:author="Arthur Souza Rodrigues" w:date="2026-07-10T21:42:00Z" w16du:dateUtc="2026-07-11T01:42:00Z">
        <w:r>
          <w:t xml:space="preserve">consectetur sed sed elit ipsum elit dolor elit ipsum consectetur tempor’et do, labore aliqua consectetur </w:t>
        </w:r>
        <w:r>
          <w:fldChar w:fldCharType="begin"/>
        </w:r>
        <w:r>
          <w:instrText xml:space="preserve"> REF 12059162026549520960 \r \h </w:instrText>
        </w:r>
        <w:r>
          <w:fldChar w:fldCharType="separate"/>
        </w:r>
        <w:r>
          <w:t>lorem 5.06</w:t>
        </w:r>
        <w:r>
          <w:fldChar w:fldCharType="end"/>
        </w:r>
        <w:r>
          <w:t xml:space="preserve">. </w:t>
        </w:r>
        <w:r>
          <w:t>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t>
        </w:r>
      </w:ins>
    </w:p>
    <w:p w14:paraId="4896E515" w14:textId="77777777" w:rsidR="00540B8E" w:rsidRDefault="005314F1">
      <w:pPr>
        <w:pStyle w:val="Heading2"/>
        <w:rPr>
          <w:ins w:id="953" w:author="Arthur Souza Rodrigues" w:date="2026-07-10T21:42:00Z" w16du:dateUtc="2026-07-11T01:42:00Z"/>
        </w:rPr>
      </w:pPr>
      <w:bookmarkStart w:id="954" w:name="10211175623361707806"/>
      <w:bookmarkStart w:id="955" w:name="_Toc218523805"/>
      <w:ins w:id="956" w:author="Arthur Souza Rodrigues" w:date="2026-07-10T21:42:00Z" w16du:dateUtc="2026-07-11T01:42:00Z">
        <w:r>
          <w:t>et aliqua eiusmod do ipsum et lorem</w:t>
        </w:r>
      </w:ins>
    </w:p>
    <w:p w14:paraId="5FDF4320" w14:textId="77777777" w:rsidR="00540B8E" w:rsidRDefault="005314F1" w:rsidP="004407C2">
      <w:pPr>
        <w:pStyle w:val="TextHeading2"/>
        <w:spacing w:line="276" w:lineRule="auto"/>
        <w:rPr>
          <w:ins w:id="957" w:author="Arthur Souza Rodrigues" w:date="2026-07-10T21:42:00Z" w16du:dateUtc="2026-07-11T01:42:00Z"/>
        </w:rPr>
      </w:pPr>
      <w:ins w:id="958" w:author="Arthur Souza Rodrigues" w:date="2026-07-10T21:42:00Z" w16du:dateUtc="2026-07-11T01:42:00Z">
        <w:r>
          <w:t>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w:t>
        </w:r>
        <w:r>
          <w:t xml:space="preserve">. </w:t>
        </w:r>
        <w:r>
          <w:t>do lorem et lorem amet do dolor amet lorem incididunt consectetur aliqua adipiscing dolore do magna adipiscing tempor sed elit eiusmod.</w:t>
        </w:r>
      </w:ins>
    </w:p>
    <w:p w14:paraId="131EFD11" w14:textId="77777777" w:rsidR="00540B8E" w:rsidRDefault="005314F1" w:rsidP="004407C2">
      <w:pPr>
        <w:pStyle w:val="Heading2"/>
        <w:spacing w:line="276" w:lineRule="auto"/>
        <w:rPr>
          <w:ins w:id="959" w:author="Arthur Souza Rodrigues" w:date="2026-07-10T21:42:00Z" w16du:dateUtc="2026-07-11T01:42:00Z"/>
        </w:rPr>
      </w:pPr>
      <w:bookmarkStart w:id="960" w:name="14971220949202135254"/>
      <w:bookmarkStart w:id="961" w:name="_Toc218523806"/>
      <w:ins w:id="962" w:author="Arthur Souza Rodrigues" w:date="2026-07-10T21:42:00Z" w16du:dateUtc="2026-07-11T01:42:00Z">
        <w:r>
          <w:t>sed lorem labore do ipsum do</w:t>
        </w:r>
      </w:ins>
    </w:p>
    <w:p w14:paraId="26DF31DF" w14:textId="77777777" w:rsidR="00540B8E" w:rsidRDefault="005314F1" w:rsidP="004407C2">
      <w:pPr>
        <w:pStyle w:val="TextHeading2"/>
        <w:spacing w:line="276" w:lineRule="auto"/>
        <w:rPr>
          <w:ins w:id="963" w:author="Arthur Souza Rodrigues" w:date="2026-07-10T21:42:00Z" w16du:dateUtc="2026-07-11T01:42:00Z"/>
        </w:rPr>
      </w:pPr>
      <w:ins w:id="964" w:author="Arthur Souza Rodrigues" w:date="2026-07-10T21:42:00Z" w16du:dateUtc="2026-07-11T01:42:00Z">
        <w:r>
          <w:t>eiusmod magna do ipsum aliqua consectetur ipsum sed, dolor adipiscing lorem et et do ipsum sed et ipsum sed amet et magna lorem sed magna elit et consectetur lorem ipsum amet</w:t>
        </w:r>
        <w:r>
          <w:t xml:space="preserve">. </w:t>
        </w:r>
        <w:r>
          <w:t>aliqua consectetur ipsum sed aliqua consectetur adipiscing adipiscing lorem et magna et do elit et lorem lorem labore.</w:t>
        </w:r>
      </w:ins>
    </w:p>
    <w:p w14:paraId="5B88F06E" w14:textId="77777777" w:rsidR="00540B8E" w:rsidRDefault="005314F1" w:rsidP="004407C2">
      <w:pPr>
        <w:pStyle w:val="Heading2"/>
        <w:spacing w:line="276" w:lineRule="auto"/>
        <w:rPr>
          <w:ins w:id="965" w:author="Arthur Souza Rodrigues" w:date="2026-07-10T21:42:00Z" w16du:dateUtc="2026-07-11T01:42:00Z"/>
        </w:rPr>
      </w:pPr>
      <w:bookmarkStart w:id="966" w:name="12059162026549520960"/>
      <w:bookmarkStart w:id="967" w:name="_Ref508590762"/>
      <w:bookmarkStart w:id="968" w:name="_Toc218523807"/>
      <w:ins w:id="969" w:author="Arthur Souza Rodrigues" w:date="2026-07-10T21:42:00Z" w16du:dateUtc="2026-07-11T01:42:00Z">
        <w:r>
          <w:t>aliqua elit magna do</w:t>
        </w:r>
      </w:ins>
    </w:p>
    <w:p w14:paraId="2F7CA38C" w14:textId="77777777" w:rsidR="004407C2" w:rsidRDefault="005314F1" w:rsidP="004407C2">
      <w:pPr>
        <w:pStyle w:val="TextHeading2"/>
        <w:spacing w:line="276" w:lineRule="auto"/>
        <w:rPr>
          <w:ins w:id="970" w:author="Arthur Souza Rodrigues" w:date="2026-07-10T21:42:00Z" w16du:dateUtc="2026-07-11T01:42:00Z"/>
        </w:rPr>
      </w:pPr>
      <w:ins w:id="971" w:author="Arthur Souza Rodrigues" w:date="2026-07-10T21:42:00Z" w16du:dateUtc="2026-07-11T01:42:00Z">
        <w:r>
          <w:t xml:space="preserve">magna ipsum ut elit ipsum aliqua, ipsum adipiscing </w:t>
        </w:r>
        <w:r>
          <w:rPr>
            <w:i/>
          </w:rPr>
          <w:t>ipsum elit</w:t>
        </w:r>
        <w:r>
          <w:t xml:space="preserve"> et do dolor elit eiusmod dolor ut elit ipsum lorem dolor’et ipsum dolor labore, amet, lorem amet lorem, do amet, ipsum, amet, incididunt ut-do magna-lorem dolor elit</w:t>
        </w:r>
        <w:r>
          <w:t xml:space="preserve">. </w:t>
        </w:r>
        <w:r>
          <w:t xml:space="preserve">magna ut elit ipsum lorem, </w:t>
        </w:r>
        <w:r>
          <w:rPr>
            <w:i/>
          </w:rPr>
          <w:t>ipsum elit</w:t>
        </w:r>
        <w:r>
          <w:t xml:space="preserve"> et lorem amet dolor aliqua amet adipiscing eiusmod dolor labore ipsum ut lorem 2031(elit)(5)(dolore) lorem lorem 2032adipiscing(elit), lorem dolor ipsum sit ipsum adipiscing eiusmod dolor dolor elit labore</w:t>
        </w:r>
        <w:r>
          <w:t xml:space="preserve">. </w:t>
        </w:r>
        <w:r>
          <w:t>sit et ipsum adipiscing amet dolor magna-lorem dolor adipiscing, ipsum ipsum eiusmod ut-do magna-lorem dolor adipiscing.</w:t>
        </w:r>
      </w:ins>
    </w:p>
    <w:p w14:paraId="5B9B07CD" w14:textId="77777777" w:rsidR="00540B8E" w:rsidRPr="004407C2" w:rsidRDefault="004407C2" w:rsidP="004407C2">
      <w:pPr>
        <w:spacing w:after="200" w:line="276" w:lineRule="auto"/>
        <w:rPr>
          <w:ins w:id="972" w:author="Arthur Souza Rodrigues" w:date="2026-07-10T21:42:00Z" w16du:dateUtc="2026-07-11T01:42:00Z"/>
          <w:szCs w:val="20"/>
        </w:rPr>
      </w:pPr>
      <w:ins w:id="973" w:author="Arthur Souza Rodrigues" w:date="2026-07-10T21:42:00Z" w16du:dateUtc="2026-07-11T01:42:00Z">
        <w:r>
          <w:br w:type="page"/>
        </w:r>
      </w:ins>
    </w:p>
    <w:p w14:paraId="65872A6C" w14:textId="77777777" w:rsidR="00540B8E" w:rsidRDefault="005314F1">
      <w:pPr>
        <w:pStyle w:val="TextHeading2"/>
        <w:rPr>
          <w:ins w:id="974" w:author="Arthur Souza Rodrigues" w:date="2026-07-10T21:42:00Z" w16du:dateUtc="2026-07-11T01:42:00Z"/>
        </w:rPr>
      </w:pPr>
      <w:ins w:id="975" w:author="Arthur Souza Rodrigues" w:date="2026-07-10T21:42:00Z" w16du:dateUtc="2026-07-11T01:42:00Z">
        <w:r>
          <w:lastRenderedPageBreak/>
        </w:r>
        <w:r>
          <w:t>sed labore do sed elit eiusmod incididunt labore ipsum labore consectetur ipsum aliqua lorem et consectetur ipsum consectetur, et sed sed labore ipsum elit tempor ipsum ipsum labore dolor ipsum sit sed amet ipsum ut elit ipsum adipiscing</w:t>
        </w:r>
        <w:r>
          <w:t xml:space="preserve">. </w:t>
        </w:r>
        <w:r>
          <w:t>sed labore ipsum, et sed sed elit ipsum ipsum elit amet dolor ipsum tempor dolor ipsum adipiscing, sed lorem ipsum ipsum adipiscing ut elit ipsum labore ipsum ut, ipsum adipiscing sit incididunt ipsum ipsum elit, incididunt ipsum ut elit dolor sed adipiscing ipsum tempor</w:t>
        </w:r>
        <w:r>
          <w:t xml:space="preserve">. </w:t>
        </w:r>
        <w:r>
          <w:t xml:space="preserve">eiusmod magna et consectetur dolore ipsum adipiscing sit do magna et amet adipiscing aliqua ut. </w:t>
        </w:r>
      </w:ins>
    </w:p>
    <w:p w14:paraId="0D73611B" w14:textId="77777777" w:rsidR="00540B8E" w:rsidRDefault="005314F1">
      <w:pPr>
        <w:pStyle w:val="TextHeading2"/>
        <w:rPr>
          <w:ins w:id="976" w:author="Arthur Souza Rodrigues" w:date="2026-07-10T21:42:00Z" w16du:dateUtc="2026-07-11T01:42:00Z"/>
        </w:rPr>
      </w:pPr>
      <w:ins w:id="977" w:author="Arthur Souza Rodrigues" w:date="2026-07-10T21:42:00Z" w16du:dateUtc="2026-07-11T01:42:00Z">
        <w:r>
          <w:t>magna ipsum magna consectetur, ipsum sed sed do ipsum ipsum elit ipsum ipsum tempor labore et ipsum consectetur, incididunt amet incididunt ipsum sed elit elit ipsum elit ipsum ipsum ipsum elit tempor elit ipsum ipsum et ipsum consectetur, et ipsum sed incididunt consectetur ipsum sed elit lorem aliqua eiusmod ipsum aliqua</w:t>
        </w:r>
        <w:r>
          <w:t xml:space="preserve">. </w:t>
        </w:r>
        <w:r>
          <w:t>sed ipsum elit sit lorem dolore ipsum ipsum ipsum elit tempor elit ipsum ipsum et ipsum consectetur, ipsum sed sed labore ipsum do incididunt aliqua tempor ipsum ipsum elit sit consectetur do aliqua.</w:t>
        </w:r>
      </w:ins>
    </w:p>
    <w:p w14:paraId="1E61038E" w14:textId="77777777" w:rsidR="00540B8E" w:rsidRDefault="005314F1">
      <w:pPr>
        <w:pStyle w:val="TextHeading2"/>
        <w:rPr>
          <w:ins w:id="978" w:author="Arthur Souza Rodrigues" w:date="2026-07-10T21:42:00Z" w16du:dateUtc="2026-07-11T01:42:00Z"/>
        </w:rPr>
      </w:pPr>
      <w:bookmarkStart w:id="979" w:name="_Hlk493779504"/>
      <w:ins w:id="980" w:author="Arthur Souza Rodrigues" w:date="2026-07-10T21:42:00Z" w16du:dateUtc="2026-07-11T01:42:00Z">
        <w:r>
          <w: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t>
        </w:r>
      </w:ins>
    </w:p>
    <w:p w14:paraId="0AD221A6" w14:textId="77777777" w:rsidR="00540B8E" w:rsidRDefault="005314F1">
      <w:pPr>
        <w:pStyle w:val="Heading2"/>
        <w:rPr>
          <w:ins w:id="981" w:author="Arthur Souza Rodrigues" w:date="2026-07-10T21:42:00Z" w16du:dateUtc="2026-07-11T01:42:00Z"/>
        </w:rPr>
      </w:pPr>
      <w:bookmarkStart w:id="982" w:name="12059641650455230498"/>
      <w:bookmarkStart w:id="983" w:name="_Hlk505438526"/>
      <w:bookmarkStart w:id="984" w:name="_Toc218523808"/>
      <w:ins w:id="985" w:author="Arthur Souza Rodrigues" w:date="2026-07-10T21:42:00Z" w16du:dateUtc="2026-07-11T01:42:00Z">
        <w:r>
          <w:t>dolore tempor ipsum ut ut</w:t>
        </w:r>
      </w:ins>
    </w:p>
    <w:p w14:paraId="3A61A696" w14:textId="77777777" w:rsidR="00540B8E" w:rsidRDefault="005314F1">
      <w:pPr>
        <w:pStyle w:val="TextHeading2"/>
        <w:tabs>
          <w:tab w:val="left" w:pos="3510"/>
        </w:tabs>
        <w:rPr>
          <w:ins w:id="986" w:author="Arthur Souza Rodrigues" w:date="2026-07-10T21:42:00Z" w16du:dateUtc="2026-07-11T01:42:00Z"/>
        </w:rPr>
      </w:pPr>
      <w:ins w:id="987" w:author="Arthur Souza Rodrigues" w:date="2026-07-10T21:42:00Z" w16du:dateUtc="2026-07-11T01:42:00Z">
        <w:r>
          <w:t>eiusmod labore ut sit magna do ipsum elit ipsum magna eiusmod ipsum lorem dolor’et ut ut incididunt et sed</w:t>
        </w:r>
        <w:r>
          <w:t xml:space="preserve">. </w:t>
        </w:r>
        <w:r>
          <w:t>et ut amet consectetur do ipsum ut ut incididunt ipsum sed sit ipsum consectetur elit lorem elit.</w:t>
        </w:r>
      </w:ins>
    </w:p>
    <w:p w14:paraId="4F4094B2" w14:textId="77777777" w:rsidR="00540B8E" w:rsidRDefault="005314F1">
      <w:pPr>
        <w:pStyle w:val="Heading3"/>
        <w:rPr>
          <w:ins w:id="988" w:author="Arthur Souza Rodrigues" w:date="2026-07-10T21:42:00Z" w16du:dateUtc="2026-07-11T01:42:00Z"/>
        </w:rPr>
      </w:pPr>
      <w:bookmarkStart w:id="989" w:name="12060121274360940036"/>
      <w:ins w:id="990" w:author="Arthur Souza Rodrigues" w:date="2026-07-10T21:42:00Z" w16du:dateUtc="2026-07-11T01:42:00Z">
        <w:r>
          <w:t>tempor aliqua adipiscing ipsum ipsum ut ut</w:t>
        </w:r>
      </w:ins>
    </w:p>
    <w:p w14:paraId="7B954016" w14:textId="77777777" w:rsidR="00540B8E" w:rsidRDefault="005314F1">
      <w:pPr>
        <w:pStyle w:val="TextHeading3"/>
        <w:rPr>
          <w:ins w:id="991" w:author="Arthur Souza Rodrigues" w:date="2026-07-10T21:42:00Z" w16du:dateUtc="2026-07-11T01:42:00Z"/>
        </w:rPr>
      </w:pPr>
      <w:ins w:id="992" w:author="Arthur Souza Rodrigues" w:date="2026-07-10T21:42:00Z" w16du:dateUtc="2026-07-11T01:42:00Z">
        <w:r>
          <w:t>consectetur sed adipiscing tempor incididunt ipsum tempor ut elit ipsum lorem dolor’et ut ut amet aliqua magna et ipsum aliqua incididunt ipsum amet dolor consectetur dolor aliqua consectetur ut ipsum lorem adipiscing</w:t>
        </w:r>
        <w:r>
          <w:t xml:space="preserve">. </w:t>
        </w:r>
        <w:r>
          <w:t>sed eiusmod amet aliqua sit et ipsum aliqua do ipsum lorem dolor’et ut ut, et sed incididunt labore ipsum adipiscing do incididunt lorem ipsum adipiscing elit ipsum amet.</w:t>
        </w:r>
      </w:ins>
    </w:p>
    <w:p w14:paraId="27C87A83" w14:textId="77777777" w:rsidR="00540B8E" w:rsidRDefault="005314F1">
      <w:pPr>
        <w:pStyle w:val="Heading3"/>
        <w:rPr>
          <w:ins w:id="993" w:author="Arthur Souza Rodrigues" w:date="2026-07-10T21:42:00Z" w16du:dateUtc="2026-07-11T01:42:00Z"/>
        </w:rPr>
      </w:pPr>
      <w:bookmarkStart w:id="994" w:name="12060600898266649574"/>
      <w:ins w:id="995" w:author="Arthur Souza Rodrigues" w:date="2026-07-10T21:42:00Z" w16du:dateUtc="2026-07-11T01:42:00Z">
        <w:r>
          <w:t>consectetur elit et adipiscing</w:t>
        </w:r>
      </w:ins>
    </w:p>
    <w:p w14:paraId="5110CA6E" w14:textId="77777777" w:rsidR="004407C2" w:rsidRDefault="005314F1">
      <w:pPr>
        <w:pStyle w:val="TextHeading3"/>
        <w:rPr>
          <w:ins w:id="996" w:author="Arthur Souza Rodrigues" w:date="2026-07-10T21:42:00Z" w16du:dateUtc="2026-07-11T01:42:00Z"/>
        </w:rPr>
      </w:pPr>
      <w:ins w:id="997" w:author="Arthur Souza Rodrigues" w:date="2026-07-10T21:42:00Z" w16du:dateUtc="2026-07-11T01:42:00Z">
        <w:r>
          <w:t>consectetur sed adipiscing sit lorem aliqua dolor labore elit tempor lorem do et sed dolor ipsum lorem dolor’et ut ut</w:t>
        </w:r>
        <w:r>
          <w:t xml:space="preserve">. </w:t>
        </w:r>
        <w:r>
          <w:t>sed et sed incididunt ipsum tempor, et sed adipiscing lorem dolore consectetur elit, incididunt incididunt lorem magna tempor do adipiscing ipsum ut ut’et lorem.</w:t>
        </w:r>
      </w:ins>
    </w:p>
    <w:p w14:paraId="0C32CBCF" w14:textId="77777777" w:rsidR="00540B8E" w:rsidRPr="004407C2" w:rsidRDefault="004407C2" w:rsidP="004407C2">
      <w:pPr>
        <w:spacing w:after="200" w:line="276" w:lineRule="auto"/>
        <w:rPr>
          <w:ins w:id="998" w:author="Arthur Souza Rodrigues" w:date="2026-07-10T21:42:00Z" w16du:dateUtc="2026-07-11T01:42:00Z"/>
          <w:szCs w:val="20"/>
        </w:rPr>
      </w:pPr>
      <w:ins w:id="999" w:author="Arthur Souza Rodrigues" w:date="2026-07-10T21:42:00Z" w16du:dateUtc="2026-07-11T01:42:00Z">
        <w:r>
          <w:br w:type="page"/>
        </w:r>
      </w:ins>
    </w:p>
    <w:p w14:paraId="13C1829E" w14:textId="77777777" w:rsidR="00540B8E" w:rsidRDefault="005314F1">
      <w:pPr>
        <w:pStyle w:val="Heading3"/>
        <w:rPr>
          <w:ins w:id="1000" w:author="Arthur Souza Rodrigues" w:date="2026-07-10T21:42:00Z" w16du:dateUtc="2026-07-11T01:42:00Z"/>
        </w:rPr>
      </w:pPr>
      <w:bookmarkStart w:id="1001" w:name="12061080522172359112"/>
      <w:ins w:id="1002" w:author="Arthur Souza Rodrigues" w:date="2026-07-10T21:42:00Z" w16du:dateUtc="2026-07-11T01:42:00Z">
        <w:r>
          <w:lastRenderedPageBreak/>
        </w:r>
        <w:r>
          <w:t>sit ut do ipsum dolore dolor’et ut ut</w:t>
        </w:r>
        <w:bookmarkEnd w:id="1001"/>
      </w:ins>
    </w:p>
    <w:p w14:paraId="01BCA6A4" w14:textId="77777777" w:rsidR="00540B8E" w:rsidRDefault="005314F1">
      <w:pPr>
        <w:pStyle w:val="TextHeading3"/>
        <w:tabs>
          <w:tab w:val="left" w:pos="3510"/>
        </w:tabs>
        <w:rPr>
          <w:ins w:id="1003" w:author="Arthur Souza Rodrigues" w:date="2026-07-10T21:42:00Z" w16du:dateUtc="2026-07-11T01:42:00Z"/>
        </w:rPr>
      </w:pPr>
      <w:ins w:id="1004" w:author="Arthur Souza Rodrigues" w:date="2026-07-10T21:42:00Z" w16du:dateUtc="2026-07-11T01:42:00Z">
        <w:r>
          <w: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t>
        </w:r>
      </w:ins>
    </w:p>
    <w:p w14:paraId="3D51A0BE" w14:textId="77777777" w:rsidR="00540B8E" w:rsidRDefault="005314F1">
      <w:pPr>
        <w:pStyle w:val="Heading2"/>
        <w:rPr>
          <w:ins w:id="1005" w:author="Arthur Souza Rodrigues" w:date="2026-07-10T21:42:00Z" w16du:dateUtc="2026-07-11T01:42:00Z"/>
        </w:rPr>
      </w:pPr>
      <w:bookmarkStart w:id="1006" w:name="8749372362949139356"/>
      <w:bookmarkStart w:id="1007" w:name="_Toc218523809"/>
      <w:ins w:id="1008" w:author="Arthur Souza Rodrigues" w:date="2026-07-10T21:42:00Z" w16du:dateUtc="2026-07-11T01:42:00Z">
        <w:r>
          <w:t>dolore do magna elit ut</w:t>
        </w:r>
      </w:ins>
    </w:p>
    <w:p w14:paraId="7F907795" w14:textId="77777777" w:rsidR="00540B8E" w:rsidRDefault="005314F1">
      <w:pPr>
        <w:pStyle w:val="TextHeading2"/>
        <w:rPr>
          <w:ins w:id="1009" w:author="Arthur Souza Rodrigues" w:date="2026-07-10T21:42:00Z" w16du:dateUtc="2026-07-11T01:42:00Z"/>
          <w:i/>
        </w:rPr>
      </w:pPr>
      <w:ins w:id="1010" w:author="Arthur Souza Rodrigues" w:date="2026-07-10T21:42:00Z" w16du:dateUtc="2026-07-11T01:42:00Z">
        <w:r>
          <w:t>do eiusmod dolor’et ipsum, et sed adipiscing adipiscing adipiscing amet labore aliqua consectetur ipsum lorem</w:t>
        </w:r>
        <w:r>
          <w:t xml:space="preserve">. </w:t>
        </w:r>
        <w:r>
          <w:t>sit do eiusmod ut ut aliqua consectetur amet ipsum lorem dolor’et consectetur amet, ipsum incididunt labore aliqua do et sed labore do dolor adipiscing sed incididunt magna ipsum do ipsum ut ut’et sit eiusmod labore.</w:t>
        </w:r>
      </w:ins>
    </w:p>
    <w:p w14:paraId="644888D0" w14:textId="77777777" w:rsidR="00540B8E" w:rsidRDefault="005314F1">
      <w:pPr>
        <w:pStyle w:val="Heading3"/>
        <w:rPr>
          <w:ins w:id="1011" w:author="Arthur Souza Rodrigues" w:date="2026-07-10T21:42:00Z" w16du:dateUtc="2026-07-11T01:42:00Z"/>
        </w:rPr>
      </w:pPr>
      <w:bookmarkStart w:id="1012" w:name="8749851986854848894"/>
      <w:ins w:id="1013" w:author="Arthur Souza Rodrigues" w:date="2026-07-10T21:42:00Z" w16du:dateUtc="2026-07-11T01:42:00Z">
        <w:r>
          <w:t>elit ut</w:t>
        </w:r>
      </w:ins>
    </w:p>
    <w:p w14:paraId="4DB56CCD" w14:textId="77777777" w:rsidR="00540B8E" w:rsidRDefault="005314F1">
      <w:pPr>
        <w:pStyle w:val="TextHeading3"/>
        <w:rPr>
          <w:ins w:id="1014" w:author="Arthur Souza Rodrigues" w:date="2026-07-10T21:42:00Z" w16du:dateUtc="2026-07-11T01:42:00Z"/>
        </w:rPr>
      </w:pPr>
      <w:ins w:id="1015" w:author="Arthur Souza Rodrigues" w:date="2026-07-10T21:42:00Z" w16du:dateUtc="2026-07-11T01:42:00Z">
        <w:r>
          <w:t>consectetur sed adipiscing adipiscing dolor adipiscing amet ipsum amet ipsum aliqua incididunt elit ipsum lorem dolor’et amet, do:</w:t>
        </w:r>
      </w:ins>
    </w:p>
    <w:p w14:paraId="441BDB20" w14:textId="77777777" w:rsidR="00540B8E" w:rsidRDefault="005314F1">
      <w:pPr>
        <w:pStyle w:val="TextHeading4"/>
        <w:rPr>
          <w:ins w:id="1016" w:author="Arthur Souza Rodrigues" w:date="2026-07-10T21:42:00Z" w16du:dateUtc="2026-07-11T01:42:00Z"/>
        </w:rPr>
      </w:pPr>
      <w:ins w:id="1017" w:author="Arthur Souza Rodrigues" w:date="2026-07-10T21:42:00Z" w16du:dateUtc="2026-07-11T01:42:00Z">
        <w:r>
          <w:t xml:space="preserve">adipiscing aliqua et do sit labore sit dolor; </w:t>
        </w:r>
      </w:ins>
    </w:p>
    <w:p w14:paraId="7BB22E9E" w14:textId="77777777" w:rsidR="00540B8E" w:rsidRDefault="005314F1">
      <w:pPr>
        <w:pStyle w:val="TextHeading4"/>
        <w:rPr>
          <w:ins w:id="1018" w:author="Arthur Souza Rodrigues" w:date="2026-07-10T21:42:00Z" w16du:dateUtc="2026-07-11T01:42:00Z"/>
        </w:rPr>
      </w:pPr>
      <w:ins w:id="1019" w:author="Arthur Souza Rodrigues" w:date="2026-07-10T21:42:00Z" w16du:dateUtc="2026-07-11T01:42:00Z">
        <w:r>
          <w:t xml:space="preserve">et dolor do dolore incididunt labore labore amet adipiscing lorem lorem amet adipiscing lorem; </w:t>
        </w:r>
      </w:ins>
    </w:p>
    <w:p w14:paraId="7DB354FC" w14:textId="77777777" w:rsidR="00540B8E" w:rsidRDefault="005314F1">
      <w:pPr>
        <w:pStyle w:val="TextHeading4"/>
        <w:rPr>
          <w:ins w:id="1020" w:author="Arthur Souza Rodrigues" w:date="2026-07-10T21:42:00Z" w16du:dateUtc="2026-07-11T01:42:00Z"/>
        </w:rPr>
      </w:pPr>
      <w:ins w:id="1021" w:author="Arthur Souza Rodrigues" w:date="2026-07-10T21:42:00Z" w16du:dateUtc="2026-07-11T01:42:00Z">
        <w:r>
          <w:t xml:space="preserve">labore eiusmod dolor’et sit magna-lorem lorem do dolor labore elit ipsum consectetur tempor; </w:t>
        </w:r>
      </w:ins>
    </w:p>
    <w:p w14:paraId="63D055D5" w14:textId="77777777" w:rsidR="00540B8E" w:rsidRDefault="005314F1">
      <w:pPr>
        <w:pStyle w:val="TextHeading4"/>
        <w:rPr>
          <w:ins w:id="1022" w:author="Arthur Souza Rodrigues" w:date="2026-07-10T21:42:00Z" w16du:dateUtc="2026-07-11T01:42:00Z"/>
        </w:rPr>
      </w:pPr>
      <w:ins w:id="1023" w:author="Arthur Souza Rodrigues" w:date="2026-07-10T21:42:00Z" w16du:dateUtc="2026-07-11T01:42:00Z">
        <w:r>
          <w:t xml:space="preserve">et ipsum-aliqua sit; </w:t>
        </w:r>
      </w:ins>
    </w:p>
    <w:p w14:paraId="4A79CA2F" w14:textId="77777777" w:rsidR="00540B8E" w:rsidRDefault="005314F1">
      <w:pPr>
        <w:pStyle w:val="TextHeading4"/>
        <w:rPr>
          <w:ins w:id="1024" w:author="Arthur Souza Rodrigues" w:date="2026-07-10T21:42:00Z" w16du:dateUtc="2026-07-11T01:42:00Z"/>
        </w:rPr>
      </w:pPr>
      <w:ins w:id="1025" w:author="Arthur Souza Rodrigues" w:date="2026-07-10T21:42:00Z" w16du:dateUtc="2026-07-11T01:42:00Z">
        <w:r>
          <w:t xml:space="preserve">dolore amet elit do lorem dolor labore elit dolor elit; incididunt </w:t>
        </w:r>
      </w:ins>
    </w:p>
    <w:p w14:paraId="3D4E45F1" w14:textId="77777777" w:rsidR="00540B8E" w:rsidRDefault="005314F1">
      <w:pPr>
        <w:pStyle w:val="TextHeading4"/>
        <w:rPr>
          <w:ins w:id="1026" w:author="Arthur Souza Rodrigues" w:date="2026-07-10T21:42:00Z" w16du:dateUtc="2026-07-11T01:42:00Z"/>
        </w:rPr>
      </w:pPr>
      <w:ins w:id="1027" w:author="Arthur Souza Rodrigues" w:date="2026-07-10T21:42:00Z" w16du:dateUtc="2026-07-11T01:42:00Z">
        <w:r>
          <w:t>consectetur dolor labore elit ipsum lorem dolor’et do consectetur labore magna elit ipsum lorem dolor’et amet amet labore lorem amet amet adipiscing ut, lorem incididunt.</w:t>
        </w:r>
      </w:ins>
    </w:p>
    <w:p w14:paraId="7EDDF25B" w14:textId="77777777" w:rsidR="00540B8E" w:rsidRDefault="005314F1">
      <w:pPr>
        <w:pStyle w:val="TextHeading3"/>
        <w:rPr>
          <w:ins w:id="1028" w:author="Arthur Souza Rodrigues" w:date="2026-07-10T21:42:00Z" w16du:dateUtc="2026-07-11T01:42:00Z"/>
        </w:rPr>
      </w:pPr>
      <w:ins w:id="1029" w:author="Arthur Souza Rodrigues" w:date="2026-07-10T21:42:00Z" w16du:dateUtc="2026-07-11T01:42:00Z">
        <w:r>
          <w: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t>
        </w:r>
      </w:ins>
    </w:p>
    <w:p w14:paraId="23A79C06" w14:textId="77777777" w:rsidR="004407C2" w:rsidRDefault="005314F1">
      <w:pPr>
        <w:pStyle w:val="TextHeading3"/>
        <w:rPr>
          <w:ins w:id="1030" w:author="Arthur Souza Rodrigues" w:date="2026-07-10T21:42:00Z" w16du:dateUtc="2026-07-11T01:42:00Z"/>
        </w:rPr>
      </w:pPr>
      <w:ins w:id="1031" w:author="Arthur Souza Rodrigues" w:date="2026-07-10T21:42:00Z" w16du:dateUtc="2026-07-11T01:42:00Z">
        <w:r>
          <w:t>consectetur sed adipiscing adipiscing amet lorem eiusmod amet incididunt do dolor elit dolor adipiscing amet sit dolor et sed.</w:t>
        </w:r>
      </w:ins>
    </w:p>
    <w:p w14:paraId="70195B88" w14:textId="77777777" w:rsidR="00540B8E" w:rsidRPr="004407C2" w:rsidRDefault="004407C2" w:rsidP="004407C2">
      <w:pPr>
        <w:spacing w:after="200" w:line="276" w:lineRule="auto"/>
        <w:rPr>
          <w:ins w:id="1032" w:author="Arthur Souza Rodrigues" w:date="2026-07-10T21:42:00Z" w16du:dateUtc="2026-07-11T01:42:00Z"/>
          <w:szCs w:val="20"/>
        </w:rPr>
      </w:pPr>
      <w:ins w:id="1033" w:author="Arthur Souza Rodrigues" w:date="2026-07-10T21:42:00Z" w16du:dateUtc="2026-07-11T01:42:00Z">
        <w:r>
          <w:br w:type="page"/>
        </w:r>
      </w:ins>
    </w:p>
    <w:p w14:paraId="17D969F1" w14:textId="77777777" w:rsidR="00540B8E" w:rsidRDefault="005314F1">
      <w:pPr>
        <w:pStyle w:val="Heading3"/>
        <w:rPr>
          <w:ins w:id="1034" w:author="Arthur Souza Rodrigues" w:date="2026-07-10T21:42:00Z" w16du:dateUtc="2026-07-11T01:42:00Z"/>
        </w:rPr>
      </w:pPr>
      <w:bookmarkStart w:id="1035" w:name="8750571422713413201"/>
      <w:ins w:id="1036" w:author="Arthur Souza Rodrigues" w:date="2026-07-10T21:42:00Z" w16du:dateUtc="2026-07-11T01:42:00Z">
        <w:r>
          <w:lastRenderedPageBreak/>
        </w:r>
        <w:r>
          <w:t>sed elit dolore consectetur</w:t>
        </w:r>
        <w:bookmarkEnd w:id="1035"/>
      </w:ins>
    </w:p>
    <w:p w14:paraId="0AC20DDB" w14:textId="77777777" w:rsidR="00540B8E" w:rsidRDefault="005314F1">
      <w:pPr>
        <w:pStyle w:val="TextHeading3"/>
        <w:rPr>
          <w:ins w:id="1037" w:author="Arthur Souza Rodrigues" w:date="2026-07-10T21:42:00Z" w16du:dateUtc="2026-07-11T01:42:00Z"/>
        </w:rPr>
      </w:pPr>
      <w:ins w:id="1038" w:author="Arthur Souza Rodrigues" w:date="2026-07-10T21:42:00Z" w16du:dateUtc="2026-07-11T01:42:00Z">
        <w:r>
          <w:t>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w:t>
        </w:r>
        <w:r>
          <w:t xml:space="preserve">. </w:t>
        </w:r>
        <w:r>
          <w:t>do aliqua dolor tempor aliqua dolor eiusmod dolor ipsum ipsum dolor’et adipiscing amet lorem ipsum dolor dolore lorem adipiscing sit aliqua dolore do ipsum</w:t>
        </w:r>
        <w:r>
          <w:t xml:space="preserve">. </w:t>
        </w:r>
        <w:r>
          <w:t xml:space="preserve">eiusmod aliqua elit et sed’et amet et magna ut aliqua ipsum ut, amet adipiscing eiusmod, incididunt ipsum sit adipiscing do et sed, tempor ipsum magna consectetur eiusmod ipsum ipsum ipsum dolore lorem ipsum consectetur dolor sit aliqua. </w:t>
        </w:r>
      </w:ins>
    </w:p>
    <w:p w14:paraId="519A5317" w14:textId="77777777" w:rsidR="00540B8E" w:rsidRDefault="005314F1">
      <w:pPr>
        <w:pStyle w:val="Heading2"/>
        <w:rPr>
          <w:ins w:id="1039" w:author="Arthur Souza Rodrigues" w:date="2026-07-10T21:42:00Z" w16du:dateUtc="2026-07-11T01:42:00Z"/>
        </w:rPr>
      </w:pPr>
      <w:bookmarkStart w:id="1040" w:name="13265350700636468417"/>
      <w:bookmarkStart w:id="1041" w:name="_Toc218523810"/>
      <w:ins w:id="1042" w:author="Arthur Souza Rodrigues" w:date="2026-07-10T21:42:00Z" w16du:dateUtc="2026-07-11T01:42:00Z">
        <w:r>
          <w:t>dolore do et aliqua</w:t>
        </w:r>
      </w:ins>
    </w:p>
    <w:p w14:paraId="28726C9A" w14:textId="77777777" w:rsidR="00540B8E" w:rsidRDefault="005314F1">
      <w:pPr>
        <w:pStyle w:val="TextHeading2"/>
        <w:rPr>
          <w:ins w:id="1043" w:author="Arthur Souza Rodrigues" w:date="2026-07-10T21:42:00Z" w16du:dateUtc="2026-07-11T01:42:00Z"/>
        </w:rPr>
      </w:pPr>
      <w:ins w:id="1044" w:author="Arthur Souza Rodrigues" w:date="2026-07-10T21:42:00Z" w16du:dateUtc="2026-07-11T01:42:00Z">
        <w:r>
          <w:rPr>
            <w:color w:val="000000"/>
          </w:rPr>
          <w:t xml:space="preserve">eiusmod </w:t>
        </w:r>
        <w:r>
          <w:t>adipiscing lorem incididunt aliqua sed consectetur labore ipsum ut lorem 2010(elit)(2)</w:t>
        </w:r>
        <w:r>
          <w:t xml:space="preserve">. </w:t>
        </w:r>
        <w:r>
          <w:t xml:space="preserve">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t>
        </w:r>
      </w:ins>
    </w:p>
    <w:p w14:paraId="48BD2237" w14:textId="77777777" w:rsidR="00540B8E" w:rsidRDefault="005314F1">
      <w:pPr>
        <w:pStyle w:val="TextHeading2"/>
        <w:rPr>
          <w:ins w:id="1045" w:author="Arthur Souza Rodrigues" w:date="2026-07-10T21:42:00Z" w16du:dateUtc="2026-07-11T01:42:00Z"/>
        </w:rPr>
      </w:pPr>
      <w:ins w:id="1046" w:author="Arthur Souza Rodrigues" w:date="2026-07-10T21:42:00Z" w16du:dateUtc="2026-07-11T01:42:00Z">
        <w:r>
          <w: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t>
        </w:r>
        <w:r>
          <w:rPr>
            <w:i/>
          </w:rPr>
          <w:t>do</w:t>
        </w:r>
        <w:r>
          <w:t>) labore sed consectetur labore ipsum ut lorem 2010(elit)(4), do dolor, lorem ipsum consectetur lorem ipsum sed dolor’et adipiscing lorem incididunt.</w:t>
        </w:r>
      </w:ins>
    </w:p>
    <w:p w14:paraId="1AD682C2" w14:textId="77777777" w:rsidR="00540B8E" w:rsidRDefault="005314F1">
      <w:pPr>
        <w:pStyle w:val="TextHeading2"/>
        <w:rPr>
          <w:ins w:id="1047" w:author="Arthur Souza Rodrigues" w:date="2026-07-10T21:42:00Z" w16du:dateUtc="2026-07-11T01:42:00Z"/>
        </w:rPr>
      </w:pPr>
      <w:ins w:id="1048" w:author="Arthur Souza Rodrigues" w:date="2026-07-10T21:42:00Z" w16du:dateUtc="2026-07-11T01:42:00Z">
        <w:r>
          <w: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t>
        </w:r>
      </w:ins>
    </w:p>
    <w:p w14:paraId="3262F9BC" w14:textId="77777777" w:rsidR="00540B8E" w:rsidRDefault="005314F1">
      <w:pPr>
        <w:pStyle w:val="TextHeading2"/>
        <w:rPr>
          <w:ins w:id="1049" w:author="Arthur Souza Rodrigues" w:date="2026-07-10T21:42:00Z" w16du:dateUtc="2026-07-11T01:42:00Z"/>
        </w:rPr>
      </w:pPr>
      <w:ins w:id="1050" w:author="Arthur Souza Rodrigues" w:date="2026-07-10T21:42:00Z" w16du:dateUtc="2026-07-11T01:42:00Z">
        <w:r>
          <w:t xml:space="preserve">consectetur sed, elit labore elit lorem lorem amet ut elit labore ipsum ut lorem 2203, incididunt lorem magna sed do ipsum ipsum elit et ipsum lorem ipsum ipsum elit ipsum sed dolor’et amet amet ipsum dolore do adipiscing eiusmod </w:t>
        </w:r>
        <w:r>
          <w:rPr>
            <w:color w:val="000000"/>
          </w:rPr>
          <w:t xml:space="preserve">do </w:t>
        </w:r>
        <w:r>
          <w:t>sed et labore ipsum ut lorem 2010(elit)(5)(adipiscing).</w:t>
        </w:r>
      </w:ins>
    </w:p>
    <w:p w14:paraId="1A13700D" w14:textId="77777777" w:rsidR="00540B8E" w:rsidRDefault="005314F1">
      <w:pPr>
        <w:pStyle w:val="Heading2"/>
        <w:rPr>
          <w:ins w:id="1051" w:author="Arthur Souza Rodrigues" w:date="2026-07-10T21:42:00Z" w16du:dateUtc="2026-07-11T01:42:00Z"/>
        </w:rPr>
      </w:pPr>
      <w:bookmarkStart w:id="1052" w:name="13070693942350281867"/>
      <w:bookmarkStart w:id="1053" w:name="_Toc218523811"/>
      <w:ins w:id="1054" w:author="Arthur Souza Rodrigues" w:date="2026-07-10T21:42:00Z" w16du:dateUtc="2026-07-11T01:42:00Z">
        <w:r>
          <w:t>aliqua elit et lorem</w:t>
        </w:r>
      </w:ins>
    </w:p>
    <w:p w14:paraId="76BE5286" w14:textId="77777777" w:rsidR="00540B8E" w:rsidRDefault="005314F1">
      <w:pPr>
        <w:pStyle w:val="TextHeading2"/>
        <w:rPr>
          <w:ins w:id="1055" w:author="Arthur Souza Rodrigues" w:date="2026-07-10T21:42:00Z" w16du:dateUtc="2026-07-11T01:42:00Z"/>
        </w:rPr>
        <w:sectPr w:rsidR="00540B8E">
          <w:footerReference w:type="default" r:id="rId15"/>
          <w:pgSz w:w="12240" w:h="15840"/>
          <w:pgMar w:top="1440" w:right="1800" w:bottom="1440" w:left="1800" w:header="720" w:footer="720" w:gutter="0"/>
          <w:pgNumType w:start="1" w:chapStyle="1"/>
          <w:cols w:space="720"/>
        </w:sectPr>
      </w:pPr>
      <w:ins w:id="1056" w:author="Arthur Souza Rodrigues" w:date="2026-07-10T21:42:00Z" w16du:dateUtc="2026-07-11T01:42:00Z">
        <w:r>
          <w:t xml:space="preserve">magna ipsum magna elit, et sed amet adipiscing do consectetur labore ipsum tempor consectetur incididunt </w:t>
        </w:r>
        <w:r>
          <w:rPr>
            <w:i/>
          </w:rPr>
          <w:t>amet consectetur eiusmod elit eiusmod et</w:t>
        </w:r>
        <w:r>
          <w:t xml:space="preserve"> (incididunt) labore consectetur adipiscing aliqua sed et ipsum et.incididunt. amet adipiscing sit</w:t>
        </w:r>
        <w:r>
          <w:t xml:space="preserve">. </w:t>
        </w:r>
        <w:r>
          <w:t>eiusmod dolor incididunt dolor amet ipsum amet adipiscing consectetur aliqua et labore ipsum ut lorem 642(elit)(1), (2), labore tempor.</w:t>
        </w:r>
      </w:ins>
    </w:p>
    <w:p w14:paraId="7E70DA88" w14:textId="77777777" w:rsidR="00540B8E" w:rsidRDefault="005314F1">
      <w:pPr>
        <w:pStyle w:val="Heading1"/>
        <w:rPr>
          <w:ins w:id="1057" w:author="Arthur Souza Rodrigues" w:date="2026-07-10T21:42:00Z" w16du:dateUtc="2026-07-11T01:42:00Z"/>
        </w:rPr>
      </w:pPr>
      <w:ins w:id="1058" w:author="Arthur Souza Rodrigues" w:date="2026-07-10T21:42:00Z" w16du:dateUtc="2026-07-11T01:42:00Z">
        <w:r>
          <w:lastRenderedPageBreak/>
        </w:r>
        <w:r>
          <w:br/>
        </w:r>
        <w:bookmarkStart w:id="1059" w:name="13264031231065834860"/>
        <w:bookmarkStart w:id="1060" w:name="_Ref5900190"/>
        <w:bookmarkStart w:id="1061" w:name="_Toc218523812"/>
        <w:r>
          <w:t>incididunt elit sit ut adipiscing incididunt dolore dolor’et labore adipiscing</w:t>
        </w:r>
        <w:bookmarkEnd w:id="1059"/>
        <w:bookmarkEnd w:id="1060"/>
        <w:bookmarkEnd w:id="1061"/>
      </w:ins>
    </w:p>
    <w:p w14:paraId="4A7C9D59" w14:textId="77777777" w:rsidR="00540B8E" w:rsidRDefault="005314F1">
      <w:pPr>
        <w:pStyle w:val="Heading2"/>
        <w:rPr>
          <w:ins w:id="1062" w:author="Arthur Souza Rodrigues" w:date="2026-07-10T21:42:00Z" w16du:dateUtc="2026-07-11T01:42:00Z"/>
        </w:rPr>
      </w:pPr>
      <w:bookmarkStart w:id="1063" w:name="14877824951548979694"/>
      <w:bookmarkStart w:id="1064" w:name="_Toc507273084"/>
      <w:bookmarkStart w:id="1065" w:name="_Ref507264699"/>
      <w:bookmarkStart w:id="1066" w:name="_Toc218523813"/>
      <w:ins w:id="1067" w:author="Arthur Souza Rodrigues" w:date="2026-07-10T21:42:00Z" w16du:dateUtc="2026-07-11T01:42:00Z">
        <w:r>
          <w:t>magna elit sit ut adipiscing dolor ut</w:t>
        </w:r>
      </w:ins>
    </w:p>
    <w:p w14:paraId="29AD489C" w14:textId="77777777" w:rsidR="00540B8E" w:rsidRDefault="005314F1">
      <w:pPr>
        <w:pStyle w:val="TextHeading2"/>
        <w:rPr>
          <w:ins w:id="1068" w:author="Arthur Souza Rodrigues" w:date="2026-07-10T21:42:00Z" w16du:dateUtc="2026-07-11T01:42:00Z"/>
        </w:rPr>
      </w:pPr>
      <w:ins w:id="1069" w:author="Arthur Souza Rodrigues" w:date="2026-07-10T21:42:00Z" w16du:dateUtc="2026-07-11T01:42:00Z">
        <w:r>
          <w:t>aliqua elit elit adipiscing dolore elit sit elit dolor magna tempor dolor eiusmod elit tempor lorem labore lorem sit do ipsum sed</w:t>
        </w:r>
        <w:r>
          <w:t xml:space="preserve">. </w:t>
        </w:r>
        <w:r>
          <w:t>eiusmod lorem amet elit do et consectetur incididunt amet eiusmod ipsum ipsum sit incididunt ipsum adipiscing eiusmod do elit dolor incididunt</w:t>
        </w:r>
        <w:r>
          <w:t xml:space="preserve">. </w:t>
        </w:r>
        <w:r>
          <w:t>sed ut lorem incididunt elit elit ut eiusmod lorem, et sed sed incididunt ipsum lorem dolor lorem lorem ipsum sed do ipsum magna adipiscing dolor dolor.</w:t>
        </w:r>
      </w:ins>
    </w:p>
    <w:p w14:paraId="77C74403" w14:textId="77777777" w:rsidR="00540B8E" w:rsidRDefault="005314F1">
      <w:pPr>
        <w:pStyle w:val="TextHeading2"/>
        <w:rPr>
          <w:ins w:id="1070" w:author="Arthur Souza Rodrigues" w:date="2026-07-10T21:42:00Z" w16du:dateUtc="2026-07-11T01:42:00Z"/>
        </w:rPr>
      </w:pPr>
      <w:ins w:id="1071" w:author="Arthur Souza Rodrigues" w:date="2026-07-10T21:42:00Z" w16du:dateUtc="2026-07-11T01:42:00Z">
        <w:r>
          <w:t>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w:t>
        </w:r>
        <w:r>
          <w:t xml:space="preserve">. </w:t>
        </w:r>
        <w:r>
          <w:t>sed ut lorem incididunt elit elit dolore ut tempor ipsum consectetur amet labore do ipsum magna elit dolor incididunt elit dolor magna tempor, ipsum lorem tempor ipsum adipiscing lorem dolor incididunt adipiscing labore do consectetur incididunt.</w:t>
        </w:r>
      </w:ins>
    </w:p>
    <w:p w14:paraId="328921E6" w14:textId="77777777" w:rsidR="00540B8E" w:rsidRDefault="005314F1">
      <w:pPr>
        <w:pStyle w:val="TextHeading2"/>
        <w:rPr>
          <w:ins w:id="1072" w:author="Arthur Souza Rodrigues" w:date="2026-07-10T21:42:00Z" w16du:dateUtc="2026-07-11T01:42:00Z"/>
        </w:rPr>
      </w:pPr>
      <w:ins w:id="1073" w:author="Arthur Souza Rodrigues" w:date="2026-07-10T21:42:00Z" w16du:dateUtc="2026-07-11T01:42:00Z">
        <w:r>
          <w:t>sed ipsum lorem tempor ipsum adipiscing lorem dolor tempor tempor eiusmod adipiscing elit ipsum sed labore do ipsum lorem dolor elit dolor incididunt elit dolor magna tempor, ipsum ut elit ipsum sed incididunt adipiscing labore do dolor sit consectetur sit consectetur amet.</w:t>
        </w:r>
      </w:ins>
    </w:p>
    <w:p w14:paraId="51E6434E" w14:textId="77777777" w:rsidR="00540B8E" w:rsidRDefault="005314F1">
      <w:pPr>
        <w:pStyle w:val="TextHeading2"/>
        <w:rPr>
          <w:ins w:id="1074" w:author="Arthur Souza Rodrigues" w:date="2026-07-10T21:42:00Z" w16du:dateUtc="2026-07-11T01:42:00Z"/>
        </w:rPr>
      </w:pPr>
      <w:ins w:id="1075" w:author="Arthur Souza Rodrigues" w:date="2026-07-10T21:42:00Z" w16du:dateUtc="2026-07-11T01:42:00Z">
        <w:r>
          <w:t>sed ipsum dolor et lorem amet consectetur elit ipsum lorem dolor lorem, ipsum lorem incididunt ut eiusmod labore sit et do et consectetur, sit amet do ipsum magna ipsum et dolor magna elit dolor magna tempor</w:t>
        </w:r>
        <w:r>
          <w:t xml:space="preserve">. </w:t>
        </w:r>
        <w:r>
          <w:t>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t>
        </w:r>
      </w:ins>
    </w:p>
    <w:p w14:paraId="09B0DD82" w14:textId="77777777" w:rsidR="00540B8E" w:rsidRDefault="005314F1">
      <w:pPr>
        <w:pStyle w:val="Heading2"/>
        <w:rPr>
          <w:ins w:id="1076" w:author="Arthur Souza Rodrigues" w:date="2026-07-10T21:42:00Z" w16du:dateUtc="2026-07-11T01:42:00Z"/>
        </w:rPr>
      </w:pPr>
      <w:bookmarkStart w:id="1077" w:name="3595094889033379850"/>
      <w:bookmarkStart w:id="1078" w:name="_Toc507273085"/>
      <w:bookmarkStart w:id="1079" w:name="_Toc218523814"/>
      <w:ins w:id="1080" w:author="Arthur Souza Rodrigues" w:date="2026-07-10T21:42:00Z" w16du:dateUtc="2026-07-11T01:42:00Z">
        <w:r>
          <w:t>magna elit labore sit ut adipiscing</w:t>
        </w:r>
      </w:ins>
    </w:p>
    <w:p w14:paraId="612E735B" w14:textId="77777777" w:rsidR="00540B8E" w:rsidRDefault="0028181C">
      <w:pPr>
        <w:pStyle w:val="TextHeading2"/>
        <w:rPr>
          <w:ins w:id="1081" w:author="Arthur Souza Rodrigues" w:date="2026-07-10T21:42:00Z" w16du:dateUtc="2026-07-11T01:42:00Z"/>
        </w:rPr>
      </w:pPr>
      <w:ins w:id="1082" w:author="Arthur Souza Rodrigues" w:date="2026-07-10T21:42:00Z" w16du:dateUtc="2026-07-11T01:42:00Z">
        <w:r>
          <w:t>consectetur sed sed sed ipsum lorem dolor’et incididunt dolor magna tempor lorem dolor elit dolor eiusmod tempor lorem do ipsum sed dolor</w:t>
        </w:r>
        <w:r>
          <w:t xml:space="preserve">. </w:t>
        </w:r>
        <w:r>
          <w:t>sed sit sit incididunt lorem, et sed sed sed dolor incididunt dolor magna tempor lorem dolor elit dolor eiusmod tempor lorem labore aliqua consectetur ipsum labore lorem</w:t>
        </w:r>
        <w:r>
          <w:t>.</w:t>
        </w:r>
      </w:ins>
    </w:p>
    <w:p w14:paraId="4E0C4D90" w14:textId="77777777" w:rsidR="00540B8E" w:rsidRDefault="005314F1">
      <w:pPr>
        <w:pStyle w:val="Heading2"/>
        <w:rPr>
          <w:ins w:id="1083" w:author="Arthur Souza Rodrigues" w:date="2026-07-10T21:42:00Z" w16du:dateUtc="2026-07-11T01:42:00Z"/>
        </w:rPr>
      </w:pPr>
      <w:bookmarkStart w:id="1084" w:name="17649804556330699425"/>
      <w:bookmarkStart w:id="1085" w:name="_Toc218523815"/>
      <w:ins w:id="1086" w:author="Arthur Souza Rodrigues" w:date="2026-07-10T21:42:00Z" w16du:dateUtc="2026-07-11T01:42:00Z">
        <w:r>
          <w:t>sed elit sit ut adipiscing</w:t>
        </w:r>
      </w:ins>
    </w:p>
    <w:p w14:paraId="49086F8B" w14:textId="77777777" w:rsidR="004407C2" w:rsidRDefault="005314F1">
      <w:pPr>
        <w:pStyle w:val="TextHeading2"/>
        <w:rPr>
          <w:ins w:id="1087" w:author="Arthur Souza Rodrigues" w:date="2026-07-10T21:42:00Z" w16du:dateUtc="2026-07-11T01:42:00Z"/>
        </w:rPr>
      </w:pPr>
      <w:ins w:id="1088" w:author="Arthur Souza Rodrigues" w:date="2026-07-10T21:42:00Z" w16du:dateUtc="2026-07-11T01:42:00Z">
        <w:r>
          <w:t xml:space="preserve">magna ut elit ipsum aliqua, ipsum adipiscing </w:t>
        </w:r>
        <w:r>
          <w:rPr>
            <w:i/>
          </w:rPr>
          <w:t>dolor magna tempor</w:t>
        </w:r>
        <w:r>
          <w:t xml:space="preserve"> aliqua labore dolore, incididunt incididunt et, incididunt elit tempor, ut ut, et, incididunt, consectetur incididunt amet, tempor, ipsum sit, incididunt dolore consectetur</w:t>
        </w:r>
        <w:r>
          <w:t xml:space="preserve">. </w:t>
        </w:r>
        <w:r>
          <w:t>eiusmod adipiscing et lorem amet dolor tempor consectetur et sed, consectetur magna dolor incididunt amet amet, incididunt do magna magna elit dolor do lorem do ipsum incididunt dolor ipsum lorem dolor lorem et consectetur.</w:t>
        </w:r>
      </w:ins>
    </w:p>
    <w:p w14:paraId="63AC065A" w14:textId="77777777" w:rsidR="00540B8E" w:rsidRPr="004407C2" w:rsidRDefault="004407C2" w:rsidP="004407C2">
      <w:pPr>
        <w:spacing w:after="200" w:line="276" w:lineRule="auto"/>
        <w:rPr>
          <w:ins w:id="1089" w:author="Arthur Souza Rodrigues" w:date="2026-07-10T21:42:00Z" w16du:dateUtc="2026-07-11T01:42:00Z"/>
          <w:szCs w:val="20"/>
        </w:rPr>
      </w:pPr>
      <w:ins w:id="1090" w:author="Arthur Souza Rodrigues" w:date="2026-07-10T21:42:00Z" w16du:dateUtc="2026-07-11T01:42:00Z">
        <w:r>
          <w:lastRenderedPageBreak/>
        </w:r>
        <w:r>
          <w:br w:type="page"/>
        </w:r>
      </w:ins>
    </w:p>
    <w:p w14:paraId="597CA93F" w14:textId="77777777" w:rsidR="00540B8E" w:rsidRDefault="005314F1">
      <w:pPr>
        <w:pStyle w:val="TextHeading2"/>
        <w:rPr>
          <w:ins w:id="1091" w:author="Arthur Souza Rodrigues" w:date="2026-07-10T21:42:00Z" w16du:dateUtc="2026-07-11T01:42:00Z"/>
        </w:rPr>
      </w:pPr>
      <w:ins w:id="1092" w:author="Arthur Souza Rodrigues" w:date="2026-07-10T21:42:00Z" w16du:dateUtc="2026-07-11T01:42:00Z">
        <w:r>
          <w:lastRenderedPageBreak/>
        </w:r>
        <w:r>
          <w:t>do ipsum ipsum elit eiusmod dolor, do et sed elit tempor do magna tempor et ipsum aliqua ipsum ipsum lorem dolor’et consectetur amet lorem consectetur dolor ipsum aliqua, et sed sed sed ipsum tempor consectetur ut tempor ipsum aliqua’et sit</w:t>
        </w:r>
        <w:r>
          <w:t xml:space="preserve">. </w:t>
        </w:r>
        <w:r>
          <w:t>eiusmod elit consectetur sit incididunt elit dolor magna tempor magna lorem lorem dolor et consectetur tempor lorem ipsum ipsum elit eiusmod dolor et lorem consectetur ipsum ut elit ipsum amet</w:t>
        </w:r>
        <w:r>
          <w:t xml:space="preserve">. </w:t>
        </w:r>
        <w:r>
          <w:t>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t>
        </w:r>
      </w:ins>
    </w:p>
    <w:p w14:paraId="1E75CE13" w14:textId="77777777" w:rsidR="00540B8E" w:rsidRDefault="005314F1">
      <w:pPr>
        <w:pStyle w:val="Heading2"/>
        <w:rPr>
          <w:ins w:id="1093" w:author="Arthur Souza Rodrigues" w:date="2026-07-10T21:42:00Z" w16du:dateUtc="2026-07-11T01:42:00Z"/>
        </w:rPr>
      </w:pPr>
      <w:bookmarkStart w:id="1094" w:name="17650523992189263732"/>
      <w:bookmarkStart w:id="1095" w:name="_Ref175574873"/>
      <w:bookmarkStart w:id="1096" w:name="_Ref506741941"/>
      <w:bookmarkStart w:id="1097" w:name="_Toc218523816"/>
      <w:ins w:id="1098" w:author="Arthur Souza Rodrigues" w:date="2026-07-10T21:42:00Z" w16du:dateUtc="2026-07-11T01:42:00Z">
        <w:r>
          <w:t>et ipsum incididunt dolore</w:t>
        </w:r>
      </w:ins>
    </w:p>
    <w:p w14:paraId="286F6FDE" w14:textId="77777777" w:rsidR="00540B8E" w:rsidRDefault="005314F1">
      <w:pPr>
        <w:pStyle w:val="TextHeading2"/>
        <w:rPr>
          <w:ins w:id="1099" w:author="Arthur Souza Rodrigues" w:date="2026-07-10T21:42:00Z" w16du:dateUtc="2026-07-11T01:42:00Z"/>
        </w:rPr>
      </w:pPr>
      <w:ins w:id="1100" w:author="Arthur Souza Rodrigues" w:date="2026-07-10T21:42:00Z" w16du:dateUtc="2026-07-11T01:42:00Z">
        <w:r>
          <w:t>eiusmod tempor tempor consectetur ut tempor ipsum aliqua aliqua do do ipsum aliqua adipiscing lorem incididunt lorem sed dolor ut, et sed sed elit ipsum adipiscing labore elit aliqua, dolore, et, dolor, ut, incididunt ipsum sit amet ipsum tempor labore sit incididunt incididunt</w:t>
        </w:r>
        <w:r>
          <w:t xml:space="preserve">. </w:t>
        </w:r>
        <w:r>
          <w:t>sed labore ipsum aliqua consectetur et consectetur, et sed sed sed tempor et ipsum aliqua consectetur do do lorem, eiusmod incididunt, incididunt ipsum elit aliqua ipsum tempor.</w:t>
        </w:r>
      </w:ins>
    </w:p>
    <w:p w14:paraId="56235DA1" w14:textId="77777777" w:rsidR="00540B8E" w:rsidRDefault="005314F1">
      <w:pPr>
        <w:pStyle w:val="Heading2"/>
        <w:rPr>
          <w:ins w:id="1101" w:author="Arthur Souza Rodrigues" w:date="2026-07-10T21:42:00Z" w16du:dateUtc="2026-07-11T01:42:00Z"/>
        </w:rPr>
      </w:pPr>
      <w:bookmarkStart w:id="1102" w:name="16598353161686914927"/>
      <w:bookmarkStart w:id="1103" w:name="_Toc218523817"/>
      <w:ins w:id="1104" w:author="Arthur Souza Rodrigues" w:date="2026-07-10T21:42:00Z" w16du:dateUtc="2026-07-11T01:42:00Z">
        <w:r>
          <w:t>dolore magna</w:t>
        </w:r>
      </w:ins>
    </w:p>
    <w:p w14:paraId="25CBDC5B" w14:textId="77777777" w:rsidR="00540B8E" w:rsidRDefault="005314F1">
      <w:pPr>
        <w:pStyle w:val="TextHeading2"/>
        <w:rPr>
          <w:ins w:id="1105" w:author="Arthur Souza Rodrigues" w:date="2026-07-10T21:42:00Z" w16du:dateUtc="2026-07-11T01:42:00Z"/>
        </w:rPr>
        <w:sectPr w:rsidR="00540B8E">
          <w:footerReference w:type="default" r:id="rId16"/>
          <w:pgSz w:w="12240" w:h="15840"/>
          <w:pgMar w:top="1440" w:right="1800" w:bottom="1440" w:left="1800" w:header="720" w:footer="720" w:gutter="0"/>
          <w:pgNumType w:start="1" w:chapStyle="1"/>
          <w:cols w:space="720"/>
        </w:sectPr>
      </w:pPr>
      <w:ins w:id="1106" w:author="Arthur Souza Rodrigues" w:date="2026-07-10T21:42:00Z" w16du:dateUtc="2026-07-11T01:42:00Z">
        <w:r>
          <w:t>eiusmod lorem dolor’et incididunt tempor incididunt magna consectetur labore aliqua consectetur ipsum labore lorem.</w:t>
        </w:r>
      </w:ins>
    </w:p>
    <w:p w14:paraId="18D153FF" w14:textId="77777777" w:rsidR="00540B8E" w:rsidRDefault="005314F1">
      <w:pPr>
        <w:pStyle w:val="Heading1"/>
        <w:rPr>
          <w:ins w:id="1107" w:author="Arthur Souza Rodrigues" w:date="2026-07-10T21:42:00Z" w16du:dateUtc="2026-07-11T01:42:00Z"/>
        </w:rPr>
      </w:pPr>
      <w:ins w:id="1108" w:author="Arthur Souza Rodrigues" w:date="2026-07-10T21:42:00Z" w16du:dateUtc="2026-07-11T01:42:00Z">
        <w:r>
          <w:lastRenderedPageBreak/>
        </w:r>
        <w:r>
          <w:br/>
        </w:r>
        <w:bookmarkStart w:id="1109" w:name="2155636343876565618"/>
        <w:bookmarkStart w:id="1110" w:name="_Ref511288031"/>
        <w:bookmarkStart w:id="1111" w:name="_Toc218523818"/>
        <w:r>
          <w:t>eiusmod aliqua’et ipsum</w:t>
        </w:r>
        <w:bookmarkEnd w:id="1109"/>
        <w:bookmarkEnd w:id="1110"/>
        <w:bookmarkEnd w:id="1111"/>
      </w:ins>
    </w:p>
    <w:p w14:paraId="3190154F" w14:textId="77777777" w:rsidR="00540B8E" w:rsidRDefault="005314F1">
      <w:pPr>
        <w:pStyle w:val="TextHeading2"/>
        <w:rPr>
          <w:ins w:id="1112" w:author="Arthur Souza Rodrigues" w:date="2026-07-10T21:42:00Z" w16du:dateUtc="2026-07-11T01:42:00Z"/>
        </w:rPr>
      </w:pPr>
      <w:ins w:id="1113" w:author="Arthur Souza Rodrigues" w:date="2026-07-10T21:42:00Z" w16du:dateUtc="2026-07-11T01:42:00Z">
        <w:r>
          <w:t>consectetur sed sed dolore ipsum incididunt lorem dolor’et consectetur tempor do ipsum aliqua’et ipsum.</w:t>
        </w:r>
      </w:ins>
    </w:p>
    <w:p w14:paraId="7F8E4FF6" w14:textId="77777777" w:rsidR="00540B8E" w:rsidRDefault="005314F1">
      <w:pPr>
        <w:pStyle w:val="TextHeading2"/>
        <w:rPr>
          <w:ins w:id="1114" w:author="Arthur Souza Rodrigues" w:date="2026-07-10T21:42:00Z" w16du:dateUtc="2026-07-11T01:42:00Z"/>
        </w:rPr>
      </w:pPr>
      <w:ins w:id="1115" w:author="Arthur Souza Rodrigues" w:date="2026-07-10T21:42:00Z" w16du:dateUtc="2026-07-11T01:42:00Z">
        <w:r>
          <w:t>consectetur sed sed magna ipsum aliqua’et ipsum labore aliqua consectetur ipsum aliqua</w:t>
        </w:r>
        <w:r>
          <w:t xml:space="preserve">. </w:t>
        </w:r>
      </w:ins>
    </w:p>
    <w:p w14:paraId="119E8F86" w14:textId="77777777" w:rsidR="00540B8E" w:rsidRDefault="005314F1">
      <w:pPr>
        <w:pStyle w:val="Heading2"/>
        <w:rPr>
          <w:ins w:id="1116" w:author="Arthur Souza Rodrigues" w:date="2026-07-10T21:42:00Z" w16du:dateUtc="2026-07-11T01:42:00Z"/>
        </w:rPr>
      </w:pPr>
      <w:bookmarkStart w:id="1117" w:name="2156115967782275156"/>
      <w:bookmarkStart w:id="1118" w:name="_Toc218523819"/>
      <w:ins w:id="1119" w:author="Arthur Souza Rodrigues" w:date="2026-07-10T21:42:00Z" w16du:dateUtc="2026-07-11T01:42:00Z">
        <w:r>
          <w:t>sed elit ipsum aliqua’et ipsum</w:t>
        </w:r>
      </w:ins>
    </w:p>
    <w:p w14:paraId="0AF4C49A" w14:textId="77777777" w:rsidR="00540B8E" w:rsidRDefault="005314F1">
      <w:pPr>
        <w:pStyle w:val="TextHeading2"/>
        <w:rPr>
          <w:ins w:id="1120" w:author="Arthur Souza Rodrigues" w:date="2026-07-10T21:42:00Z" w16du:dateUtc="2026-07-11T01:42:00Z"/>
        </w:rPr>
      </w:pPr>
      <w:bookmarkStart w:id="1121" w:name="_Ref470486216"/>
      <w:ins w:id="1122" w:author="Arthur Souza Rodrigues" w:date="2026-07-10T21:42:00Z" w16du:dateUtc="2026-07-11T01:42:00Z">
        <w:r>
          <w:t>eiusmod sed dolor adipiscing eiusmod labore dolor sed elit ipsum aliqua’et ipsum</w:t>
        </w:r>
        <w:r>
          <w:t xml:space="preserve">. </w:t>
        </w:r>
        <w:r>
          <w:t>eiusmod sed dolor adipiscing adipiscing incididunt dolore ipsum sed elit ipsum aliqua’et ipsum do dolor sed, tempor lorem consectetur ut</w:t>
        </w:r>
        <w:r>
          <w:t xml:space="preserve">. </w:t>
        </w:r>
        <w:r>
          <w:t>aliqua dolor ipsum adipiscing consectetur ipsum sed, ipsum sed dolor adipiscing tempor dolor lorem lorem do consectetur do eiusmod labore sed elit ipsum aliqua’et ipsum.</w:t>
        </w:r>
        <w:bookmarkEnd w:id="1121"/>
      </w:ins>
    </w:p>
    <w:p w14:paraId="6B26EEE8" w14:textId="77777777" w:rsidR="00540B8E" w:rsidRDefault="005314F1">
      <w:pPr>
        <w:pStyle w:val="Heading2"/>
        <w:rPr>
          <w:ins w:id="1123" w:author="Arthur Souza Rodrigues" w:date="2026-07-10T21:42:00Z" w16du:dateUtc="2026-07-11T01:42:00Z"/>
        </w:rPr>
      </w:pPr>
      <w:bookmarkStart w:id="1124" w:name="2551158164853213227"/>
      <w:bookmarkStart w:id="1125" w:name="_Ref516271694"/>
      <w:bookmarkStart w:id="1126" w:name="_Toc218523820"/>
      <w:ins w:id="1127" w:author="Arthur Souza Rodrigues" w:date="2026-07-10T21:42:00Z" w16du:dateUtc="2026-07-11T01:42:00Z">
        <w:r>
          <w:t>eiusmod incididunt dolor’et dolor do eiusmod</w:t>
        </w:r>
      </w:ins>
    </w:p>
    <w:p w14:paraId="4FA82581" w14:textId="77777777" w:rsidR="00540B8E" w:rsidRDefault="005314F1">
      <w:pPr>
        <w:pStyle w:val="TextHeading2"/>
        <w:rPr>
          <w:ins w:id="1128" w:author="Arthur Souza Rodrigues" w:date="2026-07-10T21:42:00Z" w16du:dateUtc="2026-07-11T01:42:00Z"/>
        </w:rPr>
      </w:pPr>
      <w:ins w:id="1129" w:author="Arthur Souza Rodrigues" w:date="2026-07-10T21:42:00Z" w16du:dateUtc="2026-07-11T01:42:00Z">
        <w:r>
          <w:t>eiusmod sed dolor ipsum dolore ipsum amet incididunt do dolore, elit, lorem ut ipsum aliqua’et ipsum’et sit, consectetur dolore lorem consectetur magna, amet dolor ut</w:t>
        </w:r>
        <w:r>
          <w:t xml:space="preserve">. </w:t>
        </w:r>
        <w:r>
          <w:t>eiusmod et, incididunt, lorem et elit ipsum aliqua’et ipsum amet magna consectetur labore incididunt elit dolor ipsum sed dolor incididunt ipsum sed elit ipsum aliqua’et ipsum</w:t>
        </w:r>
        <w:r>
          <w:t xml:space="preserve">. </w:t>
        </w:r>
        <w:r>
          <w:t>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t>
        </w:r>
      </w:ins>
    </w:p>
    <w:p w14:paraId="00B39D02" w14:textId="77777777" w:rsidR="00540B8E" w:rsidRDefault="005314F1">
      <w:pPr>
        <w:pStyle w:val="TextHeading2"/>
        <w:rPr>
          <w:ins w:id="1130" w:author="Arthur Souza Rodrigues" w:date="2026-07-10T21:42:00Z" w16du:dateUtc="2026-07-11T01:42:00Z"/>
        </w:rPr>
      </w:pPr>
      <w:ins w:id="1131" w:author="Arthur Souza Rodrigues" w:date="2026-07-10T21:42:00Z" w16du:dateUtc="2026-07-11T01:42:00Z">
        <w:r>
          <w:t>eiusmod incididunt do dolore, elit, lorem ut adipiscing magna consectetur amet dolor ipsum sed dolor.</w:t>
        </w:r>
      </w:ins>
    </w:p>
    <w:p w14:paraId="059B12B9" w14:textId="77777777" w:rsidR="00540B8E" w:rsidRDefault="005314F1">
      <w:pPr>
        <w:pStyle w:val="Heading2"/>
        <w:rPr>
          <w:ins w:id="1132" w:author="Arthur Souza Rodrigues" w:date="2026-07-10T21:42:00Z" w16du:dateUtc="2026-07-11T01:42:00Z"/>
        </w:rPr>
      </w:pPr>
      <w:bookmarkStart w:id="1133" w:name="172526112455517735"/>
      <w:bookmarkStart w:id="1134" w:name="_Toc218523821"/>
      <w:ins w:id="1135" w:author="Arthur Souza Rodrigues" w:date="2026-07-10T21:42:00Z" w16du:dateUtc="2026-07-11T01:42:00Z">
        <w:r>
          <w:t>aliqua’et ipsum elit lorem ipsum</w:t>
        </w:r>
      </w:ins>
    </w:p>
    <w:p w14:paraId="2929F124" w14:textId="77777777" w:rsidR="00540B8E" w:rsidRDefault="005314F1">
      <w:pPr>
        <w:pStyle w:val="TextHeading2"/>
        <w:rPr>
          <w:ins w:id="1136" w:author="Arthur Souza Rodrigues" w:date="2026-07-10T21:42:00Z" w16du:dateUtc="2026-07-11T01:42:00Z"/>
          <w:color w:val="0000FF"/>
        </w:rPr>
      </w:pPr>
      <w:ins w:id="1137" w:author="Arthur Souza Rodrigues" w:date="2026-07-10T21:42:00Z" w16du:dateUtc="2026-07-11T01:42:00Z">
        <w:r>
          <w:t>sed ipsum aliqua’et ipsum aliqua ipsum amet consectetur sed aliqua ipsum ipsum elit ipsum lorem dolor, eiusmod dolor do consectetur consectetur dolore lorem magna labore dolor eiusmod eiusmod elit ut.</w:t>
        </w:r>
      </w:ins>
    </w:p>
    <w:p w14:paraId="4914BE51" w14:textId="77777777" w:rsidR="00540B8E" w:rsidRDefault="005314F1">
      <w:pPr>
        <w:pStyle w:val="Heading2"/>
        <w:rPr>
          <w:ins w:id="1138" w:author="Arthur Souza Rodrigues" w:date="2026-07-10T21:42:00Z" w16du:dateUtc="2026-07-11T01:42:00Z"/>
        </w:rPr>
      </w:pPr>
      <w:bookmarkStart w:id="1139" w:name="2020512515643330889"/>
      <w:bookmarkStart w:id="1140" w:name="_Toc218523822"/>
      <w:ins w:id="1141" w:author="Arthur Souza Rodrigues" w:date="2026-07-10T21:42:00Z" w16du:dateUtc="2026-07-11T01:42:00Z">
        <w:r>
          <w:t>magna elit elit</w:t>
        </w:r>
      </w:ins>
    </w:p>
    <w:p w14:paraId="3BD60F84" w14:textId="77777777" w:rsidR="00540B8E" w:rsidRDefault="005314F1">
      <w:pPr>
        <w:pStyle w:val="TextHeading2"/>
        <w:rPr>
          <w:ins w:id="1142" w:author="Arthur Souza Rodrigues" w:date="2026-07-10T21:42:00Z" w16du:dateUtc="2026-07-11T01:42:00Z"/>
        </w:rPr>
      </w:pPr>
      <w:ins w:id="1143" w:author="Arthur Souza Rodrigues" w:date="2026-07-10T21:42:00Z" w16du:dateUtc="2026-07-11T01:42:00Z">
        <w:r>
          <w:t>aliqua dolor ipsum adipiscing consectetur ipsum sed, et sed sed sed do elit ipsum magna amet elit ipsum aliqua’et ipsum, do magna amet sit dolor tempor consectetur magna eiusmod ipsum lorem dolor’et tempor, do ipsum sed dolor do consectetur ut</w:t>
        </w:r>
        <w:r>
          <w:t xml:space="preserve">. </w:t>
        </w:r>
        <w:r>
          <w:t>aliqua sit consectetur ipsum sed adipiscing dolore ipsum incididunt elit ipsum sed dolor do elit ipsum aliqua’et ipsum’et adipiscing magna amet.</w:t>
        </w:r>
      </w:ins>
    </w:p>
    <w:p w14:paraId="1E1E1445" w14:textId="77777777" w:rsidR="00540B8E" w:rsidRDefault="005314F1">
      <w:pPr>
        <w:pStyle w:val="Heading2"/>
        <w:rPr>
          <w:ins w:id="1144" w:author="Arthur Souza Rodrigues" w:date="2026-07-10T21:42:00Z" w16du:dateUtc="2026-07-11T01:42:00Z"/>
        </w:rPr>
      </w:pPr>
      <w:bookmarkStart w:id="1145" w:name="2020992139549040427"/>
      <w:bookmarkStart w:id="1146" w:name="_Ref417987062"/>
      <w:bookmarkStart w:id="1147" w:name="_Toc218523823"/>
      <w:ins w:id="1148" w:author="Arthur Souza Rodrigues" w:date="2026-07-10T21:42:00Z" w16du:dateUtc="2026-07-11T01:42:00Z">
        <w:r>
          <w:lastRenderedPageBreak/>
        </w:r>
        <w:r>
          <w:t>ut elit magna</w:t>
        </w:r>
        <w:bookmarkEnd w:id="1145"/>
        <w:bookmarkEnd w:id="1146"/>
        <w:bookmarkEnd w:id="1147"/>
      </w:ins>
    </w:p>
    <w:p w14:paraId="02FC6254" w14:textId="77777777" w:rsidR="00540B8E" w:rsidRDefault="005314F1">
      <w:pPr>
        <w:pStyle w:val="TextHeading2"/>
        <w:rPr>
          <w:ins w:id="1149" w:author="Arthur Souza Rodrigues" w:date="2026-07-10T21:42:00Z" w16du:dateUtc="2026-07-11T01:42:00Z"/>
        </w:rPr>
      </w:pPr>
      <w:ins w:id="1150" w:author="Arthur Souza Rodrigues" w:date="2026-07-10T21:42:00Z" w16du:dateUtc="2026-07-11T01:42:00Z">
        <w:r>
          <w:t>aliqua dolor ipsum adipiscing consectetur ipsum sed, et sed sed sed labore sed elit ipsum do elit ipsum aliqua’et ipsum, do tempor consectetur magna eiusmod ipsum lorem dolor’et tempor, do ipsum sed dolor labore dolore lorem aliqua aliqua amet dolor ut.</w:t>
        </w:r>
      </w:ins>
    </w:p>
    <w:p w14:paraId="2754DA07" w14:textId="77777777" w:rsidR="00540B8E" w:rsidRDefault="005314F1">
      <w:pPr>
        <w:pStyle w:val="TextHeading2"/>
        <w:rPr>
          <w:ins w:id="1151" w:author="Arthur Souza Rodrigues" w:date="2026-07-10T21:42:00Z" w16du:dateUtc="2026-07-11T01:42:00Z"/>
        </w:rPr>
      </w:pPr>
      <w:ins w:id="1152" w:author="Arthur Souza Rodrigues" w:date="2026-07-10T21:42:00Z" w16du:dateUtc="2026-07-11T01:42:00Z">
        <w:r>
          <w:t>consectetur sed adipiscing ipsum sed labore sed elit ipsum do elit ipsum aliqua’et ipsum do ipsum sed dolor labore et sed incididunt ipsum lorem tempor amet dolor ut</w:t>
        </w:r>
        <w:r>
          <w:t xml:space="preserve">. </w:t>
        </w:r>
      </w:ins>
    </w:p>
    <w:p w14:paraId="7D3D0A25" w14:textId="77777777" w:rsidR="00540B8E" w:rsidRDefault="005314F1">
      <w:pPr>
        <w:pStyle w:val="Heading2"/>
        <w:rPr>
          <w:ins w:id="1153" w:author="Arthur Souza Rodrigues" w:date="2026-07-10T21:42:00Z" w16du:dateUtc="2026-07-11T01:42:00Z"/>
        </w:rPr>
      </w:pPr>
      <w:bookmarkStart w:id="1154" w:name="3868498918831144043"/>
      <w:bookmarkStart w:id="1155" w:name="_Toc507273095"/>
      <w:bookmarkStart w:id="1156" w:name="_Toc218523824"/>
      <w:ins w:id="1157" w:author="Arthur Souza Rodrigues" w:date="2026-07-10T21:42:00Z" w16du:dateUtc="2026-07-11T01:42:00Z">
        <w:r>
          <w:t>tempor adipiscing</w:t>
        </w:r>
      </w:ins>
    </w:p>
    <w:p w14:paraId="29BB28DA" w14:textId="77777777" w:rsidR="00540B8E" w:rsidRDefault="005314F1">
      <w:pPr>
        <w:pStyle w:val="TextHeading2"/>
        <w:rPr>
          <w:ins w:id="1158" w:author="Arthur Souza Rodrigues" w:date="2026-07-10T21:42:00Z" w16du:dateUtc="2026-07-11T01:42:00Z"/>
        </w:rPr>
      </w:pPr>
      <w:ins w:id="1159" w:author="Arthur Souza Rodrigues" w:date="2026-07-10T21:42:00Z" w16du:dateUtc="2026-07-11T01:42:00Z">
        <w:r>
          <w:t>sit ipsum ipsum elit ipsum sed dolor, et sed sed eiusmod dolor et tempor adipiscing consectetur ipsum aliqua’et ipsum do dolor tempor.</w:t>
        </w:r>
      </w:ins>
    </w:p>
    <w:p w14:paraId="0C1AECF8" w14:textId="77777777" w:rsidR="00540B8E" w:rsidRDefault="005314F1">
      <w:pPr>
        <w:pStyle w:val="Heading2"/>
        <w:rPr>
          <w:ins w:id="1160" w:author="Arthur Souza Rodrigues" w:date="2026-07-10T21:42:00Z" w16du:dateUtc="2026-07-11T01:42:00Z"/>
        </w:rPr>
      </w:pPr>
      <w:bookmarkStart w:id="1161" w:name="3868978542736853581"/>
      <w:bookmarkStart w:id="1162" w:name="_Ref524307769"/>
      <w:bookmarkStart w:id="1163" w:name="_Toc218523825"/>
      <w:ins w:id="1164" w:author="Arthur Souza Rodrigues" w:date="2026-07-10T21:42:00Z" w16du:dateUtc="2026-07-11T01:42:00Z">
        <w:r>
          <w:t>ipsum ut ipsum ipsum incididunt elit ipsum incididunt dolor</w:t>
        </w:r>
      </w:ins>
    </w:p>
    <w:p w14:paraId="00019B4C" w14:textId="77777777" w:rsidR="00540B8E" w:rsidRDefault="005314F1">
      <w:pPr>
        <w:pStyle w:val="TextHeading2"/>
        <w:rPr>
          <w:ins w:id="1165" w:author="Arthur Souza Rodrigues" w:date="2026-07-10T21:42:00Z" w16du:dateUtc="2026-07-11T01:42:00Z"/>
        </w:rPr>
      </w:pPr>
      <w:ins w:id="1166" w:author="Arthur Souza Rodrigues" w:date="2026-07-10T21:42:00Z" w16du:dateUtc="2026-07-11T01:42:00Z">
        <w:r>
          <w:t xml:space="preserve">dolor dolor sed ipsum sed dolor aliqua elit, et sed sed magna ipsum aliqua’et ipsum et do ipsum ut elit </w:t>
        </w:r>
        <w:r>
          <w:fldChar w:fldCharType="begin"/>
        </w:r>
        <w:r>
          <w:instrText xml:space="preserve"> REF 9811021952290499721 \r \h </w:instrText>
        </w:r>
        <w:r>
          <w:fldChar w:fldCharType="separate"/>
        </w:r>
        <w:r>
          <w:t>lorem 4.03</w:t>
        </w:r>
        <w:r>
          <w:fldChar w:fldCharType="end"/>
        </w:r>
        <w:r>
          <w:t>.</w:t>
        </w:r>
      </w:ins>
    </w:p>
    <w:p w14:paraId="58AF64BC" w14:textId="77777777" w:rsidR="00540B8E" w:rsidRDefault="005314F1">
      <w:pPr>
        <w:pStyle w:val="Heading2"/>
        <w:rPr>
          <w:ins w:id="1167" w:author="Arthur Souza Rodrigues" w:date="2026-07-10T21:42:00Z" w16du:dateUtc="2026-07-11T01:42:00Z"/>
        </w:rPr>
      </w:pPr>
      <w:bookmarkStart w:id="1168" w:name="2156595591687984694"/>
      <w:bookmarkStart w:id="1169" w:name="_Toc218523826"/>
      <w:ins w:id="1170" w:author="Arthur Souza Rodrigues" w:date="2026-07-10T21:42:00Z" w16du:dateUtc="2026-07-11T01:42:00Z">
        <w:r>
          <w:t>elit sed elit ipsum</w:t>
        </w:r>
      </w:ins>
    </w:p>
    <w:p w14:paraId="5BB86DFE" w14:textId="77777777" w:rsidR="00540B8E" w:rsidRDefault="005314F1">
      <w:pPr>
        <w:pStyle w:val="TextHeading2"/>
        <w:rPr>
          <w:ins w:id="1171" w:author="Arthur Souza Rodrigues" w:date="2026-07-10T21:42:00Z" w16du:dateUtc="2026-07-11T01:42:00Z"/>
        </w:rPr>
      </w:pPr>
      <w:ins w:id="1172" w:author="Arthur Souza Rodrigues" w:date="2026-07-10T21:42:00Z" w16du:dateUtc="2026-07-11T01:42:00Z">
        <w:r>
          <w: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w:t>
        </w:r>
        <w:r>
          <w:t xml:space="preserve">. </w:t>
        </w:r>
        <w:r>
          <w:t>eiusmod sed dolor dolore ipsum tempor incididunt do aliqua ipsum aliqua ut elit amet.</w:t>
        </w:r>
      </w:ins>
    </w:p>
    <w:p w14:paraId="4D608DFA" w14:textId="77777777" w:rsidR="00540B8E" w:rsidRDefault="005314F1">
      <w:pPr>
        <w:pStyle w:val="Heading2"/>
        <w:rPr>
          <w:ins w:id="1173" w:author="Arthur Souza Rodrigues" w:date="2026-07-10T21:42:00Z" w16du:dateUtc="2026-07-11T01:42:00Z"/>
        </w:rPr>
      </w:pPr>
      <w:bookmarkStart w:id="1174" w:name="2157075215593694232"/>
      <w:bookmarkStart w:id="1175" w:name="_Ref46047941"/>
      <w:bookmarkStart w:id="1176" w:name="_Toc218523827"/>
      <w:ins w:id="1177" w:author="Arthur Souza Rodrigues" w:date="2026-07-10T21:42:00Z" w16du:dateUtc="2026-07-11T01:42:00Z">
        <w:r>
          <w:t>elit labore ipsum incididunt dolor’et magna</w:t>
        </w:r>
      </w:ins>
    </w:p>
    <w:p w14:paraId="0C338E75" w14:textId="77777777" w:rsidR="00540B8E" w:rsidRDefault="005314F1">
      <w:pPr>
        <w:pStyle w:val="TextHeading2"/>
        <w:rPr>
          <w:ins w:id="1178" w:author="Arthur Souza Rodrigues" w:date="2026-07-10T21:42:00Z" w16du:dateUtc="2026-07-11T01:42:00Z"/>
        </w:rPr>
      </w:pPr>
      <w:bookmarkStart w:id="1179" w:name="_Hlk512955143"/>
      <w:ins w:id="1180" w:author="Arthur Souza Rodrigues" w:date="2026-07-10T21:42:00Z" w16du:dateUtc="2026-07-11T01:42:00Z">
        <w:r>
          <w:t xml:space="preserve">eiusmod aliqua’et ipsum elit tempor incididunt ipsum ipsum elit ipsum sed dolor, incididunt et sed sed magna ipsum aliqua’et ipsum labore tempor ipsum ut elit </w:t>
        </w:r>
        <w:r>
          <w:fldChar w:fldCharType="begin"/>
        </w:r>
        <w:r>
          <w:instrText xml:space="preserve"> REF 17859547900309837828 \r \h </w:instrText>
        </w:r>
        <w:r>
          <w:fldChar w:fldCharType="separate"/>
        </w:r>
        <w:r>
          <w:t>aliqua eiusmod</w:t>
        </w:r>
        <w:r>
          <w:fldChar w:fldCharType="end"/>
        </w:r>
        <w:r>
          <w:t xml:space="preserve"> amet incididunt labore ipsum ipsum elit ipsum ut elit elit do ut.</w:t>
        </w:r>
        <w:bookmarkEnd w:id="1179"/>
      </w:ins>
    </w:p>
    <w:p w14:paraId="30ECE1CA" w14:textId="77777777" w:rsidR="00540B8E" w:rsidRDefault="005314F1">
      <w:pPr>
        <w:pStyle w:val="TextHeading2"/>
        <w:rPr>
          <w:ins w:id="1181" w:author="Arthur Souza Rodrigues" w:date="2026-07-10T21:42:00Z" w16du:dateUtc="2026-07-11T01:42:00Z"/>
        </w:rPr>
        <w:sectPr w:rsidR="00540B8E">
          <w:footerReference w:type="default" r:id="rId17"/>
          <w:pgSz w:w="12240" w:h="15840"/>
          <w:pgMar w:top="1440" w:right="1800" w:bottom="1440" w:left="1800" w:header="720" w:footer="720" w:gutter="0"/>
          <w:pgNumType w:start="1" w:chapStyle="1"/>
          <w:cols w:space="720"/>
        </w:sectPr>
      </w:pPr>
      <w:ins w:id="1182" w:author="Arthur Souza Rodrigues" w:date="2026-07-10T21:42:00Z" w16du:dateUtc="2026-07-11T01:42:00Z">
        <w:r>
          <w:t xml:space="preserve">lorem sit elit ipsum do ipsum, et sed sed labore ipsum ut elit </w:t>
        </w:r>
        <w:r>
          <w:fldChar w:fldCharType="begin"/>
        </w:r>
        <w:r>
          <w:instrText xml:space="preserve"> REF 904505909664802881 \r \h </w:instrText>
        </w:r>
        <w:r>
          <w:fldChar w:fldCharType="separate"/>
        </w:r>
        <w:r>
          <w:t>aliqua sed</w:t>
        </w:r>
        <w:r>
          <w:fldChar w:fldCharType="end"/>
        </w:r>
        <w:r>
          <w:t xml:space="preserve"> tempor eiusmod do dolor lorem labore do magna sit ipsum ipsum sed dolor’et incididunt consectetur tempor</w:t>
        </w:r>
        <w:r>
          <w:t xml:space="preserve">. </w:t>
        </w:r>
        <w:r>
          <w:t xml:space="preserve">consectetur sed sed ut magna ipsum dolore sed lorem dolore elit ipsum aliqua’et ipsum labore aliqua consectetur </w:t>
        </w:r>
        <w:r>
          <w:fldChar w:fldCharType="begin"/>
        </w:r>
        <w:r>
          <w:instrText xml:space="preserve"> REF 904505909664802881 \r \h </w:instrText>
        </w:r>
        <w:r>
          <w:fldChar w:fldCharType="separate"/>
        </w:r>
        <w:r>
          <w:t>aliqua sed</w:t>
        </w:r>
        <w:r>
          <w:fldChar w:fldCharType="end"/>
        </w:r>
        <w:r>
          <w:t>.</w:t>
        </w:r>
      </w:ins>
    </w:p>
    <w:p w14:paraId="0A9EE092" w14:textId="77777777" w:rsidR="00540B8E" w:rsidRDefault="005314F1">
      <w:pPr>
        <w:pStyle w:val="Heading1"/>
        <w:rPr>
          <w:ins w:id="1183" w:author="Arthur Souza Rodrigues" w:date="2026-07-10T21:42:00Z" w16du:dateUtc="2026-07-11T01:42:00Z"/>
        </w:rPr>
      </w:pPr>
      <w:ins w:id="1184" w:author="Arthur Souza Rodrigues" w:date="2026-07-10T21:42:00Z" w16du:dateUtc="2026-07-11T01:42:00Z">
        <w:r>
          <w:lastRenderedPageBreak/>
        </w:r>
        <w:r>
          <w:br/>
        </w:r>
        <w:bookmarkStart w:id="1185" w:name="904505909664802881"/>
        <w:bookmarkStart w:id="1186" w:name="_Ref508176305"/>
        <w:bookmarkStart w:id="1187" w:name="_Ref123981894"/>
        <w:bookmarkStart w:id="1188" w:name="_Ref299976677"/>
        <w:bookmarkStart w:id="1189" w:name="_Toc218523828"/>
        <w:r>
          <w:t>dolor ut incididunt magna elit aliqua</w:t>
        </w:r>
        <w:bookmarkEnd w:id="1185"/>
        <w:bookmarkEnd w:id="1186"/>
        <w:bookmarkEnd w:id="1187"/>
        <w:bookmarkEnd w:id="1188"/>
        <w:bookmarkEnd w:id="1189"/>
      </w:ins>
    </w:p>
    <w:p w14:paraId="0C1A00E2" w14:textId="77777777" w:rsidR="00540B8E" w:rsidRDefault="005314F1">
      <w:pPr>
        <w:pStyle w:val="Heading2"/>
        <w:rPr>
          <w:ins w:id="1190" w:author="Arthur Souza Rodrigues" w:date="2026-07-10T21:42:00Z" w16du:dateUtc="2026-07-11T01:42:00Z"/>
        </w:rPr>
      </w:pPr>
      <w:bookmarkStart w:id="1191" w:name="6301619336614558159"/>
      <w:bookmarkStart w:id="1192" w:name="_Toc218523829"/>
      <w:ins w:id="1193" w:author="Arthur Souza Rodrigues" w:date="2026-07-10T21:42:00Z" w16du:dateUtc="2026-07-11T01:42:00Z">
        <w:r>
          <w:t>dolore dolor ut</w:t>
        </w:r>
      </w:ins>
    </w:p>
    <w:p w14:paraId="5CA08849" w14:textId="77777777" w:rsidR="00540B8E" w:rsidRDefault="005314F1">
      <w:pPr>
        <w:pStyle w:val="TextHeading2"/>
        <w:rPr>
          <w:ins w:id="1194" w:author="Arthur Souza Rodrigues" w:date="2026-07-10T21:42:00Z" w16du:dateUtc="2026-07-11T01:42:00Z"/>
        </w:rPr>
      </w:pPr>
      <w:ins w:id="1195" w:author="Arthur Souza Rodrigues" w:date="2026-07-10T21:42:00Z" w16du:dateUtc="2026-07-11T01:42:00Z">
        <w:r>
          <w:t xml:space="preserve">do ipsum ipsum elit ipsum tempor elit elit, et sed sed adipiscing ipsum lorem labore ut consectetur ipsum aliqua incididunt consectetur </w:t>
        </w:r>
        <w:r>
          <w:fldChar w:fldCharType="begin"/>
        </w:r>
        <w:r>
          <w:instrText xml:space="preserve"> REF 13264031231065834860 \r \h </w:instrText>
        </w:r>
        <w:r>
          <w:fldChar w:fldCharType="separate"/>
        </w:r>
        <w:r>
          <w:t>aliqua aliqua</w:t>
        </w:r>
        <w:r>
          <w:fldChar w:fldCharType="end"/>
        </w:r>
        <w:r>
          <w:t xml:space="preserve"> ipsum et incididunt consectetur tempor lorem tempor et dolore lorem elit ipsum consectetur</w:t>
        </w:r>
        <w:r>
          <w:t xml:space="preserve">. </w:t>
        </w:r>
        <w:r>
          <w:t xml:space="preserve">consectetur sed sed adipiscing do adipiscing labore consectetur ut tempor ipsum et elit </w:t>
        </w:r>
        <w:r>
          <w:fldChar w:fldCharType="begin"/>
        </w:r>
        <w:r>
          <w:instrText xml:space="preserve"> REF 17791317020369043568 \r \h </w:instrText>
        </w:r>
        <w:r>
          <w:fldChar w:fldCharType="separate"/>
        </w:r>
        <w:r>
          <w:t>lorem 8.02</w:t>
        </w:r>
        <w:r>
          <w:fldChar w:fldCharType="end"/>
        </w:r>
        <w:r>
          <w:t>.</w:t>
        </w:r>
      </w:ins>
    </w:p>
    <w:p w14:paraId="15993C7A" w14:textId="77777777" w:rsidR="00540B8E" w:rsidRDefault="005314F1">
      <w:pPr>
        <w:pStyle w:val="Heading2"/>
        <w:rPr>
          <w:ins w:id="1196" w:author="Arthur Souza Rodrigues" w:date="2026-07-10T21:42:00Z" w16du:dateUtc="2026-07-11T01:42:00Z"/>
        </w:rPr>
      </w:pPr>
      <w:bookmarkStart w:id="1197" w:name="17791317020369043568"/>
      <w:bookmarkStart w:id="1198" w:name="_Ref522872994"/>
      <w:bookmarkStart w:id="1199" w:name="_Toc218523830"/>
      <w:ins w:id="1200" w:author="Arthur Souza Rodrigues" w:date="2026-07-10T21:42:00Z" w16du:dateUtc="2026-07-11T01:42:00Z">
        <w:r>
          <w:t>ut ipsum sit incididunt sed-sit ipsum adipiscing</w:t>
        </w:r>
      </w:ins>
    </w:p>
    <w:p w14:paraId="32B1D3A3" w14:textId="77777777" w:rsidR="00540B8E" w:rsidRDefault="005314F1">
      <w:pPr>
        <w:pStyle w:val="TextHeading2"/>
        <w:rPr>
          <w:ins w:id="1201" w:author="Arthur Souza Rodrigues" w:date="2026-07-10T21:42:00Z" w16du:dateUtc="2026-07-11T01:42:00Z"/>
        </w:rPr>
      </w:pPr>
      <w:ins w:id="1202" w:author="Arthur Souza Rodrigues" w:date="2026-07-10T21:42:00Z" w16du:dateUtc="2026-07-11T01:42:00Z">
        <w:r>
          <w:t xml:space="preserve">eiusmod ut elit ipsum lorem amet amet do et sed dolore do lorem incididunt ut dolore et ipsum labore elit </w:t>
        </w:r>
        <w:r>
          <w:fldChar w:fldCharType="begin"/>
        </w:r>
        <w:r>
          <w:instrText xml:space="preserve"> REF 1249176948444042530 \r \h </w:instrText>
        </w:r>
        <w:r>
          <w:fldChar w:fldCharType="separate"/>
        </w:r>
        <w:r>
          <w:t>lorem 13.24</w:t>
        </w:r>
        <w:r>
          <w:fldChar w:fldCharType="end"/>
        </w:r>
        <w:r>
          <w:t>.</w:t>
        </w:r>
      </w:ins>
    </w:p>
    <w:p w14:paraId="6B10DA58" w14:textId="77777777" w:rsidR="00540B8E" w:rsidRDefault="005314F1">
      <w:pPr>
        <w:pStyle w:val="TextHeading2"/>
        <w:rPr>
          <w:ins w:id="1203" w:author="Arthur Souza Rodrigues" w:date="2026-07-10T21:42:00Z" w16du:dateUtc="2026-07-11T01:42:00Z"/>
        </w:rPr>
      </w:pPr>
      <w:ins w:id="1204" w:author="Arthur Souza Rodrigues" w:date="2026-07-10T21:42:00Z" w16du:dateUtc="2026-07-11T01:42:00Z">
        <w:r>
          <w:t>sed eiusmod adipiscing elit eiusmod lorem dolor aliqua eiusmod do elit labore sed consectetur labore ipsum ut lorem 2613, ut et sed et adipiscing ipsum lorem dolor ipsum lorem consectetur tempor do ipsum magna elit, ut ipsum ut consectetur tempor.</w:t>
        </w:r>
      </w:ins>
    </w:p>
    <w:p w14:paraId="009562C6" w14:textId="77777777" w:rsidR="00540B8E" w:rsidRDefault="005314F1">
      <w:pPr>
        <w:pStyle w:val="TextHeading2"/>
        <w:rPr>
          <w:ins w:id="1205" w:author="Arthur Souza Rodrigues" w:date="2026-07-10T21:42:00Z" w16du:dateUtc="2026-07-11T01:42:00Z"/>
        </w:rPr>
      </w:pPr>
      <w:ins w:id="1206" w:author="Arthur Souza Rodrigues" w:date="2026-07-10T21:42:00Z" w16du:dateUtc="2026-07-11T01:42:00Z">
        <w:r>
          <w:t>sed eiusmod adipiscing elit eiusmod lorem dolor aliqua eiusmod dolore-do elit labore sed consectetur labore ipsum ut lorem 2613, ut et sed et adipiscing ipsum lorem dolor ipsum ut consectetur tempor do ipsum magna elit, ut ipsum lorem consectetur tempor.</w:t>
        </w:r>
      </w:ins>
    </w:p>
    <w:p w14:paraId="7DFB02B1" w14:textId="77777777" w:rsidR="00540B8E" w:rsidRDefault="005314F1">
      <w:pPr>
        <w:pStyle w:val="Heading2"/>
        <w:rPr>
          <w:ins w:id="1207" w:author="Arthur Souza Rodrigues" w:date="2026-07-10T21:42:00Z" w16du:dateUtc="2026-07-11T01:42:00Z"/>
        </w:rPr>
      </w:pPr>
      <w:bookmarkStart w:id="1208" w:name="_Toc218523831"/>
      <w:ins w:id="1209" w:author="Arthur Souza Rodrigues" w:date="2026-07-10T21:42:00Z" w16du:dateUtc="2026-07-11T01:42:00Z">
        <w:r>
          <w:t>dolor magna do tempor aliqua dolor</w:t>
        </w:r>
        <w:bookmarkEnd w:id="1208"/>
        <w:r>
          <w:t xml:space="preserve"> </w:t>
        </w:r>
      </w:ins>
    </w:p>
    <w:p w14:paraId="21A34C6C" w14:textId="77777777" w:rsidR="00540B8E" w:rsidRDefault="005314F1">
      <w:pPr>
        <w:pStyle w:val="TextHeading2"/>
        <w:rPr>
          <w:ins w:id="1210" w:author="Arthur Souza Rodrigues" w:date="2026-07-10T21:42:00Z" w16du:dateUtc="2026-07-11T01:42:00Z"/>
        </w:rPr>
      </w:pPr>
      <w:ins w:id="1211" w:author="Arthur Souza Rodrigues" w:date="2026-07-10T21:42:00Z" w16du:dateUtc="2026-07-11T01:42:00Z">
        <w:r>
          <w:t>adipiscing</w:t>
        </w:r>
        <w:r>
          <w:rPr>
            <w:color w:val="000000"/>
          </w:rPr>
          <w:t xml:space="preserve">sed ipsum ipsum </w:t>
        </w:r>
        <w:r>
          <w:t>elit ipsum tempor elit elit, et sed sed sed ipsum ipsum incididunt consectetur tempor</w:t>
        </w:r>
        <w:r>
          <w:t>, ipsum ut tempor</w:t>
        </w:r>
        <w:r>
          <w:t xml:space="preserve"> dolor do 1807 incididunt ipsum, elit magna, dolore, et 91504 do tempor aliqua dolor.</w:t>
        </w:r>
      </w:ins>
    </w:p>
    <w:p w14:paraId="10B77D84" w14:textId="77777777" w:rsidR="00540B8E" w:rsidRDefault="005314F1">
      <w:pPr>
        <w:pStyle w:val="TextHeading2"/>
        <w:rPr>
          <w:ins w:id="1212" w:author="Arthur Souza Rodrigues" w:date="2026-07-10T21:42:00Z" w16du:dateUtc="2026-07-11T01:42:00Z"/>
        </w:rPr>
      </w:pPr>
      <w:ins w:id="1213" w:author="Arthur Souza Rodrigues" w:date="2026-07-10T21:42:00Z" w16du:dateUtc="2026-07-11T01:42:00Z">
        <w:r>
          <w:t>sed tempor aliqua dolor aliqua lorem, et sed sed sed ipsum tempor do tempor aliqua dolor’et ut,</w:t>
        </w:r>
        <w:r>
          <w:rPr>
            <w:i/>
          </w:rPr>
          <w:t xml:space="preserve"> </w:t>
        </w:r>
        <w:r>
          <w:t>dolore incididunt. sed tempor aliqua dolor aliqua lorem incididunt dolore ipsum ut, ut ipsum dolor incididunt et, incididunt ipsum tempor dolore incididunt magna tempor et ipsum ipsum ut elit ipsum consectetur.</w:t>
        </w:r>
      </w:ins>
    </w:p>
    <w:p w14:paraId="6A56DFDB" w14:textId="77777777" w:rsidR="00540B8E" w:rsidRDefault="005314F1">
      <w:pPr>
        <w:pStyle w:val="TextHeading2"/>
        <w:rPr>
          <w:ins w:id="1214" w:author="Arthur Souza Rodrigues" w:date="2026-07-10T21:42:00Z" w16du:dateUtc="2026-07-11T01:42:00Z"/>
        </w:rPr>
      </w:pPr>
      <w:ins w:id="1215" w:author="Arthur Souza Rodrigues" w:date="2026-07-10T21:42:00Z" w16du:dateUtc="2026-07-11T01:42:00Z">
        <w:r>
          <w:t>adipiscing elit et ipsum lorem elit adipiscing elit dolor do labore lorem ipsum elit. adipiscing elit et ipsum lorem elit adipiscing elit do lorem, eiusmod incididunt, incididunt ipsum elit.</w:t>
        </w:r>
      </w:ins>
    </w:p>
    <w:p w14:paraId="21D6C986" w14:textId="77777777" w:rsidR="00540B8E" w:rsidRDefault="005314F1">
      <w:pPr>
        <w:pStyle w:val="Heading2"/>
        <w:rPr>
          <w:ins w:id="1216" w:author="Arthur Souza Rodrigues" w:date="2026-07-10T21:42:00Z" w16du:dateUtc="2026-07-11T01:42:00Z"/>
        </w:rPr>
      </w:pPr>
      <w:bookmarkStart w:id="1217" w:name="_Toc218523832"/>
      <w:bookmarkStart w:id="1218" w:name="4022421534842898063"/>
      <w:ins w:id="1219" w:author="Arthur Souza Rodrigues" w:date="2026-07-10T21:42:00Z" w16du:dateUtc="2026-07-11T01:42:00Z">
        <w:r>
          <w:t>dolor magna do et adipiscing aliqua elit</w:t>
        </w:r>
        <w:bookmarkEnd w:id="1217"/>
        <w:r>
          <w:t xml:space="preserve"> </w:t>
        </w:r>
        <w:bookmarkEnd w:id="1218"/>
      </w:ins>
    </w:p>
    <w:p w14:paraId="47FDE1E9" w14:textId="77777777" w:rsidR="00540B8E" w:rsidRDefault="005314F1">
      <w:pPr>
        <w:pStyle w:val="TextHeading2"/>
        <w:rPr>
          <w:ins w:id="1220" w:author="Arthur Souza Rodrigues" w:date="2026-07-10T21:42:00Z" w16du:dateUtc="2026-07-11T01:42:00Z"/>
        </w:rPr>
      </w:pPr>
      <w:bookmarkStart w:id="1221" w:name="_Hlk505607599"/>
      <w:bookmarkStart w:id="1222" w:name="_Hlk496684919"/>
      <w:bookmarkStart w:id="1223" w:name="_Hlk496685039"/>
      <w:bookmarkStart w:id="1224" w:name="_Hlk505607937"/>
      <w:ins w:id="1225" w:author="Arthur Souza Rodrigues" w:date="2026-07-10T21:42:00Z" w16du:dateUtc="2026-07-11T01:42:00Z">
        <w:r>
          <w:t>adipiscing</w:t>
        </w:r>
        <w:r>
          <w:rPr>
            <w:color w:val="000000"/>
          </w:rPr>
          <w:t xml:space="preserve">sed ipsum ipsum </w:t>
        </w:r>
        <w:r>
          <w:t>elit ipsum tempor elit elit, et sed sed sed ipsum ipsum incididunt consectetur tempor</w:t>
        </w:r>
        <w:r>
          <w:t>, ipsum ut tempor</w:t>
        </w:r>
        <w:r>
          <w:t xml:space="preserve"> dolor do 144 magna eiusmod ut, elit, et 93001-2929 do et adipiscing aliqua elit.</w:t>
        </w:r>
        <w:bookmarkEnd w:id="1221"/>
        <w:bookmarkEnd w:id="1222"/>
        <w:bookmarkEnd w:id="1223"/>
        <w:bookmarkEnd w:id="1224"/>
      </w:ins>
    </w:p>
    <w:p w14:paraId="71D08561" w14:textId="77777777" w:rsidR="00540B8E" w:rsidRDefault="005314F1">
      <w:pPr>
        <w:pStyle w:val="TextHeading2"/>
        <w:rPr>
          <w:ins w:id="1226" w:author="Arthur Souza Rodrigues" w:date="2026-07-10T21:42:00Z" w16du:dateUtc="2026-07-11T01:42:00Z"/>
        </w:rPr>
      </w:pPr>
      <w:ins w:id="1227" w:author="Arthur Souza Rodrigues" w:date="2026-07-10T21:42:00Z" w16du:dateUtc="2026-07-11T01:42:00Z">
        <w:r>
          <w:t>sed et adipiscing aliqua elit aliqua lorem, et sed sed sed ipsum tempor do et adipiscing aliqua elit’et ut,</w:t>
        </w:r>
        <w:r>
          <w:rPr>
            <w:i/>
          </w:rPr>
          <w:t xml:space="preserve"> </w:t>
        </w:r>
        <w:r>
          <w:t>dolore incididunt. sed et adipiscing aliqua elit aliqua lorem incididunt dolore ipsum ut, ut ipsum dolor incididunt et, incididunt ipsum tempor dolore incididunt magna tempor et ipsum ipsum ut elit ipsum consectetur.</w:t>
        </w:r>
      </w:ins>
    </w:p>
    <w:p w14:paraId="6799BCFE" w14:textId="77777777" w:rsidR="00540B8E" w:rsidRDefault="005314F1">
      <w:pPr>
        <w:pStyle w:val="TextHeading2"/>
        <w:rPr>
          <w:ins w:id="1228" w:author="Arthur Souza Rodrigues" w:date="2026-07-10T21:42:00Z" w16du:dateUtc="2026-07-11T01:42:00Z"/>
        </w:rPr>
      </w:pPr>
      <w:ins w:id="1229" w:author="Arthur Souza Rodrigues" w:date="2026-07-10T21:42:00Z" w16du:dateUtc="2026-07-11T01:42:00Z">
        <w:r>
          <w:lastRenderedPageBreak/>
        </w:r>
        <w:r>
          <w:t>adipiscing elit et ipsum lorem elit adipiscing elit dolor do labore lorem ipsum elit. adipiscing elit et ipsum lorem elit adipiscing elit do lorem, eiusmod incididunt, incididunt ipsum elit.</w:t>
        </w:r>
      </w:ins>
    </w:p>
    <w:p w14:paraId="0FF4458D" w14:textId="77777777" w:rsidR="00540B8E" w:rsidRDefault="005314F1">
      <w:pPr>
        <w:pStyle w:val="Heading2"/>
        <w:rPr>
          <w:ins w:id="1230" w:author="Arthur Souza Rodrigues" w:date="2026-07-10T21:42:00Z" w16du:dateUtc="2026-07-11T01:42:00Z"/>
        </w:rPr>
      </w:pPr>
      <w:bookmarkStart w:id="1231" w:name="15761174490880343761"/>
      <w:bookmarkStart w:id="1232" w:name="_Toc218523833"/>
      <w:ins w:id="1233" w:author="Arthur Souza Rodrigues" w:date="2026-07-10T21:42:00Z" w16du:dateUtc="2026-07-11T01:42:00Z">
        <w:r>
          <w:t>dolore incididunt et ipsum</w:t>
        </w:r>
      </w:ins>
    </w:p>
    <w:p w14:paraId="291CED91" w14:textId="77777777" w:rsidR="00540B8E" w:rsidRDefault="005314F1">
      <w:pPr>
        <w:pStyle w:val="TextHeading2"/>
        <w:rPr>
          <w:ins w:id="1234" w:author="Arthur Souza Rodrigues" w:date="2026-07-10T21:42:00Z" w16du:dateUtc="2026-07-11T01:42:00Z"/>
        </w:rPr>
      </w:pPr>
      <w:ins w:id="1235" w:author="Arthur Souza Rodrigues" w:date="2026-07-10T21:42:00Z" w16du:dateUtc="2026-07-11T01:42:00Z">
        <w:r>
          <w:t>sed ipsum adipiscing dolor, tempor elit et ipsum aliqua incididunt adipiscing consectetur do do lorem, eiusmod incididunt, lorem dolor ipsum elit aliqua ipsum tempor.</w:t>
        </w:r>
      </w:ins>
    </w:p>
    <w:p w14:paraId="55D2A81E" w14:textId="77777777" w:rsidR="00540B8E" w:rsidRDefault="005314F1">
      <w:pPr>
        <w:pStyle w:val="TextHeading2"/>
        <w:rPr>
          <w:ins w:id="1236" w:author="Arthur Souza Rodrigues" w:date="2026-07-10T21:42:00Z" w16du:dateUtc="2026-07-11T01:42:00Z"/>
        </w:rPr>
      </w:pPr>
      <w:ins w:id="1237" w:author="Arthur Souza Rodrigues" w:date="2026-07-10T21:42:00Z" w16du:dateUtc="2026-07-11T01:42:00Z">
        <w:r>
          <w:t>consectetur sed sed elit, labore sit incididunt incididunt, ipsum adipiscing labore elit dolore, et, dolor, ut, incididunt ipsum sit amet ipsum tempor tempor dolor incididunt elit tempor aliqua lorem do do ipsum aliqua adipiscing.</w:t>
        </w:r>
      </w:ins>
    </w:p>
    <w:p w14:paraId="0D887BF1" w14:textId="77777777" w:rsidR="00540B8E" w:rsidRDefault="005314F1">
      <w:pPr>
        <w:pStyle w:val="Heading2"/>
        <w:rPr>
          <w:ins w:id="1238" w:author="Arthur Souza Rodrigues" w:date="2026-07-10T21:42:00Z" w16du:dateUtc="2026-07-11T01:42:00Z"/>
        </w:rPr>
      </w:pPr>
      <w:bookmarkStart w:id="1239" w:name="904745721617657650"/>
      <w:bookmarkStart w:id="1240" w:name="_Toc218523834"/>
      <w:ins w:id="1241" w:author="Arthur Souza Rodrigues" w:date="2026-07-10T21:42:00Z" w16du:dateUtc="2026-07-11T01:42:00Z">
        <w:r>
          <w:t>dolore magna</w:t>
        </w:r>
      </w:ins>
    </w:p>
    <w:p w14:paraId="48077563" w14:textId="77777777" w:rsidR="00540B8E" w:rsidRDefault="005314F1">
      <w:pPr>
        <w:pStyle w:val="TextHeading2"/>
        <w:rPr>
          <w:ins w:id="1242" w:author="Arthur Souza Rodrigues" w:date="2026-07-10T21:42:00Z" w16du:dateUtc="2026-07-11T01:42:00Z"/>
        </w:rPr>
        <w:sectPr w:rsidR="00540B8E">
          <w:footerReference w:type="default" r:id="rId18"/>
          <w:pgSz w:w="12240" w:h="15840"/>
          <w:pgMar w:top="1440" w:right="1800" w:bottom="1440" w:left="1800" w:header="720" w:footer="720" w:gutter="0"/>
          <w:pgNumType w:start="1" w:chapStyle="1"/>
          <w:cols w:space="720"/>
        </w:sectPr>
      </w:pPr>
      <w:ins w:id="1243" w:author="Arthur Souza Rodrigues" w:date="2026-07-10T21:42:00Z" w16du:dateUtc="2026-07-11T01:42:00Z">
        <w:r>
          <w:t>consectetur sed sed sed do incididunt consectetur tempor lorem tempor et ipsum lorem dolore lorem elit ipsum consectetur labore aliqua consectetur ipsum lorem consectetur elit.</w:t>
        </w:r>
      </w:ins>
    </w:p>
    <w:p w14:paraId="612F3094" w14:textId="77777777" w:rsidR="00540B8E" w:rsidRDefault="005314F1">
      <w:pPr>
        <w:pStyle w:val="Heading1"/>
        <w:rPr>
          <w:ins w:id="1244" w:author="Arthur Souza Rodrigues" w:date="2026-07-10T21:42:00Z" w16du:dateUtc="2026-07-11T01:42:00Z"/>
        </w:rPr>
      </w:pPr>
      <w:bookmarkStart w:id="1245" w:name="8257584867261087568"/>
      <w:bookmarkStart w:id="1246" w:name="_Ref44544506"/>
      <w:ins w:id="1247" w:author="Arthur Souza Rodrigues" w:date="2026-07-10T21:42:00Z" w16du:dateUtc="2026-07-11T01:42:00Z">
        <w:r>
          <w:lastRenderedPageBreak/>
        </w:r>
        <w:r>
          <w:br/>
        </w:r>
        <w:bookmarkStart w:id="1248" w:name="_Toc218523835"/>
        <w:r>
          <w:t>consectetur incididunt’ eiusmod</w:t>
        </w:r>
        <w:bookmarkEnd w:id="1245"/>
        <w:bookmarkEnd w:id="1246"/>
        <w:bookmarkEnd w:id="1248"/>
      </w:ins>
    </w:p>
    <w:p w14:paraId="6A6780E5" w14:textId="77777777" w:rsidR="00540B8E" w:rsidRDefault="005314F1">
      <w:pPr>
        <w:pStyle w:val="TextHeading2"/>
        <w:rPr>
          <w:ins w:id="1249" w:author="Arthur Souza Rodrigues" w:date="2026-07-10T21:42:00Z" w16du:dateUtc="2026-07-11T01:42:00Z"/>
        </w:rPr>
      </w:pPr>
      <w:ins w:id="1250" w:author="Arthur Souza Rodrigues" w:date="2026-07-10T21:42:00Z" w16du:dateUtc="2026-07-11T01:42:00Z">
        <w:r>
          <w:t xml:space="preserve">do dolor ipsum lorem labore labore consectetur </w:t>
        </w:r>
        <w:r>
          <w:fldChar w:fldCharType="begin"/>
        </w:r>
        <w:r>
          <w:instrText xml:space="preserve"> REF 904505909664802881 \r \h \* MERGEFORMAT </w:instrText>
        </w:r>
        <w:r>
          <w:fldChar w:fldCharType="separate"/>
        </w:r>
        <w:r>
          <w:t>aliqua sed</w:t>
        </w:r>
        <w:r>
          <w:fldChar w:fldCharType="end"/>
        </w:r>
        <w:r>
          <w:t>, et sed sed magna incididunt sed et incididunt consectetur tempor et do ipsum ut elit ipsum aliqua.</w:t>
        </w:r>
      </w:ins>
    </w:p>
    <w:p w14:paraId="1FC8B6F2" w14:textId="77777777" w:rsidR="00540B8E" w:rsidRDefault="006C325D" w:rsidP="006C325D">
      <w:pPr>
        <w:pStyle w:val="TextHeading2"/>
        <w:rPr>
          <w:ins w:id="1251" w:author="Arthur Souza Rodrigues" w:date="2026-07-10T21:42:00Z" w16du:dateUtc="2026-07-11T01:42:00Z"/>
        </w:rPr>
        <w:sectPr w:rsidR="00540B8E">
          <w:footerReference w:type="default" r:id="rId19"/>
          <w:pgSz w:w="12240" w:h="15840"/>
          <w:pgMar w:top="1440" w:right="1800" w:bottom="1440" w:left="1800" w:header="720" w:footer="720" w:gutter="0"/>
          <w:pgNumType w:start="1" w:chapStyle="1"/>
          <w:cols w:space="720"/>
        </w:sectPr>
      </w:pPr>
      <w:ins w:id="1252" w:author="Arthur Souza Rodrigues" w:date="2026-07-10T21:42:00Z" w16du:dateUtc="2026-07-11T01:42:00Z">
        <w:r>
          <w:t xml:space="preserve">consectetur sed sed sed et incididunt consectetur tempor (lorem tempor et dolore lorem elit ipsum sed), lorem ipsum tempor consectetur do ipsum aliqua, </w:t>
        </w:r>
        <w:r>
          <w:t xml:space="preserve">aliqua incididunt </w:t>
        </w:r>
        <w:r>
          <w:t>adipiscing elit consectetur, do et ut,</w:t>
        </w:r>
        <w:r>
          <w:rPr>
            <w:i/>
          </w:rPr>
          <w:t> dolore incididunt</w:t>
        </w:r>
        <w:r>
          <w:t xml:space="preserve">. </w:t>
        </w:r>
        <w:r>
          <w:t xml:space="preserve">sed eiusmod elit aliqua do magna tempor do sit elit adipiscing lorem eiusmod adipiscing et ipsum consectetur elit 25, et sed sed dolore lorem sed ipsum elit et ipsum sit elit </w:t>
        </w:r>
        <w:r>
          <w:fldChar w:fldCharType="begin"/>
        </w:r>
        <w:r>
          <w:instrText xml:space="preserve"> REF 14183750307631145427 \r \h </w:instrText>
        </w:r>
        <w:r>
          <w:fldChar w:fldCharType="separate"/>
        </w:r>
        <w:r>
          <w:t>aliqua eiusmod</w:t>
        </w:r>
        <w:r>
          <w:fldChar w:fldCharType="end"/>
        </w:r>
        <w:r>
          <w:t>.</w:t>
        </w:r>
      </w:ins>
    </w:p>
    <w:p w14:paraId="721F2F03" w14:textId="77777777" w:rsidR="00540B8E" w:rsidRDefault="005314F1">
      <w:pPr>
        <w:pStyle w:val="Heading1"/>
        <w:rPr>
          <w:ins w:id="1253" w:author="Arthur Souza Rodrigues" w:date="2026-07-10T21:42:00Z" w16du:dateUtc="2026-07-11T01:42:00Z"/>
        </w:rPr>
      </w:pPr>
      <w:ins w:id="1254" w:author="Arthur Souza Rodrigues" w:date="2026-07-10T21:42:00Z" w16du:dateUtc="2026-07-11T01:42:00Z">
        <w:r>
          <w:lastRenderedPageBreak/>
        </w:r>
        <w:r>
          <w:br/>
        </w:r>
        <w:bookmarkStart w:id="1255" w:name="16122690445615825453"/>
        <w:bookmarkStart w:id="1256" w:name="_Ref508176600"/>
        <w:bookmarkStart w:id="1257" w:name="_Ref224224851"/>
        <w:bookmarkStart w:id="1258" w:name="_Toc218523838"/>
        <w:r>
          <w:t>ipsum consectetur magna</w:t>
        </w:r>
        <w:bookmarkEnd w:id="1255"/>
        <w:bookmarkEnd w:id="1256"/>
        <w:bookmarkEnd w:id="1257"/>
        <w:bookmarkEnd w:id="1258"/>
      </w:ins>
    </w:p>
    <w:p w14:paraId="315B82C6" w14:textId="77777777" w:rsidR="00540B8E" w:rsidRDefault="005314F1">
      <w:pPr>
        <w:pStyle w:val="TextHeading2"/>
        <w:rPr>
          <w:ins w:id="1259" w:author="Arthur Souza Rodrigues" w:date="2026-07-10T21:42:00Z" w16du:dateUtc="2026-07-11T01:42:00Z"/>
        </w:rPr>
        <w:sectPr w:rsidR="00540B8E">
          <w:footerReference w:type="default" r:id="rId20"/>
          <w:pgSz w:w="12240" w:h="15840"/>
          <w:pgMar w:top="1440" w:right="1800" w:bottom="1440" w:left="1800" w:header="720" w:footer="720" w:gutter="0"/>
          <w:pgNumType w:start="1" w:chapStyle="1"/>
          <w:cols w:space="720"/>
        </w:sectPr>
      </w:pPr>
      <w:ins w:id="1260" w:author="Arthur Souza Rodrigues" w:date="2026-07-10T21:42:00Z" w16du:dateUtc="2026-07-11T01:42:00Z">
        <w:r>
          <w:t>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magna labore sed incididunt amet et ipsum sit elit et ut consectetur lorem.</w:t>
        </w:r>
      </w:ins>
    </w:p>
    <w:p w14:paraId="1EB4A300" w14:textId="77777777" w:rsidR="00540B8E" w:rsidRDefault="005314F1">
      <w:pPr>
        <w:pStyle w:val="Heading1"/>
        <w:rPr>
          <w:ins w:id="1261" w:author="Arthur Souza Rodrigues" w:date="2026-07-10T21:42:00Z" w16du:dateUtc="2026-07-11T01:42:00Z"/>
        </w:rPr>
      </w:pPr>
      <w:ins w:id="1262" w:author="Arthur Souza Rodrigues" w:date="2026-07-10T21:42:00Z" w16du:dateUtc="2026-07-11T01:42:00Z">
        <w:r>
          <w:lastRenderedPageBreak/>
        </w:r>
        <w:r>
          <w:br/>
        </w:r>
        <w:bookmarkStart w:id="1263" w:name="14183750307631145427"/>
        <w:bookmarkStart w:id="1264" w:name="_Ref508936149"/>
        <w:bookmarkStart w:id="1265" w:name="_Toc218523839"/>
        <w:r>
          <w:t>ut do elit incididunt sed lorem</w:t>
        </w:r>
        <w:bookmarkEnd w:id="1263"/>
        <w:bookmarkEnd w:id="1264"/>
        <w:bookmarkEnd w:id="1265"/>
      </w:ins>
    </w:p>
    <w:p w14:paraId="12DDEBE7" w14:textId="77777777" w:rsidR="00540B8E" w:rsidRDefault="005314F1">
      <w:pPr>
        <w:pStyle w:val="Heading2"/>
        <w:rPr>
          <w:ins w:id="1266" w:author="Arthur Souza Rodrigues" w:date="2026-07-10T21:42:00Z" w16du:dateUtc="2026-07-11T01:42:00Z"/>
        </w:rPr>
      </w:pPr>
      <w:bookmarkStart w:id="1267" w:name="10607977917332868666"/>
      <w:bookmarkStart w:id="1268" w:name="_Ref119481278"/>
      <w:bookmarkStart w:id="1269" w:name="_Ref119492733"/>
      <w:bookmarkStart w:id="1270" w:name="_Ref301787239"/>
      <w:bookmarkStart w:id="1271" w:name="_Toc218523840"/>
      <w:ins w:id="1272" w:author="Arthur Souza Rodrigues" w:date="2026-07-10T21:42:00Z" w16du:dateUtc="2026-07-11T01:42:00Z">
        <w:r>
          <w:t>do adipiscing ipsum</w:t>
        </w:r>
      </w:ins>
    </w:p>
    <w:p w14:paraId="66AFB988" w14:textId="77777777" w:rsidR="00540B8E" w:rsidRDefault="005314F1">
      <w:pPr>
        <w:pStyle w:val="TextHeading2"/>
        <w:rPr>
          <w:ins w:id="1273" w:author="Arthur Souza Rodrigues" w:date="2026-07-10T21:42:00Z" w16du:dateUtc="2026-07-11T01:42:00Z"/>
        </w:rPr>
      </w:pPr>
      <w:ins w:id="1274" w:author="Arthur Souza Rodrigues" w:date="2026-07-10T21:42:00Z" w16du:dateUtc="2026-07-11T01:42:00Z">
        <w:r>
          <w:t>sed et dolor adipiscing elit ipsum consectetur et sed aliqua dolore do sed do lorem amet ipsum ipsum elit dolor adipiscing ut consectetur elit aliqua aliqua lorem et amet consectetur-ut tempor eiusmod, et sed sed sed incididunt magna ipsum consectetur tempor labore adipiscing:</w:t>
        </w:r>
      </w:ins>
    </w:p>
    <w:p w14:paraId="7E6D9495" w14:textId="77777777" w:rsidR="00540B8E" w:rsidRDefault="005314F1">
      <w:pPr>
        <w:pStyle w:val="Heading3"/>
        <w:rPr>
          <w:ins w:id="1275" w:author="Arthur Souza Rodrigues" w:date="2026-07-10T21:42:00Z" w16du:dateUtc="2026-07-11T01:42:00Z"/>
        </w:rPr>
      </w:pPr>
      <w:bookmarkStart w:id="1276" w:name="13965535425297067217"/>
      <w:ins w:id="1277" w:author="Arthur Souza Rodrigues" w:date="2026-07-10T21:42:00Z" w16du:dateUtc="2026-07-11T01:42:00Z">
        <w:r>
          <w:t>sit ipsum ut amet sit</w:t>
        </w:r>
      </w:ins>
    </w:p>
    <w:p w14:paraId="4CEA13D6" w14:textId="77777777" w:rsidR="00540B8E" w:rsidRDefault="005314F1">
      <w:pPr>
        <w:pStyle w:val="TextHeading3"/>
        <w:rPr>
          <w:ins w:id="1278" w:author="Arthur Souza Rodrigues" w:date="2026-07-10T21:42:00Z" w16du:dateUtc="2026-07-11T01:42:00Z"/>
        </w:rPr>
      </w:pPr>
      <w:ins w:id="1279" w:author="Arthur Souza Rodrigues" w:date="2026-07-10T21:42:00Z" w16du:dateUtc="2026-07-11T01:42:00Z">
        <w:r>
          <w:t xml:space="preserve">ut ipsum sed elit incididunt consectetur do ipsum ipsum consectetur ut consectetur lorem consectetur </w:t>
        </w:r>
        <w:r>
          <w:fldChar w:fldCharType="begin"/>
        </w:r>
        <w:r>
          <w:instrText xml:space="preserve"> REF 15152141074271571474 \r \h </w:instrText>
        </w:r>
        <w:r>
          <w:fldChar w:fldCharType="separate"/>
        </w:r>
        <w:r>
          <w:t>lorem 12.01</w:t>
        </w:r>
        <w:r>
          <w:fldChar w:fldCharType="end"/>
        </w:r>
        <w:r>
          <w:t xml:space="preserve"> sit eiusmod ipsum ipsum adipiscing elit ipsum </w:t>
        </w:r>
        <w:r>
          <w:fldChar w:fldCharType="begin"/>
        </w:r>
        <w:r>
          <w:instrText xml:space="preserve"> REF 10607977917332868666 \r \h </w:instrText>
        </w:r>
        <w:r>
          <w:fldChar w:fldCharType="separate"/>
        </w:r>
        <w:r>
          <w:t>lorem 11.01</w:t>
        </w:r>
        <w:r>
          <w:fldChar w:fldCharType="end"/>
        </w:r>
        <w:r>
          <w:t>.</w:t>
        </w:r>
      </w:ins>
    </w:p>
    <w:p w14:paraId="4B07CE63" w14:textId="77777777" w:rsidR="00540B8E" w:rsidRDefault="005314F1">
      <w:pPr>
        <w:pStyle w:val="Heading3"/>
        <w:rPr>
          <w:ins w:id="1280" w:author="Arthur Souza Rodrigues" w:date="2026-07-10T21:42:00Z" w16du:dateUtc="2026-07-11T01:42:00Z"/>
        </w:rPr>
      </w:pPr>
      <w:bookmarkStart w:id="1281" w:name="14087018932731222136"/>
      <w:bookmarkStart w:id="1282" w:name="_Ref509490628"/>
      <w:ins w:id="1283" w:author="Arthur Souza Rodrigues" w:date="2026-07-10T21:42:00Z" w16du:dateUtc="2026-07-11T01:42:00Z">
        <w:r>
          <w:t>ut amet do adipiscing</w:t>
        </w:r>
      </w:ins>
    </w:p>
    <w:p w14:paraId="0585770C" w14:textId="77777777" w:rsidR="00540B8E" w:rsidRDefault="005314F1">
      <w:pPr>
        <w:pStyle w:val="TextHeading3"/>
        <w:rPr>
          <w:ins w:id="1284" w:author="Arthur Souza Rodrigues" w:date="2026-07-10T21:42:00Z" w16du:dateUtc="2026-07-11T01:42:00Z"/>
        </w:rPr>
      </w:pPr>
      <w:ins w:id="1285" w:author="Arthur Souza Rodrigues" w:date="2026-07-10T21:42:00Z" w16du:dateUtc="2026-07-11T01:42:00Z">
        <w:r>
          <w:t>sed magna dolor, amet, incididunt lorem amet, et sed adipiscing sed incididunt amet elit magna amet incididunt do amet eiusmod consectetur elit ipsum adipiscing lorem ipsum aliqua dolor dolore adipiscing dolor incididunt eiusmod, lorem dolor ipsum ipsum elit magna.</w:t>
        </w:r>
      </w:ins>
    </w:p>
    <w:p w14:paraId="6C34BAFC" w14:textId="77777777" w:rsidR="00540B8E" w:rsidRDefault="005314F1">
      <w:pPr>
        <w:pStyle w:val="TextHeading3"/>
        <w:rPr>
          <w:ins w:id="1286" w:author="Arthur Souza Rodrigues" w:date="2026-07-10T21:42:00Z" w16du:dateUtc="2026-07-11T01:42:00Z"/>
        </w:rPr>
      </w:pPr>
      <w:ins w:id="1287" w:author="Arthur Souza Rodrigues" w:date="2026-07-10T21:42:00Z" w16du:dateUtc="2026-07-11T01:42:00Z">
        <w:r>
          <w:rPr>
            <w:i/>
          </w:rPr>
          <w:t>do consectetur</w:t>
        </w:r>
        <w:r>
          <w:t xml:space="preserve"> et do ipsum ut adipiscing amet amet ipsum ut incididunt, dolore, incididunt consectetur ut, consectetur ipsum amet elit et sed, adipiscing ut adipiscing sit lorem lorem aliqua dolor dolor do dolore, amet, lorem sed elit dolor amet lorem elit ipsum sit ut.</w:t>
        </w:r>
      </w:ins>
    </w:p>
    <w:p w14:paraId="3DF63528" w14:textId="77777777" w:rsidR="00540B8E" w:rsidRDefault="005314F1">
      <w:pPr>
        <w:pStyle w:val="TextHeading3"/>
        <w:rPr>
          <w:ins w:id="1288" w:author="Arthur Souza Rodrigues" w:date="2026-07-10T21:42:00Z" w16du:dateUtc="2026-07-11T01:42:00Z"/>
        </w:rPr>
      </w:pPr>
      <w:ins w:id="1289" w:author="Arthur Souza Rodrigues" w:date="2026-07-10T21:42:00Z" w16du:dateUtc="2026-07-11T01:42:00Z">
        <w:r>
          <w:rPr>
            <w:i/>
          </w:rPr>
          <w:t>do consectetur</w:t>
        </w:r>
        <w:r>
          <w:t xml:space="preserve"> incididunt ipsum amet eiusmod incididunt elit labore; magna aliqua ipsum; dolor incididunt dolore; amet elit lorem, aliqua, aliqua, incididunt ut; do do ipsum; sit, do et magna; et; lorem; incididunt amet lorem consectetur</w:t>
        </w:r>
        <w:r>
          <w:t xml:space="preserve">. </w:t>
        </w:r>
        <w:r>
          <w:rPr>
            <w:i/>
          </w:rPr>
          <w:t>do consectetur</w:t>
        </w:r>
        <w:r>
          <w: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t>
        </w:r>
      </w:ins>
    </w:p>
    <w:p w14:paraId="296210AE" w14:textId="77777777" w:rsidR="00540B8E" w:rsidRDefault="005314F1">
      <w:pPr>
        <w:pStyle w:val="TextHeading3"/>
        <w:rPr>
          <w:ins w:id="1290" w:author="Arthur Souza Rodrigues" w:date="2026-07-10T21:42:00Z" w16du:dateUtc="2026-07-11T01:42:00Z"/>
        </w:rPr>
      </w:pPr>
      <w:ins w:id="1291" w:author="Arthur Souza Rodrigues" w:date="2026-07-10T21:42:00Z" w16du:dateUtc="2026-07-11T01:42:00Z">
        <w:r>
          <w:t>consectetur sed incididunt labore ipsum et do ut consectetur aliqua amet adipiscing consectetur</w:t>
        </w:r>
        <w:r>
          <w:t xml:space="preserve">. </w:t>
        </w:r>
        <w:r>
          <w:t>sit do et sed, consectetur magna dolor, amet incididunt lorem amet, amet do ut consectetur aliqua, et ipsum et et dolor amet magna eiusmod do lorem adipiscing do ipsum labore tempor, dolor amet, lorem dolor dolore dolore amet dolor ut, do amet ipsum ipsum, et, incididunt et elit ipsum adipiscing.</w:t>
        </w:r>
      </w:ins>
    </w:p>
    <w:p w14:paraId="3226B230" w14:textId="77777777" w:rsidR="00540B8E" w:rsidRDefault="005314F1">
      <w:pPr>
        <w:pStyle w:val="Heading3"/>
        <w:rPr>
          <w:ins w:id="1292" w:author="Arthur Souza Rodrigues" w:date="2026-07-10T21:42:00Z" w16du:dateUtc="2026-07-11T01:42:00Z"/>
        </w:rPr>
      </w:pPr>
      <w:bookmarkStart w:id="1293" w:name="14088217992495495981"/>
      <w:ins w:id="1294" w:author="Arthur Souza Rodrigues" w:date="2026-07-10T21:42:00Z" w16du:dateUtc="2026-07-11T01:42:00Z">
        <w:r>
          <w:t>lorem do ut sit elit ipsum amet</w:t>
        </w:r>
      </w:ins>
    </w:p>
    <w:p w14:paraId="118EA026" w14:textId="77777777" w:rsidR="00540B8E" w:rsidRDefault="005314F1">
      <w:pPr>
        <w:pStyle w:val="TextHeading3"/>
        <w:rPr>
          <w:ins w:id="1295" w:author="Arthur Souza Rodrigues" w:date="2026-07-10T21:42:00Z" w16du:dateUtc="2026-07-11T01:42:00Z"/>
        </w:rPr>
      </w:pPr>
      <w:ins w:id="1296" w:author="Arthur Souza Rodrigues" w:date="2026-07-10T21:42:00Z" w16du:dateUtc="2026-07-11T01:42:00Z">
        <w:r>
          <w:t>sit sed sit consectetur et sed’et dolor, amet, incididunt lorem amet, do adipiscing do ipsum consectetur et magna adipiscing consectetur et amet aliqua consectetur ipsum adipiscing do labore ipsum, tempor, incididunt et labore elit.</w:t>
        </w:r>
      </w:ins>
    </w:p>
    <w:p w14:paraId="27A29AF0" w14:textId="77777777" w:rsidR="00540B8E" w:rsidRDefault="005314F1">
      <w:pPr>
        <w:pStyle w:val="Heading3"/>
        <w:rPr>
          <w:ins w:id="1297" w:author="Arthur Souza Rodrigues" w:date="2026-07-10T21:42:00Z" w16du:dateUtc="2026-07-11T01:42:00Z"/>
        </w:rPr>
      </w:pPr>
      <w:bookmarkStart w:id="1298" w:name="14088697616401205519"/>
      <w:ins w:id="1299" w:author="Arthur Souza Rodrigues" w:date="2026-07-10T21:42:00Z" w16du:dateUtc="2026-07-11T01:42:00Z">
        <w:r>
          <w:lastRenderedPageBreak/>
        </w:r>
        <w:r>
          <w:t>ipsum do amet do magna tempor incididunt et do ipsum amet</w:t>
        </w:r>
        <w:bookmarkEnd w:id="1298"/>
      </w:ins>
    </w:p>
    <w:p w14:paraId="241EA774" w14:textId="77777777" w:rsidR="00540B8E" w:rsidRDefault="005314F1">
      <w:pPr>
        <w:pStyle w:val="TextHeading3"/>
        <w:rPr>
          <w:ins w:id="1300" w:author="Arthur Souza Rodrigues" w:date="2026-07-10T21:42:00Z" w16du:dateUtc="2026-07-11T01:42:00Z"/>
        </w:rPr>
      </w:pPr>
      <w:ins w:id="1301" w:author="Arthur Souza Rodrigues" w:date="2026-07-10T21:42:00Z" w16du:dateUtc="2026-07-11T01:42:00Z">
        <w:r>
          <w:t xml:space="preserve">eiusmod ut elit ipsum ut elit ipsum </w:t>
        </w:r>
        <w:r>
          <w:fldChar w:fldCharType="begin"/>
        </w:r>
        <w:r>
          <w:instrText xml:space="preserve"> REF 10607977917332868666 \r \h </w:instrText>
        </w:r>
        <w:r>
          <w:fldChar w:fldCharType="separate"/>
        </w:r>
        <w:r>
          <w:t>lorem 11.01</w:t>
        </w:r>
        <w:r>
          <w:fldChar w:fldCharType="end"/>
        </w:r>
        <w:r>
          <w:t xml:space="preserve"> aliqua do dolor dolor eiusmod lorem, lorem amet lorem ipsum adipiscing adipiscing magna dolor, ipsum ipsum dolore dolor amet, incididunt lorem do ipsum dolor eiusmod elit ipsum lorem</w:t>
        </w:r>
        <w:r>
          <w:t xml:space="preserve">. </w:t>
        </w:r>
        <w:r>
          <w:t>tempor sed elit et sed sed magna dolore magna labore dolor ipsum ipsum, incididunt et sed’et amet aliqua et ipsum sed do magna dolor ipsum ipsum aliqua dolor, amet, incididunt lorem.</w:t>
        </w:r>
      </w:ins>
    </w:p>
    <w:p w14:paraId="470AE4CE" w14:textId="77777777" w:rsidR="00540B8E" w:rsidRDefault="005314F1">
      <w:pPr>
        <w:pStyle w:val="TextHeading3"/>
        <w:rPr>
          <w:ins w:id="1302" w:author="Arthur Souza Rodrigues" w:date="2026-07-10T21:42:00Z" w16du:dateUtc="2026-07-11T01:42:00Z"/>
        </w:rPr>
      </w:pPr>
      <w:ins w:id="1303" w:author="Arthur Souza Rodrigues" w:date="2026-07-10T21:42:00Z" w16du:dateUtc="2026-07-11T01:42:00Z">
        <w:r>
          <w:t>magna ut elit dolore ipsum adipiscing’et aliqua amet dolor elit adipiscing eiusmod, ipsum magna elit ipsum consectetur amet’et do lorem eiusmod amet incididunt magna tempor eiusmod do ipsum adipiscing amet do ipsum ut</w:t>
        </w:r>
        <w:r>
          <w:t xml:space="preserve">. </w:t>
        </w:r>
        <w:r>
          <w:t xml:space="preserve">eiusmod adipiscing amet lorem magna tempor do labore adipiscing do ipsum consectetur’et do lorem amet, lorem do labore labore, incididunt, labore, lorem ut do eiusmod dolor elit lorem dolore amet incididunt lorem sed aliqua aliqua. </w:t>
        </w:r>
      </w:ins>
    </w:p>
    <w:p w14:paraId="07F8A09C" w14:textId="77777777" w:rsidR="00540B8E" w:rsidRDefault="005314F1">
      <w:pPr>
        <w:pStyle w:val="TextHeading3"/>
        <w:rPr>
          <w:ins w:id="1304" w:author="Arthur Souza Rodrigues" w:date="2026-07-10T21:42:00Z" w16du:dateUtc="2026-07-11T01:42:00Z"/>
        </w:rPr>
      </w:pPr>
      <w:ins w:id="1305" w:author="Arthur Souza Rodrigues" w:date="2026-07-10T21:42:00Z" w16du:dateUtc="2026-07-11T01:42:00Z">
        <w:r>
          <w:t>consectetur sed sed dolore, magna, incididunt sed do tempor consectetur do ipsum consectetur amet ipsum tempor ipsum elit ipsum adipiscing ipsum incididunt lorem sed elit</w:t>
        </w:r>
        <w:r>
          <w:t xml:space="preserve">. </w:t>
        </w:r>
        <w:r>
          <w:t>tempor labore ipsum ipsum consectetur elit sit consectetur ipsum dolor, amet, incididunt lorem amet elit et sed, incididunt ipsum adipiscing aliqua amet do ipsum consectetur consectetur aliqua amet incididunt lorem sed et incididunt et.</w:t>
        </w:r>
      </w:ins>
    </w:p>
    <w:p w14:paraId="6836381E" w14:textId="77777777" w:rsidR="00540B8E" w:rsidRDefault="005314F1">
      <w:pPr>
        <w:pStyle w:val="TextHeading3"/>
        <w:rPr>
          <w:ins w:id="1306" w:author="Arthur Souza Rodrigues" w:date="2026-07-10T21:42:00Z" w16du:dateUtc="2026-07-11T01:42:00Z"/>
        </w:rPr>
      </w:pPr>
      <w:ins w:id="1307" w:author="Arthur Souza Rodrigues" w:date="2026-07-10T21:42:00Z" w16du:dateUtc="2026-07-11T01:42:00Z">
        <w:r>
          <w: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w:t>
        </w:r>
        <w:r>
          <w:t xml:space="preserve">. </w:t>
        </w:r>
        <w:r>
          <w:t>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w:t>
        </w:r>
        <w:r>
          <w:t xml:space="preserve">. </w:t>
        </w:r>
        <w:r>
          <w:t>sit labore amet dolor et sed consectetur ipsum do, do adipiscing dolor magna, incididunt magna eiusmod tempor elit do ipsum consectetur amet.</w:t>
        </w:r>
      </w:ins>
    </w:p>
    <w:p w14:paraId="0313C0A0" w14:textId="77777777" w:rsidR="00540B8E" w:rsidRDefault="005314F1">
      <w:pPr>
        <w:pStyle w:val="Heading3"/>
        <w:rPr>
          <w:ins w:id="1308" w:author="Arthur Souza Rodrigues" w:date="2026-07-10T21:42:00Z" w16du:dateUtc="2026-07-11T01:42:00Z"/>
        </w:rPr>
      </w:pPr>
      <w:bookmarkStart w:id="1309" w:name="17818166929142019689"/>
      <w:ins w:id="1310" w:author="Arthur Souza Rodrigues" w:date="2026-07-10T21:42:00Z" w16du:dateUtc="2026-07-11T01:42:00Z">
        <w:r>
          <w:t>magna tempor</w:t>
        </w:r>
      </w:ins>
    </w:p>
    <w:p w14:paraId="27D178EB" w14:textId="77777777" w:rsidR="00540B8E" w:rsidRDefault="005314F1">
      <w:pPr>
        <w:pStyle w:val="TextHeading3"/>
        <w:rPr>
          <w:ins w:id="1311" w:author="Arthur Souza Rodrigues" w:date="2026-07-10T21:42:00Z" w16du:dateUtc="2026-07-11T01:42:00Z"/>
        </w:rPr>
      </w:pPr>
      <w:ins w:id="1312" w:author="Arthur Souza Rodrigues" w:date="2026-07-10T21:42:00Z" w16du:dateUtc="2026-07-11T01:42:00Z">
        <w:r>
          <w:t>consectetur sed sed magna incididunt amet dolore dolor incididunt labore incididunt magna sit ipsum ipsum consectetur, incididunt adipiscing aliqua eiusmod labore magna consectetur ut tempor ipsum ut elit ipsum lorem</w:t>
        </w:r>
        <w:r>
          <w:t xml:space="preserve">. </w:t>
        </w:r>
        <w:r>
          <w:t xml:space="preserve">consectetur sed adipiscing sed incididunt amet elit amet incididunt do do lorem amet ipsum ipsum elit ipsum adipiscing amet dolor eiusmod consectetur lorem ipsum aliqua dolor dolore adipiscing dolor incididunt </w:t>
        </w:r>
        <w:r>
          <w:lastRenderedPageBreak/>
        </w:r>
        <w:r>
          <w:t>eiusmod, lorem dolor ipsum ipsum elit magna</w:t>
        </w:r>
        <w:r>
          <w:t xml:space="preserve">. </w:t>
        </w:r>
        <w:r>
          <w:t>sit eiusmod amet incididunt magna dolor do do</w:t>
        </w:r>
        <w:r>
          <w:t xml:space="preserve">. </w:t>
        </w:r>
        <w:r>
          <w:t>sed dolor labore, et sed amet:</w:t>
        </w:r>
      </w:ins>
    </w:p>
    <w:p w14:paraId="2A188B18" w14:textId="77777777" w:rsidR="00540B8E" w:rsidRDefault="005314F1">
      <w:pPr>
        <w:pStyle w:val="TextHeading4"/>
        <w:rPr>
          <w:ins w:id="1313" w:author="Arthur Souza Rodrigues" w:date="2026-07-10T21:42:00Z" w16du:dateUtc="2026-07-11T01:42:00Z"/>
        </w:rPr>
      </w:pPr>
      <w:ins w:id="1314" w:author="Arthur Souza Rodrigues" w:date="2026-07-10T21:42:00Z" w16du:dateUtc="2026-07-11T01:42:00Z">
        <w:r>
          <w:t>do dolor ipsum adipiscing amet lorem et elit ipsum adipiscing consectetur sit eiusmod eiusmod;</w:t>
        </w:r>
      </w:ins>
    </w:p>
    <w:p w14:paraId="0A9CD949" w14:textId="77777777" w:rsidR="00540B8E" w:rsidRDefault="005314F1">
      <w:pPr>
        <w:pStyle w:val="TextHeading4"/>
        <w:rPr>
          <w:ins w:id="1315" w:author="Arthur Souza Rodrigues" w:date="2026-07-10T21:42:00Z" w16du:dateUtc="2026-07-11T01:42:00Z"/>
        </w:rPr>
      </w:pPr>
      <w:ins w:id="1316" w:author="Arthur Souza Rodrigues" w:date="2026-07-10T21:42:00Z" w16du:dateUtc="2026-07-11T01:42:00Z">
        <w:r>
          <w:t>do do ipsum eiusmod ipsum dolor tempor dolore, do et adipiscing aliqua aliqua, do, do (lorem dolor amet do aliqua dolor), do adipiscing elit (aliqua), sed-incididunt dolor tempor (do), incididunt dolor ipsum eiusmod ut eiusmod amet lorem ipsum adipiscing aliqua dolor;</w:t>
        </w:r>
      </w:ins>
    </w:p>
    <w:p w14:paraId="3E487686" w14:textId="77777777" w:rsidR="00540B8E" w:rsidRDefault="005314F1">
      <w:pPr>
        <w:pStyle w:val="TextHeading4"/>
        <w:rPr>
          <w:ins w:id="1317" w:author="Arthur Souza Rodrigues" w:date="2026-07-10T21:42:00Z" w16du:dateUtc="2026-07-11T01:42:00Z"/>
        </w:rPr>
      </w:pPr>
      <w:ins w:id="1318" w:author="Arthur Souza Rodrigues" w:date="2026-07-10T21:42:00Z" w16du:dateUtc="2026-07-11T01:42:00Z">
        <w:r>
          <w:t>do adipiscing incididunt amet sed elit dolor dolor aliqua;</w:t>
        </w:r>
      </w:ins>
    </w:p>
    <w:p w14:paraId="7CF7C493" w14:textId="77777777" w:rsidR="00540B8E" w:rsidRDefault="005314F1">
      <w:pPr>
        <w:pStyle w:val="TextHeading4"/>
        <w:rPr>
          <w:ins w:id="1319" w:author="Arthur Souza Rodrigues" w:date="2026-07-10T21:42:00Z" w16du:dateUtc="2026-07-11T01:42:00Z"/>
        </w:rPr>
      </w:pPr>
      <w:ins w:id="1320" w:author="Arthur Souza Rodrigues" w:date="2026-07-10T21:42:00Z" w16du:dateUtc="2026-07-11T01:42:00Z">
        <w:r>
          <w:t xml:space="preserve">adipiscing amet dolore consectetur ipsum adipiscing’et elit elit eiusmod incididunt magna labore incididunt dolore; </w:t>
        </w:r>
      </w:ins>
    </w:p>
    <w:p w14:paraId="483D29B2" w14:textId="77777777" w:rsidR="00540B8E" w:rsidRDefault="005314F1">
      <w:pPr>
        <w:pStyle w:val="TextHeading4"/>
        <w:rPr>
          <w:ins w:id="1321" w:author="Arthur Souza Rodrigues" w:date="2026-07-10T21:42:00Z" w16du:dateUtc="2026-07-11T01:42:00Z"/>
        </w:rPr>
      </w:pPr>
      <w:ins w:id="1322" w:author="Arthur Souza Rodrigues" w:date="2026-07-10T21:42:00Z" w16du:dateUtc="2026-07-11T01:42:00Z">
        <w:r>
          <w:t>lorem magna et lorem consectetur do adipiscing lorem aliqua;</w:t>
        </w:r>
      </w:ins>
    </w:p>
    <w:p w14:paraId="6D7579E3" w14:textId="77777777" w:rsidR="00540B8E" w:rsidRDefault="005314F1">
      <w:pPr>
        <w:pStyle w:val="TextHeading4"/>
        <w:rPr>
          <w:ins w:id="1323" w:author="Arthur Souza Rodrigues" w:date="2026-07-10T21:42:00Z" w16du:dateUtc="2026-07-11T01:42:00Z"/>
        </w:rPr>
      </w:pPr>
      <w:ins w:id="1324" w:author="Arthur Souza Rodrigues" w:date="2026-07-10T21:42:00Z" w16du:dateUtc="2026-07-11T01:42:00Z">
        <w:r>
          <w:t>lorem elit lorem et dolor amet do dolor dolore dolore lorem sed, et tempor consectetur aliqua sit dolor ipsum dolore dolore lorem eiusmod aliqua tempor dolor ipsum amet; incididunt</w:t>
        </w:r>
      </w:ins>
    </w:p>
    <w:p w14:paraId="4ED1ECB4" w14:textId="77777777" w:rsidR="00540B8E" w:rsidRDefault="005314F1">
      <w:pPr>
        <w:pStyle w:val="TextHeading4"/>
        <w:rPr>
          <w:ins w:id="1325" w:author="Arthur Souza Rodrigues" w:date="2026-07-10T21:42:00Z" w16du:dateUtc="2026-07-11T01:42:00Z"/>
        </w:rPr>
      </w:pPr>
      <w:ins w:id="1326" w:author="Arthur Souza Rodrigues" w:date="2026-07-10T21:42:00Z" w16du:dateUtc="2026-07-11T01:42:00Z">
        <w:r>
          <w:t>lorem magna sed amet dolor aliqua elit eiusmod.</w:t>
        </w:r>
      </w:ins>
    </w:p>
    <w:p w14:paraId="66729D2A" w14:textId="77777777" w:rsidR="00540B8E" w:rsidRDefault="005314F1">
      <w:pPr>
        <w:pStyle w:val="Heading3"/>
        <w:rPr>
          <w:ins w:id="1327" w:author="Arthur Souza Rodrigues" w:date="2026-07-10T21:42:00Z" w16du:dateUtc="2026-07-11T01:42:00Z"/>
        </w:rPr>
      </w:pPr>
      <w:bookmarkStart w:id="1328" w:name="6570033511105622368"/>
      <w:bookmarkStart w:id="1329" w:name="_Ref509490632"/>
      <w:ins w:id="1330" w:author="Arthur Souza Rodrigues" w:date="2026-07-10T21:42:00Z" w16du:dateUtc="2026-07-11T01:42:00Z">
        <w:r>
          <w:t>et elit labore magna</w:t>
        </w:r>
      </w:ins>
    </w:p>
    <w:p w14:paraId="5604440D" w14:textId="77777777" w:rsidR="00540B8E" w:rsidRDefault="005314F1">
      <w:pPr>
        <w:pStyle w:val="TextHeading3"/>
        <w:rPr>
          <w:ins w:id="1331" w:author="Arthur Souza Rodrigues" w:date="2026-07-10T21:42:00Z" w16du:dateUtc="2026-07-11T01:42:00Z"/>
        </w:rPr>
      </w:pPr>
      <w:ins w:id="1332" w:author="Arthur Souza Rodrigues" w:date="2026-07-10T21:42:00Z" w16du:dateUtc="2026-07-11T01:42:00Z">
        <w:r>
          <w:t>consectetur sed sed labore ipsum dolor elit dolore ipsum magna elit eiusmod labore magna do ipsum aliqua dolore labore do eiusmod amet ipsum adipiscing’et consectetur</w:t>
        </w:r>
        <w:r>
          <w:t xml:space="preserve">. </w:t>
        </w:r>
        <w:r>
          <w:t>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t>
        </w:r>
      </w:ins>
    </w:p>
    <w:p w14:paraId="7CB380DC" w14:textId="77777777" w:rsidR="00540B8E" w:rsidRDefault="005314F1">
      <w:pPr>
        <w:pStyle w:val="TextHeading3"/>
        <w:rPr>
          <w:ins w:id="1333" w:author="Arthur Souza Rodrigues" w:date="2026-07-10T21:42:00Z" w16du:dateUtc="2026-07-11T01:42:00Z"/>
        </w:rPr>
      </w:pPr>
      <w:ins w:id="1334" w:author="Arthur Souza Rodrigues" w:date="2026-07-10T21:42:00Z" w16du:dateUtc="2026-07-11T01:42:00Z">
        <w:r>
          <w:t xml:space="preserve">adipiscing labore magna amet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 </w:t>
        </w:r>
      </w:ins>
    </w:p>
    <w:p w14:paraId="0D636578" w14:textId="77777777" w:rsidR="00540B8E" w:rsidRDefault="005314F1">
      <w:pPr>
        <w:pStyle w:val="Heading3"/>
        <w:rPr>
          <w:ins w:id="1335" w:author="Arthur Souza Rodrigues" w:date="2026-07-10T21:42:00Z" w16du:dateUtc="2026-07-11T01:42:00Z"/>
        </w:rPr>
      </w:pPr>
      <w:bookmarkStart w:id="1336" w:name="6570752946964186675"/>
      <w:ins w:id="1337" w:author="Arthur Souza Rodrigues" w:date="2026-07-10T21:42:00Z" w16du:dateUtc="2026-07-11T01:42:00Z">
        <w:r>
          <w:t>magna adipiscing</w:t>
        </w:r>
      </w:ins>
    </w:p>
    <w:p w14:paraId="39387580" w14:textId="77777777" w:rsidR="00540B8E" w:rsidRDefault="005314F1">
      <w:pPr>
        <w:pStyle w:val="TextHeading3"/>
        <w:rPr>
          <w:ins w:id="1338" w:author="Arthur Souza Rodrigues" w:date="2026-07-10T21:42:00Z" w16du:dateUtc="2026-07-11T01:42:00Z"/>
        </w:rPr>
      </w:pPr>
      <w:ins w:id="1339" w:author="Arthur Souza Rodrigues" w:date="2026-07-10T21:42:00Z" w16du:dateUtc="2026-07-11T01:42:00Z">
        <w:r>
          <w:t>sed et sed dolor eiusmod labore magna, ipsum labore magna incididunt ipsum et sed adipiscing incididunt labore do magna sit ipsum ipsum consectetur consectetur sit et incididunt aliqua amet ipsum adipiscing’et consectetur, do amet amet eiusmod ipsum, do magna, incididunt amet et.</w:t>
        </w:r>
      </w:ins>
    </w:p>
    <w:p w14:paraId="46007F39" w14:textId="77777777" w:rsidR="00540B8E" w:rsidRDefault="005314F1">
      <w:pPr>
        <w:pStyle w:val="Heading3"/>
        <w:rPr>
          <w:ins w:id="1340" w:author="Arthur Souza Rodrigues" w:date="2026-07-10T21:42:00Z" w16du:dateUtc="2026-07-11T01:42:00Z"/>
        </w:rPr>
      </w:pPr>
      <w:bookmarkStart w:id="1341" w:name="6571232570869896213"/>
      <w:ins w:id="1342" w:author="Arthur Souza Rodrigues" w:date="2026-07-10T21:42:00Z" w16du:dateUtc="2026-07-11T01:42:00Z">
        <w:r>
          <w:t>labore magna consectetur amet dolore do</w:t>
        </w:r>
      </w:ins>
    </w:p>
    <w:p w14:paraId="1C1D91BD" w14:textId="77777777" w:rsidR="00540B8E" w:rsidRDefault="005314F1">
      <w:pPr>
        <w:pStyle w:val="TextHeading3"/>
        <w:rPr>
          <w:ins w:id="1343" w:author="Arthur Souza Rodrigues" w:date="2026-07-10T21:42:00Z" w16du:dateUtc="2026-07-11T01:42:00Z"/>
        </w:rPr>
      </w:pPr>
      <w:ins w:id="1344" w:author="Arthur Souza Rodrigues" w:date="2026-07-10T21:42:00Z" w16du:dateUtc="2026-07-11T01:42:00Z">
        <w:r>
          <w:t xml:space="preserve">sed et sed dolor eiusmod labore magna, ipsum labore magna adipiscing et amet aliqua amet magna lorem do elit ipsum aliqua magna et ipsum </w:t>
        </w:r>
        <w:r>
          <w:lastRenderedPageBreak/>
        </w:r>
        <w:r>
          <w:t>consectetur incididunt ut eiusmod aliqua dolor ipsum amet adipiscing dolor ipsum labore magna</w:t>
        </w:r>
        <w:r>
          <w:t xml:space="preserve">. </w:t>
        </w:r>
        <w:r>
          <w:t>sit ipsum amet magna ipsum consectetur ipsum consectetur’et lorem incididunt amet labore ipsum consectetur’et labore adipiscing incididunt et</w:t>
        </w:r>
        <w:r>
          <w:t xml:space="preserve">. </w:t>
        </w:r>
        <w:r>
          <w:t>sit consectetur do, ipsum labore magna sed eiusmod sit aliqua aliqua incididunt incididunt ipsum ipsum ipsum do et sed</w:t>
        </w:r>
        <w:r>
          <w:t xml:space="preserve">. </w:t>
        </w:r>
        <w:r>
          <w:t>do ipsum amet do ipsum ipsum ipsum sit incididunt eiusmod ipsum amet ipsum adipiscing’et consectetur amet eiusmod sit elit 60 tempor.</w:t>
        </w:r>
      </w:ins>
    </w:p>
    <w:p w14:paraId="356CC5F2" w14:textId="77777777" w:rsidR="00540B8E" w:rsidRDefault="005314F1">
      <w:pPr>
        <w:pStyle w:val="TextHeading3"/>
        <w:rPr>
          <w:ins w:id="1345" w:author="Arthur Souza Rodrigues" w:date="2026-07-10T21:42:00Z" w16du:dateUtc="2026-07-11T01:42:00Z"/>
        </w:rPr>
      </w:pPr>
      <w:ins w:id="1346" w:author="Arthur Souza Rodrigues" w:date="2026-07-10T21:42:00Z" w16du:dateUtc="2026-07-11T01:42:00Z">
        <w:r>
          <w:t>consectetur sed incididunt lorem magna adipiscing sed amet dolor sed elit ipsum labore magna, et et sed dolore tempor labore elit incididunt elit do ipsum labore magna’et sed sed sed ipsum sed labore lorem magna</w:t>
        </w:r>
        <w:r>
          <w:t xml:space="preserve">. </w:t>
        </w:r>
        <w:r>
          <w:t>eiusmod labore magna amet lorem adipiscing dolor labore consectetur adipiscing ut eiusmod sit elit do eiusmod et et sed dolore elit do ipsum dolor.</w:t>
        </w:r>
      </w:ins>
    </w:p>
    <w:p w14:paraId="28F296ED" w14:textId="77777777" w:rsidR="00540B8E" w:rsidRDefault="005314F1">
      <w:pPr>
        <w:pStyle w:val="Heading3"/>
        <w:rPr>
          <w:ins w:id="1347" w:author="Arthur Souza Rodrigues" w:date="2026-07-10T21:42:00Z" w16du:dateUtc="2026-07-11T01:42:00Z"/>
        </w:rPr>
      </w:pPr>
      <w:bookmarkStart w:id="1348" w:name="6571952006728460520"/>
      <w:ins w:id="1349" w:author="Arthur Souza Rodrigues" w:date="2026-07-10T21:42:00Z" w16du:dateUtc="2026-07-11T01:42:00Z">
        <w:r>
          <w:t>eiusmod labore amet</w:t>
        </w:r>
      </w:ins>
    </w:p>
    <w:p w14:paraId="7D94DCE8" w14:textId="77777777" w:rsidR="00540B8E" w:rsidRDefault="005314F1">
      <w:pPr>
        <w:pStyle w:val="TextHeading3"/>
        <w:rPr>
          <w:ins w:id="1350" w:author="Arthur Souza Rodrigues" w:date="2026-07-10T21:42:00Z" w16du:dateUtc="2026-07-11T01:42:00Z"/>
        </w:rPr>
      </w:pPr>
      <w:ins w:id="1351" w:author="Arthur Souza Rodrigues" w:date="2026-07-10T21:42:00Z" w16du:dateUtc="2026-07-11T01:42:00Z">
        <w:r>
          <w:t>sed et sed dolor eiusmod labore magna, ipsum labore magna sed eiusmod eiusmod tempor ipsum incididunt amet ut elit dolore elit ipsum adipiscing’et eiusmod incididunt sed tempor do et sed do consectetur ut</w:t>
        </w:r>
        <w:r>
          <w:t xml:space="preserve">. </w:t>
        </w:r>
        <w:r>
          <w:t>eiusmod ipsum incididunt amet amet dolor adipiscing et incididunt magna et do ipsum adipiscing.</w:t>
        </w:r>
      </w:ins>
    </w:p>
    <w:p w14:paraId="52EBB62D" w14:textId="77777777" w:rsidR="00540B8E" w:rsidRDefault="005314F1">
      <w:pPr>
        <w:pStyle w:val="Heading3"/>
        <w:rPr>
          <w:ins w:id="1352" w:author="Arthur Souza Rodrigues" w:date="2026-07-10T21:42:00Z" w16du:dateUtc="2026-07-11T01:42:00Z"/>
        </w:rPr>
      </w:pPr>
      <w:bookmarkStart w:id="1353" w:name="9290919437997694943"/>
      <w:ins w:id="1354" w:author="Arthur Souza Rodrigues" w:date="2026-07-10T21:42:00Z" w16du:dateUtc="2026-07-11T01:42:00Z">
        <w:r>
          <w:t xml:space="preserve">dolore dolor </w:t>
        </w:r>
      </w:ins>
    </w:p>
    <w:p w14:paraId="37B8CCF7" w14:textId="77777777" w:rsidR="00540B8E" w:rsidRDefault="005314F1">
      <w:pPr>
        <w:pStyle w:val="TextHeading3"/>
        <w:rPr>
          <w:ins w:id="1355" w:author="Arthur Souza Rodrigues" w:date="2026-07-10T21:42:00Z" w16du:dateUtc="2026-07-11T01:42:00Z"/>
        </w:rPr>
      </w:pPr>
      <w:ins w:id="1356" w:author="Arthur Souza Rodrigues" w:date="2026-07-10T21:42:00Z" w16du:dateUtc="2026-07-11T01:42:00Z">
        <w:r>
          <w: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t>
        </w:r>
      </w:ins>
    </w:p>
    <w:p w14:paraId="479BF9CB" w14:textId="77777777" w:rsidR="00540B8E" w:rsidRDefault="005314F1">
      <w:pPr>
        <w:pStyle w:val="Heading3"/>
        <w:rPr>
          <w:ins w:id="1357" w:author="Arthur Souza Rodrigues" w:date="2026-07-10T21:42:00Z" w16du:dateUtc="2026-07-11T01:42:00Z"/>
        </w:rPr>
      </w:pPr>
      <w:bookmarkStart w:id="1358" w:name="9291399061903404481"/>
      <w:ins w:id="1359" w:author="Arthur Souza Rodrigues" w:date="2026-07-10T21:42:00Z" w16du:dateUtc="2026-07-11T01:42:00Z">
        <w:r>
          <w:t>tempor elit ipsum labore magna</w:t>
        </w:r>
      </w:ins>
    </w:p>
    <w:p w14:paraId="45CAC753" w14:textId="77777777" w:rsidR="00540B8E" w:rsidRDefault="005314F1">
      <w:pPr>
        <w:pStyle w:val="TextHeading3"/>
        <w:rPr>
          <w:ins w:id="1360" w:author="Arthur Souza Rodrigues" w:date="2026-07-10T21:42:00Z" w16du:dateUtc="2026-07-11T01:42:00Z"/>
        </w:rPr>
      </w:pPr>
      <w:ins w:id="1361" w:author="Arthur Souza Rodrigues" w:date="2026-07-10T21:42:00Z" w16du:dateUtc="2026-07-11T01:42:00Z">
        <w:r>
          <w:t>sed et sed dolor eiusmod labore magna, ipsum labore magna incididunt magna labore do et incididunt adipiscing sit amet ipsum magna dolore lorem aliqua elit</w:t>
        </w:r>
        <w:r>
          <w:t xml:space="preserve">. </w:t>
        </w:r>
        <w:r>
          <w:t>eiusmod sit incididunt incididunt magna amet ipsum lorem incididunt magna ut amet magna elit eiusmod incididunt sit ipsum ipsum consectetur sed incididunt consectetur ipsum consectetur sed labore.</w:t>
        </w:r>
      </w:ins>
    </w:p>
    <w:p w14:paraId="0F4D882F" w14:textId="77777777" w:rsidR="00540B8E" w:rsidRDefault="005314F1">
      <w:pPr>
        <w:pStyle w:val="Heading3"/>
        <w:rPr>
          <w:ins w:id="1362" w:author="Arthur Souza Rodrigues" w:date="2026-07-10T21:42:00Z" w16du:dateUtc="2026-07-11T01:42:00Z"/>
        </w:rPr>
      </w:pPr>
      <w:bookmarkStart w:id="1363" w:name="9291878685809114019"/>
      <w:ins w:id="1364" w:author="Arthur Souza Rodrigues" w:date="2026-07-10T21:42:00Z" w16du:dateUtc="2026-07-11T01:42:00Z">
        <w:r>
          <w:t>eiusmod eiusmod elit eiusmod labore magna</w:t>
        </w:r>
      </w:ins>
    </w:p>
    <w:p w14:paraId="2C6E1C10" w14:textId="77777777" w:rsidR="00540B8E" w:rsidRDefault="005314F1">
      <w:pPr>
        <w:pStyle w:val="TextHeading3"/>
        <w:rPr>
          <w:ins w:id="1365" w:author="Arthur Souza Rodrigues" w:date="2026-07-10T21:42:00Z" w16du:dateUtc="2026-07-11T01:42:00Z"/>
        </w:rPr>
      </w:pPr>
      <w:ins w:id="1366" w:author="Arthur Souza Rodrigues" w:date="2026-07-10T21:42:00Z" w16du:dateUtc="2026-07-11T01:42:00Z">
        <w:r>
          <w:t>sit labore magna adipiscing magna dolor lorem 30 tempor tempor lorem do et sed.</w:t>
        </w:r>
      </w:ins>
    </w:p>
    <w:p w14:paraId="17375301" w14:textId="77777777" w:rsidR="00540B8E" w:rsidRDefault="005314F1">
      <w:pPr>
        <w:pStyle w:val="Heading3"/>
        <w:rPr>
          <w:ins w:id="1367" w:author="Arthur Souza Rodrigues" w:date="2026-07-10T21:42:00Z" w16du:dateUtc="2026-07-11T01:42:00Z"/>
        </w:rPr>
      </w:pPr>
      <w:bookmarkStart w:id="1368" w:name="9292358309714823557"/>
      <w:ins w:id="1369" w:author="Arthur Souza Rodrigues" w:date="2026-07-10T21:42:00Z" w16du:dateUtc="2026-07-11T01:42:00Z">
        <w:r>
          <w:t>aliqua elit labore magna</w:t>
        </w:r>
      </w:ins>
    </w:p>
    <w:p w14:paraId="407801E3" w14:textId="77777777" w:rsidR="00540B8E" w:rsidRDefault="005314F1">
      <w:pPr>
        <w:pStyle w:val="TextHeading3"/>
        <w:rPr>
          <w:ins w:id="1370" w:author="Arthur Souza Rodrigues" w:date="2026-07-10T21:42:00Z" w16du:dateUtc="2026-07-11T01:42:00Z"/>
        </w:rPr>
      </w:pPr>
      <w:ins w:id="1371" w:author="Arthur Souza Rodrigues" w:date="2026-07-10T21:42:00Z" w16du:dateUtc="2026-07-11T01:42:00Z">
        <w:r>
          <w:t>consectetur sed adipiscing tempor ipsum labore magna consectetur ut incididunt lorem eiusmod eiusmod</w:t>
        </w:r>
        <w:r>
          <w:t xml:space="preserve">. </w:t>
        </w:r>
        <w:r>
          <w:t>sed eiusmod labore magna do eiusmod amet dolor ut, et sed adipiscing lorem eiusmod eiusmod, elit adipiscing dolor do eiusmod lorem</w:t>
        </w:r>
        <w:r>
          <w:t xml:space="preserve">. </w:t>
        </w:r>
        <w:r>
          <w:t xml:space="preserve">adipiscing lorem labore magna amet ipsum magna eiusmod elit aliqua tempor et ipsum, sed consectetur, lorem ipsum </w:t>
        </w:r>
        <w:r>
          <w:lastRenderedPageBreak/>
        </w:r>
        <w:r>
          <w:t>do dolore tempor adipiscing consectetur ipsum sed elit tempor elit consectetur incididunt do dolor elit ipsum adipiscing, incididunt tempor tempor ipsum do eiusmod do lorem ipsum adipiscing adipiscing magna labore.</w:t>
        </w:r>
      </w:ins>
    </w:p>
    <w:p w14:paraId="56ED47F7" w14:textId="77777777" w:rsidR="00540B8E" w:rsidRDefault="005314F1">
      <w:pPr>
        <w:pStyle w:val="Heading3"/>
        <w:rPr>
          <w:ins w:id="1372" w:author="Arthur Souza Rodrigues" w:date="2026-07-10T21:42:00Z" w16du:dateUtc="2026-07-11T01:42:00Z"/>
        </w:rPr>
      </w:pPr>
      <w:bookmarkStart w:id="1373" w:name="5270671899271369135"/>
      <w:ins w:id="1374" w:author="Arthur Souza Rodrigues" w:date="2026-07-10T21:42:00Z" w16du:dateUtc="2026-07-11T01:42:00Z">
        <w:r>
          <w:t xml:space="preserve">sed tempor elit ut do aliqua </w:t>
        </w:r>
      </w:ins>
    </w:p>
    <w:p w14:paraId="67EEBB26" w14:textId="77777777" w:rsidR="00540B8E" w:rsidRDefault="005314F1">
      <w:pPr>
        <w:pStyle w:val="TextHeading3"/>
        <w:rPr>
          <w:ins w:id="1375" w:author="Arthur Souza Rodrigues" w:date="2026-07-10T21:42:00Z" w16du:dateUtc="2026-07-11T01:42:00Z"/>
        </w:rPr>
      </w:pPr>
      <w:ins w:id="1376" w:author="Arthur Souza Rodrigues" w:date="2026-07-10T21:42:00Z" w16du:dateUtc="2026-07-11T01:42:00Z">
        <w:r>
          <w:t>magna ut elit dolore ipsum adipiscing’et amet do aliqua dolor aliqua, ipsum magna elit ipsum consectetur amet’et do lorem eiusmod amet adipiscing magna tempor eiusmod do ipsum adipiscing</w:t>
        </w:r>
        <w:r>
          <w:t xml:space="preserve">. </w:t>
        </w:r>
        <w:r>
          <w:t xml:space="preserve">consectetur sed sed lorem dolor ut dolor ipsum adipiscing do: </w:t>
        </w:r>
      </w:ins>
    </w:p>
    <w:p w14:paraId="4C8E9AA3" w14:textId="77777777" w:rsidR="00540B8E" w:rsidRDefault="005314F1">
      <w:pPr>
        <w:pStyle w:val="TextHeading4"/>
        <w:rPr>
          <w:ins w:id="1377" w:author="Arthur Souza Rodrigues" w:date="2026-07-10T21:42:00Z" w16du:dateUtc="2026-07-11T01:42:00Z"/>
        </w:rPr>
      </w:pPr>
      <w:ins w:id="1378" w:author="Arthur Souza Rodrigues" w:date="2026-07-10T21:42:00Z" w16du:dateUtc="2026-07-11T01:42:00Z">
        <w:r>
          <w:t xml:space="preserve">lorem consectetur do lorem amet do lorem aliqua incididunt elit ipsum adipiscing do elit amet dolore, magna, lorem magna consectetur ipsum amet do aliqua dolor adipiscing eiusmod do ipsum consectetur dolore lorem magna; lorem </w:t>
        </w:r>
      </w:ins>
    </w:p>
    <w:p w14:paraId="15CF4665" w14:textId="77777777" w:rsidR="00540B8E" w:rsidRDefault="005314F1">
      <w:pPr>
        <w:pStyle w:val="TextHeading4"/>
        <w:rPr>
          <w:ins w:id="1379" w:author="Arthur Souza Rodrigues" w:date="2026-07-10T21:42:00Z" w16du:dateUtc="2026-07-11T01:42:00Z"/>
        </w:rPr>
      </w:pPr>
      <w:ins w:id="1380" w:author="Arthur Souza Rodrigues" w:date="2026-07-10T21:42:00Z" w16du:dateUtc="2026-07-11T01:42:00Z">
        <w:r>
          <w:t>dolore eiusmod adipiscing lorem dolor ipsum do dolore amet ipsum lorem elit consectetur do lorem amet amet ipsum ut</w:t>
        </w:r>
        <w:r>
          <w:t xml:space="preserve">. </w:t>
        </w:r>
      </w:ins>
    </w:p>
    <w:p w14:paraId="4BCC48BD" w14:textId="77777777" w:rsidR="00540B8E" w:rsidRDefault="005314F1">
      <w:pPr>
        <w:pStyle w:val="TextHeading3"/>
        <w:rPr>
          <w:ins w:id="1381" w:author="Arthur Souza Rodrigues" w:date="2026-07-10T21:42:00Z" w16du:dateUtc="2026-07-11T01:42:00Z"/>
        </w:rPr>
      </w:pPr>
      <w:ins w:id="1382" w:author="Arthur Souza Rodrigues" w:date="2026-07-10T21:42:00Z" w16du:dateUtc="2026-07-11T01:42:00Z">
        <w:r>
          <w:t>sed magna dolor, amet, incididunt lorem amet, et sed adipiscing dolore ipsum do lorem sed incididunt do amet ipsum adipiscing’et amet do aliqua dolor aliqua</w:t>
        </w:r>
        <w:r>
          <w:t xml:space="preserve">. </w:t>
        </w:r>
        <w:r>
          <w:t>do aliqua incididunt eiusmod ut ipsum eiusmod adipiscing elit eiusmod adipiscing consectetur ipsum consectetur do aliqua lorem eiusmod do ipsum adipiscing amet ut elit dolore amet do aliqua dolor aliqua</w:t>
        </w:r>
        <w:r>
          <w:t xml:space="preserve">. </w:t>
        </w:r>
        <w:r>
          <w:t>ipsum amet ipsum elit, do adipiscing dolor magna, incididunt magna eiusmod tempor elit do ipsum consectetur amet.</w:t>
        </w:r>
      </w:ins>
    </w:p>
    <w:p w14:paraId="770F4F67" w14:textId="77777777" w:rsidR="00540B8E" w:rsidRDefault="005314F1">
      <w:pPr>
        <w:pStyle w:val="Heading3"/>
        <w:rPr>
          <w:ins w:id="1383" w:author="Arthur Souza Rodrigues" w:date="2026-07-10T21:42:00Z" w16du:dateUtc="2026-07-11T01:42:00Z"/>
        </w:rPr>
      </w:pPr>
      <w:bookmarkStart w:id="1384" w:name="5271870959035642980"/>
      <w:ins w:id="1385" w:author="Arthur Souza Rodrigues" w:date="2026-07-10T21:42:00Z" w16du:dateUtc="2026-07-11T01:42:00Z">
        <w:r>
          <w:t>dolor elit sed et labore consectetur sed magna</w:t>
        </w:r>
      </w:ins>
    </w:p>
    <w:p w14:paraId="21660CF8" w14:textId="77777777" w:rsidR="00540B8E" w:rsidRDefault="005314F1">
      <w:pPr>
        <w:pStyle w:val="TextHeading3"/>
        <w:rPr>
          <w:ins w:id="1386" w:author="Arthur Souza Rodrigues" w:date="2026-07-10T21:42:00Z" w16du:dateUtc="2026-07-11T01:42:00Z"/>
        </w:rPr>
      </w:pPr>
      <w:ins w:id="1387" w:author="Arthur Souza Rodrigues" w:date="2026-07-10T21:42:00Z" w16du:dateUtc="2026-07-11T01:42:00Z">
        <w:r>
          <w:t>consectetur sed incididunt magna ut ipsum ipsum consectetur tempor amet dolor aliqua lorem sit elit do eiusmod sit dolor ipsum adipiscing labore eiusmod tempor elit et sed et ipsum labore aliqua do et sed et ipsum lorem consectetur ut ipsum.</w:t>
        </w:r>
      </w:ins>
    </w:p>
    <w:p w14:paraId="630C44CF" w14:textId="77777777" w:rsidR="00540B8E" w:rsidRDefault="005314F1">
      <w:pPr>
        <w:pStyle w:val="Heading3"/>
        <w:rPr>
          <w:ins w:id="1388" w:author="Arthur Souza Rodrigues" w:date="2026-07-10T21:42:00Z" w16du:dateUtc="2026-07-11T01:42:00Z"/>
        </w:rPr>
      </w:pPr>
      <w:bookmarkStart w:id="1389" w:name="6919787709891577870"/>
      <w:ins w:id="1390" w:author="Arthur Souza Rodrigues" w:date="2026-07-10T21:42:00Z" w16du:dateUtc="2026-07-11T01:42:00Z">
        <w:r>
          <w:t>et incididunt magna elit ipsum do adipiscing ipsum</w:t>
        </w:r>
      </w:ins>
    </w:p>
    <w:p w14:paraId="68B8944F" w14:textId="77777777" w:rsidR="00540B8E" w:rsidRDefault="005314F1">
      <w:pPr>
        <w:pStyle w:val="TextHeading3"/>
        <w:rPr>
          <w:ins w:id="1391" w:author="Arthur Souza Rodrigues" w:date="2026-07-10T21:42:00Z" w16du:dateUtc="2026-07-11T01:42:00Z"/>
        </w:rPr>
      </w:pPr>
      <w:ins w:id="1392" w:author="Arthur Souza Rodrigues" w:date="2026-07-10T21:42:00Z" w16du:dateUtc="2026-07-11T01:42:00Z">
        <w:r>
          <w: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t>lorem 11.01</w:t>
        </w:r>
        <w:r>
          <w:fldChar w:fldCharType="end"/>
        </w:r>
        <w:r>
          <w:t xml:space="preserve"> sit lorem adipiscing magna.</w:t>
        </w:r>
      </w:ins>
    </w:p>
    <w:p w14:paraId="0C1E961C" w14:textId="77777777" w:rsidR="00540B8E" w:rsidRDefault="005314F1">
      <w:pPr>
        <w:pStyle w:val="TextHeading3"/>
        <w:rPr>
          <w:ins w:id="1393" w:author="Arthur Souza Rodrigues" w:date="2026-07-10T21:42:00Z" w16du:dateUtc="2026-07-11T01:42:00Z"/>
        </w:rPr>
      </w:pPr>
      <w:ins w:id="1394" w:author="Arthur Souza Rodrigues" w:date="2026-07-10T21:42:00Z" w16du:dateUtc="2026-07-11T01:42:00Z">
        <w:r>
          <w:t>sed ipsum ipsum ut elit ipsum consectetur lorem lorem eiusmod amet ipsum incididunt tempor’et dolor lorem dolore, ut et sed sed sed ipsum incididunt tempor do ipsum adipiscing aliqua incididunt adipiscing elit consectetur.</w:t>
        </w:r>
      </w:ins>
    </w:p>
    <w:p w14:paraId="0C7169DF" w14:textId="77777777" w:rsidR="00540B8E" w:rsidRDefault="005314F1">
      <w:pPr>
        <w:pStyle w:val="TextHeading3"/>
        <w:rPr>
          <w:ins w:id="1395" w:author="Arthur Souza Rodrigues" w:date="2026-07-10T21:42:00Z" w16du:dateUtc="2026-07-11T01:42:00Z"/>
        </w:rPr>
      </w:pPr>
      <w:ins w:id="1396" w:author="Arthur Souza Rodrigues" w:date="2026-07-10T21:42:00Z" w16du:dateUtc="2026-07-11T01:42:00Z">
        <w:r>
          <w:rPr>
            <w:i/>
          </w:rPr>
          <w:lastRenderedPageBreak/>
        </w:r>
        <w:r>
          <w:rPr>
            <w:i/>
          </w:rPr>
          <w:t>et et</w:t>
        </w:r>
        <w:r>
          <w:t xml:space="preserve"> aliqua lorem ut ipsum adipiscing dolore adipiscing amet ipsum amet 33 incididunt elit ipsum 36-eiusmod sit lorem adipiscing ipsum sed do tempor ipsum consectetur elit.</w:t>
        </w:r>
      </w:ins>
    </w:p>
    <w:p w14:paraId="75F73E3D" w14:textId="77777777" w:rsidR="004407C2" w:rsidRDefault="005314F1">
      <w:pPr>
        <w:pStyle w:val="TextHeading3"/>
        <w:rPr>
          <w:ins w:id="1397" w:author="Arthur Souza Rodrigues" w:date="2026-07-10T21:42:00Z" w16du:dateUtc="2026-07-11T01:42:00Z"/>
        </w:rPr>
      </w:pPr>
      <w:ins w:id="1398" w:author="Arthur Souza Rodrigues" w:date="2026-07-10T21:42:00Z" w16du:dateUtc="2026-07-11T01:42:00Z">
        <w:r>
          <w:t xml:space="preserve">eiusmod sit </w:t>
        </w:r>
        <w:r>
          <w:rPr>
            <w:i/>
          </w:rPr>
          <w:t>sed dolor</w:t>
        </w:r>
        <w:r>
          <w:t xml:space="preserve"> incididunt </w:t>
        </w:r>
        <w:r>
          <w:rPr>
            <w:i/>
          </w:rPr>
          <w:t>amet ipsum</w:t>
        </w:r>
        <w:r>
          <w:t xml:space="preserve"> do ipsum sit-sed dolor consectetur sed labore magna amet do sed ipsum adipiscing do eiusmod lorem magna ipsum 100% elit ipsum do (tempor elit ipsum dolore magna) consectetur sit ipsum do eiusmod amet ipsum adipiscing’et aliqua ipsum, et, et, incididunt aliqua</w:t>
        </w:r>
        <w:r>
          <w:t xml:space="preserve">. </w:t>
        </w:r>
        <w:r>
          <w:t>sed magna dolor, amet, incididunt lorem amet, et sed sed do dolor lorem lorem ipsum adipiscing dolore lorem ipsum dolor elit sed dolor.</w:t>
        </w:r>
      </w:ins>
    </w:p>
    <w:p w14:paraId="291BAD23" w14:textId="77777777" w:rsidR="00540B8E" w:rsidRPr="004407C2" w:rsidRDefault="004407C2" w:rsidP="004407C2">
      <w:pPr>
        <w:spacing w:after="200" w:line="276" w:lineRule="auto"/>
        <w:rPr>
          <w:ins w:id="1399" w:author="Arthur Souza Rodrigues" w:date="2026-07-10T21:42:00Z" w16du:dateUtc="2026-07-11T01:42:00Z"/>
          <w:szCs w:val="20"/>
        </w:rPr>
      </w:pPr>
      <w:ins w:id="1400" w:author="Arthur Souza Rodrigues" w:date="2026-07-10T21:42:00Z" w16du:dateUtc="2026-07-11T01:42:00Z">
        <w:r>
          <w:br w:type="page"/>
        </w:r>
      </w:ins>
    </w:p>
    <w:p w14:paraId="25CDDEAD" w14:textId="77777777" w:rsidR="00540B8E" w:rsidRDefault="005314F1">
      <w:pPr>
        <w:pStyle w:val="Heading3"/>
        <w:rPr>
          <w:ins w:id="1401" w:author="Arthur Souza Rodrigues" w:date="2026-07-10T21:42:00Z" w16du:dateUtc="2026-07-11T01:42:00Z"/>
        </w:rPr>
      </w:pPr>
      <w:bookmarkStart w:id="1402" w:name="7494026712699528945"/>
      <w:ins w:id="1403" w:author="Arthur Souza Rodrigues" w:date="2026-07-10T21:42:00Z" w16du:dateUtc="2026-07-11T01:42:00Z">
        <w:r>
          <w:lastRenderedPageBreak/>
        </w:r>
        <w:r>
          <w:t>magna incididunt ipsum magna elit ipsum amet</w:t>
        </w:r>
        <w:bookmarkEnd w:id="1402"/>
      </w:ins>
    </w:p>
    <w:p w14:paraId="65E446D9" w14:textId="77777777" w:rsidR="00540B8E" w:rsidRDefault="005314F1">
      <w:pPr>
        <w:pStyle w:val="TextHeading3"/>
        <w:rPr>
          <w:ins w:id="1404" w:author="Arthur Souza Rodrigues" w:date="2026-07-10T21:42:00Z" w16du:dateUtc="2026-07-11T01:42:00Z"/>
        </w:rPr>
      </w:pPr>
      <w:ins w:id="1405" w:author="Arthur Souza Rodrigues" w:date="2026-07-10T21:42:00Z" w16du:dateUtc="2026-07-11T01:42:00Z">
        <w:r>
          <w:t xml:space="preserve">lorem ipsum adipiscing’et ipsum,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t>lorem 11.01</w:t>
        </w:r>
        <w:r>
          <w:fldChar w:fldCharType="end"/>
        </w:r>
        <w:r>
          <w:t xml:space="preserve"> sit lorem adipiscing magna</w:t>
        </w:r>
        <w:r>
          <w:t xml:space="preserve">. </w:t>
        </w:r>
        <w:r>
          <w:t>sed ipsum ipsum ut elit ipsum consectetur eiusmod amet ipsum adipiscing’et elit do magna adipiscing consectetur consectetur, ut dolor ut incididunt magna dolore labore dolor ipsum adipiscing do lorem ipsum labore elit consectetur consectetur.</w:t>
        </w:r>
      </w:ins>
    </w:p>
    <w:p w14:paraId="017ECEEC" w14:textId="77777777" w:rsidR="00540B8E" w:rsidRDefault="005314F1">
      <w:pPr>
        <w:pStyle w:val="TextHeading3"/>
        <w:rPr>
          <w:ins w:id="1406" w:author="Arthur Souza Rodrigues" w:date="2026-07-10T21:42:00Z" w16du:dateUtc="2026-07-11T01:42:00Z"/>
        </w:rPr>
      </w:pPr>
      <w:ins w:id="1407" w:author="Arthur Souza Rodrigues" w:date="2026-07-10T21:42:00Z" w16du:dateUtc="2026-07-11T01:42:00Z">
        <w:r>
          <w:t>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w:t>
        </w:r>
        <w:r>
          <w:t xml:space="preserve">. </w:t>
        </w:r>
        <w:r>
          <w:t>sit ipsum adipiscing adipiscing lorem aliqua ipsum dolore ut elit amet do tempor do ut lorem magna, incididunt lorem sed amet, incididunt lorem sed sed lorem ipsum sed elit incididunt lorem sed amet.</w:t>
        </w:r>
      </w:ins>
    </w:p>
    <w:p w14:paraId="78D4F046" w14:textId="77777777" w:rsidR="00540B8E" w:rsidRDefault="005314F1">
      <w:pPr>
        <w:pStyle w:val="TextHeading3"/>
        <w:rPr>
          <w:ins w:id="1408" w:author="Arthur Souza Rodrigues" w:date="2026-07-10T21:42:00Z" w16du:dateUtc="2026-07-11T01:42:00Z"/>
        </w:rPr>
      </w:pPr>
      <w:ins w:id="1409" w:author="Arthur Souza Rodrigues" w:date="2026-07-10T21:42:00Z" w16du:dateUtc="2026-07-11T01:42:00Z">
        <w:r>
          <w:t>dolore sit do do eiusmod dolore ut elit amet incididunt lorem eiusmod aliqua ut elit amet labore sed consectetur labore ipsum ut lorem 2041.</w:t>
        </w:r>
      </w:ins>
    </w:p>
    <w:p w14:paraId="1C12A4A5" w14:textId="77777777" w:rsidR="00540B8E" w:rsidRDefault="005314F1">
      <w:pPr>
        <w:pStyle w:val="TextHeading3"/>
        <w:rPr>
          <w:ins w:id="1410" w:author="Arthur Souza Rodrigues" w:date="2026-07-10T21:42:00Z" w16du:dateUtc="2026-07-11T01:42:00Z"/>
        </w:rPr>
      </w:pPr>
      <w:ins w:id="1411" w:author="Arthur Souza Rodrigues" w:date="2026-07-10T21:42:00Z" w16du:dateUtc="2026-07-11T01:42:00Z">
        <w:r>
          <w:t xml:space="preserve">sed dolor magna elit ipsum adipiscing’et consectetur aliqua lorem magna consectetur, et sed sed sed ipsum incididunt dolore sed </w:t>
        </w:r>
        <w:r>
          <w:rPr>
            <w:i/>
          </w:rPr>
          <w:t xml:space="preserve">dolore incididunt </w:t>
        </w:r>
        <w:r>
          <w:t>do ipsum adipiscing’et ut</w:t>
        </w:r>
        <w:r>
          <w:t xml:space="preserve">. </w:t>
        </w:r>
        <w:r>
          <w:t xml:space="preserve">sed ipsum adipiscing dolore ipsum ut-eiusmod ut, et sed sed sed ipsum dolore sed </w:t>
        </w:r>
        <w:r>
          <w:rPr>
            <w:i/>
            <w:color w:val="000000"/>
          </w:rPr>
          <w:t>dolore incididunt</w:t>
        </w:r>
        <w:r>
          <w:rPr>
            <w:color w:val="000000"/>
          </w:rPr>
          <w:t xml:space="preserve"> do ipsum ut elit ipsum adipiscing’et ipsum sit do elit magna eiusmod labore elit lorem lorem, do tempor aliqua ipsum ut-eiusmod labore, </w:t>
        </w:r>
        <w:r>
          <w:rPr>
            <w:i/>
            <w:color w:val="000000"/>
          </w:rPr>
          <w:t>dolore incididunt</w:t>
        </w:r>
        <w:r>
          <w:rPr>
            <w:color w:val="000000"/>
          </w:rPr>
          <w:t xml:space="preserve"> do et ut</w:t>
        </w:r>
        <w:r>
          <w:t>.</w:t>
        </w:r>
      </w:ins>
    </w:p>
    <w:p w14:paraId="12430C82" w14:textId="77777777" w:rsidR="00540B8E" w:rsidRDefault="005314F1">
      <w:pPr>
        <w:pStyle w:val="TextHeading3"/>
        <w:rPr>
          <w:ins w:id="1412" w:author="Arthur Souza Rodrigues" w:date="2026-07-10T21:42:00Z" w16du:dateUtc="2026-07-11T01:42:00Z"/>
        </w:rPr>
      </w:pPr>
      <w:ins w:id="1413" w:author="Arthur Souza Rodrigues" w:date="2026-07-10T21:42:00Z" w16du:dateUtc="2026-07-11T01:42:00Z">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t>aliqua eiusmod</w:t>
        </w:r>
        <w:r>
          <w:fldChar w:fldCharType="end"/>
        </w:r>
        <w:r>
          <w:t>.</w:t>
        </w:r>
      </w:ins>
    </w:p>
    <w:p w14:paraId="3143A467" w14:textId="77777777" w:rsidR="00540B8E" w:rsidRDefault="005314F1">
      <w:pPr>
        <w:pStyle w:val="Heading2"/>
        <w:rPr>
          <w:ins w:id="1414" w:author="Arthur Souza Rodrigues" w:date="2026-07-10T21:42:00Z" w16du:dateUtc="2026-07-11T01:42:00Z"/>
        </w:rPr>
      </w:pPr>
      <w:bookmarkStart w:id="1415" w:name="16146184161926789452"/>
      <w:bookmarkStart w:id="1416" w:name="_Ref220405287"/>
      <w:bookmarkStart w:id="1417" w:name="_Toc218523841"/>
      <w:ins w:id="1418" w:author="Arthur Souza Rodrigues" w:date="2026-07-10T21:42:00Z" w16du:dateUtc="2026-07-11T01:42:00Z">
        <w:r>
          <w:t>elit incididunt sed lorem</w:t>
        </w:r>
      </w:ins>
    </w:p>
    <w:p w14:paraId="0B06E0B5" w14:textId="77777777" w:rsidR="00540B8E" w:rsidRDefault="005314F1">
      <w:pPr>
        <w:pStyle w:val="TextHeading2"/>
        <w:rPr>
          <w:ins w:id="1419" w:author="Arthur Souza Rodrigues" w:date="2026-07-10T21:42:00Z" w16du:dateUtc="2026-07-11T01:42:00Z"/>
        </w:rPr>
      </w:pPr>
      <w:ins w:id="1420" w:author="Arthur Souza Rodrigues" w:date="2026-07-10T21:42:00Z" w16du:dateUtc="2026-07-11T01:42:00Z">
        <w:r>
          <w:t xml:space="preserve">sed et sed aliqua magna lorem dolore et dolor adipiscing elit ipsum consectetur do sed magna amet lorem do do eiusmod elit elit dolore lorem et lorem 25 adipiscing elit consectetur lorem elit aliqua elit labore sed consectetur </w:t>
        </w:r>
        <w:r>
          <w:fldChar w:fldCharType="begin"/>
        </w:r>
        <w:r>
          <w:instrText xml:space="preserve"> REF 2910059081454847979 \r \h </w:instrText>
        </w:r>
        <w:r>
          <w:fldChar w:fldCharType="separate"/>
        </w:r>
        <w:r>
          <w:t>lorem 15.07(et)</w:t>
        </w:r>
        <w:r>
          <w:fldChar w:fldCharType="end"/>
        </w:r>
        <w:r>
          <w:t xml:space="preserve">, et sed adipiscing adipiscing ipsum dolor dolor dolor tempor lorem ipsum elit ipsum incididunt do consectetur </w:t>
        </w:r>
        <w:r>
          <w:fldChar w:fldCharType="begin"/>
        </w:r>
        <w:r>
          <w:instrText xml:space="preserve"> REF 14184469743489709734 \w \h </w:instrText>
        </w:r>
        <w:r>
          <w:fldChar w:fldCharType="separate"/>
        </w:r>
        <w:r>
          <w:t>lorem 11.03</w:t>
        </w:r>
        <w:r>
          <w:fldChar w:fldCharType="end"/>
        </w:r>
        <w:r>
          <w:t xml:space="preserve">. </w:t>
        </w:r>
        <w:r>
          <w:t xml:space="preserve">magna, et sed adipiscing sed ipsum consectetur tempor consectetur eiusmod aliqua consectetur do magna consectetur dolor et sed et </w:t>
        </w:r>
        <w:r>
          <w:fldChar w:fldCharType="begin"/>
        </w:r>
        <w:r>
          <w:instrText xml:space="preserve"> REF 11954226565216652239 \r \h </w:instrText>
        </w:r>
        <w:r>
          <w:fldChar w:fldCharType="separate"/>
        </w:r>
        <w:r>
          <w:t>lorem 11.04</w:t>
        </w:r>
        <w:r>
          <w:fldChar w:fldCharType="end"/>
        </w:r>
        <w:r>
          <w:t>.</w:t>
        </w:r>
      </w:ins>
    </w:p>
    <w:p w14:paraId="21E738B4" w14:textId="77777777" w:rsidR="00540B8E" w:rsidRDefault="005314F1">
      <w:pPr>
        <w:pStyle w:val="TextHeading2"/>
        <w:rPr>
          <w:ins w:id="1421" w:author="Arthur Souza Rodrigues" w:date="2026-07-10T21:42:00Z" w16du:dateUtc="2026-07-11T01:42:00Z"/>
        </w:rPr>
      </w:pPr>
      <w:ins w:id="1422" w:author="Arthur Souza Rodrigues" w:date="2026-07-10T21:42:00Z" w16du:dateUtc="2026-07-11T01:42:00Z">
        <w:r>
          <w:t>dolore ut consectetur sed dolor eiusmod dolor do eiusmod adipiscing, et sed do, do ipsum magna adipiscing, ipsum sed ipsum adipiscing dolore tempor consectetur sit dolore labore elit consectetur tempor.</w:t>
        </w:r>
      </w:ins>
    </w:p>
    <w:p w14:paraId="3E7706AA" w14:textId="77777777" w:rsidR="00540B8E" w:rsidRDefault="005314F1">
      <w:pPr>
        <w:pStyle w:val="Heading2"/>
        <w:rPr>
          <w:ins w:id="1423" w:author="Arthur Souza Rodrigues" w:date="2026-07-10T21:42:00Z" w16du:dateUtc="2026-07-11T01:42:00Z"/>
        </w:rPr>
      </w:pPr>
      <w:bookmarkStart w:id="1424" w:name="14184469743489709734"/>
      <w:bookmarkStart w:id="1425" w:name="_Toc507273116"/>
      <w:bookmarkStart w:id="1426" w:name="_Ref119479877"/>
      <w:bookmarkStart w:id="1427" w:name="_Toc218523842"/>
      <w:ins w:id="1428" w:author="Arthur Souza Rodrigues" w:date="2026-07-10T21:42:00Z" w16du:dateUtc="2026-07-11T01:42:00Z">
        <w:r>
          <w:lastRenderedPageBreak/>
        </w:r>
        <w:r>
          <w:t>adipiscing elit magna</w:t>
        </w:r>
        <w:bookmarkEnd w:id="1424"/>
        <w:bookmarkEnd w:id="1425"/>
        <w:bookmarkEnd w:id="1426"/>
        <w:bookmarkEnd w:id="1427"/>
      </w:ins>
    </w:p>
    <w:p w14:paraId="77478737" w14:textId="77777777" w:rsidR="00540B8E" w:rsidRDefault="005314F1">
      <w:pPr>
        <w:pStyle w:val="TextHeading2"/>
        <w:rPr>
          <w:ins w:id="1429" w:author="Arthur Souza Rodrigues" w:date="2026-07-10T21:42:00Z" w16du:dateUtc="2026-07-11T01:42:00Z"/>
        </w:rPr>
      </w:pPr>
      <w:ins w:id="1430" w:author="Arthur Souza Rodrigues" w:date="2026-07-10T21:42:00Z" w16du:dateUtc="2026-07-11T01:42:00Z">
        <w:r>
          <w:t xml:space="preserve">consectetur sed adipiscing sed consectetur tempor amet dolor adipiscing’et ipsum, consectetur do ipsum ut elit </w:t>
        </w:r>
        <w:r>
          <w:fldChar w:fldCharType="begin"/>
        </w:r>
        <w:r>
          <w:instrText xml:space="preserve"> REF 16146184161926789452 \r \h </w:instrText>
        </w:r>
        <w:r>
          <w:fldChar w:fldCharType="separate"/>
        </w:r>
        <w:r>
          <w:t>lorem 11.02</w:t>
        </w:r>
        <w:r>
          <w:fldChar w:fldCharType="end"/>
        </w:r>
        <w:r>
          <w:t xml:space="preserve"> consectetur dolor tempor lorem ipsum elit ipsum labore incididunt:</w:t>
        </w:r>
      </w:ins>
    </w:p>
    <w:p w14:paraId="0E1B328F" w14:textId="77777777" w:rsidR="00540B8E" w:rsidRDefault="005314F1">
      <w:pPr>
        <w:pStyle w:val="TextHeading3"/>
        <w:rPr>
          <w:ins w:id="1431" w:author="Arthur Souza Rodrigues" w:date="2026-07-10T21:42:00Z" w16du:dateUtc="2026-07-11T01:42:00Z"/>
        </w:rPr>
      </w:pPr>
      <w:ins w:id="1432" w:author="Arthur Souza Rodrigues" w:date="2026-07-10T21:42:00Z" w16du:dateUtc="2026-07-11T01:42:00Z">
        <w:r>
          <w:t>consectetur sed adipiscing sed consectetur tempor magna do ipsum adipiscing.</w:t>
        </w:r>
      </w:ins>
    </w:p>
    <w:p w14:paraId="446F48E1" w14:textId="77777777" w:rsidR="00540B8E" w:rsidRDefault="005314F1">
      <w:pPr>
        <w:pStyle w:val="TextHeading3"/>
        <w:rPr>
          <w:ins w:id="1433" w:author="Arthur Souza Rodrigues" w:date="2026-07-10T21:42:00Z" w16du:dateUtc="2026-07-11T01:42:00Z"/>
        </w:rPr>
      </w:pPr>
      <w:ins w:id="1434" w:author="Arthur Souza Rodrigues" w:date="2026-07-10T21:42:00Z" w16du:dateUtc="2026-07-11T01:42:00Z">
        <w:r>
          <w:t>consectetur sed adipiscing sed consectetur tempor do ipsum adipiscing’et dolor, do, eiusmod, ipsum dolore et, lorem dolor elit elit dolore ipsum ipsum lorem elit sit amet ipsum adipiscing.</w:t>
        </w:r>
      </w:ins>
    </w:p>
    <w:p w14:paraId="7C4BAAAA" w14:textId="77777777" w:rsidR="00540B8E" w:rsidRDefault="005314F1">
      <w:pPr>
        <w:pStyle w:val="TextHeading3"/>
        <w:rPr>
          <w:ins w:id="1435" w:author="Arthur Souza Rodrigues" w:date="2026-07-10T21:42:00Z" w16du:dateUtc="2026-07-11T01:42:00Z"/>
        </w:rPr>
      </w:pPr>
      <w:ins w:id="1436" w:author="Arthur Souza Rodrigues" w:date="2026-07-10T21:42:00Z" w16du:dateUtc="2026-07-11T01:42:00Z">
        <w:r>
          <w:t>consectetur sed adipiscing sed consectetur tempor do dolor elit lorem elit, do et sed, labore adipiscing amet ipsum adipiscing et ipsum do magna do do elit lorem incididunt tempor.</w:t>
        </w:r>
      </w:ins>
    </w:p>
    <w:p w14:paraId="7DDF2E2B" w14:textId="77777777" w:rsidR="00540B8E" w:rsidRDefault="005314F1">
      <w:pPr>
        <w:pStyle w:val="TextHeading3"/>
        <w:rPr>
          <w:ins w:id="1437" w:author="Arthur Souza Rodrigues" w:date="2026-07-10T21:42:00Z" w16du:dateUtc="2026-07-11T01:42:00Z"/>
        </w:rPr>
      </w:pPr>
      <w:ins w:id="1438" w:author="Arthur Souza Rodrigues" w:date="2026-07-10T21:42:00Z" w16du:dateUtc="2026-07-11T01:42:00Z">
        <w:r>
          <w:t>consectetur sed adipiscing sed consectetur tempor do ipsum aliqua incididunt sed amet ipsum adipiscing’et aliqua incididunt ipsum.</w:t>
        </w:r>
      </w:ins>
    </w:p>
    <w:p w14:paraId="75FB35E8" w14:textId="77777777" w:rsidR="00540B8E" w:rsidRDefault="005314F1">
      <w:pPr>
        <w:pStyle w:val="TextHeading3"/>
        <w:rPr>
          <w:ins w:id="1439" w:author="Arthur Souza Rodrigues" w:date="2026-07-10T21:42:00Z" w16du:dateUtc="2026-07-11T01:42:00Z"/>
        </w:rPr>
      </w:pPr>
      <w:ins w:id="1440" w:author="Arthur Souza Rodrigues" w:date="2026-07-10T21:42:00Z" w16du:dateUtc="2026-07-11T01:42:00Z">
        <w:r>
          <w:t>consectetur sed adipiscing sed consectetur tempor do sit aliqua lorem dolor consectetur elit magna do adipiscing amet ipsum adipiscing et eiusmod lorem ut ut elit dolor labore dolor ipsum adipiscing sed amet elit.</w:t>
        </w:r>
      </w:ins>
    </w:p>
    <w:p w14:paraId="41500316" w14:textId="77777777" w:rsidR="00540B8E" w:rsidRDefault="005314F1">
      <w:pPr>
        <w:pStyle w:val="Heading2"/>
        <w:rPr>
          <w:ins w:id="1441" w:author="Arthur Souza Rodrigues" w:date="2026-07-10T21:42:00Z" w16du:dateUtc="2026-07-11T01:42:00Z"/>
        </w:rPr>
      </w:pPr>
      <w:bookmarkStart w:id="1442" w:name="11954226565216652239"/>
      <w:bookmarkStart w:id="1443" w:name="_Ref220391720"/>
      <w:bookmarkStart w:id="1444" w:name="_Toc218523843"/>
      <w:ins w:id="1445" w:author="Arthur Souza Rodrigues" w:date="2026-07-10T21:42:00Z" w16du:dateUtc="2026-07-11T01:42:00Z">
        <w:r>
          <w:t>consectetur consectetur ipsum</w:t>
        </w:r>
      </w:ins>
    </w:p>
    <w:p w14:paraId="35933BEF" w14:textId="77777777" w:rsidR="00540B8E" w:rsidRDefault="005314F1">
      <w:pPr>
        <w:pStyle w:val="TextHeading2"/>
        <w:rPr>
          <w:ins w:id="1446" w:author="Arthur Souza Rodrigues" w:date="2026-07-10T21:42:00Z" w16du:dateUtc="2026-07-11T01:42:00Z"/>
        </w:rPr>
      </w:pPr>
      <w:ins w:id="1447" w:author="Arthur Souza Rodrigues" w:date="2026-07-10T21:42:00Z" w16du:dateUtc="2026-07-11T01:42:00Z">
        <w:r>
          <w:t xml:space="preserve">consectetur sed adipiscing sed incididunt magna consectetur tempor consectetur eiusmod aliqua consectetur amet dolor adipiscing’et ipsum, consectetur do ipsum ut elit </w:t>
        </w:r>
        <w:r>
          <w:fldChar w:fldCharType="begin"/>
        </w:r>
        <w:r>
          <w:instrText xml:space="preserve"> REF 16146184161926789452 \r \h </w:instrText>
        </w:r>
        <w:r>
          <w:fldChar w:fldCharType="separate"/>
        </w:r>
        <w:r>
          <w:t>lorem 11.02</w:t>
        </w:r>
        <w:r>
          <w:fldChar w:fldCharType="end"/>
        </w:r>
        <w:r>
          <w:t xml:space="preserve"> labore adipiscing.</w:t>
        </w:r>
      </w:ins>
    </w:p>
    <w:p w14:paraId="6C6F0A9A" w14:textId="77777777" w:rsidR="00540B8E" w:rsidRDefault="005314F1">
      <w:pPr>
        <w:pStyle w:val="Heading3"/>
        <w:rPr>
          <w:ins w:id="1448" w:author="Arthur Souza Rodrigues" w:date="2026-07-10T21:42:00Z" w16du:dateUtc="2026-07-11T01:42:00Z"/>
        </w:rPr>
      </w:pPr>
      <w:bookmarkStart w:id="1449" w:name="11954706189122361777"/>
      <w:ins w:id="1450" w:author="Arthur Souza Rodrigues" w:date="2026-07-10T21:42:00Z" w16du:dateUtc="2026-07-11T01:42:00Z">
        <w:r>
          <w:t>magna elit aliqua elit incididunt magna</w:t>
        </w:r>
      </w:ins>
    </w:p>
    <w:p w14:paraId="7AF69A6C" w14:textId="77777777" w:rsidR="00540B8E" w:rsidRDefault="005314F1">
      <w:pPr>
        <w:pStyle w:val="TextHeading3"/>
        <w:rPr>
          <w:ins w:id="1451" w:author="Arthur Souza Rodrigues" w:date="2026-07-10T21:42:00Z" w16du:dateUtc="2026-07-11T01:42:00Z"/>
        </w:rPr>
      </w:pPr>
      <w:ins w:id="1452" w:author="Arthur Souza Rodrigues" w:date="2026-07-10T21:42:00Z" w16du:dateUtc="2026-07-11T01:42:00Z">
        <w:r>
          <w:t>consectetur tempor sed adipiscing sed do ipsum adipiscing labore sed elit ipsum magna amet incididunt do elit dolor consectetur do et ipsum lorem labore et tempor sed adipiscing do tempor amet dolor ut</w:t>
        </w:r>
        <w:r>
          <w:t xml:space="preserve">. </w:t>
        </w:r>
        <w:r>
          <w:t>sed tempor aliqua ipsum ut-elit tempor sed, et sed sed sed do ipsum adipiscing labore sed elit ipsum magna amet incididunt do elit ipsum consectetur do et ipsum lorem labore et sed incididunt aliqua ipsum lorem tempor amet ipsum adipiscing’et incididunt, aliqua, et, incididunt et</w:t>
        </w:r>
        <w:r>
          <w:t xml:space="preserve">. </w:t>
        </w:r>
        <w:r>
          <w:t>sit eiusmod magna amet incididunt magna labore incididunt dolor do do.</w:t>
        </w:r>
      </w:ins>
    </w:p>
    <w:p w14:paraId="618F1166" w14:textId="77777777" w:rsidR="00540B8E" w:rsidRDefault="005314F1">
      <w:pPr>
        <w:pStyle w:val="Heading3"/>
        <w:rPr>
          <w:ins w:id="1453" w:author="Arthur Souza Rodrigues" w:date="2026-07-10T21:42:00Z" w16du:dateUtc="2026-07-11T01:42:00Z"/>
        </w:rPr>
      </w:pPr>
      <w:bookmarkStart w:id="1454" w:name="11954946001075216546"/>
      <w:ins w:id="1455" w:author="Arthur Souza Rodrigues" w:date="2026-07-10T21:42:00Z" w16du:dateUtc="2026-07-11T01:42:00Z">
        <w:r>
          <w:t>dolor elit incididunt</w:t>
        </w:r>
      </w:ins>
    </w:p>
    <w:p w14:paraId="489B731C" w14:textId="77777777" w:rsidR="00540B8E" w:rsidRDefault="005314F1">
      <w:pPr>
        <w:pStyle w:val="TextHeading3"/>
        <w:rPr>
          <w:ins w:id="1456" w:author="Arthur Souza Rodrigues" w:date="2026-07-10T21:42:00Z" w16du:dateUtc="2026-07-11T01:42:00Z"/>
        </w:rPr>
      </w:pPr>
      <w:ins w:id="1457" w:author="Arthur Souza Rodrigues" w:date="2026-07-10T21:42:00Z" w16du:dateUtc="2026-07-11T01:42:00Z">
        <w:r>
          <w:t>et ipsum adipiscing magna consectetur aliqua do et ipsum lorem ut ipsum 25 adipiscing elit consectetur lorem aliqua ipsum eiusmod elit, ipsum adipiscing adipiscing sed do lorem dolor labore elit ipsum labore magna amet incididunt do ipsum ipsum consectetur.</w:t>
        </w:r>
      </w:ins>
    </w:p>
    <w:p w14:paraId="0E9BD915" w14:textId="77777777" w:rsidR="00540B8E" w:rsidRDefault="005314F1">
      <w:pPr>
        <w:pStyle w:val="Heading3"/>
        <w:rPr>
          <w:ins w:id="1458" w:author="Arthur Souza Rodrigues" w:date="2026-07-10T21:42:00Z" w16du:dateUtc="2026-07-11T01:42:00Z"/>
        </w:rPr>
      </w:pPr>
      <w:bookmarkStart w:id="1459" w:name="11955425624980926084"/>
      <w:ins w:id="1460" w:author="Arthur Souza Rodrigues" w:date="2026-07-10T21:42:00Z" w16du:dateUtc="2026-07-11T01:42:00Z">
        <w:r>
          <w:t>magna incididunt ipsum magna elit ipsum amet</w:t>
        </w:r>
      </w:ins>
    </w:p>
    <w:p w14:paraId="0BE3C14A" w14:textId="77777777" w:rsidR="004407C2" w:rsidRDefault="005314F1" w:rsidP="004407C2">
      <w:pPr>
        <w:pStyle w:val="TextHeading3"/>
        <w:spacing w:line="276" w:lineRule="auto"/>
        <w:rPr>
          <w:ins w:id="1461" w:author="Arthur Souza Rodrigues" w:date="2026-07-10T21:42:00Z" w16du:dateUtc="2026-07-11T01:42:00Z"/>
        </w:rPr>
      </w:pPr>
      <w:ins w:id="1462" w:author="Arthur Souza Rodrigues" w:date="2026-07-10T21:42:00Z" w16du:dateUtc="2026-07-11T01:42:00Z">
        <w:r>
          <w:t xml:space="preserve">eiusmod do ipsum sit elit ipsum ipsum labore, ipsum adipiscing magna consectetur aliqua do et ipsum lorem adipiscing tempor do lorem dolor labore elit ipsum do incididunt eiusmod magna amet incididunt </w:t>
        </w:r>
        <w:r>
          <w:lastRenderedPageBreak/>
        </w:r>
        <w:r>
          <w:t>consectetur ipsum adipiscing’et consectetur do ipsum adipiscing’et ipsum tempor tempor lorem ipsum aliqua lorem sed, incididunt ipsum sed elit ipsum adipiscing’et amet</w:t>
        </w:r>
        <w:r>
          <w:t xml:space="preserve">. </w:t>
        </w:r>
        <w:r>
          <w:t>eiusmod adipiscing dolore ipsum tempor incididunt do aliqua ipsum aliqua ut elit amet.</w:t>
        </w:r>
      </w:ins>
    </w:p>
    <w:p w14:paraId="3B7AF260" w14:textId="77777777" w:rsidR="00540B8E" w:rsidRPr="004407C2" w:rsidRDefault="004407C2" w:rsidP="004407C2">
      <w:pPr>
        <w:spacing w:after="200" w:line="276" w:lineRule="auto"/>
        <w:rPr>
          <w:ins w:id="1463" w:author="Arthur Souza Rodrigues" w:date="2026-07-10T21:42:00Z" w16du:dateUtc="2026-07-11T01:42:00Z"/>
          <w:szCs w:val="20"/>
        </w:rPr>
      </w:pPr>
      <w:ins w:id="1464" w:author="Arthur Souza Rodrigues" w:date="2026-07-10T21:42:00Z" w16du:dateUtc="2026-07-11T01:42:00Z">
        <w:r>
          <w:br w:type="page"/>
        </w:r>
      </w:ins>
    </w:p>
    <w:p w14:paraId="76B11314" w14:textId="77777777" w:rsidR="00540B8E" w:rsidRDefault="005314F1">
      <w:pPr>
        <w:pStyle w:val="TextHeading3"/>
        <w:rPr>
          <w:ins w:id="1465" w:author="Arthur Souza Rodrigues" w:date="2026-07-10T21:42:00Z" w16du:dateUtc="2026-07-11T01:42:00Z"/>
        </w:rPr>
      </w:pPr>
      <w:ins w:id="1466" w:author="Arthur Souza Rodrigues" w:date="2026-07-10T21:42:00Z" w16du:dateUtc="2026-07-11T01:42:00Z">
        <w:r>
          <w:lastRenderedPageBreak/>
        </w:r>
        <w:r>
          <w:t xml:space="preserve">eiusmod adipiscing adipiscing lorem aliqua ipsum ut elit amet do tempor do ipsum adipiscing, ipsum adipiscing’et amet, ipsum adipiscing’et sed, lorem sed elit ipsum adipiscing’et amet ipsum ipsum </w:t>
        </w:r>
        <w:r>
          <w:rPr>
            <w:i/>
          </w:rPr>
          <w:t>dolore elit</w:t>
        </w:r>
        <w:r>
          <w:t xml:space="preserve"> elit ipsum adipiscing’et consectetur</w:t>
        </w:r>
        <w:r>
          <w:t xml:space="preserve">. </w:t>
        </w:r>
        <w:r>
          <w:t xml:space="preserve">magna ut elit ipsum ut elit amet, ipsum </w:t>
        </w:r>
        <w:r>
          <w:rPr>
            <w:i/>
          </w:rPr>
          <w:t>dolore elit</w:t>
        </w:r>
        <w:r>
          <w: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w:t>
        </w:r>
        <w:r>
          <w:t xml:space="preserve">. </w:t>
        </w:r>
        <w:r>
          <w:t>sed ipsum magna-lorem adipiscing et lorem ut amet, ipsum dolore elit incididunt magna ipsum adipiscing’et adipiscing consectetur.</w:t>
        </w:r>
      </w:ins>
    </w:p>
    <w:p w14:paraId="0235EE0A" w14:textId="77777777" w:rsidR="00540B8E" w:rsidRDefault="005314F1">
      <w:pPr>
        <w:pStyle w:val="TextHeading3"/>
        <w:rPr>
          <w:ins w:id="1467" w:author="Arthur Souza Rodrigues" w:date="2026-07-10T21:42:00Z" w16du:dateUtc="2026-07-11T01:42:00Z"/>
        </w:rPr>
      </w:pPr>
      <w:ins w:id="1468" w:author="Arthur Souza Rodrigues" w:date="2026-07-10T21:42:00Z" w16du:dateUtc="2026-07-11T01:42:00Z">
        <w:r>
          <w:t xml:space="preserve">sed dolor magna elit ipsum adipiscing’et consectetur aliqua lorem magna consectetur, et sed sed sed ipsum incididunt dolore sed </w:t>
        </w:r>
        <w:r>
          <w:rPr>
            <w:i/>
          </w:rPr>
          <w:t>dolore incididunt</w:t>
        </w:r>
        <w:r>
          <w:t xml:space="preserve"> do ipsum adipiscing’et ut</w:t>
        </w:r>
        <w:r>
          <w:t xml:space="preserve">. </w:t>
        </w:r>
        <w:r>
          <w:t xml:space="preserve">sed ipsum adipiscing dolore ipsum ut-eiusmod ut, et sed sed sed ipsum dolore sed </w:t>
        </w:r>
        <w:r>
          <w:rPr>
            <w:i/>
          </w:rPr>
          <w:t>dolore incididunt</w:t>
        </w:r>
        <w:r>
          <w:t xml:space="preserve"> do ipsum ut elit ipsum adipiscing’et ipsum sit do elit magna eiusmod labore elit lorem lorem, do tempor aliqua ipsum ut-eiusmod labore, </w:t>
        </w:r>
        <w:r>
          <w:rPr>
            <w:i/>
          </w:rPr>
          <w:t>dolore incididunt</w:t>
        </w:r>
        <w:r>
          <w:t xml:space="preserve"> do et ut</w:t>
        </w:r>
        <w:r>
          <w:t xml:space="preserve">. </w:t>
        </w:r>
      </w:ins>
    </w:p>
    <w:p w14:paraId="69F9AE34" w14:textId="77777777" w:rsidR="00540B8E" w:rsidRDefault="005314F1">
      <w:pPr>
        <w:pStyle w:val="TextHeading3"/>
        <w:rPr>
          <w:ins w:id="1469" w:author="Arthur Souza Rodrigues" w:date="2026-07-10T21:42:00Z" w16du:dateUtc="2026-07-11T01:42:00Z"/>
        </w:rPr>
      </w:pPr>
      <w:ins w:id="1470" w:author="Arthur Souza Rodrigues" w:date="2026-07-10T21:42:00Z" w16du:dateUtc="2026-07-11T01:42:00Z">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t>aliqua eiusmod</w:t>
        </w:r>
        <w:r>
          <w:fldChar w:fldCharType="end"/>
        </w:r>
        <w:r>
          <w:t xml:space="preserve">. </w:t>
        </w:r>
      </w:ins>
    </w:p>
    <w:p w14:paraId="2A9CE00E" w14:textId="77777777" w:rsidR="00540B8E" w:rsidRDefault="005314F1">
      <w:pPr>
        <w:pStyle w:val="Heading2"/>
        <w:rPr>
          <w:ins w:id="1471" w:author="Arthur Souza Rodrigues" w:date="2026-07-10T21:42:00Z" w16du:dateUtc="2026-07-11T01:42:00Z"/>
        </w:rPr>
      </w:pPr>
      <w:bookmarkStart w:id="1472" w:name="337939498182716388"/>
      <w:bookmarkStart w:id="1473" w:name="_Toc507273117"/>
      <w:bookmarkStart w:id="1474" w:name="_Toc218523844"/>
      <w:ins w:id="1475" w:author="Arthur Souza Rodrigues" w:date="2026-07-10T21:42:00Z" w16du:dateUtc="2026-07-11T01:42:00Z">
        <w:r>
          <w:t>dolor elit aliqua</w:t>
        </w:r>
      </w:ins>
    </w:p>
    <w:p w14:paraId="5F4C376D" w14:textId="77777777" w:rsidR="00540B8E" w:rsidRDefault="005314F1">
      <w:pPr>
        <w:pStyle w:val="TextHeading2"/>
        <w:rPr>
          <w:ins w:id="1476" w:author="Arthur Souza Rodrigues" w:date="2026-07-10T21:42:00Z" w16du:dateUtc="2026-07-11T01:42:00Z"/>
        </w:rPr>
      </w:pPr>
      <w:ins w:id="1477" w:author="Arthur Souza Rodrigues" w:date="2026-07-10T21:42:00Z" w16du:dateUtc="2026-07-11T01:42:00Z">
        <w:r>
          <w:t>sit sed sit dolor et sed et ipsum aliqua aliqua sit, ut, incididunt adipiscing incididunt do ipsum consectetur do ipsum ut elit ipsum aliqua.</w:t>
        </w:r>
      </w:ins>
    </w:p>
    <w:p w14:paraId="09F72F3C" w14:textId="77777777" w:rsidR="00540B8E" w:rsidRDefault="005314F1">
      <w:pPr>
        <w:pStyle w:val="TextHeading2"/>
        <w:rPr>
          <w:ins w:id="1478" w:author="Arthur Souza Rodrigues" w:date="2026-07-10T21:42:00Z" w16du:dateUtc="2026-07-11T01:42:00Z"/>
        </w:rPr>
      </w:pPr>
      <w:ins w:id="1479" w:author="Arthur Souza Rodrigues" w:date="2026-07-10T21:42:00Z" w16du:dateUtc="2026-07-11T01:42:00Z">
        <w:r>
          <w:t>eiusmod ut elit ipsum aliqua lorem lorem amet do labore do ut elit elit ipsum dolor consectetur sed et ipsum consectetur.</w:t>
        </w:r>
      </w:ins>
    </w:p>
    <w:p w14:paraId="6ADBD415" w14:textId="77777777" w:rsidR="00540B8E" w:rsidRDefault="005314F1">
      <w:pPr>
        <w:pStyle w:val="TextHeading2"/>
        <w:rPr>
          <w:ins w:id="1480" w:author="Arthur Souza Rodrigues" w:date="2026-07-10T21:42:00Z" w16du:dateUtc="2026-07-11T01:42:00Z"/>
        </w:rPr>
        <w:sectPr w:rsidR="00540B8E">
          <w:footerReference w:type="default" r:id="rId21"/>
          <w:pgSz w:w="12240" w:h="15840"/>
          <w:pgMar w:top="1440" w:right="1800" w:bottom="1440" w:left="1800" w:header="720" w:footer="720" w:gutter="0"/>
          <w:pgNumType w:start="1" w:chapStyle="1"/>
          <w:cols w:space="720"/>
        </w:sectPr>
      </w:pPr>
      <w:ins w:id="1481" w:author="Arthur Souza Rodrigues" w:date="2026-07-10T21:42:00Z" w16du:dateUtc="2026-07-11T01:42:00Z">
        <w:r>
          <w:t xml:space="preserve">sed labore aliqua consectetur </w:t>
        </w:r>
        <w:r>
          <w:fldChar w:fldCharType="begin"/>
        </w:r>
        <w:r>
          <w:instrText xml:space="preserve"> REF _Ref119492733 \r \h </w:instrText>
        </w:r>
        <w:r>
          <w:fldChar w:fldCharType="separate"/>
        </w:r>
        <w:r>
          <w:t>lorem 11.01</w:t>
        </w:r>
        <w:r>
          <w:fldChar w:fldCharType="end"/>
        </w:r>
        <w:r>
          <w:t xml:space="preserve">, ipsum ut elit ipsum aliqua lorem lorem amet do labore consectetur sit tempor do magna sit do eiusmod adipiscing et ipsum ut elit </w:t>
        </w:r>
        <w:r>
          <w:fldChar w:fldCharType="begin"/>
        </w:r>
        <w:r>
          <w:instrText xml:space="preserve"> REF 15152141074271571474 \r \h </w:instrText>
        </w:r>
        <w:r>
          <w:fldChar w:fldCharType="separate"/>
        </w:r>
        <w:r>
          <w:t>lorem 12.01</w:t>
        </w:r>
        <w:r>
          <w:fldChar w:fldCharType="end"/>
        </w:r>
        <w:r>
          <w:t xml:space="preserve"> eiusmod do ipsum magna consectetur eiusmod adipiscing aliqua labore eiusmod et do lorem tempor dolor eiusmod adipiscing et labore ipsum ut lorem 401(eiusmod)(9).</w:t>
        </w:r>
      </w:ins>
    </w:p>
    <w:p w14:paraId="0E6407D1" w14:textId="77777777" w:rsidR="00540B8E" w:rsidRDefault="005314F1">
      <w:pPr>
        <w:pStyle w:val="Heading1"/>
        <w:rPr>
          <w:ins w:id="1482" w:author="Arthur Souza Rodrigues" w:date="2026-07-10T21:42:00Z" w16du:dateUtc="2026-07-11T01:42:00Z"/>
        </w:rPr>
      </w:pPr>
      <w:ins w:id="1483" w:author="Arthur Souza Rodrigues" w:date="2026-07-10T21:42:00Z" w16du:dateUtc="2026-07-11T01:42:00Z">
        <w:r>
          <w:lastRenderedPageBreak/>
        </w:r>
        <w:r>
          <w:br/>
        </w:r>
        <w:bookmarkStart w:id="1484" w:name="14425310089551435072"/>
        <w:bookmarkStart w:id="1485" w:name="_Ref17190735"/>
        <w:bookmarkStart w:id="1486" w:name="_Toc218523845"/>
        <w:r>
          <w:t>et lorem incididunt lorem labore incididunt</w:t>
        </w:r>
        <w:bookmarkEnd w:id="1484"/>
        <w:bookmarkEnd w:id="1485"/>
        <w:bookmarkEnd w:id="1486"/>
      </w:ins>
    </w:p>
    <w:p w14:paraId="2E8C9CD7" w14:textId="77777777" w:rsidR="00540B8E" w:rsidRDefault="005314F1">
      <w:pPr>
        <w:pStyle w:val="TextHeading2"/>
        <w:rPr>
          <w:ins w:id="1487" w:author="Arthur Souza Rodrigues" w:date="2026-07-10T21:42:00Z" w16du:dateUtc="2026-07-11T01:42:00Z"/>
        </w:rPr>
      </w:pPr>
      <w:ins w:id="1488" w:author="Arthur Souza Rodrigues" w:date="2026-07-10T21:42:00Z" w16du:dateUtc="2026-07-11T01:42:00Z">
        <w:r>
          <w:t>eiusmod ut elit ipsum aliqua amet do sed elit incididunt incididunt lorem et incididunt dolor lorem sit et do et consectetur.</w:t>
        </w:r>
      </w:ins>
    </w:p>
    <w:p w14:paraId="6369BB9F" w14:textId="77777777" w:rsidR="00540B8E" w:rsidRDefault="005314F1">
      <w:pPr>
        <w:pStyle w:val="Heading2"/>
        <w:rPr>
          <w:ins w:id="1489" w:author="Arthur Souza Rodrigues" w:date="2026-07-10T21:42:00Z" w16du:dateUtc="2026-07-11T01:42:00Z"/>
        </w:rPr>
      </w:pPr>
      <w:bookmarkStart w:id="1490" w:name="_Toc218523846"/>
      <w:bookmarkStart w:id="1491" w:name="15152141074271571474"/>
      <w:bookmarkStart w:id="1492" w:name="_Ref224199639"/>
      <w:ins w:id="1493" w:author="Arthur Souza Rodrigues" w:date="2026-07-10T21:42:00Z" w16du:dateUtc="2026-07-11T01:42:00Z">
        <w:r>
          <w:t>et lorem</w:t>
        </w:r>
        <w:bookmarkEnd w:id="1490"/>
        <w:r>
          <w:t> </w:t>
        </w:r>
        <w:bookmarkEnd w:id="1491"/>
        <w:bookmarkEnd w:id="1492"/>
      </w:ins>
    </w:p>
    <w:p w14:paraId="6A4FA298" w14:textId="77777777" w:rsidR="00540B8E" w:rsidRDefault="005314F1">
      <w:pPr>
        <w:pStyle w:val="TextHeading2"/>
        <w:rPr>
          <w:ins w:id="1494" w:author="Arthur Souza Rodrigues" w:date="2026-07-10T21:42:00Z" w16du:dateUtc="2026-07-11T01:42:00Z"/>
        </w:rPr>
      </w:pPr>
      <w:ins w:id="1495" w:author="Arthur Souza Rodrigues" w:date="2026-07-10T21:42:00Z" w16du:dateUtc="2026-07-11T01:42:00Z">
        <w:r>
          <w:t>aliqua dolor aliqua adipiscing consectetur ipsum consectetur, ipsum lorem’et ut amet do sed elit incididunt.</w:t>
        </w:r>
      </w:ins>
    </w:p>
    <w:p w14:paraId="0C1D8746" w14:textId="77777777" w:rsidR="00540B8E" w:rsidRDefault="005314F1">
      <w:pPr>
        <w:pStyle w:val="Heading3"/>
        <w:rPr>
          <w:ins w:id="1496" w:author="Arthur Souza Rodrigues" w:date="2026-07-10T21:42:00Z" w16du:dateUtc="2026-07-11T01:42:00Z"/>
        </w:rPr>
      </w:pPr>
      <w:bookmarkStart w:id="1497" w:name="4954177668865028889"/>
      <w:ins w:id="1498" w:author="Arthur Souza Rodrigues" w:date="2026-07-10T21:42:00Z" w16du:dateUtc="2026-07-11T01:42:00Z">
        <w:r>
          <w:t>elit elit consectetur sed</w:t>
        </w:r>
      </w:ins>
    </w:p>
    <w:p w14:paraId="63DB4B0A" w14:textId="77777777" w:rsidR="00540B8E" w:rsidRDefault="005314F1">
      <w:pPr>
        <w:pStyle w:val="TextHeading3"/>
        <w:rPr>
          <w:ins w:id="1499" w:author="Arthur Souza Rodrigues" w:date="2026-07-10T21:42:00Z" w16du:dateUtc="2026-07-11T01:42:00Z"/>
        </w:rPr>
      </w:pPr>
      <w:ins w:id="1500" w:author="Arthur Souza Rodrigues" w:date="2026-07-10T21:42:00Z" w16du:dateUtc="2026-07-11T01:42:00Z">
        <w:r>
          <w: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t>
        </w:r>
      </w:ins>
    </w:p>
    <w:p w14:paraId="6EDAAAD4" w14:textId="77777777" w:rsidR="00540B8E" w:rsidRDefault="005314F1">
      <w:pPr>
        <w:pStyle w:val="TextHeading3"/>
        <w:rPr>
          <w:ins w:id="1501" w:author="Arthur Souza Rodrigues" w:date="2026-07-10T21:42:00Z" w16du:dateUtc="2026-07-11T01:42:00Z"/>
        </w:rPr>
      </w:pPr>
      <w:ins w:id="1502" w:author="Arthur Souza Rodrigues" w:date="2026-07-10T21:42:00Z" w16du:dateUtc="2026-07-11T01:42:00Z">
        <w:r>
          <w:t>consectetur sed adipiscing adipiscing eiusmod sed dolor elit dolor sed elit eiusmod lorem dolore-sed labore eiusmod et do et consectetur</w:t>
        </w:r>
        <w:r>
          <w:t xml:space="preserve">. </w:t>
        </w:r>
      </w:ins>
    </w:p>
    <w:p w14:paraId="55D86BF1" w14:textId="77777777" w:rsidR="00540B8E" w:rsidRDefault="005314F1">
      <w:pPr>
        <w:pStyle w:val="TextHeading3"/>
        <w:rPr>
          <w:ins w:id="1503" w:author="Arthur Souza Rodrigues" w:date="2026-07-10T21:42:00Z" w16du:dateUtc="2026-07-11T01:42:00Z"/>
        </w:rPr>
      </w:pPr>
      <w:ins w:id="1504" w:author="Arthur Souza Rodrigues" w:date="2026-07-10T21:42:00Z" w16du:dateUtc="2026-07-11T01:42:00Z">
        <w:r>
          <w:t>sed adipiscing adipiscing dolore et sed sed amet dolor sed et ipsum lorem elit ipsum ipsum ipsum sed lorem ipsum dolor elit dolor sed elit eiusmod et do et consectetur.</w:t>
        </w:r>
      </w:ins>
    </w:p>
    <w:p w14:paraId="6AB1F02A" w14:textId="77777777" w:rsidR="00540B8E" w:rsidRDefault="005314F1">
      <w:pPr>
        <w:pStyle w:val="TextHeading3"/>
        <w:rPr>
          <w:ins w:id="1505" w:author="Arthur Souza Rodrigues" w:date="2026-07-10T21:42:00Z" w16du:dateUtc="2026-07-11T01:42:00Z"/>
        </w:rPr>
      </w:pPr>
      <w:ins w:id="1506" w:author="Arthur Souza Rodrigues" w:date="2026-07-10T21:42:00Z" w16du:dateUtc="2026-07-11T01:42:00Z">
        <w:r>
          <w:t>consectetur sed adipiscing lorem eiusmod lorem sit ipsum et dolor elit incididunt</w:t>
        </w:r>
        <w:r>
          <w:t xml:space="preserve">. </w:t>
        </w:r>
        <w:r>
          <w:t xml:space="preserve">sit ut dolor do et sed et ipsum sit elit eiusmod elit incididunt consectetur adipiscing lorem tempor do incididunt et sed ipsum ut do eiusmod ipsum sit lorem ipsum elit dolor ipsum et ipsum incididunt aliqua elit </w:t>
        </w:r>
        <w:r>
          <w:rPr>
            <w:i/>
          </w:rPr>
          <w:t>aliqua ipsum</w:t>
        </w:r>
        <w:r>
          <w:t>.</w:t>
        </w:r>
      </w:ins>
    </w:p>
    <w:p w14:paraId="47575F83" w14:textId="77777777" w:rsidR="00540B8E" w:rsidRDefault="005314F1">
      <w:pPr>
        <w:pStyle w:val="Heading3"/>
        <w:rPr>
          <w:ins w:id="1507" w:author="Arthur Souza Rodrigues" w:date="2026-07-10T21:42:00Z" w16du:dateUtc="2026-07-11T01:42:00Z"/>
        </w:rPr>
      </w:pPr>
      <w:bookmarkStart w:id="1508" w:name="17773071729512515224"/>
      <w:ins w:id="1509" w:author="Arthur Souza Rodrigues" w:date="2026-07-10T21:42:00Z" w16du:dateUtc="2026-07-11T01:42:00Z">
        <w:r>
          <w:t>ut ipsum et et lorem do eiusmod ipsum tempor sed amet ipsum dolor magna elit magna aliqua </w:t>
        </w:r>
      </w:ins>
    </w:p>
    <w:p w14:paraId="7DF7FFC6" w14:textId="77777777" w:rsidR="00540B8E" w:rsidRDefault="005314F1">
      <w:pPr>
        <w:pStyle w:val="TextHeading3"/>
        <w:rPr>
          <w:ins w:id="1510" w:author="Arthur Souza Rodrigues" w:date="2026-07-10T21:42:00Z" w16du:dateUtc="2026-07-11T01:42:00Z"/>
        </w:rPr>
      </w:pPr>
      <w:ins w:id="1511" w:author="Arthur Souza Rodrigues" w:date="2026-07-10T21:42:00Z" w16du:dateUtc="2026-07-11T01:42:00Z">
        <w:r>
          <w: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t>
        </w:r>
      </w:ins>
    </w:p>
    <w:p w14:paraId="2E1C514E" w14:textId="77777777" w:rsidR="00540B8E" w:rsidRDefault="005314F1">
      <w:pPr>
        <w:pStyle w:val="TextHeading3"/>
        <w:rPr>
          <w:ins w:id="1512" w:author="Arthur Souza Rodrigues" w:date="2026-07-10T21:42:00Z" w16du:dateUtc="2026-07-11T01:42:00Z"/>
        </w:rPr>
      </w:pPr>
      <w:ins w:id="1513" w:author="Arthur Souza Rodrigues" w:date="2026-07-10T21:42:00Z" w16du:dateUtc="2026-07-11T01:42:00Z">
        <w:r>
          <w:t xml:space="preserve">sed dolor consectetur consectetur aliqua amet ipsum labore amet adipiscing ut aliqua (eiusmod </w:t>
        </w:r>
        <w:r>
          <w:rPr>
            <w:i/>
          </w:rPr>
          <w:t>magna aliqua ipsum</w:t>
        </w:r>
        <w:r>
          <w:t>) elit ipsum adipiscing elit ipsum eiusmod et dolor sed elit incididunt, dolor eiusmod, et tempor ipsum eiusmod elit ipsum lorem dolor’et ipsum, et sed amet sed do consectetur ipsum eiusmod elit</w:t>
        </w:r>
      </w:ins>
    </w:p>
    <w:p w14:paraId="0F67F947" w14:textId="77777777" w:rsidR="00540B8E" w:rsidRDefault="005314F1">
      <w:pPr>
        <w:pStyle w:val="TextHeading4"/>
        <w:rPr>
          <w:ins w:id="1514" w:author="Arthur Souza Rodrigues" w:date="2026-07-10T21:42:00Z" w16du:dateUtc="2026-07-11T01:42:00Z"/>
        </w:rPr>
      </w:pPr>
      <w:ins w:id="1515" w:author="Arthur Souza Rodrigues" w:date="2026-07-10T21:42:00Z" w16du:dateUtc="2026-07-11T01:42:00Z">
        <w:r>
          <w:lastRenderedPageBreak/>
        </w:r>
        <w:r>
          <w:t>ipsum magna amet elit aliqua adipiscing magna aliqua ipsum’et elit elit ipsum incididunt ipsum ipsum eiusmod, incididunt</w:t>
        </w:r>
      </w:ins>
    </w:p>
    <w:p w14:paraId="22D2C767" w14:textId="77777777" w:rsidR="00540B8E" w:rsidRDefault="005314F1">
      <w:pPr>
        <w:pStyle w:val="TextHeading4"/>
        <w:rPr>
          <w:ins w:id="1516" w:author="Arthur Souza Rodrigues" w:date="2026-07-10T21:42:00Z" w16du:dateUtc="2026-07-11T01:42:00Z"/>
        </w:rPr>
      </w:pPr>
      <w:ins w:id="1517" w:author="Arthur Souza Rodrigues" w:date="2026-07-10T21:42:00Z" w16du:dateUtc="2026-07-11T01:42:00Z">
        <w:r>
          <w:t>ipsum tempor labore dolor do magna dolor ipsum adipiscing magna aliqua ipsum’et elit elit ipsum incididunt et labore ipsum ut lorem 401(eiusmod)(9).</w:t>
        </w:r>
      </w:ins>
    </w:p>
    <w:p w14:paraId="0B386D26" w14:textId="77777777" w:rsidR="00540B8E" w:rsidRDefault="005314F1" w:rsidP="004407C2">
      <w:pPr>
        <w:pStyle w:val="TextHeading3"/>
        <w:spacing w:line="276" w:lineRule="auto"/>
        <w:rPr>
          <w:ins w:id="1518" w:author="Arthur Souza Rodrigues" w:date="2026-07-10T21:42:00Z" w16du:dateUtc="2026-07-11T01:42:00Z"/>
        </w:rPr>
      </w:pPr>
      <w:ins w:id="1519" w:author="Arthur Souza Rodrigues" w:date="2026-07-10T21:42:00Z" w16du:dateUtc="2026-07-11T01:42:00Z">
        <w:r>
          <w:t>consectetur sed adipiscing sed aliqua amet ipsum ipsum magna aliqua ipsum’et elit elit ipsum incididunt labore et tempor sed adipiscing do tempor amet dolor ut</w:t>
        </w:r>
        <w:r>
          <w:t xml:space="preserve">. </w:t>
        </w:r>
        <w:r>
          <w:t>sed ipsum tempor sed aliqua ut elit, et sed adipiscing sed dolor aliqua amet ipsum ipsum magna aliqua ipsum’et elit elit ipsum incididunt consectetur et sed incididunt ipsum lorem tempor amet ipsum sed dolor’et incididunt, aliqua, et, incididunt et</w:t>
        </w:r>
        <w:r>
          <w:t xml:space="preserve">. </w:t>
        </w:r>
        <w:r>
          <w:t>consectetur sed amet lorem sed do amet dolor do ipsum sed dolor</w:t>
        </w:r>
        <w:r>
          <w:t xml:space="preserve">. </w:t>
        </w:r>
      </w:ins>
    </w:p>
    <w:p w14:paraId="0EBFFD29" w14:textId="77777777" w:rsidR="00540B8E" w:rsidRDefault="005314F1" w:rsidP="004407C2">
      <w:pPr>
        <w:pStyle w:val="TextHeading3"/>
        <w:spacing w:line="276" w:lineRule="auto"/>
        <w:rPr>
          <w:ins w:id="1520" w:author="Arthur Souza Rodrigues" w:date="2026-07-10T21:42:00Z" w16du:dateUtc="2026-07-11T01:42:00Z"/>
        </w:rPr>
      </w:pPr>
      <w:ins w:id="1521" w:author="Arthur Souza Rodrigues" w:date="2026-07-10T21:42:00Z" w16du:dateUtc="2026-07-11T01:42:00Z">
        <w:r>
          <w:t>sed ipsum eiusmod elit ipsum sed dolor’et ipsum, dolor incididunt consectetur adipiscing labore adipiscing tempor do magna tempor do ipsum sed dolor sit amet ipsum sed dolor’et ipsum amet magna tempor do ipsum dolore adipiscing</w:t>
        </w:r>
        <w:r>
          <w:t xml:space="preserve">. </w:t>
        </w:r>
        <w:r>
          <w:t>consectetur, do incididunt aliqua amet magna dolor dolor adipiscing 31 elit ipsum eiusmod consectetur amet ipsum amet dolor elit ipsum sed dolor’et ipsum.</w:t>
        </w:r>
      </w:ins>
    </w:p>
    <w:p w14:paraId="765FC3C4" w14:textId="77777777" w:rsidR="00540B8E" w:rsidRDefault="005314F1" w:rsidP="004407C2">
      <w:pPr>
        <w:pStyle w:val="TextHeading3"/>
        <w:spacing w:line="276" w:lineRule="auto"/>
        <w:rPr>
          <w:ins w:id="1522" w:author="Arthur Souza Rodrigues" w:date="2026-07-10T21:42:00Z" w16du:dateUtc="2026-07-11T01:42:00Z"/>
        </w:rPr>
      </w:pPr>
      <w:ins w:id="1523" w:author="Arthur Souza Rodrigues" w:date="2026-07-10T21:42:00Z" w16du:dateUtc="2026-07-11T01:42:00Z">
        <w:r>
          <w:t>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w:t>
        </w:r>
        <w:r>
          <w:t xml:space="preserve">. </w:t>
        </w:r>
        <w:r>
          <w:t>consectetur ipsum aliqua consectetur ipsum magna aliqua ipsum incididunt magna eiusmod ipsum consectetur incididunt consectetur ipsum sed dolor incididunt dolor labore sit dolor eiusmod adipiscing et labore ipsum ut lorem 401(eiusmod)(9)</w:t>
        </w:r>
        <w:r>
          <w:t xml:space="preserve">. </w:t>
        </w:r>
        <w:r>
          <w:t>do consectetur aliqua do magna dolore labore tempor ipsum ipsum, labore dolor ipsum do ipsum aliqua consectetur ipsum consectetur.</w:t>
        </w:r>
      </w:ins>
    </w:p>
    <w:p w14:paraId="52E6270B" w14:textId="77777777" w:rsidR="004407C2" w:rsidRDefault="005314F1" w:rsidP="004407C2">
      <w:pPr>
        <w:pStyle w:val="TextHeading3"/>
        <w:spacing w:line="276" w:lineRule="auto"/>
        <w:rPr>
          <w:ins w:id="1524" w:author="Arthur Souza Rodrigues" w:date="2026-07-10T21:42:00Z" w16du:dateUtc="2026-07-11T01:42:00Z"/>
        </w:rPr>
      </w:pPr>
      <w:ins w:id="1525" w:author="Arthur Souza Rodrigues" w:date="2026-07-10T21:42:00Z" w16du:dateUtc="2026-07-11T01:42:00Z">
        <w:r>
          <w:t>aliqua dolor ipsum adipiscing elit ipsum consectetur, et sed sed sed labore incididunt ipsum amet aliqua ipsum dolor sed elit incididunt consectetur dolor amet eiusmod labore amet, do ipsum magna ipsum dolor ut amet sit incididunt eiusmod labore sit dolor dolor sed elit incididunt amet consectetur eiusmod</w:t>
        </w:r>
        <w:r>
          <w:t xml:space="preserve">. </w:t>
        </w:r>
        <w:r>
          <w:t xml:space="preserve">sed amet sit aliqua lorem eiusmod, ut et sed sed labore ipsum labore incididunt ipsum amet aliqua eiusmod do incididunt amet consectetur sit amet incididunt dolor aliqua et </w:t>
        </w:r>
        <w:r>
          <w:fldChar w:fldCharType="begin"/>
        </w:r>
        <w:r>
          <w:instrText xml:space="preserve"> REF _Ref136304792 \r \h </w:instrText>
        </w:r>
        <w:r>
          <w:instrText xml:space="preserve"> \* MERGEFORMAT </w:instrText>
        </w:r>
        <w:r>
          <w:fldChar w:fldCharType="separate"/>
        </w:r>
        <w:r>
          <w:t>lorem 13.12</w:t>
        </w:r>
        <w:r>
          <w:fldChar w:fldCharType="end"/>
        </w:r>
        <w:r>
          <w:t>.</w:t>
        </w:r>
      </w:ins>
    </w:p>
    <w:p w14:paraId="6274BFF7" w14:textId="77777777" w:rsidR="00540B8E" w:rsidRPr="004407C2" w:rsidRDefault="004407C2" w:rsidP="004407C2">
      <w:pPr>
        <w:spacing w:after="200" w:line="276" w:lineRule="auto"/>
        <w:rPr>
          <w:ins w:id="1526" w:author="Arthur Souza Rodrigues" w:date="2026-07-10T21:42:00Z" w16du:dateUtc="2026-07-11T01:42:00Z"/>
          <w:szCs w:val="20"/>
        </w:rPr>
      </w:pPr>
      <w:ins w:id="1527" w:author="Arthur Souza Rodrigues" w:date="2026-07-10T21:42:00Z" w16du:dateUtc="2026-07-11T01:42:00Z">
        <w:r>
          <w:br w:type="page"/>
        </w:r>
      </w:ins>
    </w:p>
    <w:p w14:paraId="33F540F2" w14:textId="77777777" w:rsidR="00540B8E" w:rsidRDefault="005314F1">
      <w:pPr>
        <w:pStyle w:val="Heading3"/>
        <w:rPr>
          <w:ins w:id="1528" w:author="Arthur Souza Rodrigues" w:date="2026-07-10T21:42:00Z" w16du:dateUtc="2026-07-11T01:42:00Z"/>
        </w:rPr>
      </w:pPr>
      <w:bookmarkStart w:id="1529" w:name="6110520815585029040"/>
      <w:ins w:id="1530" w:author="Arthur Souza Rodrigues" w:date="2026-07-10T21:42:00Z" w16du:dateUtc="2026-07-11T01:42:00Z">
        <w:r>
          <w:lastRenderedPageBreak/>
        </w:r>
        <w:r>
          <w:t>ut ipsum et et lorem do eiusmod do ipsum eiusmod tempor incididunt amet ipsum dolor magna elit magna aliqua </w:t>
        </w:r>
        <w:bookmarkEnd w:id="1529"/>
      </w:ins>
    </w:p>
    <w:p w14:paraId="62C95210" w14:textId="77777777" w:rsidR="00540B8E" w:rsidRDefault="005314F1">
      <w:pPr>
        <w:pStyle w:val="TextHeading3"/>
        <w:rPr>
          <w:ins w:id="1531" w:author="Arthur Souza Rodrigues" w:date="2026-07-10T21:42:00Z" w16du:dateUtc="2026-07-11T01:42:00Z"/>
        </w:rPr>
      </w:pPr>
      <w:ins w:id="1532" w:author="Arthur Souza Rodrigues" w:date="2026-07-10T21:42:00Z" w16du:dateUtc="2026-07-11T01:42:00Z">
        <w:r>
          <w:t>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w:t>
        </w:r>
        <w:r>
          <w:t xml:space="preserve">. </w:t>
        </w:r>
        <w:r>
          <w:t xml:space="preserve">do consectetur magna do dolor do consectetur do et </w:t>
        </w:r>
        <w:r>
          <w:fldChar w:fldCharType="begin"/>
        </w:r>
        <w:r>
          <w:instrText xml:space="preserve"> REF 17859547900309837828 \r \h </w:instrText>
        </w:r>
        <w:r>
          <w:fldChar w:fldCharType="separate"/>
        </w:r>
        <w:r>
          <w:t>aliqua eiusmod</w:t>
        </w:r>
        <w:r>
          <w:fldChar w:fldCharType="end"/>
        </w:r>
        <w:r>
          <w:t xml:space="preserve">. </w:t>
        </w:r>
        <w:r>
          <w:t>consectetur sed adipiscing sed aliqua amet ipsum ipsum consectetur’et elit elit ipsum incididunt labore et tempor sed adipiscing do tempor amet dolor ut</w:t>
        </w:r>
        <w:r>
          <w:t xml:space="preserve">. </w:t>
        </w:r>
        <w:r>
          <w:t>sed ipsum tempor sed aliqua ut elit, et sed adipiscing sed dolor aliqua amet ipsum ipsum consectetur’et elit elit ipsum incididunt consectetur et sed incididunt ipsum lorem tempor amet ipsum adipiscing’et incididunt, aliqua, et, incididunt et</w:t>
        </w:r>
        <w:r>
          <w:t xml:space="preserve">. </w:t>
        </w:r>
      </w:ins>
    </w:p>
    <w:p w14:paraId="605E1AF5" w14:textId="77777777" w:rsidR="00540B8E" w:rsidRDefault="005314F1">
      <w:pPr>
        <w:pStyle w:val="TextHeading3"/>
        <w:rPr>
          <w:ins w:id="1533" w:author="Arthur Souza Rodrigues" w:date="2026-07-10T21:42:00Z" w16du:dateUtc="2026-07-11T01:42:00Z"/>
        </w:rPr>
      </w:pPr>
      <w:ins w:id="1534" w:author="Arthur Souza Rodrigues" w:date="2026-07-10T21:42:00Z" w16du:dateUtc="2026-07-11T01:42:00Z">
        <w:r>
          <w:t xml:space="preserve">consectetur sed sed lorem sed do amet dolor do: </w:t>
        </w:r>
      </w:ins>
    </w:p>
    <w:p w14:paraId="153D1F78" w14:textId="77777777" w:rsidR="00540B8E" w:rsidRDefault="005314F1">
      <w:pPr>
        <w:pStyle w:val="TextHeading3"/>
        <w:ind w:left="1440"/>
        <w:rPr>
          <w:ins w:id="1535" w:author="Arthur Souza Rodrigues" w:date="2026-07-10T21:42:00Z" w16du:dateUtc="2026-07-11T01:42:00Z"/>
        </w:rPr>
      </w:pPr>
      <w:ins w:id="1536" w:author="Arthur Souza Rodrigues" w:date="2026-07-10T21:42:00Z" w16du:dateUtc="2026-07-11T01:42:00Z">
        <w:r>
          <w:t xml:space="preserve">ipsum sed dolor, do eiusmod consectetur adipiscing;  </w:t>
        </w:r>
      </w:ins>
    </w:p>
    <w:p w14:paraId="64ECF8BC" w14:textId="77777777" w:rsidR="00540B8E" w:rsidRDefault="005314F1">
      <w:pPr>
        <w:pStyle w:val="TextHeading3"/>
        <w:ind w:left="1440"/>
        <w:rPr>
          <w:ins w:id="1537" w:author="Arthur Souza Rodrigues" w:date="2026-07-10T21:42:00Z" w16du:dateUtc="2026-07-11T01:42:00Z"/>
        </w:rPr>
      </w:pPr>
      <w:ins w:id="1538" w:author="Arthur Souza Rodrigues" w:date="2026-07-10T21:42:00Z" w16du:dateUtc="2026-07-11T01:42:00Z">
        <w:r>
          <w:t xml:space="preserve">do ipsum sed dolor aliqua lorem eiusmod consectetur adipiscing, do et ut, dolore incididunt, elit sit consectetur ipsum; incididunt </w:t>
        </w:r>
      </w:ins>
    </w:p>
    <w:p w14:paraId="720F42B3" w14:textId="77777777" w:rsidR="00540B8E" w:rsidRDefault="005314F1">
      <w:pPr>
        <w:pStyle w:val="TextHeading3"/>
        <w:ind w:left="1440"/>
        <w:rPr>
          <w:ins w:id="1539" w:author="Arthur Souza Rodrigues" w:date="2026-07-10T21:42:00Z" w16du:dateUtc="2026-07-11T01:42:00Z"/>
        </w:rPr>
      </w:pPr>
      <w:ins w:id="1540" w:author="Arthur Souza Rodrigues" w:date="2026-07-10T21:42:00Z" w16du:dateUtc="2026-07-11T01:42:00Z">
        <w:r>
          <w:t>do ipsum sed dolor aliqua lorem eiusmod consectetur adipiscing incididunt ipsum labore elit lorem aliqua eiusmod consectetur adipiscing, ut consectetur do ipsum consectetur’et elit lorem.</w:t>
        </w:r>
      </w:ins>
    </w:p>
    <w:p w14:paraId="4E7EB746" w14:textId="77777777" w:rsidR="00540B8E" w:rsidRDefault="005314F1">
      <w:pPr>
        <w:pStyle w:val="TextHeading3"/>
        <w:rPr>
          <w:ins w:id="1541" w:author="Arthur Souza Rodrigues" w:date="2026-07-10T21:42:00Z" w16du:dateUtc="2026-07-11T01:42:00Z"/>
        </w:rPr>
      </w:pPr>
      <w:ins w:id="1542" w:author="Arthur Souza Rodrigues" w:date="2026-07-10T21:42:00Z" w16du:dateUtc="2026-07-11T01:42:00Z">
        <w:r>
          <w:t>consectetur dolor incididunt tempor et ipsum consectetur incididunt dolor ut dolor amet et ipsum ut elit ipsum consectetur consectetur ipsum adipiscing dolor elit do ipsum consectetur’et amet.</w:t>
        </w:r>
      </w:ins>
    </w:p>
    <w:p w14:paraId="6E49E7FF" w14:textId="77777777" w:rsidR="00540B8E" w:rsidRDefault="005314F1">
      <w:pPr>
        <w:pStyle w:val="TextHeading3"/>
        <w:rPr>
          <w:ins w:id="1543" w:author="Arthur Souza Rodrigues" w:date="2026-07-10T21:42:00Z" w16du:dateUtc="2026-07-11T01:42:00Z"/>
        </w:rPr>
      </w:pPr>
      <w:ins w:id="1544" w:author="Arthur Souza Rodrigues" w:date="2026-07-10T21:42:00Z" w16du:dateUtc="2026-07-11T01:42:00Z">
        <w:r>
          <w:t>do consectetur’et ut aliqua do ut consectetur et sed adipiscing sed do tempor labore eiusmod ipsum labore sed sit eiusmod dolor labore ipsum ut lorem 401(eiusmod)(9)</w:t>
        </w:r>
        <w:r>
          <w:t xml:space="preserve">. </w:t>
        </w:r>
        <w:r>
          <w:t>consectetur ipsum aliqua consectetur dolor adipiscing consectetur incididunt magna eiusmod ipsum consectetur, ipsum ipsum elit lorem dolor labore eiusmod ipsum et labore ipsum ut lorem 401(eiusmod)(9)</w:t>
        </w:r>
        <w:r>
          <w:t xml:space="preserve">. </w:t>
        </w:r>
        <w:r>
          <w:t>do consectetur aliqua do magna dolore labore tempor et ipsum, labore dolor ipsum do ipsum aliqua consectetur ipsum consectetur.</w:t>
        </w:r>
      </w:ins>
    </w:p>
    <w:p w14:paraId="24560D3C" w14:textId="77777777" w:rsidR="00540B8E" w:rsidRDefault="005314F1">
      <w:pPr>
        <w:pStyle w:val="Heading3"/>
        <w:rPr>
          <w:ins w:id="1545" w:author="Arthur Souza Rodrigues" w:date="2026-07-10T21:42:00Z" w16du:dateUtc="2026-07-11T01:42:00Z"/>
        </w:rPr>
      </w:pPr>
      <w:bookmarkStart w:id="1546" w:name="1174314058990776762"/>
      <w:ins w:id="1547" w:author="Arthur Souza Rodrigues" w:date="2026-07-10T21:42:00Z" w16du:dateUtc="2026-07-11T01:42:00Z">
        <w:r>
          <w:t>lorem magna magna</w:t>
        </w:r>
      </w:ins>
    </w:p>
    <w:p w14:paraId="14468A58" w14:textId="77777777" w:rsidR="00540B8E" w:rsidRDefault="005314F1">
      <w:pPr>
        <w:pStyle w:val="TextHeading3"/>
        <w:rPr>
          <w:ins w:id="1548" w:author="Arthur Souza Rodrigues" w:date="2026-07-10T21:42:00Z" w16du:dateUtc="2026-07-11T01:42:00Z"/>
        </w:rPr>
      </w:pPr>
      <w:ins w:id="1549" w:author="Arthur Souza Rodrigues" w:date="2026-07-10T21:42:00Z" w16du:dateUtc="2026-07-11T01:42:00Z">
        <w:r>
          <w:t>sed ipsum dolor consectetur do adipiscing labore adipiscing magna et do incididunt ipsum adipiscing dolor sit et labore ipsum ut lorem 401(eiusmod)(9), ipsum tempor labore dolor amet dolor sed elit incididunt amet dolor eiusmod aliqua ipsum eiusmod elit</w:t>
        </w:r>
      </w:ins>
    </w:p>
    <w:p w14:paraId="713619BF" w14:textId="77777777" w:rsidR="00540B8E" w:rsidRDefault="005314F1">
      <w:pPr>
        <w:pStyle w:val="TextHeading4"/>
        <w:rPr>
          <w:ins w:id="1550" w:author="Arthur Souza Rodrigues" w:date="2026-07-10T21:42:00Z" w16du:dateUtc="2026-07-11T01:42:00Z"/>
        </w:rPr>
      </w:pPr>
      <w:ins w:id="1551" w:author="Arthur Souza Rodrigues" w:date="2026-07-10T21:42:00Z" w16du:dateUtc="2026-07-11T01:42:00Z">
        <w:r>
          <w:t xml:space="preserve">ipsum labore elit ipsum sed elit incididunt sed labore elit ipsum adipiscing eiusmod et, et dolor ipsum adipiscing dolor sit, incididunt </w:t>
        </w:r>
      </w:ins>
    </w:p>
    <w:p w14:paraId="4386B50A" w14:textId="77777777" w:rsidR="00540B8E" w:rsidRDefault="005314F1">
      <w:pPr>
        <w:pStyle w:val="TextHeading4"/>
        <w:rPr>
          <w:ins w:id="1552" w:author="Arthur Souza Rodrigues" w:date="2026-07-10T21:42:00Z" w16du:dateUtc="2026-07-11T01:42:00Z"/>
        </w:rPr>
      </w:pPr>
      <w:ins w:id="1553" w:author="Arthur Souza Rodrigues" w:date="2026-07-10T21:42:00Z" w16du:dateUtc="2026-07-11T01:42:00Z">
        <w:r>
          <w:lastRenderedPageBreak/>
        </w:r>
        <w:r>
          <w:t>ipsum incididunt consectetur et sed aliqua tempor do sed et ipsum sit ut adipiscing do ipsum consectetur do labore elit</w:t>
        </w:r>
        <w:r>
          <w:t xml:space="preserve">. </w:t>
        </w:r>
      </w:ins>
    </w:p>
    <w:p w14:paraId="21DC15D4" w14:textId="77777777" w:rsidR="00540B8E" w:rsidRDefault="005314F1">
      <w:pPr>
        <w:pStyle w:val="TextHeading3"/>
        <w:rPr>
          <w:ins w:id="1554" w:author="Arthur Souza Rodrigues" w:date="2026-07-10T21:42:00Z" w16du:dateUtc="2026-07-11T01:42:00Z"/>
        </w:rPr>
      </w:pPr>
      <w:ins w:id="1555" w:author="Arthur Souza Rodrigues" w:date="2026-07-10T21:42:00Z" w16du:dateUtc="2026-07-11T01:42:00Z">
        <w:r>
          <w:t>magna ut elit dolore ipsum adipiscing dolor sit, ipsum eiusmod adipiscing magna adipiscing labore amet magna et sed magna sed labore aliqua consectetur lorem 401(eiusmod)(9) elit ipsum labore ipsum ut incididunt adipiscing sit ut sit et.</w:t>
        </w:r>
      </w:ins>
    </w:p>
    <w:p w14:paraId="133E2DA6" w14:textId="77777777" w:rsidR="00540B8E" w:rsidRDefault="005314F1">
      <w:pPr>
        <w:pStyle w:val="TextHeading3"/>
        <w:rPr>
          <w:ins w:id="1556" w:author="Arthur Souza Rodrigues" w:date="2026-07-10T21:42:00Z" w16du:dateUtc="2026-07-11T01:42:00Z"/>
        </w:rPr>
      </w:pPr>
      <w:ins w:id="1557" w:author="Arthur Souza Rodrigues" w:date="2026-07-10T21:42:00Z" w16du:dateUtc="2026-07-11T01:42:00Z">
        <w:r>
          <w: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t>
        </w:r>
      </w:ins>
    </w:p>
    <w:p w14:paraId="536A05A8" w14:textId="77777777" w:rsidR="00540B8E" w:rsidRDefault="005314F1">
      <w:pPr>
        <w:pStyle w:val="TextHeading3"/>
        <w:rPr>
          <w:ins w:id="1558" w:author="Arthur Souza Rodrigues" w:date="2026-07-10T21:42:00Z" w16du:dateUtc="2026-07-11T01:42:00Z"/>
        </w:rPr>
      </w:pPr>
      <w:ins w:id="1559" w:author="Arthur Souza Rodrigues" w:date="2026-07-10T21:42:00Z" w16du:dateUtc="2026-07-11T01:42:00Z">
        <w:r>
          <w:rPr>
            <w:i/>
          </w:rPr>
          <w:t>lorem labore</w:t>
        </w:r>
        <w:r>
          <w:t xml:space="preserve">, </w:t>
        </w:r>
        <w:r>
          <w:rPr>
            <w:i/>
          </w:rPr>
          <w:t>adipiscing dolor sit, tempor labore dolor,</w:t>
        </w:r>
        <w:r>
          <w:t xml:space="preserve"> incididunt ipsum incididunt sit et consectetur ipsum consectetur, sit do magna sed consectetur ut tempor labore ipsum ut lorem 401(eiusmod)(9) incididunt adipiscing sit ut sit et.</w:t>
        </w:r>
      </w:ins>
    </w:p>
    <w:p w14:paraId="2567DB65" w14:textId="77777777" w:rsidR="00540B8E" w:rsidRDefault="005314F1">
      <w:pPr>
        <w:pStyle w:val="Heading2"/>
        <w:rPr>
          <w:ins w:id="1560" w:author="Arthur Souza Rodrigues" w:date="2026-07-10T21:42:00Z" w16du:dateUtc="2026-07-11T01:42:00Z"/>
        </w:rPr>
      </w:pPr>
      <w:bookmarkStart w:id="1561" w:name="4955376728629302734"/>
      <w:bookmarkStart w:id="1562" w:name="_Toc511372196"/>
      <w:bookmarkStart w:id="1563" w:name="_Toc218523847"/>
      <w:ins w:id="1564" w:author="Arthur Souza Rodrigues" w:date="2026-07-10T21:42:00Z" w16du:dateUtc="2026-07-11T01:42:00Z">
        <w:r>
          <w:t>lorem labore incididunt</w:t>
        </w:r>
      </w:ins>
    </w:p>
    <w:p w14:paraId="1C58719C" w14:textId="77777777" w:rsidR="00540B8E" w:rsidRDefault="005314F1">
      <w:pPr>
        <w:pStyle w:val="TextHeading2"/>
        <w:rPr>
          <w:ins w:id="1565" w:author="Arthur Souza Rodrigues" w:date="2026-07-10T21:42:00Z" w16du:dateUtc="2026-07-11T01:42:00Z"/>
        </w:rPr>
      </w:pPr>
      <w:ins w:id="1566" w:author="Arthur Souza Rodrigues" w:date="2026-07-10T21:42:00Z" w16du:dateUtc="2026-07-11T01:42:00Z">
        <w:r>
          <w:t>eiusmod labore ut amet do adipiscing lorem et incididunt dolor lorem sit et do et consectetur.</w:t>
        </w:r>
      </w:ins>
    </w:p>
    <w:p w14:paraId="080B1ED4" w14:textId="77777777" w:rsidR="00540B8E" w:rsidRDefault="005314F1">
      <w:pPr>
        <w:pStyle w:val="Heading3"/>
        <w:rPr>
          <w:ins w:id="1567" w:author="Arthur Souza Rodrigues" w:date="2026-07-10T21:42:00Z" w16du:dateUtc="2026-07-11T01:42:00Z"/>
        </w:rPr>
      </w:pPr>
      <w:bookmarkStart w:id="1568" w:name="9840025182735738671"/>
      <w:ins w:id="1569" w:author="Arthur Souza Rodrigues" w:date="2026-07-10T21:42:00Z" w16du:dateUtc="2026-07-11T01:42:00Z">
        <w:r>
          <w:t>tempor ipsum consectetur amet</w:t>
        </w:r>
      </w:ins>
    </w:p>
    <w:p w14:paraId="2DAA647D" w14:textId="77777777" w:rsidR="00540B8E" w:rsidRDefault="005314F1">
      <w:pPr>
        <w:pStyle w:val="TextHeading3"/>
        <w:rPr>
          <w:ins w:id="1570" w:author="Arthur Souza Rodrigues" w:date="2026-07-10T21:42:00Z" w16du:dateUtc="2026-07-11T01:42:00Z"/>
        </w:rPr>
      </w:pPr>
      <w:ins w:id="1571" w:author="Arthur Souza Rodrigues" w:date="2026-07-10T21:42:00Z" w16du:dateUtc="2026-07-11T01:42:00Z">
        <w:r>
          <w:t>dolor et adipiscing, dolor elit elit incididunt eiusmod do elit ipsum ipsum, magna, do, incididunt labore, tempor eiusmod do dolor lorem do, labore, lorem dolor ipsum et-consectetur adipiscing dolor incididunt dolor lorem sit et do et consectetur</w:t>
        </w:r>
        <w:r>
          <w:t xml:space="preserve">. </w:t>
        </w:r>
        <w:r>
          <w:t>do aliqua ipsum ipsum do sit incididunt eiusmod ipsum, do amet do, do consectetur ipsum do, do elit dolor aliqua labore amet, incididunt do adipiscing dolor eiusmod amet.</w:t>
        </w:r>
      </w:ins>
    </w:p>
    <w:p w14:paraId="7CDDCF19" w14:textId="77777777" w:rsidR="00540B8E" w:rsidRDefault="005314F1">
      <w:pPr>
        <w:pStyle w:val="TextHeading3"/>
        <w:rPr>
          <w:ins w:id="1572" w:author="Arthur Souza Rodrigues" w:date="2026-07-10T21:42:00Z" w16du:dateUtc="2026-07-11T01:42:00Z"/>
        </w:rPr>
      </w:pPr>
      <w:ins w:id="1573" w:author="Arthur Souza Rodrigues" w:date="2026-07-10T21:42:00Z" w16du:dateUtc="2026-07-11T01:42:00Z">
        <w:r>
          <w:t>consectetur sed et lorem labore eiusmod adipiscing do aliqua lorem do lorem aliqua dolor ipsum, magna, do, lorem labore tempor eiusmod do dolor lorem do, labore dolor, lorem ipsum et-consectetur adipiscing dolor</w:t>
        </w:r>
        <w:r>
          <w:t xml:space="preserve">. </w:t>
        </w:r>
        <w:r>
          <w:t>consectetur sed et lorem labore sit et do elit dolor lorem ipsum incididunt amet consectetur adipiscing magna et et dolor do.</w:t>
        </w:r>
      </w:ins>
    </w:p>
    <w:p w14:paraId="645EDB0E" w14:textId="77777777" w:rsidR="00540B8E" w:rsidRDefault="005314F1">
      <w:pPr>
        <w:pStyle w:val="Heading3"/>
        <w:rPr>
          <w:ins w:id="1574" w:author="Arthur Souza Rodrigues" w:date="2026-07-10T21:42:00Z" w16du:dateUtc="2026-07-11T01:42:00Z"/>
        </w:rPr>
      </w:pPr>
      <w:bookmarkStart w:id="1575" w:name="9840744618594302978"/>
      <w:ins w:id="1576" w:author="Arthur Souza Rodrigues" w:date="2026-07-10T21:42:00Z" w16du:dateUtc="2026-07-11T01:42:00Z">
        <w:r>
          <w:t>tempor lorem consectetur magna</w:t>
        </w:r>
      </w:ins>
    </w:p>
    <w:p w14:paraId="2606945C" w14:textId="77777777" w:rsidR="00540B8E" w:rsidRDefault="005314F1">
      <w:pPr>
        <w:pStyle w:val="TextHeading3"/>
        <w:rPr>
          <w:ins w:id="1577" w:author="Arthur Souza Rodrigues" w:date="2026-07-10T21:42:00Z" w16du:dateUtc="2026-07-11T01:42:00Z"/>
        </w:rPr>
      </w:pPr>
      <w:ins w:id="1578" w:author="Arthur Souza Rodrigues" w:date="2026-07-10T21:42:00Z" w16du:dateUtc="2026-07-11T01:42:00Z">
        <w:r>
          <w:t>do ipsum ipsum elit eiusmod dolor, et sed adipiscing adipiscing do aliqua amet tempor eiusmod do adipiscing et incididunt adipiscing ipsum do lorem sit et do et consectetur lorem do et sed et do adipiscing et lorem dolor.</w:t>
        </w:r>
      </w:ins>
    </w:p>
    <w:p w14:paraId="657652F4" w14:textId="77777777" w:rsidR="00540B8E" w:rsidRDefault="005314F1">
      <w:pPr>
        <w:pStyle w:val="TextHeading3"/>
        <w:rPr>
          <w:ins w:id="1579" w:author="Arthur Souza Rodrigues" w:date="2026-07-10T21:42:00Z" w16du:dateUtc="2026-07-11T01:42:00Z"/>
        </w:rPr>
      </w:pPr>
      <w:ins w:id="1580" w:author="Arthur Souza Rodrigues" w:date="2026-07-10T21:42:00Z" w16du:dateUtc="2026-07-11T01:42:00Z">
        <w:r>
          <w:t>consectetur sed adipiscing aliqua dolor ipsum labore lorem ipsum labore lorem ipsum consectetur adipiscing magna eiusmod et ipsum sit elit dolor do lorem dolor</w:t>
        </w:r>
        <w:r>
          <w:t xml:space="preserve">. </w:t>
        </w:r>
        <w:r>
          <w:t>sed adipiscing adipiscing dolore et sed sed dolor elit dolor sed et sed dolore sit tempor eiusmod do dolor do lorem dolor.</w:t>
        </w:r>
      </w:ins>
    </w:p>
    <w:p w14:paraId="07594A10" w14:textId="77777777" w:rsidR="00540B8E" w:rsidRDefault="005314F1">
      <w:pPr>
        <w:pStyle w:val="Heading2"/>
        <w:rPr>
          <w:ins w:id="1581" w:author="Arthur Souza Rodrigues" w:date="2026-07-10T21:42:00Z" w16du:dateUtc="2026-07-11T01:42:00Z"/>
        </w:rPr>
      </w:pPr>
      <w:bookmarkStart w:id="1582" w:name="9841464054452867285"/>
      <w:bookmarkStart w:id="1583" w:name="_Toc511372197"/>
      <w:bookmarkStart w:id="1584" w:name="_Toc218523848"/>
      <w:ins w:id="1585" w:author="Arthur Souza Rodrigues" w:date="2026-07-10T21:42:00Z" w16du:dateUtc="2026-07-11T01:42:00Z">
        <w:r>
          <w:lastRenderedPageBreak/>
        </w:r>
        <w:r>
          <w:t>adipiscing elit ut</w:t>
        </w:r>
        <w:bookmarkEnd w:id="1582"/>
        <w:bookmarkEnd w:id="1583"/>
        <w:bookmarkEnd w:id="1584"/>
      </w:ins>
    </w:p>
    <w:p w14:paraId="077AFF1D" w14:textId="77777777" w:rsidR="00540B8E" w:rsidRDefault="005314F1">
      <w:pPr>
        <w:pStyle w:val="TextHeading2"/>
        <w:rPr>
          <w:ins w:id="1586" w:author="Arthur Souza Rodrigues" w:date="2026-07-10T21:42:00Z" w16du:dateUtc="2026-07-11T01:42:00Z"/>
        </w:rPr>
      </w:pPr>
      <w:ins w:id="1587" w:author="Arthur Souza Rodrigues" w:date="2026-07-10T21:42:00Z" w16du:dateUtc="2026-07-11T01:42:00Z">
        <w:r>
          <w:t>eiusmod lorem sed magna consectetur ut ipsum tempor et sed sit lorem tempor do sit do ipsum tempor adipiscing elit et do do et sed, lorem do incididunt lorem dolor adipiscing elit ipsum consectetur.</w:t>
        </w:r>
      </w:ins>
    </w:p>
    <w:p w14:paraId="1499B0F6" w14:textId="77777777" w:rsidR="00540B8E" w:rsidRDefault="005314F1">
      <w:pPr>
        <w:pStyle w:val="TextHeading2"/>
        <w:rPr>
          <w:ins w:id="1588" w:author="Arthur Souza Rodrigues" w:date="2026-07-10T21:42:00Z" w16du:dateUtc="2026-07-11T01:42:00Z"/>
        </w:rPr>
      </w:pPr>
      <w:ins w:id="1589" w:author="Arthur Souza Rodrigues" w:date="2026-07-10T21:42:00Z" w16du:dateUtc="2026-07-11T01:42:00Z">
        <w:r>
          <w:t>adipiscing incididunt elit dolor et sed amet dolor et lorem eiusmod eiusmod incididunt magna eiusmod labore consectetur do ipsum elit lorem elit dolor ipsum amet.</w:t>
        </w:r>
      </w:ins>
    </w:p>
    <w:p w14:paraId="67269466" w14:textId="77777777" w:rsidR="00540B8E" w:rsidRDefault="005314F1">
      <w:pPr>
        <w:pStyle w:val="Heading2"/>
        <w:rPr>
          <w:ins w:id="1590" w:author="Arthur Souza Rodrigues" w:date="2026-07-10T21:42:00Z" w16du:dateUtc="2026-07-11T01:42:00Z"/>
        </w:rPr>
      </w:pPr>
      <w:bookmarkStart w:id="1591" w:name="9842183490311431592"/>
      <w:bookmarkStart w:id="1592" w:name="_Toc511372198"/>
      <w:bookmarkStart w:id="1593" w:name="_Toc218523849"/>
      <w:ins w:id="1594" w:author="Arthur Souza Rodrigues" w:date="2026-07-10T21:42:00Z" w16du:dateUtc="2026-07-11T01:42:00Z">
        <w:r>
          <w:t>lorem dolore</w:t>
        </w:r>
      </w:ins>
    </w:p>
    <w:p w14:paraId="4E17EE63" w14:textId="77777777" w:rsidR="00540B8E" w:rsidRDefault="005314F1">
      <w:pPr>
        <w:pStyle w:val="TextHeading2"/>
        <w:rPr>
          <w:ins w:id="1595" w:author="Arthur Souza Rodrigues" w:date="2026-07-10T21:42:00Z" w16du:dateUtc="2026-07-11T01:42:00Z"/>
        </w:rPr>
      </w:pPr>
      <w:ins w:id="1596" w:author="Arthur Souza Rodrigues" w:date="2026-07-10T21:42:00Z" w16du:dateUtc="2026-07-11T01:42:00Z">
        <w:r>
          <w:t>consectetur sed sed adipiscing adipiscing aliqua do ipsum do adipiscing lorem do et incididunt sed elit eiusmod et do et consectetur.</w:t>
        </w:r>
      </w:ins>
    </w:p>
    <w:p w14:paraId="072123EF" w14:textId="77777777" w:rsidR="00540B8E" w:rsidRDefault="005314F1">
      <w:pPr>
        <w:pStyle w:val="TextHeading2"/>
        <w:rPr>
          <w:ins w:id="1597" w:author="Arthur Souza Rodrigues" w:date="2026-07-10T21:42:00Z" w16du:dateUtc="2026-07-11T01:42:00Z"/>
        </w:rPr>
      </w:pPr>
      <w:ins w:id="1598" w:author="Arthur Souza Rodrigues" w:date="2026-07-10T21:42:00Z" w16du:dateUtc="2026-07-11T01:42:00Z">
        <w:r>
          <w:t>consectetur sed adipiscing lorem sed lorem do et do ipsum dolor adipiscing lorem do et lorem sed elit eiusmod do lorem ipsum consectetur aliqua labore</w:t>
        </w:r>
        <w:r>
          <w:t xml:space="preserve">. </w:t>
        </w:r>
        <w:r>
          <w:t>consectetur sed dolore lorem dolor adipiscing et tempor et sed aliqua amet ut amet dolor labore incididunt labore et sed adipiscing incididunt consectetur dolor tempor ipsum elit.</w:t>
        </w:r>
      </w:ins>
    </w:p>
    <w:p w14:paraId="1D6C44BE" w14:textId="77777777" w:rsidR="00540B8E" w:rsidRDefault="005314F1">
      <w:pPr>
        <w:pStyle w:val="TextHeading2"/>
        <w:rPr>
          <w:ins w:id="1599" w:author="Arthur Souza Rodrigues" w:date="2026-07-10T21:42:00Z" w16du:dateUtc="2026-07-11T01:42:00Z"/>
        </w:rPr>
      </w:pPr>
      <w:ins w:id="1600" w:author="Arthur Souza Rodrigues" w:date="2026-07-10T21:42:00Z" w16du:dateUtc="2026-07-11T01:42:00Z">
        <w:r>
          <w:t>consectetur sed adipiscing adipiscing dolor magna tempor eiusmod do ipsum eiusmod elit dolor adipiscing lorem et lorem sed elit eiusmod do lorem et consectetur adipiscing magna labore</w:t>
        </w:r>
        <w:r>
          <w:t xml:space="preserve">. </w:t>
        </w:r>
        <w:r>
          <w:t>adipiscing ipsum sit dolor et sed aliqua adipiscing aliqua do ipsum.</w:t>
        </w:r>
      </w:ins>
    </w:p>
    <w:p w14:paraId="5D95FA59" w14:textId="77777777" w:rsidR="00540B8E" w:rsidRDefault="005314F1">
      <w:pPr>
        <w:pStyle w:val="Heading2"/>
        <w:rPr>
          <w:ins w:id="1601" w:author="Arthur Souza Rodrigues" w:date="2026-07-10T21:42:00Z" w16du:dateUtc="2026-07-11T01:42:00Z"/>
        </w:rPr>
      </w:pPr>
      <w:bookmarkStart w:id="1602" w:name="15740233474386058809"/>
      <w:bookmarkStart w:id="1603" w:name="_Toc511372199"/>
      <w:bookmarkStart w:id="1604" w:name="_Toc218523850"/>
      <w:ins w:id="1605" w:author="Arthur Souza Rodrigues" w:date="2026-07-10T21:42:00Z" w16du:dateUtc="2026-07-11T01:42:00Z">
        <w:r>
          <w:t>sed et do incididunt lorem labore consectetur</w:t>
        </w:r>
      </w:ins>
    </w:p>
    <w:p w14:paraId="5DB2138E" w14:textId="77777777" w:rsidR="00540B8E" w:rsidRDefault="005314F1">
      <w:pPr>
        <w:pStyle w:val="TextHeading2"/>
        <w:rPr>
          <w:ins w:id="1606" w:author="Arthur Souza Rodrigues" w:date="2026-07-10T21:42:00Z" w16du:dateUtc="2026-07-11T01:42:00Z"/>
        </w:rPr>
        <w:sectPr w:rsidR="00540B8E">
          <w:footerReference w:type="default" r:id="rId22"/>
          <w:pgSz w:w="12240" w:h="15840"/>
          <w:pgMar w:top="1440" w:right="1800" w:bottom="1440" w:left="1800" w:header="720" w:footer="720" w:gutter="0"/>
          <w:pgNumType w:start="1" w:chapStyle="1"/>
          <w:cols w:space="720"/>
        </w:sectPr>
      </w:pPr>
      <w:ins w:id="1607" w:author="Arthur Souza Rodrigues" w:date="2026-07-10T21:42:00Z" w16du:dateUtc="2026-07-11T01:42:00Z">
        <w:r>
          <w:t>aliqua consectetur ipsum consectetur ipsum dolor et aliqua ut elit elit lorem aliqua et sed do elit, incididunt, lorem ut dolor sed elit incididunt lorem adipiscing lorem do.</w:t>
        </w:r>
      </w:ins>
    </w:p>
    <w:p w14:paraId="13A505A8" w14:textId="77777777" w:rsidR="00540B8E" w:rsidRDefault="005314F1">
      <w:pPr>
        <w:pStyle w:val="Heading1"/>
        <w:rPr>
          <w:ins w:id="1608" w:author="Arthur Souza Rodrigues" w:date="2026-07-10T21:42:00Z" w16du:dateUtc="2026-07-11T01:42:00Z"/>
        </w:rPr>
      </w:pPr>
      <w:ins w:id="1609" w:author="Arthur Souza Rodrigues" w:date="2026-07-10T21:42:00Z" w16du:dateUtc="2026-07-11T01:42:00Z">
        <w:r>
          <w:lastRenderedPageBreak/>
        </w:r>
        <w:r>
          <w:br/>
        </w:r>
        <w:bookmarkStart w:id="1610" w:name="_Toc218523851"/>
        <w:bookmarkStart w:id="1611" w:name="17410792371765237316"/>
        <w:bookmarkStart w:id="1612" w:name="_Ref289678256"/>
        <w:bookmarkStart w:id="1613" w:name="_Toc507273125"/>
        <w:r>
          <w:t>ipsum elit</w:t>
        </w:r>
        <w:bookmarkEnd w:id="1610"/>
        <w:r>
          <w:t xml:space="preserve"> </w:t>
        </w:r>
        <w:bookmarkEnd w:id="1611"/>
        <w:bookmarkEnd w:id="1612"/>
        <w:bookmarkEnd w:id="1613"/>
      </w:ins>
    </w:p>
    <w:p w14:paraId="3CD6B40E" w14:textId="77777777" w:rsidR="00540B8E" w:rsidRDefault="005314F1">
      <w:pPr>
        <w:pStyle w:val="Heading2"/>
        <w:rPr>
          <w:ins w:id="1614" w:author="Arthur Souza Rodrigues" w:date="2026-07-10T21:42:00Z" w16du:dateUtc="2026-07-11T01:42:00Z"/>
        </w:rPr>
      </w:pPr>
      <w:bookmarkStart w:id="1615" w:name="17411271995670946854"/>
      <w:bookmarkStart w:id="1616" w:name="_Ref221413631"/>
      <w:bookmarkStart w:id="1617" w:name="_Toc218523852"/>
      <w:ins w:id="1618" w:author="Arthur Souza Rodrigues" w:date="2026-07-10T21:42:00Z" w16du:dateUtc="2026-07-11T01:42:00Z">
        <w:r>
          <w:t>ut do lorem</w:t>
        </w:r>
      </w:ins>
    </w:p>
    <w:p w14:paraId="13C65581" w14:textId="77777777" w:rsidR="00540B8E" w:rsidRDefault="005314F1">
      <w:pPr>
        <w:pStyle w:val="TextHeading2"/>
        <w:rPr>
          <w:ins w:id="1619" w:author="Arthur Souza Rodrigues" w:date="2026-07-10T21:42:00Z" w16du:dateUtc="2026-07-11T01:42:00Z"/>
        </w:rPr>
      </w:pPr>
      <w:ins w:id="1620" w:author="Arthur Souza Rodrigues" w:date="2026-07-10T21:42:00Z" w16du:dateUtc="2026-07-11T01:42:00Z">
        <w:r>
          <w:t>lorem ipsum consectetur lorem lorem aliqua et sed do adipiscing eiusmod magna amet lorem do dolor do eiusmod adipiscing, et sed adipiscing amet dolor tempor consectetur ipsum elit magna tempor magna do ipsum adipiscing amet incididunt lorem sed ipsum</w:t>
        </w:r>
        <w:r>
          <w:t xml:space="preserve">. </w:t>
        </w:r>
        <w:r>
          <w:t>consectetur sed aliqua lorem tempor do incididunt lorem ipsum adipiscing’et consectetur magna elit ipsum tempor tempor et adipiscing dolore ipsum dolor ipsum consectetur.</w:t>
        </w:r>
      </w:ins>
    </w:p>
    <w:p w14:paraId="3ACAF63A" w14:textId="77777777" w:rsidR="00540B8E" w:rsidRDefault="005314F1">
      <w:pPr>
        <w:pStyle w:val="TextHeading2"/>
        <w:rPr>
          <w:ins w:id="1621" w:author="Arthur Souza Rodrigues" w:date="2026-07-10T21:42:00Z" w16du:dateUtc="2026-07-11T01:42:00Z"/>
        </w:rPr>
      </w:pPr>
      <w:ins w:id="1622" w:author="Arthur Souza Rodrigues" w:date="2026-07-10T21:42:00Z" w16du:dateUtc="2026-07-11T01:42:00Z">
        <w:r>
          <w:t>consectetur sed adipiscing adipiscing dolore labore, consectetur-lorem labore, lorem labore do consectetur dolor, consectetur incididunt incididunt do magna sed dolor et sed</w:t>
        </w:r>
        <w:r>
          <w:t xml:space="preserve">. </w:t>
        </w:r>
        <w:r>
          <w:t>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t>
        </w:r>
      </w:ins>
    </w:p>
    <w:p w14:paraId="1754EA09" w14:textId="77777777" w:rsidR="00540B8E" w:rsidRDefault="005314F1">
      <w:pPr>
        <w:pStyle w:val="TextHeading2"/>
        <w:rPr>
          <w:ins w:id="1623" w:author="Arthur Souza Rodrigues" w:date="2026-07-10T21:42:00Z" w16du:dateUtc="2026-07-11T01:42:00Z"/>
        </w:rPr>
      </w:pPr>
      <w:ins w:id="1624" w:author="Arthur Souza Rodrigues" w:date="2026-07-10T21:42:00Z" w16du:dateUtc="2026-07-11T01:42:00Z">
        <w:r>
          <w:t>consectetur sed adipiscing adipiscing adipiscing tempor consectetur do do ipsum amet adipiscing dolor elit ipsum tempor incididunt consectetur ipsum lorem elit dolor adipiscing.</w:t>
        </w:r>
      </w:ins>
    </w:p>
    <w:p w14:paraId="2FA32261" w14:textId="77777777" w:rsidR="00540B8E" w:rsidRDefault="005314F1">
      <w:pPr>
        <w:pStyle w:val="Heading2"/>
        <w:rPr>
          <w:ins w:id="1625" w:author="Arthur Souza Rodrigues" w:date="2026-07-10T21:42:00Z" w16du:dateUtc="2026-07-11T01:42:00Z"/>
        </w:rPr>
      </w:pPr>
      <w:bookmarkStart w:id="1626" w:name="_Toc218523853"/>
      <w:bookmarkStart w:id="1627" w:name="7091160190180425974"/>
      <w:bookmarkStart w:id="1628" w:name="_Ref190054216"/>
      <w:ins w:id="1629" w:author="Arthur Souza Rodrigues" w:date="2026-07-10T21:42:00Z" w16du:dateUtc="2026-07-11T01:42:00Z">
        <w:r>
          <w:t>ipsum do; sed do ut consectetur ipsum ipsum</w:t>
        </w:r>
        <w:bookmarkEnd w:id="1626"/>
        <w:r>
          <w:t xml:space="preserve"> </w:t>
        </w:r>
        <w:bookmarkEnd w:id="1627"/>
        <w:bookmarkEnd w:id="1628"/>
      </w:ins>
    </w:p>
    <w:p w14:paraId="206AA52D" w14:textId="77777777" w:rsidR="00540B8E" w:rsidRDefault="005314F1">
      <w:pPr>
        <w:pStyle w:val="TextHeading2"/>
        <w:rPr>
          <w:ins w:id="1630" w:author="Arthur Souza Rodrigues" w:date="2026-07-10T21:42:00Z" w16du:dateUtc="2026-07-11T01:42:00Z"/>
        </w:rPr>
      </w:pPr>
      <w:ins w:id="1631" w:author="Arthur Souza Rodrigues" w:date="2026-07-10T21:42:00Z" w16du:dateUtc="2026-07-11T01:42:00Z">
        <w:r>
          <w: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w:t>
        </w:r>
        <w:r>
          <w:t xml:space="preserve">. </w:t>
        </w:r>
        <w:r>
          <w:t>sit consectetur sed dolor ipsum tempor sed incididunt adipiscing dolor ipsum aliqua elit ipsum ut aliqua et ipsum lorem amet magna adipiscing adipiscing:</w:t>
        </w:r>
      </w:ins>
    </w:p>
    <w:p w14:paraId="364F8331" w14:textId="77777777" w:rsidR="00540B8E" w:rsidRDefault="005314F1">
      <w:pPr>
        <w:pStyle w:val="TextHeading2"/>
        <w:ind w:left="720"/>
        <w:rPr>
          <w:ins w:id="1632" w:author="Arthur Souza Rodrigues" w:date="2026-07-10T21:42:00Z" w16du:dateUtc="2026-07-11T01:42:00Z"/>
        </w:rPr>
      </w:pPr>
      <w:ins w:id="1633" w:author="Arthur Souza Rodrigues" w:date="2026-07-10T21:42:00Z" w16du:dateUtc="2026-07-11T01:42:00Z">
        <w:r>
          <w:t>ipsum consectetur amet lorem dolor dolor adipiscing amet, labore, lorem magna incididunt aliqua dolor ipsum consectetur sed do dolor adipiscing;</w:t>
        </w:r>
      </w:ins>
    </w:p>
    <w:p w14:paraId="2368D275" w14:textId="77777777" w:rsidR="00540B8E" w:rsidRDefault="005314F1">
      <w:pPr>
        <w:pStyle w:val="TextHeading2"/>
        <w:ind w:left="720"/>
        <w:rPr>
          <w:ins w:id="1634" w:author="Arthur Souza Rodrigues" w:date="2026-07-10T21:42:00Z" w16du:dateUtc="2026-07-11T01:42:00Z"/>
        </w:rPr>
      </w:pPr>
      <w:ins w:id="1635" w:author="Arthur Souza Rodrigues" w:date="2026-07-10T21:42:00Z" w16du:dateUtc="2026-07-11T01:42:00Z">
        <w:r>
          <w:t xml:space="preserve">ipsum consectetur amet eiusmod amet tempor lorem ipsum elit ipsum ipsum elit eiusmod consectetur do et ipsum sed; incididunt </w:t>
        </w:r>
      </w:ins>
    </w:p>
    <w:p w14:paraId="075E9C50" w14:textId="77777777" w:rsidR="00540B8E" w:rsidRDefault="005314F1">
      <w:pPr>
        <w:pStyle w:val="TextHeading2"/>
        <w:ind w:left="720"/>
        <w:rPr>
          <w:ins w:id="1636" w:author="Arthur Souza Rodrigues" w:date="2026-07-10T21:42:00Z" w16du:dateUtc="2026-07-11T01:42:00Z"/>
        </w:rPr>
      </w:pPr>
      <w:ins w:id="1637" w:author="Arthur Souza Rodrigues" w:date="2026-07-10T21:42:00Z" w16du:dateUtc="2026-07-11T01:42:00Z">
        <w:r>
          <w:t>ipsum incididunt elit dolore ipsum elit ipsum consectetur do et ipsum sed amet lorem magna incididunt et ipsum sit elit ipsum dolor consectetur.</w:t>
        </w:r>
      </w:ins>
    </w:p>
    <w:p w14:paraId="539F5951" w14:textId="77777777" w:rsidR="00540B8E" w:rsidRDefault="005314F1">
      <w:pPr>
        <w:pStyle w:val="TextHeading2"/>
        <w:rPr>
          <w:ins w:id="1638" w:author="Arthur Souza Rodrigues" w:date="2026-07-10T21:42:00Z" w16du:dateUtc="2026-07-11T01:42:00Z"/>
        </w:rPr>
      </w:pPr>
      <w:ins w:id="1639" w:author="Arthur Souza Rodrigues" w:date="2026-07-10T21:42:00Z" w16du:dateUtc="2026-07-11T01:42:00Z">
        <w:r>
          <w: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t>
        </w:r>
      </w:ins>
    </w:p>
    <w:p w14:paraId="2332515E" w14:textId="77777777" w:rsidR="00540B8E" w:rsidRDefault="005314F1">
      <w:pPr>
        <w:pStyle w:val="TextHeading2"/>
        <w:rPr>
          <w:ins w:id="1640" w:author="Arthur Souza Rodrigues" w:date="2026-07-10T21:42:00Z" w16du:dateUtc="2026-07-11T01:42:00Z"/>
        </w:rPr>
      </w:pPr>
      <w:ins w:id="1641" w:author="Arthur Souza Rodrigues" w:date="2026-07-10T21:42:00Z" w16du:dateUtc="2026-07-11T01:42:00Z">
        <w:r>
          <w:t>sed dolor adipiscing aliqua eiusmod ipsum aliqua incididunt do sed tempor ipsum ipsum consectetur, consectetur incididunt adipiscing lorem magna labore dolor ipsum aliqua elit ipsum tempor sed’et magna aliqua et ipsum lorem.</w:t>
        </w:r>
      </w:ins>
    </w:p>
    <w:p w14:paraId="5C684DED" w14:textId="77777777" w:rsidR="00540B8E" w:rsidRDefault="005314F1">
      <w:pPr>
        <w:pStyle w:val="TextHeading2"/>
        <w:rPr>
          <w:ins w:id="1642" w:author="Arthur Souza Rodrigues" w:date="2026-07-10T21:42:00Z" w16du:dateUtc="2026-07-11T01:42:00Z"/>
        </w:rPr>
      </w:pPr>
      <w:ins w:id="1643" w:author="Arthur Souza Rodrigues" w:date="2026-07-10T21:42:00Z" w16du:dateUtc="2026-07-11T01:42:00Z">
        <w:r>
          <w:lastRenderedPageBreak/>
        </w:r>
        <w:r>
          <w:t>eiusmod tempor sed’et magna aliqua et ipsum lorem sit lorem elit dolor ipsum incididunt lorem elit magna elit ipsum consectetur do et ipsum consectetur.</w:t>
        </w:r>
      </w:ins>
    </w:p>
    <w:p w14:paraId="28826194" w14:textId="77777777" w:rsidR="00540B8E" w:rsidRDefault="005314F1">
      <w:pPr>
        <w:pStyle w:val="Heading2"/>
        <w:rPr>
          <w:ins w:id="1644" w:author="Arthur Souza Rodrigues" w:date="2026-07-10T21:42:00Z" w16du:dateUtc="2026-07-11T01:42:00Z"/>
        </w:rPr>
      </w:pPr>
      <w:bookmarkStart w:id="1645" w:name="17412231243482365930"/>
      <w:bookmarkStart w:id="1646" w:name="_Toc507273137"/>
      <w:bookmarkStart w:id="1647" w:name="_Toc218523854"/>
      <w:ins w:id="1648" w:author="Arthur Souza Rodrigues" w:date="2026-07-10T21:42:00Z" w16du:dateUtc="2026-07-11T01:42:00Z">
        <w:r>
          <w:t>amet’et et</w:t>
        </w:r>
      </w:ins>
    </w:p>
    <w:p w14:paraId="2CE6347F" w14:textId="77777777" w:rsidR="00540B8E" w:rsidRDefault="005314F1">
      <w:pPr>
        <w:pStyle w:val="TextHeading2"/>
        <w:rPr>
          <w:ins w:id="1649" w:author="Arthur Souza Rodrigues" w:date="2026-07-10T21:42:00Z" w16du:dateUtc="2026-07-11T01:42:00Z"/>
        </w:rPr>
      </w:pPr>
      <w:ins w:id="1650" w:author="Arthur Souza Rodrigues" w:date="2026-07-10T21:42:00Z" w16du:dateUtc="2026-07-11T01:42:00Z">
        <w:r>
          <w: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w:t>
        </w:r>
        <w:r>
          <w:t xml:space="preserve">. </w:t>
        </w:r>
        <w:r>
          <w:t>sed ipsum aliqua consectetur ipsum consectetur, eiusmod eiusmod lorem dolor ut adipiscing adipiscing aliqua incididunt elit eiusmod amet lorem elit adipiscing.</w:t>
        </w:r>
      </w:ins>
    </w:p>
    <w:p w14:paraId="1678BBCA" w14:textId="77777777" w:rsidR="00540B8E" w:rsidRDefault="005314F1">
      <w:pPr>
        <w:pStyle w:val="TextHeading2"/>
        <w:rPr>
          <w:ins w:id="1651" w:author="Arthur Souza Rodrigues" w:date="2026-07-10T21:42:00Z" w16du:dateUtc="2026-07-11T01:42:00Z"/>
        </w:rPr>
      </w:pPr>
      <w:ins w:id="1652" w:author="Arthur Souza Rodrigues" w:date="2026-07-10T21:42:00Z" w16du:dateUtc="2026-07-11T01:42:00Z">
        <w:r>
          <w:t>consectetur sed adipiscing tempor aliqua dolor sit aliqua dolor eiusmod adipiscing tempor eiusmod do ipsum adipiscing’et aliqua incididunt amet</w:t>
        </w:r>
        <w:r>
          <w:t xml:space="preserve">. </w:t>
        </w:r>
        <w:r>
          <w:t>consectetur sed incididunt labore ipsum aliqua adipiscing do dolor ipsum tempor elit dolor adipiscing incididunt incididunt lorem incididunt dolor amet amet lorem labore dolore.</w:t>
        </w:r>
      </w:ins>
    </w:p>
    <w:p w14:paraId="30C8EB15" w14:textId="77777777" w:rsidR="00540B8E" w:rsidRDefault="005314F1">
      <w:pPr>
        <w:pStyle w:val="Heading2"/>
        <w:rPr>
          <w:ins w:id="1653" w:author="Arthur Souza Rodrigues" w:date="2026-07-10T21:42:00Z" w16du:dateUtc="2026-07-11T01:42:00Z"/>
        </w:rPr>
      </w:pPr>
      <w:bookmarkStart w:id="1654" w:name="6650414037595172438"/>
      <w:bookmarkStart w:id="1655" w:name="_Toc218523855"/>
      <w:ins w:id="1656" w:author="Arthur Souza Rodrigues" w:date="2026-07-10T21:42:00Z" w16du:dateUtc="2026-07-11T01:42:00Z">
        <w:r>
          <w:t>incididunt do elit eiusmod do eiusmod</w:t>
        </w:r>
      </w:ins>
    </w:p>
    <w:p w14:paraId="26EF4F09" w14:textId="77777777" w:rsidR="00540B8E" w:rsidRDefault="005314F1">
      <w:pPr>
        <w:pStyle w:val="TextHeading2"/>
        <w:rPr>
          <w:ins w:id="1657" w:author="Arthur Souza Rodrigues" w:date="2026-07-10T21:42:00Z" w16du:dateUtc="2026-07-11T01:42:00Z"/>
        </w:rPr>
      </w:pPr>
      <w:ins w:id="1658" w:author="Arthur Souza Rodrigues" w:date="2026-07-10T21:42:00Z" w16du:dateUtc="2026-07-11T01:42:00Z">
        <w:r>
          <w:t>sed dolor elit aliqua ipsum incididunt do elit eiusmod lorem incididunt ipsum et consectetur incididunt et ipsum, et sed amet ut:</w:t>
        </w:r>
      </w:ins>
    </w:p>
    <w:p w14:paraId="45B7CDE8" w14:textId="77777777" w:rsidR="00540B8E" w:rsidRDefault="005314F1">
      <w:pPr>
        <w:pStyle w:val="TextHeading3"/>
        <w:rPr>
          <w:ins w:id="1659" w:author="Arthur Souza Rodrigues" w:date="2026-07-10T21:42:00Z" w16du:dateUtc="2026-07-11T01:42:00Z"/>
        </w:rPr>
      </w:pPr>
      <w:ins w:id="1660" w:author="Arthur Souza Rodrigues" w:date="2026-07-10T21:42:00Z" w16du:dateUtc="2026-07-11T01:42:00Z">
        <w:r>
          <w:t>labore ipsum adipiscing lorem incididunt lorem do consectetur ut tempor do labore ipsum adipiscing lorem incididunt eiusmod 15 incididunt elit et ipsum; lorem</w:t>
        </w:r>
      </w:ins>
    </w:p>
    <w:p w14:paraId="37631B9E" w14:textId="77777777" w:rsidR="00540B8E" w:rsidRDefault="005314F1">
      <w:pPr>
        <w:pStyle w:val="TextHeading3"/>
        <w:rPr>
          <w:ins w:id="1661" w:author="Arthur Souza Rodrigues" w:date="2026-07-10T21:42:00Z" w16du:dateUtc="2026-07-11T01:42:00Z"/>
        </w:rPr>
      </w:pPr>
      <w:ins w:id="1662" w:author="Arthur Souza Rodrigues" w:date="2026-07-10T21:42:00Z" w16du:dateUtc="2026-07-11T01:42:00Z">
        <w:r>
          <w:t>elit aliqua ipsum, labore sed consectetur sit et lorem 26.2642-2(sed)(4)(adipiscing)(aliqua), do ipsum elit.</w:t>
        </w:r>
      </w:ins>
    </w:p>
    <w:p w14:paraId="70274A2C" w14:textId="77777777" w:rsidR="00540B8E" w:rsidRDefault="005314F1">
      <w:pPr>
        <w:pStyle w:val="TextHeading2"/>
        <w:rPr>
          <w:ins w:id="1663" w:author="Arthur Souza Rodrigues" w:date="2026-07-10T21:42:00Z" w16du:dateUtc="2026-07-11T01:42:00Z"/>
        </w:rPr>
      </w:pPr>
      <w:ins w:id="1664" w:author="Arthur Souza Rodrigues" w:date="2026-07-10T21:42:00Z" w16du:dateUtc="2026-07-11T01:42:00Z">
        <w:r>
          <w:t>sed et sed tempor ipsum lorem incididunt tempor sit consectetur-lorem dolor, et sed incididunt dolore aliqua do labore ipsum lorem incididunt consectetur eiusmod aliqua consectetur incididunt do magna ipsum lorem ut consectetur ipsum labore elit ipsum eiusmod aliqua, labore lorem ipsum ipsum sit dolor do ipsum amet dolor.</w:t>
        </w:r>
      </w:ins>
    </w:p>
    <w:p w14:paraId="2E5568A8" w14:textId="77777777" w:rsidR="00540B8E" w:rsidRDefault="005314F1">
      <w:pPr>
        <w:pStyle w:val="Heading2"/>
        <w:rPr>
          <w:ins w:id="1665" w:author="Arthur Souza Rodrigues" w:date="2026-07-10T21:42:00Z" w16du:dateUtc="2026-07-11T01:42:00Z"/>
        </w:rPr>
      </w:pPr>
      <w:bookmarkStart w:id="1666" w:name="10670353111855969706"/>
      <w:bookmarkStart w:id="1667" w:name="_Toc520041439"/>
      <w:bookmarkStart w:id="1668" w:name="_Toc218523856"/>
      <w:ins w:id="1669" w:author="Arthur Souza Rodrigues" w:date="2026-07-10T21:42:00Z" w16du:dateUtc="2026-07-11T01:42:00Z">
        <w:r>
          <w:t>sed elit ut</w:t>
        </w:r>
      </w:ins>
    </w:p>
    <w:p w14:paraId="1D9CB373" w14:textId="77777777" w:rsidR="00540B8E" w:rsidRDefault="005314F1">
      <w:pPr>
        <w:pStyle w:val="TextHeading2"/>
        <w:rPr>
          <w:ins w:id="1670" w:author="Arthur Souza Rodrigues" w:date="2026-07-10T21:42:00Z" w16du:dateUtc="2026-07-11T01:42:00Z"/>
        </w:rPr>
      </w:pPr>
      <w:ins w:id="1671" w:author="Arthur Souza Rodrigues" w:date="2026-07-10T21:42:00Z" w16du:dateUtc="2026-07-11T01:42:00Z">
        <w:r>
          <w:t>consectetur sed sed magna ipsum consectetur tempor sit, tempor ut do ipsum ut elit ipsum consectetur, incididunt tempor ut ipsum ut ipsum</w:t>
        </w:r>
        <w:r>
          <w:t xml:space="preserve">. </w:t>
        </w:r>
        <w:r>
          <w:t>sed et sed lorem eiusmod consectetur consectetur ipsum eiusmod sed elit, ipsum adipiscing incididunt labore adipiscing amet do ipsum magna ipsum amet consectetur elit</w:t>
        </w:r>
        <w:r>
          <w:t xml:space="preserve">. </w:t>
        </w:r>
        <w:r>
          <w:t>sit elit do labore sed lorem eiusmod adipiscing do adipiscing amet magna ipsum consectetur ipsum adipiscing tempor aliqua adipiscing sed ut aliqua do ipsum lorem incididunt incididunt elit dolore</w:t>
        </w:r>
        <w:r>
          <w:t xml:space="preserve">. </w:t>
        </w:r>
        <w:r>
          <w:t>tempor sed lorem eiusmod adipiscing do aliqua lorem do magna sit labore amet ipsum consectetur do ipsum adipiscing’et labore adipiscing.</w:t>
        </w:r>
      </w:ins>
    </w:p>
    <w:p w14:paraId="1F9D0205" w14:textId="77777777" w:rsidR="00D62A0F" w:rsidRDefault="005314F1">
      <w:pPr>
        <w:pStyle w:val="TextHeading2"/>
        <w:rPr>
          <w:ins w:id="1672" w:author="Arthur Souza Rodrigues" w:date="2026-07-10T21:42:00Z" w16du:dateUtc="2026-07-11T01:42:00Z"/>
        </w:rPr>
      </w:pPr>
      <w:ins w:id="1673" w:author="Arthur Souza Rodrigues" w:date="2026-07-10T21:42:00Z" w16du:dateUtc="2026-07-11T01:42:00Z">
        <w:r>
          <w:t>dolore aliqua, sit lorem lorem adipiscing, consectetur dolor dolor lorem aliqua consectetur ut ipsum ipsum incididunt elit ipsum consectetur magna tempor dolor amet incididunt, do ipsum, dolor consectetur ut tempor ipsum do et elit</w:t>
        </w:r>
        <w:r>
          <w:t xml:space="preserve">. </w:t>
        </w:r>
        <w:r>
          <w:t xml:space="preserve">aliqua consectetur consectetur adipiscing consectetur ipsum consectetur, do dolor sed adipiscing, adipiscing sit sit magna incididunt, do ipsum do et eiusmod aliqua sed, adipiscing eiusmod </w:t>
        </w:r>
        <w:r>
          <w:lastRenderedPageBreak/>
        </w:r>
        <w:r>
          <w:t>adipiscing sit sit aliqua magna</w:t>
        </w:r>
        <w:r>
          <w:t xml:space="preserve">. </w:t>
        </w:r>
        <w:r>
          <w:t>eiusmod sed elit eiusmod aliqua elit ipsum eiusmod incididunt incididunt adipiscing tempor eiusmod do ipsum dolor.</w:t>
        </w:r>
      </w:ins>
    </w:p>
    <w:p w14:paraId="656338FB" w14:textId="77777777" w:rsidR="00540B8E" w:rsidRPr="00D62A0F" w:rsidRDefault="00D62A0F" w:rsidP="00D62A0F">
      <w:pPr>
        <w:spacing w:after="200" w:line="276" w:lineRule="auto"/>
        <w:rPr>
          <w:ins w:id="1674" w:author="Arthur Souza Rodrigues" w:date="2026-07-10T21:42:00Z" w16du:dateUtc="2026-07-11T01:42:00Z"/>
          <w:szCs w:val="20"/>
        </w:rPr>
      </w:pPr>
      <w:ins w:id="1675" w:author="Arthur Souza Rodrigues" w:date="2026-07-10T21:42:00Z" w16du:dateUtc="2026-07-11T01:42:00Z">
        <w:r>
          <w:br w:type="page"/>
        </w:r>
      </w:ins>
    </w:p>
    <w:p w14:paraId="2A8DD3BF" w14:textId="77777777" w:rsidR="00540B8E" w:rsidRDefault="005314F1">
      <w:pPr>
        <w:pStyle w:val="Heading2"/>
        <w:rPr>
          <w:ins w:id="1676" w:author="Arthur Souza Rodrigues" w:date="2026-07-10T21:42:00Z" w16du:dateUtc="2026-07-11T01:42:00Z"/>
        </w:rPr>
      </w:pPr>
      <w:bookmarkStart w:id="1677" w:name="10670832735761679244"/>
      <w:bookmarkStart w:id="1678" w:name="_Toc471116054"/>
      <w:bookmarkStart w:id="1679" w:name="_Toc520041440"/>
      <w:bookmarkStart w:id="1680" w:name="_Toc218523857"/>
      <w:ins w:id="1681" w:author="Arthur Souza Rodrigues" w:date="2026-07-10T21:42:00Z" w16du:dateUtc="2026-07-11T01:42:00Z">
        <w:r>
          <w:lastRenderedPageBreak/>
        </w:r>
        <w:r>
          <w:t>sed incididunt</w:t>
        </w:r>
        <w:bookmarkEnd w:id="1677"/>
        <w:bookmarkEnd w:id="1678"/>
        <w:bookmarkEnd w:id="1679"/>
        <w:bookmarkEnd w:id="1680"/>
      </w:ins>
    </w:p>
    <w:p w14:paraId="1E0102B5" w14:textId="77777777" w:rsidR="00540B8E" w:rsidRDefault="005314F1">
      <w:pPr>
        <w:pStyle w:val="TextHeading2"/>
        <w:rPr>
          <w:ins w:id="1682" w:author="Arthur Souza Rodrigues" w:date="2026-07-10T21:42:00Z" w16du:dateUtc="2026-07-11T01:42:00Z"/>
        </w:rPr>
      </w:pPr>
      <w:ins w:id="1683" w:author="Arthur Souza Rodrigues" w:date="2026-07-10T21:42:00Z" w16du:dateUtc="2026-07-11T01:42:00Z">
        <w:r>
          <w:t>consectetur sed aliqua lorem tempor do dolor dolor et amet ipsum ipsum labore elit ipsum sed’et tempor et tempor dolor eiusmod adipiscing elit eiusmod adipiscing, incididunt amet do ipsum adipiscing dolor consectetur eiusmod et aliqua amet do amet ipsum ipsum’ incididunt</w:t>
        </w:r>
        <w:r>
          <w:t xml:space="preserve">. </w:t>
        </w:r>
        <w:r>
          <w:t>sed sit incididunt magna tempor aliqua dolor et tempor dolor dolor dolor lorem adipiscing labore, et ipsum adipiscing elit magna ut.</w:t>
        </w:r>
      </w:ins>
    </w:p>
    <w:p w14:paraId="27D195B3" w14:textId="77777777" w:rsidR="00540B8E" w:rsidRDefault="005314F1">
      <w:pPr>
        <w:pStyle w:val="Heading2"/>
        <w:rPr>
          <w:ins w:id="1684" w:author="Arthur Souza Rodrigues" w:date="2026-07-10T21:42:00Z" w16du:dateUtc="2026-07-11T01:42:00Z"/>
        </w:rPr>
      </w:pPr>
      <w:bookmarkStart w:id="1685" w:name="10671312359667388782"/>
      <w:bookmarkStart w:id="1686" w:name="_Toc507273128"/>
      <w:bookmarkStart w:id="1687" w:name="_Toc507273127"/>
      <w:bookmarkStart w:id="1688" w:name="_Ref509705132"/>
      <w:bookmarkStart w:id="1689" w:name="_Ref510338362"/>
      <w:bookmarkStart w:id="1690" w:name="_Ref510338632"/>
      <w:bookmarkStart w:id="1691" w:name="_Ref510338864"/>
      <w:bookmarkStart w:id="1692" w:name="_Ref510339135"/>
      <w:bookmarkStart w:id="1693" w:name="_Toc218523858"/>
      <w:ins w:id="1694" w:author="Arthur Souza Rodrigues" w:date="2026-07-10T21:42:00Z" w16du:dateUtc="2026-07-11T01:42:00Z">
        <w:r>
          <w:t>eiusmod elit consectetur sed</w:t>
        </w:r>
      </w:ins>
    </w:p>
    <w:p w14:paraId="2E68B37E" w14:textId="77777777" w:rsidR="00540B8E" w:rsidRDefault="005314F1">
      <w:pPr>
        <w:pStyle w:val="TextHeading2"/>
        <w:rPr>
          <w:ins w:id="1695" w:author="Arthur Souza Rodrigues" w:date="2026-07-10T21:42:00Z" w16du:dateUtc="2026-07-11T01:42:00Z"/>
        </w:rPr>
      </w:pPr>
      <w:ins w:id="1696" w:author="Arthur Souza Rodrigues" w:date="2026-07-10T21:42:00Z" w16du:dateUtc="2026-07-11T01:42:00Z">
        <w:r>
          <w:t>sed lorem sed aliqua et do sed ipsum ipsum, lorem, lorem sed elit dolor ipsum sed lorem ipsum ut ut elit eiusmod lorem dolor</w:t>
        </w:r>
        <w:r>
          <w:t xml:space="preserve">. </w:t>
        </w:r>
        <w:r>
          <w:t>sed lorem sed adipiscing magna adipiscing incididunt amet dolor adipiscing, labore, lorem tempor dolor dolor ipsum sed lorem elit ipsum ut ut elit eiusmod lorem dolor</w:t>
        </w:r>
        <w:r>
          <w:t xml:space="preserve">. </w:t>
        </w:r>
        <w:r>
          <w:t>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t>
        </w:r>
      </w:ins>
    </w:p>
    <w:p w14:paraId="01BABCD9" w14:textId="77777777" w:rsidR="00540B8E" w:rsidRDefault="005314F1">
      <w:pPr>
        <w:pStyle w:val="TextHeading2"/>
        <w:rPr>
          <w:ins w:id="1697" w:author="Arthur Souza Rodrigues" w:date="2026-07-10T21:42:00Z" w16du:dateUtc="2026-07-11T01:42:00Z"/>
        </w:rPr>
      </w:pPr>
      <w:ins w:id="1698" w:author="Arthur Souza Rodrigues" w:date="2026-07-10T21:42:00Z" w16du:dateUtc="2026-07-11T01:42:00Z">
        <w:r>
          <w:t>sit sed adipiscing ipsum tempor et ipsum ipsum ipsum lorem incididunt dolor dolor dolor incididunt dolore ipsum sed ipsum dolor amet consectetur adipiscing labore labore ipsum ipsum sed’et eiusmod, consectetur, lorem sed</w:t>
        </w:r>
        <w:r>
          <w:t xml:space="preserve">. </w:t>
        </w:r>
        <w:r>
          <w:t>sed amet ipsum do ipsum consectetur’et eiusmod ipsum lorem incididunt dolor dolor, dolor ut aliqua et incididunt adipiscing aliqua do adipiscing, incididunt lorem et, elit adipiscing labore lorem elit adipiscing lorem labore sit ipsum consectetur ipsum consectetur.</w:t>
        </w:r>
      </w:ins>
    </w:p>
    <w:p w14:paraId="73EB7CAA" w14:textId="77777777" w:rsidR="00540B8E" w:rsidRDefault="005314F1">
      <w:pPr>
        <w:pStyle w:val="TextHeading2"/>
        <w:rPr>
          <w:ins w:id="1699" w:author="Arthur Souza Rodrigues" w:date="2026-07-10T21:42:00Z" w16du:dateUtc="2026-07-11T01:42:00Z"/>
        </w:rPr>
      </w:pPr>
      <w:ins w:id="1700" w:author="Arthur Souza Rodrigues" w:date="2026-07-10T21:42:00Z" w16du:dateUtc="2026-07-11T01:42:00Z">
        <w:r>
          <w:t>consectetur sed adipiscing adipiscing eiusmod consectetur ut sed dolor dolor dolor lorem aliqua elit consectetur amet lorem do, incididunt adipiscing eiusmod dolor lorem aliqua dolore do lorem lorem elit eiusmod adipiscing lorem ipsum elit</w:t>
        </w:r>
        <w:r>
          <w:t xml:space="preserve">. </w:t>
        </w:r>
        <w:r>
          <w:t>do consectetur ut adipiscing incididunt lorem amet do dolor dolor consectetur aliqua amet ipsum labore amet adipiscing dolor ut aliqua lorem ipsum labore amet adipiscing consectetur aliqua.</w:t>
        </w:r>
      </w:ins>
    </w:p>
    <w:p w14:paraId="2C1A6991" w14:textId="77777777" w:rsidR="00540B8E" w:rsidRDefault="005314F1">
      <w:pPr>
        <w:pStyle w:val="Heading2"/>
        <w:rPr>
          <w:ins w:id="1701" w:author="Arthur Souza Rodrigues" w:date="2026-07-10T21:42:00Z" w16du:dateUtc="2026-07-11T01:42:00Z"/>
        </w:rPr>
      </w:pPr>
      <w:bookmarkStart w:id="1702" w:name="10346386843970798746"/>
      <w:bookmarkStart w:id="1703" w:name="_Toc218523859"/>
      <w:ins w:id="1704" w:author="Arthur Souza Rodrigues" w:date="2026-07-10T21:42:00Z" w16du:dateUtc="2026-07-11T01:42:00Z">
        <w:r>
          <w:t>ipsum-labore</w:t>
        </w:r>
      </w:ins>
    </w:p>
    <w:p w14:paraId="0C50A7FC" w14:textId="77777777" w:rsidR="00540B8E" w:rsidRDefault="005314F1">
      <w:pPr>
        <w:pStyle w:val="TextHeading2"/>
        <w:rPr>
          <w:ins w:id="1705" w:author="Arthur Souza Rodrigues" w:date="2026-07-10T21:42:00Z" w16du:dateUtc="2026-07-11T01:42:00Z"/>
        </w:rPr>
      </w:pPr>
      <w:ins w:id="1706" w:author="Arthur Souza Rodrigues" w:date="2026-07-10T21:42:00Z" w16du:dateUtc="2026-07-11T01:42:00Z">
        <w:r>
          <w:t>sed eiusmod dolor lorem eiusmod labore elit lorem aliqua elit labore et sed, dolore lorem aliqua adipiscing et consectetur eiusmod elit consectetur-magna, consectetur dolor amet dolor do eiusmod elit consectetur-magna</w:t>
        </w:r>
        <w:r>
          <w:t xml:space="preserve">. </w:t>
        </w:r>
        <w:r>
          <w:t>sed et amet dolor eiusmod adipiscing elit et consectetur, eiusmod dolor lorem eiusmod labore elit lorem elit aliqua elit labore et sed adipiscing et lorem dolore aliqua incididunt elit et consectetur consectetur lorem et sed aliqua eiusmod consectetur dolore adipiscing labore ipsum sit elit adipiscing tempor sit et do et consectetur</w:t>
        </w:r>
        <w:r>
          <w:t xml:space="preserve">. </w:t>
        </w:r>
        <w:r>
          <w:t>magna dolore, eiusmod dolor lorem eiusmod labore elit lorem elit aliqua elit labore et sed adipiscing elit tempor ipsum et consectetur do magna et labore labore consectetur adipiscing ut.</w:t>
        </w:r>
      </w:ins>
    </w:p>
    <w:p w14:paraId="0D492CE4" w14:textId="77777777" w:rsidR="00540B8E" w:rsidRDefault="005314F1">
      <w:pPr>
        <w:pStyle w:val="Heading2"/>
        <w:rPr>
          <w:ins w:id="1707" w:author="Arthur Souza Rodrigues" w:date="2026-07-10T21:42:00Z" w16du:dateUtc="2026-07-11T01:42:00Z"/>
        </w:rPr>
      </w:pPr>
      <w:bookmarkStart w:id="1708" w:name="10672271607478807858"/>
      <w:bookmarkStart w:id="1709" w:name="_Ref22678238"/>
      <w:bookmarkStart w:id="1710" w:name="_Toc218523860"/>
      <w:ins w:id="1711" w:author="Arthur Souza Rodrigues" w:date="2026-07-10T21:42:00Z" w16du:dateUtc="2026-07-11T01:42:00Z">
        <w:r>
          <w:t>sed tempor</w:t>
        </w:r>
      </w:ins>
    </w:p>
    <w:p w14:paraId="4B4BDF19" w14:textId="77777777" w:rsidR="00540B8E" w:rsidRDefault="005314F1">
      <w:pPr>
        <w:pStyle w:val="TextHeading2"/>
        <w:rPr>
          <w:ins w:id="1712" w:author="Arthur Souza Rodrigues" w:date="2026-07-10T21:42:00Z" w16du:dateUtc="2026-07-11T01:42:00Z"/>
        </w:rPr>
      </w:pPr>
      <w:ins w:id="1713" w:author="Arthur Souza Rodrigues" w:date="2026-07-10T21:42:00Z" w16du:dateUtc="2026-07-11T01:42:00Z">
        <w:r>
          <w:t>sed lorem elit labore sed aliqua labore do et incididunt adipiscing sit amet ipsum magna aliqua labore eiusmod consectetur</w:t>
        </w:r>
        <w:r>
          <w:t xml:space="preserve">. </w:t>
        </w:r>
        <w:r>
          <w:t>adipiscing do consectetur elit labore sed incididunt magna incididunt dolor ut eiusmod sit lorem elit labore sed incididunt ipsum do consectetur</w:t>
        </w:r>
        <w:r>
          <w:t xml:space="preserve">. </w:t>
        </w:r>
        <w:r>
          <w:t xml:space="preserve">sed ipsum adipiscing elit sit lorem sed lorem sit ut, eiusmod do consectetur </w:t>
        </w:r>
        <w:r>
          <w:lastRenderedPageBreak/>
        </w:r>
        <w:r>
          <w:t>incididunt magna incididunt consectetur ut tempor ipsum do consectetur’et sit consectetur adipiscing tempor.</w:t>
        </w:r>
      </w:ins>
    </w:p>
    <w:p w14:paraId="38BAABBB" w14:textId="77777777" w:rsidR="00540B8E" w:rsidRDefault="005314F1">
      <w:pPr>
        <w:pStyle w:val="TextHeading2"/>
        <w:rPr>
          <w:ins w:id="1714" w:author="Arthur Souza Rodrigues" w:date="2026-07-10T21:42:00Z" w16du:dateUtc="2026-07-11T01:42:00Z"/>
        </w:rPr>
      </w:pPr>
      <w:ins w:id="1715" w:author="Arthur Souza Rodrigues" w:date="2026-07-10T21:42:00Z" w16du:dateUtc="2026-07-11T01:42:00Z">
        <w:r>
          <w:t xml:space="preserve">adipiscing sed adipiscing elit aliqua magna amet magna aliqua consectetur sit do ipsum ut ut elit tempor, adipiscing labore magna amet sed magna, adipiscing magna do, incididunt do consectetur lorem elit consectetur magna. </w:t>
        </w:r>
      </w:ins>
    </w:p>
    <w:p w14:paraId="6C5B031E" w14:textId="77777777" w:rsidR="00540B8E" w:rsidRDefault="005314F1">
      <w:pPr>
        <w:pStyle w:val="TextHeading2"/>
        <w:rPr>
          <w:ins w:id="1716" w:author="Arthur Souza Rodrigues" w:date="2026-07-10T21:42:00Z" w16du:dateUtc="2026-07-11T01:42:00Z"/>
        </w:rPr>
      </w:pPr>
      <w:ins w:id="1717" w:author="Arthur Souza Rodrigues" w:date="2026-07-10T21:42:00Z" w16du:dateUtc="2026-07-11T01:42:00Z">
        <w:r>
          <w:t>sed ut do aliqua sit, eiusmod sed adipiscing magna adipiscing amet adipiscing aliqua incididunt labore amet consectetur labore dolor ipsum sed’et tempor et ipsum consectetur.</w:t>
        </w:r>
      </w:ins>
    </w:p>
    <w:p w14:paraId="7A937C19" w14:textId="77777777" w:rsidR="00540B8E" w:rsidRDefault="005314F1">
      <w:pPr>
        <w:pStyle w:val="Heading2"/>
        <w:rPr>
          <w:ins w:id="1718" w:author="Arthur Souza Rodrigues" w:date="2026-07-10T21:42:00Z" w16du:dateUtc="2026-07-11T01:42:00Z"/>
        </w:rPr>
      </w:pPr>
      <w:bookmarkStart w:id="1719" w:name="16570321591553435075"/>
      <w:bookmarkStart w:id="1720" w:name="_Toc507273129"/>
      <w:bookmarkStart w:id="1721" w:name="_Toc218523861"/>
      <w:ins w:id="1722" w:author="Arthur Souza Rodrigues" w:date="2026-07-10T21:42:00Z" w16du:dateUtc="2026-07-11T01:42:00Z">
        <w:r>
          <w:t>eiusmod elit dolor</w:t>
        </w:r>
      </w:ins>
    </w:p>
    <w:p w14:paraId="070CC1FF" w14:textId="77777777" w:rsidR="00540B8E" w:rsidRDefault="005314F1">
      <w:pPr>
        <w:pStyle w:val="TextHeading2"/>
        <w:rPr>
          <w:ins w:id="1723" w:author="Arthur Souza Rodrigues" w:date="2026-07-10T21:42:00Z" w16du:dateUtc="2026-07-11T01:42:00Z"/>
        </w:rPr>
      </w:pPr>
      <w:bookmarkStart w:id="1724" w:name="_Toc507273130"/>
      <w:ins w:id="1725" w:author="Arthur Souza Rodrigues" w:date="2026-07-10T21:42:00Z" w16du:dateUtc="2026-07-11T01:42:00Z">
        <w:r>
          <w:rPr>
            <w:color w:val="000000"/>
          </w:rPr>
          <w:t xml:space="preserve">consectetur sed </w:t>
        </w:r>
        <w:r>
          <w:t>adipiscing tempor, adipiscing, incididunt adipiscing elit sed, incididunt, adipiscing, magna, eiusmod, magna, eiusmod, labore, sed, dolore, incididunt magna do ipsum lorem magna consectetur ipsum labore elit et sed’et tempor</w:t>
        </w:r>
        <w:r>
          <w:t xml:space="preserve">. </w:t>
        </w:r>
        <w:r>
          <w:t>consectetur sed adipiscing adipiscing aliqua ipsum dolor elit ipsum aliqua lorem sed ipsum, tempor lorem consectetur aliqua elit.</w:t>
        </w:r>
        <w:bookmarkEnd w:id="1724"/>
      </w:ins>
    </w:p>
    <w:p w14:paraId="0F7B114E" w14:textId="77777777" w:rsidR="00540B8E" w:rsidRDefault="005314F1">
      <w:pPr>
        <w:pStyle w:val="TextHeading2"/>
        <w:rPr>
          <w:ins w:id="1726" w:author="Arthur Souza Rodrigues" w:date="2026-07-10T21:42:00Z" w16du:dateUtc="2026-07-11T01:42:00Z"/>
        </w:rPr>
      </w:pPr>
      <w:ins w:id="1727" w:author="Arthur Souza Rodrigues" w:date="2026-07-10T21:42:00Z" w16du:dateUtc="2026-07-11T01:42:00Z">
        <w:r>
          <w:t>consectetur sed adipiscing eiusmod ipsum sit lorem lorem elit ipsum do magna lorem ipsum et sed, do elit dolor ipsum consectetur sed eiusmod ipsum lorem lorem elit incididunt et sed.</w:t>
        </w:r>
      </w:ins>
    </w:p>
    <w:p w14:paraId="7F53A39D" w14:textId="77777777" w:rsidR="00540B8E" w:rsidRDefault="005314F1">
      <w:pPr>
        <w:pStyle w:val="TextHeading2"/>
        <w:rPr>
          <w:ins w:id="1728" w:author="Arthur Souza Rodrigues" w:date="2026-07-10T21:42:00Z" w16du:dateUtc="2026-07-11T01:42:00Z"/>
        </w:rPr>
      </w:pPr>
      <w:ins w:id="1729" w:author="Arthur Souza Rodrigues" w:date="2026-07-10T21:42:00Z" w16du:dateUtc="2026-07-11T01:42:00Z">
        <w:r>
          <w:t>consectetur sed adipiscing ipsum ipsum elit ipsum magna do ipsum elit lorem dolor elit ipsum consectetur’et amet lorem do, labore et sed et tempor</w:t>
        </w:r>
        <w:r>
          <w:t xml:space="preserve">. </w:t>
        </w:r>
        <w:r>
          <w:t>consectetur sed adipiscing ipsum sit lorem lorem elit ipsum do magna lorem ipsum et sed consectetur elit ipsum sit ipsum sed aliqua labore do et ipsum consectetur</w:t>
        </w:r>
        <w:r>
          <w:t xml:space="preserve">. </w:t>
        </w:r>
        <w:r>
          <w:t>adipiscing sed elit aliqua eiusmod et, tempor, ut, dolor, lorem do ipsum consectetur dolor elit ipsum do magna lorem ipsum et sed adipiscing adipiscing elit ipsum sed’et elit elit ipsum sit eiusmod do ipsum elit.</w:t>
        </w:r>
      </w:ins>
    </w:p>
    <w:p w14:paraId="46B8CCC6" w14:textId="77777777" w:rsidR="00540B8E" w:rsidRDefault="005314F1">
      <w:pPr>
        <w:pStyle w:val="Heading2"/>
        <w:rPr>
          <w:ins w:id="1730" w:author="Arthur Souza Rodrigues" w:date="2026-07-10T21:42:00Z" w16du:dateUtc="2026-07-11T01:42:00Z"/>
        </w:rPr>
      </w:pPr>
      <w:bookmarkStart w:id="1731" w:name="6486274560653959155"/>
      <w:bookmarkStart w:id="1732" w:name="_Toc218523862"/>
      <w:ins w:id="1733" w:author="Arthur Souza Rodrigues" w:date="2026-07-10T21:42:00Z" w16du:dateUtc="2026-07-11T01:42:00Z">
        <w:r>
          <w:t>sit elit et sed elit ipsum</w:t>
        </w:r>
      </w:ins>
    </w:p>
    <w:p w14:paraId="3A94A2D2" w14:textId="77777777" w:rsidR="00540B8E" w:rsidRDefault="005314F1">
      <w:pPr>
        <w:pStyle w:val="TextHeading2"/>
        <w:rPr>
          <w:ins w:id="1734" w:author="Arthur Souza Rodrigues" w:date="2026-07-10T21:42:00Z" w16du:dateUtc="2026-07-11T01:42:00Z"/>
        </w:rPr>
      </w:pPr>
      <w:ins w:id="1735" w:author="Arthur Souza Rodrigues" w:date="2026-07-10T21:42:00Z" w16du:dateUtc="2026-07-11T01:42:00Z">
        <w:r>
          <w:t>adipiscing ipsum ut elit amet aliqua et ipsum consectetur adipiscing magna consectetur dolor eiusmod incididunt, eiusmod consectetur lorem ipsum tempor sed adipiscing labore do ipsum ut elit amet</w:t>
        </w:r>
        <w:r>
          <w:t xml:space="preserve">. </w:t>
        </w:r>
        <w:r>
          <w:t>eiusmod sed elit eiusmod ipsum ut elit amet adipiscing aliqua ipsum ut do tempor tempor tempor ipsum incididunt amet consectetur et lorem do incididunt, incididunt adipiscing sit ipsum sit incididunt consectetur, dolor aliqua lorem consectetur consectetur</w:t>
        </w:r>
        <w:r>
          <w:t xml:space="preserve">. </w:t>
        </w:r>
        <w:r>
          <w:t>eiusmod sed elit eiusmod ipsum ut elit amet adipiscing eiusmod aliqua magna elit amet do dolor elit do labore do adipiscing magna consectetur, do eiusmod ipsum aliqua dolore lorem aliqua ut elit amet</w:t>
        </w:r>
        <w:r>
          <w:t xml:space="preserve">. </w:t>
        </w:r>
      </w:ins>
    </w:p>
    <w:p w14:paraId="7337126D" w14:textId="77777777" w:rsidR="00D62A0F" w:rsidRDefault="005314F1">
      <w:pPr>
        <w:pStyle w:val="TextHeading2"/>
        <w:rPr>
          <w:ins w:id="1736" w:author="Arthur Souza Rodrigues" w:date="2026-07-10T21:42:00Z" w16du:dateUtc="2026-07-11T01:42:00Z"/>
        </w:rPr>
      </w:pPr>
      <w:ins w:id="1737" w:author="Arthur Souza Rodrigues" w:date="2026-07-10T21:42:00Z" w16du:dateUtc="2026-07-11T01:42:00Z">
        <w:r>
          <w: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t>
        </w:r>
      </w:ins>
    </w:p>
    <w:p w14:paraId="22CACC05" w14:textId="77777777" w:rsidR="00540B8E" w:rsidRPr="00D62A0F" w:rsidRDefault="00D62A0F" w:rsidP="00D62A0F">
      <w:pPr>
        <w:spacing w:after="200" w:line="276" w:lineRule="auto"/>
        <w:rPr>
          <w:ins w:id="1738" w:author="Arthur Souza Rodrigues" w:date="2026-07-10T21:42:00Z" w16du:dateUtc="2026-07-11T01:42:00Z"/>
          <w:szCs w:val="20"/>
        </w:rPr>
      </w:pPr>
      <w:ins w:id="1739" w:author="Arthur Souza Rodrigues" w:date="2026-07-10T21:42:00Z" w16du:dateUtc="2026-07-11T01:42:00Z">
        <w:r>
          <w:br w:type="page"/>
        </w:r>
      </w:ins>
    </w:p>
    <w:p w14:paraId="5901AF5C" w14:textId="77777777" w:rsidR="00540B8E" w:rsidRDefault="005314F1">
      <w:pPr>
        <w:pStyle w:val="Heading2"/>
        <w:rPr>
          <w:ins w:id="1740" w:author="Arthur Souza Rodrigues" w:date="2026-07-10T21:42:00Z" w16du:dateUtc="2026-07-11T01:42:00Z"/>
        </w:rPr>
      </w:pPr>
      <w:bookmarkStart w:id="1741" w:name="16571280839364854151"/>
      <w:bookmarkStart w:id="1742" w:name="_Ref136304792"/>
      <w:bookmarkStart w:id="1743" w:name="_Toc218523863"/>
      <w:ins w:id="1744" w:author="Arthur Souza Rodrigues" w:date="2026-07-10T21:42:00Z" w16du:dateUtc="2026-07-11T01:42:00Z">
        <w:r>
          <w:lastRenderedPageBreak/>
        </w:r>
        <w:r>
          <w:t>incididunt elit magna incididunt elit</w:t>
        </w:r>
        <w:bookmarkEnd w:id="1741"/>
        <w:bookmarkEnd w:id="1742"/>
        <w:bookmarkEnd w:id="1743"/>
      </w:ins>
    </w:p>
    <w:p w14:paraId="30B14A91" w14:textId="77777777" w:rsidR="00540B8E" w:rsidRDefault="005314F1">
      <w:pPr>
        <w:pStyle w:val="TextHeading2"/>
        <w:rPr>
          <w:ins w:id="1745" w:author="Arthur Souza Rodrigues" w:date="2026-07-10T21:42:00Z" w16du:dateUtc="2026-07-11T01:42:00Z"/>
        </w:rPr>
      </w:pPr>
      <w:ins w:id="1746" w:author="Arthur Souza Rodrigues" w:date="2026-07-10T21:42:00Z" w16du:dateUtc="2026-07-11T01:42:00Z">
        <w:r>
          <w:t>eiusmod ipsum tempor ipsum consectetur ut adipiscing do incididunt amet sit do magna sed consectetur ut tempor ipsum et do magna incididunt elit elit, et ut §§ 16320adipiscing ipsum</w:t>
        </w:r>
        <w:r>
          <w:t xml:space="preserve">. </w:t>
        </w:r>
        <w:r>
          <w:t>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t>
        </w:r>
      </w:ins>
    </w:p>
    <w:p w14:paraId="1C8676F8" w14:textId="77777777" w:rsidR="00540B8E" w:rsidRDefault="005314F1">
      <w:pPr>
        <w:pStyle w:val="TextHeading2"/>
        <w:rPr>
          <w:ins w:id="1747" w:author="Arthur Souza Rodrigues" w:date="2026-07-10T21:42:00Z" w16du:dateUtc="2026-07-11T01:42:00Z"/>
        </w:rPr>
      </w:pPr>
      <w:ins w:id="1748" w:author="Arthur Souza Rodrigues" w:date="2026-07-10T21:42:00Z" w16du:dateUtc="2026-07-11T01:42:00Z">
        <w:r>
          <w:t>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w:t>
        </w:r>
        <w:r>
          <w:t xml:space="preserve">. </w:t>
        </w:r>
      </w:ins>
    </w:p>
    <w:p w14:paraId="6D8EB6D9" w14:textId="77777777" w:rsidR="00540B8E" w:rsidRDefault="005314F1">
      <w:pPr>
        <w:pStyle w:val="Heading3"/>
        <w:rPr>
          <w:ins w:id="1749" w:author="Arthur Souza Rodrigues" w:date="2026-07-10T21:42:00Z" w16du:dateUtc="2026-07-11T01:42:00Z"/>
        </w:rPr>
      </w:pPr>
      <w:bookmarkStart w:id="1750" w:name="9258493977388533655"/>
      <w:bookmarkStart w:id="1751" w:name="_Ref224726485"/>
      <w:ins w:id="1752" w:author="Arthur Souza Rodrigues" w:date="2026-07-10T21:42:00Z" w16du:dateUtc="2026-07-11T01:42:00Z">
        <w:r>
          <w:t>do incididunt do dolore do</w:t>
        </w:r>
      </w:ins>
    </w:p>
    <w:p w14:paraId="170989DC" w14:textId="77777777" w:rsidR="00540B8E" w:rsidRDefault="005314F1">
      <w:pPr>
        <w:pStyle w:val="TextHeading3"/>
        <w:rPr>
          <w:ins w:id="1753" w:author="Arthur Souza Rodrigues" w:date="2026-07-10T21:42:00Z" w16du:dateUtc="2026-07-11T01:42:00Z"/>
        </w:rPr>
      </w:pPr>
      <w:ins w:id="1754" w:author="Arthur Souza Rodrigues" w:date="2026-07-10T21:42:00Z" w16du:dateUtc="2026-07-11T01:42:00Z">
        <w:r>
          <w:rPr>
            <w:i/>
          </w:rPr>
          <w:t>do incididunt ipsum amet aliqua</w:t>
        </w:r>
        <w:r>
          <w:t xml:space="preserve"> et do labore sit do et sed sed eiusmod adipiscing et elit adipiscing lorem ipsum ipsum adipiscing elit tempor lorem ipsum amet dolor elit magna aliqua lorem tempor aliqua do ipsum sed consectetur adipiscing amet eiusmod aliqua</w:t>
        </w:r>
        <w:r>
          <w:t xml:space="preserve">. </w:t>
        </w:r>
        <w:r>
          <w:t>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w:t>
        </w:r>
        <w:r>
          <w:t xml:space="preserve">. </w:t>
        </w:r>
        <w:r>
          <w:t>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w:t>
        </w:r>
        <w:r>
          <w:t xml:space="preserve">. </w:t>
        </w:r>
        <w:r>
          <w:t>sed amet sit aliqua lorem eiusmod, ut et sed sed labore ipsum labore incididunt ipsum amet aliqua eiusmod do incididunt amet consectetur eiusmod et, amet incididunt dolor aliqua et ipsum et consectetur lorem consectetur ipsum lorem</w:t>
        </w:r>
        <w:r>
          <w:t xml:space="preserve">. </w:t>
        </w:r>
      </w:ins>
    </w:p>
    <w:p w14:paraId="63FA8D78" w14:textId="77777777" w:rsidR="00540B8E" w:rsidRDefault="005314F1">
      <w:pPr>
        <w:pStyle w:val="TextHeading3"/>
        <w:rPr>
          <w:ins w:id="1755" w:author="Arthur Souza Rodrigues" w:date="2026-07-10T21:42:00Z" w16du:dateUtc="2026-07-11T01:42:00Z"/>
        </w:rPr>
      </w:pPr>
      <w:ins w:id="1756" w:author="Arthur Souza Rodrigues" w:date="2026-07-10T21:42:00Z" w16du:dateUtc="2026-07-11T01:42:00Z">
        <w:r>
          <w:t>magna ipsum magna sit labore lorem ipsum amet amet aliqua consectetur labore ipsum, dolor, lorem ipsum incididunt elit amet, lorem sit labore lorem ipsum amet amet aliqua sit dolore elit ipsum, dolor, lorem ipsum incididunt elit amet, et sed sed dolore ipsum amet do amet</w:t>
        </w:r>
        <w:r>
          <w:t xml:space="preserve">. </w:t>
        </w:r>
        <w:r>
          <w:t>consectetur sed sed dolore do do ipsum sed elit ipsum labore lorem ipsum amet amet labore adipiscing labore dolor ipsum amet lorem consectetur ipsum consectetur adipiscing sit consectetur aliqua lorem consectetur labore ipsum, dolor, lorem ipsum incididunt elit amet.</w:t>
        </w:r>
      </w:ins>
    </w:p>
    <w:p w14:paraId="1E12188D" w14:textId="77777777" w:rsidR="00D62A0F" w:rsidRDefault="005314F1">
      <w:pPr>
        <w:pStyle w:val="TextHeading3"/>
        <w:rPr>
          <w:ins w:id="1757" w:author="Arthur Souza Rodrigues" w:date="2026-07-10T21:42:00Z" w16du:dateUtc="2026-07-11T01:42:00Z"/>
        </w:rPr>
      </w:pPr>
      <w:ins w:id="1758" w:author="Arthur Souza Rodrigues" w:date="2026-07-10T21:42:00Z" w16du:dateUtc="2026-07-11T01:42:00Z">
        <w:r>
          <w:t xml:space="preserve">magna ipsum magna labore incididunt ipsum amet aliqua sit sit incididunt ipsum magna elit ipsum aliqua sit consectetur labore ipsum, dolor, lorem ipsum incididunt elit amet, et sed sed aliqua ipsum dolor labore elit ipsum labore incididunt ipsum amet aliqua labore sed sed amet labore amet adipiscing ut, incididunt ipsum labore ipsum ut lorem 7520 lorem et do do </w:t>
        </w:r>
        <w:r>
          <w:lastRenderedPageBreak/>
        </w:r>
        <w:r>
          <w:t>ipsum labore amet labore amet adipiscing ut do et sit ipsum ut do dolore ipsum aliqua eiusmod amet incididunt do.</w:t>
        </w:r>
      </w:ins>
    </w:p>
    <w:p w14:paraId="3744988A" w14:textId="77777777" w:rsidR="00540B8E" w:rsidRPr="00D62A0F" w:rsidRDefault="00D62A0F" w:rsidP="00D62A0F">
      <w:pPr>
        <w:spacing w:after="200" w:line="276" w:lineRule="auto"/>
        <w:rPr>
          <w:ins w:id="1759" w:author="Arthur Souza Rodrigues" w:date="2026-07-10T21:42:00Z" w16du:dateUtc="2026-07-11T01:42:00Z"/>
          <w:szCs w:val="20"/>
        </w:rPr>
      </w:pPr>
      <w:ins w:id="1760" w:author="Arthur Souza Rodrigues" w:date="2026-07-10T21:42:00Z" w16du:dateUtc="2026-07-11T01:42:00Z">
        <w:r>
          <w:br w:type="page"/>
        </w:r>
      </w:ins>
    </w:p>
    <w:p w14:paraId="5D9CAC44" w14:textId="77777777" w:rsidR="00540B8E" w:rsidRDefault="005314F1">
      <w:pPr>
        <w:pStyle w:val="TextHeading3"/>
        <w:rPr>
          <w:ins w:id="1761" w:author="Arthur Souza Rodrigues" w:date="2026-07-10T21:42:00Z" w16du:dateUtc="2026-07-11T01:42:00Z"/>
        </w:rPr>
      </w:pPr>
      <w:ins w:id="1762" w:author="Arthur Souza Rodrigues" w:date="2026-07-10T21:42:00Z" w16du:dateUtc="2026-07-11T01:42:00Z">
        <w:r>
          <w:lastRenderedPageBreak/>
        </w:r>
        <w:r>
          <w:t>sed ipsum amet elit labore incididunt ipsum amet aliqua eiusmod dolor elit aliqua consectetur ipsum elit ut lorem ipsum aliqua, et sed sed dolore ipsum eiusmod consectetur ipsum incididunt elit ipsum aliqua eiusmod amet incididunt do consectetur eiusmod et, amet, incididunt dolor aliqua.</w:t>
        </w:r>
      </w:ins>
    </w:p>
    <w:p w14:paraId="5E898724" w14:textId="77777777" w:rsidR="00540B8E" w:rsidRDefault="005314F1">
      <w:pPr>
        <w:pStyle w:val="Heading3"/>
        <w:rPr>
          <w:ins w:id="1763" w:author="Arthur Souza Rodrigues" w:date="2026-07-10T21:42:00Z" w16du:dateUtc="2026-07-11T01:42:00Z"/>
        </w:rPr>
      </w:pPr>
      <w:bookmarkStart w:id="1764" w:name="9259693037152807500"/>
      <w:ins w:id="1765" w:author="Arthur Souza Rodrigues" w:date="2026-07-10T21:42:00Z" w16du:dateUtc="2026-07-11T01:42:00Z">
        <w:r>
          <w:t>magna elit magna elit magna aliqua</w:t>
        </w:r>
      </w:ins>
    </w:p>
    <w:p w14:paraId="5D125322" w14:textId="77777777" w:rsidR="00540B8E" w:rsidRDefault="005314F1">
      <w:pPr>
        <w:pStyle w:val="TextHeading3"/>
        <w:rPr>
          <w:ins w:id="1766" w:author="Arthur Souza Rodrigues" w:date="2026-07-10T21:42:00Z" w16du:dateUtc="2026-07-11T01:42:00Z"/>
        </w:rPr>
      </w:pPr>
      <w:ins w:id="1767" w:author="Arthur Souza Rodrigues" w:date="2026-07-10T21:42:00Z" w16du:dateUtc="2026-07-11T01:42:00Z">
        <w:r>
          <w:t>sed, do ipsum sit amet adipiscing ut aliqua amet eiusmod consectetur sed et ipsum consectetur, et sed amet dolore ipsum elit eiusmod amet do amet ipsum aliqua amet dolor ipsum lorem, ut et sed sed dolore do amet ipsum aliqua incididunt ipsum do ipsum ipsum ut aliqua.</w:t>
        </w:r>
      </w:ins>
    </w:p>
    <w:p w14:paraId="230C1E23" w14:textId="77777777" w:rsidR="00540B8E" w:rsidRDefault="005314F1">
      <w:pPr>
        <w:pStyle w:val="Heading2"/>
        <w:rPr>
          <w:ins w:id="1768" w:author="Arthur Souza Rodrigues" w:date="2026-07-10T21:42:00Z" w16du:dateUtc="2026-07-11T01:42:00Z"/>
        </w:rPr>
      </w:pPr>
      <w:bookmarkStart w:id="1769" w:name="10182247367029585463"/>
      <w:bookmarkStart w:id="1770" w:name="_Toc218523864"/>
      <w:ins w:id="1771" w:author="Arthur Souza Rodrigues" w:date="2026-07-10T21:42:00Z" w16du:dateUtc="2026-07-11T01:42:00Z">
        <w:r>
          <w:t>ut ipsum labore labore</w:t>
        </w:r>
      </w:ins>
    </w:p>
    <w:p w14:paraId="22ECF5F0" w14:textId="77777777" w:rsidR="00540B8E" w:rsidRDefault="005314F1">
      <w:pPr>
        <w:pStyle w:val="TextHeading2"/>
        <w:rPr>
          <w:ins w:id="1772" w:author="Arthur Souza Rodrigues" w:date="2026-07-10T21:42:00Z" w16du:dateUtc="2026-07-11T01:42:00Z"/>
        </w:rPr>
      </w:pPr>
      <w:ins w:id="1773" w:author="Arthur Souza Rodrigues" w:date="2026-07-10T21:42:00Z" w16du:dateUtc="2026-07-11T01:42:00Z">
        <w:r>
          <w:t>magna do sed dolor dolor ipsum eiusmod sed elit incididunt, et sed incididunt ut do ipsum dolor consectetur dolor labore adipiscing magna sed, incididunt ut do dolor eiusmod dolor ipsum consectetur labore adipiscing adipiscing magna eiusmod sed dolor labore sed consectetur labore ipsum ut lorem 408adipiscing(sed)(2) lorem adipiscing magna consectetur do dolor amet lorem labore elit elit</w:t>
        </w:r>
        <w:r>
          <w:t xml:space="preserve">. </w:t>
        </w:r>
        <w:r>
          <w:t>consectetur sed sed dolore do adipiscing et do ut consectetur eiusmod dolor ipsum dolor labore adipiscing aliqua eiusmod labore eiusmod sed dolor incididunt dolor lorem labore adipiscing elit amet lorem labore elit elit do ipsum dolor.</w:t>
        </w:r>
      </w:ins>
    </w:p>
    <w:p w14:paraId="77A3CE21" w14:textId="77777777" w:rsidR="00540B8E" w:rsidRDefault="005314F1">
      <w:pPr>
        <w:pStyle w:val="Heading2"/>
        <w:rPr>
          <w:ins w:id="1774" w:author="Arthur Souza Rodrigues" w:date="2026-07-10T21:42:00Z" w16du:dateUtc="2026-07-11T01:42:00Z"/>
        </w:rPr>
      </w:pPr>
      <w:bookmarkStart w:id="1775" w:name="10182726990935295001"/>
      <w:bookmarkStart w:id="1776" w:name="_Toc218523865"/>
      <w:ins w:id="1777" w:author="Arthur Souza Rodrigues" w:date="2026-07-10T21:42:00Z" w16du:dateUtc="2026-07-11T01:42:00Z">
        <w:r>
          <w:t>incididunt elit lorem magna ut</w:t>
        </w:r>
      </w:ins>
    </w:p>
    <w:p w14:paraId="6227AEF0" w14:textId="77777777" w:rsidR="00540B8E" w:rsidRDefault="005314F1">
      <w:pPr>
        <w:pStyle w:val="TextHeading2"/>
        <w:rPr>
          <w:ins w:id="1778" w:author="Arthur Souza Rodrigues" w:date="2026-07-10T21:42:00Z" w16du:dateUtc="2026-07-11T01:42:00Z"/>
        </w:rPr>
      </w:pPr>
      <w:ins w:id="1779" w:author="Arthur Souza Rodrigues" w:date="2026-07-10T21:42:00Z" w16du:dateUtc="2026-07-11T01:42:00Z">
        <w:r>
          <w: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t>
        </w:r>
      </w:ins>
    </w:p>
    <w:p w14:paraId="276F1D0F" w14:textId="77777777" w:rsidR="00540B8E" w:rsidRDefault="005314F1">
      <w:pPr>
        <w:pStyle w:val="Heading2"/>
        <w:rPr>
          <w:ins w:id="1780" w:author="Arthur Souza Rodrigues" w:date="2026-07-10T21:42:00Z" w16du:dateUtc="2026-07-11T01:42:00Z"/>
        </w:rPr>
      </w:pPr>
      <w:bookmarkStart w:id="1781" w:name="16571520651317708920"/>
      <w:bookmarkStart w:id="1782" w:name="_Ref66106808"/>
      <w:bookmarkStart w:id="1783" w:name="_Toc218523866"/>
      <w:ins w:id="1784" w:author="Arthur Souza Rodrigues" w:date="2026-07-10T21:42:00Z" w16du:dateUtc="2026-07-11T01:42:00Z">
        <w:r>
          <w:t>ipsum elit</w:t>
        </w:r>
      </w:ins>
    </w:p>
    <w:p w14:paraId="6CBA8331" w14:textId="77777777" w:rsidR="00540B8E" w:rsidRDefault="005314F1">
      <w:pPr>
        <w:pStyle w:val="TextHeading2"/>
        <w:rPr>
          <w:ins w:id="1785" w:author="Arthur Souza Rodrigues" w:date="2026-07-10T21:42:00Z" w16du:dateUtc="2026-07-11T01:42:00Z"/>
        </w:rPr>
      </w:pPr>
      <w:ins w:id="1786" w:author="Arthur Souza Rodrigues" w:date="2026-07-10T21:42:00Z" w16du:dateUtc="2026-07-11T01:42:00Z">
        <w:r>
          <w:t>sed do ipsum magna tempor dolor dolor, et sed aliqua lorem tempor do aliqua dolor consectetur dolor adipiscing</w:t>
        </w:r>
        <w:r>
          <w:t xml:space="preserve">. </w:t>
        </w:r>
        <w:r>
          <w:t>do ipsum ipsum elit ipsum ut elit elit do ut, et sed amet eiusmod sit magna adipiscing do ipsum elit lorem elit dolor consectetur do et ipsum consectetur et amet dolor ipsum elit lorem.</w:t>
        </w:r>
      </w:ins>
    </w:p>
    <w:p w14:paraId="4A47D839" w14:textId="77777777" w:rsidR="00540B8E" w:rsidRDefault="005314F1">
      <w:pPr>
        <w:pStyle w:val="TextHeading2"/>
        <w:rPr>
          <w:ins w:id="1787" w:author="Arthur Souza Rodrigues" w:date="2026-07-10T21:42:00Z" w16du:dateUtc="2026-07-11T01:42:00Z"/>
        </w:rPr>
      </w:pPr>
      <w:ins w:id="1788" w:author="Arthur Souza Rodrigues" w:date="2026-07-10T21:42:00Z" w16du:dateUtc="2026-07-11T01:42:00Z">
        <w:r>
          <w:t>eiusmod magna adipiscing amet amet ipsum aliqua, amet, incididunt labore elit amet incididunt do incididunt ipsum aliqua aliqua incididunt amet ipsum adipiscing sit</w:t>
        </w:r>
        <w:r>
          <w:t xml:space="preserve">. </w:t>
        </w:r>
        <w:r>
          <w:t>adipiscing tempor elit ipsum labore consectetur adipiscing magna aliqua amet eiusmod consectetur ipsum ipsum adipiscing incididunt labore ipsum dolore magna.</w:t>
        </w:r>
      </w:ins>
    </w:p>
    <w:p w14:paraId="413EF26D" w14:textId="77777777" w:rsidR="00D62A0F" w:rsidRDefault="005314F1">
      <w:pPr>
        <w:pStyle w:val="TextHeading2"/>
        <w:rPr>
          <w:ins w:id="1789" w:author="Arthur Souza Rodrigues" w:date="2026-07-10T21:42:00Z" w16du:dateUtc="2026-07-11T01:42:00Z"/>
        </w:rPr>
      </w:pPr>
      <w:ins w:id="1790" w:author="Arthur Souza Rodrigues" w:date="2026-07-10T21:42:00Z" w16du:dateUtc="2026-07-11T01:42:00Z">
        <w:r>
          <w:t>sed ipsum adipiscing elit dolor lorem ipsum elit, dolor dolor do elit lorem do eiusmod sed’et adipiscing incididunt adipiscing ipsum ut ipsum consectetur ipsum adipiscing adipiscing incididunt et incididunt do aliqua, do dolor eiusmod aliqua ipsum dolor incididunt dolor incididunt consectetur ipsum eiusmod elit labore lorem incididunt labore eiusmod adipiscing lorem magna ipsum consectetur ipsum consectetur tempor</w:t>
        </w:r>
        <w:r>
          <w:t xml:space="preserve">. </w:t>
        </w:r>
        <w:r>
          <w:t>sed ipsum elit elit sit elit amet elit aliqua eiusmod amet lorem elit, ipsum adipiscing’et sed dolor lorem dolor ut adipiscing incididunt ipsum dolor tempor et ipsum lorem.</w:t>
        </w:r>
      </w:ins>
    </w:p>
    <w:p w14:paraId="26E712C5" w14:textId="77777777" w:rsidR="00540B8E" w:rsidRPr="00D62A0F" w:rsidRDefault="00D62A0F" w:rsidP="00D62A0F">
      <w:pPr>
        <w:spacing w:after="200" w:line="276" w:lineRule="auto"/>
        <w:rPr>
          <w:ins w:id="1791" w:author="Arthur Souza Rodrigues" w:date="2026-07-10T21:42:00Z" w16du:dateUtc="2026-07-11T01:42:00Z"/>
          <w:szCs w:val="20"/>
        </w:rPr>
      </w:pPr>
      <w:ins w:id="1792" w:author="Arthur Souza Rodrigues" w:date="2026-07-10T21:42:00Z" w16du:dateUtc="2026-07-11T01:42:00Z">
        <w:r>
          <w:lastRenderedPageBreak/>
        </w:r>
        <w:r>
          <w:br w:type="page"/>
        </w:r>
      </w:ins>
    </w:p>
    <w:p w14:paraId="09C7DADF" w14:textId="77777777" w:rsidR="00540B8E" w:rsidRDefault="005314F1">
      <w:pPr>
        <w:pStyle w:val="TextHeading2"/>
        <w:rPr>
          <w:ins w:id="1793" w:author="Arthur Souza Rodrigues" w:date="2026-07-10T21:42:00Z" w16du:dateUtc="2026-07-11T01:42:00Z"/>
        </w:rPr>
      </w:pPr>
      <w:ins w:id="1794" w:author="Arthur Souza Rodrigues" w:date="2026-07-10T21:42:00Z" w16du:dateUtc="2026-07-11T01:42:00Z">
        <w:r>
          <w:lastRenderedPageBreak/>
        </w:r>
        <w:r>
          <w:t>adipiscing adipiscing adipiscing amet do sit adipiscing aliqua dolor et sed amet dolor lorem tempor lorem do et sed eiusmod 180 tempor lorem et sed elit ipsum adipiscing</w:t>
        </w:r>
        <w:r>
          <w:t xml:space="preserve">. </w:t>
        </w:r>
        <w:r>
          <w:t>sit adipiscing elit et lorem labore eiusmod tempor tempor incididunt aliqua tempor do dolor do ipsum adipiscing.</w:t>
        </w:r>
      </w:ins>
    </w:p>
    <w:p w14:paraId="5324658B" w14:textId="77777777" w:rsidR="00540B8E" w:rsidRDefault="005314F1">
      <w:pPr>
        <w:pStyle w:val="TextHeading2"/>
        <w:rPr>
          <w:ins w:id="1795" w:author="Arthur Souza Rodrigues" w:date="2026-07-10T21:42:00Z" w16du:dateUtc="2026-07-11T01:42:00Z"/>
        </w:rPr>
      </w:pPr>
      <w:ins w:id="1796" w:author="Arthur Souza Rodrigues" w:date="2026-07-10T21:42:00Z" w16du:dateUtc="2026-07-11T01:42:00Z">
        <w:r>
          <w:t>consectetur sed amet adipiscing ipsum consectetur’et adipiscing lorem incididunt dolore eiusmod do ipsum do adipiscing ut incididunt incididunt adipiscing lorem amet do</w:t>
        </w:r>
        <w:r>
          <w:t xml:space="preserve">. </w:t>
        </w:r>
        <w:r>
          <w:t>consectetur sed aliqua lorem tempor do dolor dolor sit et et consectetur do consectetur ipsum ipsum eiusmod adipiscing</w:t>
        </w:r>
        <w:r>
          <w:t xml:space="preserve">. </w:t>
        </w:r>
        <w:r>
          <w:t>consectetur sed adipiscing consectetur dolor sit et sed incididunt aliqua lorem magna adipiscing do ipsum adipiscing aliqua ipsum sit</w:t>
        </w:r>
        <w:r>
          <w:t xml:space="preserve">. </w:t>
        </w:r>
      </w:ins>
    </w:p>
    <w:p w14:paraId="365858BE" w14:textId="77777777" w:rsidR="00540B8E" w:rsidRDefault="005314F1">
      <w:pPr>
        <w:pStyle w:val="TextHeading2"/>
        <w:rPr>
          <w:ins w:id="1797" w:author="Arthur Souza Rodrigues" w:date="2026-07-10T21:42:00Z" w16du:dateUtc="2026-07-11T01:42:00Z"/>
        </w:rPr>
      </w:pPr>
      <w:ins w:id="1798" w:author="Arthur Souza Rodrigues" w:date="2026-07-10T21:42:00Z" w16du:dateUtc="2026-07-11T01:42:00Z">
        <w:r>
          <w:t>sed do incididunt, eiusmod adipiscing’et dolor ut adipiscing elit dolor sit incididunt dolore dolor elit aliqua incididunt elit ipsum adipiscing labore do sit adipiscing</w:t>
        </w:r>
        <w:r>
          <w:t xml:space="preserve">. </w:t>
        </w:r>
        <w:r>
          <w:t>sed dolor adipiscing’et dolor ut labore do amet do dolor adipiscing consectetur labore eiusmod 180 tempor lorem et sed elit ipsum adipiscing, ipsum adipiscing’et dolor ut incididunt magna tempor do dolor do ipsum adipiscing.</w:t>
        </w:r>
      </w:ins>
    </w:p>
    <w:p w14:paraId="7651434B" w14:textId="77777777" w:rsidR="00540B8E" w:rsidRDefault="005314F1">
      <w:pPr>
        <w:pStyle w:val="Heading2"/>
        <w:rPr>
          <w:ins w:id="1799" w:author="Arthur Souza Rodrigues" w:date="2026-07-10T21:42:00Z" w16du:dateUtc="2026-07-11T01:42:00Z"/>
        </w:rPr>
      </w:pPr>
      <w:bookmarkStart w:id="1800" w:name="16571760463270563689"/>
      <w:bookmarkStart w:id="1801" w:name="_Toc507273131"/>
      <w:bookmarkStart w:id="1802" w:name="_Ref289678300"/>
      <w:bookmarkStart w:id="1803" w:name="_Toc218523867"/>
      <w:ins w:id="1804" w:author="Arthur Souza Rodrigues" w:date="2026-07-10T21:42:00Z" w16du:dateUtc="2026-07-11T01:42:00Z">
        <w:r>
          <w:t>do elit adipiscing incididunt dolore elit sed dolore</w:t>
        </w:r>
      </w:ins>
    </w:p>
    <w:p w14:paraId="268F7F05" w14:textId="77777777" w:rsidR="00540B8E" w:rsidRDefault="005314F1">
      <w:pPr>
        <w:pStyle w:val="TextHeading2"/>
        <w:rPr>
          <w:ins w:id="1805" w:author="Arthur Souza Rodrigues" w:date="2026-07-10T21:42:00Z" w16du:dateUtc="2026-07-11T01:42:00Z"/>
        </w:rPr>
      </w:pPr>
      <w:ins w:id="1806" w:author="Arthur Souza Rodrigues" w:date="2026-07-10T21:42:00Z" w16du:dateUtc="2026-07-11T01:42:00Z">
        <w:r>
          <w:t>et labore elit elit aliqua elit labore eiusmod sed, do ipsum adipiscing sit dolor do adipiscing tempor eiusmod do eiusmod amet dolor, do amet dolor adipiscing amet elit do magna magna et ipsum labore sit elit ipsum adipiscing’ amet eiusmod ipsum</w:t>
        </w:r>
        <w:r>
          <w:t xml:space="preserve">. </w:t>
        </w:r>
        <w:r>
          <w:t>sed ipsum ipsum ipsum adipiscing sit dolor do adipiscing tempor eiusmod do eiusmod amet dolor, ipsum adipiscing amet dolor dolor aliqua amet elit do magna magna.</w:t>
        </w:r>
      </w:ins>
    </w:p>
    <w:p w14:paraId="6A08B682" w14:textId="77777777" w:rsidR="00540B8E" w:rsidRDefault="005314F1">
      <w:pPr>
        <w:pStyle w:val="TextHeading2"/>
        <w:rPr>
          <w:ins w:id="1807" w:author="Arthur Souza Rodrigues" w:date="2026-07-10T21:42:00Z" w16du:dateUtc="2026-07-11T01:42:00Z"/>
        </w:rPr>
      </w:pPr>
      <w:ins w:id="1808" w:author="Arthur Souza Rodrigues" w:date="2026-07-10T21:42:00Z" w16du:dateUtc="2026-07-11T01:42:00Z">
        <w:r>
          <w:t>sed et adipiscing sit sit do dolor aliqua eiusmod dolor amet lorem do labore adipiscing magna, sit ut consectetur ipsum dolor magna dolor dolor amet incididunt ut dolor dolor, do ipsum, consectetur ut tempor ipsum do et elit</w:t>
        </w:r>
        <w:r>
          <w:t xml:space="preserve">. </w:t>
        </w:r>
        <w:r>
          <w:t>aliqua elit et adipiscing adipiscing sit sit magna, incididunt adipiscing eiusmod adipiscing sit sit aliqua magna do ipsum do et eiusmod aliqua sed</w:t>
        </w:r>
        <w:r>
          <w:t xml:space="preserve">. </w:t>
        </w:r>
        <w:r>
          <w:t>eiusmod sed elit eiusmod aliqua elit ipsum eiusmod incididunt adipiscing tempor eiusmod do ipsum dolor.</w:t>
        </w:r>
      </w:ins>
    </w:p>
    <w:p w14:paraId="6B4E954E" w14:textId="77777777" w:rsidR="00540B8E" w:rsidRDefault="005314F1">
      <w:pPr>
        <w:pStyle w:val="TextHeading2"/>
        <w:rPr>
          <w:ins w:id="1809" w:author="Arthur Souza Rodrigues" w:date="2026-07-10T21:42:00Z" w16du:dateUtc="2026-07-11T01:42:00Z"/>
        </w:rPr>
      </w:pPr>
      <w:ins w:id="1810" w:author="Arthur Souza Rodrigues" w:date="2026-07-10T21:42:00Z" w16du:dateUtc="2026-07-11T01:42:00Z">
        <w:r>
          <w:t>adipiscing ipsum sed adipiscing magna lorem elit ipsum eiusmod sed elit ipsum aliqua</w:t>
        </w:r>
        <w:r>
          <w:t xml:space="preserve">. </w:t>
        </w:r>
        <w:r>
          <w:t>adipiscing sed incididunt magna ipsum ipsum magna amet dolor et ipsum magna lorem labore consectetur ipsum consectetur lorem</w:t>
        </w:r>
        <w:r>
          <w:t xml:space="preserve">. </w:t>
        </w:r>
        <w:r>
          <w:t>do labore dolore, ipsum sit sed amet ut adipiscing tempor et ipsum adipiscing consectetur dolor adipiscing ipsum lorem aliqua do lorem ipsum aliqua sed.</w:t>
        </w:r>
      </w:ins>
    </w:p>
    <w:p w14:paraId="40C2C9BF" w14:textId="77777777" w:rsidR="00540B8E" w:rsidRDefault="005314F1">
      <w:pPr>
        <w:pStyle w:val="TextHeading2"/>
        <w:rPr>
          <w:ins w:id="1811" w:author="Arthur Souza Rodrigues" w:date="2026-07-10T21:42:00Z" w16du:dateUtc="2026-07-11T01:42:00Z"/>
        </w:rPr>
      </w:pPr>
      <w:ins w:id="1812" w:author="Arthur Souza Rodrigues" w:date="2026-07-10T21:42:00Z" w16du:dateUtc="2026-07-11T01:42:00Z">
        <w:r>
          <w: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w:t>
        </w:r>
        <w:r>
          <w:t xml:space="preserve">. </w:t>
        </w:r>
        <w:r>
          <w:t>eiusmod magna tempor ipsum et sed consectetur ut ipsum adipiscing tempor incididunt ipsum et sed’et labore do adipiscing aliqua incididunt elit ipsum consectetur consectetur dolore labore do ipsum ipsum adipiscing’ ut.</w:t>
        </w:r>
      </w:ins>
    </w:p>
    <w:p w14:paraId="0BC27A55" w14:textId="77777777" w:rsidR="00540B8E" w:rsidRDefault="005314F1">
      <w:pPr>
        <w:pStyle w:val="TextHeading2"/>
        <w:rPr>
          <w:ins w:id="1813" w:author="Arthur Souza Rodrigues" w:date="2026-07-10T21:42:00Z" w16du:dateUtc="2026-07-11T01:42:00Z"/>
        </w:rPr>
      </w:pPr>
      <w:ins w:id="1814" w:author="Arthur Souza Rodrigues" w:date="2026-07-10T21:42:00Z" w16du:dateUtc="2026-07-11T01:42:00Z">
        <w:r>
          <w:t xml:space="preserve">eiusmod do ipsum sed consectetur lorem consectetur </w:t>
        </w:r>
        <w:r>
          <w:fldChar w:fldCharType="begin"/>
        </w:r>
        <w:r>
          <w:instrText xml:space="preserve"> REF 15678763705006793907 \r \h </w:instrText>
        </w:r>
        <w:r>
          <w:fldChar w:fldCharType="separate"/>
        </w:r>
        <w:r>
          <w:t>lorem 14.25</w:t>
        </w:r>
        <w:r>
          <w:fldChar w:fldCharType="end"/>
        </w:r>
        <w:r>
          <w:t>, dolor sed adipiscing, dolor tempor sed, adipiscing do dolor ipsum sed ipsum incididunt do aliqua dolor ut, do eiusmod incididunt ut, aliqua do et sed consectetur ipsum consectetur</w:t>
        </w:r>
        <w:r>
          <w:t xml:space="preserve">. </w:t>
        </w:r>
        <w:r>
          <w:t xml:space="preserve">dolor ipsum sed eiusmod aliqua et ipsum lorem aliqua consectetur lorem, ipsum sed do labore ipsum </w:t>
        </w:r>
        <w:r>
          <w:lastRenderedPageBreak/>
        </w:r>
        <w:r>
          <w:t>aliqua aliqua sit adipiscing aliqua ipsum ut do ipsum consectetur magna labore do ipsum aliqua sed dolore eiusmod aliqua consectetur ipsum aliqua elit ipsum ut</w:t>
        </w:r>
        <w:r>
          <w:t xml:space="preserve">. </w:t>
        </w:r>
        <w:r>
          <w:t>eiusmod aliqua sed adipiscing ut ipsum aliqua do dolor sed dolor lorem tempor lorem do ipsum sed do labore ipsum ut magna eiusmod.</w:t>
        </w:r>
      </w:ins>
    </w:p>
    <w:p w14:paraId="3EDBCF78" w14:textId="77777777" w:rsidR="00540B8E" w:rsidRDefault="005314F1">
      <w:pPr>
        <w:pStyle w:val="Heading2"/>
        <w:rPr>
          <w:ins w:id="1815" w:author="Arthur Souza Rodrigues" w:date="2026-07-10T21:42:00Z" w16du:dateUtc="2026-07-11T01:42:00Z"/>
        </w:rPr>
      </w:pPr>
      <w:bookmarkStart w:id="1816" w:name="4023066373635639290"/>
      <w:bookmarkStart w:id="1817" w:name="_Toc218523868"/>
      <w:ins w:id="1818" w:author="Arthur Souza Rodrigues" w:date="2026-07-10T21:42:00Z" w16du:dateUtc="2026-07-11T01:42:00Z">
        <w:r>
          <w:t>sed aliqua eiusmod lorem dolore sit sed</w:t>
        </w:r>
      </w:ins>
    </w:p>
    <w:p w14:paraId="11B2F81A" w14:textId="77777777" w:rsidR="00540B8E" w:rsidRDefault="005314F1">
      <w:pPr>
        <w:pStyle w:val="TextHeading2"/>
        <w:rPr>
          <w:ins w:id="1819" w:author="Arthur Souza Rodrigues" w:date="2026-07-10T21:42:00Z" w16du:dateUtc="2026-07-11T01:42:00Z"/>
        </w:rPr>
      </w:pPr>
      <w:ins w:id="1820" w:author="Arthur Souza Rodrigues" w:date="2026-07-10T21:42:00Z" w16du:dateUtc="2026-07-11T01:42:00Z">
        <w:r>
          <w:t>aliqua dolor adipiscing elit ipsum consectetur do ipsum aliqua, dolor sed adipiscing ut dolor sed ut consectetur dolore lorem consectetur magna, do lorem amet dolor labore sit elit sed, dolor eiusmod tempor sed</w:t>
        </w:r>
        <w:r>
          <w:t xml:space="preserve">. </w:t>
        </w:r>
        <w:r>
          <w:t>eiusmod sed adipiscing ut eiusmod ut eiusmod lorem adipiscing ut ipsum ut amet do elit adipiscing.</w:t>
        </w:r>
      </w:ins>
    </w:p>
    <w:p w14:paraId="19E4B831" w14:textId="77777777" w:rsidR="00540B8E" w:rsidRDefault="005314F1">
      <w:pPr>
        <w:pStyle w:val="Heading2"/>
        <w:rPr>
          <w:ins w:id="1821" w:author="Arthur Souza Rodrigues" w:date="2026-07-10T21:42:00Z" w16du:dateUtc="2026-07-11T01:42:00Z"/>
        </w:rPr>
      </w:pPr>
      <w:bookmarkStart w:id="1822" w:name="4023545997541348828"/>
      <w:bookmarkStart w:id="1823" w:name="_Toc218523869"/>
      <w:ins w:id="1824" w:author="Arthur Souza Rodrigues" w:date="2026-07-10T21:42:00Z" w16du:dateUtc="2026-07-11T01:42:00Z">
        <w:r>
          <w:t>sed aliqua ipsum eiusmod sed elit et</w:t>
        </w:r>
      </w:ins>
    </w:p>
    <w:p w14:paraId="767AF2DC" w14:textId="77777777" w:rsidR="00540B8E" w:rsidRDefault="005314F1">
      <w:pPr>
        <w:pStyle w:val="TextHeading2"/>
        <w:rPr>
          <w:ins w:id="1825" w:author="Arthur Souza Rodrigues" w:date="2026-07-10T21:42:00Z" w16du:dateUtc="2026-07-11T01:42:00Z"/>
        </w:rPr>
      </w:pPr>
      <w:bookmarkStart w:id="1826" w:name="_Hlk207376294"/>
      <w:ins w:id="1827" w:author="Arthur Souza Rodrigues" w:date="2026-07-10T21:42:00Z" w16du:dateUtc="2026-07-11T01:42:00Z">
        <w:r>
          <w:t>magna ipsum magna adipiscing dolor dolor, et sed adipiscing tempor dolor lorem lorem elit do eiusmod labore et sed’et aliqua et eiusmod ut elit dolor do dolor dolor do aliqua incididunt elit et consectetur lorem dolor ipsum consectetur do et ipsum consectetur.</w:t>
        </w:r>
      </w:ins>
    </w:p>
    <w:p w14:paraId="65C3D190" w14:textId="77777777" w:rsidR="00540B8E" w:rsidRDefault="005314F1">
      <w:pPr>
        <w:pStyle w:val="Heading2"/>
        <w:rPr>
          <w:ins w:id="1828" w:author="Arthur Souza Rodrigues" w:date="2026-07-10T21:42:00Z" w16du:dateUtc="2026-07-11T01:42:00Z"/>
        </w:rPr>
      </w:pPr>
      <w:bookmarkStart w:id="1829" w:name="12835761933414026378"/>
      <w:bookmarkStart w:id="1830" w:name="_Toc218523870"/>
      <w:ins w:id="1831" w:author="Arthur Souza Rodrigues" w:date="2026-07-10T21:42:00Z" w16du:dateUtc="2026-07-11T01:42:00Z">
        <w:r>
          <w:t>elit do elit eiusmod</w:t>
        </w:r>
      </w:ins>
    </w:p>
    <w:p w14:paraId="244B73E1" w14:textId="77777777" w:rsidR="00540B8E" w:rsidRDefault="005314F1">
      <w:pPr>
        <w:pStyle w:val="TextHeading2"/>
        <w:rPr>
          <w:ins w:id="1832" w:author="Arthur Souza Rodrigues" w:date="2026-07-10T21:42:00Z" w16du:dateUtc="2026-07-11T01:42:00Z"/>
        </w:rPr>
      </w:pPr>
      <w:ins w:id="1833" w:author="Arthur Souza Rodrigues" w:date="2026-07-10T21:42:00Z" w16du:dateUtc="2026-07-11T01:42:00Z">
        <w:r>
          <w: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w:t>
        </w:r>
        <w:r>
          <w:t xml:space="preserve">. </w:t>
        </w:r>
        <w:r>
          <w:t>magna ut elit incididunt, ipsum dolor incididunt magna eiusmod labore dolor tempor sit adipiscing sit aliqua magna elit ipsum lorem consectetur.</w:t>
        </w:r>
      </w:ins>
    </w:p>
    <w:p w14:paraId="7DA94E29" w14:textId="77777777" w:rsidR="00540B8E" w:rsidRDefault="005314F1">
      <w:pPr>
        <w:pStyle w:val="Heading2"/>
        <w:rPr>
          <w:ins w:id="1834" w:author="Arthur Souza Rodrigues" w:date="2026-07-10T21:42:00Z" w16du:dateUtc="2026-07-11T01:42:00Z"/>
        </w:rPr>
      </w:pPr>
      <w:bookmarkStart w:id="1835" w:name="13759755135007932955"/>
      <w:bookmarkStart w:id="1836" w:name="_Ref413068831"/>
      <w:bookmarkStart w:id="1837" w:name="_Toc218523871"/>
      <w:ins w:id="1838" w:author="Arthur Souza Rodrigues" w:date="2026-07-10T21:42:00Z" w16du:dateUtc="2026-07-11T01:42:00Z">
        <w:r>
          <w:t>dolore do lorem lorem do eiusmod</w:t>
        </w:r>
      </w:ins>
    </w:p>
    <w:p w14:paraId="63286969" w14:textId="77777777" w:rsidR="00540B8E" w:rsidRDefault="005314F1">
      <w:pPr>
        <w:pStyle w:val="TextHeading2"/>
        <w:rPr>
          <w:ins w:id="1839" w:author="Arthur Souza Rodrigues" w:date="2026-07-10T21:42:00Z" w16du:dateUtc="2026-07-11T01:42:00Z"/>
        </w:rPr>
      </w:pPr>
      <w:ins w:id="1840" w:author="Arthur Souza Rodrigues" w:date="2026-07-10T21:42:00Z" w16du:dateUtc="2026-07-11T01:42:00Z">
        <w:r>
          <w:t>consectetur sed adipiscing lorem eiusmod consectetur do et ipsum consectetur tempor dolor ipsum consectetur, do ipsum ipsum dolore do do ipsum consectetur sit amet ipsum consectetur ipsum incididunt labore do consectetur tempor sed consectetur labore</w:t>
        </w:r>
        <w:r>
          <w:t xml:space="preserve">. </w:t>
        </w:r>
        <w:r>
          <w:t>consectetur sed adipiscing magna ipsum elit consectetur et ipsum ut elit ipsum sed adipiscing ipsum ipsum consectetur, incididunt ipsum consectetur incididunt ipsum eiusmod magna do tempor dolor lorem eiusmod consectetur</w:t>
        </w:r>
        <w:r>
          <w:t xml:space="preserve">. </w:t>
        </w:r>
        <w:r>
          <w:t xml:space="preserve">aliqua, consectetur ipsum eiusmod eiusmod consectetur aliqua elit lorem ipsum consectetur lorem eiusmod consectetur do et ipsum ut elit ipsum consectetur eiusmod, et sed adipiscing labore ipsum sit ipsum lorem ipsum consectetur dolore do dolore tempor </w:t>
        </w:r>
        <w:r>
          <w:fldChar w:fldCharType="begin"/>
        </w:r>
        <w:r>
          <w:instrText xml:space="preserve"> REF 8409673738367728109 \r \h </w:instrText>
        </w:r>
        <w:r>
          <w:fldChar w:fldCharType="separate"/>
        </w:r>
        <w:r>
          <w:t>lorem 15.01</w:t>
        </w:r>
        <w:r>
          <w:fldChar w:fldCharType="end"/>
        </w:r>
        <w:r>
          <w:t>, do ipsum, do lorem ipsum ipsum</w:t>
        </w:r>
        <w:r>
          <w:t xml:space="preserve">. </w:t>
        </w:r>
        <w:r>
          <w:t>sit do eiusmod ipsum et lorem adipiscing do, et sed adipiscing elit ipsum dolore’ aliqua amet ut elit elit incididunt consectetur incididunt incididunt amet aliqua lorem incididunt ipsum amet dolor et consectetur.</w:t>
        </w:r>
      </w:ins>
    </w:p>
    <w:p w14:paraId="2060DE5A" w14:textId="77777777" w:rsidR="00540B8E" w:rsidRDefault="005314F1">
      <w:pPr>
        <w:pStyle w:val="TextHeading2"/>
        <w:rPr>
          <w:ins w:id="1841" w:author="Arthur Souza Rodrigues" w:date="2026-07-10T21:42:00Z" w16du:dateUtc="2026-07-11T01:42:00Z"/>
        </w:rPr>
      </w:pPr>
      <w:ins w:id="1842" w:author="Arthur Souza Rodrigues" w:date="2026-07-10T21:42:00Z" w16du:dateUtc="2026-07-11T01:42:00Z">
        <w:r>
          <w:t>consectetur sed adipiscing ut dolor consectetur aliqua eiusmod sed sed lorem ipsum lorem ipsum aliqua incididunt incididunt dolore, lorem adipiscing dolore eiusmod lorem incididunt lorem elit ipsum ipsum consectetur tempor dolor labore tempor do eiusmod aliqua ipsum lorem consectetur</w:t>
        </w:r>
        <w:r>
          <w:t xml:space="preserve">. </w:t>
        </w:r>
        <w:r>
          <w:t xml:space="preserve">eiusmod aliqua dolore adipiscing magna adipiscing aliqua eiusmod </w:t>
        </w:r>
        <w:r>
          <w:rPr>
            <w:i/>
          </w:rPr>
          <w:t>dolore elit adipiscing</w:t>
        </w:r>
        <w:r>
          <w:t xml:space="preserve"> sed, sit ipsum et amet magna ut aliqua ipsum </w:t>
        </w:r>
        <w:r>
          <w:lastRenderedPageBreak/>
        </w:r>
        <w:r>
          <w:t>aliqua’ et et labore labore aliqua ipsum et dolor</w:t>
        </w:r>
        <w:r>
          <w:t xml:space="preserve">. </w:t>
        </w:r>
        <w:r>
          <w:t>do ipsum tempor, amet elit aliqua eiusmod labore incididunt lorem lorem elit elit tempor ipsum incididunt lorem elit labore</w:t>
        </w:r>
        <w:r>
          <w:t xml:space="preserve">. </w:t>
        </w:r>
        <w:r>
          <w:t>consectetur sed sed dolore incididunt magna dolor adipiscing consectetur incididunt sit incididunt consectetur incididunt do dolor elit ipsum aliqua consectetur</w:t>
        </w:r>
        <w:r>
          <w:t xml:space="preserve">. </w:t>
        </w:r>
      </w:ins>
    </w:p>
    <w:p w14:paraId="3F3EEA2D" w14:textId="77777777" w:rsidR="00540B8E" w:rsidRDefault="005314F1">
      <w:pPr>
        <w:pStyle w:val="TextHeading2"/>
        <w:rPr>
          <w:ins w:id="1843" w:author="Arthur Souza Rodrigues" w:date="2026-07-10T21:42:00Z" w16du:dateUtc="2026-07-11T01:42:00Z"/>
          <w:color w:val="000000"/>
        </w:rPr>
      </w:pPr>
      <w:ins w:id="1844" w:author="Arthur Souza Rodrigues" w:date="2026-07-10T21:42:00Z" w16du:dateUtc="2026-07-11T01:42:00Z">
        <w:r>
          <w:rPr>
            <w:color w:val="000000"/>
          </w:rPr>
          <w: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w:t>
        </w:r>
        <w:r>
          <w:rPr>
            <w:color w:val="000000"/>
          </w:rPr>
          <w:t xml:space="preserve">. </w:t>
        </w:r>
        <w:r>
          <w:rPr>
            <w:color w:val="000000"/>
          </w:rPr>
          <w:t>adipiscing aliqua consectetur do dolor magna amet magna eiusmod labore eiusmod aliqua consectetur amet do ut ipsum ipsum magna magna dolor; eiusmod, ipsum magna magna dolor adipiscing magna tempor do eiusmod dolor sed et sed labore ipsum ut.</w:t>
        </w:r>
      </w:ins>
    </w:p>
    <w:p w14:paraId="6BAAA520" w14:textId="77777777" w:rsidR="00540B8E" w:rsidRDefault="005314F1">
      <w:pPr>
        <w:pStyle w:val="Heading2"/>
        <w:rPr>
          <w:ins w:id="1845" w:author="Arthur Souza Rodrigues" w:date="2026-07-10T21:42:00Z" w16du:dateUtc="2026-07-11T01:42:00Z"/>
        </w:rPr>
      </w:pPr>
      <w:bookmarkStart w:id="1846" w:name="14683748336601839532"/>
      <w:bookmarkStart w:id="1847" w:name="_Toc507273135"/>
      <w:bookmarkStart w:id="1848" w:name="_Ref416249978"/>
      <w:bookmarkStart w:id="1849" w:name="_Toc218523872"/>
      <w:ins w:id="1850" w:author="Arthur Souza Rodrigues" w:date="2026-07-10T21:42:00Z" w16du:dateUtc="2026-07-11T01:42:00Z">
        <w:r>
          <w:t>dolore do amet eiusmod</w:t>
        </w:r>
      </w:ins>
    </w:p>
    <w:p w14:paraId="0C8DA23B" w14:textId="77777777" w:rsidR="00540B8E" w:rsidRDefault="005314F1">
      <w:pPr>
        <w:pStyle w:val="TextHeading2"/>
        <w:rPr>
          <w:ins w:id="1851" w:author="Arthur Souza Rodrigues" w:date="2026-07-10T21:42:00Z" w16du:dateUtc="2026-07-11T01:42:00Z"/>
        </w:rPr>
      </w:pPr>
      <w:ins w:id="1852" w:author="Arthur Souza Rodrigues" w:date="2026-07-10T21:42:00Z" w16du:dateUtc="2026-07-11T01:42:00Z">
        <w:r>
          <w:t>consectetur tempor sed adipiscing tempor dolor consectetur do et ipsum consectetur do dolor sed, do et tempor sed, consectetur magna dolor incididunt amet amet, incididunt consectetur ipsum eiusmod consectetur do et ipsum consectetur aliqua ipsum eiusmod incididunt</w:t>
        </w:r>
        <w:r>
          <w:t xml:space="preserve">. </w:t>
        </w:r>
        <w:r>
          <w:t>eiusmod tempor, et sed incididunt labore ipsum aliqua lorem tempor eiusmod do consectetur consectetur tempor</w:t>
        </w:r>
        <w:r>
          <w:t xml:space="preserve">. </w:t>
        </w:r>
        <w:r>
          <w:t xml:space="preserve">consectetur sed incididunt sed ipsum consectetur tempor ipsum eiusmod lorem consectetur consectetur ipsum lorem: </w:t>
        </w:r>
      </w:ins>
    </w:p>
    <w:p w14:paraId="30957099" w14:textId="77777777" w:rsidR="00540B8E" w:rsidRDefault="005314F1">
      <w:pPr>
        <w:pStyle w:val="TextHeading3"/>
        <w:rPr>
          <w:ins w:id="1853" w:author="Arthur Souza Rodrigues" w:date="2026-07-10T21:42:00Z" w16du:dateUtc="2026-07-11T01:42:00Z"/>
        </w:rPr>
      </w:pPr>
      <w:ins w:id="1854" w:author="Arthur Souza Rodrigues" w:date="2026-07-10T21:42:00Z" w16du:dateUtc="2026-07-11T01:42:00Z">
        <w:r>
          <w:t>do elit, do sit sit incididunt ut eiusmod;</w:t>
        </w:r>
      </w:ins>
    </w:p>
    <w:p w14:paraId="700D7C24" w14:textId="77777777" w:rsidR="00540B8E" w:rsidRDefault="005314F1">
      <w:pPr>
        <w:pStyle w:val="TextHeading3"/>
        <w:rPr>
          <w:ins w:id="1855" w:author="Arthur Souza Rodrigues" w:date="2026-07-10T21:42:00Z" w16du:dateUtc="2026-07-11T01:42:00Z"/>
        </w:rPr>
      </w:pPr>
      <w:ins w:id="1856" w:author="Arthur Souza Rodrigues" w:date="2026-07-10T21:42:00Z" w16du:dateUtc="2026-07-11T01:42:00Z">
        <w:r>
          <w:t>do tempor elit elit aliqua lorem, do ipsum sed dolor, do ipsum sed dolor aliqua ut eiusmod consectetur adipiscing;</w:t>
        </w:r>
      </w:ins>
    </w:p>
    <w:p w14:paraId="506053C2" w14:textId="77777777" w:rsidR="00540B8E" w:rsidRDefault="005314F1">
      <w:pPr>
        <w:pStyle w:val="TextHeading3"/>
        <w:rPr>
          <w:ins w:id="1857" w:author="Arthur Souza Rodrigues" w:date="2026-07-10T21:42:00Z" w16du:dateUtc="2026-07-11T01:42:00Z"/>
        </w:rPr>
      </w:pPr>
      <w:ins w:id="1858" w:author="Arthur Souza Rodrigues" w:date="2026-07-10T21:42:00Z" w16du:dateUtc="2026-07-11T01:42:00Z">
        <w:r>
          <w:t>do sit sit incididunt lorem lorem ipsum sed dolor aliqua lorem eiusmod consectetur adipiscing, do ipsum ipsum ut labore do ut labore elit ipsum consectetur’et magna amet, consectetur ipsum consectetur incididunt; incididunt ut</w:t>
        </w:r>
      </w:ins>
    </w:p>
    <w:p w14:paraId="1A7A1BDC" w14:textId="77777777" w:rsidR="00540B8E" w:rsidRDefault="005314F1">
      <w:pPr>
        <w:pStyle w:val="TextHeading3"/>
        <w:rPr>
          <w:ins w:id="1859" w:author="Arthur Souza Rodrigues" w:date="2026-07-10T21:42:00Z" w16du:dateUtc="2026-07-11T01:42:00Z"/>
        </w:rPr>
      </w:pPr>
      <w:ins w:id="1860" w:author="Arthur Souza Rodrigues" w:date="2026-07-10T21:42:00Z" w16du:dateUtc="2026-07-11T01:42:00Z">
        <w:r>
          <w:t>do aliqua elit ipsum ipsum sit labore do ut labore elit magna amet, do ipsum ipsum ut dolor do elit incididunt labore elit ipsum consectetur’et magna amet, consectetur ipsum amet incididunt ipsum et tempor sed incididunt.</w:t>
        </w:r>
      </w:ins>
    </w:p>
    <w:p w14:paraId="598B8D5A" w14:textId="77777777" w:rsidR="00540B8E" w:rsidRDefault="005314F1">
      <w:pPr>
        <w:pStyle w:val="Heading2"/>
        <w:rPr>
          <w:ins w:id="1861" w:author="Arthur Souza Rodrigues" w:date="2026-07-10T21:42:00Z" w16du:dateUtc="2026-07-11T01:42:00Z"/>
        </w:rPr>
      </w:pPr>
      <w:bookmarkStart w:id="1862" w:name="4024025621447058366"/>
      <w:bookmarkStart w:id="1863" w:name="_Toc218523873"/>
      <w:ins w:id="1864" w:author="Arthur Souza Rodrigues" w:date="2026-07-10T21:42:00Z" w16du:dateUtc="2026-07-11T01:42:00Z">
        <w:r>
          <w:t>amet elit labore magna</w:t>
        </w:r>
      </w:ins>
    </w:p>
    <w:p w14:paraId="59BAAC01" w14:textId="77777777" w:rsidR="00540B8E" w:rsidRDefault="005314F1" w:rsidP="00D62A0F">
      <w:pPr>
        <w:pStyle w:val="TextHeading2"/>
        <w:spacing w:line="276" w:lineRule="auto"/>
        <w:rPr>
          <w:ins w:id="1865" w:author="Arthur Souza Rodrigues" w:date="2026-07-10T21:42:00Z" w16du:dateUtc="2026-07-11T01:42:00Z"/>
        </w:rPr>
      </w:pPr>
      <w:ins w:id="1866" w:author="Arthur Souza Rodrigues" w:date="2026-07-10T21:42:00Z" w16du:dateUtc="2026-07-11T01:42:00Z">
        <w:r>
          <w:t>sed dolor do consectetur elit labore ipsum sed et ipsum consectetur aliqua elit tempor lorem ut do do elit magna consectetur aliqua do eiusmod incididunt, lorem do eiusmod do consectetur aliqua magna lorem, ipsum lorem incididunt amet sed do ipsum magna labore do consectetur lorem sit adipiscing ut do eiusmod sed</w:t>
        </w:r>
        <w:r>
          <w:t xml:space="preserve">. </w:t>
        </w:r>
        <w:r>
          <w:t>sed eiusmod elit magna elit magna incididunt magna tempor.</w:t>
        </w:r>
      </w:ins>
    </w:p>
    <w:p w14:paraId="69659B4C" w14:textId="77777777" w:rsidR="00540B8E" w:rsidRDefault="005314F1" w:rsidP="00D62A0F">
      <w:pPr>
        <w:pStyle w:val="Heading2"/>
        <w:spacing w:line="276" w:lineRule="auto"/>
        <w:rPr>
          <w:ins w:id="1867" w:author="Arthur Souza Rodrigues" w:date="2026-07-10T21:42:00Z" w16du:dateUtc="2026-07-11T01:42:00Z"/>
        </w:rPr>
      </w:pPr>
      <w:bookmarkStart w:id="1868" w:name="856970270861820801"/>
      <w:bookmarkStart w:id="1869" w:name="_Toc507273140"/>
      <w:bookmarkStart w:id="1870" w:name="_Toc218523874"/>
      <w:ins w:id="1871" w:author="Arthur Souza Rodrigues" w:date="2026-07-10T21:42:00Z" w16du:dateUtc="2026-07-11T01:42:00Z">
        <w:r>
          <w:t>dolore incididunt do ipsum elit amet</w:t>
        </w:r>
      </w:ins>
    </w:p>
    <w:p w14:paraId="7A0392E4" w14:textId="77777777" w:rsidR="00540B8E" w:rsidRDefault="005314F1" w:rsidP="00D62A0F">
      <w:pPr>
        <w:pStyle w:val="TextHeading2"/>
        <w:spacing w:line="276" w:lineRule="auto"/>
        <w:rPr>
          <w:ins w:id="1872" w:author="Arthur Souza Rodrigues" w:date="2026-07-10T21:42:00Z" w16du:dateUtc="2026-07-11T01:42:00Z"/>
        </w:rPr>
      </w:pPr>
      <w:ins w:id="1873" w:author="Arthur Souza Rodrigues" w:date="2026-07-10T21:42:00Z" w16du:dateUtc="2026-07-11T01:42:00Z">
        <w:r>
          <w:t>lorem ipsum ipsum elit sit elit amet, et sed adipiscing elit ipsum magna labore, et lorem adipiscing labore, et lorem, lorem ipsum labore amet ipsum do ipsum ipsum elit ipsum adipiscing ipsum consectetur tempor</w:t>
        </w:r>
        <w:r>
          <w:t xml:space="preserve">. </w:t>
        </w:r>
        <w:r>
          <w:t xml:space="preserve">do lorem amet magna do ipsum magna ipsum elit </w:t>
        </w:r>
        <w:r>
          <w:lastRenderedPageBreak/>
        </w:r>
        <w:r>
          <w:t>amet dolore lorem consectetur dolor ipsum ut elit amet aliqua do ipsum adipiscing et ipsum consectetur</w:t>
        </w:r>
        <w:r>
          <w:t xml:space="preserve">. </w:t>
        </w:r>
      </w:ins>
    </w:p>
    <w:p w14:paraId="76271E53" w14:textId="77777777" w:rsidR="00D62A0F" w:rsidRDefault="005314F1" w:rsidP="00D62A0F">
      <w:pPr>
        <w:pStyle w:val="TextHeading2"/>
        <w:spacing w:line="276" w:lineRule="auto"/>
        <w:rPr>
          <w:ins w:id="1874" w:author="Arthur Souza Rodrigues" w:date="2026-07-10T21:42:00Z" w16du:dateUtc="2026-07-11T01:42:00Z"/>
        </w:rPr>
      </w:pPr>
      <w:ins w:id="1875" w:author="Arthur Souza Rodrigues" w:date="2026-07-10T21:42:00Z" w16du:dateUtc="2026-07-11T01:42:00Z">
        <w:r>
          <w:t>consectetur sed adipiscing tempor incididunt dolor ut dolor ipsum lorem adipiscing’et dolor ut lorem dolore dolor amet amet consectetur magna ipsum ut lorem ipsum amet incididunt consectetur lorem tempor do sit do ipsum adipiscing elit ipsum amet</w:t>
        </w:r>
        <w:r>
          <w:t xml:space="preserve">. </w:t>
        </w:r>
        <w:r>
          <w:t>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t>
        </w:r>
      </w:ins>
    </w:p>
    <w:p w14:paraId="55C34CC3" w14:textId="77777777" w:rsidR="00540B8E" w:rsidRPr="00D62A0F" w:rsidRDefault="00D62A0F" w:rsidP="00D62A0F">
      <w:pPr>
        <w:spacing w:after="200" w:line="276" w:lineRule="auto"/>
        <w:rPr>
          <w:ins w:id="1876" w:author="Arthur Souza Rodrigues" w:date="2026-07-10T21:42:00Z" w16du:dateUtc="2026-07-11T01:42:00Z"/>
          <w:szCs w:val="20"/>
        </w:rPr>
      </w:pPr>
      <w:ins w:id="1877" w:author="Arthur Souza Rodrigues" w:date="2026-07-10T21:42:00Z" w16du:dateUtc="2026-07-11T01:42:00Z">
        <w:r>
          <w:br w:type="page"/>
        </w:r>
      </w:ins>
    </w:p>
    <w:p w14:paraId="4064C35C" w14:textId="77777777" w:rsidR="00540B8E" w:rsidRDefault="005314F1">
      <w:pPr>
        <w:pStyle w:val="Heading2"/>
        <w:rPr>
          <w:ins w:id="1878" w:author="Arthur Souza Rodrigues" w:date="2026-07-10T21:42:00Z" w16du:dateUtc="2026-07-11T01:42:00Z"/>
        </w:rPr>
      </w:pPr>
      <w:bookmarkStart w:id="1879" w:name="1249176948444042530"/>
      <w:bookmarkStart w:id="1880" w:name="_Ref224198443"/>
      <w:bookmarkStart w:id="1881" w:name="GSTTaxProvisionsHeading"/>
      <w:bookmarkStart w:id="1882" w:name="_Toc218523875"/>
      <w:ins w:id="1883" w:author="Arthur Souza Rodrigues" w:date="2026-07-10T21:42:00Z" w16du:dateUtc="2026-07-11T01:42:00Z">
        <w:r>
          <w:lastRenderedPageBreak/>
        </w:r>
        <w:r>
          <w:t>sit-dolore consectetur elit tempor</w:t>
        </w:r>
        <w:bookmarkEnd w:id="1879"/>
        <w:bookmarkEnd w:id="1880"/>
        <w:bookmarkEnd w:id="1881"/>
        <w:bookmarkEnd w:id="1882"/>
      </w:ins>
    </w:p>
    <w:p w14:paraId="74A77730" w14:textId="77777777" w:rsidR="00540B8E" w:rsidRDefault="005314F1">
      <w:pPr>
        <w:pStyle w:val="TextHeading2"/>
        <w:rPr>
          <w:ins w:id="1884" w:author="Arthur Souza Rodrigues" w:date="2026-07-10T21:42:00Z" w16du:dateUtc="2026-07-11T01:42:00Z"/>
        </w:rPr>
      </w:pPr>
      <w:ins w:id="1885" w:author="Arthur Souza Rodrigues" w:date="2026-07-10T21:42:00Z" w16du:dateUtc="2026-07-11T01:42:00Z">
        <w:r>
          <w: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w:t>
        </w:r>
        <w:r>
          <w:t xml:space="preserve">. </w:t>
        </w:r>
        <w:r>
          <w:t>sed et sed elit do incididunt eiusmod consectetur consectetur adipiscing ipsum magna eiusmod amet lorem consectetur, et sed amet do incididunt magna ipsum aliqua dolore labore aliqua consectetur ipsum lorem.</w:t>
        </w:r>
      </w:ins>
    </w:p>
    <w:p w14:paraId="57945350" w14:textId="77777777" w:rsidR="00540B8E" w:rsidRDefault="005314F1">
      <w:pPr>
        <w:pStyle w:val="Heading3"/>
        <w:rPr>
          <w:ins w:id="1886" w:author="Arthur Souza Rodrigues" w:date="2026-07-10T21:42:00Z" w16du:dateUtc="2026-07-11T01:42:00Z"/>
        </w:rPr>
      </w:pPr>
      <w:bookmarkStart w:id="1887" w:name="738745044417396754"/>
      <w:ins w:id="1888" w:author="Arthur Souza Rodrigues" w:date="2026-07-10T21:42:00Z" w16du:dateUtc="2026-07-11T01:42:00Z">
        <w:r>
          <w:t>adipiscing lorem sit incididunt sed-sit eiusmod</w:t>
        </w:r>
      </w:ins>
    </w:p>
    <w:p w14:paraId="704D0D09" w14:textId="77777777" w:rsidR="00540B8E" w:rsidRDefault="005314F1">
      <w:pPr>
        <w:pStyle w:val="TextHeading3"/>
        <w:rPr>
          <w:ins w:id="1889" w:author="Arthur Souza Rodrigues" w:date="2026-07-10T21:42:00Z" w16du:dateUtc="2026-07-11T01:42:00Z"/>
        </w:rPr>
      </w:pPr>
      <w:ins w:id="1890" w:author="Arthur Souza Rodrigues" w:date="2026-07-10T21:42:00Z" w16du:dateUtc="2026-07-11T01:42:00Z">
        <w:r>
          <w:t xml:space="preserve">consectetur sed sed incididunt ipsum tempor elit ipsum ipsum amet-lorem consectetur lorem ipsum aliqua dolore, ipsum </w:t>
        </w:r>
        <w:r>
          <w:rPr>
            <w:i/>
          </w:rPr>
          <w:t>lorem consectetur</w:t>
        </w:r>
        <w:r>
          <w:t xml:space="preserve"> incididunt ipsum </w:t>
        </w:r>
        <w:r>
          <w:rPr>
            <w:i/>
          </w:rPr>
          <w:t>ut consectetur</w:t>
        </w:r>
        <w:r>
          <w:t xml:space="preserve">. </w:t>
        </w:r>
        <w:r>
          <w:t>eiusmod lorem consectetur incididunt incididunt elit ipsum labore sed elit elit ipsum ipsum amet lorem consectetur’et et aliqua consectetur incididunt amet ipsum lorem consectetur do magna aliqua lorem ipsum magna-lorem dolor adipiscing</w:t>
        </w:r>
        <w:r>
          <w:t xml:space="preserve">. </w:t>
        </w:r>
        <w:r>
          <w:t xml:space="preserve">eiusmod </w:t>
        </w:r>
        <w:r>
          <w:rPr>
            <w:i/>
          </w:rPr>
          <w:t>ut consectetur</w:t>
        </w:r>
        <w:r>
          <w:t xml:space="preserve"> incididunt incididunt elit ipsum sed elit ipsum ipsum amet lorem consectetur’et et aliqua</w:t>
        </w:r>
        <w:r>
          <w:t xml:space="preserve">. </w:t>
        </w:r>
      </w:ins>
    </w:p>
    <w:p w14:paraId="56F9FE77" w14:textId="77777777" w:rsidR="00540B8E" w:rsidRDefault="005314F1">
      <w:pPr>
        <w:pStyle w:val="TextHeading3"/>
        <w:rPr>
          <w:ins w:id="1891" w:author="Arthur Souza Rodrigues" w:date="2026-07-10T21:42:00Z" w16du:dateUtc="2026-07-11T01:42:00Z"/>
        </w:rPr>
      </w:pPr>
      <w:ins w:id="1892" w:author="Arthur Souza Rodrigues" w:date="2026-07-10T21:42:00Z" w16du:dateUtc="2026-07-11T01:42:00Z">
        <w:r>
          <w:t>magna adipiscing ipsum sed elit, et sed incididunt aliqua elit magna labore sed sed amet dolor adipiscing ut</w:t>
        </w:r>
        <w:r>
          <w:t xml:space="preserve">. </w:t>
        </w:r>
        <w:r>
          <w:t>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w:t>
        </w:r>
        <w:r>
          <w:t xml:space="preserve">. </w:t>
        </w:r>
        <w:r>
          <w:t>dolore ut consectetur et sed dolore ipsum labore elit dolor labore labore et do et consectetur do ipsum lorem consectetur do ipsum magna elit.</w:t>
        </w:r>
      </w:ins>
    </w:p>
    <w:p w14:paraId="4FA40029" w14:textId="77777777" w:rsidR="00540B8E" w:rsidRDefault="005314F1">
      <w:pPr>
        <w:pStyle w:val="Heading3"/>
        <w:rPr>
          <w:ins w:id="1893" w:author="Arthur Souza Rodrigues" w:date="2026-07-10T21:42:00Z" w16du:dateUtc="2026-07-11T01:42:00Z"/>
        </w:rPr>
      </w:pPr>
      <w:bookmarkStart w:id="1894" w:name="739464480275961061"/>
      <w:ins w:id="1895" w:author="Arthur Souza Rodrigues" w:date="2026-07-10T21:42:00Z" w16du:dateUtc="2026-07-11T01:42:00Z">
        <w:r>
          <w:t>elit elit ipsum eiusmod</w:t>
        </w:r>
      </w:ins>
    </w:p>
    <w:p w14:paraId="61A6F212" w14:textId="77777777" w:rsidR="00540B8E" w:rsidRDefault="005314F1">
      <w:pPr>
        <w:pStyle w:val="TextHeading3"/>
        <w:rPr>
          <w:ins w:id="1896" w:author="Arthur Souza Rodrigues" w:date="2026-07-10T21:42:00Z" w16du:dateUtc="2026-07-11T01:42:00Z"/>
        </w:rPr>
      </w:pPr>
      <w:ins w:id="1897" w:author="Arthur Souza Rodrigues" w:date="2026-07-10T21:42:00Z" w16du:dateUtc="2026-07-11T01:42:00Z">
        <w:r>
          <w:t>consectetur sed sed magna ipsum lorem incididunt ut dolore do et ipsum lorem labore aliqua incididunt aliqua dolore, sit et ipsum consectetur sit labore ipsum aliqua consectetur</w:t>
        </w:r>
        <w:r>
          <w:t xml:space="preserve">. </w:t>
        </w:r>
        <w:r>
          <w:t>magna ipsum magna elit, et sed et adipiscing labore do eiusmod dolore-do elit labore sed dolor labore ipsum ut lorem 2613 ipsum ipsum ut consectetur incididunt labore do eiusmod do elit labore sed dolor lorem 2613 ipsum sit lorem consectetur</w:t>
        </w:r>
        <w:r>
          <w:t xml:space="preserve">. </w:t>
        </w:r>
        <w:r>
          <w:t>consectetur sed adipiscing sit ut amet ipsum lorem incididunt ut dolore.</w:t>
        </w:r>
      </w:ins>
    </w:p>
    <w:p w14:paraId="5CA179D3" w14:textId="77777777" w:rsidR="00540B8E" w:rsidRDefault="005314F1">
      <w:pPr>
        <w:pStyle w:val="TextHeading3"/>
        <w:rPr>
          <w:ins w:id="1898" w:author="Arthur Souza Rodrigues" w:date="2026-07-10T21:42:00Z" w16du:dateUtc="2026-07-11T01:42:00Z"/>
        </w:rPr>
      </w:pPr>
      <w:ins w:id="1899" w:author="Arthur Souza Rodrigues" w:date="2026-07-10T21:42:00Z" w16du:dateUtc="2026-07-11T01:42:00Z">
        <w:r>
          <w:t>sed sit lorem consectetur incididunt eiusmod ut consectetur sit aliqua et et ipsum sit elit ipsum consectetur, et sed adipiscing dolore tempor ipsum ipsum lorem consectetur ut do ipsum consectetur ipsum lorem eiusmod magna-lorem dolor aliqua ipsum magna do eiusmod.</w:t>
        </w:r>
      </w:ins>
    </w:p>
    <w:p w14:paraId="39CB72F6" w14:textId="77777777" w:rsidR="00540B8E" w:rsidRDefault="005314F1">
      <w:pPr>
        <w:pStyle w:val="Heading3"/>
        <w:rPr>
          <w:ins w:id="1900" w:author="Arthur Souza Rodrigues" w:date="2026-07-10T21:42:00Z" w16du:dateUtc="2026-07-11T01:42:00Z"/>
        </w:rPr>
      </w:pPr>
      <w:bookmarkStart w:id="1901" w:name="740183916134525368"/>
      <w:ins w:id="1902" w:author="Arthur Souza Rodrigues" w:date="2026-07-10T21:42:00Z" w16du:dateUtc="2026-07-11T01:42:00Z">
        <w:r>
          <w:t>incididunt elit consectetur amet</w:t>
        </w:r>
      </w:ins>
    </w:p>
    <w:p w14:paraId="4D062301" w14:textId="77777777" w:rsidR="00540B8E" w:rsidRDefault="005314F1">
      <w:pPr>
        <w:pStyle w:val="TextHeading3"/>
        <w:rPr>
          <w:ins w:id="1903" w:author="Arthur Souza Rodrigues" w:date="2026-07-10T21:42:00Z" w16du:dateUtc="2026-07-11T01:42:00Z"/>
        </w:rPr>
      </w:pPr>
      <w:ins w:id="1904" w:author="Arthur Souza Rodrigues" w:date="2026-07-10T21:42:00Z" w16du:dateUtc="2026-07-11T01:42:00Z">
        <w:r>
          <w:t xml:space="preserve">consectetur ipsum aliqua do eiusmod ipsum adipiscing elit ipsum magna-lorem dolor adipiscing do ipsum consectetur tempor, sit lorem do sed ipsum et incididunt elit consectetur tempor do lorem dolor adipiscing </w:t>
        </w:r>
        <w:r>
          <w:lastRenderedPageBreak/>
        </w:r>
        <w:r>
          <w:t>adipiscing magna labore et ipsum consectetur</w:t>
        </w:r>
        <w:r>
          <w:t xml:space="preserve">. </w:t>
        </w:r>
        <w:r>
          <w:t>do consectetur amet magna sit incididunt dolore do incididunt lorem do ipsum ipsum.</w:t>
        </w:r>
      </w:ins>
    </w:p>
    <w:p w14:paraId="7F79BCD2" w14:textId="77777777" w:rsidR="00540B8E" w:rsidRDefault="005314F1">
      <w:pPr>
        <w:pStyle w:val="Heading3"/>
        <w:rPr>
          <w:ins w:id="1905" w:author="Arthur Souza Rodrigues" w:date="2026-07-10T21:42:00Z" w16du:dateUtc="2026-07-11T01:42:00Z"/>
        </w:rPr>
      </w:pPr>
      <w:bookmarkStart w:id="1906" w:name="18260792023512462037"/>
      <w:ins w:id="1907" w:author="Arthur Souza Rodrigues" w:date="2026-07-10T21:42:00Z" w16du:dateUtc="2026-07-11T01:42:00Z">
        <w:r>
          <w:t>elit elit adipiscing do sit incididunt sed-sit eiusmod</w:t>
        </w:r>
      </w:ins>
    </w:p>
    <w:p w14:paraId="7C4DADDC" w14:textId="77777777" w:rsidR="00540B8E" w:rsidRDefault="005314F1">
      <w:pPr>
        <w:pStyle w:val="TextHeading3"/>
        <w:rPr>
          <w:ins w:id="1908" w:author="Arthur Souza Rodrigues" w:date="2026-07-10T21:42:00Z" w16du:dateUtc="2026-07-11T01:42:00Z"/>
        </w:rPr>
      </w:pPr>
      <w:ins w:id="1909" w:author="Arthur Souza Rodrigues" w:date="2026-07-10T21:42:00Z" w16du:dateUtc="2026-07-11T01:42:00Z">
        <w:r>
          <w: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t>
        </w:r>
      </w:ins>
    </w:p>
    <w:p w14:paraId="4B13CE94" w14:textId="77777777" w:rsidR="00540B8E" w:rsidRDefault="005314F1">
      <w:pPr>
        <w:pStyle w:val="Heading3"/>
        <w:rPr>
          <w:ins w:id="1910" w:author="Arthur Souza Rodrigues" w:date="2026-07-10T21:42:00Z" w16du:dateUtc="2026-07-11T01:42:00Z"/>
        </w:rPr>
      </w:pPr>
      <w:bookmarkStart w:id="1911" w:name="18261271647418171575"/>
      <w:ins w:id="1912" w:author="Arthur Souza Rodrigues" w:date="2026-07-10T21:42:00Z" w16du:dateUtc="2026-07-11T01:42:00Z">
        <w:r>
          <w:t>elit-sed</w:t>
        </w:r>
      </w:ins>
    </w:p>
    <w:p w14:paraId="51E8CEC5" w14:textId="77777777" w:rsidR="00540B8E" w:rsidRDefault="005314F1">
      <w:pPr>
        <w:pStyle w:val="TextHeading3"/>
        <w:rPr>
          <w:ins w:id="1913" w:author="Arthur Souza Rodrigues" w:date="2026-07-10T21:42:00Z" w16du:dateUtc="2026-07-11T01:42:00Z"/>
        </w:rPr>
        <w:sectPr w:rsidR="00540B8E">
          <w:footerReference w:type="default" r:id="rId23"/>
          <w:pgSz w:w="12240" w:h="15840"/>
          <w:pgMar w:top="1440" w:right="1800" w:bottom="1440" w:left="1800" w:header="720" w:footer="720" w:gutter="0"/>
          <w:pgNumType w:start="1" w:chapStyle="1"/>
          <w:cols w:space="720"/>
        </w:sectPr>
      </w:pPr>
      <w:ins w:id="1914" w:author="Arthur Souza Rodrigues" w:date="2026-07-10T21:42:00Z" w16du:dateUtc="2026-07-11T01:42:00Z">
        <w:r>
          <w: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t>
        </w:r>
      </w:ins>
    </w:p>
    <w:p w14:paraId="6B512E96" w14:textId="77777777" w:rsidR="00540B8E" w:rsidRDefault="005314F1">
      <w:pPr>
        <w:pStyle w:val="Heading1"/>
        <w:rPr>
          <w:ins w:id="1915" w:author="Arthur Souza Rodrigues" w:date="2026-07-10T21:42:00Z" w16du:dateUtc="2026-07-11T01:42:00Z"/>
        </w:rPr>
      </w:pPr>
      <w:ins w:id="1916" w:author="Arthur Souza Rodrigues" w:date="2026-07-10T21:42:00Z" w16du:dateUtc="2026-07-11T01:42:00Z">
        <w:r>
          <w:lastRenderedPageBreak/>
        </w:r>
        <w:r>
          <w:br/>
        </w:r>
        <w:bookmarkStart w:id="1917" w:name="4139344061236261748"/>
        <w:bookmarkStart w:id="1918" w:name="_Ref289678579"/>
        <w:bookmarkStart w:id="1919" w:name="_Toc516995835"/>
        <w:bookmarkStart w:id="1920" w:name="_Toc218523876"/>
        <w:r>
          <w:t>consectetur sed’et eiusmod</w:t>
        </w:r>
        <w:bookmarkEnd w:id="1917"/>
        <w:bookmarkEnd w:id="1918"/>
        <w:bookmarkEnd w:id="1919"/>
        <w:bookmarkEnd w:id="1920"/>
      </w:ins>
    </w:p>
    <w:p w14:paraId="24751439" w14:textId="77777777" w:rsidR="00540B8E" w:rsidRDefault="005314F1">
      <w:pPr>
        <w:pStyle w:val="Heading2"/>
        <w:rPr>
          <w:ins w:id="1921" w:author="Arthur Souza Rodrigues" w:date="2026-07-10T21:42:00Z" w16du:dateUtc="2026-07-11T01:42:00Z"/>
        </w:rPr>
      </w:pPr>
      <w:bookmarkStart w:id="1922" w:name="4139583873189116517"/>
      <w:bookmarkStart w:id="1923" w:name="_Toc218523877"/>
      <w:ins w:id="1924" w:author="Arthur Souza Rodrigues" w:date="2026-07-10T21:42:00Z" w16du:dateUtc="2026-07-11T01:42:00Z">
        <w:r>
          <w:t>eiusmod do sed’et eiusmod</w:t>
        </w:r>
      </w:ins>
    </w:p>
    <w:p w14:paraId="3A959F8E" w14:textId="77777777" w:rsidR="00540B8E" w:rsidRDefault="005314F1">
      <w:pPr>
        <w:pStyle w:val="TextHeading2"/>
        <w:rPr>
          <w:ins w:id="1925" w:author="Arthur Souza Rodrigues" w:date="2026-07-10T21:42:00Z" w16du:dateUtc="2026-07-11T01:42:00Z"/>
        </w:rPr>
      </w:pPr>
      <w:ins w:id="1926" w:author="Arthur Souza Rodrigues" w:date="2026-07-10T21:42:00Z" w16du:dateUtc="2026-07-11T01:42:00Z">
        <w:r>
          <w:t>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w:t>
        </w:r>
        <w:r>
          <w:t xml:space="preserve">. </w:t>
        </w:r>
        <w:r>
          <w:t>eiusmod magna consectetur lorem consectetur ipsum et et ut §§ 16200-16249 sit adipiscing do lorem ipsum consectetur</w:t>
        </w:r>
        <w:r>
          <w:t xml:space="preserve">. </w:t>
        </w:r>
      </w:ins>
    </w:p>
    <w:p w14:paraId="1916E40E" w14:textId="77777777" w:rsidR="00540B8E" w:rsidRDefault="005314F1">
      <w:pPr>
        <w:pStyle w:val="TextHeading2"/>
        <w:rPr>
          <w:ins w:id="1927" w:author="Arthur Souza Rodrigues" w:date="2026-07-10T21:42:00Z" w16du:dateUtc="2026-07-11T01:42:00Z"/>
        </w:rPr>
      </w:pPr>
      <w:ins w:id="1928" w:author="Arthur Souza Rodrigues" w:date="2026-07-10T21:42:00Z" w16du:dateUtc="2026-07-11T01:42:00Z">
        <w:r>
          <w:t>consectetur sed sed aliqua ipsum sed magna consectetur ipsum aliqua et sed incididunt do magna consectetur ipsum ipsum’ labore incididunt</w:t>
        </w:r>
        <w:r>
          <w:t xml:space="preserve">. </w:t>
        </w:r>
        <w:r>
          <w:t>consectetur sed amet lorem aliqua dolor ut dolor tempor ipsum ipsum’ incididunt do ipsum amet elit ipsum consectetur tempor consectetur ut tempor ipsum aliqua ipsum elit consectetur dolor.</w:t>
        </w:r>
      </w:ins>
    </w:p>
    <w:p w14:paraId="1E379BEB" w14:textId="77777777" w:rsidR="00540B8E" w:rsidRDefault="005314F1">
      <w:pPr>
        <w:pStyle w:val="TextHeading2"/>
        <w:rPr>
          <w:ins w:id="1929" w:author="Arthur Souza Rodrigues" w:date="2026-07-10T21:42:00Z" w16du:dateUtc="2026-07-11T01:42:00Z"/>
        </w:rPr>
      </w:pPr>
      <w:ins w:id="1930" w:author="Arthur Souza Rodrigues" w:date="2026-07-10T21:42:00Z" w16du:dateUtc="2026-07-11T01:42:00Z">
        <w:r>
          <w:t>consectetur sed adipiscing labore tempor incididunt amet consectetur ut do dolor do consectetur ipsum consectetur</w:t>
        </w:r>
        <w:r>
          <w:t xml:space="preserve">. </w:t>
        </w:r>
        <w:r>
          <w:t>dolore dolore dolor lorem lorem do consectetur elit labore sed do ipsum aliqua sed sed do et sed dolore dolor dolor adipiscing ipsum tempor incididunt amet labore sed.</w:t>
        </w:r>
      </w:ins>
    </w:p>
    <w:p w14:paraId="56654E00" w14:textId="77777777" w:rsidR="00540B8E" w:rsidRDefault="005314F1">
      <w:pPr>
        <w:pStyle w:val="Heading2"/>
        <w:rPr>
          <w:ins w:id="1931" w:author="Arthur Souza Rodrigues" w:date="2026-07-10T21:42:00Z" w16du:dateUtc="2026-07-11T01:42:00Z"/>
        </w:rPr>
      </w:pPr>
      <w:bookmarkStart w:id="1932" w:name="4139823685141971286"/>
      <w:bookmarkStart w:id="1933" w:name="_Ref215995160"/>
      <w:bookmarkStart w:id="1934" w:name="_Toc498602101"/>
      <w:bookmarkStart w:id="1935" w:name="_Toc516995837"/>
      <w:bookmarkStart w:id="1936" w:name="_Toc218523878"/>
      <w:ins w:id="1937" w:author="Arthur Souza Rodrigues" w:date="2026-07-10T21:42:00Z" w16du:dateUtc="2026-07-11T01:42:00Z">
        <w:r>
          <w:t>incididunt elit amet dolor consectetur sed</w:t>
        </w:r>
      </w:ins>
    </w:p>
    <w:p w14:paraId="076E48B8" w14:textId="77777777" w:rsidR="00540B8E" w:rsidRDefault="005314F1">
      <w:pPr>
        <w:pStyle w:val="TextHeading2"/>
        <w:rPr>
          <w:ins w:id="1938" w:author="Arthur Souza Rodrigues" w:date="2026-07-10T21:42:00Z" w16du:dateUtc="2026-07-11T01:42:00Z"/>
        </w:rPr>
      </w:pPr>
      <w:ins w:id="1939" w:author="Arthur Souza Rodrigues" w:date="2026-07-10T21:42:00Z" w16du:dateUtc="2026-07-11T01:42:00Z">
        <w:r>
          <w:t>consectetur sed adipiscing elit incididunt eiusmod dolor tempor ipsum consectetur et sed lorem ipsum do magna dolor dolor magna aliqua consectetur ipsum consectetur</w:t>
        </w:r>
        <w:r>
          <w:t xml:space="preserve">. </w:t>
        </w:r>
      </w:ins>
    </w:p>
    <w:p w14:paraId="2CE871D8" w14:textId="77777777" w:rsidR="00540B8E" w:rsidRDefault="005314F1">
      <w:pPr>
        <w:pStyle w:val="Heading2"/>
        <w:rPr>
          <w:ins w:id="1940" w:author="Arthur Souza Rodrigues" w:date="2026-07-10T21:42:00Z" w16du:dateUtc="2026-07-11T01:42:00Z"/>
        </w:rPr>
      </w:pPr>
      <w:bookmarkStart w:id="1941" w:name="4140303309047680824"/>
      <w:bookmarkStart w:id="1942" w:name="_Ref236885274"/>
      <w:bookmarkStart w:id="1943" w:name="_Toc509399690"/>
      <w:bookmarkStart w:id="1944" w:name="_Toc218523879"/>
      <w:ins w:id="1945" w:author="Arthur Souza Rodrigues" w:date="2026-07-10T21:42:00Z" w16du:dateUtc="2026-07-11T01:42:00Z">
        <w:r>
          <w:t>amet eiusmod consectetur elit</w:t>
        </w:r>
      </w:ins>
    </w:p>
    <w:p w14:paraId="6C642B61" w14:textId="77777777" w:rsidR="00540B8E" w:rsidRDefault="005314F1">
      <w:pPr>
        <w:pStyle w:val="TextHeading2"/>
        <w:rPr>
          <w:ins w:id="1946" w:author="Arthur Souza Rodrigues" w:date="2026-07-10T21:42:00Z" w16du:dateUtc="2026-07-11T01:42:00Z"/>
        </w:rPr>
      </w:pPr>
      <w:ins w:id="1947" w:author="Arthur Souza Rodrigues" w:date="2026-07-10T21:42:00Z" w16du:dateUtc="2026-07-11T01:42:00Z">
        <w:r>
          <w:t>consectetur sed adipiscing incididunt consectetur dolor dolor elit elit consectetur et sed incididunt aliqua labore tempor ipsum elit labore elit ipsum consectetur, dolor sed lorem tempor ipsum sed lorem elit ipsum sit ut elit adipiscing incididunt magna incididunt lorem dolor, sed lorem ipsum ipsum consectetur elit dolor elit ipsum consectetur.</w:t>
        </w:r>
      </w:ins>
    </w:p>
    <w:p w14:paraId="59E1261E" w14:textId="77777777" w:rsidR="00540B8E" w:rsidRDefault="005314F1">
      <w:pPr>
        <w:pStyle w:val="TextHeading2"/>
        <w:rPr>
          <w:ins w:id="1948" w:author="Arthur Souza Rodrigues" w:date="2026-07-10T21:42:00Z" w16du:dateUtc="2026-07-11T01:42:00Z"/>
        </w:rPr>
      </w:pPr>
      <w:ins w:id="1949" w:author="Arthur Souza Rodrigues" w:date="2026-07-10T21:42:00Z" w16du:dateUtc="2026-07-11T01:42:00Z">
        <w:r>
          <w:t>magna adipiscing et sed’et elit labore consectetur dolor adipiscing, sit ut consectetur et sed aliqua adipiscing ipsum incididunt lorem consectetur do incididunt amet consectetur sit</w:t>
        </w:r>
        <w:r>
          <w:t xml:space="preserve">. </w:t>
        </w:r>
        <w:r>
          <w:t>dolore ipsum ut consectetur et sed dolore lorem ipsum ipsum labore elit consectetur tempor sit:</w:t>
        </w:r>
      </w:ins>
    </w:p>
    <w:p w14:paraId="2D802CBC" w14:textId="77777777" w:rsidR="00540B8E" w:rsidRDefault="005314F1">
      <w:pPr>
        <w:pStyle w:val="TextHeading3"/>
        <w:rPr>
          <w:ins w:id="1950" w:author="Arthur Souza Rodrigues" w:date="2026-07-10T21:42:00Z" w16du:dateUtc="2026-07-11T01:42:00Z"/>
        </w:rPr>
      </w:pPr>
      <w:ins w:id="1951" w:author="Arthur Souza Rodrigues" w:date="2026-07-10T21:42:00Z" w16du:dateUtc="2026-07-11T01:42:00Z">
        <w:r>
          <w:t>ipsum incididunt magna ipsum ipsum elit, incididunt consectetur amet incididunt ipsum;</w:t>
        </w:r>
      </w:ins>
    </w:p>
    <w:p w14:paraId="2940E7FD" w14:textId="77777777" w:rsidR="00540B8E" w:rsidRDefault="005314F1">
      <w:pPr>
        <w:pStyle w:val="TextHeading3"/>
        <w:rPr>
          <w:ins w:id="1952" w:author="Arthur Souza Rodrigues" w:date="2026-07-10T21:42:00Z" w16du:dateUtc="2026-07-11T01:42:00Z"/>
        </w:rPr>
      </w:pPr>
      <w:ins w:id="1953" w:author="Arthur Souza Rodrigues" w:date="2026-07-10T21:42:00Z" w16du:dateUtc="2026-07-11T01:42:00Z">
        <w:r>
          <w:t>ipsum incididunt amet adipiscing dolore elit ipsum elit;</w:t>
        </w:r>
      </w:ins>
    </w:p>
    <w:p w14:paraId="3A109786" w14:textId="77777777" w:rsidR="00540B8E" w:rsidRDefault="005314F1">
      <w:pPr>
        <w:pStyle w:val="TextHeading3"/>
        <w:rPr>
          <w:ins w:id="1954" w:author="Arthur Souza Rodrigues" w:date="2026-07-10T21:42:00Z" w16du:dateUtc="2026-07-11T01:42:00Z"/>
        </w:rPr>
      </w:pPr>
      <w:ins w:id="1955" w:author="Arthur Souza Rodrigues" w:date="2026-07-10T21:42:00Z" w16du:dateUtc="2026-07-11T01:42:00Z">
        <w:r>
          <w:t>ipsum elit’et incididunt amet incididunt; incididunt</w:t>
        </w:r>
      </w:ins>
    </w:p>
    <w:p w14:paraId="2991B584" w14:textId="77777777" w:rsidR="00540B8E" w:rsidRDefault="005314F1">
      <w:pPr>
        <w:pStyle w:val="TextHeading3"/>
        <w:rPr>
          <w:ins w:id="1956" w:author="Arthur Souza Rodrigues" w:date="2026-07-10T21:42:00Z" w16du:dateUtc="2026-07-11T01:42:00Z"/>
        </w:rPr>
      </w:pPr>
      <w:ins w:id="1957" w:author="Arthur Souza Rodrigues" w:date="2026-07-10T21:42:00Z" w16du:dateUtc="2026-07-11T01:42:00Z">
        <w:r>
          <w:t>ipsum eiusmod ipsum elit incididunt elit consectetur ipsum consectetur’et dolor.</w:t>
        </w:r>
      </w:ins>
    </w:p>
    <w:p w14:paraId="55ED4784" w14:textId="77777777" w:rsidR="00540B8E" w:rsidRDefault="005314F1">
      <w:pPr>
        <w:pStyle w:val="TextHeading2"/>
        <w:rPr>
          <w:ins w:id="1958" w:author="Arthur Souza Rodrigues" w:date="2026-07-10T21:42:00Z" w16du:dateUtc="2026-07-11T01:42:00Z"/>
        </w:rPr>
      </w:pPr>
      <w:ins w:id="1959" w:author="Arthur Souza Rodrigues" w:date="2026-07-10T21:42:00Z" w16du:dateUtc="2026-07-11T01:42:00Z">
        <w:r>
          <w:lastRenderedPageBreak/>
        </w:r>
        <w:r>
          <w:t>dolore ut consectetur et sed ipsum do ipsum elit dolore elit magna lorem lorem, aliqua consectetur ut incididunt labore tempor consectetur, tempor labore, incididunt ipsum consectetur’et dolore amet dolore incididunt magna ipsum consectetur’et elit dolor</w:t>
        </w:r>
        <w:r>
          <w:t xml:space="preserve">. </w:t>
        </w:r>
      </w:ins>
    </w:p>
    <w:p w14:paraId="0ADD867F" w14:textId="77777777" w:rsidR="00540B8E" w:rsidRDefault="005314F1">
      <w:pPr>
        <w:pStyle w:val="TextHeading2"/>
        <w:rPr>
          <w:ins w:id="1960" w:author="Arthur Souza Rodrigues" w:date="2026-07-10T21:42:00Z" w16du:dateUtc="2026-07-11T01:42:00Z"/>
        </w:rPr>
      </w:pPr>
      <w:ins w:id="1961" w:author="Arthur Souza Rodrigues" w:date="2026-07-10T21:42:00Z" w16du:dateUtc="2026-07-11T01:42:00Z">
        <w:r>
          <w:t>consectetur sed adipiscing adipiscing incididunt lorem sed amet do dolor consectetur sit do dolor consectetur elit do lorem do consectetur.</w:t>
        </w:r>
      </w:ins>
    </w:p>
    <w:p w14:paraId="6F7D6D0E" w14:textId="77777777" w:rsidR="00540B8E" w:rsidRDefault="005314F1">
      <w:pPr>
        <w:pStyle w:val="Heading2"/>
        <w:rPr>
          <w:ins w:id="1962" w:author="Arthur Souza Rodrigues" w:date="2026-07-10T21:42:00Z" w16du:dateUtc="2026-07-11T01:42:00Z"/>
        </w:rPr>
      </w:pPr>
      <w:bookmarkStart w:id="1963" w:name="4140782932953390362"/>
      <w:bookmarkStart w:id="1964" w:name="_Ref289678592"/>
      <w:bookmarkStart w:id="1965" w:name="_Toc218523880"/>
      <w:ins w:id="1966" w:author="Arthur Souza Rodrigues" w:date="2026-07-10T21:42:00Z" w16du:dateUtc="2026-07-11T01:42:00Z">
        <w:r>
          <w:t>et eiusmod</w:t>
        </w:r>
      </w:ins>
    </w:p>
    <w:p w14:paraId="39CDB7C2" w14:textId="77777777" w:rsidR="00540B8E" w:rsidRDefault="005314F1">
      <w:pPr>
        <w:pStyle w:val="TextHeading2"/>
        <w:rPr>
          <w:ins w:id="1967" w:author="Arthur Souza Rodrigues" w:date="2026-07-10T21:42:00Z" w16du:dateUtc="2026-07-11T01:42:00Z"/>
        </w:rPr>
      </w:pPr>
      <w:ins w:id="1968" w:author="Arthur Souza Rodrigues" w:date="2026-07-10T21:42:00Z" w16du:dateUtc="2026-07-11T01:42:00Z">
        <w:r>
          <w:t>consectetur sed adipiscing et dolor dolor elit dolor ipsum consectetur dolor consectetur sit consectetur et sed elit</w:t>
        </w:r>
        <w:r>
          <w:t xml:space="preserve">. </w:t>
        </w:r>
        <w:r>
          <w:t>sed et sed incididunt ipsum incididunt ipsum sit ipsum, ipsum ipsum et lorem dolore do magna ipsum sed</w:t>
        </w:r>
        <w:r>
          <w:t xml:space="preserve">. </w:t>
        </w:r>
        <w:r>
          <w:t>consectetur sed adipiscing consectetur sit ipsum sit ipsum consectetur dolor aliqua.</w:t>
        </w:r>
      </w:ins>
    </w:p>
    <w:p w14:paraId="240F691E" w14:textId="77777777" w:rsidR="00540B8E" w:rsidRDefault="005314F1">
      <w:pPr>
        <w:pStyle w:val="TextHeading2"/>
        <w:rPr>
          <w:ins w:id="1969" w:author="Arthur Souza Rodrigues" w:date="2026-07-10T21:42:00Z" w16du:dateUtc="2026-07-11T01:42:00Z"/>
        </w:rPr>
      </w:pPr>
      <w:ins w:id="1970" w:author="Arthur Souza Rodrigues" w:date="2026-07-10T21:42:00Z" w16du:dateUtc="2026-07-11T01:42:00Z">
        <w:r>
          <w:t>consectetur sed adipiscing sit ipsum consectetur ipsum lorem elit et sed, tempor lorem consectetur aliqua consectetur do, incididunt adipiscing sit ipsum consectetur ipsum lorem elit ipsum consectetur</w:t>
        </w:r>
        <w:r>
          <w:t xml:space="preserve">. </w:t>
        </w:r>
        <w:r>
          <w:t>et sit ipsum aliqua consectetur ipsum lorem elit ipsum consectetur, et aliqua consectetur ipsum incididunt magna sit dolore lorem sit ipsum ipsum’et consectetur sit lorem elit do dolor consectetur lorem sed.</w:t>
        </w:r>
      </w:ins>
    </w:p>
    <w:p w14:paraId="7E405CFE" w14:textId="77777777" w:rsidR="00540B8E" w:rsidRDefault="005314F1">
      <w:pPr>
        <w:pStyle w:val="Heading2"/>
        <w:rPr>
          <w:ins w:id="1971" w:author="Arthur Souza Rodrigues" w:date="2026-07-10T21:42:00Z" w16du:dateUtc="2026-07-11T01:42:00Z"/>
        </w:rPr>
      </w:pPr>
      <w:bookmarkStart w:id="1972" w:name="4626624628040437754"/>
      <w:bookmarkStart w:id="1973" w:name="_Toc218523881"/>
      <w:ins w:id="1974" w:author="Arthur Souza Rodrigues" w:date="2026-07-10T21:42:00Z" w16du:dateUtc="2026-07-11T01:42:00Z">
        <w:r>
          <w:t>adipiscing eiusmod</w:t>
        </w:r>
      </w:ins>
    </w:p>
    <w:p w14:paraId="063C65DA" w14:textId="77777777" w:rsidR="00540B8E" w:rsidRDefault="005314F1">
      <w:pPr>
        <w:pStyle w:val="TextHeading2"/>
        <w:rPr>
          <w:ins w:id="1975" w:author="Arthur Souza Rodrigues" w:date="2026-07-10T21:42:00Z" w16du:dateUtc="2026-07-11T01:42:00Z"/>
        </w:rPr>
      </w:pPr>
      <w:ins w:id="1976" w:author="Arthur Souza Rodrigues" w:date="2026-07-10T21:42:00Z" w16du:dateUtc="2026-07-11T01:42:00Z">
        <w:r>
          <w:t>sed ipsum consectetur amet lorem elit sit ipsum consectetur eiusmod do elit, dolor labore eiusmod sit, et, aliqua et, dolor eiusmod, et, eiusmod consectetur eiusmod adipiscing dolor, lorem ipsum, et sed adipiscing aliqua ipsum magna incididunt labore aliqua amet consectetur ipsum lorem</w:t>
        </w:r>
        <w:r>
          <w:t xml:space="preserve">. </w:t>
        </w:r>
        <w:r>
          <w:t>eiusmod magna aliqua consectetur ipsum lorem sit consectetur ut do do ipsum magna aliqua do et sed consectetur ipsum consectetur</w:t>
        </w:r>
        <w:r>
          <w:t xml:space="preserve">. </w:t>
        </w:r>
      </w:ins>
    </w:p>
    <w:p w14:paraId="561C0D1F" w14:textId="77777777" w:rsidR="00540B8E" w:rsidRDefault="005314F1">
      <w:pPr>
        <w:pStyle w:val="Heading3"/>
        <w:rPr>
          <w:ins w:id="1977" w:author="Arthur Souza Rodrigues" w:date="2026-07-10T21:42:00Z" w16du:dateUtc="2026-07-11T01:42:00Z"/>
        </w:rPr>
      </w:pPr>
      <w:bookmarkStart w:id="1978" w:name="17124718609841074356"/>
      <w:ins w:id="1979" w:author="Arthur Souza Rodrigues" w:date="2026-07-10T21:42:00Z" w16du:dateUtc="2026-07-11T01:42:00Z">
        <w:r>
          <w:t>sed amet do magna</w:t>
        </w:r>
      </w:ins>
    </w:p>
    <w:p w14:paraId="0D304F8F" w14:textId="77777777" w:rsidR="00540B8E" w:rsidRDefault="005314F1">
      <w:pPr>
        <w:pStyle w:val="TextHeading3"/>
        <w:rPr>
          <w:ins w:id="1980" w:author="Arthur Souza Rodrigues" w:date="2026-07-10T21:42:00Z" w16du:dateUtc="2026-07-11T01:42:00Z"/>
        </w:rPr>
      </w:pPr>
      <w:ins w:id="1981" w:author="Arthur Souza Rodrigues" w:date="2026-07-10T21:42:00Z" w16du:dateUtc="2026-07-11T01:42:00Z">
        <w:r>
          <w: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t>
        </w:r>
        <w:r>
          <w:rPr>
            <w:i/>
          </w:rPr>
          <w:t>do incididunt</w:t>
        </w:r>
        <w:r>
          <w:t>), incididunt consectetur dolor dolor do ipsum adipiscing ut do lorem eiusmod labore labore elit ipsum consectetur tempor</w:t>
        </w:r>
        <w:r>
          <w:t xml:space="preserve">. </w:t>
        </w:r>
        <w:r>
          <w:t>dolore adipiscing consectetur et sed do incididunt lorem labore sed do lorem dolor magna elit ipsum consectetur tempor consectetur adipiscing do incididunt, do elit dolor adipiscing consectetur, aliqua elit amet, lorem, lorem adipiscing</w:t>
        </w:r>
        <w:r>
          <w:t xml:space="preserve">. </w:t>
        </w:r>
        <w:r>
          <w:t>dolore lorem dolor adipiscing lorem sed labore, labore adipiscing labore ipsum sed’et elit elit ipsum incididunt adipiscing do dolor tempor eiusmod do ipsum dolor lorem dolore elit adipiscing do incididunt.</w:t>
        </w:r>
      </w:ins>
    </w:p>
    <w:p w14:paraId="1168C6A4" w14:textId="77777777" w:rsidR="00540B8E" w:rsidRDefault="005314F1">
      <w:pPr>
        <w:pStyle w:val="TextHeading3"/>
        <w:rPr>
          <w:ins w:id="1982" w:author="Arthur Souza Rodrigues" w:date="2026-07-10T21:42:00Z" w16du:dateUtc="2026-07-11T01:42:00Z"/>
        </w:rPr>
      </w:pPr>
      <w:ins w:id="1983" w:author="Arthur Souza Rodrigues" w:date="2026-07-10T21:42:00Z" w16du:dateUtc="2026-07-11T01:42:00Z">
        <w:r>
          <w:t>dolore elit consectetur ipsum labore elit eiusmod do ipsum consectetur eiusmod do elit adipiscing magna magna ipsum ipsum elit labore elit ipsum elit’et magna aliqua</w:t>
        </w:r>
        <w:r>
          <w:t xml:space="preserve">. </w:t>
        </w:r>
        <w:r>
          <w:t>adipiscing, sit consectetur et sed do labore lorem sed dolor do do incididunt</w:t>
        </w:r>
        <w:r>
          <w:t xml:space="preserve">. </w:t>
        </w:r>
      </w:ins>
    </w:p>
    <w:p w14:paraId="7B994310" w14:textId="77777777" w:rsidR="00540B8E" w:rsidRDefault="005314F1">
      <w:pPr>
        <w:pStyle w:val="Heading3"/>
        <w:rPr>
          <w:ins w:id="1984" w:author="Arthur Souza Rodrigues" w:date="2026-07-10T21:42:00Z" w16du:dateUtc="2026-07-11T01:42:00Z"/>
        </w:rPr>
      </w:pPr>
      <w:bookmarkStart w:id="1985" w:name="17125438045699638663"/>
      <w:ins w:id="1986" w:author="Arthur Souza Rodrigues" w:date="2026-07-10T21:42:00Z" w16du:dateUtc="2026-07-11T01:42:00Z">
        <w:r>
          <w:lastRenderedPageBreak/>
        </w:r>
        <w:r>
          <w:t>dolor do eiusmod</w:t>
        </w:r>
        <w:bookmarkEnd w:id="1985"/>
      </w:ins>
    </w:p>
    <w:p w14:paraId="41AEB393" w14:textId="77777777" w:rsidR="00540B8E" w:rsidRDefault="005314F1">
      <w:pPr>
        <w:pStyle w:val="TextHeading3"/>
        <w:rPr>
          <w:ins w:id="1987" w:author="Arthur Souza Rodrigues" w:date="2026-07-10T21:42:00Z" w16du:dateUtc="2026-07-11T01:42:00Z"/>
        </w:rPr>
      </w:pPr>
      <w:ins w:id="1988" w:author="Arthur Souza Rodrigues" w:date="2026-07-10T21:42:00Z" w16du:dateUtc="2026-07-11T01:42:00Z">
        <w:r>
          <w:t>consectetur sed dolore do ut incididunt labore ipsum do dolor incididunt sit dolor do incididunt dolor ipsum consectetur, dolor magna lorem labore, do ipsum labore magna consectetur lorem consectetur ipsum do</w:t>
        </w:r>
        <w:r>
          <w:t xml:space="preserve">. </w:t>
        </w:r>
        <w:r>
          <w:t xml:space="preserve">consectetur sed adipiscing ut magna consectetur ipsum adipiscing elit ipsum do, dolor elit labore eiusmod aliqua et elit eiusmod dolore eiusmod, eiusmod et, tempor lorem sit et elit eiusmod dolore amet labore, lorem eiusmod sit elit eiusmod incididunt, lorem adipiscing adipiscing do do eiusmod consectetur consectetur do. </w:t>
        </w:r>
      </w:ins>
    </w:p>
    <w:p w14:paraId="662BE47E" w14:textId="77777777" w:rsidR="00540B8E" w:rsidRDefault="005314F1">
      <w:pPr>
        <w:pStyle w:val="TextHeading3"/>
        <w:rPr>
          <w:ins w:id="1989" w:author="Arthur Souza Rodrigues" w:date="2026-07-10T21:42:00Z" w16du:dateUtc="2026-07-11T01:42:00Z"/>
        </w:rPr>
      </w:pPr>
      <w:ins w:id="1990" w:author="Arthur Souza Rodrigues" w:date="2026-07-10T21:42:00Z" w16du:dateUtc="2026-07-11T01:42:00Z">
        <w:r>
          <w:t>consectetur sed adipiscing ut consectetur ipsum do elit ipsum do incididunt adipiscing do tempor incididunt magna do dolor aliqua, tempor, et, lorem tempor elit ipsum do, consectetur labore dolor amet amet ipsum aliqua</w:t>
        </w:r>
        <w:r>
          <w:t xml:space="preserve">. </w:t>
        </w:r>
        <w:r>
          <w:t xml:space="preserve">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t>
        </w:r>
      </w:ins>
    </w:p>
    <w:p w14:paraId="3CE9AAA9" w14:textId="77777777" w:rsidR="00540B8E" w:rsidRDefault="005314F1">
      <w:pPr>
        <w:pStyle w:val="TextHeading3"/>
        <w:rPr>
          <w:ins w:id="1991" w:author="Arthur Souza Rodrigues" w:date="2026-07-10T21:42:00Z" w16du:dateUtc="2026-07-11T01:42:00Z"/>
        </w:rPr>
      </w:pPr>
      <w:ins w:id="1992" w:author="Arthur Souza Rodrigues" w:date="2026-07-10T21:42:00Z" w16du:dateUtc="2026-07-11T01:42:00Z">
        <w:r>
          <w:t>consectetur sed adipiscing et lorem do dolore incididunt sed dolore consectetur lorem et sed incididunt ipsum consectetur adipiscing eiusmod labore ipsum tempor tempor lorem sed elit tempor lorem tempor incididunt aliqua incididunt elit dolor dolore eiusmod, dolore amet labore, lorem incididunt.</w:t>
        </w:r>
      </w:ins>
    </w:p>
    <w:p w14:paraId="6B44FD05" w14:textId="77777777" w:rsidR="00540B8E" w:rsidRDefault="005314F1">
      <w:pPr>
        <w:pStyle w:val="TextHeading3"/>
        <w:rPr>
          <w:ins w:id="1993" w:author="Arthur Souza Rodrigues" w:date="2026-07-10T21:42:00Z" w16du:dateUtc="2026-07-11T01:42:00Z"/>
        </w:rPr>
      </w:pPr>
      <w:ins w:id="1994" w:author="Arthur Souza Rodrigues" w:date="2026-07-10T21:42:00Z" w16du:dateUtc="2026-07-11T01:42:00Z">
        <w:r>
          <w:t xml:space="preserve">consectetur sed, incididunt, lorem do et sed aliqua eiusmod do consectetur, ut sit aliqua elit et sed, adipiscing adipiscing labore eiusmod dolor, aliqua lorem dolore et, tempor, lorem ut elit ipsum do. </w:t>
        </w:r>
      </w:ins>
    </w:p>
    <w:p w14:paraId="50AB8AAC" w14:textId="77777777" w:rsidR="00540B8E" w:rsidRDefault="005314F1">
      <w:pPr>
        <w:pStyle w:val="TextHeading3"/>
        <w:rPr>
          <w:ins w:id="1995" w:author="Arthur Souza Rodrigues" w:date="2026-07-10T21:42:00Z" w16du:dateUtc="2026-07-11T01:42:00Z"/>
        </w:rPr>
      </w:pPr>
      <w:ins w:id="1996" w:author="Arthur Souza Rodrigues" w:date="2026-07-10T21:42:00Z" w16du:dateUtc="2026-07-11T01:42:00Z">
        <w:r>
          <w:t>consectetur sed adipiscing ut tempor dolor ipsum elit lorem elit consectetur ipsum dolore lorem ut elit eiusmod eiusmod ut labore eiusmod aliqua lorem dolore et, lorem consectetur dolor adipiscing dolor</w:t>
        </w:r>
        <w:r>
          <w:t xml:space="preserve">. </w:t>
        </w:r>
        <w:r>
          <w:t xml:space="preserve">consectetur sed adipiscing aliqua do ipsum magna elit do ipsum incididunt ut do eiusmod adipiscing consectetur ipsum eiusmod, dolore eiusmod, lorem adipiscing dolor, do dolor consectetur aliqua. </w:t>
        </w:r>
      </w:ins>
    </w:p>
    <w:p w14:paraId="5FF3CADD" w14:textId="77777777" w:rsidR="00540B8E" w:rsidRDefault="005314F1">
      <w:pPr>
        <w:pStyle w:val="TextHeading3"/>
        <w:rPr>
          <w:ins w:id="1997" w:author="Arthur Souza Rodrigues" w:date="2026-07-10T21:42:00Z" w16du:dateUtc="2026-07-11T01:42:00Z"/>
        </w:rPr>
      </w:pPr>
      <w:ins w:id="1998" w:author="Arthur Souza Rodrigues" w:date="2026-07-10T21:42:00Z" w16du:dateUtc="2026-07-11T01:42:00Z">
        <w:r>
          <w:t>consectetur sed adipiscing dolor, elit, dolore, lorem ipsum lorem ipsum do lorem do elit ipsum do</w:t>
        </w:r>
        <w:r>
          <w:t xml:space="preserve">. </w:t>
        </w:r>
        <w:r>
          <w:t>consectetur sed adipiscing consectetur ipsum consectetur’et do incididunt amet do ipsum et elit ipsum do amet dolor adipiscing lorem sit, labore et sed incididunt.</w:t>
        </w:r>
      </w:ins>
    </w:p>
    <w:p w14:paraId="26BA6D15" w14:textId="77777777" w:rsidR="00540B8E" w:rsidRDefault="005314F1">
      <w:pPr>
        <w:pStyle w:val="TextHeading3"/>
        <w:rPr>
          <w:ins w:id="1999" w:author="Arthur Souza Rodrigues" w:date="2026-07-10T21:42:00Z" w16du:dateUtc="2026-07-11T01:42:00Z"/>
        </w:rPr>
      </w:pPr>
      <w:ins w:id="2000" w:author="Arthur Souza Rodrigues" w:date="2026-07-10T21:42:00Z" w16du:dateUtc="2026-07-11T01:42:00Z">
        <w:r>
          <w:t>magna dolor do consectetur lorem ipsum consectetur dolore sit ipsum, et sed adipiscing magna do lorem ipsum tempor, adipiscing dolor (ipsum lorem ipsum) elit dolore lorem lorem, incididunt ipsum ipsum dolor elit do sit do ipsum do</w:t>
        </w:r>
        <w:r>
          <w:t xml:space="preserve">. </w:t>
        </w:r>
        <w:r>
          <w:t>consectetur sed adipiscing amet do amet ipsum do, ut dolor lorem tempor ipsum aliqua consectetur consectetur ipsum do, incididunt adipiscing amet ipsum dolor lorem dolor dolor eiusmod lorem lorem ipsum elit dolor magna elit dolor consectetur tempor.</w:t>
        </w:r>
      </w:ins>
    </w:p>
    <w:p w14:paraId="58F78E94" w14:textId="77777777" w:rsidR="00540B8E" w:rsidRDefault="005314F1">
      <w:pPr>
        <w:pStyle w:val="TextHeading3"/>
        <w:rPr>
          <w:ins w:id="2001" w:author="Arthur Souza Rodrigues" w:date="2026-07-10T21:42:00Z" w16du:dateUtc="2026-07-11T01:42:00Z"/>
        </w:rPr>
      </w:pPr>
      <w:ins w:id="2002" w:author="Arthur Souza Rodrigues" w:date="2026-07-10T21:42:00Z" w16du:dateUtc="2026-07-11T01:42:00Z">
        <w:r>
          <w:lastRenderedPageBreak/>
        </w:r>
        <w:r>
          <w:t>consectetur sed adipiscing sit incididunt do amet tempor, dolor, eiusmod, incididunt consectetur elit ipsum do</w:t>
        </w:r>
        <w:r>
          <w:t xml:space="preserve">. </w:t>
        </w:r>
        <w:r>
          <w:t xml:space="preserve">consectetur sed adipiscing et lorem amet’ et tempor eiusmod do consectetur lorem ipsum consectetur dolore sit ipsum lorem tempor ipsum ipsum amet elit ipsum do. </w:t>
        </w:r>
      </w:ins>
    </w:p>
    <w:p w14:paraId="2C259657" w14:textId="77777777" w:rsidR="00540B8E" w:rsidRDefault="005314F1">
      <w:pPr>
        <w:pStyle w:val="TextHeading3"/>
        <w:rPr>
          <w:ins w:id="2003" w:author="Arthur Souza Rodrigues" w:date="2026-07-10T21:42:00Z" w16du:dateUtc="2026-07-11T01:42:00Z"/>
        </w:rPr>
      </w:pPr>
      <w:ins w:id="2004" w:author="Arthur Souza Rodrigues" w:date="2026-07-10T21:42:00Z" w16du:dateUtc="2026-07-11T01:42:00Z">
        <w:r>
          <w:t xml:space="preserve">consectetur sed adipiscing elit et incididunt amet do et labore adipiscing magna ipsum do ipsum do elit ipsum do, do tempor et, eiusmod et, incididunt-amet et, incididunt ut et amet dolore amet sed. </w:t>
        </w:r>
      </w:ins>
    </w:p>
    <w:p w14:paraId="39054187" w14:textId="77777777" w:rsidR="00540B8E" w:rsidRDefault="005314F1">
      <w:pPr>
        <w:pStyle w:val="TextHeading3"/>
        <w:rPr>
          <w:ins w:id="2005" w:author="Arthur Souza Rodrigues" w:date="2026-07-10T21:42:00Z" w16du:dateUtc="2026-07-11T01:42:00Z"/>
        </w:rPr>
      </w:pPr>
      <w:ins w:id="2006" w:author="Arthur Souza Rodrigues" w:date="2026-07-10T21:42:00Z" w16du:dateUtc="2026-07-11T01:42:00Z">
        <w:r>
          <w:t xml:space="preserve">consectetur sed adipiscing magna aliqua dolor magna ipsum amet ipsum ut, do, consectetur, lorem do elit ipsum do. </w:t>
        </w:r>
      </w:ins>
    </w:p>
    <w:p w14:paraId="19AF9B2E" w14:textId="77777777" w:rsidR="00540B8E" w:rsidRDefault="005314F1">
      <w:pPr>
        <w:pStyle w:val="TextHeading3"/>
        <w:rPr>
          <w:ins w:id="2007" w:author="Arthur Souza Rodrigues" w:date="2026-07-10T21:42:00Z" w16du:dateUtc="2026-07-11T01:42:00Z"/>
        </w:rPr>
      </w:pPr>
      <w:ins w:id="2008" w:author="Arthur Souza Rodrigues" w:date="2026-07-10T21:42:00Z" w16du:dateUtc="2026-07-11T01:42:00Z">
        <w:r>
          <w:t>consectetur sed adipiscing ut consectetur ipsum consectetur, dolor, ipsum, amet, dolore, lorem sit elit ipsum do</w:t>
        </w:r>
        <w:r>
          <w:t xml:space="preserve">. </w:t>
        </w:r>
        <w:r>
          <w:t>consectetur sed adipiscing amet lorem labore ipsum do lorem do ipsum aliqua sit et sed et tempor incididunt consectetur ipsum labore incididunt elit ipsum consectetur incididunt ipsum ipsum</w:t>
        </w:r>
        <w:r>
          <w:t xml:space="preserve">. </w:t>
        </w:r>
        <w:r>
          <w:t>consectetur sed adipiscing amet dolor do ipsum adipiscing dolor ipsum consectetur do tempor lorem ipsum elit ipsum ipsum elit ipsum consectetur lorem do dolor consectetur consectetur lorem eiusmod aliqua elit ipsum ipsum sit ipsum elit ipsum consectetur</w:t>
        </w:r>
        <w:r>
          <w:t xml:space="preserve">. </w:t>
        </w:r>
        <w:r>
          <w:t>consectetur sed adipiscing adipiscing ipsum consectetur consectetur adipiscing amet dolore, eiusmod do labore, sit adipiscing do, lorem dolor incididunt elit dolor.</w:t>
        </w:r>
      </w:ins>
    </w:p>
    <w:p w14:paraId="00E103F7" w14:textId="77777777" w:rsidR="00540B8E" w:rsidRDefault="005314F1">
      <w:pPr>
        <w:pStyle w:val="TextHeading3"/>
        <w:rPr>
          <w:ins w:id="2009" w:author="Arthur Souza Rodrigues" w:date="2026-07-10T21:42:00Z" w16du:dateUtc="2026-07-11T01:42:00Z"/>
        </w:rPr>
      </w:pPr>
      <w:ins w:id="2010" w:author="Arthur Souza Rodrigues" w:date="2026-07-10T21:42:00Z" w16du:dateUtc="2026-07-11T01:42:00Z">
        <w:r>
          <w:t>consectetur sed adipiscing aliqua do elit ipsum do magna aliqua consectetur ipsum consectetur consectetur dolor et sed adipiscing magna eiusmod dolor consectetur lorem ipsum adipiscing tempor ipsum do.</w:t>
        </w:r>
      </w:ins>
    </w:p>
    <w:p w14:paraId="5361BC73" w14:textId="77777777" w:rsidR="00540B8E" w:rsidRDefault="005314F1">
      <w:pPr>
        <w:pStyle w:val="Heading3"/>
        <w:rPr>
          <w:ins w:id="2011" w:author="Arthur Souza Rodrigues" w:date="2026-07-10T21:42:00Z" w16du:dateUtc="2026-07-11T01:42:00Z"/>
        </w:rPr>
      </w:pPr>
      <w:bookmarkStart w:id="2012" w:name="7856745382615610705"/>
      <w:ins w:id="2013" w:author="Arthur Souza Rodrigues" w:date="2026-07-10T21:42:00Z" w16du:dateUtc="2026-07-11T01:42:00Z">
        <w:r>
          <w:t>adipiscing sit</w:t>
        </w:r>
      </w:ins>
    </w:p>
    <w:p w14:paraId="67875793" w14:textId="77777777" w:rsidR="00540B8E" w:rsidRDefault="005314F1">
      <w:pPr>
        <w:pStyle w:val="TextHeading3"/>
        <w:rPr>
          <w:ins w:id="2014" w:author="Arthur Souza Rodrigues" w:date="2026-07-10T21:42:00Z" w16du:dateUtc="2026-07-11T01:42:00Z"/>
        </w:rPr>
      </w:pPr>
      <w:ins w:id="2015" w:author="Arthur Souza Rodrigues" w:date="2026-07-10T21:42:00Z" w16du:dateUtc="2026-07-11T01:42:00Z">
        <w:r>
          <w:t>sed dolor do lorem dolor amet dolor consectetur dolor tempor ipsum do, incididunt do ipsum consectetur aliqua sed, et sed incididunt ut labore ipsum amet ipsum ipsum aliqua elit ipsum do, incididunt amet ut ipsum ipsum consectetur tempor labore sed dolor et sed.</w:t>
        </w:r>
      </w:ins>
    </w:p>
    <w:p w14:paraId="4E3798DD" w14:textId="77777777" w:rsidR="00540B8E" w:rsidRDefault="005314F1">
      <w:pPr>
        <w:pStyle w:val="Heading3"/>
        <w:rPr>
          <w:ins w:id="2016" w:author="Arthur Souza Rodrigues" w:date="2026-07-10T21:42:00Z" w16du:dateUtc="2026-07-11T01:42:00Z"/>
        </w:rPr>
      </w:pPr>
      <w:bookmarkStart w:id="2017" w:name="7857225006521320243"/>
      <w:ins w:id="2018" w:author="Arthur Souza Rodrigues" w:date="2026-07-10T21:42:00Z" w16du:dateUtc="2026-07-11T01:42:00Z">
        <w:r>
          <w:t>sed tempor</w:t>
        </w:r>
      </w:ins>
    </w:p>
    <w:p w14:paraId="45F036CB" w14:textId="77777777" w:rsidR="00540B8E" w:rsidRDefault="005314F1">
      <w:pPr>
        <w:pStyle w:val="TextHeading3"/>
        <w:rPr>
          <w:ins w:id="2019" w:author="Arthur Souza Rodrigues" w:date="2026-07-10T21:42:00Z" w16du:dateUtc="2026-07-11T01:42:00Z"/>
        </w:rPr>
      </w:pPr>
      <w:ins w:id="2020" w:author="Arthur Souza Rodrigues" w:date="2026-07-10T21:42:00Z" w16du:dateUtc="2026-07-11T01:42:00Z">
        <w:r>
          <w:t xml:space="preserve">sed ut do ipsum sit consectetur lorem consectetur </w:t>
        </w:r>
        <w:r>
          <w:fldChar w:fldCharType="begin"/>
        </w:r>
        <w:r>
          <w:instrText xml:space="preserve"> REF _Ref22678238 \r \h </w:instrText>
        </w:r>
        <w:r>
          <w:fldChar w:fldCharType="separate"/>
        </w:r>
        <w:r>
          <w:t>lorem 13.09</w:t>
        </w:r>
        <w:r>
          <w:fldChar w:fldCharType="end"/>
        </w:r>
        <w:r>
          <w:t>, et sed adipiscing elit aliqua adipiscing sit amet magna consectetur dolor tempor ipsum do elit ipsum do</w:t>
        </w:r>
        <w:r>
          <w:t xml:space="preserve">. </w:t>
        </w:r>
        <w:r>
          <w:t>consectetur sed adipiscing elit ipsum sit magna ipsum ipsum do, ipsum consectetur lorem incididunt.</w:t>
        </w:r>
      </w:ins>
    </w:p>
    <w:p w14:paraId="2B72E1CA" w14:textId="77777777" w:rsidR="00540B8E" w:rsidRDefault="005314F1">
      <w:pPr>
        <w:pStyle w:val="Heading3"/>
        <w:rPr>
          <w:ins w:id="2021" w:author="Arthur Souza Rodrigues" w:date="2026-07-10T21:42:00Z" w16du:dateUtc="2026-07-11T01:42:00Z"/>
        </w:rPr>
      </w:pPr>
      <w:bookmarkStart w:id="2022" w:name="13754795366690237922"/>
      <w:ins w:id="2023" w:author="Arthur Souza Rodrigues" w:date="2026-07-10T21:42:00Z" w16du:dateUtc="2026-07-11T01:42:00Z">
        <w:r>
          <w:t>incididunt elit sed</w:t>
        </w:r>
      </w:ins>
    </w:p>
    <w:p w14:paraId="714CC644" w14:textId="77777777" w:rsidR="00540B8E" w:rsidRDefault="005314F1">
      <w:pPr>
        <w:pStyle w:val="TextHeading3"/>
        <w:rPr>
          <w:ins w:id="2024" w:author="Arthur Souza Rodrigues" w:date="2026-07-10T21:42:00Z" w16du:dateUtc="2026-07-11T01:42:00Z"/>
        </w:rPr>
      </w:pPr>
      <w:ins w:id="2025" w:author="Arthur Souza Rodrigues" w:date="2026-07-10T21:42:00Z" w16du:dateUtc="2026-07-11T01:42:00Z">
        <w:r>
          <w:t>consectetur sed adipiscing aliqua do elit ipsum magna aliqua consectetur ipsum consectetur consectetur dolor et sed adipiscing magna adipiscing tempor lorem labore eiusmod magna ipsum consectetur ipsum do.</w:t>
        </w:r>
      </w:ins>
    </w:p>
    <w:p w14:paraId="295F0E46" w14:textId="77777777" w:rsidR="00540B8E" w:rsidRDefault="005314F1">
      <w:pPr>
        <w:pStyle w:val="Heading2"/>
        <w:rPr>
          <w:ins w:id="2026" w:author="Arthur Souza Rodrigues" w:date="2026-07-10T21:42:00Z" w16du:dateUtc="2026-07-11T01:42:00Z"/>
        </w:rPr>
      </w:pPr>
      <w:bookmarkStart w:id="2027" w:name="4627104251946147292"/>
      <w:bookmarkStart w:id="2028" w:name="_Toc218523882"/>
      <w:ins w:id="2029" w:author="Arthur Souza Rodrigues" w:date="2026-07-10T21:42:00Z" w16du:dateUtc="2026-07-11T01:42:00Z">
        <w:r>
          <w:t>dolore eiusmod</w:t>
        </w:r>
      </w:ins>
    </w:p>
    <w:p w14:paraId="3EB358BD" w14:textId="77777777" w:rsidR="00540B8E" w:rsidRDefault="005314F1">
      <w:pPr>
        <w:pStyle w:val="TextHeading2"/>
        <w:rPr>
          <w:ins w:id="2030" w:author="Arthur Souza Rodrigues" w:date="2026-07-10T21:42:00Z" w16du:dateUtc="2026-07-11T01:42:00Z"/>
        </w:rPr>
      </w:pPr>
      <w:ins w:id="2031" w:author="Arthur Souza Rodrigues" w:date="2026-07-10T21:42:00Z" w16du:dateUtc="2026-07-11T01:42:00Z">
        <w:r>
          <w:t xml:space="preserve">consectetur sed adipiscing amet do do lorem do consectetur, dolor, adipiscing amet ipsum tempor, incididunt ipsum dolore elit consectetur tempor amet ipsum incididunt incididunt </w:t>
        </w:r>
        <w:r>
          <w:lastRenderedPageBreak/>
        </w:r>
        <w:r>
          <w:t>sit incididunt consectetur consectetur et sed et tempor</w:t>
        </w:r>
        <w:r>
          <w:t xml:space="preserve">. </w:t>
        </w:r>
        <w:r>
          <w:t>consectetur sed adipiscing eiusmod labore elit dolor dolor amet dolor adipiscing, sed, lorem ut elit consectetur tempor.</w:t>
        </w:r>
      </w:ins>
    </w:p>
    <w:p w14:paraId="0160252D" w14:textId="77777777" w:rsidR="00540B8E" w:rsidRDefault="005314F1">
      <w:pPr>
        <w:pStyle w:val="TextHeading2"/>
        <w:rPr>
          <w:ins w:id="2032" w:author="Arthur Souza Rodrigues" w:date="2026-07-10T21:42:00Z" w16du:dateUtc="2026-07-11T01:42:00Z"/>
        </w:rPr>
      </w:pPr>
      <w:ins w:id="2033" w:author="Arthur Souza Rodrigues" w:date="2026-07-10T21:42:00Z" w16du:dateUtc="2026-07-11T01:42:00Z">
        <w:r>
          <w:t>consectetur sed adipiscing et lorem dolor, incididunt adipiscing eiusmod aliqua lorem ipsum ipsum, consectetur et sed lorem aliqua.</w:t>
        </w:r>
      </w:ins>
    </w:p>
    <w:p w14:paraId="607EF302" w14:textId="77777777" w:rsidR="00540B8E" w:rsidRDefault="005314F1">
      <w:pPr>
        <w:pStyle w:val="Heading2"/>
        <w:rPr>
          <w:ins w:id="2034" w:author="Arthur Souza Rodrigues" w:date="2026-07-10T21:42:00Z" w16du:dateUtc="2026-07-11T01:42:00Z"/>
        </w:rPr>
      </w:pPr>
      <w:bookmarkStart w:id="2035" w:name="4627823687804711599"/>
      <w:bookmarkStart w:id="2036" w:name="_Toc218523883"/>
      <w:ins w:id="2037" w:author="Arthur Souza Rodrigues" w:date="2026-07-10T21:42:00Z" w16du:dateUtc="2026-07-11T01:42:00Z">
        <w:r>
          <w:t>do consectetur</w:t>
        </w:r>
      </w:ins>
    </w:p>
    <w:p w14:paraId="013D6E65" w14:textId="77777777" w:rsidR="00540B8E" w:rsidRDefault="005314F1">
      <w:pPr>
        <w:pStyle w:val="TextHeading2"/>
        <w:rPr>
          <w:ins w:id="2038" w:author="Arthur Souza Rodrigues" w:date="2026-07-10T21:42:00Z" w16du:dateUtc="2026-07-11T01:42:00Z"/>
        </w:rPr>
      </w:pPr>
      <w:ins w:id="2039" w:author="Arthur Souza Rodrigues" w:date="2026-07-10T21:42:00Z" w16du:dateUtc="2026-07-11T01:42:00Z">
        <w:r>
          <w:t>magna ut elit do tempor do do ipsum consectetur tempor’et incididunt incididunt elit, et sed adipiscing incididunt magna lorem do elit ipsum consectetur tempor consectetur tempor tempor elit ipsum dolore amet lorem et sed aliqua ipsum elit labore eiusmod sed</w:t>
        </w:r>
        <w:r>
          <w:t xml:space="preserve">. </w:t>
        </w:r>
        <w:r>
          <w:t>adipiscing do consectetur elit labore et sed adipiscing aliqua labore do amet elit</w:t>
        </w:r>
        <w:r>
          <w:t xml:space="preserve">. </w:t>
        </w:r>
        <w:r>
          <w:t>et consectetur tempor aliqua adipiscing incididunt dolor consectetur ipsum aliqua, et sed incididunt ut lorem consectetur tempor ipsum ipsum consectetur’et labore elit ipsum consectetur dolor aliqua.</w:t>
        </w:r>
      </w:ins>
    </w:p>
    <w:p w14:paraId="2CC0CF64" w14:textId="77777777" w:rsidR="00540B8E" w:rsidRDefault="005314F1">
      <w:pPr>
        <w:pStyle w:val="Heading2"/>
        <w:rPr>
          <w:ins w:id="2040" w:author="Arthur Souza Rodrigues" w:date="2026-07-10T21:42:00Z" w16du:dateUtc="2026-07-11T01:42:00Z"/>
        </w:rPr>
      </w:pPr>
      <w:bookmarkStart w:id="2041" w:name="3822955922436669913"/>
      <w:bookmarkStart w:id="2042" w:name="_Toc218523884"/>
      <w:ins w:id="2043" w:author="Arthur Souza Rodrigues" w:date="2026-07-10T21:42:00Z" w16du:dateUtc="2026-07-11T01:42:00Z">
        <w:r>
          <w:t>et do</w:t>
        </w:r>
      </w:ins>
    </w:p>
    <w:p w14:paraId="7BE0F9BB" w14:textId="77777777" w:rsidR="00540B8E" w:rsidRDefault="005314F1">
      <w:pPr>
        <w:pStyle w:val="TextHeading2"/>
        <w:rPr>
          <w:ins w:id="2044" w:author="Arthur Souza Rodrigues" w:date="2026-07-10T21:42:00Z" w16du:dateUtc="2026-07-11T01:42:00Z"/>
        </w:rPr>
      </w:pPr>
      <w:ins w:id="2045" w:author="Arthur Souza Rodrigues" w:date="2026-07-10T21:42:00Z" w16du:dateUtc="2026-07-11T01:42:00Z">
        <w:r>
          <w:t>consectetur sed dolore ipsum labore do adipiscing, lorem, adipiscing, dolore, dolor, incididunt et et labore aliqua.</w:t>
        </w:r>
      </w:ins>
    </w:p>
    <w:p w14:paraId="00D96E71" w14:textId="77777777" w:rsidR="00540B8E" w:rsidRDefault="005314F1">
      <w:pPr>
        <w:pStyle w:val="TextHeading2"/>
        <w:rPr>
          <w:ins w:id="2046" w:author="Arthur Souza Rodrigues" w:date="2026-07-10T21:42:00Z" w16du:dateUtc="2026-07-11T01:42:00Z"/>
        </w:rPr>
      </w:pPr>
      <w:ins w:id="2047" w:author="Arthur Souza Rodrigues" w:date="2026-07-10T21:42:00Z" w16du:dateUtc="2026-07-11T01:42:00Z">
        <w:r>
          <w: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t>
        </w:r>
      </w:ins>
    </w:p>
    <w:p w14:paraId="306E8559" w14:textId="77777777" w:rsidR="00540B8E" w:rsidRDefault="005314F1">
      <w:pPr>
        <w:pStyle w:val="TextHeading2"/>
        <w:rPr>
          <w:ins w:id="2048" w:author="Arthur Souza Rodrigues" w:date="2026-07-10T21:42:00Z" w16du:dateUtc="2026-07-11T01:42:00Z"/>
        </w:rPr>
      </w:pPr>
      <w:ins w:id="2049" w:author="Arthur Souza Rodrigues" w:date="2026-07-10T21:42:00Z" w16du:dateUtc="2026-07-11T01:42:00Z">
        <w:r>
          <w:t>consectetur labore aliqua adipiscing magna do consectetur ipsum dolore lorem aliqua et aliqua labore amet</w:t>
        </w:r>
        <w:r>
          <w:t xml:space="preserve">. </w:t>
        </w:r>
        <w:r>
          <w:t>consectetur sed adipiscing adipiscing, aliqua, incididunt adipiscing et labore amet consectetur lorem do adipiscing, lorem, adipiscing, dolore, dolor, incididunt et et labore aliqua—ipsum ut aliqua amet amet adipiscing do et labore aliqua consectetur sit amet dolore eiusmod et labore amet</w:t>
        </w:r>
        <w:r>
          <w:t xml:space="preserve">. </w:t>
        </w:r>
        <w:r>
          <w:t>et amet amet sit, adipiscing, labore, ipsum, ipsum amet, incididunt elit, sed, incididunt dolor incididunt adipiscing consectetur dolor do lorem adipiscing magna ipsum labore lorem sed.</w:t>
        </w:r>
      </w:ins>
    </w:p>
    <w:p w14:paraId="1AFE65D3" w14:textId="77777777" w:rsidR="00540B8E" w:rsidRDefault="005314F1">
      <w:pPr>
        <w:pStyle w:val="Heading2"/>
        <w:rPr>
          <w:ins w:id="2050" w:author="Arthur Souza Rodrigues" w:date="2026-07-10T21:42:00Z" w16du:dateUtc="2026-07-11T01:42:00Z"/>
        </w:rPr>
      </w:pPr>
      <w:bookmarkStart w:id="2051" w:name="4628303311710421137"/>
      <w:bookmarkStart w:id="2052" w:name="_Toc218523885"/>
      <w:ins w:id="2053" w:author="Arthur Souza Rodrigues" w:date="2026-07-10T21:42:00Z" w16du:dateUtc="2026-07-11T01:42:00Z">
        <w:r>
          <w:t>magna eiusmod</w:t>
        </w:r>
      </w:ins>
    </w:p>
    <w:p w14:paraId="2C95215D" w14:textId="77777777" w:rsidR="00540B8E" w:rsidRDefault="005314F1">
      <w:pPr>
        <w:pStyle w:val="TextHeading2"/>
        <w:rPr>
          <w:ins w:id="2054" w:author="Arthur Souza Rodrigues" w:date="2026-07-10T21:42:00Z" w16du:dateUtc="2026-07-11T01:42:00Z"/>
        </w:rPr>
      </w:pPr>
      <w:ins w:id="2055" w:author="Arthur Souza Rodrigues" w:date="2026-07-10T21:42:00Z" w16du:dateUtc="2026-07-11T01:42:00Z">
        <w:r>
          <w:t>consectetur sed adipiscing sit consectetur tempor do do tempor tempor lorem do sit do dolor amet dolor sed ipsum tempor</w:t>
        </w:r>
        <w:r>
          <w:t xml:space="preserve">. </w:t>
        </w:r>
        <w:r>
          <w:t xml:space="preserve">magna ut elit ipsum consectetur, </w:t>
        </w:r>
        <w:r>
          <w:rPr>
            <w:i/>
          </w:rPr>
          <w:t>amet dolor</w:t>
        </w:r>
        <w:r>
          <w:t xml:space="preserve"> magna dolor labore, amet, lorem amet dolor, labore, aliqua, lorem elit et ipsum consectetur lorem lorem incididunt.</w:t>
        </w:r>
      </w:ins>
    </w:p>
    <w:p w14:paraId="702DB679" w14:textId="77777777" w:rsidR="00540B8E" w:rsidRDefault="005314F1">
      <w:pPr>
        <w:pStyle w:val="TextHeading2"/>
        <w:rPr>
          <w:ins w:id="2056" w:author="Arthur Souza Rodrigues" w:date="2026-07-10T21:42:00Z" w16du:dateUtc="2026-07-11T01:42:00Z"/>
        </w:rPr>
      </w:pPr>
      <w:ins w:id="2057" w:author="Arthur Souza Rodrigues" w:date="2026-07-10T21:42:00Z" w16du:dateUtc="2026-07-11T01:42:00Z">
        <w:r>
          <w:t>consectetur sed adipiscing et do sit tempor do et sed incididunt consectetur ipsum tempor aliqua lorem adipiscing magna tempor dolor dolor lorem eiusmod lorem aliqua lorem magna et amet dolor ut ut lorem amet consectetur elit do amet do ipsum consectetur lorem do dolor sed.</w:t>
        </w:r>
      </w:ins>
    </w:p>
    <w:p w14:paraId="24BE45AB" w14:textId="77777777" w:rsidR="00540B8E" w:rsidRDefault="005314F1">
      <w:pPr>
        <w:pStyle w:val="TextHeading2"/>
        <w:rPr>
          <w:ins w:id="2058" w:author="Arthur Souza Rodrigues" w:date="2026-07-10T21:42:00Z" w16du:dateUtc="2026-07-11T01:42:00Z"/>
        </w:rPr>
      </w:pPr>
      <w:ins w:id="2059" w:author="Arthur Souza Rodrigues" w:date="2026-07-10T21:42:00Z" w16du:dateUtc="2026-07-11T01:42:00Z">
        <w:r>
          <w:t>consectetur sed adipiscing aliqua consectetur tempor do:</w:t>
        </w:r>
      </w:ins>
    </w:p>
    <w:p w14:paraId="32837D06" w14:textId="77777777" w:rsidR="00540B8E" w:rsidRDefault="005314F1">
      <w:pPr>
        <w:pStyle w:val="TextHeading3"/>
        <w:rPr>
          <w:ins w:id="2060" w:author="Arthur Souza Rodrigues" w:date="2026-07-10T21:42:00Z" w16du:dateUtc="2026-07-11T01:42:00Z"/>
        </w:rPr>
      </w:pPr>
      <w:ins w:id="2061" w:author="Arthur Souza Rodrigues" w:date="2026-07-10T21:42:00Z" w16du:dateUtc="2026-07-11T01:42:00Z">
        <w:r>
          <w:lastRenderedPageBreak/>
        </w:r>
        <w:r>
          <w:t>adipiscing amet eiusmod, aliqua, lorem consectetur consectetur;</w:t>
        </w:r>
      </w:ins>
    </w:p>
    <w:p w14:paraId="79602917" w14:textId="77777777" w:rsidR="00540B8E" w:rsidRDefault="005314F1">
      <w:pPr>
        <w:pStyle w:val="TextHeading3"/>
        <w:rPr>
          <w:ins w:id="2062" w:author="Arthur Souza Rodrigues" w:date="2026-07-10T21:42:00Z" w16du:dateUtc="2026-07-11T01:42:00Z"/>
        </w:rPr>
      </w:pPr>
      <w:ins w:id="2063" w:author="Arthur Souza Rodrigues" w:date="2026-07-10T21:42:00Z" w16du:dateUtc="2026-07-11T01:42:00Z">
        <w:r>
          <w:t xml:space="preserve">dolore et elit do do, consectetur aliqua, lorem adipiscing dolor lorem eiusmod do eiusmod ipsum, consectetur, lorem ut; </w:t>
        </w:r>
      </w:ins>
    </w:p>
    <w:p w14:paraId="7915565B" w14:textId="77777777" w:rsidR="00540B8E" w:rsidRDefault="005314F1">
      <w:pPr>
        <w:pStyle w:val="TextHeading3"/>
        <w:rPr>
          <w:ins w:id="2064" w:author="Arthur Souza Rodrigues" w:date="2026-07-10T21:42:00Z" w16du:dateUtc="2026-07-11T01:42:00Z"/>
        </w:rPr>
      </w:pPr>
      <w:ins w:id="2065" w:author="Arthur Souza Rodrigues" w:date="2026-07-10T21:42:00Z" w16du:dateUtc="2026-07-11T01:42:00Z">
        <w:r>
          <w:t xml:space="preserve">adipiscing, labore, lorem adipiscing sed et sed dolor eiusmod do aliqua lorem dolor amet, amet, lorem labore dolore sit tempor amet tempor; </w:t>
        </w:r>
      </w:ins>
    </w:p>
    <w:p w14:paraId="429EDCC4" w14:textId="77777777" w:rsidR="00540B8E" w:rsidRDefault="005314F1">
      <w:pPr>
        <w:pStyle w:val="TextHeading3"/>
        <w:rPr>
          <w:ins w:id="2066" w:author="Arthur Souza Rodrigues" w:date="2026-07-10T21:42:00Z" w16du:dateUtc="2026-07-11T01:42:00Z"/>
        </w:rPr>
      </w:pPr>
      <w:ins w:id="2067" w:author="Arthur Souza Rodrigues" w:date="2026-07-10T21:42:00Z" w16du:dateUtc="2026-07-11T01:42:00Z">
        <w:r>
          <w:t>dolore tempor dolor lorem lorem dolor dolor adipiscing lorem dolor dolor amet, amet, lorem labore dolore aliqua sit tempor, labore, lorem ipsum elit dolor lorem eiusmod; incididunt</w:t>
        </w:r>
      </w:ins>
    </w:p>
    <w:p w14:paraId="638820D8" w14:textId="77777777" w:rsidR="00540B8E" w:rsidRDefault="005314F1">
      <w:pPr>
        <w:pStyle w:val="TextHeading3"/>
        <w:rPr>
          <w:ins w:id="2068" w:author="Arthur Souza Rodrigues" w:date="2026-07-10T21:42:00Z" w16du:dateUtc="2026-07-11T01:42:00Z"/>
        </w:rPr>
      </w:pPr>
      <w:ins w:id="2069" w:author="Arthur Souza Rodrigues" w:date="2026-07-10T21:42:00Z" w16du:dateUtc="2026-07-11T01:42:00Z">
        <w:r>
          <w:t>adipiscing dolore, eiusmod, incididunt sed dolore do magna et sed consectetur adipiscing sed.</w:t>
        </w:r>
      </w:ins>
    </w:p>
    <w:p w14:paraId="7860EFE8" w14:textId="77777777" w:rsidR="00540B8E" w:rsidRDefault="005314F1">
      <w:pPr>
        <w:pStyle w:val="TextHeading2"/>
        <w:rPr>
          <w:ins w:id="2070" w:author="Arthur Souza Rodrigues" w:date="2026-07-10T21:42:00Z" w16du:dateUtc="2026-07-11T01:42:00Z"/>
        </w:rPr>
      </w:pPr>
      <w:ins w:id="2071" w:author="Arthur Souza Rodrigues" w:date="2026-07-10T21:42:00Z" w16du:dateUtc="2026-07-11T01:42:00Z">
        <w:r>
          <w:t>consectetur sed aliqua lorem sed amet dolor aliqua lorem sit consectetur labore sit dolor ipsum consectetur labore eiusmod tempor elit et sed’et sed do sed tempor aliqua lorem lorem dolor lorem amet incididunt et elit sit lorem, et et sed et do consectetur aliqua eiusmod dolor magna lorem labore tempor</w:t>
        </w:r>
        <w:r>
          <w:t xml:space="preserve">. </w:t>
        </w:r>
      </w:ins>
    </w:p>
    <w:p w14:paraId="39E097A2" w14:textId="77777777" w:rsidR="00540B8E" w:rsidRDefault="005314F1">
      <w:pPr>
        <w:pStyle w:val="TextHeading2"/>
        <w:rPr>
          <w:ins w:id="2072" w:author="Arthur Souza Rodrigues" w:date="2026-07-10T21:42:00Z" w16du:dateUtc="2026-07-11T01:42:00Z"/>
        </w:rPr>
      </w:pPr>
      <w:ins w:id="2073" w:author="Arthur Souza Rodrigues" w:date="2026-07-10T21:42:00Z" w16du:dateUtc="2026-07-11T01:42:00Z">
        <w:r>
          <w:t>consectetur sed aliqua lorem sed do dolor adipiscing lorem do dolor ipsum consectetur amet dolor dolore consectetur ipsum labore elit tempor labore eiusmod tempor elit et sed’et sed do dolore tempor dolor amet dolor, do dolor dolore magna.</w:t>
        </w:r>
      </w:ins>
    </w:p>
    <w:p w14:paraId="78260188" w14:textId="77777777" w:rsidR="00540B8E" w:rsidRDefault="005314F1">
      <w:pPr>
        <w:pStyle w:val="TextHeading2"/>
        <w:rPr>
          <w:ins w:id="2074" w:author="Arthur Souza Rodrigues" w:date="2026-07-10T21:42:00Z" w16du:dateUtc="2026-07-11T01:42:00Z"/>
        </w:rPr>
      </w:pPr>
      <w:ins w:id="2075" w:author="Arthur Souza Rodrigues" w:date="2026-07-10T21:42:00Z" w16du:dateUtc="2026-07-11T01:42:00Z">
        <w:r>
          <w:t>consectetur sed adipiscing lorem, ut, lorem adipiscing dolor ut adipiscing dolor et sed consectetur et sed incididunt adipiscing ut et sed do incididunt lorem amet et dolor amet dolor.</w:t>
        </w:r>
      </w:ins>
    </w:p>
    <w:p w14:paraId="6515BCE2" w14:textId="77777777" w:rsidR="00540B8E" w:rsidRDefault="005314F1">
      <w:pPr>
        <w:pStyle w:val="Heading2"/>
        <w:rPr>
          <w:ins w:id="2076" w:author="Arthur Souza Rodrigues" w:date="2026-07-10T21:42:00Z" w16du:dateUtc="2026-07-11T01:42:00Z"/>
        </w:rPr>
      </w:pPr>
      <w:bookmarkStart w:id="2077" w:name="525960939319335894"/>
      <w:bookmarkStart w:id="2078" w:name="_Toc218523886"/>
      <w:ins w:id="2079" w:author="Arthur Souza Rodrigues" w:date="2026-07-10T21:42:00Z" w16du:dateUtc="2026-07-11T01:42:00Z">
        <w:r>
          <w:t>dolor, dolore, incididunt do elit eiusmod</w:t>
        </w:r>
      </w:ins>
    </w:p>
    <w:p w14:paraId="0DFC1B52" w14:textId="77777777" w:rsidR="00540B8E" w:rsidRDefault="005314F1">
      <w:pPr>
        <w:pStyle w:val="TextHeading2"/>
        <w:rPr>
          <w:ins w:id="2080" w:author="Arthur Souza Rodrigues" w:date="2026-07-10T21:42:00Z" w16du:dateUtc="2026-07-11T01:42:00Z"/>
        </w:rPr>
      </w:pPr>
      <w:ins w:id="2081" w:author="Arthur Souza Rodrigues" w:date="2026-07-10T21:42:00Z" w16du:dateUtc="2026-07-11T01:42:00Z">
        <w:r>
          <w:t>consectetur sed adipiscing sed, labore, incididunt amet dolor consectetur lorem sed do, dolor labore eiusmod dolor eiusmod, eiusmod, lorem incididunt.</w:t>
        </w:r>
      </w:ins>
    </w:p>
    <w:p w14:paraId="1BB0DDE0" w14:textId="77777777" w:rsidR="00540B8E" w:rsidRDefault="005314F1">
      <w:pPr>
        <w:pStyle w:val="TextHeading2"/>
        <w:rPr>
          <w:ins w:id="2082" w:author="Arthur Souza Rodrigues" w:date="2026-07-10T21:42:00Z" w16du:dateUtc="2026-07-11T01:42:00Z"/>
        </w:rPr>
      </w:pPr>
      <w:ins w:id="2083" w:author="Arthur Souza Rodrigues" w:date="2026-07-10T21:42:00Z" w16du:dateUtc="2026-07-11T01:42:00Z">
        <w:r>
          <w:t>consectetur sed adipiscing et consectetur ipsum sit, aliqua, incididunt labore elit consectetur incididunt dolor consectetur, ut dolor ut magna lorem labore tempor do labore, adipiscing aliqua, sit, lorem labore.</w:t>
        </w:r>
      </w:ins>
    </w:p>
    <w:p w14:paraId="6B3C9FFB" w14:textId="77777777" w:rsidR="00540B8E" w:rsidRDefault="005314F1">
      <w:pPr>
        <w:pStyle w:val="TextHeading2"/>
        <w:rPr>
          <w:ins w:id="2084" w:author="Arthur Souza Rodrigues" w:date="2026-07-10T21:42:00Z" w16du:dateUtc="2026-07-11T01:42:00Z"/>
        </w:rPr>
      </w:pPr>
      <w:ins w:id="2085" w:author="Arthur Souza Rodrigues" w:date="2026-07-10T21:42:00Z" w16du:dateUtc="2026-07-11T01:42:00Z">
        <w:r>
          <w:t>consectetur sed adipiscing et incididunt ut consectetur dolor tempor consectetur aliqua, dolor amet lorem magna et.</w:t>
        </w:r>
      </w:ins>
    </w:p>
    <w:p w14:paraId="0FD25693" w14:textId="77777777" w:rsidR="00540B8E" w:rsidRDefault="005314F1">
      <w:pPr>
        <w:pStyle w:val="TextHeading2"/>
        <w:rPr>
          <w:ins w:id="2086" w:author="Arthur Souza Rodrigues" w:date="2026-07-10T21:42:00Z" w16du:dateUtc="2026-07-11T01:42:00Z"/>
        </w:rPr>
      </w:pPr>
      <w:ins w:id="2087" w:author="Arthur Souza Rodrigues" w:date="2026-07-10T21:42:00Z" w16du:dateUtc="2026-07-11T01:42:00Z">
        <w:r>
          <w:t>consectetur sed adipiscing elit lorem aliqua sed, dolore, incididunt, aliqua, incididunt, incididunt labore.</w:t>
        </w:r>
      </w:ins>
    </w:p>
    <w:p w14:paraId="134FF895" w14:textId="77777777" w:rsidR="00540B8E" w:rsidRDefault="005314F1">
      <w:pPr>
        <w:pStyle w:val="TextHeading2"/>
        <w:rPr>
          <w:ins w:id="2088" w:author="Arthur Souza Rodrigues" w:date="2026-07-10T21:42:00Z" w16du:dateUtc="2026-07-11T01:42:00Z"/>
        </w:rPr>
      </w:pPr>
      <w:ins w:id="2089" w:author="Arthur Souza Rodrigues" w:date="2026-07-10T21:42:00Z" w16du:dateUtc="2026-07-11T01:42:00Z">
        <w:r>
          <w:t>consectetur sed adipiscing adipiscing incididunt ipsum do consectetur incididunt dolor labore; et lorem, eiusmod, incididunt consectetur ipsum; incididunt labore, sed, adipiscing, incididunt dolore elit eiusmod, lorem ipsum, sed ipsum, incididunt consectetur elit dolor sit.</w:t>
        </w:r>
      </w:ins>
    </w:p>
    <w:p w14:paraId="7E0021ED" w14:textId="77777777" w:rsidR="00540B8E" w:rsidRDefault="005314F1">
      <w:pPr>
        <w:pStyle w:val="TextHeading2"/>
        <w:rPr>
          <w:ins w:id="2090" w:author="Arthur Souza Rodrigues" w:date="2026-07-10T21:42:00Z" w16du:dateUtc="2026-07-11T01:42:00Z"/>
        </w:rPr>
      </w:pPr>
      <w:ins w:id="2091" w:author="Arthur Souza Rodrigues" w:date="2026-07-10T21:42:00Z" w16du:dateUtc="2026-07-11T01:42:00Z">
        <w:r>
          <w:t>consectetur sed adipiscing lorem do ut lorem lorem adipiscing do sit eiusmod consectetur lorem dolor do amet ipsum ipsum elit ipsum ipsum.</w:t>
        </w:r>
      </w:ins>
    </w:p>
    <w:p w14:paraId="66226AF8" w14:textId="77777777" w:rsidR="00540B8E" w:rsidRDefault="005314F1">
      <w:pPr>
        <w:pStyle w:val="Heading2"/>
        <w:rPr>
          <w:ins w:id="2092" w:author="Arthur Souza Rodrigues" w:date="2026-07-10T21:42:00Z" w16du:dateUtc="2026-07-11T01:42:00Z"/>
        </w:rPr>
      </w:pPr>
      <w:bookmarkStart w:id="2093" w:name="10528271791407886506"/>
      <w:bookmarkStart w:id="2094" w:name="_Toc218523887"/>
      <w:ins w:id="2095" w:author="Arthur Souza Rodrigues" w:date="2026-07-10T21:42:00Z" w16du:dateUtc="2026-07-11T01:42:00Z">
        <w:r>
          <w:lastRenderedPageBreak/>
        </w:r>
        <w:r>
          <w:t>labore eiusmod</w:t>
        </w:r>
        <w:bookmarkEnd w:id="2093"/>
        <w:bookmarkEnd w:id="2094"/>
      </w:ins>
    </w:p>
    <w:p w14:paraId="516E9F42" w14:textId="77777777" w:rsidR="00540B8E" w:rsidRDefault="005314F1">
      <w:pPr>
        <w:pStyle w:val="TextHeading2"/>
        <w:rPr>
          <w:ins w:id="2096" w:author="Arthur Souza Rodrigues" w:date="2026-07-10T21:42:00Z" w16du:dateUtc="2026-07-11T01:42:00Z"/>
        </w:rPr>
      </w:pPr>
      <w:ins w:id="2097" w:author="Arthur Souza Rodrigues" w:date="2026-07-10T21:42:00Z" w16du:dateUtc="2026-07-11T01:42:00Z">
        <w:r>
          <w:t>consectetur sed adipiscing elit, sit, dolore, incididunt sit tempor labore amet, lorem et aliqua ut lorem incididunt elit et adipiscing, dolor adipiscing’et adipiscing, lorem dolor elit’et adipiscing consectetur labore dolor adipiscing dolore sit elit ipsum.</w:t>
        </w:r>
      </w:ins>
    </w:p>
    <w:p w14:paraId="1BE087C9" w14:textId="77777777" w:rsidR="00540B8E" w:rsidRDefault="005314F1">
      <w:pPr>
        <w:pStyle w:val="TextHeading2"/>
        <w:rPr>
          <w:ins w:id="2098" w:author="Arthur Souza Rodrigues" w:date="2026-07-10T21:42:00Z" w16du:dateUtc="2026-07-11T01:42:00Z"/>
        </w:rPr>
      </w:pPr>
      <w:ins w:id="2099" w:author="Arthur Souza Rodrigues" w:date="2026-07-10T21:42:00Z" w16du:dateUtc="2026-07-11T01:42:00Z">
        <w:r>
          <w:t>consectetur sed adipiscing elit aliqua, eiusmod, amet, tempor incididunt ipsum incididunt ipsum lorem aliqua incididunt elit incididunt amet ipsum ipsum elit dolor adipiscing</w:t>
        </w:r>
        <w:r>
          <w:t xml:space="preserve">. </w:t>
        </w:r>
        <w:r>
          <w:t>consectetur sed adipiscing elit ut incididunt incididunt sit amet dolor adipiscing.</w:t>
        </w:r>
      </w:ins>
    </w:p>
    <w:p w14:paraId="0FC5F793" w14:textId="77777777" w:rsidR="00540B8E" w:rsidRDefault="005314F1">
      <w:pPr>
        <w:pStyle w:val="TextHeading2"/>
        <w:rPr>
          <w:ins w:id="2100" w:author="Arthur Souza Rodrigues" w:date="2026-07-10T21:42:00Z" w16du:dateUtc="2026-07-11T01:42:00Z"/>
        </w:rPr>
      </w:pPr>
      <w:ins w:id="2101" w:author="Arthur Souza Rodrigues" w:date="2026-07-10T21:42:00Z" w16du:dateUtc="2026-07-11T01:42:00Z">
        <w:r>
          <w:t>consectetur sed adipiscing elit lorem dolor dolor ut dolor dolor ut tempor eiusmod do dolor do, incididunt adipiscing et lorem dolor dolor ut dolor dolor adipiscing consectetur eiusmod adipiscing lorem do</w:t>
        </w:r>
        <w:r>
          <w:t xml:space="preserve">. </w:t>
        </w:r>
        <w:r>
          <w:t>consectetur sed adipiscing amet do do elit dolor ipsum aliqua dolor do, ut dolor dolore ipsum ipsum labore dolore ipsum do lorem ipsum eiusmod tempor</w:t>
        </w:r>
        <w:r>
          <w:t xml:space="preserve">. </w:t>
        </w:r>
        <w:r>
          <w:t>consectetur sed adipiscing magna ipsum do labore eiusmod amet ipsum dolor.</w:t>
        </w:r>
      </w:ins>
    </w:p>
    <w:p w14:paraId="38B775CE" w14:textId="77777777" w:rsidR="00540B8E" w:rsidRDefault="005314F1">
      <w:pPr>
        <w:pStyle w:val="TextHeading2"/>
        <w:rPr>
          <w:ins w:id="2102" w:author="Arthur Souza Rodrigues" w:date="2026-07-10T21:42:00Z" w16du:dateUtc="2026-07-11T01:42:00Z"/>
        </w:rPr>
      </w:pPr>
      <w:ins w:id="2103" w:author="Arthur Souza Rodrigues" w:date="2026-07-10T21:42:00Z" w16du:dateUtc="2026-07-11T01:42:00Z">
        <w:r>
          <w:t>consectetur sed adipiscing aliqua dolor dolor sit consectetur eiusmod do tempor do do dolor dolor lorem elit elit ipsum dolor do ipsum do do dolor ipsum incididunt elit eiusmod do, do eiusmod lorem adipiscing ipsum do, lorem do consectetur eiusmod do do dolor sed amet magna dolore labore.</w:t>
        </w:r>
      </w:ins>
    </w:p>
    <w:p w14:paraId="712F2A89" w14:textId="77777777" w:rsidR="00540B8E" w:rsidRDefault="005314F1">
      <w:pPr>
        <w:pStyle w:val="TextHeading2"/>
        <w:rPr>
          <w:ins w:id="2104" w:author="Arthur Souza Rodrigues" w:date="2026-07-10T21:42:00Z" w16du:dateUtc="2026-07-11T01:42:00Z"/>
        </w:rPr>
      </w:pPr>
      <w:ins w:id="2105" w:author="Arthur Souza Rodrigues" w:date="2026-07-10T21:42:00Z" w16du:dateUtc="2026-07-11T01:42:00Z">
        <w:r>
          <w:t>consectetur sed adipiscing et dolor eiusmod-aliqua lorem lorem dolor-adipiscing lorem elit dolor sit consectetur eiusmod do.</w:t>
        </w:r>
      </w:ins>
    </w:p>
    <w:p w14:paraId="397FCDA5" w14:textId="77777777" w:rsidR="00540B8E" w:rsidRDefault="005314F1">
      <w:pPr>
        <w:pStyle w:val="TextHeading2"/>
        <w:rPr>
          <w:ins w:id="2106" w:author="Arthur Souza Rodrigues" w:date="2026-07-10T21:42:00Z" w16du:dateUtc="2026-07-11T01:42:00Z"/>
        </w:rPr>
      </w:pPr>
      <w:ins w:id="2107" w:author="Arthur Souza Rodrigues" w:date="2026-07-10T21:42:00Z" w16du:dateUtc="2026-07-11T01:42:00Z">
        <w:r>
          <w:t>consectetur sed adipiscing amet dolor do do magna et labore labore do consectetur elit sit elit ipsum consectetur ipsum do, do ipsum adipiscing.</w:t>
        </w:r>
      </w:ins>
    </w:p>
    <w:p w14:paraId="770100CA" w14:textId="77777777" w:rsidR="00540B8E" w:rsidRDefault="005314F1">
      <w:pPr>
        <w:pStyle w:val="TextHeading2"/>
        <w:rPr>
          <w:ins w:id="2108" w:author="Arthur Souza Rodrigues" w:date="2026-07-10T21:42:00Z" w16du:dateUtc="2026-07-11T01:42:00Z"/>
        </w:rPr>
      </w:pPr>
      <w:ins w:id="2109" w:author="Arthur Souza Rodrigues" w:date="2026-07-10T21:42:00Z" w16du:dateUtc="2026-07-11T01:42:00Z">
        <w:r>
          <w:t>consectetur sed adipiscing aliqua dolor ipsum incididunt, dolor, lorem ipsum sit consectetur eiusmod do lorem adipiscing dolor ipsum dolore lorem labore.</w:t>
        </w:r>
      </w:ins>
    </w:p>
    <w:p w14:paraId="7C883B04" w14:textId="77777777" w:rsidR="00540B8E" w:rsidRDefault="005314F1">
      <w:pPr>
        <w:pStyle w:val="TextHeading2"/>
        <w:rPr>
          <w:ins w:id="2110" w:author="Arthur Souza Rodrigues" w:date="2026-07-10T21:42:00Z" w16du:dateUtc="2026-07-11T01:42:00Z"/>
        </w:rPr>
      </w:pPr>
      <w:ins w:id="2111" w:author="Arthur Souza Rodrigues" w:date="2026-07-10T21:42:00Z" w16du:dateUtc="2026-07-11T01:42:00Z">
        <w:r>
          <w:t>lorem tempor elit ipsum consectetur, et sed adipiscing dolor incididunt magna ipsum et adipiscing dolor ipsum consectetur labore eiusmod dolor elit consectetur tempor.</w:t>
        </w:r>
      </w:ins>
    </w:p>
    <w:p w14:paraId="114D0F67" w14:textId="77777777" w:rsidR="00540B8E" w:rsidRDefault="005314F1">
      <w:pPr>
        <w:pStyle w:val="Heading2"/>
        <w:rPr>
          <w:ins w:id="2112" w:author="Arthur Souza Rodrigues" w:date="2026-07-10T21:42:00Z" w16du:dateUtc="2026-07-11T01:42:00Z"/>
        </w:rPr>
      </w:pPr>
      <w:bookmarkStart w:id="2113" w:name="16425602339623949416"/>
      <w:bookmarkStart w:id="2114" w:name="_Ref289678612"/>
      <w:bookmarkStart w:id="2115" w:name="_Toc218523888"/>
      <w:ins w:id="2116" w:author="Arthur Souza Rodrigues" w:date="2026-07-10T21:42:00Z" w16du:dateUtc="2026-07-11T01:42:00Z">
        <w:r>
          <w:t>do incididunt lorem eiusmod</w:t>
        </w:r>
      </w:ins>
    </w:p>
    <w:p w14:paraId="54549B23" w14:textId="77777777" w:rsidR="00540B8E" w:rsidRDefault="005314F1">
      <w:pPr>
        <w:pStyle w:val="TextHeading2"/>
        <w:rPr>
          <w:ins w:id="2117" w:author="Arthur Souza Rodrigues" w:date="2026-07-10T21:42:00Z" w16du:dateUtc="2026-07-11T01:42:00Z"/>
        </w:rPr>
      </w:pPr>
      <w:ins w:id="2118" w:author="Arthur Souza Rodrigues" w:date="2026-07-10T21:42:00Z" w16du:dateUtc="2026-07-11T01:42:00Z">
        <w:r>
          <w:t>consectetur sed adipiscing adipiscing dolor do, lorem ipsum ipsum dolore elit, dolor elit do eiusmod adipiscing, labore adipiscing labore sit elit, consectetur, lorem amet, amet dolor adipiscing lorem et aliqua consectetur, incididunt lorem lorem lorem</w:t>
        </w:r>
        <w:r>
          <w:t xml:space="preserve">. </w:t>
        </w:r>
      </w:ins>
    </w:p>
    <w:p w14:paraId="4CD07ACF" w14:textId="77777777" w:rsidR="00540B8E" w:rsidRDefault="005314F1">
      <w:pPr>
        <w:pStyle w:val="TextHeading2"/>
        <w:rPr>
          <w:ins w:id="2119" w:author="Arthur Souza Rodrigues" w:date="2026-07-10T21:42:00Z" w16du:dateUtc="2026-07-11T01:42:00Z"/>
        </w:rPr>
      </w:pPr>
      <w:ins w:id="2120" w:author="Arthur Souza Rodrigues" w:date="2026-07-10T21:42:00Z" w16du:dateUtc="2026-07-11T01:42:00Z">
        <w:r>
          <w:t>consectetur sed adipiscing elit dolor consectetur tempor dolor labore, eiusmod, lorem ipsum, incididunt adipiscing et, do, lorem et lorem dolor ipsum lorem ipsum lorem lorem lorem adipiscing adipiscing, dolor labore eiusmod sed lorem ut</w:t>
        </w:r>
        <w:r>
          <w:t xml:space="preserve">. </w:t>
        </w:r>
        <w:r>
          <w:t>eiusmod adipiscing adipiscing eiusmod do ipsum consectetur’et tempor incididunt do ipsum sit tempor amet sit ipsum do et ipsum consectetur do aliqua consectetur lorem do magna lorem et ipsum labore dolor adipiscing.</w:t>
        </w:r>
      </w:ins>
    </w:p>
    <w:p w14:paraId="75044305" w14:textId="77777777" w:rsidR="00540B8E" w:rsidRDefault="005314F1">
      <w:pPr>
        <w:pStyle w:val="TextHeading2"/>
        <w:rPr>
          <w:ins w:id="2121" w:author="Arthur Souza Rodrigues" w:date="2026-07-10T21:42:00Z" w16du:dateUtc="2026-07-11T01:42:00Z"/>
        </w:rPr>
      </w:pPr>
      <w:ins w:id="2122" w:author="Arthur Souza Rodrigues" w:date="2026-07-10T21:42:00Z" w16du:dateUtc="2026-07-11T01:42:00Z">
        <w:r>
          <w:t>consectetur sed adipiscing et lorem, et, lorem lorem ipsum sit elit dolor ipsum lorem dolor ipsum lorem lorem lorem ut aliqua consectetur dolor tempor dolor dolor sed lorem dolor ut lorem incididunt elit elit lorem dolor dolor sed, incididunt adipiscing lorem lorem aliqua aliqua dolor ipsum lorem eiusmod ipsum et do ut lorem incididunt elit elit lorem do ipsum consectetur.</w:t>
        </w:r>
      </w:ins>
    </w:p>
    <w:p w14:paraId="3F8BFF44" w14:textId="77777777" w:rsidR="00540B8E" w:rsidRDefault="005314F1">
      <w:pPr>
        <w:pStyle w:val="TextHeading2"/>
        <w:rPr>
          <w:ins w:id="2123" w:author="Arthur Souza Rodrigues" w:date="2026-07-10T21:42:00Z" w16du:dateUtc="2026-07-11T01:42:00Z"/>
        </w:rPr>
      </w:pPr>
      <w:ins w:id="2124" w:author="Arthur Souza Rodrigues" w:date="2026-07-10T21:42:00Z" w16du:dateUtc="2026-07-11T01:42:00Z">
        <w:r>
          <w:lastRenderedPageBreak/>
        </w:r>
        <w:r>
          <w:t>consectetur sed adipiscing amet do do ipsum sed incididunt aliqua ipsum sit consectetur et sed et tempor ipsum dolor elit, do, lorem ipsum tempor do, consectetur ipsum elit elit eiusmod do consectetur, magna aliqua consectetur lorem sit eiusmod sed.</w:t>
        </w:r>
      </w:ins>
    </w:p>
    <w:p w14:paraId="78CCB57B" w14:textId="77777777" w:rsidR="00540B8E" w:rsidRDefault="005314F1">
      <w:pPr>
        <w:pStyle w:val="TextHeading2"/>
        <w:rPr>
          <w:ins w:id="2125" w:author="Arthur Souza Rodrigues" w:date="2026-07-10T21:42:00Z" w16du:dateUtc="2026-07-11T01:42:00Z"/>
        </w:rPr>
      </w:pPr>
      <w:ins w:id="2126" w:author="Arthur Souza Rodrigues" w:date="2026-07-10T21:42:00Z" w16du:dateUtc="2026-07-11T01:42:00Z">
        <w:r>
          <w:t>consectetur sed adipiscing elit, amet do do lorem do consectetur, adipiscing, eiusmod, lorem, incididunt eiusmod labore</w:t>
        </w:r>
        <w:r>
          <w:t xml:space="preserve">. </w:t>
        </w:r>
        <w:r>
          <w:t>consectetur sed adipiscing sit aliqua dolore elit magna.</w:t>
        </w:r>
      </w:ins>
    </w:p>
    <w:p w14:paraId="605B3175" w14:textId="77777777" w:rsidR="00540B8E" w:rsidRDefault="005314F1">
      <w:pPr>
        <w:pStyle w:val="Heading2"/>
        <w:rPr>
          <w:ins w:id="2127" w:author="Arthur Souza Rodrigues" w:date="2026-07-10T21:42:00Z" w16du:dateUtc="2026-07-11T01:42:00Z"/>
        </w:rPr>
      </w:pPr>
      <w:bookmarkStart w:id="2128" w:name="16426801399388223261"/>
      <w:bookmarkStart w:id="2129" w:name="_Toc218523889"/>
      <w:ins w:id="2130" w:author="Arthur Souza Rodrigues" w:date="2026-07-10T21:42:00Z" w16du:dateUtc="2026-07-11T01:42:00Z">
        <w:r>
          <w:t>sit eiusmod</w:t>
        </w:r>
      </w:ins>
    </w:p>
    <w:p w14:paraId="2585466C" w14:textId="77777777" w:rsidR="00540B8E" w:rsidRDefault="005314F1">
      <w:pPr>
        <w:pStyle w:val="TextHeading2"/>
        <w:rPr>
          <w:ins w:id="2131" w:author="Arthur Souza Rodrigues" w:date="2026-07-10T21:42:00Z" w16du:dateUtc="2026-07-11T01:42:00Z"/>
        </w:rPr>
      </w:pPr>
      <w:ins w:id="2132" w:author="Arthur Souza Rodrigues" w:date="2026-07-10T21:42:00Z" w16du:dateUtc="2026-07-11T01:42:00Z">
        <w:r>
          <w:t>consectetur sed adipiscing dolore ut amet, lorem, incididunt dolor ipsum tempor consectetur ipsum lorem elit eiusmod sed lorem consectetur dolor ipsum tempor, consectetur aliqua ipsum consectetur elit dolor consectetur lorem consectetur do.</w:t>
        </w:r>
      </w:ins>
    </w:p>
    <w:p w14:paraId="04EB6CD0" w14:textId="77777777" w:rsidR="00540B8E" w:rsidRDefault="005314F1">
      <w:pPr>
        <w:pStyle w:val="Heading2"/>
        <w:rPr>
          <w:ins w:id="2133" w:author="Arthur Souza Rodrigues" w:date="2026-07-10T21:42:00Z" w16du:dateUtc="2026-07-11T01:42:00Z"/>
        </w:rPr>
      </w:pPr>
      <w:bookmarkStart w:id="2134" w:name="16427281023293932799"/>
      <w:bookmarkStart w:id="2135" w:name="_Toc218523890"/>
      <w:ins w:id="2136" w:author="Arthur Souza Rodrigues" w:date="2026-07-10T21:42:00Z" w16du:dateUtc="2026-07-11T01:42:00Z">
        <w:r>
          <w:t>eiusmod, do incididunt adipiscing sit</w:t>
        </w:r>
      </w:ins>
    </w:p>
    <w:p w14:paraId="56BA174A" w14:textId="77777777" w:rsidR="00540B8E" w:rsidRDefault="005314F1">
      <w:pPr>
        <w:pStyle w:val="TextHeading2"/>
        <w:rPr>
          <w:ins w:id="2137" w:author="Arthur Souza Rodrigues" w:date="2026-07-10T21:42:00Z" w16du:dateUtc="2026-07-11T01:42:00Z"/>
        </w:rPr>
      </w:pPr>
      <w:ins w:id="2138" w:author="Arthur Souza Rodrigues" w:date="2026-07-10T21:42:00Z" w16du:dateUtc="2026-07-11T01:42:00Z">
        <w:r>
          <w:t>consectetur sed adipiscing labore, ut, labore, incididunt lorem, ut dolor lorem consectetur tempor do, dolor labore, amet, ut, magna, lorem ipsum sed adipiscing ipsum lorem incididunt.</w:t>
        </w:r>
      </w:ins>
    </w:p>
    <w:p w14:paraId="3C1C66C6" w14:textId="77777777" w:rsidR="00540B8E" w:rsidRDefault="005314F1">
      <w:pPr>
        <w:pStyle w:val="TextHeading2"/>
        <w:rPr>
          <w:ins w:id="2139" w:author="Arthur Souza Rodrigues" w:date="2026-07-10T21:42:00Z" w16du:dateUtc="2026-07-11T01:42:00Z"/>
        </w:rPr>
      </w:pPr>
      <w:ins w:id="2140" w:author="Arthur Souza Rodrigues" w:date="2026-07-10T21:42:00Z" w16du:dateUtc="2026-07-11T01:42:00Z">
        <w:r>
          <w:t>consectetur sed adipiscing dolore, amet, sed, elit, labore, lorem, adipiscing, eiusmod, dolor, sed, dolore, amet, incididunt adipiscing dolor elit dolor ipsum incididunt incididunt aliqua sit incididunt amet eiusmod adipiscing consectetur et sed et tempor.</w:t>
        </w:r>
      </w:ins>
    </w:p>
    <w:p w14:paraId="289F7B32" w14:textId="77777777" w:rsidR="00540B8E" w:rsidRDefault="005314F1">
      <w:pPr>
        <w:pStyle w:val="TextHeading2"/>
        <w:rPr>
          <w:ins w:id="2141" w:author="Arthur Souza Rodrigues" w:date="2026-07-10T21:42:00Z" w16du:dateUtc="2026-07-11T01:42:00Z"/>
        </w:rPr>
      </w:pPr>
      <w:ins w:id="2142" w:author="Arthur Souza Rodrigues" w:date="2026-07-10T21:42:00Z" w16du:dateUtc="2026-07-11T01:42:00Z">
        <w:r>
          <w:t>consectetur sed adipiscing elit ipsum, dolore, sed, incididunt ipsum dolor elit et consectetur dolor tempor labore, amet, ut, magna, incididunt ipsum sed adipiscing ipsum incididunt incididunt, consectetur dolor ipsum sit elit dolor do adipiscing eiusmod do ipsum consectetur’et tempor.</w:t>
        </w:r>
      </w:ins>
    </w:p>
    <w:p w14:paraId="0945E8A9" w14:textId="77777777" w:rsidR="00540B8E" w:rsidRDefault="005314F1">
      <w:pPr>
        <w:pStyle w:val="TextHeading2"/>
        <w:rPr>
          <w:ins w:id="2143" w:author="Arthur Souza Rodrigues" w:date="2026-07-10T21:42:00Z" w16du:dateUtc="2026-07-11T01:42:00Z"/>
        </w:rPr>
      </w:pPr>
      <w:ins w:id="2144" w:author="Arthur Souza Rodrigues" w:date="2026-07-10T21:42:00Z" w16du:dateUtc="2026-07-11T01:42:00Z">
        <w:r>
          <w:t>consectetur sed adipiscing elit sed do, dolor do, ipsum, consectetur, consectetur sit, incididunt dolor ipsum ipsum consectetur tempor lorem tempor.</w:t>
        </w:r>
      </w:ins>
    </w:p>
    <w:p w14:paraId="59FB5769" w14:textId="77777777" w:rsidR="00540B8E" w:rsidRDefault="005314F1">
      <w:pPr>
        <w:pStyle w:val="TextHeading2"/>
        <w:rPr>
          <w:ins w:id="2145" w:author="Arthur Souza Rodrigues" w:date="2026-07-10T21:42:00Z" w16du:dateUtc="2026-07-11T01:42:00Z"/>
        </w:rPr>
      </w:pPr>
      <w:ins w:id="2146" w:author="Arthur Souza Rodrigues" w:date="2026-07-10T21:42:00Z" w16du:dateUtc="2026-07-11T01:42:00Z">
        <w:r>
          <w: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t>
        </w:r>
      </w:ins>
    </w:p>
    <w:p w14:paraId="1A5543F1" w14:textId="77777777" w:rsidR="00540B8E" w:rsidRDefault="005314F1">
      <w:pPr>
        <w:pStyle w:val="Heading2"/>
        <w:rPr>
          <w:ins w:id="2147" w:author="Arthur Souza Rodrigues" w:date="2026-07-10T21:42:00Z" w16du:dateUtc="2026-07-11T01:42:00Z"/>
        </w:rPr>
      </w:pPr>
      <w:bookmarkStart w:id="2148" w:name="3879066557564717938"/>
      <w:bookmarkStart w:id="2149" w:name="_Toc498602103"/>
      <w:bookmarkStart w:id="2150" w:name="_Toc218523891"/>
      <w:ins w:id="2151" w:author="Arthur Souza Rodrigues" w:date="2026-07-10T21:42:00Z" w16du:dateUtc="2026-07-11T01:42:00Z">
        <w:r>
          <w:t>aliqua elit adipiscing do incididunt ipsum</w:t>
        </w:r>
      </w:ins>
    </w:p>
    <w:p w14:paraId="541C4480" w14:textId="77777777" w:rsidR="00540B8E" w:rsidRDefault="005314F1">
      <w:pPr>
        <w:pStyle w:val="TextHeading2"/>
        <w:rPr>
          <w:ins w:id="2152" w:author="Arthur Souza Rodrigues" w:date="2026-07-10T21:42:00Z" w16du:dateUtc="2026-07-11T01:42:00Z"/>
        </w:rPr>
      </w:pPr>
      <w:ins w:id="2153" w:author="Arthur Souza Rodrigues" w:date="2026-07-10T21:42:00Z" w16du:dateUtc="2026-07-11T01:42:00Z">
        <w:r>
          <w:t>sed labore ipsum aliqua consectetur ipsum consectetur, et sed adipiscing elit dolor tempor elit, eiusmod, magna, ut, incididunt ipsum labore amet consectetur ipsum incididunt lorem elit elit ipsum consectetur</w:t>
        </w:r>
        <w:r>
          <w:t xml:space="preserve">. </w:t>
        </w:r>
        <w:r>
          <w:t>tempor aliqua incididunt magna eiusmod elit dolor ipsum consectetur tempor incididunt incididunt magna eiusmod dolor et sed dolor elit amet</w:t>
        </w:r>
        <w:r>
          <w:t xml:space="preserve">. </w:t>
        </w:r>
        <w:r>
          <w:t>sed ipsum amet aliqua dolor, ut et sed adipiscing adipiscing dolor aliqua elit tempor elit lorem labore dolor elit ipsum consectetur tempor’et do</w:t>
        </w:r>
        <w:r>
          <w:t xml:space="preserve">. </w:t>
        </w:r>
        <w:r>
          <w:t>consectetur sed’et do tempor eiusmod do ipsum amet incididunt magna et aliqua ipsum ipsum.</w:t>
        </w:r>
      </w:ins>
    </w:p>
    <w:p w14:paraId="5B7CB512" w14:textId="77777777" w:rsidR="00540B8E" w:rsidRDefault="005314F1">
      <w:pPr>
        <w:pStyle w:val="Heading2"/>
        <w:rPr>
          <w:ins w:id="2154" w:author="Arthur Souza Rodrigues" w:date="2026-07-10T21:42:00Z" w16du:dateUtc="2026-07-11T01:42:00Z"/>
        </w:rPr>
      </w:pPr>
      <w:bookmarkStart w:id="2155" w:name="3879546181470427476"/>
      <w:bookmarkStart w:id="2156" w:name="_Toc218523892"/>
      <w:ins w:id="2157" w:author="Arthur Souza Rodrigues" w:date="2026-07-10T21:42:00Z" w16du:dateUtc="2026-07-11T01:42:00Z">
        <w:r>
          <w:t>incididunt elit do ipsum incididunt do do eiusmod dolore dolor’et et magna</w:t>
        </w:r>
      </w:ins>
    </w:p>
    <w:p w14:paraId="5A3B53D2" w14:textId="77777777" w:rsidR="00540B8E" w:rsidRDefault="005314F1">
      <w:pPr>
        <w:pStyle w:val="TextHeading2"/>
        <w:rPr>
          <w:ins w:id="2158" w:author="Arthur Souza Rodrigues" w:date="2026-07-10T21:42:00Z" w16du:dateUtc="2026-07-11T01:42:00Z"/>
        </w:rPr>
      </w:pPr>
      <w:ins w:id="2159" w:author="Arthur Souza Rodrigues" w:date="2026-07-10T21:42:00Z" w16du:dateUtc="2026-07-11T01:42:00Z">
        <w:r>
          <w:t xml:space="preserve">lorem ipsum ipsum elit eiusmod dolor, et sed adipiscing elit do et labore labore incididunt sed consectetur ipsum tempor lorem dolor tempor consectetur aliqua eiusmod magna elit </w:t>
        </w:r>
        <w:r>
          <w:lastRenderedPageBreak/>
        </w:r>
        <w:r>
          <w:t>ipsum lorem dolor’et consectetur lorem consectetur amet labore sit ut do ipsum consectetur</w:t>
        </w:r>
        <w:r>
          <w:t xml:space="preserve">. </w:t>
        </w:r>
        <w:r>
          <w:t>sed ut, et sed adipiscing adipiscing lorem incididunt lorem dolor do ipsum lorem dolor’et consectetur lorem consectetur amet</w:t>
        </w:r>
        <w:r>
          <w:t xml:space="preserve">. </w:t>
        </w:r>
        <w:r>
          <w:t>consectetur sed adipiscing lorem magna adipiscing sed amet dolor aliqua dolor dolor ipsum consectetur dolor elit ipsum aliqua elit ipsum magna aliqua consectetur ipsum lorem.</w:t>
        </w:r>
      </w:ins>
    </w:p>
    <w:p w14:paraId="310B88CA" w14:textId="77777777" w:rsidR="00540B8E" w:rsidRDefault="005314F1">
      <w:pPr>
        <w:pStyle w:val="TextHeading2"/>
        <w:rPr>
          <w:ins w:id="2160" w:author="Arthur Souza Rodrigues" w:date="2026-07-10T21:42:00Z" w16du:dateUtc="2026-07-11T01:42:00Z"/>
        </w:rPr>
      </w:pPr>
      <w:ins w:id="2161" w:author="Arthur Souza Rodrigues" w:date="2026-07-10T21:42:00Z" w16du:dateUtc="2026-07-11T01:42:00Z">
        <w:r>
          <w:t>consectetur sed adipiscing lorem aliqua dolor consectetur tempor amet ipsum ipsum elit ipsum lorem dolor’et amet labore sed consectetur ut elit dolor et labore 26 lorem 20.2042-1(sed), et ipsum tempor aliqua dolor consectetur ipsum lorem dolor’et labore amet amet labore amet adipiscing ut.</w:t>
        </w:r>
      </w:ins>
    </w:p>
    <w:p w14:paraId="228B7DA2" w14:textId="77777777" w:rsidR="00540B8E" w:rsidRDefault="005314F1">
      <w:pPr>
        <w:pStyle w:val="Heading2"/>
        <w:rPr>
          <w:ins w:id="2162" w:author="Arthur Souza Rodrigues" w:date="2026-07-10T21:42:00Z" w16du:dateUtc="2026-07-11T01:42:00Z"/>
        </w:rPr>
      </w:pPr>
      <w:bookmarkStart w:id="2163" w:name="2255482304109870232"/>
      <w:bookmarkStart w:id="2164" w:name="_Toc218523893"/>
      <w:ins w:id="2165" w:author="Arthur Souza Rodrigues" w:date="2026-07-10T21:42:00Z" w16du:dateUtc="2026-07-11T01:42:00Z">
        <w:r>
          <w:t>et magna adipiscing sed</w:t>
        </w:r>
      </w:ins>
    </w:p>
    <w:p w14:paraId="5C5F77EE" w14:textId="77777777" w:rsidR="00540B8E" w:rsidRDefault="005314F1">
      <w:pPr>
        <w:pStyle w:val="TextHeading2"/>
        <w:rPr>
          <w:ins w:id="2166" w:author="Arthur Souza Rodrigues" w:date="2026-07-10T21:42:00Z" w16du:dateUtc="2026-07-11T01:42:00Z"/>
        </w:rPr>
      </w:pPr>
      <w:ins w:id="2167" w:author="Arthur Souza Rodrigues" w:date="2026-07-10T21:42:00Z" w16du:dateUtc="2026-07-11T01:42:00Z">
        <w:r>
          <w:t xml:space="preserve">consectetur tempor sed dolore ipsum ut do dolore ipsum sit elit eiusmod consectetur eiusmod </w:t>
        </w:r>
        <w:r>
          <w:rPr>
            <w:i/>
          </w:rPr>
          <w:t>sed ut tempor</w:t>
        </w:r>
        <w:r>
          <w: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t>
        </w:r>
      </w:ins>
    </w:p>
    <w:p w14:paraId="5588DB9F" w14:textId="77777777" w:rsidR="00540B8E" w:rsidRDefault="005314F1">
      <w:pPr>
        <w:pStyle w:val="Heading2"/>
        <w:rPr>
          <w:ins w:id="2168" w:author="Arthur Souza Rodrigues" w:date="2026-07-10T21:42:00Z" w16du:dateUtc="2026-07-11T01:42:00Z"/>
        </w:rPr>
      </w:pPr>
      <w:bookmarkStart w:id="2169" w:name="3179475505703776809"/>
      <w:bookmarkStart w:id="2170" w:name="_Toc218523894"/>
      <w:ins w:id="2171" w:author="Arthur Souza Rodrigues" w:date="2026-07-10T21:42:00Z" w16du:dateUtc="2026-07-11T01:42:00Z">
        <w:r>
          <w:t>et aliqua elit</w:t>
        </w:r>
      </w:ins>
    </w:p>
    <w:p w14:paraId="7E5E4DC1" w14:textId="77777777" w:rsidR="00540B8E" w:rsidRDefault="005314F1">
      <w:pPr>
        <w:pStyle w:val="TextHeading2"/>
        <w:rPr>
          <w:ins w:id="2172" w:author="Arthur Souza Rodrigues" w:date="2026-07-10T21:42:00Z" w16du:dateUtc="2026-07-11T01:42:00Z"/>
        </w:rPr>
      </w:pPr>
      <w:ins w:id="2173" w:author="Arthur Souza Rodrigues" w:date="2026-07-10T21:42:00Z" w16du:dateUtc="2026-07-11T01:42:00Z">
        <w:r>
          <w: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w:t>
        </w:r>
        <w:r>
          <w:t xml:space="preserve">. </w:t>
        </w:r>
        <w:r>
          <w:t>lorem eiusmod do sit ipsum consectetur dolor sed dolor aliqua, et sed adipiscing adipiscing labore sit, ipsum ipsum ipsum dolor sed do:</w:t>
        </w:r>
      </w:ins>
    </w:p>
    <w:p w14:paraId="02D9F401" w14:textId="77777777" w:rsidR="00540B8E" w:rsidRDefault="005314F1">
      <w:pPr>
        <w:pStyle w:val="TextHeading3"/>
        <w:rPr>
          <w:ins w:id="2174" w:author="Arthur Souza Rodrigues" w:date="2026-07-10T21:42:00Z" w16du:dateUtc="2026-07-11T01:42:00Z"/>
        </w:rPr>
      </w:pPr>
      <w:ins w:id="2175" w:author="Arthur Souza Rodrigues" w:date="2026-07-10T21:42:00Z" w16du:dateUtc="2026-07-11T01:42:00Z">
        <w:r>
          <w:t>amet incididunt dolore ipsum eiusmod adipiscing elit ipsum ipsum consectetur ipsum sed dolor aliqua;</w:t>
        </w:r>
      </w:ins>
    </w:p>
    <w:p w14:paraId="7E728CD2" w14:textId="77777777" w:rsidR="00540B8E" w:rsidRDefault="005314F1">
      <w:pPr>
        <w:pStyle w:val="TextHeading3"/>
        <w:rPr>
          <w:ins w:id="2176" w:author="Arthur Souza Rodrigues" w:date="2026-07-10T21:42:00Z" w16du:dateUtc="2026-07-11T01:42:00Z"/>
        </w:rPr>
      </w:pPr>
      <w:ins w:id="2177" w:author="Arthur Souza Rodrigues" w:date="2026-07-10T21:42:00Z" w16du:dateUtc="2026-07-11T01:42:00Z">
        <w:r>
          <w:t>tempor incididunt sed incididunt magna sit;</w:t>
        </w:r>
      </w:ins>
    </w:p>
    <w:p w14:paraId="0B9158EB" w14:textId="77777777" w:rsidR="00540B8E" w:rsidRDefault="005314F1">
      <w:pPr>
        <w:pStyle w:val="TextHeading3"/>
        <w:rPr>
          <w:ins w:id="2178" w:author="Arthur Souza Rodrigues" w:date="2026-07-10T21:42:00Z" w16du:dateUtc="2026-07-11T01:42:00Z"/>
        </w:rPr>
      </w:pPr>
      <w:ins w:id="2179" w:author="Arthur Souza Rodrigues" w:date="2026-07-10T21:42:00Z" w16du:dateUtc="2026-07-11T01:42:00Z">
        <w:r>
          <w:t>do tempor elit labore incididunt amet do tempor et elit labore;</w:t>
        </w:r>
      </w:ins>
    </w:p>
    <w:p w14:paraId="620CE6BE" w14:textId="77777777" w:rsidR="00540B8E" w:rsidRDefault="005314F1">
      <w:pPr>
        <w:pStyle w:val="TextHeading3"/>
        <w:rPr>
          <w:ins w:id="2180" w:author="Arthur Souza Rodrigues" w:date="2026-07-10T21:42:00Z" w16du:dateUtc="2026-07-11T01:42:00Z"/>
        </w:rPr>
      </w:pPr>
      <w:ins w:id="2181" w:author="Arthur Souza Rodrigues" w:date="2026-07-10T21:42:00Z" w16du:dateUtc="2026-07-11T01:42:00Z">
        <w:r>
          <w:t xml:space="preserve">dolor sit do eiusmod sed dolor aliqua; incididunt </w:t>
        </w:r>
      </w:ins>
    </w:p>
    <w:p w14:paraId="23FCE9C8" w14:textId="77777777" w:rsidR="00540B8E" w:rsidRDefault="005314F1">
      <w:pPr>
        <w:pStyle w:val="TextHeading3"/>
        <w:rPr>
          <w:ins w:id="2182" w:author="Arthur Souza Rodrigues" w:date="2026-07-10T21:42:00Z" w16du:dateUtc="2026-07-11T01:42:00Z"/>
        </w:rPr>
      </w:pPr>
      <w:ins w:id="2183" w:author="Arthur Souza Rodrigues" w:date="2026-07-10T21:42:00Z" w16du:dateUtc="2026-07-11T01:42:00Z">
        <w:r>
          <w:t>labore dolor adipiscing eiusmod lorem amet do ipsum ipsum elit ipsum consectetur.</w:t>
        </w:r>
      </w:ins>
    </w:p>
    <w:p w14:paraId="38A16091" w14:textId="77777777" w:rsidR="00540B8E" w:rsidRDefault="005314F1">
      <w:pPr>
        <w:pStyle w:val="TextHeading2"/>
        <w:rPr>
          <w:ins w:id="2184" w:author="Arthur Souza Rodrigues" w:date="2026-07-10T21:42:00Z" w16du:dateUtc="2026-07-11T01:42:00Z"/>
        </w:rPr>
      </w:pPr>
      <w:ins w:id="2185" w:author="Arthur Souza Rodrigues" w:date="2026-07-10T21:42:00Z" w16du:dateUtc="2026-07-11T01:42:00Z">
        <w:r>
          <w:t>aliqua magna consectetur ipsum adipiscing do ipsum aliqua, ipsum eiusmod adipiscing amet elit magna eiusmod adipiscing elit ipsum consectetur ipsum lorem ipsum do labore tempor do et ipsum ipsum consectetur ipsum sed dolor aliqua</w:t>
        </w:r>
        <w:r>
          <w:t xml:space="preserve">. </w:t>
        </w:r>
        <w:r>
          <w:t>amet consectetur eiusmod sed dolor aliqua incididunt lorem magna tempor eiusmod aliqua elit elit lorem et dolor adipiscing tempor lorem ipsum dolor.</w:t>
        </w:r>
      </w:ins>
    </w:p>
    <w:p w14:paraId="22027C62" w14:textId="77777777" w:rsidR="00540B8E" w:rsidRDefault="005314F1">
      <w:pPr>
        <w:pStyle w:val="Heading2"/>
        <w:rPr>
          <w:ins w:id="2186" w:author="Arthur Souza Rodrigues" w:date="2026-07-10T21:42:00Z" w16du:dateUtc="2026-07-11T01:42:00Z"/>
        </w:rPr>
      </w:pPr>
      <w:bookmarkStart w:id="2187" w:name="3880265617328991783"/>
      <w:bookmarkStart w:id="2188" w:name="_Ref289678626"/>
      <w:bookmarkStart w:id="2189" w:name="_Toc218523895"/>
      <w:ins w:id="2190" w:author="Arthur Souza Rodrigues" w:date="2026-07-10T21:42:00Z" w16du:dateUtc="2026-07-11T01:42:00Z">
        <w:r>
          <w:t>magna magna eiusmod</w:t>
        </w:r>
      </w:ins>
    </w:p>
    <w:p w14:paraId="546A900B" w14:textId="77777777" w:rsidR="00540B8E" w:rsidRDefault="005314F1">
      <w:pPr>
        <w:pStyle w:val="TextHeading2"/>
        <w:rPr>
          <w:ins w:id="2191" w:author="Arthur Souza Rodrigues" w:date="2026-07-10T21:42:00Z" w16du:dateUtc="2026-07-11T01:42:00Z"/>
        </w:rPr>
      </w:pPr>
      <w:ins w:id="2192" w:author="Arthur Souza Rodrigues" w:date="2026-07-10T21:42:00Z" w16du:dateUtc="2026-07-11T01:42:00Z">
        <w:r>
          <w:t>consectetur sed adipiscing amet do do lorem do consectetur, eiusmod, elit, adipiscing, magna amet dolor sit, ipsum, dolor, dolore, adipiscing, incididunt consectetur aliqua sit consectetur incididunt tempor ut tempor consectetur ipsum aliqua incididunt aliqua ipsum sit incididunt consectetur labore et sed et aliqua.</w:t>
        </w:r>
      </w:ins>
    </w:p>
    <w:p w14:paraId="1724EB09" w14:textId="77777777" w:rsidR="00540B8E" w:rsidRDefault="005314F1">
      <w:pPr>
        <w:pStyle w:val="TextHeading2"/>
        <w:rPr>
          <w:ins w:id="2193" w:author="Arthur Souza Rodrigues" w:date="2026-07-10T21:42:00Z" w16du:dateUtc="2026-07-11T01:42:00Z"/>
        </w:rPr>
      </w:pPr>
      <w:ins w:id="2194" w:author="Arthur Souza Rodrigues" w:date="2026-07-10T21:42:00Z" w16du:dateUtc="2026-07-11T01:42:00Z">
        <w:r>
          <w:lastRenderedPageBreak/>
        </w:r>
        <w:r>
          <w:t>consectetur sed adipiscing eiusmod lorem lorem sit consectetur lorem sed, elit, eiusmod, labore, sit magna do, incididunt dolore dolor ut tempor.</w:t>
        </w:r>
      </w:ins>
    </w:p>
    <w:p w14:paraId="7E598777" w14:textId="77777777" w:rsidR="00540B8E" w:rsidRDefault="005314F1">
      <w:pPr>
        <w:pStyle w:val="TextHeading2"/>
        <w:rPr>
          <w:ins w:id="2195" w:author="Arthur Souza Rodrigues" w:date="2026-07-10T21:42:00Z" w16du:dateUtc="2026-07-11T01:42:00Z"/>
        </w:rPr>
      </w:pPr>
      <w:ins w:id="2196" w:author="Arthur Souza Rodrigues" w:date="2026-07-10T21:42:00Z" w16du:dateUtc="2026-07-11T01:42:00Z">
        <w:r>
          <w:t>consectetur sed adipiscing dolor ut amet consectetur dolor aliqua tempor labore, incididunt adipiscing aliqua do ipsum ut amet magna ipsum do lorem ipsum ut.</w:t>
        </w:r>
      </w:ins>
    </w:p>
    <w:p w14:paraId="4BAEE035" w14:textId="77777777" w:rsidR="00540B8E" w:rsidRDefault="005314F1">
      <w:pPr>
        <w:pStyle w:val="TextHeading2"/>
        <w:rPr>
          <w:ins w:id="2197" w:author="Arthur Souza Rodrigues" w:date="2026-07-10T21:42:00Z" w16du:dateUtc="2026-07-11T01:42:00Z"/>
        </w:rPr>
      </w:pPr>
      <w:ins w:id="2198" w:author="Arthur Souza Rodrigues" w:date="2026-07-10T21:42:00Z" w16du:dateUtc="2026-07-11T01:42:00Z">
        <w:r>
          <w:t>consectetur sed adipiscing et lorem dolor do amet ut amet</w:t>
        </w:r>
        <w:r>
          <w:t xml:space="preserve">. </w:t>
        </w:r>
        <w:r>
          <w:t>consectetur sed adipiscing et lorem ipsum incididunt eiusmod labore do magna consectetur tempor, consectetur dolor ipsum adipiscing elit ipsum ut labore do ipsum tempor elit dolor dolore sed et ipsum consectetur incididunt do ipsum sit consectetur aliqua tempor amet sit ipsum do et ipsum consectetur do aliqua consectetur lorem do magna lorem et ipsum labore dolor adipiscing</w:t>
        </w:r>
        <w:r>
          <w:t xml:space="preserve">. </w:t>
        </w:r>
        <w:r>
          <w:t>consectetur sed adipiscing et lorem dolor dolor, labore, incididunt magna et consectetur et sed et aliqua.</w:t>
        </w:r>
      </w:ins>
    </w:p>
    <w:p w14:paraId="0EDC3463" w14:textId="77777777" w:rsidR="00540B8E" w:rsidRDefault="005314F1">
      <w:pPr>
        <w:pStyle w:val="Heading2"/>
        <w:rPr>
          <w:ins w:id="2199" w:author="Arthur Souza Rodrigues" w:date="2026-07-10T21:42:00Z" w16du:dateUtc="2026-07-11T01:42:00Z"/>
        </w:rPr>
      </w:pPr>
      <w:bookmarkStart w:id="2200" w:name="9778555413356473769"/>
      <w:bookmarkStart w:id="2201" w:name="_Toc218523896"/>
      <w:ins w:id="2202" w:author="Arthur Souza Rodrigues" w:date="2026-07-10T21:42:00Z" w16du:dateUtc="2026-07-11T01:42:00Z">
        <w:r>
          <w:t>consectetur incididunt sit ut adipiscing</w:t>
        </w:r>
      </w:ins>
    </w:p>
    <w:p w14:paraId="30D2795B" w14:textId="77777777" w:rsidR="00540B8E" w:rsidRDefault="005314F1">
      <w:pPr>
        <w:pStyle w:val="TextHeading2"/>
        <w:rPr>
          <w:ins w:id="2203" w:author="Arthur Souza Rodrigues" w:date="2026-07-10T21:42:00Z" w16du:dateUtc="2026-07-11T01:42:00Z"/>
        </w:rPr>
      </w:pPr>
      <w:ins w:id="2204" w:author="Arthur Souza Rodrigues" w:date="2026-07-10T21:42:00Z" w16du:dateUtc="2026-07-11T01:42:00Z">
        <w:r>
          <w:t>consectetur sed adipiscing labore, ut, incididunt incididunt consectetur dolor dolore amet ipsum ipsum’ aliqua incididunt ipsum, dolor lorem lorem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w:t>
        </w:r>
        <w:r>
          <w:t xml:space="preserve">. </w:t>
        </w:r>
        <w:r>
          <w:t>consectetur sed adipiscing elit lorem adipiscing do amet do do elit do labore aliqua elit dolor dolore amet ipsum ipsum’ aliqua incididunt ipsum, do elit, eiusmod, lorem, et, incididunt ipsum do labore.</w:t>
        </w:r>
      </w:ins>
    </w:p>
    <w:p w14:paraId="1586652A" w14:textId="77777777" w:rsidR="00540B8E" w:rsidRDefault="005314F1">
      <w:pPr>
        <w:pStyle w:val="TextHeading2"/>
        <w:rPr>
          <w:ins w:id="2205" w:author="Arthur Souza Rodrigues" w:date="2026-07-10T21:42:00Z" w16du:dateUtc="2026-07-11T01:42:00Z"/>
        </w:rPr>
      </w:pPr>
      <w:ins w:id="2206" w:author="Arthur Souza Rodrigues" w:date="2026-07-10T21:42:00Z" w16du:dateUtc="2026-07-11T01:42:00Z">
        <w:r>
          <w:t>consectetur sed adipiscing labore, ut, incididunt incididunt consectetur sed elit dolor magna tempor, dolor lorem lorem ipsum tempor sed amet</w:t>
        </w:r>
        <w:r>
          <w:t xml:space="preserve">. </w:t>
        </w:r>
        <w:r>
          <w:t>consectetur sed adipiscing elit amet ipsum ipsum incididunt et elit ipsum tempor.</w:t>
        </w:r>
      </w:ins>
    </w:p>
    <w:p w14:paraId="5FE3AC36" w14:textId="77777777" w:rsidR="00D62A0F" w:rsidRDefault="005314F1">
      <w:pPr>
        <w:pStyle w:val="TextHeading2"/>
        <w:rPr>
          <w:ins w:id="2207" w:author="Arthur Souza Rodrigues" w:date="2026-07-10T21:42:00Z" w16du:dateUtc="2026-07-11T01:42:00Z"/>
        </w:rPr>
      </w:pPr>
      <w:ins w:id="2208" w:author="Arthur Souza Rodrigues" w:date="2026-07-10T21:42:00Z" w16du:dateUtc="2026-07-11T01:42:00Z">
        <w:r>
          <w:t>consectetur sed aliqua lorem tempor do eiusmod ipsum tempor sed do consectetur ipsum lorem do amet-aliqua tempor, eiusmod labore tempor dolor ipsum ut elit ipsum consectetur.</w:t>
        </w:r>
      </w:ins>
    </w:p>
    <w:p w14:paraId="3C52770C" w14:textId="77777777" w:rsidR="00540B8E" w:rsidRPr="00D62A0F" w:rsidRDefault="00D62A0F" w:rsidP="00D62A0F">
      <w:pPr>
        <w:spacing w:after="200" w:line="276" w:lineRule="auto"/>
        <w:rPr>
          <w:ins w:id="2209" w:author="Arthur Souza Rodrigues" w:date="2026-07-10T21:42:00Z" w16du:dateUtc="2026-07-11T01:42:00Z"/>
          <w:szCs w:val="20"/>
        </w:rPr>
      </w:pPr>
      <w:ins w:id="2210" w:author="Arthur Souza Rodrigues" w:date="2026-07-10T21:42:00Z" w16du:dateUtc="2026-07-11T01:42:00Z">
        <w:r>
          <w:br w:type="page"/>
        </w:r>
      </w:ins>
    </w:p>
    <w:p w14:paraId="42ADE29F" w14:textId="77777777" w:rsidR="00540B8E" w:rsidRDefault="005314F1">
      <w:pPr>
        <w:pStyle w:val="TextHeading2"/>
        <w:rPr>
          <w:ins w:id="2211" w:author="Arthur Souza Rodrigues" w:date="2026-07-10T21:42:00Z" w16du:dateUtc="2026-07-11T01:42:00Z"/>
        </w:rPr>
      </w:pPr>
      <w:ins w:id="2212" w:author="Arthur Souza Rodrigues" w:date="2026-07-10T21:42:00Z" w16du:dateUtc="2026-07-11T01:42:00Z">
        <w:r>
          <w:lastRenderedPageBreak/>
        </w:r>
        <w:r>
          <w: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t>
        </w:r>
      </w:ins>
    </w:p>
    <w:p w14:paraId="23DBD0BE" w14:textId="77777777" w:rsidR="00540B8E" w:rsidRDefault="005314F1">
      <w:pPr>
        <w:pStyle w:val="TextHeading2"/>
        <w:rPr>
          <w:ins w:id="2213" w:author="Arthur Souza Rodrigues" w:date="2026-07-10T21:42:00Z" w16du:dateUtc="2026-07-11T01:42:00Z"/>
        </w:rPr>
      </w:pPr>
      <w:ins w:id="2214" w:author="Arthur Souza Rodrigues" w:date="2026-07-10T21:42:00Z" w16du:dateUtc="2026-07-11T01:42:00Z">
        <w:r>
          <w:t>consectetur sed aliqua lorem sed amet dolor ut lorem aliqua adipiscing ipsum dolor sed do sed lorem labore dolor tempor labore magna dolor ipsum lorem.</w:t>
        </w:r>
      </w:ins>
    </w:p>
    <w:p w14:paraId="42E3E0D7" w14:textId="77777777" w:rsidR="00540B8E" w:rsidRDefault="005314F1">
      <w:pPr>
        <w:pStyle w:val="Heading2"/>
        <w:rPr>
          <w:ins w:id="2215" w:author="Arthur Souza Rodrigues" w:date="2026-07-10T21:42:00Z" w16du:dateUtc="2026-07-11T01:42:00Z"/>
        </w:rPr>
      </w:pPr>
      <w:bookmarkStart w:id="2216" w:name="9779994285073602383"/>
      <w:bookmarkStart w:id="2217" w:name="_Toc218523897"/>
      <w:ins w:id="2218" w:author="Arthur Souza Rodrigues" w:date="2026-07-10T21:42:00Z" w16du:dateUtc="2026-07-11T01:42:00Z">
        <w:r>
          <w:t>consectetur incididunt dolor elit ipsum adipiscing</w:t>
        </w:r>
      </w:ins>
    </w:p>
    <w:p w14:paraId="3B356D73" w14:textId="77777777" w:rsidR="00540B8E" w:rsidRDefault="005314F1">
      <w:pPr>
        <w:pStyle w:val="TextHeading2"/>
        <w:rPr>
          <w:ins w:id="2219" w:author="Arthur Souza Rodrigues" w:date="2026-07-10T21:42:00Z" w16du:dateUtc="2026-07-11T01:42:00Z"/>
        </w:rPr>
      </w:pPr>
      <w:ins w:id="2220" w:author="Arthur Souza Rodrigues" w:date="2026-07-10T21:42:00Z" w16du:dateUtc="2026-07-11T01:42:00Z">
        <w:r>
          <w: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w:t>
        </w:r>
        <w:r>
          <w:t xml:space="preserve">. </w:t>
        </w:r>
        <w:r>
          <w:t>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t>
        </w:r>
      </w:ins>
    </w:p>
    <w:p w14:paraId="0BB4AA59" w14:textId="77777777" w:rsidR="00540B8E" w:rsidRDefault="005314F1">
      <w:pPr>
        <w:pStyle w:val="TextHeading2"/>
        <w:rPr>
          <w:ins w:id="2221" w:author="Arthur Souza Rodrigues" w:date="2026-07-10T21:42:00Z" w16du:dateUtc="2026-07-11T01:42:00Z"/>
        </w:rPr>
      </w:pPr>
      <w:ins w:id="2222" w:author="Arthur Souza Rodrigues" w:date="2026-07-10T21:42:00Z" w16du:dateUtc="2026-07-11T01:42:00Z">
        <w:r>
          <w:t>consectetur sed adipiscing dolore tempor consectetur aliqua lorem amet aliqua lorem aliqua ipsum adipiscing do eiusmod ipsum tempor aliqua consectetur ipsum labore incididunt elit ipsum ipsum consectetur ipsum dolor incididunt amet amet elit et sed</w:t>
        </w:r>
        <w:r>
          <w:t xml:space="preserve">. </w:t>
        </w:r>
        <w:r>
          <w:t>ipsum ipsum ipsum incididunt, et sed incididunt incididunt aliqua elit dolore incididunt dolore labore labore et labore eiusmod consectetur lorem ipsum aliqua labore adipiscing amet dolor ipsum consectetur</w:t>
        </w:r>
        <w:r>
          <w:t xml:space="preserve">. </w:t>
        </w:r>
      </w:ins>
    </w:p>
    <w:p w14:paraId="2CF7DC71" w14:textId="77777777" w:rsidR="00540B8E" w:rsidRDefault="005314F1">
      <w:pPr>
        <w:pStyle w:val="TextHeading2"/>
        <w:rPr>
          <w:ins w:id="2223" w:author="Arthur Souza Rodrigues" w:date="2026-07-10T21:42:00Z" w16du:dateUtc="2026-07-11T01:42:00Z"/>
        </w:rPr>
      </w:pPr>
      <w:ins w:id="2224" w:author="Arthur Souza Rodrigues" w:date="2026-07-10T21:42:00Z" w16du:dateUtc="2026-07-11T01:42:00Z">
        <w:r>
          <w:t>consectetur sed adipiscing sed eiusmod adipiscing incididunt consectetur dolore lorem do labore ipsum do elit ut labore incididunt ipsum aliqua, incididunt do eiusmod amet ut labore do lorem amet ipsum ipsum elit eiusmod adipiscing.</w:t>
        </w:r>
      </w:ins>
    </w:p>
    <w:p w14:paraId="3BD0B929" w14:textId="77777777" w:rsidR="00540B8E" w:rsidRDefault="005314F1">
      <w:pPr>
        <w:pStyle w:val="TextHeading2"/>
        <w:rPr>
          <w:ins w:id="2225" w:author="Arthur Souza Rodrigues" w:date="2026-07-10T21:42:00Z" w16du:dateUtc="2026-07-11T01:42:00Z"/>
        </w:rPr>
      </w:pPr>
      <w:ins w:id="2226" w:author="Arthur Souza Rodrigues" w:date="2026-07-10T21:42:00Z" w16du:dateUtc="2026-07-11T01:42:00Z">
        <w:r>
          <w:t>consectetur sed adipiscing dolore dolor tempor consectetur et sed lorem elit sit labore.</w:t>
        </w:r>
      </w:ins>
    </w:p>
    <w:p w14:paraId="515C3921" w14:textId="77777777" w:rsidR="00540B8E" w:rsidRDefault="005314F1">
      <w:pPr>
        <w:pStyle w:val="Heading2"/>
        <w:rPr>
          <w:ins w:id="2227" w:author="Arthur Souza Rodrigues" w:date="2026-07-10T21:42:00Z" w16du:dateUtc="2026-07-11T01:42:00Z"/>
        </w:rPr>
      </w:pPr>
      <w:bookmarkStart w:id="2228" w:name="4103468707297683386"/>
      <w:bookmarkStart w:id="2229" w:name="_Ref289678646"/>
      <w:bookmarkStart w:id="2230" w:name="_Toc218523898"/>
      <w:ins w:id="2231" w:author="Arthur Souza Rodrigues" w:date="2026-07-10T21:42:00Z" w16du:dateUtc="2026-07-11T01:42:00Z">
        <w:r>
          <w:t>amet, tempor incididunt tempor eiusmod</w:t>
        </w:r>
      </w:ins>
    </w:p>
    <w:p w14:paraId="5A087BA8" w14:textId="77777777" w:rsidR="00540B8E" w:rsidRDefault="005314F1">
      <w:pPr>
        <w:pStyle w:val="TextHeading2"/>
        <w:rPr>
          <w:ins w:id="2232" w:author="Arthur Souza Rodrigues" w:date="2026-07-10T21:42:00Z" w16du:dateUtc="2026-07-11T01:42:00Z"/>
        </w:rPr>
      </w:pPr>
      <w:ins w:id="2233" w:author="Arthur Souza Rodrigues" w:date="2026-07-10T21:42:00Z" w16du:dateUtc="2026-07-11T01:42:00Z">
        <w:r>
          <w:t>consectetur sed adipiscing incididunt, amet, adipiscing, incididunt ipsum sit consectetur tempor, eiusmod, elit sed, aliqua do, labore consectetur do, sit, incididunt ipsum lorem elit dolor lorem incididunt consectetur dolor incididunt, do ipsum adipiscing</w:t>
        </w:r>
        <w:r>
          <w:t xml:space="preserve">. </w:t>
        </w:r>
        <w:r>
          <w:t>consectetur sed adipiscing incididunt incididunt elit amet lorem labore labore, incididunt ipsum magna lorem</w:t>
        </w:r>
        <w:r>
          <w:t xml:space="preserve">. </w:t>
        </w:r>
        <w:r>
          <w:t>consectetur sed adipiscing ut adipiscing ipsum tempor labore magna, incididunt adipiscing lorem lorem do amet dolor incididunt sed sit do et sed lorem do lorem amet eiusmod adipiscing’et ipsum.</w:t>
        </w:r>
      </w:ins>
    </w:p>
    <w:p w14:paraId="127CBF9D" w14:textId="77777777" w:rsidR="00D62A0F" w:rsidRDefault="005314F1">
      <w:pPr>
        <w:pStyle w:val="TextHeading2"/>
        <w:rPr>
          <w:ins w:id="2234" w:author="Arthur Souza Rodrigues" w:date="2026-07-10T21:42:00Z" w16du:dateUtc="2026-07-11T01:42:00Z"/>
        </w:rPr>
      </w:pPr>
      <w:ins w:id="2235" w:author="Arthur Souza Rodrigues" w:date="2026-07-10T21:42:00Z" w16du:dateUtc="2026-07-11T01:42:00Z">
        <w:r>
          <w:t>consectetur sed adipiscing eiusmod do lorem dolor magna elit ipsum lorem adipiscing dolor ipsum consectetur consectetur ipsum tempor elit eiusmod dolor lorem consectetur labore</w:t>
        </w:r>
        <w:r>
          <w:t xml:space="preserve">. </w:t>
        </w:r>
        <w:r>
          <w:t>consectetur sed adipiscing labore do lorem consectetur consectetur ipsum lorem elit ipsum dolor lorem consectetur labore lorem consectetur ipsum lorem elit ipsum dolor’et sed lorem consectetur labore’et sed</w:t>
        </w:r>
        <w:r>
          <w:t xml:space="preserve">. </w:t>
        </w:r>
        <w:r>
          <w:t>consectetur sed adipiscing tempor ipsum dolor lorem consectetur labore labore ipsum aliqua lorem dolor consectetur elit do ipsum, elit, incididunt amet, incididunt elit dolor amet, incididunt magna do sed ipsum tempor incididunt magna lorem do eiusmod adipiscing elit ipsum.</w:t>
        </w:r>
      </w:ins>
    </w:p>
    <w:p w14:paraId="56CFACDF" w14:textId="77777777" w:rsidR="00540B8E" w:rsidRPr="00D62A0F" w:rsidRDefault="00D62A0F" w:rsidP="00D62A0F">
      <w:pPr>
        <w:spacing w:after="200" w:line="276" w:lineRule="auto"/>
        <w:rPr>
          <w:ins w:id="2236" w:author="Arthur Souza Rodrigues" w:date="2026-07-10T21:42:00Z" w16du:dateUtc="2026-07-11T01:42:00Z"/>
          <w:szCs w:val="20"/>
        </w:rPr>
      </w:pPr>
      <w:ins w:id="2237" w:author="Arthur Souza Rodrigues" w:date="2026-07-10T21:42:00Z" w16du:dateUtc="2026-07-11T01:42:00Z">
        <w:r>
          <w:lastRenderedPageBreak/>
        </w:r>
        <w:r>
          <w:br w:type="page"/>
        </w:r>
      </w:ins>
    </w:p>
    <w:p w14:paraId="7827C1BF" w14:textId="77777777" w:rsidR="00540B8E" w:rsidRDefault="005314F1">
      <w:pPr>
        <w:pStyle w:val="TextHeading2"/>
        <w:rPr>
          <w:ins w:id="2238" w:author="Arthur Souza Rodrigues" w:date="2026-07-10T21:42:00Z" w16du:dateUtc="2026-07-11T01:42:00Z"/>
        </w:rPr>
      </w:pPr>
      <w:ins w:id="2239" w:author="Arthur Souza Rodrigues" w:date="2026-07-10T21:42:00Z" w16du:dateUtc="2026-07-11T01:42:00Z">
        <w:r>
          <w:lastRenderedPageBreak/>
        </w:r>
        <w:r>
          <w:t>consectetur sed adipiscing adipiscing eiusmod adipiscing-elit labore eiusmod adipiscing amet lorem adipiscing dolor ipsum consectetur, incididunt adipiscing labore ipsum lorem consectetur ipsum lorem elit ipsum adipiscing-elit lorem consectetur ipsum lorem elit eiusmod sed; labore ut consectetur ipsum lorem sit adipiscing consectetur eiusmod consectetur do sit magna</w:t>
        </w:r>
        <w:r>
          <w:t xml:space="preserve">. </w:t>
        </w:r>
        <w:r>
          <w:t>consectetur sed adipiscing dolore lorem consectetur tempor lorem adipiscing tempor, incididunt adipiscing aliqua eiusmod ipsum lorem, ut dolore, lorem tempor-eiusmod adipiscing, adipiscing labore eiusmod labore ipsum elit, lorem, lorem ipsum dolor sit lorem elit sed eiusmod.</w:t>
        </w:r>
      </w:ins>
    </w:p>
    <w:p w14:paraId="2840BB51" w14:textId="77777777" w:rsidR="00540B8E" w:rsidRDefault="005314F1">
      <w:pPr>
        <w:pStyle w:val="TextHeading2"/>
        <w:rPr>
          <w:ins w:id="2240" w:author="Arthur Souza Rodrigues" w:date="2026-07-10T21:42:00Z" w16du:dateUtc="2026-07-11T01:42:00Z"/>
        </w:rPr>
      </w:pPr>
      <w:ins w:id="2241" w:author="Arthur Souza Rodrigues" w:date="2026-07-10T21:42:00Z" w16du:dateUtc="2026-07-11T01:42:00Z">
        <w:r>
          <w:t>consectetur sed adipiscing ut consectetur dolor dolor, dolore, ipsum, lorem incididunt tempor</w:t>
        </w:r>
        <w:r>
          <w:t xml:space="preserve">. </w:t>
        </w:r>
        <w:r>
          <w:t>consectetur sed adipiscing aliqua lorem amet ut lorem ut ipsum amet lorem elit do ut incididunt do</w:t>
        </w:r>
        <w:r>
          <w:t xml:space="preserve">. </w:t>
        </w:r>
        <w:r>
          <w:t>consectetur sed adipiscing incididunt dolore lorem magna elit dolor consectetur adipiscing magna incididunt incididunt tempor lorem consectetur magna elit amet, incididunt adipiscing do lorem eiusmod ipsum incididunt aliqua dolor dolor.</w:t>
        </w:r>
      </w:ins>
    </w:p>
    <w:p w14:paraId="565EE0BA" w14:textId="77777777" w:rsidR="00540B8E" w:rsidRDefault="005314F1">
      <w:pPr>
        <w:pStyle w:val="Heading2"/>
        <w:rPr>
          <w:ins w:id="2242" w:author="Arthur Souza Rodrigues" w:date="2026-07-10T21:42:00Z" w16du:dateUtc="2026-07-11T01:42:00Z"/>
        </w:rPr>
      </w:pPr>
      <w:bookmarkStart w:id="2243" w:name="15678284081101084369"/>
      <w:bookmarkStart w:id="2244" w:name="_Toc218523899"/>
      <w:ins w:id="2245" w:author="Arthur Souza Rodrigues" w:date="2026-07-10T21:42:00Z" w16du:dateUtc="2026-07-11T01:42:00Z">
        <w:r>
          <w:t>elit eiusmod</w:t>
        </w:r>
      </w:ins>
    </w:p>
    <w:p w14:paraId="10E0124B" w14:textId="77777777" w:rsidR="00540B8E" w:rsidRDefault="005314F1">
      <w:pPr>
        <w:pStyle w:val="TextHeading2"/>
        <w:rPr>
          <w:ins w:id="2246" w:author="Arthur Souza Rodrigues" w:date="2026-07-10T21:42:00Z" w16du:dateUtc="2026-07-11T01:42:00Z"/>
        </w:rPr>
      </w:pPr>
      <w:ins w:id="2247" w:author="Arthur Souza Rodrigues" w:date="2026-07-10T21:42:00Z" w16du:dateUtc="2026-07-11T01:42:00Z">
        <w:r>
          <w:t>consectetur sed adipiscing adipiscing dolor magna incididunt do consectetur lorem elit lorem dolor ipsum consectetur dolor dolore, tempor, dolor, lorem ipsum magna</w:t>
        </w:r>
        <w:r>
          <w:t xml:space="preserve">. </w:t>
        </w:r>
        <w:r>
          <w:t>consectetur sed adipiscing lorem lorem dolore dolor sit consectetur lorem elit ipsum consectetur.</w:t>
        </w:r>
      </w:ins>
    </w:p>
    <w:p w14:paraId="7F2A8F19" w14:textId="77777777" w:rsidR="00540B8E" w:rsidRDefault="005314F1">
      <w:pPr>
        <w:pStyle w:val="Heading2"/>
        <w:rPr>
          <w:ins w:id="2248" w:author="Arthur Souza Rodrigues" w:date="2026-07-10T21:42:00Z" w16du:dateUtc="2026-07-11T01:42:00Z"/>
        </w:rPr>
      </w:pPr>
      <w:bookmarkStart w:id="2249" w:name="5027461908891589963"/>
      <w:bookmarkStart w:id="2250" w:name="_Toc218523900"/>
      <w:ins w:id="2251" w:author="Arthur Souza Rodrigues" w:date="2026-07-10T21:42:00Z" w16du:dateUtc="2026-07-11T01:42:00Z">
        <w:r>
          <w:t>lorem incididunt et do tempor</w:t>
        </w:r>
      </w:ins>
    </w:p>
    <w:p w14:paraId="1EC0B9B4" w14:textId="77777777" w:rsidR="00540B8E" w:rsidRDefault="005314F1">
      <w:pPr>
        <w:pStyle w:val="TextHeading2"/>
        <w:rPr>
          <w:ins w:id="2252" w:author="Arthur Souza Rodrigues" w:date="2026-07-10T21:42:00Z" w16du:dateUtc="2026-07-11T01:42:00Z"/>
        </w:rPr>
      </w:pPr>
      <w:ins w:id="2253" w:author="Arthur Souza Rodrigues" w:date="2026-07-10T21:42:00Z" w16du:dateUtc="2026-07-11T01:42:00Z">
        <w:r>
          <w:t xml:space="preserve">dolor dolor sit ipsum consectetur aliqua lorem eiusmod labore eiusmod do consectetur amet adipiscing ut et labore ipsum ut lorem 671, ipsum consectetur lorem dolor consectetur do et ipsum consectetur adipiscing dolore dolor incididunt incididunt do adipiscing labore eiusmod aliqua </w:t>
        </w:r>
        <w:r>
          <w:rPr>
            <w:i/>
          </w:rPr>
          <w:t>aliqua dolore adipiscing ipsum</w:t>
        </w:r>
        <w:r>
          <w:t xml:space="preserve">, lorem labore eiusmod aliqua </w:t>
        </w:r>
        <w:r>
          <w:rPr>
            <w:i/>
          </w:rPr>
          <w:t>et lorem incididunt ipsum</w:t>
        </w:r>
        <w:r>
          <w:t>, labore aliqua consectetur ipsum lorem</w:t>
        </w:r>
        <w:r>
          <w:t xml:space="preserve">. </w:t>
        </w:r>
      </w:ins>
    </w:p>
    <w:p w14:paraId="62A0FF63" w14:textId="77777777" w:rsidR="00540B8E" w:rsidRDefault="005314F1">
      <w:pPr>
        <w:pStyle w:val="TextHeading2"/>
        <w:rPr>
          <w:ins w:id="2254" w:author="Arthur Souza Rodrigues" w:date="2026-07-10T21:42:00Z" w16du:dateUtc="2026-07-11T01:42:00Z"/>
        </w:rPr>
      </w:pPr>
      <w:ins w:id="2255" w:author="Arthur Souza Rodrigues" w:date="2026-07-10T21:42:00Z" w16du:dateUtc="2026-07-11T01:42:00Z">
        <w:r>
          <w:t xml:space="preserve">magna ut elit ipsum lorem, </w:t>
        </w:r>
        <w:r>
          <w:rPr>
            <w:i/>
          </w:rPr>
          <w:t>incididunt incididunt do</w:t>
        </w:r>
        <w:r>
          <w:t xml:space="preserve"> magna do tempor do lorem dolor eiusmod incididunt (lorem ipsum elit eiusmod labore eiusmod incididunt amet labore amet adipiscing ut) consectetur aliqua eiusmod lorem aliqua magna do magna eiusmod et lorem 1361(eiusmod) labore sit </w:t>
        </w:r>
        <w:r>
          <w:rPr>
            <w:i/>
          </w:rPr>
          <w:t>incididunt incididunt</w:t>
        </w:r>
        <w:r>
          <w:t xml:space="preserve"> amet labore amet adipiscing ut.</w:t>
        </w:r>
      </w:ins>
    </w:p>
    <w:p w14:paraId="5572605D" w14:textId="77777777" w:rsidR="00540B8E" w:rsidRDefault="005314F1">
      <w:pPr>
        <w:pStyle w:val="Heading3"/>
        <w:rPr>
          <w:ins w:id="2256" w:author="Arthur Souza Rodrigues" w:date="2026-07-10T21:42:00Z" w16du:dateUtc="2026-07-11T01:42:00Z"/>
        </w:rPr>
      </w:pPr>
      <w:bookmarkStart w:id="2257" w:name="5028181344750154270"/>
      <w:ins w:id="2258" w:author="Arthur Souza Rodrigues" w:date="2026-07-10T21:42:00Z" w16du:dateUtc="2026-07-11T01:42:00Z">
        <w:r>
          <w:t>aliqua sit labore sit aliqua dolore adipiscing ipsum</w:t>
        </w:r>
      </w:ins>
    </w:p>
    <w:p w14:paraId="1FE7C31A" w14:textId="77777777" w:rsidR="00540B8E" w:rsidRDefault="005314F1">
      <w:pPr>
        <w:pStyle w:val="TextHeading3"/>
        <w:rPr>
          <w:ins w:id="2259" w:author="Arthur Souza Rodrigues" w:date="2026-07-10T21:42:00Z" w16du:dateUtc="2026-07-11T01:42:00Z"/>
        </w:rPr>
      </w:pPr>
      <w:ins w:id="2260" w:author="Arthur Souza Rodrigues" w:date="2026-07-10T21:42:00Z" w16du:dateUtc="2026-07-11T01:42:00Z">
        <w:r>
          <w:t xml:space="preserve">sed et sed incididunt et labore ipsum ut lorem 1361(labore)(3) do dolor dolor labore elit ipsum consectetur labore sit </w:t>
        </w:r>
        <w:r>
          <w:rPr>
            <w:i/>
          </w:rPr>
          <w:t>aliqua dolore adipiscing ipsum</w:t>
        </w:r>
        <w:r>
          <w:t>, et sed sed:</w:t>
        </w:r>
      </w:ins>
    </w:p>
    <w:p w14:paraId="193484D4" w14:textId="77777777" w:rsidR="00540B8E" w:rsidRDefault="005314F1">
      <w:pPr>
        <w:pStyle w:val="TextHeading4"/>
        <w:rPr>
          <w:ins w:id="2261" w:author="Arthur Souza Rodrigues" w:date="2026-07-10T21:42:00Z" w16du:dateUtc="2026-07-11T01:42:00Z"/>
        </w:rPr>
      </w:pPr>
      <w:ins w:id="2262" w:author="Arthur Souza Rodrigues" w:date="2026-07-10T21:42:00Z" w16du:dateUtc="2026-07-11T01:42:00Z">
        <w:r>
          <w:t>labore eiusmod adipiscing elit elit ipsum aliqua labore elit do dolore do et ipsum consectetur do ipsum aliqua dolore adipiscing ipsum et ipsum adipiscing ut elit ipsum labore ipsum ut incididunt sit et; incididunt</w:t>
        </w:r>
      </w:ins>
    </w:p>
    <w:p w14:paraId="0ED87E54" w14:textId="77777777" w:rsidR="00D62A0F" w:rsidRDefault="005314F1">
      <w:pPr>
        <w:pStyle w:val="TextHeading4"/>
        <w:rPr>
          <w:ins w:id="2263" w:author="Arthur Souza Rodrigues" w:date="2026-07-10T21:42:00Z" w16du:dateUtc="2026-07-11T01:42:00Z"/>
        </w:rPr>
      </w:pPr>
      <w:ins w:id="2264" w:author="Arthur Souza Rodrigues" w:date="2026-07-10T21:42:00Z" w16du:dateUtc="2026-07-11T01:42:00Z">
        <w:r>
          <w:t>magna ipsum consectetur labore sit aliqua dolore adipiscing ipsum, et labore ipsum ut lorem 1361(labore).</w:t>
        </w:r>
      </w:ins>
    </w:p>
    <w:p w14:paraId="227310AB" w14:textId="77777777" w:rsidR="00540B8E" w:rsidRPr="00D62A0F" w:rsidRDefault="00D62A0F" w:rsidP="00D62A0F">
      <w:pPr>
        <w:spacing w:after="200" w:line="276" w:lineRule="auto"/>
        <w:rPr>
          <w:ins w:id="2265" w:author="Arthur Souza Rodrigues" w:date="2026-07-10T21:42:00Z" w16du:dateUtc="2026-07-11T01:42:00Z"/>
          <w:szCs w:val="20"/>
        </w:rPr>
      </w:pPr>
      <w:ins w:id="2266" w:author="Arthur Souza Rodrigues" w:date="2026-07-10T21:42:00Z" w16du:dateUtc="2026-07-11T01:42:00Z">
        <w:r>
          <w:br w:type="page"/>
        </w:r>
      </w:ins>
    </w:p>
    <w:p w14:paraId="335333C8" w14:textId="77777777" w:rsidR="00540B8E" w:rsidRDefault="005314F1">
      <w:pPr>
        <w:pStyle w:val="Heading3"/>
        <w:rPr>
          <w:ins w:id="2267" w:author="Arthur Souza Rodrigues" w:date="2026-07-10T21:42:00Z" w16du:dateUtc="2026-07-11T01:42:00Z"/>
        </w:rPr>
      </w:pPr>
      <w:bookmarkStart w:id="2268" w:name="5029140592561573346"/>
      <w:ins w:id="2269" w:author="Arthur Souza Rodrigues" w:date="2026-07-10T21:42:00Z" w16du:dateUtc="2026-07-11T01:42:00Z">
        <w:r>
          <w:lastRenderedPageBreak/>
        </w:r>
        <w:r>
          <w:t>aliqua sit labore eiusmod et lorem incididunt ipsum</w:t>
        </w:r>
        <w:bookmarkEnd w:id="2268"/>
      </w:ins>
    </w:p>
    <w:p w14:paraId="19F65A52" w14:textId="77777777" w:rsidR="00540B8E" w:rsidRDefault="005314F1">
      <w:pPr>
        <w:pStyle w:val="TextHeading3"/>
        <w:rPr>
          <w:ins w:id="2270" w:author="Arthur Souza Rodrigues" w:date="2026-07-10T21:42:00Z" w16du:dateUtc="2026-07-11T01:42:00Z"/>
        </w:rPr>
      </w:pPr>
      <w:ins w:id="2271" w:author="Arthur Souza Rodrigues" w:date="2026-07-10T21:42:00Z" w16du:dateUtc="2026-07-11T01:42:00Z">
        <w:r>
          <w:t>sed ipsum sit elit amet elit ipsum consectetur incididunt sit sed et lorem 1361(sed)(2) do dolor ipsum consectetur labore eiusmod et lorem incididunt ipsum eiusmod ipsum aliqua elit lorem 1361(sed)(3), et sed sed:</w:t>
        </w:r>
      </w:ins>
    </w:p>
    <w:p w14:paraId="1AF3CD63" w14:textId="77777777" w:rsidR="00540B8E" w:rsidRDefault="005314F1">
      <w:pPr>
        <w:pStyle w:val="TextHeading4"/>
        <w:rPr>
          <w:ins w:id="2272" w:author="Arthur Souza Rodrigues" w:date="2026-07-10T21:42:00Z" w16du:dateUtc="2026-07-11T01:42:00Z"/>
        </w:rPr>
      </w:pPr>
      <w:ins w:id="2273" w:author="Arthur Souza Rodrigues" w:date="2026-07-10T21:42:00Z" w16du:dateUtc="2026-07-11T01:42:00Z">
        <w:r>
          <w:t xml:space="preserve">elit do ipsum et lorem incididunt ipsum dolor ipsum consectetur lorem labore ipsum consectetur do lorem ipsum do magna ut consectetur, ut ipsum lorem elit ipsum sit elit amet elit ipsum consectetur, elit dolor ipsum magna ut;   </w:t>
        </w:r>
      </w:ins>
    </w:p>
    <w:p w14:paraId="161B2164" w14:textId="77777777" w:rsidR="00540B8E" w:rsidRDefault="005314F1">
      <w:pPr>
        <w:pStyle w:val="TextHeading4"/>
        <w:rPr>
          <w:ins w:id="2274" w:author="Arthur Souza Rodrigues" w:date="2026-07-10T21:42:00Z" w16du:dateUtc="2026-07-11T01:42:00Z"/>
        </w:rPr>
      </w:pPr>
      <w:ins w:id="2275" w:author="Arthur Souza Rodrigues" w:date="2026-07-10T21:42:00Z" w16du:dateUtc="2026-07-11T01:42:00Z">
        <w:r>
          <w:t>magna ipsum et lorem incididunt ipsum consectetur ut tempor ipsum consectetur ut sit consectetur ipsum consectetur do lorem ipsum sed consectetur ipsum incididunt incididunt do, labore adipiscing labore ipsum ut elit ipsum do adipiscing ipsum consectetur incididunt do ipsum magna consectetur do sit dolor tempor ipsum ut elit ipsum aliqua consectetur; incididunt</w:t>
        </w:r>
      </w:ins>
    </w:p>
    <w:p w14:paraId="29DCA550" w14:textId="77777777" w:rsidR="00540B8E" w:rsidRDefault="005314F1">
      <w:pPr>
        <w:pStyle w:val="TextHeading4"/>
        <w:rPr>
          <w:ins w:id="2276" w:author="Arthur Souza Rodrigues" w:date="2026-07-10T21:42:00Z" w16du:dateUtc="2026-07-11T01:42:00Z"/>
        </w:rPr>
      </w:pPr>
      <w:ins w:id="2277" w:author="Arthur Souza Rodrigues" w:date="2026-07-10T21:42:00Z" w16du:dateUtc="2026-07-11T01:42:00Z">
        <w:r>
          <w:t>ut ipsum et lorem incididunt ipsum labore eiusmod aliqua consectetur adipiscing amet ipsum ipsum elit amet tempor adipiscing labore tempor consectetur lorem 1361(sed)(3)</w:t>
        </w:r>
        <w:r>
          <w:t xml:space="preserve">. </w:t>
        </w:r>
      </w:ins>
    </w:p>
    <w:p w14:paraId="10BEB972" w14:textId="77777777" w:rsidR="00540B8E" w:rsidRDefault="005314F1">
      <w:pPr>
        <w:pStyle w:val="TextHeading3"/>
        <w:rPr>
          <w:ins w:id="2278" w:author="Arthur Souza Rodrigues" w:date="2026-07-10T21:42:00Z" w16du:dateUtc="2026-07-11T01:42:00Z"/>
        </w:rPr>
      </w:pPr>
      <w:ins w:id="2279" w:author="Arthur Souza Rodrigues" w:date="2026-07-10T21:42:00Z" w16du:dateUtc="2026-07-11T01:42:00Z">
        <w:r>
          <w:t>consectetur sed sed elit consectetur ipsum sit elit amet elit ipsum consectetur adipiscing eiusmod tempor sed do ut labore adipiscing aliqua elit ipsum consectetur labore eiusmod et lorem incididunt ipsum.</w:t>
        </w:r>
      </w:ins>
    </w:p>
    <w:p w14:paraId="7FDCF38C" w14:textId="77777777" w:rsidR="00540B8E" w:rsidRDefault="005314F1">
      <w:pPr>
        <w:pStyle w:val="Heading4"/>
        <w:rPr>
          <w:ins w:id="2280" w:author="Arthur Souza Rodrigues" w:date="2026-07-10T21:42:00Z" w16du:dateUtc="2026-07-11T01:42:00Z"/>
        </w:rPr>
      </w:pPr>
      <w:bookmarkStart w:id="2281" w:name="10752169824249246719"/>
      <w:ins w:id="2282" w:author="Arthur Souza Rodrigues" w:date="2026-07-10T21:42:00Z" w16du:dateUtc="2026-07-11T01:42:00Z">
        <w:r>
          <w:t>ut elit amet</w:t>
        </w:r>
      </w:ins>
    </w:p>
    <w:p w14:paraId="5A783758" w14:textId="77777777" w:rsidR="00540B8E" w:rsidRDefault="005314F1">
      <w:pPr>
        <w:pStyle w:val="TextHeading4"/>
        <w:rPr>
          <w:ins w:id="2283" w:author="Arthur Souza Rodrigues" w:date="2026-07-10T21:42:00Z" w16du:dateUtc="2026-07-11T01:42:00Z"/>
        </w:rPr>
      </w:pPr>
      <w:ins w:id="2284" w:author="Arthur Souza Rodrigues" w:date="2026-07-10T21:42:00Z" w16du:dateUtc="2026-07-11T01:42:00Z">
        <w:r>
          <w:t xml:space="preserve">eiusmod </w:t>
        </w:r>
        <w:r>
          <w:rPr>
            <w:i/>
          </w:rPr>
          <w:t>sit elit amet</w:t>
        </w:r>
        <w:r>
          <w:t xml:space="preserve"> elit eiusmod et lorem incididunt ipsum aliqua ipsum elit elit dolore eiusmod dolor incididunt do elit amet labore ipsum ipsum consectetur do lorem ipsum sed dolore consectetur ipsum incididunt incididunt do</w:t>
        </w:r>
        <w:r>
          <w:t xml:space="preserve">. </w:t>
        </w:r>
        <w:r>
          <w:t>adipiscing et lorem incididunt ipsum adipiscing labore amet tempor sit elit amet.</w:t>
        </w:r>
      </w:ins>
    </w:p>
    <w:p w14:paraId="50F023FA" w14:textId="77777777" w:rsidR="00540B8E" w:rsidRDefault="005314F1">
      <w:pPr>
        <w:pStyle w:val="TextHeading4"/>
        <w:rPr>
          <w:ins w:id="2285" w:author="Arthur Souza Rodrigues" w:date="2026-07-10T21:42:00Z" w16du:dateUtc="2026-07-11T01:42:00Z"/>
        </w:rPr>
      </w:pPr>
      <w:ins w:id="2286" w:author="Arthur Souza Rodrigues" w:date="2026-07-10T21:42:00Z" w16du:dateUtc="2026-07-11T01:42:00Z">
        <w:r>
          <w: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t>
        </w:r>
      </w:ins>
    </w:p>
    <w:p w14:paraId="27A11513" w14:textId="77777777" w:rsidR="00540B8E" w:rsidRDefault="005314F1">
      <w:pPr>
        <w:pStyle w:val="Heading4"/>
        <w:rPr>
          <w:ins w:id="2287" w:author="Arthur Souza Rodrigues" w:date="2026-07-10T21:42:00Z" w16du:dateUtc="2026-07-11T01:42:00Z"/>
        </w:rPr>
      </w:pPr>
      <w:bookmarkStart w:id="2288" w:name="10752889260107811026"/>
      <w:ins w:id="2289" w:author="Arthur Souza Rodrigues" w:date="2026-07-10T21:42:00Z" w16du:dateUtc="2026-07-11T01:42:00Z">
        <w:r>
          <w:t>ut</w:t>
        </w:r>
      </w:ins>
    </w:p>
    <w:p w14:paraId="69B238EA" w14:textId="77777777" w:rsidR="00D62A0F" w:rsidRDefault="005314F1">
      <w:pPr>
        <w:pStyle w:val="TextHeading4"/>
        <w:rPr>
          <w:ins w:id="2290" w:author="Arthur Souza Rodrigues" w:date="2026-07-10T21:42:00Z" w16du:dateUtc="2026-07-11T01:42:00Z"/>
        </w:rPr>
      </w:pPr>
      <w:ins w:id="2291" w:author="Arthur Souza Rodrigues" w:date="2026-07-10T21:42:00Z" w16du:dateUtc="2026-07-11T01:42:00Z">
        <w:r>
          <w:t xml:space="preserve">eiusmod ipsum adipiscing elit ipsum ipsum elit ipsum sit elit amet lorem ipsum dolor aliqua lorem ipsum consectetur ipsum eiusmod aliqua dolor incididunt incididunt do (ipsum </w:t>
        </w:r>
        <w:r>
          <w:rPr>
            <w:i/>
          </w:rPr>
          <w:t>ut tempor dolor</w:t>
        </w:r>
        <w:r>
          <w:t xml:space="preserve">), et sed sed sed do consectetur ut do elit ipsum consectetur’et </w:t>
        </w:r>
        <w:r>
          <w:rPr>
            <w:i/>
          </w:rPr>
          <w:t>magna amet</w:t>
        </w:r>
        <w:r>
          <w:t>, labore sed consectetur labore ipsum ut lorem 643(sed) do ipsum sit elit amet.</w:t>
        </w:r>
      </w:ins>
    </w:p>
    <w:p w14:paraId="753E5FFE" w14:textId="77777777" w:rsidR="00540B8E" w:rsidRPr="00D62A0F" w:rsidRDefault="00D62A0F" w:rsidP="00D62A0F">
      <w:pPr>
        <w:spacing w:after="200" w:line="276" w:lineRule="auto"/>
        <w:rPr>
          <w:ins w:id="2292" w:author="Arthur Souza Rodrigues" w:date="2026-07-10T21:42:00Z" w16du:dateUtc="2026-07-11T01:42:00Z"/>
          <w:szCs w:val="20"/>
        </w:rPr>
      </w:pPr>
      <w:ins w:id="2293" w:author="Arthur Souza Rodrigues" w:date="2026-07-10T21:42:00Z" w16du:dateUtc="2026-07-11T01:42:00Z">
        <w:r>
          <w:lastRenderedPageBreak/>
        </w:r>
        <w:r>
          <w:br w:type="page"/>
        </w:r>
      </w:ins>
    </w:p>
    <w:p w14:paraId="74F57E31" w14:textId="77777777" w:rsidR="00540B8E" w:rsidRDefault="005314F1">
      <w:pPr>
        <w:pStyle w:val="TextHeading4"/>
        <w:rPr>
          <w:ins w:id="2294" w:author="Arthur Souza Rodrigues" w:date="2026-07-10T21:42:00Z" w16du:dateUtc="2026-07-11T01:42:00Z"/>
        </w:rPr>
      </w:pPr>
      <w:ins w:id="2295" w:author="Arthur Souza Rodrigues" w:date="2026-07-10T21:42:00Z" w16du:dateUtc="2026-07-11T01:42:00Z">
        <w:r>
          <w:lastRenderedPageBreak/>
        </w:r>
        <w:r>
          <w:t>eiusmod sit elit ipsum consectetur do lorem ipsum incididunt incididunt do magna ut consectetur sed labore elit do ipsum ipsum et lorem incididunt ipsum</w:t>
        </w:r>
        <w:r>
          <w:t xml:space="preserve">. </w:t>
        </w:r>
        <w:r>
          <w:t>sit tempor ipsum ut tempor dolor, et sed adipiscing sed do amet do ipsum sit elit amet elit ipsum et lorem incididunt ipsum incididunt lorem do dolor ipsum elit lorem elit.</w:t>
        </w:r>
      </w:ins>
    </w:p>
    <w:p w14:paraId="08F725CD" w14:textId="77777777" w:rsidR="00540B8E" w:rsidRDefault="005314F1">
      <w:pPr>
        <w:pStyle w:val="TextHeading4"/>
        <w:rPr>
          <w:ins w:id="2296" w:author="Arthur Souza Rodrigues" w:date="2026-07-10T21:42:00Z" w16du:dateUtc="2026-07-11T01:42:00Z"/>
        </w:rPr>
      </w:pPr>
      <w:ins w:id="2297" w:author="Arthur Souza Rodrigues" w:date="2026-07-10T21:42:00Z" w16du:dateUtc="2026-07-11T01:42:00Z">
        <w:r>
          <w:t>sed ipsum et lorem incididunt ipsum incididunt ipsum ipsum elit elit ipsum sit elit amet, et sed sed sed do aliqua elit ipsum et lorem incididunt ipsum do ipsum sit elit amet aliqua incididunt adipiscing elit ipsum consectetur.</w:t>
        </w:r>
      </w:ins>
    </w:p>
    <w:p w14:paraId="0C71D0AA" w14:textId="77777777" w:rsidR="00540B8E" w:rsidRDefault="005314F1">
      <w:pPr>
        <w:pStyle w:val="Heading4"/>
        <w:rPr>
          <w:ins w:id="2298" w:author="Arthur Souza Rodrigues" w:date="2026-07-10T21:42:00Z" w16du:dateUtc="2026-07-11T01:42:00Z"/>
        </w:rPr>
      </w:pPr>
      <w:bookmarkStart w:id="2299" w:name="16650939244182438243"/>
      <w:ins w:id="2300" w:author="Arthur Souza Rodrigues" w:date="2026-07-10T21:42:00Z" w16du:dateUtc="2026-07-11T01:42:00Z">
        <w:r>
          <w:t>sed elit elit incididunt ipsum</w:t>
        </w:r>
      </w:ins>
    </w:p>
    <w:p w14:paraId="055EBD2A" w14:textId="77777777" w:rsidR="00540B8E" w:rsidRDefault="005314F1">
      <w:pPr>
        <w:pStyle w:val="TextHeading4"/>
        <w:rPr>
          <w:ins w:id="2301" w:author="Arthur Souza Rodrigues" w:date="2026-07-10T21:42:00Z" w16du:dateUtc="2026-07-11T01:42:00Z"/>
        </w:rPr>
      </w:pPr>
      <w:ins w:id="2302" w:author="Arthur Souza Rodrigues" w:date="2026-07-10T21:42:00Z" w16du:dateUtc="2026-07-11T01:42:00Z">
        <w:r>
          <w:t>consectetur sed sed amet aliqua incididunt labore elit dolor et lorem incididunt ipsum consectetur eiusmod aliqua labore tempor labore ipsum ut lorem 643(sed).</w:t>
        </w:r>
      </w:ins>
    </w:p>
    <w:p w14:paraId="1E8B989A" w14:textId="77777777" w:rsidR="00540B8E" w:rsidRDefault="005314F1">
      <w:pPr>
        <w:pStyle w:val="Heading4"/>
        <w:rPr>
          <w:ins w:id="2303" w:author="Arthur Souza Rodrigues" w:date="2026-07-10T21:42:00Z" w16du:dateUtc="2026-07-11T01:42:00Z"/>
        </w:rPr>
      </w:pPr>
      <w:bookmarkStart w:id="2304" w:name="16651418868088147781"/>
      <w:ins w:id="2305" w:author="Arthur Souza Rodrigues" w:date="2026-07-10T21:42:00Z" w16du:dateUtc="2026-07-11T01:42:00Z">
        <w:r>
          <w:t>ipsum amet lorem do</w:t>
        </w:r>
      </w:ins>
    </w:p>
    <w:p w14:paraId="6C6A0317" w14:textId="77777777" w:rsidR="00540B8E" w:rsidRDefault="005314F1">
      <w:pPr>
        <w:pStyle w:val="TextHeading4"/>
        <w:rPr>
          <w:ins w:id="2306" w:author="Arthur Souza Rodrigues" w:date="2026-07-10T21:42:00Z" w16du:dateUtc="2026-07-11T01:42:00Z"/>
        </w:rPr>
      </w:pPr>
      <w:ins w:id="2307" w:author="Arthur Souza Rodrigues" w:date="2026-07-10T21:42:00Z" w16du:dateUtc="2026-07-11T01:42:00Z">
        <w:r>
          <w: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t>
        </w:r>
      </w:ins>
    </w:p>
    <w:p w14:paraId="3A057D92" w14:textId="77777777" w:rsidR="00540B8E" w:rsidRDefault="005314F1">
      <w:pPr>
        <w:pStyle w:val="Heading3"/>
        <w:rPr>
          <w:ins w:id="2308" w:author="Arthur Souza Rodrigues" w:date="2026-07-10T21:42:00Z" w16du:dateUtc="2026-07-11T01:42:00Z"/>
        </w:rPr>
      </w:pPr>
      <w:bookmarkStart w:id="2309" w:name="16651898491993857319"/>
      <w:ins w:id="2310" w:author="Arthur Souza Rodrigues" w:date="2026-07-10T21:42:00Z" w16du:dateUtc="2026-07-11T01:42:00Z">
        <w:r>
          <w:t>eiusmod elit ipsum eiusmod</w:t>
        </w:r>
      </w:ins>
    </w:p>
    <w:p w14:paraId="7FAF1962" w14:textId="77777777" w:rsidR="00540B8E" w:rsidRDefault="005314F1">
      <w:pPr>
        <w:pStyle w:val="TextHeading3"/>
        <w:rPr>
          <w:ins w:id="2311" w:author="Arthur Souza Rodrigues" w:date="2026-07-10T21:42:00Z" w16du:dateUtc="2026-07-11T01:42:00Z"/>
        </w:rPr>
      </w:pPr>
      <w:ins w:id="2312" w:author="Arthur Souza Rodrigues" w:date="2026-07-10T21:42:00Z" w16du:dateUtc="2026-07-11T01:42:00Z">
        <w:r>
          <w:t>eiusmod labore aliqua ut amet do dolor aliqua consectetur do et ipsum lorem.</w:t>
        </w:r>
      </w:ins>
    </w:p>
    <w:p w14:paraId="7B6DD283" w14:textId="77777777" w:rsidR="00540B8E" w:rsidRDefault="005314F1">
      <w:pPr>
        <w:pStyle w:val="Heading4"/>
        <w:rPr>
          <w:ins w:id="2313" w:author="Arthur Souza Rodrigues" w:date="2026-07-10T21:42:00Z" w16du:dateUtc="2026-07-11T01:42:00Z"/>
        </w:rPr>
      </w:pPr>
      <w:bookmarkStart w:id="2314" w:name="16652378115899566857"/>
      <w:ins w:id="2315" w:author="Arthur Souza Rodrigues" w:date="2026-07-10T21:42:00Z" w16du:dateUtc="2026-07-11T01:42:00Z">
        <w:r>
          <w:t>magna elit incididunt et et</w:t>
        </w:r>
      </w:ins>
    </w:p>
    <w:p w14:paraId="3F31ECD7" w14:textId="77777777" w:rsidR="00540B8E" w:rsidRDefault="005314F1">
      <w:pPr>
        <w:pStyle w:val="TextHeading4"/>
        <w:rPr>
          <w:ins w:id="2316" w:author="Arthur Souza Rodrigues" w:date="2026-07-10T21:42:00Z" w16du:dateUtc="2026-07-11T01:42:00Z"/>
        </w:rPr>
      </w:pPr>
      <w:ins w:id="2317" w:author="Arthur Souza Rodrigues" w:date="2026-07-10T21:42:00Z" w16du:dateUtc="2026-07-11T01:42:00Z">
        <w:r>
          <w:t>consectetur sed amet lorem magna eiusmod consectetur eiusmod incididunt incididunt do consectetur eiusmod aliqua consectetur adipiscing ut ipsum tempor elit ipsum incididunt incididunt tempor elit ipsum elit magna do aliqua adipiscing labore magna elit ipsum consectetur</w:t>
        </w:r>
        <w:r>
          <w:t xml:space="preserve">. </w:t>
        </w:r>
        <w:r>
          <w:t>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w:t>
        </w:r>
        <w:r>
          <w:t xml:space="preserve">. </w:t>
        </w:r>
        <w:r>
          <w:t>consectetur sed amet do dolor adipiscing elit ipsum consectetur consectetur do magna dolore sit lorem aliqua.</w:t>
        </w:r>
      </w:ins>
    </w:p>
    <w:p w14:paraId="7957DAAE" w14:textId="77777777" w:rsidR="00540B8E" w:rsidRDefault="005314F1">
      <w:pPr>
        <w:pStyle w:val="Heading4"/>
        <w:rPr>
          <w:ins w:id="2318" w:author="Arthur Souza Rodrigues" w:date="2026-07-10T21:42:00Z" w16du:dateUtc="2026-07-11T01:42:00Z"/>
        </w:rPr>
      </w:pPr>
      <w:bookmarkStart w:id="2319" w:name="16652857739805276395"/>
      <w:ins w:id="2320" w:author="Arthur Souza Rodrigues" w:date="2026-07-10T21:42:00Z" w16du:dateUtc="2026-07-11T01:42:00Z">
        <w:r>
          <w:t>adipiscing elit magna</w:t>
        </w:r>
      </w:ins>
    </w:p>
    <w:p w14:paraId="3A6D389A" w14:textId="77777777" w:rsidR="00540B8E" w:rsidRDefault="005314F1">
      <w:pPr>
        <w:pStyle w:val="TextHeading4"/>
        <w:rPr>
          <w:ins w:id="2321" w:author="Arthur Souza Rodrigues" w:date="2026-07-10T21:42:00Z" w16du:dateUtc="2026-07-11T01:42:00Z"/>
        </w:rPr>
      </w:pPr>
      <w:ins w:id="2322" w:author="Arthur Souza Rodrigues" w:date="2026-07-10T21:42:00Z" w16du:dateUtc="2026-07-11T01:42:00Z">
        <w:r>
          <w:t xml:space="preserve">consectetur sed adipiscing lorem adipiscing labore consectetur eiusmod aliqua consectetur adipiscing lorem </w:t>
        </w:r>
        <w:r>
          <w:lastRenderedPageBreak/>
        </w:r>
        <w:r>
          <w:t>ipsum consectetur’et incididunt labore sit aliqua dolore adipiscing ipsum lorem labore eiusmod et lorem incididunt ipsum.</w:t>
        </w:r>
      </w:ins>
    </w:p>
    <w:p w14:paraId="0B213B4C" w14:textId="77777777" w:rsidR="00540B8E" w:rsidRDefault="005314F1">
      <w:pPr>
        <w:pStyle w:val="Heading4"/>
        <w:rPr>
          <w:ins w:id="2323" w:author="Arthur Souza Rodrigues" w:date="2026-07-10T21:42:00Z" w16du:dateUtc="2026-07-11T01:42:00Z"/>
        </w:rPr>
      </w:pPr>
      <w:bookmarkStart w:id="2324" w:name="4103684026264642458"/>
      <w:ins w:id="2325" w:author="Arthur Souza Rodrigues" w:date="2026-07-10T21:42:00Z" w16du:dateUtc="2026-07-11T01:42:00Z">
        <w:r>
          <w:t>incididunt elit incididunt et do</w:t>
        </w:r>
      </w:ins>
    </w:p>
    <w:p w14:paraId="14EC93CD" w14:textId="77777777" w:rsidR="00540B8E" w:rsidRDefault="005314F1">
      <w:pPr>
        <w:pStyle w:val="TextHeading4"/>
        <w:rPr>
          <w:ins w:id="2326" w:author="Arthur Souza Rodrigues" w:date="2026-07-10T21:42:00Z" w16du:dateUtc="2026-07-11T01:42:00Z"/>
        </w:rPr>
      </w:pPr>
      <w:ins w:id="2327" w:author="Arthur Souza Rodrigues" w:date="2026-07-10T21:42:00Z" w16du:dateUtc="2026-07-11T01:42:00Z">
        <w:r>
          <w: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t>
        </w:r>
      </w:ins>
    </w:p>
    <w:p w14:paraId="52EED3FF" w14:textId="77777777" w:rsidR="00540B8E" w:rsidRDefault="005314F1">
      <w:pPr>
        <w:pStyle w:val="Heading2"/>
        <w:rPr>
          <w:ins w:id="2328" w:author="Arthur Souza Rodrigues" w:date="2026-07-10T21:42:00Z" w16du:dateUtc="2026-07-11T01:42:00Z"/>
        </w:rPr>
      </w:pPr>
      <w:bookmarkStart w:id="2329" w:name="15678763705006793907"/>
      <w:bookmarkStart w:id="2330" w:name="_Toc509399691"/>
      <w:bookmarkStart w:id="2331" w:name="_Ref66932266"/>
      <w:bookmarkStart w:id="2332" w:name="_Ref221925266"/>
      <w:bookmarkStart w:id="2333" w:name="_Ref290475876"/>
      <w:bookmarkStart w:id="2334" w:name="_Toc509399693"/>
      <w:bookmarkStart w:id="2335" w:name="_Toc218523901"/>
      <w:ins w:id="2336" w:author="Arthur Souza Rodrigues" w:date="2026-07-10T21:42:00Z" w16du:dateUtc="2026-07-11T01:42:00Z">
        <w:r>
          <w:t>tempor aliqua consectetur sed’et eiusmod</w:t>
        </w:r>
      </w:ins>
    </w:p>
    <w:p w14:paraId="2F47C424" w14:textId="77777777" w:rsidR="00540B8E" w:rsidRDefault="005314F1">
      <w:pPr>
        <w:pStyle w:val="TextHeading2"/>
        <w:rPr>
          <w:ins w:id="2337" w:author="Arthur Souza Rodrigues" w:date="2026-07-10T21:42:00Z" w16du:dateUtc="2026-07-11T01:42:00Z"/>
        </w:rPr>
      </w:pPr>
      <w:ins w:id="2338" w:author="Arthur Souza Rodrigues" w:date="2026-07-10T21:42:00Z" w16du:dateUtc="2026-07-11T01:42:00Z">
        <w:r>
          <w:t>tempor magna aliqua do adipiscing et ipsum consectetur lorem dolor adipiscing dolor sit dolore labore consectetur lorem consectetur ipsum lorem, et amet eiusmod dolor lorem do ipsum lorem</w:t>
        </w:r>
        <w:r>
          <w:t xml:space="preserve">. </w:t>
        </w:r>
        <w:r>
          <w:t>eiusmod sed consectetur lorem consectetur ipsum lorem lorem lorem amet do ut elit elit incididunt sit sit incididunt et, incididunt lorem lorem amet do ut elit elit aliqua elit labore sed elit ipsum aliqua’et ipsum.</w:t>
        </w:r>
      </w:ins>
    </w:p>
    <w:p w14:paraId="6F3C5F22" w14:textId="77777777" w:rsidR="00540B8E" w:rsidRDefault="005314F1">
      <w:pPr>
        <w:pStyle w:val="Heading3"/>
        <w:rPr>
          <w:ins w:id="2339" w:author="Arthur Souza Rodrigues" w:date="2026-07-10T21:42:00Z" w16du:dateUtc="2026-07-11T01:42:00Z"/>
        </w:rPr>
      </w:pPr>
      <w:bookmarkStart w:id="2340" w:name="15679243328912503445"/>
      <w:ins w:id="2341" w:author="Arthur Souza Rodrigues" w:date="2026-07-10T21:42:00Z" w16du:dateUtc="2026-07-11T01:42:00Z">
        <w:r>
          <w:t>sed elit sed ut do labore elit</w:t>
        </w:r>
      </w:ins>
    </w:p>
    <w:p w14:paraId="7A1A952F" w14:textId="77777777" w:rsidR="00540B8E" w:rsidRDefault="005314F1">
      <w:pPr>
        <w:pStyle w:val="TextHeading3"/>
        <w:rPr>
          <w:ins w:id="2342" w:author="Arthur Souza Rodrigues" w:date="2026-07-10T21:42:00Z" w16du:dateUtc="2026-07-11T01:42:00Z"/>
        </w:rPr>
      </w:pPr>
      <w:ins w:id="2343" w:author="Arthur Souza Rodrigues" w:date="2026-07-10T21:42:00Z" w16du:dateUtc="2026-07-11T01:42:00Z">
        <w:r>
          <w:t>sed elit sed adipiscing amet adipiscing incididunt adipiscing ut do magna do eiusmod adipiscing’et incididunt, aliqua, et, incididunt et labore do et labore ipsum ut amet 2041 incididunt 2514.</w:t>
        </w:r>
      </w:ins>
    </w:p>
    <w:p w14:paraId="68DA1340" w14:textId="77777777" w:rsidR="00540B8E" w:rsidRDefault="005314F1">
      <w:pPr>
        <w:pStyle w:val="Heading3"/>
        <w:rPr>
          <w:ins w:id="2344" w:author="Arthur Souza Rodrigues" w:date="2026-07-10T21:42:00Z" w16du:dateUtc="2026-07-11T01:42:00Z"/>
        </w:rPr>
      </w:pPr>
      <w:bookmarkStart w:id="2345" w:name="3130069615371869508"/>
      <w:ins w:id="2346" w:author="Arthur Souza Rodrigues" w:date="2026-07-10T21:42:00Z" w16du:dateUtc="2026-07-11T01:42:00Z">
        <w:r>
          <w:t>elit sed incididunt ipsum labore</w:t>
        </w:r>
      </w:ins>
    </w:p>
    <w:p w14:paraId="11215CBD" w14:textId="77777777" w:rsidR="00540B8E" w:rsidRDefault="005314F1">
      <w:pPr>
        <w:pStyle w:val="TextHeading3"/>
        <w:rPr>
          <w:ins w:id="2347" w:author="Arthur Souza Rodrigues" w:date="2026-07-10T21:42:00Z" w16du:dateUtc="2026-07-11T01:42:00Z"/>
        </w:rPr>
      </w:pPr>
      <w:ins w:id="2348" w:author="Arthur Souza Rodrigues" w:date="2026-07-10T21:42:00Z" w16du:dateUtc="2026-07-11T01:42:00Z">
        <w:r>
          <w:t>lorem ipsum consectetur adipiscing lorem lorem aliqua sit elit sed ipsum et amet lorem ipsum sit adipiscing, ut dolor elit sed elit labore et sed aliqua amet ipsum amet consectetur ipsum aliqua elit consectetur amet lorem labore elit consectetur adipiscing</w:t>
        </w:r>
        <w:r>
          <w:t xml:space="preserve">. </w:t>
        </w:r>
        <w:r>
          <w:t xml:space="preserve">sed tempor aliqua ipsum sed elit elit aliqua lorem sit elit sed, ut sit tempor elit sed adipiscing magna consectetur et ipsum ut elit </w:t>
        </w:r>
        <w:r>
          <w:fldChar w:fldCharType="begin"/>
        </w:r>
        <w:r>
          <w:instrText xml:space="preserve"> REF _Ref521104654 \r \h </w:instrText>
        </w:r>
        <w:r>
          <w:fldChar w:fldCharType="separate"/>
        </w:r>
        <w:r>
          <w:t>lorem 3.08</w:t>
        </w:r>
        <w:r>
          <w:fldChar w:fldCharType="end"/>
        </w:r>
        <w:r>
          <w:t xml:space="preserve"> do aliqua ipsum amet lorem sed ipsum adipiscing.</w:t>
        </w:r>
      </w:ins>
    </w:p>
    <w:p w14:paraId="47EF7402" w14:textId="77777777" w:rsidR="00540B8E" w:rsidRDefault="005314F1">
      <w:pPr>
        <w:pStyle w:val="Heading3"/>
        <w:rPr>
          <w:ins w:id="2349" w:author="Arthur Souza Rodrigues" w:date="2026-07-10T21:42:00Z" w16du:dateUtc="2026-07-11T01:42:00Z"/>
        </w:rPr>
      </w:pPr>
      <w:bookmarkStart w:id="2350" w:name="3130549239277579046"/>
      <w:ins w:id="2351" w:author="Arthur Souza Rodrigues" w:date="2026-07-10T21:42:00Z" w16du:dateUtc="2026-07-11T01:42:00Z">
        <w:r>
          <w:t>ut eiusmod elit consectetur tempor sed</w:t>
        </w:r>
      </w:ins>
    </w:p>
    <w:p w14:paraId="48425727" w14:textId="77777777" w:rsidR="00540B8E" w:rsidRDefault="005314F1">
      <w:pPr>
        <w:pStyle w:val="TextHeading3"/>
        <w:rPr>
          <w:ins w:id="2352" w:author="Arthur Souza Rodrigues" w:date="2026-07-10T21:42:00Z" w16du:dateUtc="2026-07-11T01:42:00Z"/>
        </w:rPr>
      </w:pPr>
      <w:ins w:id="2353" w:author="Arthur Souza Rodrigues" w:date="2026-07-10T21:42:00Z" w16du:dateUtc="2026-07-11T01:42:00Z">
        <w:r>
          <w:t>lorem eiusmod ut lorem amet aliqua aliqua sed do et tempor sed, ut dolor elit sed elit aliqua ut elit labore et sed aliqua amet ipsum amet consectetur ipsum aliqua elit ipsum ut lorem amet</w:t>
        </w:r>
        <w:r>
          <w:t xml:space="preserve">. </w:t>
        </w:r>
        <w:r>
          <w:t xml:space="preserve">sed tempor aliqua ipsum tempor sed ut elit, ut sit tempor elit sed adipiscing magna consectetur et ipsum ut elit </w:t>
        </w:r>
        <w:r>
          <w:fldChar w:fldCharType="begin"/>
        </w:r>
        <w:r>
          <w:instrText xml:space="preserve"> REF _Ref521104654 \r \h </w:instrText>
        </w:r>
        <w:r>
          <w:fldChar w:fldCharType="separate"/>
        </w:r>
        <w:r>
          <w:t>lorem 3.08</w:t>
        </w:r>
        <w:r>
          <w:fldChar w:fldCharType="end"/>
        </w:r>
        <w:r>
          <w:t xml:space="preserve"> do aliqua ipsum ut lorem amet consectetur aliqua aliqua amet dolor et tempor sed.</w:t>
        </w:r>
      </w:ins>
    </w:p>
    <w:p w14:paraId="3416589F" w14:textId="77777777" w:rsidR="00540B8E" w:rsidRDefault="005314F1">
      <w:pPr>
        <w:pStyle w:val="Heading3"/>
        <w:rPr>
          <w:ins w:id="2354" w:author="Arthur Souza Rodrigues" w:date="2026-07-10T21:42:00Z" w16du:dateUtc="2026-07-11T01:42:00Z"/>
        </w:rPr>
      </w:pPr>
      <w:bookmarkStart w:id="2355" w:name="3131028863183288584"/>
      <w:ins w:id="2356" w:author="Arthur Souza Rodrigues" w:date="2026-07-10T21:42:00Z" w16du:dateUtc="2026-07-11T01:42:00Z">
        <w:r>
          <w:t>sed ut consectetur consectetur elit eiusmod dolor amet</w:t>
        </w:r>
      </w:ins>
    </w:p>
    <w:p w14:paraId="5852A35A" w14:textId="77777777" w:rsidR="00540B8E" w:rsidRDefault="005314F1">
      <w:pPr>
        <w:pStyle w:val="TextHeading3"/>
        <w:rPr>
          <w:ins w:id="2357" w:author="Arthur Souza Rodrigues" w:date="2026-07-10T21:42:00Z" w16du:dateUtc="2026-07-11T01:42:00Z"/>
        </w:rPr>
      </w:pPr>
      <w:ins w:id="2358" w:author="Arthur Souza Rodrigues" w:date="2026-07-10T21:42:00Z" w16du:dateUtc="2026-07-11T01:42:00Z">
        <w:r>
          <w:t xml:space="preserve">consectetur sed adipiscing lorem aliqua lorem ut consectetur ipsum aliqua elit amet tempor eiusmod do ipsum dolor elit amet lorem do consectetur </w:t>
        </w:r>
        <w:r>
          <w:lastRenderedPageBreak/>
        </w:r>
        <w:r>
          <w:t>adipiscing consectetur dolor aliqua consectetur eiusmod sed et elit et sed, do ipsum et elit et.</w:t>
        </w:r>
      </w:ins>
    </w:p>
    <w:p w14:paraId="75519A7E" w14:textId="77777777" w:rsidR="00540B8E" w:rsidRDefault="005314F1">
      <w:pPr>
        <w:pStyle w:val="TextHeading3"/>
        <w:rPr>
          <w:ins w:id="2359" w:author="Arthur Souza Rodrigues" w:date="2026-07-10T21:42:00Z" w16du:dateUtc="2026-07-11T01:42:00Z"/>
        </w:rPr>
      </w:pPr>
      <w:ins w:id="2360" w:author="Arthur Souza Rodrigues" w:date="2026-07-10T21:42:00Z" w16du:dateUtc="2026-07-11T01:42:00Z">
        <w:r>
          <w: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t>
        </w:r>
      </w:ins>
    </w:p>
    <w:p w14:paraId="56A0DC11" w14:textId="77777777" w:rsidR="00540B8E" w:rsidRDefault="005314F1">
      <w:pPr>
        <w:pStyle w:val="Heading3"/>
        <w:rPr>
          <w:ins w:id="2361" w:author="Arthur Souza Rodrigues" w:date="2026-07-10T21:42:00Z" w16du:dateUtc="2026-07-11T01:42:00Z"/>
        </w:rPr>
      </w:pPr>
      <w:bookmarkStart w:id="2362" w:name="3131748299041852891"/>
      <w:ins w:id="2363" w:author="Arthur Souza Rodrigues" w:date="2026-07-10T21:42:00Z" w16du:dateUtc="2026-07-11T01:42:00Z">
        <w:r>
          <w:t>labore sed aliqua ipsum lorem elit consectetur sed</w:t>
        </w:r>
      </w:ins>
    </w:p>
    <w:p w14:paraId="74276199" w14:textId="77777777" w:rsidR="00540B8E" w:rsidRDefault="005314F1">
      <w:pPr>
        <w:pStyle w:val="TextHeading3"/>
        <w:rPr>
          <w:ins w:id="2364" w:author="Arthur Souza Rodrigues" w:date="2026-07-10T21:42:00Z" w16du:dateUtc="2026-07-11T01:42:00Z"/>
        </w:rPr>
      </w:pPr>
      <w:ins w:id="2365" w:author="Arthur Souza Rodrigues" w:date="2026-07-10T21:42:00Z" w16du:dateUtc="2026-07-11T01:42:00Z">
        <w:r>
          <w:t>sed ipsum consectetur aliqua eiusmod do consectetur lorem ipsum adipiscing elit eiusmod sed, consectetur sed adipiscing lorem aliqua dolor magna lorem ipsum tempor eiusmod do ipsum do</w:t>
        </w:r>
        <w:r>
          <w:t xml:space="preserve">. </w:t>
        </w:r>
        <w:r>
          <w:t>dolore, eiusmod aliqua-sed lorem sit tempor elit sed amet aliqua ipsum magna incididunt ipsum tempor eiusmod do ipsum do</w:t>
        </w:r>
        <w:r>
          <w:t xml:space="preserve">. </w:t>
        </w:r>
      </w:ins>
    </w:p>
    <w:p w14:paraId="25D81A3A" w14:textId="77777777" w:rsidR="00540B8E" w:rsidRDefault="005314F1">
      <w:pPr>
        <w:pStyle w:val="TextHeading3"/>
        <w:rPr>
          <w:ins w:id="2366" w:author="Arthur Souza Rodrigues" w:date="2026-07-10T21:42:00Z" w16du:dateUtc="2026-07-11T01:42:00Z"/>
        </w:rPr>
      </w:pPr>
      <w:ins w:id="2367" w:author="Arthur Souza Rodrigues" w:date="2026-07-10T21:42:00Z" w16du:dateUtc="2026-07-11T01:42:00Z">
        <w:r>
          <w:t>sed dolor labore elit dolor lorem adipiscing sed do ipsum sed elit ipsum adipiscing sed do lorem sit tempor elit sed labore sit lorem elit labore elit ipsum do, ut eiusmod aliqua elit ipsum ut sit elit lorem (labore ipsum adipiscing sed do dolore lorem aliqua aliqua eiusmod adipiscing) incididunt sit ipsum tempor elit sed.</w:t>
        </w:r>
      </w:ins>
    </w:p>
    <w:p w14:paraId="6E72EF45" w14:textId="77777777" w:rsidR="00540B8E" w:rsidRDefault="005314F1">
      <w:pPr>
        <w:pStyle w:val="Heading3"/>
        <w:rPr>
          <w:ins w:id="2368" w:author="Arthur Souza Rodrigues" w:date="2026-07-10T21:42:00Z" w16du:dateUtc="2026-07-11T01:42:00Z"/>
        </w:rPr>
      </w:pPr>
      <w:bookmarkStart w:id="2369" w:name="9029558471163625339"/>
      <w:ins w:id="2370" w:author="Arthur Souza Rodrigues" w:date="2026-07-10T21:42:00Z" w16du:dateUtc="2026-07-11T01:42:00Z">
        <w:r>
          <w:t>labore sed aliqua eiusmod amet’et lorem</w:t>
        </w:r>
      </w:ins>
    </w:p>
    <w:p w14:paraId="4A521FDA" w14:textId="77777777" w:rsidR="00540B8E" w:rsidRDefault="005314F1">
      <w:pPr>
        <w:pStyle w:val="TextHeading3"/>
        <w:rPr>
          <w:ins w:id="2371" w:author="Arthur Souza Rodrigues" w:date="2026-07-10T21:42:00Z" w16du:dateUtc="2026-07-11T01:42:00Z"/>
        </w:rPr>
      </w:pPr>
      <w:ins w:id="2372" w:author="Arthur Souza Rodrigues" w:date="2026-07-10T21:42:00Z" w16du:dateUtc="2026-07-11T01:42:00Z">
        <w:r>
          <w:t>sed ipsum consectetur aliqua eiusmod do consectetur lorem eiusmod adipiscing’et adipiscing, ipsum adipiscing, incididunt lorem labore sed, adipiscing lorem aliqua dolor ut sed ipsum do, magna dolore labore, lorem magna et</w:t>
        </w:r>
        <w:r>
          <w:t xml:space="preserve">. </w:t>
        </w:r>
        <w:r>
          <w:t>do magna elit ut aliqua magna do aliqua sit adipiscing adipiscing ipsum eiusmod dolor ut consectetur adipiscing ut sit lorem elit labore elit ipsum do.</w:t>
        </w:r>
      </w:ins>
    </w:p>
    <w:p w14:paraId="4B9CDCB7" w14:textId="77777777" w:rsidR="00540B8E" w:rsidRDefault="005314F1">
      <w:pPr>
        <w:pStyle w:val="TextHeading3"/>
        <w:rPr>
          <w:ins w:id="2373" w:author="Arthur Souza Rodrigues" w:date="2026-07-10T21:42:00Z" w16du:dateUtc="2026-07-11T01:42:00Z"/>
        </w:rPr>
      </w:pPr>
      <w:ins w:id="2374" w:author="Arthur Souza Rodrigues" w:date="2026-07-10T21:42:00Z" w16du:dateUtc="2026-07-11T01:42:00Z">
        <w:r>
          <w:t>sed ut, ipsum dolor elit amet lorem do do ipsum adipiscing adipiscing adipiscing magna lorem dolor elit ipsum do’et et, dolore labore, lorem ipsum tempor ipsum elit ipsum do.</w:t>
        </w:r>
      </w:ins>
    </w:p>
    <w:p w14:paraId="5BCC2F3F" w14:textId="77777777" w:rsidR="00540B8E" w:rsidRDefault="005314F1">
      <w:pPr>
        <w:pStyle w:val="TextHeading3"/>
        <w:rPr>
          <w:ins w:id="2375" w:author="Arthur Souza Rodrigues" w:date="2026-07-10T21:42:00Z" w16du:dateUtc="2026-07-11T01:42:00Z"/>
        </w:rPr>
        <w:sectPr w:rsidR="00540B8E">
          <w:footerReference w:type="default" r:id="rId24"/>
          <w:pgSz w:w="12240" w:h="15840"/>
          <w:pgMar w:top="1440" w:right="1800" w:bottom="1440" w:left="1800" w:header="720" w:footer="720" w:gutter="0"/>
          <w:pgNumType w:start="1" w:chapStyle="1"/>
          <w:cols w:space="720"/>
        </w:sectPr>
      </w:pPr>
      <w:ins w:id="2376" w:author="Arthur Souza Rodrigues" w:date="2026-07-10T21:42:00Z" w16du:dateUtc="2026-07-11T01:42:00Z">
        <w:r>
          <w:t>eiusmod sed elit ipsum do lorem lorem amet do, incididunt ipsum adipiscing’et ipsum, ipsum do’et et adipiscing ipsum magna dolor consectetur ipsum adipiscing’et labore amet amet labore amet adipiscing ut.</w:t>
        </w:r>
      </w:ins>
    </w:p>
    <w:p w14:paraId="433D6AC3" w14:textId="77777777" w:rsidR="00540B8E" w:rsidRDefault="005314F1">
      <w:pPr>
        <w:pStyle w:val="Heading1"/>
        <w:rPr>
          <w:ins w:id="2377" w:author="Arthur Souza Rodrigues" w:date="2026-07-10T21:42:00Z" w16du:dateUtc="2026-07-11T01:42:00Z"/>
        </w:rPr>
      </w:pPr>
      <w:ins w:id="2378" w:author="Arthur Souza Rodrigues" w:date="2026-07-10T21:42:00Z" w16du:dateUtc="2026-07-11T01:42:00Z">
        <w:r>
          <w:lastRenderedPageBreak/>
        </w:r>
        <w:r>
          <w:br/>
        </w:r>
        <w:bookmarkStart w:id="2379" w:name="18045582993454939452"/>
        <w:bookmarkStart w:id="2380" w:name="_Ref38699220"/>
        <w:bookmarkStart w:id="2381" w:name="_Toc218523902"/>
        <w:r>
          <w:t>elit tempor</w:t>
        </w:r>
        <w:bookmarkEnd w:id="2379"/>
        <w:bookmarkEnd w:id="2380"/>
        <w:bookmarkEnd w:id="2381"/>
      </w:ins>
    </w:p>
    <w:p w14:paraId="2635A3BE" w14:textId="77777777" w:rsidR="00540B8E" w:rsidRDefault="005314F1">
      <w:pPr>
        <w:pStyle w:val="Heading2"/>
        <w:rPr>
          <w:ins w:id="2382" w:author="Arthur Souza Rodrigues" w:date="2026-07-10T21:42:00Z" w16du:dateUtc="2026-07-11T01:42:00Z"/>
        </w:rPr>
      </w:pPr>
      <w:bookmarkStart w:id="2383" w:name="8409673738367728109"/>
      <w:bookmarkStart w:id="2384" w:name="_Ref224207089"/>
      <w:bookmarkStart w:id="2385" w:name="_Toc218523903"/>
      <w:ins w:id="2386" w:author="Arthur Souza Rodrigues" w:date="2026-07-10T21:42:00Z" w16du:dateUtc="2026-07-11T01:42:00Z">
        <w:r>
          <w:t>lorem tempor amet eiusmod</w:t>
        </w:r>
      </w:ins>
    </w:p>
    <w:p w14:paraId="72D76EE3" w14:textId="77777777" w:rsidR="00540B8E" w:rsidRDefault="005314F1">
      <w:pPr>
        <w:pStyle w:val="TextHeading2"/>
        <w:rPr>
          <w:ins w:id="2387" w:author="Arthur Souza Rodrigues" w:date="2026-07-10T21:42:00Z" w16du:dateUtc="2026-07-11T01:42:00Z"/>
        </w:rPr>
      </w:pPr>
      <w:ins w:id="2388" w:author="Arthur Souza Rodrigues" w:date="2026-07-10T21:42:00Z" w16du:dateUtc="2026-07-11T01:42:00Z">
        <w:r>
          <w: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t>
        </w:r>
      </w:ins>
    </w:p>
    <w:p w14:paraId="4DC5E384" w14:textId="77777777" w:rsidR="00540B8E" w:rsidRDefault="005314F1">
      <w:pPr>
        <w:pStyle w:val="TextHeading2"/>
        <w:rPr>
          <w:ins w:id="2389" w:author="Arthur Souza Rodrigues" w:date="2026-07-10T21:42:00Z" w16du:dateUtc="2026-07-11T01:42:00Z"/>
        </w:rPr>
      </w:pPr>
      <w:ins w:id="2390" w:author="Arthur Souza Rodrigues" w:date="2026-07-10T21:42:00Z" w16du:dateUtc="2026-07-11T01:42:00Z">
        <w:r>
          <w:t>sit consectetur sed, ipsum incididunt consectetur tempor incididunt aliqua consectetur incididunt magna tempor do ipsum aliqua labore do elit ut labore elit ipsum consectetur’et magna amet, consectetur ipsum consectetur incididunt</w:t>
        </w:r>
        <w:r>
          <w:t xml:space="preserve">. </w:t>
        </w:r>
        <w:r>
          <w:t>sed ipsum adipiscing aliqua labore do ut labore elit magna amet, ipsum incididunt consectetur tempor incididunt aliqua consectetur incididunt magna tempor do ipsum ipsum labore do elit incididunt labore elit ipsum consectetur’et magna amet, consectetur et ipsum.</w:t>
        </w:r>
      </w:ins>
    </w:p>
    <w:p w14:paraId="3BB60BC1" w14:textId="77777777" w:rsidR="00540B8E" w:rsidRDefault="005314F1">
      <w:pPr>
        <w:pStyle w:val="Heading2"/>
        <w:rPr>
          <w:ins w:id="2391" w:author="Arthur Souza Rodrigues" w:date="2026-07-10T21:42:00Z" w16du:dateUtc="2026-07-11T01:42:00Z"/>
        </w:rPr>
      </w:pPr>
      <w:bookmarkStart w:id="2392" w:name="12494780197587110398"/>
      <w:bookmarkStart w:id="2393" w:name="_Toc507273150"/>
      <w:bookmarkStart w:id="2394" w:name="_Toc516883695"/>
      <w:bookmarkStart w:id="2395" w:name="_Toc516995847"/>
      <w:bookmarkStart w:id="2396" w:name="_Ref215994518"/>
      <w:bookmarkStart w:id="2397" w:name="_Toc218523904"/>
      <w:ins w:id="2398" w:author="Arthur Souza Rodrigues" w:date="2026-07-10T21:42:00Z" w16du:dateUtc="2026-07-11T01:42:00Z">
        <w:r>
          <w:t>elit aliqua</w:t>
        </w:r>
      </w:ins>
    </w:p>
    <w:p w14:paraId="51EDCBEB" w14:textId="77777777" w:rsidR="00540B8E" w:rsidRDefault="005314F1">
      <w:pPr>
        <w:pStyle w:val="TextHeading2"/>
        <w:rPr>
          <w:ins w:id="2399" w:author="Arthur Souza Rodrigues" w:date="2026-07-10T21:42:00Z" w16du:dateUtc="2026-07-11T01:42:00Z"/>
        </w:rPr>
      </w:pPr>
      <w:ins w:id="2400" w:author="Arthur Souza Rodrigues" w:date="2026-07-10T21:42:00Z" w16du:dateUtc="2026-07-11T01:42:00Z">
        <w:r>
          <w:t>tempor dolore do et ipsum sed sed magna tempor tempor dolore. sed adipiscing adipiscing magna, eiusmod, elit, incididunt, lorem ipsum tempor dolor ipsum amet lorem do elit dolor consectetur do et ipsum sed</w:t>
        </w:r>
        <w:r>
          <w:t xml:space="preserve">. </w:t>
        </w:r>
        <w:r>
          <w:t>sed ut, labore ipsum amet labore ipsum do elit dolor consectetur do et ipsum sed aliqua consectetur do lorem, ipsum et lorem dolor ipsum sed amet, ipsum ut lorem adipiscing elit sed lorem do, lorem dolor et dolor.</w:t>
        </w:r>
      </w:ins>
    </w:p>
    <w:p w14:paraId="2AB4EA49" w14:textId="77777777" w:rsidR="00540B8E" w:rsidRDefault="005314F1">
      <w:pPr>
        <w:pStyle w:val="TextHeading2"/>
        <w:rPr>
          <w:ins w:id="2401" w:author="Arthur Souza Rodrigues" w:date="2026-07-10T21:42:00Z" w16du:dateUtc="2026-07-11T01:42:00Z"/>
        </w:rPr>
      </w:pPr>
      <w:ins w:id="2402" w:author="Arthur Souza Rodrigues" w:date="2026-07-10T21:42:00Z" w16du:dateUtc="2026-07-11T01:42:00Z">
        <w:r>
          <w:t>do lorem et lorem do eiusmod adipiscing’et incididunt do adipiscing dolor ipsum lorem aliqua elit dolor ut elit amet aliqua consectetur ipsum sed</w:t>
        </w:r>
        <w:r>
          <w:t xml:space="preserve">. </w:t>
        </w:r>
        <w:r>
          <w:t xml:space="preserve">sed ut, ipsum lorem et lorem dolore ipsum sed elit sit tempor sed do tempor tempor consectetur aliqua consectetur amet dolor adipiscing labore aliqua consectetur </w:t>
        </w:r>
        <w:r>
          <w:fldChar w:fldCharType="begin"/>
        </w:r>
        <w:r>
          <w:instrText xml:space="preserve"> REF _Ref190054216 \r \h </w:instrText>
        </w:r>
        <w:r>
          <w:fldChar w:fldCharType="separate"/>
        </w:r>
        <w:r>
          <w:t>lorem 13.02</w:t>
        </w:r>
        <w:r>
          <w:fldChar w:fldCharType="end"/>
        </w:r>
        <w:r>
          <w:t>.</w:t>
        </w:r>
      </w:ins>
    </w:p>
    <w:p w14:paraId="798CCC48" w14:textId="77777777" w:rsidR="00540B8E" w:rsidRDefault="005314F1">
      <w:pPr>
        <w:pStyle w:val="Heading2"/>
        <w:rPr>
          <w:ins w:id="2403" w:author="Arthur Souza Rodrigues" w:date="2026-07-10T21:42:00Z" w16du:dateUtc="2026-07-11T01:42:00Z"/>
        </w:rPr>
      </w:pPr>
      <w:bookmarkStart w:id="2404" w:name="4531370239331921013"/>
      <w:bookmarkStart w:id="2405" w:name="_Toc507273151"/>
      <w:bookmarkStart w:id="2406" w:name="_Ref510336743"/>
      <w:bookmarkStart w:id="2407" w:name="_Toc516883696"/>
      <w:bookmarkStart w:id="2408" w:name="_Ref516884395"/>
      <w:bookmarkStart w:id="2409" w:name="_Toc516995848"/>
      <w:bookmarkStart w:id="2410" w:name="_Toc218523905"/>
      <w:ins w:id="2411" w:author="Arthur Souza Rodrigues" w:date="2026-07-10T21:42:00Z" w16du:dateUtc="2026-07-11T01:42:00Z">
        <w:r>
          <w:t>magna aliqua</w:t>
        </w:r>
      </w:ins>
    </w:p>
    <w:p w14:paraId="2985D73A" w14:textId="77777777" w:rsidR="00540B8E" w:rsidRDefault="005314F1">
      <w:pPr>
        <w:pStyle w:val="TextHeading2"/>
        <w:rPr>
          <w:ins w:id="2412" w:author="Arthur Souza Rodrigues" w:date="2026-07-10T21:42:00Z" w16du:dateUtc="2026-07-11T01:42:00Z"/>
        </w:rPr>
      </w:pPr>
      <w:bookmarkStart w:id="2413" w:name="_Toc507273152"/>
      <w:ins w:id="2414" w:author="Arthur Souza Rodrigues" w:date="2026-07-10T21:42:00Z" w16du:dateUtc="2026-07-11T01:42:00Z">
        <w:r>
          <w: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t>
        </w:r>
      </w:ins>
    </w:p>
    <w:p w14:paraId="0E9E834C" w14:textId="77777777" w:rsidR="00540B8E" w:rsidRDefault="005314F1">
      <w:pPr>
        <w:pStyle w:val="TextHeading2"/>
        <w:rPr>
          <w:ins w:id="2415" w:author="Arthur Souza Rodrigues" w:date="2026-07-10T21:42:00Z" w16du:dateUtc="2026-07-11T01:42:00Z"/>
        </w:rPr>
      </w:pPr>
      <w:ins w:id="2416" w:author="Arthur Souza Rodrigues" w:date="2026-07-10T21:42:00Z" w16du:dateUtc="2026-07-11T01:42:00Z">
        <w:r>
          <w:t>sit ipsum dolor sit consectetur lorem ipsum sit elit ipsum magna elit et sed ipsum magna lorem ut elit ipsum adipiscing, et et ut lorem 21311 incididunt amet, incididunt et sed adipiscing amet ut ipsum adipiscing dolor dolor elit adipiscing dolor elit aliqua:</w:t>
        </w:r>
      </w:ins>
    </w:p>
    <w:p w14:paraId="721FA910" w14:textId="77777777" w:rsidR="00540B8E" w:rsidRDefault="005314F1">
      <w:pPr>
        <w:pStyle w:val="TextHeading3"/>
        <w:rPr>
          <w:ins w:id="2417" w:author="Arthur Souza Rodrigues" w:date="2026-07-10T21:42:00Z" w16du:dateUtc="2026-07-11T01:42:00Z"/>
        </w:rPr>
      </w:pPr>
      <w:ins w:id="2418" w:author="Arthur Souza Rodrigues" w:date="2026-07-10T21:42:00Z" w16du:dateUtc="2026-07-11T01:42:00Z">
        <w:r>
          <w:t>eiusmod ut labore sed dolor dolor adipiscing consectetur do ut;</w:t>
        </w:r>
      </w:ins>
    </w:p>
    <w:p w14:paraId="43A5BC54" w14:textId="77777777" w:rsidR="00540B8E" w:rsidRDefault="005314F1">
      <w:pPr>
        <w:pStyle w:val="TextHeading3"/>
        <w:rPr>
          <w:ins w:id="2419" w:author="Arthur Souza Rodrigues" w:date="2026-07-10T21:42:00Z" w16du:dateUtc="2026-07-11T01:42:00Z"/>
        </w:rPr>
      </w:pPr>
      <w:ins w:id="2420" w:author="Arthur Souza Rodrigues" w:date="2026-07-10T21:42:00Z" w16du:dateUtc="2026-07-11T01:42:00Z">
        <w:r>
          <w:t>eiusmod eiusmod dolor dolor adipiscing do sed eiusmod tempor dolor aliqua ipsum incididunt consectetur ipsum et dolore lorem aliqua ipsum tempor do ipsum dolor sed; incididunt</w:t>
        </w:r>
      </w:ins>
    </w:p>
    <w:p w14:paraId="4836C38C" w14:textId="77777777" w:rsidR="00540B8E" w:rsidRDefault="005314F1">
      <w:pPr>
        <w:pStyle w:val="TextHeading3"/>
        <w:rPr>
          <w:ins w:id="2421" w:author="Arthur Souza Rodrigues" w:date="2026-07-10T21:42:00Z" w16du:dateUtc="2026-07-11T01:42:00Z"/>
        </w:rPr>
      </w:pPr>
      <w:ins w:id="2422" w:author="Arthur Souza Rodrigues" w:date="2026-07-10T21:42:00Z" w16du:dateUtc="2026-07-11T01:42:00Z">
        <w:r>
          <w:t>dolor magna elit eiusmod et’et sit lorem ipsum elit dolor elit ut aliqua ipsum magna elit eiusmod sit elit ipsum lorem.</w:t>
        </w:r>
      </w:ins>
    </w:p>
    <w:p w14:paraId="77F8B450" w14:textId="77777777" w:rsidR="00540B8E" w:rsidRDefault="005314F1">
      <w:pPr>
        <w:pStyle w:val="TextHeading2"/>
        <w:rPr>
          <w:ins w:id="2423" w:author="Arthur Souza Rodrigues" w:date="2026-07-10T21:42:00Z" w16du:dateUtc="2026-07-11T01:42:00Z"/>
        </w:rPr>
      </w:pPr>
      <w:ins w:id="2424" w:author="Arthur Souza Rodrigues" w:date="2026-07-10T21:42:00Z" w16du:dateUtc="2026-07-11T01:42:00Z">
        <w:r>
          <w:lastRenderedPageBreak/>
        </w:r>
        <w:r>
          <w:t xml:space="preserve">eiusmod sit </w:t>
        </w:r>
        <w:r>
          <w:rPr>
            <w:i/>
          </w:rPr>
          <w:t>ut labore</w:t>
        </w:r>
        <w:r>
          <w:t xml:space="preserve">, incididunt </w:t>
        </w:r>
        <w:r>
          <w:rPr>
            <w:i/>
          </w:rPr>
          <w:t>eiusmod</w:t>
        </w:r>
        <w:r>
          <w:t xml:space="preserve"> labore ipsum consectetur lorem labore consectetur lorem consectetur et et ut lorem 21310</w:t>
        </w:r>
        <w:r>
          <w:t xml:space="preserve">. </w:t>
        </w:r>
        <w:r>
          <w:t xml:space="preserve">do consectetur incididunt dolor dolore do consectetur ipsum sed sit </w:t>
        </w:r>
        <w:r>
          <w:rPr>
            <w:i/>
          </w:rPr>
          <w:t>eiusmod ipsum</w:t>
        </w:r>
        <w:r>
          <w:t xml:space="preserve"> labore aliqua consectetur et et ut lorem 21310(labore).</w:t>
        </w:r>
      </w:ins>
    </w:p>
    <w:p w14:paraId="1B2A54D4" w14:textId="77777777" w:rsidR="00540B8E" w:rsidRDefault="005314F1">
      <w:pPr>
        <w:pStyle w:val="Heading2"/>
        <w:rPr>
          <w:ins w:id="2425" w:author="Arthur Souza Rodrigues" w:date="2026-07-10T21:42:00Z" w16du:dateUtc="2026-07-11T01:42:00Z"/>
        </w:rPr>
      </w:pPr>
      <w:bookmarkStart w:id="2426" w:name="17534628511985456090"/>
      <w:bookmarkStart w:id="2427" w:name="_Toc218523906"/>
      <w:ins w:id="2428" w:author="Arthur Souza Rodrigues" w:date="2026-07-10T21:42:00Z" w16du:dateUtc="2026-07-11T01:42:00Z">
        <w:r>
          <w:t>et dolore</w:t>
        </w:r>
      </w:ins>
    </w:p>
    <w:p w14:paraId="420514EB" w14:textId="77777777" w:rsidR="00540B8E" w:rsidRDefault="005314F1">
      <w:pPr>
        <w:pStyle w:val="TextHeading2"/>
        <w:rPr>
          <w:ins w:id="2429" w:author="Arthur Souza Rodrigues" w:date="2026-07-10T21:42:00Z" w16du:dateUtc="2026-07-11T01:42:00Z"/>
        </w:rPr>
      </w:pPr>
      <w:ins w:id="2430" w:author="Arthur Souza Rodrigues" w:date="2026-07-10T21:42:00Z" w16du:dateUtc="2026-07-11T01:42:00Z">
        <w:r>
          <w: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t>
        </w:r>
        <w:r>
          <w:fldChar w:fldCharType="begin"/>
        </w:r>
        <w:r>
          <w:instrText xml:space="preserve"> REF 2157075215593694232 \r \h \* MERGEFORMAT </w:instrText>
        </w:r>
        <w:r>
          <w:fldChar w:fldCharType="separate"/>
        </w:r>
        <w:r>
          <w:t>lorem 7.09</w:t>
        </w:r>
        <w:r>
          <w:fldChar w:fldCharType="end"/>
        </w:r>
        <w:r>
          <w:t xml:space="preserve"> amet ipsum ipsum incididunt tempor consectetur ipsum aliqua’et ipsum incididunt ipsum elit ipsum sed dolor.</w:t>
        </w:r>
      </w:ins>
    </w:p>
    <w:p w14:paraId="58005549" w14:textId="77777777" w:rsidR="00540B8E" w:rsidRDefault="005314F1">
      <w:pPr>
        <w:pStyle w:val="TextHeading2"/>
        <w:rPr>
          <w:ins w:id="2431" w:author="Arthur Souza Rodrigues" w:date="2026-07-10T21:42:00Z" w16du:dateUtc="2026-07-11T01:42:00Z"/>
        </w:rPr>
      </w:pPr>
      <w:bookmarkStart w:id="2432" w:name="_Toc507273153"/>
      <w:ins w:id="2433" w:author="Arthur Souza Rodrigues" w:date="2026-07-10T21:42:00Z" w16du:dateUtc="2026-07-11T01:42:00Z">
        <w:r>
          <w:t>sed dolor ipsum adipiscing aliqua eiusmod do ipsum ipsum elit eiusmod dolor, sit elit eiusmod 30 tempor lorem ipsum dolor’et ipsum, ut ipsum adipiscing incididunt magna tempor do labore sit ipsum dolor amet ut elit ipsum consectetur.</w:t>
        </w:r>
      </w:ins>
    </w:p>
    <w:p w14:paraId="1FD4AA29" w14:textId="77777777" w:rsidR="00540B8E" w:rsidRDefault="005314F1">
      <w:pPr>
        <w:pStyle w:val="Heading2"/>
        <w:rPr>
          <w:ins w:id="2434" w:author="Arthur Souza Rodrigues" w:date="2026-07-10T21:42:00Z" w16du:dateUtc="2026-07-11T01:42:00Z"/>
        </w:rPr>
      </w:pPr>
      <w:bookmarkStart w:id="2435" w:name="18045822805407794221"/>
      <w:bookmarkStart w:id="2436" w:name="_Ref25562755"/>
      <w:bookmarkStart w:id="2437" w:name="_Toc218523907"/>
      <w:ins w:id="2438" w:author="Arthur Souza Rodrigues" w:date="2026-07-10T21:42:00Z" w16du:dateUtc="2026-07-11T01:42:00Z">
        <w:r>
          <w:t>amet ipsum dolor eiusmod incididunt sed elit elit</w:t>
        </w:r>
      </w:ins>
    </w:p>
    <w:p w14:paraId="3C90BC2A" w14:textId="77777777" w:rsidR="00540B8E" w:rsidRDefault="005314F1">
      <w:pPr>
        <w:pStyle w:val="TextHeading2"/>
        <w:rPr>
          <w:ins w:id="2439" w:author="Arthur Souza Rodrigues" w:date="2026-07-10T21:42:00Z" w16du:dateUtc="2026-07-11T01:42:00Z"/>
        </w:rPr>
      </w:pPr>
      <w:ins w:id="2440" w:author="Arthur Souza Rodrigues" w:date="2026-07-10T21:42:00Z" w16du:dateUtc="2026-07-11T01:42:00Z">
        <w:r>
          <w:t>sit dolor sed, et ipsum eiusmod adipiscing eiusmod ipsum adipiscing dolor elit ipsum consectetur; eiusmod ipsum adipiscing elit ipsum incididunt elit ipsum consectetur; incididunt adipiscing do lorem dolor magna elit ipsum tempor ipsum tempor adipiscing do eiusmod</w:t>
        </w:r>
        <w:r>
          <w:t xml:space="preserve">. </w:t>
        </w:r>
        <w:r>
          <w:t>consectetur ipsum eiusmod adipiscing et, dolor magna sit sed tempor ipsum consectetur lorem, consectetur ipsum consectetur incididunt ut magna sit, do, incididunt dolore dolor ipsum dolor adipiscing’et sit</w:t>
        </w:r>
        <w:r>
          <w:t xml:space="preserve">. </w:t>
        </w:r>
        <w:r>
          <w:t>consectetur ipsum eiusmod adipiscing dolore elit et ipsum lorem amet dolor ut et ipsum eiusmod lorem aliqua, do ipsum amet elit dolor elit consectetur eiusmod elit ipsum consectetur lorem dolor consectetur adipiscing.</w:t>
        </w:r>
      </w:ins>
    </w:p>
    <w:p w14:paraId="178F65DC" w14:textId="77777777" w:rsidR="00540B8E" w:rsidRDefault="005314F1">
      <w:pPr>
        <w:pStyle w:val="TextHeading2"/>
        <w:rPr>
          <w:ins w:id="2441" w:author="Arthur Souza Rodrigues" w:date="2026-07-10T21:42:00Z" w16du:dateUtc="2026-07-11T01:42:00Z"/>
        </w:rPr>
      </w:pPr>
      <w:ins w:id="2442" w:author="Arthur Souza Rodrigues" w:date="2026-07-10T21:42:00Z" w16du:dateUtc="2026-07-11T01:42:00Z">
        <w:r>
          <w:t>sed tempor ipsum lorem tempor dolor et ipsum eiusmod, et ipsum eiusmod adipiscing tempor sit tempor sed do eiusmod labore sed consectetur ipsum dolor adipiscing.</w:t>
        </w:r>
      </w:ins>
    </w:p>
    <w:p w14:paraId="73437126" w14:textId="77777777" w:rsidR="00540B8E" w:rsidRDefault="005314F1">
      <w:pPr>
        <w:pStyle w:val="TextHeading2"/>
        <w:rPr>
          <w:ins w:id="2443" w:author="Arthur Souza Rodrigues" w:date="2026-07-10T21:42:00Z" w16du:dateUtc="2026-07-11T01:42:00Z"/>
        </w:rPr>
      </w:pPr>
      <w:ins w:id="2444" w:author="Arthur Souza Rodrigues" w:date="2026-07-10T21:42:00Z" w16du:dateUtc="2026-07-11T01:42:00Z">
        <w:r>
          <w: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w:t>
        </w:r>
        <w:r>
          <w:t xml:space="preserve">. </w:t>
        </w:r>
        <w:r>
          <w:t>sed eiusmod adipiscing aliqua eiusmod amet lorem aliqua elit, ipsum adipiscing’et eiusmod lorem dolor ut adipiscing adipiscing aliqua ipsum adipiscing’et incididunt.</w:t>
        </w:r>
      </w:ins>
    </w:p>
    <w:p w14:paraId="7D58C2E6" w14:textId="77777777" w:rsidR="00540B8E" w:rsidRDefault="005314F1">
      <w:pPr>
        <w:pStyle w:val="Heading2"/>
        <w:rPr>
          <w:ins w:id="2445" w:author="Arthur Souza Rodrigues" w:date="2026-07-10T21:42:00Z" w16du:dateUtc="2026-07-11T01:42:00Z"/>
        </w:rPr>
      </w:pPr>
      <w:bookmarkStart w:id="2446" w:name="14711227157375540305"/>
      <w:bookmarkStart w:id="2447" w:name="_Toc218523908"/>
      <w:ins w:id="2448" w:author="Arthur Souza Rodrigues" w:date="2026-07-10T21:42:00Z" w16du:dateUtc="2026-07-11T01:42:00Z">
        <w:r>
          <w:t>et eiusmod</w:t>
        </w:r>
      </w:ins>
    </w:p>
    <w:p w14:paraId="5139FABF" w14:textId="77777777" w:rsidR="00540B8E" w:rsidRDefault="005314F1">
      <w:pPr>
        <w:pStyle w:val="TextHeading2"/>
        <w:rPr>
          <w:ins w:id="2449" w:author="Arthur Souza Rodrigues" w:date="2026-07-10T21:42:00Z" w16du:dateUtc="2026-07-11T01:42:00Z"/>
        </w:rPr>
      </w:pPr>
      <w:ins w:id="2450" w:author="Arthur Souza Rodrigues" w:date="2026-07-10T21:42:00Z" w16du:dateUtc="2026-07-11T01:42:00Z">
        <w:r>
          <w:t xml:space="preserve">sit sed aliqua lorem labore lorem, ipsum </w:t>
        </w:r>
        <w:r>
          <w:rPr>
            <w:i/>
          </w:rPr>
          <w:t>do</w:t>
        </w:r>
        <w:r>
          <w:t xml:space="preserve"> tempor elit et lorem dolor ipsum adipiscing incididunt magna aliqua consectetur adipiscing dolor adipiscing elit ipsum consectetur.</w:t>
        </w:r>
      </w:ins>
    </w:p>
    <w:p w14:paraId="385561B4" w14:textId="77777777" w:rsidR="00540B8E" w:rsidRDefault="005314F1">
      <w:pPr>
        <w:pStyle w:val="Heading2"/>
        <w:rPr>
          <w:ins w:id="2451" w:author="Arthur Souza Rodrigues" w:date="2026-07-10T21:42:00Z" w16du:dateUtc="2026-07-11T01:42:00Z"/>
        </w:rPr>
      </w:pPr>
      <w:bookmarkStart w:id="2452" w:name="18046782053219213297"/>
      <w:bookmarkStart w:id="2453" w:name="_Toc507273156"/>
      <w:bookmarkStart w:id="2454" w:name="_Toc516883701"/>
      <w:bookmarkStart w:id="2455" w:name="_Toc516995851"/>
      <w:bookmarkStart w:id="2456" w:name="_Toc218523909"/>
      <w:ins w:id="2457" w:author="Arthur Souza Rodrigues" w:date="2026-07-10T21:42:00Z" w16du:dateUtc="2026-07-11T01:42:00Z">
        <w:r>
          <w:t>et</w:t>
        </w:r>
      </w:ins>
    </w:p>
    <w:p w14:paraId="3E921AF2" w14:textId="77777777" w:rsidR="00D62A0F" w:rsidRDefault="005314F1">
      <w:pPr>
        <w:pStyle w:val="TextHeading2"/>
        <w:rPr>
          <w:ins w:id="2458" w:author="Arthur Souza Rodrigues" w:date="2026-07-10T21:42:00Z" w16du:dateUtc="2026-07-11T01:42:00Z"/>
        </w:rPr>
      </w:pPr>
      <w:ins w:id="2459" w:author="Arthur Souza Rodrigues" w:date="2026-07-10T21:42:00Z" w16du:dateUtc="2026-07-11T01:42:00Z">
        <w:r>
          <w:t>magna ut elit ipsum consectetur, ipsum labore sit labore adipiscing lorem:</w:t>
        </w:r>
      </w:ins>
    </w:p>
    <w:p w14:paraId="0620869E" w14:textId="77777777" w:rsidR="00540B8E" w:rsidRPr="00D62A0F" w:rsidRDefault="00D62A0F" w:rsidP="00D62A0F">
      <w:pPr>
        <w:spacing w:after="200" w:line="276" w:lineRule="auto"/>
        <w:rPr>
          <w:ins w:id="2460" w:author="Arthur Souza Rodrigues" w:date="2026-07-10T21:42:00Z" w16du:dateUtc="2026-07-11T01:42:00Z"/>
          <w:szCs w:val="20"/>
        </w:rPr>
      </w:pPr>
      <w:ins w:id="2461" w:author="Arthur Souza Rodrigues" w:date="2026-07-10T21:42:00Z" w16du:dateUtc="2026-07-11T01:42:00Z">
        <w:r>
          <w:br w:type="page"/>
        </w:r>
      </w:ins>
    </w:p>
    <w:p w14:paraId="28D90091" w14:textId="77777777" w:rsidR="00540B8E" w:rsidRDefault="005314F1">
      <w:pPr>
        <w:pStyle w:val="Heading3"/>
        <w:rPr>
          <w:ins w:id="2462" w:author="Arthur Souza Rodrigues" w:date="2026-07-10T21:42:00Z" w16du:dateUtc="2026-07-11T01:42:00Z"/>
        </w:rPr>
      </w:pPr>
      <w:bookmarkStart w:id="2463" w:name="18047261677124922835"/>
      <w:ins w:id="2464" w:author="Arthur Souza Rodrigues" w:date="2026-07-10T21:42:00Z" w16du:dateUtc="2026-07-11T01:42:00Z">
        <w:r>
          <w:lastRenderedPageBreak/>
        </w:r>
        <w:r>
          <w:t>eiusmod incididunt adipiscing eiusmod</w:t>
        </w:r>
        <w:bookmarkEnd w:id="2463"/>
      </w:ins>
    </w:p>
    <w:p w14:paraId="27F771C0" w14:textId="77777777" w:rsidR="00540B8E" w:rsidRDefault="005314F1">
      <w:pPr>
        <w:pStyle w:val="TextHeading3"/>
        <w:rPr>
          <w:ins w:id="2465" w:author="Arthur Souza Rodrigues" w:date="2026-07-10T21:42:00Z" w16du:dateUtc="2026-07-11T01:42:00Z"/>
        </w:rPr>
      </w:pPr>
      <w:bookmarkStart w:id="2466" w:name="_Ref508081865"/>
      <w:ins w:id="2467" w:author="Arthur Souza Rodrigues" w:date="2026-07-10T21:42:00Z" w16du:dateUtc="2026-07-11T01:42:00Z">
        <w:r>
          <w:t>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w:t>
        </w:r>
        <w:r>
          <w:t xml:space="preserve">. </w:t>
        </w:r>
        <w:r>
          <w:t>adipiscing elit aliqua tempor amet amet do ipsum dolor magna sed do ipsum sed ut incididunt consectetur ipsum adipiscing consectetur lorem tempor do.</w:t>
        </w:r>
        <w:bookmarkEnd w:id="2466"/>
      </w:ins>
    </w:p>
    <w:p w14:paraId="5AD399A1" w14:textId="77777777" w:rsidR="00540B8E" w:rsidRDefault="005314F1">
      <w:pPr>
        <w:pStyle w:val="TextHeading3"/>
        <w:rPr>
          <w:ins w:id="2468" w:author="Arthur Souza Rodrigues" w:date="2026-07-10T21:42:00Z" w16du:dateUtc="2026-07-11T01:42:00Z"/>
        </w:rPr>
      </w:pPr>
      <w:ins w:id="2469" w:author="Arthur Souza Rodrigues" w:date="2026-07-10T21:42:00Z" w16du:dateUtc="2026-07-11T01:42:00Z">
        <w:r>
          <w:t xml:space="preserve">adipiscing dolore </w:t>
        </w:r>
        <w:r>
          <w:rPr>
            <w:i/>
          </w:rPr>
          <w:t>consectetur do</w:t>
        </w:r>
        <w:r>
          <w:t xml:space="preserve"> lorem incididunt et incididunt magna tempor eiusmod elit consectetur lorem ipsum ipsum sit elit dolore.</w:t>
        </w:r>
      </w:ins>
    </w:p>
    <w:p w14:paraId="02B9AF40" w14:textId="77777777" w:rsidR="00540B8E" w:rsidRDefault="005314F1">
      <w:pPr>
        <w:pStyle w:val="Heading3"/>
        <w:rPr>
          <w:ins w:id="2470" w:author="Arthur Souza Rodrigues" w:date="2026-07-10T21:42:00Z" w16du:dateUtc="2026-07-11T01:42:00Z"/>
        </w:rPr>
      </w:pPr>
      <w:bookmarkStart w:id="2471" w:name="12355012403618773758"/>
      <w:bookmarkStart w:id="2472" w:name="_Ref236888864"/>
      <w:ins w:id="2473" w:author="Arthur Souza Rodrigues" w:date="2026-07-10T21:42:00Z" w16du:dateUtc="2026-07-11T01:42:00Z">
        <w:r>
          <w:t>incididunt dolore consectetur</w:t>
        </w:r>
      </w:ins>
    </w:p>
    <w:p w14:paraId="2884E419" w14:textId="77777777" w:rsidR="00540B8E" w:rsidRDefault="005314F1">
      <w:pPr>
        <w:pStyle w:val="TextHeading3"/>
        <w:rPr>
          <w:ins w:id="2474" w:author="Arthur Souza Rodrigues" w:date="2026-07-10T21:42:00Z" w16du:dateUtc="2026-07-11T01:42:00Z"/>
        </w:rPr>
      </w:pPr>
      <w:ins w:id="2475" w:author="Arthur Souza Rodrigues" w:date="2026-07-10T21:42:00Z" w16du:dateUtc="2026-07-11T01:42:00Z">
        <w:r>
          <w:t xml:space="preserve">adipiscing dolor’et </w:t>
        </w:r>
        <w:r>
          <w:rPr>
            <w:i/>
          </w:rPr>
          <w:t>incididunt dolore consectetur</w:t>
        </w:r>
        <w:r>
          <w:t xml:space="preserve"> magna ipsum dolore lorem aliqua consectetur labore ipsum ut lorem 2631 consectetur lorem do ipsum dolor’et ipsum; sit dolor ipsum eiusmod elit:</w:t>
        </w:r>
      </w:ins>
    </w:p>
    <w:p w14:paraId="0D2F4F41" w14:textId="77777777" w:rsidR="00540B8E" w:rsidRDefault="005314F1">
      <w:pPr>
        <w:pStyle w:val="TextHeading4"/>
        <w:rPr>
          <w:ins w:id="2476" w:author="Arthur Souza Rodrigues" w:date="2026-07-10T21:42:00Z" w16du:dateUtc="2026-07-11T01:42:00Z"/>
        </w:rPr>
      </w:pPr>
      <w:ins w:id="2477" w:author="Arthur Souza Rodrigues" w:date="2026-07-10T21:42:00Z" w16du:dateUtc="2026-07-11T01:42:00Z">
        <w:r>
          <w:t xml:space="preserve">dolor incididunt elit dolore lorem consectetur do ipsum dolor’et elit ut, do dolor eiusmod sit do ipsum sed elit ipsum dolor’et ipsum dolor ipsum dolor’et ut ut, dolor ipsum dolor’et sed, lorem dolor do elit dolor; incididunt </w:t>
        </w:r>
      </w:ins>
    </w:p>
    <w:p w14:paraId="6B00359F" w14:textId="77777777" w:rsidR="00540B8E" w:rsidRDefault="005314F1">
      <w:pPr>
        <w:pStyle w:val="TextHeading4"/>
        <w:rPr>
          <w:ins w:id="2478" w:author="Arthur Souza Rodrigues" w:date="2026-07-10T21:42:00Z" w16du:dateUtc="2026-07-11T01:42:00Z"/>
        </w:rPr>
      </w:pPr>
      <w:ins w:id="2479" w:author="Arthur Souza Rodrigues" w:date="2026-07-10T21:42:00Z" w16du:dateUtc="2026-07-11T01:42:00Z">
        <w:r>
          <w:t>dolor incididunt consectetur do ut-do aliqua labore sed consectetur labore ipsum ut lorem 2612(elit)(1) consectetur et lorem dolor amet sit lorem ipsum ipsum magna-lorem dolor adipiscing do do ipsum dolor’et ipsum do lorem amet ipsum ipsum elit ipsum lorem dolor’et ut.</w:t>
        </w:r>
      </w:ins>
    </w:p>
    <w:p w14:paraId="0215F9C5" w14:textId="77777777" w:rsidR="00540B8E" w:rsidRDefault="005314F1">
      <w:pPr>
        <w:pStyle w:val="TextHeading3"/>
        <w:rPr>
          <w:ins w:id="2480" w:author="Arthur Souza Rodrigues" w:date="2026-07-10T21:42:00Z" w16du:dateUtc="2026-07-11T01:42:00Z"/>
        </w:rPr>
      </w:pPr>
      <w:ins w:id="2481" w:author="Arthur Souza Rodrigues" w:date="2026-07-10T21:42:00Z" w16du:dateUtc="2026-07-11T01:42:00Z">
        <w:r>
          <w: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t>
        </w:r>
      </w:ins>
    </w:p>
    <w:p w14:paraId="201BA85A" w14:textId="77777777" w:rsidR="00540B8E" w:rsidRDefault="005314F1">
      <w:pPr>
        <w:pStyle w:val="Heading3"/>
        <w:rPr>
          <w:ins w:id="2482" w:author="Arthur Souza Rodrigues" w:date="2026-07-10T21:42:00Z" w16du:dateUtc="2026-07-11T01:42:00Z"/>
        </w:rPr>
      </w:pPr>
      <w:bookmarkStart w:id="2483" w:name="319866794696311454"/>
      <w:ins w:id="2484" w:author="Arthur Souza Rodrigues" w:date="2026-07-10T21:42:00Z" w16du:dateUtc="2026-07-11T01:42:00Z">
        <w:r>
          <w:t>sit ipsum</w:t>
        </w:r>
      </w:ins>
    </w:p>
    <w:p w14:paraId="6016377F" w14:textId="77777777" w:rsidR="00540B8E" w:rsidRDefault="005314F1">
      <w:pPr>
        <w:pStyle w:val="TextHeading3"/>
        <w:rPr>
          <w:ins w:id="2485" w:author="Arthur Souza Rodrigues" w:date="2026-07-10T21:42:00Z" w16du:dateUtc="2026-07-11T01:42:00Z"/>
        </w:rPr>
      </w:pPr>
      <w:ins w:id="2486" w:author="Arthur Souza Rodrigues" w:date="2026-07-10T21:42:00Z" w16du:dateUtc="2026-07-11T01:42:00Z">
        <w:r>
          <w:t xml:space="preserve">eiusmod adipiscing </w:t>
        </w:r>
        <w:r>
          <w:rPr>
            <w:i/>
          </w:rPr>
          <w:t>ipsum consectetur</w:t>
        </w:r>
        <w:r>
          <w:t xml:space="preserve"> magna eiusmod sit-eiusmod consectetur, ipsum sit elit lorem eiusmod consectetur, tempor eiusmod do ipsum lorem aliqua’et ipsum consectetur ipsum incididunt, do labore incididunt, incididunt incididunt dolor ipsum dolore, magna eiusmod magna do, lorem amet ipsum ipsum elit, labore ipsum.</w:t>
        </w:r>
      </w:ins>
    </w:p>
    <w:p w14:paraId="4F5BF9D3" w14:textId="77777777" w:rsidR="00540B8E" w:rsidRDefault="005314F1">
      <w:pPr>
        <w:pStyle w:val="Heading3"/>
        <w:rPr>
          <w:ins w:id="2487" w:author="Arthur Souza Rodrigues" w:date="2026-07-10T21:42:00Z" w16du:dateUtc="2026-07-11T01:42:00Z"/>
        </w:rPr>
      </w:pPr>
      <w:bookmarkStart w:id="2488" w:name="2908140585832009827"/>
      <w:ins w:id="2489" w:author="Arthur Souza Rodrigues" w:date="2026-07-10T21:42:00Z" w16du:dateUtc="2026-07-11T01:42:00Z">
        <w:r>
          <w:t>incididunt</w:t>
        </w:r>
      </w:ins>
    </w:p>
    <w:p w14:paraId="168BE2B4" w14:textId="77777777" w:rsidR="00540B8E" w:rsidRDefault="005314F1">
      <w:pPr>
        <w:pStyle w:val="TextHeading3"/>
        <w:rPr>
          <w:ins w:id="2490" w:author="Arthur Souza Rodrigues" w:date="2026-07-10T21:42:00Z" w16du:dateUtc="2026-07-11T01:42:00Z"/>
        </w:rPr>
      </w:pPr>
      <w:ins w:id="2491" w:author="Arthur Souza Rodrigues" w:date="2026-07-10T21:42:00Z" w16du:dateUtc="2026-07-11T01:42:00Z">
        <w:r>
          <w:t xml:space="preserve">eiusmod adipiscing </w:t>
        </w:r>
        <w:r>
          <w:rPr>
            <w:i/>
          </w:rPr>
          <w:t>ut</w:t>
        </w:r>
        <w:r>
          <w:t xml:space="preserve"> magna aliqua elit magna incididunt ipsum eiusmod elit, adipiscing labore amet, do, lorem lorem-do</w:t>
        </w:r>
        <w:r>
          <w:t xml:space="preserve">. </w:t>
        </w:r>
        <w:r>
          <w:t xml:space="preserve">eiusmod adipiscing </w:t>
        </w:r>
        <w:r>
          <w:rPr>
            <w:i/>
          </w:rPr>
          <w:t>ut</w:t>
        </w:r>
        <w:r>
          <w:t xml:space="preserve"> et lorem amet ut ut, adipiscing labore sed incididunt dolore.</w:t>
        </w:r>
      </w:ins>
    </w:p>
    <w:p w14:paraId="0F84DF12" w14:textId="77777777" w:rsidR="00540B8E" w:rsidRDefault="005314F1">
      <w:pPr>
        <w:pStyle w:val="Heading3"/>
        <w:rPr>
          <w:ins w:id="2492" w:author="Arthur Souza Rodrigues" w:date="2026-07-10T21:42:00Z" w16du:dateUtc="2026-07-11T01:42:00Z"/>
        </w:rPr>
      </w:pPr>
      <w:bookmarkStart w:id="2493" w:name="3091846399478031185"/>
      <w:ins w:id="2494" w:author="Arthur Souza Rodrigues" w:date="2026-07-10T21:42:00Z" w16du:dateUtc="2026-07-11T01:42:00Z">
        <w:r>
          <w:lastRenderedPageBreak/>
        </w:r>
        <w:r>
          <w:t>sed ut</w:t>
        </w:r>
        <w:bookmarkEnd w:id="2493"/>
      </w:ins>
    </w:p>
    <w:p w14:paraId="776E7A8C" w14:textId="77777777" w:rsidR="00540B8E" w:rsidRDefault="005314F1">
      <w:pPr>
        <w:pStyle w:val="TextHeading3"/>
        <w:rPr>
          <w:ins w:id="2495" w:author="Arthur Souza Rodrigues" w:date="2026-07-10T21:42:00Z" w16du:dateUtc="2026-07-11T01:42:00Z"/>
        </w:rPr>
      </w:pPr>
      <w:ins w:id="2496" w:author="Arthur Souza Rodrigues" w:date="2026-07-10T21:42:00Z" w16du:dateUtc="2026-07-11T01:42:00Z">
        <w:r>
          <w:t xml:space="preserve">eiusmod adipiscing </w:t>
        </w:r>
        <w:r>
          <w:rPr>
            <w:i/>
          </w:rPr>
          <w:t>lorem dolor</w:t>
        </w:r>
        <w:r>
          <w: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t>
        </w:r>
      </w:ins>
    </w:p>
    <w:p w14:paraId="646031DC" w14:textId="77777777" w:rsidR="00540B8E" w:rsidRDefault="005314F1">
      <w:pPr>
        <w:pStyle w:val="Heading3"/>
        <w:rPr>
          <w:ins w:id="2497" w:author="Arthur Souza Rodrigues" w:date="2026-07-10T21:42:00Z" w16du:dateUtc="2026-07-11T01:42:00Z"/>
        </w:rPr>
      </w:pPr>
      <w:bookmarkStart w:id="2498" w:name="2973381361080752369"/>
      <w:ins w:id="2499" w:author="Arthur Souza Rodrigues" w:date="2026-07-10T21:42:00Z" w16du:dateUtc="2026-07-11T01:42:00Z">
        <w:r>
          <w:t>labore</w:t>
        </w:r>
      </w:ins>
    </w:p>
    <w:p w14:paraId="5965BF6E" w14:textId="77777777" w:rsidR="00540B8E" w:rsidRDefault="005314F1">
      <w:pPr>
        <w:pStyle w:val="TextHeading3"/>
        <w:rPr>
          <w:ins w:id="2500" w:author="Arthur Souza Rodrigues" w:date="2026-07-10T21:42:00Z" w16du:dateUtc="2026-07-11T01:42:00Z"/>
        </w:rPr>
      </w:pPr>
      <w:ins w:id="2501" w:author="Arthur Souza Rodrigues" w:date="2026-07-10T21:42:00Z" w16du:dateUtc="2026-07-11T01:42:00Z">
        <w:r>
          <w:t xml:space="preserve">eiusmod adipiscing </w:t>
        </w:r>
        <w:r>
          <w:rPr>
            <w:i/>
          </w:rPr>
          <w:t>aliqua</w:t>
        </w:r>
        <w:r>
          <w:t xml:space="preserve"> aliqua magna do magna sit tempor elit et labore ipsum ut amet 2041 incididunt 2514 incididunt aliqua:</w:t>
        </w:r>
      </w:ins>
    </w:p>
    <w:p w14:paraId="2F6DB820" w14:textId="77777777" w:rsidR="00540B8E" w:rsidRDefault="005314F1">
      <w:pPr>
        <w:pStyle w:val="TextHeading4"/>
        <w:rPr>
          <w:ins w:id="2502" w:author="Arthur Souza Rodrigues" w:date="2026-07-10T21:42:00Z" w16du:dateUtc="2026-07-11T01:42:00Z"/>
        </w:rPr>
      </w:pPr>
      <w:ins w:id="2503" w:author="Arthur Souza Rodrigues" w:date="2026-07-10T21:42:00Z" w16du:dateUtc="2026-07-11T01:42:00Z">
        <w:r>
          <w:t>eiusmod do do aliqua, amet, incididunt ipsum incididunt sit, do dolor sit;</w:t>
        </w:r>
      </w:ins>
    </w:p>
    <w:p w14:paraId="1F3D8350" w14:textId="77777777" w:rsidR="00540B8E" w:rsidRDefault="005314F1">
      <w:pPr>
        <w:pStyle w:val="TextHeading4"/>
        <w:rPr>
          <w:ins w:id="2504" w:author="Arthur Souza Rodrigues" w:date="2026-07-10T21:42:00Z" w16du:dateUtc="2026-07-11T01:42:00Z"/>
        </w:rPr>
      </w:pPr>
      <w:ins w:id="2505" w:author="Arthur Souza Rodrigues" w:date="2026-07-10T21:42:00Z" w16du:dateUtc="2026-07-11T01:42:00Z">
        <w:r>
          <w:t>sit incididunt tempor consectetur consectetur dolor sed do eiusmod dolor lorem dolor;</w:t>
        </w:r>
      </w:ins>
    </w:p>
    <w:p w14:paraId="15E345D1" w14:textId="77777777" w:rsidR="00540B8E" w:rsidRDefault="005314F1">
      <w:pPr>
        <w:pStyle w:val="TextHeading4"/>
        <w:rPr>
          <w:ins w:id="2506" w:author="Arthur Souza Rodrigues" w:date="2026-07-10T21:42:00Z" w16du:dateUtc="2026-07-11T01:42:00Z"/>
        </w:rPr>
      </w:pPr>
      <w:ins w:id="2507" w:author="Arthur Souza Rodrigues" w:date="2026-07-10T21:42:00Z" w16du:dateUtc="2026-07-11T01:42:00Z">
        <w:r>
          <w:t>sit, et, lorem elit lorem lorem lorem do dolor do, labore adipiscing labore do lorem; incididunt</w:t>
        </w:r>
      </w:ins>
    </w:p>
    <w:p w14:paraId="4AFA2DC7" w14:textId="77777777" w:rsidR="00540B8E" w:rsidRDefault="005314F1">
      <w:pPr>
        <w:pStyle w:val="TextHeading4"/>
        <w:rPr>
          <w:ins w:id="2508" w:author="Arthur Souza Rodrigues" w:date="2026-07-10T21:42:00Z" w16du:dateUtc="2026-07-11T01:42:00Z"/>
        </w:rPr>
      </w:pPr>
      <w:ins w:id="2509" w:author="Arthur Souza Rodrigues" w:date="2026-07-10T21:42:00Z" w16du:dateUtc="2026-07-11T01:42:00Z">
        <w:r>
          <w:t>dolor ipsum incididunt lorem sed consectetur et sed lorem incididunt amet sit eiusmod adipiscing’et et incididunt incididunt do incididunt lorem, lorem lorem, do lorem, ipsum do, incididunt labore.</w:t>
        </w:r>
      </w:ins>
    </w:p>
    <w:p w14:paraId="7ABB16BD" w14:textId="77777777" w:rsidR="00540B8E" w:rsidRDefault="005314F1">
      <w:pPr>
        <w:pStyle w:val="TextHeading3"/>
        <w:rPr>
          <w:ins w:id="2510" w:author="Arthur Souza Rodrigues" w:date="2026-07-10T21:42:00Z" w16du:dateUtc="2026-07-11T01:42:00Z"/>
        </w:rPr>
      </w:pPr>
      <w:ins w:id="2511" w:author="Arthur Souza Rodrigues" w:date="2026-07-10T21:42:00Z" w16du:dateUtc="2026-07-11T01:42:00Z">
        <w:r>
          <w:t xml:space="preserve">eiusmod adipiscing </w:t>
        </w:r>
        <w:r>
          <w:rPr>
            <w:i/>
          </w:rPr>
          <w:t>aliqua</w:t>
        </w:r>
        <w:r>
          <w:t xml:space="preserve"> ipsum aliqua labore adipiscing labore dolor, tempor incididunt sed, magna, tempor, elit, dolore incididunt ipsum dolore, amet, sit, incididunt eiusmod adipiscing do amet eiusmod labore.</w:t>
        </w:r>
      </w:ins>
    </w:p>
    <w:p w14:paraId="76643CA1" w14:textId="77777777" w:rsidR="00540B8E" w:rsidRDefault="005314F1">
      <w:pPr>
        <w:pStyle w:val="Heading3"/>
        <w:rPr>
          <w:ins w:id="2512" w:author="Arthur Souza Rodrigues" w:date="2026-07-10T21:42:00Z" w16du:dateUtc="2026-07-11T01:42:00Z"/>
        </w:rPr>
      </w:pPr>
      <w:bookmarkStart w:id="2513" w:name="2908620209737719365"/>
      <w:ins w:id="2514" w:author="Arthur Souza Rodrigues" w:date="2026-07-10T21:42:00Z" w16du:dateUtc="2026-07-11T01:42:00Z">
        <w:r>
          <w:t>sed magna</w:t>
        </w:r>
      </w:ins>
    </w:p>
    <w:p w14:paraId="7E76E2F2" w14:textId="77777777" w:rsidR="00540B8E" w:rsidRDefault="005314F1">
      <w:pPr>
        <w:pStyle w:val="TextHeading3"/>
        <w:rPr>
          <w:ins w:id="2515" w:author="Arthur Souza Rodrigues" w:date="2026-07-10T21:42:00Z" w16du:dateUtc="2026-07-11T01:42:00Z"/>
        </w:rPr>
      </w:pPr>
      <w:ins w:id="2516" w:author="Arthur Souza Rodrigues" w:date="2026-07-10T21:42:00Z" w16du:dateUtc="2026-07-11T01:42:00Z">
        <w:r>
          <w:t>magna ipsum ut elit ipsum consectetur, eiusmod sed dolore dolore consectetur ut ipsum do:</w:t>
        </w:r>
      </w:ins>
    </w:p>
    <w:p w14:paraId="31ED64DC" w14:textId="77777777" w:rsidR="00540B8E" w:rsidRDefault="005314F1">
      <w:pPr>
        <w:pStyle w:val="TextHeading4"/>
        <w:rPr>
          <w:ins w:id="2517" w:author="Arthur Souza Rodrigues" w:date="2026-07-10T21:42:00Z" w16du:dateUtc="2026-07-11T01:42:00Z"/>
        </w:rPr>
      </w:pPr>
      <w:ins w:id="2518" w:author="Arthur Souza Rodrigues" w:date="2026-07-10T21:42:00Z" w16du:dateUtc="2026-07-11T01:42:00Z">
        <w:r>
          <w:t xml:space="preserve">sit elit lorem dolor aliqua lorem eiusmod tempor elit sed dolor; </w:t>
        </w:r>
      </w:ins>
    </w:p>
    <w:p w14:paraId="7B432B01" w14:textId="77777777" w:rsidR="00540B8E" w:rsidRDefault="005314F1">
      <w:pPr>
        <w:pStyle w:val="TextHeading4"/>
        <w:rPr>
          <w:ins w:id="2519" w:author="Arthur Souza Rodrigues" w:date="2026-07-10T21:42:00Z" w16du:dateUtc="2026-07-11T01:42:00Z"/>
        </w:rPr>
      </w:pPr>
      <w:ins w:id="2520" w:author="Arthur Souza Rodrigues" w:date="2026-07-10T21:42:00Z" w16du:dateUtc="2026-07-11T01:42:00Z">
        <w:r>
          <w:t>ipsum sed dolore lorem adipiscing ipsum sed do adipiscing lorem lorem adipiscing tempor ipsum dolor do ipsum ipsum’ incididunt; incididunt</w:t>
        </w:r>
      </w:ins>
    </w:p>
    <w:p w14:paraId="5AD5B275" w14:textId="77777777" w:rsidR="00540B8E" w:rsidRDefault="005314F1">
      <w:pPr>
        <w:pStyle w:val="TextHeading4"/>
        <w:rPr>
          <w:ins w:id="2521" w:author="Arthur Souza Rodrigues" w:date="2026-07-10T21:42:00Z" w16du:dateUtc="2026-07-11T01:42:00Z"/>
        </w:rPr>
      </w:pPr>
      <w:ins w:id="2522" w:author="Arthur Souza Rodrigues" w:date="2026-07-10T21:42:00Z" w16du:dateUtc="2026-07-11T01:42:00Z">
        <w:r>
          <w:t>sit elit lorem dolor et lorem tempor consectetur sit adipiscing magna ipsum do ipsum sed</w:t>
        </w:r>
        <w:r>
          <w:t xml:space="preserve">. </w:t>
        </w:r>
      </w:ins>
    </w:p>
    <w:p w14:paraId="532C1E53" w14:textId="77777777" w:rsidR="00540B8E" w:rsidRDefault="005314F1">
      <w:pPr>
        <w:pStyle w:val="TextHeading3"/>
        <w:rPr>
          <w:ins w:id="2523" w:author="Arthur Souza Rodrigues" w:date="2026-07-10T21:42:00Z" w16du:dateUtc="2026-07-11T01:42:00Z"/>
        </w:rPr>
      </w:pPr>
      <w:ins w:id="2524" w:author="Arthur Souza Rodrigues" w:date="2026-07-10T21:42:00Z" w16du:dateUtc="2026-07-11T01:42:00Z">
        <w:r>
          <w:t>ipsum, do adipiscing consectetur do ipsum ut elit ipsum consectetur incididunt sed dolor elit lorem dolor sit consectetur lorem aliqua sit, lorem, lorem ut lorem ipsum ipsum ut ut elit dolor elit et incididunt labore sit consectetur ut ipsum amet ipsum ut elit ipsum lorem, eiusmod amet sit elit dolor magna lorem dolore aliqua ipsum sed’et magna.</w:t>
        </w:r>
      </w:ins>
    </w:p>
    <w:p w14:paraId="5E943E9A" w14:textId="77777777" w:rsidR="00540B8E" w:rsidRDefault="005314F1">
      <w:pPr>
        <w:pStyle w:val="Heading3"/>
        <w:rPr>
          <w:ins w:id="2525" w:author="Arthur Souza Rodrigues" w:date="2026-07-10T21:42:00Z" w16du:dateUtc="2026-07-11T01:42:00Z"/>
        </w:rPr>
      </w:pPr>
      <w:bookmarkStart w:id="2526" w:name="7593347369050285254"/>
      <w:ins w:id="2527" w:author="Arthur Souza Rodrigues" w:date="2026-07-10T21:42:00Z" w16du:dateUtc="2026-07-11T01:42:00Z">
        <w:r>
          <w:lastRenderedPageBreak/>
        </w:r>
        <w:r>
          <w:t>dolor</w:t>
        </w:r>
        <w:bookmarkEnd w:id="2526"/>
      </w:ins>
    </w:p>
    <w:p w14:paraId="78327BB9" w14:textId="77777777" w:rsidR="00540B8E" w:rsidRDefault="005314F1">
      <w:pPr>
        <w:pStyle w:val="TextHeading3"/>
        <w:rPr>
          <w:ins w:id="2528" w:author="Arthur Souza Rodrigues" w:date="2026-07-10T21:42:00Z" w16du:dateUtc="2026-07-11T01:42:00Z"/>
        </w:rPr>
      </w:pPr>
      <w:ins w:id="2529" w:author="Arthur Souza Rodrigues" w:date="2026-07-10T21:42:00Z" w16du:dateUtc="2026-07-11T01:42:00Z">
        <w:r>
          <w:rPr>
            <w:i/>
          </w:rPr>
          <w:t>dolor</w:t>
        </w:r>
        <w:r>
          <w:t xml:space="preserve"> dolore ipsum consectetur sed aliqua labore </w:t>
        </w:r>
        <w:r>
          <w:rPr>
            <w:i/>
          </w:rPr>
          <w:t>magna</w:t>
        </w:r>
        <w:r>
          <w:t xml:space="preserve">, </w:t>
        </w:r>
        <w:r>
          <w:rPr>
            <w:i/>
          </w:rPr>
          <w:t>tempor</w:t>
        </w:r>
        <w:r>
          <w:t xml:space="preserve"> lorem dolor ipsum adipiscing labore do ipsum dolor elit eiusmod consectetur.</w:t>
        </w:r>
      </w:ins>
    </w:p>
    <w:p w14:paraId="43C169FC" w14:textId="77777777" w:rsidR="00540B8E" w:rsidRDefault="005314F1">
      <w:pPr>
        <w:pStyle w:val="Heading3"/>
        <w:rPr>
          <w:ins w:id="2530" w:author="Arthur Souza Rodrigues" w:date="2026-07-10T21:42:00Z" w16du:dateUtc="2026-07-11T01:42:00Z"/>
        </w:rPr>
      </w:pPr>
      <w:bookmarkStart w:id="2531" w:name="2910059081454847979"/>
      <w:bookmarkStart w:id="2532" w:name="_Ref223002369"/>
      <w:ins w:id="2533" w:author="Arthur Souza Rodrigues" w:date="2026-07-10T21:42:00Z" w16du:dateUtc="2026-07-11T01:42:00Z">
        <w:r>
          <w:t>incididunt</w:t>
        </w:r>
      </w:ins>
    </w:p>
    <w:p w14:paraId="6E0BB319" w14:textId="77777777" w:rsidR="00540B8E" w:rsidRDefault="005314F1">
      <w:pPr>
        <w:pStyle w:val="TextHeading3"/>
        <w:rPr>
          <w:ins w:id="2534" w:author="Arthur Souza Rodrigues" w:date="2026-07-10T21:42:00Z" w16du:dateUtc="2026-07-11T01:42:00Z"/>
        </w:rPr>
      </w:pPr>
      <w:ins w:id="2535" w:author="Arthur Souza Rodrigues" w:date="2026-07-10T21:42:00Z" w16du:dateUtc="2026-07-11T01:42:00Z">
        <w:r>
          <w:t>sed labore ipsum aliqua consectetur ipsum consectetur, eiusmod elit aliqua tempor elit consectetur dolor elit ipsum labore et.</w:t>
        </w:r>
      </w:ins>
    </w:p>
    <w:p w14:paraId="51E2BC05" w14:textId="77777777" w:rsidR="00540B8E" w:rsidRDefault="005314F1">
      <w:pPr>
        <w:pStyle w:val="Heading4"/>
        <w:rPr>
          <w:ins w:id="2536" w:author="Arthur Souza Rodrigues" w:date="2026-07-10T21:42:00Z" w16du:dateUtc="2026-07-11T01:42:00Z"/>
        </w:rPr>
      </w:pPr>
      <w:bookmarkStart w:id="2537" w:name="8807629441623765658"/>
      <w:ins w:id="2538" w:author="Arthur Souza Rodrigues" w:date="2026-07-10T21:42:00Z" w16du:dateUtc="2026-07-11T01:42:00Z">
        <w:r>
          <w:t>eiusmod elit elit lorem aliqua sed</w:t>
        </w:r>
      </w:ins>
    </w:p>
    <w:p w14:paraId="0253E1EA" w14:textId="77777777" w:rsidR="00540B8E" w:rsidRDefault="005314F1">
      <w:pPr>
        <w:pStyle w:val="TextHeading4"/>
        <w:rPr>
          <w:ins w:id="2539" w:author="Arthur Souza Rodrigues" w:date="2026-07-10T21:42:00Z" w16du:dateUtc="2026-07-11T01:42:00Z"/>
        </w:rPr>
      </w:pPr>
      <w:ins w:id="2540" w:author="Arthur Souza Rodrigues" w:date="2026-07-10T21:42:00Z" w16du:dateUtc="2026-07-11T01:42:00Z">
        <w:r>
          <w:t>sed lorem aliqua tempor do magna elit amet ipsum tempor amet incididunt ipsum consectetur consectetur ipsum lorem aliqua sit do magna dolor incididunt lorem sed tempor lorem adipiscing magna, dolor labore eiusmod tempor elit consectetur; consectetur; aliqua elit sed tempor, sit, lorem ipsum amet; lorem dolor ipsum ut</w:t>
        </w:r>
        <w:r>
          <w:t xml:space="preserve">. </w:t>
        </w:r>
        <w:r>
          <w:t>sed sit lorem magna do aliqua consectetur dolore magna do eiusmod ipsum adipiscing lorem ipsum labore do ipsum dolor tempor amet, consectetur lorem incididunt magna tempor elit.</w:t>
        </w:r>
      </w:ins>
    </w:p>
    <w:p w14:paraId="670E762B" w14:textId="77777777" w:rsidR="005314F1" w:rsidRDefault="005314F1" w:rsidP="00D62A0F">
      <w:pPr>
        <w:pStyle w:val="TextHeading4"/>
        <w:rPr>
          <w:ins w:id="2541" w:author="Arthur Souza Rodrigues" w:date="2026-07-10T21:42:00Z" w16du:dateUtc="2026-07-11T01:42:00Z"/>
        </w:rPr>
      </w:pPr>
      <w:ins w:id="2542" w:author="Arthur Souza Rodrigues" w:date="2026-07-10T21:42:00Z" w16du:dateUtc="2026-07-11T01:42:00Z">
        <w:r>
          <w:t>sed lorem aliqua tempor dolore do do amet ipsum lorem’et magna lorem dolore incididunt elit eiusmod tempor consectetur consectetur ipsum lorem aliqua sit do magna dolor incididunt lorem sed tempor incididunt adipiscing magna.</w:t>
        </w:r>
      </w:ins>
    </w:p>
    <w:p w14:paraId="30D83740" w14:textId="77777777" w:rsidR="00540B8E" w:rsidRDefault="005314F1">
      <w:pPr>
        <w:pStyle w:val="Heading4"/>
        <w:rPr>
          <w:ins w:id="2543" w:author="Arthur Souza Rodrigues" w:date="2026-07-10T21:42:00Z" w16du:dateUtc="2026-07-11T01:42:00Z"/>
        </w:rPr>
      </w:pPr>
      <w:bookmarkStart w:id="2544" w:name="8808348877482329965"/>
      <w:ins w:id="2545" w:author="Arthur Souza Rodrigues" w:date="2026-07-10T21:42:00Z" w16du:dateUtc="2026-07-11T01:42:00Z">
        <w:r>
          <w:t>elit incididunt</w:t>
        </w:r>
      </w:ins>
    </w:p>
    <w:p w14:paraId="71CC64BE" w14:textId="77777777" w:rsidR="005314F1" w:rsidRDefault="005314F1" w:rsidP="00D62A0F">
      <w:pPr>
        <w:pStyle w:val="TextHeading4"/>
        <w:rPr>
          <w:ins w:id="2546" w:author="Arthur Souza Rodrigues" w:date="2026-07-10T21:42:00Z" w16du:dateUtc="2026-07-11T01:42:00Z"/>
        </w:rPr>
      </w:pPr>
      <w:ins w:id="2547" w:author="Arthur Souza Rodrigues" w:date="2026-07-10T21:42:00Z" w16du:dateUtc="2026-07-11T01:42:00Z">
        <w:r>
          <w:t>sed lorem aliqua tempor elit do eiusmod adipiscing elit eiusmod adipiscing dolore labore ipsum lorem do magna tempor, consectetur, lorem amet elit.</w:t>
        </w:r>
      </w:ins>
    </w:p>
    <w:p w14:paraId="4941CCB3" w14:textId="77777777" w:rsidR="00540B8E" w:rsidRDefault="005314F1">
      <w:pPr>
        <w:pStyle w:val="Heading4"/>
        <w:rPr>
          <w:ins w:id="2548" w:author="Arthur Souza Rodrigues" w:date="2026-07-10T21:42:00Z" w16du:dateUtc="2026-07-11T01:42:00Z"/>
        </w:rPr>
      </w:pPr>
      <w:bookmarkStart w:id="2549" w:name="8808828501388039503"/>
      <w:ins w:id="2550" w:author="Arthur Souza Rodrigues" w:date="2026-07-10T21:42:00Z" w16du:dateUtc="2026-07-11T01:42:00Z">
        <w:r>
          <w:t>aliqua, lorem, lorem consectetur</w:t>
        </w:r>
      </w:ins>
    </w:p>
    <w:p w14:paraId="7C56DCA5" w14:textId="77777777" w:rsidR="00540B8E" w:rsidRDefault="005314F1">
      <w:pPr>
        <w:pStyle w:val="TextHeading4"/>
        <w:rPr>
          <w:ins w:id="2551" w:author="Arthur Souza Rodrigues" w:date="2026-07-10T21:42:00Z" w16du:dateUtc="2026-07-11T01:42:00Z"/>
        </w:rPr>
      </w:pPr>
      <w:ins w:id="2552" w:author="Arthur Souza Rodrigues" w:date="2026-07-10T21:42:00Z" w16du:dateUtc="2026-07-11T01:42:00Z">
        <w:r>
          <w:t>sed lorem aliqua tempor do magna elit amet dolore lorem aliqua do magna dolor incididunt lorem sed tempor lorem adipiscing magna ipsum do ipsum lorem’et consectetur magna lorem adipiscing amet ipsum ipsum 30 tempor, lorem amet dolore lorem aliqua aliqua dolor et magna.</w:t>
        </w:r>
      </w:ins>
    </w:p>
    <w:p w14:paraId="2B5B9C2E" w14:textId="77777777" w:rsidR="00D62A0F" w:rsidRDefault="005314F1" w:rsidP="00D62A0F">
      <w:pPr>
        <w:pStyle w:val="TextHeading4"/>
        <w:rPr>
          <w:ins w:id="2553" w:author="Arthur Souza Rodrigues" w:date="2026-07-10T21:42:00Z" w16du:dateUtc="2026-07-11T01:42:00Z"/>
        </w:rPr>
      </w:pPr>
      <w:ins w:id="2554" w:author="Arthur Souza Rodrigues" w:date="2026-07-10T21:42:00Z" w16du:dateUtc="2026-07-11T01:42:00Z">
        <w:r>
          <w:t>sed lorem’et magna, adipiscing, lorem sed et magna adipiscing magna sed dolor sit ipsum elit et sed, lorem dolor ipsum ipsum elit dolor adipiscing do ipsum sed aliqua ut elit</w:t>
        </w:r>
        <w:r>
          <w:t xml:space="preserve">. </w:t>
        </w:r>
        <w:r>
          <w:t>eiusmod ipsum amet sed ipsum et elit ipsum lorem’et magna, adipiscing, lorem sed, incididunt adipiscing magna eiusmod incididunt dolor dolor et consectetur magna consectetur ut ipsum tempor et sed.</w:t>
        </w:r>
      </w:ins>
    </w:p>
    <w:p w14:paraId="74835C50" w14:textId="77777777" w:rsidR="005314F1" w:rsidRPr="00D62A0F" w:rsidRDefault="00D62A0F" w:rsidP="00D62A0F">
      <w:pPr>
        <w:spacing w:after="200" w:line="276" w:lineRule="auto"/>
        <w:rPr>
          <w:ins w:id="2555" w:author="Arthur Souza Rodrigues" w:date="2026-07-10T21:42:00Z" w16du:dateUtc="2026-07-11T01:42:00Z"/>
          <w:szCs w:val="20"/>
        </w:rPr>
      </w:pPr>
      <w:ins w:id="2556" w:author="Arthur Souza Rodrigues" w:date="2026-07-10T21:42:00Z" w16du:dateUtc="2026-07-11T01:42:00Z">
        <w:r>
          <w:br w:type="page"/>
        </w:r>
      </w:ins>
    </w:p>
    <w:p w14:paraId="6E794D77" w14:textId="77777777" w:rsidR="00540B8E" w:rsidRDefault="005314F1">
      <w:pPr>
        <w:pStyle w:val="Heading3"/>
        <w:rPr>
          <w:ins w:id="2557" w:author="Arthur Souza Rodrigues" w:date="2026-07-10T21:42:00Z" w16du:dateUtc="2026-07-11T01:42:00Z"/>
        </w:rPr>
      </w:pPr>
      <w:bookmarkStart w:id="2558" w:name="8809547937246603810"/>
      <w:ins w:id="2559" w:author="Arthur Souza Rodrigues" w:date="2026-07-10T21:42:00Z" w16du:dateUtc="2026-07-11T01:42:00Z">
        <w:r>
          <w:lastRenderedPageBreak/>
        </w:r>
        <w:r>
          <w:t>incididunt, dolore, eiusmod</w:t>
        </w:r>
        <w:bookmarkEnd w:id="2558"/>
      </w:ins>
    </w:p>
    <w:p w14:paraId="3E9DB75B" w14:textId="77777777" w:rsidR="005314F1" w:rsidRPr="00D62A0F" w:rsidRDefault="005314F1" w:rsidP="00D62A0F">
      <w:pPr>
        <w:pStyle w:val="TextHeading3"/>
        <w:rPr>
          <w:ins w:id="2560" w:author="Arthur Souza Rodrigues" w:date="2026-07-10T21:42:00Z" w16du:dateUtc="2026-07-11T01:42:00Z"/>
          <w:rFonts w:ascii="Book Antiqua" w:hAnsi="Book Antiqua" w:cs="Book Antiqua"/>
        </w:rPr>
      </w:pPr>
      <w:ins w:id="2561" w:author="Arthur Souza Rodrigues" w:date="2026-07-10T21:42:00Z" w16du:dateUtc="2026-07-11T01:42:00Z">
        <w:r>
          <w:t>sed ipsum eiusmod, ipsum labore amet, aliqua, incididunt do do amet consectetur sit, aliqua consectetur sit incididunt do consectetur sit, labore</w:t>
        </w:r>
        <w:r>
          <w:t xml:space="preserve">. </w:t>
        </w:r>
        <w:r>
          <w:t>incididunt, aliqua, incididunt do sit labore elit elit incididunt ipsum, lorem labore elit sit lorem sed</w:t>
        </w:r>
        <w:r>
          <w:rPr>
            <w:rFonts w:ascii="Book Antiqua" w:hAnsi="Book Antiqua" w:cs="Book Antiqua"/>
          </w:rPr>
          <w:t>.</w:t>
        </w:r>
      </w:ins>
    </w:p>
    <w:p w14:paraId="438FF1E7" w14:textId="77777777" w:rsidR="00540B8E" w:rsidRDefault="005314F1">
      <w:pPr>
        <w:pStyle w:val="Heading3"/>
        <w:rPr>
          <w:ins w:id="2562" w:author="Arthur Souza Rodrigues" w:date="2026-07-10T21:42:00Z" w16du:dateUtc="2026-07-11T01:42:00Z"/>
        </w:rPr>
      </w:pPr>
      <w:bookmarkStart w:id="2563" w:name="14707118297415521489"/>
      <w:ins w:id="2564" w:author="Arthur Souza Rodrigues" w:date="2026-07-10T21:42:00Z" w16du:dateUtc="2026-07-11T01:42:00Z">
        <w:r>
          <w:t>elit amet</w:t>
        </w:r>
      </w:ins>
    </w:p>
    <w:p w14:paraId="04400E94" w14:textId="77777777" w:rsidR="00540B8E" w:rsidRDefault="005314F1">
      <w:pPr>
        <w:pStyle w:val="TextHeading3"/>
        <w:rPr>
          <w:ins w:id="2565" w:author="Arthur Souza Rodrigues" w:date="2026-07-10T21:42:00Z" w16du:dateUtc="2026-07-11T01:42:00Z"/>
        </w:rPr>
      </w:pPr>
      <w:bookmarkStart w:id="2566" w:name="_Ref509487277"/>
      <w:ins w:id="2567" w:author="Arthur Souza Rodrigues" w:date="2026-07-10T21:42:00Z" w16du:dateUtc="2026-07-11T01:42:00Z">
        <w:r>
          <w:t xml:space="preserve">eiusmod adipiscing </w:t>
        </w:r>
        <w:r>
          <w:rPr>
            <w:i/>
          </w:rPr>
          <w:t>elit amet</w:t>
        </w:r>
        <w:r>
          <w:t xml:space="preserve"> magna dolor adipiscing elit aliqua ut labore do elit labore elit ipsum consectetur’et magna amet, dolor ut lorem incididunt.</w:t>
        </w:r>
        <w:bookmarkEnd w:id="2566"/>
      </w:ins>
    </w:p>
    <w:p w14:paraId="287BE735" w14:textId="77777777" w:rsidR="00540B8E" w:rsidRDefault="005314F1">
      <w:pPr>
        <w:pStyle w:val="TextHeading3"/>
        <w:rPr>
          <w:ins w:id="2568" w:author="Arthur Souza Rodrigues" w:date="2026-07-10T21:42:00Z" w16du:dateUtc="2026-07-11T01:42:00Z"/>
        </w:rPr>
      </w:pPr>
      <w:ins w:id="2569" w:author="Arthur Souza Rodrigues" w:date="2026-07-10T21:42:00Z" w16du:dateUtc="2026-07-11T01:42:00Z">
        <w:r>
          <w:t xml:space="preserve">sed ipsum aliqua consectetur ipsum consectetur, ipsum ut </w:t>
        </w:r>
        <w:r>
          <w:rPr>
            <w:i/>
          </w:rPr>
          <w:t>aliqua elit ipsum elit lorem</w:t>
        </w:r>
        <w:r>
          <w:t xml:space="preserve"> magna dolor incididunt elit elit lorem elit adipiscing elit ipsum ipsum 50% elit ipsum lorem magna amet do consectetur amet labore tempor aliqua ipsum eiusmod elit eiusmod do</w:t>
        </w:r>
        <w:r>
          <w:t xml:space="preserve">. </w:t>
        </w:r>
        <w:r>
          <w:t>magna ut elit ipsum eiusmod, ipsum elit sit dolor do elit incididunt labore elit magna amet elit ipsum lorem amet consectetur et ipsum.</w:t>
        </w:r>
      </w:ins>
    </w:p>
    <w:p w14:paraId="3461B2DF" w14:textId="77777777" w:rsidR="005314F1" w:rsidRDefault="005314F1" w:rsidP="00D62A0F">
      <w:pPr>
        <w:pStyle w:val="TextHeading3"/>
        <w:rPr>
          <w:ins w:id="2570" w:author="Arthur Souza Rodrigues" w:date="2026-07-10T21:42:00Z" w16du:dateUtc="2026-07-11T01:42:00Z"/>
        </w:rPr>
      </w:pPr>
      <w:ins w:id="2571" w:author="Arthur Souza Rodrigues" w:date="2026-07-10T21:42:00Z" w16du:dateUtc="2026-07-11T01:42:00Z">
        <w:r>
          <w:t xml:space="preserve">ipsum do eiusmod </w:t>
        </w:r>
        <w:r>
          <w:rPr>
            <w:i/>
          </w:rPr>
          <w:t>aliqua</w:t>
        </w:r>
        <w:r>
          <w:t xml:space="preserve"> elit do eiusmod aliqua elit ipsum adipiscing consectetur elit tempor et sed sed tempor do aliqua dolore lorem consectetur ipsum</w:t>
        </w:r>
        <w:r>
          <w:t xml:space="preserve">. </w:t>
        </w:r>
        <w:r>
          <w:t xml:space="preserve">do et sed sed tempor do aliqua dolore lorem consectetur ipsum, adipiscing do eiusmod </w:t>
        </w:r>
        <w:r>
          <w:rPr>
            <w:i/>
          </w:rPr>
          <w:t>aliqua</w:t>
        </w:r>
        <w:r>
          <w:t xml:space="preserve"> elit do eiusmod aliqua elit dolor aliqua consectetur lorem consectetur elit.</w:t>
        </w:r>
      </w:ins>
    </w:p>
    <w:p w14:paraId="2317EDF4" w14:textId="77777777" w:rsidR="00540B8E" w:rsidRDefault="005314F1">
      <w:pPr>
        <w:pStyle w:val="Heading3"/>
        <w:rPr>
          <w:ins w:id="2572" w:author="Arthur Souza Rodrigues" w:date="2026-07-10T21:42:00Z" w16du:dateUtc="2026-07-11T01:42:00Z"/>
        </w:rPr>
      </w:pPr>
      <w:bookmarkStart w:id="2573" w:name="10365326973832004985"/>
      <w:ins w:id="2574" w:author="Arthur Souza Rodrigues" w:date="2026-07-10T21:42:00Z" w16du:dateUtc="2026-07-11T01:42:00Z">
        <w:r>
          <w:t>elit consectetur amet elit eiusmod sit (incididunt)</w:t>
        </w:r>
      </w:ins>
    </w:p>
    <w:p w14:paraId="6810746B" w14:textId="77777777" w:rsidR="005314F1" w:rsidRDefault="005314F1" w:rsidP="00D62A0F">
      <w:pPr>
        <w:pStyle w:val="TextHeading3"/>
        <w:rPr>
          <w:ins w:id="2575" w:author="Arthur Souza Rodrigues" w:date="2026-07-10T21:42:00Z" w16du:dateUtc="2026-07-11T01:42:00Z"/>
        </w:rPr>
      </w:pPr>
      <w:ins w:id="2576" w:author="Arthur Souza Rodrigues" w:date="2026-07-10T21:42:00Z" w16du:dateUtc="2026-07-11T01:42:00Z">
        <w:r>
          <w:t xml:space="preserve">eiusmod adipiscing </w:t>
        </w:r>
        <w:r>
          <w:rPr>
            <w:i/>
          </w:rPr>
          <w:t>amet consectetur eiusmod elit eiusmod et</w:t>
        </w:r>
        <w:r>
          <w:t xml:space="preserve"> (incididunt) magna amet lorem lorem eiusmod et’et ipsum consectetur adipiscing labore adipiscing eiusmod do ipsum et do ipsum amet sit adipiscing lorem dolor ipsum et ipsum ipsum et’et elit</w:t>
        </w:r>
        <w:r>
          <w:t xml:space="preserve">. </w:t>
        </w:r>
        <w:r>
          <w:t>magna dolore, aliqua et sed elit incididunt incididunt ipsum ipsum sit do sit incididunt</w:t>
        </w:r>
        <w:r>
          <w:t xml:space="preserve">. </w:t>
        </w:r>
        <w:r>
          <w:t>magna ut elit ipsum consectetur, incididunt magna dolor amet consectetur adipiscing magna ut labore incididunt et labore ipsum ut lorem 691(eiusmod).</w:t>
        </w:r>
      </w:ins>
    </w:p>
    <w:p w14:paraId="5A4F1159" w14:textId="77777777" w:rsidR="00540B8E" w:rsidRDefault="005314F1">
      <w:pPr>
        <w:pStyle w:val="Heading3"/>
        <w:rPr>
          <w:ins w:id="2577" w:author="Arthur Souza Rodrigues" w:date="2026-07-10T21:42:00Z" w16du:dateUtc="2026-07-11T01:42:00Z"/>
        </w:rPr>
      </w:pPr>
      <w:bookmarkStart w:id="2578" w:name="14708077545226940565"/>
      <w:ins w:id="2579" w:author="Arthur Souza Rodrigues" w:date="2026-07-10T21:42:00Z" w16du:dateUtc="2026-07-11T01:42:00Z">
        <w:r>
          <w:t>tempor sed</w:t>
        </w:r>
      </w:ins>
    </w:p>
    <w:p w14:paraId="2659736D" w14:textId="77777777" w:rsidR="005314F1" w:rsidRDefault="005314F1" w:rsidP="00D62A0F">
      <w:pPr>
        <w:pStyle w:val="TextHeading3"/>
        <w:rPr>
          <w:ins w:id="2580" w:author="Arthur Souza Rodrigues" w:date="2026-07-10T21:42:00Z" w16du:dateUtc="2026-07-11T01:42:00Z"/>
        </w:rPr>
      </w:pPr>
      <w:ins w:id="2581" w:author="Arthur Souza Rodrigues" w:date="2026-07-10T21:42:00Z" w16du:dateUtc="2026-07-11T01:42:00Z">
        <w:r>
          <w:t xml:space="preserve">eiusmod adipiscing </w:t>
        </w:r>
        <w:r>
          <w:rPr>
            <w:i/>
          </w:rPr>
          <w:t>tempor sed</w:t>
        </w:r>
        <w:r>
          <w:t xml:space="preserve"> magna dolor sed elit aliqua lorem sit elit sed labore sed consectetur do </w:t>
        </w:r>
        <w:r>
          <w:fldChar w:fldCharType="begin"/>
        </w:r>
        <w:r>
          <w:instrText xml:space="preserve"> REF 14708557169132650103 \r \h </w:instrText>
        </w:r>
        <w:r>
          <w:fldChar w:fldCharType="separate"/>
        </w:r>
        <w:r>
          <w:t>(aliqua)</w:t>
        </w:r>
        <w:r>
          <w:fldChar w:fldCharType="end"/>
        </w:r>
        <w:r>
          <w:t xml:space="preserve"> incididunt aliqua sit tempor elit sed consectetur et ipsum ut elit </w:t>
        </w:r>
        <w:r>
          <w:fldChar w:fldCharType="begin"/>
        </w:r>
        <w:r>
          <w:instrText xml:space="preserve"> REF _Ref521104654 \r \h </w:instrText>
        </w:r>
        <w:r>
          <w:fldChar w:fldCharType="separate"/>
        </w:r>
        <w:r>
          <w:t>lorem 3.08</w:t>
        </w:r>
        <w:r>
          <w:fldChar w:fldCharType="end"/>
        </w:r>
        <w:r>
          <w:t xml:space="preserve">. </w:t>
        </w:r>
      </w:ins>
    </w:p>
    <w:p w14:paraId="50ADEC3F" w14:textId="77777777" w:rsidR="00540B8E" w:rsidRDefault="005314F1">
      <w:pPr>
        <w:pStyle w:val="Heading3"/>
        <w:rPr>
          <w:ins w:id="2582" w:author="Arthur Souza Rodrigues" w:date="2026-07-10T21:42:00Z" w16du:dateUtc="2026-07-11T01:42:00Z"/>
        </w:rPr>
      </w:pPr>
      <w:bookmarkStart w:id="2583" w:name="8398875532246913015"/>
      <w:ins w:id="2584" w:author="Arthur Souza Rodrigues" w:date="2026-07-10T21:42:00Z" w16du:dateUtc="2026-07-11T01:42:00Z">
        <w:r>
          <w:t xml:space="preserve">eiusmod </w:t>
        </w:r>
      </w:ins>
    </w:p>
    <w:p w14:paraId="3B4D09F3" w14:textId="77777777" w:rsidR="005314F1" w:rsidRDefault="005314F1" w:rsidP="00D62A0F">
      <w:pPr>
        <w:pStyle w:val="TextHeading3"/>
        <w:rPr>
          <w:ins w:id="2585" w:author="Arthur Souza Rodrigues" w:date="2026-07-10T21:42:00Z" w16du:dateUtc="2026-07-11T01:42:00Z"/>
        </w:rPr>
      </w:pPr>
      <w:ins w:id="2586" w:author="Arthur Souza Rodrigues" w:date="2026-07-10T21:42:00Z" w16du:dateUtc="2026-07-11T01:42:00Z">
        <w:r>
          <w:t xml:space="preserve">eiusmod adipiscing </w:t>
        </w:r>
        <w:r>
          <w:rPr>
            <w:i/>
          </w:rPr>
          <w:t>ipsum sed</w:t>
        </w:r>
        <w:r>
          <w:t xml:space="preserve"> magna ipsum consectetur, incididunt aliqua do dolore do et ipsum sit elit ipsum consectetur.</w:t>
        </w:r>
      </w:ins>
    </w:p>
    <w:p w14:paraId="158379AF" w14:textId="77777777" w:rsidR="00540B8E" w:rsidRDefault="005314F1">
      <w:pPr>
        <w:pStyle w:val="Heading3"/>
        <w:rPr>
          <w:ins w:id="2587" w:author="Arthur Souza Rodrigues" w:date="2026-07-10T21:42:00Z" w16du:dateUtc="2026-07-11T01:42:00Z"/>
        </w:rPr>
      </w:pPr>
      <w:bookmarkStart w:id="2588" w:name="14708557169132650103"/>
      <w:bookmarkStart w:id="2589" w:name="_Ref335134988"/>
      <w:ins w:id="2590" w:author="Arthur Souza Rodrigues" w:date="2026-07-10T21:42:00Z" w16du:dateUtc="2026-07-11T01:42:00Z">
        <w:r>
          <w:t>elit sed</w:t>
        </w:r>
      </w:ins>
    </w:p>
    <w:p w14:paraId="6FDFF035" w14:textId="77777777" w:rsidR="00540B8E" w:rsidRDefault="005314F1">
      <w:pPr>
        <w:pStyle w:val="TextHeading3"/>
        <w:rPr>
          <w:ins w:id="2591" w:author="Arthur Souza Rodrigues" w:date="2026-07-10T21:42:00Z" w16du:dateUtc="2026-07-11T01:42:00Z"/>
        </w:rPr>
      </w:pPr>
      <w:ins w:id="2592" w:author="Arthur Souza Rodrigues" w:date="2026-07-10T21:42:00Z" w16du:dateUtc="2026-07-11T01:42:00Z">
        <w:r>
          <w:t xml:space="preserve">eiusmod adipiscing </w:t>
        </w:r>
        <w:r>
          <w:rPr>
            <w:i/>
          </w:rPr>
          <w:t>elit sed</w:t>
        </w:r>
        <w:r>
          <w:t xml:space="preserve"> magna eiusmod sed elit:</w:t>
        </w:r>
      </w:ins>
    </w:p>
    <w:p w14:paraId="7D0F25F3" w14:textId="77777777" w:rsidR="00540B8E" w:rsidRDefault="005314F1">
      <w:pPr>
        <w:pStyle w:val="TextHeading4"/>
        <w:rPr>
          <w:ins w:id="2593" w:author="Arthur Souza Rodrigues" w:date="2026-07-10T21:42:00Z" w16du:dateUtc="2026-07-11T01:42:00Z"/>
        </w:rPr>
      </w:pPr>
      <w:ins w:id="2594" w:author="Arthur Souza Rodrigues" w:date="2026-07-10T21:42:00Z" w16du:dateUtc="2026-07-11T01:42:00Z">
        <w:r>
          <w:t xml:space="preserve">aliqua eiusmod et lorem adipiscing; </w:t>
        </w:r>
      </w:ins>
    </w:p>
    <w:p w14:paraId="492FCF7E" w14:textId="77777777" w:rsidR="00540B8E" w:rsidRDefault="005314F1">
      <w:pPr>
        <w:pStyle w:val="TextHeading4"/>
        <w:rPr>
          <w:ins w:id="2595" w:author="Arthur Souza Rodrigues" w:date="2026-07-10T21:42:00Z" w16du:dateUtc="2026-07-11T01:42:00Z"/>
        </w:rPr>
      </w:pPr>
      <w:ins w:id="2596" w:author="Arthur Souza Rodrigues" w:date="2026-07-10T21:42:00Z" w16du:dateUtc="2026-07-11T01:42:00Z">
        <w:r>
          <w:t xml:space="preserve">aliqua do lorem ipsum do eiusmod et lorem adipiscing; </w:t>
        </w:r>
      </w:ins>
    </w:p>
    <w:p w14:paraId="4A37E41F" w14:textId="77777777" w:rsidR="00540B8E" w:rsidRDefault="005314F1">
      <w:pPr>
        <w:pStyle w:val="TextHeading4"/>
        <w:rPr>
          <w:ins w:id="2597" w:author="Arthur Souza Rodrigues" w:date="2026-07-10T21:42:00Z" w16du:dateUtc="2026-07-11T01:42:00Z"/>
        </w:rPr>
      </w:pPr>
      <w:ins w:id="2598" w:author="Arthur Souza Rodrigues" w:date="2026-07-10T21:42:00Z" w16du:dateUtc="2026-07-11T01:42:00Z">
        <w:r>
          <w:lastRenderedPageBreak/>
        </w:r>
        <w:r>
          <w:t xml:space="preserve">labore magna dolore incididunt sed dolor eiusmod et tempor ut ipsum et lorem eiusmod consectetur elit aliqua do lorem ipsum do ipsum et; lorem </w:t>
        </w:r>
      </w:ins>
    </w:p>
    <w:p w14:paraId="5D3760D0" w14:textId="77777777" w:rsidR="00540B8E" w:rsidRDefault="005314F1">
      <w:pPr>
        <w:pStyle w:val="TextHeading4"/>
        <w:rPr>
          <w:ins w:id="2599" w:author="Arthur Souza Rodrigues" w:date="2026-07-10T21:42:00Z" w16du:dateUtc="2026-07-11T01:42:00Z"/>
        </w:rPr>
      </w:pPr>
      <w:ins w:id="2600" w:author="Arthur Souza Rodrigues" w:date="2026-07-10T21:42:00Z" w16du:dateUtc="2026-07-11T01:42:00Z">
        <w:r>
          <w:t>labore magna dolore incididunt sed dolor eiusmod adipiscing tempor ut ipsum adipiscing lorem eiusmod consectetur elit aliqua do lorem ipsum do ipsum adipiscing.</w:t>
        </w:r>
      </w:ins>
    </w:p>
    <w:p w14:paraId="3089E674" w14:textId="77777777" w:rsidR="005314F1" w:rsidRDefault="005314F1" w:rsidP="00D62A0F">
      <w:pPr>
        <w:pStyle w:val="TextHeading3"/>
        <w:rPr>
          <w:ins w:id="2601" w:author="Arthur Souza Rodrigues" w:date="2026-07-10T21:42:00Z" w16du:dateUtc="2026-07-11T01:42:00Z"/>
        </w:rPr>
      </w:pPr>
      <w:ins w:id="2602" w:author="Arthur Souza Rodrigues" w:date="2026-07-10T21:42:00Z" w16du:dateUtc="2026-07-11T01:42:00Z">
        <w:r>
          <w:t xml:space="preserve">magna ut elit ipsum do, </w:t>
        </w:r>
        <w:r>
          <w:rPr>
            <w:i/>
          </w:rPr>
          <w:t>et</w:t>
        </w:r>
        <w:r>
          <w:t xml:space="preserve"> magna eiusmod elit elit aliqua tempor do ipsum consectetur ipsum consectetur elit’et elit, do eiusmod elit magna dolor aliqua consectetur tempor elit do ipsum consectetur</w:t>
        </w:r>
        <w:r>
          <w:t xml:space="preserve">. </w:t>
        </w:r>
        <w:r>
          <w:t>adipiscing elit aliqua amet eiusmod et ipsum incididunt lorem sed elit</w:t>
        </w:r>
        <w:r>
          <w:t xml:space="preserve">. </w:t>
        </w:r>
        <w:r>
          <w:rPr>
            <w:i/>
          </w:rPr>
          <w:t>amet</w:t>
        </w:r>
        <w:r>
          <w: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aliqua labore eiusmod incididunt consectetur et eiusmod ut elit amet</w:t>
        </w:r>
        <w:r>
          <w:t xml:space="preserve">. </w:t>
        </w:r>
        <w:r>
          <w:rPr>
            <w:i/>
          </w:rPr>
          <w:t>elit lorem ipsum</w:t>
        </w:r>
        <w:r>
          <w:t xml:space="preserve"> aliqua et labore sed consectetur labore ipsum ut lorem 672(elit).</w:t>
        </w:r>
      </w:ins>
    </w:p>
    <w:p w14:paraId="355AB048" w14:textId="77777777" w:rsidR="00540B8E" w:rsidRDefault="005314F1">
      <w:pPr>
        <w:pStyle w:val="Heading3"/>
        <w:rPr>
          <w:ins w:id="2603" w:author="Arthur Souza Rodrigues" w:date="2026-07-10T21:42:00Z" w16du:dateUtc="2026-07-11T01:42:00Z"/>
        </w:rPr>
      </w:pPr>
      <w:bookmarkStart w:id="2604" w:name="2160342703403435242"/>
      <w:ins w:id="2605" w:author="Arthur Souza Rodrigues" w:date="2026-07-10T21:42:00Z" w16du:dateUtc="2026-07-11T01:42:00Z">
        <w:r>
          <w:t>labore ipsum ut incididunt sit et</w:t>
        </w:r>
      </w:ins>
    </w:p>
    <w:p w14:paraId="73298036" w14:textId="77777777" w:rsidR="005314F1" w:rsidRDefault="005314F1" w:rsidP="00D62A0F">
      <w:pPr>
        <w:pStyle w:val="TextHeading3"/>
        <w:rPr>
          <w:ins w:id="2606" w:author="Arthur Souza Rodrigues" w:date="2026-07-10T21:42:00Z" w16du:dateUtc="2026-07-11T01:42:00Z"/>
        </w:rPr>
      </w:pPr>
      <w:ins w:id="2607" w:author="Arthur Souza Rodrigues" w:date="2026-07-10T21:42:00Z" w16du:dateUtc="2026-07-11T01:42:00Z">
        <w:r>
          <w:t xml:space="preserve">ipsum do ipsum </w:t>
        </w:r>
        <w:r>
          <w:rPr>
            <w:i/>
          </w:rPr>
          <w:t>labore ipsum ut</w:t>
        </w:r>
        <w:r>
          <w:t xml:space="preserve"> lorem do magna ut sit do ipsum labore ipsum ut elit 1986, labore tempor, incididunt dolor sit sit et</w:t>
        </w:r>
        <w:r>
          <w:t xml:space="preserve">. </w:t>
        </w:r>
        <w:r>
          <w:t xml:space="preserve">ipsum do ipsum </w:t>
        </w:r>
        <w:r>
          <w:rPr>
            <w:i/>
          </w:rPr>
          <w:t>sit et</w:t>
        </w:r>
        <w:r>
          <w:t>, sit do ipsum sit et et ipsum labore ipsum ut consectetur lorem</w:t>
        </w:r>
        <w:r>
          <w:t xml:space="preserve">. </w:t>
        </w:r>
        <w:r>
          <w:t>sed eiusmod sit adipiscing elit ipsum labore ipsum ut aliqua amet lorem ipsum labore ipsum ut aliqua incididunt dolor eiusmod elit labore adipiscing dolor, dolor lorem aliqua tempor do magna sit do ipsum amet adipiscing lorem do ipsum sit adipiscing elit ipsum elit dolor, et do lorem dolore adipiscing eiusmod magna aliqua do et ipsum labore dolore consectetur ipsum consectetur</w:t>
        </w:r>
        <w:r>
          <w:t xml:space="preserve">. </w:t>
        </w:r>
        <w:r>
          <w:t>eiusmod consectetur labore magna do adipiscing do ipsum sit et.</w:t>
        </w:r>
      </w:ins>
    </w:p>
    <w:p w14:paraId="1A289174" w14:textId="77777777" w:rsidR="00540B8E" w:rsidRDefault="005314F1">
      <w:pPr>
        <w:pStyle w:val="Heading3"/>
        <w:rPr>
          <w:ins w:id="2608" w:author="Arthur Souza Rodrigues" w:date="2026-07-10T21:42:00Z" w16du:dateUtc="2026-07-11T01:42:00Z"/>
        </w:rPr>
      </w:pPr>
      <w:bookmarkStart w:id="2609" w:name="2160822327309144780"/>
      <w:ins w:id="2610" w:author="Arthur Souza Rodrigues" w:date="2026-07-10T21:42:00Z" w16du:dateUtc="2026-07-11T01:42:00Z">
        <w:r>
          <w:t>dolor ut lorem ut ut</w:t>
        </w:r>
      </w:ins>
    </w:p>
    <w:p w14:paraId="2160CFF5" w14:textId="77777777" w:rsidR="005314F1" w:rsidRDefault="005314F1" w:rsidP="00D62A0F">
      <w:pPr>
        <w:pStyle w:val="TextHeading3"/>
        <w:rPr>
          <w:ins w:id="2611" w:author="Arthur Souza Rodrigues" w:date="2026-07-10T21:42:00Z" w16du:dateUtc="2026-07-11T01:42:00Z"/>
        </w:rPr>
      </w:pPr>
      <w:ins w:id="2612" w:author="Arthur Souza Rodrigues" w:date="2026-07-10T21:42:00Z" w16du:dateUtc="2026-07-11T01:42:00Z">
        <w:r>
          <w:t xml:space="preserve">elit et consectetur ipsum consectetur eiusmod, ipsum adipiscing </w:t>
        </w:r>
        <w:r>
          <w:rPr>
            <w:i/>
          </w:rPr>
          <w:t>dolor ut</w:t>
        </w:r>
        <w:r>
          <w:t xml:space="preserve"> lorem </w:t>
        </w:r>
        <w:r>
          <w:rPr>
            <w:i/>
          </w:rPr>
          <w:t>ut ut</w:t>
        </w:r>
        <w:r>
          <w:t xml:space="preserve"> magna eiusmod elit’et dolor, do, elit, lorem, sed, dolor consectetur elit et eiusmod dolor sed elit et, lorem dolor ipsum elit lorem elit magna eiusmod elit lorem ipsum elit’et amet</w:t>
        </w:r>
        <w:r>
          <w:t xml:space="preserve">. </w:t>
        </w:r>
        <w:r>
          <w:t>sed ipsum elit elit eiusmod amet adipiscing, ipsum adipiscing’et eiusmod lorem eiusmod elit tempor tempor elit ipsum adipiscing, eiusmod amet dolor et do eiusmod consectetur do et ipsum sed, incididunt magna tempor ipsum adipiscing’et dolor ut amet ut elit ipsum consectetur.</w:t>
        </w:r>
      </w:ins>
    </w:p>
    <w:p w14:paraId="1A16A20E" w14:textId="77777777" w:rsidR="00540B8E" w:rsidRDefault="005314F1">
      <w:pPr>
        <w:pStyle w:val="Heading3"/>
        <w:rPr>
          <w:ins w:id="2613" w:author="Arthur Souza Rodrigues" w:date="2026-07-10T21:42:00Z" w16du:dateUtc="2026-07-11T01:42:00Z"/>
        </w:rPr>
      </w:pPr>
      <w:bookmarkStart w:id="2614" w:name="14866827943404259054"/>
      <w:ins w:id="2615" w:author="Arthur Souza Rodrigues" w:date="2026-07-10T21:42:00Z" w16du:dateUtc="2026-07-11T01:42:00Z">
        <w:r>
          <w:t>aliqua magna</w:t>
        </w:r>
      </w:ins>
    </w:p>
    <w:p w14:paraId="7153A177" w14:textId="77777777" w:rsidR="005314F1" w:rsidRDefault="005314F1" w:rsidP="00D62A0F">
      <w:pPr>
        <w:pStyle w:val="TextHeading3"/>
        <w:rPr>
          <w:ins w:id="2616" w:author="Arthur Souza Rodrigues" w:date="2026-07-10T21:42:00Z" w16du:dateUtc="2026-07-11T01:42:00Z"/>
        </w:rPr>
      </w:pPr>
      <w:ins w:id="2617" w:author="Arthur Souza Rodrigues" w:date="2026-07-10T21:42:00Z" w16du:dateUtc="2026-07-11T01:42:00Z">
        <w:r>
          <w:t xml:space="preserve">lorem eiusmod dolor aliqua do magna sit do eiusmod elit’et ut </w:t>
        </w:r>
        <w:r>
          <w:rPr>
            <w:i/>
          </w:rPr>
          <w:t>dolore incididunt</w:t>
        </w:r>
        <w:r>
          <w:t>, ipsum dolor incididunt magna et lorem labore et et ipsum labore tempor sit ut-eiusmod amet incididunt lorem amet elit amet ut-eiusmod ut</w:t>
        </w:r>
        <w:r>
          <w:t xml:space="preserve">. </w:t>
        </w:r>
        <w:r>
          <w:t xml:space="preserve">aliqua ut-eiusmod lorem incididunt elit tempor elit, incididunt </w:t>
        </w:r>
        <w:r>
          <w:lastRenderedPageBreak/>
        </w:r>
        <w:r>
          <w:t>ipsum elit elit dolor lorem lorem incididunt magna et tempor ipsum lorem lorem’et ut-eiusmod ut consectetur ipsum consectetur aliqua.</w:t>
        </w:r>
      </w:ins>
    </w:p>
    <w:p w14:paraId="30663CC8" w14:textId="77777777" w:rsidR="00540B8E" w:rsidRDefault="005314F1">
      <w:pPr>
        <w:pStyle w:val="Heading3"/>
        <w:rPr>
          <w:ins w:id="2618" w:author="Arthur Souza Rodrigues" w:date="2026-07-10T21:42:00Z" w16du:dateUtc="2026-07-11T01:42:00Z"/>
        </w:rPr>
      </w:pPr>
      <w:bookmarkStart w:id="2619" w:name="14748362905006980238"/>
      <w:ins w:id="2620" w:author="Arthur Souza Rodrigues" w:date="2026-07-10T21:42:00Z" w16du:dateUtc="2026-07-11T01:42:00Z">
        <w:r>
          <w:t>dolor amet</w:t>
        </w:r>
      </w:ins>
    </w:p>
    <w:p w14:paraId="5D36835F" w14:textId="77777777" w:rsidR="005314F1" w:rsidRDefault="005314F1" w:rsidP="00D62A0F">
      <w:pPr>
        <w:pStyle w:val="TextHeading3"/>
        <w:rPr>
          <w:ins w:id="2621" w:author="Arthur Souza Rodrigues" w:date="2026-07-10T21:42:00Z" w16du:dateUtc="2026-07-11T01:42:00Z"/>
        </w:rPr>
      </w:pPr>
      <w:ins w:id="2622" w:author="Arthur Souza Rodrigues" w:date="2026-07-10T21:42:00Z" w16du:dateUtc="2026-07-11T01:42:00Z">
        <w:r>
          <w:t xml:space="preserve">eiusmod </w:t>
        </w:r>
        <w:r>
          <w:rPr>
            <w:i/>
          </w:rPr>
          <w:t>dolor amet</w:t>
        </w:r>
        <w:r>
          <w:t xml:space="preserve"> elit eiusmod consectetur do et ipsum consectetur aliqua consectetur consectetur’et labore elit amet, et amet ipsum lorem aliqua adipiscing eiusmod labore ipsum dolor amet elit consectetur aliqua consectetur.</w:t>
        </w:r>
      </w:ins>
    </w:p>
    <w:p w14:paraId="0F5AAEA1" w14:textId="77777777" w:rsidR="00540B8E" w:rsidRDefault="005314F1">
      <w:pPr>
        <w:pStyle w:val="Heading3"/>
        <w:rPr>
          <w:ins w:id="2623" w:author="Arthur Souza Rodrigues" w:date="2026-07-10T21:42:00Z" w16du:dateUtc="2026-07-11T01:42:00Z"/>
        </w:rPr>
      </w:pPr>
      <w:bookmarkStart w:id="2624" w:name="18444335711382606546"/>
      <w:ins w:id="2625" w:author="Arthur Souza Rodrigues" w:date="2026-07-10T21:42:00Z" w16du:dateUtc="2026-07-11T01:42:00Z">
        <w:r>
          <w:t>et et consectetur</w:t>
        </w:r>
      </w:ins>
    </w:p>
    <w:p w14:paraId="24EA052C" w14:textId="77777777" w:rsidR="005314F1" w:rsidRDefault="005314F1" w:rsidP="00D62A0F">
      <w:pPr>
        <w:pStyle w:val="TextHeading3"/>
        <w:rPr>
          <w:ins w:id="2626" w:author="Arthur Souza Rodrigues" w:date="2026-07-10T21:42:00Z" w16du:dateUtc="2026-07-11T01:42:00Z"/>
        </w:rPr>
      </w:pPr>
      <w:ins w:id="2627" w:author="Arthur Souza Rodrigues" w:date="2026-07-10T21:42:00Z" w16du:dateUtc="2026-07-11T01:42:00Z">
        <w:r>
          <w:t xml:space="preserve">eiusmod adipiscing </w:t>
        </w:r>
        <w:r>
          <w:rPr>
            <w:i/>
          </w:rPr>
          <w:t>sed elit incididunt</w:t>
        </w:r>
        <w:r>
          <w:t xml:space="preserve"> magna eiusmod incididunt sed et labore ipsum ut lorem 401, sit lorem elit adipiscing et lorem 408 lorem lorem 408adipiscing, lorem eiusmod adipiscing-ipsum labore et lorem 403</w:t>
        </w:r>
        <w:r>
          <w:t xml:space="preserve">. </w:t>
        </w:r>
        <w:r>
          <w:t xml:space="preserve">eiusmod adipiscing </w:t>
        </w:r>
        <w:r>
          <w:rPr>
            <w:i/>
          </w:rPr>
          <w:t>sed elit eiusmod</w:t>
        </w:r>
        <w:r>
          <w:t xml:space="preserve"> magna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t>
        </w:r>
      </w:ins>
    </w:p>
    <w:p w14:paraId="40D522AE" w14:textId="77777777" w:rsidR="00540B8E" w:rsidRDefault="005314F1">
      <w:pPr>
        <w:pStyle w:val="Heading3"/>
        <w:rPr>
          <w:ins w:id="2628" w:author="Arthur Souza Rodrigues" w:date="2026-07-10T21:42:00Z" w16du:dateUtc="2026-07-11T01:42:00Z"/>
        </w:rPr>
      </w:pPr>
      <w:bookmarkStart w:id="2629" w:name="1845578040860868084"/>
      <w:ins w:id="2630" w:author="Arthur Souza Rodrigues" w:date="2026-07-10T21:42:00Z" w16du:dateUtc="2026-07-11T01:42:00Z">
        <w:r>
          <w:t>magna-amet ipsum</w:t>
        </w:r>
      </w:ins>
    </w:p>
    <w:p w14:paraId="4BA041CE" w14:textId="77777777" w:rsidR="005314F1" w:rsidRDefault="005314F1" w:rsidP="00D62A0F">
      <w:pPr>
        <w:pStyle w:val="TextHeading3"/>
        <w:rPr>
          <w:ins w:id="2631" w:author="Arthur Souza Rodrigues" w:date="2026-07-10T21:42:00Z" w16du:dateUtc="2026-07-11T01:42:00Z"/>
        </w:rPr>
      </w:pPr>
      <w:ins w:id="2632" w:author="Arthur Souza Rodrigues" w:date="2026-07-10T21:42:00Z" w16du:dateUtc="2026-07-11T01:42:00Z">
        <w:r>
          <w:t xml:space="preserve">eiusmod adipiscing </w:t>
        </w:r>
        <w:r>
          <w:rPr>
            <w:i/>
          </w:rPr>
          <w:t>sit-eiusmod consectetur</w:t>
        </w:r>
        <w:r>
          <w: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t>
        </w:r>
      </w:ins>
    </w:p>
    <w:p w14:paraId="5E095872" w14:textId="77777777" w:rsidR="000605E6" w:rsidRPr="00CC0220" w:rsidRDefault="000605E6" w:rsidP="000605E6">
      <w:pPr>
        <w:pStyle w:val="Heading3"/>
        <w:spacing w:line="276" w:lineRule="auto"/>
        <w:rPr>
          <w:ins w:id="2633" w:author="Arthur Souza Rodrigues" w:date="2026-07-10T21:42:00Z" w16du:dateUtc="2026-07-11T01:42:00Z"/>
          <w:rFonts w:cs="Arial"/>
        </w:rPr>
      </w:pPr>
      <w:bookmarkStart w:id="2634" w:name="_Hlk216456277"/>
      <w:bookmarkStart w:id="2635" w:name="_Toc216873531"/>
      <w:bookmarkStart w:id="2636" w:name="2161781575120563856"/>
      <w:ins w:id="2637" w:author="Arthur Souza Rodrigues" w:date="2026-07-10T21:42:00Z" w16du:dateUtc="2026-07-11T01:42:00Z">
        <w:r>
          <w:rPr>
            <w:rFonts w:cs="Arial"/>
          </w:rPr>
          <w:t>dolore elit incididunt incididunt sit amet</w:t>
        </w:r>
      </w:ins>
    </w:p>
    <w:p w14:paraId="2792FABC" w14:textId="77777777" w:rsidR="000605E6" w:rsidRPr="00CC0220" w:rsidRDefault="000605E6" w:rsidP="000605E6">
      <w:pPr>
        <w:pStyle w:val="TextHeading3"/>
        <w:spacing w:line="276" w:lineRule="auto"/>
        <w:ind w:firstLine="840"/>
        <w:rPr>
          <w:ins w:id="2638" w:author="Arthur Souza Rodrigues" w:date="2026-07-10T21:42:00Z" w16du:dateUtc="2026-07-11T01:42:00Z"/>
        </w:rPr>
      </w:pPr>
      <w:bookmarkStart w:id="2639" w:name="_Hlk216463300"/>
      <w:bookmarkStart w:id="2640" w:name="_Hlk216456265"/>
      <w:ins w:id="2641" w:author="Arthur Souza Rodrigues" w:date="2026-07-10T21:42:00Z" w16du:dateUtc="2026-07-11T01:42:00Z">
        <w:r>
          <w:rPr>
            <w:b/>
            <w:bCs/>
            <w:bdr w:val="none" w:sz="0" w:space="0" w:color="auto" w:frame="1"/>
          </w:rPr>
          <w:t>(eiusmod) “elit.”</w:t>
        </w:r>
      </w:ins>
    </w:p>
    <w:p w14:paraId="4CA9D8A9" w14:textId="77777777" w:rsidR="000605E6" w:rsidRPr="00D62A0F" w:rsidRDefault="000605E6" w:rsidP="00D62A0F">
      <w:pPr>
        <w:shd w:val="clear" w:color="auto" w:fill="FFFFFF"/>
        <w:spacing w:line="276" w:lineRule="auto"/>
        <w:ind w:left="1560" w:right="702"/>
        <w:jc w:val="both"/>
        <w:rPr>
          <w:ins w:id="2642" w:author="Arthur Souza Rodrigues" w:date="2026-07-10T21:42:00Z" w16du:dateUtc="2026-07-11T01:42:00Z"/>
          <w:bdr w:val="none" w:sz="0" w:space="0" w:color="auto" w:frame="1"/>
        </w:rPr>
      </w:pPr>
      <w:ins w:id="2643" w:author="Arthur Souza Rodrigues" w:date="2026-07-10T21:42:00Z" w16du:dateUtc="2026-07-11T01:42:00Z">
        <w:r>
          <w:rPr>
            <w:bdr w:val="none" w:sz="0" w:space="0" w:color="auto" w:frame="1"/>
          </w:rPr>
          <w:t>eiusmod elit </w:t>
        </w:r>
        <w:r>
          <w:rPr>
            <w:b/>
            <w:bCs/>
            <w:bdr w:val="none" w:sz="0" w:space="0" w:color="auto" w:frame="1"/>
          </w:rPr>
          <w:t>“sed,”</w:t>
        </w:r>
        <w:r>
          <w:rPr>
            <w:bdr w:val="none" w:sz="0" w:space="0" w:color="auto" w:frame="1"/>
          </w:rPr>
          <w:t> amet et consectetur ipsum ipsum, aliqua ut incididunt aliqua magna do dolor eiusmod adipiscing, labore, ipsum, lorem magna. et et consectetur lorem do adipiscing sed, “sed” ipsum eiusmod consectetur adipiscing.</w:t>
        </w:r>
      </w:ins>
    </w:p>
    <w:p w14:paraId="2AE9A77C" w14:textId="77777777" w:rsidR="000605E6" w:rsidRPr="00CC0220" w:rsidRDefault="000605E6" w:rsidP="000605E6">
      <w:pPr>
        <w:shd w:val="clear" w:color="auto" w:fill="FFFFFF"/>
        <w:spacing w:line="276" w:lineRule="auto"/>
        <w:ind w:left="1560" w:right="702"/>
        <w:jc w:val="both"/>
        <w:rPr>
          <w:ins w:id="2644" w:author="Arthur Souza Rodrigues" w:date="2026-07-10T21:42:00Z" w16du:dateUtc="2026-07-11T01:42:00Z"/>
        </w:rPr>
      </w:pPr>
      <w:ins w:id="2645" w:author="Arthur Souza Rodrigues" w:date="2026-07-10T21:42:00Z" w16du:dateUtc="2026-07-11T01:42:00Z">
        <w:r>
          <w:rPr>
            <w:b/>
            <w:bCs/>
            <w:bdr w:val="none" w:sz="0" w:space="0" w:color="auto" w:frame="1"/>
          </w:rPr>
          <w:t>(sed) “dolor.”</w:t>
        </w:r>
      </w:ins>
    </w:p>
    <w:p w14:paraId="60CAFC96" w14:textId="77777777" w:rsidR="000605E6" w:rsidRPr="00D62A0F" w:rsidRDefault="000605E6" w:rsidP="00D62A0F">
      <w:pPr>
        <w:shd w:val="clear" w:color="auto" w:fill="FFFFFF"/>
        <w:spacing w:line="276" w:lineRule="auto"/>
        <w:ind w:left="1560" w:right="702"/>
        <w:jc w:val="both"/>
        <w:rPr>
          <w:ins w:id="2646" w:author="Arthur Souza Rodrigues" w:date="2026-07-10T21:42:00Z" w16du:dateUtc="2026-07-11T01:42:00Z"/>
        </w:rPr>
      </w:pPr>
      <w:ins w:id="2647" w:author="Arthur Souza Rodrigues" w:date="2026-07-10T21:42:00Z" w16du:dateUtc="2026-07-11T01:42:00Z">
        <w:r>
          <w:rPr>
            <w:bdr w:val="none" w:sz="0" w:space="0" w:color="auto" w:frame="1"/>
          </w:rPr>
          <w:t>eiusmod elit </w:t>
        </w:r>
        <w:r>
          <w:rPr>
            <w:b/>
            <w:bCs/>
            <w:bdr w:val="none" w:sz="0" w:space="0" w:color="auto" w:frame="1"/>
          </w:rPr>
          <w:t>“amet,”</w:t>
        </w:r>
        <w:r>
          <w:rPr>
            <w:bdr w:val="none" w:sz="0" w:space="0" w:color="auto" w:frame="1"/>
          </w:rPr>
          <w:t> amet et consectetur ipsum ipsum, aliqua ut incididunt aliqua magna do dolor eiusmod adipiscing, labore, ipsum, lorem magna. et et consectetur lorem do adipiscing sed, “amet” ipsum eiusmod consectetur adipiscing.</w:t>
        </w:r>
      </w:ins>
    </w:p>
    <w:p w14:paraId="6648FDB3" w14:textId="77777777" w:rsidR="000605E6" w:rsidRPr="00CC0220" w:rsidRDefault="000605E6" w:rsidP="000605E6">
      <w:pPr>
        <w:shd w:val="clear" w:color="auto" w:fill="FFFFFF"/>
        <w:spacing w:line="276" w:lineRule="auto"/>
        <w:ind w:left="1560" w:right="702"/>
        <w:jc w:val="both"/>
        <w:rPr>
          <w:ins w:id="2648" w:author="Arthur Souza Rodrigues" w:date="2026-07-10T21:42:00Z" w16du:dateUtc="2026-07-11T01:42:00Z"/>
          <w:bdr w:val="none" w:sz="0" w:space="0" w:color="auto" w:frame="1"/>
        </w:rPr>
      </w:pPr>
      <w:ins w:id="2649" w:author="Arthur Souza Rodrigues" w:date="2026-07-10T21:42:00Z" w16du:dateUtc="2026-07-11T01:42:00Z">
        <w:r>
          <w:rPr>
            <w:b/>
            <w:bCs/>
            <w:bdr w:val="none" w:sz="0" w:space="0" w:color="auto" w:frame="1"/>
          </w:rPr>
          <w:t>(elit) “aliqua.”</w:t>
        </w:r>
      </w:ins>
    </w:p>
    <w:p w14:paraId="1939BBDC" w14:textId="77777777" w:rsidR="000605E6" w:rsidRPr="00D62A0F" w:rsidRDefault="000605E6" w:rsidP="00D62A0F">
      <w:pPr>
        <w:shd w:val="clear" w:color="auto" w:fill="FFFFFF" w:themeFill="background1"/>
        <w:spacing w:line="276" w:lineRule="auto"/>
        <w:ind w:left="1560" w:right="702"/>
        <w:jc w:val="both"/>
        <w:rPr>
          <w:ins w:id="2650" w:author="Arthur Souza Rodrigues" w:date="2026-07-10T21:42:00Z" w16du:dateUtc="2026-07-11T01:42:00Z"/>
        </w:rPr>
      </w:pPr>
      <w:ins w:id="2651" w:author="Arthur Souza Rodrigues" w:date="2026-07-10T21:42:00Z" w16du:dateUtc="2026-07-11T01:42:00Z">
        <w:r>
          <w:rPr>
            <w:bdr w:val="none" w:sz="0" w:space="0" w:color="auto" w:frame="1"/>
          </w:rPr>
          <w:t>eiusmod elit </w:t>
        </w:r>
        <w:r>
          <w:rPr>
            <w:b/>
            <w:bCs/>
            <w:bdr w:val="none" w:sz="0" w:space="0" w:color="auto" w:frame="1"/>
          </w:rPr>
          <w:t>“adipiscing,”</w:t>
        </w:r>
        <w:r>
          <w:rPr>
            <w:bdr w:val="none" w:sz="0" w:space="0" w:color="auto" w:frame="1"/>
          </w:rPr>
          <w:t xml:space="preserve"> amet et consectetur ipsum ipsum, lorem sit et lorem adipiscing sit elit. et et consectetur lorem do adipiscing sed, “adipiscing” lorem ipsum sed do adipiscing consectetur ipsum sed’et adipiscing amet, consectetur consectetur </w:t>
        </w:r>
        <w:r>
          <w:rPr>
            <w:bdr w:val="none" w:sz="0" w:space="0" w:color="auto" w:frame="1"/>
          </w:rPr>
          <w:lastRenderedPageBreak/>
        </w:r>
        <w:r>
          <w:rPr>
            <w:bdr w:val="none" w:sz="0" w:space="0" w:color="auto" w:frame="1"/>
          </w:rPr>
          <w:t xml:space="preserve">ut ipsum, </w:t>
        </w:r>
        <w:r>
          <w:t>consectetur ut tempor ipsum ut elit ipsum ipsum, incididunt labore tempor adipiscing dolor</w:t>
        </w:r>
        <w:r>
          <w:rPr>
            <w:bdr w:val="none" w:sz="0" w:space="0" w:color="auto" w:frame="1"/>
          </w:rPr>
          <w:t xml:space="preserve">, et ipsum et </w:t>
        </w:r>
        <w:r>
          <w:t>dolor consectetur ipsum ipsum.</w:t>
        </w:r>
      </w:ins>
    </w:p>
    <w:p w14:paraId="56E895C0" w14:textId="77777777" w:rsidR="000605E6" w:rsidRPr="00CC0220" w:rsidRDefault="000605E6" w:rsidP="000605E6">
      <w:pPr>
        <w:shd w:val="clear" w:color="auto" w:fill="FFFFFF"/>
        <w:spacing w:line="276" w:lineRule="auto"/>
        <w:ind w:left="1560"/>
        <w:jc w:val="both"/>
        <w:rPr>
          <w:ins w:id="2652" w:author="Arthur Souza Rodrigues" w:date="2026-07-10T21:42:00Z" w16du:dateUtc="2026-07-11T01:42:00Z"/>
          <w:bdr w:val="none" w:sz="0" w:space="0" w:color="auto" w:frame="1"/>
        </w:rPr>
      </w:pPr>
      <w:ins w:id="2653" w:author="Arthur Souza Rodrigues" w:date="2026-07-10T21:42:00Z" w16du:dateUtc="2026-07-11T01:42:00Z">
        <w:r>
          <w:rPr>
            <w:b/>
            <w:bCs/>
            <w:bdr w:val="none" w:sz="0" w:space="0" w:color="auto" w:frame="1"/>
          </w:rPr>
          <w:t>(sed) “consectetur.”</w:t>
        </w:r>
      </w:ins>
    </w:p>
    <w:p w14:paraId="33C5D4BF" w14:textId="77777777" w:rsidR="000605E6" w:rsidRPr="00CC0220" w:rsidRDefault="000605E6" w:rsidP="00D62A0F">
      <w:pPr>
        <w:shd w:val="clear" w:color="auto" w:fill="FFFFFF"/>
        <w:spacing w:line="276" w:lineRule="auto"/>
        <w:ind w:left="1560" w:right="702"/>
        <w:jc w:val="both"/>
        <w:rPr>
          <w:ins w:id="2654" w:author="Arthur Souza Rodrigues" w:date="2026-07-10T21:42:00Z" w16du:dateUtc="2026-07-11T01:42:00Z"/>
          <w:bdr w:val="none" w:sz="0" w:space="0" w:color="auto" w:frame="1"/>
        </w:rPr>
      </w:pPr>
      <w:ins w:id="2655" w:author="Arthur Souza Rodrigues" w:date="2026-07-10T21:42:00Z" w16du:dateUtc="2026-07-11T01:42:00Z">
        <w:r>
          <w:rPr>
            <w:bdr w:val="none" w:sz="0" w:space="0" w:color="auto" w:frame="1"/>
          </w:rPr>
          <w:t>eiusmod elit </w:t>
        </w:r>
        <w:r>
          <w:rPr>
            <w:b/>
            <w:bCs/>
            <w:bdr w:val="none" w:sz="0" w:space="0" w:color="auto" w:frame="1"/>
          </w:rPr>
          <w:t>“incididunt,”</w:t>
        </w:r>
        <w:r>
          <w:rPr>
            <w:bdr w:val="none" w:sz="0" w:space="0" w:color="auto" w:frame="1"/>
          </w:rPr>
          <w:t> amet et consectetur ipsum ipsum, aliqua et do sed eiusmod eiusmod elit lorem eiusmod incididunt et lorem do amet et ipsum sed eiusmod lorem ipsum.</w:t>
        </w:r>
      </w:ins>
    </w:p>
    <w:p w14:paraId="477F6FBD" w14:textId="77777777" w:rsidR="000605E6" w:rsidRPr="00CC0220" w:rsidRDefault="000605E6" w:rsidP="000605E6">
      <w:pPr>
        <w:shd w:val="clear" w:color="auto" w:fill="FFFFFF"/>
        <w:spacing w:line="276" w:lineRule="auto"/>
        <w:ind w:left="1560" w:right="702"/>
        <w:jc w:val="both"/>
        <w:rPr>
          <w:ins w:id="2656" w:author="Arthur Souza Rodrigues" w:date="2026-07-10T21:42:00Z" w16du:dateUtc="2026-07-11T01:42:00Z"/>
        </w:rPr>
      </w:pPr>
      <w:ins w:id="2657" w:author="Arthur Souza Rodrigues" w:date="2026-07-10T21:42:00Z" w16du:dateUtc="2026-07-11T01:42:00Z">
        <w:r>
          <w:rPr>
            <w:b/>
            <w:bCs/>
            <w:bdr w:val="none" w:sz="0" w:space="0" w:color="auto" w:frame="1"/>
          </w:rPr>
          <w:t>(labore) “aliqua amet.”</w:t>
        </w:r>
      </w:ins>
    </w:p>
    <w:p w14:paraId="7EEE8304" w14:textId="77777777" w:rsidR="000605E6" w:rsidRPr="00CC0220" w:rsidRDefault="000605E6" w:rsidP="000605E6">
      <w:pPr>
        <w:shd w:val="clear" w:color="auto" w:fill="FFFFFF"/>
        <w:spacing w:line="276" w:lineRule="auto"/>
        <w:ind w:left="1560" w:right="702"/>
        <w:jc w:val="both"/>
        <w:rPr>
          <w:ins w:id="2658" w:author="Arthur Souza Rodrigues" w:date="2026-07-10T21:42:00Z" w16du:dateUtc="2026-07-11T01:42:00Z"/>
        </w:rPr>
      </w:pPr>
      <w:ins w:id="2659" w:author="Arthur Souza Rodrigues" w:date="2026-07-10T21:42:00Z" w16du:dateUtc="2026-07-11T01:42:00Z">
        <w:r>
          <w:rPr>
            <w:bdr w:val="none" w:sz="0" w:space="0" w:color="auto" w:frame="1"/>
          </w:rPr>
          <w:t>et ipsum labore </w:t>
        </w:r>
        <w:r>
          <w:rPr>
            <w:b/>
            <w:bCs/>
            <w:bdr w:val="none" w:sz="0" w:space="0" w:color="auto" w:frame="1"/>
          </w:rPr>
          <w:t>“adipiscing lorem”</w:t>
        </w:r>
        <w:r>
          <w:rPr>
            <w:bdr w:val="none" w:sz="0" w:space="0" w:color="auto" w:frame="1"/>
          </w:rPr>
          <w:t> sit et consectetur lorem do adipiscing sed, do do ipsum sed aliqua lorem adipiscing do dolore ipsum magna elit</w:t>
        </w:r>
        <w:bookmarkEnd w:id="2639"/>
        <w:r>
          <w:rPr>
            <w:bdr w:val="none" w:sz="0" w:space="0" w:color="auto" w:frame="1"/>
          </w:rPr>
          <w:t>.</w:t>
        </w:r>
        <w:bookmarkEnd w:id="2640"/>
      </w:ins>
    </w:p>
    <w:p w14:paraId="1F253D19" w14:textId="77777777" w:rsidR="00540B8E" w:rsidRDefault="005314F1">
      <w:pPr>
        <w:pStyle w:val="Heading3"/>
        <w:rPr>
          <w:ins w:id="2660" w:author="Arthur Souza Rodrigues" w:date="2026-07-10T21:42:00Z" w16du:dateUtc="2026-07-11T01:42:00Z"/>
        </w:rPr>
      </w:pPr>
      <w:ins w:id="2661" w:author="Arthur Souza Rodrigues" w:date="2026-07-10T21:42:00Z" w16du:dateUtc="2026-07-11T01:42:00Z">
        <w:r>
          <w:t>ipsum</w:t>
        </w:r>
      </w:ins>
    </w:p>
    <w:p w14:paraId="72A5994F" w14:textId="77777777" w:rsidR="005314F1" w:rsidRDefault="005314F1" w:rsidP="00D62A0F">
      <w:pPr>
        <w:pStyle w:val="TextHeading3"/>
        <w:rPr>
          <w:ins w:id="2662" w:author="Arthur Souza Rodrigues" w:date="2026-07-10T21:42:00Z" w16du:dateUtc="2026-07-11T01:42:00Z"/>
        </w:rPr>
      </w:pPr>
      <w:ins w:id="2663" w:author="Arthur Souza Rodrigues" w:date="2026-07-10T21:42:00Z" w16du:dateUtc="2026-07-11T01:42:00Z">
        <w:r>
          <w:t xml:space="preserve">eiusmod sit </w:t>
        </w:r>
        <w:r>
          <w:rPr>
            <w:i/>
          </w:rPr>
          <w:t>ipsum consectetur,</w:t>
        </w:r>
        <w:r>
          <w:t xml:space="preserve"> </w:t>
        </w:r>
        <w:r>
          <w:rPr>
            <w:i/>
          </w:rPr>
          <w:t>ipsum eiusmod, sed,</w:t>
        </w:r>
        <w:r>
          <w:t xml:space="preserve"> incididunt </w:t>
        </w:r>
        <w:r>
          <w:rPr>
            <w:i/>
          </w:rPr>
          <w:t>ipsum consectetur eiusmod</w:t>
        </w:r>
        <w:r>
          <w:t xml:space="preserve"> elit do ipsum consectetur incididunt do dolore do et ipsum sit elit ipsum consectetur.</w:t>
        </w:r>
      </w:ins>
    </w:p>
    <w:p w14:paraId="55F75280" w14:textId="77777777" w:rsidR="00540B8E" w:rsidRDefault="005314F1">
      <w:pPr>
        <w:pStyle w:val="Heading3"/>
        <w:rPr>
          <w:ins w:id="2664" w:author="Arthur Souza Rodrigues" w:date="2026-07-10T21:42:00Z" w16du:dateUtc="2026-07-11T01:42:00Z"/>
        </w:rPr>
      </w:pPr>
      <w:bookmarkStart w:id="2665" w:name="8059351935289481535"/>
      <w:ins w:id="2666" w:author="Arthur Souza Rodrigues" w:date="2026-07-10T21:42:00Z" w16du:dateUtc="2026-07-11T01:42:00Z">
        <w:r>
          <w:t>sed</w:t>
        </w:r>
      </w:ins>
    </w:p>
    <w:p w14:paraId="0C24DA6F" w14:textId="77777777" w:rsidR="005314F1" w:rsidRDefault="005314F1" w:rsidP="00D62A0F">
      <w:pPr>
        <w:pStyle w:val="TextHeading3"/>
        <w:rPr>
          <w:ins w:id="2667" w:author="Arthur Souza Rodrigues" w:date="2026-07-10T21:42:00Z" w16du:dateUtc="2026-07-11T01:42:00Z"/>
        </w:rPr>
      </w:pPr>
      <w:ins w:id="2668" w:author="Arthur Souza Rodrigues" w:date="2026-07-10T21:42:00Z" w16du:dateUtc="2026-07-11T01:42:00Z">
        <w:r>
          <w:t xml:space="preserve">eiusmod sit </w:t>
        </w:r>
        <w:r>
          <w:rPr>
            <w:i/>
          </w:rPr>
          <w:t>et sed</w:t>
        </w:r>
        <w:r>
          <w:t xml:space="preserve"> incididunt </w:t>
        </w:r>
        <w:r>
          <w:rPr>
            <w:i/>
          </w:rPr>
          <w:t>sed</w:t>
        </w:r>
        <w:r>
          <w:t xml:space="preserve"> elit do ipsum lorem adipiscing do consectetur aliqua aliqua incididunt do dolor lorem, incididunt, eiusmod, lorem aliqua elit, incididunt, lorem ipsum elit consectetur sed eiusmod labore ipsum sed elit dolor consectetur do et ipsum sit elit ipsum consectetur</w:t>
        </w:r>
        <w:r>
          <w:t xml:space="preserve">. </w:t>
        </w:r>
        <w:r>
          <w:t xml:space="preserve">eiusmod adipiscing </w:t>
        </w:r>
        <w:r>
          <w:rPr>
            <w:i/>
          </w:rPr>
          <w:t>sed</w:t>
        </w:r>
        <w:r>
          <w:t xml:space="preserve"> et do magna lorem lorem labore ipsum sed adipiscing adipiscing.</w:t>
        </w:r>
      </w:ins>
    </w:p>
    <w:p w14:paraId="7CDC974F" w14:textId="77777777" w:rsidR="00540B8E" w:rsidRDefault="005314F1">
      <w:pPr>
        <w:pStyle w:val="Heading3"/>
        <w:rPr>
          <w:ins w:id="2669" w:author="Arthur Souza Rodrigues" w:date="2026-07-10T21:42:00Z" w16du:dateUtc="2026-07-11T01:42:00Z"/>
        </w:rPr>
      </w:pPr>
      <w:bookmarkStart w:id="2670" w:name="8059831559195191073"/>
      <w:ins w:id="2671" w:author="Arthur Souza Rodrigues" w:date="2026-07-10T21:42:00Z" w16du:dateUtc="2026-07-11T01:42:00Z">
        <w:r>
          <w:t>ipsum adipiscing</w:t>
        </w:r>
      </w:ins>
    </w:p>
    <w:p w14:paraId="35A59A60" w14:textId="77777777" w:rsidR="005314F1" w:rsidRDefault="005314F1" w:rsidP="00D62A0F">
      <w:pPr>
        <w:pStyle w:val="TextHeading3"/>
        <w:rPr>
          <w:ins w:id="2672" w:author="Arthur Souza Rodrigues" w:date="2026-07-10T21:42:00Z" w16du:dateUtc="2026-07-11T01:42:00Z"/>
        </w:rPr>
      </w:pPr>
      <w:bookmarkStart w:id="2673" w:name="_Toc507273157"/>
      <w:bookmarkStart w:id="2674" w:name="_Toc516883702"/>
      <w:bookmarkStart w:id="2675" w:name="_Toc516995852"/>
      <w:ins w:id="2676" w:author="Arthur Souza Rodrigues" w:date="2026-07-10T21:42:00Z" w16du:dateUtc="2026-07-11T01:42:00Z">
        <w:r>
          <w:t xml:space="preserve">eiusmod adipiscing </w:t>
        </w:r>
        <w:r>
          <w:rPr>
            <w:i/>
          </w:rPr>
          <w:t>consectetur tempor</w:t>
        </w:r>
        <w:r>
          <w:t xml:space="preserve"> magna do tempor amet ipsum dolor tempor incididunt adipiscing dolor eiusmod sed et ipsum consectetur.</w:t>
        </w:r>
        <w:bookmarkEnd w:id="2673"/>
        <w:bookmarkEnd w:id="2674"/>
        <w:bookmarkEnd w:id="2675"/>
      </w:ins>
    </w:p>
    <w:p w14:paraId="2D202546" w14:textId="77777777" w:rsidR="00540B8E" w:rsidRDefault="005314F1">
      <w:pPr>
        <w:pStyle w:val="Heading2"/>
        <w:rPr>
          <w:ins w:id="2677" w:author="Arthur Souza Rodrigues" w:date="2026-07-10T21:42:00Z" w16du:dateUtc="2026-07-11T01:42:00Z"/>
        </w:rPr>
      </w:pPr>
      <w:bookmarkStart w:id="2678" w:name="8060311183100900611"/>
      <w:bookmarkStart w:id="2679" w:name="_Toc218523910"/>
      <w:ins w:id="2680" w:author="Arthur Souza Rodrigues" w:date="2026-07-10T21:42:00Z" w16du:dateUtc="2026-07-11T01:42:00Z">
        <w:r>
          <w:t>elit tempor incididunt do elit dolore</w:t>
        </w:r>
      </w:ins>
    </w:p>
    <w:p w14:paraId="4542C473" w14:textId="77777777" w:rsidR="005314F1" w:rsidRPr="00D62A0F" w:rsidRDefault="005314F1">
      <w:pPr>
        <w:pStyle w:val="TextHeading2"/>
        <w:rPr>
          <w:ins w:id="2681" w:author="Arthur Souza Rodrigues" w:date="2026-07-10T21:42:00Z" w16du:dateUtc="2026-07-11T01:42:00Z"/>
        </w:rPr>
      </w:pPr>
      <w:ins w:id="2682" w:author="Arthur Souza Rodrigues" w:date="2026-07-10T21:42:00Z" w16du:dateUtc="2026-07-11T01:42:00Z">
        <w:r>
          <w:t>eiusmod labore aliqua ut incididunt aliqua elit lorem amet do ipsum consectetur.</w:t>
        </w:r>
      </w:ins>
    </w:p>
    <w:p w14:paraId="2D773756" w14:textId="77777777" w:rsidR="00540B8E" w:rsidRDefault="005314F1">
      <w:pPr>
        <w:pStyle w:val="Heading3"/>
        <w:rPr>
          <w:ins w:id="2683" w:author="Arthur Souza Rodrigues" w:date="2026-07-10T21:42:00Z" w16du:dateUtc="2026-07-11T01:42:00Z"/>
        </w:rPr>
      </w:pPr>
      <w:bookmarkStart w:id="2684" w:name="8060790807006610149"/>
      <w:ins w:id="2685" w:author="Arthur Souza Rodrigues" w:date="2026-07-10T21:42:00Z" w16du:dateUtc="2026-07-11T01:42:00Z">
        <w:r>
          <w:t>lorem eiusmod; adipiscing elit ut lorem consectetur magna</w:t>
        </w:r>
      </w:ins>
    </w:p>
    <w:p w14:paraId="5192A3A0" w14:textId="77777777" w:rsidR="00540B8E" w:rsidRDefault="005314F1">
      <w:pPr>
        <w:pStyle w:val="TextHeading3"/>
        <w:rPr>
          <w:ins w:id="2686" w:author="Arthur Souza Rodrigues" w:date="2026-07-10T21:42:00Z" w16du:dateUtc="2026-07-11T01:42:00Z"/>
        </w:rPr>
      </w:pPr>
      <w:ins w:id="2687" w:author="Arthur Souza Rodrigues" w:date="2026-07-10T21:42:00Z" w16du:dateUtc="2026-07-11T01:42:00Z">
        <w:r>
          <w:t xml:space="preserve">do consectetur adipiscing magna labore consectetur dolor et elit amet, dolor elit lorem incididunt magna tempor sit aliqua. </w:t>
        </w:r>
      </w:ins>
    </w:p>
    <w:p w14:paraId="019C129C" w14:textId="77777777" w:rsidR="005314F1" w:rsidRDefault="005314F1" w:rsidP="00D62A0F">
      <w:pPr>
        <w:pStyle w:val="TextHeading3"/>
        <w:rPr>
          <w:ins w:id="2688" w:author="Arthur Souza Rodrigues" w:date="2026-07-10T21:42:00Z" w16du:dateUtc="2026-07-11T01:42:00Z"/>
        </w:rPr>
      </w:pPr>
      <w:ins w:id="2689" w:author="Arthur Souza Rodrigues" w:date="2026-07-10T21:42:00Z" w16du:dateUtc="2026-07-11T01:42:00Z">
        <w:r>
          <w:t>sit elit adipiscing tempor aliqua eiusmod dolore lorem incididunt tempor elit ipsum consectetur consectetur ipsum sed dolore do magna eiusmod aliqua tempor labore do tempor labore sit aliqua.</w:t>
        </w:r>
      </w:ins>
    </w:p>
    <w:p w14:paraId="5B82AA36" w14:textId="77777777" w:rsidR="00540B8E" w:rsidRDefault="005314F1">
      <w:pPr>
        <w:pStyle w:val="Heading3"/>
        <w:rPr>
          <w:ins w:id="2690" w:author="Arthur Souza Rodrigues" w:date="2026-07-10T21:42:00Z" w16du:dateUtc="2026-07-11T01:42:00Z"/>
        </w:rPr>
      </w:pPr>
      <w:bookmarkStart w:id="2691" w:name="13958600979128382597"/>
      <w:ins w:id="2692" w:author="Arthur Souza Rodrigues" w:date="2026-07-10T21:42:00Z" w16du:dateUtc="2026-07-11T01:42:00Z">
        <w:r>
          <w:t xml:space="preserve">consectetur incididunt et; do </w:t>
        </w:r>
      </w:ins>
    </w:p>
    <w:p w14:paraId="3EC8B4A8" w14:textId="77777777" w:rsidR="005314F1" w:rsidRDefault="005314F1" w:rsidP="00D62A0F">
      <w:pPr>
        <w:pStyle w:val="TextHeading3"/>
        <w:rPr>
          <w:ins w:id="2693" w:author="Arthur Souza Rodrigues" w:date="2026-07-10T21:42:00Z" w16du:dateUtc="2026-07-11T01:42:00Z"/>
        </w:rPr>
      </w:pPr>
      <w:ins w:id="2694" w:author="Arthur Souza Rodrigues" w:date="2026-07-10T21:42:00Z" w16du:dateUtc="2026-07-11T01:42:00Z">
        <w:r>
          <w:t>sed ipsum sed ut ipsum, magna labore adipiscing magna sit labore lorem, incididunt lorem labore adipiscing magna sit labore magna</w:t>
        </w:r>
        <w:r>
          <w:t xml:space="preserve">. </w:t>
        </w:r>
        <w:r>
          <w:t xml:space="preserve">ipsum elit </w:t>
        </w:r>
        <w:r>
          <w:lastRenderedPageBreak/>
        </w:r>
        <w:r>
          <w:t>tempor amet adipiscing magna sit labore labore eiusmod amet labore aliqua aliqua eiusmod ipsum sed</w:t>
        </w:r>
        <w:r>
          <w:t xml:space="preserve">. </w:t>
        </w:r>
        <w:r>
          <w:t xml:space="preserve">eiusmod elit </w:t>
        </w:r>
        <w:r>
          <w:rPr>
            <w:i/>
          </w:rPr>
          <w:t>lorem,</w:t>
        </w:r>
        <w:r>
          <w:t xml:space="preserve"> ut et consectetur eiusmod amet elit ipsum ipsum ipsum sit, adipiscing ipsum labore incididunt eiusmod incididunt incididunt eiusmod dolor labore ipsum sed ut.</w:t>
        </w:r>
      </w:ins>
    </w:p>
    <w:p w14:paraId="34C76A92" w14:textId="77777777" w:rsidR="00540B8E" w:rsidRDefault="005314F1">
      <w:pPr>
        <w:pStyle w:val="Heading3"/>
        <w:rPr>
          <w:ins w:id="2695" w:author="Arthur Souza Rodrigues" w:date="2026-07-10T21:42:00Z" w16du:dateUtc="2026-07-11T01:42:00Z"/>
        </w:rPr>
      </w:pPr>
      <w:bookmarkStart w:id="2696" w:name="13959080603034092135"/>
      <w:ins w:id="2697" w:author="Arthur Souza Rodrigues" w:date="2026-07-10T21:42:00Z" w16du:dateUtc="2026-07-11T01:42:00Z">
        <w:r>
          <w:t>labore elit lorem, amet, incididunt et</w:t>
        </w:r>
      </w:ins>
    </w:p>
    <w:p w14:paraId="61503F33" w14:textId="77777777" w:rsidR="005314F1" w:rsidRDefault="005314F1" w:rsidP="00D62A0F">
      <w:pPr>
        <w:pStyle w:val="TextHeading3"/>
        <w:rPr>
          <w:ins w:id="2698" w:author="Arthur Souza Rodrigues" w:date="2026-07-10T21:42:00Z" w16du:dateUtc="2026-07-11T01:42:00Z"/>
        </w:rPr>
      </w:pPr>
      <w:ins w:id="2699" w:author="Arthur Souza Rodrigues" w:date="2026-07-10T21:42:00Z" w16du:dateUtc="2026-07-11T01:42:00Z">
        <w:r>
          <w:t>eiusmod do elit lorem, amet, incididunt et et eiusmod ipsum consectetur sit dolor dolor amet ipsum do elit ipsum magna</w:t>
        </w:r>
        <w:r>
          <w:t xml:space="preserve">. </w:t>
        </w:r>
        <w:r>
          <w:t>do labore ipsum magna consectetur ipsum consectetur lorem lorem elit ipsum consectetur.</w:t>
        </w:r>
      </w:ins>
    </w:p>
    <w:p w14:paraId="5E957166" w14:textId="77777777" w:rsidR="00540B8E" w:rsidRDefault="005314F1">
      <w:pPr>
        <w:pStyle w:val="Heading3"/>
        <w:rPr>
          <w:ins w:id="2700" w:author="Arthur Souza Rodrigues" w:date="2026-07-10T21:42:00Z" w16du:dateUtc="2026-07-11T01:42:00Z"/>
        </w:rPr>
      </w:pPr>
      <w:bookmarkStart w:id="2701" w:name="13959560226939801673"/>
      <w:ins w:id="2702" w:author="Arthur Souza Rodrigues" w:date="2026-07-10T21:42:00Z" w16du:dateUtc="2026-07-11T01:42:00Z">
        <w:r>
          <w:t>dolor magna eiusmod</w:t>
        </w:r>
      </w:ins>
    </w:p>
    <w:p w14:paraId="262C4925" w14:textId="77777777" w:rsidR="005314F1" w:rsidRDefault="005314F1" w:rsidP="00D62A0F">
      <w:pPr>
        <w:pStyle w:val="TextHeading3"/>
        <w:rPr>
          <w:ins w:id="2703" w:author="Arthur Souza Rodrigues" w:date="2026-07-10T21:42:00Z" w16du:dateUtc="2026-07-11T01:42:00Z"/>
        </w:rPr>
      </w:pPr>
      <w:ins w:id="2704" w:author="Arthur Souza Rodrigues" w:date="2026-07-10T21:42:00Z" w16du:dateUtc="2026-07-11T01:42:00Z">
        <w:r>
          <w:t xml:space="preserve">do consectetur aliqua dolore, sit, incididunt consectetur et do ipsum sit elit et, labore tempor eiusmod labore do consectetur tempor tempor dolor dolor do magna dolore dolor ipsum sit elit eiusmod adipiscing incididunt et ipsum adipiscing elit incididunt aliqua dolor et </w:t>
        </w:r>
        <w:r>
          <w:fldChar w:fldCharType="begin"/>
        </w:r>
        <w:r>
          <w:instrText xml:space="preserve"> REF 18045822805407794221 \r \h </w:instrText>
        </w:r>
        <w:r>
          <w:fldChar w:fldCharType="separate"/>
        </w:r>
        <w:r>
          <w:t>lorem 15.05</w:t>
        </w:r>
        <w:r>
          <w:fldChar w:fldCharType="end"/>
        </w:r>
        <w:r>
          <w:t>.</w:t>
        </w:r>
      </w:ins>
    </w:p>
    <w:p w14:paraId="0BFEEA49" w14:textId="77777777" w:rsidR="00540B8E" w:rsidRDefault="005314F1">
      <w:pPr>
        <w:pStyle w:val="Heading3"/>
        <w:rPr>
          <w:ins w:id="2705" w:author="Arthur Souza Rodrigues" w:date="2026-07-10T21:42:00Z" w16du:dateUtc="2026-07-11T01:42:00Z"/>
        </w:rPr>
      </w:pPr>
      <w:bookmarkStart w:id="2706" w:name="13960039850845511211"/>
      <w:bookmarkStart w:id="2707" w:name="_Ref280102695"/>
      <w:ins w:id="2708" w:author="Arthur Souza Rodrigues" w:date="2026-07-10T21:42:00Z" w16du:dateUtc="2026-07-11T01:42:00Z">
        <w:r>
          <w:t>consectetur</w:t>
        </w:r>
      </w:ins>
    </w:p>
    <w:p w14:paraId="4D6E9DD4" w14:textId="77777777" w:rsidR="005314F1" w:rsidRPr="005314F1" w:rsidRDefault="005314F1" w:rsidP="00D62A0F">
      <w:pPr>
        <w:pStyle w:val="TextHeading3"/>
        <w:rPr>
          <w:ins w:id="2709" w:author="Arthur Souza Rodrigues" w:date="2026-07-10T21:42:00Z" w16du:dateUtc="2026-07-11T01:42:00Z"/>
        </w:rPr>
      </w:pPr>
      <w:ins w:id="2710" w:author="Arthur Souza Rodrigues" w:date="2026-07-10T21:42:00Z" w16du:dateUtc="2026-07-11T01:42:00Z">
        <w:r>
          <w:t>sed ipsum dolor, dolor lorem tempor et ipsum consectetur incididunt magna consectetur labore</w:t>
        </w:r>
        <w:r>
          <w:t xml:space="preserve">. </w:t>
        </w:r>
        <w:r>
          <w:t>eiusmod lorem adipiscing magna eiusmod do tempor consectetur elit dolore do ipsum consectetur incididunt lorem incididunt incididunt magna magna aliqua ipsum dolor eiusmod do</w:t>
        </w:r>
        <w:r>
          <w:t xml:space="preserve">. </w:t>
        </w:r>
        <w:r>
          <w:t>do adipiscing ipsum magna sit, aliqua labore, dolor amet dolore tempor magna incididunt eiusmod do ipsum tempor adipiscing consectetur elit ipsum consectetur incididunt lorem</w:t>
        </w:r>
        <w:r>
          <w:t xml:space="preserve">. </w:t>
        </w:r>
        <w:r>
          <w:t>amet lorem aliqua magna aliqua ipsum dolor elit ipsum magna incididunt</w:t>
        </w:r>
        <w:r>
          <w:t xml:space="preserve">. </w:t>
        </w:r>
        <w:r>
          <w:t>sed eiusmod consectetur lorem lorem et lorem elit ipsum magna incididunt sit dolore consectetur consectetur dolore lorem aliqua sit ipsum lorem, lorem incididunt magna magna aliqua ipsum dolor tempor adipiscing tempor labore adipiscing lorem dolore amet dolore</w:t>
        </w:r>
        <w:r>
          <w:t xml:space="preserve">. </w:t>
        </w:r>
        <w:r>
          <w:t>sed ipsum consectetur incididunt lorem aliqua eiusmod amet lorem elit lorem, lorem incididunt magna amet do ipsum eiusmod lorem dolor ut.</w:t>
        </w:r>
      </w:ins>
    </w:p>
    <w:p w14:paraId="27A9A768" w14:textId="77777777" w:rsidR="00540B8E" w:rsidRDefault="005314F1">
      <w:pPr>
        <w:pStyle w:val="Heading3"/>
        <w:rPr>
          <w:ins w:id="2711" w:author="Arthur Souza Rodrigues" w:date="2026-07-10T21:42:00Z" w16du:dateUtc="2026-07-11T01:42:00Z"/>
        </w:rPr>
      </w:pPr>
      <w:bookmarkStart w:id="2712" w:name="13960519474751220749"/>
      <w:ins w:id="2713" w:author="Arthur Souza Rodrigues" w:date="2026-07-10T21:42:00Z" w16du:dateUtc="2026-07-11T01:42:00Z">
        <w:r>
          <w:lastRenderedPageBreak/>
        </w:r>
        <w:r>
          <w:t>elit</w:t>
        </w:r>
        <w:bookmarkEnd w:id="2712"/>
      </w:ins>
    </w:p>
    <w:p w14:paraId="32880F02" w14:textId="77777777" w:rsidR="00540B8E" w:rsidRDefault="005314F1">
      <w:pPr>
        <w:pStyle w:val="TextHeading3"/>
        <w:keepNext/>
        <w:keepLines/>
        <w:rPr>
          <w:ins w:id="2714" w:author="Arthur Souza Rodrigues" w:date="2026-07-10T21:42:00Z" w16du:dateUtc="2026-07-11T01:42:00Z"/>
        </w:rPr>
      </w:pPr>
      <w:ins w:id="2715" w:author="Arthur Souza Rodrigues" w:date="2026-07-10T21:42:00Z" w16du:dateUtc="2026-07-11T01:42:00Z">
        <w:r>
          <w:t>eiusmod ut lorem do elit dolor adipiscing elit ipsum consectetur et lorem sed ipsum ut lorem consectetur elit dolor ipsum adipiscing elit ipsum consectetur</w:t>
        </w:r>
        <w:r>
          <w:t xml:space="preserve">. </w:t>
        </w:r>
        <w:r>
          <w:t>sed eiusmod adipiscing elit eiusmod adipiscing incididunt consectetur dolor adipiscing aliqua lorem, ipsum incididunt ut elit ipsum consectetur sit do magna dolore labore do ipsum lorem adipiscing sit et adipiscing dolor.</w:t>
        </w:r>
      </w:ins>
    </w:p>
    <w:p w14:paraId="28B48B7B" w14:textId="77777777" w:rsidR="00540B8E" w:rsidRDefault="005314F1">
      <w:pPr>
        <w:pStyle w:val="TextHeading2"/>
        <w:keepNext/>
        <w:keepLines/>
        <w:rPr>
          <w:ins w:id="2716" w:author="Arthur Souza Rodrigues" w:date="2026-07-10T21:42:00Z" w16du:dateUtc="2026-07-11T01:42:00Z"/>
        </w:rPr>
      </w:pPr>
      <w:bookmarkStart w:id="2717" w:name="BeginAcknowledgement"/>
      <w:ins w:id="2718" w:author="Arthur Souza Rodrigues" w:date="2026-07-10T21:42:00Z" w16du:dateUtc="2026-07-11T01:42:00Z">
        <w:r>
          <w:t>dolore labore labore ipsum consectetur aliqua dolor 10, 2026</w:t>
        </w:r>
        <w:r>
          <w:t xml:space="preserve">. </w:t>
        </w:r>
        <w:r>
          <w:t>do consectetur sed aliqua magna ut elit dolor elit, dolor lorem lorem aliqua elit dolor eiusmod sed.</w:t>
        </w:r>
        <w:bookmarkEnd w:id="2717"/>
      </w:ins>
    </w:p>
    <w:p w14:paraId="3157B9A9" w14:textId="77777777" w:rsidR="00540B8E" w:rsidRDefault="005314F1">
      <w:pPr>
        <w:keepNext/>
        <w:keepLines/>
        <w:tabs>
          <w:tab w:val="left" w:pos="8640"/>
        </w:tabs>
        <w:spacing w:before="960"/>
        <w:ind w:left="3960"/>
        <w:rPr>
          <w:ins w:id="2719" w:author="Arthur Souza Rodrigues" w:date="2026-07-10T21:42:00Z" w16du:dateUtc="2026-07-11T01:42:00Z"/>
          <w:u w:val="single"/>
        </w:rPr>
      </w:pPr>
      <w:ins w:id="2720" w:author="Arthur Souza Rodrigues" w:date="2026-07-10T21:42:00Z" w16du:dateUtc="2026-07-11T01:42:00Z">
        <w:r>
          <w:rPr>
            <w:u w:val="single"/>
          </w:rPr>
          <w:tab/>
        </w:r>
      </w:ins>
    </w:p>
    <w:p w14:paraId="0D7A6948" w14:textId="77777777" w:rsidR="00540B8E" w:rsidRDefault="005314F1">
      <w:pPr>
        <w:tabs>
          <w:tab w:val="left" w:pos="9360"/>
        </w:tabs>
        <w:spacing w:after="480"/>
        <w:ind w:left="3960"/>
        <w:rPr>
          <w:ins w:id="2721" w:author="Arthur Souza Rodrigues" w:date="2026-07-10T21:42:00Z" w16du:dateUtc="2026-07-11T01:42:00Z"/>
        </w:rPr>
      </w:pPr>
      <w:ins w:id="2722" w:author="Arthur Souza Rodrigues" w:date="2026-07-10T21:42:00Z" w16du:dateUtc="2026-07-11T01:42:00Z">
        <w:r>
          <w:t>dolor aliqua elit, dolor incididunt sed</w:t>
        </w:r>
      </w:ins>
    </w:p>
    <w:p w14:paraId="2C259D50" w14:textId="77777777" w:rsidR="00540B8E" w:rsidRDefault="005314F1">
      <w:pPr>
        <w:keepNext/>
        <w:keepLines/>
        <w:tabs>
          <w:tab w:val="left" w:pos="8640"/>
        </w:tabs>
        <w:spacing w:before="960"/>
        <w:ind w:left="3960"/>
        <w:rPr>
          <w:ins w:id="2723" w:author="Arthur Souza Rodrigues" w:date="2026-07-10T21:42:00Z" w16du:dateUtc="2026-07-11T01:42:00Z"/>
          <w:u w:val="single"/>
        </w:rPr>
      </w:pPr>
      <w:ins w:id="2724" w:author="Arthur Souza Rodrigues" w:date="2026-07-10T21:42:00Z" w16du:dateUtc="2026-07-11T01:42:00Z">
        <w:r>
          <w:rPr>
            <w:u w:val="single"/>
          </w:rPr>
          <w:tab/>
        </w:r>
      </w:ins>
    </w:p>
    <w:p w14:paraId="3A10DBB5" w14:textId="77777777" w:rsidR="00540B8E" w:rsidRDefault="005314F1">
      <w:pPr>
        <w:tabs>
          <w:tab w:val="left" w:pos="9360"/>
        </w:tabs>
        <w:spacing w:after="480"/>
        <w:ind w:left="3960"/>
        <w:rPr>
          <w:ins w:id="2725" w:author="Arthur Souza Rodrigues" w:date="2026-07-10T21:42:00Z" w16du:dateUtc="2026-07-11T01:42:00Z"/>
        </w:rPr>
      </w:pPr>
      <w:ins w:id="2726" w:author="Arthur Souza Rodrigues" w:date="2026-07-10T21:42:00Z" w16du:dateUtc="2026-07-11T01:42:00Z">
        <w:r>
          <w:t>tempor lorem elit, aliqua., dolor incididunt sed</w:t>
        </w:r>
      </w:ins>
    </w:p>
    <w:p w14:paraId="33C979D5"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ins w:id="2727" w:author="Arthur Souza Rodrigues" w:date="2026-07-10T21:42:00Z" w16du:dateUtc="2026-07-11T01:42:00Z"/>
          <w:sz w:val="20"/>
        </w:rPr>
      </w:pPr>
      <w:ins w:id="2728" w:author="Arthur Souza Rodrigues" w:date="2026-07-10T21:42:00Z" w16du:dateUtc="2026-07-11T01:42:00Z">
        <w:r>
          <w:rPr>
            <w:sz w:val="20"/>
          </w:rPr>
          <w:t>adipiscing labore do lorem ipsum ut dolor ipsum eiusmod labore amet ipsum sit elit ipsum lorem elit elit ipsum eiusmod do lorem ipsum eiusmod aliqua tempor, incididunt lorem ipsum sit, et, lorem ut elit consectetur eiusmod.</w:t>
        </w:r>
      </w:ins>
    </w:p>
    <w:p w14:paraId="5353BA5E" w14:textId="77777777" w:rsidR="00540B8E" w:rsidRDefault="005314F1">
      <w:pPr>
        <w:pStyle w:val="TextHeading2"/>
        <w:keepNext/>
        <w:tabs>
          <w:tab w:val="right" w:pos="4320"/>
        </w:tabs>
        <w:spacing w:after="0"/>
        <w:rPr>
          <w:ins w:id="2729" w:author="Arthur Souza Rodrigues" w:date="2026-07-10T21:42:00Z" w16du:dateUtc="2026-07-11T01:42:00Z"/>
        </w:rPr>
      </w:pPr>
      <w:ins w:id="2730" w:author="Arthur Souza Rodrigues" w:date="2026-07-10T21:42:00Z" w16du:dateUtc="2026-07-11T01:42:00Z">
        <w:r>
          <w:t>magna elit dolor)</w:t>
        </w:r>
      </w:ins>
    </w:p>
    <w:p w14:paraId="4E2187C2" w14:textId="77777777" w:rsidR="00540B8E" w:rsidRDefault="005314F1">
      <w:pPr>
        <w:pStyle w:val="TextHeading2"/>
        <w:keepNext/>
        <w:tabs>
          <w:tab w:val="right" w:pos="4320"/>
        </w:tabs>
        <w:spacing w:before="0"/>
        <w:rPr>
          <w:ins w:id="2731" w:author="Arthur Souza Rodrigues" w:date="2026-07-10T21:42:00Z" w16du:dateUtc="2026-07-11T01:42:00Z"/>
        </w:rPr>
      </w:pPr>
      <w:ins w:id="2732" w:author="Arthur Souza Rodrigues" w:date="2026-07-10T21:42:00Z" w16du:dateUtc="2026-07-11T01:42:00Z">
        <w:r>
          <w:t xml:space="preserve">eiusmod </w:t>
        </w:r>
        <w:r>
          <w:t>elit  aliqua</w:t>
        </w:r>
        <w:r>
          <w:t>)</w:t>
        </w:r>
      </w:ins>
    </w:p>
    <w:p w14:paraId="7761EE9F" w14:textId="77777777" w:rsidR="00540B8E" w:rsidRDefault="005314F1">
      <w:pPr>
        <w:pStyle w:val="TextHeading2"/>
        <w:keepNext/>
        <w:keepLines/>
        <w:rPr>
          <w:ins w:id="2733" w:author="Arthur Souza Rodrigues" w:date="2026-07-10T21:42:00Z" w16du:dateUtc="2026-07-11T01:42:00Z"/>
        </w:rPr>
      </w:pPr>
      <w:ins w:id="2734" w:author="Arthur Souza Rodrigues" w:date="2026-07-10T21:42:00Z" w16du:dateUtc="2026-07-11T01:42:00Z">
        <w:r>
          <w: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ins>
    </w:p>
    <w:p w14:paraId="030C3F1A" w14:textId="77777777" w:rsidR="00540B8E" w:rsidRDefault="005314F1">
      <w:pPr>
        <w:pStyle w:val="TextHeading2"/>
        <w:keepNext/>
        <w:keepLines/>
        <w:rPr>
          <w:ins w:id="2735" w:author="Arthur Souza Rodrigues" w:date="2026-07-10T21:42:00Z" w16du:dateUtc="2026-07-11T01:42:00Z"/>
        </w:rPr>
      </w:pPr>
      <w:ins w:id="2736" w:author="Arthur Souza Rodrigues" w:date="2026-07-10T21:42:00Z" w16du:dateUtc="2026-07-11T01:42:00Z">
        <w:r>
          <w:t>do eiusmod et et adipiscing sed et ipsum sit elit ipsum magna elit et consectetur ipsum adipiscing labore aliqua aliqua incididunt amet.</w:t>
        </w:r>
      </w:ins>
    </w:p>
    <w:p w14:paraId="07DD8D29" w14:textId="77777777" w:rsidR="00540B8E" w:rsidRDefault="005314F1">
      <w:pPr>
        <w:pStyle w:val="TextHeading2"/>
        <w:keepNext/>
        <w:spacing w:after="720"/>
        <w:rPr>
          <w:ins w:id="2737" w:author="Arthur Souza Rodrigues" w:date="2026-07-10T21:42:00Z" w16du:dateUtc="2026-07-11T01:42:00Z"/>
        </w:rPr>
      </w:pPr>
      <w:ins w:id="2738" w:author="Arthur Souza Rodrigues" w:date="2026-07-10T21:42:00Z" w16du:dateUtc="2026-07-11T01:42:00Z">
        <w:r>
          <w:t>tempor adipiscing incididunt incididunt tempor magna.</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4"/>
        <w:gridCol w:w="4547"/>
        <w:gridCol w:w="3205"/>
      </w:tblGrid>
      <w:tr w:rsidR="00540B8E" w14:paraId="61AB087C" w14:textId="77777777">
        <w:trPr>
          <w:ins w:id="2739" w:author="Arthur Souza Rodrigues" w:date="2026-07-10T21:42:00Z" w16du:dateUtc="2026-07-11T01:42:00Z"/>
        </w:trPr>
        <w:tc>
          <w:tcPr>
            <w:tcW w:w="1136" w:type="dxa"/>
            <w:hideMark/>
          </w:tcPr>
          <w:p w14:paraId="597D00AA" w14:textId="77777777" w:rsidR="00540B8E" w:rsidRDefault="005314F1">
            <w:pPr>
              <w:pStyle w:val="TextHeading2"/>
              <w:keepNext/>
              <w:tabs>
                <w:tab w:val="right" w:pos="1170"/>
                <w:tab w:val="right" w:pos="4680"/>
                <w:tab w:val="center" w:pos="6480"/>
              </w:tabs>
              <w:spacing w:before="0" w:after="0"/>
              <w:jc w:val="left"/>
              <w:rPr>
                <w:ins w:id="2740" w:author="Arthur Souza Rodrigues" w:date="2026-07-10T21:42:00Z" w16du:dateUtc="2026-07-11T01:42:00Z"/>
              </w:rPr>
            </w:pPr>
            <w:ins w:id="2741" w:author="Arthur Souza Rodrigues" w:date="2026-07-10T21:42:00Z" w16du:dateUtc="2026-07-11T01:42:00Z">
              <w:r>
                <w:t>ipsum</w:t>
              </w:r>
            </w:ins>
          </w:p>
        </w:tc>
        <w:tc>
          <w:tcPr>
            <w:tcW w:w="5002" w:type="dxa"/>
            <w:tcBorders>
              <w:bottom w:val="single" w:sz="4" w:space="0" w:color="auto"/>
            </w:tcBorders>
            <w:hideMark/>
          </w:tcPr>
          <w:p w14:paraId="2B8F4F05" w14:textId="77777777" w:rsidR="00540B8E" w:rsidRDefault="00540B8E">
            <w:pPr>
              <w:pStyle w:val="TextHeading2"/>
              <w:keepNext/>
              <w:tabs>
                <w:tab w:val="right" w:pos="1170"/>
                <w:tab w:val="right" w:pos="4680"/>
                <w:tab w:val="center" w:pos="6480"/>
              </w:tabs>
              <w:spacing w:before="0" w:after="0"/>
              <w:rPr>
                <w:ins w:id="2742" w:author="Arthur Souza Rodrigues" w:date="2026-07-10T21:42:00Z" w16du:dateUtc="2026-07-11T01:42:00Z"/>
              </w:rPr>
            </w:pPr>
          </w:p>
        </w:tc>
        <w:tc>
          <w:tcPr>
            <w:tcW w:w="3438" w:type="dxa"/>
            <w:hideMark/>
          </w:tcPr>
          <w:p w14:paraId="33D73222" w14:textId="77777777" w:rsidR="00540B8E" w:rsidRDefault="005314F1">
            <w:pPr>
              <w:pStyle w:val="TextHeading2"/>
              <w:keepNext/>
              <w:tabs>
                <w:tab w:val="right" w:pos="1170"/>
                <w:tab w:val="right" w:pos="4680"/>
                <w:tab w:val="center" w:pos="6480"/>
              </w:tabs>
              <w:spacing w:before="0" w:after="0"/>
              <w:jc w:val="left"/>
              <w:rPr>
                <w:ins w:id="2743" w:author="Arthur Souza Rodrigues" w:date="2026-07-10T21:42:00Z" w16du:dateUtc="2026-07-11T01:42:00Z"/>
              </w:rPr>
            </w:pPr>
            <w:ins w:id="2744" w:author="Arthur Souza Rodrigues" w:date="2026-07-10T21:42:00Z" w16du:dateUtc="2026-07-11T01:42:00Z">
              <w:r>
                <w:t>(dolore)</w:t>
              </w:r>
            </w:ins>
          </w:p>
        </w:tc>
      </w:tr>
    </w:tbl>
    <w:p w14:paraId="7971577B" w14:textId="77777777" w:rsidR="00540B8E" w:rsidRDefault="00540B8E">
      <w:pPr>
        <w:rPr>
          <w:ins w:id="2745" w:author="Arthur Souza Rodrigues" w:date="2026-07-10T21:42:00Z" w16du:dateUtc="2026-07-11T01:42:00Z"/>
        </w:rPr>
        <w:sectPr w:rsidR="00540B8E">
          <w:footerReference w:type="default" r:id="rId25"/>
          <w:pgSz w:w="12240" w:h="15840"/>
          <w:pgMar w:top="1440" w:right="1800" w:bottom="1440" w:left="1800" w:header="720" w:footer="720" w:gutter="0"/>
          <w:pgNumType w:start="1" w:chapStyle="1"/>
          <w:cols w:space="720"/>
        </w:sectPr>
      </w:pPr>
    </w:p>
    <w:p w14:paraId="0C36131B" w14:textId="77777777" w:rsidR="00540B8E" w:rsidRDefault="005314F1">
      <w:pPr>
        <w:tabs>
          <w:tab w:val="left" w:pos="8640"/>
        </w:tabs>
        <w:spacing w:after="360"/>
        <w:jc w:val="center"/>
        <w:rPr>
          <w:ins w:id="2746" w:author="Arthur Souza Rodrigues" w:date="2026-07-10T21:42:00Z" w16du:dateUtc="2026-07-11T01:42:00Z"/>
          <w:rFonts w:ascii="Arial" w:hAnsi="Arial" w:cs="Arial"/>
          <w:b/>
          <w:sz w:val="36"/>
        </w:rPr>
      </w:pPr>
      <w:ins w:id="2747" w:author="Arthur Souza Rodrigues" w:date="2026-07-10T21:42:00Z" w16du:dateUtc="2026-07-11T01:42:00Z">
        <w:r>
          <w:rPr>
            <w:rFonts w:ascii="Arial" w:hAnsi="Arial" w:cs="Arial"/>
            <w:b/>
            <w:sz w:val="36"/>
          </w:rPr>
          <w:lastRenderedPageBreak/>
        </w:r>
        <w:r>
          <w:rPr>
            <w:rFonts w:ascii="Arial" w:hAnsi="Arial" w:cs="Arial"/>
            <w:b/>
            <w:sz w:val="36"/>
          </w:rPr>
          <w:t>et dolore</w:t>
        </w:r>
        <w:r>
          <w:rPr>
            <w:rFonts w:ascii="Arial" w:hAnsi="Arial" w:cs="Arial"/>
            <w:b/>
            <w:sz w:val="36"/>
          </w:rPr>
          <w:br/>
        </w:r>
        <w:r>
          <w:rPr>
            <w:rFonts w:ascii="Arial" w:hAnsi="Arial" w:cs="Arial"/>
            <w:b/>
            <w:sz w:val="36"/>
          </w:rPr>
          <w:t>tempor adipiscing</w:t>
        </w:r>
      </w:ins>
    </w:p>
    <w:p w14:paraId="1187AB3C" w14:textId="77777777" w:rsidR="00540B8E" w:rsidRDefault="005314F1">
      <w:pPr>
        <w:tabs>
          <w:tab w:val="left" w:pos="8640"/>
        </w:tabs>
        <w:spacing w:before="120" w:after="120"/>
        <w:jc w:val="both"/>
        <w:rPr>
          <w:ins w:id="2748" w:author="Arthur Souza Rodrigues" w:date="2026-07-10T21:42:00Z" w16du:dateUtc="2026-07-11T01:42:00Z"/>
          <w:color w:val="000000"/>
          <w:u w:val="single"/>
        </w:rPr>
      </w:pPr>
      <w:ins w:id="2749" w:author="Arthur Souza Rodrigues" w:date="2026-07-10T21:42:00Z" w16du:dateUtc="2026-07-11T01:42:00Z">
        <w:r>
          <w:rPr>
            <w:color w:val="000000"/>
            <w:u w:val="single"/>
          </w:rPr>
          <w:t>eiusmod ut consectetur</w:t>
        </w:r>
        <w:r>
          <w:rPr>
            <w:color w:val="000000"/>
            <w:u w:val="single"/>
          </w:rPr>
          <w:tab/>
        </w:r>
      </w:ins>
    </w:p>
    <w:p w14:paraId="1CC0C7A9" w14:textId="77777777" w:rsidR="00540B8E" w:rsidRDefault="005314F1">
      <w:pPr>
        <w:tabs>
          <w:tab w:val="left" w:pos="8640"/>
        </w:tabs>
        <w:spacing w:before="120" w:after="120"/>
        <w:jc w:val="both"/>
        <w:rPr>
          <w:ins w:id="2750" w:author="Arthur Souza Rodrigues" w:date="2026-07-10T21:42:00Z" w16du:dateUtc="2026-07-11T01:42:00Z"/>
          <w:color w:val="000000"/>
          <w:u w:val="single"/>
        </w:rPr>
      </w:pPr>
      <w:ins w:id="2751" w:author="Arthur Souza Rodrigues" w:date="2026-07-10T21:42:00Z" w16du:dateUtc="2026-07-11T01:42:00Z">
        <w:r>
          <w:rPr>
            <w:color w:val="000000"/>
            <w:u w:val="single"/>
          </w:rPr>
          <w:tab/>
        </w:r>
      </w:ins>
    </w:p>
    <w:p w14:paraId="2AB84DFA" w14:textId="77777777" w:rsidR="00540B8E" w:rsidRDefault="005314F1">
      <w:pPr>
        <w:tabs>
          <w:tab w:val="left" w:pos="8640"/>
        </w:tabs>
        <w:spacing w:before="120" w:after="120"/>
        <w:jc w:val="both"/>
        <w:rPr>
          <w:ins w:id="2752" w:author="Arthur Souza Rodrigues" w:date="2026-07-10T21:42:00Z" w16du:dateUtc="2026-07-11T01:42:00Z"/>
          <w:color w:val="000000"/>
          <w:u w:val="single"/>
        </w:rPr>
      </w:pPr>
      <w:ins w:id="2753" w:author="Arthur Souza Rodrigues" w:date="2026-07-10T21:42:00Z" w16du:dateUtc="2026-07-11T01:42:00Z">
        <w:r>
          <w:rPr>
            <w:color w:val="000000"/>
            <w:u w:val="single"/>
          </w:rPr>
          <w:tab/>
        </w:r>
      </w:ins>
    </w:p>
    <w:p w14:paraId="7B943068" w14:textId="77777777" w:rsidR="00540B8E" w:rsidRDefault="005314F1">
      <w:pPr>
        <w:tabs>
          <w:tab w:val="left" w:pos="8640"/>
        </w:tabs>
        <w:spacing w:before="120" w:after="120"/>
        <w:jc w:val="both"/>
        <w:rPr>
          <w:ins w:id="2754" w:author="Arthur Souza Rodrigues" w:date="2026-07-10T21:42:00Z" w16du:dateUtc="2026-07-11T01:42:00Z"/>
          <w:color w:val="000000"/>
          <w:u w:val="single"/>
        </w:rPr>
      </w:pPr>
      <w:ins w:id="2755" w:author="Arthur Souza Rodrigues" w:date="2026-07-10T21:42:00Z" w16du:dateUtc="2026-07-11T01:42:00Z">
        <w:r>
          <w:rPr>
            <w:color w:val="000000"/>
            <w:u w:val="single"/>
          </w:rPr>
          <w:tab/>
        </w:r>
      </w:ins>
    </w:p>
    <w:p w14:paraId="7F11F5A5" w14:textId="77777777" w:rsidR="00540B8E" w:rsidRDefault="005314F1">
      <w:pPr>
        <w:tabs>
          <w:tab w:val="left" w:pos="8640"/>
        </w:tabs>
        <w:spacing w:before="120" w:after="120"/>
        <w:jc w:val="both"/>
        <w:rPr>
          <w:ins w:id="2756" w:author="Arthur Souza Rodrigues" w:date="2026-07-10T21:42:00Z" w16du:dateUtc="2026-07-11T01:42:00Z"/>
          <w:color w:val="000000"/>
          <w:u w:val="single"/>
        </w:rPr>
      </w:pPr>
      <w:ins w:id="2757" w:author="Arthur Souza Rodrigues" w:date="2026-07-10T21:42:00Z" w16du:dateUtc="2026-07-11T01:42:00Z">
        <w:r>
          <w:rPr>
            <w:color w:val="000000"/>
            <w:u w:val="single"/>
          </w:rPr>
          <w:tab/>
        </w:r>
      </w:ins>
    </w:p>
    <w:p w14:paraId="6F09C27C" w14:textId="77777777" w:rsidR="00540B8E" w:rsidRDefault="005314F1">
      <w:pPr>
        <w:tabs>
          <w:tab w:val="left" w:pos="8640"/>
        </w:tabs>
        <w:spacing w:before="120" w:after="120"/>
        <w:jc w:val="both"/>
        <w:rPr>
          <w:ins w:id="2758" w:author="Arthur Souza Rodrigues" w:date="2026-07-10T21:42:00Z" w16du:dateUtc="2026-07-11T01:42:00Z"/>
          <w:color w:val="000000"/>
          <w:u w:val="single"/>
        </w:rPr>
      </w:pPr>
      <w:ins w:id="2759" w:author="Arthur Souza Rodrigues" w:date="2026-07-10T21:42:00Z" w16du:dateUtc="2026-07-11T01:42:00Z">
        <w:r>
          <w:rPr>
            <w:color w:val="000000"/>
            <w:u w:val="single"/>
          </w:rPr>
          <w:tab/>
        </w:r>
      </w:ins>
    </w:p>
    <w:p w14:paraId="6476FF83" w14:textId="77777777" w:rsidR="00540B8E" w:rsidRDefault="005314F1">
      <w:pPr>
        <w:tabs>
          <w:tab w:val="left" w:pos="8640"/>
        </w:tabs>
        <w:spacing w:before="120" w:after="120"/>
        <w:jc w:val="both"/>
        <w:rPr>
          <w:ins w:id="2760" w:author="Arthur Souza Rodrigues" w:date="2026-07-10T21:42:00Z" w16du:dateUtc="2026-07-11T01:42:00Z"/>
          <w:color w:val="000000"/>
          <w:u w:val="single"/>
        </w:rPr>
      </w:pPr>
      <w:ins w:id="2761" w:author="Arthur Souza Rodrigues" w:date="2026-07-10T21:42:00Z" w16du:dateUtc="2026-07-11T01:42:00Z">
        <w:r>
          <w:rPr>
            <w:color w:val="000000"/>
            <w:u w:val="single"/>
          </w:rPr>
          <w:tab/>
        </w:r>
      </w:ins>
    </w:p>
    <w:p w14:paraId="44353728" w14:textId="77777777" w:rsidR="00540B8E" w:rsidRDefault="005314F1">
      <w:pPr>
        <w:tabs>
          <w:tab w:val="left" w:pos="8640"/>
        </w:tabs>
        <w:spacing w:before="120" w:after="120"/>
        <w:jc w:val="both"/>
        <w:rPr>
          <w:ins w:id="2762" w:author="Arthur Souza Rodrigues" w:date="2026-07-10T21:42:00Z" w16du:dateUtc="2026-07-11T01:42:00Z"/>
          <w:color w:val="000000"/>
          <w:u w:val="single"/>
        </w:rPr>
      </w:pPr>
      <w:ins w:id="2763" w:author="Arthur Souza Rodrigues" w:date="2026-07-10T21:42:00Z" w16du:dateUtc="2026-07-11T01:42:00Z">
        <w:r>
          <w:rPr>
            <w:color w:val="000000"/>
            <w:u w:val="single"/>
          </w:rPr>
          <w:tab/>
        </w:r>
      </w:ins>
    </w:p>
    <w:p w14:paraId="4891C8F4" w14:textId="77777777" w:rsidR="00540B8E" w:rsidRDefault="005314F1">
      <w:pPr>
        <w:tabs>
          <w:tab w:val="left" w:pos="8640"/>
        </w:tabs>
        <w:spacing w:before="120" w:after="120"/>
        <w:jc w:val="both"/>
        <w:rPr>
          <w:ins w:id="2764" w:author="Arthur Souza Rodrigues" w:date="2026-07-10T21:42:00Z" w16du:dateUtc="2026-07-11T01:42:00Z"/>
          <w:color w:val="000000"/>
          <w:u w:val="single"/>
        </w:rPr>
      </w:pPr>
      <w:ins w:id="2765" w:author="Arthur Souza Rodrigues" w:date="2026-07-10T21:42:00Z" w16du:dateUtc="2026-07-11T01:42:00Z">
        <w:r>
          <w:rPr>
            <w:color w:val="000000"/>
            <w:u w:val="single"/>
          </w:rPr>
          <w:tab/>
        </w:r>
      </w:ins>
    </w:p>
    <w:p w14:paraId="1BD7272A" w14:textId="77777777" w:rsidR="00540B8E" w:rsidRDefault="005314F1">
      <w:pPr>
        <w:tabs>
          <w:tab w:val="left" w:pos="8640"/>
        </w:tabs>
        <w:spacing w:before="120" w:after="120"/>
        <w:jc w:val="both"/>
        <w:rPr>
          <w:ins w:id="2766" w:author="Arthur Souza Rodrigues" w:date="2026-07-10T21:42:00Z" w16du:dateUtc="2026-07-11T01:42:00Z"/>
          <w:color w:val="000000"/>
          <w:u w:val="single"/>
        </w:rPr>
      </w:pPr>
      <w:ins w:id="2767" w:author="Arthur Souza Rodrigues" w:date="2026-07-10T21:42:00Z" w16du:dateUtc="2026-07-11T01:42:00Z">
        <w:r>
          <w:rPr>
            <w:color w:val="000000"/>
            <w:u w:val="single"/>
          </w:rPr>
          <w:tab/>
        </w:r>
      </w:ins>
    </w:p>
    <w:p w14:paraId="280626AA" w14:textId="77777777" w:rsidR="00540B8E" w:rsidRDefault="005314F1">
      <w:pPr>
        <w:tabs>
          <w:tab w:val="left" w:pos="8640"/>
        </w:tabs>
        <w:spacing w:before="120" w:after="120"/>
        <w:jc w:val="both"/>
        <w:rPr>
          <w:ins w:id="2768" w:author="Arthur Souza Rodrigues" w:date="2026-07-10T21:42:00Z" w16du:dateUtc="2026-07-11T01:42:00Z"/>
          <w:color w:val="000000"/>
          <w:u w:val="single"/>
        </w:rPr>
      </w:pPr>
      <w:ins w:id="2769" w:author="Arthur Souza Rodrigues" w:date="2026-07-10T21:42:00Z" w16du:dateUtc="2026-07-11T01:42:00Z">
        <w:r>
          <w:rPr>
            <w:color w:val="000000"/>
            <w:u w:val="single"/>
          </w:rPr>
          <w:tab/>
        </w:r>
      </w:ins>
    </w:p>
    <w:p w14:paraId="0F060846" w14:textId="77777777" w:rsidR="00540B8E" w:rsidRDefault="005314F1">
      <w:pPr>
        <w:tabs>
          <w:tab w:val="left" w:pos="8640"/>
        </w:tabs>
        <w:spacing w:before="120" w:after="120"/>
        <w:jc w:val="both"/>
        <w:rPr>
          <w:ins w:id="2770" w:author="Arthur Souza Rodrigues" w:date="2026-07-10T21:42:00Z" w16du:dateUtc="2026-07-11T01:42:00Z"/>
          <w:color w:val="000000"/>
          <w:u w:val="single"/>
        </w:rPr>
      </w:pPr>
      <w:ins w:id="2771" w:author="Arthur Souza Rodrigues" w:date="2026-07-10T21:42:00Z" w16du:dateUtc="2026-07-11T01:42:00Z">
        <w:r>
          <w:rPr>
            <w:color w:val="000000"/>
            <w:u w:val="single"/>
          </w:rPr>
          <w:tab/>
        </w:r>
      </w:ins>
    </w:p>
    <w:p w14:paraId="757827F7" w14:textId="77777777" w:rsidR="00540B8E" w:rsidRDefault="005314F1">
      <w:pPr>
        <w:tabs>
          <w:tab w:val="left" w:pos="8640"/>
        </w:tabs>
        <w:spacing w:before="120" w:after="120"/>
        <w:jc w:val="both"/>
        <w:rPr>
          <w:ins w:id="2772" w:author="Arthur Souza Rodrigues" w:date="2026-07-10T21:42:00Z" w16du:dateUtc="2026-07-11T01:42:00Z"/>
          <w:color w:val="000000"/>
          <w:u w:val="single"/>
        </w:rPr>
      </w:pPr>
      <w:ins w:id="2773" w:author="Arthur Souza Rodrigues" w:date="2026-07-10T21:42:00Z" w16du:dateUtc="2026-07-11T01:42:00Z">
        <w:r>
          <w:rPr>
            <w:color w:val="000000"/>
            <w:u w:val="single"/>
          </w:rPr>
          <w:tab/>
        </w:r>
      </w:ins>
    </w:p>
    <w:p w14:paraId="1DA213F6" w14:textId="77777777" w:rsidR="00540B8E" w:rsidRDefault="005314F1">
      <w:pPr>
        <w:tabs>
          <w:tab w:val="left" w:pos="8640"/>
        </w:tabs>
        <w:spacing w:before="120" w:after="120"/>
        <w:jc w:val="both"/>
        <w:rPr>
          <w:ins w:id="2774" w:author="Arthur Souza Rodrigues" w:date="2026-07-10T21:42:00Z" w16du:dateUtc="2026-07-11T01:42:00Z"/>
          <w:color w:val="000000"/>
          <w:u w:val="single"/>
        </w:rPr>
        <w:sectPr w:rsidR="00540B8E">
          <w:footerReference w:type="default" r:id="rId26"/>
          <w:pgSz w:w="12240" w:h="15840"/>
          <w:pgMar w:top="1440" w:right="1800" w:bottom="1440" w:left="1800" w:header="720" w:footer="720" w:gutter="0"/>
          <w:pgNumType w:start="1"/>
          <w:cols w:space="720"/>
        </w:sectPr>
      </w:pPr>
      <w:ins w:id="2775" w:author="Arthur Souza Rodrigues" w:date="2026-07-10T21:42:00Z" w16du:dateUtc="2026-07-11T01:42:00Z">
        <w:r>
          <w:rPr>
            <w:color w:val="000000"/>
            <w:u w:val="single"/>
          </w:rPr>
          <w:tab/>
        </w:r>
      </w:ins>
    </w:p>
    <w:p w14:paraId="6DE48720" w14:textId="77777777" w:rsidR="00540B8E" w:rsidRDefault="005314F1">
      <w:pPr>
        <w:tabs>
          <w:tab w:val="left" w:pos="8640"/>
        </w:tabs>
        <w:spacing w:after="360"/>
        <w:jc w:val="center"/>
        <w:rPr>
          <w:ins w:id="2776" w:author="Arthur Souza Rodrigues" w:date="2026-07-10T21:42:00Z" w16du:dateUtc="2026-07-11T01:42:00Z"/>
          <w:rFonts w:ascii="Arial" w:hAnsi="Arial" w:cs="Arial"/>
          <w:b/>
          <w:sz w:val="36"/>
        </w:rPr>
      </w:pPr>
      <w:ins w:id="2777" w:author="Arthur Souza Rodrigues" w:date="2026-07-10T21:42:00Z" w16du:dateUtc="2026-07-11T01:42:00Z">
        <w:r>
          <w:rPr>
            <w:rFonts w:ascii="Arial" w:hAnsi="Arial" w:cs="Arial"/>
            <w:b/>
            <w:sz w:val="36"/>
          </w:rPr>
          <w:lastRenderedPageBreak/>
        </w:r>
        <w:r>
          <w:rPr>
            <w:rFonts w:ascii="Arial" w:hAnsi="Arial" w:cs="Arial"/>
            <w:b/>
            <w:sz w:val="36"/>
          </w:rPr>
          <w:t>et tempor-1</w:t>
        </w:r>
        <w:r>
          <w:rPr>
            <w:rFonts w:ascii="Arial" w:hAnsi="Arial" w:cs="Arial"/>
            <w:b/>
            <w:sz w:val="36"/>
          </w:rPr>
          <w:br/>
        </w:r>
        <w:r>
          <w:rPr>
            <w:rFonts w:ascii="Arial" w:hAnsi="Arial" w:cs="Arial"/>
            <w:b/>
            <w:sz w:val="36"/>
          </w:rPr>
          <w:t>dolor aliqua elit’et elit adipiscing</w:t>
        </w:r>
      </w:ins>
    </w:p>
    <w:p w14:paraId="7320D0C1" w14:textId="77777777" w:rsidR="00540B8E" w:rsidRDefault="005314F1">
      <w:pPr>
        <w:tabs>
          <w:tab w:val="left" w:pos="8640"/>
        </w:tabs>
        <w:spacing w:before="120" w:after="120"/>
        <w:jc w:val="both"/>
        <w:rPr>
          <w:ins w:id="2778" w:author="Arthur Souza Rodrigues" w:date="2026-07-10T21:42:00Z" w16du:dateUtc="2026-07-11T01:42:00Z"/>
          <w:color w:val="000000"/>
          <w:u w:val="single"/>
        </w:rPr>
      </w:pPr>
      <w:ins w:id="2779" w:author="Arthur Souza Rodrigues" w:date="2026-07-10T21:42:00Z" w16du:dateUtc="2026-07-11T01:42:00Z">
        <w:r>
          <w:rPr>
            <w:color w:val="000000"/>
            <w:u w:val="single"/>
          </w:rPr>
          <w:tab/>
        </w:r>
      </w:ins>
    </w:p>
    <w:p w14:paraId="4CF57F2A" w14:textId="77777777" w:rsidR="00540B8E" w:rsidRDefault="005314F1">
      <w:pPr>
        <w:tabs>
          <w:tab w:val="left" w:pos="8640"/>
        </w:tabs>
        <w:spacing w:before="120" w:after="120"/>
        <w:jc w:val="both"/>
        <w:rPr>
          <w:ins w:id="2780" w:author="Arthur Souza Rodrigues" w:date="2026-07-10T21:42:00Z" w16du:dateUtc="2026-07-11T01:42:00Z"/>
          <w:color w:val="000000"/>
          <w:u w:val="single"/>
        </w:rPr>
      </w:pPr>
      <w:ins w:id="2781" w:author="Arthur Souza Rodrigues" w:date="2026-07-10T21:42:00Z" w16du:dateUtc="2026-07-11T01:42:00Z">
        <w:r>
          <w:rPr>
            <w:color w:val="000000"/>
            <w:u w:val="single"/>
          </w:rPr>
          <w:tab/>
        </w:r>
      </w:ins>
    </w:p>
    <w:p w14:paraId="011C3C43" w14:textId="77777777" w:rsidR="00540B8E" w:rsidRDefault="005314F1">
      <w:pPr>
        <w:tabs>
          <w:tab w:val="left" w:pos="8640"/>
        </w:tabs>
        <w:spacing w:before="120" w:after="120"/>
        <w:jc w:val="both"/>
        <w:rPr>
          <w:ins w:id="2782" w:author="Arthur Souza Rodrigues" w:date="2026-07-10T21:42:00Z" w16du:dateUtc="2026-07-11T01:42:00Z"/>
          <w:color w:val="000000"/>
          <w:u w:val="single"/>
        </w:rPr>
      </w:pPr>
      <w:ins w:id="2783" w:author="Arthur Souza Rodrigues" w:date="2026-07-10T21:42:00Z" w16du:dateUtc="2026-07-11T01:42:00Z">
        <w:r>
          <w:rPr>
            <w:color w:val="000000"/>
            <w:u w:val="single"/>
          </w:rPr>
          <w:tab/>
        </w:r>
      </w:ins>
    </w:p>
    <w:p w14:paraId="33408D30" w14:textId="77777777" w:rsidR="00540B8E" w:rsidRDefault="005314F1">
      <w:pPr>
        <w:tabs>
          <w:tab w:val="left" w:pos="8640"/>
        </w:tabs>
        <w:spacing w:before="120" w:after="120"/>
        <w:jc w:val="both"/>
        <w:rPr>
          <w:ins w:id="2784" w:author="Arthur Souza Rodrigues" w:date="2026-07-10T21:42:00Z" w16du:dateUtc="2026-07-11T01:42:00Z"/>
          <w:color w:val="000000"/>
          <w:u w:val="single"/>
        </w:rPr>
      </w:pPr>
      <w:ins w:id="2785" w:author="Arthur Souza Rodrigues" w:date="2026-07-10T21:42:00Z" w16du:dateUtc="2026-07-11T01:42:00Z">
        <w:r>
          <w:rPr>
            <w:color w:val="000000"/>
            <w:u w:val="single"/>
          </w:rPr>
          <w:tab/>
        </w:r>
      </w:ins>
    </w:p>
    <w:p w14:paraId="4E7542C7" w14:textId="77777777" w:rsidR="00540B8E" w:rsidRDefault="005314F1">
      <w:pPr>
        <w:tabs>
          <w:tab w:val="left" w:pos="8640"/>
        </w:tabs>
        <w:spacing w:before="120" w:after="120"/>
        <w:jc w:val="both"/>
        <w:rPr>
          <w:ins w:id="2786" w:author="Arthur Souza Rodrigues" w:date="2026-07-10T21:42:00Z" w16du:dateUtc="2026-07-11T01:42:00Z"/>
          <w:color w:val="000000"/>
          <w:u w:val="single"/>
        </w:rPr>
      </w:pPr>
      <w:ins w:id="2787" w:author="Arthur Souza Rodrigues" w:date="2026-07-10T21:42:00Z" w16du:dateUtc="2026-07-11T01:42:00Z">
        <w:r>
          <w:rPr>
            <w:color w:val="000000"/>
            <w:u w:val="single"/>
          </w:rPr>
          <w:tab/>
        </w:r>
      </w:ins>
    </w:p>
    <w:p w14:paraId="038FB78F" w14:textId="77777777" w:rsidR="00540B8E" w:rsidRDefault="005314F1">
      <w:pPr>
        <w:tabs>
          <w:tab w:val="left" w:pos="8640"/>
        </w:tabs>
        <w:spacing w:before="120" w:after="120"/>
        <w:jc w:val="both"/>
        <w:rPr>
          <w:ins w:id="2788" w:author="Arthur Souza Rodrigues" w:date="2026-07-10T21:42:00Z" w16du:dateUtc="2026-07-11T01:42:00Z"/>
          <w:color w:val="000000"/>
          <w:u w:val="single"/>
        </w:rPr>
      </w:pPr>
      <w:ins w:id="2789" w:author="Arthur Souza Rodrigues" w:date="2026-07-10T21:42:00Z" w16du:dateUtc="2026-07-11T01:42:00Z">
        <w:r>
          <w:rPr>
            <w:color w:val="000000"/>
            <w:u w:val="single"/>
          </w:rPr>
          <w:tab/>
        </w:r>
      </w:ins>
    </w:p>
    <w:p w14:paraId="3B8189FE" w14:textId="77777777" w:rsidR="00540B8E" w:rsidRDefault="005314F1">
      <w:pPr>
        <w:tabs>
          <w:tab w:val="left" w:pos="8640"/>
        </w:tabs>
        <w:spacing w:before="120" w:after="120"/>
        <w:jc w:val="both"/>
        <w:rPr>
          <w:ins w:id="2790" w:author="Arthur Souza Rodrigues" w:date="2026-07-10T21:42:00Z" w16du:dateUtc="2026-07-11T01:42:00Z"/>
          <w:color w:val="000000"/>
          <w:u w:val="single"/>
        </w:rPr>
      </w:pPr>
      <w:ins w:id="2791" w:author="Arthur Souza Rodrigues" w:date="2026-07-10T21:42:00Z" w16du:dateUtc="2026-07-11T01:42:00Z">
        <w:r>
          <w:rPr>
            <w:color w:val="000000"/>
            <w:u w:val="single"/>
          </w:rPr>
          <w:tab/>
        </w:r>
      </w:ins>
    </w:p>
    <w:p w14:paraId="7397B315" w14:textId="77777777" w:rsidR="00540B8E" w:rsidRDefault="005314F1">
      <w:pPr>
        <w:tabs>
          <w:tab w:val="left" w:pos="8640"/>
        </w:tabs>
        <w:spacing w:before="120" w:after="120"/>
        <w:jc w:val="both"/>
        <w:rPr>
          <w:ins w:id="2792" w:author="Arthur Souza Rodrigues" w:date="2026-07-10T21:42:00Z" w16du:dateUtc="2026-07-11T01:42:00Z"/>
          <w:color w:val="000000"/>
          <w:u w:val="single"/>
        </w:rPr>
      </w:pPr>
      <w:ins w:id="2793" w:author="Arthur Souza Rodrigues" w:date="2026-07-10T21:42:00Z" w16du:dateUtc="2026-07-11T01:42:00Z">
        <w:r>
          <w:rPr>
            <w:color w:val="000000"/>
            <w:u w:val="single"/>
          </w:rPr>
          <w:tab/>
        </w:r>
      </w:ins>
    </w:p>
    <w:p w14:paraId="1DBE165B" w14:textId="77777777" w:rsidR="00540B8E" w:rsidRDefault="005314F1">
      <w:pPr>
        <w:tabs>
          <w:tab w:val="left" w:pos="8640"/>
        </w:tabs>
        <w:spacing w:before="120" w:after="120"/>
        <w:jc w:val="both"/>
        <w:rPr>
          <w:ins w:id="2794" w:author="Arthur Souza Rodrigues" w:date="2026-07-10T21:42:00Z" w16du:dateUtc="2026-07-11T01:42:00Z"/>
          <w:color w:val="000000"/>
          <w:u w:val="single"/>
        </w:rPr>
      </w:pPr>
      <w:ins w:id="2795" w:author="Arthur Souza Rodrigues" w:date="2026-07-10T21:42:00Z" w16du:dateUtc="2026-07-11T01:42:00Z">
        <w:r>
          <w:rPr>
            <w:color w:val="000000"/>
            <w:u w:val="single"/>
          </w:rPr>
          <w:tab/>
        </w:r>
      </w:ins>
    </w:p>
    <w:p w14:paraId="206C5FED" w14:textId="77777777" w:rsidR="00540B8E" w:rsidRDefault="005314F1">
      <w:pPr>
        <w:tabs>
          <w:tab w:val="left" w:pos="8640"/>
        </w:tabs>
        <w:spacing w:before="120" w:after="120"/>
        <w:jc w:val="both"/>
        <w:rPr>
          <w:ins w:id="2796" w:author="Arthur Souza Rodrigues" w:date="2026-07-10T21:42:00Z" w16du:dateUtc="2026-07-11T01:42:00Z"/>
          <w:color w:val="000000"/>
          <w:u w:val="single"/>
        </w:rPr>
      </w:pPr>
      <w:ins w:id="2797" w:author="Arthur Souza Rodrigues" w:date="2026-07-10T21:42:00Z" w16du:dateUtc="2026-07-11T01:42:00Z">
        <w:r>
          <w:rPr>
            <w:color w:val="000000"/>
            <w:u w:val="single"/>
          </w:rPr>
          <w:tab/>
        </w:r>
      </w:ins>
    </w:p>
    <w:p w14:paraId="78A8C9C8" w14:textId="77777777" w:rsidR="00540B8E" w:rsidRDefault="005314F1">
      <w:pPr>
        <w:tabs>
          <w:tab w:val="left" w:pos="8640"/>
        </w:tabs>
        <w:spacing w:before="120" w:after="120"/>
        <w:jc w:val="both"/>
        <w:rPr>
          <w:ins w:id="2798" w:author="Arthur Souza Rodrigues" w:date="2026-07-10T21:42:00Z" w16du:dateUtc="2026-07-11T01:42:00Z"/>
          <w:color w:val="000000"/>
          <w:u w:val="single"/>
        </w:rPr>
        <w:sectPr w:rsidR="00540B8E">
          <w:footerReference w:type="default" r:id="rId27"/>
          <w:pgSz w:w="12240" w:h="15840"/>
          <w:pgMar w:top="1440" w:right="1800" w:bottom="1440" w:left="1800" w:header="720" w:footer="720" w:gutter="0"/>
          <w:pgNumType w:start="1"/>
          <w:cols w:space="720"/>
        </w:sectPr>
      </w:pPr>
      <w:ins w:id="2799" w:author="Arthur Souza Rodrigues" w:date="2026-07-10T21:42:00Z" w16du:dateUtc="2026-07-11T01:42:00Z">
        <w:r>
          <w:rPr>
            <w:color w:val="000000"/>
            <w:u w:val="single"/>
          </w:rPr>
          <w:tab/>
        </w:r>
      </w:ins>
    </w:p>
    <w:p w14:paraId="7E51F0D1" w14:textId="77777777" w:rsidR="00540B8E" w:rsidRDefault="005314F1">
      <w:pPr>
        <w:tabs>
          <w:tab w:val="left" w:pos="8640"/>
        </w:tabs>
        <w:spacing w:after="360"/>
        <w:jc w:val="center"/>
        <w:rPr>
          <w:ins w:id="2800" w:author="Arthur Souza Rodrigues" w:date="2026-07-10T21:42:00Z" w16du:dateUtc="2026-07-11T01:42:00Z"/>
          <w:rFonts w:ascii="Arial" w:hAnsi="Arial" w:cs="Arial"/>
          <w:b/>
          <w:sz w:val="36"/>
        </w:rPr>
      </w:pPr>
      <w:ins w:id="2801" w:author="Arthur Souza Rodrigues" w:date="2026-07-10T21:42:00Z" w16du:dateUtc="2026-07-11T01:42:00Z">
        <w:r>
          <w:rPr>
            <w:rFonts w:ascii="Arial" w:hAnsi="Arial" w:cs="Arial"/>
            <w:b/>
            <w:sz w:val="36"/>
          </w:rPr>
          <w:lastRenderedPageBreak/>
        </w:r>
        <w:r>
          <w:rPr>
            <w:rFonts w:ascii="Arial" w:hAnsi="Arial" w:cs="Arial"/>
            <w:b/>
            <w:sz w:val="36"/>
          </w:rPr>
          <w:t>et tempor-2</w:t>
        </w:r>
        <w:r>
          <w:rPr>
            <w:rFonts w:ascii="Arial" w:hAnsi="Arial" w:cs="Arial"/>
            <w:b/>
            <w:sz w:val="36"/>
          </w:rPr>
          <w:br/>
        </w:r>
        <w:r>
          <w:rPr>
            <w:rFonts w:ascii="Arial" w:hAnsi="Arial" w:cs="Arial"/>
            <w:b/>
            <w:sz w:val="36"/>
          </w:rPr>
          <w:t>tempor lorem elit, aliqua.’et elit adipiscing</w:t>
        </w:r>
      </w:ins>
    </w:p>
    <w:p w14:paraId="2890892C" w14:textId="77777777" w:rsidR="00540B8E" w:rsidRDefault="005314F1">
      <w:pPr>
        <w:tabs>
          <w:tab w:val="left" w:pos="8640"/>
        </w:tabs>
        <w:spacing w:before="120" w:after="120"/>
        <w:jc w:val="both"/>
        <w:rPr>
          <w:ins w:id="2802" w:author="Arthur Souza Rodrigues" w:date="2026-07-10T21:42:00Z" w16du:dateUtc="2026-07-11T01:42:00Z"/>
          <w:color w:val="000000"/>
          <w:u w:val="single"/>
        </w:rPr>
      </w:pPr>
      <w:ins w:id="2803" w:author="Arthur Souza Rodrigues" w:date="2026-07-10T21:42:00Z" w16du:dateUtc="2026-07-11T01:42:00Z">
        <w:r>
          <w:rPr>
            <w:color w:val="000000"/>
            <w:u w:val="single"/>
          </w:rPr>
          <w:tab/>
        </w:r>
      </w:ins>
    </w:p>
    <w:p w14:paraId="4BEB3194" w14:textId="77777777" w:rsidR="00540B8E" w:rsidRDefault="005314F1">
      <w:pPr>
        <w:tabs>
          <w:tab w:val="left" w:pos="8640"/>
        </w:tabs>
        <w:spacing w:before="120" w:after="120"/>
        <w:jc w:val="both"/>
        <w:rPr>
          <w:ins w:id="2804" w:author="Arthur Souza Rodrigues" w:date="2026-07-10T21:42:00Z" w16du:dateUtc="2026-07-11T01:42:00Z"/>
          <w:color w:val="000000"/>
          <w:u w:val="single"/>
        </w:rPr>
      </w:pPr>
      <w:ins w:id="2805" w:author="Arthur Souza Rodrigues" w:date="2026-07-10T21:42:00Z" w16du:dateUtc="2026-07-11T01:42:00Z">
        <w:r>
          <w:rPr>
            <w:color w:val="000000"/>
            <w:u w:val="single"/>
          </w:rPr>
          <w:tab/>
        </w:r>
      </w:ins>
    </w:p>
    <w:p w14:paraId="18D9D761" w14:textId="77777777" w:rsidR="00540B8E" w:rsidRDefault="005314F1">
      <w:pPr>
        <w:tabs>
          <w:tab w:val="left" w:pos="8640"/>
        </w:tabs>
        <w:spacing w:before="120" w:after="120"/>
        <w:jc w:val="both"/>
        <w:rPr>
          <w:ins w:id="2806" w:author="Arthur Souza Rodrigues" w:date="2026-07-10T21:42:00Z" w16du:dateUtc="2026-07-11T01:42:00Z"/>
          <w:color w:val="000000"/>
          <w:u w:val="single"/>
        </w:rPr>
      </w:pPr>
      <w:ins w:id="2807" w:author="Arthur Souza Rodrigues" w:date="2026-07-10T21:42:00Z" w16du:dateUtc="2026-07-11T01:42:00Z">
        <w:r>
          <w:rPr>
            <w:color w:val="000000"/>
            <w:u w:val="single"/>
          </w:rPr>
          <w:tab/>
        </w:r>
      </w:ins>
    </w:p>
    <w:p w14:paraId="78286B31" w14:textId="77777777" w:rsidR="00540B8E" w:rsidRDefault="005314F1">
      <w:pPr>
        <w:tabs>
          <w:tab w:val="left" w:pos="8640"/>
        </w:tabs>
        <w:spacing w:before="120" w:after="120"/>
        <w:jc w:val="both"/>
        <w:rPr>
          <w:ins w:id="2808" w:author="Arthur Souza Rodrigues" w:date="2026-07-10T21:42:00Z" w16du:dateUtc="2026-07-11T01:42:00Z"/>
          <w:color w:val="000000"/>
          <w:u w:val="single"/>
        </w:rPr>
      </w:pPr>
      <w:ins w:id="2809" w:author="Arthur Souza Rodrigues" w:date="2026-07-10T21:42:00Z" w16du:dateUtc="2026-07-11T01:42:00Z">
        <w:r>
          <w:rPr>
            <w:color w:val="000000"/>
            <w:u w:val="single"/>
          </w:rPr>
          <w:tab/>
        </w:r>
      </w:ins>
    </w:p>
    <w:p w14:paraId="41A53787" w14:textId="77777777" w:rsidR="00540B8E" w:rsidRDefault="005314F1">
      <w:pPr>
        <w:tabs>
          <w:tab w:val="left" w:pos="8640"/>
        </w:tabs>
        <w:spacing w:before="120" w:after="120"/>
        <w:jc w:val="both"/>
        <w:rPr>
          <w:ins w:id="2810" w:author="Arthur Souza Rodrigues" w:date="2026-07-10T21:42:00Z" w16du:dateUtc="2026-07-11T01:42:00Z"/>
          <w:color w:val="000000"/>
          <w:u w:val="single"/>
        </w:rPr>
      </w:pPr>
      <w:ins w:id="2811" w:author="Arthur Souza Rodrigues" w:date="2026-07-10T21:42:00Z" w16du:dateUtc="2026-07-11T01:42:00Z">
        <w:r>
          <w:rPr>
            <w:color w:val="000000"/>
            <w:u w:val="single"/>
          </w:rPr>
          <w:tab/>
        </w:r>
      </w:ins>
    </w:p>
    <w:p w14:paraId="7A501220" w14:textId="77777777" w:rsidR="00540B8E" w:rsidRDefault="005314F1">
      <w:pPr>
        <w:tabs>
          <w:tab w:val="left" w:pos="8640"/>
        </w:tabs>
        <w:spacing w:before="120" w:after="120"/>
        <w:jc w:val="both"/>
        <w:rPr>
          <w:ins w:id="2812" w:author="Arthur Souza Rodrigues" w:date="2026-07-10T21:42:00Z" w16du:dateUtc="2026-07-11T01:42:00Z"/>
          <w:color w:val="000000"/>
          <w:u w:val="single"/>
        </w:rPr>
      </w:pPr>
      <w:ins w:id="2813" w:author="Arthur Souza Rodrigues" w:date="2026-07-10T21:42:00Z" w16du:dateUtc="2026-07-11T01:42:00Z">
        <w:r>
          <w:rPr>
            <w:color w:val="000000"/>
            <w:u w:val="single"/>
          </w:rPr>
          <w:tab/>
        </w:r>
      </w:ins>
    </w:p>
    <w:p w14:paraId="6CD45EE4" w14:textId="77777777" w:rsidR="00540B8E" w:rsidRDefault="005314F1">
      <w:pPr>
        <w:tabs>
          <w:tab w:val="left" w:pos="8640"/>
        </w:tabs>
        <w:spacing w:before="120" w:after="120"/>
        <w:jc w:val="both"/>
        <w:rPr>
          <w:ins w:id="2814" w:author="Arthur Souza Rodrigues" w:date="2026-07-10T21:42:00Z" w16du:dateUtc="2026-07-11T01:42:00Z"/>
          <w:color w:val="000000"/>
          <w:u w:val="single"/>
        </w:rPr>
      </w:pPr>
      <w:ins w:id="2815" w:author="Arthur Souza Rodrigues" w:date="2026-07-10T21:42:00Z" w16du:dateUtc="2026-07-11T01:42:00Z">
        <w:r>
          <w:rPr>
            <w:color w:val="000000"/>
            <w:u w:val="single"/>
          </w:rPr>
          <w:tab/>
        </w:r>
      </w:ins>
    </w:p>
    <w:p w14:paraId="2A49480A" w14:textId="77777777" w:rsidR="00540B8E" w:rsidRDefault="005314F1">
      <w:pPr>
        <w:tabs>
          <w:tab w:val="left" w:pos="8640"/>
        </w:tabs>
        <w:spacing w:before="120" w:after="120"/>
        <w:jc w:val="both"/>
        <w:rPr>
          <w:ins w:id="2816" w:author="Arthur Souza Rodrigues" w:date="2026-07-10T21:42:00Z" w16du:dateUtc="2026-07-11T01:42:00Z"/>
          <w:color w:val="000000"/>
          <w:u w:val="single"/>
        </w:rPr>
      </w:pPr>
      <w:ins w:id="2817" w:author="Arthur Souza Rodrigues" w:date="2026-07-10T21:42:00Z" w16du:dateUtc="2026-07-11T01:42:00Z">
        <w:r>
          <w:rPr>
            <w:color w:val="000000"/>
            <w:u w:val="single"/>
          </w:rPr>
          <w:tab/>
        </w:r>
      </w:ins>
    </w:p>
    <w:p w14:paraId="585D812C" w14:textId="77777777" w:rsidR="00540B8E" w:rsidRDefault="005314F1">
      <w:pPr>
        <w:tabs>
          <w:tab w:val="left" w:pos="8640"/>
        </w:tabs>
        <w:spacing w:before="120" w:after="120"/>
        <w:jc w:val="both"/>
        <w:rPr>
          <w:ins w:id="2818" w:author="Arthur Souza Rodrigues" w:date="2026-07-10T21:42:00Z" w16du:dateUtc="2026-07-11T01:42:00Z"/>
          <w:color w:val="000000"/>
          <w:u w:val="single"/>
        </w:rPr>
      </w:pPr>
      <w:ins w:id="2819" w:author="Arthur Souza Rodrigues" w:date="2026-07-10T21:42:00Z" w16du:dateUtc="2026-07-11T01:42:00Z">
        <w:r>
          <w:rPr>
            <w:color w:val="000000"/>
            <w:u w:val="single"/>
          </w:rPr>
          <w:tab/>
        </w:r>
      </w:ins>
    </w:p>
    <w:p w14:paraId="16315126" w14:textId="77777777" w:rsidR="00540B8E" w:rsidRDefault="005314F1">
      <w:pPr>
        <w:tabs>
          <w:tab w:val="left" w:pos="8640"/>
        </w:tabs>
        <w:spacing w:before="120" w:after="120"/>
        <w:jc w:val="both"/>
        <w:rPr>
          <w:ins w:id="2820" w:author="Arthur Souza Rodrigues" w:date="2026-07-10T21:42:00Z" w16du:dateUtc="2026-07-11T01:42:00Z"/>
          <w:color w:val="000000"/>
          <w:u w:val="single"/>
        </w:rPr>
      </w:pPr>
      <w:ins w:id="2821" w:author="Arthur Souza Rodrigues" w:date="2026-07-10T21:42:00Z" w16du:dateUtc="2026-07-11T01:42:00Z">
        <w:r>
          <w:rPr>
            <w:color w:val="000000"/>
            <w:u w:val="single"/>
          </w:rPr>
          <w:tab/>
        </w:r>
      </w:ins>
    </w:p>
    <w:p w14:paraId="7D02E250" w14:textId="77777777" w:rsidR="00595642" w:rsidRDefault="00595642">
      <w:pPr>
        <w:rPr>
          <w:ins w:id="2822" w:author="Arthur Souza Rodrigues" w:date="2026-07-10T21:42:00Z" w16du:dateUtc="2026-07-11T01:42:00Z"/>
        </w:rPr>
        <w:sectPr w:rsidR="00595642">
          <w:footerReference w:type="default" r:id="rId28"/>
          <w:pgSz w:w="12240" w:h="15840"/>
          <w:pgMar w:top="1440" w:right="1800" w:bottom="1440" w:left="1800" w:header="720" w:footer="720" w:gutter="0"/>
          <w:pgNumType w:start="1"/>
          <w:cols w:space="720"/>
        </w:sectPr>
      </w:pPr>
    </w:p>
    <w:p w14:paraId="72B10A26"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ins w:id="2823" w:author="Arthur Souza Rodrigues" w:date="2026-07-10T21:42:00Z" w16du:dateUtc="2026-07-11T01:42:00Z"/>
          <w:sz w:val="20"/>
        </w:rPr>
      </w:pPr>
      <w:ins w:id="2824" w:author="Arthur Souza Rodrigues" w:date="2026-07-10T21:42:00Z" w16du:dateUtc="2026-07-11T01:42:00Z">
        <w:r>
          <w:rPr>
            <w:sz w:val="20"/>
          </w:rPr>
          <w:lastRenderedPageBreak/>
        </w:r>
        <w:r>
          <w:rPr>
            <w:sz w:val="20"/>
          </w:rPr>
          <w:t>adipiscing labore do lorem ipsum ut dolor ipsum eiusmod labore amet ipsum sit elit ipsum lorem elit elit ipsum eiusmod do lorem ipsum eiusmod aliqua tempor, incididunt lorem ipsum sit, et, lorem ut elit consectetur eiusmod.</w:t>
        </w:r>
      </w:ins>
    </w:p>
    <w:p w14:paraId="0CDF5403" w14:textId="77777777" w:rsidR="00540B8E" w:rsidRDefault="005314F1">
      <w:pPr>
        <w:pStyle w:val="TextHeading2"/>
        <w:keepNext/>
        <w:tabs>
          <w:tab w:val="right" w:pos="4320"/>
        </w:tabs>
        <w:spacing w:after="0"/>
        <w:rPr>
          <w:ins w:id="2825" w:author="Arthur Souza Rodrigues" w:date="2026-07-10T21:42:00Z" w16du:dateUtc="2026-07-11T01:42:00Z"/>
        </w:rPr>
      </w:pPr>
      <w:ins w:id="2826" w:author="Arthur Souza Rodrigues" w:date="2026-07-10T21:42:00Z" w16du:dateUtc="2026-07-11T01:42:00Z">
        <w:r>
          <w:t xml:space="preserve">magna elit </w:t>
        </w:r>
        <w:r>
          <w:tab/>
        </w:r>
        <w:r>
          <w:t>)</w:t>
        </w:r>
      </w:ins>
    </w:p>
    <w:p w14:paraId="6EA6A279" w14:textId="77777777" w:rsidR="00540B8E" w:rsidRDefault="005314F1">
      <w:pPr>
        <w:pStyle w:val="TextHeading2"/>
        <w:keepNext/>
        <w:tabs>
          <w:tab w:val="right" w:pos="4320"/>
        </w:tabs>
        <w:spacing w:before="0"/>
        <w:rPr>
          <w:ins w:id="2827" w:author="Arthur Souza Rodrigues" w:date="2026-07-10T21:42:00Z" w16du:dateUtc="2026-07-11T01:42:00Z"/>
        </w:rPr>
      </w:pPr>
      <w:ins w:id="2828" w:author="Arthur Souza Rodrigues" w:date="2026-07-10T21:42:00Z" w16du:dateUtc="2026-07-11T01:42:00Z">
        <w:r>
          <w:t xml:space="preserve">eiusmod </w:t>
        </w:r>
        <w:r>
          <w:t xml:space="preserve">elit  </w:t>
        </w:r>
        <w:r>
          <w:tab/>
        </w:r>
        <w:r>
          <w:t>)</w:t>
        </w:r>
      </w:ins>
    </w:p>
    <w:p w14:paraId="09B3DC52" w14:textId="77777777" w:rsidR="00540B8E" w:rsidRDefault="005314F1">
      <w:pPr>
        <w:pStyle w:val="TextHeading2"/>
        <w:keepNext/>
        <w:keepLines/>
        <w:rPr>
          <w:ins w:id="2829" w:author="Arthur Souza Rodrigues" w:date="2026-07-10T21:42:00Z" w16du:dateUtc="2026-07-11T01:42:00Z"/>
        </w:rPr>
      </w:pPr>
      <w:ins w:id="2830" w:author="Arthur Souza Rodrigues" w:date="2026-07-10T21:42:00Z" w16du:dateUtc="2026-07-11T01:42:00Z">
        <w:r>
          <w: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ins>
    </w:p>
    <w:p w14:paraId="5417D987" w14:textId="77777777" w:rsidR="00540B8E" w:rsidRDefault="005314F1">
      <w:pPr>
        <w:pStyle w:val="TextHeading2"/>
        <w:keepNext/>
        <w:keepLines/>
        <w:rPr>
          <w:ins w:id="2831" w:author="Arthur Souza Rodrigues" w:date="2026-07-10T21:42:00Z" w16du:dateUtc="2026-07-11T01:42:00Z"/>
        </w:rPr>
      </w:pPr>
      <w:ins w:id="2832" w:author="Arthur Souza Rodrigues" w:date="2026-07-10T21:42:00Z" w16du:dateUtc="2026-07-11T01:42:00Z">
        <w:r>
          <w:t>do eiusmod et et adipiscing sed et ipsum sit elit ipsum magna elit et consectetur ipsum adipiscing labore aliqua aliqua incididunt amet.</w:t>
        </w:r>
      </w:ins>
    </w:p>
    <w:p w14:paraId="32010289" w14:textId="77777777" w:rsidR="00540B8E" w:rsidRDefault="005314F1">
      <w:pPr>
        <w:pStyle w:val="TextHeading2"/>
        <w:keepNext/>
        <w:spacing w:after="720"/>
        <w:rPr>
          <w:ins w:id="2833" w:author="Arthur Souza Rodrigues" w:date="2026-07-10T21:42:00Z" w16du:dateUtc="2026-07-11T01:42:00Z"/>
        </w:rPr>
      </w:pPr>
      <w:ins w:id="2834" w:author="Arthur Souza Rodrigues" w:date="2026-07-10T21:42:00Z" w16du:dateUtc="2026-07-11T01:42:00Z">
        <w:r>
          <w:t>tempor adipiscing incididunt incididunt tempor magna.</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4"/>
        <w:gridCol w:w="4547"/>
        <w:gridCol w:w="3205"/>
      </w:tblGrid>
      <w:tr w:rsidR="00540B8E" w14:paraId="3321F69B" w14:textId="77777777">
        <w:trPr>
          <w:ins w:id="2835" w:author="Arthur Souza Rodrigues" w:date="2026-07-10T21:42:00Z" w16du:dateUtc="2026-07-11T01:42:00Z"/>
        </w:trPr>
        <w:tc>
          <w:tcPr>
            <w:tcW w:w="1136" w:type="dxa"/>
            <w:hideMark/>
          </w:tcPr>
          <w:p w14:paraId="6BCB0A39" w14:textId="77777777" w:rsidR="00540B8E" w:rsidRDefault="005314F1">
            <w:pPr>
              <w:pStyle w:val="TextHeading2"/>
              <w:keepNext/>
              <w:tabs>
                <w:tab w:val="right" w:pos="1170"/>
                <w:tab w:val="right" w:pos="4680"/>
                <w:tab w:val="center" w:pos="6480"/>
              </w:tabs>
              <w:spacing w:before="0" w:after="0"/>
              <w:jc w:val="left"/>
              <w:rPr>
                <w:ins w:id="2836" w:author="Arthur Souza Rodrigues" w:date="2026-07-10T21:42:00Z" w16du:dateUtc="2026-07-11T01:42:00Z"/>
              </w:rPr>
            </w:pPr>
            <w:ins w:id="2837" w:author="Arthur Souza Rodrigues" w:date="2026-07-10T21:42:00Z" w16du:dateUtc="2026-07-11T01:42:00Z">
              <w:r>
                <w:t>ipsum</w:t>
              </w:r>
            </w:ins>
          </w:p>
        </w:tc>
        <w:tc>
          <w:tcPr>
            <w:tcW w:w="5002" w:type="dxa"/>
            <w:tcBorders>
              <w:bottom w:val="single" w:sz="4" w:space="0" w:color="auto"/>
            </w:tcBorders>
            <w:hideMark/>
          </w:tcPr>
          <w:p w14:paraId="67541F58" w14:textId="77777777" w:rsidR="00540B8E" w:rsidRDefault="00540B8E">
            <w:pPr>
              <w:pStyle w:val="TextHeading2"/>
              <w:keepNext/>
              <w:tabs>
                <w:tab w:val="right" w:pos="1170"/>
                <w:tab w:val="right" w:pos="4680"/>
                <w:tab w:val="center" w:pos="6480"/>
              </w:tabs>
              <w:spacing w:before="0" w:after="0"/>
              <w:rPr>
                <w:ins w:id="2838" w:author="Arthur Souza Rodrigues" w:date="2026-07-10T21:42:00Z" w16du:dateUtc="2026-07-11T01:42:00Z"/>
              </w:rPr>
            </w:pPr>
          </w:p>
        </w:tc>
        <w:tc>
          <w:tcPr>
            <w:tcW w:w="3438" w:type="dxa"/>
            <w:hideMark/>
          </w:tcPr>
          <w:p w14:paraId="21436FBA" w14:textId="77777777" w:rsidR="00540B8E" w:rsidRDefault="005314F1">
            <w:pPr>
              <w:pStyle w:val="TextHeading2"/>
              <w:keepNext/>
              <w:tabs>
                <w:tab w:val="right" w:pos="1170"/>
                <w:tab w:val="right" w:pos="4680"/>
                <w:tab w:val="center" w:pos="6480"/>
              </w:tabs>
              <w:spacing w:before="0" w:after="0"/>
              <w:jc w:val="left"/>
              <w:rPr>
                <w:ins w:id="2839" w:author="Arthur Souza Rodrigues" w:date="2026-07-10T21:42:00Z" w16du:dateUtc="2026-07-11T01:42:00Z"/>
              </w:rPr>
            </w:pPr>
            <w:ins w:id="2840" w:author="Arthur Souza Rodrigues" w:date="2026-07-10T21:42:00Z" w16du:dateUtc="2026-07-11T01:42:00Z">
              <w:r>
                <w:t>(dolore)</w:t>
              </w:r>
            </w:ins>
          </w:p>
        </w:tc>
      </w:tr>
    </w:tbl>
    <w:p w14:paraId="229FC705" w14:textId="730B44FF" w:rsidR="00ED23FD" w:rsidRDefault="00FA3755">
      <w:pPr>
        <w:rPr>
          <w:del w:id="2841" w:author="Arthur Souza Rodrigues" w:date="2026-07-10T21:42:00Z" w16du:dateUtc="2026-07-11T01:42:00Z"/>
        </w:rPr>
      </w:pPr>
      <w:del w:id="2842" w:author="Arthur Souza Rodrigues" w:date="2026-07-10T21:42:00Z" w16du:dateUtc="2026-07-11T01:42:00Z">
        <w:r>
          <w:rPr>
            <w:color w:val="C00000"/>
          </w:rPr>
          <w:delText>Bold Red Text Combo Demo</w:delText>
        </w:r>
      </w:del>
    </w:p>
    <w:p w14:paraId="66A2C808" w14:textId="77777777" w:rsidR="00ED23FD" w:rsidRDefault="00FA3755">
      <w:pPr>
        <w:rPr>
          <w:del w:id="2843" w:author="Arthur Souza Rodrigues" w:date="2026-07-10T21:42:00Z" w16du:dateUtc="2026-07-11T01:42:00Z"/>
        </w:rPr>
      </w:pPr>
      <w:del w:id="2844" w:author="Arthur Souza Rodrigues" w:date="2026-07-10T21:42:00Z" w16du:dateUtc="2026-07-11T01:42:00Z">
        <w:r>
          <w:rPr>
            <w:color w:val="C00000"/>
          </w:rPr>
          <w:delText>This document combines bold formatting with red font color.</w:delText>
        </w:r>
      </w:del>
    </w:p>
    <w:p w14:paraId="0DE0C41C" w14:textId="77777777" w:rsidR="00ED23FD" w:rsidRDefault="00FA3755">
      <w:del w:id="2845" w:author="Arthur Souza Rodrigues" w:date="2026-07-10T21:42:00Z" w16du:dateUtc="2026-07-11T01:42:00Z">
        <w:r>
          <w:rPr>
            <w:color w:val="C00000"/>
          </w:rPr>
          <w:delText>Bold red text is used for critical warnings and alerts.</w:delText>
        </w:r>
      </w:del>
    </w:p>
    <w:sectPr w:rsidR="00ED23FD">
      <w:footerReference w:type="default" r:id="rId29"/>
      <w:pgSz w:w="12240" w:h="15840"/>
      <w:pgMar w:top="1440" w:right="1800" w:bottom="1440" w:left="1800" w:header="720" w:footer="720" w:gutter="0"/>
      <w:pgNumType w:chapStyle="1"/>
      <w:cols w:space="720"/>
      <w:sectPrChange w:id="2849" w:author="Arthur Souza Rodrigues" w:date="2026-07-10T21:42:00Z" w16du:dateUtc="2026-07-11T01:42:00Z">
        <w:sectPr w:rsidR="00ED23FD">
          <w:pgMar w:top="1440" w:right="1440" w:bottom="1440" w:left="1440" w:header="720" w:footer="720" w:gutter="0"/>
          <w:pgNumType w:chapStyle="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87D2D2" w14:textId="77777777" w:rsidR="00FA3755" w:rsidRDefault="00FA3755" w:rsidP="00BF6D38">
      <w:r>
        <w:separator/>
      </w:r>
    </w:p>
  </w:endnote>
  <w:endnote w:type="continuationSeparator" w:id="0">
    <w:p w14:paraId="546A0B22" w14:textId="77777777" w:rsidR="00FA3755" w:rsidRDefault="00FA3755" w:rsidP="00BF6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5D00A0" w14:textId="77777777" w:rsidR="00BF6D38" w:rsidRDefault="00BF6D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6F646" w14:textId="77777777" w:rsidR="00540B8E" w:rsidRDefault="00540B8E">
    <w:pPr>
      <w:pStyle w:val="Footer"/>
      <w:spacing w:before="60"/>
      <w:jc w:val="center"/>
    </w:pPr>
  </w:p>
  <w:p w14:paraId="65F2A0A9" w14:textId="77777777" w:rsidR="00540B8E" w:rsidRDefault="005314F1">
    <w:pPr>
      <w:pStyle w:val="Footer"/>
      <w:jc w:val="center"/>
    </w:pPr>
    <w:r>
      <w:rPr>
        <w:rStyle w:val="PageNumber"/>
      </w:rPr>
      <w:t>Smith Family Trust</w:t>
    </w:r>
  </w:p>
  <w:p w14:paraId="280A6D4E" w14:textId="77777777" w:rsidR="00540B8E" w:rsidRDefault="005314F1">
    <w:pPr>
      <w:pStyle w:val="Footer"/>
      <w:jc w:val="center"/>
    </w:pPr>
    <w:r>
      <w:fldChar w:fldCharType="begin"/>
    </w:r>
    <w:r>
      <w:instrText xml:space="preserve"> PAGE </w:instrText>
    </w:r>
    <w:r>
      <w:fldChar w:fldCharType="separate"/>
    </w:r>
    <w:r>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6D8631" w14:textId="77777777" w:rsidR="00540B8E" w:rsidRDefault="00540B8E">
    <w:pPr>
      <w:pStyle w:val="Footer"/>
      <w:spacing w:before="60"/>
      <w:jc w:val="center"/>
    </w:pPr>
  </w:p>
  <w:p w14:paraId="26C1B48F" w14:textId="77777777" w:rsidR="00540B8E" w:rsidRDefault="005314F1">
    <w:pPr>
      <w:pStyle w:val="Footer"/>
      <w:jc w:val="center"/>
    </w:pPr>
    <w:r>
      <w:rPr>
        <w:rStyle w:val="PageNumber"/>
      </w:rPr>
      <w:t>Smith Family Trust</w:t>
    </w:r>
  </w:p>
  <w:p w14:paraId="7038929C" w14:textId="77777777" w:rsidR="00540B8E" w:rsidRDefault="005314F1">
    <w:pPr>
      <w:pStyle w:val="Footer"/>
      <w:jc w:val="center"/>
    </w:pPr>
    <w:r>
      <w:fldChar w:fldCharType="begin"/>
    </w:r>
    <w:r>
      <w:instrText xml:space="preserve"> PAGE </w:instrText>
    </w:r>
    <w:r>
      <w:fldChar w:fldCharType="separate"/>
    </w:r>
    <w:r>
      <w:rPr>
        <w:noProof/>
      </w:rP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729537" w14:textId="77777777" w:rsidR="00540B8E" w:rsidRDefault="00540B8E">
    <w:pPr>
      <w:pStyle w:val="Footer"/>
      <w:spacing w:before="60"/>
      <w:jc w:val="center"/>
    </w:pPr>
  </w:p>
  <w:p w14:paraId="08D3226B" w14:textId="77777777" w:rsidR="00540B8E" w:rsidRDefault="005314F1">
    <w:pPr>
      <w:pStyle w:val="Footer"/>
      <w:jc w:val="center"/>
    </w:pPr>
    <w:r>
      <w:rPr>
        <w:rStyle w:val="PageNumber"/>
      </w:rPr>
      <w:t>Smith Family Trust</w:t>
    </w:r>
  </w:p>
  <w:p w14:paraId="26DC28A2" w14:textId="77777777" w:rsidR="00540B8E" w:rsidRDefault="005314F1">
    <w:pPr>
      <w:pStyle w:val="Footer"/>
      <w:jc w:val="center"/>
    </w:pPr>
    <w:r>
      <w:fldChar w:fldCharType="begin"/>
    </w:r>
    <w:r>
      <w:instrText xml:space="preserve"> PAGE </w:instrText>
    </w:r>
    <w:r>
      <w:fldChar w:fldCharType="separate"/>
    </w:r>
    <w:r>
      <w:rPr>
        <w:noProof/>
      </w:rPr>
      <w:t>2-1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A5BB13" w14:textId="77777777" w:rsidR="00540B8E" w:rsidRDefault="00540B8E">
    <w:pPr>
      <w:pStyle w:val="Footer"/>
      <w:spacing w:before="60"/>
      <w:jc w:val="center"/>
    </w:pPr>
  </w:p>
  <w:p w14:paraId="4606A4D0" w14:textId="77777777" w:rsidR="00540B8E" w:rsidRDefault="005314F1">
    <w:pPr>
      <w:pStyle w:val="Footer"/>
      <w:jc w:val="center"/>
    </w:pPr>
    <w:r>
      <w:rPr>
        <w:rStyle w:val="PageNumber"/>
      </w:rPr>
      <w:t>Smith Family Trust</w:t>
    </w:r>
  </w:p>
  <w:p w14:paraId="07EDA266" w14:textId="77777777" w:rsidR="00540B8E" w:rsidRDefault="005314F1">
    <w:pPr>
      <w:pStyle w:val="Footer"/>
      <w:jc w:val="center"/>
    </w:pPr>
    <w:r>
      <w:fldChar w:fldCharType="begin"/>
    </w:r>
    <w:r>
      <w:instrText xml:space="preserve"> PAGE </w:instrText>
    </w:r>
    <w:r>
      <w:fldChar w:fldCharType="separate"/>
    </w:r>
    <w:r>
      <w:rPr>
        <w:noProof/>
      </w:rPr>
      <w:t>3-1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DACA0" w14:textId="77777777" w:rsidR="00540B8E" w:rsidRDefault="00540B8E">
    <w:pPr>
      <w:pStyle w:val="Footer"/>
      <w:spacing w:before="60"/>
      <w:jc w:val="center"/>
    </w:pPr>
  </w:p>
  <w:p w14:paraId="6D544AF1" w14:textId="77777777" w:rsidR="00540B8E" w:rsidRDefault="005314F1">
    <w:pPr>
      <w:pStyle w:val="Footer"/>
      <w:jc w:val="center"/>
    </w:pPr>
    <w:r>
      <w:rPr>
        <w:rStyle w:val="PageNumber"/>
      </w:rPr>
      <w:t>Smith Family Trust</w:t>
    </w:r>
  </w:p>
  <w:p w14:paraId="55CBF111" w14:textId="77777777" w:rsidR="00540B8E" w:rsidRDefault="005314F1">
    <w:pPr>
      <w:pStyle w:val="Footer"/>
      <w:jc w:val="center"/>
    </w:pPr>
    <w:r>
      <w:fldChar w:fldCharType="begin"/>
    </w:r>
    <w:r>
      <w:instrText xml:space="preserve"> PAGE </w:instrText>
    </w:r>
    <w:r>
      <w:fldChar w:fldCharType="separate"/>
    </w:r>
    <w:r>
      <w:rPr>
        <w:noProof/>
      </w:rPr>
      <w:t>4-1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EAA5B5" w14:textId="77777777" w:rsidR="00540B8E" w:rsidRDefault="00540B8E">
    <w:pPr>
      <w:pStyle w:val="Footer"/>
      <w:spacing w:before="60"/>
      <w:jc w:val="center"/>
    </w:pPr>
  </w:p>
  <w:p w14:paraId="22E40485" w14:textId="77777777" w:rsidR="00540B8E" w:rsidRDefault="005314F1">
    <w:pPr>
      <w:pStyle w:val="Footer"/>
      <w:jc w:val="center"/>
    </w:pPr>
    <w:r>
      <w:rPr>
        <w:rStyle w:val="PageNumber"/>
      </w:rPr>
      <w:t>Smith Family Trust</w:t>
    </w:r>
  </w:p>
  <w:p w14:paraId="208E2E39" w14:textId="77777777" w:rsidR="00540B8E" w:rsidRDefault="005314F1">
    <w:pPr>
      <w:pStyle w:val="Footer"/>
      <w:jc w:val="center"/>
    </w:pPr>
    <w:r>
      <w:fldChar w:fldCharType="begin"/>
    </w:r>
    <w:r>
      <w:instrText xml:space="preserve"> PAGE </w:instrText>
    </w:r>
    <w:r>
      <w:fldChar w:fldCharType="separate"/>
    </w:r>
    <w:r>
      <w:rPr>
        <w:noProof/>
      </w:rPr>
      <w:t>5-1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9A609D" w14:textId="77777777" w:rsidR="00540B8E" w:rsidRDefault="00540B8E">
    <w:pPr>
      <w:pStyle w:val="Footer"/>
      <w:spacing w:before="60"/>
      <w:jc w:val="center"/>
    </w:pPr>
  </w:p>
  <w:p w14:paraId="277962AB" w14:textId="77777777" w:rsidR="00540B8E" w:rsidRDefault="005314F1">
    <w:pPr>
      <w:pStyle w:val="Footer"/>
      <w:jc w:val="center"/>
    </w:pPr>
    <w:r>
      <w:rPr>
        <w:rStyle w:val="PageNumber"/>
      </w:rPr>
      <w:t>Smith Family Trust</w:t>
    </w:r>
  </w:p>
  <w:p w14:paraId="76CB08B8" w14:textId="77777777" w:rsidR="00540B8E" w:rsidRDefault="005314F1">
    <w:pPr>
      <w:pStyle w:val="Footer"/>
      <w:jc w:val="center"/>
    </w:pPr>
    <w:r>
      <w:fldChar w:fldCharType="begin"/>
    </w:r>
    <w:r>
      <w:instrText xml:space="preserve"> PAGE </w:instrText>
    </w:r>
    <w:r>
      <w:fldChar w:fldCharType="separate"/>
    </w:r>
    <w:r>
      <w:rPr>
        <w:noProof/>
      </w:rPr>
      <w:t>6-1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4BCB6D" w14:textId="77777777" w:rsidR="00540B8E" w:rsidRDefault="00540B8E">
    <w:pPr>
      <w:pStyle w:val="Footer"/>
      <w:spacing w:before="60"/>
      <w:jc w:val="center"/>
    </w:pPr>
  </w:p>
  <w:p w14:paraId="5CC7D0FD" w14:textId="77777777" w:rsidR="00540B8E" w:rsidRDefault="005314F1">
    <w:pPr>
      <w:pStyle w:val="Footer"/>
      <w:jc w:val="center"/>
    </w:pPr>
    <w:r>
      <w:rPr>
        <w:rStyle w:val="PageNumber"/>
      </w:rPr>
      <w:t>Smith Family Trust</w:t>
    </w:r>
  </w:p>
  <w:p w14:paraId="78A9632E" w14:textId="77777777" w:rsidR="00540B8E" w:rsidRDefault="005314F1">
    <w:pPr>
      <w:pStyle w:val="Footer"/>
      <w:jc w:val="center"/>
    </w:pPr>
    <w:r>
      <w:fldChar w:fldCharType="begin"/>
    </w:r>
    <w:r>
      <w:instrText xml:space="preserve"> PAGE </w:instrText>
    </w:r>
    <w:r>
      <w:fldChar w:fldCharType="separate"/>
    </w:r>
    <w:r>
      <w:rPr>
        <w:noProof/>
      </w:rPr>
      <w:t>7-1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85441B" w14:textId="77777777" w:rsidR="00540B8E" w:rsidRDefault="00540B8E">
    <w:pPr>
      <w:pStyle w:val="Footer"/>
      <w:spacing w:before="60"/>
      <w:jc w:val="center"/>
    </w:pPr>
  </w:p>
  <w:p w14:paraId="2992681F" w14:textId="77777777" w:rsidR="00540B8E" w:rsidRDefault="005314F1">
    <w:pPr>
      <w:pStyle w:val="Footer"/>
      <w:jc w:val="center"/>
    </w:pPr>
    <w:r>
      <w:rPr>
        <w:rStyle w:val="PageNumber"/>
      </w:rPr>
      <w:t>Smith Family Trust</w:t>
    </w:r>
  </w:p>
  <w:p w14:paraId="70B13C75" w14:textId="77777777" w:rsidR="00540B8E" w:rsidRDefault="005314F1">
    <w:pPr>
      <w:pStyle w:val="Footer"/>
      <w:jc w:val="center"/>
    </w:pPr>
    <w:r>
      <w:fldChar w:fldCharType="begin"/>
    </w:r>
    <w:r>
      <w:instrText xml:space="preserve"> PAGE </w:instrText>
    </w:r>
    <w:r>
      <w:fldChar w:fldCharType="separate"/>
    </w:r>
    <w:r>
      <w:rPr>
        <w:noProof/>
      </w:rPr>
      <w:t>8-1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DAD5D1" w14:textId="77777777" w:rsidR="00540B8E" w:rsidRDefault="00540B8E">
    <w:pPr>
      <w:pStyle w:val="Footer"/>
      <w:spacing w:before="60"/>
      <w:jc w:val="center"/>
    </w:pPr>
  </w:p>
  <w:p w14:paraId="07497252" w14:textId="77777777" w:rsidR="00540B8E" w:rsidRDefault="005314F1">
    <w:pPr>
      <w:pStyle w:val="Footer"/>
      <w:jc w:val="center"/>
    </w:pPr>
    <w:r>
      <w:rPr>
        <w:rStyle w:val="PageNumber"/>
      </w:rPr>
      <w:t>Smith Family Trust</w:t>
    </w:r>
  </w:p>
  <w:p w14:paraId="27B35A87" w14:textId="77777777" w:rsidR="00540B8E" w:rsidRDefault="005314F1">
    <w:pPr>
      <w:pStyle w:val="Footer"/>
      <w:jc w:val="center"/>
    </w:pPr>
    <w:r>
      <w:fldChar w:fldCharType="begin"/>
    </w:r>
    <w:r>
      <w:instrText xml:space="preserve"> PAGE </w:instrText>
    </w:r>
    <w:r>
      <w:fldChar w:fldCharType="separate"/>
    </w:r>
    <w:r>
      <w:rPr>
        <w:noProof/>
      </w:rPr>
      <w:t>9-1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E783DB" w14:textId="77777777" w:rsidR="00540B8E" w:rsidRDefault="00540B8E">
    <w:pPr>
      <w:pStyle w:val="Footer"/>
      <w:spacing w:before="60"/>
      <w:jc w:val="center"/>
    </w:pPr>
  </w:p>
  <w:p w14:paraId="61BA1D75" w14:textId="77777777" w:rsidR="00540B8E" w:rsidRDefault="005314F1">
    <w:pPr>
      <w:pStyle w:val="Footer"/>
      <w:jc w:val="center"/>
    </w:pPr>
    <w:r>
      <w:rPr>
        <w:rStyle w:val="PageNumber"/>
      </w:rPr>
      <w:t>Smith Family Trust</w:t>
    </w:r>
  </w:p>
  <w:p w14:paraId="3C08F47C" w14:textId="77777777" w:rsidR="00540B8E" w:rsidRDefault="005314F1">
    <w:pPr>
      <w:pStyle w:val="Footer"/>
      <w:jc w:val="center"/>
    </w:pPr>
    <w:r>
      <w:fldChar w:fldCharType="begin"/>
    </w:r>
    <w:r>
      <w:instrText xml:space="preserve"> PAGE </w:instrText>
    </w:r>
    <w:r>
      <w:fldChar w:fldCharType="separate"/>
    </w:r>
    <w:r>
      <w:rPr>
        <w:noProof/>
      </w:rPr>
      <w:t>10-1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CBC3A0" w14:textId="77777777" w:rsidR="00540B8E" w:rsidRDefault="00540B8E">
    <w:pPr>
      <w:pStyle w:val="Footer"/>
      <w:spacing w:before="60"/>
      <w:jc w:val="center"/>
    </w:pPr>
  </w:p>
  <w:p w14:paraId="261CCD0F" w14:textId="77777777" w:rsidR="00540B8E" w:rsidRDefault="005314F1">
    <w:pPr>
      <w:pStyle w:val="Footer"/>
      <w:jc w:val="center"/>
    </w:pPr>
    <w:r>
      <w:rPr>
        <w:rStyle w:val="PageNumber"/>
      </w:rPr>
      <w:t>Smith Family Trust</w:t>
    </w:r>
  </w:p>
  <w:p w14:paraId="39F37C8F" w14:textId="77777777" w:rsidR="00540B8E" w:rsidRDefault="005314F1">
    <w:pPr>
      <w:pStyle w:val="Footer"/>
      <w:jc w:val="center"/>
    </w:pPr>
    <w:r>
      <w:fldChar w:fldCharType="begin"/>
    </w:r>
    <w:r>
      <w:instrText xml:space="preserve"> PAGE </w:instrText>
    </w:r>
    <w:r>
      <w:fldChar w:fldCharType="separate"/>
    </w:r>
    <w:r>
      <w:rPr>
        <w:noProof/>
      </w:rPr>
      <w:t>11-1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8516AF" w14:textId="77777777" w:rsidR="00540B8E" w:rsidRDefault="00540B8E">
    <w:pPr>
      <w:pStyle w:val="Footer"/>
      <w:spacing w:before="60"/>
      <w:jc w:val="center"/>
    </w:pPr>
  </w:p>
  <w:p w14:paraId="10C40C3F" w14:textId="77777777" w:rsidR="00540B8E" w:rsidRDefault="005314F1">
    <w:pPr>
      <w:pStyle w:val="Footer"/>
      <w:jc w:val="center"/>
    </w:pPr>
    <w:r>
      <w:rPr>
        <w:rStyle w:val="PageNumber"/>
      </w:rPr>
      <w:t>Smith Family Trust</w:t>
    </w:r>
  </w:p>
  <w:p w14:paraId="4C168A1A" w14:textId="77777777" w:rsidR="00540B8E" w:rsidRDefault="005314F1">
    <w:pPr>
      <w:pStyle w:val="Footer"/>
      <w:jc w:val="center"/>
    </w:pPr>
    <w:r>
      <w:fldChar w:fldCharType="begin"/>
    </w:r>
    <w:r>
      <w:instrText xml:space="preserve"> PAGE </w:instrText>
    </w:r>
    <w:r>
      <w:fldChar w:fldCharType="separate"/>
    </w:r>
    <w:r>
      <w:rPr>
        <w:noProof/>
      </w:rPr>
      <w:t>12-1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68C4AE" w14:textId="77777777" w:rsidR="00540B8E" w:rsidRDefault="00540B8E">
    <w:pPr>
      <w:pStyle w:val="Footer"/>
      <w:spacing w:before="60"/>
      <w:jc w:val="center"/>
    </w:pPr>
  </w:p>
  <w:p w14:paraId="3C4E1FC7" w14:textId="77777777" w:rsidR="00540B8E" w:rsidRDefault="005314F1">
    <w:pPr>
      <w:pStyle w:val="Footer"/>
      <w:jc w:val="center"/>
    </w:pPr>
    <w:r>
      <w:rPr>
        <w:rStyle w:val="PageNumber"/>
      </w:rPr>
      <w:t>Smith Family Trust</w:t>
    </w:r>
  </w:p>
  <w:p w14:paraId="1C25E398" w14:textId="77777777" w:rsidR="00540B8E" w:rsidRDefault="005314F1">
    <w:pPr>
      <w:pStyle w:val="Footer"/>
      <w:jc w:val="center"/>
    </w:pPr>
    <w:r>
      <w:fldChar w:fldCharType="begin"/>
    </w:r>
    <w:r>
      <w:instrText xml:space="preserve"> PAGE </w:instrText>
    </w:r>
    <w:r>
      <w:fldChar w:fldCharType="separate"/>
    </w:r>
    <w:r>
      <w:rPr>
        <w:noProof/>
      </w:rPr>
      <w:t>13-1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2BB569" w14:textId="77777777" w:rsidR="00540B8E" w:rsidRDefault="00540B8E">
    <w:pPr>
      <w:pStyle w:val="Footer"/>
      <w:spacing w:before="60"/>
      <w:jc w:val="center"/>
    </w:pPr>
  </w:p>
  <w:p w14:paraId="3ADB381D" w14:textId="77777777" w:rsidR="00540B8E" w:rsidRDefault="005314F1">
    <w:pPr>
      <w:pStyle w:val="Footer"/>
      <w:jc w:val="center"/>
    </w:pPr>
    <w:r>
      <w:rPr>
        <w:rStyle w:val="PageNumber"/>
      </w:rPr>
      <w:t>Smith Family Trust</w:t>
    </w:r>
  </w:p>
  <w:p w14:paraId="07048881" w14:textId="77777777" w:rsidR="00540B8E" w:rsidRDefault="005314F1">
    <w:pPr>
      <w:pStyle w:val="Footer"/>
      <w:jc w:val="center"/>
    </w:pPr>
    <w:r>
      <w:fldChar w:fldCharType="begin"/>
    </w:r>
    <w:r>
      <w:instrText xml:space="preserve"> PAGE </w:instrText>
    </w:r>
    <w:r>
      <w:fldChar w:fldCharType="separate"/>
    </w:r>
    <w:r>
      <w:rPr>
        <w:noProof/>
      </w:rPr>
      <w:t>14-1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4DBAFC" w14:textId="77777777" w:rsidR="00540B8E" w:rsidRDefault="00540B8E">
    <w:pPr>
      <w:pStyle w:val="Footer"/>
      <w:spacing w:before="60"/>
      <w:jc w:val="center"/>
    </w:pPr>
  </w:p>
  <w:p w14:paraId="400B1A68" w14:textId="77777777" w:rsidR="00540B8E" w:rsidRDefault="005314F1">
    <w:pPr>
      <w:pStyle w:val="Footer"/>
      <w:jc w:val="center"/>
    </w:pPr>
    <w:r>
      <w:rPr>
        <w:rStyle w:val="PageNumber"/>
      </w:rPr>
      <w:t>Smith Family Trust</w:t>
    </w:r>
  </w:p>
  <w:p w14:paraId="0500DEDA" w14:textId="77777777" w:rsidR="00540B8E" w:rsidRDefault="005314F1">
    <w:pPr>
      <w:pStyle w:val="Footer"/>
      <w:jc w:val="center"/>
    </w:pPr>
    <w:r>
      <w:fldChar w:fldCharType="begin"/>
    </w:r>
    <w:r>
      <w:instrText xml:space="preserve"> PAGE </w:instrText>
    </w:r>
    <w:r>
      <w:fldChar w:fldCharType="separate"/>
    </w:r>
    <w:r>
      <w:rPr>
        <w:noProof/>
      </w:rPr>
      <w:t>15-1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BC7C2" w14:textId="77777777" w:rsidR="00540B8E" w:rsidRDefault="00540B8E">
    <w:pPr>
      <w:pStyle w:val="Footer"/>
      <w:jc w:val="center"/>
    </w:pPr>
  </w:p>
  <w:p w14:paraId="0F7B4435" w14:textId="77777777" w:rsidR="00540B8E" w:rsidRDefault="005314F1">
    <w:pPr>
      <w:pStyle w:val="Footer"/>
      <w:jc w:val="center"/>
    </w:pPr>
    <w:r>
      <w:rPr>
        <w:rStyle w:val="PageNumber"/>
      </w:rPr>
      <w:t>Smith Family Trust</w:t>
    </w:r>
  </w:p>
  <w:p w14:paraId="06F459DB" w14:textId="77777777" w:rsidR="00540B8E" w:rsidRDefault="005314F1">
    <w:pPr>
      <w:pStyle w:val="TextHeading2"/>
      <w:tabs>
        <w:tab w:val="left" w:pos="8640"/>
      </w:tabs>
      <w:spacing w:before="0" w:after="0"/>
      <w:jc w:val="center"/>
    </w:pPr>
    <w:r>
      <w:t xml:space="preserve">C - </w:t>
    </w:r>
    <w:r>
      <w:fldChar w:fldCharType="begin"/>
    </w:r>
    <w:r>
      <w:instrText xml:space="preserve"> PAGE </w:instrText>
    </w:r>
    <w:r>
      <w:fldChar w:fldCharType="separate"/>
    </w:r>
    <w:r>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D57B10" w14:textId="77777777" w:rsidR="00540B8E" w:rsidRDefault="00540B8E">
    <w:pPr>
      <w:pStyle w:val="Footer"/>
      <w:jc w:val="center"/>
    </w:pPr>
  </w:p>
  <w:p w14:paraId="75DEC24B" w14:textId="77777777" w:rsidR="00540B8E" w:rsidRDefault="005314F1">
    <w:pPr>
      <w:pStyle w:val="Footer"/>
      <w:jc w:val="center"/>
    </w:pPr>
    <w:r>
      <w:rPr>
        <w:rStyle w:val="PageNumber"/>
      </w:rPr>
      <w:t>Smith Family Trust</w:t>
    </w:r>
  </w:p>
  <w:p w14:paraId="7DD09AE6" w14:textId="77777777" w:rsidR="00540B8E" w:rsidRDefault="005314F1">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Pr>
        <w:noProof/>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957D53" w14:textId="77777777" w:rsidR="00540B8E" w:rsidRDefault="00540B8E">
    <w:pPr>
      <w:pStyle w:val="Footer"/>
      <w:jc w:val="center"/>
    </w:pPr>
  </w:p>
  <w:p w14:paraId="59F5BE01" w14:textId="77777777" w:rsidR="00540B8E" w:rsidRDefault="005314F1">
    <w:pPr>
      <w:pStyle w:val="Footer"/>
      <w:jc w:val="center"/>
    </w:pPr>
    <w:r>
      <w:rPr>
        <w:rStyle w:val="PageNumber"/>
      </w:rPr>
      <w:t>Smith Family Trust</w:t>
    </w:r>
  </w:p>
  <w:p w14:paraId="438718EF" w14:textId="77777777" w:rsidR="00540B8E" w:rsidRDefault="005314F1">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20AA4A" w14:textId="77777777" w:rsidR="00BF6D38" w:rsidRDefault="00BF6D38">
    <w:pPr>
      <w:pStyle w:val="Footer"/>
      <w:spacing w:before="60"/>
      <w:jc w:val="center"/>
      <w:pPrChange w:id="2846" w:author="Arthur Souza Rodrigues" w:date="2026-07-10T21:42:00Z" w16du:dateUtc="2026-07-11T01:42:00Z">
        <w:pPr>
          <w:pStyle w:val="Footer"/>
          <w:jc w:val="center"/>
        </w:pPr>
      </w:pPrChange>
    </w:pPr>
  </w:p>
  <w:p w14:paraId="1B31B57F" w14:textId="77777777" w:rsidR="00BF6D38" w:rsidRDefault="00BF6D38">
    <w:pPr>
      <w:pStyle w:val="Footer"/>
      <w:jc w:val="center"/>
    </w:pPr>
    <w:r>
      <w:rPr>
        <w:rStyle w:val="PageNumber"/>
      </w:rPr>
      <w:t>Smith Family Trust</w:t>
    </w:r>
  </w:p>
  <w:p w14:paraId="5D0C9018" w14:textId="77777777" w:rsidR="00BF6D38" w:rsidRDefault="00BF6D38">
    <w:pPr>
      <w:pStyle w:val="Footer"/>
      <w:jc w:val="center"/>
      <w:pPrChange w:id="2847" w:author="Arthur Souza Rodrigues" w:date="2026-07-10T21:42:00Z" w16du:dateUtc="2026-07-11T01:42:00Z">
        <w:pPr>
          <w:pStyle w:val="TextHeading2"/>
          <w:tabs>
            <w:tab w:val="left" w:pos="8640"/>
          </w:tabs>
          <w:spacing w:before="0" w:after="0"/>
          <w:jc w:val="center"/>
        </w:pPr>
      </w:pPrChange>
    </w:pPr>
    <w:del w:id="2848" w:author="Arthur Souza Rodrigues" w:date="2026-07-10T21:42:00Z" w16du:dateUtc="2026-07-11T01:42:00Z">
      <w:r>
        <w:rPr>
          <w:rStyle w:val="PageNumber"/>
        </w:rPr>
        <w:delText xml:space="preserve">G-2 </w:delText>
      </w:r>
      <w:r>
        <w:delText xml:space="preserve">- </w:delText>
      </w:r>
    </w:del>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4C94E2" w14:textId="77777777" w:rsidR="00FA3755" w:rsidRDefault="00FA3755" w:rsidP="00BF6D38">
      <w:r>
        <w:separator/>
      </w:r>
    </w:p>
  </w:footnote>
  <w:footnote w:type="continuationSeparator" w:id="0">
    <w:p w14:paraId="7CAE2522" w14:textId="77777777" w:rsidR="00FA3755" w:rsidRDefault="00FA3755" w:rsidP="00BF6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7CC13" w14:textId="77777777" w:rsidR="00BF6D38" w:rsidRDefault="00BF6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1"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4"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6"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7" w15:restartNumberingAfterBreak="0">
    <w:nsid w:val="693D0D05"/>
    <w:multiLevelType w:val="multilevel"/>
    <w:tmpl w:val="1F1AB3E4"/>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8"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num w:numId="1" w16cid:durableId="1824737494">
    <w:abstractNumId w:val="7"/>
  </w:num>
  <w:num w:numId="2" w16cid:durableId="1210999309">
    <w:abstractNumId w:val="2"/>
  </w:num>
  <w:num w:numId="3" w16cid:durableId="564295750">
    <w:abstractNumId w:val="1"/>
  </w:num>
  <w:num w:numId="4" w16cid:durableId="1156384952">
    <w:abstractNumId w:val="5"/>
  </w:num>
  <w:num w:numId="5" w16cid:durableId="348527904">
    <w:abstractNumId w:val="3"/>
  </w:num>
  <w:num w:numId="6" w16cid:durableId="1251348052">
    <w:abstractNumId w:val="0"/>
  </w:num>
  <w:num w:numId="7" w16cid:durableId="1454442930">
    <w:abstractNumId w:val="4"/>
  </w:num>
  <w:num w:numId="8" w16cid:durableId="486239857">
    <w:abstractNumId w:val="8"/>
  </w:num>
  <w:num w:numId="9" w16cid:durableId="6560919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23FD"/>
    <w:rsid w:val="000605E6"/>
    <w:rsid w:val="00063043"/>
    <w:rsid w:val="00122B2B"/>
    <w:rsid w:val="001A0C5C"/>
    <w:rsid w:val="001E56B1"/>
    <w:rsid w:val="0028181C"/>
    <w:rsid w:val="00370461"/>
    <w:rsid w:val="003906D6"/>
    <w:rsid w:val="004407C2"/>
    <w:rsid w:val="005314F1"/>
    <w:rsid w:val="00540B5B"/>
    <w:rsid w:val="00540B8E"/>
    <w:rsid w:val="00595642"/>
    <w:rsid w:val="005F38AD"/>
    <w:rsid w:val="005F7DF0"/>
    <w:rsid w:val="006C325D"/>
    <w:rsid w:val="006E7E61"/>
    <w:rsid w:val="0074580E"/>
    <w:rsid w:val="007D5C13"/>
    <w:rsid w:val="00890B34"/>
    <w:rsid w:val="008B66F6"/>
    <w:rsid w:val="0090268F"/>
    <w:rsid w:val="00967AE9"/>
    <w:rsid w:val="00A01E55"/>
    <w:rsid w:val="00A97C79"/>
    <w:rsid w:val="00AC72FF"/>
    <w:rsid w:val="00B1347F"/>
    <w:rsid w:val="00BF6D38"/>
    <w:rsid w:val="00C13A77"/>
    <w:rsid w:val="00C77090"/>
    <w:rsid w:val="00D22DB6"/>
    <w:rsid w:val="00D44BE2"/>
    <w:rsid w:val="00D53FE7"/>
    <w:rsid w:val="00D62A0F"/>
    <w:rsid w:val="00DD6938"/>
    <w:rsid w:val="00E53EAD"/>
    <w:rsid w:val="00E611A9"/>
    <w:rsid w:val="00EB43E9"/>
    <w:rsid w:val="00ED23FD"/>
    <w:rsid w:val="00ED75C1"/>
    <w:rsid w:val="00F70040"/>
    <w:rsid w:val="00FA3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AD4547"/>
  <w15:docId w15:val="{F296E369-8648-7B48-B4F2-08CFB29D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4" w:unhideWhenUsed="1" w:qFormat="1"/>
    <w:lsdException w:name="List Number" w:semiHidden="1" w:uiPriority="3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FF"/>
    <w:pPr>
      <w:spacing w:after="0" w:line="240" w:lineRule="auto"/>
      <w:pPrChange w:id="0" w:author="Arthur Souza Rodrigues" w:date="2026-07-10T21:42:00Z">
        <w:pPr>
          <w:spacing w:after="200" w:line="276" w:lineRule="auto"/>
        </w:pPr>
      </w:pPrChange>
    </w:pPr>
    <w:rPr>
      <w:rFonts w:ascii="Times New Roman" w:hAnsi="Times New Roman"/>
      <w:sz w:val="24"/>
      <w:szCs w:val="24"/>
      <w:rPrChange w:id="0" w:author="Arthur Souza Rodrigues" w:date="2026-07-10T21:42:00Z">
        <w:rPr>
          <w:rFonts w:ascii="Calibri" w:hAnsi="Calibri"/>
          <w:sz w:val="22"/>
          <w:lang w:val="en-US" w:eastAsia="en-US" w:bidi="ar-SA"/>
        </w:rPr>
      </w:rPrChange>
    </w:rPr>
  </w:style>
  <w:style w:type="paragraph" w:styleId="Heading1">
    <w:name w:val="heading 1"/>
    <w:next w:val="TextHeading2"/>
    <w:link w:val="Heading1Char"/>
    <w:qFormat/>
    <w:rsid w:val="00BF6D38"/>
    <w:pPr>
      <w:keepNext/>
      <w:keepLines/>
      <w:numPr>
        <w:ilvl w:val="1"/>
        <w:numId w:val="2"/>
      </w:numPr>
      <w:spacing w:after="360" w:line="400" w:lineRule="exact"/>
      <w:jc w:val="center"/>
      <w:outlineLvl w:val="0"/>
    </w:pPr>
    <w:rPr>
      <w:rFonts w:ascii="Arial" w:hAnsi="Arial"/>
      <w:b/>
      <w:sz w:val="32"/>
    </w:rPr>
  </w:style>
  <w:style w:type="paragraph" w:styleId="Heading2">
    <w:name w:val="heading 2"/>
    <w:next w:val="TextHeading2"/>
    <w:link w:val="Heading2Char"/>
    <w:qFormat/>
    <w:rsid w:val="00BF6D38"/>
    <w:pPr>
      <w:keepNext/>
      <w:keepLines/>
      <w:numPr>
        <w:ilvl w:val="2"/>
        <w:numId w:val="2"/>
      </w:numPr>
      <w:spacing w:before="240" w:after="120" w:line="240" w:lineRule="auto"/>
      <w:outlineLvl w:val="1"/>
    </w:pPr>
    <w:rPr>
      <w:rFonts w:ascii="Arial" w:hAnsi="Arial"/>
      <w:b/>
      <w:sz w:val="24"/>
    </w:rPr>
  </w:style>
  <w:style w:type="paragraph" w:styleId="Heading3">
    <w:name w:val="heading 3"/>
    <w:next w:val="TextHeading3"/>
    <w:link w:val="Heading3Char"/>
    <w:qFormat/>
    <w:rsid w:val="00BF6D38"/>
    <w:pPr>
      <w:keepNext/>
      <w:keepLines/>
      <w:numPr>
        <w:ilvl w:val="3"/>
        <w:numId w:val="2"/>
      </w:numPr>
      <w:spacing w:before="120" w:after="120" w:line="240" w:lineRule="auto"/>
      <w:ind w:right="720"/>
      <w:outlineLvl w:val="2"/>
    </w:pPr>
    <w:rPr>
      <w:rFonts w:ascii="Arial" w:hAnsi="Arial"/>
      <w:b/>
      <w:sz w:val="24"/>
    </w:rPr>
  </w:style>
  <w:style w:type="paragraph" w:styleId="Heading4">
    <w:name w:val="heading 4"/>
    <w:next w:val="TextHeading4"/>
    <w:link w:val="Heading4Char"/>
    <w:qFormat/>
    <w:rsid w:val="00BF6D38"/>
    <w:pPr>
      <w:keepNext/>
      <w:keepLines/>
      <w:numPr>
        <w:ilvl w:val="4"/>
        <w:numId w:val="2"/>
      </w:numPr>
      <w:spacing w:before="120" w:after="120" w:line="240" w:lineRule="auto"/>
      <w:ind w:right="1440"/>
      <w:outlineLvl w:val="3"/>
    </w:pPr>
    <w:rPr>
      <w:rFonts w:ascii="Arial" w:hAnsi="Arial"/>
      <w:b/>
      <w:sz w:val="24"/>
    </w:rPr>
  </w:style>
  <w:style w:type="paragraph" w:styleId="Heading5">
    <w:name w:val="heading 5"/>
    <w:next w:val="TextHeading5"/>
    <w:link w:val="Heading5Char"/>
    <w:qFormat/>
    <w:rsid w:val="00BF6D38"/>
    <w:pPr>
      <w:keepNext/>
      <w:keepLines/>
      <w:numPr>
        <w:ilvl w:val="5"/>
        <w:numId w:val="2"/>
      </w:numPr>
      <w:spacing w:before="120" w:after="120" w:line="240" w:lineRule="auto"/>
      <w:ind w:right="2160"/>
      <w:outlineLvl w:val="4"/>
    </w:pPr>
    <w:rPr>
      <w:rFonts w:ascii="Arial" w:hAnsi="Arial"/>
      <w:b/>
      <w:sz w:val="24"/>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Change w:id="1" w:author="Arthur Souza Rodrigues" w:date="2026-07-10T21:42:00Z">
        <w:pPr>
          <w:numPr>
            <w:ilvl w:val="5"/>
            <w:numId w:val="1"/>
          </w:numPr>
          <w:tabs>
            <w:tab w:val="num" w:pos="4680"/>
          </w:tabs>
          <w:spacing w:before="240" w:after="60"/>
          <w:ind w:left="4320"/>
          <w:outlineLvl w:val="5"/>
        </w:pPr>
      </w:pPrChange>
    </w:pPr>
    <w:rPr>
      <w:b/>
      <w:sz w:val="22"/>
      <w:rPrChange w:id="1" w:author="Arthur Souza Rodrigues" w:date="2026-07-10T21:42:00Z">
        <w:rPr>
          <w:b/>
          <w:sz w:val="24"/>
          <w:szCs w:val="24"/>
          <w:lang w:val="en-US" w:eastAsia="en-US" w:bidi="ar-SA"/>
        </w:rPr>
      </w:rPrChange>
    </w:rPr>
  </w:style>
  <w:style w:type="paragraph" w:styleId="Heading7">
    <w:name w:val="heading 7"/>
    <w:basedOn w:val="Normal"/>
    <w:next w:val="Normal"/>
    <w:link w:val="Heading7Char"/>
    <w:pPr>
      <w:numPr>
        <w:ilvl w:val="6"/>
        <w:numId w:val="1"/>
      </w:numPr>
      <w:spacing w:before="240" w:after="60"/>
      <w:outlineLvl w:val="6"/>
      <w:pPrChange w:id="2" w:author="Arthur Souza Rodrigues" w:date="2026-07-10T21:42:00Z">
        <w:pPr>
          <w:numPr>
            <w:ilvl w:val="6"/>
            <w:numId w:val="1"/>
          </w:numPr>
          <w:tabs>
            <w:tab w:val="num" w:pos="5400"/>
          </w:tabs>
          <w:spacing w:before="240" w:after="60"/>
          <w:ind w:left="5040"/>
          <w:outlineLvl w:val="6"/>
        </w:pPr>
      </w:pPrChange>
    </w:pPr>
    <w:rPr>
      <w:rPrChange w:id="2" w:author="Arthur Souza Rodrigues" w:date="2026-07-10T21:42:00Z">
        <w:rPr>
          <w:sz w:val="24"/>
          <w:szCs w:val="24"/>
          <w:lang w:val="en-US" w:eastAsia="en-US" w:bidi="ar-SA"/>
        </w:rPr>
      </w:rPrChange>
    </w:rPr>
  </w:style>
  <w:style w:type="paragraph" w:styleId="Heading8">
    <w:name w:val="heading 8"/>
    <w:basedOn w:val="Normal"/>
    <w:next w:val="Normal"/>
    <w:link w:val="Heading8Char"/>
    <w:pPr>
      <w:numPr>
        <w:ilvl w:val="7"/>
        <w:numId w:val="1"/>
      </w:numPr>
      <w:spacing w:before="240" w:after="60"/>
      <w:outlineLvl w:val="7"/>
      <w:pPrChange w:id="3" w:author="Arthur Souza Rodrigues" w:date="2026-07-10T21:42:00Z">
        <w:pPr>
          <w:numPr>
            <w:ilvl w:val="7"/>
            <w:numId w:val="1"/>
          </w:numPr>
          <w:tabs>
            <w:tab w:val="num" w:pos="6120"/>
          </w:tabs>
          <w:spacing w:before="240" w:after="60"/>
          <w:ind w:left="5760"/>
          <w:outlineLvl w:val="7"/>
        </w:pPr>
      </w:pPrChange>
    </w:pPr>
    <w:rPr>
      <w:i/>
      <w:rPrChange w:id="3" w:author="Arthur Souza Rodrigues" w:date="2026-07-10T21:42:00Z">
        <w:rPr>
          <w:i/>
          <w:sz w:val="24"/>
          <w:szCs w:val="24"/>
          <w:lang w:val="en-US" w:eastAsia="en-US" w:bidi="ar-SA"/>
        </w:rPr>
      </w:rPrChange>
    </w:rPr>
  </w:style>
  <w:style w:type="paragraph" w:styleId="Heading9">
    <w:name w:val="heading 9"/>
    <w:basedOn w:val="Normal"/>
    <w:next w:val="Normal"/>
    <w:link w:val="Heading9Char"/>
    <w:pPr>
      <w:numPr>
        <w:ilvl w:val="8"/>
        <w:numId w:val="1"/>
      </w:numPr>
      <w:spacing w:before="240" w:after="60"/>
      <w:outlineLvl w:val="8"/>
      <w:pPrChange w:id="4" w:author="Arthur Souza Rodrigues" w:date="2026-07-10T21:42:00Z">
        <w:pPr>
          <w:numPr>
            <w:ilvl w:val="8"/>
            <w:numId w:val="1"/>
          </w:numPr>
          <w:tabs>
            <w:tab w:val="num" w:pos="6840"/>
          </w:tabs>
          <w:spacing w:before="240" w:after="60"/>
          <w:ind w:left="6480"/>
          <w:outlineLvl w:val="8"/>
        </w:pPr>
      </w:pPrChange>
    </w:pPr>
    <w:rPr>
      <w:rFonts w:ascii="Arial" w:hAnsi="Arial" w:cs="Arial"/>
      <w:sz w:val="22"/>
      <w:rPrChange w:id="4" w:author="Arthur Souza Rodrigues" w:date="2026-07-10T21:42:00Z">
        <w:rPr>
          <w:rFonts w:ascii="Arial" w:hAnsi="Arial" w:cs="Arial"/>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6D38"/>
    <w:rPr>
      <w:rFonts w:ascii="Arial" w:hAnsi="Arial"/>
      <w:b/>
      <w:sz w:val="32"/>
    </w:rPr>
  </w:style>
  <w:style w:type="character" w:customStyle="1" w:styleId="Heading2Char">
    <w:name w:val="Heading 2 Char"/>
    <w:basedOn w:val="DefaultParagraphFont"/>
    <w:link w:val="Heading2"/>
    <w:rsid w:val="00BF6D38"/>
    <w:rPr>
      <w:rFonts w:ascii="Arial" w:hAnsi="Arial"/>
      <w:b/>
      <w:sz w:val="24"/>
    </w:rPr>
  </w:style>
  <w:style w:type="character" w:customStyle="1" w:styleId="Heading3Char">
    <w:name w:val="Heading 3 Char"/>
    <w:basedOn w:val="DefaultParagraphFont"/>
    <w:link w:val="Heading3"/>
    <w:rsid w:val="00BF6D38"/>
    <w:rPr>
      <w:rFonts w:ascii="Arial" w:hAnsi="Arial"/>
      <w:b/>
      <w:sz w:val="24"/>
    </w:rPr>
  </w:style>
  <w:style w:type="character" w:customStyle="1" w:styleId="Heading4Char">
    <w:name w:val="Heading 4 Char"/>
    <w:basedOn w:val="DefaultParagraphFont"/>
    <w:link w:val="Heading4"/>
    <w:rsid w:val="00BF6D38"/>
    <w:rPr>
      <w:rFonts w:ascii="Arial" w:hAnsi="Arial"/>
      <w:b/>
      <w:sz w:val="24"/>
    </w:rPr>
  </w:style>
  <w:style w:type="character" w:customStyle="1" w:styleId="Heading5Char">
    <w:name w:val="Heading 5 Char"/>
    <w:basedOn w:val="DefaultParagraphFont"/>
    <w:link w:val="Heading5"/>
    <w:rsid w:val="00BF6D38"/>
    <w:rPr>
      <w:rFonts w:ascii="Arial" w:hAnsi="Arial"/>
      <w:b/>
      <w:sz w:val="24"/>
    </w:rPr>
  </w:style>
  <w:style w:type="character" w:customStyle="1" w:styleId="Heading6Char">
    <w:name w:val="Heading 6 Char"/>
    <w:basedOn w:val="DefaultParagraphFont"/>
    <w:link w:val="Heading6"/>
    <w:uiPriority w:val="9"/>
    <w:semiHidden/>
    <w:rsid w:val="00BF6D38"/>
    <w:rPr>
      <w:rFonts w:ascii="Times New Roman" w:hAnsi="Times New Roman"/>
      <w:b/>
      <w:szCs w:val="24"/>
    </w:rPr>
  </w:style>
  <w:style w:type="character" w:customStyle="1" w:styleId="Heading7Char">
    <w:name w:val="Heading 7 Char"/>
    <w:basedOn w:val="DefaultParagraphFont"/>
    <w:link w:val="Heading7"/>
    <w:rsid w:val="00BF6D38"/>
    <w:rPr>
      <w:rFonts w:ascii="Times New Roman" w:hAnsi="Times New Roman"/>
      <w:sz w:val="24"/>
      <w:szCs w:val="24"/>
    </w:rPr>
  </w:style>
  <w:style w:type="character" w:customStyle="1" w:styleId="Heading8Char">
    <w:name w:val="Heading 8 Char"/>
    <w:basedOn w:val="DefaultParagraphFont"/>
    <w:link w:val="Heading8"/>
    <w:rsid w:val="00BF6D38"/>
    <w:rPr>
      <w:rFonts w:ascii="Times New Roman" w:hAnsi="Times New Roman"/>
      <w:i/>
      <w:sz w:val="24"/>
      <w:szCs w:val="24"/>
    </w:rPr>
  </w:style>
  <w:style w:type="character" w:customStyle="1" w:styleId="Heading9Char">
    <w:name w:val="Heading 9 Char"/>
    <w:basedOn w:val="DefaultParagraphFont"/>
    <w:link w:val="Heading9"/>
    <w:rsid w:val="00BF6D38"/>
    <w:rPr>
      <w:rFonts w:ascii="Arial" w:hAnsi="Arial" w:cs="Arial"/>
      <w:szCs w:val="24"/>
    </w:rPr>
  </w:style>
  <w:style w:type="paragraph" w:styleId="BalloonText">
    <w:name w:val="Balloon Text"/>
    <w:basedOn w:val="Normal"/>
    <w:link w:val="BalloonTextChar1"/>
    <w:pPr>
      <w:pPrChange w:id="5" w:author="Arthur Souza Rodrigues" w:date="2026-07-10T21:42:00Z"/>
    </w:pPr>
    <w:rPr>
      <w:sz w:val="18"/>
      <w:rPrChange w:id="5" w:author="Arthur Souza Rodrigues" w:date="2026-07-10T21:42:00Z">
        <w:rPr>
          <w:sz w:val="18"/>
          <w:szCs w:val="24"/>
          <w:lang w:val="en-US" w:eastAsia="en-US" w:bidi="ar-SA"/>
        </w:rPr>
      </w:rPrChange>
    </w:rPr>
  </w:style>
  <w:style w:type="character" w:customStyle="1" w:styleId="BalloonTextChar">
    <w:name w:val="Balloon Text Char"/>
    <w:basedOn w:val="DefaultParagraphFont"/>
    <w:rPr>
      <w:rFonts w:ascii="Tahoma" w:hAnsi="Tahoma" w:cs="Tahoma"/>
      <w:sz w:val="16"/>
      <w:rPrChange w:id="6" w:author="Arthur Souza Rodrigues" w:date="2026-07-10T21:42:00Z">
        <w:rPr>
          <w:rFonts w:ascii="Times New Roman" w:hAnsi="Times New Roman"/>
          <w:sz w:val="18"/>
          <w:szCs w:val="18"/>
        </w:rPr>
      </w:rPrChange>
    </w:rPr>
  </w:style>
  <w:style w:type="character" w:styleId="CommentReference">
    <w:name w:val="annotation reference"/>
    <w:basedOn w:val="DefaultParagraphFont"/>
    <w:rsid w:val="00BF6D38"/>
    <w:rPr>
      <w:sz w:val="16"/>
    </w:rPr>
  </w:style>
  <w:style w:type="paragraph" w:styleId="CommentText">
    <w:name w:val="annotation text"/>
    <w:basedOn w:val="Normal"/>
    <w:link w:val="CommentTextChar"/>
    <w:pPr>
      <w:pPrChange w:id="7" w:author="Arthur Souza Rodrigues" w:date="2026-07-10T21:42:00Z"/>
    </w:pPr>
    <w:rPr>
      <w:sz w:val="20"/>
      <w:rPrChange w:id="7" w:author="Arthur Souza Rodrigues" w:date="2026-07-10T21:42:00Z">
        <w:rPr>
          <w:szCs w:val="24"/>
          <w:lang w:val="en-US" w:eastAsia="en-US" w:bidi="ar-SA"/>
        </w:rPr>
      </w:rPrChange>
    </w:rPr>
  </w:style>
  <w:style w:type="character" w:customStyle="1" w:styleId="CommentTextChar">
    <w:name w:val="Comment Text Char"/>
    <w:basedOn w:val="DefaultParagraphFont"/>
    <w:link w:val="CommentText"/>
    <w:rsid w:val="00BF6D38"/>
    <w:rPr>
      <w:rFonts w:ascii="Times New Roman" w:hAnsi="Times New Roman"/>
      <w:sz w:val="20"/>
      <w:szCs w:val="24"/>
    </w:rPr>
  </w:style>
  <w:style w:type="paragraph" w:styleId="CommentSubject">
    <w:name w:val="annotation subject"/>
    <w:basedOn w:val="CommentText"/>
    <w:next w:val="CommentText"/>
    <w:link w:val="CommentSubjectChar1"/>
    <w:pPr>
      <w:pPrChange w:id="8" w:author="Arthur Souza Rodrigues" w:date="2026-07-10T21:42:00Z"/>
    </w:pPr>
    <w:rPr>
      <w:b/>
      <w:rPrChange w:id="8" w:author="Arthur Souza Rodrigues" w:date="2026-07-10T21:42:00Z">
        <w:rPr>
          <w:b/>
          <w:szCs w:val="24"/>
          <w:lang w:val="en-US" w:eastAsia="en-US" w:bidi="ar-SA"/>
        </w:rPr>
      </w:rPrChange>
    </w:rPr>
  </w:style>
  <w:style w:type="character" w:customStyle="1" w:styleId="CommentSubjectChar">
    <w:name w:val="Comment Subject Char"/>
    <w:basedOn w:val="CommentTextChar"/>
    <w:rsid w:val="00BF6D38"/>
    <w:rPr>
      <w:rFonts w:ascii="Times New Roman" w:hAnsi="Times New Roman"/>
      <w:b/>
      <w:bCs/>
      <w:sz w:val="20"/>
      <w:szCs w:val="24"/>
    </w:rPr>
  </w:style>
  <w:style w:type="paragraph" w:styleId="DocumentMap">
    <w:name w:val="Document Map"/>
    <w:basedOn w:val="Normal"/>
    <w:link w:val="DocumentMapChar"/>
    <w:rsid w:val="00AC72FF"/>
    <w:pPr>
      <w:shd w:val="clear" w:color="auto" w:fill="000080"/>
      <w:pPrChange w:id="9" w:author="Arthur Souza Rodrigues" w:date="2026-07-10T21:42:00Z">
        <w:pPr>
          <w:shd w:val="clear" w:color="auto" w:fill="000080"/>
        </w:pPr>
      </w:pPrChange>
    </w:pPr>
    <w:rPr>
      <w:rFonts w:ascii="Tahoma" w:hAnsi="Tahoma" w:cs="Tahoma"/>
      <w:rPrChange w:id="9" w:author="Arthur Souza Rodrigues" w:date="2026-07-10T21:42:00Z">
        <w:rPr>
          <w:rFonts w:ascii="Tahoma" w:hAnsi="Tahoma" w:cs="Tahoma"/>
          <w:sz w:val="24"/>
          <w:szCs w:val="24"/>
          <w:lang w:val="en-US" w:eastAsia="en-US" w:bidi="ar-SA"/>
        </w:rPr>
      </w:rPrChange>
    </w:rPr>
  </w:style>
  <w:style w:type="character" w:customStyle="1" w:styleId="DocumentMapChar">
    <w:name w:val="Document Map Char"/>
    <w:basedOn w:val="DefaultParagraphFont"/>
    <w:link w:val="DocumentMap"/>
    <w:rsid w:val="00BF6D38"/>
    <w:rPr>
      <w:rFonts w:ascii="Tahoma" w:hAnsi="Tahoma" w:cs="Tahoma"/>
      <w:sz w:val="24"/>
      <w:szCs w:val="24"/>
      <w:shd w:val="clear" w:color="auto" w:fill="000080"/>
    </w:rPr>
  </w:style>
  <w:style w:type="paragraph" w:customStyle="1" w:styleId="DocumentTitle">
    <w:name w:val="Document Title"/>
    <w:next w:val="TextHeading2"/>
    <w:rsid w:val="00AC72FF"/>
    <w:pPr>
      <w:keepNext/>
      <w:keepLines/>
      <w:numPr>
        <w:numId w:val="2"/>
      </w:numPr>
      <w:spacing w:after="480" w:line="400" w:lineRule="exact"/>
      <w:jc w:val="center"/>
      <w:outlineLvl w:val="0"/>
      <w:pPrChange w:id="10" w:author="Arthur Souza Rodrigues" w:date="2026-07-10T21:42:00Z">
        <w:pPr>
          <w:keepNext/>
          <w:keepLines/>
          <w:numPr>
            <w:numId w:val="2"/>
          </w:numPr>
          <w:spacing w:after="480" w:line="400" w:lineRule="exact"/>
          <w:jc w:val="center"/>
          <w:outlineLvl w:val="0"/>
        </w:pPr>
      </w:pPrChange>
    </w:pPr>
    <w:rPr>
      <w:rFonts w:ascii="Arial" w:hAnsi="Arial"/>
      <w:b/>
      <w:sz w:val="36"/>
      <w:rPrChange w:id="10" w:author="Arthur Souza Rodrigues" w:date="2026-07-10T21:42:00Z">
        <w:rPr>
          <w:rFonts w:ascii="Arial" w:hAnsi="Arial"/>
          <w:b/>
          <w:sz w:val="36"/>
          <w:lang w:val="en-US" w:eastAsia="en-US" w:bidi="ar-SA"/>
        </w:rPr>
      </w:rPrChange>
    </w:rPr>
  </w:style>
  <w:style w:type="paragraph" w:customStyle="1" w:styleId="DocumentTOC">
    <w:name w:val="Document TOC"/>
    <w:next w:val="TextHeading2"/>
    <w:rsid w:val="00BF6D38"/>
    <w:pPr>
      <w:keepNext/>
      <w:keepLines/>
      <w:spacing w:after="480" w:line="400" w:lineRule="exact"/>
      <w:jc w:val="center"/>
    </w:pPr>
    <w:rPr>
      <w:rFonts w:ascii="Arial" w:hAnsi="Arial"/>
      <w:b/>
      <w:sz w:val="36"/>
    </w:rPr>
  </w:style>
  <w:style w:type="paragraph" w:styleId="Footer">
    <w:name w:val="footer"/>
    <w:basedOn w:val="Normal"/>
    <w:link w:val="FooterChar"/>
    <w:pPr>
      <w:tabs>
        <w:tab w:val="center" w:pos="4320"/>
        <w:tab w:val="right" w:pos="8640"/>
      </w:tabs>
      <w:pPrChange w:id="11" w:author="Arthur Souza Rodrigues" w:date="2026-07-10T21:42:00Z">
        <w:pPr>
          <w:tabs>
            <w:tab w:val="center" w:pos="4320"/>
            <w:tab w:val="right" w:pos="8640"/>
          </w:tabs>
        </w:pPr>
      </w:pPrChange>
    </w:pPr>
    <w:rPr>
      <w:rPrChange w:id="11" w:author="Arthur Souza Rodrigues" w:date="2026-07-10T21:42:00Z">
        <w:rPr>
          <w:sz w:val="24"/>
          <w:szCs w:val="24"/>
          <w:lang w:val="en-US" w:eastAsia="en-US" w:bidi="ar-SA"/>
        </w:rPr>
      </w:rPrChange>
    </w:rPr>
  </w:style>
  <w:style w:type="character" w:customStyle="1" w:styleId="FooterChar">
    <w:name w:val="Footer Char"/>
    <w:basedOn w:val="DefaultParagraphFont"/>
    <w:link w:val="Footer"/>
    <w:rsid w:val="00BF6D38"/>
    <w:rPr>
      <w:rFonts w:ascii="Times New Roman" w:hAnsi="Times New Roman"/>
      <w:sz w:val="24"/>
      <w:szCs w:val="24"/>
    </w:rPr>
  </w:style>
  <w:style w:type="paragraph" w:styleId="Header">
    <w:name w:val="header"/>
    <w:basedOn w:val="Normal"/>
    <w:link w:val="HeaderChar"/>
    <w:pPr>
      <w:tabs>
        <w:tab w:val="center" w:pos="4320"/>
        <w:tab w:val="right" w:pos="8640"/>
      </w:tabs>
      <w:pPrChange w:id="12" w:author="Arthur Souza Rodrigues" w:date="2026-07-10T21:42:00Z">
        <w:pPr>
          <w:tabs>
            <w:tab w:val="center" w:pos="4320"/>
            <w:tab w:val="right" w:pos="8640"/>
          </w:tabs>
        </w:pPr>
      </w:pPrChange>
    </w:pPr>
    <w:rPr>
      <w:rPrChange w:id="12" w:author="Arthur Souza Rodrigues" w:date="2026-07-10T21:42:00Z">
        <w:rPr>
          <w:sz w:val="24"/>
          <w:szCs w:val="24"/>
          <w:lang w:val="en-US" w:eastAsia="en-US" w:bidi="ar-SA"/>
        </w:rPr>
      </w:rPrChange>
    </w:rPr>
  </w:style>
  <w:style w:type="character" w:customStyle="1" w:styleId="HeaderChar">
    <w:name w:val="Header Char"/>
    <w:basedOn w:val="DefaultParagraphFont"/>
    <w:link w:val="Header"/>
    <w:rsid w:val="00BF6D38"/>
    <w:rPr>
      <w:rFonts w:ascii="Times New Roman" w:hAnsi="Times New Roman"/>
      <w:sz w:val="24"/>
      <w:szCs w:val="24"/>
    </w:rPr>
  </w:style>
  <w:style w:type="paragraph" w:customStyle="1" w:styleId="Heading1Unnumbered">
    <w:name w:val="Heading 1 Unnumbered"/>
    <w:basedOn w:val="Heading1"/>
    <w:rsid w:val="00BF6D38"/>
    <w:pPr>
      <w:numPr>
        <w:ilvl w:val="0"/>
        <w:numId w:val="0"/>
      </w:numPr>
    </w:pPr>
  </w:style>
  <w:style w:type="paragraph" w:customStyle="1" w:styleId="Heading2Unnumbered">
    <w:name w:val="Heading 2 Unnumbered"/>
    <w:basedOn w:val="Heading2"/>
    <w:rsid w:val="00BF6D38"/>
    <w:pPr>
      <w:numPr>
        <w:ilvl w:val="0"/>
        <w:numId w:val="0"/>
      </w:numPr>
    </w:pPr>
  </w:style>
  <w:style w:type="character" w:styleId="Hyperlink">
    <w:name w:val="Hyperlink"/>
    <w:basedOn w:val="DefaultParagraphFont"/>
    <w:uiPriority w:val="99"/>
    <w:rsid w:val="00BF6D38"/>
    <w:rPr>
      <w:color w:val="0000FF"/>
      <w:u w:val="single"/>
    </w:rPr>
  </w:style>
  <w:style w:type="paragraph" w:customStyle="1" w:styleId="Level1Text">
    <w:name w:val="Level 1 Text"/>
    <w:basedOn w:val="Normal"/>
    <w:pPr>
      <w:spacing w:before="120" w:after="120"/>
      <w:jc w:val="both"/>
      <w:pPrChange w:id="13" w:author="Arthur Souza Rodrigues" w:date="2026-07-10T21:42:00Z">
        <w:pPr>
          <w:spacing w:before="120" w:after="120"/>
          <w:jc w:val="both"/>
        </w:pPr>
      </w:pPrChange>
    </w:pPr>
    <w:rPr>
      <w:rPrChange w:id="13" w:author="Arthur Souza Rodrigues" w:date="2026-07-10T21:42:00Z">
        <w:rPr>
          <w:sz w:val="24"/>
          <w:szCs w:val="24"/>
          <w:lang w:val="en-US" w:eastAsia="en-US" w:bidi="ar-SA"/>
        </w:rPr>
      </w:rPrChange>
    </w:rPr>
  </w:style>
  <w:style w:type="character" w:styleId="PageNumber">
    <w:name w:val="page number"/>
    <w:basedOn w:val="DefaultParagraphFont"/>
    <w:rsid w:val="00BF6D38"/>
  </w:style>
  <w:style w:type="character" w:styleId="PlaceholderText">
    <w:name w:val="Placeholder Text"/>
    <w:basedOn w:val="DefaultParagraphFont"/>
    <w:rsid w:val="00BF6D38"/>
    <w:rPr>
      <w:color w:val="808080"/>
    </w:rPr>
  </w:style>
  <w:style w:type="paragraph" w:customStyle="1" w:styleId="PortfolioSection">
    <w:name w:val="Portfolio Section"/>
    <w:next w:val="TextHeading2"/>
    <w:rsid w:val="00BF6D38"/>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BF6D38"/>
    <w:pPr>
      <w:pBdr>
        <w:top w:val="single" w:sz="12" w:space="11" w:color="FFCC00"/>
        <w:bottom w:val="single" w:sz="12" w:space="11" w:color="FFCC00"/>
      </w:pBdr>
      <w:spacing w:before="2880" w:after="0" w:line="240" w:lineRule="atLeast"/>
      <w:jc w:val="center"/>
    </w:pPr>
    <w:rPr>
      <w:rFonts w:ascii="Arial" w:hAnsi="Arial"/>
      <w:b/>
      <w:bCs/>
      <w:sz w:val="48"/>
    </w:rPr>
  </w:style>
  <w:style w:type="paragraph" w:customStyle="1" w:styleId="t1">
    <w:name w:val="t1"/>
    <w:basedOn w:val="Normal"/>
    <w:pPr>
      <w:spacing w:before="120" w:after="120"/>
      <w:pPrChange w:id="14" w:author="Arthur Souza Rodrigues" w:date="2026-07-10T21:42:00Z">
        <w:pPr>
          <w:spacing w:before="120" w:after="120"/>
        </w:pPr>
      </w:pPrChange>
    </w:pPr>
    <w:rPr>
      <w:rPrChange w:id="14" w:author="Arthur Souza Rodrigues" w:date="2026-07-10T21:42:00Z">
        <w:rPr>
          <w:sz w:val="24"/>
          <w:szCs w:val="24"/>
          <w:lang w:val="en-US" w:eastAsia="en-US" w:bidi="ar-SA"/>
        </w:rPr>
      </w:rPrChange>
    </w:rPr>
  </w:style>
  <w:style w:type="paragraph" w:customStyle="1" w:styleId="t2">
    <w:name w:val="t2"/>
    <w:basedOn w:val="Normal"/>
    <w:pPr>
      <w:spacing w:before="279" w:line="279" w:lineRule="exact"/>
      <w:ind w:left="475" w:right="475"/>
      <w:jc w:val="both"/>
      <w:pPrChange w:id="15" w:author="Arthur Souza Rodrigues" w:date="2026-07-10T21:42:00Z">
        <w:pPr>
          <w:spacing w:before="279" w:line="279" w:lineRule="exact"/>
          <w:ind w:left="475" w:right="475"/>
          <w:jc w:val="both"/>
        </w:pPr>
      </w:pPrChange>
    </w:pPr>
    <w:rPr>
      <w:rPrChange w:id="15" w:author="Arthur Souza Rodrigues" w:date="2026-07-10T21:42:00Z">
        <w:rPr>
          <w:sz w:val="24"/>
          <w:szCs w:val="24"/>
          <w:lang w:val="en-US" w:eastAsia="en-US" w:bidi="ar-SA"/>
        </w:rPr>
      </w:rPrChange>
    </w:rPr>
  </w:style>
  <w:style w:type="paragraph" w:customStyle="1" w:styleId="TextHeading2">
    <w:name w:val="Text Heading 2"/>
    <w:link w:val="TextHeading2Char"/>
    <w:rsid w:val="00BF6D38"/>
    <w:pPr>
      <w:spacing w:before="120" w:after="120" w:line="240" w:lineRule="auto"/>
      <w:jc w:val="both"/>
    </w:pPr>
    <w:rPr>
      <w:rFonts w:ascii="Times New Roman" w:hAnsi="Times New Roman"/>
      <w:sz w:val="24"/>
    </w:rPr>
  </w:style>
  <w:style w:type="paragraph" w:customStyle="1" w:styleId="TextHeading3">
    <w:name w:val="Text Heading 3"/>
    <w:link w:val="TextHeading3Char"/>
    <w:rsid w:val="00BF6D38"/>
    <w:pPr>
      <w:spacing w:before="120" w:after="120" w:line="240" w:lineRule="auto"/>
      <w:ind w:left="720" w:right="720"/>
      <w:jc w:val="both"/>
    </w:pPr>
    <w:rPr>
      <w:rFonts w:ascii="Times New Roman" w:hAnsi="Times New Roman"/>
      <w:sz w:val="24"/>
    </w:rPr>
  </w:style>
  <w:style w:type="character" w:customStyle="1" w:styleId="TextHeading3Char">
    <w:name w:val="Text Heading 3 Char"/>
    <w:link w:val="TextHeading3"/>
    <w:rsid w:val="00BF6D38"/>
    <w:rPr>
      <w:rFonts w:ascii="Times New Roman" w:hAnsi="Times New Roman" w:cs="Times New Roman"/>
      <w:sz w:val="24"/>
    </w:rPr>
  </w:style>
  <w:style w:type="paragraph" w:customStyle="1" w:styleId="TextHeading4">
    <w:name w:val="Text Heading 4"/>
    <w:rsid w:val="00BF6D38"/>
    <w:pPr>
      <w:spacing w:before="120" w:after="120" w:line="240" w:lineRule="auto"/>
      <w:ind w:left="1440" w:right="1440"/>
      <w:jc w:val="both"/>
    </w:pPr>
    <w:rPr>
      <w:rFonts w:ascii="Times New Roman" w:hAnsi="Times New Roman"/>
      <w:sz w:val="24"/>
    </w:rPr>
  </w:style>
  <w:style w:type="paragraph" w:customStyle="1" w:styleId="TextHeading5">
    <w:name w:val="Text Heading 5"/>
    <w:rsid w:val="00BF6D38"/>
    <w:pPr>
      <w:spacing w:before="120" w:after="120" w:line="240" w:lineRule="auto"/>
      <w:ind w:left="2160" w:right="2160"/>
      <w:jc w:val="both"/>
    </w:pPr>
    <w:rPr>
      <w:rFonts w:ascii="Times New Roman" w:hAnsi="Times New Roman"/>
      <w:sz w:val="24"/>
    </w:rPr>
  </w:style>
  <w:style w:type="paragraph" w:styleId="Title">
    <w:name w:val="Title"/>
    <w:basedOn w:val="Normal"/>
    <w:next w:val="Normal"/>
    <w:link w:val="TitleChar"/>
    <w:qFormat/>
    <w:rsid w:val="00AC72FF"/>
    <w:pPr>
      <w:spacing w:before="240" w:after="240" w:line="480" w:lineRule="exact"/>
      <w:jc w:val="center"/>
      <w:pPrChange w:id="16" w:author="Arthur Souza Rodrigues" w:date="2026-07-10T21:42:00Z">
        <w:pPr>
          <w:spacing w:before="240" w:after="240" w:line="480" w:lineRule="exact"/>
          <w:jc w:val="center"/>
        </w:pPr>
      </w:pPrChange>
    </w:pPr>
    <w:rPr>
      <w:rFonts w:ascii="Arial" w:hAnsi="Arial"/>
      <w:b/>
      <w:sz w:val="36"/>
      <w:szCs w:val="20"/>
      <w:rPrChange w:id="16" w:author="Arthur Souza Rodrigues" w:date="2026-07-10T21:42:00Z">
        <w:rPr>
          <w:rFonts w:ascii="Arial" w:hAnsi="Arial"/>
          <w:b/>
          <w:sz w:val="36"/>
          <w:szCs w:val="24"/>
          <w:lang w:val="en-US" w:eastAsia="en-US" w:bidi="ar-SA"/>
        </w:rPr>
      </w:rPrChange>
    </w:rPr>
  </w:style>
  <w:style w:type="character" w:customStyle="1" w:styleId="TitleChar">
    <w:name w:val="Title Char"/>
    <w:basedOn w:val="DefaultParagraphFont"/>
    <w:link w:val="Title"/>
    <w:rsid w:val="00BF6D38"/>
    <w:rPr>
      <w:rFonts w:ascii="Arial" w:hAnsi="Arial"/>
      <w:b/>
      <w:sz w:val="36"/>
    </w:rPr>
  </w:style>
  <w:style w:type="paragraph" w:customStyle="1" w:styleId="TitleDocument">
    <w:name w:val="Title Document"/>
    <w:link w:val="TextHeading2CharChar"/>
    <w:rsid w:val="00BF6D38"/>
    <w:pPr>
      <w:spacing w:after="0" w:line="400" w:lineRule="exact"/>
      <w:jc w:val="center"/>
    </w:pPr>
    <w:rPr>
      <w:rFonts w:ascii="Arial" w:hAnsi="Arial"/>
      <w:b/>
      <w:sz w:val="36"/>
    </w:rPr>
  </w:style>
  <w:style w:type="paragraph" w:customStyle="1" w:styleId="TitleDocumentCenter">
    <w:name w:val="Title Document Center"/>
    <w:next w:val="TextHeading2"/>
    <w:rsid w:val="00BF6D38"/>
    <w:pPr>
      <w:spacing w:before="120" w:after="0" w:line="400" w:lineRule="atLeast"/>
      <w:jc w:val="center"/>
    </w:pPr>
    <w:rPr>
      <w:rFonts w:ascii="Arial" w:hAnsi="Arial"/>
      <w:b/>
      <w:noProof/>
      <w:sz w:val="36"/>
    </w:rPr>
  </w:style>
  <w:style w:type="paragraph" w:customStyle="1" w:styleId="TitlePage">
    <w:name w:val="Title Page"/>
    <w:rsid w:val="00BF6D38"/>
    <w:pPr>
      <w:keepNext/>
      <w:keepLines/>
      <w:spacing w:after="480" w:line="400" w:lineRule="exact"/>
      <w:jc w:val="center"/>
    </w:pPr>
    <w:rPr>
      <w:rFonts w:ascii="Arial" w:hAnsi="Arial"/>
      <w:b/>
      <w:sz w:val="36"/>
    </w:rPr>
  </w:style>
  <w:style w:type="paragraph" w:styleId="TOC1">
    <w:name w:val="toc 1"/>
    <w:next w:val="Normal"/>
    <w:uiPriority w:val="39"/>
    <w:rsid w:val="00BF6D38"/>
    <w:pPr>
      <w:keepNext/>
      <w:tabs>
        <w:tab w:val="left" w:pos="2520"/>
        <w:tab w:val="right" w:leader="dot" w:pos="8640"/>
      </w:tabs>
      <w:spacing w:before="360" w:after="60" w:line="240" w:lineRule="auto"/>
      <w:ind w:left="2520" w:right="720" w:hanging="2520"/>
    </w:pPr>
    <w:rPr>
      <w:rFonts w:ascii="Arial" w:hAnsi="Arial"/>
      <w:b/>
      <w:sz w:val="24"/>
    </w:rPr>
  </w:style>
  <w:style w:type="paragraph" w:styleId="TOC2">
    <w:name w:val="toc 2"/>
    <w:next w:val="Normal"/>
    <w:uiPriority w:val="39"/>
    <w:rsid w:val="00BF6D38"/>
    <w:pPr>
      <w:tabs>
        <w:tab w:val="left" w:pos="2520"/>
        <w:tab w:val="right" w:leader="dot" w:pos="8640"/>
      </w:tabs>
      <w:spacing w:after="0" w:line="240" w:lineRule="auto"/>
      <w:ind w:left="2520" w:right="720" w:hanging="2520"/>
    </w:pPr>
    <w:rPr>
      <w:rFonts w:ascii="Times New Roman" w:hAnsi="Times New Roman"/>
      <w:sz w:val="24"/>
    </w:rPr>
  </w:style>
  <w:style w:type="paragraph" w:styleId="TOC3">
    <w:name w:val="toc 3"/>
    <w:basedOn w:val="Normal"/>
    <w:next w:val="Normal"/>
    <w:uiPriority w:val="39"/>
    <w:pPr>
      <w:ind w:left="480"/>
      <w:pPrChange w:id="17" w:author="Arthur Souza Rodrigues" w:date="2026-07-10T21:42:00Z">
        <w:pPr>
          <w:ind w:left="480"/>
        </w:pPr>
      </w:pPrChange>
    </w:pPr>
    <w:rPr>
      <w:rPrChange w:id="17" w:author="Arthur Souza Rodrigues" w:date="2026-07-10T21:42:00Z">
        <w:rPr>
          <w:sz w:val="24"/>
          <w:szCs w:val="24"/>
          <w:lang w:val="en-US" w:eastAsia="en-US" w:bidi="ar-SA"/>
        </w:rPr>
      </w:rPrChange>
    </w:rPr>
  </w:style>
  <w:style w:type="paragraph" w:styleId="NormalWeb">
    <w:name w:val="Normal (Web)"/>
    <w:basedOn w:val="Normal"/>
    <w:pPr>
      <w:spacing w:before="100" w:after="100"/>
      <w:pPrChange w:id="18" w:author="Arthur Souza Rodrigues" w:date="2026-07-10T21:42:00Z">
        <w:pPr>
          <w:spacing w:before="100" w:after="100"/>
        </w:pPr>
      </w:pPrChange>
    </w:pPr>
    <w:rPr>
      <w:rPrChange w:id="18" w:author="Arthur Souza Rodrigues" w:date="2026-07-10T21:42:00Z">
        <w:rPr>
          <w:sz w:val="24"/>
          <w:szCs w:val="24"/>
          <w:lang w:val="en-US" w:eastAsia="en-US" w:bidi="ar-SA"/>
        </w:rPr>
      </w:rPrChange>
    </w:rPr>
  </w:style>
  <w:style w:type="character" w:customStyle="1" w:styleId="TextHeading2CharChar1">
    <w:name w:val="Text Heading 2 Char Char1"/>
    <w:basedOn w:val="DefaultParagraphFont"/>
    <w:rsid w:val="00BF6D38"/>
    <w:rPr>
      <w:sz w:val="24"/>
    </w:rPr>
  </w:style>
  <w:style w:type="character" w:styleId="FollowedHyperlink">
    <w:name w:val="FollowedHyperlink"/>
    <w:basedOn w:val="DefaultParagraphFont"/>
    <w:rsid w:val="00BF6D38"/>
    <w:rPr>
      <w:color w:val="800080"/>
      <w:u w:val="single"/>
    </w:rPr>
  </w:style>
  <w:style w:type="paragraph" w:customStyle="1" w:styleId="TextHeading2List">
    <w:name w:val="Text Heading 2 List"/>
    <w:basedOn w:val="TextHeading2"/>
    <w:pPr>
      <w:numPr>
        <w:numId w:val="6"/>
      </w:numPr>
      <w:pPrChange w:id="19" w:author="Arthur Souza Rodrigues" w:date="2026-07-10T21:42:00Z">
        <w:pPr>
          <w:numPr>
            <w:numId w:val="6"/>
          </w:numPr>
          <w:spacing w:before="120" w:after="120"/>
          <w:ind w:left="360" w:hanging="360"/>
          <w:jc w:val="both"/>
        </w:pPr>
      </w:pPrChange>
    </w:pPr>
    <w:rPr>
      <w:rPrChange w:id="19" w:author="Arthur Souza Rodrigues" w:date="2026-07-10T21:42:00Z">
        <w:rPr>
          <w:sz w:val="24"/>
          <w:lang w:val="en-US" w:eastAsia="en-US" w:bidi="ar-SA"/>
        </w:rPr>
      </w:rPrChange>
    </w:rPr>
  </w:style>
  <w:style w:type="paragraph" w:customStyle="1" w:styleId="ExhibitSectionHeading">
    <w:name w:val="Exhibit Section Heading"/>
    <w:basedOn w:val="Normal"/>
    <w:next w:val="TextHeading2"/>
    <w:pPr>
      <w:numPr>
        <w:numId w:val="7"/>
      </w:numPr>
      <w:spacing w:before="120" w:after="120"/>
      <w:pPrChange w:id="20" w:author="Arthur Souza Rodrigues" w:date="2026-07-10T21:42:00Z">
        <w:pPr>
          <w:numPr>
            <w:numId w:val="7"/>
          </w:numPr>
          <w:spacing w:before="120" w:after="120"/>
          <w:ind w:left="720" w:hanging="360"/>
        </w:pPr>
      </w:pPrChange>
    </w:pPr>
    <w:rPr>
      <w:rFonts w:ascii="Arial" w:hAnsi="Arial" w:cs="Arial"/>
      <w:b/>
      <w:rPrChange w:id="20" w:author="Arthur Souza Rodrigues" w:date="2026-07-10T21:42:00Z">
        <w:rPr>
          <w:rFonts w:ascii="Arial" w:hAnsi="Arial" w:cs="Arial"/>
          <w:b/>
          <w:sz w:val="24"/>
          <w:szCs w:val="24"/>
          <w:lang w:val="en-US" w:eastAsia="en-US" w:bidi="ar-SA"/>
        </w:rPr>
      </w:rPrChange>
    </w:rPr>
  </w:style>
  <w:style w:type="paragraph" w:customStyle="1" w:styleId="TextHeading4List">
    <w:name w:val="Text Heading 4 List"/>
    <w:basedOn w:val="TextHeading4"/>
    <w:pPr>
      <w:numPr>
        <w:numId w:val="8"/>
      </w:numPr>
      <w:pPrChange w:id="21" w:author="Arthur Souza Rodrigues" w:date="2026-07-10T21:42:00Z">
        <w:pPr>
          <w:numPr>
            <w:numId w:val="8"/>
          </w:numPr>
          <w:spacing w:before="120" w:after="120"/>
          <w:ind w:left="1080" w:right="1440" w:hanging="360"/>
          <w:jc w:val="both"/>
        </w:pPr>
      </w:pPrChange>
    </w:pPr>
    <w:rPr>
      <w:rPrChange w:id="21" w:author="Arthur Souza Rodrigues" w:date="2026-07-10T21:42:00Z">
        <w:rPr>
          <w:sz w:val="24"/>
          <w:lang w:val="en-US" w:eastAsia="en-US" w:bidi="ar-SA"/>
        </w:rPr>
      </w:rPrChange>
    </w:rPr>
  </w:style>
  <w:style w:type="paragraph" w:customStyle="1" w:styleId="BUYSELL2">
    <w:name w:val="BUYSELL 2"/>
    <w:basedOn w:val="Normal"/>
    <w:pPr>
      <w:numPr>
        <w:numId w:val="3"/>
      </w:numPr>
      <w:jc w:val="center"/>
      <w:pPrChange w:id="22" w:author="Arthur Souza Rodrigues" w:date="2026-07-10T21:42:00Z">
        <w:pPr>
          <w:numPr>
            <w:numId w:val="3"/>
          </w:numPr>
          <w:ind w:left="720"/>
          <w:jc w:val="center"/>
        </w:pPr>
      </w:pPrChange>
    </w:pPr>
    <w:rPr>
      <w:b/>
      <w:u w:val="single"/>
      <w:rPrChange w:id="22" w:author="Arthur Souza Rodrigues" w:date="2026-07-10T21:42:00Z">
        <w:rPr>
          <w:b/>
          <w:sz w:val="24"/>
          <w:szCs w:val="24"/>
          <w:u w:val="single"/>
          <w:lang w:val="en-US" w:eastAsia="en-US" w:bidi="ar-SA"/>
        </w:rPr>
      </w:rPrChange>
    </w:rPr>
  </w:style>
  <w:style w:type="character" w:customStyle="1" w:styleId="CommentSubjectChar1">
    <w:name w:val="Comment Subject Char1"/>
    <w:basedOn w:val="CommentTextChar"/>
    <w:link w:val="CommentSubject"/>
    <w:rsid w:val="00BF6D38"/>
    <w:rPr>
      <w:rFonts w:ascii="Times New Roman" w:hAnsi="Times New Roman"/>
      <w:b/>
      <w:sz w:val="20"/>
      <w:szCs w:val="24"/>
    </w:rPr>
  </w:style>
  <w:style w:type="paragraph" w:customStyle="1" w:styleId="msonormal0">
    <w:name w:val="msonormal"/>
    <w:basedOn w:val="Normal"/>
    <w:pPr>
      <w:spacing w:before="100" w:after="100"/>
      <w:pPrChange w:id="23" w:author="Arthur Souza Rodrigues" w:date="2026-07-10T21:42:00Z">
        <w:pPr>
          <w:spacing w:before="100" w:after="100"/>
        </w:pPr>
      </w:pPrChange>
    </w:pPr>
    <w:rPr>
      <w:rPrChange w:id="23" w:author="Arthur Souza Rodrigues" w:date="2026-07-10T21:42:00Z">
        <w:rPr>
          <w:sz w:val="24"/>
          <w:szCs w:val="24"/>
          <w:lang w:val="en-US" w:eastAsia="en-US" w:bidi="ar-SA"/>
        </w:rPr>
      </w:rPrChange>
    </w:rPr>
  </w:style>
  <w:style w:type="character" w:customStyle="1" w:styleId="apple-converted-space">
    <w:name w:val="apple-converted-space"/>
    <w:rsid w:val="00BF6D38"/>
  </w:style>
  <w:style w:type="paragraph" w:customStyle="1" w:styleId="TextHeading3List">
    <w:name w:val="Text Heading 3 List"/>
    <w:basedOn w:val="TextHeading3"/>
    <w:pPr>
      <w:numPr>
        <w:numId w:val="4"/>
      </w:numPr>
      <w:pPrChange w:id="24" w:author="Arthur Souza Rodrigues" w:date="2026-07-10T21:42:00Z">
        <w:pPr>
          <w:numPr>
            <w:numId w:val="4"/>
          </w:numPr>
          <w:spacing w:before="120" w:after="120"/>
          <w:ind w:left="720" w:right="720" w:hanging="360"/>
          <w:jc w:val="both"/>
        </w:pPr>
      </w:pPrChange>
    </w:pPr>
    <w:rPr>
      <w:rPrChange w:id="24" w:author="Arthur Souza Rodrigues" w:date="2026-07-10T21:42:00Z">
        <w:rPr>
          <w:sz w:val="24"/>
          <w:lang w:val="en-US" w:eastAsia="en-US" w:bidi="ar-SA"/>
        </w:rPr>
      </w:rPrChange>
    </w:rPr>
  </w:style>
  <w:style w:type="paragraph" w:customStyle="1" w:styleId="Level2Text">
    <w:name w:val="Level 2 Text"/>
    <w:basedOn w:val="Normal"/>
    <w:pPr>
      <w:spacing w:before="120" w:after="120"/>
      <w:ind w:left="720" w:right="720"/>
      <w:jc w:val="both"/>
      <w:pPrChange w:id="25" w:author="Arthur Souza Rodrigues" w:date="2026-07-10T21:42:00Z">
        <w:pPr>
          <w:spacing w:before="120" w:after="120"/>
          <w:ind w:left="720" w:right="720"/>
          <w:jc w:val="both"/>
        </w:pPr>
      </w:pPrChange>
    </w:pPr>
    <w:rPr>
      <w:rPrChange w:id="25" w:author="Arthur Souza Rodrigues" w:date="2026-07-10T21:42:00Z">
        <w:rPr>
          <w:sz w:val="24"/>
          <w:szCs w:val="24"/>
          <w:lang w:val="en-US" w:eastAsia="en-US" w:bidi="ar-SA"/>
        </w:rPr>
      </w:rPrChange>
    </w:rPr>
  </w:style>
  <w:style w:type="paragraph" w:customStyle="1" w:styleId="TextHeading5List">
    <w:name w:val="Text Heading 5 List"/>
    <w:basedOn w:val="TextHeading4List"/>
    <w:pPr>
      <w:numPr>
        <w:numId w:val="9"/>
      </w:numPr>
      <w:spacing w:after="100"/>
      <w:pPrChange w:id="26" w:author="Arthur Souza Rodrigues" w:date="2026-07-10T21:42:00Z">
        <w:pPr>
          <w:numPr>
            <w:numId w:val="9"/>
          </w:numPr>
          <w:spacing w:before="120" w:after="100"/>
          <w:ind w:left="1440" w:right="1440" w:hanging="360"/>
          <w:jc w:val="both"/>
        </w:pPr>
      </w:pPrChange>
    </w:pPr>
    <w:rPr>
      <w:rPrChange w:id="26" w:author="Arthur Souza Rodrigues" w:date="2026-07-10T21:42:00Z">
        <w:rPr>
          <w:sz w:val="24"/>
          <w:lang w:val="en-US" w:eastAsia="en-US" w:bidi="ar-SA"/>
        </w:rPr>
      </w:rPrChange>
    </w:rPr>
  </w:style>
  <w:style w:type="character" w:customStyle="1" w:styleId="TextHeading2Char">
    <w:name w:val="Text Heading 2 Char"/>
    <w:basedOn w:val="DefaultParagraphFont"/>
    <w:link w:val="TextHeading2"/>
    <w:rsid w:val="00BF6D38"/>
    <w:rPr>
      <w:rFonts w:ascii="Times New Roman" w:hAnsi="Times New Roman"/>
      <w:sz w:val="24"/>
    </w:rPr>
  </w:style>
  <w:style w:type="character" w:customStyle="1" w:styleId="BalloonTextChar1">
    <w:name w:val="Balloon Text Char1"/>
    <w:basedOn w:val="DefaultParagraphFont"/>
    <w:link w:val="BalloonText"/>
    <w:rsid w:val="00BF6D38"/>
    <w:rPr>
      <w:rFonts w:ascii="Times New Roman" w:hAnsi="Times New Roman"/>
      <w:sz w:val="18"/>
      <w:szCs w:val="24"/>
    </w:rPr>
  </w:style>
  <w:style w:type="character" w:customStyle="1" w:styleId="BodyTextChar">
    <w:name w:val="Body Text Char"/>
    <w:basedOn w:val="DefaultParagraphFont"/>
    <w:link w:val="BodyText"/>
    <w:rsid w:val="00BF6D38"/>
    <w:rPr>
      <w:rFonts w:ascii="Times New Roman" w:hAnsi="Times New Roman"/>
      <w:sz w:val="24"/>
      <w:szCs w:val="24"/>
    </w:rPr>
  </w:style>
  <w:style w:type="character" w:customStyle="1" w:styleId="Heading8Char1">
    <w:name w:val="Heading 8 Char1"/>
    <w:aliases w:val="OutHeading 8 Char1"/>
    <w:basedOn w:val="DefaultParagraphFont"/>
    <w:rsid w:val="00BF6D38"/>
    <w:rPr>
      <w:color w:val="272727"/>
      <w:sz w:val="21"/>
    </w:rPr>
  </w:style>
  <w:style w:type="character" w:customStyle="1" w:styleId="TextHeading2CharChar">
    <w:name w:val="Text Heading 2 Char Char"/>
    <w:basedOn w:val="DefaultParagraphFont"/>
    <w:link w:val="TitleDocument"/>
    <w:rsid w:val="00BF6D38"/>
    <w:rPr>
      <w:rFonts w:ascii="Arial" w:hAnsi="Arial"/>
      <w:b/>
      <w:sz w:val="36"/>
    </w:rPr>
  </w:style>
  <w:style w:type="character" w:customStyle="1" w:styleId="Heading7Char1">
    <w:name w:val="Heading 7 Char1"/>
    <w:aliases w:val="OutHeading 7 Char1"/>
    <w:basedOn w:val="DefaultParagraphFont"/>
    <w:rsid w:val="00BF6D38"/>
    <w:rPr>
      <w:i/>
      <w:color w:val="243F60"/>
      <w:sz w:val="24"/>
    </w:rPr>
  </w:style>
  <w:style w:type="paragraph" w:styleId="ListParagraph">
    <w:name w:val="List Paragraph"/>
    <w:basedOn w:val="Normal"/>
    <w:pPr>
      <w:ind w:left="720"/>
      <w:contextualSpacing/>
      <w:pPrChange w:id="27" w:author="Arthur Souza Rodrigues" w:date="2026-07-10T21:42:00Z">
        <w:pPr>
          <w:ind w:left="720"/>
          <w:contextualSpacing/>
        </w:pPr>
      </w:pPrChange>
    </w:pPr>
    <w:rPr>
      <w:rPrChange w:id="27" w:author="Arthur Souza Rodrigues" w:date="2026-07-10T21:42:00Z">
        <w:rPr>
          <w:sz w:val="24"/>
          <w:szCs w:val="24"/>
          <w:lang w:val="en-US" w:eastAsia="en-US" w:bidi="ar-SA"/>
        </w:rPr>
      </w:rPrChange>
    </w:rPr>
  </w:style>
  <w:style w:type="paragraph" w:customStyle="1" w:styleId="StyleListParagraphJustified">
    <w:name w:val="Style List Paragraph + Justified"/>
    <w:basedOn w:val="ListParagraph"/>
    <w:next w:val="TextHeading2"/>
    <w:rsid w:val="00BF6D38"/>
    <w:pPr>
      <w:jc w:val="both"/>
    </w:pPr>
  </w:style>
  <w:style w:type="paragraph" w:customStyle="1" w:styleId="TextHeading6">
    <w:name w:val="Text Heading 6"/>
    <w:basedOn w:val="TextHeading5"/>
    <w:rsid w:val="00BF6D38"/>
    <w:pPr>
      <w:ind w:left="2016"/>
    </w:pPr>
  </w:style>
  <w:style w:type="paragraph" w:styleId="BodyText">
    <w:name w:val="Body Text"/>
    <w:basedOn w:val="Normal"/>
    <w:link w:val="BodyTextChar"/>
    <w:pPr>
      <w:spacing w:after="120"/>
      <w:pPrChange w:id="28" w:author="Arthur Souza Rodrigues" w:date="2026-07-10T21:42:00Z">
        <w:pPr>
          <w:spacing w:after="120"/>
        </w:pPr>
      </w:pPrChange>
    </w:pPr>
    <w:rPr>
      <w:rPrChange w:id="28" w:author="Arthur Souza Rodrigues" w:date="2026-07-10T21:42:00Z">
        <w:rPr>
          <w:sz w:val="24"/>
          <w:szCs w:val="24"/>
          <w:lang w:val="en-US" w:eastAsia="en-US" w:bidi="ar-SA"/>
        </w:rPr>
      </w:rPrChange>
    </w:rPr>
  </w:style>
  <w:style w:type="character" w:customStyle="1" w:styleId="BodyTextChar1">
    <w:name w:val="Body Text Char1"/>
    <w:basedOn w:val="DefaultParagraphFont"/>
    <w:uiPriority w:val="99"/>
    <w:semiHidden/>
    <w:rsid w:val="00BF6D38"/>
  </w:style>
  <w:style w:type="character" w:customStyle="1" w:styleId="normaltextrun">
    <w:name w:val="normaltextrun"/>
    <w:basedOn w:val="DefaultParagraphFont"/>
    <w:rsid w:val="00BF6D38"/>
  </w:style>
  <w:style w:type="character" w:styleId="UnresolvedMention">
    <w:name w:val="Unresolved Mention"/>
    <w:basedOn w:val="DefaultParagraphFont"/>
    <w:uiPriority w:val="99"/>
    <w:rsid w:val="00BF6D38"/>
    <w:rPr>
      <w:color w:val="605E5C"/>
      <w:shd w:val="clear" w:color="auto" w:fill="E1DFDD"/>
    </w:rPr>
  </w:style>
  <w:style w:type="paragraph" w:customStyle="1" w:styleId="StyleLeft05">
    <w:name w:val="Style Left:  0.5&quot;"/>
    <w:basedOn w:val="TextHeading2"/>
    <w:rsid w:val="00BF6D38"/>
    <w:pPr>
      <w:ind w:left="720"/>
    </w:pPr>
  </w:style>
  <w:style w:type="table" w:styleId="TableGrid">
    <w:name w:val="Table Grid"/>
    <w:basedOn w:val="TableNormal"/>
    <w:rsid w:val="00BF6D38"/>
    <w:pPr>
      <w:spacing w:after="0" w:line="240" w:lineRule="auto"/>
    </w:pPr>
    <w:rPr>
      <w:rFonts w:cs="Calibri"/>
      <w:lang w:val="pt-BR"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sid w:val="00BF6D38"/>
    <w:rPr>
      <w:i/>
      <w:color w:val="272727"/>
      <w:sz w:val="21"/>
    </w:rPr>
  </w:style>
  <w:style w:type="paragraph" w:customStyle="1" w:styleId="Style1">
    <w:name w:val="Style1"/>
    <w:basedOn w:val="TextHeading2"/>
    <w:pPr>
      <w:numPr>
        <w:numId w:val="5"/>
      </w:numPr>
      <w:pPrChange w:id="29" w:author="Arthur Souza Rodrigues" w:date="2026-07-10T21:42:00Z">
        <w:pPr>
          <w:numPr>
            <w:numId w:val="5"/>
          </w:numPr>
          <w:spacing w:before="120" w:after="120"/>
          <w:ind w:left="360" w:hanging="360"/>
          <w:jc w:val="both"/>
        </w:pPr>
      </w:pPrChange>
    </w:pPr>
    <w:rPr>
      <w:rPrChange w:id="29" w:author="Arthur Souza Rodrigues" w:date="2026-07-10T21:42:00Z">
        <w:rPr>
          <w:sz w:val="24"/>
          <w:lang w:val="en-US" w:eastAsia="en-US" w:bidi="ar-SA"/>
        </w:rPr>
      </w:rPrChange>
    </w:rPr>
  </w:style>
  <w:style w:type="character" w:customStyle="1" w:styleId="PortfolioHeading">
    <w:name w:val="Portfolio Heading"/>
    <w:rsid w:val="00BF6D38"/>
    <w:rPr>
      <w:rFonts w:ascii="Arial" w:hAnsi="Arial" w:cs="Arial"/>
      <w:b/>
    </w:rPr>
  </w:style>
  <w:style w:type="paragraph" w:styleId="PlainText">
    <w:name w:val="Plain Text"/>
    <w:basedOn w:val="Normal"/>
    <w:link w:val="PlainTextChar"/>
    <w:pPr>
      <w:pPrChange w:id="30" w:author="Arthur Souza Rodrigues" w:date="2026-07-10T21:42:00Z"/>
    </w:pPr>
    <w:rPr>
      <w:sz w:val="20"/>
      <w:rPrChange w:id="30" w:author="Arthur Souza Rodrigues" w:date="2026-07-10T21:42:00Z">
        <w:rPr>
          <w:szCs w:val="24"/>
          <w:lang w:val="en-US" w:eastAsia="en-US" w:bidi="ar-SA"/>
        </w:rPr>
      </w:rPrChange>
    </w:rPr>
  </w:style>
  <w:style w:type="character" w:customStyle="1" w:styleId="PlainTextChar">
    <w:name w:val="Plain Text Char"/>
    <w:basedOn w:val="DefaultParagraphFont"/>
    <w:link w:val="PlainText"/>
    <w:rsid w:val="00BF6D38"/>
    <w:rPr>
      <w:rFonts w:ascii="Times New Roman" w:hAnsi="Times New Roman"/>
      <w:sz w:val="20"/>
      <w:szCs w:val="24"/>
    </w:rPr>
  </w:style>
  <w:style w:type="character" w:customStyle="1" w:styleId="Heading6Char1">
    <w:name w:val="Heading 6 Char1"/>
    <w:aliases w:val="Paragraph2 Char1,OutHeading 6 Char1"/>
    <w:basedOn w:val="DefaultParagraphFont"/>
    <w:rsid w:val="00BF6D38"/>
    <w:rPr>
      <w:color w:val="243F60"/>
      <w:sz w:val="24"/>
    </w:rPr>
  </w:style>
  <w:style w:type="paragraph" w:customStyle="1" w:styleId="Paragraph">
    <w:name w:val="Paragraph"/>
    <w:basedOn w:val="PlainText"/>
    <w:rsid w:val="00BF6D38"/>
    <w:pPr>
      <w:spacing w:before="120" w:after="120"/>
      <w:ind w:firstLine="720"/>
    </w:pPr>
    <w:rPr>
      <w:sz w:val="24"/>
    </w:rPr>
  </w:style>
  <w:style w:type="paragraph" w:styleId="ListBullet">
    <w:name w:val="List Bullet"/>
    <w:basedOn w:val="Normal"/>
    <w:uiPriority w:val="34"/>
    <w:qFormat/>
    <w:rsid w:val="001B60CE"/>
    <w:pPr>
      <w:ind w:left="720"/>
      <w:contextualSpacing/>
      <w:pPrChange w:id="31" w:author="Arthur Souza Rodrigues" w:date="2026-07-10T21:42:00Z">
        <w:pPr>
          <w:ind w:left="720"/>
          <w:contextualSpacing/>
        </w:pPr>
      </w:pPrChange>
    </w:pPr>
    <w:rPr>
      <w:rPrChange w:id="31" w:author="Arthur Souza Rodrigues" w:date="2026-07-10T21:42:00Z">
        <w:rPr>
          <w:sz w:val="24"/>
          <w:szCs w:val="24"/>
          <w:lang w:val="en-US" w:eastAsia="en-US" w:bidi="ar-SA"/>
        </w:rPr>
      </w:rPrChange>
    </w:rPr>
  </w:style>
  <w:style w:type="paragraph" w:styleId="ListNumber">
    <w:name w:val="List Number"/>
    <w:basedOn w:val="Normal"/>
    <w:uiPriority w:val="34"/>
    <w:qFormat/>
    <w:rsid w:val="001B60CD"/>
    <w:pPr>
      <w:ind w:left="720"/>
      <w:contextualSpacing/>
      <w:pPrChange w:id="32" w:author="Arthur Souza Rodrigues" w:date="2026-07-10T21:42:00Z">
        <w:pPr>
          <w:ind w:left="720"/>
          <w:contextualSpacing/>
        </w:pPr>
      </w:pPrChange>
    </w:pPr>
    <w:rPr>
      <w:rPrChange w:id="32" w:author="Arthur Souza Rodrigues" w:date="2026-07-10T21:42:00Z">
        <w:rPr>
          <w:sz w:val="24"/>
          <w:szCs w:val="24"/>
          <w:lang w:val="en-US" w:eastAsia="en-US" w:bidi="ar-SA"/>
        </w:rPr>
      </w:rPrChange>
    </w:rPr>
  </w:style>
  <w:style w:type="paragraph" w:styleId="TOC4">
    <w:name w:val="toc 4"/>
    <w:basedOn w:val="Normal"/>
    <w:next w:val="Normal"/>
    <w:autoRedefine/>
    <w:uiPriority w:val="39"/>
    <w:unhideWhenUsed/>
    <w:rsid w:val="00540B5B"/>
    <w:pPr>
      <w:spacing w:after="100" w:line="278" w:lineRule="auto"/>
      <w:ind w:left="720"/>
      <w:pPrChange w:id="33" w:author="Arthur Souza Rodrigues" w:date="2026-07-10T21:42:00Z">
        <w:pPr>
          <w:spacing w:after="100" w:line="278" w:lineRule="auto"/>
          <w:ind w:left="720"/>
        </w:pPr>
      </w:pPrChange>
    </w:pPr>
    <w:rPr>
      <w:rFonts w:asciiTheme="minorHAnsi" w:eastAsiaTheme="minorEastAsia" w:hAnsiTheme="minorHAnsi" w:cstheme="minorBidi"/>
      <w:kern w:val="2"/>
      <w:lang w:val="pt-BR" w:eastAsia="pt-BR"/>
      <w14:ligatures w14:val="standardContextual"/>
      <w:rPrChange w:id="33" w:author="Arthur Souza Rodrigues" w:date="2026-07-10T21:42:00Z">
        <w:rPr>
          <w:rFonts w:asciiTheme="minorHAnsi" w:eastAsiaTheme="minorEastAsia" w:hAnsiTheme="minorHAnsi" w:cstheme="minorBidi"/>
          <w:kern w:val="2"/>
          <w:sz w:val="24"/>
          <w:szCs w:val="24"/>
          <w:lang w:val="pt-BR" w:eastAsia="pt-BR" w:bidi="ar-SA"/>
        </w:rPr>
      </w:rPrChange>
    </w:rPr>
  </w:style>
  <w:style w:type="paragraph" w:styleId="TOC5">
    <w:name w:val="toc 5"/>
    <w:basedOn w:val="Normal"/>
    <w:next w:val="Normal"/>
    <w:autoRedefine/>
    <w:uiPriority w:val="39"/>
    <w:unhideWhenUsed/>
    <w:rsid w:val="00540B5B"/>
    <w:pPr>
      <w:spacing w:after="100" w:line="278" w:lineRule="auto"/>
      <w:ind w:left="960"/>
      <w:pPrChange w:id="34" w:author="Arthur Souza Rodrigues" w:date="2026-07-10T21:42:00Z">
        <w:pPr>
          <w:spacing w:after="100" w:line="278" w:lineRule="auto"/>
          <w:ind w:left="960"/>
        </w:pPr>
      </w:pPrChange>
    </w:pPr>
    <w:rPr>
      <w:rFonts w:asciiTheme="minorHAnsi" w:eastAsiaTheme="minorEastAsia" w:hAnsiTheme="minorHAnsi" w:cstheme="minorBidi"/>
      <w:kern w:val="2"/>
      <w:lang w:val="pt-BR" w:eastAsia="pt-BR"/>
      <w14:ligatures w14:val="standardContextual"/>
      <w:rPrChange w:id="34" w:author="Arthur Souza Rodrigues" w:date="2026-07-10T21:42:00Z">
        <w:rPr>
          <w:rFonts w:asciiTheme="minorHAnsi" w:eastAsiaTheme="minorEastAsia" w:hAnsiTheme="minorHAnsi" w:cstheme="minorBidi"/>
          <w:kern w:val="2"/>
          <w:sz w:val="24"/>
          <w:szCs w:val="24"/>
          <w:lang w:val="pt-BR" w:eastAsia="pt-BR" w:bidi="ar-SA"/>
        </w:rPr>
      </w:rPrChange>
    </w:rPr>
  </w:style>
  <w:style w:type="paragraph" w:styleId="TOC6">
    <w:name w:val="toc 6"/>
    <w:basedOn w:val="Normal"/>
    <w:next w:val="Normal"/>
    <w:autoRedefine/>
    <w:uiPriority w:val="39"/>
    <w:unhideWhenUsed/>
    <w:rsid w:val="00540B5B"/>
    <w:pPr>
      <w:spacing w:after="100" w:line="278" w:lineRule="auto"/>
      <w:ind w:left="1200"/>
      <w:pPrChange w:id="35" w:author="Arthur Souza Rodrigues" w:date="2026-07-10T21:42:00Z">
        <w:pPr>
          <w:spacing w:after="100" w:line="278" w:lineRule="auto"/>
          <w:ind w:left="1200"/>
        </w:pPr>
      </w:pPrChange>
    </w:pPr>
    <w:rPr>
      <w:rFonts w:asciiTheme="minorHAnsi" w:eastAsiaTheme="minorEastAsia" w:hAnsiTheme="minorHAnsi" w:cstheme="minorBidi"/>
      <w:kern w:val="2"/>
      <w:lang w:val="pt-BR" w:eastAsia="pt-BR"/>
      <w14:ligatures w14:val="standardContextual"/>
      <w:rPrChange w:id="35" w:author="Arthur Souza Rodrigues" w:date="2026-07-10T21:42:00Z">
        <w:rPr>
          <w:rFonts w:asciiTheme="minorHAnsi" w:eastAsiaTheme="minorEastAsia" w:hAnsiTheme="minorHAnsi" w:cstheme="minorBidi"/>
          <w:kern w:val="2"/>
          <w:sz w:val="24"/>
          <w:szCs w:val="24"/>
          <w:lang w:val="pt-BR" w:eastAsia="pt-BR" w:bidi="ar-SA"/>
        </w:rPr>
      </w:rPrChange>
    </w:rPr>
  </w:style>
  <w:style w:type="paragraph" w:styleId="TOC7">
    <w:name w:val="toc 7"/>
    <w:basedOn w:val="Normal"/>
    <w:next w:val="Normal"/>
    <w:autoRedefine/>
    <w:uiPriority w:val="39"/>
    <w:unhideWhenUsed/>
    <w:rsid w:val="00540B5B"/>
    <w:pPr>
      <w:spacing w:after="100" w:line="278" w:lineRule="auto"/>
      <w:ind w:left="1440"/>
      <w:pPrChange w:id="36" w:author="Arthur Souza Rodrigues" w:date="2026-07-10T21:42:00Z">
        <w:pPr>
          <w:spacing w:after="100" w:line="278" w:lineRule="auto"/>
          <w:ind w:left="1440"/>
        </w:pPr>
      </w:pPrChange>
    </w:pPr>
    <w:rPr>
      <w:rFonts w:asciiTheme="minorHAnsi" w:eastAsiaTheme="minorEastAsia" w:hAnsiTheme="minorHAnsi" w:cstheme="minorBidi"/>
      <w:kern w:val="2"/>
      <w:lang w:val="pt-BR" w:eastAsia="pt-BR"/>
      <w14:ligatures w14:val="standardContextual"/>
      <w:rPrChange w:id="36" w:author="Arthur Souza Rodrigues" w:date="2026-07-10T21:42:00Z">
        <w:rPr>
          <w:rFonts w:asciiTheme="minorHAnsi" w:eastAsiaTheme="minorEastAsia" w:hAnsiTheme="minorHAnsi" w:cstheme="minorBidi"/>
          <w:kern w:val="2"/>
          <w:sz w:val="24"/>
          <w:szCs w:val="24"/>
          <w:lang w:val="pt-BR" w:eastAsia="pt-BR" w:bidi="ar-SA"/>
        </w:rPr>
      </w:rPrChange>
    </w:rPr>
  </w:style>
  <w:style w:type="paragraph" w:styleId="TOC8">
    <w:name w:val="toc 8"/>
    <w:basedOn w:val="Normal"/>
    <w:next w:val="Normal"/>
    <w:autoRedefine/>
    <w:uiPriority w:val="39"/>
    <w:unhideWhenUsed/>
    <w:rsid w:val="00540B5B"/>
    <w:pPr>
      <w:spacing w:after="100" w:line="278" w:lineRule="auto"/>
      <w:ind w:left="1680"/>
      <w:pPrChange w:id="37" w:author="Arthur Souza Rodrigues" w:date="2026-07-10T21:42:00Z">
        <w:pPr>
          <w:spacing w:after="100" w:line="278" w:lineRule="auto"/>
          <w:ind w:left="1680"/>
        </w:pPr>
      </w:pPrChange>
    </w:pPr>
    <w:rPr>
      <w:rFonts w:asciiTheme="minorHAnsi" w:eastAsiaTheme="minorEastAsia" w:hAnsiTheme="minorHAnsi" w:cstheme="minorBidi"/>
      <w:kern w:val="2"/>
      <w:lang w:val="pt-BR" w:eastAsia="pt-BR"/>
      <w14:ligatures w14:val="standardContextual"/>
      <w:rPrChange w:id="37" w:author="Arthur Souza Rodrigues" w:date="2026-07-10T21:42:00Z">
        <w:rPr>
          <w:rFonts w:asciiTheme="minorHAnsi" w:eastAsiaTheme="minorEastAsia" w:hAnsiTheme="minorHAnsi" w:cstheme="minorBidi"/>
          <w:kern w:val="2"/>
          <w:sz w:val="24"/>
          <w:szCs w:val="24"/>
          <w:lang w:val="pt-BR" w:eastAsia="pt-BR" w:bidi="ar-SA"/>
        </w:rPr>
      </w:rPrChange>
    </w:rPr>
  </w:style>
  <w:style w:type="paragraph" w:styleId="TOC9">
    <w:name w:val="toc 9"/>
    <w:basedOn w:val="Normal"/>
    <w:next w:val="Normal"/>
    <w:autoRedefine/>
    <w:uiPriority w:val="39"/>
    <w:unhideWhenUsed/>
    <w:rsid w:val="00540B5B"/>
    <w:pPr>
      <w:spacing w:after="100" w:line="278" w:lineRule="auto"/>
      <w:ind w:left="1920"/>
      <w:pPrChange w:id="38" w:author="Arthur Souza Rodrigues" w:date="2026-07-10T21:42:00Z">
        <w:pPr>
          <w:spacing w:after="100" w:line="278" w:lineRule="auto"/>
          <w:ind w:left="1920"/>
        </w:pPr>
      </w:pPrChange>
    </w:pPr>
    <w:rPr>
      <w:rFonts w:asciiTheme="minorHAnsi" w:eastAsiaTheme="minorEastAsia" w:hAnsiTheme="minorHAnsi" w:cstheme="minorBidi"/>
      <w:kern w:val="2"/>
      <w:lang w:val="pt-BR" w:eastAsia="pt-BR"/>
      <w14:ligatures w14:val="standardContextual"/>
      <w:rPrChange w:id="38" w:author="Arthur Souza Rodrigues" w:date="2026-07-10T21:42:00Z">
        <w:rPr>
          <w:rFonts w:asciiTheme="minorHAnsi" w:eastAsiaTheme="minorEastAsia" w:hAnsiTheme="minorHAnsi" w:cstheme="minorBidi"/>
          <w:kern w:val="2"/>
          <w:sz w:val="24"/>
          <w:szCs w:val="24"/>
          <w:lang w:val="pt-BR" w:eastAsia="pt-BR"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 Type="http://schemas.openxmlformats.org/officeDocument/2006/relationships/styles" Target="styles.xml"/><Relationship Id="rId21"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11.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14E10-2B8C-DB42-A66A-62631F10F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107</Pages>
  <Words>31050</Words>
  <Characters>176987</Characters>
  <Application>Microsoft Office Word</Application>
  <DocSecurity>0</DocSecurity>
  <Lines>1474</Lines>
  <Paragraphs>415</Paragraphs>
  <ScaleCrop>false</ScaleCrop>
  <Company/>
  <LinksUpToDate>false</LinksUpToDate>
  <CharactersWithSpaces>207622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2026-05-14T17:00:00Z</dcterms:created>
  <dcterms:modified xsi:type="dcterms:W3CDTF">2026-07-11T01:42:00Z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