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C8EF0" w14:textId="77777777" w:rsidR="001E5A2D" w:rsidRDefault="001E5A2D">
      <w:pPr>
        <w:rPr>
          <w:rPrChange w:id="0" w:author="Arthur Souza Rodrigues" w:date="2026-07-10T21:52:00Z" w16du:dateUtc="2026-07-11T01:52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</w:pPr>
      <w:r>
        <w:rPr>
          <w:rPrChange w:id="1" w:author="Arthur Souza Rodrigues" w:date="2026-07-10T21:52:00Z" w16du:dateUtc="2026-07-11T01:52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file_</w:t>
      </w:r>
      <w:ins w:id="2" w:author="Arthur Souza Rodrigues" w:date="2026-07-10T21:52:00Z" w16du:dateUtc="2026-07-11T01:52:00Z">
        <w:r>
          <w:t>191</w:t>
        </w:r>
      </w:ins>
      <w:del w:id="3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190</w:delText>
        </w:r>
      </w:del>
      <w:r>
        <w:rPr>
          <w:rPrChange w:id="4" w:author="Arthur Souza Rodrigues" w:date="2026-07-10T21:52:00Z" w16du:dateUtc="2026-07-11T01:52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.docx</w:t>
      </w:r>
    </w:p>
    <w:p w14:paraId="4655DEF8" w14:textId="4B6939B7" w:rsidR="004A2B09" w:rsidRDefault="00B77333">
      <w:pPr>
        <w:rPr>
          <w:ins w:id="5" w:author="Arthur Souza Rodrigues" w:date="2026-07-10T21:52:00Z" w16du:dateUtc="2026-07-11T01:52:00Z"/>
        </w:rPr>
      </w:pPr>
      <w:ins w:id="6" w:author="Arthur Souza Rodrigues" w:date="2026-07-10T21:52:00Z" w16du:dateUtc="2026-07-11T01:52:00Z">
        <w:r>
          <w:t>vfdsdfcACawesd</w:t>
        </w:r>
      </w:ins>
    </w:p>
    <w:p w14:paraId="6757B638" w14:textId="77777777" w:rsidR="004A2B09" w:rsidRDefault="00B77333">
      <w:pPr>
        <w:rPr>
          <w:ins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t>vfdsdfcACawesd</w:t>
        </w:r>
      </w:ins>
    </w:p>
    <w:p w14:paraId="093307EC" w14:textId="77777777" w:rsidR="004A2B09" w:rsidRDefault="00B77333">
      <w:pPr>
        <w:rPr>
          <w:ins w:id="9" w:author="Arthur Souza Rodrigues" w:date="2026-07-10T21:52:00Z" w16du:dateUtc="2026-07-11T01:52:00Z"/>
        </w:rPr>
      </w:pPr>
      <w:ins w:id="10" w:author="Arthur Souza Rodrigues" w:date="2026-07-10T21:52:00Z" w16du:dateUtc="2026-07-11T01:52:00Z">
        <w:r>
          <w:t>vfdsdfcACawesd</w:t>
        </w:r>
      </w:ins>
    </w:p>
    <w:p w14:paraId="33D17CC5" w14:textId="77777777" w:rsidR="004A2B09" w:rsidRDefault="00B77333">
      <w:pPr>
        <w:rPr>
          <w:ins w:id="11" w:author="Arthur Souza Rodrigues" w:date="2026-07-10T21:52:00Z" w16du:dateUtc="2026-07-11T01:52:00Z"/>
        </w:rPr>
      </w:pPr>
      <w:ins w:id="12" w:author="Arthur Souza Rodrigues" w:date="2026-07-10T21:52:00Z" w16du:dateUtc="2026-07-11T01:52:00Z">
        <w:r>
          <w:t>vfdsdfcACawesd</w:t>
        </w:r>
      </w:ins>
    </w:p>
    <w:p w14:paraId="2DA16591" w14:textId="77777777" w:rsidR="004A2B09" w:rsidRDefault="00B77333">
      <w:pPr>
        <w:rPr>
          <w:ins w:id="13" w:author="Arthur Souza Rodrigues" w:date="2026-07-10T21:52:00Z" w16du:dateUtc="2026-07-11T01:52:00Z"/>
        </w:rPr>
      </w:pPr>
      <w:ins w:id="14" w:author="Arthur Souza Rodrigues" w:date="2026-07-10T21:52:00Z" w16du:dateUtc="2026-07-11T01:52:00Z">
        <w:r>
          <w:t>vfdsdfcA</w:t>
        </w:r>
        <w:r>
          <w:t>Cawesd</w:t>
        </w:r>
      </w:ins>
    </w:p>
    <w:p w14:paraId="20AF2C56" w14:textId="77777777" w:rsidR="004A2B09" w:rsidRDefault="00B77333">
      <w:pPr>
        <w:rPr>
          <w:ins w:id="18" w:author="Arthur Souza Rodrigues" w:date="2026-07-10T21:52:00Z" w16du:dateUtc="2026-07-11T01:52:00Z"/>
        </w:rPr>
      </w:pPr>
      <w:ins w:id="22" w:author="Arthur Souza Rodrigues" w:date="2026-07-10T21:52:00Z" w16du:dateUtc="2026-07-11T01:52:00Z">
        <w:r>
          <w:rPr>
            <w:sz w:val="22"/>
            <w:szCs w:val="20"/>
          </w:rPr>
          <w:t>vfdsdfcACawesd</w:t>
        </w:r>
      </w:ins>
    </w:p>
    <w:p w14:paraId="66CF0B2F" w14:textId="77777777" w:rsidR="004A2B09" w:rsidRDefault="00B77333">
      <w:pPr>
        <w:rPr>
          <w:ins w:id="23" w:author="Arthur Souza Rodrigues" w:date="2026-07-10T21:52:00Z" w16du:dateUtc="2026-07-11T01:52:00Z"/>
        </w:rPr>
      </w:pPr>
      <w:ins w:id="27" w:author="Arthur Souza Rodrigues" w:date="2026-07-10T21:52:00Z" w16du:dateUtc="2026-07-11T01:52:00Z">
        <w:r>
          <w:rPr>
            <w:sz w:val="22"/>
            <w:szCs w:val="20"/>
          </w:rPr>
          <w:t>vfdsdfcACawesd</w:t>
        </w:r>
      </w:ins>
    </w:p>
    <w:p w14:paraId="5CE41F4B" w14:textId="77777777" w:rsidR="004A2B09" w:rsidRDefault="00B77333">
      <w:pPr>
        <w:rPr>
          <w:ins w:id="28" w:author="Arthur Souza Rodrigues" w:date="2026-07-10T21:52:00Z" w16du:dateUtc="2026-07-11T01:52:00Z"/>
        </w:rPr>
      </w:pPr>
      <w:ins w:id="32" w:author="Arthur Souza Rodrigues" w:date="2026-07-10T21:52:00Z" w16du:dateUtc="2026-07-11T01:52:00Z">
        <w:r>
          <w:rPr>
            <w:sz w:val="22"/>
            <w:szCs w:val="20"/>
          </w:rPr>
          <w:t>vfdsdfcACawesd</w:t>
        </w:r>
      </w:ins>
    </w:p>
    <w:p w14:paraId="16686AD8" w14:textId="77777777" w:rsidR="004A2B09" w:rsidRDefault="00B77333">
      <w:pPr>
        <w:rPr>
          <w:ins w:id="33" w:author="Arthur Souza Rodrigues" w:date="2026-07-10T21:52:00Z" w16du:dateUtc="2026-07-11T01:52:00Z"/>
        </w:rPr>
      </w:pPr>
      <w:ins w:id="37" w:author="Arthur Souza Rodrigues" w:date="2026-07-10T21:52:00Z" w16du:dateUtc="2026-07-11T01:52:00Z">
        <w:r>
          <w:t>vfdsdfcACaw</w:t>
        </w:r>
        <w:r>
          <w:t>esd</w:t>
        </w:r>
      </w:ins>
    </w:p>
    <w:p w14:paraId="0C31A338" w14:textId="77777777" w:rsidR="004A2B09" w:rsidRDefault="00B77333">
      <w:pPr>
        <w:rPr>
          <w:ins w:id="38" w:author="Arthur Souza Rodrigues" w:date="2026-07-10T21:52:00Z" w16du:dateUtc="2026-07-11T01:52:00Z"/>
        </w:rPr>
      </w:pPr>
      <w:ins w:id="39" w:author="Arthur Souza Rodrigues" w:date="2026-07-10T21:52:00Z" w16du:dateUtc="2026-07-11T01:52:00Z">
        <w:r>
          <w:t>vfdsdfcACawesd</w:t>
        </w:r>
      </w:ins>
    </w:p>
    <w:p w14:paraId="5A0C5C49" w14:textId="77777777" w:rsidR="004A2B09" w:rsidRDefault="00B77333">
      <w:pPr>
        <w:rPr>
          <w:ins w:id="40" w:author="Arthur Souza Rodrigues" w:date="2026-07-10T21:52:00Z" w16du:dateUtc="2026-07-11T01:52:00Z"/>
        </w:rPr>
      </w:pPr>
      <w:ins w:id="41" w:author="Arthur Souza Rodrigues" w:date="2026-07-10T21:52:00Z" w16du:dateUtc="2026-07-11T01:52:00Z">
        <w:r>
          <w:t>vfdsdfcACawesd</w:t>
        </w:r>
      </w:ins>
    </w:p>
    <w:p w14:paraId="674F5D94" w14:textId="237A393A" w:rsidR="004A2B09" w:rsidRDefault="00B77333">
      <w:pPr>
        <w:rPr>
          <w:ins w:id="42" w:author="Arthur Souza Rodrigues" w:date="2026-07-10T21:52:00Z" w16du:dateUtc="2026-07-11T01:52:00Z"/>
        </w:rPr>
      </w:pPr>
      <w:ins w:id="43" w:author="Arthur Souza Rodrigues" w:date="2026-07-10T21:52:00Z" w16du:dateUtc="2026-07-11T01:52:00Z">
        <w:r>
          <w:t>vfds</w:t>
        </w:r>
      </w:ins>
    </w:p>
    <w:p w14:paraId="6AC5E67B" w14:textId="22F22875" w:rsidR="004A2B09" w:rsidRDefault="004A2B09">
      <w:pPr>
        <w:rPr>
          <w:ins w:id="44" w:author="Arthur Souza Rodrigues" w:date="2026-07-10T21:52:00Z" w16du:dateUtc="2026-07-11T01:52:00Z"/>
        </w:rPr>
      </w:pPr>
    </w:p>
    <w:p w14:paraId="0C90199A" w14:textId="3F06E7CC" w:rsidR="004A2B09" w:rsidRDefault="004A2B09">
      <w:pPr>
        <w:rPr>
          <w:ins w:id="45" w:author="Arthur Souza Rodrigues" w:date="2026-07-10T21:52:00Z" w16du:dateUtc="2026-07-11T01:52:00Z"/>
        </w:rPr>
      </w:pPr>
    </w:p>
    <w:p w14:paraId="4527F638" w14:textId="06F7480B" w:rsidR="004A2B09" w:rsidRDefault="004A2B09">
      <w:pPr>
        <w:rPr>
          <w:ins w:id="46" w:author="Arthur Souza Rodrigues" w:date="2026-07-10T21:52:00Z" w16du:dateUtc="2026-07-11T01:52:00Z"/>
        </w:rPr>
      </w:pPr>
    </w:p>
    <w:p w14:paraId="291D8DA6" w14:textId="579373AF" w:rsidR="004A2B09" w:rsidRDefault="004A2B09">
      <w:pPr>
        <w:rPr>
          <w:ins w:id="47" w:author="Arthur Souza Rodrigues" w:date="2026-07-10T21:52:00Z" w16du:dateUtc="2026-07-11T01:52:00Z"/>
        </w:rPr>
      </w:pPr>
    </w:p>
    <w:p w14:paraId="6DCFE1D5" w14:textId="4EC9E86D" w:rsidR="004A2B09" w:rsidRDefault="004A2B09">
      <w:pPr>
        <w:rPr>
          <w:ins w:id="48" w:author="Arthur Souza Rodrigues" w:date="2026-07-10T21:52:00Z" w16du:dateUtc="2026-07-11T01:52:00Z"/>
        </w:rPr>
      </w:pPr>
    </w:p>
    <w:p w14:paraId="107DF998" w14:textId="32E66DFF" w:rsidR="004A2B09" w:rsidRDefault="004A2B09">
      <w:pPr>
        <w:rPr>
          <w:ins w:id="49" w:author="Arthur Souza Rodrigues" w:date="2026-07-10T21:52:00Z" w16du:dateUtc="2026-07-11T01:52:00Z"/>
        </w:rPr>
      </w:pPr>
    </w:p>
    <w:p w14:paraId="5B17A1FC" w14:textId="4D16A5A7" w:rsidR="004A2B09" w:rsidRDefault="004A2B09">
      <w:pPr>
        <w:rPr>
          <w:ins w:id="50" w:author="Arthur Souza Rodrigues" w:date="2026-07-10T21:52:00Z" w16du:dateUtc="2026-07-11T01:52:00Z"/>
        </w:rPr>
      </w:pPr>
    </w:p>
    <w:p w14:paraId="34AE3942" w14:textId="78DDE596" w:rsidR="004A2B09" w:rsidRDefault="004A2B09">
      <w:pPr>
        <w:rPr>
          <w:ins w:id="51" w:author="Arthur Souza Rodrigues" w:date="2026-07-10T21:52:00Z" w16du:dateUtc="2026-07-11T01:52:00Z"/>
        </w:rPr>
      </w:pPr>
    </w:p>
    <w:p w14:paraId="75637003" w14:textId="73BD973C" w:rsidR="004A2B09" w:rsidRDefault="00B77333">
      <w:pPr>
        <w:rPr>
          <w:ins w:id="52" w:author="Arthur Souza Rodrigues" w:date="2026-07-10T21:52:00Z" w16du:dateUtc="2026-07-11T01:52:00Z"/>
        </w:rPr>
      </w:pPr>
      <w:ins w:id="53" w:author="Arthur Souza Rodrigues" w:date="2026-07-10T21:52:00Z" w16du:dateUtc="2026-07-11T01:52:00Z">
        <w:r>
          <w:t>esd</w:t>
        </w:r>
      </w:ins>
    </w:p>
    <w:p w14:paraId="3E29B34B" w14:textId="77777777" w:rsidR="004A2B09" w:rsidRDefault="00B77333">
      <w:pPr>
        <w:rPr>
          <w:ins w:id="54" w:author="Arthur Souza Rodrigues" w:date="2026-07-10T21:52:00Z" w16du:dateUtc="2026-07-11T01:52:00Z"/>
        </w:rPr>
      </w:pPr>
      <w:ins w:id="55" w:author="Arthur Souza Rodrigues" w:date="2026-07-10T21:52:00Z" w16du:dateUtc="2026-07-11T01:52:00Z">
        <w:r>
          <w:t>vfdsdfcACawesd</w:t>
        </w:r>
      </w:ins>
    </w:p>
    <w:p w14:paraId="1AD7645B" w14:textId="77777777" w:rsidR="004A2B09" w:rsidRDefault="00B77333">
      <w:pPr>
        <w:rPr>
          <w:ins w:id="56" w:author="Arthur Souza Rodrigues" w:date="2026-07-10T21:52:00Z" w16du:dateUtc="2026-07-11T01:52:00Z"/>
        </w:rPr>
      </w:pPr>
      <w:ins w:id="57" w:author="Arthur Souza Rodrigues" w:date="2026-07-10T21:52:00Z" w16du:dateUtc="2026-07-11T01:52:00Z">
        <w:r>
          <w:t>vfdsdfcACawesd</w:t>
        </w:r>
      </w:ins>
    </w:p>
    <w:p w14:paraId="39ABACBD" w14:textId="77777777" w:rsidR="004A2B09" w:rsidRDefault="00B77333">
      <w:pPr>
        <w:rPr>
          <w:ins w:id="58" w:author="Arthur Souza Rodrigues" w:date="2026-07-10T21:52:00Z" w16du:dateUtc="2026-07-11T01:52:00Z"/>
        </w:rPr>
      </w:pPr>
      <w:ins w:id="59" w:author="Arthur Souza Rodrigues" w:date="2026-07-10T21:52:00Z" w16du:dateUtc="2026-07-11T01:52:00Z">
        <w:r>
          <w:t>vfdsdfcACawesd</w:t>
        </w:r>
      </w:ins>
    </w:p>
    <w:p w14:paraId="5431C68E" w14:textId="77777777" w:rsidR="004A2B09" w:rsidRDefault="00B77333">
      <w:pPr>
        <w:rPr>
          <w:ins w:id="60" w:author="Arthur Souza Rodrigues" w:date="2026-07-10T21:52:00Z" w16du:dateUtc="2026-07-11T01:52:00Z"/>
        </w:rPr>
      </w:pPr>
      <w:ins w:id="61" w:author="Arthur Souza Rodrigues" w:date="2026-07-10T21:52:00Z" w16du:dateUtc="2026-07-11T01:52:00Z">
        <w:r>
          <w:lastRenderedPageBreak/>
        </w:r>
        <w:r>
          <w:t>vfdsdfcACawesd</w:t>
        </w:r>
      </w:ins>
    </w:p>
    <w:p w14:paraId="2261BFA4" w14:textId="77777777" w:rsidR="004A2B09" w:rsidRDefault="00B77333">
      <w:pPr>
        <w:rPr>
          <w:ins w:id="62" w:author="Arthur Souza Rodrigues" w:date="2026-07-10T21:52:00Z" w16du:dateUtc="2026-07-11T01:52:00Z"/>
        </w:rPr>
      </w:pPr>
      <w:ins w:id="63" w:author="Arthur Souza Rodrigues" w:date="2026-07-10T21:52:00Z" w16du:dateUtc="2026-07-11T01:52:00Z">
        <w:r>
          <w:t>vfdsdfcACawesd</w:t>
        </w:r>
      </w:ins>
    </w:p>
    <w:p w14:paraId="149B2B14" w14:textId="77777777" w:rsidR="004A2B09" w:rsidRDefault="00B77333">
      <w:pPr>
        <w:rPr>
          <w:ins w:id="64" w:author="Arthur Souza Rodrigues" w:date="2026-07-10T21:52:00Z" w16du:dateUtc="2026-07-11T01:52:00Z"/>
        </w:rPr>
      </w:pPr>
      <w:ins w:id="65" w:author="Arthur Souza Rodrigues" w:date="2026-07-10T21:52:00Z" w16du:dateUtc="2026-07-11T01:52:00Z">
        <w:r>
          <w:t>vfdsdfcACawesd</w:t>
        </w:r>
      </w:ins>
    </w:p>
    <w:p w14:paraId="1FD04A8D" w14:textId="77777777" w:rsidR="004A2B09" w:rsidRDefault="00B77333">
      <w:pPr>
        <w:rPr>
          <w:ins w:id="66" w:author="Arthur Souza Rodrigues" w:date="2026-07-10T21:52:00Z" w16du:dateUtc="2026-07-11T01:52:00Z"/>
        </w:rPr>
      </w:pPr>
      <w:ins w:id="67" w:author="Arthur Souza Rodrigues" w:date="2026-07-10T21:52:00Z" w16du:dateUtc="2026-07-11T01:52:00Z">
        <w:r>
          <w:t>vfdsdfcACawesd</w:t>
        </w:r>
        <w:r>
          <w:t>fdsdfcACawesd</w:t>
        </w:r>
      </w:ins>
    </w:p>
    <w:p w14:paraId="14C8C41D" w14:textId="77777777" w:rsidR="004A2B09" w:rsidRDefault="00B77333">
      <w:pPr>
        <w:rPr>
          <w:ins w:id="68" w:author="Arthur Souza Rodrigues" w:date="2026-07-10T21:52:00Z" w16du:dateUtc="2026-07-11T01:52:00Z"/>
        </w:rPr>
      </w:pPr>
      <w:ins w:id="69" w:author="Arthur Souza Rodrigues" w:date="2026-07-10T21:52:00Z" w16du:dateUtc="2026-07-11T01:52:00Z">
        <w:r>
          <w:t>vfdsdfcACawesd</w:t>
        </w:r>
      </w:ins>
    </w:p>
    <w:p w14:paraId="08687E82" w14:textId="77777777" w:rsidR="004A2B09" w:rsidRDefault="00B77333">
      <w:pPr>
        <w:rPr>
          <w:ins w:id="70" w:author="Arthur Souza Rodrigues" w:date="2026-07-10T21:52:00Z" w16du:dateUtc="2026-07-11T01:52:00Z"/>
        </w:rPr>
      </w:pPr>
      <w:ins w:id="71" w:author="Arthur Souza Rodrigues" w:date="2026-07-10T21:52:00Z" w16du:dateUtc="2026-07-11T01:52:00Z">
        <w:r>
          <w:t>vfdsdfcACawesd</w:t>
        </w:r>
      </w:ins>
    </w:p>
    <w:p w14:paraId="1CEDD29D" w14:textId="77777777" w:rsidR="004A2B09" w:rsidRDefault="00B77333">
      <w:pPr>
        <w:rPr>
          <w:ins w:id="72" w:author="Arthur Souza Rodrigues" w:date="2026-07-10T21:52:00Z" w16du:dateUtc="2026-07-11T01:52:00Z"/>
        </w:rPr>
      </w:pPr>
      <w:ins w:id="73" w:author="Arthur Souza Rodrigues" w:date="2026-07-10T21:52:00Z" w16du:dateUtc="2026-07-11T01:52:00Z">
        <w:r>
          <w:t>vfdsdfcACawesd</w:t>
        </w:r>
      </w:ins>
    </w:p>
    <w:p w14:paraId="75184B8C" w14:textId="77777777" w:rsidR="004A2B09" w:rsidRDefault="00B77333">
      <w:pPr>
        <w:rPr>
          <w:ins w:id="74" w:author="Arthur Souza Rodrigues" w:date="2026-07-10T21:52:00Z" w16du:dateUtc="2026-07-11T01:52:00Z"/>
        </w:rPr>
      </w:pPr>
      <w:ins w:id="75" w:author="Arthur Souza Rodrigues" w:date="2026-07-10T21:52:00Z" w16du:dateUtc="2026-07-11T01:52:00Z">
        <w:r>
          <w:t>vfdsdfcACawesdfdsdfcACawesd</w:t>
        </w:r>
      </w:ins>
    </w:p>
    <w:p w14:paraId="0C4A9EBF" w14:textId="77777777" w:rsidR="004A2B09" w:rsidRDefault="00B77333">
      <w:pPr>
        <w:rPr>
          <w:ins w:id="76" w:author="Arthur Souza Rodrigues" w:date="2026-07-10T21:52:00Z" w16du:dateUtc="2026-07-11T01:52:00Z"/>
        </w:rPr>
      </w:pPr>
      <w:ins w:id="77" w:author="Arthur Souza Rodrigues" w:date="2026-07-10T21:52:00Z" w16du:dateUtc="2026-07-11T01:52:00Z">
        <w:r>
          <w:t>vfdsdfcACawesd</w:t>
        </w:r>
      </w:ins>
    </w:p>
    <w:p w14:paraId="5A5C2029" w14:textId="77777777" w:rsidR="004A2B09" w:rsidRDefault="00B77333">
      <w:pPr>
        <w:rPr>
          <w:ins w:id="78" w:author="Arthur Souza Rodrigues" w:date="2026-07-10T21:52:00Z" w16du:dateUtc="2026-07-11T01:52:00Z"/>
        </w:rPr>
      </w:pPr>
      <w:ins w:id="79" w:author="Arthur Souza Rodrigues" w:date="2026-07-10T21:52:00Z" w16du:dateUtc="2026-07-11T01:52:00Z">
        <w:r>
          <w:t>vfdsdfcACawesd</w:t>
        </w:r>
      </w:ins>
    </w:p>
    <w:p w14:paraId="70A749D3" w14:textId="77777777" w:rsidR="004A2B09" w:rsidRDefault="00B77333">
      <w:pPr>
        <w:rPr>
          <w:ins w:id="80" w:author="Arthur Souza Rodrigues" w:date="2026-07-10T21:52:00Z" w16du:dateUtc="2026-07-11T01:52:00Z"/>
        </w:rPr>
      </w:pPr>
      <w:ins w:id="81" w:author="Arthur Souza Rodrigues" w:date="2026-07-10T21:52:00Z" w16du:dateUtc="2026-07-11T01:52:00Z">
        <w:r>
          <w:t>vfdsdfcACawesd</w:t>
        </w:r>
      </w:ins>
    </w:p>
    <w:p w14:paraId="426B3C34" w14:textId="77777777" w:rsidR="004A2B09" w:rsidRDefault="00B77333">
      <w:pPr>
        <w:rPr>
          <w:ins w:id="82" w:author="Arthur Souza Rodrigues" w:date="2026-07-10T21:52:00Z" w16du:dateUtc="2026-07-11T01:52:00Z"/>
        </w:rPr>
      </w:pPr>
      <w:ins w:id="83" w:author="Arthur Souza Rodrigues" w:date="2026-07-10T21:52:00Z" w16du:dateUtc="2026-07-11T01:52:00Z">
        <w:r>
          <w:t>vfdsdfcACawesd</w:t>
        </w:r>
      </w:ins>
    </w:p>
    <w:p w14:paraId="69AF343B" w14:textId="4B538971" w:rsidR="009D297B" w:rsidRDefault="00B77333">
      <w:pPr>
        <w:rPr>
          <w:del w:id="84" w:author="Arthur Souza Rodrigues" w:date="2026-07-10T21:52:00Z" w16du:dateUtc="2026-07-11T01:52:00Z"/>
        </w:rPr>
      </w:pPr>
      <w:ins w:id="85" w:author="Arthur Souza Rodrigues" w:date="2026-07-10T21:52:00Z" w16du:dateUtc="2026-07-11T01:52:00Z">
        <w:r>
          <w:t>vfdsdfcACawesd</w:t>
        </w:r>
      </w:ins>
      <w:del w:id="86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Calibri Bold Italic Demo</w:delText>
        </w:r>
      </w:del>
    </w:p>
    <w:p w14:paraId="0173A35D" w14:textId="77777777" w:rsidR="009D297B" w:rsidRDefault="00B77333">
      <w:pPr>
        <w:rPr>
          <w:del w:id="87" w:author="Arthur Souza Rodrigues" w:date="2026-07-10T21:52:00Z" w16du:dateUtc="2026-07-11T01:52:00Z"/>
        </w:rPr>
      </w:pPr>
      <w:del w:id="88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This document shows Calibri font with bold and italic styles.</w:delText>
        </w:r>
      </w:del>
    </w:p>
    <w:p w14:paraId="4C4ED7CA" w14:textId="77777777" w:rsidR="009D297B" w:rsidRDefault="00B77333">
      <w:del w:id="89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Calibri bold italic creates an elegant emphasis for key text.</w:delText>
        </w:r>
      </w:del>
    </w:p>
    <w:sectPr w:rsidR="009D297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97B"/>
    <w:rsid w:val="000D2712"/>
    <w:rsid w:val="001E5A2D"/>
    <w:rsid w:val="004A2B09"/>
    <w:rsid w:val="005F3839"/>
    <w:rsid w:val="006130C0"/>
    <w:rsid w:val="009D297B"/>
    <w:rsid w:val="00B269EE"/>
    <w:rsid w:val="00C75CF3"/>
    <w:rsid w:val="00D53FE7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FA7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F383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839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383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2026-07-11T01:52:00Z</dcterms:modified>
</cp:coreProperties>
</file>