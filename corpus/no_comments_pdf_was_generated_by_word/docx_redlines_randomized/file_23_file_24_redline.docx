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AF3BF" w14:textId="77777777" w:rsidR="00525BBC" w:rsidRDefault="00525BBC">
      <w:pPr>
        <w:rPr>
          <w:rPrChange w:id="0" w:author="Arthur Souza Rodrigues" w:date="2026-07-10T21:42:00Z" w16du:dateUtc="2026-07-11T01:42:00Z">
            <w:rPr>
              <w:rFonts w:ascii="Arial" w:hAnsi="Arial" w:cs="Arial"/>
              <w:b/>
              <w:bCs/>
              <w:sz w:val="52"/>
              <w:szCs w:val="52"/>
            </w:rPr>
          </w:rPrChange>
        </w:rPr>
      </w:pPr>
      <w:r>
        <w:rPr>
          <w:rPrChange w:id="1" w:author="Arthur Souza Rodrigues" w:date="2026-07-10T21:42:00Z" w16du:dateUtc="2026-07-11T01:42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2" w:author="Arthur Souza Rodrigues" w:date="2026-07-10T21:42:00Z" w16du:dateUtc="2026-07-11T01:42:00Z">
        <w:r>
          <w:t>24</w:t>
        </w:r>
      </w:ins>
      <w:del w:id="3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23</w:delText>
        </w:r>
      </w:del>
      <w:r>
        <w:rPr>
          <w:rPrChange w:id="4" w:author="Arthur Souza Rodrigues" w:date="2026-07-10T21:42:00Z" w16du:dateUtc="2026-07-11T01:42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7A102B2F" w14:textId="3B8C046B" w:rsidR="003845DC" w:rsidRDefault="003742D6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t>Support Tickets</w:t>
        </w:r>
      </w:ins>
    </w:p>
    <w:p w14:paraId="59559C0A" w14:textId="77777777" w:rsidR="003845DC" w:rsidRDefault="003845DC">
      <w:pPr>
        <w:rPr>
          <w:ins w:id="7" w:author="Arthur Souza Rodrigues" w:date="2026-07-10T21:42:00Z" w16du:dateUtc="2026-07-11T01:42:00Z"/>
        </w:rPr>
      </w:pPr>
    </w:p>
    <w:p w14:paraId="4450101D" w14:textId="77777777" w:rsidR="003845DC" w:rsidRDefault="003845DC">
      <w:pPr>
        <w:rPr>
          <w:ins w:id="8" w:author="Arthur Souza Rodrigues" w:date="2026-07-10T21:42:00Z" w16du:dateUtc="2026-07-11T01:4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rPr>
          <w:trHeight w:val="360"/>
          <w:ins w:id="9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3742D6">
            <w:pPr>
              <w:rPr>
                <w:ins w:id="10" w:author="Arthur Souza Rodrigues" w:date="2026-07-10T21:42:00Z" w16du:dateUtc="2026-07-11T01:42:00Z"/>
              </w:rPr>
            </w:pPr>
            <w:ins w:id="11" w:author="Arthur Souza Rodrigues" w:date="2026-07-10T21:42:00Z" w16du:dateUtc="2026-07-11T01:42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3742D6">
            <w:pPr>
              <w:rPr>
                <w:ins w:id="12" w:author="Arthur Souza Rodrigues" w:date="2026-07-10T21:42:00Z" w16du:dateUtc="2026-07-11T01:42:00Z"/>
              </w:rPr>
            </w:pPr>
            <w:ins w:id="13" w:author="Arthur Souza Rodrigues" w:date="2026-07-10T21:42:00Z" w16du:dateUtc="2026-07-11T01:42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3742D6">
            <w:pPr>
              <w:rPr>
                <w:ins w:id="14" w:author="Arthur Souza Rodrigues" w:date="2026-07-10T21:42:00Z" w16du:dateUtc="2026-07-11T01:42:00Z"/>
              </w:rPr>
            </w:pPr>
            <w:ins w:id="15" w:author="Arthur Souza Rodrigues" w:date="2026-07-10T21:42:00Z" w16du:dateUtc="2026-07-11T01:42:00Z">
              <w:r>
                <w:rPr>
                  <w:i/>
                  <w:iCs/>
                </w:rPr>
                <w:t>Priority</w:t>
              </w:r>
            </w:ins>
          </w:p>
        </w:tc>
      </w:tr>
      <w:tr w:rsidR="003845DC" w14:paraId="7A97A4AE" w14:textId="77777777">
        <w:trPr>
          <w:trHeight w:val="360"/>
          <w:ins w:id="16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3742D6">
            <w:pPr>
              <w:rPr>
                <w:ins w:id="17" w:author="Arthur Souza Rodrigues" w:date="2026-07-10T21:42:00Z" w16du:dateUtc="2026-07-11T01:42:00Z"/>
              </w:rPr>
            </w:pPr>
            <w:ins w:id="18" w:author="Arthur Souza Rodrigues" w:date="2026-07-10T21:42:00Z" w16du:dateUtc="2026-07-11T01:42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3742D6">
            <w:pPr>
              <w:rPr>
                <w:ins w:id="19" w:author="Arthur Souza Rodrigues" w:date="2026-07-10T21:42:00Z" w16du:dateUtc="2026-07-11T01:42:00Z"/>
              </w:rPr>
            </w:pPr>
            <w:ins w:id="20" w:author="Arthur Souza Rodrigues" w:date="2026-07-10T21:42:00Z" w16du:dateUtc="2026-07-11T01:42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3742D6">
            <w:pPr>
              <w:rPr>
                <w:ins w:id="21" w:author="Arthur Souza Rodrigues" w:date="2026-07-10T21:42:00Z" w16du:dateUtc="2026-07-11T01:42:00Z"/>
              </w:rPr>
            </w:pPr>
            <w:ins w:id="22" w:author="Arthur Souza Rodrigues" w:date="2026-07-10T21:42:00Z" w16du:dateUtc="2026-07-11T01:42:00Z">
              <w:r>
                <w:t>High</w:t>
              </w:r>
            </w:ins>
          </w:p>
        </w:tc>
      </w:tr>
      <w:tr w:rsidR="003845DC" w14:paraId="0D5CECD0" w14:textId="77777777">
        <w:trPr>
          <w:trHeight w:val="360"/>
          <w:ins w:id="23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3742D6">
            <w:pPr>
              <w:rPr>
                <w:ins w:id="24" w:author="Arthur Souza Rodrigues" w:date="2026-07-10T21:42:00Z" w16du:dateUtc="2026-07-11T01:42:00Z"/>
              </w:rPr>
            </w:pPr>
            <w:ins w:id="25" w:author="Arthur Souza Rodrigues" w:date="2026-07-10T21:42:00Z" w16du:dateUtc="2026-07-11T01:42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3742D6">
            <w:pPr>
              <w:rPr>
                <w:ins w:id="26" w:author="Arthur Souza Rodrigues" w:date="2026-07-10T21:42:00Z" w16du:dateUtc="2026-07-11T01:42:00Z"/>
              </w:rPr>
            </w:pPr>
            <w:ins w:id="27" w:author="Arthur Souza Rodrigues" w:date="2026-07-10T21:42:00Z" w16du:dateUtc="2026-07-11T01:42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3742D6">
            <w:pPr>
              <w:rPr>
                <w:ins w:id="28" w:author="Arthur Souza Rodrigues" w:date="2026-07-10T21:42:00Z" w16du:dateUtc="2026-07-11T01:42:00Z"/>
              </w:rPr>
            </w:pPr>
            <w:ins w:id="29" w:author="Arthur Souza Rodrigues" w:date="2026-07-10T21:42:00Z" w16du:dateUtc="2026-07-11T01:42:00Z">
              <w:r>
                <w:t>Medium</w:t>
              </w:r>
            </w:ins>
          </w:p>
        </w:tc>
      </w:tr>
    </w:tbl>
    <w:p w14:paraId="5A998DA2" w14:textId="51E57A8A" w:rsidR="002855C0" w:rsidRDefault="003742D6">
      <w:pPr>
        <w:rPr>
          <w:del w:id="30" w:author="Arthur Souza Rodrigues" w:date="2026-07-10T21:42:00Z" w16du:dateUtc="2026-07-11T01:42:00Z"/>
        </w:rPr>
      </w:pPr>
      <w:del w:id="31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Title Style Demo</w:delText>
        </w:r>
      </w:del>
    </w:p>
    <w:p w14:paraId="4FDB6288" w14:textId="77777777" w:rsidR="002855C0" w:rsidRDefault="003742D6">
      <w:pPr>
        <w:spacing w:line="240" w:lineRule="auto"/>
        <w:rPr>
          <w:del w:id="32" w:author="Arthur Souza Rodrigues" w:date="2026-07-10T21:42:00Z" w16du:dateUtc="2026-07-11T01:42:00Z"/>
        </w:rPr>
      </w:pPr>
      <w:del w:id="33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Demonstrating Title paragraph style.</w:delText>
        </w:r>
      </w:del>
    </w:p>
    <w:p w14:paraId="2E5FDDB7" w14:textId="77777777" w:rsidR="002855C0" w:rsidRDefault="003742D6">
      <w:pPr>
        <w:pPrChange w:id="34" w:author="Arthur Souza Rodrigues" w:date="2026-07-10T21:42:00Z" w16du:dateUtc="2026-07-11T01:42:00Z">
          <w:pPr>
            <w:spacing w:line="240" w:lineRule="auto"/>
          </w:pPr>
        </w:pPrChange>
      </w:pPr>
      <w:del w:id="35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Document Title</w:delText>
        </w:r>
      </w:del>
    </w:p>
    <w:sectPr w:rsidR="002855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5C0"/>
    <w:rsid w:val="002855C0"/>
    <w:rsid w:val="003845DC"/>
    <w:rsid w:val="003D2563"/>
    <w:rsid w:val="00525BBC"/>
    <w:rsid w:val="005E39DF"/>
    <w:rsid w:val="008107F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CD0D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2026-07-11T01:42:00Z</dcterms:modified>
</cp:coreProperties>
</file>