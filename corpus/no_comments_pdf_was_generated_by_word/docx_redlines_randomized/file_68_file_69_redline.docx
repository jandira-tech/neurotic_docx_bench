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4C710" w14:textId="77777777" w:rsidR="00637B36" w:rsidRDefault="00637B36">
      <w:pPr>
        <w:spacing w:after="20"/>
        <w:rPr>
          <w:b/>
          <w:color w:val="0F172A"/>
          <w:sz w:val="64"/>
          <w:rPrChange w:id="15" w:author="Arthur Souza Rodrigues" w:date="2026-07-10T21:45:00Z" w16du:dateUtc="2026-07-11T01:45:00Z">
            <w:rPr>
              <w:u w:val="single"/>
            </w:rPr>
          </w:rPrChange>
        </w:rPr>
        <w:pPrChange w:id="16" w:author="Arthur Souza Rodrigues" w:date="2026-07-10T21:45:00Z" w16du:dateUtc="2026-07-11T01:45:00Z"/>
      </w:pPr>
      <w:r>
        <w:rPr>
          <w:b/>
          <w:color w:val="0F172A"/>
          <w:sz w:val="64"/>
          <w:rPrChange w:id="17" w:author="Arthur Souza Rodrigues" w:date="2026-07-10T21:45:00Z" w16du:dateUtc="2026-07-11T01:45:00Z">
            <w:rPr>
              <w:u w:val="single"/>
            </w:rPr>
          </w:rPrChange>
        </w:rPr>
        <w:t>file_</w:t>
      </w:r>
      <w:ins w:id="18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t>69</w:t>
        </w:r>
      </w:ins>
      <w:del w:id="19" w:author="Arthur Souza Rodrigues" w:date="2026-07-10T21:45:00Z" w16du:dateUtc="2026-07-11T01:45:00Z">
        <w:r>
          <w:rPr>
            <w:u w:val="single"/>
          </w:rPr>
          <w:delText>68</w:delText>
        </w:r>
      </w:del>
      <w:r>
        <w:rPr>
          <w:b/>
          <w:color w:val="0F172A"/>
          <w:sz w:val="64"/>
          <w:rPrChange w:id="20" w:author="Arthur Souza Rodrigues" w:date="2026-07-10T21:45:00Z" w16du:dateUtc="2026-07-11T01:45:00Z">
            <w:rPr>
              <w:u w:val="single"/>
            </w:rPr>
          </w:rPrChange>
        </w:rPr>
        <w:t>.docx</w:t>
      </w:r>
    </w:p>
    <w:p w14:paraId="2313C800" w14:textId="4521D23A" w:rsidR="00BD6514" w:rsidRDefault="00DF5772">
      <w:pPr>
        <w:spacing w:after="20"/>
        <w:rPr>
          <w:ins w:id="21" w:author="Arthur Souza Rodrigues" w:date="2026-07-10T21:45:00Z" w16du:dateUtc="2026-07-11T01:45:00Z"/>
        </w:rPr>
      </w:pPr>
      <w:ins w:id="22" w:author="Arthur Souza Rodrigues" w:date="2026-07-10T21:45:00Z" w16du:dateUtc="2026-07-11T01:45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0B47E53" w14:textId="77777777" w:rsidR="00BD6514" w:rsidRDefault="00DF5772">
      <w:pPr>
        <w:spacing w:after="60"/>
        <w:rPr>
          <w:ins w:id="23" w:author="Arthur Souza Rodrigues" w:date="2026-07-10T21:45:00Z" w16du:dateUtc="2026-07-11T01:45:00Z"/>
        </w:rPr>
      </w:pPr>
      <w:ins w:id="24" w:author="Arthur Souza Rodrigues" w:date="2026-07-10T21:45:00Z" w16du:dateUtc="2026-07-11T01:45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BD6514" w:rsidRDefault="00BD6514">
      <w:pPr>
        <w:spacing w:after="60"/>
        <w:rPr>
          <w:ins w:id="25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ins w:id="26" w:author="Arthur Souza Rodrigues" w:date="2026-07-10T21:45:00Z" w16du:dateUtc="2026-07-11T01:45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pPr>
              <w:rPr>
                <w:ins w:id="27" w:author="Arthur Souza Rodrigues" w:date="2026-07-10T21:45:00Z" w16du:dateUtc="2026-07-11T01:45:00Z"/>
              </w:rPr>
            </w:pPr>
            <w:ins w:id="28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pPr>
              <w:rPr>
                <w:ins w:id="29" w:author="Arthur Souza Rodrigues" w:date="2026-07-10T21:45:00Z" w16du:dateUtc="2026-07-11T01:45:00Z"/>
              </w:rPr>
            </w:pPr>
            <w:ins w:id="30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  <w:rPr>
          <w:ins w:id="31" w:author="Arthur Souza Rodrigues" w:date="2026-07-10T21:45:00Z" w16du:dateUtc="2026-07-11T01:45:00Z"/>
        </w:rPr>
      </w:pPr>
      <w:ins w:id="32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4C6C3DED" w:rsidR="00BD6514" w:rsidRDefault="00DF5772">
      <w:pPr>
        <w:spacing w:before="60" w:after="60"/>
        <w:rPr>
          <w:ins w:id="33" w:author="Arthur Souza Rodrigues" w:date="2026-07-10T21:45:00Z" w16du:dateUtc="2026-07-11T01:45:00Z"/>
        </w:rPr>
      </w:pPr>
      <w:ins w:id="34" w:author="Arthur Souza Rodrigues" w:date="2026-07-10T21:45:00Z" w16du:dateUtc="2026-07-11T01:45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BD6514" w:rsidRDefault="00BD6514">
      <w:pPr>
        <w:spacing w:before="60"/>
        <w:rPr>
          <w:ins w:id="35" w:author="Arthur Souza Rodrigues" w:date="2026-07-10T21:45:00Z" w16du:dateUtc="2026-07-11T01:45:00Z"/>
        </w:rPr>
      </w:pPr>
    </w:p>
    <w:p w14:paraId="28B83400" w14:textId="6F908356" w:rsidR="00BD6514" w:rsidRDefault="00DF5772">
      <w:pPr>
        <w:spacing w:before="60" w:after="60"/>
        <w:rPr>
          <w:ins w:id="36" w:author="Arthur Souza Rodrigues" w:date="2026-07-10T21:45:00Z" w16du:dateUtc="2026-07-11T01:45:00Z"/>
        </w:rPr>
      </w:pPr>
      <w:ins w:id="37" w:author="Arthur Souza Rodrigues" w:date="2026-07-10T21:45:00Z" w16du:dateUtc="2026-07-11T01:45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5AD58312" w14:textId="77777777" w:rsidR="00BD6514" w:rsidRDefault="00BD6514">
      <w:pPr>
        <w:spacing w:before="80"/>
        <w:rPr>
          <w:ins w:id="38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ins w:id="39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pPr>
              <w:rPr>
                <w:ins w:id="40" w:author="Arthur Souza Rodrigues" w:date="2026-07-10T21:45:00Z" w16du:dateUtc="2026-07-11T01:45:00Z"/>
              </w:rPr>
            </w:pPr>
            <w:ins w:id="41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659AC4B1" w14:textId="77777777" w:rsidR="00BD6514" w:rsidRDefault="00DF5772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6ED1FCA3" w14:textId="6D263800" w:rsidR="00BD6514" w:rsidRDefault="00BD6514">
            <w:pPr>
              <w:rPr>
                <w:ins w:id="44" w:author="Arthur Souza Rodrigues" w:date="2026-07-10T21:45:00Z" w16du:dateUtc="2026-07-11T01:45:00Z"/>
              </w:rPr>
            </w:pPr>
          </w:p>
          <w:p w14:paraId="567EA400" w14:textId="30A68100" w:rsidR="00BD6514" w:rsidRDefault="00DF5772">
            <w:pPr>
              <w:rPr>
                <w:ins w:id="45" w:author="Arthur Souza Rodrigues" w:date="2026-07-10T21:45:00Z" w16du:dateUtc="2026-07-11T01:45:00Z"/>
              </w:rPr>
            </w:pPr>
            <w:ins w:id="4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52F851D" w14:textId="1F183200" w:rsidR="00BD6514" w:rsidRDefault="00DF5772">
            <w:pPr>
              <w:rPr>
                <w:ins w:id="47" w:author="Arthur Souza Rodrigues" w:date="2026-07-10T21:45:00Z" w16du:dateUtc="2026-07-11T01:45:00Z"/>
              </w:rPr>
            </w:pPr>
            <w:ins w:id="4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BD6514" w:rsidRDefault="00DF5772">
            <w:pPr>
              <w:rPr>
                <w:ins w:id="49" w:author="Arthur Souza Rodrigues" w:date="2026-07-10T21:45:00Z" w16du:dateUtc="2026-07-11T01:45:00Z"/>
              </w:rPr>
            </w:pPr>
            <w:ins w:id="5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BD6514" w:rsidRDefault="00DF5772">
            <w:pPr>
              <w:rPr>
                <w:ins w:id="51" w:author="Arthur Souza Rodrigues" w:date="2026-07-10T21:45:00Z" w16du:dateUtc="2026-07-11T01:45:00Z"/>
              </w:rPr>
            </w:pPr>
            <w:ins w:id="5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EEA108A" w14:textId="4854BC00" w:rsidR="00BD6514" w:rsidRDefault="00DF5772">
            <w:pPr>
              <w:rPr>
                <w:ins w:id="53" w:author="Arthur Souza Rodrigues" w:date="2026-07-10T21:45:00Z" w16du:dateUtc="2026-07-11T01:45:00Z"/>
              </w:rPr>
            </w:pPr>
            <w:ins w:id="54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BD6514" w:rsidRDefault="00DF5772">
            <w:pPr>
              <w:rPr>
                <w:ins w:id="55" w:author="Arthur Souza Rodrigues" w:date="2026-07-10T21:45:00Z" w16du:dateUtc="2026-07-11T01:45:00Z"/>
              </w:rPr>
            </w:pPr>
            <w:ins w:id="5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529DB9F3" w14:textId="77777777" w:rsidR="00BD6514" w:rsidRDefault="00DF5772">
            <w:pPr>
              <w:rPr>
                <w:ins w:id="57" w:author="Arthur Souza Rodrigues" w:date="2026-07-10T21:45:00Z" w16du:dateUtc="2026-07-11T01:45:00Z"/>
              </w:rPr>
            </w:pPr>
            <w:ins w:id="5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156A50D3" w14:textId="77777777" w:rsidR="00BD6514" w:rsidRDefault="00DF5772">
            <w:pPr>
              <w:rPr>
                <w:ins w:id="59" w:author="Arthur Souza Rodrigues" w:date="2026-07-10T21:45:00Z" w16du:dateUtc="2026-07-11T01:45:00Z"/>
              </w:rPr>
            </w:pPr>
            <w:ins w:id="6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BD6514" w:rsidRDefault="00BD6514">
      <w:pPr>
        <w:spacing w:before="160"/>
        <w:rPr>
          <w:ins w:id="61" w:author="Arthur Souza Rodrigues" w:date="2026-07-10T21:45:00Z" w16du:dateUtc="2026-07-11T01:45:00Z"/>
        </w:rPr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  <w:rPr>
          <w:ins w:id="62" w:author="Arthur Souza Rodrigues" w:date="2026-07-10T21:45:00Z" w16du:dateUtc="2026-07-11T01:45:00Z"/>
        </w:rPr>
      </w:pPr>
      <w:ins w:id="63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lastRenderedPageBreak/>
        </w:r>
        <w:r>
          <w:rPr>
            <w:b/>
            <w:bCs/>
            <w:color w:val="0F172A"/>
            <w:sz w:val="32"/>
            <w:szCs w:val="32"/>
          </w:rPr>
          <w:t>2. Collaboration — Tracked</w:t>
        </w:r>
      </w:ins>
      <w:del w:id="64" w:author="Arthur Souza Rodrigues" w:date="2026-07-10T21:45:00Z" w16du:dateUtc="2026-07-11T01:45:00Z">
        <w:r>
          <w:rPr>
            <w:u w:val="single"/>
          </w:rPr>
          <w:delText>Track</w:delText>
        </w:r>
      </w:del>
      <w:r>
        <w:rPr>
          <w:b/>
          <w:color w:val="0F172A"/>
          <w:sz w:val="32"/>
          <w:rPrChange w:id="65" w:author="Arthur Souza Rodrigues" w:date="2026-07-10T21:45:00Z" w16du:dateUtc="2026-07-11T01:45:00Z">
            <w:rPr>
              <w:u w:val="single"/>
            </w:rPr>
          </w:rPrChange>
        </w:rPr>
        <w:t xml:space="preserve"> Changes </w:t>
      </w:r>
      <w:ins w:id="6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&amp; Comments         </w:t>
        </w:r>
      </w:ins>
    </w:p>
    <w:p w14:paraId="2409DE00" w14:textId="1129CE00" w:rsidR="00BD6514" w:rsidRDefault="00DF5772">
      <w:pPr>
        <w:spacing w:before="60" w:after="60"/>
        <w:rPr>
          <w:ins w:id="67" w:author="Arthur Souza Rodrigues" w:date="2026-07-10T21:45:00Z" w16du:dateUtc="2026-07-11T01:45:00Z"/>
        </w:rPr>
      </w:pPr>
      <w:ins w:id="68" w:author="Arthur Souza Rodrigues" w:date="2026-07-10T21:45:00Z" w16du:dateUtc="2026-07-11T01:45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BD6514" w:rsidRDefault="00BD6514">
      <w:pPr>
        <w:spacing w:before="80"/>
        <w:rPr>
          <w:ins w:id="69" w:author="Arthur Souza Rodrigues" w:date="2026-07-10T21:45:00Z" w16du:dateUtc="2026-07-11T01:45:00Z"/>
        </w:rPr>
      </w:pPr>
    </w:p>
    <w:p w14:paraId="673CC941" w14:textId="15C85C00" w:rsidR="00BD6514" w:rsidRDefault="00DF5772">
      <w:pPr>
        <w:spacing w:before="180" w:after="40"/>
        <w:rPr>
          <w:ins w:id="70" w:author="Arthur Souza Rodrigues" w:date="2026-07-10T21:45:00Z" w16du:dateUtc="2026-07-11T01:45:00Z"/>
        </w:rPr>
      </w:pPr>
      <w:ins w:id="71" w:author="Arthur Souza Rodrigues" w:date="2026-07-10T21:45:00Z" w16du:dateUtc="2026-07-11T01:45:00Z">
        <w:r>
          <w:rPr>
            <w:b/>
            <w:bCs/>
            <w:color w:val="0F172A"/>
          </w:rPr>
          <w:t xml:space="preserve">Suggestion mode         </w:t>
        </w:r>
      </w:ins>
    </w:p>
    <w:p w14:paraId="50ED1FAE" w14:textId="03F1DF6B" w:rsidR="00AC3C3F" w:rsidRDefault="00DF5772">
      <w:pPr>
        <w:spacing w:before="60" w:after="60"/>
        <w:pPrChange w:id="72" w:author="Arthur Souza Rodrigues" w:date="2026-07-10T21:45:00Z" w16du:dateUtc="2026-07-11T01:45:00Z"/>
      </w:pPr>
      <w:ins w:id="73" w:author="Arthur Souza Rodrigues" w:date="2026-07-10T21:45:00Z" w16du:dateUtc="2026-07-11T01:45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</w:ins>
      <w:r>
        <w:rPr>
          <w:rFonts w:ascii="Courier New" w:hAnsi="Courier New"/>
          <w:color w:val="0F172A"/>
          <w:sz w:val="19"/>
          <w:rPrChange w:id="74" w:author="Arthur Souza Rodrigues" w:date="2026-07-10T21:45:00Z" w16du:dateUtc="2026-07-11T01:45:00Z">
            <w:rPr>
              <w:u w:val="single"/>
            </w:rPr>
          </w:rPrChange>
        </w:rPr>
        <w:t xml:space="preserve">Suggesting </w:t>
      </w:r>
      <w:ins w:id="75" w:author="Arthur Souza Rodrigues" w:date="2026-07-10T21:45:00Z" w16du:dateUtc="2026-07-11T01:45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  <w:del w:id="76" w:author="Arthur Souza Rodrigues" w:date="2026-07-10T21:45:00Z" w16du:dateUtc="2026-07-11T01:45:00Z">
        <w:r>
          <w:rPr>
            <w:u w:val="single"/>
          </w:rPr>
          <w:delText>Center Underline Demo</w:delText>
        </w:r>
      </w:del>
    </w:p>
    <w:p w14:paraId="1DBD35E0" w14:textId="78C5FE00" w:rsidR="00BD6514" w:rsidRDefault="00BD6514">
      <w:pPr>
        <w:spacing w:before="60"/>
        <w:rPr>
          <w:ins w:id="77" w:author="Arthur Souza Rodrigues" w:date="2026-07-10T21:45:00Z" w16du:dateUtc="2026-07-11T01:45:00Z"/>
        </w:rPr>
      </w:pPr>
    </w:p>
    <w:p w14:paraId="2228E200" w14:textId="40AC8A00" w:rsidR="00BD6514" w:rsidRDefault="00DF5772">
      <w:pPr>
        <w:spacing w:before="60" w:after="60"/>
        <w:rPr>
          <w:ins w:id="78" w:author="Arthur Souza Rodrigues" w:date="2026-07-10T21:45:00Z" w16du:dateUtc="2026-07-11T01:45:00Z"/>
        </w:rPr>
      </w:pPr>
      <w:ins w:id="79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BD6514" w:rsidRDefault="00BD6514">
      <w:pPr>
        <w:spacing w:before="80"/>
        <w:rPr>
          <w:ins w:id="80" w:author="Arthur Souza Rodrigues" w:date="2026-07-10T21:45:00Z" w16du:dateUtc="2026-07-11T01:45:00Z"/>
        </w:rPr>
      </w:pPr>
    </w:p>
    <w:p w14:paraId="02E987F1" w14:textId="77777777" w:rsidR="00BD6514" w:rsidRDefault="00DF5772">
      <w:pPr>
        <w:spacing w:before="180" w:after="40"/>
        <w:rPr>
          <w:ins w:id="81" w:author="Arthur Souza Rodrigues" w:date="2026-07-10T21:45:00Z" w16du:dateUtc="2026-07-11T01:45:00Z"/>
        </w:rPr>
      </w:pPr>
      <w:ins w:id="82" w:author="Arthur Souza Rodrigues" w:date="2026-07-10T21:45:00Z" w16du:dateUtc="2026-07-11T01:45:00Z">
        <w:r>
          <w:rPr>
            <w:b/>
            <w:bCs/>
            <w:color w:val="0F172A"/>
          </w:rPr>
          <w:t xml:space="preserve">Comments         </w:t>
        </w:r>
      </w:ins>
    </w:p>
    <w:p w14:paraId="35357F55" w14:textId="2F40A200" w:rsidR="00BD6514" w:rsidRDefault="00DF5772">
      <w:pPr>
        <w:spacing w:before="60" w:after="60"/>
        <w:rPr>
          <w:ins w:id="83" w:author="Arthur Souza Rodrigues" w:date="2026-07-10T21:45:00Z" w16du:dateUtc="2026-07-11T01:45:00Z"/>
        </w:rPr>
      </w:pPr>
      <w:ins w:id="84" w:author="Arthur Souza Rodrigues" w:date="2026-07-10T21:45:00Z" w16du:dateUtc="2026-07-11T01:45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BD6514" w:rsidRDefault="00BD6514">
      <w:pPr>
        <w:spacing w:before="60"/>
        <w:rPr>
          <w:ins w:id="86" w:author="Arthur Souza Rodrigues" w:date="2026-07-10T21:45:00Z" w16du:dateUtc="2026-07-11T01:45:00Z"/>
        </w:rPr>
      </w:pPr>
    </w:p>
    <w:p w14:paraId="78E6D99E" w14:textId="255A2400" w:rsidR="00BD6514" w:rsidRDefault="00DF5772">
      <w:pPr>
        <w:spacing w:before="60" w:after="60"/>
        <w:rPr>
          <w:ins w:id="87" w:author="Arthur Souza Rodrigues" w:date="2026-07-10T21:45:00Z" w16du:dateUtc="2026-07-11T01:45:00Z"/>
        </w:rPr>
      </w:pPr>
      <w:ins w:id="88" w:author="Arthur Souza Rodrigues" w:date="2026-07-10T21:45:00Z" w16du:dateUtc="2026-07-11T01:45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BD6514" w:rsidRDefault="00BD6514">
      <w:pPr>
        <w:spacing w:before="80"/>
        <w:rPr>
          <w:ins w:id="89" w:author="Arthur Souza Rodrigues" w:date="2026-07-10T21:45:00Z" w16du:dateUtc="2026-07-11T01:45:00Z"/>
        </w:rPr>
      </w:pPr>
    </w:p>
    <w:p w14:paraId="07D0CE00" w14:textId="0F7CE400" w:rsidR="00BD6514" w:rsidRDefault="00DF5772">
      <w:pPr>
        <w:spacing w:before="180" w:after="40"/>
        <w:rPr>
          <w:ins w:id="90" w:author="Arthur Souza Rodrigues" w:date="2026-07-10T21:45:00Z" w16du:dateUtc="2026-07-11T01:45:00Z"/>
        </w:rPr>
      </w:pPr>
      <w:ins w:id="91" w:author="Arthur Souza Rodrigues" w:date="2026-07-10T21:45:00Z" w16du:dateUtc="2026-07-11T01:45:00Z">
        <w:r>
          <w:rPr>
            <w:b/>
            <w:bCs/>
            <w:color w:val="0F172A"/>
          </w:rPr>
          <w:t xml:space="preserve">Agent-friendly         </w:t>
        </w:r>
      </w:ins>
    </w:p>
    <w:p w14:paraId="67656C55" w14:textId="77777777" w:rsidR="00BD6514" w:rsidRDefault="00DF5772">
      <w:pPr>
        <w:spacing w:before="60" w:after="60"/>
        <w:rPr>
          <w:ins w:id="92" w:author="Arthur Souza Rodrigues" w:date="2026-07-10T21:45:00Z" w16du:dateUtc="2026-07-11T01:45:00Z"/>
        </w:rPr>
      </w:pPr>
      <w:ins w:id="93" w:author="Arthur Souza Rodrigues" w:date="2026-07-10T21:45:00Z" w16du:dateUtc="2026-07-11T01:45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685865EF" w14:textId="7A256D00" w:rsidR="00BD6514" w:rsidRDefault="00BD6514">
      <w:pPr>
        <w:spacing w:before="160"/>
        <w:rPr>
          <w:ins w:id="94" w:author="Arthur Souza Rodrigues" w:date="2026-07-10T21:45:00Z" w16du:dateUtc="2026-07-11T01:45:00Z"/>
        </w:rPr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  <w:rPr>
          <w:ins w:id="95" w:author="Arthur Souza Rodrigues" w:date="2026-07-10T21:45:00Z" w16du:dateUtc="2026-07-11T01:45:00Z"/>
        </w:rPr>
      </w:pPr>
      <w:ins w:id="96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BD6514" w:rsidRDefault="00DF5772">
      <w:pPr>
        <w:spacing w:before="60" w:after="60"/>
        <w:rPr>
          <w:ins w:id="97" w:author="Arthur Souza Rodrigues" w:date="2026-07-10T21:45:00Z" w16du:dateUtc="2026-07-11T01:45:00Z"/>
        </w:rPr>
      </w:pPr>
      <w:ins w:id="98" w:author="Arthur Souza Rodrigues" w:date="2026-07-10T21:45:00Z" w16du:dateUtc="2026-07-11T01:45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BD6514" w:rsidRDefault="00BD6514">
      <w:pPr>
        <w:spacing w:before="60"/>
        <w:rPr>
          <w:ins w:id="99" w:author="Arthur Souza Rodrigues" w:date="2026-07-10T21:45:00Z" w16du:dateUtc="2026-07-11T01:4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ins w:id="100" w:author="Arthur Souza Rodrigues" w:date="2026-07-10T21:45:00Z" w16du:dateUtc="2026-07-11T01:45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pPr>
              <w:rPr>
                <w:ins w:id="101" w:author="Arthur Souza Rodrigues" w:date="2026-07-10T21:45:00Z" w16du:dateUtc="2026-07-11T01:45:00Z"/>
              </w:rPr>
            </w:pPr>
            <w:ins w:id="102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pPr>
              <w:rPr>
                <w:ins w:id="103" w:author="Arthur Souza Rodrigues" w:date="2026-07-10T21:45:00Z" w16du:dateUtc="2026-07-11T01:45:00Z"/>
              </w:rPr>
            </w:pPr>
            <w:ins w:id="104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pPr>
              <w:rPr>
                <w:ins w:id="105" w:author="Arthur Souza Rodrigues" w:date="2026-07-10T21:45:00Z" w16du:dateUtc="2026-07-11T01:45:00Z"/>
              </w:rPr>
            </w:pPr>
            <w:ins w:id="106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pPr>
              <w:rPr>
                <w:ins w:id="107" w:author="Arthur Souza Rodrigues" w:date="2026-07-10T21:45:00Z" w16du:dateUtc="2026-07-11T01:45:00Z"/>
              </w:rPr>
            </w:pPr>
            <w:ins w:id="108" w:author="Arthur Souza Rodrigues" w:date="2026-07-10T21:45:00Z" w16du:dateUtc="2026-07-11T01:45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115D6" w14:paraId="38C367F7" w14:textId="77777777">
        <w:trPr>
          <w:ins w:id="109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pPr>
              <w:rPr>
                <w:ins w:id="110" w:author="Arthur Souza Rodrigues" w:date="2026-07-10T21:45:00Z" w16du:dateUtc="2026-07-11T01:45:00Z"/>
              </w:rPr>
            </w:pPr>
            <w:ins w:id="111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pPr>
              <w:rPr>
                <w:ins w:id="112" w:author="Arthur Souza Rodrigues" w:date="2026-07-10T21:45:00Z" w16du:dateUtc="2026-07-11T01:45:00Z"/>
              </w:rPr>
            </w:pPr>
            <w:ins w:id="113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pPr>
              <w:rPr>
                <w:ins w:id="114" w:author="Arthur Souza Rodrigues" w:date="2026-07-10T21:45:00Z" w16du:dateUtc="2026-07-11T01:45:00Z"/>
              </w:rPr>
            </w:pPr>
            <w:ins w:id="115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pPr>
              <w:rPr>
                <w:ins w:id="116" w:author="Arthur Souza Rodrigues" w:date="2026-07-10T21:45:00Z" w16du:dateUtc="2026-07-11T01:45:00Z"/>
              </w:rPr>
            </w:pPr>
            <w:ins w:id="117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115D6" w14:paraId="0D8B1CFC" w14:textId="77777777">
        <w:trPr>
          <w:ins w:id="118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pPr>
              <w:rPr>
                <w:ins w:id="119" w:author="Arthur Souza Rodrigues" w:date="2026-07-10T21:45:00Z" w16du:dateUtc="2026-07-11T01:45:00Z"/>
              </w:rPr>
            </w:pPr>
            <w:ins w:id="120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pPr>
              <w:rPr>
                <w:ins w:id="121" w:author="Arthur Souza Rodrigues" w:date="2026-07-10T21:45:00Z" w16du:dateUtc="2026-07-11T01:45:00Z"/>
              </w:rPr>
            </w:pPr>
            <w:ins w:id="122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pPr>
              <w:rPr>
                <w:ins w:id="123" w:author="Arthur Souza Rodrigues" w:date="2026-07-10T21:45:00Z" w16du:dateUtc="2026-07-11T01:45:00Z"/>
              </w:rPr>
            </w:pPr>
            <w:ins w:id="124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pPr>
              <w:rPr>
                <w:ins w:id="125" w:author="Arthur Souza Rodrigues" w:date="2026-07-10T21:45:00Z" w16du:dateUtc="2026-07-11T01:45:00Z"/>
              </w:rPr>
            </w:pPr>
            <w:ins w:id="126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115D6" w14:paraId="368FB0B8" w14:textId="77777777">
        <w:trPr>
          <w:ins w:id="127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pPr>
              <w:rPr>
                <w:ins w:id="128" w:author="Arthur Souza Rodrigues" w:date="2026-07-10T21:45:00Z" w16du:dateUtc="2026-07-11T01:45:00Z"/>
              </w:rPr>
            </w:pPr>
            <w:ins w:id="129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pPr>
              <w:rPr>
                <w:ins w:id="130" w:author="Arthur Souza Rodrigues" w:date="2026-07-10T21:45:00Z" w16du:dateUtc="2026-07-11T01:45:00Z"/>
              </w:rPr>
            </w:pPr>
            <w:ins w:id="131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pPr>
              <w:rPr>
                <w:ins w:id="132" w:author="Arthur Souza Rodrigues" w:date="2026-07-10T21:45:00Z" w16du:dateUtc="2026-07-11T01:45:00Z"/>
              </w:rPr>
            </w:pPr>
            <w:ins w:id="133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pPr>
              <w:rPr>
                <w:ins w:id="134" w:author="Arthur Souza Rodrigues" w:date="2026-07-10T21:45:00Z" w16du:dateUtc="2026-07-11T01:45:00Z"/>
              </w:rPr>
            </w:pPr>
            <w:ins w:id="135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115D6" w14:paraId="346319F7" w14:textId="77777777">
        <w:trPr>
          <w:ins w:id="136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pPr>
              <w:rPr>
                <w:ins w:id="137" w:author="Arthur Souza Rodrigues" w:date="2026-07-10T21:45:00Z" w16du:dateUtc="2026-07-11T01:45:00Z"/>
              </w:rPr>
            </w:pPr>
            <w:ins w:id="138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pPr>
              <w:rPr>
                <w:ins w:id="139" w:author="Arthur Souza Rodrigues" w:date="2026-07-10T21:45:00Z" w16du:dateUtc="2026-07-11T01:45:00Z"/>
              </w:rPr>
            </w:pPr>
            <w:ins w:id="140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pPr>
              <w:rPr>
                <w:ins w:id="141" w:author="Arthur Souza Rodrigues" w:date="2026-07-10T21:45:00Z" w16du:dateUtc="2026-07-11T01:45:00Z"/>
              </w:rPr>
            </w:pPr>
            <w:ins w:id="142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pPr>
              <w:rPr>
                <w:ins w:id="143" w:author="Arthur Souza Rodrigues" w:date="2026-07-10T21:45:00Z" w16du:dateUtc="2026-07-11T01:45:00Z"/>
              </w:rPr>
            </w:pPr>
            <w:ins w:id="144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115D6" w14:paraId="50F92EC2" w14:textId="77777777">
        <w:trPr>
          <w:ins w:id="145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pPr>
              <w:rPr>
                <w:ins w:id="146" w:author="Arthur Souza Rodrigues" w:date="2026-07-10T21:45:00Z" w16du:dateUtc="2026-07-11T01:45:00Z"/>
              </w:rPr>
            </w:pPr>
            <w:ins w:id="147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pPr>
              <w:rPr>
                <w:ins w:id="148" w:author="Arthur Souza Rodrigues" w:date="2026-07-10T21:45:00Z" w16du:dateUtc="2026-07-11T01:45:00Z"/>
              </w:rPr>
            </w:pPr>
            <w:ins w:id="149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pPr>
              <w:rPr>
                <w:ins w:id="150" w:author="Arthur Souza Rodrigues" w:date="2026-07-10T21:45:00Z" w16du:dateUtc="2026-07-11T01:45:00Z"/>
              </w:rPr>
            </w:pPr>
            <w:ins w:id="151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pPr>
              <w:rPr>
                <w:ins w:id="152" w:author="Arthur Souza Rodrigues" w:date="2026-07-10T21:45:00Z" w16du:dateUtc="2026-07-11T01:45:00Z"/>
              </w:rPr>
            </w:pPr>
            <w:ins w:id="153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115D6" w14:paraId="122FC9FC" w14:textId="77777777">
        <w:trPr>
          <w:ins w:id="154" w:author="Arthur Souza Rodrigues" w:date="2026-07-10T21:45:00Z" w16du:dateUtc="2026-07-11T01:45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pPr>
              <w:rPr>
                <w:ins w:id="155" w:author="Arthur Souza Rodrigues" w:date="2026-07-10T21:45:00Z" w16du:dateUtc="2026-07-11T01:45:00Z"/>
              </w:rPr>
            </w:pPr>
            <w:ins w:id="156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pPr>
              <w:rPr>
                <w:ins w:id="157" w:author="Arthur Souza Rodrigues" w:date="2026-07-10T21:45:00Z" w16du:dateUtc="2026-07-11T01:45:00Z"/>
              </w:rPr>
            </w:pPr>
            <w:ins w:id="158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pPr>
              <w:rPr>
                <w:ins w:id="159" w:author="Arthur Souza Rodrigues" w:date="2026-07-10T21:45:00Z" w16du:dateUtc="2026-07-11T01:45:00Z"/>
              </w:rPr>
            </w:pPr>
            <w:ins w:id="160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pPr>
              <w:rPr>
                <w:ins w:id="161" w:author="Arthur Souza Rodrigues" w:date="2026-07-10T21:45:00Z" w16du:dateUtc="2026-07-11T01:45:00Z"/>
              </w:rPr>
            </w:pPr>
            <w:ins w:id="162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115D6" w14:paraId="00DFB062" w14:textId="77777777">
        <w:trPr>
          <w:ins w:id="163" w:author="Arthur Souza Rodrigues" w:date="2026-07-10T21:45:00Z" w16du:dateUtc="2026-07-11T01:45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pPr>
              <w:rPr>
                <w:ins w:id="164" w:author="Arthur Souza Rodrigues" w:date="2026-07-10T21:45:00Z" w16du:dateUtc="2026-07-11T01:45:00Z"/>
              </w:rPr>
            </w:pPr>
            <w:ins w:id="165" w:author="Arthur Souza Rodrigues" w:date="2026-07-10T21:45:00Z" w16du:dateUtc="2026-07-11T01:4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pPr>
              <w:rPr>
                <w:ins w:id="166" w:author="Arthur Souza Rodrigues" w:date="2026-07-10T21:45:00Z" w16du:dateUtc="2026-07-11T01:45:00Z"/>
              </w:rPr>
            </w:pPr>
            <w:ins w:id="167" w:author="Arthur Souza Rodrigues" w:date="2026-07-10T21:45:00Z" w16du:dateUtc="2026-07-11T01:4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pPr>
              <w:rPr>
                <w:ins w:id="168" w:author="Arthur Souza Rodrigues" w:date="2026-07-10T21:45:00Z" w16du:dateUtc="2026-07-11T01:45:00Z"/>
              </w:rPr>
            </w:pPr>
            <w:ins w:id="169" w:author="Arthur Souza Rodrigues" w:date="2026-07-10T21:45:00Z" w16du:dateUtc="2026-07-11T01:4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pPr>
              <w:rPr>
                <w:ins w:id="170" w:author="Arthur Souza Rodrigues" w:date="2026-07-10T21:45:00Z" w16du:dateUtc="2026-07-11T01:45:00Z"/>
              </w:rPr>
            </w:pPr>
            <w:ins w:id="171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BD6514" w:rsidRDefault="00BD6514">
      <w:pPr>
        <w:spacing w:before="80"/>
        <w:rPr>
          <w:ins w:id="172" w:author="Arthur Souza Rodrigues" w:date="2026-07-10T21:45:00Z" w16du:dateUtc="2026-07-11T01:45:00Z"/>
        </w:rPr>
      </w:pPr>
    </w:p>
    <w:p w14:paraId="18DA3080" w14:textId="77777777" w:rsidR="00BD6514" w:rsidRDefault="00DF5772">
      <w:pPr>
        <w:rPr>
          <w:ins w:id="173" w:author="Arthur Souza Rodrigues" w:date="2026-07-10T21:45:00Z" w16du:dateUtc="2026-07-11T01:45:00Z"/>
        </w:rPr>
      </w:pPr>
      <w:ins w:id="174" w:author="Arthur Souza Rodrigues" w:date="2026-07-10T21:45:00Z" w16du:dateUtc="2026-07-11T01:45:00Z">
        <w:r>
          <w:br w:type="page"/>
        </w:r>
      </w:ins>
    </w:p>
    <w:p w14:paraId="763C62D1" w14:textId="7D8B6000" w:rsidR="00BD6514" w:rsidRDefault="00DF5772">
      <w:pPr>
        <w:spacing w:before="180" w:after="40"/>
        <w:rPr>
          <w:ins w:id="175" w:author="Arthur Souza Rodrigues" w:date="2026-07-10T21:45:00Z" w16du:dateUtc="2026-07-11T01:45:00Z"/>
        </w:rPr>
      </w:pPr>
      <w:ins w:id="176" w:author="Arthur Souza Rodrigues" w:date="2026-07-10T21:45:00Z" w16du:dateUtc="2026-07-11T01:45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ins w:id="177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pPr>
              <w:rPr>
                <w:ins w:id="178" w:author="Arthur Souza Rodrigues" w:date="2026-07-10T21:45:00Z" w16du:dateUtc="2026-07-11T01:45:00Z"/>
              </w:rPr>
            </w:pPr>
            <w:ins w:id="179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6262511" w14:textId="77777777" w:rsidR="00BD6514" w:rsidRDefault="00BD6514">
            <w:pPr>
              <w:rPr>
                <w:ins w:id="180" w:author="Arthur Souza Rodrigues" w:date="2026-07-10T21:45:00Z" w16du:dateUtc="2026-07-11T01:45:00Z"/>
              </w:rPr>
            </w:pPr>
          </w:p>
          <w:p w14:paraId="5FCB559F" w14:textId="7641B600" w:rsidR="00BD6514" w:rsidRDefault="00DF5772">
            <w:pPr>
              <w:rPr>
                <w:ins w:id="181" w:author="Arthur Souza Rodrigues" w:date="2026-07-10T21:45:00Z" w16du:dateUtc="2026-07-11T01:45:00Z"/>
              </w:rPr>
            </w:pPr>
            <w:ins w:id="18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7659C79F" w14:textId="4C570E00" w:rsidR="00BD6514" w:rsidRDefault="00DF5772">
            <w:pPr>
              <w:rPr>
                <w:ins w:id="183" w:author="Arthur Souza Rodrigues" w:date="2026-07-10T21:45:00Z" w16du:dateUtc="2026-07-11T01:45:00Z"/>
              </w:rPr>
            </w:pPr>
            <w:ins w:id="184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47A3A9C" w14:textId="77777777" w:rsidR="00BD6514" w:rsidRDefault="00DF5772">
            <w:pPr>
              <w:rPr>
                <w:ins w:id="185" w:author="Arthur Souza Rodrigues" w:date="2026-07-10T21:45:00Z" w16du:dateUtc="2026-07-11T01:45:00Z"/>
              </w:rPr>
            </w:pPr>
            <w:ins w:id="186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9C447F7" w14:textId="2F654B00" w:rsidR="00BD6514" w:rsidRDefault="00DF5772">
            <w:pPr>
              <w:rPr>
                <w:ins w:id="187" w:author="Arthur Souza Rodrigues" w:date="2026-07-10T21:45:00Z" w16du:dateUtc="2026-07-11T01:45:00Z"/>
              </w:rPr>
            </w:pPr>
            <w:ins w:id="188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BD6514" w:rsidRDefault="00DF5772">
            <w:pPr>
              <w:rPr>
                <w:ins w:id="189" w:author="Arthur Souza Rodrigues" w:date="2026-07-10T21:45:00Z" w16du:dateUtc="2026-07-11T01:45:00Z"/>
              </w:rPr>
            </w:pPr>
            <w:ins w:id="190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561ED6B7" w14:textId="77777777" w:rsidR="00BD6514" w:rsidRDefault="00BD6514">
      <w:pPr>
        <w:spacing w:before="160"/>
        <w:rPr>
          <w:ins w:id="191" w:author="Arthur Souza Rodrigues" w:date="2026-07-10T21:45:00Z" w16du:dateUtc="2026-07-11T01:45:00Z"/>
        </w:rPr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  <w:rPr>
          <w:ins w:id="192" w:author="Arthur Souza Rodrigues" w:date="2026-07-10T21:45:00Z" w16du:dateUtc="2026-07-11T01:45:00Z"/>
        </w:rPr>
      </w:pPr>
      <w:ins w:id="193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73934498" w14:textId="5084D000" w:rsidR="00BD6514" w:rsidRDefault="00DF5772">
      <w:pPr>
        <w:spacing w:before="60" w:after="60"/>
        <w:rPr>
          <w:ins w:id="194" w:author="Arthur Souza Rodrigues" w:date="2026-07-10T21:45:00Z" w16du:dateUtc="2026-07-11T01:45:00Z"/>
        </w:rPr>
      </w:pPr>
      <w:ins w:id="195" w:author="Arthur Souza Rodrigues" w:date="2026-07-10T21:45:00Z" w16du:dateUtc="2026-07-11T01:45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37545226" w14:textId="24089F00" w:rsidR="00BD6514" w:rsidRDefault="00BD6514">
      <w:pPr>
        <w:spacing w:before="60"/>
        <w:rPr>
          <w:ins w:id="196" w:author="Arthur Souza Rodrigues" w:date="2026-07-10T21:45:00Z" w16du:dateUtc="2026-07-11T01:45:00Z"/>
        </w:rPr>
      </w:pPr>
    </w:p>
    <w:p w14:paraId="5D0DEE00" w14:textId="77777777" w:rsidR="00BD6514" w:rsidRDefault="00DF5772">
      <w:pPr>
        <w:spacing w:before="180" w:after="40"/>
        <w:rPr>
          <w:ins w:id="197" w:author="Arthur Souza Rodrigues" w:date="2026-07-10T21:45:00Z" w16du:dateUtc="2026-07-11T01:45:00Z"/>
        </w:rPr>
      </w:pPr>
      <w:ins w:id="198" w:author="Arthur Souza Rodrigues" w:date="2026-07-10T21:45:00Z" w16du:dateUtc="2026-07-11T01:45:00Z">
        <w:r>
          <w:rPr>
            <w:b/>
            <w:bCs/>
            <w:color w:val="0F172A"/>
          </w:rPr>
          <w:t xml:space="preserve">Ground rules         </w:t>
        </w:r>
      </w:ins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7-10T21:45:00Z" w16du:dateUtc="2026-07-11T01:45:00Z"/>
        </w:rPr>
      </w:pPr>
      <w:ins w:id="200" w:author="Arthur Souza Rodrigues" w:date="2026-07-10T21:45:00Z" w16du:dateUtc="2026-07-11T01:45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1" w:author="Arthur Souza Rodrigues" w:date="2026-07-10T21:45:00Z" w16du:dateUtc="2026-07-11T01:45:00Z"/>
        </w:rPr>
      </w:pPr>
      <w:ins w:id="202" w:author="Arthur Souza Rodrigues" w:date="2026-07-10T21:45:00Z" w16du:dateUtc="2026-07-11T01:45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3B2503D" w14:textId="160B7D12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3" w:author="Arthur Souza Rodrigues" w:date="2026-07-10T21:45:00Z" w16du:dateUtc="2026-07-11T01:45:00Z"/>
        </w:rPr>
      </w:pPr>
      <w:ins w:id="204" w:author="Arthur Souza Rodrigues" w:date="2026-07-10T21:45:00Z" w16du:dateUtc="2026-07-11T01:45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5" w:author="Arthur Souza Rodrigues" w:date="2026-07-10T21:45:00Z" w16du:dateUtc="2026-07-11T01:45:00Z"/>
        </w:rPr>
      </w:pPr>
      <w:ins w:id="206" w:author="Arthur Souza Rodrigues" w:date="2026-07-10T21:45:00Z" w16du:dateUtc="2026-07-11T01:45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70AAEC4D" w14:textId="10AA3000" w:rsidR="00BD6514" w:rsidRDefault="00BD6514">
      <w:pPr>
        <w:spacing w:before="80"/>
        <w:rPr>
          <w:ins w:id="207" w:author="Arthur Souza Rodrigues" w:date="2026-07-10T21:45:00Z" w16du:dateUtc="2026-07-11T01:45:00Z"/>
        </w:rPr>
      </w:pPr>
    </w:p>
    <w:p w14:paraId="7AB6E680" w14:textId="77777777" w:rsidR="00BD6514" w:rsidRDefault="00DF5772">
      <w:pPr>
        <w:spacing w:before="180" w:after="40"/>
        <w:rPr>
          <w:ins w:id="208" w:author="Arthur Souza Rodrigues" w:date="2026-07-10T21:45:00Z" w16du:dateUtc="2026-07-11T01:45:00Z"/>
        </w:rPr>
      </w:pPr>
      <w:ins w:id="209" w:author="Arthur Souza Rodrigues" w:date="2026-07-10T21:45:00Z" w16du:dateUtc="2026-07-11T01:45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rPr>
          <w:ins w:id="210" w:author="Arthur Souza Rodrigues" w:date="2026-07-10T21:45:00Z" w16du:dateUtc="2026-07-11T01:45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pPr>
              <w:rPr>
                <w:ins w:id="211" w:author="Arthur Souza Rodrigues" w:date="2026-07-10T21:45:00Z" w16du:dateUtc="2026-07-11T01:45:00Z"/>
              </w:rPr>
            </w:pPr>
            <w:ins w:id="212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BD6514" w:rsidRDefault="00DF5772">
            <w:pPr>
              <w:rPr>
                <w:ins w:id="213" w:author="Arthur Souza Rodrigues" w:date="2026-07-10T21:45:00Z" w16du:dateUtc="2026-07-11T01:45:00Z"/>
              </w:rPr>
            </w:pPr>
            <w:ins w:id="214" w:author="Arthur Souza Rodrigues" w:date="2026-07-10T21:45:00Z" w16du:dateUtc="2026-07-11T01:4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4F6DDCB4" w14:textId="689A8600" w:rsidR="00BD6514" w:rsidRDefault="00BD6514">
      <w:pPr>
        <w:spacing w:before="200"/>
        <w:rPr>
          <w:ins w:id="215" w:author="Arthur Souza Rodrigues" w:date="2026-07-10T21:45:00Z" w16du:dateUtc="2026-07-11T01:45:00Z"/>
        </w:rPr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  <w:rPr>
          <w:ins w:id="216" w:author="Arthur Souza Rodrigues" w:date="2026-07-10T21:45:00Z" w16du:dateUtc="2026-07-11T01:45:00Z"/>
        </w:rPr>
      </w:pPr>
      <w:ins w:id="217" w:author="Arthur Souza Rodrigues" w:date="2026-07-10T21:45:00Z" w16du:dateUtc="2026-07-11T01:45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218" w:author="Arthur Souza Rodrigues" w:date="2026-07-10T21:45:00Z" w16du:dateUtc="2026-07-11T01:45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19" w:author="Arthur Souza Rodrigues" w:date="2026-07-10T21:45:00Z" w16du:dateUtc="2026-07-11T01:4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  <w:rPr>
                <w:ins w:id="220" w:author="Arthur Souza Rodrigues" w:date="2026-07-10T21:45:00Z" w16du:dateUtc="2026-07-11T01:45:00Z"/>
              </w:rPr>
            </w:pPr>
            <w:ins w:id="221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BD6514" w:rsidRDefault="00DF5772">
            <w:pPr>
              <w:spacing w:after="320"/>
              <w:rPr>
                <w:ins w:id="222" w:author="Arthur Souza Rodrigues" w:date="2026-07-10T21:45:00Z" w16du:dateUtc="2026-07-11T01:45:00Z"/>
              </w:rPr>
            </w:pPr>
            <w:ins w:id="223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24" w:author="Arthur Souza Rodrigues" w:date="2026-07-10T21:45:00Z" w16du:dateUtc="2026-07-11T01:45:00Z"/>
              </w:rPr>
            </w:pPr>
          </w:p>
          <w:p w14:paraId="3006A16A" w14:textId="77777777" w:rsidR="00BD6514" w:rsidRDefault="00DF5772">
            <w:pPr>
              <w:rPr>
                <w:ins w:id="225" w:author="Arthur Souza Rodrigues" w:date="2026-07-10T21:45:00Z" w16du:dateUtc="2026-07-11T01:45:00Z"/>
              </w:rPr>
            </w:pPr>
            <w:ins w:id="226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  <w:rPr>
                <w:ins w:id="227" w:author="Arthur Souza Rodrigues" w:date="2026-07-10T21:45:00Z" w16du:dateUtc="2026-07-11T01:45:00Z"/>
              </w:rPr>
            </w:pPr>
            <w:ins w:id="228" w:author="Arthur Souza Rodrigues" w:date="2026-07-10T21:45:00Z" w16du:dateUtc="2026-07-11T01:45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66A8EE4" w14:textId="23392000" w:rsidR="00BD6514" w:rsidRDefault="00DF5772">
            <w:pPr>
              <w:spacing w:after="320"/>
              <w:rPr>
                <w:ins w:id="229" w:author="Arthur Souza Rodrigues" w:date="2026-07-10T21:45:00Z" w16du:dateUtc="2026-07-11T01:45:00Z"/>
              </w:rPr>
            </w:pPr>
            <w:ins w:id="230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31" w:author="Arthur Souza Rodrigues" w:date="2026-07-10T21:45:00Z" w16du:dateUtc="2026-07-11T01:45:00Z"/>
              </w:rPr>
            </w:pPr>
          </w:p>
          <w:p w14:paraId="09E07E00" w14:textId="72F92000" w:rsidR="00BD6514" w:rsidRDefault="00DF5772">
            <w:pPr>
              <w:rPr>
                <w:ins w:id="232" w:author="Arthur Souza Rodrigues" w:date="2026-07-10T21:45:00Z" w16du:dateUtc="2026-07-11T01:45:00Z"/>
              </w:rPr>
            </w:pPr>
            <w:ins w:id="233" w:author="Arthur Souza Rodrigues" w:date="2026-07-10T21:45:00Z" w16du:dateUtc="2026-07-11T01:45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3E52E8D" w14:textId="77777777" w:rsidR="00AC3C3F" w:rsidRDefault="00983AC1">
      <w:pPr>
        <w:rPr>
          <w:del w:id="234" w:author="Arthur Souza Rodrigues" w:date="2026-07-10T21:45:00Z" w16du:dateUtc="2026-07-11T01:45:00Z"/>
        </w:rPr>
      </w:pPr>
      <w:del w:id="235" w:author="Arthur Souza Rodrigues" w:date="2026-07-10T21:45:00Z" w16du:dateUtc="2026-07-11T01:45:00Z">
        <w:r>
          <w:rPr>
            <w:u w:val="single"/>
          </w:rPr>
          <w:lastRenderedPageBreak/>
        </w:r>
        <w:r>
          <w:rPr>
            <w:u w:val="single"/>
          </w:rPr>
          <w:delText>This document combines Suggesting mode with center alignment and underline.</w:delText>
        </w:r>
      </w:del>
    </w:p>
    <w:p w14:paraId="7A37B6FA" w14:textId="77777777" w:rsidR="00AC3C3F" w:rsidRDefault="00983AC1">
      <w:del w:id="236" w:author="Arthur Souza Rodrigues" w:date="2026-07-10T21:45:00Z" w16du:dateUtc="2026-07-11T01:45:00Z">
        <w:r>
          <w:rPr>
            <w:u w:val="single"/>
          </w:rPr>
          <w:delText>Centered underlined suggestions are clear for collaborative document editing.</w:delText>
        </w:r>
      </w:del>
    </w:p>
    <w:sectPr w:rsidR="00AC3C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1" w:author="Arthur Souza Rodrigues" w:date="2026-07-10T21:45:00Z" w16du:dateUtc="2026-07-11T01:45:00Z">
        <w:sectPr w:rsidR="00AC3C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5483C5" w14:textId="77777777" w:rsidR="00983AC1" w:rsidRDefault="00983AC1">
      <w:pPr>
        <w:pPrChange w:id="13" w:author="Arthur Souza Rodrigues" w:date="2026-07-10T21:45:00Z" w16du:dateUtc="2026-07-11T01:4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E61864A" w14:textId="77777777" w:rsidR="00983AC1" w:rsidRDefault="00983AC1">
      <w:pPr>
        <w:pPrChange w:id="14" w:author="Arthur Souza Rodrigues" w:date="2026-07-10T21:45:00Z" w16du:dateUtc="2026-07-11T01:4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9E788" w14:textId="77777777" w:rsidR="00C946EB" w:rsidRDefault="00DF5772">
    <w:pPr>
      <w:pBdr>
        <w:top w:val="single" w:sz="2" w:space="1" w:color="E2E8F0"/>
      </w:pBdr>
      <w:spacing w:before="80"/>
      <w:jc w:val="center"/>
      <w:pPrChange w:id="239" w:author="Arthur Souza Rodrigues" w:date="2026-07-10T21:45:00Z" w16du:dateUtc="2026-07-11T01:45:00Z">
        <w:pPr>
          <w:pStyle w:val="Footer"/>
        </w:pPr>
      </w:pPrChange>
    </w:pPr>
    <w:ins w:id="240" w:author="Arthur Souza Rodrigues" w:date="2026-07-10T21:45:00Z" w16du:dateUtc="2026-07-11T01:45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E29D00" w14:textId="77777777" w:rsidR="00983AC1" w:rsidRDefault="00983AC1">
      <w:pPr>
        <w:pPrChange w:id="11" w:author="Arthur Souza Rodrigues" w:date="2026-07-10T21:45:00Z" w16du:dateUtc="2026-07-11T01:4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257A123" w14:textId="77777777" w:rsidR="00983AC1" w:rsidRDefault="00983AC1">
      <w:pPr>
        <w:pPrChange w:id="12" w:author="Arthur Souza Rodrigues" w:date="2026-07-10T21:45:00Z" w16du:dateUtc="2026-07-11T01:4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9B5B6" w14:textId="77777777" w:rsidR="00C946EB" w:rsidRDefault="00DF5772">
    <w:pPr>
      <w:pBdr>
        <w:bottom w:val="single" w:sz="2" w:space="1" w:color="E2E8F0"/>
      </w:pBdr>
      <w:jc w:val="center"/>
      <w:pPrChange w:id="237" w:author="Arthur Souza Rodrigues" w:date="2026-07-10T21:45:00Z" w16du:dateUtc="2026-07-11T01:45:00Z">
        <w:pPr>
          <w:pStyle w:val="Header"/>
        </w:pPr>
      </w:pPrChange>
    </w:pPr>
    <w:ins w:id="238" w:author="Arthur Souza Rodrigues" w:date="2026-07-10T21:45:00Z" w16du:dateUtc="2026-07-11T01:45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C3F"/>
    <w:rsid w:val="000D3124"/>
    <w:rsid w:val="005115D6"/>
    <w:rsid w:val="00536214"/>
    <w:rsid w:val="005B6CFC"/>
    <w:rsid w:val="00637B36"/>
    <w:rsid w:val="00660808"/>
    <w:rsid w:val="00983AC1"/>
    <w:rsid w:val="00AC3C3F"/>
    <w:rsid w:val="00BD6514"/>
    <w:rsid w:val="00C946EB"/>
    <w:rsid w:val="00D53FE7"/>
    <w:rsid w:val="00DD7B63"/>
    <w:rsid w:val="00D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22CC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hur Souza Rodrigues" w:date="2026-07-10T21:45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5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5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5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5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5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5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5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5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5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5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5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EB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EB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EB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EB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EB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EB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hur Souza Rodrigues" w:date="2026-07-10T21:45:00Z"/>
    </w:pPr>
    <w:rPr>
      <w:rFonts w:ascii="Inter" w:eastAsia="Inter" w:hAnsi="Inter" w:cs="Inter"/>
      <w:sz w:val="56"/>
      <w:szCs w:val="56"/>
      <w:rPrChange w:id="6" w:author="Arthur Souza Rodrigues" w:date="2026-07-10T21:45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946EB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7" w:author="Arthur Souza Rodrigues" w:date="2026-07-10T21:45:00Z"/>
    </w:pPr>
    <w:rPr>
      <w:rFonts w:ascii="Inter" w:eastAsia="Inter" w:hAnsi="Inter" w:cs="Inter"/>
      <w:b/>
      <w:bCs/>
      <w:szCs w:val="22"/>
      <w:rPrChange w:id="7" w:author="Arthur Souza Rodrigues" w:date="2026-07-10T21:45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hur Souza Rodrigues" w:date="2026-07-10T21:45:00Z"/>
    </w:pPr>
    <w:rPr>
      <w:rFonts w:ascii="Inter" w:eastAsia="Inter" w:hAnsi="Inter" w:cs="Inter"/>
      <w:szCs w:val="22"/>
      <w:rPrChange w:id="8" w:author="Arthur Souza Rodrigues" w:date="2026-07-10T21:45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C946EB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946E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9" w:author="Arthur Souza Rodrigues" w:date="2026-07-10T21:45:00Z"/>
    </w:pPr>
    <w:rPr>
      <w:rFonts w:ascii="Inter" w:eastAsia="Inter" w:hAnsi="Inter" w:cs="Inter"/>
      <w:sz w:val="20"/>
      <w:rPrChange w:id="9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46EB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C946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5:00Z"/>
    </w:pPr>
    <w:rPr>
      <w:rFonts w:ascii="Inter" w:eastAsia="Inter" w:hAnsi="Inter" w:cs="Inter"/>
      <w:sz w:val="20"/>
      <w:rPrChange w:id="10" w:author="Arthur Souza Rodrigues" w:date="2026-07-10T21:4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46EB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C9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6EB"/>
  </w:style>
  <w:style w:type="paragraph" w:styleId="Footer">
    <w:name w:val="footer"/>
    <w:basedOn w:val="Normal"/>
    <w:link w:val="FooterChar"/>
    <w:uiPriority w:val="99"/>
    <w:unhideWhenUsed/>
    <w:rsid w:val="00C94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2026-07-11T01:45:00Z</dcterms:modified>
</cp:coreProperties>
</file>