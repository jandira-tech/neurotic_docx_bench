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3DB04" w14:textId="77777777" w:rsidR="004A3C28" w:rsidRDefault="004A3C28">
      <w:pPr>
        <w:rPr>
          <w:rFonts w:ascii="Arial" w:hAnsi="Arial"/>
          <w:b/>
          <w:sz w:val="24"/>
          <w:rPrChange w:id="0" w:author="Arthur Souza Rodrigues" w:date="2026-07-10T21:44:00Z" w16du:dateUtc="2026-07-11T01:44:00Z"/>
        </w:rPr>
      </w:pPr>
      <w:r>
        <w:rPr>
          <w:rFonts w:ascii="Arial" w:hAnsi="Arial"/>
          <w:b/>
          <w:sz w:val="24"/>
          <w:rPrChange w:id="1" w:author="Arthur Souza Rodrigues" w:date="2026-07-10T21:44:00Z" w16du:dateUtc="2026-07-11T01:44:00Z"/>
        </w:rPr>
        <w:t>file_</w:t>
      </w:r>
      <w:ins w:id="2" w:author="Arthur Souza Rodrigues" w:date="2026-07-10T21:44:00Z" w16du:dateUtc="2026-07-11T01:44:00Z">
        <w:r>
          <w:rPr>
            <w:rFonts w:ascii="Arial" w:hAnsi="Arial" w:cs="Arial"/>
            <w:b/>
            <w:bCs/>
            <w:sz w:val="24"/>
            <w:szCs w:val="24"/>
          </w:rPr>
          <w:t>64</w:t>
        </w:r>
      </w:ins>
      <w:del w:id="3" w:author="Arthur Souza Rodrigues" w:date="2026-07-10T21:44:00Z" w16du:dateUtc="2026-07-11T01:44:00Z">
        <w:r>
          <w:delText>63</w:delText>
        </w:r>
      </w:del>
      <w:r>
        <w:rPr>
          <w:rFonts w:ascii="Arial" w:hAnsi="Arial"/>
          <w:b/>
          <w:sz w:val="24"/>
          <w:rPrChange w:id="4" w:author="Arthur Souza Rodrigues" w:date="2026-07-10T21:44:00Z" w16du:dateUtc="2026-07-11T01:44:00Z"/>
        </w:rPr>
        <w:t>.docx</w:t>
      </w:r>
    </w:p>
    <w:p w14:paraId="1B3EECDA" w14:textId="2EE9007A" w:rsidR="003657C1" w:rsidRDefault="00454017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rPr>
            <w:rFonts w:ascii="Arial" w:hAnsi="Arial" w:cs="Arial"/>
            <w:b/>
            <w:bCs/>
            <w:sz w:val="24"/>
            <w:szCs w:val="24"/>
          </w:rPr>
          <w:t>Heading 4 Style Demo</w:t>
        </w:r>
      </w:ins>
    </w:p>
    <w:p w14:paraId="58112768" w14:textId="77777777" w:rsidR="003657C1" w:rsidRDefault="00454017">
      <w:pPr>
        <w:spacing w:before="280" w:after="80" w:line="240" w:lineRule="auto"/>
        <w:rPr>
          <w:ins w:id="7" w:author="Arthur Souza Rodrigues" w:date="2026-07-10T21:44:00Z" w16du:dateUtc="2026-07-11T01:44:00Z"/>
        </w:rPr>
      </w:pPr>
      <w:ins w:id="8" w:author="Arthur Souza Rodrigues" w:date="2026-07-10T21:44:00Z" w16du:dateUtc="2026-07-11T01:44:00Z">
        <w:r>
          <w:rPr>
            <w:rFonts w:ascii="Arial" w:hAnsi="Arial" w:cs="Arial"/>
            <w:b/>
            <w:bCs/>
            <w:sz w:val="24"/>
            <w:szCs w:val="24"/>
          </w:rPr>
          <w:t>Demonstrating Heading 4 paragraph style.</w:t>
        </w:r>
      </w:ins>
    </w:p>
    <w:p w14:paraId="50AE142A" w14:textId="332C9D1B" w:rsidR="00A07BDD" w:rsidRDefault="00454017">
      <w:pPr>
        <w:rPr>
          <w:del w:id="9" w:author="Arthur Souza Rodrigues" w:date="2026-07-10T21:44:00Z" w16du:dateUtc="2026-07-11T01:44:00Z"/>
        </w:rPr>
      </w:pPr>
      <w:ins w:id="10" w:author="Arthur Souza Rodrigues" w:date="2026-07-10T21:44:00Z" w16du:dateUtc="2026-07-11T01:44:00Z">
        <w:r>
          <w:rPr>
            <w:rFonts w:ascii="Arial" w:hAnsi="Arial" w:cs="Arial"/>
            <w:b/>
            <w:bCs/>
            <w:sz w:val="24"/>
            <w:szCs w:val="24"/>
          </w:rPr>
          <w:t>Small Section Header</w:t>
        </w:r>
      </w:ins>
      <w:del w:id="11" w:author="Arthur Souza Rodrigues" w:date="2026-07-10T21:44:00Z" w16du:dateUtc="2026-07-11T01:44:00Z">
        <w:r>
          <w:delText>Contract Review</w:delText>
        </w:r>
      </w:del>
    </w:p>
    <w:p w14:paraId="12BD2A06" w14:textId="4DCD717F" w:rsidR="00A07BDD" w:rsidRDefault="00454017">
      <w:pPr>
        <w:spacing w:before="280" w:after="80" w:line="240" w:lineRule="auto"/>
        <w:pPrChange w:id="12" w:author="Arthur Souza Rodrigues" w:date="2026-07-10T21:44:00Z" w16du:dateUtc="2026-07-11T01:44:00Z"/>
      </w:pPr>
      <w:del w:id="13" w:author="Arthur Souza Rodrigues" w:date="2026-07-10T21:44:00Z" w16du:dateUtc="2026-07-11T01:44:00Z">
        <w:r>
          <w:delText>Clause</w:delText>
        </w:r>
        <w:r>
          <w:tab/>
        </w:r>
        <w:r>
          <w:delText>Status</w:delText>
        </w:r>
        <w:r>
          <w:tab/>
        </w:r>
        <w:r>
          <w:delText>Notes</w:delText>
        </w:r>
        <w:r>
          <w:tab/>
        </w:r>
        <w:r>
          <w:delText>Payme</w:delText>
        </w:r>
        <w:r>
          <w:tab/>
        </w:r>
        <w:r>
          <w:delText>Signed</w:delText>
        </w:r>
        <w:r>
          <w:delText>d</w:delText>
        </w:r>
        <w:r>
          <w:tab/>
        </w:r>
        <w:r>
          <w:delText xml:space="preserve"> (revised)</w:delText>
        </w:r>
        <w:r>
          <w:delText>Net 30 days</w:delText>
        </w:r>
        <w:r>
          <w:tab/>
        </w:r>
        <w:r>
          <w:delText>Liability Cap</w:delText>
        </w:r>
        <w:r>
          <w:tab/>
        </w:r>
        <w:r>
          <w:delText>Under Review</w:delText>
        </w:r>
        <w:r>
          <w:tab/>
        </w:r>
        <w:r>
          <w:delText>Limit to $500K</w:delText>
        </w:r>
        <w:r>
          <w:tab/>
        </w:r>
        <w:r>
          <w:delText>Termination</w:delText>
        </w:r>
        <w:r>
          <w:tab/>
        </w:r>
        <w:r>
          <w:delText>Pending</w:delText>
        </w:r>
        <w:r>
          <w:tab/>
        </w:r>
        <w:r>
          <w:delText>90 days notice</w:delText>
        </w:r>
      </w:del>
    </w:p>
    <w:sectPr w:rsidR="00A07B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BDD"/>
    <w:rsid w:val="003657C1"/>
    <w:rsid w:val="004A3C28"/>
    <w:rsid w:val="00517BB6"/>
    <w:rsid w:val="00710C0F"/>
    <w:rsid w:val="00986160"/>
    <w:rsid w:val="00A07BD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2026-07-11T01:44:00Z</dcterms:modified>
</cp:coreProperties>
</file>