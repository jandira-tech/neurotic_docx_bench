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343356" w14:textId="77777777" w:rsidR="00F02B9A" w:rsidRDefault="00F02B9A">
      <w:pPr>
        <w:rPr>
          <w:i/>
          <w:color w:val="C00000"/>
          <w:rPrChange w:id="0" w:author="Arthur Souza Rodrigues" w:date="2026-07-10T21:46:00Z" w16du:dateUtc="2026-07-11T01:46:00Z"/>
        </w:rPr>
      </w:pPr>
      <w:r>
        <w:rPr>
          <w:i/>
          <w:color w:val="C00000"/>
          <w:rPrChange w:id="1" w:author="Arthur Souza Rodrigues" w:date="2026-07-10T21:46:00Z" w16du:dateUtc="2026-07-11T01:46:00Z"/>
        </w:rPr>
        <w:t>file_</w:t>
      </w:r>
      <w:ins w:id="2" w:author="Arthur Souza Rodrigues" w:date="2026-07-10T21:46:00Z" w16du:dateUtc="2026-07-11T01:46:00Z">
        <w:r>
          <w:rPr>
            <w:i/>
            <w:iCs/>
            <w:color w:val="C00000"/>
          </w:rPr>
          <w:t>91</w:t>
        </w:r>
      </w:ins>
      <w:del w:id="3" w:author="Arthur Souza Rodrigues" w:date="2026-07-10T21:46:00Z" w16du:dateUtc="2026-07-11T01:46:00Z">
        <w:r>
          <w:delText>90</w:delText>
        </w:r>
      </w:del>
      <w:r>
        <w:rPr>
          <w:i/>
          <w:color w:val="C00000"/>
          <w:rPrChange w:id="4" w:author="Arthur Souza Rodrigues" w:date="2026-07-10T21:46:00Z" w16du:dateUtc="2026-07-11T01:46:00Z"/>
        </w:rPr>
        <w:t>.docx</w:t>
      </w:r>
    </w:p>
    <w:p w14:paraId="0827E0E9" w14:textId="36EA0B46" w:rsidR="00894657" w:rsidRDefault="007F4774">
      <w:pPr>
        <w:rPr>
          <w:ins w:id="5" w:author="Arthur Souza Rodrigues" w:date="2026-07-10T21:46:00Z" w16du:dateUtc="2026-07-11T01:46:00Z"/>
        </w:rPr>
      </w:pPr>
      <w:ins w:id="6" w:author="Arthur Souza Rodrigues" w:date="2026-07-10T21:46:00Z" w16du:dateUtc="2026-07-11T01:46:00Z">
        <w:r>
          <w:rPr>
            <w:i/>
            <w:iCs/>
            <w:color w:val="C00000"/>
          </w:rPr>
          <w:t>Track Changes Suggesting Italic Red Demo</w:t>
        </w:r>
      </w:ins>
    </w:p>
    <w:p w14:paraId="7CEC0D67" w14:textId="77777777" w:rsidR="00894657" w:rsidRDefault="007F4774">
      <w:pPr>
        <w:rPr>
          <w:ins w:id="7" w:author="Arthur Souza Rodrigues" w:date="2026-07-10T21:46:00Z" w16du:dateUtc="2026-07-11T01:46:00Z"/>
        </w:rPr>
      </w:pPr>
      <w:ins w:id="8" w:author="Arthur Souza Rodrigues" w:date="2026-07-10T21:46:00Z" w16du:dateUtc="2026-07-11T01:46:00Z">
        <w:r>
          <w:rPr>
            <w:i/>
            <w:iCs/>
            <w:color w:val="C00000"/>
          </w:rPr>
          <w:t>This document combines Suggesting mode with italic and red color.</w:t>
        </w:r>
      </w:ins>
    </w:p>
    <w:p w14:paraId="49C36CA3" w14:textId="52216533" w:rsidR="0054288F" w:rsidRDefault="007F4774">
      <w:pPr>
        <w:rPr>
          <w:del w:id="9" w:author="Arthur Souza Rodrigues" w:date="2026-07-10T21:46:00Z" w16du:dateUtc="2026-07-11T01:46:00Z"/>
        </w:rPr>
      </w:pPr>
      <w:ins w:id="10" w:author="Arthur Souza Rodrigues" w:date="2026-07-10T21:46:00Z" w16du:dateUtc="2026-07-11T01:46:00Z">
        <w:r>
          <w:rPr>
            <w:i/>
            <w:iCs/>
            <w:color w:val="C00000"/>
          </w:rPr>
          <w:t>Red italic suggestions stand out clearly for document reviewers.</w:t>
        </w:r>
      </w:ins>
      <w:del w:id="11" w:author="Arthur Souza Rodrigues" w:date="2026-07-10T21:46:00Z" w16du:dateUtc="2026-07-11T01:46:00Z">
        <w:r>
          <w:delText>Inventory List</w:delText>
        </w:r>
      </w:del>
    </w:p>
    <w:p w14:paraId="692B81C7" w14:textId="77777777" w:rsidR="0054288F" w:rsidRDefault="0054288F">
      <w:pPr>
        <w:rPr>
          <w:del w:id="12" w:author="Arthur Souza Rodrigues" w:date="2026-07-10T21:46:00Z" w16du:dateUtc="2026-07-11T01:46:00Z"/>
        </w:rPr>
      </w:pPr>
    </w:p>
    <w:p w14:paraId="451EA3F5" w14:textId="77777777" w:rsidR="0054288F" w:rsidRDefault="0054288F">
      <w:pPr>
        <w:rPr>
          <w:del w:id="13" w:author="Arthur Souza Rodrigues" w:date="2026-07-10T21:46:00Z" w16du:dateUtc="2026-07-11T01:4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4288F" w14:paraId="019C1F8F" w14:textId="77777777">
        <w:trPr>
          <w:trHeight w:val="360"/>
          <w:del w:id="14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C0BA" w14:textId="77777777" w:rsidR="0054288F" w:rsidRDefault="007F4774">
            <w:pPr>
              <w:rPr>
                <w:del w:id="15" w:author="Arthur Souza Rodrigues" w:date="2026-07-10T21:46:00Z" w16du:dateUtc="2026-07-11T01:46:00Z"/>
              </w:rPr>
            </w:pPr>
            <w:del w:id="16" w:author="Arthur Souza Rodrigues" w:date="2026-07-10T21:46:00Z" w16du:dateUtc="2026-07-11T01:46:00Z">
              <w:r>
                <w:delText>Item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2676D" w14:textId="77777777" w:rsidR="0054288F" w:rsidRDefault="007F4774">
            <w:pPr>
              <w:rPr>
                <w:del w:id="17" w:author="Arthur Souza Rodrigues" w:date="2026-07-10T21:46:00Z" w16du:dateUtc="2026-07-11T01:46:00Z"/>
              </w:rPr>
            </w:pPr>
            <w:del w:id="18" w:author="Arthur Souza Rodrigues" w:date="2026-07-10T21:46:00Z" w16du:dateUtc="2026-07-11T01:46:00Z">
              <w:r>
                <w:delText>Stock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A1DB" w14:textId="77777777" w:rsidR="0054288F" w:rsidRDefault="007F4774">
            <w:pPr>
              <w:rPr>
                <w:del w:id="19" w:author="Arthur Souza Rodrigues" w:date="2026-07-10T21:46:00Z" w16du:dateUtc="2026-07-11T01:46:00Z"/>
              </w:rPr>
            </w:pPr>
            <w:del w:id="20" w:author="Arthur Souza Rodrigues" w:date="2026-07-10T21:46:00Z" w16du:dateUtc="2026-07-11T01:46:00Z">
              <w:r>
                <w:delText>Price</w:delText>
              </w:r>
            </w:del>
          </w:p>
        </w:tc>
      </w:tr>
      <w:tr w:rsidR="0054288F" w14:paraId="0866DAA6" w14:textId="77777777">
        <w:trPr>
          <w:trHeight w:val="360"/>
          <w:del w:id="21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71FC" w14:textId="7FE79903" w:rsidR="0054288F" w:rsidRDefault="0054288F">
            <w:pPr>
              <w:rPr>
                <w:del w:id="22" w:author="Arthur Souza Rodrigues" w:date="2026-07-10T21:46:00Z" w16du:dateUtc="2026-07-11T01:46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C3DD" w14:textId="77777777" w:rsidR="0054288F" w:rsidRDefault="007F4774">
            <w:pPr>
              <w:rPr>
                <w:del w:id="23" w:author="Arthur Souza Rodrigues" w:date="2026-07-10T21:46:00Z" w16du:dateUtc="2026-07-11T01:46:00Z"/>
              </w:rPr>
            </w:pPr>
            <w:del w:id="24" w:author="Arthur Souza Rodrigues" w:date="2026-07-10T21:46:00Z" w16du:dateUtc="2026-07-11T01:46:00Z">
              <w:r>
                <w:delText>10 units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C921" w14:textId="77777777" w:rsidR="0054288F" w:rsidRDefault="007F4774">
            <w:pPr>
              <w:rPr>
                <w:del w:id="25" w:author="Arthur Souza Rodrigues" w:date="2026-07-10T21:46:00Z" w16du:dateUtc="2026-07-11T01:46:00Z"/>
              </w:rPr>
            </w:pPr>
            <w:del w:id="26" w:author="Arthur Souza Rodrigues" w:date="2026-07-10T21:46:00Z" w16du:dateUtc="2026-07-11T01:46:00Z">
              <w:r>
                <w:delText>$1,200</w:delText>
              </w:r>
            </w:del>
          </w:p>
        </w:tc>
      </w:tr>
      <w:tr w:rsidR="0054288F" w14:paraId="23184D1E" w14:textId="77777777">
        <w:trPr>
          <w:trHeight w:val="360"/>
          <w:del w:id="27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B5BE" w14:textId="77777777" w:rsidR="0054288F" w:rsidRDefault="007F4774">
            <w:pPr>
              <w:rPr>
                <w:del w:id="28" w:author="Arthur Souza Rodrigues" w:date="2026-07-10T21:46:00Z" w16du:dateUtc="2026-07-11T01:46:00Z"/>
              </w:rPr>
            </w:pPr>
            <w:del w:id="29" w:author="Arthur Souza Rodrigues" w:date="2026-07-10T21:46:00Z" w16du:dateUtc="2026-07-11T01:46:00Z">
              <w:r>
                <w:delText>Wireless Mouse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3701" w14:textId="72E60BF6" w:rsidR="0054288F" w:rsidRDefault="0054288F">
            <w:pPr>
              <w:rPr>
                <w:del w:id="30" w:author="Arthur Souza Rodrigues" w:date="2026-07-10T21:46:00Z" w16du:dateUtc="2026-07-11T01:46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FA4E" w14:textId="77777777" w:rsidR="0054288F" w:rsidRDefault="007F4774">
            <w:pPr>
              <w:rPr>
                <w:del w:id="31" w:author="Arthur Souza Rodrigues" w:date="2026-07-10T21:46:00Z" w16du:dateUtc="2026-07-11T01:46:00Z"/>
              </w:rPr>
            </w:pPr>
            <w:del w:id="32" w:author="Arthur Souza Rodrigues" w:date="2026-07-10T21:46:00Z" w16du:dateUtc="2026-07-11T01:46:00Z">
              <w:r>
                <w:delText>$25</w:delText>
              </w:r>
            </w:del>
          </w:p>
        </w:tc>
      </w:tr>
    </w:tbl>
    <w:p w14:paraId="76533603" w14:textId="77777777" w:rsidR="0054288F" w:rsidRDefault="0054288F"/>
    <w:sectPr w:rsidR="005428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288F"/>
    <w:rsid w:val="003A5C29"/>
    <w:rsid w:val="0054288F"/>
    <w:rsid w:val="00894657"/>
    <w:rsid w:val="00AB52F6"/>
    <w:rsid w:val="00D53FE7"/>
    <w:rsid w:val="00EA65AB"/>
    <w:rsid w:val="00F0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8AE5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2026-07-11T01:46:00Z</dcterms:modified>
</cp:coreProperties>
</file>