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EDBC5" w14:textId="77777777" w:rsidR="0016578B" w:rsidRDefault="0016578B">
      <w:pPr>
        <w:rPr>
          <w:rPrChange w:id="0" w:author="Arthur Souza Rodrigues" w:date="2026-07-10T21:51:00Z" w16du:dateUtc="2026-07-11T01:51:00Z">
            <w:rPr>
              <w:color w:val="00B0F0"/>
            </w:rPr>
          </w:rPrChange>
        </w:rPr>
      </w:pPr>
      <w:r>
        <w:rPr>
          <w:rPrChange w:id="1" w:author="Arthur Souza Rodrigues" w:date="2026-07-10T21:51:00Z" w16du:dateUtc="2026-07-11T01:51:00Z">
            <w:rPr>
              <w:color w:val="00B0F0"/>
            </w:rPr>
          </w:rPrChange>
        </w:rPr>
        <w:t>file_</w:t>
      </w:r>
      <w:ins w:id="2" w:author="Arthur Souza Rodrigues" w:date="2026-07-10T21:51:00Z" w16du:dateUtc="2026-07-11T01:51:00Z">
        <w:r>
          <w:t>182</w:t>
        </w:r>
      </w:ins>
      <w:del w:id="3" w:author="Arthur Souza Rodrigues" w:date="2026-07-10T21:51:00Z" w16du:dateUtc="2026-07-11T01:51:00Z">
        <w:r>
          <w:rPr>
            <w:color w:val="00B0F0"/>
          </w:rPr>
          <w:delText>181</w:delText>
        </w:r>
      </w:del>
      <w:r>
        <w:rPr>
          <w:rPrChange w:id="4" w:author="Arthur Souza Rodrigues" w:date="2026-07-10T21:51:00Z" w16du:dateUtc="2026-07-11T01:51:00Z">
            <w:rPr>
              <w:color w:val="00B0F0"/>
            </w:rPr>
          </w:rPrChange>
        </w:rPr>
        <w:t>.docx</w:t>
      </w:r>
    </w:p>
    <w:p w14:paraId="4A39C6A8" w14:textId="48BD9FEB" w:rsidR="008D2345" w:rsidRDefault="000839E0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t>Budget Report Q1 2026</w:t>
        </w:r>
      </w:ins>
    </w:p>
    <w:p w14:paraId="258707D4" w14:textId="77777777" w:rsidR="008D2345" w:rsidRDefault="000839E0">
      <w:pPr>
        <w:rPr>
          <w:ins w:id="7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t>Total Revenue: $500,000</w:t>
        </w:r>
        <w:r>
          <w:t xml:space="preserve"> (Revised)</w:t>
        </w:r>
      </w:ins>
    </w:p>
    <w:p w14:paraId="48441FF7" w14:textId="77777777" w:rsidR="008D2345" w:rsidRDefault="000839E0">
      <w:pPr>
        <w:rPr>
          <w:ins w:id="9" w:author="Arthur Souza Rodrigues" w:date="2026-07-10T21:51:00Z" w16du:dateUtc="2026-07-11T01:51:00Z"/>
        </w:rPr>
      </w:pPr>
      <w:ins w:id="10" w:author="Arthur Souza Rodrigues" w:date="2026-07-10T21:51:00Z" w16du:dateUtc="2026-07-11T01:51:00Z">
        <w:r>
          <w:t>Total Expenses: $320,000</w:t>
        </w:r>
      </w:ins>
    </w:p>
    <w:p w14:paraId="788B194C" w14:textId="77777777" w:rsidR="008D2345" w:rsidRDefault="000839E0">
      <w:pPr>
        <w:rPr>
          <w:ins w:id="11" w:author="Arthur Souza Rodrigues" w:date="2026-07-10T21:51:00Z" w16du:dateUtc="2026-07-11T01:51:00Z"/>
        </w:rPr>
      </w:pPr>
      <w:ins w:id="12" w:author="Arthur Souza Rodrigues" w:date="2026-07-10T21:51:00Z" w16du:dateUtc="2026-07-11T01:51:00Z">
        <w:r>
          <w:t>Net Profit: $180,000</w:t>
        </w:r>
      </w:ins>
    </w:p>
    <w:p w14:paraId="0B567F42" w14:textId="77777777" w:rsidR="008D2345" w:rsidRDefault="000839E0">
      <w:pPr>
        <w:rPr>
          <w:ins w:id="13" w:author="Arthur Souza Rodrigues" w:date="2026-07-10T21:51:00Z" w16du:dateUtc="2026-07-11T01:51:00Z"/>
        </w:rPr>
      </w:pPr>
      <w:ins w:id="14" w:author="Arthur Souza Rodrigues" w:date="2026-07-10T21:51:00Z" w16du:dateUtc="2026-07-11T01:51:00Z">
        <w:r>
          <w:t>Marketing Budget: $50,000</w:t>
        </w:r>
      </w:ins>
    </w:p>
    <w:p w14:paraId="105CCA31" w14:textId="77777777" w:rsidR="008D2345" w:rsidRDefault="000839E0">
      <w:pPr>
        <w:rPr>
          <w:ins w:id="15" w:author="Arthur Souza Rodrigues" w:date="2026-07-10T21:51:00Z" w16du:dateUtc="2026-07-11T01:51:00Z"/>
        </w:rPr>
      </w:pPr>
      <w:ins w:id="16" w:author="Arthur Souza Rodrigues" w:date="2026-07-10T21:51:00Z" w16du:dateUtc="2026-07-11T01:51:00Z">
        <w:r>
          <w:t>Operations Budget: $100,000</w:t>
        </w:r>
      </w:ins>
    </w:p>
    <w:p w14:paraId="3D01EA68" w14:textId="2707A417" w:rsidR="00ED5A18" w:rsidRDefault="000839E0">
      <w:pPr>
        <w:rPr>
          <w:del w:id="17" w:author="Arthur Souza Rodrigues" w:date="2026-07-10T21:51:00Z" w16du:dateUtc="2026-07-11T01:51:00Z"/>
        </w:rPr>
      </w:pPr>
      <w:ins w:id="18" w:author="Arthur Souza Rodrigues" w:date="2026-07-10T21:51:00Z" w16du:dateUtc="2026-07-11T01:51:00Z">
        <w:r>
          <w:t>Approved by: Finance Team</w:t>
        </w:r>
      </w:ins>
      <w:del w:id="19" w:author="Arthur Souza Rodrigues" w:date="2026-07-10T21:51:00Z" w16du:dateUtc="2026-07-11T01:51:00Z">
        <w:r>
          <w:rPr>
            <w:color w:val="00B0F0"/>
          </w:rPr>
          <w:delText>Font Color Blue Demo</w:delText>
        </w:r>
      </w:del>
    </w:p>
    <w:p w14:paraId="75C9A125" w14:textId="77777777" w:rsidR="00ED5A18" w:rsidRDefault="000839E0">
      <w:pPr>
        <w:rPr>
          <w:del w:id="20" w:author="Arthur Souza Rodrigues" w:date="2026-07-10T21:51:00Z" w16du:dateUtc="2026-07-11T01:51:00Z"/>
        </w:rPr>
      </w:pPr>
      <w:del w:id="21" w:author="Arthur Souza Rodrigues" w:date="2026-07-10T21:51:00Z" w16du:dateUtc="2026-07-11T01:51:00Z">
        <w:r>
          <w:rPr>
            <w:color w:val="00B0F0"/>
          </w:rPr>
          <w:delText>This document demonstrates blue font color.</w:delText>
        </w:r>
      </w:del>
    </w:p>
    <w:p w14:paraId="17FC8442" w14:textId="77777777" w:rsidR="00ED5A18" w:rsidRDefault="000839E0">
      <w:pPr>
        <w:jc w:val="center"/>
        <w:pPrChange w:id="22" w:author="Arthur Souza Rodrigues" w:date="2026-07-10T21:51:00Z" w16du:dateUtc="2026-07-11T01:51:00Z"/>
      </w:pPr>
      <w:del w:id="23" w:author="Arthur Souza Rodrigues" w:date="2026-07-10T21:51:00Z" w16du:dateUtc="2026-07-11T01:51:00Z">
        <w:r>
          <w:rPr>
            <w:color w:val="00B0F0"/>
          </w:rPr>
          <w:delText>Blue text is commonly used for links and headings.</w:delText>
        </w:r>
      </w:del>
    </w:p>
    <w:sectPr w:rsidR="00ED5A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A18"/>
    <w:rsid w:val="0016578B"/>
    <w:rsid w:val="00367914"/>
    <w:rsid w:val="004254BC"/>
    <w:rsid w:val="008D2345"/>
    <w:rsid w:val="00D53FE7"/>
    <w:rsid w:val="00E70D2F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2026-07-11T01:51:00Z</dcterms:modified>
</cp:coreProperties>
</file>