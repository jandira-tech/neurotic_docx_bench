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CDA15" w14:textId="77777777" w:rsidR="00841BEC" w:rsidRDefault="00841BEC">
      <w:pPr>
        <w:spacing w:after="20"/>
        <w:rPr>
          <w:b/>
          <w:color w:val="0F172A"/>
          <w:sz w:val="64"/>
          <w:rPrChange w:id="15" w:author="Arthur Souza Rodrigues" w:date="2026-07-10T21:42:00Z" w16du:dateUtc="2026-07-11T01:42:00Z">
            <w:rPr>
              <w:rFonts w:ascii="Roboto, sans-serif" w:hAnsi="Roboto, sans-serif" w:cs="Roboto, sans-serif"/>
            </w:rPr>
          </w:rPrChange>
        </w:rPr>
        <w:pPrChange w:id="16" w:author="Arthur Souza Rodrigues" w:date="2026-07-10T21:42:00Z" w16du:dateUtc="2026-07-11T01:42:00Z"/>
      </w:pPr>
      <w:r>
        <w:rPr>
          <w:b/>
          <w:color w:val="0F172A"/>
          <w:sz w:val="64"/>
          <w:rPrChange w:id="17" w:author="Arthur Souza Rodrigues" w:date="2026-07-10T21:42:00Z" w16du:dateUtc="2026-07-11T01:42:00Z">
            <w:rPr>
              <w:rFonts w:ascii="Roboto, sans-serif" w:hAnsi="Roboto, sans-serif" w:cs="Roboto, sans-serif"/>
            </w:rPr>
          </w:rPrChange>
        </w:rPr>
        <w:t>file_</w:t>
      </w:r>
      <w:ins w:id="18" w:author="Arthur Souza Rodrigues" w:date="2026-07-10T21:42:00Z" w16du:dateUtc="2026-07-11T01:42:00Z">
        <w:r>
          <w:rPr>
            <w:b/>
            <w:bCs/>
            <w:color w:val="0F172A"/>
            <w:sz w:val="64"/>
            <w:szCs w:val="64"/>
          </w:rPr>
          <w:t>14</w:t>
        </w:r>
      </w:ins>
      <w:del w:id="19" w:author="Arthur Souza Rodrigues" w:date="2026-07-10T21:42:00Z" w16du:dateUtc="2026-07-11T01:42:00Z">
        <w:r>
          <w:rPr>
            <w:rFonts w:ascii="Roboto, sans-serif" w:hAnsi="Roboto, sans-serif" w:cs="Roboto, sans-serif"/>
          </w:rPr>
          <w:delText>13</w:delText>
        </w:r>
      </w:del>
      <w:r>
        <w:rPr>
          <w:b/>
          <w:color w:val="0F172A"/>
          <w:sz w:val="64"/>
          <w:rPrChange w:id="20" w:author="Arthur Souza Rodrigues" w:date="2026-07-10T21:42:00Z" w16du:dateUtc="2026-07-11T01:42:00Z">
            <w:rPr>
              <w:rFonts w:ascii="Roboto, sans-serif" w:hAnsi="Roboto, sans-serif" w:cs="Roboto, sans-serif"/>
            </w:rPr>
          </w:rPrChange>
        </w:rPr>
        <w:t>.docx</w:t>
      </w:r>
    </w:p>
    <w:p w14:paraId="2313C800" w14:textId="41C9F01C" w:rsidR="0031481F" w:rsidRDefault="000F3671">
      <w:pPr>
        <w:spacing w:after="20"/>
        <w:rPr>
          <w:ins w:id="21" w:author="Arthur Souza Rodrigues" w:date="2026-07-10T21:42:00Z" w16du:dateUtc="2026-07-11T01:42:00Z"/>
        </w:rPr>
      </w:pPr>
      <w:ins w:id="22" w:author="Arthur Souza Rodrigues" w:date="2026-07-10T21:42:00Z" w16du:dateUtc="2026-07-11T01:42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5A91964" w14:textId="77777777" w:rsidR="0031481F" w:rsidRDefault="000F3671">
      <w:pPr>
        <w:spacing w:after="60"/>
        <w:rPr>
          <w:ins w:id="23" w:author="Arthur Souza Rodrigues" w:date="2026-07-10T21:42:00Z" w16du:dateUtc="2026-07-11T01:42:00Z"/>
        </w:rPr>
      </w:pPr>
      <w:ins w:id="24" w:author="Arthur Souza Rodrigues" w:date="2026-07-10T21:42:00Z" w16du:dateUtc="2026-07-11T01:42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31481F" w:rsidRDefault="0031481F">
      <w:pPr>
        <w:spacing w:after="60"/>
        <w:rPr>
          <w:ins w:id="25" w:author="Arthur Souza Rodrigues" w:date="2026-07-10T21:42:00Z" w16du:dateUtc="2026-07-11T01:4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ins w:id="26" w:author="Arthur Souza Rodrigues" w:date="2026-07-10T21:42:00Z" w16du:dateUtc="2026-07-11T01:42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F3671">
            <w:pPr>
              <w:rPr>
                <w:ins w:id="27" w:author="Arthur Souza Rodrigues" w:date="2026-07-10T21:42:00Z" w16du:dateUtc="2026-07-11T01:42:00Z"/>
              </w:rPr>
            </w:pPr>
            <w:ins w:id="28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F3671">
            <w:pPr>
              <w:rPr>
                <w:ins w:id="29" w:author="Arthur Souza Rodrigues" w:date="2026-07-10T21:42:00Z" w16du:dateUtc="2026-07-11T01:42:00Z"/>
              </w:rPr>
            </w:pPr>
            <w:ins w:id="30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60C47B2A" w14:textId="77777777" w:rsidR="0031481F" w:rsidRDefault="000F3671">
      <w:pPr>
        <w:pBdr>
          <w:bottom w:val="single" w:sz="3" w:space="4" w:color="E2E8F0"/>
        </w:pBdr>
        <w:spacing w:before="300" w:after="80"/>
        <w:rPr>
          <w:ins w:id="31" w:author="Arthur Souza Rodrigues" w:date="2026-07-10T21:42:00Z" w16du:dateUtc="2026-07-11T01:42:00Z"/>
        </w:rPr>
      </w:pPr>
      <w:ins w:id="32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6A8EAA64" w:rsidR="0031481F" w:rsidRDefault="000F3671">
      <w:pPr>
        <w:spacing w:before="60" w:after="60"/>
        <w:rPr>
          <w:ins w:id="33" w:author="Arthur Souza Rodrigues" w:date="2026-07-10T21:42:00Z" w16du:dateUtc="2026-07-11T01:42:00Z"/>
        </w:rPr>
      </w:pPr>
      <w:ins w:id="34" w:author="Arthur Souza Rodrigues" w:date="2026-07-10T21:42:00Z" w16du:dateUtc="2026-07-11T01:42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31481F" w:rsidRDefault="0031481F">
      <w:pPr>
        <w:spacing w:before="60"/>
        <w:rPr>
          <w:ins w:id="35" w:author="Arthur Souza Rodrigues" w:date="2026-07-10T21:42:00Z" w16du:dateUtc="2026-07-11T01:42:00Z"/>
        </w:rPr>
      </w:pPr>
    </w:p>
    <w:p w14:paraId="28B83400" w14:textId="7E2BBB4E" w:rsidR="0031481F" w:rsidRDefault="000F3671">
      <w:pPr>
        <w:spacing w:before="60" w:after="60"/>
        <w:rPr>
          <w:ins w:id="36" w:author="Arthur Souza Rodrigues" w:date="2026-07-10T21:42:00Z" w16du:dateUtc="2026-07-11T01:42:00Z"/>
        </w:rPr>
      </w:pPr>
      <w:ins w:id="37" w:author="Arthur Souza Rodrigues" w:date="2026-07-10T21:42:00Z" w16du:dateUtc="2026-07-11T01:42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1ACD3EF5" w14:textId="77777777" w:rsidR="0031481F" w:rsidRDefault="0031481F">
      <w:pPr>
        <w:spacing w:before="80"/>
        <w:rPr>
          <w:ins w:id="38" w:author="Arthur Souza Rodrigues" w:date="2026-07-10T21:42:00Z" w16du:dateUtc="2026-07-11T01:42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ins w:id="39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F3671">
            <w:pPr>
              <w:rPr>
                <w:ins w:id="40" w:author="Arthur Souza Rodrigues" w:date="2026-07-10T21:42:00Z" w16du:dateUtc="2026-07-11T01:42:00Z"/>
              </w:rPr>
            </w:pPr>
            <w:ins w:id="41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7CBEE50D" w14:textId="77777777" w:rsidR="0031481F" w:rsidRDefault="000F3671">
            <w:pPr>
              <w:rPr>
                <w:ins w:id="42" w:author="Arthur Souza Rodrigues" w:date="2026-07-10T21:42:00Z" w16du:dateUtc="2026-07-11T01:42:00Z"/>
              </w:rPr>
            </w:pPr>
            <w:ins w:id="43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2D7B6896" w14:textId="6D263800" w:rsidR="0031481F" w:rsidRDefault="0031481F">
            <w:pPr>
              <w:rPr>
                <w:ins w:id="44" w:author="Arthur Souza Rodrigues" w:date="2026-07-10T21:42:00Z" w16du:dateUtc="2026-07-11T01:42:00Z"/>
              </w:rPr>
            </w:pPr>
          </w:p>
          <w:p w14:paraId="567EA400" w14:textId="30A68100" w:rsidR="0031481F" w:rsidRDefault="000F3671">
            <w:pPr>
              <w:rPr>
                <w:ins w:id="45" w:author="Arthur Souza Rodrigues" w:date="2026-07-10T21:42:00Z" w16du:dateUtc="2026-07-11T01:42:00Z"/>
              </w:rPr>
            </w:pPr>
            <w:ins w:id="4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73A7E944" w14:textId="1F183200" w:rsidR="0031481F" w:rsidRDefault="000F3671">
            <w:pPr>
              <w:rPr>
                <w:ins w:id="47" w:author="Arthur Souza Rodrigues" w:date="2026-07-10T21:42:00Z" w16du:dateUtc="2026-07-11T01:42:00Z"/>
              </w:rPr>
            </w:pPr>
            <w:ins w:id="4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31481F" w:rsidRDefault="000F3671">
            <w:pPr>
              <w:rPr>
                <w:ins w:id="49" w:author="Arthur Souza Rodrigues" w:date="2026-07-10T21:42:00Z" w16du:dateUtc="2026-07-11T01:42:00Z"/>
              </w:rPr>
            </w:pPr>
            <w:ins w:id="5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31481F" w:rsidRDefault="000F3671">
            <w:pPr>
              <w:rPr>
                <w:ins w:id="51" w:author="Arthur Souza Rodrigues" w:date="2026-07-10T21:42:00Z" w16du:dateUtc="2026-07-11T01:42:00Z"/>
              </w:rPr>
            </w:pPr>
            <w:ins w:id="5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283D17EE" w14:textId="4854BC00" w:rsidR="0031481F" w:rsidRDefault="000F3671">
            <w:pPr>
              <w:rPr>
                <w:ins w:id="53" w:author="Arthur Souza Rodrigues" w:date="2026-07-10T21:42:00Z" w16du:dateUtc="2026-07-11T01:42:00Z"/>
              </w:rPr>
            </w:pPr>
            <w:ins w:id="5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31481F" w:rsidRDefault="000F3671">
            <w:pPr>
              <w:rPr>
                <w:ins w:id="55" w:author="Arthur Souza Rodrigues" w:date="2026-07-10T21:42:00Z" w16du:dateUtc="2026-07-11T01:42:00Z"/>
              </w:rPr>
            </w:pPr>
            <w:ins w:id="5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639A3F70" w14:textId="77777777" w:rsidR="0031481F" w:rsidRDefault="000F3671">
            <w:pPr>
              <w:rPr>
                <w:ins w:id="57" w:author="Arthur Souza Rodrigues" w:date="2026-07-10T21:42:00Z" w16du:dateUtc="2026-07-11T01:42:00Z"/>
              </w:rPr>
            </w:pPr>
            <w:ins w:id="5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6A43CA43" w14:textId="77777777" w:rsidR="0031481F" w:rsidRDefault="000F3671">
            <w:pPr>
              <w:rPr>
                <w:ins w:id="59" w:author="Arthur Souza Rodrigues" w:date="2026-07-10T21:42:00Z" w16du:dateUtc="2026-07-11T01:42:00Z"/>
              </w:rPr>
            </w:pPr>
            <w:ins w:id="6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31481F" w:rsidRDefault="0031481F">
      <w:pPr>
        <w:spacing w:before="160"/>
        <w:rPr>
          <w:ins w:id="61" w:author="Arthur Souza Rodrigues" w:date="2026-07-10T21:42:00Z" w16du:dateUtc="2026-07-11T01:42:00Z"/>
        </w:rPr>
      </w:pPr>
    </w:p>
    <w:p w14:paraId="124B2800" w14:textId="77777777" w:rsidR="0031481F" w:rsidRDefault="000F3671">
      <w:pPr>
        <w:pBdr>
          <w:bottom w:val="single" w:sz="3" w:space="4" w:color="E2E8F0"/>
        </w:pBdr>
        <w:spacing w:before="300" w:after="80"/>
        <w:rPr>
          <w:ins w:id="62" w:author="Arthur Souza Rodrigues" w:date="2026-07-10T21:42:00Z" w16du:dateUtc="2026-07-11T01:42:00Z"/>
        </w:rPr>
      </w:pPr>
      <w:ins w:id="63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lastRenderedPageBreak/>
        </w:r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31481F" w:rsidRDefault="000F3671">
      <w:pPr>
        <w:spacing w:before="60" w:after="60"/>
        <w:rPr>
          <w:ins w:id="64" w:author="Arthur Souza Rodrigues" w:date="2026-07-10T21:42:00Z" w16du:dateUtc="2026-07-11T01:42:00Z"/>
        </w:rPr>
      </w:pPr>
      <w:ins w:id="65" w:author="Arthur Souza Rodrigues" w:date="2026-07-10T21:42:00Z" w16du:dateUtc="2026-07-11T01:42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31481F" w:rsidRDefault="0031481F">
      <w:pPr>
        <w:spacing w:before="80"/>
        <w:rPr>
          <w:ins w:id="66" w:author="Arthur Souza Rodrigues" w:date="2026-07-10T21:42:00Z" w16du:dateUtc="2026-07-11T01:42:00Z"/>
        </w:rPr>
      </w:pPr>
    </w:p>
    <w:p w14:paraId="7EB872EE" w14:textId="15C85C00" w:rsidR="0031481F" w:rsidRDefault="000F3671">
      <w:pPr>
        <w:spacing w:before="180" w:after="40"/>
        <w:rPr>
          <w:ins w:id="67" w:author="Arthur Souza Rodrigues" w:date="2026-07-10T21:42:00Z" w16du:dateUtc="2026-07-11T01:42:00Z"/>
        </w:rPr>
      </w:pPr>
      <w:ins w:id="68" w:author="Arthur Souza Rodrigues" w:date="2026-07-10T21:42:00Z" w16du:dateUtc="2026-07-11T01:42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31481F" w:rsidRDefault="000F3671">
      <w:pPr>
        <w:spacing w:before="60" w:after="60"/>
        <w:rPr>
          <w:ins w:id="69" w:author="Arthur Souza Rodrigues" w:date="2026-07-10T21:42:00Z" w16du:dateUtc="2026-07-11T01:42:00Z"/>
        </w:rPr>
      </w:pPr>
      <w:ins w:id="70" w:author="Arthur Souza Rodrigues" w:date="2026-07-10T21:42:00Z" w16du:dateUtc="2026-07-11T01:42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2D132B74" w14:textId="78C5FE00" w:rsidR="0031481F" w:rsidRDefault="0031481F">
      <w:pPr>
        <w:spacing w:before="60"/>
        <w:rPr>
          <w:ins w:id="71" w:author="Arthur Souza Rodrigues" w:date="2026-07-10T21:42:00Z" w16du:dateUtc="2026-07-11T01:42:00Z"/>
        </w:rPr>
      </w:pPr>
    </w:p>
    <w:p w14:paraId="2228E200" w14:textId="40AC8A00" w:rsidR="0031481F" w:rsidRDefault="000F3671">
      <w:pPr>
        <w:spacing w:before="60" w:after="60"/>
        <w:rPr>
          <w:ins w:id="72" w:author="Arthur Souza Rodrigues" w:date="2026-07-10T21:42:00Z" w16du:dateUtc="2026-07-11T01:42:00Z"/>
        </w:rPr>
      </w:pPr>
      <w:ins w:id="73" w:author="Arthur Souza Rodrigues" w:date="2026-07-10T21:42:00Z" w16du:dateUtc="2026-07-11T01:42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31481F" w:rsidRDefault="0031481F">
      <w:pPr>
        <w:spacing w:before="80"/>
        <w:rPr>
          <w:ins w:id="74" w:author="Arthur Souza Rodrigues" w:date="2026-07-10T21:42:00Z" w16du:dateUtc="2026-07-11T01:42:00Z"/>
        </w:rPr>
      </w:pPr>
    </w:p>
    <w:p w14:paraId="735D1F42" w14:textId="77777777" w:rsidR="0031481F" w:rsidRDefault="000F3671">
      <w:pPr>
        <w:spacing w:before="180" w:after="40"/>
        <w:rPr>
          <w:ins w:id="75" w:author="Arthur Souza Rodrigues" w:date="2026-07-10T21:42:00Z" w16du:dateUtc="2026-07-11T01:42:00Z"/>
        </w:rPr>
      </w:pPr>
      <w:ins w:id="76" w:author="Arthur Souza Rodrigues" w:date="2026-07-10T21:42:00Z" w16du:dateUtc="2026-07-11T01:42:00Z">
        <w:r>
          <w:rPr>
            <w:b/>
            <w:bCs/>
            <w:color w:val="0F172A"/>
          </w:rPr>
          <w:t xml:space="preserve">Comments         </w:t>
        </w:r>
      </w:ins>
    </w:p>
    <w:p w14:paraId="4D11EC27" w14:textId="2F40A200" w:rsidR="0031481F" w:rsidRDefault="000F3671">
      <w:pPr>
        <w:spacing w:before="60" w:after="60"/>
        <w:rPr>
          <w:ins w:id="77" w:author="Arthur Souza Rodrigues" w:date="2026-07-10T21:42:00Z" w16du:dateUtc="2026-07-11T01:42:00Z"/>
        </w:rPr>
      </w:pPr>
      <w:ins w:id="78" w:author="Arthur Souza Rodrigues" w:date="2026-07-10T21:42:00Z" w16du:dateUtc="2026-07-11T01:42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31481F" w:rsidRDefault="0031481F">
      <w:pPr>
        <w:spacing w:before="60"/>
        <w:rPr>
          <w:ins w:id="80" w:author="Arthur Souza Rodrigues" w:date="2026-07-10T21:42:00Z" w16du:dateUtc="2026-07-11T01:42:00Z"/>
        </w:rPr>
      </w:pPr>
    </w:p>
    <w:p w14:paraId="0F969D64" w14:textId="255A2400" w:rsidR="0031481F" w:rsidRDefault="000F3671">
      <w:pPr>
        <w:spacing w:before="60" w:after="60"/>
        <w:rPr>
          <w:ins w:id="81" w:author="Arthur Souza Rodrigues" w:date="2026-07-10T21:42:00Z" w16du:dateUtc="2026-07-11T01:42:00Z"/>
        </w:rPr>
      </w:pPr>
      <w:ins w:id="82" w:author="Arthur Souza Rodrigues" w:date="2026-07-10T21:42:00Z" w16du:dateUtc="2026-07-11T01:42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31481F" w:rsidRDefault="0031481F">
      <w:pPr>
        <w:spacing w:before="80"/>
        <w:rPr>
          <w:ins w:id="83" w:author="Arthur Souza Rodrigues" w:date="2026-07-10T21:42:00Z" w16du:dateUtc="2026-07-11T01:42:00Z"/>
        </w:rPr>
      </w:pPr>
    </w:p>
    <w:p w14:paraId="07D0CE00" w14:textId="0F7CE400" w:rsidR="0031481F" w:rsidRDefault="000F3671">
      <w:pPr>
        <w:spacing w:before="180" w:after="40"/>
        <w:rPr>
          <w:ins w:id="84" w:author="Arthur Souza Rodrigues" w:date="2026-07-10T21:42:00Z" w16du:dateUtc="2026-07-11T01:42:00Z"/>
        </w:rPr>
      </w:pPr>
      <w:ins w:id="85" w:author="Arthur Souza Rodrigues" w:date="2026-07-10T21:42:00Z" w16du:dateUtc="2026-07-11T01:42:00Z">
        <w:r>
          <w:rPr>
            <w:b/>
            <w:bCs/>
            <w:color w:val="0F172A"/>
          </w:rPr>
          <w:t xml:space="preserve">Agent-friendly         </w:t>
        </w:r>
      </w:ins>
    </w:p>
    <w:p w14:paraId="318CC4E6" w14:textId="77777777" w:rsidR="0031481F" w:rsidRDefault="000F3671">
      <w:pPr>
        <w:spacing w:before="60" w:after="60"/>
        <w:rPr>
          <w:ins w:id="86" w:author="Arthur Souza Rodrigues" w:date="2026-07-10T21:42:00Z" w16du:dateUtc="2026-07-11T01:42:00Z"/>
        </w:rPr>
      </w:pPr>
      <w:ins w:id="87" w:author="Arthur Souza Rodrigues" w:date="2026-07-10T21:42:00Z" w16du:dateUtc="2026-07-11T01:42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473FFAF2" w14:textId="7A256D00" w:rsidR="0031481F" w:rsidRDefault="0031481F">
      <w:pPr>
        <w:spacing w:before="160"/>
        <w:rPr>
          <w:ins w:id="88" w:author="Arthur Souza Rodrigues" w:date="2026-07-10T21:42:00Z" w16du:dateUtc="2026-07-11T01:42:00Z"/>
        </w:rPr>
      </w:pPr>
    </w:p>
    <w:p w14:paraId="467B1700" w14:textId="00AE9C00" w:rsidR="0031481F" w:rsidRDefault="000F3671">
      <w:pPr>
        <w:pBdr>
          <w:bottom w:val="single" w:sz="3" w:space="4" w:color="E2E8F0"/>
        </w:pBdr>
        <w:spacing w:before="300" w:after="80"/>
        <w:rPr>
          <w:ins w:id="89" w:author="Arthur Souza Rodrigues" w:date="2026-07-10T21:42:00Z" w16du:dateUtc="2026-07-11T01:42:00Z"/>
        </w:rPr>
      </w:pPr>
      <w:ins w:id="90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31481F" w:rsidRDefault="000F3671">
      <w:pPr>
        <w:spacing w:before="60" w:after="60"/>
        <w:rPr>
          <w:ins w:id="91" w:author="Arthur Souza Rodrigues" w:date="2026-07-10T21:42:00Z" w16du:dateUtc="2026-07-11T01:42:00Z"/>
        </w:rPr>
      </w:pPr>
      <w:ins w:id="92" w:author="Arthur Souza Rodrigues" w:date="2026-07-10T21:42:00Z" w16du:dateUtc="2026-07-11T01:42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31481F" w:rsidRDefault="0031481F">
      <w:pPr>
        <w:spacing w:before="60"/>
        <w:rPr>
          <w:ins w:id="93" w:author="Arthur Souza Rodrigues" w:date="2026-07-10T21:42:00Z" w16du:dateUtc="2026-07-11T01:4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ins w:id="94" w:author="Arthur Souza Rodrigues" w:date="2026-07-10T21:42:00Z" w16du:dateUtc="2026-07-11T01:42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F3671">
            <w:pPr>
              <w:rPr>
                <w:ins w:id="95" w:author="Arthur Souza Rodrigues" w:date="2026-07-10T21:42:00Z" w16du:dateUtc="2026-07-11T01:42:00Z"/>
              </w:rPr>
            </w:pPr>
            <w:ins w:id="96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F3671">
            <w:pPr>
              <w:rPr>
                <w:ins w:id="97" w:author="Arthur Souza Rodrigues" w:date="2026-07-10T21:42:00Z" w16du:dateUtc="2026-07-11T01:42:00Z"/>
              </w:rPr>
            </w:pPr>
            <w:ins w:id="98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F3671">
            <w:pPr>
              <w:rPr>
                <w:ins w:id="99" w:author="Arthur Souza Rodrigues" w:date="2026-07-10T21:42:00Z" w16du:dateUtc="2026-07-11T01:42:00Z"/>
              </w:rPr>
            </w:pPr>
            <w:ins w:id="100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F3671">
            <w:pPr>
              <w:rPr>
                <w:ins w:id="101" w:author="Arthur Souza Rodrigues" w:date="2026-07-10T21:42:00Z" w16du:dateUtc="2026-07-11T01:42:00Z"/>
              </w:rPr>
            </w:pPr>
            <w:ins w:id="102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DC2887" w14:paraId="6BAD06BC" w14:textId="77777777">
        <w:trPr>
          <w:ins w:id="103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F3671">
            <w:pPr>
              <w:rPr>
                <w:ins w:id="104" w:author="Arthur Souza Rodrigues" w:date="2026-07-10T21:42:00Z" w16du:dateUtc="2026-07-11T01:42:00Z"/>
              </w:rPr>
            </w:pPr>
            <w:ins w:id="105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F3671">
            <w:pPr>
              <w:rPr>
                <w:ins w:id="106" w:author="Arthur Souza Rodrigues" w:date="2026-07-10T21:42:00Z" w16du:dateUtc="2026-07-11T01:42:00Z"/>
              </w:rPr>
            </w:pPr>
            <w:ins w:id="107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F3671">
            <w:pPr>
              <w:rPr>
                <w:ins w:id="108" w:author="Arthur Souza Rodrigues" w:date="2026-07-10T21:42:00Z" w16du:dateUtc="2026-07-11T01:42:00Z"/>
              </w:rPr>
            </w:pPr>
            <w:ins w:id="109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F3671">
            <w:pPr>
              <w:rPr>
                <w:ins w:id="110" w:author="Arthur Souza Rodrigues" w:date="2026-07-10T21:42:00Z" w16du:dateUtc="2026-07-11T01:42:00Z"/>
              </w:rPr>
            </w:pPr>
            <w:ins w:id="111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DC2887" w14:paraId="55E7E910" w14:textId="77777777">
        <w:trPr>
          <w:ins w:id="112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F3671">
            <w:pPr>
              <w:rPr>
                <w:ins w:id="113" w:author="Arthur Souza Rodrigues" w:date="2026-07-10T21:42:00Z" w16du:dateUtc="2026-07-11T01:42:00Z"/>
              </w:rPr>
            </w:pPr>
            <w:ins w:id="114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F3671">
            <w:pPr>
              <w:rPr>
                <w:ins w:id="115" w:author="Arthur Souza Rodrigues" w:date="2026-07-10T21:42:00Z" w16du:dateUtc="2026-07-11T01:42:00Z"/>
              </w:rPr>
            </w:pPr>
            <w:ins w:id="116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F3671">
            <w:pPr>
              <w:rPr>
                <w:ins w:id="117" w:author="Arthur Souza Rodrigues" w:date="2026-07-10T21:42:00Z" w16du:dateUtc="2026-07-11T01:42:00Z"/>
              </w:rPr>
            </w:pPr>
            <w:ins w:id="118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F3671">
            <w:pPr>
              <w:rPr>
                <w:ins w:id="119" w:author="Arthur Souza Rodrigues" w:date="2026-07-10T21:42:00Z" w16du:dateUtc="2026-07-11T01:42:00Z"/>
              </w:rPr>
            </w:pPr>
            <w:ins w:id="120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DC2887" w14:paraId="34278C36" w14:textId="77777777">
        <w:trPr>
          <w:ins w:id="121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F3671">
            <w:pPr>
              <w:rPr>
                <w:ins w:id="122" w:author="Arthur Souza Rodrigues" w:date="2026-07-10T21:42:00Z" w16du:dateUtc="2026-07-11T01:42:00Z"/>
              </w:rPr>
            </w:pPr>
            <w:ins w:id="123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F3671">
            <w:pPr>
              <w:rPr>
                <w:ins w:id="124" w:author="Arthur Souza Rodrigues" w:date="2026-07-10T21:42:00Z" w16du:dateUtc="2026-07-11T01:42:00Z"/>
              </w:rPr>
            </w:pPr>
            <w:ins w:id="125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F3671">
            <w:pPr>
              <w:rPr>
                <w:ins w:id="126" w:author="Arthur Souza Rodrigues" w:date="2026-07-10T21:42:00Z" w16du:dateUtc="2026-07-11T01:42:00Z"/>
              </w:rPr>
            </w:pPr>
            <w:ins w:id="127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F3671">
            <w:pPr>
              <w:rPr>
                <w:ins w:id="128" w:author="Arthur Souza Rodrigues" w:date="2026-07-10T21:42:00Z" w16du:dateUtc="2026-07-11T01:42:00Z"/>
              </w:rPr>
            </w:pPr>
            <w:ins w:id="129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DC2887" w14:paraId="26397B11" w14:textId="77777777">
        <w:trPr>
          <w:ins w:id="130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F3671">
            <w:pPr>
              <w:rPr>
                <w:ins w:id="131" w:author="Arthur Souza Rodrigues" w:date="2026-07-10T21:42:00Z" w16du:dateUtc="2026-07-11T01:42:00Z"/>
              </w:rPr>
            </w:pPr>
            <w:ins w:id="132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F3671">
            <w:pPr>
              <w:rPr>
                <w:ins w:id="133" w:author="Arthur Souza Rodrigues" w:date="2026-07-10T21:42:00Z" w16du:dateUtc="2026-07-11T01:42:00Z"/>
              </w:rPr>
            </w:pPr>
            <w:ins w:id="134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F3671">
            <w:pPr>
              <w:rPr>
                <w:ins w:id="135" w:author="Arthur Souza Rodrigues" w:date="2026-07-10T21:42:00Z" w16du:dateUtc="2026-07-11T01:42:00Z"/>
              </w:rPr>
            </w:pPr>
            <w:ins w:id="136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F3671">
            <w:pPr>
              <w:rPr>
                <w:ins w:id="137" w:author="Arthur Souza Rodrigues" w:date="2026-07-10T21:42:00Z" w16du:dateUtc="2026-07-11T01:42:00Z"/>
              </w:rPr>
            </w:pPr>
            <w:ins w:id="138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DC2887" w14:paraId="6E196A62" w14:textId="77777777">
        <w:trPr>
          <w:ins w:id="139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F3671">
            <w:pPr>
              <w:rPr>
                <w:ins w:id="140" w:author="Arthur Souza Rodrigues" w:date="2026-07-10T21:42:00Z" w16du:dateUtc="2026-07-11T01:42:00Z"/>
              </w:rPr>
            </w:pPr>
            <w:ins w:id="141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F3671">
            <w:pPr>
              <w:rPr>
                <w:ins w:id="142" w:author="Arthur Souza Rodrigues" w:date="2026-07-10T21:42:00Z" w16du:dateUtc="2026-07-11T01:42:00Z"/>
              </w:rPr>
            </w:pPr>
            <w:ins w:id="143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F3671">
            <w:pPr>
              <w:rPr>
                <w:ins w:id="144" w:author="Arthur Souza Rodrigues" w:date="2026-07-10T21:42:00Z" w16du:dateUtc="2026-07-11T01:42:00Z"/>
              </w:rPr>
            </w:pPr>
            <w:ins w:id="145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F3671">
            <w:pPr>
              <w:rPr>
                <w:ins w:id="146" w:author="Arthur Souza Rodrigues" w:date="2026-07-10T21:42:00Z" w16du:dateUtc="2026-07-11T01:42:00Z"/>
              </w:rPr>
            </w:pPr>
            <w:ins w:id="147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DC2887" w14:paraId="5C22754E" w14:textId="77777777">
        <w:trPr>
          <w:ins w:id="148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F3671">
            <w:pPr>
              <w:rPr>
                <w:ins w:id="149" w:author="Arthur Souza Rodrigues" w:date="2026-07-10T21:42:00Z" w16du:dateUtc="2026-07-11T01:42:00Z"/>
              </w:rPr>
            </w:pPr>
            <w:ins w:id="150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F3671">
            <w:pPr>
              <w:rPr>
                <w:ins w:id="151" w:author="Arthur Souza Rodrigues" w:date="2026-07-10T21:42:00Z" w16du:dateUtc="2026-07-11T01:42:00Z"/>
              </w:rPr>
            </w:pPr>
            <w:ins w:id="152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F3671">
            <w:pPr>
              <w:rPr>
                <w:ins w:id="153" w:author="Arthur Souza Rodrigues" w:date="2026-07-10T21:42:00Z" w16du:dateUtc="2026-07-11T01:42:00Z"/>
              </w:rPr>
            </w:pPr>
            <w:ins w:id="154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F3671">
            <w:pPr>
              <w:rPr>
                <w:ins w:id="155" w:author="Arthur Souza Rodrigues" w:date="2026-07-10T21:42:00Z" w16du:dateUtc="2026-07-11T01:42:00Z"/>
              </w:rPr>
            </w:pPr>
            <w:ins w:id="156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DC2887" w14:paraId="2B9A9B7E" w14:textId="77777777">
        <w:trPr>
          <w:ins w:id="157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F3671">
            <w:pPr>
              <w:rPr>
                <w:ins w:id="158" w:author="Arthur Souza Rodrigues" w:date="2026-07-10T21:42:00Z" w16du:dateUtc="2026-07-11T01:42:00Z"/>
              </w:rPr>
            </w:pPr>
            <w:ins w:id="159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F3671">
            <w:pPr>
              <w:rPr>
                <w:ins w:id="160" w:author="Arthur Souza Rodrigues" w:date="2026-07-10T21:42:00Z" w16du:dateUtc="2026-07-11T01:42:00Z"/>
              </w:rPr>
            </w:pPr>
            <w:ins w:id="161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F3671">
            <w:pPr>
              <w:rPr>
                <w:ins w:id="162" w:author="Arthur Souza Rodrigues" w:date="2026-07-10T21:42:00Z" w16du:dateUtc="2026-07-11T01:42:00Z"/>
              </w:rPr>
            </w:pPr>
            <w:ins w:id="163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F3671">
            <w:pPr>
              <w:rPr>
                <w:ins w:id="164" w:author="Arthur Souza Rodrigues" w:date="2026-07-10T21:42:00Z" w16du:dateUtc="2026-07-11T01:42:00Z"/>
              </w:rPr>
            </w:pPr>
            <w:ins w:id="165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31481F" w:rsidRDefault="0031481F">
      <w:pPr>
        <w:spacing w:before="80"/>
        <w:rPr>
          <w:ins w:id="166" w:author="Arthur Souza Rodrigues" w:date="2026-07-10T21:42:00Z" w16du:dateUtc="2026-07-11T01:42:00Z"/>
        </w:rPr>
      </w:pPr>
    </w:p>
    <w:p w14:paraId="6BC0CA74" w14:textId="77777777" w:rsidR="0031481F" w:rsidRDefault="000F3671">
      <w:pPr>
        <w:rPr>
          <w:ins w:id="167" w:author="Arthur Souza Rodrigues" w:date="2026-07-10T21:42:00Z" w16du:dateUtc="2026-07-11T01:42:00Z"/>
        </w:rPr>
      </w:pPr>
      <w:ins w:id="168" w:author="Arthur Souza Rodrigues" w:date="2026-07-10T21:42:00Z" w16du:dateUtc="2026-07-11T01:42:00Z">
        <w:r>
          <w:br w:type="page"/>
        </w:r>
      </w:ins>
    </w:p>
    <w:p w14:paraId="5E915A5D" w14:textId="7D8B6000" w:rsidR="0031481F" w:rsidRDefault="000F3671">
      <w:pPr>
        <w:spacing w:before="180" w:after="40"/>
        <w:rPr>
          <w:ins w:id="169" w:author="Arthur Souza Rodrigues" w:date="2026-07-10T21:42:00Z" w16du:dateUtc="2026-07-11T01:42:00Z"/>
        </w:rPr>
      </w:pPr>
      <w:ins w:id="170" w:author="Arthur Souza Rodrigues" w:date="2026-07-10T21:42:00Z" w16du:dateUtc="2026-07-11T01:42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ins w:id="171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F3671">
            <w:pPr>
              <w:rPr>
                <w:ins w:id="172" w:author="Arthur Souza Rodrigues" w:date="2026-07-10T21:42:00Z" w16du:dateUtc="2026-07-11T01:42:00Z"/>
              </w:rPr>
            </w:pPr>
            <w:ins w:id="173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1FFD3656" w14:textId="77777777" w:rsidR="0031481F" w:rsidRDefault="0031481F">
            <w:pPr>
              <w:rPr>
                <w:ins w:id="174" w:author="Arthur Souza Rodrigues" w:date="2026-07-10T21:42:00Z" w16du:dateUtc="2026-07-11T01:42:00Z"/>
              </w:rPr>
            </w:pPr>
          </w:p>
          <w:p w14:paraId="1FD060BE" w14:textId="7641B600" w:rsidR="0031481F" w:rsidRDefault="000F3671">
            <w:pPr>
              <w:rPr>
                <w:ins w:id="175" w:author="Arthur Souza Rodrigues" w:date="2026-07-10T21:42:00Z" w16du:dateUtc="2026-07-11T01:42:00Z"/>
              </w:rPr>
            </w:pPr>
            <w:ins w:id="17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3B619477" w14:textId="4C570E00" w:rsidR="0031481F" w:rsidRDefault="000F3671">
            <w:pPr>
              <w:rPr>
                <w:ins w:id="177" w:author="Arthur Souza Rodrigues" w:date="2026-07-10T21:42:00Z" w16du:dateUtc="2026-07-11T01:42:00Z"/>
              </w:rPr>
            </w:pPr>
            <w:ins w:id="17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511E9DEB" w14:textId="77777777" w:rsidR="0031481F" w:rsidRDefault="000F3671">
            <w:pPr>
              <w:rPr>
                <w:ins w:id="179" w:author="Arthur Souza Rodrigues" w:date="2026-07-10T21:42:00Z" w16du:dateUtc="2026-07-11T01:42:00Z"/>
              </w:rPr>
            </w:pPr>
            <w:ins w:id="18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50AD9B76" w14:textId="2F654B00" w:rsidR="0031481F" w:rsidRDefault="000F3671">
            <w:pPr>
              <w:rPr>
                <w:ins w:id="181" w:author="Arthur Souza Rodrigues" w:date="2026-07-10T21:42:00Z" w16du:dateUtc="2026-07-11T01:42:00Z"/>
              </w:rPr>
            </w:pPr>
            <w:ins w:id="18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31481F" w:rsidRDefault="000F3671">
            <w:pPr>
              <w:rPr>
                <w:ins w:id="183" w:author="Arthur Souza Rodrigues" w:date="2026-07-10T21:42:00Z" w16du:dateUtc="2026-07-11T01:42:00Z"/>
              </w:rPr>
            </w:pPr>
            <w:ins w:id="18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2FA99D5C" w14:textId="77777777" w:rsidR="0031481F" w:rsidRDefault="0031481F">
      <w:pPr>
        <w:spacing w:before="160"/>
        <w:rPr>
          <w:ins w:id="185" w:author="Arthur Souza Rodrigues" w:date="2026-07-10T21:42:00Z" w16du:dateUtc="2026-07-11T01:42:00Z"/>
        </w:rPr>
      </w:pPr>
    </w:p>
    <w:p w14:paraId="3F190000" w14:textId="5C749680" w:rsidR="0031481F" w:rsidRDefault="000F3671">
      <w:pPr>
        <w:pBdr>
          <w:bottom w:val="single" w:sz="3" w:space="4" w:color="E2E8F0"/>
        </w:pBdr>
        <w:spacing w:before="300" w:after="80"/>
        <w:rPr>
          <w:ins w:id="186" w:author="Arthur Souza Rodrigues" w:date="2026-07-10T21:42:00Z" w16du:dateUtc="2026-07-11T01:42:00Z"/>
        </w:rPr>
      </w:pPr>
      <w:ins w:id="187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10435EDF" w14:textId="5084D000" w:rsidR="0031481F" w:rsidRDefault="000F3671">
      <w:pPr>
        <w:spacing w:before="60" w:after="60"/>
        <w:rPr>
          <w:ins w:id="188" w:author="Arthur Souza Rodrigues" w:date="2026-07-10T21:42:00Z" w16du:dateUtc="2026-07-11T01:42:00Z"/>
        </w:rPr>
      </w:pPr>
      <w:ins w:id="189" w:author="Arthur Souza Rodrigues" w:date="2026-07-10T21:42:00Z" w16du:dateUtc="2026-07-11T01:42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2B851729" w14:textId="24089F00" w:rsidR="0031481F" w:rsidRDefault="0031481F">
      <w:pPr>
        <w:spacing w:before="60"/>
        <w:rPr>
          <w:ins w:id="190" w:author="Arthur Souza Rodrigues" w:date="2026-07-10T21:42:00Z" w16du:dateUtc="2026-07-11T01:42:00Z"/>
        </w:rPr>
      </w:pPr>
    </w:p>
    <w:p w14:paraId="5D0DEE00" w14:textId="77777777" w:rsidR="0031481F" w:rsidRDefault="000F3671">
      <w:pPr>
        <w:spacing w:before="180" w:after="40"/>
        <w:rPr>
          <w:ins w:id="191" w:author="Arthur Souza Rodrigues" w:date="2026-07-10T21:42:00Z" w16du:dateUtc="2026-07-11T01:42:00Z"/>
        </w:rPr>
      </w:pPr>
      <w:ins w:id="192" w:author="Arthur Souza Rodrigues" w:date="2026-07-10T21:42:00Z" w16du:dateUtc="2026-07-11T01:42:00Z">
        <w:r>
          <w:rPr>
            <w:b/>
            <w:bCs/>
            <w:color w:val="0F172A"/>
          </w:rPr>
          <w:t xml:space="preserve">Ground rules         </w:t>
        </w:r>
      </w:ins>
    </w:p>
    <w:p w14:paraId="273DBD3A" w14:textId="68145E0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10T21:42:00Z" w16du:dateUtc="2026-07-11T01:42:00Z"/>
        </w:rPr>
      </w:pPr>
      <w:ins w:id="194" w:author="Arthur Souza Rodrigues" w:date="2026-07-10T21:42:00Z" w16du:dateUtc="2026-07-11T01:42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5" w:author="Arthur Souza Rodrigues" w:date="2026-07-10T21:42:00Z" w16du:dateUtc="2026-07-11T01:42:00Z"/>
        </w:rPr>
      </w:pPr>
      <w:ins w:id="196" w:author="Arthur Souza Rodrigues" w:date="2026-07-10T21:42:00Z" w16du:dateUtc="2026-07-11T01:42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55E5C8B3" w14:textId="6EBD9EA3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7" w:author="Arthur Souza Rodrigues" w:date="2026-07-10T21:42:00Z" w16du:dateUtc="2026-07-11T01:42:00Z"/>
        </w:rPr>
      </w:pPr>
      <w:ins w:id="198" w:author="Arthur Souza Rodrigues" w:date="2026-07-10T21:42:00Z" w16du:dateUtc="2026-07-11T01:42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9" w:author="Arthur Souza Rodrigues" w:date="2026-07-10T21:42:00Z" w16du:dateUtc="2026-07-11T01:42:00Z"/>
        </w:rPr>
      </w:pPr>
      <w:ins w:id="200" w:author="Arthur Souza Rodrigues" w:date="2026-07-10T21:42:00Z" w16du:dateUtc="2026-07-11T01:42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47378C71" w14:textId="10AA3000" w:rsidR="0031481F" w:rsidRDefault="0031481F">
      <w:pPr>
        <w:spacing w:before="80"/>
        <w:rPr>
          <w:ins w:id="201" w:author="Arthur Souza Rodrigues" w:date="2026-07-10T21:42:00Z" w16du:dateUtc="2026-07-11T01:42:00Z"/>
        </w:rPr>
      </w:pPr>
    </w:p>
    <w:p w14:paraId="7AB6E680" w14:textId="77777777" w:rsidR="0031481F" w:rsidRDefault="000F3671">
      <w:pPr>
        <w:spacing w:before="180" w:after="40"/>
        <w:rPr>
          <w:ins w:id="202" w:author="Arthur Souza Rodrigues" w:date="2026-07-10T21:42:00Z" w16du:dateUtc="2026-07-11T01:42:00Z"/>
        </w:rPr>
      </w:pPr>
      <w:ins w:id="203" w:author="Arthur Souza Rodrigues" w:date="2026-07-10T21:42:00Z" w16du:dateUtc="2026-07-11T01:42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ins w:id="204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F3671">
            <w:pPr>
              <w:rPr>
                <w:ins w:id="205" w:author="Arthur Souza Rodrigues" w:date="2026-07-10T21:42:00Z" w16du:dateUtc="2026-07-11T01:42:00Z"/>
              </w:rPr>
            </w:pPr>
            <w:ins w:id="20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31481F" w:rsidRDefault="000F3671">
            <w:pPr>
              <w:rPr>
                <w:ins w:id="207" w:author="Arthur Souza Rodrigues" w:date="2026-07-10T21:42:00Z" w16du:dateUtc="2026-07-11T01:42:00Z"/>
              </w:rPr>
            </w:pPr>
            <w:ins w:id="20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15453BF2" w14:textId="689A8600" w:rsidR="0031481F" w:rsidRDefault="0031481F">
      <w:pPr>
        <w:spacing w:before="200"/>
        <w:rPr>
          <w:ins w:id="209" w:author="Arthur Souza Rodrigues" w:date="2026-07-10T21:42:00Z" w16du:dateUtc="2026-07-11T01:42:00Z"/>
        </w:rPr>
      </w:pPr>
    </w:p>
    <w:p w14:paraId="6D436C00" w14:textId="6FF0F000" w:rsidR="0031481F" w:rsidRDefault="000F3671">
      <w:pPr>
        <w:pBdr>
          <w:bottom w:val="single" w:sz="3" w:space="4" w:color="E2E8F0"/>
        </w:pBdr>
        <w:spacing w:before="300" w:after="80"/>
        <w:rPr>
          <w:ins w:id="210" w:author="Arthur Souza Rodrigues" w:date="2026-07-10T21:42:00Z" w16du:dateUtc="2026-07-11T01:42:00Z"/>
        </w:rPr>
      </w:pPr>
      <w:ins w:id="211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00BE2CA6" w14:textId="77777777" w:rsidR="0031481F" w:rsidRDefault="0031481F">
      <w:pPr>
        <w:spacing w:before="60"/>
        <w:rPr>
          <w:ins w:id="212" w:author="Arthur Souza Rodrigues" w:date="2026-07-10T21:42:00Z" w16du:dateUtc="2026-07-11T01:42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ins w:id="213" w:author="Arthur Souza Rodrigues" w:date="2026-07-10T21:42:00Z" w16du:dateUtc="2026-07-11T01:42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F3671">
            <w:pPr>
              <w:spacing w:after="8"/>
              <w:rPr>
                <w:ins w:id="214" w:author="Arthur Souza Rodrigues" w:date="2026-07-10T21:42:00Z" w16du:dateUtc="2026-07-11T01:42:00Z"/>
              </w:rPr>
            </w:pPr>
            <w:ins w:id="215" w:author="Arthur Souza Rodrigues" w:date="2026-07-10T21:42:00Z" w16du:dateUtc="2026-07-11T01:42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31481F" w:rsidRDefault="000F3671">
            <w:pPr>
              <w:spacing w:after="320"/>
              <w:rPr>
                <w:ins w:id="216" w:author="Arthur Souza Rodrigues" w:date="2026-07-10T21:42:00Z" w16du:dateUtc="2026-07-11T01:42:00Z"/>
              </w:rPr>
            </w:pPr>
            <w:ins w:id="217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218" w:author="Arthur Souza Rodrigues" w:date="2026-07-10T21:42:00Z" w16du:dateUtc="2026-07-11T01:42:00Z"/>
              </w:rPr>
            </w:pPr>
          </w:p>
          <w:p w14:paraId="18004CB4" w14:textId="77777777" w:rsidR="0031481F" w:rsidRDefault="000F3671">
            <w:pPr>
              <w:rPr>
                <w:ins w:id="219" w:author="Arthur Souza Rodrigues" w:date="2026-07-10T21:42:00Z" w16du:dateUtc="2026-07-11T01:42:00Z"/>
              </w:rPr>
            </w:pPr>
            <w:ins w:id="220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F3671">
            <w:pPr>
              <w:spacing w:after="8"/>
              <w:rPr>
                <w:ins w:id="221" w:author="Arthur Souza Rodrigues" w:date="2026-07-10T21:42:00Z" w16du:dateUtc="2026-07-11T01:42:00Z"/>
              </w:rPr>
            </w:pPr>
            <w:ins w:id="222" w:author="Arthur Souza Rodrigues" w:date="2026-07-10T21:42:00Z" w16du:dateUtc="2026-07-11T01:42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3099E6A8" w14:textId="23392000" w:rsidR="0031481F" w:rsidRDefault="000F3671">
            <w:pPr>
              <w:spacing w:after="320"/>
              <w:rPr>
                <w:ins w:id="223" w:author="Arthur Souza Rodrigues" w:date="2026-07-10T21:42:00Z" w16du:dateUtc="2026-07-11T01:42:00Z"/>
              </w:rPr>
            </w:pPr>
            <w:ins w:id="224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225" w:author="Arthur Souza Rodrigues" w:date="2026-07-10T21:42:00Z" w16du:dateUtc="2026-07-11T01:42:00Z"/>
              </w:rPr>
            </w:pPr>
          </w:p>
          <w:p w14:paraId="09E07E00" w14:textId="72F92000" w:rsidR="0031481F" w:rsidRDefault="000F3671">
            <w:pPr>
              <w:rPr>
                <w:ins w:id="226" w:author="Arthur Souza Rodrigues" w:date="2026-07-10T21:42:00Z" w16du:dateUtc="2026-07-11T01:42:00Z"/>
              </w:rPr>
            </w:pPr>
            <w:ins w:id="227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77FD2058" w14:textId="2D361052" w:rsidR="00DB68C3" w:rsidRDefault="00C35BD7">
      <w:pPr>
        <w:rPr>
          <w:del w:id="228" w:author="Arthur Souza Rodrigues" w:date="2026-07-10T21:42:00Z" w16du:dateUtc="2026-07-11T01:42:00Z"/>
        </w:rPr>
      </w:pPr>
      <w:del w:id="229" w:author="Arthur Souza Rodrigues" w:date="2026-07-10T21:42:00Z" w16du:dateUtc="2026-07-11T01:42:00Z">
        <w:r>
          <w:rPr>
            <w:rFonts w:ascii="Roboto, sans-serif" w:hAnsi="Roboto, sans-serif" w:cs="Roboto, sans-serif"/>
          </w:rPr>
          <w:lastRenderedPageBreak/>
        </w:r>
        <w:r>
          <w:rPr>
            <w:rFonts w:ascii="Roboto, sans-serif" w:hAnsi="Roboto, sans-serif" w:cs="Roboto, sans-serif"/>
          </w:rPr>
          <w:delText>Roboto Font Demo</w:delText>
        </w:r>
      </w:del>
    </w:p>
    <w:p w14:paraId="44CED737" w14:textId="77777777" w:rsidR="00DB68C3" w:rsidRDefault="00C35BD7">
      <w:pPr>
        <w:rPr>
          <w:del w:id="230" w:author="Arthur Souza Rodrigues" w:date="2026-07-10T21:42:00Z" w16du:dateUtc="2026-07-11T01:42:00Z"/>
        </w:rPr>
      </w:pPr>
      <w:del w:id="231" w:author="Arthur Souza Rodrigues" w:date="2026-07-10T21:42:00Z" w16du:dateUtc="2026-07-11T01:42:00Z">
        <w:r>
          <w:rPr>
            <w:rFonts w:ascii="Roboto, sans-serif" w:hAnsi="Roboto, sans-serif" w:cs="Roboto, sans-serif"/>
          </w:rPr>
          <w:delText>This document demonstrates the Roboto font family.</w:delText>
        </w:r>
      </w:del>
    </w:p>
    <w:p w14:paraId="4E232D93" w14:textId="77777777" w:rsidR="00DB68C3" w:rsidRDefault="00C35BD7">
      <w:del w:id="232" w:author="Arthur Souza Rodrigues" w:date="2026-07-10T21:42:00Z" w16du:dateUtc="2026-07-11T01:42:00Z">
        <w:r>
          <w:rPr>
            <w:rFonts w:ascii="Roboto, sans-serif" w:hAnsi="Roboto, sans-serif" w:cs="Roboto, sans-serif"/>
          </w:rPr>
          <w:delText>Roboto is a modern geometric sans-serif typeface by Google.</w:delText>
        </w:r>
      </w:del>
    </w:p>
    <w:sectPr w:rsidR="00DB68C3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7" w:author="Arthur Souza Rodrigues" w:date="2026-07-10T21:42:00Z" w16du:dateUtc="2026-07-11T01:42:00Z">
        <w:sectPr w:rsidR="00DB68C3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F84A31" w14:textId="77777777" w:rsidR="00C35BD7" w:rsidRDefault="00C35BD7">
      <w:pPr>
        <w:pPrChange w:id="13" w:author="Arthur Souza Rodrigues" w:date="2026-07-10T21:42:00Z" w16du:dateUtc="2026-07-11T01:4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88EC9AB" w14:textId="77777777" w:rsidR="00C35BD7" w:rsidRDefault="00C35BD7">
      <w:pPr>
        <w:pPrChange w:id="14" w:author="Arthur Souza Rodrigues" w:date="2026-07-10T21:42:00Z" w16du:dateUtc="2026-07-11T01:4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Roboto, sans-serif">
    <w:altName w:val="Roboto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B97C77" w14:textId="77777777" w:rsidR="007A562A" w:rsidRDefault="000F3671">
    <w:pPr>
      <w:pBdr>
        <w:top w:val="single" w:sz="2" w:space="1" w:color="E2E8F0"/>
      </w:pBdr>
      <w:spacing w:before="80"/>
      <w:jc w:val="center"/>
      <w:pPrChange w:id="235" w:author="Arthur Souza Rodrigues" w:date="2026-07-10T21:42:00Z" w16du:dateUtc="2026-07-11T01:42:00Z">
        <w:pPr>
          <w:pStyle w:val="Footer"/>
        </w:pPr>
      </w:pPrChange>
    </w:pPr>
    <w:ins w:id="236" w:author="Arthur Souza Rodrigues" w:date="2026-07-10T21:42:00Z" w16du:dateUtc="2026-07-11T01:42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57D521" w14:textId="77777777" w:rsidR="00C35BD7" w:rsidRDefault="00C35BD7">
      <w:pPr>
        <w:pPrChange w:id="11" w:author="Arthur Souza Rodrigues" w:date="2026-07-10T21:42:00Z" w16du:dateUtc="2026-07-11T01:4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3B2DB1D" w14:textId="77777777" w:rsidR="00C35BD7" w:rsidRDefault="00C35BD7">
      <w:pPr>
        <w:pPrChange w:id="12" w:author="Arthur Souza Rodrigues" w:date="2026-07-10T21:42:00Z" w16du:dateUtc="2026-07-11T01:4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3E8F32" w14:textId="77777777" w:rsidR="007A562A" w:rsidRDefault="000F3671">
    <w:pPr>
      <w:pBdr>
        <w:bottom w:val="single" w:sz="2" w:space="1" w:color="E2E8F0"/>
      </w:pBdr>
      <w:jc w:val="center"/>
      <w:pPrChange w:id="233" w:author="Arthur Souza Rodrigues" w:date="2026-07-10T21:42:00Z" w16du:dateUtc="2026-07-11T01:42:00Z">
        <w:pPr>
          <w:pStyle w:val="Header"/>
        </w:pPr>
      </w:pPrChange>
    </w:pPr>
    <w:ins w:id="234" w:author="Arthur Souza Rodrigues" w:date="2026-07-10T21:42:00Z" w16du:dateUtc="2026-07-11T01:42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8C3"/>
    <w:rsid w:val="000F3671"/>
    <w:rsid w:val="0031481F"/>
    <w:rsid w:val="00336008"/>
    <w:rsid w:val="00580127"/>
    <w:rsid w:val="007A562A"/>
    <w:rsid w:val="007F02AB"/>
    <w:rsid w:val="00841BEC"/>
    <w:rsid w:val="00A8187F"/>
    <w:rsid w:val="00C35BD7"/>
    <w:rsid w:val="00D53FE7"/>
    <w:rsid w:val="00DB68C3"/>
    <w:rsid w:val="00DC2887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8665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10T21:42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42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42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42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42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42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42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42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42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42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42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42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2A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62A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62A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62A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62A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62A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10T21:42:00Z"/>
    </w:pPr>
    <w:rPr>
      <w:rFonts w:ascii="Inter" w:eastAsia="Inter" w:hAnsi="Inter" w:cs="Inter"/>
      <w:sz w:val="56"/>
      <w:szCs w:val="56"/>
      <w:rPrChange w:id="6" w:author="Arthur Souza Rodrigues" w:date="2026-07-10T21:42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A562A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10T21:42:00Z"/>
    </w:pPr>
    <w:rPr>
      <w:rFonts w:ascii="Inter" w:eastAsia="Inter" w:hAnsi="Inter" w:cs="Inter"/>
      <w:b/>
      <w:bCs/>
      <w:szCs w:val="22"/>
      <w:rPrChange w:id="7" w:author="Arthur Souza Rodrigues" w:date="2026-07-10T21:42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10T21:42:00Z"/>
    </w:pPr>
    <w:rPr>
      <w:rFonts w:ascii="Inter" w:eastAsia="Inter" w:hAnsi="Inter" w:cs="Inter"/>
      <w:szCs w:val="22"/>
      <w:rPrChange w:id="8" w:author="Arthur Souza Rodrigues" w:date="2026-07-10T21:42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7A562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A562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10T21:42:00Z"/>
    </w:pPr>
    <w:rPr>
      <w:rFonts w:ascii="Inter" w:eastAsia="Inter" w:hAnsi="Inter" w:cs="Inter"/>
      <w:sz w:val="20"/>
      <w:rPrChange w:id="9" w:author="Arthur Souza Rodrigues" w:date="2026-07-10T21:42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562A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7A56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42:00Z"/>
    </w:pPr>
    <w:rPr>
      <w:rFonts w:ascii="Inter" w:eastAsia="Inter" w:hAnsi="Inter" w:cs="Inter"/>
      <w:sz w:val="20"/>
      <w:rPrChange w:id="10" w:author="Arthur Souza Rodrigues" w:date="2026-07-10T21:42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562A"/>
    <w:rPr>
      <w:rFonts w:ascii="Inter" w:eastAsia="Inter" w:hAnsi="Inter" w:cs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7A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62A"/>
  </w:style>
  <w:style w:type="paragraph" w:styleId="Footer">
    <w:name w:val="footer"/>
    <w:basedOn w:val="Normal"/>
    <w:link w:val="FooterChar"/>
    <w:uiPriority w:val="99"/>
    <w:unhideWhenUsed/>
    <w:rsid w:val="007A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2026-07-11T01:42:00Z</dcterms:modified>
</cp:coreProperties>
</file>