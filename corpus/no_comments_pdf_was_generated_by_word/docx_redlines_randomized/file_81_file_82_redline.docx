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84BDD" w14:textId="77777777" w:rsidR="00CD07B1" w:rsidRDefault="00CD07B1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</w:t>
      </w:r>
      <w:ins w:id="0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82</w:t>
        </w:r>
      </w:ins>
      <w:del w:id="1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81</w:delText>
        </w:r>
      </w:del>
      <w:r>
        <w:rPr>
          <w:rFonts w:ascii="Arial" w:hAnsi="Arial" w:cs="Arial"/>
          <w:b/>
          <w:bCs/>
          <w:sz w:val="52"/>
          <w:szCs w:val="52"/>
        </w:rPr>
        <w:t>.docx</w:t>
      </w:r>
    </w:p>
    <w:p w14:paraId="6AE54F42" w14:textId="09442411" w:rsidR="00473771" w:rsidRDefault="002351C9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ins w:id="2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>Demo</w:t>
      </w:r>
    </w:p>
    <w:p w14:paraId="39B734C0" w14:textId="77777777" w:rsidR="00473771" w:rsidRDefault="002351C9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 xml:space="preserve">This document </w:t>
      </w:r>
      <w:ins w:id="3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shows</w:t>
        </w:r>
      </w:ins>
      <w:del w:id="4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demonstrates the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del w:id="5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 xml:space="preserve">paragraph </w:delText>
        </w:r>
      </w:del>
      <w:r>
        <w:rPr>
          <w:rFonts w:ascii="Arial" w:hAnsi="Arial" w:cs="Arial"/>
          <w:b/>
          <w:bCs/>
          <w:sz w:val="52"/>
          <w:szCs w:val="52"/>
        </w:rPr>
        <w:t>style</w:t>
      </w:r>
      <w:ins w:id="6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 with center alignment</w:t>
        </w:r>
      </w:ins>
      <w:r>
        <w:rPr>
          <w:rFonts w:ascii="Arial" w:hAnsi="Arial" w:cs="Arial"/>
          <w:b/>
          <w:bCs/>
          <w:sz w:val="52"/>
          <w:szCs w:val="52"/>
        </w:rPr>
        <w:t>.</w:t>
      </w:r>
    </w:p>
    <w:p w14:paraId="23A65EB7" w14:textId="77777777" w:rsidR="00473771" w:rsidRDefault="002351C9">
      <w:pPr>
        <w:spacing w:line="240" w:lineRule="auto"/>
      </w:pPr>
      <w:ins w:id="7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 xml:space="preserve">Title style creates </w:t>
      </w:r>
      <w:ins w:id="8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an impressive</w:t>
        </w:r>
      </w:ins>
      <w:del w:id="9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a visually prominent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document </w:t>
      </w:r>
      <w:ins w:id="10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cover page</w:t>
        </w:r>
      </w:ins>
      <w:del w:id="11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heading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sectPr w:rsidR="0047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771"/>
    <w:rsid w:val="00205CAB"/>
    <w:rsid w:val="00473771"/>
    <w:rsid w:val="006C7BB9"/>
    <w:rsid w:val="00B522E5"/>
    <w:rsid w:val="00CD07B1"/>
    <w:rsid w:val="00D53FE7"/>
    <w:rsid w:val="00D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2026-07-11T01:46:00Z</dcterms:modified>
</cp:coreProperties>
</file>