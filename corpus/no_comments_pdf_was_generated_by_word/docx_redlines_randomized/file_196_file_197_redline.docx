
<file path=[Content_Types].xml><?xml version="1.0" encoding="utf-8"?>
<Types xmlns="http://schemas.openxmlformats.org/package/2006/content-types">
  <Default Extension="bin" ContentType="image/png"/>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c="http://schemas.openxmlformats.org/drawingml/2006/chart" xmlns:a14="http://schemas.microsoft.com/office/drawing/2010/main" xmlns:dgm="http://schemas.openxmlformats.org/drawingml/2006/diagram" mc:Ignorable="w14 w15 w16se w16cid w16 w16cex w16sdtdh w16sdtfl w16du wp14">
  <w:body>
    <w:p w14:paraId="54257407" w14:textId="77777777" w:rsidR="00850BEF" w:rsidRDefault="00850BEF" w:rsidP="009310D4">
      <w:pPr>
        <w:pStyle w:val="Heading1"/>
        <w:jc w:val="center"/>
        <w:rPr>
          <w:rFonts w:ascii="Ubuntu" w:hAnsi="Ubuntu"/>
          <w:sz w:val="28"/>
          <w:rPrChange w:id="22" w:author="Arthur Souza Rodrigues" w:date="2026-07-10T21:52:00Z" w16du:dateUtc="2026-07-11T01:52:00Z"/>
        </w:rPr>
        <w:pPrChange w:id="23" w:author="Arthur Souza Rodrigues" w:date="2026-07-10T21:52:00Z" w16du:dateUtc="2026-07-11T01:52:00Z"/>
      </w:pPr>
      <w:bookmarkStart w:id="24" w:name="_Toc359077862"/>
      <w:r>
        <w:rPr>
          <w:rFonts w:ascii="Ubuntu" w:hAnsi="Ubuntu"/>
          <w:sz w:val="28"/>
          <w:rPrChange w:id="25" w:author="Arthur Souza Rodrigues" w:date="2026-07-10T21:52:00Z" w16du:dateUtc="2026-07-11T01:52:00Z"/>
        </w:rPr>
        <w:t>file_</w:t>
      </w:r>
      <w:ins w:id="26" w:author="Arthur Souza Rodrigues" w:date="2026-07-10T21:52:00Z" w16du:dateUtc="2026-07-11T01:52:00Z">
        <w:r>
          <w:rPr>
            <w:rFonts w:ascii="Ubuntu" w:hAnsi="Ubuntu"/>
            <w:sz w:val="28"/>
            <w:szCs w:val="28"/>
          </w:rPr>
          <w:t>197</w:t>
        </w:r>
      </w:ins>
      <w:del w:id="27" w:author="Arthur Souza Rodrigues" w:date="2026-07-10T21:52:00Z" w16du:dateUtc="2026-07-11T01:52:00Z">
        <w:r>
          <w:delText>196</w:delText>
        </w:r>
      </w:del>
      <w:r>
        <w:rPr>
          <w:rFonts w:ascii="Ubuntu" w:hAnsi="Ubuntu"/>
          <w:sz w:val="28"/>
          <w:rPrChange w:id="28" w:author="Arthur Souza Rodrigues" w:date="2026-07-10T21:52:00Z" w16du:dateUtc="2026-07-11T01:52:00Z"/>
        </w:rPr>
        <w:t>.docx</w:t>
      </w:r>
    </w:p>
    <w:p w14:paraId="233D5C26" w14:textId="4A7A61CA" w:rsidR="009310D4" w:rsidRPr="009310D4" w:rsidRDefault="009310D4" w:rsidP="009310D4">
      <w:pPr>
        <w:pStyle w:val="Heading1"/>
        <w:jc w:val="center"/>
        <w:rPr>
          <w:ins w:id="29" w:author="Arthur Souza Rodrigues" w:date="2026-07-10T21:52:00Z" w16du:dateUtc="2026-07-11T01:52:00Z"/>
          <w:rFonts w:ascii="Ubuntu" w:hAnsi="Ubuntu"/>
        </w:rPr>
      </w:pPr>
      <w:ins w:id="30" w:author="Arthur Souza Rodrigues" w:date="2026-07-10T21:52:00Z" w16du:dateUtc="2026-07-11T01:52:00Z">
        <w:r>
          <w:rPr>
            <w:rFonts w:ascii="Ubuntu" w:hAnsi="Ubuntu"/>
            <w:sz w:val="28"/>
            <w:szCs w:val="28"/>
          </w:rPr>
          <w:t>Images</w:t>
        </w:r>
      </w:ins>
    </w:p>
    <w:p w14:paraId="0404D5DB" w14:textId="77777777" w:rsidR="009310D4" w:rsidRPr="009310D4" w:rsidRDefault="009310D4" w:rsidP="009310D4">
      <w:pPr>
        <w:ind w:firstLine="426"/>
        <w:rPr>
          <w:ins w:id="31" w:author="Arthur Souza Rodrigues" w:date="2026-07-10T21:52:00Z" w16du:dateUtc="2026-07-11T01:52:00Z"/>
        </w:rPr>
      </w:pPr>
      <w:ins w:id="32" w:author="Arthur Souza Rodrigues" w:date="2026-07-10T21:52:00Z" w16du:dateUtc="2026-07-11T01:52:00Z">
        <w:r>
          <w:t xml:space="preserve">Images can be of three main types. Inline images are images that are part of the normal text flow, like this image of a green dot </w:t>
        </w:r>
        <w:r>
          <w:rPr>
            <w:noProof/>
          </w:rPr>
          <w:drawing>
            <wp:inline distT="0" distB="0" distL="0" distR="0" wp14:anchorId="79CA73FC" wp14:editId="66D085F4">
              <wp:extent cx="137160" cy="137160"/>
              <wp:effectExtent l="19050" t="0" r="0" b="0"/>
              <wp:docPr id="1392531865" name="Picture 0" descr="dot_green.png"/>
              <wp:cNvGraphicFramePr>
                <a:graphicFrameLocks noChangeAspect="1"/>
              </wp:cNvGraphicFramePr>
              <a:graphic>
                <a:graphicData uri="http://schemas.openxmlformats.org/drawingml/2006/picture">
                  <pic:pic>
                    <pic:nvPicPr>
                      <pic:cNvPr id="0" name="dot_green.png"/>
                      <pic:cNvPicPr/>
                    </pic:nvPicPr>
                    <pic:blipFill>
                      <a:blip r:embed="rId8"/>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64896"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1920264943" name="Picture 1" descr="back.png"/>
              <wp:cNvGraphicFramePr>
                <a:graphicFrameLocks noChangeAspect="1"/>
              </wp:cNvGraphicFramePr>
              <a:graphic>
                <a:graphicData uri="http://schemas.openxmlformats.org/drawingml/2006/picture">
                  <pic:pic>
                    <pic:nvPicPr>
                      <pic:cNvPr id="0" name="back.png"/>
                      <pic:cNvPicPr/>
                    </pic:nvPicPr>
                    <pic:blipFill>
                      <a:blip r:embed="rId9"/>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t xml:space="preserve"> The next category of image is a floating image, one that “floats “ on the page and is surrounded by text. Word supports more </w:t>
        </w:r>
        <w:r>
          <w:rPr>
            <w:color w:val="000000" w:themeColor="text1"/>
          </w:rPr>
          <w:t>types of floating images than are possible with current ebook technology, so the conversion maps floating images to simple left and right floats, as you can see with the left and right arrow images</w:t>
        </w:r>
        <w:r>
          <w:t xml:space="preserve"> on the sides of this paragraph.</w:t>
        </w:r>
      </w:ins>
    </w:p>
    <w:p w14:paraId="488CE0F0" w14:textId="77777777" w:rsidR="009310D4" w:rsidRPr="009310D4" w:rsidRDefault="009310D4" w:rsidP="009310D4">
      <w:pPr>
        <w:rPr>
          <w:ins w:id="33" w:author="Arthur Souza Rodrigues" w:date="2026-07-10T21:52:00Z" w16du:dateUtc="2026-07-11T01:52:00Z"/>
        </w:rPr>
      </w:pPr>
      <w:ins w:id="34" w:author="Arthur Souza Rodrigues" w:date="2026-07-10T21:52:00Z" w16du:dateUtc="2026-07-11T01:52:00Z">
        <w:r>
          <w:t>The final type of image is a “block” image, one that becomes a paragraph on its own and has no text on either side. Below is a centered green dot.</w:t>
        </w:r>
      </w:ins>
    </w:p>
    <w:p w14:paraId="5F9E41BC" w14:textId="77777777" w:rsidR="009310D4" w:rsidRPr="009310D4" w:rsidRDefault="009310D4" w:rsidP="009310D4">
      <w:pPr>
        <w:rPr>
          <w:ins w:id="35" w:author="Arthur Souza Rodrigues" w:date="2026-07-10T21:52:00Z" w16du:dateUtc="2026-07-11T01:52:00Z"/>
        </w:rPr>
      </w:pPr>
      <w:ins w:id="36" w:author="Arthur Souza Rodrigues" w:date="2026-07-10T21:52:00Z" w16du:dateUtc="2026-07-11T01:52:00Z">
        <w:r>
          <w:rPr>
            <w:noProof/>
          </w:rPr>
          <w:drawing>
            <wp:anchor distT="0" distB="0" distL="114300" distR="114300" simplePos="0" relativeHeight="251666944"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1751846154" name="Picture 4" descr="dot_green.png"/>
              <wp:cNvGraphicFramePr>
                <a:graphicFrameLocks noChangeAspect="1"/>
              </wp:cNvGraphicFramePr>
              <a:graphic>
                <a:graphicData uri="http://schemas.openxmlformats.org/drawingml/2006/picture">
                  <pic:pic>
                    <pic:nvPicPr>
                      <pic:cNvPr id="0" name="dot_green.png"/>
                      <pic:cNvPicPr/>
                    </pic:nvPicPr>
                    <pic:blipFill>
                      <a:blip r:embed="rId8"/>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5920"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50246273" name="Picture 2" descr="forward.png"/>
              <wp:cNvGraphicFramePr>
                <a:graphicFrameLocks noChangeAspect="1"/>
              </wp:cNvGraphicFramePr>
              <a:graphic>
                <a:graphicData uri="http://schemas.openxmlformats.org/drawingml/2006/picture">
                  <pic:pic>
                    <pic:nvPicPr>
                      <pic:cNvPr id="0" name="forward.png"/>
                      <pic:cNvPicPr/>
                    </pic:nvPicPr>
                    <pic:blipFill>
                      <a:blip r:embed="rId10"/>
                      <a:stretch>
                        <a:fillRect/>
                      </a:stretch>
                    </pic:blipFill>
                    <pic:spPr>
                      <a:xfrm>
                        <a:off x="0" y="0"/>
                        <a:ext cx="975360" cy="975360"/>
                      </a:xfrm>
                      <a:prstGeom prst="rect">
                        <a:avLst/>
                      </a:prstGeom>
                    </pic:spPr>
                  </pic:pic>
                </a:graphicData>
              </a:graphic>
            </wp:anchor>
          </w:drawing>
        </w:r>
        <w:r>
          <w:t xml:space="preserve">Centered images like this are useful for large pictures that should be a focus of attention. </w:t>
        </w:r>
      </w:ins>
    </w:p>
    <w:p w14:paraId="554CAE60" w14:textId="77777777" w:rsidR="009310D4" w:rsidRPr="009310D4" w:rsidRDefault="009310D4" w:rsidP="009310D4">
      <w:pPr>
        <w:rPr>
          <w:ins w:id="37" w:author="Arthur Souza Rodrigues" w:date="2026-07-10T21:52:00Z" w16du:dateUtc="2026-07-11T01:52:00Z"/>
        </w:rPr>
      </w:pPr>
      <w:ins w:id="38" w:author="Arthur Souza Rodrigues" w:date="2026-07-10T21:52:00Z" w16du:dateUtc="2026-07-11T01:52:00Z">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t>, not necessarily where it appears on the page in Word.</w:t>
        </w:r>
      </w:ins>
    </w:p>
    <w:p w14:paraId="123C8CD0" w14:textId="756238AE" w:rsidR="0018060C" w:rsidRDefault="00894F66">
      <w:pPr>
        <w:rPr>
          <w:del w:id="39" w:author="Arthur Souza Rodrigues" w:date="2026-07-10T21:52:00Z" w16du:dateUtc="2026-07-11T01:52:00Z"/>
        </w:rPr>
      </w:pPr>
      <w:del w:id="40" w:author="Arthur Souza Rodrigues" w:date="2026-07-10T21:52:00Z" w16du:dateUtc="2026-07-11T01:52:00Z">
        <w:r>
          <w:rPr>
            <w:noProof/>
          </w:rPr>
          <mc:AlternateContent>
            <mc:Choice Requires="wps">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CE3B3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jqCuwEAAM0DAAAOAAAAZHJzL2Uyb0RvYy54bWysU9uO0zAQfUfiHyy/UyfhsrtR033oAi8I Vlw+wHXGjSXfZJsm+XvGTpsiQEKLeJn4MmfmzPHJ9n4ympwgROVsR+tNRQlY4Xpljx399vXdi1tK YuK259pZ6OgMkd7vnj/bjr6Fxg1O9xAIFrGxHX1Hh5R8y1gUAxgeN86DxUvpguEJt+HI+sBHrG40 a6rqDRtd6H1wAmLE04flku5KfSlBpE9SRkhEdxS5pRJDiYcc2W7L22PgflDiTIP/AwvDlcWma6kH njj5HtRvpYwSwUUn00Y4w5yUSkCZAaepq1+m+TJwD2UWFCf6Vab4/8qKj6e9fQwow+hjG/1jyFNM Mpj8RX5kKmLNq1gwJSLwsKlf3b1uGkoE3tVNdXPb3GQ52RXuQ0zvwRmSFx09gE17Zy0+igsvi1z8 9CGmBXRJzn21zTFxpd/anqTZo3NSUNweNZx75BR25VxWadawwD+DJKpHlnVpU+wEex3IiaMRuBBI pV4rYXaGSaX1Cqz+DjznZygUqz0FvCJKZ2fTCjbKuvCn7mm6UJZL/kWBZe4swcH1c3nNIg16przH 2d/ZlD/vC/z6F+5+AAAA//8DAFBLAwQUAAYACAAAACEAyFAuNOEAAAAPAQAADwAAAGRycy9kb3du cmV2LnhtbExPy07DMBC8I/EP1iJxQdRpokKbxqkQzzOhUq9ObGK39jrEbhv+nuUEl9WuZnYe1Wby jp30GG1AAfNZBkxjF5TFXsD24+V2CSwmiUq6gFrAt46wqS8vKlmqcMZ3fWpSz0gEYykFmJSGkvPY Ge1lnIVBI2GfYfQy0Tn2XI3yTOLe8TzL7riXFsnByEE/Gt0dmqMX8Lzr9gfXmFfTrr5uTES72r9Z Ia6vpqc1jYc1sKSn9PcBvx0oP9QUrA1HVJE5AcVyviAqLUUBjAj3ZAqsFZDnxQJ4XfH/PeofAAAA //8DAFBLAQItABQABgAIAAAAIQC2gziS/gAAAOEBAAATAAAAAAAAAAAAAAAAAAAAAABbQ29udGVu dF9UeXBlc10ueG1sUEsBAi0AFAAGAAgAAAAhADj9If/WAAAAlAEAAAsAAAAAAAAAAAAAAAAALwEA AF9yZWxzLy5yZWxzUEsBAi0AFAAGAAgAAAAhAP0+OoK7AQAAzQMAAA4AAAAAAAAAAAAAAAAALgIA AGRycy9lMm9Eb2MueG1sUEsBAi0AFAAGAAgAAAAhAMhQLjThAAAADwEAAA8AAAAAAAAAAAAAAAAA FQQAAGRycy9kb3ducmV2LnhtbFBLBQYAAAAABAAEAPMAAAAjBQAAAAA= " strokecolor="#5b9bd5 [3204]" strokeweight=".5pt">
                  <v:stroke endarrow="block"/>
                </v:shape>
              </w:pict>
            </mc:Fallback>
          </mc:AlternateContent>
        </w:r>
        <w:r>
          <w:rPr>
            <w:noProof/>
          </w:rPr>
          <mc:AlternateContent>
            <mc:Choice Requires="wps">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50C9C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Ehe1sQEAAK8DAAAOAAAAZHJzL2Uyb0RvYy54bWysU02P0zAQvSPxHyzfadIUCls13UNXcEGw 4uvudcaNJdtj2d4k/feMnTaLACGBuFj+mPfmzZvx/nayhg0QokbX8vWq5gycxE67U8u/fnn74g1n MQnXCYMOWn6GyG8Pz5/tR7+DBns0HQRGJC7uRt/yPiW/q6ooe7AirtCDo0eFwYpEx3CquiBGYrem aup6W40YOh9QQox0ezc/8kPhVwpk+qhUhMRMy0lbKmso60Neq8Ne7E5B+F7LiwzxDyqs0I6SLlR3 Ign2GPQvVFbLgBFVWkm0FSqlJZQaqJp1/VM1n3vhodRC5kS/2BT/H638MBzdfSAbRh930d+HXMWk gmXKaP+NelrqIqVsKradF9tgSkzSZbN59bLZ3HAm6e1m26y3r7Ov1cyT+XyI6R2gZXnTcvkYBuiO 6Bz1B8OmZBDD+5hm2DWcOJ5UlV06G8iExn0CxXRH2Wd9ZWDgaAIbBLVaSAkurS8ySnSGKW3MAqxL 2j8CL/EZCmWY/ga8IEpmdGkBW+0w/C57mq6S1Rx/dWCuO1vwgN259KtYQ1NRjL5McB67H88F/vTP Dt8BAAD//wMAUEsDBBQABgAIAAAAIQD/aR7R5AAAAA8BAAAPAAAAZHJzL2Rvd25yZXYueG1sTI9B T4QwEIXvJv6HZky8uYVCZJelbIjGZPUm68Fjl45ApC3SwuK/dzzpZZLJvPfmfcVhNQNbcPK9sxLi TQQMbeN0b1sJb6enuy0wH5TVanAWJXyjh0N5fVWoXLuLfcWlDi2jEOtzJaELYcw5902HRvmNG9HS 7cNNRgVap5brSV0o3AxcRNE9N6q39KFTIz502HzWs5FQZccjzun715Lsnqt0V6tEnF6kvL1ZH/c0 qj2wgGv4c8AvA/WHkoqd3Wy1Z4OEJM1ikkrYigwYCbI4I6CzBJGkAnhZ8P8c5Q8AAAD//wMAUEsB Ai0AFAAGAAgAAAAhALaDOJL+AAAA4QEAABMAAAAAAAAAAAAAAAAAAAAAAFtDb250ZW50X1R5cGVz XS54bWxQSwECLQAUAAYACAAAACEAOP0h/9YAAACUAQAACwAAAAAAAAAAAAAAAAAvAQAAX3JlbHMv LnJlbHNQSwECLQAUAAYACAAAACEAKBIXtbEBAACvAwAADgAAAAAAAAAAAAAAAAAuAgAAZHJzL2Uy b0RvYy54bWxQSwECLQAUAAYACAAAACEA/2ke0eQAAAAPAQAADwAAAAAAAAAAAAAAAAALBAAAZHJz L2Rvd25yZXYueG1sUEsFBgAAAAAEAAQA8wAAABwFAAAAAA== " adj="10800" strokecolor="#5b9bd5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E78437F"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y1QBagIAADcFAAAOAAAAZHJzL2Uyb0RvYy54bWysVN9P3DAMfp+0/yHK++iPHbCd6KETiGkS ghMw8RzShFZK48zJXe/2189Jez0GaA/T+pA6sf3Z/mLn7HzbGbZR6FuwFS+Ocs6UlVC39rniPx6u Pn3hzAdha2HAqorvlOfni48fzno3VyU0YGqFjECsn/eu4k0Ibp5lXjaqE/4InLKk1ICdCLTF56xG 0RN6Z7Iyz0+yHrB2CFJ5T6eXg5IvEr7WSoZbrb0KzFSccgtpxbQ+xTVbnIn5MwrXtHJMQ/xDFp1o LQWdoC5FEGyN7RuorpUIHnQ4ktBloHUrVaqBqinyV9XcN8KpVAuR491Ek/9/sPJmc+9WSDT0zs89 ibGKrcYu/ik/tk1k7Say1DYwSYfHRT4rTz5zJklXFiV9p5HO7ODu0IdvCjoWhYoj3UYiSWyufRhM 9yYxmoWr1ph0I8b+cUCY8SQ75JiksDMq2hl7pzRra8qqTAFS+6gLg2wj6OKFlMqGYlA1olbD8XFO 35jy5JEKSIARWVNCE/YIEFvzLfZQzmgfXVXqvsk5/1tig/PkkSKDDZNz11rA9wAMVTVGHuz3JA3U RJaeoN6tkCEMve+dvGrpOq6FDyuB1Ow0FjTA4ZYWbaCvOIwSZw3gr/fOoz31IGk562l4Ku5/rgUq zsx3S935tZjN4rSlzez4tKQNvtQ8vdTYdXcBdE0FPRVOJjHaB7MXNUL3SHO+jFFJJayk2BWXAfeb izAMNb0UUi2XyYwmzIlwbe+djOCR1dhuD9tHgW7syUDtfAP7QRPzV6052EZPC8t1AN2mvj3wOvJN 05kaZ3xJ4vi/3Cerw3u3+A0AAP//AwBQSwMEFAAGAAgAAAAhAIWvdBveAAAACgEAAA8AAABkcnMv ZG93bnJldi54bWxMj0tPwzAQhO9I/AdrkbhRhwahKI1T8RBCqAdEoXfH3iZR43UUO4/+exYucBlp NZrZ+Yrt4jox4RBaTwpuVwkIJONtS7WCr8+XmwxEiJqs7jyhgjMG2JaXF4XOrZ/pA6d9rAWXUMi1 gibGPpcymAadDivfI7F39IPTkc+hlnbQM5e7Tq6T5F463RJ/aHSPTw2a0350Cg7++Dg7U9HbdH5v x9fdYEy2U+r6annesDxsQERc4l8Cfhh4P5Q8rPIj2SA6BUwTf5W9LEmZpVKQpndrkGUh/yOU3wAA AP//AwBQSwECLQAUAAYACAAAACEAtoM4kv4AAADhAQAAEwAAAAAAAAAAAAAAAAAAAAAAW0NvbnRl bnRfVHlwZXNdLnhtbFBLAQItABQABgAIAAAAIQA4/SH/1gAAAJQBAAALAAAAAAAAAAAAAAAAAC8B AABfcmVscy8ucmVsc1BLAQItABQABgAIAAAAIQAPy1QBagIAADcFAAAOAAAAAAAAAAAAAAAAAC4C AABkcnMvZTJvRG9jLnhtbFBLAQItABQABgAIAAAAIQCFr3Qb3gAAAAoBAAAPAAAAAAAAAAAAAAAA AMQEAABkcnMvZG93bnJldi54bWxQSwUGAAAAAAQABADzAAAAzwUAAAAA " filled="f" stroked="f" strokeweight="1pt">
                  <w10:anchorlock/>
                </v:rect>
              </w:pict>
            </mc:Fallback>
          </mc:AlternateContent>
        </w:r>
        <w:r>
          <w:rPr>
            <w:noProof/>
          </w:rPr>
          <mc:AlternateContent>
            <mc:Choice Requires="wps">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AAF8C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SO4wYAIAABkFAAAOAAAAZHJzL2Uyb0RvYy54bWysVE1v2zAMvQ/YfxB0X22nH9uCOkXQosOA oi3WDj2rshQLkEWNUuJkv36U7DhFW+wwLAeFEslH6vlR5xfbzrKNwmDA1bw6KjlTTkJj3KrmPx+v P33hLEThGmHBqZrvVOAXi48fzns/VzNowTYKGYG4MO99zdsY/bwogmxVJ8IReOXIqQE7EWmLq6JB 0RN6Z4tZWZ4VPWDjEaQKgU6vBidfZHytlYx3WgcVma059Rbzinl9TmuxOBfzFQrfGjm2If6hi04Y R0UnqCsRBVujeQPVGYkQQMcjCV0BWhup8h3oNlX56jYPrfAq34XICX6iKfw/WHm7efD3SDT0PswD mekWW41d+qf+2DaTtZvIUtvIJB1W1RnxT5xK8h3Pys+z48Rmccj2GOI3BR1LRs3RrNq4RIQ+MyU2 NyEOCftAyj50ka24syo1Yt0PpZlpqO4sZ2eBqEuLbCPo0woplYvV4GpFo4bj05J+Y1dTRu4xAyZk baydsEeAJL632EOvY3xKVVlfU3L5t8aG5CkjVwYXp+TOOMD3ACzdaqw8xO9JGqhJLD1Ds7tHhjCo O3h5bYjxGxHivUCSM30kGtF4R4u20NccRouzFvD3e+cpnlRGXs56Go+ah19rgYoz+92R/r5WJydp nvLm5PTzjDb40vP80uPW3SXQZ6roMfAymyk+2r2pEbonmuRlqkou4STVrrmMuN9cxmFs6S2QarnM YTRDXsQb9+BlAk+sJi09bp8E+lF2kQR7C/tREvNXuhtiU6aD5TqCNlmUB15Hvmn+snDGtyIN+Mt9 jjq8aIs/AAAA//8DAFBLAwQUAAYACAAAACEAwCE1cuQAAAAPAQAADwAAAGRycy9kb3ducmV2Lnht bEyPQUvDQBCF74L/YRnBm92kLVHTbIpoCoKn1BZ6nCZrEszOptlts/57x1O9DAzzvTfvZetgenHR o+ssKYhnEQhNla07ahTsPjcPTyCcR6qxt6QV/GgH6/z2JsO0thOV+rL1jWATcikqaL0fUild1WqD bmYHTXz7sqNBz+vYyHrEic1NL+dRlEiDHfGHFgf92urqe3s2Cg6nHW2mogj74gNPoZIlTu+lUvd3 4W3F42UFwuvgrwr468D5IedgR3um2olewSKOE0YVJNEcBAPL5+UCxJHJOHoEmWfyf4/8FwAA//8D AFBLAQItABQABgAIAAAAIQC2gziS/gAAAOEBAAATAAAAAAAAAAAAAAAAAAAAAABbQ29udGVudF9U eXBlc10ueG1sUEsBAi0AFAAGAAgAAAAhADj9If/WAAAAlAEAAAsAAAAAAAAAAAAAAAAALwEAAF9y ZWxzLy5yZWxzUEsBAi0AFAAGAAgAAAAhALNI7jBgAgAAGQUAAA4AAAAAAAAAAAAAAAAALgIAAGRy cy9lMm9Eb2MueG1sUEsBAi0AFAAGAAgAAAAhAMAhNXLkAAAADwEAAA8AAAAAAAAAAAAAAAAAugQA AGRycy9kb3ducmV2LnhtbFBLBQYAAAAABAAEAPMAAADLBQAAAAA= " adj="18614" fillcolor="#5b9bd5 [3204]" strokecolor="#1f4d78 [1604]" strokeweight="1pt"/>
              </w:pict>
            </mc:Fallback>
          </mc:AlternateContent>
        </w:r>
        <w:r>
          <w:rPr>
            <w:noProof/>
          </w:rPr>
          <mc:AlternateContent>
            <mc:Choice Requires="wps">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FEA23A" id="Rectangle 1" o:spid="_x0000_s1026" style="position:absolute;margin-left:3.2pt;margin-top:7.5pt;width:133.25pt;height:81.1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kh3fXgIAABQFAAAOAAAAZHJzL2Uyb0RvYy54bWysVFFP2zAQfp+0/2D5fSQphY2qKapATJMQ VMDEs+vYJJLj885u0+7X7+ykKQK0h2l9cM++u+/OX77z/HLXGrZV6BuwJS9Ocs6UlVA19qXkP59u vnzjzAdhK2HAqpLvleeXi8+f5p2bqQnUYCqFjECsn3Wu5HUIbpZlXtaqFf4EnLLk1ICtCLTFl6xC 0RF6a7JJnp9nHWDlEKTynk6veydfJHytlQz3WnsVmCk59RbSimldxzVbzMXsBYWrGzm0If6hi1Y0 loqOUNciCLbB5h1U20gEDzqcSGgz0LqRKt2BblPkb27zWAun0l2IHO9Gmvz/g5V320e3QqKhc37m yYy32Gls4z/1x3aJrP1IltoFJumwOL+YnE5OOZPkK/LTfJqfRzqzY7pDH74raFk0So70NRJJYnvr Qx96CKG8YwPJCnujYg/GPijNmopKTlJ20oa6Msi2gr6qkFLZUPSuWlSqPz7L6Tf0M2ak7hJgRNaN MSP2ABB19x6773WIj6kqSWtMzv/WWJ88ZqTKYMOY3DYW8CMAQ7caKvfxB5J6aiJLa6j2K2QIvbC9 kzcNcX0rfFgJJCWT5mk6wz0t2kBXchgszmrA3x+dx3gSGHk562gySu5/bQQqzswPS9K7KKbTOEpp Mz37OqENvvasX3vspr0C+kwFvQNOJjPGB3MwNUL7TEO8jFXJJayk2iWXAQ+bq9BPLD0DUi2XKYzG x4lwax+djOCR1ailp92zQDcILpBW7+AwRWL2Rnd9bMy0sNwE0E0S5ZHXgW8avSSc4ZmIs/16n6KO j9niDwAAAP//AwBQSwMEFAAGAAgAAAAhADmee+PfAAAADQEAAA8AAABkcnMvZG93bnJldi54bWxM T01PwzAMvSPxHyIjcWPpCqzQNZ3QEBckDhv8AK/xmm5NUjXp2v57zIldLPk9+30Um8m24kJ9aLxT sFwkIMhVXjeuVvDz/fHwAiJEdBpb70jBTAE25e1Ngbn2o9vRZR9rwSIu5KjAxNjlUobKkMWw8B05 5o6+txh57WupexxZ3LYyTZKVtNg4djDY0dZQdd4Plk2QdvMyG7fnLzN9NtTOJxpmpe7vpvc1j7c1 iEhT/P+Avw6cH0oOdvCD00G0ClZPfMjwM9diOs3SVxAHBrLsEWRZyOsW5S8AAAD//wMAUEsBAi0A FAAGAAgAAAAhALaDOJL+AAAA4QEAABMAAAAAAAAAAAAAAAAAAAAAAFtDb250ZW50X1R5cGVzXS54 bWxQSwECLQAUAAYACAAAACEAOP0h/9YAAACUAQAACwAAAAAAAAAAAAAAAAAvAQAAX3JlbHMvLnJl bHNQSwECLQAUAAYACAAAACEArZId314CAAAUBQAADgAAAAAAAAAAAAAAAAAuAgAAZHJzL2Uyb0Rv Yy54bWxQSwECLQAUAAYACAAAACEAOZ57498AAAANAQAADwAAAAAAAAAAAAAAAAC4BAAAZHJzL2Rv d25yZXYueG1sUEsFBgAAAAAEAAQA8wAAAMQFAAAAAA== " fillcolor="#5b9bd5 [3204]" strokecolor="#1f4d78 [1604]" strokeweight="1pt"/>
              </w:pict>
            </mc:Fallback>
          </mc:AlternateContent>
        </w:r>
      </w:del>
    </w:p>
    <w:p w14:paraId="37F2C3E1" w14:textId="77777777" w:rsidR="00104652" w:rsidRPr="00F94915" w:rsidRDefault="007E6509" w:rsidP="00F94915">
      <w:pPr>
        <w:rPr>
          <w:del w:id="41" w:author="Arthur Souza Rodrigues" w:date="2026-07-10T21:52:00Z" w16du:dateUtc="2026-07-11T01:52:00Z"/>
        </w:rPr>
      </w:pPr>
      <w:del w:id="42" w:author="Arthur Souza Rodrigues" w:date="2026-07-10T21:52:00Z" w16du:dateUtc="2026-07-11T01:52:00Z">
        <w:r>
          <w:rPr>
            <w:noProof/>
          </w:rPr>
          <w:lastRenderedPageBreak/>
        </w:r>
        <w:r>
          <w:rPr>
            <w:noProof/>
          </w:rPr>
          <w:drawing>
            <wp:inline distT="0" distB="0" distL="0" distR="0" wp14:anchorId="669938DC" wp14:editId="1F273DB2">
              <wp:extent cx="5486400" cy="3200400"/>
              <wp:effectExtent l="0" t="0" r="0" b="0"/>
              <wp:docPr id="6" name="Chart 1"/>
              <wp:cNvGraphicFramePr/>
              <a:graphic>
                <a:graphicData uri="http://schemas.openxmlformats.org/drawingml/2006/chart">
                  <c:chart r:id="rId11"/>
                </a:graphicData>
              </a:graphic>
            </wp:inline>
          </w:drawing>
        </w:r>
      </w:del>
    </w:p>
    <w:p w14:paraId="7751710B" w14:textId="77777777" w:rsidR="00104652" w:rsidRDefault="007E6509" w:rsidP="00270EE7">
      <w:pPr>
        <w:pStyle w:val="ListParagraph"/>
        <w:numPr>
          <w:ilvl w:val="0"/>
          <w:numId w:val="1"/>
        </w:numPr>
        <w:rPr>
          <w:del w:id="43" w:author="Arthur Souza Rodrigues" w:date="2026-07-10T21:52:00Z" w16du:dateUtc="2026-07-11T01:52:00Z"/>
        </w:rPr>
      </w:pPr>
      <w:del w:id="44" w:author="Arthur Souza Rodrigues" w:date="2026-07-10T21:52:00Z" w16du:dateUtc="2026-07-11T01:52:00Z">
        <w:r>
          <w:delText>Video provides a powerful way to help you prove your point.</w:delText>
        </w:r>
      </w:del>
    </w:p>
    <w:p w14:paraId="0A6A98D4" w14:textId="77777777" w:rsidR="00104652" w:rsidRDefault="007E6509" w:rsidP="00270EE7">
      <w:pPr>
        <w:pStyle w:val="ListParagraph"/>
        <w:numPr>
          <w:ilvl w:val="1"/>
          <w:numId w:val="1"/>
        </w:numPr>
        <w:rPr>
          <w:del w:id="45" w:author="Arthur Souza Rodrigues" w:date="2026-07-10T21:52:00Z" w16du:dateUtc="2026-07-11T01:52:00Z"/>
        </w:rPr>
      </w:pPr>
      <w:del w:id="46" w:author="Arthur Souza Rodrigues" w:date="2026-07-10T21:52:00Z" w16du:dateUtc="2026-07-11T01:52:00Z">
        <w:r>
          <w:delText>When you click Online Video, you can paste in the embed code for the video you want to add.</w:delText>
        </w:r>
      </w:del>
    </w:p>
    <w:p w14:paraId="3675AACC" w14:textId="77777777" w:rsidR="00104652" w:rsidRDefault="007E6509" w:rsidP="00270EE7">
      <w:pPr>
        <w:pStyle w:val="ListParagraph"/>
        <w:numPr>
          <w:ilvl w:val="1"/>
          <w:numId w:val="1"/>
        </w:numPr>
        <w:rPr>
          <w:del w:id="47" w:author="Arthur Souza Rodrigues" w:date="2026-07-10T21:52:00Z" w16du:dateUtc="2026-07-11T01:52:00Z"/>
        </w:rPr>
      </w:pPr>
      <w:del w:id="48" w:author="Arthur Souza Rodrigues" w:date="2026-07-10T21:52:00Z" w16du:dateUtc="2026-07-11T01:52:00Z">
        <w:r>
          <w:delText>You can also type a keyword to search online for the video that best fits your document.</w:delText>
        </w:r>
      </w:del>
    </w:p>
    <w:p w14:paraId="5B262D46" w14:textId="77777777" w:rsidR="00104652" w:rsidRDefault="007E6509" w:rsidP="00270EE7">
      <w:pPr>
        <w:pStyle w:val="ListParagraph"/>
        <w:numPr>
          <w:ilvl w:val="0"/>
          <w:numId w:val="1"/>
        </w:numPr>
        <w:rPr>
          <w:del w:id="49" w:author="Arthur Souza Rodrigues" w:date="2026-07-10T21:52:00Z" w16du:dateUtc="2026-07-11T01:52:00Z"/>
        </w:rPr>
      </w:pPr>
      <w:del w:id="50" w:author="Arthur Souza Rodrigues" w:date="2026-07-10T21:52:00Z" w16du:dateUtc="2026-07-11T01:52:00Z">
        <w:r>
          <w:delText>To make your document look professionally produced, Word provides header, footer, cover page, and text box designs that complement each other.</w:delText>
        </w:r>
      </w:del>
    </w:p>
    <w:p w14:paraId="62A3B61C" w14:textId="77777777" w:rsidR="00104652" w:rsidRDefault="007E6509" w:rsidP="00270EE7">
      <w:pPr>
        <w:pStyle w:val="ListParagraph"/>
        <w:numPr>
          <w:ilvl w:val="1"/>
          <w:numId w:val="1"/>
        </w:numPr>
        <w:rPr>
          <w:del w:id="51" w:author="Arthur Souza Rodrigues" w:date="2026-07-10T21:52:00Z" w16du:dateUtc="2026-07-11T01:52:00Z"/>
        </w:rPr>
      </w:pPr>
      <w:del w:id="52" w:author="Arthur Souza Rodrigues" w:date="2026-07-10T21:52:00Z" w16du:dateUtc="2026-07-11T01:52:00Z">
        <w:r>
          <w:delText>For example, you can add a matching cover page, header, and sidebar.</w:delText>
        </w:r>
      </w:del>
    </w:p>
    <w:p w14:paraId="3D8E4EA7" w14:textId="77777777" w:rsidR="00104652" w:rsidRDefault="007E6509" w:rsidP="00270EE7">
      <w:pPr>
        <w:pStyle w:val="ListParagraph"/>
        <w:numPr>
          <w:ilvl w:val="1"/>
          <w:numId w:val="1"/>
        </w:numPr>
        <w:rPr>
          <w:del w:id="53" w:author="Arthur Souza Rodrigues" w:date="2026-07-10T21:52:00Z" w16du:dateUtc="2026-07-11T01:52:00Z"/>
        </w:rPr>
      </w:pPr>
      <w:del w:id="54" w:author="Arthur Souza Rodrigues" w:date="2026-07-10T21:52:00Z" w16du:dateUtc="2026-07-11T01:52:00Z">
        <w:r>
          <w:delText>Click Insert and then choose the elements you want from the different galleries.</w:delText>
        </w:r>
      </w:del>
    </w:p>
    <w:p w14:paraId="176C2786" w14:textId="77777777" w:rsidR="00104652" w:rsidRDefault="007E6509" w:rsidP="00270EE7">
      <w:pPr>
        <w:pStyle w:val="ListParagraph"/>
        <w:numPr>
          <w:ilvl w:val="1"/>
          <w:numId w:val="1"/>
        </w:numPr>
        <w:rPr>
          <w:del w:id="55" w:author="Arthur Souza Rodrigues" w:date="2026-07-10T21:52:00Z" w16du:dateUtc="2026-07-11T01:52:00Z"/>
        </w:rPr>
      </w:pPr>
      <w:del w:id="56" w:author="Arthur Souza Rodrigues" w:date="2026-07-10T21:52:00Z" w16du:dateUtc="2026-07-11T01:52:00Z">
        <w:r>
          <w:delText>Themes and styles also help keep your document coordinated.</w:delText>
        </w:r>
      </w:del>
    </w:p>
    <w:p w14:paraId="2B3504C4" w14:textId="77777777" w:rsidR="00104652" w:rsidRDefault="007E6509" w:rsidP="00270EE7">
      <w:pPr>
        <w:pStyle w:val="ListParagraph"/>
        <w:numPr>
          <w:ilvl w:val="2"/>
          <w:numId w:val="1"/>
        </w:numPr>
        <w:rPr>
          <w:del w:id="57" w:author="Arthur Souza Rodrigues" w:date="2026-07-10T21:52:00Z" w16du:dateUtc="2026-07-11T01:52:00Z"/>
        </w:rPr>
      </w:pPr>
      <w:del w:id="58" w:author="Arthur Souza Rodrigues" w:date="2026-07-10T21:52:00Z" w16du:dateUtc="2026-07-11T01:52:00Z">
        <w:r>
          <w:delText>When you click Design and choose a new Theme, the pictures, charts, and SmartArt graphics change to match your new theme.</w:delText>
        </w:r>
      </w:del>
    </w:p>
    <w:p w14:paraId="2C0498D0" w14:textId="77777777" w:rsidR="00104652" w:rsidRDefault="007E6509" w:rsidP="00270EE7">
      <w:pPr>
        <w:pStyle w:val="ListParagraph"/>
        <w:numPr>
          <w:ilvl w:val="0"/>
          <w:numId w:val="1"/>
        </w:numPr>
        <w:rPr>
          <w:del w:id="59" w:author="Arthur Souza Rodrigues" w:date="2026-07-10T21:52:00Z" w16du:dateUtc="2026-07-11T01:52:00Z"/>
        </w:rPr>
      </w:pPr>
      <w:del w:id="60" w:author="Arthur Souza Rodrigues" w:date="2026-07-10T21:52:00Z" w16du:dateUtc="2026-07-11T01:52:00Z">
        <w:r>
          <w:delText>When you apply styles, your headings change to match the new theme.</w:delText>
        </w:r>
      </w:del>
    </w:p>
    <w:p w14:paraId="47673396" w14:textId="77777777" w:rsidR="00104652" w:rsidRDefault="007E6509" w:rsidP="00270EE7">
      <w:pPr>
        <w:pStyle w:val="ListParagraph"/>
        <w:numPr>
          <w:ilvl w:val="1"/>
          <w:numId w:val="1"/>
        </w:numPr>
        <w:rPr>
          <w:del w:id="61" w:author="Arthur Souza Rodrigues" w:date="2026-07-10T21:52:00Z" w16du:dateUtc="2026-07-11T01:52:00Z"/>
        </w:rPr>
      </w:pPr>
      <w:del w:id="62" w:author="Arthur Souza Rodrigues" w:date="2026-07-10T21:52:00Z" w16du:dateUtc="2026-07-11T01:52:00Z">
        <w:r>
          <w:delText>Save time in Word with new buttons that show up where you need them.</w:delText>
        </w:r>
      </w:del>
    </w:p>
    <w:p w14:paraId="5D32DB08" w14:textId="77777777" w:rsidR="00104652" w:rsidRDefault="007E6509" w:rsidP="008B7E91">
      <w:pPr>
        <w:spacing w:after="480"/>
        <w:rPr>
          <w:del w:id="63" w:author="Arthur Souza Rodrigues" w:date="2026-07-10T21:52:00Z" w16du:dateUtc="2026-07-11T01:52:00Z"/>
        </w:rPr>
      </w:pPr>
      <w:del w:id="64" w:author="Arthur Souza Rodrigues" w:date="2026-07-10T21:52:00Z" w16du:dateUtc="2026-07-11T01:5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03099E12" w14:textId="77777777" w:rsidR="00104652" w:rsidRDefault="007E6509">
      <w:pPr>
        <w:rPr>
          <w:del w:id="65" w:author="Arthur Souza Rodrigues" w:date="2026-07-10T21:52:00Z" w16du:dateUtc="2026-07-11T01:52:00Z"/>
        </w:rPr>
      </w:pPr>
      <w:del w:id="66" w:author="Arthur Souza Rodrigues" w:date="2026-07-10T21:52:00Z" w16du:dateUtc="2026-07-11T01:52: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301DC0D" w14:textId="77777777" w:rsidR="00104652" w:rsidRDefault="007E6509" w:rsidP="008B7E91">
      <w:pPr>
        <w:spacing w:before="800"/>
        <w:rPr>
          <w:del w:id="67" w:author="Arthur Souza Rodrigues" w:date="2026-07-10T21:52:00Z" w16du:dateUtc="2026-07-11T01:52:00Z"/>
        </w:rPr>
      </w:pPr>
      <w:del w:id="68" w:author="Arthur Souza Rodrigues" w:date="2026-07-10T21:52:00Z" w16du:dateUtc="2026-07-11T01:52:00Z">
        <w:r>
          <w:lastRenderedPageBreak/>
        </w:r>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1963AB74" w14:textId="77777777" w:rsidR="00104652" w:rsidRDefault="007E6509" w:rsidP="00C92A32">
      <w:pPr>
        <w:pStyle w:val="Heading1"/>
        <w:rPr>
          <w:del w:id="69" w:author="Arthur Souza Rodrigues" w:date="2026-07-10T21:52:00Z" w16du:dateUtc="2026-07-11T01:52:00Z"/>
        </w:rPr>
      </w:pPr>
      <w:del w:id="70" w:author="Arthur Souza Rodrigues" w:date="2026-07-10T21:52:00Z" w16du:dateUtc="2026-07-11T01:52:00Z">
        <w:r>
          <w:delText>Heading 1</w:delText>
        </w:r>
      </w:del>
    </w:p>
    <w:p w14:paraId="1FB54B9F" w14:textId="77777777" w:rsidR="00104652" w:rsidRPr="00C92A32" w:rsidRDefault="007E6509" w:rsidP="00C92A32">
      <w:pPr>
        <w:pStyle w:val="Heading2"/>
        <w:rPr>
          <w:del w:id="71" w:author="Arthur Souza Rodrigues" w:date="2026-07-10T21:52:00Z" w16du:dateUtc="2026-07-11T01:52:00Z"/>
        </w:rPr>
      </w:pPr>
      <w:del w:id="72" w:author="Arthur Souza Rodrigues" w:date="2026-07-10T21:52:00Z" w16du:dateUtc="2026-07-11T01:52:00Z">
        <w:r>
          <w:delText>This is Heading 2</w:delText>
        </w:r>
      </w:del>
    </w:p>
    <w:p w14:paraId="0922DB5F" w14:textId="77777777" w:rsidR="00104652" w:rsidRDefault="007E6509">
      <w:pPr>
        <w:rPr>
          <w:del w:id="73" w:author="Arthur Souza Rodrigues" w:date="2026-07-10T21:52:00Z" w16du:dateUtc="2026-07-11T01:52:00Z"/>
        </w:rPr>
      </w:pPr>
      <w:del w:id="74" w:author="Arthur Souza Rodrigues" w:date="2026-07-10T21:52:00Z" w16du:dateUtc="2026-07-11T01:52: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19467F5D" w14:textId="77777777" w:rsidR="00104652" w:rsidRDefault="007E6509" w:rsidP="00C92A32">
      <w:pPr>
        <w:pStyle w:val="Heading1"/>
        <w:rPr>
          <w:del w:id="75" w:author="Arthur Souza Rodrigues" w:date="2026-07-10T21:52:00Z" w16du:dateUtc="2026-07-11T01:52:00Z"/>
        </w:rPr>
      </w:pPr>
      <w:del w:id="76" w:author="Arthur Souza Rodrigues" w:date="2026-07-10T21:52:00Z" w16du:dateUtc="2026-07-11T01:52:00Z">
        <w:r>
          <w:delText>Second Heading 1</w:delText>
        </w:r>
      </w:del>
    </w:p>
    <w:p w14:paraId="4090E0F0" w14:textId="77777777" w:rsidR="00104652" w:rsidRDefault="007E6509">
      <w:pPr>
        <w:rPr>
          <w:del w:id="77" w:author="Arthur Souza Rodrigues" w:date="2026-07-10T21:52:00Z" w16du:dateUtc="2026-07-11T01:52:00Z"/>
        </w:rPr>
      </w:pPr>
      <w:del w:id="78" w:author="Arthur Souza Rodrigues" w:date="2026-07-10T21:52:00Z" w16du:dateUtc="2026-07-11T01:52:00Z">
        <w:r>
          <w:rPr>
            <w:noProof/>
          </w:rPr>
          <w:delText>Lorem ipsum dolor sit amet, consectetuer adipiscing elit. Maecenas porttitor congue massa. Fusce posuere, magna sed pulvinar ultricies, purus lectus malesuada libero, sit amet commodo magna eros quis urna.</w:delText>
        </w:r>
      </w:del>
    </w:p>
    <w:p w14:paraId="11121BFA" w14:textId="77777777" w:rsidR="00104652" w:rsidRDefault="007E6509" w:rsidP="00C92A32">
      <w:pPr>
        <w:pStyle w:val="Heading2"/>
        <w:rPr>
          <w:del w:id="79" w:author="Arthur Souza Rodrigues" w:date="2026-07-10T21:52:00Z" w16du:dateUtc="2026-07-11T01:52:00Z"/>
        </w:rPr>
      </w:pPr>
      <w:del w:id="80" w:author="Arthur Souza Rodrigues" w:date="2026-07-10T21:52:00Z" w16du:dateUtc="2026-07-11T01:52:00Z">
        <w:r>
          <w:delText>More Info</w:delText>
        </w:r>
      </w:del>
    </w:p>
    <w:p w14:paraId="7EC7EF8D" w14:textId="77777777" w:rsidR="00104652" w:rsidRDefault="007E6509">
      <w:pPr>
        <w:rPr>
          <w:del w:id="81" w:author="Arthur Souza Rodrigues" w:date="2026-07-10T21:52:00Z" w16du:dateUtc="2026-07-11T01:52:00Z"/>
        </w:rPr>
      </w:pPr>
      <w:del w:id="82" w:author="Arthur Souza Rodrigues" w:date="2026-07-10T21:52:00Z" w16du:dateUtc="2026-07-11T01:52:00Z">
        <w:r>
          <w:rPr>
            <w:noProof/>
          </w:rPr>
          <w:delText>Lorem ipsum dolor sit amet, consectetuer adipiscing elit.</w:delText>
        </w:r>
      </w:del>
    </w:p>
    <w:p w14:paraId="573DFB18" w14:textId="77777777" w:rsidR="00104652" w:rsidRDefault="007E6509">
      <w:pPr>
        <w:rPr>
          <w:del w:id="83" w:author="Arthur Souza Rodrigues" w:date="2026-07-10T21:52:00Z" w16du:dateUtc="2026-07-11T01:52:00Z"/>
        </w:rPr>
      </w:pPr>
      <w:del w:id="84" w:author="Arthur Souza Rodrigues" w:date="2026-07-10T21:52:00Z" w16du:dateUtc="2026-07-11T01:52:00Z">
        <w:r>
          <w:delText xml:space="preserve">When </w:delText>
        </w:r>
        <w:r>
          <w:delText>you click Online Video</w:delText>
        </w:r>
        <w:r>
          <w:delText>, you can paste in the embed code for the video you want to add. You can also type a keyword to search online for the video that best fits your document.</w:delText>
        </w:r>
      </w:del>
    </w:p>
    <w:sdt>
      <w:sdtPr>
        <w:alias w:val="RichTextContentControl"/>
        <w:tag w:val="RichTextContentControl"/>
        <w:id w:val="1111861867"/>
      </w:sdtPr>
      <w:sdtEndPr/>
      <w:sdtContent>
        <w:p w14:paraId="7FD69FC2" w14:textId="77777777" w:rsidR="00104652" w:rsidRDefault="007E6509">
          <w:pPr>
            <w:rPr>
              <w:del w:id="86" w:author="Arthur Souza Rodrigues" w:date="2026-07-10T21:52:00Z" w16du:dateUtc="2026-07-11T01:52:00Z"/>
            </w:rPr>
          </w:pPr>
          <w:del w:id="87" w:author="Arthur Souza Rodrigues" w:date="2026-07-10T21:52:00Z" w16du:dateUtc="2026-07-11T01:5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67BBBFB9" w14:textId="77777777" w:rsidR="00104652" w:rsidRDefault="007E6509">
      <w:pPr>
        <w:rPr>
          <w:del w:id="88" w:author="Arthur Souza Rodrigues" w:date="2026-07-10T21:52:00Z" w16du:dateUtc="2026-07-11T01:52:00Z"/>
        </w:rPr>
      </w:pPr>
      <w:del w:id="89" w:author="Arthur Souza Rodrigues" w:date="2026-07-10T21:52:00Z" w16du:dateUtc="2026-07-11T01:52:00Z">
        <w:r>
          <w:delText xml:space="preserve">To </w:delText>
        </w:r>
      </w:del>
      <w:sdt>
        <w:sdtPr>
          <w:alias w:val="Plain text content control"/>
          <w:tag w:val="Plain text content control"/>
          <w:id w:val="-329529258"/>
          <w:text/>
        </w:sdtPr>
        <w:sdtEndPr/>
        <w:sdtContent>
          <w:del w:id="90" w:author="Arthur Souza Rodrigues" w:date="2026-07-10T21:52:00Z" w16du:dateUtc="2026-07-11T01:52:00Z">
            <w:r>
              <w:delText>make your document look professionally</w:delText>
            </w:r>
          </w:del>
        </w:sdtContent>
      </w:sdt>
      <w:del w:id="91" w:author="Arthur Souza Rodrigues" w:date="2026-07-10T21:52:00Z" w16du:dateUtc="2026-07-11T01:52: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132646417"/>
        <w:picture/>
      </w:sdtPr>
      <w:sdtEndPr/>
      <w:sdtContent>
        <w:p w14:paraId="28B70BED" w14:textId="77777777" w:rsidR="00104652" w:rsidRDefault="007E6509">
          <w:r>
            <w:rPr>
              <w:noProof/>
            </w:rPr>
            <w:drawing>
              <wp:inline distT="0" distB="0" distL="0" distR="0" wp14:anchorId="3F768D1D" wp14:editId="277A7D04">
                <wp:extent cx="1896761" cy="1515822"/>
                <wp:effectExtent l="0" t="0" r="0" b="0"/>
                <wp:docPr id="7" name="Picture 1"/>
                <wp:cNvGraphicFramePr>
                  <a:graphicFrameLocks noChangeAspect="1"/>
                </wp:cNvGraphicFramePr>
                <a:graphic>
                  <a:graphicData uri="http://schemas.openxmlformats.org/drawingml/2006/picture">
                    <pic:pic>
                      <pic:nvPicPr>
                        <pic:cNvPr id="7" name="Picture 1"/>
                        <pic:cNvPicPr>
                          <a:picLocks noChangeAspect="1" noChangeArrowheads="1"/>
                        </pic:cNvPicPr>
                      </pic:nvPicPr>
                      <pic:blipFill>
                        <a:blip r:embed="rId15"/>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rsidR="00104652" w:rsidRDefault="007E6509">
          <w:r>
            <w:rPr>
              <w:rFonts w:ascii="MS Gothic" w:eastAsia="MS Gothic" w:hAnsi="MS Gothic" w:hint="eastAsia"/>
            </w:rPr>
            <w:t>☐</w:t>
          </w:r>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rsidR="00104652" w:rsidRDefault="007E6509">
          <w:pPr>
            <w:rPr>
              <w:del w:id="92" w:author="Arthur Souza Rodrigues" w:date="2026-07-10T21:52:00Z" w16du:dateUtc="2026-07-11T01:52:00Z"/>
            </w:rPr>
          </w:pPr>
          <w:del w:id="93" w:author="Arthur Souza Rodrigues" w:date="2026-07-10T21:52:00Z" w16du:dateUtc="2026-07-11T01:52:00Z">
            <w:r>
              <w:delText>Two</w:delText>
            </w:r>
          </w:del>
        </w:p>
      </w:sdtContent>
    </w:sdt>
    <w:p w14:paraId="30E8E50B" w14:textId="77777777" w:rsidR="00104652" w:rsidRDefault="007E6509">
      <w:pPr>
        <w:rPr>
          <w:del w:id="94" w:author="Arthur Souza Rodrigues" w:date="2026-07-10T21:52:00Z" w16du:dateUtc="2026-07-11T01:52:00Z"/>
        </w:rPr>
      </w:pPr>
      <w:del w:id="95" w:author="Arthur Souza Rodrigues" w:date="2026-07-10T21:52:00Z" w16du:dateUtc="2026-07-11T01:52:00Z">
        <w:r>
          <w:lastRenderedPageBreak/>
        </w:r>
        <w:r>
          <w:delText xml:space="preserve">Video provides a powerful way to help you prove your point. When you click Online Video, you can paste in the embed code for the video you want to add. You can also type a keyword to search online for the video that best fits your document. </w:delText>
        </w:r>
        <w:r>
          <w:rPr>
            <w:rStyle w:val="EndnoteReference"/>
          </w:rPr>
          <w:endnoteReference w:id="1"/>
        </w:r>
        <w:r>
          <w:delText>To make your document look professionally produced, Word provides header, footer, cover page, and text box designs that complement each other. For example, you can add a matching cover page, header, and sidebar.</w:delText>
        </w:r>
      </w:del>
    </w:p>
    <w:p w14:paraId="71A7AA3D" w14:textId="77777777" w:rsidR="00104652" w:rsidRDefault="00104652">
      <w:pPr>
        <w:rPr>
          <w:del w:id="97" w:author="Arthur Souza Rodrigues" w:date="2026-07-10T21:52:00Z" w16du:dateUtc="2026-07-11T01:52:00Z"/>
        </w:rPr>
        <w:sectPr w:rsidR="0010465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p>
    <w:p w14:paraId="483ADECB" w14:textId="77777777" w:rsidR="00104652" w:rsidRDefault="007E6509" w:rsidP="005E2746">
      <w:pPr>
        <w:pBdr>
          <w:top w:val="single" w:sz="4" w:space="1" w:color="auto"/>
          <w:left w:val="single" w:sz="4" w:space="4" w:color="auto"/>
          <w:bottom w:val="single" w:sz="4" w:space="1" w:color="auto"/>
          <w:right w:val="single" w:sz="4" w:space="4" w:color="auto"/>
        </w:pBdr>
        <w:rPr>
          <w:del w:id="98" w:author="Arthur Souza Rodrigues" w:date="2026-07-10T21:52:00Z" w16du:dateUtc="2026-07-11T01:52:00Z"/>
        </w:rPr>
      </w:pPr>
      <w:del w:id="99" w:author="Arthur Souza Rodrigues" w:date="2026-07-10T21:52:00Z" w16du:dateUtc="2026-07-11T01:52: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w:delText>
        </w:r>
      </w:del>
    </w:p>
    <w:customXmlDelRangeStart w:id="100" w:author="Arthur Souza Rodrigues" w:date="2026-07-10T21:52:00Z"/>
    <w:sdt>
      <w:sdtPr>
        <w:rPr>
          <w:b w:val="0"/>
          <w:bCs w:val="0"/>
          <w:noProof/>
          <w:color w:val="auto"/>
        </w:rPr>
        <w:alias w:val="MyTable"/>
        <w:tag w:val="MyTable"/>
        <w:id w:val="354002298"/>
      </w:sdtPr>
      <w:sdtEndPr>
        <w:rPr>
          <w:noProof w:val="0"/>
        </w:rPr>
      </w:sdtEndPr>
      <w:sdtContent>
        <w:customXmlDelRangeEnd w:id="100"/>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del w:id="101"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02" w:author="Arthur Souza Rodrigues" w:date="2026-07-10T21:52:00Z"/>
              <w:sdt>
                <w:sdtPr>
                  <w:rPr>
                    <w:noProof/>
                  </w:rPr>
                  <w:alias w:val="Latin1"/>
                  <w:tag w:val="Latin1"/>
                  <w:id w:val="1646851742"/>
                </w:sdtPr>
                <w:sdtEndPr/>
                <w:sdtContent>
                  <w:customXmlDelRangeEnd w:id="102"/>
                  <w:p w14:paraId="1581FCAC" w14:textId="77777777" w:rsidR="00104652" w:rsidRDefault="007E6509">
                    <w:pPr>
                      <w:rPr>
                        <w:del w:id="103" w:author="Arthur Souza Rodrigues" w:date="2026-07-10T21:52:00Z" w16du:dateUtc="2026-07-11T01:52:00Z"/>
                      </w:rPr>
                    </w:pPr>
                    <w:del w:id="104" w:author="Arthur Souza Rodrigues" w:date="2026-07-10T21:52:00Z" w16du:dateUtc="2026-07-11T01:52:00Z">
                      <w:r>
                        <w:rPr>
                          <w:noProof/>
                        </w:rPr>
                        <w:delText>Lorem ipsum dolor sit amet</w:delText>
                      </w:r>
                    </w:del>
                  </w:p>
                  <w:customXmlDelRangeStart w:id="105" w:author="Arthur Souza Rodrigues" w:date="2026-07-10T21:52:00Z"/>
                </w:sdtContent>
              </w:sdt>
              <w:customXmlDelRangeEnd w:id="105"/>
            </w:tc>
            <w:tc>
              <w:tcPr>
                <w:tcW w:w="3117" w:type="dxa"/>
              </w:tcPr>
              <w:customXmlDelRangeStart w:id="106" w:author="Arthur Souza Rodrigues" w:date="2026-07-10T21:52:00Z"/>
              <w:sdt>
                <w:sdtPr>
                  <w:rPr>
                    <w:noProof/>
                  </w:rPr>
                  <w:alias w:val="Latin2"/>
                  <w:tag w:val="Latin2"/>
                  <w:id w:val="1730795754"/>
                </w:sdtPr>
                <w:sdtEndPr/>
                <w:sdtContent>
                  <w:customXmlDelRangeEnd w:id="106"/>
                  <w:p w14:paraId="36C70DAE" w14:textId="77777777" w:rsidR="00104652" w:rsidRPr="00C4274D" w:rsidRDefault="007E6509">
                    <w:pPr>
                      <w:cnfStyle w:val="100000000000" w:firstRow="1" w:lastRow="0" w:firstColumn="0" w:lastColumn="0" w:oddVBand="0" w:evenVBand="0" w:oddHBand="0" w:evenHBand="0" w:firstRowFirstColumn="0" w:firstRowLastColumn="0" w:lastRowFirstColumn="0" w:lastRowLastColumn="0"/>
                      <w:rPr>
                        <w:del w:id="107" w:author="Arthur Souza Rodrigues" w:date="2026-07-10T21:52:00Z" w16du:dateUtc="2026-07-11T01:52:00Z"/>
                        <w:b w:val="0"/>
                      </w:rPr>
                    </w:pPr>
                    <w:del w:id="108" w:author="Arthur Souza Rodrigues" w:date="2026-07-10T21:52:00Z" w16du:dateUtc="2026-07-11T01:52:00Z">
                      <w:r>
                        <w:rPr>
                          <w:noProof/>
                        </w:rPr>
                        <w:delText>Consectetuer adipiscing elit</w:delText>
                      </w:r>
                    </w:del>
                  </w:p>
                  <w:customXmlDelRangeStart w:id="109" w:author="Arthur Souza Rodrigues" w:date="2026-07-10T21:52:00Z"/>
                </w:sdtContent>
              </w:sdt>
              <w:customXmlDelRangeEnd w:id="109"/>
            </w:tc>
            <w:tc>
              <w:tcPr>
                <w:tcW w:w="3117" w:type="dxa"/>
              </w:tcPr>
              <w:customXmlDelRangeStart w:id="110" w:author="Arthur Souza Rodrigues" w:date="2026-07-10T21:52:00Z"/>
              <w:sdt>
                <w:sdtPr>
                  <w:rPr>
                    <w:noProof/>
                  </w:rPr>
                  <w:alias w:val="Latin3"/>
                  <w:tag w:val="Latin3"/>
                  <w:id w:val="-88469536"/>
                </w:sdtPr>
                <w:sdtEndPr/>
                <w:sdtContent>
                  <w:customXmlDelRangeEnd w:id="110"/>
                  <w:p w14:paraId="0D6492B9" w14:textId="77777777" w:rsidR="00104652" w:rsidRDefault="007E6509">
                    <w:pPr>
                      <w:cnfStyle w:val="100000000000" w:firstRow="1" w:lastRow="0" w:firstColumn="0" w:lastColumn="0" w:oddVBand="0" w:evenVBand="0" w:oddHBand="0" w:evenHBand="0" w:firstRowFirstColumn="0" w:firstRowLastColumn="0" w:lastRowFirstColumn="0" w:lastRowLastColumn="0"/>
                      <w:rPr>
                        <w:del w:id="111" w:author="Arthur Souza Rodrigues" w:date="2026-07-10T21:52:00Z" w16du:dateUtc="2026-07-11T01:52:00Z"/>
                      </w:rPr>
                    </w:pPr>
                    <w:del w:id="112" w:author="Arthur Souza Rodrigues" w:date="2026-07-10T21:52:00Z" w16du:dateUtc="2026-07-11T01:52:00Z">
                      <w:r>
                        <w:rPr>
                          <w:noProof/>
                        </w:rPr>
                        <w:delText>Maecenas porttitor congue massa.</w:delText>
                      </w:r>
                    </w:del>
                  </w:p>
                  <w:customXmlDelRangeStart w:id="113" w:author="Arthur Souza Rodrigues" w:date="2026-07-10T21:52:00Z"/>
                </w:sdtContent>
              </w:sdt>
              <w:customXmlDelRangeEnd w:id="113"/>
            </w:tc>
          </w:tr>
          <w:customXmlDelRangeStart w:id="114" w:author="Arthur Souza Rodrigues" w:date="2026-07-10T21:52:00Z"/>
          <w:sdt>
            <w:sdtPr>
              <w:rPr>
                <w:b w:val="0"/>
                <w:bCs w:val="0"/>
              </w:rPr>
              <w:alias w:val="Row1"/>
              <w:tag w:val="Row1"/>
              <w:id w:val="2087339449"/>
            </w:sdtPr>
            <w:sdtEndPr/>
            <w:sdtContent>
              <w:customXmlDelRangeEnd w:id="114"/>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del w:id="115"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16" w:author="Arthur Souza Rodrigues" w:date="2026-07-10T21:52:00Z"/>
                  <w:sdt>
                    <w:sdtPr>
                      <w:alias w:val="Data11"/>
                      <w:tag w:val="Data11"/>
                      <w:id w:val="1641614218"/>
                      <w:text/>
                    </w:sdtPr>
                    <w:sdtEndPr/>
                    <w:sdtContent>
                      <w:customXmlDelRangeEnd w:id="116"/>
                      <w:p w14:paraId="2A2ECE4B" w14:textId="77777777" w:rsidR="00104652" w:rsidRDefault="007E6509">
                        <w:pPr>
                          <w:rPr>
                            <w:del w:id="117" w:author="Arthur Souza Rodrigues" w:date="2026-07-10T21:52:00Z" w16du:dateUtc="2026-07-11T01:52:00Z"/>
                          </w:rPr>
                        </w:pPr>
                        <w:del w:id="118" w:author="Arthur Souza Rodrigues" w:date="2026-07-10T21:52:00Z" w16du:dateUtc="2026-07-11T01:52:00Z">
                          <w:r>
                            <w:delText>100</w:delText>
                          </w:r>
                        </w:del>
                      </w:p>
                      <w:customXmlDelRangeStart w:id="119" w:author="Arthur Souza Rodrigues" w:date="2026-07-10T21:52:00Z"/>
                    </w:sdtContent>
                  </w:sdt>
                  <w:customXmlDelRangeEnd w:id="119"/>
                </w:tc>
                <w:tc>
                  <w:tcPr>
                    <w:tcW w:w="3117" w:type="dxa"/>
                  </w:tcPr>
                  <w:customXmlDelRangeStart w:id="120" w:author="Arthur Souza Rodrigues" w:date="2026-07-10T21:52:00Z"/>
                  <w:sdt>
                    <w:sdtPr>
                      <w:alias w:val="Data12"/>
                      <w:tag w:val="Data12"/>
                      <w:id w:val="184647321"/>
                      <w:text/>
                    </w:sdtPr>
                    <w:sdtEndPr/>
                    <w:sdtContent>
                      <w:customXmlDelRangeEnd w:id="120"/>
                      <w:p w14:paraId="60ACCD8A" w14:textId="77777777" w:rsidR="00104652" w:rsidRDefault="007E6509">
                        <w:pPr>
                          <w:cnfStyle w:val="000000100000" w:firstRow="0" w:lastRow="0" w:firstColumn="0" w:lastColumn="0" w:oddVBand="0" w:evenVBand="0" w:oddHBand="1" w:evenHBand="0" w:firstRowFirstColumn="0" w:firstRowLastColumn="0" w:lastRowFirstColumn="0" w:lastRowLastColumn="0"/>
                          <w:rPr>
                            <w:del w:id="121" w:author="Arthur Souza Rodrigues" w:date="2026-07-10T21:52:00Z" w16du:dateUtc="2026-07-11T01:52:00Z"/>
                          </w:rPr>
                        </w:pPr>
                        <w:del w:id="122" w:author="Arthur Souza Rodrigues" w:date="2026-07-10T21:52:00Z" w16du:dateUtc="2026-07-11T01:52:00Z">
                          <w:r>
                            <w:delText>200</w:delText>
                          </w:r>
                        </w:del>
                      </w:p>
                      <w:customXmlDelRangeStart w:id="123" w:author="Arthur Souza Rodrigues" w:date="2026-07-10T21:52:00Z"/>
                    </w:sdtContent>
                  </w:sdt>
                  <w:customXmlDelRangeEnd w:id="123"/>
                </w:tc>
                <w:tc>
                  <w:tcPr>
                    <w:tcW w:w="3117" w:type="dxa"/>
                  </w:tcPr>
                  <w:customXmlDelRangeStart w:id="124" w:author="Arthur Souza Rodrigues" w:date="2026-07-10T21:52:00Z"/>
                  <w:sdt>
                    <w:sdtPr>
                      <w:alias w:val="Data13"/>
                      <w:tag w:val="Data13"/>
                      <w:id w:val="131915776"/>
                      <w:text/>
                    </w:sdtPr>
                    <w:sdtEndPr/>
                    <w:sdtContent>
                      <w:customXmlDelRangeEnd w:id="124"/>
                      <w:p w14:paraId="60560D1C" w14:textId="77777777" w:rsidR="00104652" w:rsidRDefault="007E6509">
                        <w:pPr>
                          <w:cnfStyle w:val="000000100000" w:firstRow="0" w:lastRow="0" w:firstColumn="0" w:lastColumn="0" w:oddVBand="0" w:evenVBand="0" w:oddHBand="1" w:evenHBand="0" w:firstRowFirstColumn="0" w:firstRowLastColumn="0" w:lastRowFirstColumn="0" w:lastRowLastColumn="0"/>
                          <w:rPr>
                            <w:del w:id="125" w:author="Arthur Souza Rodrigues" w:date="2026-07-10T21:52:00Z" w16du:dateUtc="2026-07-11T01:52:00Z"/>
                          </w:rPr>
                        </w:pPr>
                        <w:del w:id="126" w:author="Arthur Souza Rodrigues" w:date="2026-07-10T21:52:00Z" w16du:dateUtc="2026-07-11T01:52:00Z">
                          <w:r>
                            <w:delText>300</w:delText>
                          </w:r>
                        </w:del>
                      </w:p>
                      <w:customXmlDelRangeStart w:id="127" w:author="Arthur Souza Rodrigues" w:date="2026-07-10T21:52:00Z"/>
                    </w:sdtContent>
                  </w:sdt>
                  <w:customXmlDelRangeEnd w:id="127"/>
                </w:tc>
              </w:tr>
              <w:customXmlDelRangeStart w:id="128" w:author="Arthur Souza Rodrigues" w:date="2026-07-10T21:52:00Z"/>
            </w:sdtContent>
          </w:sdt>
          <w:customXmlDelRangeEnd w:id="128"/>
          <w:customXmlDelRangeStart w:id="129" w:author="Arthur Souza Rodrigues" w:date="2026-07-10T21:52:00Z"/>
          <w:sdt>
            <w:sdtPr>
              <w:rPr>
                <w:b w:val="0"/>
                <w:bCs w:val="0"/>
              </w:rPr>
              <w:alias w:val="Row2"/>
              <w:tag w:val="Row2"/>
              <w:id w:val="1563601403"/>
            </w:sdtPr>
            <w:sdtEndPr/>
            <w:sdtContent>
              <w:customXmlDelRangeEnd w:id="129"/>
              <w:tr w:rsidR="00C4274D" w14:paraId="68A60E71" w14:textId="77777777" w:rsidTr="00665111">
                <w:trPr>
                  <w:del w:id="130"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customXmlDelRangeStart w:id="131" w:author="Arthur Souza Rodrigues" w:date="2026-07-10T21:52:00Z"/>
                  <w:sdt>
                    <w:sdtPr>
                      <w:alias w:val="Data21"/>
                      <w:tag w:val="Data21"/>
                      <w:id w:val="-1031330684"/>
                      <w:text/>
                    </w:sdtPr>
                    <w:sdtEndPr/>
                    <w:sdtContent>
                      <w:customXmlDelRangeEnd w:id="131"/>
                      <w:p w14:paraId="576927AA" w14:textId="77777777" w:rsidR="00104652" w:rsidRDefault="007E6509">
                        <w:pPr>
                          <w:rPr>
                            <w:del w:id="132" w:author="Arthur Souza Rodrigues" w:date="2026-07-10T21:52:00Z" w16du:dateUtc="2026-07-11T01:52:00Z"/>
                          </w:rPr>
                        </w:pPr>
                        <w:del w:id="133" w:author="Arthur Souza Rodrigues" w:date="2026-07-10T21:52:00Z" w16du:dateUtc="2026-07-11T01:52:00Z">
                          <w:r>
                            <w:delText>400</w:delText>
                          </w:r>
                        </w:del>
                      </w:p>
                      <w:customXmlDelRangeStart w:id="134" w:author="Arthur Souza Rodrigues" w:date="2026-07-10T21:52:00Z"/>
                    </w:sdtContent>
                  </w:sdt>
                  <w:customXmlDelRangeEnd w:id="134"/>
                </w:tc>
                <w:tc>
                  <w:tcPr>
                    <w:tcW w:w="3117" w:type="dxa"/>
                  </w:tcPr>
                  <w:customXmlDelRangeStart w:id="135" w:author="Arthur Souza Rodrigues" w:date="2026-07-10T21:52:00Z"/>
                  <w:sdt>
                    <w:sdtPr>
                      <w:alias w:val="Data22"/>
                      <w:tag w:val="Data22"/>
                      <w:id w:val="560603829"/>
                      <w:text/>
                    </w:sdtPr>
                    <w:sdtEndPr/>
                    <w:sdtContent>
                      <w:customXmlDelRangeEnd w:id="135"/>
                      <w:p w14:paraId="7823894F" w14:textId="77777777" w:rsidR="00104652" w:rsidRDefault="007E6509">
                        <w:pPr>
                          <w:cnfStyle w:val="000000000000" w:firstRow="0" w:lastRow="0" w:firstColumn="0" w:lastColumn="0" w:oddVBand="0" w:evenVBand="0" w:oddHBand="0" w:evenHBand="0" w:firstRowFirstColumn="0" w:firstRowLastColumn="0" w:lastRowFirstColumn="0" w:lastRowLastColumn="0"/>
                          <w:rPr>
                            <w:del w:id="136" w:author="Arthur Souza Rodrigues" w:date="2026-07-10T21:52:00Z" w16du:dateUtc="2026-07-11T01:52:00Z"/>
                          </w:rPr>
                        </w:pPr>
                        <w:del w:id="137" w:author="Arthur Souza Rodrigues" w:date="2026-07-10T21:52:00Z" w16du:dateUtc="2026-07-11T01:52:00Z">
                          <w:r>
                            <w:delText>500</w:delText>
                          </w:r>
                        </w:del>
                      </w:p>
                      <w:customXmlDelRangeStart w:id="138" w:author="Arthur Souza Rodrigues" w:date="2026-07-10T21:52:00Z"/>
                    </w:sdtContent>
                  </w:sdt>
                  <w:customXmlDelRangeEnd w:id="138"/>
                </w:tc>
                <w:tc>
                  <w:tcPr>
                    <w:tcW w:w="3117" w:type="dxa"/>
                  </w:tcPr>
                  <w:customXmlDelRangeStart w:id="139" w:author="Arthur Souza Rodrigues" w:date="2026-07-10T21:52:00Z"/>
                  <w:sdt>
                    <w:sdtPr>
                      <w:alias w:val="Data23"/>
                      <w:tag w:val="Data23"/>
                      <w:id w:val="-847252032"/>
                      <w:text/>
                    </w:sdtPr>
                    <w:sdtEndPr/>
                    <w:sdtContent>
                      <w:customXmlDelRangeEnd w:id="139"/>
                      <w:p w14:paraId="065792C4" w14:textId="77777777" w:rsidR="00104652" w:rsidRDefault="007E6509">
                        <w:pPr>
                          <w:cnfStyle w:val="000000000000" w:firstRow="0" w:lastRow="0" w:firstColumn="0" w:lastColumn="0" w:oddVBand="0" w:evenVBand="0" w:oddHBand="0" w:evenHBand="0" w:firstRowFirstColumn="0" w:firstRowLastColumn="0" w:lastRowFirstColumn="0" w:lastRowLastColumn="0"/>
                          <w:rPr>
                            <w:del w:id="140" w:author="Arthur Souza Rodrigues" w:date="2026-07-10T21:52:00Z" w16du:dateUtc="2026-07-11T01:52:00Z"/>
                          </w:rPr>
                        </w:pPr>
                        <w:del w:id="141" w:author="Arthur Souza Rodrigues" w:date="2026-07-10T21:52:00Z" w16du:dateUtc="2026-07-11T01:52:00Z">
                          <w:r>
                            <w:delText>600</w:delText>
                          </w:r>
                        </w:del>
                      </w:p>
                      <w:customXmlDelRangeStart w:id="142" w:author="Arthur Souza Rodrigues" w:date="2026-07-10T21:52:00Z"/>
                    </w:sdtContent>
                  </w:sdt>
                  <w:customXmlDelRangeEnd w:id="142"/>
                </w:tc>
              </w:tr>
              <w:customXmlDelRangeStart w:id="143" w:author="Arthur Souza Rodrigues" w:date="2026-07-10T21:52:00Z"/>
            </w:sdtContent>
          </w:sdt>
          <w:customXmlDelRangeEnd w:id="143"/>
        </w:tbl>
        <w:customXmlDelRangeStart w:id="144" w:author="Arthur Souza Rodrigues" w:date="2026-07-10T21:52:00Z"/>
      </w:sdtContent>
    </w:sdt>
    <w:customXmlDelRangeEnd w:id="144"/>
    <w:p w14:paraId="4584E974" w14:textId="77777777" w:rsidR="00104652" w:rsidRDefault="00104652" w:rsidP="00C4274D">
      <w:pPr>
        <w:rPr>
          <w:del w:id="145" w:author="Arthur Souza Rodrigues" w:date="2026-07-10T21:52:00Z" w16du:dateUtc="2026-07-11T01:52:00Z"/>
        </w:rPr>
      </w:pPr>
    </w:p>
    <w:sdt>
      <w:sdtPr>
        <w:alias w:val="RichTextContentControl"/>
        <w:tag w:val="RichTextContentControl"/>
        <w:id w:val="873813965"/>
      </w:sdtPr>
      <w:sdtEndPr/>
      <w:sdtContent>
        <w:p w14:paraId="16FCF045" w14:textId="77777777" w:rsidR="00104652" w:rsidRDefault="007E6509">
          <w:pPr>
            <w:rPr>
              <w:del w:id="146" w:author="Arthur Souza Rodrigues" w:date="2026-07-10T21:52:00Z" w16du:dateUtc="2026-07-11T01:52:00Z"/>
            </w:rPr>
          </w:pPr>
          <w:del w:id="147" w:author="Arthur Souza Rodrigues" w:date="2026-07-10T21:52:00Z" w16du:dateUtc="2026-07-11T01:52:00Z">
            <w:r>
              <w:delText>Video provides a powerful way to help you prove your point. When you click Online Video, you can paste in the embed code for the video you want to add. You can also type a keyword to search online for the video that best fits your document.</w:delText>
            </w:r>
          </w:del>
        </w:p>
      </w:sdtContent>
    </w:sdt>
    <w:p w14:paraId="009A347A" w14:textId="77777777" w:rsidR="00104652" w:rsidRDefault="007E6509">
      <w:pPr>
        <w:rPr>
          <w:del w:id="148" w:author="Arthur Souza Rodrigues" w:date="2026-07-10T21:52:00Z" w16du:dateUtc="2026-07-11T01:52:00Z"/>
        </w:rPr>
      </w:pPr>
      <w:del w:id="149" w:author="Arthur Souza Rodrigues" w:date="2026-07-10T21:52:00Z" w16du:dateUtc="2026-07-11T01:52:00Z">
        <w:r>
          <w:delText xml:space="preserve">To </w:delText>
        </w:r>
      </w:del>
      <w:sdt>
        <w:sdtPr>
          <w:alias w:val="Plain text content control"/>
          <w:tag w:val="Plain text content control"/>
          <w:id w:val="-1477523936"/>
          <w:text/>
        </w:sdtPr>
        <w:sdtEndPr/>
        <w:sdtContent>
          <w:del w:id="150" w:author="Arthur Souza Rodrigues" w:date="2026-07-10T21:52:00Z" w16du:dateUtc="2026-07-11T01:52:00Z">
            <w:r>
              <w:delText>make your document look professionally</w:delText>
            </w:r>
          </w:del>
        </w:sdtContent>
      </w:sdt>
      <w:del w:id="151" w:author="Arthur Souza Rodrigues" w:date="2026-07-10T21:52:00Z" w16du:dateUtc="2026-07-11T01:52:00Z">
        <w:r>
          <w:delText xml:space="preserve">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615948864"/>
        <w:picture/>
      </w:sdtPr>
      <w:sdtEndPr/>
      <w:sdtContent>
        <w:p w14:paraId="36DBE2A5" w14:textId="77777777" w:rsidR="00104652" w:rsidRDefault="007E6509">
          <w:r>
            <w:rPr>
              <w:noProof/>
            </w:rPr>
            <w:drawing>
              <wp:inline distT="0" distB="0" distL="0" distR="0" wp14:anchorId="0795BA59" wp14:editId="2A1F8C30">
                <wp:extent cx="1896761" cy="1515822"/>
                <wp:effectExtent l="0" t="0" r="0" b="0"/>
                <wp:docPr id="8" name="Picture 1"/>
                <wp:cNvGraphicFramePr>
                  <a:graphicFrameLocks noChangeAspect="1"/>
                </wp:cNvGraphicFramePr>
                <a:graphic>
                  <a:graphicData uri="http://schemas.openxmlformats.org/drawingml/2006/picture">
                    <pic:pic>
                      <pic:nvPicPr>
                        <pic:cNvPr id="8" name="Picture 1"/>
                        <pic:cNvPicPr>
                          <a:picLocks noChangeAspect="1" noChangeArrowheads="1"/>
                        </pic:cNvPicPr>
                      </pic:nvPicPr>
                      <pic:blipFill>
                        <a:blip r:embed="rId15"/>
                        <a:stretch>
                          <a:fillRect/>
                        </a:stretch>
                      </pic:blipFill>
                      <pic:spPr bwMode="auto">
                        <a:xfrm>
                          <a:off x="0" y="0"/>
                          <a:ext cx="1896761" cy="1515822"/>
                        </a:xfrm>
                        <a:prstGeom prst="rect">
                          <a:avLst/>
                        </a:prstGeom>
                        <a:noFill/>
                        <a:ln>
                          <a:noFill/>
                        </a:ln>
                      </pic:spPr>
                    </pic:pic>
                  </a:graphicData>
                </a:graphic>
              </wp:inline>
            </w:drawing>
          </w:r>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rsidR="00104652" w:rsidRDefault="007E6509">
          <w:r>
            <w:rPr>
              <w:rFonts w:ascii="MS Gothic" w:eastAsia="MS Gothic" w:hAnsi="MS Gothic" w:hint="eastAsia"/>
            </w:rPr>
            <w:t>☐</w:t>
          </w:r>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rsidR="00104652" w:rsidRDefault="007E6509">
          <w:pPr>
            <w:rPr>
              <w:del w:id="152" w:author="Arthur Souza Rodrigues" w:date="2026-07-10T21:52:00Z" w16du:dateUtc="2026-07-11T01:52:00Z"/>
            </w:rPr>
          </w:pPr>
          <w:del w:id="153" w:author="Arthur Souza Rodrigues" w:date="2026-07-10T21:52:00Z" w16du:dateUtc="2026-07-11T01:52:00Z">
            <w:r>
              <w:delText>Two</w:delText>
            </w:r>
          </w:del>
        </w:p>
      </w:sdtContent>
    </w:sdt>
    <w:p w14:paraId="337FAE81" w14:textId="77777777" w:rsidR="00104652" w:rsidRDefault="007E6509">
      <w:pPr>
        <w:rPr>
          <w:del w:id="154" w:author="Arthur Souza Rodrigues" w:date="2026-07-10T21:52:00Z" w16du:dateUtc="2026-07-11T01:52:00Z"/>
        </w:rPr>
      </w:pPr>
      <w:del w:id="155" w:author="Arthur Souza Rodrigues" w:date="2026-07-10T21:52:00Z" w16du:dateUtc="2026-07-11T01:52: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sdt>
      <w:sdtPr>
        <w:id w:val="289707828"/>
        <w:docPartObj>
          <w:docPartGallery w:val="Cover Pages"/>
          <w:docPartUnique/>
        </w:docPartObj>
      </w:sdtPr>
      <w:sdtEndPr/>
      <w:sdtContent>
        <w:p w14:paraId="4456598A" w14:textId="77777777" w:rsidR="00104652" w:rsidRDefault="007E6509">
          <w:pPr>
            <w:rPr>
              <w:del w:id="156" w:author="Arthur Souza Rodrigues" w:date="2026-07-10T21:52:00Z" w16du:dateUtc="2026-07-11T01:52:00Z"/>
            </w:rPr>
          </w:pPr>
          <w:del w:id="157" w:author="Arthur Souza Rodrigues" w:date="2026-07-10T21:52:00Z" w16du:dateUtc="2026-07-11T01:52:00Z">
            <w:r>
              <w:rPr>
                <w:noProof/>
              </w:rPr>
              <mc:AlternateContent>
                <mc:Choice Requires="wps">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rsidR="00104652" w:rsidRDefault="0044256C">
                                  <w:pPr>
                                    <w:pStyle w:val="NoSpacing"/>
                                    <w:rPr>
                                      <w:del w:id="158" w:author="Arthur Souza Rodrigues" w:date="2026-07-10T21:52:00Z" w16du:dateUtc="2026-07-11T01:52:00Z"/>
                                      <w:noProof/>
                                      <w:color w:val="44546A" w:themeColor="text2"/>
                                    </w:rPr>
                                  </w:pPr>
                                  <w:customXmlDelRangeStart w:id="159" w:author="Arthur Souza Rodrigues" w:date="2026-07-10T21:5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59"/>
                                      <w:del w:id="160" w:author="Arthur Souza Rodrigues" w:date="2026-07-10T21:52:00Z" w16du:dateUtc="2026-07-11T01:52:00Z">
                                        <w:r w:rsidR="007E6509">
                                          <w:rPr>
                                            <w:noProof/>
                                            <w:color w:val="44546A" w:themeColor="text2"/>
                                          </w:rPr>
                                          <w:delText>Eric White</w:delText>
                                        </w:r>
                                      </w:del>
                                      <w:customXmlDelRangeStart w:id="161" w:author="Arthur Souza Rodrigues" w:date="2026-07-10T21:52:00Z"/>
                                    </w:sdtContent>
                                  </w:sdt>
                                  <w:customXmlDelRangeEnd w:id="161"/>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left:0;text-align:left;margin-left:0;margin-top:0;width:220.3pt;height:21.15pt;z-index:251662848;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y9RPHgIAADoEAAAOAAAAZHJzL2Uyb0RvYy54bWysU8lu2zAQvRfoPxC815JdbxEsB24CFwWM JIAT5ExTpCWA4rAkbcn9+g4peUHaU9ELNcM3muW94eK+rRU5Cusq0DkdDlJKhOZQVHqf07fX9Zc5 Jc4zXTAFWuT0JBy9X37+tGhMJkZQgiqEJZhEu6wxOS29N1mSOF6KmrkBGKERlGBr5tG1+6SwrMHs tUpGaTpNGrCFscCFc3j72IF0GfNLKbh/ltIJT1ROsTcfTxvPXTiT5YJle8tMWfG+DfYPXdSs0lj0 kuqReUYOtvojVV1xCw6kH3CoE5Cy4iLOgNMM0w/TbEtmRJwFyXHmQpP7f2n503FrXizx7TdoUcBA SGNc5vAyzNNKW4cvdkoQRwpPF9pE6wnHy9HsbjYfIsQRG03n03QS0iTXv411/ruAmgQjpxZliWyx 48b5LvQcEoppWFdKRWmUJk1Op18nafzhgmBypUOsiCL3aa6dB8u3u7YfZwfFCae00C2AM3xdYSsb 5vwLs6g4do9b7J/xkAqwJPQWJSXYX3+7D/EoBKKUNLhBOXU/D8wKStQPjRLdDcfjsHLRGU9mI3Ts LbK7RfShfgBc0iG+F8OjGeK9OpvSQv2Oy74KVRFimmPtnO7O5oPv9hofCxerVQzCJTPMb/TW8JA6 EBaIfm3fmTW9Gh51fILzrrHsgyhdbPjTmdXBozRRsUBwxyoqHRxc0Kh5/5jCC7j1Y9T1yS9/AwAA //8DAFBLAwQUAAYACAAAACEAsxZ1j+EAAAAJAQAADwAAAGRycy9kb3ducmV2LnhtbEyPQUvDQBCF 70L/wzKCl2I3iaWWNJtSFA8igq0VetxmxyQ1Oxuy2zT11zt6sZfHDI95875sOdhG9Nj52pGCeBKB QCqcqalUsH1/up2D8EGT0Y0jVHBGD8t8dJXp1LgTrbHfhFJwCPlUK6hCaFMpfVGh1X7iWiT2Pl1n deC1K6Xp9InDbSOTKJpJq2viD5Vu8aHC4mtztArGq7B9eX6Nx2+7fnf/cY6T+eE7UermenhcsKwW IAIO4f8Cfhm4P+RcbO+OZLxoFDBN+FP2ptNoBmLPQ3IHMs/kJUH+AwAA//8DAFBLAQItABQABgAI AAAAIQC2gziS/gAAAOEBAAATAAAAAAAAAAAAAAAAAAAAAABbQ29udGVudF9UeXBlc10ueG1sUEsB Ai0AFAAGAAgAAAAhADj9If/WAAAAlAEAAAsAAAAAAAAAAAAAAAAALwEAAF9yZWxzLy5yZWxzUEsB Ai0AFAAGAAgAAAAhABPL1E8eAgAAOgQAAA4AAAAAAAAAAAAAAAAALgIAAGRycy9lMm9Eb2MueG1s UEsBAi0AFAAGAAgAAAAhALMWdY/hAAAACQEAAA8AAAAAAAAAAAAAAAAAeAQAAGRycy9kb3ducmV2 LnhtbFBLBQYAAAAABAAEAPMAAACGBQAAAAA= " filled="f" stroked="f" strokeweight=".5pt">
                      <v:textbox style="mso-fit-shape-to-text:t">
                        <w:txbxContent>
                          <w:p w14:paraId="568BADCB" w14:textId="77777777" w:rsidR="00104652" w:rsidRDefault="0044256C">
                            <w:pPr>
                              <w:pStyle w:val="NoSpacing"/>
                              <w:rPr>
                                <w:del w:id="162" w:author="Arthur Souza Rodrigues" w:date="2026-07-10T21:52:00Z" w16du:dateUtc="2026-07-11T01:52:00Z"/>
                                <w:noProof/>
                                <w:color w:val="44546A" w:themeColor="text2"/>
                              </w:rPr>
                            </w:pPr>
                            <w:customXmlDelRangeStart w:id="163" w:author="Arthur Souza Rodrigues" w:date="2026-07-10T21:52:00Z"/>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DelRangeEnd w:id="163"/>
                                <w:del w:id="164" w:author="Arthur Souza Rodrigues" w:date="2026-07-10T21:52:00Z" w16du:dateUtc="2026-07-11T01:52:00Z">
                                  <w:r w:rsidR="007E6509">
                                    <w:rPr>
                                      <w:noProof/>
                                      <w:color w:val="44546A" w:themeColor="text2"/>
                                    </w:rPr>
                                    <w:delText>Eric White</w:delText>
                                  </w:r>
                                </w:del>
                                <w:customXmlDelRangeStart w:id="165" w:author="Arthur Souza Rodrigues" w:date="2026-07-10T21:52:00Z"/>
                              </w:sdtContent>
                            </w:sdt>
                            <w:customXmlDelRangeEnd w:id="165"/>
                          </w:p>
                        </w:txbxContent>
                      </v:textbox>
                      <w10:wrap type="square"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wp:cNvGraphicFramePr>
                      <a:graphic>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104652" w:rsidRDefault="00104652">
                                  <w:pPr>
                                    <w:rPr>
                                      <w:del w:id="166" w:author="Arthur Souza Rodrigues" w:date="2026-07-10T21:52:00Z" w16du:dateUtc="2026-07-11T01:52: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left:0;text-align:left;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F3rwAIAAGEGAAAOAAAAZHJzL2Uyb0RvYy54bWysVVtv0zAUfkfiP1h+Z+l1LdHSqdo0hFS2 iQ3t2XWcJsLxMbbbpvz6HdtJVkYBgXiJjs/d3/H5cnHZ1JLshLEVqIwOzwaUCMUhr9Qmo18eb97N KbGOqZxJUCKjB2Hp5eLtm4u9TsUISpC5MASTKJvudUZL53SaJJaXomb2DLRQaCzA1Mzh0WyS3LA9 Zq9lMhoMzpM9mFwb4MJa1F5HI12E/EUhuLsrCisckRnF3lz4mvBd+2+yuGDpxjBdVrxtg/1DFzWr FBbtU10zx8jWVD+lqituwELhzjjUCRRFxUW4A95mOHh1m4eSaRHuguBY3cNk/19afrt70PfGt271 CvhXi4gke23T3uIPtvVpClN7X2ycNAHFQ4+iaBzhqJyN5+PZHMHmaHs/nU4nePBZWdqFa2PdBwE1 8UJGDY4poMd2K+uia+fSgprfVFIG2aJLFIgGRGIQIsODEVfSkB3DUTPOhXLDYJLb+hPkUY9PZtAO HdX4NKJ63qmxxz5T6Hhjj2sNvd9fFTzvMrP0uOCkU58siMpNvKaXDOsvL5XvRoEHI8LkNWFccUJh Vu4ghfeT6rMoSJXjTEZ/AsmWLBcRjOkvewsJfeYC6/e5EZTxqfTSjdqxt+4+UoSd7GN/i2W8YR8R CoNyfXBdKTCnKw+7ytG/wygi40FyzbpBaJCyvKfXrCE/3BtiIHKE1fymwte5YtbdM4OkgC8aic7d 4aeQsM8otBIlJZjvp/TeH3cVrZTskWQyar9tmRGUyI8K3+5oNhmPPC2F02Q68wfzg2l9bFLb+grw eQ+RVDUPog9wshMLA/UTMuLS10UTUxyrZ5Q70x2uXKQ/5FQulsvghlykmVupB819co+037/H5okZ 3S6pw/2+hY6SWPpqV6Ovj1Sw3DooqrDIL8i2M0Aei4sVOdcT5fE5eL38GRbPAAAA//8DAFBLAwQU AAYACAAAACEAaa1uTN8AAAAMAQAADwAAAGRycy9kb3ducmV2LnhtbEyPMW/CMBCFdyT+g3VIXVBx QBChEAeVVnTrQMrC5sRHEjU+R7GB8O85urTL052e7t370u1gW3HF3jeOFMxnEQik0pmGKgXH7/3r GoQPmoxuHaGCO3rYZuNRqhPjbnTAax4qwSHkE62gDqFLpPRljVb7meuQ2Du73urAa19J0+sbh9tW LqIollY3xB9q3eF7jeVPfrEK9nE4NWd3+lwdp3E3zXfLr2LnlHqZDB8blrcNiIBD+LuAJwP3h4yL Fe5CxotWAdOEX31683jBMAVPq2i5Bpml8j9E9gAAAP//AwBQSwECLQAUAAYACAAAACEAtoM4kv4A AADhAQAAEwAAAAAAAAAAAAAAAAAAAAAAW0NvbnRlbnRfVHlwZXNdLnhtbFBLAQItABQABgAIAAAA IQA4/SH/1gAAAJQBAAALAAAAAAAAAAAAAAAAAC8BAABfcmVscy8ucmVsc1BLAQItABQABgAIAAAA IQDQMF3rwAIAAGEGAAAOAAAAAAAAAAAAAAAAAC4CAABkcnMvZTJvRG9jLnhtbFBLAQItABQABgAI AAAAIQBprW5M3wAAAAwBAAAPAAAAAAAAAAAAAAAAABoFAABkcnMvZG93bnJldi54bWxQSwUGAAAA AAQABADzAAAAJgYAAAAA " fillcolor="#deeaf6 [660]" stroked="f" strokeweight="1pt">
                      <v:fill color2="#9cc2e5 [1940]" rotate="t" focus="100%" type="gradient">
                        <o:fill v:ext="view" type="gradientUnscaled"/>
                      </v:fill>
                      <v:textbox inset="21.6pt,,21.6pt">
                        <w:txbxContent>
                          <w:p w14:paraId="0F5FC56C" w14:textId="77777777" w:rsidR="00104652" w:rsidRDefault="00104652">
                            <w:pPr>
                              <w:rPr>
                                <w:del w:id="167" w:author="Arthur Souza Rodrigues" w:date="2026-07-10T21:52:00Z" w16du:dateUtc="2026-07-11T01:52:00Z"/>
                              </w:rPr>
                            </w:pPr>
                          </w:p>
                        </w:txbxContent>
                      </v:textbox>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rsidR="00104652" w:rsidRDefault="0044256C">
                                  <w:pPr>
                                    <w:spacing w:before="240"/>
                                    <w:jc w:val="center"/>
                                    <w:rPr>
                                      <w:del w:id="168" w:author="Arthur Souza Rodrigues" w:date="2026-07-10T21:52:00Z" w16du:dateUtc="2026-07-11T01:52:00Z"/>
                                      <w:color w:val="FFFFFF" w:themeColor="background1"/>
                                    </w:rPr>
                                  </w:pPr>
                                  <w:customXmlDelRangeStart w:id="169" w:author="Arthur Souza Rodrigues" w:date="2026-07-10T21:5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69"/>
                                      <w:del w:id="170" w:author="Arthur Souza Rodrigues" w:date="2026-07-10T21:52:00Z" w16du:dateUtc="2026-07-11T01:52:00Z">
                                        <w:r w:rsidR="007E6509">
                                          <w:rPr>
                                            <w:color w:val="FFFFFF" w:themeColor="background1"/>
                                          </w:rPr>
                                          <w:delText>This is my interesting abstract</w:delText>
                                        </w:r>
                                      </w:del>
                                      <w:customXmlDelRangeStart w:id="171" w:author="Arthur Souza Rodrigues" w:date="2026-07-10T21:52:00Z"/>
                                    </w:sdtContent>
                                  </w:sdt>
                                  <w:customXmlDelRangeEnd w:id="171"/>
                                  <w:del w:id="172" w:author="Arthur Souza Rodrigues" w:date="2026-07-10T21:52:00Z" w16du:dateUtc="2026-07-11T01:52:00Z">
                                    <w:r w:rsidR="007E6509">
                                      <w:rPr>
                                        <w:color w:val="FFFFFF" w:themeColor="background1"/>
                                      </w:rPr>
                                      <w:delText>.</w:delText>
                                    </w:r>
                                  </w:del>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left:0;text-align:left;margin-left:0;margin-top:0;width:226.45pt;height:237.6pt;z-index:251656704;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Z4kTiQIAAHMFAAAOAAAAZHJzL2Uyb0RvYy54bWysVEtv2zAMvg/YfxB0X22nSJsFdYogRYYB RVusHXpWZKkWIIuapMTOfv0o+ZG1K3YYloNDiR8/PkTy6rprNDkI5xWYkhZnOSXCcKiUeSnp96ft pwUlPjBTMQ1GlPQoPL1effxw1dqlmEENuhKOIInxy9aWtA7BLrPM81o0zJ+BFQaVElzDAh7dS1Y5 1iJ7o7NZnl9kLbjKOuDCe7y96ZV0lfilFDzcS+lFILqkGFtIX5e+u/jNVlds+eKYrRUfwmD/EEXD lEGnE9UNC4zsnfqDqlHcgQcZzjg0GUipuEg5YDZF/iabx5pZkXLB4ng7lcn/P1p+d3i0Dw7L0Fq/ 9CjGLDrpmviP8ZEuFes4FUt0gXC8nC0u55+LOSUcded5cTmfpXJmJ3PrfPgioCFRKKnD10hFYodb H9AlQkdI9OZBq2qrtE6H2AFiox05MHy70M3iW6HFK5Q2EWsgWvXqeJOdcklSOGoRcdp8E5KoKkaf AkltdnLCOBcmFL2qZpXofc9z/I3ex7BSLIkwMkv0P3EPBCOyJxm5+ygHfDQVqUsn4/xvgfXGk0Xy DCZMxo0y4N4j0JjV4LnHj0XqSxOrFLpdh7WJpUFkvNlBdXxwxEE/Nd7yrcKHvGU+PDCHY4IDhaMf 7vEjNbQlhUGipAb38737iMfuRS0lLY5dSf2PPXOCEv3VYF8Xi9liEQf11cm9Ou3S6fxifnmBSLNv NoAdUuCisTyJeOuCHkXpoHnGLbGOnlHFDEf/Jd2N4ib0CwG3DBfrdQLhdFoWbs2j5ZE6Vjq26lP3 zJwd+jngKNzBOKRs+aate2y0NLDeB5Aq9fypssMb4GSnZhq2UFwdv58T6rQrV78AAAD//wMAUEsD BBQABgAIAAAAIQDxilGm3gAAAAoBAAAPAAAAZHJzL2Rvd25yZXYueG1sTI/BTsMwEETvSP0Ha5G4 RNRpIE1J41QIVFSJE20/wI2XJCJeR7HThr/vwgUuo12NdnZesZlsJ844+NaRgsU8BoFUOdNSreB4 2N6vQPigyejOESr4Rg+bcnZT6Ny4C33geR9qwSHkc62gCaHPpfRVg1b7ueuR2Pt0g9WB16GWZtAX DredTOJ4Ka1uiT80useXBquv/WgVBGzfU5eNyduyjnYyWlEkswel7m6n1zXL8xpEwCn8XcAPA/eH koud3EjGi04B04RfZe8xTZ5AnHjI0gRkWcj/COUVAAD//wMAUEsBAi0AFAAGAAgAAAAhALaDOJL+ AAAA4QEAABMAAAAAAAAAAAAAAAAAAAAAAFtDb250ZW50X1R5cGVzXS54bWxQSwECLQAUAAYACAAA ACEAOP0h/9YAAACUAQAACwAAAAAAAAAAAAAAAAAvAQAAX3JlbHMvLnJlbHNQSwECLQAUAAYACAAA ACEAgWeJE4kCAABzBQAADgAAAAAAAAAAAAAAAAAuAgAAZHJzL2Uyb0RvYy54bWxQSwECLQAUAAYA CAAAACEA8YpRpt4AAAAKAQAADwAAAAAAAAAAAAAAAADjBAAAZHJzL2Rvd25yZXYueG1sUEsFBgAA AAAEAAQA8wAAAO4FAAAAAA== " fillcolor="#44546a [3215]" stroked="f" strokeweight="1pt">
                      <v:textbox inset="14.4pt,14.4pt,14.4pt,28.8pt">
                        <w:txbxContent>
                          <w:p w14:paraId="7ECC6AAF" w14:textId="77777777" w:rsidR="00104652" w:rsidRDefault="0044256C">
                            <w:pPr>
                              <w:spacing w:before="240"/>
                              <w:jc w:val="center"/>
                              <w:rPr>
                                <w:del w:id="173" w:author="Arthur Souza Rodrigues" w:date="2026-07-10T21:52:00Z" w16du:dateUtc="2026-07-11T01:52:00Z"/>
                                <w:color w:val="FFFFFF" w:themeColor="background1"/>
                              </w:rPr>
                            </w:pPr>
                            <w:customXmlDelRangeStart w:id="174" w:author="Arthur Souza Rodrigues" w:date="2026-07-10T21:52:00Z"/>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customXmlDelRangeEnd w:id="174"/>
                                <w:del w:id="175" w:author="Arthur Souza Rodrigues" w:date="2026-07-10T21:52:00Z" w16du:dateUtc="2026-07-11T01:52:00Z">
                                  <w:r w:rsidR="007E6509">
                                    <w:rPr>
                                      <w:color w:val="FFFFFF" w:themeColor="background1"/>
                                    </w:rPr>
                                    <w:delText>This is my interesting abstract</w:delText>
                                  </w:r>
                                </w:del>
                                <w:customXmlDelRangeStart w:id="176" w:author="Arthur Souza Rodrigues" w:date="2026-07-10T21:52:00Z"/>
                              </w:sdtContent>
                            </w:sdt>
                            <w:customXmlDelRangeEnd w:id="176"/>
                            <w:del w:id="177" w:author="Arthur Souza Rodrigues" w:date="2026-07-10T21:52:00Z" w16du:dateUtc="2026-07-11T01:52:00Z">
                              <w:r w:rsidR="007E6509">
                                <w:rPr>
                                  <w:color w:val="FFFFFF" w:themeColor="background1"/>
                                </w:rPr>
                                <w:delText>.</w:delText>
                              </w:r>
                            </w:del>
                          </w:p>
                        </w:txbxContent>
                      </v:textbox>
                      <w10:wrap anchorx="page" anchory="page"/>
                    </v:rect>
                  </w:pict>
                </mc:Fallback>
              </mc:AlternateContent>
            </w:r>
            <w:r>
              <w:rPr>
                <w:noProof/>
              </w:rPr>
              <mc:AlternateContent>
                <mc:Choice Requires="wps">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76C8495" id="Rectangle 468" o:spid="_x0000_s1026" style="position:absolute;margin-left:0;margin-top:0;width:244.8pt;height:554.4pt;z-index:25165363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0ifkgIAALUFAAAOAAAAZHJzL2Uyb0RvYy54bWysVE1v2zAMvQ/YfxB0X21nSZsGdYqgRYcB XRu0HXpWZCk2IIuapMTJfv0o+SNpVmzAsBwUSSTfo55JXl3vakW2wroKdE6zs5QSoTkUlV7n9PvL 3acpJc4zXTAFWuR0Lxy9nn/8cNWYmRhBCaoQliCIdrPG5LT03sySxPFS1MydgREajRJszTwe7Top LGsQvVbJKE3PkwZsYSxw4Rze3rZGOo/4UgruH6V0whOVU8zNx9XGdRXWZH7FZmvLTFnxLg32D1nU rNJIOkDdMs/Ixla/QdUVt+BA+jMOdQJSVlzEN+BrsvTkNc8lMyK+BcVxZpDJ/T9Y/rB9NkuLMjTG zRxuwyt20tbhH/MjuyjWfhBL7DzhePk5S6eX56gpR9tFOk6n0yhncgg31vkvAmoSNjm1+DWiSGx7 7zxSomvvEtgcqKq4q5SKh1AB4kZZsmX47VbrLHwrjHjjpTRpsOwm04tJRH5jjEV0DDGKPmpTf4Oi hZ2k+OuBe8ZTGiRVGi8PCsWd3ysRMlX6SUhSFahJS3DCyzgX2mdtfiUrxN+oI2BAlqjFgN0B9Em2 ID12K03nH0JFrP0hOG3Z/xQ8RERm0H4IrisN9j0Aha/qmFv/XqRWmqDSCor90hILbec5w+8qLIZ7 5vySWWw1LCAcH/4RF6kAPyZ0O0pKsD/fuw/+2AFopaTB1s2p+7FhVlCivmrsjctsPA69Hg/jycUI D/bYsjq26E19A1hhGQ4qw+M2+HvVb6WF+hWnzCKwoolpjtw55d72hxvfjhScU1wsFtEN+9swf6+f DQ/gQdVQ7C+7V2ZN1xEem+kB+jZns5PGaH1DpIbFxoOsYtccdO30xtkQa7abY2H4HJ+j12Hazn8B AAD//wMAUEsDBBQABgAIAAAAIQC9m5ve4QAAAAsBAAAPAAAAZHJzL2Rvd25yZXYueG1sTI/NasMw EITvhb6D2EJvjZxQguNYDqV/0EvAacDkplgb28RauZKSOG/fbS/tZWCZ3dn58tVoe3FGHzpHCqaT BARS7UxHjYLt59tDCiJETUb3jlDBFQOsitubXGfGXajE8yY2gkMoZFpBG+OQSRnqFq0OEzcgsXdw 3urIo2+k8frC4baXsySZS6s74g+tHvC5xfq4OVkF1dX5Wfywu8VuXVXrUm7Lr/dXpe7vxpcly9MS RMQx/l3ADwP3h4KL7d2JTBC9AqaJv8reY7qYg9jz0jRJU5BFLv8zFN8AAAD//wMAUEsBAi0AFAAG AAgAAAAhALaDOJL+AAAA4QEAABMAAAAAAAAAAAAAAAAAAAAAAFtDb250ZW50X1R5cGVzXS54bWxQ SwECLQAUAAYACAAAACEAOP0h/9YAAACUAQAACwAAAAAAAAAAAAAAAAAvAQAAX3JlbHMvLnJlbHNQ SwECLQAUAAYACAAAACEAeEdIn5ICAAC1BQAADgAAAAAAAAAAAAAAAAAuAgAAZHJzL2Uyb0RvYy54 bWxQSwECLQAUAAYACAAAACEAvZub3uEAAAALAQAADwAAAAAAAAAAAAAAAADsBAAAZHJzL2Rvd25y ZXYueG1sUEsFBgAAAAAEAAQA8wAAAPoFAAAAAA== "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2C79D3A" id="Rectangle 469" o:spid="_x0000_s1026" style="position:absolute;margin-left:0;margin-top:0;width:226.45pt;height:9.35pt;z-index:251660800;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25lZwIAACsFAAAOAAAAZHJzL2Uyb0RvYy54bWysVFFv2yAQfp+0/4B4Xx1HydpGdaqoVadJ VVstnfpMMdSWMMcOEif79TvAcaq22sM0P2Dg7r47Pr7j4nLXGbZV6FuwFS9PJpwpK6Fu7UvFfz7e fDnjzAdha2HAqorvleeXy8+fLnq3UFNowNQKGYFYv+hdxZsQ3KIovGxUJ/wJOGXJqAE7EWiJL0WN oif0zhTTyeRr0QPWDkEq72n3Ohv5MuFrrWS419qrwEzFqbaQRkzjcxyL5YVYvKBwTSuHMsQ/VNGJ 1lLSEepaBME22L6D6lqJ4EGHEwldAVq3UqUz0GnKyZvTrBvhVDoLkePdSJP/f7Dybrt2D0g09M4v PE3jKXYau/in+tgukbUfyVK7wCRtTs9O5+flnDNJtrI8O53NI5vFMdqhD98UdCxOKo50GYkjsb31 IbseXGIyY+No4aY1JlvjTnGsK83C3qjs/UNp1taxkoSaJKOuDLKtoMsWUiobymxqRK3y9nxC31Dn GJGqNpYAI7Km/CP2ABDl+B47Vzn4x1CVFDcGT/5WWA4eI1JmsGEM7loL+BGAoVMNmbP/gaRMTWTp Ger9AzKErHfv5E1Ld3ArfHgQSAKnVqCmDfc0aAN9xWGYcdYA/v5oP/qT7sjKWU8NU3H/ayNQcWa+ W1LkeTmbxQ5Li9n8dEoLfG15fm2xm+4K6JpKeh6cTNPoH8xhqhG6J+rtVcxKJmEl5a64DHhYXIXc yPQ6SLVaJTfqKifCrV07GcEjq1Fjj7sngW4QYiAJ38GhucTijR6zb4y0sNoE0G0S65HXgW/qyCSc 4fWILf96nbyOb9zyDwAAAP//AwBQSwMEFAAGAAgAAAAhAEj4RvLhAAAACQEAAA8AAABkcnMvZG93 bnJldi54bWxMj8FOwzAQRO9I/IO1SFxQa6ei0KRxKgTigigSLQe4ubETR8TryHbb0K9n4QKXkVaz OzuvXI2uZwcTYudRQjYVwAzWXnfYSnjbPk4WwGJSqFXv0Uj4MhFW1flZqQrtj/hqDpvUMgrBWCgJ NqWh4DzW1jgVp34wSF7jg1OJxtByHdSRwl3PZ0LccKc6pA9WDebemvpzs3cSmvU7Xs1PeWOfw1P+ 4UUmXk6ZlJcX48OS5G4JLJkx/V3ADwP1h4qK7fwedWS9BKJJv0re9XyWA9vR0uIWeFXy/wTVNwAA AP//AwBQSwECLQAUAAYACAAAACEAtoM4kv4AAADhAQAAEwAAAAAAAAAAAAAAAAAAAAAAW0NvbnRl bnRfVHlwZXNdLnhtbFBLAQItABQABgAIAAAAIQA4/SH/1gAAAJQBAAALAAAAAAAAAAAAAAAAAC8B AABfcmVscy8ucmVsc1BLAQItABQABgAIAAAAIQCKl25lZwIAACsFAAAOAAAAAAAAAAAAAAAAAC4C AABkcnMvZTJvRG9jLnhtbFBLAQItABQABgAIAAAAIQBI+Eby4QAAAAkBAAAPAAAAAAAAAAAAAAAA AMEEAABkcnMvZG93bnJldi54bWxQSwUGAAAAAAQABADzAAAAzwUAAAAA " fillcolor="#5b9bd5 [3204]" stroked="f" strokeweight="1pt">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a:graphicData uri="http://schemas.microsoft.com/office/word/2010/wordprocessingShape">
                          <wps:wsp>
                            <wps:cNvSpPr txBox="1"/>
                            <wps:spPr>
                              <a:xfrm>
                                <a:off x="0" y="0"/>
                                <a:ext cx="2797810" cy="2475230"/>
                              </a:xfrm>
                              <a:prstGeom prst="rect">
                                <a:avLst/>
                              </a:prstGeom>
                              <a:noFill/>
                              <a:ln w="6350">
                                <a:noFill/>
                              </a:ln>
                              <a:effectLst/>
                            </wps:spPr>
                            <wps:txbx>
                              <w:txbxContent>
                                <w:customXmlDelRangeStart w:id="178" w:author="Arthur Souza Rodrigues" w:date="2026-07-10T21:5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78"/>
                                    <w:p w14:paraId="58E3DB93" w14:textId="77777777" w:rsidR="00104652" w:rsidRDefault="00022A2E">
                                      <w:pPr>
                                        <w:spacing w:line="240" w:lineRule="auto"/>
                                        <w:rPr>
                                          <w:del w:id="179" w:author="Arthur Souza Rodrigues" w:date="2026-07-10T21:52:00Z" w16du:dateUtc="2026-07-11T01:52:00Z"/>
                                          <w:rFonts w:asciiTheme="majorHAnsi" w:eastAsiaTheme="majorEastAsia" w:hAnsiTheme="majorHAnsi" w:cstheme="majorBidi"/>
                                          <w:noProof/>
                                          <w:color w:val="5B9BD5" w:themeColor="accent1"/>
                                          <w:sz w:val="72"/>
                                          <w:szCs w:val="144"/>
                                        </w:rPr>
                                      </w:pPr>
                                      <w:del w:id="180" w:author="Arthur Souza Rodrigues" w:date="2026-07-10T21:52:00Z" w16du:dateUtc="2026-07-11T01:52:00Z">
                                        <w:r>
                                          <w:rPr>
                                            <w:rFonts w:asciiTheme="majorHAnsi" w:eastAsiaTheme="majorEastAsia" w:hAnsiTheme="majorHAnsi" w:cstheme="majorBidi"/>
                                            <w:noProof/>
                                            <w:color w:val="5B9BD5" w:themeColor="accent1"/>
                                            <w:sz w:val="72"/>
                                            <w:szCs w:val="72"/>
                                          </w:rPr>
                                          <w:delText xml:space="preserve">     </w:delText>
                                        </w:r>
                                      </w:del>
                                    </w:p>
                                    <w:customXmlDelRangeStart w:id="181" w:author="Arthur Souza Rodrigues" w:date="2026-07-10T21:52:00Z"/>
                                  </w:sdtContent>
                                </w:sdt>
                                <w:customXmlDelRangeEnd w:id="181"/>
                                <w:customXmlDelRangeStart w:id="182" w:author="Arthur Souza Rodrigues" w:date="2026-07-10T21:5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82"/>
                                    <w:p w14:paraId="386B7A36" w14:textId="77777777" w:rsidR="00104652" w:rsidRDefault="00022A2E">
                                      <w:pPr>
                                        <w:rPr>
                                          <w:del w:id="183" w:author="Arthur Souza Rodrigues" w:date="2026-07-10T21:52:00Z" w16du:dateUtc="2026-07-11T01:52:00Z"/>
                                          <w:rFonts w:asciiTheme="majorHAnsi" w:eastAsiaTheme="majorEastAsia" w:hAnsiTheme="majorHAnsi" w:cstheme="majorBidi"/>
                                          <w:noProof/>
                                          <w:color w:val="44546A" w:themeColor="text2"/>
                                          <w:sz w:val="32"/>
                                          <w:szCs w:val="40"/>
                                        </w:rPr>
                                      </w:pPr>
                                      <w:del w:id="184" w:author="Arthur Souza Rodrigues" w:date="2026-07-10T21:52:00Z" w16du:dateUtc="2026-07-11T01:52:00Z">
                                        <w:r>
                                          <w:rPr>
                                            <w:rFonts w:asciiTheme="majorHAnsi" w:eastAsiaTheme="majorEastAsia" w:hAnsiTheme="majorHAnsi" w:cstheme="majorBidi"/>
                                            <w:noProof/>
                                            <w:color w:val="44546A" w:themeColor="text2"/>
                                            <w:sz w:val="32"/>
                                            <w:szCs w:val="32"/>
                                          </w:rPr>
                                          <w:delText xml:space="preserve">     </w:delText>
                                        </w:r>
                                      </w:del>
                                    </w:p>
                                    <w:customXmlDelRangeStart w:id="185" w:author="Arthur Souza Rodrigues" w:date="2026-07-10T21:52:00Z"/>
                                  </w:sdtContent>
                                </w:sdt>
                                <w:customXmlDelRangeEnd w:id="1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left:0;text-align:left;margin-left:0;margin-top:0;width:220.3pt;height:194.9pt;z-index:25165875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1qpVIwIAAEIEAAAOAAAAZHJzL2Uyb0RvYy54bWysU0tvGyEQvlfKf0Dc47XXdpysvI7cRK4q WUkkp8oZs+BdCRgK2Lvur++An0p7qnqBGWaYx/fNTB87rchOON+AKemg16dEGA5VYzYl/fG+uL2n xAdmKqbAiJLuhaePs5sv09YWIocaVCUcwSDGF60taR2CLbLM81po5ntghUGjBKdZQNVtssqxFqNr leX9/l3WgqusAy68x9fng5HOUnwpBQ+vUnoRiCop1hbS6dK5jmc2m7Ji45itG34sg/1DFZo1BpOe Qz2zwMjWNX+E0g134EGGHgedgZQNF6kH7GbQ/9TNqmZWpF4QHG/PMPn/F5a/7Fb2zZHQfYUOCYyA tNYXHh9jP510Ot5YKUE7Qrg/wya6QDg+5pOHyf0ATRxt+WgyzocJ2Ozy3TofvgnQJAoldchLgovt lj5gSnQ9ucRsBhaNUokbZUhb0rvhuJ8+nC34Q5noKxLLxzCX0qMUunVHmqqkw1Nba6j22K2DwyB4 yxcNVrRkPrwxh8xjFzjN4RUPqQAzw1GipAb362/v0R8JQSslLU5SSf3PLXOCEvXdIFUPg9Eojl5S RuNJjoq7tqyvLWarnwCHdYB7Y3kSo39QJ1E60B849POYFU3McMxd0nASn8JhvnFpuJjPkxMOm2Vh aVaWx9ARt4j3e/fBnD2SEpDPFzjNHCs+cXPwjT+9nW8DMpSIizgfUEUWo4KDmvg8LlXchGs9eV1W f/YbAAD//wMAUEsDBBQABgAIAAAAIQAGYe5b3QAAAAoBAAAPAAAAZHJzL2Rvd25yZXYueG1sTI/B TsMwEETvSPyDtUjcqANUUUjjVAgKx0qkwNmNt04gXgfbbcPfs/QCl5FWo5mdVy0nN4gDhth7UnA9 y0Agtd70ZBW8bp6uChAxaTJ68IQKvjHCsj4/q3Rp/JFe8NAkK7iEYqkVdCmNpZSx7dDpOPMjEns7 H5xOfAYrTdBHLneDvMmyXDrdE3/o9IgPHbafzd4peHPvX/lzsbZyYz+a3XoVV4GiUpcX0+OC5X4B IuGU/hLwy8D7oeZhW78nE8WggGnSSdmbz7McxFbBbXFXgKwr+R+h/gEAAP//AwBQSwECLQAUAAYA CAAAACEAtoM4kv4AAADhAQAAEwAAAAAAAAAAAAAAAAAAAAAAW0NvbnRlbnRfVHlwZXNdLnhtbFBL AQItABQABgAIAAAAIQA4/SH/1gAAAJQBAAALAAAAAAAAAAAAAAAAAC8BAABfcmVscy8ucmVsc1BL AQItABQABgAIAAAAIQCu1qpVIwIAAEIEAAAOAAAAAAAAAAAAAAAAAC4CAABkcnMvZTJvRG9jLnht bFBLAQItABQABgAIAAAAIQAGYe5b3QAAAAoBAAAPAAAAAAAAAAAAAAAAAH0EAABkcnMvZG93bnJl di54bWxQSwUGAAAAAAQABADzAAAAhwUAAAAA " filled="f" stroked="f" strokeweight=".5pt">
                      <v:textbox style="mso-fit-shape-to-text:t">
                        <w:txbxContent>
                          <w:customXmlDelRangeStart w:id="186" w:author="Arthur Souza Rodrigues" w:date="2026-07-10T21:52:00Z"/>
                          <w:sdt>
                            <w:sdtPr>
                              <w:rPr>
                                <w:rFonts w:asciiTheme="majorHAnsi" w:eastAsiaTheme="majorEastAsia" w:hAnsiTheme="majorHAnsi" w:cstheme="majorBidi"/>
                                <w:noProof/>
                                <w:color w:val="5B9BD5"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DelRangeEnd w:id="186"/>
                              <w:p w14:paraId="58E3DB93" w14:textId="77777777" w:rsidR="00104652" w:rsidRDefault="00022A2E">
                                <w:pPr>
                                  <w:spacing w:line="240" w:lineRule="auto"/>
                                  <w:rPr>
                                    <w:del w:id="187" w:author="Arthur Souza Rodrigues" w:date="2026-07-10T21:52:00Z" w16du:dateUtc="2026-07-11T01:52:00Z"/>
                                    <w:rFonts w:asciiTheme="majorHAnsi" w:eastAsiaTheme="majorEastAsia" w:hAnsiTheme="majorHAnsi" w:cstheme="majorBidi"/>
                                    <w:noProof/>
                                    <w:color w:val="5B9BD5" w:themeColor="accent1"/>
                                    <w:sz w:val="72"/>
                                    <w:szCs w:val="144"/>
                                  </w:rPr>
                                </w:pPr>
                                <w:del w:id="188" w:author="Arthur Souza Rodrigues" w:date="2026-07-10T21:52:00Z" w16du:dateUtc="2026-07-11T01:52:00Z">
                                  <w:r>
                                    <w:rPr>
                                      <w:rFonts w:asciiTheme="majorHAnsi" w:eastAsiaTheme="majorEastAsia" w:hAnsiTheme="majorHAnsi" w:cstheme="majorBidi"/>
                                      <w:noProof/>
                                      <w:color w:val="5B9BD5" w:themeColor="accent1"/>
                                      <w:sz w:val="72"/>
                                      <w:szCs w:val="72"/>
                                    </w:rPr>
                                    <w:delText xml:space="preserve">     </w:delText>
                                  </w:r>
                                </w:del>
                              </w:p>
                              <w:customXmlDelRangeStart w:id="189" w:author="Arthur Souza Rodrigues" w:date="2026-07-10T21:52:00Z"/>
                            </w:sdtContent>
                          </w:sdt>
                          <w:customXmlDelRangeEnd w:id="189"/>
                          <w:customXmlDelRangeStart w:id="190" w:author="Arthur Souza Rodrigues" w:date="2026-07-10T21:52:00Z"/>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DelRangeEnd w:id="190"/>
                              <w:p w14:paraId="386B7A36" w14:textId="77777777" w:rsidR="00104652" w:rsidRDefault="00022A2E">
                                <w:pPr>
                                  <w:rPr>
                                    <w:del w:id="191" w:author="Arthur Souza Rodrigues" w:date="2026-07-10T21:52:00Z" w16du:dateUtc="2026-07-11T01:52:00Z"/>
                                    <w:rFonts w:asciiTheme="majorHAnsi" w:eastAsiaTheme="majorEastAsia" w:hAnsiTheme="majorHAnsi" w:cstheme="majorBidi"/>
                                    <w:noProof/>
                                    <w:color w:val="44546A" w:themeColor="text2"/>
                                    <w:sz w:val="32"/>
                                    <w:szCs w:val="40"/>
                                  </w:rPr>
                                </w:pPr>
                                <w:del w:id="192" w:author="Arthur Souza Rodrigues" w:date="2026-07-10T21:52:00Z" w16du:dateUtc="2026-07-11T01:52:00Z">
                                  <w:r>
                                    <w:rPr>
                                      <w:rFonts w:asciiTheme="majorHAnsi" w:eastAsiaTheme="majorEastAsia" w:hAnsiTheme="majorHAnsi" w:cstheme="majorBidi"/>
                                      <w:noProof/>
                                      <w:color w:val="44546A" w:themeColor="text2"/>
                                      <w:sz w:val="32"/>
                                      <w:szCs w:val="32"/>
                                    </w:rPr>
                                    <w:delText xml:space="preserve">     </w:delText>
                                  </w:r>
                                </w:del>
                              </w:p>
                              <w:customXmlDelRangeStart w:id="193" w:author="Arthur Souza Rodrigues" w:date="2026-07-10T21:52:00Z"/>
                            </w:sdtContent>
                          </w:sdt>
                          <w:customXmlDelRangeEnd w:id="193"/>
                        </w:txbxContent>
                      </v:textbox>
                      <w10:wrap type="square" anchorx="page" anchory="page"/>
                    </v:shape>
                  </w:pict>
                </mc:Fallback>
              </mc:AlternateContent>
            </w:r>
          </w:del>
        </w:p>
        <w:p w14:paraId="3FB5D255" w14:textId="77777777" w:rsidR="00104652" w:rsidRDefault="007E6509">
          <w:pPr>
            <w:rPr>
              <w:del w:id="194" w:author="Arthur Souza Rodrigues" w:date="2026-07-10T21:52:00Z" w16du:dateUtc="2026-07-11T01:52:00Z"/>
            </w:rPr>
          </w:pPr>
          <w:del w:id="195" w:author="Arthur Souza Rodrigues" w:date="2026-07-10T21:52:00Z" w16du:dateUtc="2026-07-11T01:52:00Z">
            <w:r>
              <w:br w:type="page"/>
            </w:r>
          </w:del>
        </w:p>
      </w:sdtContent>
    </w:sdt>
    <w:p w14:paraId="3D52E07E" w14:textId="77777777" w:rsidR="00104652" w:rsidRDefault="007E6509" w:rsidP="002742F1">
      <w:pPr>
        <w:shd w:val="clear" w:color="auto" w:fill="ED7D31" w:themeFill="accent2"/>
        <w:rPr>
          <w:del w:id="196" w:author="Arthur Souza Rodrigues" w:date="2026-07-10T21:52:00Z" w16du:dateUtc="2026-07-11T01:52:00Z"/>
        </w:rPr>
      </w:pPr>
      <w:del w:id="197" w:author="Arthur Souza Rodrigues" w:date="2026-07-10T21:52:00Z" w16du:dateUtc="2026-07-11T01:52: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delText>
        </w:r>
      </w:del>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del w:id="198"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104652" w:rsidRDefault="007E6509">
            <w:pPr>
              <w:rPr>
                <w:del w:id="199" w:author="Arthur Souza Rodrigues" w:date="2026-07-10T21:52:00Z" w16du:dateUtc="2026-07-11T01:52:00Z"/>
              </w:rPr>
            </w:pPr>
            <w:del w:id="200" w:author="Arthur Souza Rodrigues" w:date="2026-07-10T21:52:00Z" w16du:dateUtc="2026-07-11T01:52:00Z">
              <w:r>
                <w:rPr>
                  <w:noProof/>
                </w:rPr>
                <w:delText>Lorem ipsum dolor sit amet</w:delText>
              </w:r>
            </w:del>
          </w:p>
        </w:tc>
        <w:tc>
          <w:tcPr>
            <w:tcW w:w="3117" w:type="dxa"/>
          </w:tcPr>
          <w:p w14:paraId="224397AC" w14:textId="77777777" w:rsidR="00104652" w:rsidRPr="00C4274D" w:rsidRDefault="007E6509">
            <w:pPr>
              <w:cnfStyle w:val="100000000000" w:firstRow="1" w:lastRow="0" w:firstColumn="0" w:lastColumn="0" w:oddVBand="0" w:evenVBand="0" w:oddHBand="0" w:evenHBand="0" w:firstRowFirstColumn="0" w:firstRowLastColumn="0" w:lastRowFirstColumn="0" w:lastRowLastColumn="0"/>
              <w:rPr>
                <w:del w:id="201" w:author="Arthur Souza Rodrigues" w:date="2026-07-10T21:52:00Z" w16du:dateUtc="2026-07-11T01:52:00Z"/>
                <w:b w:val="0"/>
              </w:rPr>
            </w:pPr>
            <w:del w:id="202" w:author="Arthur Souza Rodrigues" w:date="2026-07-10T21:52:00Z" w16du:dateUtc="2026-07-11T01:52:00Z">
              <w:r>
                <w:rPr>
                  <w:noProof/>
                </w:rPr>
                <w:delText>Consectetuer adipiscing elit</w:delText>
              </w:r>
            </w:del>
          </w:p>
        </w:tc>
        <w:tc>
          <w:tcPr>
            <w:tcW w:w="3117" w:type="dxa"/>
          </w:tcPr>
          <w:p w14:paraId="161E6E97" w14:textId="77777777" w:rsidR="00104652" w:rsidRDefault="007E6509">
            <w:pPr>
              <w:cnfStyle w:val="100000000000" w:firstRow="1" w:lastRow="0" w:firstColumn="0" w:lastColumn="0" w:oddVBand="0" w:evenVBand="0" w:oddHBand="0" w:evenHBand="0" w:firstRowFirstColumn="0" w:firstRowLastColumn="0" w:lastRowFirstColumn="0" w:lastRowLastColumn="0"/>
              <w:rPr>
                <w:del w:id="203" w:author="Arthur Souza Rodrigues" w:date="2026-07-10T21:52:00Z" w16du:dateUtc="2026-07-11T01:52:00Z"/>
              </w:rPr>
            </w:pPr>
            <w:del w:id="204" w:author="Arthur Souza Rodrigues" w:date="2026-07-10T21:52:00Z" w16du:dateUtc="2026-07-11T01:52:00Z">
              <w:r>
                <w:rPr>
                  <w:noProof/>
                </w:rPr>
                <w:delText>Maecenas porttitor congue massa.</w:delText>
              </w:r>
            </w:del>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del w:id="205"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104652" w:rsidRDefault="007E6509">
            <w:pPr>
              <w:rPr>
                <w:del w:id="206" w:author="Arthur Souza Rodrigues" w:date="2026-07-10T21:52:00Z" w16du:dateUtc="2026-07-11T01:52:00Z"/>
              </w:rPr>
            </w:pPr>
            <w:del w:id="207" w:author="Arthur Souza Rodrigues" w:date="2026-07-10T21:52:00Z" w16du:dateUtc="2026-07-11T01:52:00Z">
              <w:r>
                <w:delText>100</w:delText>
              </w:r>
            </w:del>
          </w:p>
        </w:tc>
        <w:tc>
          <w:tcPr>
            <w:tcW w:w="3117" w:type="dxa"/>
          </w:tcPr>
          <w:p w14:paraId="6DDA39C0" w14:textId="77777777" w:rsidR="00104652" w:rsidRDefault="007E6509">
            <w:pPr>
              <w:cnfStyle w:val="000000100000" w:firstRow="0" w:lastRow="0" w:firstColumn="0" w:lastColumn="0" w:oddVBand="0" w:evenVBand="0" w:oddHBand="1" w:evenHBand="0" w:firstRowFirstColumn="0" w:firstRowLastColumn="0" w:lastRowFirstColumn="0" w:lastRowLastColumn="0"/>
              <w:rPr>
                <w:del w:id="208" w:author="Arthur Souza Rodrigues" w:date="2026-07-10T21:52:00Z" w16du:dateUtc="2026-07-11T01:52:00Z"/>
              </w:rPr>
            </w:pPr>
            <w:del w:id="209" w:author="Arthur Souza Rodrigues" w:date="2026-07-10T21:52:00Z" w16du:dateUtc="2026-07-11T01:52:00Z">
              <w:r>
                <w:delText>200</w:delText>
              </w:r>
            </w:del>
          </w:p>
        </w:tc>
        <w:tc>
          <w:tcPr>
            <w:tcW w:w="3117" w:type="dxa"/>
          </w:tcPr>
          <w:p w14:paraId="67E65DBA" w14:textId="77777777" w:rsidR="00104652" w:rsidRDefault="007E6509">
            <w:pPr>
              <w:cnfStyle w:val="000000100000" w:firstRow="0" w:lastRow="0" w:firstColumn="0" w:lastColumn="0" w:oddVBand="0" w:evenVBand="0" w:oddHBand="1" w:evenHBand="0" w:firstRowFirstColumn="0" w:firstRowLastColumn="0" w:lastRowFirstColumn="0" w:lastRowLastColumn="0"/>
              <w:rPr>
                <w:del w:id="210" w:author="Arthur Souza Rodrigues" w:date="2026-07-10T21:52:00Z" w16du:dateUtc="2026-07-11T01:52:00Z"/>
              </w:rPr>
            </w:pPr>
            <w:del w:id="211" w:author="Arthur Souza Rodrigues" w:date="2026-07-10T21:52:00Z" w16du:dateUtc="2026-07-11T01:52:00Z">
              <w:r>
                <w:delText>300</w:delText>
              </w:r>
            </w:del>
          </w:p>
        </w:tc>
      </w:tr>
      <w:tr w:rsidR="00C4274D" w14:paraId="10B5E2C1" w14:textId="77777777" w:rsidTr="00665111">
        <w:trPr>
          <w:del w:id="212"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104652" w:rsidRDefault="007E6509">
            <w:pPr>
              <w:rPr>
                <w:del w:id="213" w:author="Arthur Souza Rodrigues" w:date="2026-07-10T21:52:00Z" w16du:dateUtc="2026-07-11T01:52:00Z"/>
              </w:rPr>
            </w:pPr>
            <w:del w:id="214" w:author="Arthur Souza Rodrigues" w:date="2026-07-10T21:52:00Z" w16du:dateUtc="2026-07-11T01:52:00Z">
              <w:r>
                <w:delText>400</w:delText>
              </w:r>
            </w:del>
          </w:p>
        </w:tc>
        <w:tc>
          <w:tcPr>
            <w:tcW w:w="3117" w:type="dxa"/>
          </w:tcPr>
          <w:p w14:paraId="1CDC7D2E" w14:textId="77777777" w:rsidR="00104652" w:rsidRDefault="007E6509">
            <w:pPr>
              <w:cnfStyle w:val="000000000000" w:firstRow="0" w:lastRow="0" w:firstColumn="0" w:lastColumn="0" w:oddVBand="0" w:evenVBand="0" w:oddHBand="0" w:evenHBand="0" w:firstRowFirstColumn="0" w:firstRowLastColumn="0" w:lastRowFirstColumn="0" w:lastRowLastColumn="0"/>
              <w:rPr>
                <w:del w:id="215" w:author="Arthur Souza Rodrigues" w:date="2026-07-10T21:52:00Z" w16du:dateUtc="2026-07-11T01:52:00Z"/>
              </w:rPr>
            </w:pPr>
            <w:del w:id="216" w:author="Arthur Souza Rodrigues" w:date="2026-07-10T21:52:00Z" w16du:dateUtc="2026-07-11T01:52:00Z">
              <w:r>
                <w:delText>500</w:delText>
              </w:r>
            </w:del>
          </w:p>
        </w:tc>
        <w:tc>
          <w:tcPr>
            <w:tcW w:w="3117" w:type="dxa"/>
          </w:tcPr>
          <w:p w14:paraId="51BB1232" w14:textId="77777777" w:rsidR="00104652" w:rsidRDefault="007E6509">
            <w:pPr>
              <w:cnfStyle w:val="000000000000" w:firstRow="0" w:lastRow="0" w:firstColumn="0" w:lastColumn="0" w:oddVBand="0" w:evenVBand="0" w:oddHBand="0" w:evenHBand="0" w:firstRowFirstColumn="0" w:firstRowLastColumn="0" w:lastRowFirstColumn="0" w:lastRowLastColumn="0"/>
              <w:rPr>
                <w:del w:id="217" w:author="Arthur Souza Rodrigues" w:date="2026-07-10T21:52:00Z" w16du:dateUtc="2026-07-11T01:52:00Z"/>
              </w:rPr>
            </w:pPr>
            <w:del w:id="218" w:author="Arthur Souza Rodrigues" w:date="2026-07-10T21:52:00Z" w16du:dateUtc="2026-07-11T01:52:00Z">
              <w:r>
                <w:delText>600</w:delText>
              </w:r>
            </w:del>
          </w:p>
        </w:tc>
      </w:tr>
    </w:tbl>
    <w:p w14:paraId="2CC8D0BE" w14:textId="77777777" w:rsidR="00104652" w:rsidRDefault="00104652" w:rsidP="00C4274D">
      <w:pPr>
        <w:rPr>
          <w:del w:id="219" w:author="Arthur Souza Rodrigues" w:date="2026-07-10T21:52:00Z" w16du:dateUtc="2026-07-11T01:52:00Z"/>
        </w:rPr>
      </w:pPr>
    </w:p>
    <w:p w14:paraId="2EFCDF91" w14:textId="77777777" w:rsidR="00104652" w:rsidRDefault="0044256C">
      <w:pPr>
        <w:rPr>
          <w:del w:id="220" w:author="Arthur Souza Rodrigues" w:date="2026-07-10T21:52:00Z" w16du:dateUtc="2026-07-11T01:52:00Z"/>
        </w:rPr>
      </w:pPr>
      <m:oMathPara>
        <m:oMath>
          <m:sSup>
            <m:sSupPr>
              <m:ctrlPr>
                <w:del w:id="221" w:author="Arthur Souza Rodrigues" w:date="2026-07-10T21:52:00Z" w16du:dateUtc="2026-07-11T01:52:00Z">
                  <w:rPr>
                    <w:rFonts w:ascii="Cambria Math" w:hAnsi="Cambria Math"/>
                  </w:rPr>
                </w:del>
              </m:ctrlPr>
            </m:sSupPr>
            <m:e>
              <m:d>
                <m:dPr>
                  <m:ctrlPr>
                    <w:del w:id="222" w:author="Arthur Souza Rodrigues" w:date="2026-07-10T21:52:00Z" w16du:dateUtc="2026-07-11T01:52:00Z">
                      <w:rPr>
                        <w:rFonts w:ascii="Cambria Math" w:hAnsi="Cambria Math"/>
                      </w:rPr>
                    </w:del>
                  </m:ctrlPr>
                </m:dPr>
                <m:e>
                  <m:r>
                    <w:del w:id="223" w:author="Arthur Souza Rodrigues" w:date="2026-07-10T21:52:00Z" w16du:dateUtc="2026-07-11T01:52:00Z">
                      <w:rPr>
                        <w:rFonts w:ascii="Cambria Math" w:hAnsi="Cambria Math"/>
                      </w:rPr>
                      <m:t>x+a</m:t>
                    </w:del>
                  </m:r>
                </m:e>
              </m:d>
            </m:e>
            <m:sup>
              <m:r>
                <w:del w:id="224" w:author="Arthur Souza Rodrigues" w:date="2026-07-10T21:52:00Z" w16du:dateUtc="2026-07-11T01:52:00Z">
                  <w:rPr>
                    <w:rFonts w:ascii="Cambria Math" w:hAnsi="Cambria Math"/>
                  </w:rPr>
                  <m:t>n</m:t>
                </w:del>
              </m:r>
            </m:sup>
          </m:sSup>
          <m:r>
            <w:del w:id="225" w:author="Arthur Souza Rodrigues" w:date="2026-07-10T21:52:00Z" w16du:dateUtc="2026-07-11T01:52:00Z">
              <w:rPr>
                <w:rFonts w:ascii="Cambria Math" w:eastAsia="Cambria Math" w:hAnsi="Cambria Math" w:cs="Cambria Math"/>
              </w:rPr>
              <m:t>=</m:t>
            </w:del>
          </m:r>
          <m:nary>
            <m:naryPr>
              <m:chr m:val="∑"/>
              <m:grow m:val="1"/>
              <m:ctrlPr>
                <w:del w:id="226" w:author="Arthur Souza Rodrigues" w:date="2026-07-10T21:52:00Z" w16du:dateUtc="2026-07-11T01:52:00Z">
                  <w:rPr>
                    <w:rFonts w:ascii="Cambria Math" w:hAnsi="Cambria Math"/>
                  </w:rPr>
                </w:del>
              </m:ctrlPr>
            </m:naryPr>
            <m:sub>
              <m:r>
                <w:del w:id="227" w:author="Arthur Souza Rodrigues" w:date="2026-07-10T21:52:00Z" w16du:dateUtc="2026-07-11T01:52:00Z">
                  <w:rPr>
                    <w:rFonts w:ascii="Cambria Math" w:eastAsia="Cambria Math" w:hAnsi="Cambria Math" w:cs="Cambria Math"/>
                  </w:rPr>
                  <m:t>k=0</m:t>
                </w:del>
              </m:r>
            </m:sub>
            <m:sup>
              <m:r>
                <w:del w:id="228" w:author="Arthur Souza Rodrigues" w:date="2026-07-10T21:52:00Z" w16du:dateUtc="2026-07-11T01:52:00Z">
                  <w:rPr>
                    <w:rFonts w:ascii="Cambria Math" w:eastAsia="Cambria Math" w:hAnsi="Cambria Math" w:cs="Cambria Math"/>
                  </w:rPr>
                  <m:t>n</m:t>
                </w:del>
              </m:r>
            </m:sup>
            <m:e>
              <m:d>
                <m:dPr>
                  <m:ctrlPr>
                    <w:del w:id="229" w:author="Arthur Souza Rodrigues" w:date="2026-07-10T21:52:00Z" w16du:dateUtc="2026-07-11T01:52:00Z">
                      <w:rPr>
                        <w:rFonts w:ascii="Cambria Math" w:hAnsi="Cambria Math"/>
                      </w:rPr>
                    </w:del>
                  </m:ctrlPr>
                </m:dPr>
                <m:e>
                  <m:f>
                    <m:fPr>
                      <m:type m:val="noBar"/>
                      <m:ctrlPr>
                        <w:del w:id="230" w:author="Arthur Souza Rodrigues" w:date="2026-07-10T21:52:00Z" w16du:dateUtc="2026-07-11T01:52:00Z">
                          <w:rPr>
                            <w:rFonts w:ascii="Cambria Math" w:hAnsi="Cambria Math"/>
                          </w:rPr>
                        </w:del>
                      </m:ctrlPr>
                    </m:fPr>
                    <m:num>
                      <m:r>
                        <w:del w:id="231" w:author="Arthur Souza Rodrigues" w:date="2026-07-10T21:52:00Z" w16du:dateUtc="2026-07-11T01:52:00Z">
                          <w:rPr>
                            <w:rFonts w:ascii="Cambria Math" w:eastAsia="Cambria Math" w:hAnsi="Cambria Math" w:cs="Cambria Math"/>
                          </w:rPr>
                          <m:t>n</m:t>
                        </w:del>
                      </m:r>
                    </m:num>
                    <m:den>
                      <m:r>
                        <w:del w:id="232" w:author="Arthur Souza Rodrigues" w:date="2026-07-10T21:52:00Z" w16du:dateUtc="2026-07-11T01:52:00Z">
                          <w:rPr>
                            <w:rFonts w:ascii="Cambria Math" w:eastAsia="Cambria Math" w:hAnsi="Cambria Math" w:cs="Cambria Math"/>
                          </w:rPr>
                          <m:t>k</m:t>
                        </w:del>
                      </m:r>
                    </m:den>
                  </m:f>
                </m:e>
              </m:d>
              <m:sSup>
                <m:sSupPr>
                  <m:ctrlPr>
                    <w:del w:id="233" w:author="Arthur Souza Rodrigues" w:date="2026-07-10T21:52:00Z" w16du:dateUtc="2026-07-11T01:52:00Z">
                      <w:rPr>
                        <w:rFonts w:ascii="Cambria Math" w:hAnsi="Cambria Math"/>
                      </w:rPr>
                    </w:del>
                  </m:ctrlPr>
                </m:sSupPr>
                <m:e>
                  <m:r>
                    <w:del w:id="234" w:author="Arthur Souza Rodrigues" w:date="2026-07-10T21:52:00Z" w16du:dateUtc="2026-07-11T01:52:00Z">
                      <w:rPr>
                        <w:rFonts w:ascii="Cambria Math" w:eastAsia="Cambria Math" w:hAnsi="Cambria Math" w:cs="Cambria Math"/>
                      </w:rPr>
                      <m:t>x</m:t>
                    </w:del>
                  </m:r>
                </m:e>
                <m:sup>
                  <m:r>
                    <w:del w:id="235" w:author="Arthur Souza Rodrigues" w:date="2026-07-10T21:52:00Z" w16du:dateUtc="2026-07-11T01:52:00Z">
                      <w:rPr>
                        <w:rFonts w:ascii="Cambria Math" w:eastAsia="Cambria Math" w:hAnsi="Cambria Math" w:cs="Cambria Math"/>
                      </w:rPr>
                      <m:t>k</m:t>
                    </w:del>
                  </m:r>
                </m:sup>
              </m:sSup>
              <m:sSup>
                <m:sSupPr>
                  <m:ctrlPr>
                    <w:del w:id="236" w:author="Arthur Souza Rodrigues" w:date="2026-07-10T21:52:00Z" w16du:dateUtc="2026-07-11T01:52:00Z">
                      <w:rPr>
                        <w:rFonts w:ascii="Cambria Math" w:hAnsi="Cambria Math"/>
                      </w:rPr>
                    </w:del>
                  </m:ctrlPr>
                </m:sSupPr>
                <m:e>
                  <m:r>
                    <w:del w:id="237" w:author="Arthur Souza Rodrigues" w:date="2026-07-10T21:52:00Z" w16du:dateUtc="2026-07-11T01:52:00Z">
                      <w:rPr>
                        <w:rFonts w:ascii="Cambria Math" w:eastAsia="Cambria Math" w:hAnsi="Cambria Math" w:cs="Cambria Math"/>
                      </w:rPr>
                      <m:t>a</m:t>
                    </w:del>
                  </m:r>
                </m:e>
                <m:sup>
                  <m:r>
                    <w:del w:id="238" w:author="Arthur Souza Rodrigues" w:date="2026-07-10T21:52:00Z" w16du:dateUtc="2026-07-11T01:52:00Z">
                      <w:rPr>
                        <w:rFonts w:ascii="Cambria Math" w:eastAsia="Cambria Math" w:hAnsi="Cambria Math" w:cs="Cambria Math"/>
                      </w:rPr>
                      <m:t>n-k</m:t>
                    </w:del>
                  </m:r>
                </m:sup>
              </m:sSup>
            </m:e>
          </m:nary>
        </m:oMath>
      </m:oMathPara>
    </w:p>
    <w:p w14:paraId="36198FA6" w14:textId="77777777" w:rsidR="00104652" w:rsidRDefault="007E6509" w:rsidP="001B1CD7">
      <w:pPr>
        <w:rPr>
          <w:del w:id="239" w:author="Arthur Souza Rodrigues" w:date="2026-07-10T21:52:00Z" w16du:dateUtc="2026-07-11T01:52:00Z"/>
        </w:rPr>
      </w:pPr>
      <w:del w:id="240" w:author="Arthur Souza Rodrigues" w:date="2026-07-10T21:52:00Z" w16du:dateUtc="2026-07-11T01:52:00Z">
        <w:r>
          <w:delText>β</w:delText>
        </w:r>
      </w:del>
    </w:p>
    <w:p w14:paraId="0DA8A235" w14:textId="77777777" w:rsidR="00104652" w:rsidRPr="001B1CD7" w:rsidRDefault="007E6509" w:rsidP="001B1CD7">
      <w:pPr>
        <w:rPr>
          <w:del w:id="241" w:author="Arthur Souza Rodrigues" w:date="2026-07-10T21:52:00Z" w16du:dateUtc="2026-07-11T01:52:00Z"/>
        </w:rPr>
      </w:pPr>
      <w:del w:id="242" w:author="Arthur Souza Rodrigues" w:date="2026-07-10T21:52:00Z" w16du:dateUtc="2026-07-11T01:52:00Z">
        <w:r>
          <w:delText>¥≤≥</w:delText>
        </w:r>
      </w:del>
    </w:p>
    <w:p w14:paraId="196388FF" w14:textId="6B16F347" w:rsidR="00104652" w:rsidRDefault="007E6509">
      <w:pPr>
        <w:rPr>
          <w:del w:id="243" w:author="Arthur Souza Rodrigues" w:date="2026-07-10T21:52:00Z" w16du:dateUtc="2026-07-11T01:52:00Z"/>
        </w:rPr>
      </w:pPr>
      <w:del w:id="244" w:author="Arthur Souza Rodrigues" w:date="2026-07-10T21:52:00Z" w16du:dateUtc="2026-07-11T01:52:00Z">
        <w:r>
          <w:fldChar w:fldCharType="begin"/>
        </w:r>
        <w:r>
          <w:delInstrText xml:space="preserve"> DATE \@ "dddd, MMMM d, yyyy" </w:delInstrText>
        </w:r>
        <w:r>
          <w:fldChar w:fldCharType="separate"/>
        </w:r>
        <w:r>
          <w:rPr>
            <w:noProof/>
          </w:rPr>
          <w:delText>Friday, July 10, 2026</w:delText>
        </w:r>
        <w:r>
          <w:fldChar w:fldCharType="end"/>
        </w:r>
      </w:del>
    </w:p>
    <w:p w14:paraId="1A8B6BE4" w14:textId="77777777" w:rsidR="00104652" w:rsidRDefault="00104652">
      <w:pPr>
        <w:rPr>
          <w:del w:id="245" w:author="Arthur Souza Rodrigues" w:date="2026-07-10T21:52:00Z" w16du:dateUtc="2026-07-11T01:52:00Z"/>
        </w:rPr>
      </w:pPr>
    </w:p>
    <w:p w14:paraId="71B6C7B7" w14:textId="77777777" w:rsidR="00104652" w:rsidRDefault="007E6509">
      <w:pPr>
        <w:rPr>
          <w:del w:id="246" w:author="Arthur Souza Rodrigues" w:date="2026-07-10T21:52:00Z" w16du:dateUtc="2026-07-11T01:52:00Z"/>
        </w:rPr>
      </w:pPr>
      <w:del w:id="247" w:author="Arthur Souza Rodrigues" w:date="2026-07-10T21:52:00Z" w16du:dateUtc="2026-07-11T01:52:00Z">
        <w:r>
          <w:rPr>
            <w:b/>
            <w:i/>
            <w:highlight w:val="yellow"/>
            <w:u w:val="single"/>
          </w:rPr>
          <w:delText>Video provides a powerful way to help you prove your point.</w:delText>
        </w:r>
        <w:r>
          <w:delText xml:space="preserve"> When you click Online Video, you can paste in the embed code for the video you want to add. You can also type a keyword to search online for the video that best fits your document.</w:delText>
        </w:r>
      </w:del>
    </w:p>
    <w:p w14:paraId="0C18B909" w14:textId="77777777" w:rsidR="00104652" w:rsidRDefault="007E6509">
      <w:pPr>
        <w:rPr>
          <w:del w:id="248" w:author="Arthur Souza Rodrigues" w:date="2026-07-10T21:52:00Z" w16du:dateUtc="2026-07-11T01:52:00Z"/>
        </w:rPr>
      </w:pPr>
      <w:del w:id="249" w:author="Arthur Souza Rodrigues" w:date="2026-07-10T21:52:00Z" w16du:dateUtc="2026-07-11T01:52:00Z">
        <w:r>
          <w:delText>Following hyperlink is to a bookmark on this same page.</w:delText>
        </w:r>
      </w:del>
    </w:p>
    <w:p w14:paraId="2B7F43FF" w14:textId="77777777" w:rsidR="00104652" w:rsidRDefault="007E6509">
      <w:pPr>
        <w:rPr>
          <w:del w:id="250" w:author="Arthur Souza Rodrigues" w:date="2026-07-10T21:52:00Z" w16du:dateUtc="2026-07-11T01:52:00Z"/>
        </w:rPr>
      </w:pPr>
      <w:del w:id="251" w:author="Arthur Souza Rodrigues" w:date="2026-07-10T21:52:00Z" w16du:dateUtc="2026-07-11T01:52:00Z">
        <w:r>
          <w:fldChar w:fldCharType="begin"/>
        </w:r>
        <w:r>
          <w:delInstrText>HYPERLINK \l "ABookmark"</w:delInstrText>
        </w:r>
        <w:r>
          <w:fldChar w:fldCharType="separate"/>
        </w:r>
        <w:r>
          <w:rPr>
            <w:rStyle w:val="Hyperlink"/>
          </w:rPr>
          <w:delText>Video provides a powerful</w:delText>
        </w:r>
        <w:r>
          <w:fldChar w:fldCharType="end"/>
        </w:r>
        <w:r>
          <w:delText xml:space="preserve"> way to help you prove your point.</w:delText>
        </w:r>
      </w:del>
    </w:p>
    <w:p w14:paraId="4C604A2E" w14:textId="77777777" w:rsidR="00104652" w:rsidRDefault="007E6509">
      <w:pPr>
        <w:rPr>
          <w:del w:id="252" w:author="Arthur Souza Rodrigues" w:date="2026-07-10T21:52:00Z" w16du:dateUtc="2026-07-11T01:52:00Z"/>
        </w:rPr>
      </w:pPr>
      <w:del w:id="253" w:author="Arthur Souza Rodrigues" w:date="2026-07-10T21:52:00Z" w16du:dateUtc="2026-07-11T01:52:00Z">
        <w:r>
          <w:delText>When you click Online Video, you can paste in the embed code for the video you want to add.</w:delText>
        </w:r>
      </w:del>
    </w:p>
    <w:p w14:paraId="250A978F" w14:textId="77777777" w:rsidR="00104652" w:rsidRDefault="007E6509">
      <w:pPr>
        <w:rPr>
          <w:del w:id="254" w:author="Arthur Souza Rodrigues" w:date="2026-07-10T21:52:00Z" w16du:dateUtc="2026-07-11T01:52:00Z"/>
        </w:rPr>
      </w:pPr>
      <w:del w:id="255" w:author="Arthur Souza Rodrigues" w:date="2026-07-10T21:52:00Z" w16du:dateUtc="2026-07-11T01:52:00Z">
        <w:r>
          <w:delText>When you click Design and choose a new Theme, the pictures, charts, and SmartArt graphics change to match your new theme.</w:delText>
        </w:r>
      </w:del>
    </w:p>
    <w:p w14:paraId="2265226A" w14:textId="77777777" w:rsidR="00104652" w:rsidRDefault="007E6509">
      <w:pPr>
        <w:rPr>
          <w:del w:id="256" w:author="Arthur Souza Rodrigues" w:date="2026-07-10T21:52:00Z" w16du:dateUtc="2026-07-11T01:52:00Z"/>
        </w:rPr>
      </w:pPr>
      <w:bookmarkStart w:id="257" w:name="ABookmark"/>
      <w:del w:id="258" w:author="Arthur Souza Rodrigues" w:date="2026-07-10T21:52:00Z" w16du:dateUtc="2026-07-11T01:52:00Z">
        <w:r>
          <w:rPr>
            <w:highlight w:val="yellow"/>
          </w:rPr>
          <w:delText>This is the bookmark here.</w:delText>
        </w:r>
        <w:bookmarkEnd w:id="257"/>
        <w:r>
          <w:delText xml:space="preserve"> Your headings change to match the new theme.</w:delText>
        </w:r>
      </w:del>
    </w:p>
    <w:p w14:paraId="1CE611B4" w14:textId="77777777" w:rsidR="00104652" w:rsidRDefault="007E6509">
      <w:pPr>
        <w:rPr>
          <w:del w:id="259" w:author="Arthur Souza Rodrigues" w:date="2026-07-10T21:52:00Z" w16du:dateUtc="2026-07-11T01:52:00Z"/>
        </w:rPr>
      </w:pPr>
      <w:del w:id="260" w:author="Arthur Souza Rodrigues" w:date="2026-07-10T21:52:00Z" w16du:dateUtc="2026-07-11T01:52:00Z">
        <w:r>
          <w:delText>Save time in Word with new buttons that show up where you need them.</w:delText>
        </w:r>
      </w:del>
    </w:p>
    <w:p w14:paraId="4141EE06" w14:textId="77777777" w:rsidR="00104652" w:rsidRDefault="007E6509" w:rsidP="00751EB4">
      <w:pPr>
        <w:pStyle w:val="ListParagraph"/>
        <w:numPr>
          <w:ilvl w:val="0"/>
          <w:numId w:val="2"/>
        </w:numPr>
        <w:rPr>
          <w:del w:id="261" w:author="Arthur Souza Rodrigues" w:date="2026-07-10T21:52:00Z" w16du:dateUtc="2026-07-11T01:52:00Z"/>
          <w:noProof/>
        </w:rPr>
      </w:pPr>
      <w:del w:id="262" w:author="Arthur Souza Rodrigues" w:date="2026-07-10T21:52:00Z" w16du:dateUtc="2026-07-11T01:52:00Z">
        <w:r>
          <w:rPr>
            <w:noProof/>
          </w:rPr>
          <w:delText>Lorem ipsum dolor sit amet, consectetuer adipiscing elit.</w:delText>
        </w:r>
      </w:del>
    </w:p>
    <w:p w14:paraId="19552889" w14:textId="77777777" w:rsidR="00104652" w:rsidRDefault="007E6509" w:rsidP="00751EB4">
      <w:pPr>
        <w:pStyle w:val="ListParagraph"/>
        <w:numPr>
          <w:ilvl w:val="0"/>
          <w:numId w:val="2"/>
        </w:numPr>
        <w:rPr>
          <w:del w:id="263" w:author="Arthur Souza Rodrigues" w:date="2026-07-10T21:52:00Z" w16du:dateUtc="2026-07-11T01:52:00Z"/>
          <w:noProof/>
        </w:rPr>
      </w:pPr>
      <w:del w:id="264" w:author="Arthur Souza Rodrigues" w:date="2026-07-10T21:52:00Z" w16du:dateUtc="2026-07-11T01:52:00Z">
        <w:r>
          <w:rPr>
            <w:noProof/>
          </w:rPr>
          <w:delText>Maecenas porttitor congue massa.</w:delText>
        </w:r>
      </w:del>
    </w:p>
    <w:p w14:paraId="7300C6C4" w14:textId="77777777" w:rsidR="00104652" w:rsidRDefault="007E6509" w:rsidP="00751EB4">
      <w:pPr>
        <w:pStyle w:val="ListParagraph"/>
        <w:numPr>
          <w:ilvl w:val="0"/>
          <w:numId w:val="2"/>
        </w:numPr>
        <w:rPr>
          <w:del w:id="265" w:author="Arthur Souza Rodrigues" w:date="2026-07-10T21:52:00Z" w16du:dateUtc="2026-07-11T01:52:00Z"/>
          <w:noProof/>
        </w:rPr>
      </w:pPr>
      <w:del w:id="266" w:author="Arthur Souza Rodrigues" w:date="2026-07-10T21:52:00Z" w16du:dateUtc="2026-07-11T01:52:00Z">
        <w:r>
          <w:rPr>
            <w:noProof/>
          </w:rPr>
          <w:delText>Fusce posuere, magna sed pulvinar ultricies, purus lectus malesuada libero, sit amet commodo magna eros quis urna.</w:delText>
        </w:r>
      </w:del>
    </w:p>
    <w:p w14:paraId="7FD6337A" w14:textId="77777777" w:rsidR="00104652" w:rsidRDefault="007E6509" w:rsidP="00751EB4">
      <w:pPr>
        <w:pStyle w:val="ListParagraph"/>
        <w:numPr>
          <w:ilvl w:val="0"/>
          <w:numId w:val="2"/>
        </w:numPr>
        <w:rPr>
          <w:del w:id="267" w:author="Arthur Souza Rodrigues" w:date="2026-07-10T21:52:00Z" w16du:dateUtc="2026-07-11T01:52:00Z"/>
          <w:noProof/>
        </w:rPr>
      </w:pPr>
      <w:del w:id="268" w:author="Arthur Souza Rodrigues" w:date="2026-07-10T21:52:00Z" w16du:dateUtc="2026-07-11T01:52:00Z">
        <w:r>
          <w:rPr>
            <w:noProof/>
          </w:rPr>
          <w:delText>Nunc viverra imperdiet enim.</w:delText>
        </w:r>
      </w:del>
    </w:p>
    <w:p w14:paraId="5781CD46" w14:textId="77777777" w:rsidR="00104652" w:rsidRDefault="007E6509" w:rsidP="00751EB4">
      <w:pPr>
        <w:pStyle w:val="ListParagraph"/>
        <w:numPr>
          <w:ilvl w:val="0"/>
          <w:numId w:val="2"/>
        </w:numPr>
        <w:rPr>
          <w:del w:id="269" w:author="Arthur Souza Rodrigues" w:date="2026-07-10T21:52:00Z" w16du:dateUtc="2026-07-11T01:52:00Z"/>
        </w:rPr>
      </w:pPr>
      <w:del w:id="270" w:author="Arthur Souza Rodrigues" w:date="2026-07-10T21:52:00Z" w16du:dateUtc="2026-07-11T01:52:00Z">
        <w:r>
          <w:rPr>
            <w:noProof/>
          </w:rPr>
          <w:lastRenderedPageBreak/>
        </w:r>
        <w:r>
          <w:rPr>
            <w:noProof/>
          </w:rPr>
          <w:delText>Fusce est.</w:delText>
        </w:r>
      </w:del>
    </w:p>
    <w:p w14:paraId="29ACDD4F" w14:textId="77777777" w:rsidR="00104652" w:rsidRDefault="007E6509">
      <w:pPr>
        <w:rPr>
          <w:del w:id="271" w:author="Arthur Souza Rodrigues" w:date="2026-07-10T21:52:00Z" w16du:dateUtc="2026-07-11T01:52:00Z"/>
        </w:rPr>
      </w:pPr>
      <w:del w:id="272" w:author="Arthur Souza Rodrigues" w:date="2026-07-10T21:52:00Z" w16du:dateUtc="2026-07-11T01:52:00Z">
        <w:r>
          <w:rPr>
            <w:noProof/>
          </w:rPr>
          <mc:AlternateContent>
            <mc:Choice Requires="wps">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wp:cNvGraphicFramePr>
                  <a:graphic>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104652" w:rsidRDefault="007E6509">
                              <w:pPr>
                                <w:rPr>
                                  <w:del w:id="273" w:author="Arthur Souza Rodrigues" w:date="2026-07-10T21:52:00Z" w16du:dateUtc="2026-07-11T01:52:00Z"/>
                                </w:rPr>
                              </w:pPr>
                              <w:del w:id="274" w:author="Arthur Souza Rodrigues" w:date="2026-07-10T21:52:00Z" w16du:dateUtc="2026-07-11T01:52:00Z">
                                <w:r>
                                  <w:delText>Here is a text box.</w:delText>
                                </w:r>
                              </w:del>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left:0;text-align:left;margin-left:0;margin-top:14.4pt;width:185.9pt;height:110.6pt;z-index:251654656;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vi6PFgIAACcEAAAOAAAAZHJzL2Uyb0RvYy54bWysk99v2yAQx98n7X9AvC92UidrrJCqS5dp UvdD6vYHYIxjNMwxILGzv74HTtOo216m8YA4Dr7cfe5Y3QydJgfpvALD6HSSUyKNgFqZHaPfv23f XFPiAzc112Ako0fp6c369atVb0s5gxZ0LR1BEePL3jLahmDLLPOilR33E7DSoLMB1/GApttlteM9 qnc6m+X5IuvB1daBkN7j7t3opOuk3zRShC9N42UgmlGMLaTZpbmKc7Ze8XLnuG2VOIXB/yGKjiuD j56l7njgZO/Ub1KdEg48NGEioMugaZSQKQfMZpq/yOah5VamXBCOt2dM/v/Jis+HB/vVkTC8gwEL mJLw9h7ED08MbFpudvLWOehbyWt8eBqRZb315elqRO1LH0Wq/hPUWGS+D5CEhsZ1kQrmSVAdC3A8 Q5dDIAI3Z1eLfHmFLoG+aZEXi1kqS8bLp+vW+fBBQkfiglGHVU3y/HDvQwyHl09H4msetKq3Sutk uF210Y4cOHbANo2UwYtj2pCe0eV8Nh8J/FUiT+NPEp0K2MpadYxenw/xMnJ7b+rUaIErPa4xZG1O ICO7kWIYqoGomtEiPhC5VlAfkayDsXPxp+GiBfeLkh67llH/c8+dpER/NFid5bQoYpsno5i/RZTE XXqqSw83AqUYDZSMy01IXyNxs7dYxa1KfJ8jOYWM3Ziwn35ObPdLO516/t/rRwAAAP//AwBQSwME FAAGAAgAAAAhAMdYcRbfAAAADAEAAA8AAABkcnMvZG93bnJldi54bWxMj0FPwzAMhe9I/IfISNxY sgJj6ppOU4HrpG1IXL0mazsapzRpV/495jQulu0nP78vW0+uFaPtQ+NJw3ymQFgqvWmo0vBxeH9Y gggRyWDryWr4sQHW+e1NhqnxF9rZcR8rwSYUUtRQx9ilUoaytg7DzHeWWDv53mHksa+k6fHC5q6V iVIL6bAh/lBjZ4vall/7wWkYDsVm3BXJ+XPcmqft4g0dtt9a399NrysumxWIaKd4vYA/Bs4POQc7 +oFMEK0GpokakiVDsPr4MufmyItnpUDmmfwPkf8CAAD//wMAUEsBAi0AFAAGAAgAAAAhALaDOJL+ AAAA4QEAABMAAAAAAAAAAAAAAAAAAAAAAFtDb250ZW50X1R5cGVzXS54bWxQSwECLQAUAAYACAAA ACEAOP0h/9YAAACUAQAACwAAAAAAAAAAAAAAAAAvAQAAX3JlbHMvLnJlbHNQSwECLQAUAAYACAAA ACEAKr4ujxYCAAAnBAAADgAAAAAAAAAAAAAAAAAuAgAAZHJzL2Uyb0RvYy54bWxQSwECLQAUAAYA CAAAACEAx1hxFt8AAAAMAQAADwAAAAAAAAAAAAAAAABwBAAAZHJzL2Rvd25yZXYueG1sUEsFBgAA AAAEAAQA8wAAAHwFAAAAAA== ">
                  <v:textbox style="mso-fit-shape-to-text:t">
                    <w:txbxContent>
                      <w:p w14:paraId="3656EF4F" w14:textId="77777777" w:rsidR="00104652" w:rsidRDefault="007E6509">
                        <w:pPr>
                          <w:rPr>
                            <w:del w:id="275" w:author="Arthur Souza Rodrigues" w:date="2026-07-10T21:52:00Z" w16du:dateUtc="2026-07-11T01:52:00Z"/>
                          </w:rPr>
                        </w:pPr>
                        <w:del w:id="276" w:author="Arthur Souza Rodrigues" w:date="2026-07-10T21:52:00Z" w16du:dateUtc="2026-07-11T01:52:00Z">
                          <w:r>
                            <w:delText>Here is a text box.</w:delText>
                          </w:r>
                        </w:del>
                      </w:p>
                    </w:txbxContent>
                  </v:textbox>
                  <w10:wrap type="square"/>
                </v:shape>
              </w:pict>
            </mc:Fallback>
          </mc:AlternateContent>
        </w:r>
      </w:del>
    </w:p>
    <w:bookmarkStart w:id="277" w:name="_MON_1476039688"/>
    <w:bookmarkEnd w:id="277"/>
    <w:p w14:paraId="67B2E23C" w14:textId="77777777" w:rsidR="0018060C" w:rsidRPr="00EB684A" w:rsidRDefault="0044256C" w:rsidP="00EB684A">
      <w:pPr>
        <w:rPr>
          <w:del w:id="278" w:author="Arthur Souza Rodrigues" w:date="2026-07-10T21:52:00Z" w16du:dateUtc="2026-07-11T01:52:00Z"/>
        </w:rPr>
      </w:pPr>
      <w:del w:id="279" w:author="Arthur Souza Rodrigues" w:date="2026-07-10T21:52:00Z" w16du:dateUtc="2026-07-11T01:52:00Z">
        <w:r>
          <w:rPr>
            <w:noProof/>
          </w:rPr>
          <w:object w:dxaOrig="7241" w:dyaOrig="2928" w14:anchorId="183A48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22" o:title=""/>
            </v:shape>
            <o:OLEObject Type="Embed" ProgID="Excel.Sheet.12" ShapeID="_x0000_i1025" DrawAspect="Content" ObjectID="_1845226143" r:id="rId23"/>
          </w:object>
        </w:r>
      </w:del>
    </w:p>
    <w:p w14:paraId="549DFD06" w14:textId="77777777" w:rsidR="00104652" w:rsidRDefault="007E6509" w:rsidP="00ED7F78">
      <w:pPr>
        <w:pStyle w:val="Heading1"/>
        <w:rPr>
          <w:del w:id="280" w:author="Arthur Souza Rodrigues" w:date="2026-07-10T21:52:00Z" w16du:dateUtc="2026-07-11T01:52:00Z"/>
        </w:rPr>
      </w:pPr>
      <w:del w:id="281" w:author="Arthur Souza Rodrigues" w:date="2026-07-10T21:52:00Z" w16du:dateUtc="2026-07-11T01:52:00Z">
        <w:r>
          <w:delText>Heading1</w:delText>
        </w:r>
      </w:del>
    </w:p>
    <w:p w14:paraId="4C00B83B" w14:textId="77777777" w:rsidR="00104652" w:rsidRDefault="007E6509">
      <w:pPr>
        <w:rPr>
          <w:del w:id="282" w:author="Arthur Souza Rodrigues" w:date="2026-07-10T21:52:00Z" w16du:dateUtc="2026-07-11T01:52:00Z"/>
        </w:rPr>
      </w:pPr>
      <w:del w:id="283" w:author="Arthur Souza Rodrigues" w:date="2026-07-10T21:52:00Z" w16du:dateUtc="2026-07-11T01:5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52A87C3C" w14:textId="77777777" w:rsidR="00104652" w:rsidRDefault="007E6509">
      <w:pPr>
        <w:rPr>
          <w:del w:id="284" w:author="Arthur Souza Rodrigues" w:date="2026-07-10T21:52:00Z" w16du:dateUtc="2026-07-11T01:52:00Z"/>
        </w:rPr>
      </w:pPr>
      <w:del w:id="285" w:author="Arthur Souza Rodrigues" w:date="2026-07-10T21:52:00Z" w16du:dateUtc="2026-07-11T01:52:00Z">
        <w:r>
          <w:delTex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24B2EA9B" w14:textId="77777777" w:rsidR="00104652" w:rsidRDefault="007E6509" w:rsidP="00ED7F78">
      <w:pPr>
        <w:pStyle w:val="Heading2"/>
        <w:rPr>
          <w:del w:id="286" w:author="Arthur Souza Rodrigues" w:date="2026-07-10T21:52:00Z" w16du:dateUtc="2026-07-11T01:52:00Z"/>
        </w:rPr>
      </w:pPr>
      <w:del w:id="287" w:author="Arthur Souza Rodrigues" w:date="2026-07-10T21:52:00Z" w16du:dateUtc="2026-07-11T01:52:00Z">
        <w:r>
          <w:delText>Heading 2</w:delText>
        </w:r>
      </w:del>
    </w:p>
    <w:p w14:paraId="7EDF09DB" w14:textId="77777777" w:rsidR="00104652" w:rsidRDefault="007E6509">
      <w:pPr>
        <w:rPr>
          <w:del w:id="288" w:author="Arthur Souza Rodrigues" w:date="2026-07-10T21:52:00Z" w16du:dateUtc="2026-07-11T01:52:00Z"/>
        </w:rPr>
      </w:pPr>
      <w:del w:id="289" w:author="Arthur Souza Rodrigues" w:date="2026-07-10T21:52:00Z" w16du:dateUtc="2026-07-11T01:52:00Z">
        <w:r>
          <w:delText>Themes and styles also help keep your document coordinated. When you click Design and choose a new Theme, the pictures, charts, and SmartArt graphics change to match your new theme. When you apply styles, your headings change to match the new theme.</w:delText>
        </w:r>
      </w:del>
    </w:p>
    <w:p w14:paraId="4D8A16AF" w14:textId="77777777" w:rsidR="00104652" w:rsidRDefault="007E6509">
      <w:pPr>
        <w:rPr>
          <w:del w:id="290" w:author="Arthur Souza Rodrigues" w:date="2026-07-10T21:52:00Z" w16du:dateUtc="2026-07-11T01:52:00Z"/>
        </w:rPr>
      </w:pPr>
      <w:del w:id="291" w:author="Arthur Souza Rodrigues" w:date="2026-07-10T21:52:00Z" w16du:dateUtc="2026-07-11T01:52:00Z">
        <w:r>
          <w:lastRenderedPageBreak/>
        </w:r>
        <w:r>
          <w:delText>Save time in Word with new buttons that show up where you need them. To change the way a picture fits in your document, click it and a button for layout options appears next to it. When you work on a table, click where you want to add a row or a column, and then click the plus sign.</w:delText>
        </w:r>
      </w:del>
    </w:p>
    <w:p w14:paraId="459528CA" w14:textId="77777777" w:rsidR="0018060C" w:rsidRDefault="007E6509">
      <w:pPr>
        <w:rPr>
          <w:del w:id="292" w:author="Arthur Souza Rodrigues" w:date="2026-07-10T21:52:00Z" w16du:dateUtc="2026-07-11T01:52:00Z"/>
        </w:rPr>
      </w:pPr>
      <w:del w:id="293" w:author="Arthur Souza Rodrigues" w:date="2026-07-10T21:52:00Z" w16du:dateUtc="2026-07-11T01:52:00Z">
        <w:r>
          <w:delText>Reading is easier, too, in the new Reading view. You can collapse parts of the document and focus on the text you want. If you need to stop reading before you reach the end, Word remembers where you left off - even on another device.</w:delText>
        </w:r>
      </w:del>
    </w:p>
    <w:p w14:paraId="064AB8D5" w14:textId="77777777" w:rsidR="00104652" w:rsidRDefault="00104652">
      <w:pPr>
        <w:rPr>
          <w:del w:id="294" w:author="Arthur Souza Rodrigues" w:date="2026-07-10T21:52:00Z" w16du:dateUtc="2026-07-11T01:52: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rFonts w:ascii="Ubuntu" w:hAnsi="Ubuntu"/>
          <w:b/>
          <w:bCs/>
          <w:noProof/>
          <w:kern w:val="0"/>
          <w:sz w:val="24"/>
          <w14:ligatures w14:val="none"/>
        </w:rPr>
      </w:sdtEndPr>
      <w:sdtContent>
        <w:p w14:paraId="7BA188FC" w14:textId="77777777" w:rsidR="00104652" w:rsidRDefault="007E6509">
          <w:pPr>
            <w:pStyle w:val="TOCHeading"/>
            <w:rPr>
              <w:del w:id="295" w:author="Arthur Souza Rodrigues" w:date="2026-07-10T21:52:00Z" w16du:dateUtc="2026-07-11T01:52:00Z"/>
            </w:rPr>
          </w:pPr>
          <w:del w:id="296" w:author="Arthur Souza Rodrigues" w:date="2026-07-10T21:52:00Z" w16du:dateUtc="2026-07-11T01:52:00Z">
            <w:r>
              <w:delText>Contents</w:delText>
            </w:r>
          </w:del>
        </w:p>
        <w:p w14:paraId="7F1121EE" w14:textId="77777777" w:rsidR="00104652" w:rsidRDefault="007E6509">
          <w:pPr>
            <w:pStyle w:val="TOC1"/>
            <w:tabs>
              <w:tab w:val="right" w:leader="dot" w:pos="9350"/>
            </w:tabs>
            <w:rPr>
              <w:del w:id="297" w:author="Arthur Souza Rodrigues" w:date="2026-07-10T21:52:00Z" w16du:dateUtc="2026-07-11T01:52:00Z"/>
              <w:noProof/>
            </w:rPr>
          </w:pPr>
          <w:del w:id="298" w:author="Arthur Souza Rodrigues" w:date="2026-07-10T21:52:00Z" w16du:dateUtc="2026-07-11T01:52:00Z">
            <w:r>
              <w:fldChar w:fldCharType="begin"/>
            </w:r>
            <w:r>
              <w:delInstrText xml:space="preserve"> TOC \o "1-3" \h \z \u </w:delInstrText>
            </w:r>
            <w:r>
              <w:fldChar w:fldCharType="separate"/>
            </w:r>
            <w:r>
              <w:fldChar w:fldCharType="begin"/>
            </w:r>
            <w:r>
              <w:delInstrText>HYPERLINK \l "_Toc402299822"</w:delInstrText>
            </w:r>
            <w:r>
              <w:fldChar w:fldCharType="separate"/>
            </w:r>
            <w:r>
              <w:rPr>
                <w:rStyle w:val="Hyperlink"/>
                <w:noProof/>
              </w:rPr>
              <w:delText>Heading 1</w:delText>
            </w:r>
            <w:r>
              <w:rPr>
                <w:noProof/>
                <w:webHidden/>
              </w:rPr>
              <w:tab/>
            </w:r>
            <w:r>
              <w:rPr>
                <w:noProof/>
                <w:webHidden/>
              </w:rPr>
              <w:fldChar w:fldCharType="begin"/>
            </w:r>
            <w:r>
              <w:rPr>
                <w:noProof/>
                <w:webHidden/>
              </w:rPr>
              <w:delInstrText xml:space="preserve"> PAGEREF _Toc402299822 \h </w:delInstrText>
            </w:r>
            <w:r>
              <w:rPr>
                <w:noProof/>
                <w:webHidden/>
              </w:rPr>
              <w:fldChar w:fldCharType="separate"/>
            </w:r>
            <w:r>
              <w:rPr>
                <w:noProof/>
                <w:webHidden/>
              </w:rPr>
              <w:delText>1</w:delText>
            </w:r>
            <w:r>
              <w:rPr>
                <w:noProof/>
                <w:webHidden/>
              </w:rPr>
              <w:fldChar w:fldCharType="end"/>
            </w:r>
            <w:r>
              <w:fldChar w:fldCharType="end"/>
            </w:r>
          </w:del>
        </w:p>
        <w:p w14:paraId="4F4FA75D" w14:textId="77777777" w:rsidR="00104652" w:rsidRDefault="007E6509">
          <w:pPr>
            <w:pStyle w:val="TOC2"/>
            <w:tabs>
              <w:tab w:val="right" w:leader="dot" w:pos="9350"/>
            </w:tabs>
            <w:rPr>
              <w:del w:id="299" w:author="Arthur Souza Rodrigues" w:date="2026-07-10T21:52:00Z" w16du:dateUtc="2026-07-11T01:52:00Z"/>
              <w:noProof/>
            </w:rPr>
          </w:pPr>
          <w:del w:id="300" w:author="Arthur Souza Rodrigues" w:date="2026-07-10T21:52:00Z" w16du:dateUtc="2026-07-11T01:52:00Z">
            <w:r>
              <w:fldChar w:fldCharType="begin"/>
            </w:r>
            <w:r>
              <w:delInstrText>HYPERLINK \l "_Toc402299823"</w:delInstrText>
            </w:r>
            <w:r>
              <w:fldChar w:fldCharType="separate"/>
            </w:r>
            <w:r>
              <w:rPr>
                <w:rStyle w:val="Hyperlink"/>
                <w:noProof/>
              </w:rPr>
              <w:delText>Heading 2</w:delText>
            </w:r>
            <w:r>
              <w:rPr>
                <w:noProof/>
                <w:webHidden/>
              </w:rPr>
              <w:tab/>
            </w:r>
            <w:r>
              <w:rPr>
                <w:noProof/>
                <w:webHidden/>
              </w:rPr>
              <w:fldChar w:fldCharType="begin"/>
            </w:r>
            <w:r>
              <w:rPr>
                <w:noProof/>
                <w:webHidden/>
              </w:rPr>
              <w:delInstrText xml:space="preserve"> PAGEREF _Toc402299823 \h </w:delInstrText>
            </w:r>
            <w:r>
              <w:rPr>
                <w:noProof/>
                <w:webHidden/>
              </w:rPr>
              <w:fldChar w:fldCharType="separate"/>
            </w:r>
            <w:r>
              <w:rPr>
                <w:noProof/>
                <w:webHidden/>
              </w:rPr>
              <w:delText>1</w:delText>
            </w:r>
            <w:r>
              <w:rPr>
                <w:noProof/>
                <w:webHidden/>
              </w:rPr>
              <w:fldChar w:fldCharType="end"/>
            </w:r>
            <w:r>
              <w:fldChar w:fldCharType="end"/>
            </w:r>
          </w:del>
        </w:p>
        <w:p w14:paraId="3DD47706" w14:textId="77777777" w:rsidR="00104652" w:rsidRDefault="007E6509">
          <w:pPr>
            <w:pStyle w:val="TOC1"/>
            <w:tabs>
              <w:tab w:val="right" w:leader="dot" w:pos="9350"/>
            </w:tabs>
            <w:rPr>
              <w:del w:id="301" w:author="Arthur Souza Rodrigues" w:date="2026-07-10T21:52:00Z" w16du:dateUtc="2026-07-11T01:52:00Z"/>
              <w:noProof/>
            </w:rPr>
          </w:pPr>
          <w:del w:id="302" w:author="Arthur Souza Rodrigues" w:date="2026-07-10T21:52:00Z" w16du:dateUtc="2026-07-11T01:52:00Z">
            <w:r>
              <w:fldChar w:fldCharType="begin"/>
            </w:r>
            <w:r>
              <w:delInstrText>HYPERLINK \l "_Toc402299824"</w:delInstrText>
            </w:r>
            <w:r>
              <w:fldChar w:fldCharType="separate"/>
            </w:r>
            <w:r>
              <w:rPr>
                <w:rStyle w:val="Hyperlink"/>
                <w:noProof/>
              </w:rPr>
              <w:delText>Heading 1 again</w:delText>
            </w:r>
            <w:r>
              <w:rPr>
                <w:noProof/>
                <w:webHidden/>
              </w:rPr>
              <w:tab/>
            </w:r>
            <w:r>
              <w:rPr>
                <w:noProof/>
                <w:webHidden/>
              </w:rPr>
              <w:fldChar w:fldCharType="begin"/>
            </w:r>
            <w:r>
              <w:rPr>
                <w:noProof/>
                <w:webHidden/>
              </w:rPr>
              <w:delInstrText xml:space="preserve"> PAGEREF _Toc402299824 \h </w:delInstrText>
            </w:r>
            <w:r>
              <w:rPr>
                <w:noProof/>
                <w:webHidden/>
              </w:rPr>
              <w:fldChar w:fldCharType="separate"/>
            </w:r>
            <w:r>
              <w:rPr>
                <w:noProof/>
                <w:webHidden/>
              </w:rPr>
              <w:delText>1</w:delText>
            </w:r>
            <w:r>
              <w:rPr>
                <w:noProof/>
                <w:webHidden/>
              </w:rPr>
              <w:fldChar w:fldCharType="end"/>
            </w:r>
            <w:r>
              <w:fldChar w:fldCharType="end"/>
            </w:r>
          </w:del>
        </w:p>
        <w:p w14:paraId="1AE6EBA9" w14:textId="77777777" w:rsidR="00104652" w:rsidRDefault="007E6509">
          <w:pPr>
            <w:pStyle w:val="TOC2"/>
            <w:tabs>
              <w:tab w:val="right" w:leader="dot" w:pos="9350"/>
            </w:tabs>
            <w:rPr>
              <w:del w:id="303" w:author="Arthur Souza Rodrigues" w:date="2026-07-10T21:52:00Z" w16du:dateUtc="2026-07-11T01:52:00Z"/>
              <w:noProof/>
            </w:rPr>
          </w:pPr>
          <w:del w:id="304" w:author="Arthur Souza Rodrigues" w:date="2026-07-10T21:52:00Z" w16du:dateUtc="2026-07-11T01:52:00Z">
            <w:r>
              <w:fldChar w:fldCharType="begin"/>
            </w:r>
            <w:r>
              <w:delInstrText>HYPERLINK \l "_Toc402299825"</w:delInstrText>
            </w:r>
            <w:r>
              <w:fldChar w:fldCharType="separate"/>
            </w:r>
            <w:r>
              <w:rPr>
                <w:rStyle w:val="Hyperlink"/>
                <w:noProof/>
              </w:rPr>
              <w:delText>Heading 2 again</w:delText>
            </w:r>
            <w:r>
              <w:rPr>
                <w:noProof/>
                <w:webHidden/>
              </w:rPr>
              <w:tab/>
            </w:r>
            <w:r>
              <w:rPr>
                <w:noProof/>
                <w:webHidden/>
              </w:rPr>
              <w:fldChar w:fldCharType="begin"/>
            </w:r>
            <w:r>
              <w:rPr>
                <w:noProof/>
                <w:webHidden/>
              </w:rPr>
              <w:delInstrText xml:space="preserve"> PAGEREF _Toc402299825 \h </w:delInstrText>
            </w:r>
            <w:r>
              <w:rPr>
                <w:noProof/>
                <w:webHidden/>
              </w:rPr>
              <w:fldChar w:fldCharType="separate"/>
            </w:r>
            <w:r>
              <w:rPr>
                <w:noProof/>
                <w:webHidden/>
              </w:rPr>
              <w:delText>1</w:delText>
            </w:r>
            <w:r>
              <w:rPr>
                <w:noProof/>
                <w:webHidden/>
              </w:rPr>
              <w:fldChar w:fldCharType="end"/>
            </w:r>
            <w:r>
              <w:fldChar w:fldCharType="end"/>
            </w:r>
          </w:del>
        </w:p>
        <w:p w14:paraId="27EB7B00" w14:textId="77777777" w:rsidR="00104652" w:rsidRDefault="007E6509">
          <w:pPr>
            <w:rPr>
              <w:del w:id="305" w:author="Arthur Souza Rodrigues" w:date="2026-07-10T21:52:00Z" w16du:dateUtc="2026-07-11T01:52:00Z"/>
            </w:rPr>
          </w:pPr>
          <w:del w:id="306" w:author="Arthur Souza Rodrigues" w:date="2026-07-10T21:52:00Z" w16du:dateUtc="2026-07-11T01:52:00Z">
            <w:r>
              <w:rPr>
                <w:b/>
                <w:bCs/>
                <w:noProof/>
              </w:rPr>
              <w:fldChar w:fldCharType="end"/>
            </w:r>
          </w:del>
        </w:p>
      </w:sdtContent>
    </w:sdt>
    <w:p w14:paraId="0FDA8938" w14:textId="77777777" w:rsidR="00104652" w:rsidRDefault="00104652">
      <w:pPr>
        <w:rPr>
          <w:del w:id="307" w:author="Arthur Souza Rodrigues" w:date="2026-07-10T21:52:00Z" w16du:dateUtc="2026-07-11T01:52:00Z"/>
        </w:rPr>
      </w:pPr>
    </w:p>
    <w:p w14:paraId="4DCED121" w14:textId="77777777" w:rsidR="00104652" w:rsidRDefault="00104652">
      <w:pPr>
        <w:rPr>
          <w:del w:id="308" w:author="Arthur Souza Rodrigues" w:date="2026-07-10T21:52:00Z" w16du:dateUtc="2026-07-11T01:52:00Z"/>
        </w:rPr>
      </w:pPr>
    </w:p>
    <w:p w14:paraId="1239CA24" w14:textId="77777777" w:rsidR="00104652" w:rsidRDefault="00104652">
      <w:pPr>
        <w:rPr>
          <w:del w:id="309" w:author="Arthur Souza Rodrigues" w:date="2026-07-10T21:52:00Z" w16du:dateUtc="2026-07-11T01:52:00Z"/>
        </w:rPr>
      </w:pPr>
    </w:p>
    <w:p w14:paraId="4E0C70D0" w14:textId="77777777" w:rsidR="00104652" w:rsidRDefault="007E6509" w:rsidP="005E4538">
      <w:pPr>
        <w:pStyle w:val="Heading1"/>
        <w:rPr>
          <w:del w:id="310" w:author="Arthur Souza Rodrigues" w:date="2026-07-10T21:52:00Z" w16du:dateUtc="2026-07-11T01:52:00Z"/>
        </w:rPr>
      </w:pPr>
      <w:bookmarkStart w:id="311" w:name="_Toc402299822"/>
      <w:del w:id="312" w:author="Arthur Souza Rodrigues" w:date="2026-07-10T21:52:00Z" w16du:dateUtc="2026-07-11T01:52:00Z">
        <w:r>
          <w:delText>Heading 1</w:delText>
        </w:r>
      </w:del>
    </w:p>
    <w:p w14:paraId="4E50BC12" w14:textId="77777777" w:rsidR="00104652" w:rsidRDefault="007E6509" w:rsidP="005E4538">
      <w:pPr>
        <w:pStyle w:val="Heading2"/>
        <w:rPr>
          <w:del w:id="313" w:author="Arthur Souza Rodrigues" w:date="2026-07-10T21:52:00Z" w16du:dateUtc="2026-07-11T01:52:00Z"/>
        </w:rPr>
      </w:pPr>
      <w:bookmarkStart w:id="314" w:name="_Toc402299823"/>
      <w:del w:id="315" w:author="Arthur Souza Rodrigues" w:date="2026-07-10T21:52:00Z" w16du:dateUtc="2026-07-11T01:52:00Z">
        <w:r>
          <w:delText>Heading 2</w:delText>
        </w:r>
      </w:del>
    </w:p>
    <w:p w14:paraId="0A4BD695" w14:textId="77777777" w:rsidR="00104652" w:rsidRDefault="007E6509" w:rsidP="005E4538">
      <w:pPr>
        <w:pStyle w:val="Heading1"/>
        <w:rPr>
          <w:del w:id="316" w:author="Arthur Souza Rodrigues" w:date="2026-07-10T21:52:00Z" w16du:dateUtc="2026-07-11T01:52:00Z"/>
        </w:rPr>
      </w:pPr>
      <w:bookmarkStart w:id="317" w:name="_Toc402299824"/>
      <w:del w:id="318" w:author="Arthur Souza Rodrigues" w:date="2026-07-10T21:52:00Z" w16du:dateUtc="2026-07-11T01:52:00Z">
        <w:r>
          <w:delText>Heading 1 again</w:delText>
        </w:r>
      </w:del>
    </w:p>
    <w:p w14:paraId="1A73D604" w14:textId="77777777" w:rsidR="00104652" w:rsidRDefault="007E6509" w:rsidP="005E4538">
      <w:pPr>
        <w:pStyle w:val="Heading2"/>
        <w:rPr>
          <w:del w:id="319" w:author="Arthur Souza Rodrigues" w:date="2026-07-10T21:52:00Z" w16du:dateUtc="2026-07-11T01:52:00Z"/>
        </w:rPr>
      </w:pPr>
      <w:bookmarkStart w:id="320" w:name="_Toc402299825"/>
      <w:del w:id="321" w:author="Arthur Souza Rodrigues" w:date="2026-07-10T21:52:00Z" w16du:dateUtc="2026-07-11T01:52:00Z">
        <w:r>
          <w:delText>Heading 2 again</w:delText>
        </w:r>
      </w:del>
    </w:p>
    <w:p w14:paraId="68E620A8" w14:textId="77777777" w:rsidR="00104652" w:rsidRDefault="00104652">
      <w:pPr>
        <w:rPr>
          <w:del w:id="322" w:author="Arthur Souza Rodrigues" w:date="2026-07-10T21:52:00Z" w16du:dateUtc="2026-07-11T01:52:00Z"/>
        </w:rPr>
      </w:pPr>
    </w:p>
    <w:p w14:paraId="5F7FB8A0" w14:textId="77777777" w:rsidR="0018060C" w:rsidRDefault="007E6509">
      <w:pPr>
        <w:rPr>
          <w:del w:id="323" w:author="Arthur Souza Rodrigues" w:date="2026-07-10T21:52:00Z" w16du:dateUtc="2026-07-11T01:52:00Z"/>
        </w:rPr>
      </w:pPr>
      <w:del w:id="324" w:author="Arthur Souza Rodrigues" w:date="2026-07-10T21:52:00Z" w16du:dateUtc="2026-07-11T01:52:00Z">
        <w:r>
          <w:rPr>
            <w:noProof/>
          </w:rPr>
          <w:lastRenderedPageBreak/>
        </w:r>
        <w:r>
          <w:rPr>
            <w:noProof/>
          </w:rPr>
          <w:drawing>
            <wp:inline distT="0" distB="0" distL="0" distR="0" wp14:anchorId="2BDEF569" wp14:editId="2379780A">
              <wp:extent cx="5943600" cy="4618990"/>
              <wp:effectExtent l="0" t="0" r="0" b="0"/>
              <wp:docPr id="16" name="Picture 1"/>
              <wp:cNvGraphicFramePr>
                <a:graphicFrameLocks noChangeAspect="1"/>
              </wp:cNvGraphicFramePr>
              <a:graphic>
                <a:graphicData uri="http://schemas.openxmlformats.org/drawingml/2006/picture">
                  <pic:pic>
                    <pic:nvPicPr>
                      <pic:cNvPr id="1" name="C8C7E21.tmp"/>
                      <pic:cNvPicPr/>
                    </pic:nvPicPr>
                    <pic:blipFill>
                      <a:blip r:embed="rId24">
                        <a:extLst>
                          <a:ext uri="{28A0092B-C50C-407E-A947-70E740481C1C}">
                            <a14:useLocalDpi val="0"/>
                          </a:ext>
                        </a:extLst>
                      </a:blip>
                      <a:stretch>
                        <a:fillRect/>
                      </a:stretch>
                    </pic:blipFill>
                    <pic:spPr>
                      <a:xfrm>
                        <a:off x="0" y="0"/>
                        <a:ext cx="5943600" cy="4618990"/>
                      </a:xfrm>
                      <a:prstGeom prst="rect">
                        <a:avLst/>
                      </a:prstGeom>
                    </pic:spPr>
                  </pic:pic>
                </a:graphicData>
              </a:graphic>
            </wp:inline>
          </w:drawing>
        </w:r>
      </w:del>
    </w:p>
    <w:p w14:paraId="41DACC09" w14:textId="77777777" w:rsidR="0018060C" w:rsidRDefault="007E6509">
      <w:pPr>
        <w:rPr>
          <w:del w:id="325" w:author="Arthur Souza Rodrigues" w:date="2026-07-10T21:52:00Z" w16du:dateUtc="2026-07-11T01:52:00Z"/>
        </w:rPr>
      </w:pPr>
      <w:del w:id="326" w:author="Arthur Souza Rodrigues" w:date="2026-07-10T21:52:00Z" w16du:dateUtc="2026-07-11T01:52:00Z">
        <w:r>
          <w:delText>This is a section that is in landscape mode.</w:delText>
        </w:r>
      </w:del>
    </w:p>
    <w:p w14:paraId="01D23D0E" w14:textId="77777777" w:rsidR="00104652" w:rsidRDefault="00104652">
      <w:pPr>
        <w:rPr>
          <w:del w:id="327" w:author="Arthur Souza Rodrigues" w:date="2026-07-10T21:52:00Z" w16du:dateUtc="2026-07-11T01:52:00Z"/>
        </w:rPr>
        <w:sectPr w:rsidR="00104652" w:rsidSect="00757004">
          <w:headerReference w:type="even" r:id="rId25"/>
          <w:headerReference w:type="default" r:id="rId26"/>
          <w:footerReference w:type="even" r:id="rId27"/>
          <w:footerReference w:type="default" r:id="rId28"/>
          <w:headerReference w:type="first" r:id="rId29"/>
          <w:footerReference w:type="first" r:id="rId30"/>
          <w:pgSz w:w="15840" w:h="12240" w:orient="landscape"/>
          <w:pgMar w:top="1440" w:right="1440" w:bottom="1440" w:left="1440" w:header="720" w:footer="720" w:gutter="0"/>
          <w:cols w:space="720"/>
          <w:docGrid w:linePitch="360"/>
        </w:sectPr>
      </w:pPr>
    </w:p>
    <w:p w14:paraId="797CF602" w14:textId="77777777" w:rsidR="00104652" w:rsidRDefault="007E6509">
      <w:pPr>
        <w:rPr>
          <w:del w:id="328" w:author="Arthur Souza Rodrigues" w:date="2026-07-10T21:52:00Z" w16du:dateUtc="2026-07-11T01:52:00Z"/>
        </w:rPr>
        <w:sectPr w:rsidR="00104652" w:rsidSect="00757004">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pPr>
      <w:del w:id="331" w:author="Arthur Souza Rodrigues" w:date="2026-07-10T21:52:00Z" w16du:dateUtc="2026-07-11T01:52:00Z">
        <w:r>
          <w:lastRenderedPageBreak/>
        </w:r>
        <w:r>
          <w:delText>This is in the following section.</w:delText>
        </w:r>
      </w:del>
    </w:p>
    <w:p w14:paraId="49F6A636" w14:textId="77777777" w:rsidR="00104652" w:rsidRDefault="007E6509" w:rsidP="006770F0">
      <w:pPr>
        <w:jc w:val="right"/>
        <w:rPr>
          <w:del w:id="332" w:author="Arthur Souza Rodrigues" w:date="2026-07-10T21:52:00Z" w16du:dateUtc="2026-07-11T01:52:00Z"/>
        </w:rPr>
      </w:pPr>
      <w:del w:id="333" w:author="Arthur Souza Rodrigues" w:date="2026-07-10T21:52:00Z" w16du:dateUtc="2026-07-11T01:52:00Z">
        <w:r>
          <w:lastRenderedPageBreak/>
        </w:r>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16533D5C" w14:textId="77777777" w:rsidR="00104652" w:rsidRDefault="007E6509">
      <w:pPr>
        <w:rPr>
          <w:del w:id="334" w:author="Arthur Souza Rodrigues" w:date="2026-07-10T21:52:00Z" w16du:dateUtc="2026-07-11T01:52:00Z"/>
        </w:rPr>
      </w:pPr>
      <w:del w:id="335" w:author="Arthur Souza Rodrigues" w:date="2026-07-10T21:52:00Z" w16du:dateUtc="2026-07-11T01:52:00Z">
        <w:r>
          <w:delText xml:space="preserve">Video provides a </w:delText>
        </w:r>
        <w:r>
          <w:rPr>
            <w:rStyle w:val="FootnoteReference"/>
          </w:rPr>
          <w:footnoteReference w:id="1"/>
        </w:r>
        <w:r>
          <w:delText>powerful way to help you prove your point.</w:delText>
        </w:r>
      </w:del>
    </w:p>
    <w:p w14:paraId="1265C0CD" w14:textId="77777777" w:rsidR="00104652" w:rsidRPr="00375D24" w:rsidRDefault="007E6509">
      <w:pPr>
        <w:rPr>
          <w:del w:id="337" w:author="Arthur Souza Rodrigues" w:date="2026-07-10T21:52:00Z" w16du:dateUtc="2026-07-11T01:52:00Z"/>
          <w:rFonts w:ascii="Wide Latin" w:hAnsi="Wide Latin"/>
        </w:rPr>
      </w:pPr>
      <w:del w:id="338" w:author="Arthur Souza Rodrigues" w:date="2026-07-10T21:52:00Z" w16du:dateUtc="2026-07-11T01:52:00Z">
        <w:r>
          <w:rPr>
            <w:rFonts w:ascii="Wide Latin" w:hAnsi="Wide Latin"/>
          </w:rPr>
          <w:delText>Video provides a powerful way to help you prove your point.</w:delText>
        </w:r>
      </w:del>
    </w:p>
    <w:p w14:paraId="64A22BCC" w14:textId="77777777" w:rsidR="00104652" w:rsidRPr="00375D24" w:rsidRDefault="007E6509">
      <w:pPr>
        <w:rPr>
          <w:del w:id="339" w:author="Arthur Souza Rodrigues" w:date="2026-07-10T21:52:00Z" w16du:dateUtc="2026-07-11T01:52:00Z"/>
          <w:rFonts w:ascii="Times New Roman" w:hAnsi="Times New Roman" w:cs="Times New Roman"/>
          <w:sz w:val="40"/>
        </w:rPr>
      </w:pPr>
      <w:del w:id="340" w:author="Arthur Souza Rodrigues" w:date="2026-07-10T21:52:00Z" w16du:dateUtc="2026-07-11T01:52:00Z">
        <w:r>
          <w:rPr>
            <w:rFonts w:ascii="Times New Roman" w:hAnsi="Times New Roman" w:cs="Times New Roman"/>
            <w:sz w:val="40"/>
          </w:rPr>
          <w:delText>When you click Online Video, you can paste in the embed code for the video you want to add.</w:delText>
        </w:r>
      </w:del>
    </w:p>
    <w:p w14:paraId="3C771B35" w14:textId="77777777" w:rsidR="00104652" w:rsidRPr="00375D24" w:rsidRDefault="007E6509">
      <w:pPr>
        <w:rPr>
          <w:del w:id="341" w:author="Arthur Souza Rodrigues" w:date="2026-07-10T21:52:00Z" w16du:dateUtc="2026-07-11T01:52:00Z"/>
          <w:rFonts w:ascii="Consolas" w:hAnsi="Consolas" w:cs="Consolas"/>
          <w:sz w:val="12"/>
        </w:rPr>
      </w:pPr>
      <w:del w:id="342" w:author="Arthur Souza Rodrigues" w:date="2026-07-10T21:52:00Z" w16du:dateUtc="2026-07-11T01:52:00Z">
        <w:r>
          <w:rPr>
            <w:rFonts w:ascii="Consolas" w:hAnsi="Consolas" w:cs="Consolas"/>
            <w:sz w:val="12"/>
          </w:rPr>
          <w:delText>You can also type a keyword to search online for the video that best fits your document.</w:delText>
        </w:r>
      </w:del>
    </w:p>
    <w:p w14:paraId="405BA1E3" w14:textId="77777777" w:rsidR="00104652" w:rsidRPr="00FD5E0B" w:rsidRDefault="007E6509">
      <w:pPr>
        <w:rPr>
          <w:del w:id="343" w:author="Arthur Souza Rodrigues" w:date="2026-07-10T21:52:00Z" w16du:dateUtc="2026-07-11T01:52: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del w:id="344" w:author="Arthur Souza Rodrigues" w:date="2026-07-10T21:52:00Z" w16du:dateUtc="2026-07-11T01:52: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elText>Video provides a powerful way to help you prove your point.</w:delText>
        </w:r>
      </w:del>
    </w:p>
    <w:p w14:paraId="165E4EF2" w14:textId="77777777" w:rsidR="00104652" w:rsidRPr="00FD5E0B" w:rsidRDefault="007E6509">
      <w:pPr>
        <w:rPr>
          <w:del w:id="345" w:author="Arthur Souza Rodrigues" w:date="2026-07-10T21:52:00Z" w16du:dateUtc="2026-07-11T01:52: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del w:id="346" w:author="Arthur Souza Rodrigues" w:date="2026-07-10T21:52:00Z" w16du:dateUtc="2026-07-11T01:52: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elText>When you click Online Video, you can paste in the embed code for the video you want to add.</w:delText>
        </w:r>
      </w:del>
    </w:p>
    <w:p w14:paraId="3B074659" w14:textId="77777777" w:rsidR="00104652" w:rsidRPr="00FD5E0B" w:rsidRDefault="007E6509">
      <w:pPr>
        <w:rPr>
          <w:del w:id="347" w:author="Arthur Souza Rodrigues" w:date="2026-07-10T21:52:00Z" w16du:dateUtc="2026-07-11T01:52:00Z"/>
          <w:b/>
          <w:color w:val="F7CAAC" w:themeColor="accent2" w:themeTint="66"/>
          <w14:textOutline w14:w="11112" w14:cap="flat" w14:cmpd="sng" w14:algn="ctr">
            <w14:solidFill>
              <w14:schemeClr w14:val="accent2"/>
            </w14:solidFill>
            <w14:prstDash w14:val="solid"/>
            <w14:round/>
          </w14:textOutline>
        </w:rPr>
      </w:pPr>
      <w:del w:id="348" w:author="Arthur Souza Rodrigues" w:date="2026-07-10T21:52:00Z" w16du:dateUtc="2026-07-11T01:52:00Z">
        <w:r>
          <w:rPr>
            <w:b/>
            <w:color w:val="F7CAAC" w:themeColor="accent2" w:themeTint="66"/>
            <w14:textOutline w14:w="11112" w14:cap="flat" w14:cmpd="sng" w14:algn="ctr">
              <w14:solidFill>
                <w14:schemeClr w14:val="accent2"/>
              </w14:solidFill>
              <w14:prstDash w14:val="solid"/>
              <w14:round/>
            </w14:textOutline>
          </w:rPr>
          <w:delText>You can also type a keyword to search online for the video that best fits your document.</w:delText>
        </w:r>
      </w:del>
    </w:p>
    <w:p w14:paraId="21229329" w14:textId="77777777" w:rsidR="00104652" w:rsidRDefault="007E6509">
      <w:pPr>
        <w:rPr>
          <w:del w:id="349" w:author="Arthur Souza Rodrigues" w:date="2026-07-10T21:52:00Z" w16du:dateUtc="2026-07-11T01:52:00Z"/>
        </w:rPr>
      </w:pPr>
      <w:del w:id="350" w:author="Arthur Souza Rodrigues" w:date="2026-07-10T21:52:00Z" w16du:dateUtc="2026-07-11T01:52:00Z">
        <w:r>
          <w:delText>Following is a hyperlink.</w:delText>
        </w:r>
      </w:del>
    </w:p>
    <w:p w14:paraId="467442AB" w14:textId="77777777" w:rsidR="00104652" w:rsidRDefault="007E6509">
      <w:pPr>
        <w:rPr>
          <w:del w:id="351" w:author="Arthur Souza Rodrigues" w:date="2026-07-10T21:52:00Z" w16du:dateUtc="2026-07-11T01:52:00Z"/>
        </w:rPr>
      </w:pPr>
      <w:del w:id="352" w:author="Arthur Souza Rodrigues" w:date="2026-07-10T21:52:00Z" w16du:dateUtc="2026-07-11T01:52:00Z">
        <w:r>
          <w:fldChar w:fldCharType="begin"/>
        </w:r>
        <w:r>
          <w:delInstrText>HYPERLINK "http://www.ericwhite.com"</w:delInstrText>
        </w:r>
        <w:r>
          <w:fldChar w:fldCharType="separate"/>
        </w:r>
        <w:r>
          <w:rPr>
            <w:rStyle w:val="Hyperlink"/>
          </w:rPr>
          <w:delText>EricWhite.com</w:delText>
        </w:r>
        <w:r>
          <w:fldChar w:fldCharType="end"/>
        </w:r>
      </w:del>
    </w:p>
    <w:p w14:paraId="752E6B7E" w14:textId="77777777" w:rsidR="00104652" w:rsidRDefault="007E6509" w:rsidP="001B6543">
      <w:pPr>
        <w:pStyle w:val="ListParagraph"/>
        <w:numPr>
          <w:ilvl w:val="0"/>
          <w:numId w:val="3"/>
        </w:numPr>
        <w:rPr>
          <w:del w:id="353" w:author="Arthur Souza Rodrigues" w:date="2026-07-10T21:52:00Z" w16du:dateUtc="2026-07-11T01:52:00Z"/>
        </w:rPr>
      </w:pPr>
      <w:del w:id="354" w:author="Arthur Souza Rodrigues" w:date="2026-07-10T21:52:00Z" w16du:dateUtc="2026-07-11T01:52:00Z">
        <w:r>
          <w:delText>Video provides a powerful way to help you prove your point.</w:delText>
        </w:r>
      </w:del>
    </w:p>
    <w:p w14:paraId="10DEA4A8" w14:textId="77777777" w:rsidR="00104652" w:rsidRDefault="007E6509" w:rsidP="001B6543">
      <w:pPr>
        <w:pStyle w:val="ListParagraph"/>
        <w:numPr>
          <w:ilvl w:val="1"/>
          <w:numId w:val="3"/>
        </w:numPr>
        <w:rPr>
          <w:del w:id="355" w:author="Arthur Souza Rodrigues" w:date="2026-07-10T21:52:00Z" w16du:dateUtc="2026-07-11T01:52:00Z"/>
        </w:rPr>
      </w:pPr>
      <w:del w:id="356" w:author="Arthur Souza Rodrigues" w:date="2026-07-10T21:52:00Z" w16du:dateUtc="2026-07-11T01:52:00Z">
        <w:r>
          <w:delText>When you click Online Video, you can paste in the embed code for the video you want to add.</w:delText>
        </w:r>
      </w:del>
    </w:p>
    <w:p w14:paraId="485F7974" w14:textId="77777777" w:rsidR="00104652" w:rsidRDefault="007E6509" w:rsidP="001B6543">
      <w:pPr>
        <w:pStyle w:val="ListParagraph"/>
        <w:numPr>
          <w:ilvl w:val="1"/>
          <w:numId w:val="3"/>
        </w:numPr>
        <w:rPr>
          <w:del w:id="357" w:author="Arthur Souza Rodrigues" w:date="2026-07-10T21:52:00Z" w16du:dateUtc="2026-07-11T01:52:00Z"/>
        </w:rPr>
      </w:pPr>
      <w:del w:id="358" w:author="Arthur Souza Rodrigues" w:date="2026-07-10T21:52:00Z" w16du:dateUtc="2026-07-11T01:52:00Z">
        <w:r>
          <w:delText>You can also type a keyword to search online for the video that best fits your document.</w:delText>
        </w:r>
      </w:del>
    </w:p>
    <w:p w14:paraId="11C3285E" w14:textId="77777777" w:rsidR="00104652" w:rsidRDefault="007E6509" w:rsidP="001B6543">
      <w:pPr>
        <w:pStyle w:val="ListParagraph"/>
        <w:numPr>
          <w:ilvl w:val="0"/>
          <w:numId w:val="3"/>
        </w:numPr>
        <w:rPr>
          <w:del w:id="359" w:author="Arthur Souza Rodrigues" w:date="2026-07-10T21:52:00Z" w16du:dateUtc="2026-07-11T01:52:00Z"/>
        </w:rPr>
      </w:pPr>
      <w:del w:id="360" w:author="Arthur Souza Rodrigues" w:date="2026-07-10T21:52:00Z" w16du:dateUtc="2026-07-11T01:52:00Z">
        <w:r>
          <w:delText>To make your document look professionally produced, Word provides header, footer, cover page, and text box designs that complement each other.</w:delText>
        </w:r>
      </w:del>
    </w:p>
    <w:p w14:paraId="06F04DBB" w14:textId="77777777" w:rsidR="00104652" w:rsidRDefault="007E6509" w:rsidP="001B6543">
      <w:pPr>
        <w:pStyle w:val="ListParagraph"/>
        <w:numPr>
          <w:ilvl w:val="1"/>
          <w:numId w:val="3"/>
        </w:numPr>
        <w:rPr>
          <w:del w:id="361" w:author="Arthur Souza Rodrigues" w:date="2026-07-10T21:52:00Z" w16du:dateUtc="2026-07-11T01:52:00Z"/>
        </w:rPr>
      </w:pPr>
      <w:del w:id="362" w:author="Arthur Souza Rodrigues" w:date="2026-07-10T21:52:00Z" w16du:dateUtc="2026-07-11T01:52:00Z">
        <w:r>
          <w:delText>For example, you can add a matching cover page, header, and sidebar.</w:delText>
        </w:r>
      </w:del>
    </w:p>
    <w:p w14:paraId="4BE2BF85" w14:textId="77777777" w:rsidR="00104652" w:rsidRDefault="007E6509" w:rsidP="007E6A89">
      <w:pPr>
        <w:pStyle w:val="ListParagraph"/>
        <w:numPr>
          <w:ilvl w:val="0"/>
          <w:numId w:val="4"/>
        </w:numPr>
        <w:rPr>
          <w:del w:id="363" w:author="Arthur Souza Rodrigues" w:date="2026-07-10T21:52:00Z" w16du:dateUtc="2026-07-11T01:52:00Z"/>
        </w:rPr>
      </w:pPr>
      <w:del w:id="364" w:author="Arthur Souza Rodrigues" w:date="2026-07-10T21:52:00Z" w16du:dateUtc="2026-07-11T01:52:00Z">
        <w:r>
          <w:delText>Video provides a powerful way to help you prove your point.</w:delText>
        </w:r>
      </w:del>
    </w:p>
    <w:p w14:paraId="54DA412F" w14:textId="77777777" w:rsidR="00104652" w:rsidRDefault="007E6509" w:rsidP="007E6A89">
      <w:pPr>
        <w:pStyle w:val="ListParagraph"/>
        <w:numPr>
          <w:ilvl w:val="1"/>
          <w:numId w:val="4"/>
        </w:numPr>
        <w:rPr>
          <w:del w:id="365" w:author="Arthur Souza Rodrigues" w:date="2026-07-10T21:52:00Z" w16du:dateUtc="2026-07-11T01:52:00Z"/>
        </w:rPr>
      </w:pPr>
      <w:del w:id="366" w:author="Arthur Souza Rodrigues" w:date="2026-07-10T21:52:00Z" w16du:dateUtc="2026-07-11T01:52:00Z">
        <w:r>
          <w:delText>When you click Online Video, you can paste in the embed code for the video you want to add.</w:delText>
        </w:r>
      </w:del>
    </w:p>
    <w:p w14:paraId="5403892E" w14:textId="77777777" w:rsidR="00104652" w:rsidRDefault="007E6509" w:rsidP="007E6A89">
      <w:pPr>
        <w:pStyle w:val="ListParagraph"/>
        <w:numPr>
          <w:ilvl w:val="1"/>
          <w:numId w:val="4"/>
        </w:numPr>
        <w:rPr>
          <w:del w:id="367" w:author="Arthur Souza Rodrigues" w:date="2026-07-10T21:52:00Z" w16du:dateUtc="2026-07-11T01:52:00Z"/>
        </w:rPr>
      </w:pPr>
      <w:del w:id="368" w:author="Arthur Souza Rodrigues" w:date="2026-07-10T21:52:00Z" w16du:dateUtc="2026-07-11T01:52:00Z">
        <w:r>
          <w:delText>You can also type a keyword to search online for the video that best fits your document.</w:delText>
        </w:r>
      </w:del>
    </w:p>
    <w:p w14:paraId="26B29323" w14:textId="77777777" w:rsidR="00104652" w:rsidRDefault="007E6509" w:rsidP="007E6A89">
      <w:pPr>
        <w:pStyle w:val="ListParagraph"/>
        <w:numPr>
          <w:ilvl w:val="1"/>
          <w:numId w:val="4"/>
        </w:numPr>
        <w:rPr>
          <w:del w:id="369" w:author="Arthur Souza Rodrigues" w:date="2026-07-10T21:52:00Z" w16du:dateUtc="2026-07-11T01:52:00Z"/>
        </w:rPr>
      </w:pPr>
      <w:del w:id="370" w:author="Arthur Souza Rodrigues" w:date="2026-07-10T21:52:00Z" w16du:dateUtc="2026-07-11T01:52:00Z">
        <w:r>
          <w:delText>To make your document look professionally produced, Word provides header, footer, cover page, and text box designs that complement each other.</w:delText>
        </w:r>
      </w:del>
    </w:p>
    <w:p w14:paraId="2BC36EFF" w14:textId="77777777" w:rsidR="00104652" w:rsidRDefault="007E6509" w:rsidP="007E6A89">
      <w:pPr>
        <w:pStyle w:val="ListParagraph"/>
        <w:numPr>
          <w:ilvl w:val="0"/>
          <w:numId w:val="4"/>
        </w:numPr>
        <w:rPr>
          <w:del w:id="371" w:author="Arthur Souza Rodrigues" w:date="2026-07-10T21:52:00Z" w16du:dateUtc="2026-07-11T01:52:00Z"/>
        </w:rPr>
      </w:pPr>
      <w:del w:id="372" w:author="Arthur Souza Rodrigues" w:date="2026-07-10T21:52:00Z" w16du:dateUtc="2026-07-11T01:52:00Z">
        <w:r>
          <w:delText>For example, you can add a matching cover page, header, and sidebar.</w:delText>
        </w:r>
      </w:del>
    </w:p>
    <w:p w14:paraId="0385F8D8" w14:textId="77777777" w:rsidR="00104652" w:rsidRDefault="007E6509" w:rsidP="007E6A89">
      <w:pPr>
        <w:pStyle w:val="ListParagraph"/>
        <w:numPr>
          <w:ilvl w:val="1"/>
          <w:numId w:val="4"/>
        </w:numPr>
        <w:rPr>
          <w:del w:id="373" w:author="Arthur Souza Rodrigues" w:date="2026-07-10T21:52:00Z" w16du:dateUtc="2026-07-11T01:52:00Z"/>
        </w:rPr>
      </w:pPr>
      <w:del w:id="374" w:author="Arthur Souza Rodrigues" w:date="2026-07-10T21:52:00Z" w16du:dateUtc="2026-07-11T01:52:00Z">
        <w:r>
          <w:delText>Click Insert and then choose the elements you want from the different galleries.</w:delText>
        </w:r>
      </w:del>
    </w:p>
    <w:p w14:paraId="45A81F88" w14:textId="77777777" w:rsidR="00104652" w:rsidRDefault="007E6509" w:rsidP="007E6A89">
      <w:pPr>
        <w:pStyle w:val="ListParagraph"/>
        <w:numPr>
          <w:ilvl w:val="1"/>
          <w:numId w:val="4"/>
        </w:numPr>
        <w:rPr>
          <w:del w:id="375" w:author="Arthur Souza Rodrigues" w:date="2026-07-10T21:52:00Z" w16du:dateUtc="2026-07-11T01:52:00Z"/>
        </w:rPr>
      </w:pPr>
      <w:del w:id="376" w:author="Arthur Souza Rodrigues" w:date="2026-07-10T21:52:00Z" w16du:dateUtc="2026-07-11T01:52:00Z">
        <w:r>
          <w:delText>Themes and styles also help keep your document coordinated.</w:delText>
        </w:r>
      </w:del>
    </w:p>
    <w:p w14:paraId="5DCE6C90" w14:textId="77777777" w:rsidR="00104652" w:rsidRDefault="007E6509" w:rsidP="007E6A89">
      <w:pPr>
        <w:pStyle w:val="ListParagraph"/>
        <w:numPr>
          <w:ilvl w:val="0"/>
          <w:numId w:val="4"/>
        </w:numPr>
        <w:rPr>
          <w:del w:id="377" w:author="Arthur Souza Rodrigues" w:date="2026-07-10T21:52:00Z" w16du:dateUtc="2026-07-11T01:52:00Z"/>
        </w:rPr>
      </w:pPr>
      <w:del w:id="378" w:author="Arthur Souza Rodrigues" w:date="2026-07-10T21:52:00Z" w16du:dateUtc="2026-07-11T01:52:00Z">
        <w:r>
          <w:lastRenderedPageBreak/>
        </w:r>
        <w:r>
          <w:delText>When you click Design and choose a new Theme, the pictures, charts, and SmartArt graphics change to match your new theme.</w:delText>
        </w:r>
      </w:del>
    </w:p>
    <w:p w14:paraId="5327A714" w14:textId="77777777" w:rsidR="00104652" w:rsidRDefault="007E6509" w:rsidP="007E6A89">
      <w:pPr>
        <w:pStyle w:val="ListParagraph"/>
        <w:numPr>
          <w:ilvl w:val="1"/>
          <w:numId w:val="4"/>
        </w:numPr>
        <w:rPr>
          <w:del w:id="379" w:author="Arthur Souza Rodrigues" w:date="2026-07-10T21:52:00Z" w16du:dateUtc="2026-07-11T01:52:00Z"/>
        </w:rPr>
      </w:pPr>
      <w:del w:id="380" w:author="Arthur Souza Rodrigues" w:date="2026-07-10T21:52:00Z" w16du:dateUtc="2026-07-11T01:52:00Z">
        <w:r>
          <w:delText>When you apply styles, your headings change to match the new theme.</w:delText>
        </w:r>
      </w:del>
    </w:p>
    <w:p w14:paraId="33419125" w14:textId="77777777" w:rsidR="00AD20E4" w:rsidRDefault="007E6509" w:rsidP="007E6A89">
      <w:pPr>
        <w:pStyle w:val="ListParagraph"/>
        <w:numPr>
          <w:ilvl w:val="1"/>
          <w:numId w:val="4"/>
        </w:numPr>
        <w:rPr>
          <w:del w:id="381" w:author="Arthur Souza Rodrigues" w:date="2026-07-10T21:52:00Z" w16du:dateUtc="2026-07-11T01:52:00Z"/>
        </w:rPr>
      </w:pPr>
      <w:del w:id="382" w:author="Arthur Souza Rodrigues" w:date="2026-07-10T21:52:00Z" w16du:dateUtc="2026-07-11T01:52:00Z">
        <w:r>
          <w:delText>Save time in Word with new buttons that show up where you need them.</w:delText>
        </w:r>
      </w:del>
    </w:p>
    <w:p w14:paraId="7569FAFA" w14:textId="77777777" w:rsidR="00104652" w:rsidRDefault="00104652">
      <w:pPr>
        <w:rPr>
          <w:del w:id="383" w:author="Arthur Souza Rodrigues" w:date="2026-07-10T21:52:00Z" w16du:dateUtc="2026-07-11T01:52:00Z"/>
        </w:rPr>
      </w:pPr>
    </w:p>
    <w:p w14:paraId="7DCE2E0C" w14:textId="3509E01D" w:rsidR="00104652" w:rsidRDefault="007E6509">
      <w:pPr>
        <w:rPr>
          <w:del w:id="384" w:author="Arthur Souza Rodrigues" w:date="2026-07-10T21:52:00Z" w16du:dateUtc="2026-07-11T01:52:00Z"/>
        </w:rPr>
      </w:pPr>
      <w:del w:id="385" w:author="Arthur Souza Rodrigues" w:date="2026-07-10T21:52:00Z" w16du:dateUtc="2026-07-11T01:52:00Z">
        <w:r>
          <w:rPr>
            <w:b/>
            <w:i/>
            <w:highlight w:val="yellow"/>
            <w:u w:val="single"/>
          </w:rPr>
          <w:delText>Video provides a powerful way to help you prove your point.</w:delText>
        </w:r>
        <w:r>
          <w:delText xml:space="preserve"> When you click Online Video, you can paste. You can also type a keyword to search online for the video that best fits your document.</w:delText>
        </w:r>
      </w:del>
    </w:p>
    <w:tbl>
      <w:tblPr>
        <w:tblStyle w:val="GridTable4-Accent5"/>
        <w:tblW w:w="0" w:type="dxa"/>
        <w:tblLook w:val="04A0" w:firstRow="1" w:lastRow="0" w:firstColumn="1" w:lastColumn="0" w:noHBand="0" w:noVBand="1"/>
      </w:tblPr>
      <w:tblGrid>
        <w:gridCol w:w="2971"/>
        <w:gridCol w:w="3040"/>
        <w:gridCol w:w="3005"/>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del w:id="386"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104652" w:rsidRDefault="007E6509">
            <w:pPr>
              <w:rPr>
                <w:del w:id="387" w:author="Arthur Souza Rodrigues" w:date="2026-07-10T21:52:00Z" w16du:dateUtc="2026-07-11T01:52:00Z"/>
              </w:rPr>
            </w:pPr>
            <w:del w:id="388" w:author="Arthur Souza Rodrigues" w:date="2026-07-10T21:52:00Z" w16du:dateUtc="2026-07-11T01:52:00Z">
              <w:r>
                <w:rPr>
                  <w:noProof/>
                </w:rPr>
                <w:delText>Lorem ipsum dolor sit amet</w:delText>
              </w:r>
            </w:del>
          </w:p>
        </w:tc>
        <w:tc>
          <w:tcPr>
            <w:tcW w:w="3117" w:type="dxa"/>
          </w:tcPr>
          <w:p w14:paraId="6F2D47E4" w14:textId="77777777" w:rsidR="00104652" w:rsidRPr="00C4274D" w:rsidRDefault="007E6509">
            <w:pPr>
              <w:cnfStyle w:val="100000000000" w:firstRow="1" w:lastRow="0" w:firstColumn="0" w:lastColumn="0" w:oddVBand="0" w:evenVBand="0" w:oddHBand="0" w:evenHBand="0" w:firstRowFirstColumn="0" w:firstRowLastColumn="0" w:lastRowFirstColumn="0" w:lastRowLastColumn="0"/>
              <w:rPr>
                <w:del w:id="389" w:author="Arthur Souza Rodrigues" w:date="2026-07-10T21:52:00Z" w16du:dateUtc="2026-07-11T01:52:00Z"/>
                <w:b w:val="0"/>
              </w:rPr>
            </w:pPr>
            <w:del w:id="390" w:author="Arthur Souza Rodrigues" w:date="2026-07-10T21:52:00Z" w16du:dateUtc="2026-07-11T01:52:00Z">
              <w:r>
                <w:rPr>
                  <w:noProof/>
                </w:rPr>
                <w:delText>Consectetuer adipiscing elit</w:delText>
              </w:r>
            </w:del>
          </w:p>
        </w:tc>
        <w:tc>
          <w:tcPr>
            <w:tcW w:w="3117" w:type="dxa"/>
          </w:tcPr>
          <w:p w14:paraId="372BD97C" w14:textId="77777777" w:rsidR="00104652" w:rsidRDefault="007E6509">
            <w:pPr>
              <w:cnfStyle w:val="100000000000" w:firstRow="1" w:lastRow="0" w:firstColumn="0" w:lastColumn="0" w:oddVBand="0" w:evenVBand="0" w:oddHBand="0" w:evenHBand="0" w:firstRowFirstColumn="0" w:firstRowLastColumn="0" w:lastRowFirstColumn="0" w:lastRowLastColumn="0"/>
              <w:rPr>
                <w:del w:id="391" w:author="Arthur Souza Rodrigues" w:date="2026-07-10T21:52:00Z" w16du:dateUtc="2026-07-11T01:52:00Z"/>
              </w:rPr>
            </w:pPr>
            <w:del w:id="392" w:author="Arthur Souza Rodrigues" w:date="2026-07-10T21:52:00Z" w16du:dateUtc="2026-07-11T01:52:00Z">
              <w:r>
                <w:rPr>
                  <w:noProof/>
                </w:rPr>
                <w:delText>Maecenas porttitor congue massa.</w:delText>
              </w:r>
            </w:del>
          </w:p>
        </w:tc>
      </w:tr>
      <w:tr w:rsidR="00C4274D" w14:paraId="6B9CB10B" w14:textId="77777777" w:rsidTr="00665111">
        <w:trPr>
          <w:cnfStyle w:val="000000100000" w:firstRow="0" w:lastRow="0" w:firstColumn="0" w:lastColumn="0" w:oddVBand="0" w:evenVBand="0" w:oddHBand="1" w:evenHBand="0" w:firstRowFirstColumn="0" w:firstRowLastColumn="0" w:lastRowFirstColumn="0" w:lastRowLastColumn="0"/>
          <w:del w:id="393" w:author="Arthur Souza Rodrigues" w:date="2026-07-10T21:52:00Z" w16du:dateUtc="2026-07-11T01:5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104652" w:rsidRDefault="007E6509">
            <w:pPr>
              <w:rPr>
                <w:del w:id="394" w:author="Arthur Souza Rodrigues" w:date="2026-07-10T21:52:00Z" w16du:dateUtc="2026-07-11T01:52:00Z"/>
              </w:rPr>
            </w:pPr>
            <w:del w:id="395" w:author="Arthur Souza Rodrigues" w:date="2026-07-10T21:52:00Z" w16du:dateUtc="2026-07-11T01:52:00Z">
              <w:r>
                <w:delText>400</w:delText>
              </w:r>
            </w:del>
          </w:p>
        </w:tc>
        <w:tc>
          <w:tcPr>
            <w:tcW w:w="3117" w:type="dxa"/>
          </w:tcPr>
          <w:p w14:paraId="7D4CF8AA" w14:textId="77777777" w:rsidR="00104652" w:rsidRDefault="007E6509">
            <w:pPr>
              <w:cnfStyle w:val="000000100000" w:firstRow="0" w:lastRow="0" w:firstColumn="0" w:lastColumn="0" w:oddVBand="0" w:evenVBand="0" w:oddHBand="1" w:evenHBand="0" w:firstRowFirstColumn="0" w:firstRowLastColumn="0" w:lastRowFirstColumn="0" w:lastRowLastColumn="0"/>
              <w:rPr>
                <w:del w:id="396" w:author="Arthur Souza Rodrigues" w:date="2026-07-10T21:52:00Z" w16du:dateUtc="2026-07-11T01:52:00Z"/>
              </w:rPr>
            </w:pPr>
            <w:del w:id="397" w:author="Arthur Souza Rodrigues" w:date="2026-07-10T21:52:00Z" w16du:dateUtc="2026-07-11T01:52:00Z">
              <w:r>
                <w:delText>500</w:delText>
              </w:r>
            </w:del>
          </w:p>
        </w:tc>
        <w:tc>
          <w:tcPr>
            <w:tcW w:w="3117" w:type="dxa"/>
          </w:tcPr>
          <w:p w14:paraId="0CEC9855" w14:textId="77777777" w:rsidR="00104652" w:rsidRDefault="007E6509">
            <w:pPr>
              <w:cnfStyle w:val="000000100000" w:firstRow="0" w:lastRow="0" w:firstColumn="0" w:lastColumn="0" w:oddVBand="0" w:evenVBand="0" w:oddHBand="1" w:evenHBand="0" w:firstRowFirstColumn="0" w:firstRowLastColumn="0" w:lastRowFirstColumn="0" w:lastRowLastColumn="0"/>
              <w:rPr>
                <w:del w:id="398" w:author="Arthur Souza Rodrigues" w:date="2026-07-10T21:52:00Z" w16du:dateUtc="2026-07-11T01:52:00Z"/>
              </w:rPr>
            </w:pPr>
            <w:del w:id="399" w:author="Arthur Souza Rodrigues" w:date="2026-07-10T21:52:00Z" w16du:dateUtc="2026-07-11T01:52:00Z">
              <w:r>
                <w:delText>600</w:delText>
              </w:r>
            </w:del>
          </w:p>
        </w:tc>
      </w:tr>
    </w:tbl>
    <w:p w14:paraId="7540EDBA" w14:textId="77777777" w:rsidR="00104652" w:rsidRDefault="00104652" w:rsidP="00C4274D">
      <w:pPr>
        <w:rPr>
          <w:del w:id="400" w:author="Arthur Souza Rodrigues" w:date="2026-07-10T21:52:00Z" w16du:dateUtc="2026-07-11T01:52:00Z"/>
        </w:rPr>
      </w:pPr>
    </w:p>
    <w:p w14:paraId="56ECE6CA" w14:textId="77777777" w:rsidR="00104652" w:rsidRDefault="007E6509" w:rsidP="006F1BE6">
      <w:pPr>
        <w:jc w:val="both"/>
        <w:rPr>
          <w:del w:id="401" w:author="Arthur Souza Rodrigues" w:date="2026-07-10T21:52:00Z" w16du:dateUtc="2026-07-11T01:52:00Z"/>
        </w:rPr>
      </w:pPr>
      <w:del w:id="402" w:author="Arthur Souza Rodrigues" w:date="2026-07-10T21:52:00Z" w16du:dateUtc="2026-07-11T01:52:00Z">
        <w:r>
          <w:delTex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delText>
        </w:r>
      </w:del>
    </w:p>
    <w:p w14:paraId="595EB4B7" w14:textId="77777777" w:rsidR="00104652" w:rsidRDefault="007E6509" w:rsidP="00CD35D8">
      <w:pPr>
        <w:ind w:left="720" w:hanging="720"/>
        <w:rPr>
          <w:del w:id="403" w:author="Arthur Souza Rodrigues" w:date="2026-07-10T21:52:00Z" w16du:dateUtc="2026-07-11T01:52:00Z"/>
        </w:rPr>
      </w:pPr>
      <w:del w:id="404" w:author="Arthur Souza Rodrigues" w:date="2026-07-10T21:52:00Z" w16du:dateUtc="2026-07-11T01:52:00Z">
        <w:r>
          <w:delText>Video provides a powerful way to help you prove your point. When you click Online Video, you can paste in the embed code for the video you want to add. You can also type a keyword to search online for the video that best fits your document.</w:delText>
        </w:r>
      </w:del>
    </w:p>
    <w:p w14:paraId="2147A873" w14:textId="77777777" w:rsidR="00104652" w:rsidRDefault="007E6509" w:rsidP="00CD35D8">
      <w:pPr>
        <w:ind w:firstLine="720"/>
        <w:rPr>
          <w:del w:id="405" w:author="Arthur Souza Rodrigues" w:date="2026-07-10T21:52:00Z" w16du:dateUtc="2026-07-11T01:52:00Z"/>
        </w:rPr>
      </w:pPr>
      <w:del w:id="406" w:author="Arthur Souza Rodrigues" w:date="2026-07-10T21:52:00Z" w16du:dateUtc="2026-07-11T01:52:00Z">
        <w:r>
          <w:delText>To make your document look professionally produced, Word provides header, footer, cover page, and text box designs that complement each other.</w:delText>
        </w:r>
      </w:del>
    </w:p>
    <w:p w14:paraId="551600B1" w14:textId="77777777" w:rsidR="00104652" w:rsidRDefault="007E6509" w:rsidP="00CD35D8">
      <w:pPr>
        <w:ind w:left="1440"/>
        <w:rPr>
          <w:del w:id="407" w:author="Arthur Souza Rodrigues" w:date="2026-07-10T21:52:00Z" w16du:dateUtc="2026-07-11T01:52:00Z"/>
        </w:rPr>
      </w:pPr>
      <w:del w:id="408" w:author="Arthur Souza Rodrigues" w:date="2026-07-10T21:52:00Z" w16du:dateUtc="2026-07-11T01:52:00Z">
        <w:r>
          <w:delText>For example, you can add a matching cover page, header, and sidebar.</w:delText>
        </w:r>
      </w:del>
    </w:p>
    <w:p w14:paraId="482579FD" w14:textId="77777777" w:rsidR="00104652" w:rsidRDefault="007E6509" w:rsidP="00CD35D8">
      <w:pPr>
        <w:ind w:left="2880"/>
        <w:rPr>
          <w:del w:id="409" w:author="Arthur Souza Rodrigues" w:date="2026-07-10T21:52:00Z" w16du:dateUtc="2026-07-11T01:52:00Z"/>
        </w:rPr>
      </w:pPr>
      <w:del w:id="410" w:author="Arthur Souza Rodrigues" w:date="2026-07-10T21:52:00Z" w16du:dateUtc="2026-07-11T01:52:00Z">
        <w:r>
          <w:delText>Click Insert and then choose the elements you want from the different galleries.</w:delText>
        </w:r>
      </w:del>
    </w:p>
    <w:p w14:paraId="60C5CA22" w14:textId="77777777" w:rsidR="0018060C" w:rsidRDefault="007E6509">
      <w:del w:id="411" w:author="Arthur Souza Rodrigues" w:date="2026-07-10T21:52:00Z" w16du:dateUtc="2026-07-11T01:52:00Z">
        <w:r>
          <w:rPr>
            <w:noProof/>
          </w:rPr>
          <w:lastRenderedPageBreak/>
        </w:r>
        <w:r>
          <w:rPr>
            <w:noProof/>
          </w:rPr>
          <w:drawing>
            <wp:inline distT="0" distB="0" distL="0" distR="0" wp14:anchorId="05FEE8A2" wp14:editId="1F2F4FE4">
              <wp:extent cx="5486400" cy="3200400"/>
              <wp:effectExtent l="0" t="0" r="19050" b="0"/>
              <wp:docPr id="17" name="Diagram 1"/>
              <wp:cNvGraphicFramePr/>
              <a:graphic>
                <a:graphicData uri="http://schemas.openxmlformats.org/drawingml/2006/diagram">
                  <dgm:relIds r:dm="rId37" r:lo="rId38" r:qs="rId39" r:cs="rId40"/>
                </a:graphicData>
              </a:graphic>
            </wp:inline>
          </w:drawing>
        </w:r>
      </w:del>
    </w:p>
    <w:sectPr w:rsidR="0018060C">
      <w:pgSz w:w="11906" w:h="16838"/>
      <w:pgMar w:top="1440" w:right="1440" w:bottom="1440" w:left="1440" w:header="708" w:footer="708" w:gutter="0"/>
      <w:cols w:space="708"/>
      <w:docGrid w:linePitch="360"/>
      <w:sectPrChange w:id="412" w:author="Arthur Souza Rodrigues" w:date="2026-07-10T21:52:00Z" w16du:dateUtc="2026-07-11T01:52:00Z">
        <w:sectPr w:rsidR="0018060C">
          <w:pgSz w:w="12240" w:h="15840"/>
          <w:pgMar w:top="1440" w:right="1440" w:bottom="1440" w:left="1440" w:header="720" w:footer="720" w:gutter="0"/>
          <w:cols w:space="720"/>
        </w:sectPr>
      </w:sectPrChange>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3770A0" w14:textId="77777777" w:rsidR="0044256C" w:rsidRDefault="0044256C" w:rsidP="007D72B7">
      <w:pPr>
        <w:spacing w:line="240" w:lineRule="auto"/>
        <w:pPrChange w:id="20" w:author="Arthur Souza Rodrigues" w:date="2026-07-10T21:52:00Z" w16du:dateUtc="2026-07-11T01:52:00Z">
          <w:pPr>
            <w:spacing w:after="0" w:line="240" w:lineRule="auto"/>
          </w:pPr>
        </w:pPrChange>
      </w:pPr>
      <w:r>
        <w:separator/>
      </w:r>
    </w:p>
  </w:endnote>
  <w:endnote w:type="continuationSeparator" w:id="0">
    <w:p w14:paraId="4901B913" w14:textId="77777777" w:rsidR="0044256C" w:rsidRDefault="0044256C" w:rsidP="007D72B7">
      <w:pPr>
        <w:spacing w:line="240" w:lineRule="auto"/>
        <w:pPrChange w:id="21" w:author="Arthur Souza Rodrigues" w:date="2026-07-10T21:52:00Z" w16du:dateUtc="2026-07-11T01:52:00Z">
          <w:pPr>
            <w:spacing w:after="0" w:line="240" w:lineRule="auto"/>
          </w:pPr>
        </w:pPrChange>
      </w:pPr>
      <w:r>
        <w:continuationSeparator/>
      </w:r>
    </w:p>
  </w:endnote>
  <w:endnote w:id="1">
    <w:p w14:paraId="68990B77" w14:textId="77777777" w:rsidR="00104652" w:rsidRDefault="007E6509">
      <w:pPr>
        <w:pStyle w:val="EndnoteText"/>
      </w:pPr>
      <w:del w:id="96" w:author="Arthur Souza Rodrigues" w:date="2026-07-10T21:52:00Z" w16du:dateUtc="2026-07-11T01:52:00Z">
        <w:r>
          <w:rPr>
            <w:rStyle w:val="EndnoteReference"/>
          </w:rPr>
          <w:endnoteRef/>
        </w:r>
        <w:r>
          <w:delText xml:space="preserve"> This is an endnote.</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104652" w:rsidRDefault="00104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104652" w:rsidRDefault="001046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104652" w:rsidRDefault="001046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Heading3Char"/>
      <w:pPrChange w:id="330" w:author="Arthur Souza Rodrigues" w:date="2026-07-10T21:52:00Z" w16du:dateUtc="2026-07-11T01:52:00Z">
        <w:pPr>
          <w:pStyle w:val="Footer"/>
        </w:pPr>
      </w:pPrChan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0A69B6" w14:textId="77777777" w:rsidR="0044256C" w:rsidRDefault="0044256C" w:rsidP="007D72B7">
      <w:pPr>
        <w:spacing w:line="240" w:lineRule="auto"/>
        <w:pPrChange w:id="18" w:author="Arthur Souza Rodrigues" w:date="2026-07-10T21:52:00Z" w16du:dateUtc="2026-07-11T01:52:00Z">
          <w:pPr>
            <w:spacing w:after="0" w:line="240" w:lineRule="auto"/>
          </w:pPr>
        </w:pPrChange>
      </w:pPr>
      <w:r>
        <w:separator/>
      </w:r>
    </w:p>
  </w:footnote>
  <w:footnote w:type="continuationSeparator" w:id="0">
    <w:p w14:paraId="145D2514" w14:textId="77777777" w:rsidR="0044256C" w:rsidRDefault="0044256C" w:rsidP="007D72B7">
      <w:pPr>
        <w:spacing w:line="240" w:lineRule="auto"/>
        <w:pPrChange w:id="19" w:author="Arthur Souza Rodrigues" w:date="2026-07-10T21:52:00Z" w16du:dateUtc="2026-07-11T01:52:00Z">
          <w:pPr>
            <w:spacing w:after="0" w:line="240" w:lineRule="auto"/>
          </w:pPr>
        </w:pPrChange>
      </w:pPr>
      <w:r>
        <w:continuationSeparator/>
      </w:r>
    </w:p>
  </w:footnote>
  <w:footnote w:id="1">
    <w:p w14:paraId="2984BC4D" w14:textId="77777777" w:rsidR="00104652" w:rsidRDefault="007E6509">
      <w:pPr>
        <w:pStyle w:val="FootnoteText"/>
      </w:pPr>
      <w:del w:id="336" w:author="Arthur Souza Rodrigues" w:date="2026-07-10T21:52:00Z" w16du:dateUtc="2026-07-11T01:52:00Z">
        <w:r>
          <w:rPr>
            <w:rStyle w:val="FootnoteReference"/>
          </w:rPr>
          <w:footnoteRef/>
        </w:r>
        <w:r>
          <w:delText xml:space="preserve"> This is a footnote.</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104652" w:rsidRDefault="00104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104652" w:rsidRDefault="0044256C">
        <w:pPr>
          <w:pStyle w:val="Header"/>
        </w:pPr>
        <w:r>
          <w:rPr>
            <w:noProof/>
          </w:rPr>
          <w:pict w14:anchorId="2A9D64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left:0;text-align:left;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104652" w:rsidRDefault="001046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NoSpacingChar"/>
      <w:pPrChange w:id="329" w:author="Arthur Souza Rodrigues" w:date="2026-07-10T21:52:00Z" w16du:dateUtc="2026-07-11T01:52:00Z">
        <w:pPr>
          <w:pStyle w:val="Header"/>
        </w:pPr>
      </w:pPrChang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44877696">
    <w:abstractNumId w:val="3"/>
  </w:num>
  <w:num w:numId="2" w16cid:durableId="972364509">
    <w:abstractNumId w:val="0"/>
  </w:num>
  <w:num w:numId="3" w16cid:durableId="723483149">
    <w:abstractNumId w:val="1"/>
  </w:num>
  <w:num w:numId="4" w16cid:durableId="5427191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FBA"/>
    <w:rsid w:val="00022A2E"/>
    <w:rsid w:val="00104652"/>
    <w:rsid w:val="0018060C"/>
    <w:rsid w:val="002173BF"/>
    <w:rsid w:val="00347222"/>
    <w:rsid w:val="003A1882"/>
    <w:rsid w:val="0044256C"/>
    <w:rsid w:val="00635D55"/>
    <w:rsid w:val="006C3FAC"/>
    <w:rsid w:val="007D72B7"/>
    <w:rsid w:val="007E6509"/>
    <w:rsid w:val="00850BEF"/>
    <w:rsid w:val="00894F66"/>
    <w:rsid w:val="009310D4"/>
    <w:rsid w:val="009F58C9"/>
    <w:rsid w:val="00AD20E4"/>
    <w:rsid w:val="00AD7FBA"/>
    <w:rsid w:val="00B41974"/>
    <w:rsid w:val="00D1208C"/>
    <w:rsid w:val="00D24516"/>
    <w:rsid w:val="00D53FE7"/>
    <w:rsid w:val="00EC776E"/>
    <w:rsid w:val="00F81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9026"/>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line="276" w:lineRule="auto"/>
      <w:ind w:firstLine="432"/>
      <w:pPrChange w:id="0" w:author="Arthur Souza Rodrigues" w:date="2026-07-10T21:52:00Z">
        <w:pPr>
          <w:spacing w:after="160" w:line="259" w:lineRule="auto"/>
        </w:pPr>
      </w:pPrChange>
    </w:pPr>
    <w:rPr>
      <w:rFonts w:ascii="Ubuntu" w:hAnsi="Ubuntu"/>
      <w:sz w:val="24"/>
      <w:rPrChange w:id="0" w:author="Arthur Souza Rodrigues" w:date="2026-07-10T21:52:00Z">
        <w:rPr>
          <w:rFonts w:asciiTheme="minorHAnsi" w:eastAsiaTheme="minorHAnsi"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Change w:id="1" w:author="Arthur Souza Rodrigues" w:date="2026-07-10T21:52:00Z">
        <w:pPr>
          <w:keepNext/>
          <w:keepLines/>
          <w:spacing w:before="240" w:line="276" w:lineRule="auto"/>
          <w:ind w:firstLine="432"/>
          <w:outlineLvl w:val="0"/>
        </w:pPr>
      </w:pPrChange>
    </w:pPr>
    <w:rPr>
      <w:rFonts w:asciiTheme="majorHAnsi" w:eastAsiaTheme="majorEastAsia" w:hAnsiTheme="majorHAnsi" w:cstheme="majorBidi"/>
      <w:color w:val="2E74B5" w:themeColor="accent1" w:themeShade="BF"/>
      <w:kern w:val="2"/>
      <w:sz w:val="40"/>
      <w:szCs w:val="40"/>
      <w14:ligatures w14:val="standardContextual"/>
      <w:rPrChange w:id="1" w:author="Arthur Souza Rodrigues" w:date="2026-07-10T21:52:00Z">
        <w:rPr>
          <w:rFonts w:asciiTheme="majorHAnsi" w:eastAsiaTheme="majorEastAsia" w:hAnsiTheme="majorHAnsi" w:cstheme="majorBidi"/>
          <w:color w:val="2E74B5" w:themeColor="accent1" w:themeShade="BF"/>
          <w:sz w:val="32"/>
          <w:szCs w:val="32"/>
          <w:lang w:val="en-US" w:eastAsia="en-US" w:bidi="ar-SA"/>
        </w:rPr>
      </w:rPrChange>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Change w:id="2" w:author="Arthur Souza Rodrigues" w:date="2026-07-10T21:52:00Z">
        <w:pPr>
          <w:keepNext/>
          <w:keepLines/>
          <w:spacing w:before="40" w:line="276" w:lineRule="auto"/>
          <w:ind w:firstLine="432"/>
          <w:outlineLvl w:val="1"/>
        </w:pPr>
      </w:pPrChange>
    </w:pPr>
    <w:rPr>
      <w:rFonts w:asciiTheme="majorHAnsi" w:eastAsiaTheme="majorEastAsia" w:hAnsiTheme="majorHAnsi" w:cstheme="majorBidi"/>
      <w:color w:val="2E74B5" w:themeColor="accent1" w:themeShade="BF"/>
      <w:kern w:val="2"/>
      <w:sz w:val="32"/>
      <w:szCs w:val="32"/>
      <w14:ligatures w14:val="standardContextual"/>
      <w:rPrChange w:id="2" w:author="Arthur Souza Rodrigues" w:date="2026-07-10T21:52:00Z">
        <w:rPr>
          <w:rFonts w:asciiTheme="majorHAnsi" w:eastAsiaTheme="majorEastAsia" w:hAnsiTheme="majorHAnsi" w:cstheme="majorBidi"/>
          <w:color w:val="2E74B5"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Change w:id="3" w:author="Arthur Souza Rodrigues" w:date="2026-07-10T21:52:00Z">
        <w:pPr>
          <w:pBdr>
            <w:top w:val="single" w:sz="6" w:space="2" w:color="5B9BD5" w:themeColor="accent1"/>
          </w:pBdr>
          <w:spacing w:before="300" w:line="276" w:lineRule="auto"/>
          <w:ind w:firstLine="432"/>
          <w:outlineLvl w:val="2"/>
        </w:pPr>
      </w:pPrChange>
    </w:pPr>
    <w:rPr>
      <w:rFonts w:asciiTheme="minorHAnsi" w:eastAsiaTheme="majorEastAsia" w:hAnsiTheme="minorHAnsi" w:cstheme="majorBidi"/>
      <w:color w:val="2E74B5" w:themeColor="accent1" w:themeShade="BF"/>
      <w:kern w:val="2"/>
      <w:sz w:val="28"/>
      <w:szCs w:val="28"/>
      <w14:ligatures w14:val="standardContextual"/>
      <w:rPrChange w:id="3" w:author="Arthur Souza Rodrigues" w:date="2026-07-10T21:52:00Z">
        <w:rPr>
          <w:rFonts w:ascii="Ubuntu" w:eastAsiaTheme="minorHAnsi" w:hAnsi="Ubuntu" w:cstheme="minorBidi"/>
          <w:caps/>
          <w:color w:val="1F4D78" w:themeColor="accent1" w:themeShade="7F"/>
          <w:spacing w:val="15"/>
          <w:sz w:val="24"/>
          <w:szCs w:val="22"/>
          <w:lang w:val="en-US" w:eastAsia="en-US" w:bidi="ar-SA"/>
        </w:rPr>
      </w:rPrChange>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Change w:id="4" w:author="Arthur Souza Rodrigues" w:date="2026-07-10T21:52:00Z">
        <w:pPr>
          <w:pBdr>
            <w:top w:val="dotted" w:sz="6" w:space="2" w:color="5B9BD5" w:themeColor="accent1"/>
          </w:pBdr>
          <w:spacing w:before="200" w:line="276" w:lineRule="auto"/>
          <w:ind w:firstLine="432"/>
          <w:outlineLvl w:val="3"/>
        </w:pPr>
      </w:pPrChange>
    </w:pPr>
    <w:rPr>
      <w:rFonts w:asciiTheme="minorHAnsi" w:eastAsiaTheme="majorEastAsia" w:hAnsiTheme="minorHAnsi" w:cstheme="majorBidi"/>
      <w:i/>
      <w:iCs/>
      <w:color w:val="2E74B5" w:themeColor="accent1" w:themeShade="BF"/>
      <w:kern w:val="2"/>
      <w:szCs w:val="24"/>
      <w14:ligatures w14:val="standardContextual"/>
      <w:rPrChange w:id="4" w:author="Arthur Souza Rodrigues" w:date="2026-07-10T21:52:00Z">
        <w:rPr>
          <w:rFonts w:ascii="Ubuntu" w:eastAsiaTheme="minorHAnsi" w:hAnsi="Ubuntu" w:cstheme="minorBidi"/>
          <w:caps/>
          <w:color w:val="2E74B5" w:themeColor="accent1" w:themeShade="BF"/>
          <w:spacing w:val="10"/>
          <w:sz w:val="24"/>
          <w:szCs w:val="22"/>
          <w:lang w:val="en-US" w:eastAsia="en-US" w:bidi="ar-SA"/>
        </w:rPr>
      </w:rPrChange>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Change w:id="5" w:author="Arthur Souza Rodrigues" w:date="2026-07-10T21:52:00Z">
        <w:pPr>
          <w:pBdr>
            <w:bottom w:val="single" w:sz="6" w:space="1" w:color="5B9BD5" w:themeColor="accent1"/>
          </w:pBdr>
          <w:spacing w:before="200" w:line="276" w:lineRule="auto"/>
          <w:ind w:firstLine="432"/>
          <w:outlineLvl w:val="4"/>
        </w:pPr>
      </w:pPrChange>
    </w:pPr>
    <w:rPr>
      <w:rFonts w:asciiTheme="minorHAnsi" w:eastAsiaTheme="majorEastAsia" w:hAnsiTheme="minorHAnsi" w:cstheme="majorBidi"/>
      <w:color w:val="2E74B5" w:themeColor="accent1" w:themeShade="BF"/>
      <w:kern w:val="2"/>
      <w:szCs w:val="24"/>
      <w14:ligatures w14:val="standardContextual"/>
      <w:rPrChange w:id="5" w:author="Arthur Souza Rodrigues" w:date="2026-07-10T21:52:00Z">
        <w:rPr>
          <w:rFonts w:ascii="Ubuntu" w:eastAsiaTheme="minorHAnsi" w:hAnsi="Ubuntu" w:cstheme="minorBidi"/>
          <w:caps/>
          <w:color w:val="2E74B5" w:themeColor="accent1" w:themeShade="BF"/>
          <w:spacing w:val="10"/>
          <w:sz w:val="24"/>
          <w:szCs w:val="22"/>
          <w:lang w:val="en-US" w:eastAsia="en-US" w:bidi="ar-SA"/>
        </w:rPr>
      </w:rPrChange>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Change w:id="6" w:author="Arthur Souza Rodrigues" w:date="2026-07-10T21:52:00Z">
        <w:pPr>
          <w:pBdr>
            <w:bottom w:val="dotted" w:sz="6" w:space="1" w:color="5B9BD5" w:themeColor="accent1"/>
          </w:pBdr>
          <w:spacing w:before="200" w:line="276" w:lineRule="auto"/>
          <w:ind w:firstLine="432"/>
          <w:outlineLvl w:val="5"/>
        </w:pPr>
      </w:pPrChange>
    </w:pPr>
    <w:rPr>
      <w:rFonts w:asciiTheme="minorHAnsi" w:eastAsiaTheme="majorEastAsia" w:hAnsiTheme="minorHAnsi" w:cstheme="majorBidi"/>
      <w:i/>
      <w:iCs/>
      <w:color w:val="595959" w:themeColor="text1" w:themeTint="A6"/>
      <w:kern w:val="2"/>
      <w:szCs w:val="24"/>
      <w14:ligatures w14:val="standardContextual"/>
      <w:rPrChange w:id="6" w:author="Arthur Souza Rodrigues" w:date="2026-07-10T21:52:00Z">
        <w:rPr>
          <w:rFonts w:ascii="Ubuntu" w:eastAsiaTheme="minorHAnsi" w:hAnsi="Ubuntu" w:cstheme="minorBidi"/>
          <w:caps/>
          <w:color w:val="2E74B5" w:themeColor="accent1" w:themeShade="BF"/>
          <w:spacing w:val="10"/>
          <w:sz w:val="24"/>
          <w:szCs w:val="22"/>
          <w:lang w:val="en-US" w:eastAsia="en-US" w:bidi="ar-SA"/>
        </w:rPr>
      </w:rPrChange>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Change w:id="7" w:author="Arthur Souza Rodrigues" w:date="2026-07-10T21:52:00Z">
        <w:pPr>
          <w:spacing w:before="200" w:line="276" w:lineRule="auto"/>
          <w:ind w:firstLine="432"/>
          <w:outlineLvl w:val="6"/>
        </w:pPr>
      </w:pPrChange>
    </w:pPr>
    <w:rPr>
      <w:rFonts w:asciiTheme="minorHAnsi" w:eastAsiaTheme="majorEastAsia" w:hAnsiTheme="minorHAnsi" w:cstheme="majorBidi"/>
      <w:color w:val="595959" w:themeColor="text1" w:themeTint="A6"/>
      <w:kern w:val="2"/>
      <w:szCs w:val="24"/>
      <w14:ligatures w14:val="standardContextual"/>
      <w:rPrChange w:id="7" w:author="Arthur Souza Rodrigues" w:date="2026-07-10T21:52:00Z">
        <w:rPr>
          <w:rFonts w:ascii="Ubuntu" w:eastAsiaTheme="minorHAnsi" w:hAnsi="Ubuntu" w:cstheme="minorBidi"/>
          <w:caps/>
          <w:color w:val="2E74B5" w:themeColor="accent1" w:themeShade="BF"/>
          <w:spacing w:val="10"/>
          <w:sz w:val="24"/>
          <w:szCs w:val="22"/>
          <w:lang w:val="en-US" w:eastAsia="en-US" w:bidi="ar-SA"/>
        </w:rPr>
      </w:rPrChange>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Change w:id="8" w:author="Arthur Souza Rodrigues" w:date="2026-07-10T21:52:00Z">
        <w:pPr>
          <w:spacing w:before="200" w:line="276" w:lineRule="auto"/>
          <w:ind w:firstLine="432"/>
          <w:outlineLvl w:val="7"/>
        </w:pPr>
      </w:pPrChange>
    </w:pPr>
    <w:rPr>
      <w:rFonts w:asciiTheme="minorHAnsi" w:eastAsiaTheme="majorEastAsia" w:hAnsiTheme="minorHAnsi" w:cstheme="majorBidi"/>
      <w:i/>
      <w:iCs/>
      <w:color w:val="272727" w:themeColor="text1" w:themeTint="D8"/>
      <w:kern w:val="2"/>
      <w:szCs w:val="24"/>
      <w14:ligatures w14:val="standardContextual"/>
      <w:rPrChange w:id="8" w:author="Arthur Souza Rodrigues" w:date="2026-07-10T21:52:00Z">
        <w:rPr>
          <w:rFonts w:ascii="Ubuntu" w:eastAsiaTheme="minorHAnsi" w:hAnsi="Ubuntu"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Change w:id="9" w:author="Arthur Souza Rodrigues" w:date="2026-07-10T21:52:00Z">
        <w:pPr>
          <w:spacing w:before="200" w:line="276" w:lineRule="auto"/>
          <w:ind w:firstLine="432"/>
          <w:outlineLvl w:val="8"/>
        </w:pPr>
      </w:pPrChange>
    </w:pPr>
    <w:rPr>
      <w:rFonts w:asciiTheme="minorHAnsi" w:eastAsiaTheme="majorEastAsia" w:hAnsiTheme="minorHAnsi" w:cstheme="majorBidi"/>
      <w:color w:val="272727" w:themeColor="text1" w:themeTint="D8"/>
      <w:kern w:val="2"/>
      <w:szCs w:val="24"/>
      <w14:ligatures w14:val="standardContextual"/>
      <w:rPrChange w:id="9" w:author="Arthur Souza Rodrigues" w:date="2026-07-10T21:52:00Z">
        <w:rPr>
          <w:rFonts w:ascii="Ubuntu" w:eastAsiaTheme="minorHAnsi" w:hAnsi="Ubuntu"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0D4"/>
    <w:pPr>
      <w:spacing w:line="240" w:lineRule="auto"/>
      <w:ind w:left="720" w:firstLine="0"/>
      <w:contextualSpacing/>
      <w:pPrChange w:id="10" w:author="Arthur Souza Rodrigues" w:date="2026-07-10T21:52:00Z">
        <w:pPr>
          <w:spacing w:line="276" w:lineRule="auto"/>
          <w:ind w:left="720" w:firstLine="432"/>
          <w:contextualSpacing/>
        </w:pPr>
      </w:pPrChange>
    </w:pPr>
    <w:rPr>
      <w:rFonts w:asciiTheme="minorHAnsi" w:hAnsiTheme="minorHAnsi"/>
      <w:kern w:val="2"/>
      <w:szCs w:val="24"/>
      <w14:ligatures w14:val="standardContextual"/>
      <w:rPrChange w:id="10" w:author="Arthur Souza Rodrigues" w:date="2026-07-10T21:52:00Z">
        <w:rPr>
          <w:rFonts w:ascii="Ubuntu" w:eastAsiaTheme="minorHAnsi" w:hAnsi="Ubuntu" w:cstheme="minorBidi"/>
          <w:sz w:val="24"/>
          <w:szCs w:val="22"/>
          <w:lang w:val="en-US" w:eastAsia="en-US" w:bidi="ar-SA"/>
        </w:rPr>
      </w:rPrChange>
    </w:r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2E74B5" w:themeColor="accent1" w:themeShade="BF"/>
      <w:kern w:val="2"/>
      <w:sz w:val="32"/>
      <w:szCs w:val="32"/>
      <w14:ligatures w14:val="standardContextual"/>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pPr>
    <w:rPr>
      <w:sz w:val="20"/>
      <w:szCs w:val="20"/>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rPr>
      <w:b/>
      <w:bCs/>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line="240" w:lineRule="auto"/>
    </w:pPr>
    <w:rPr>
      <w:sz w:val="20"/>
      <w:szCs w:val="20"/>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right" w:pos="9360"/>
      </w:tabs>
      <w:spacing w:line="240" w:lineRule="auto"/>
    </w:p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right" w:pos="9360"/>
      </w:tabs>
      <w:spacing w:line="240" w:lineRule="auto"/>
    </w:p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Spacing">
    <w:name w:val="No Spacing"/>
    <w:link w:val="NoSpacingChar"/>
    <w:uiPriority w:val="1"/>
    <w:qFormat/>
    <w:rsid w:val="004E6D44"/>
    <w:pPr>
      <w:spacing w:after="0" w:line="240" w:lineRule="auto"/>
    </w:pPr>
    <w:rPr>
      <w:rFonts w:eastAsiaTheme="minorEastAsia"/>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0563C1" w:themeColor="hyperlink"/>
      <w:u w:val="single"/>
    </w:rPr>
  </w:style>
  <w:style w:type="character" w:customStyle="1" w:styleId="Heading3Char">
    <w:name w:val="Heading 3 Char"/>
    <w:basedOn w:val="DefaultParagraphFont"/>
    <w:link w:val="Heading3"/>
    <w:uiPriority w:val="9"/>
    <w:semiHidden/>
    <w:rsid w:val="00ED7F78"/>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ED7F78"/>
    <w:rPr>
      <w:rFonts w:eastAsiaTheme="majorEastAsia"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ED7F78"/>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ED7F78"/>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ED7F78"/>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ED7F78"/>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ED7F78"/>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ED7F78"/>
    <w:rPr>
      <w:b/>
      <w:bCs/>
      <w:color w:val="2E74B5" w:themeColor="accent1" w:themeShade="BF"/>
      <w:sz w:val="16"/>
      <w:szCs w:val="16"/>
    </w:rPr>
  </w:style>
  <w:style w:type="paragraph" w:styleId="Title">
    <w:name w:val="Title"/>
    <w:basedOn w:val="Normal"/>
    <w:next w:val="Normal"/>
    <w:link w:val="TitleChar"/>
    <w:uiPriority w:val="10"/>
    <w:qFormat/>
    <w:rsid w:val="009310D4"/>
    <w:pPr>
      <w:spacing w:after="80" w:line="240" w:lineRule="auto"/>
      <w:ind w:firstLine="0"/>
      <w:contextualSpacing/>
      <w:pPrChange w:id="11" w:author="Arthur Souza Rodrigues" w:date="2026-07-10T21:52:00Z">
        <w:pPr>
          <w:spacing w:line="276" w:lineRule="auto"/>
          <w:ind w:firstLine="432"/>
        </w:pPr>
      </w:pPrChange>
    </w:pPr>
    <w:rPr>
      <w:rFonts w:asciiTheme="majorHAnsi" w:eastAsiaTheme="majorEastAsia" w:hAnsiTheme="majorHAnsi" w:cstheme="majorBidi"/>
      <w:spacing w:val="-10"/>
      <w:kern w:val="28"/>
      <w:sz w:val="56"/>
      <w:szCs w:val="56"/>
      <w14:ligatures w14:val="standardContextual"/>
      <w:rPrChange w:id="11" w:author="Arthur Souza Rodrigues" w:date="2026-07-10T21:52:00Z">
        <w:rPr>
          <w:rFonts w:asciiTheme="majorHAnsi" w:eastAsiaTheme="majorEastAsia" w:hAnsiTheme="majorHAnsi" w:cstheme="majorBidi"/>
          <w:caps/>
          <w:color w:val="5B9BD5"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Change w:id="12" w:author="Arthur Souza Rodrigues" w:date="2026-07-10T21:52:00Z">
        <w:pPr>
          <w:spacing w:after="500"/>
          <w:ind w:firstLine="432"/>
        </w:pPr>
      </w:pPrChange>
    </w:pPr>
    <w:rPr>
      <w:rFonts w:asciiTheme="minorHAnsi" w:eastAsiaTheme="majorEastAsia" w:hAnsiTheme="minorHAnsi" w:cstheme="majorBidi"/>
      <w:color w:val="595959" w:themeColor="text1" w:themeTint="A6"/>
      <w:spacing w:val="15"/>
      <w:kern w:val="2"/>
      <w:sz w:val="28"/>
      <w:szCs w:val="28"/>
      <w14:ligatures w14:val="standardContextual"/>
      <w:rPrChange w:id="12" w:author="Arthur Souza Rodrigues" w:date="2026-07-10T21:52:00Z">
        <w:rPr>
          <w:rFonts w:ascii="Ubuntu" w:eastAsiaTheme="minorHAnsi" w:hAnsi="Ubuntu"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ED7F78"/>
    <w:rPr>
      <w:rFonts w:eastAsiaTheme="majorEastAsia" w:cstheme="majorBidi"/>
      <w:color w:val="595959" w:themeColor="text1" w:themeTint="A6"/>
      <w:spacing w:val="15"/>
      <w:kern w:val="2"/>
      <w:sz w:val="28"/>
      <w:szCs w:val="28"/>
      <w14:ligatures w14:val="standardContextual"/>
    </w:rPr>
  </w:style>
  <w:style w:type="character" w:styleId="Strong">
    <w:name w:val="Strong"/>
    <w:uiPriority w:val="22"/>
    <w:qFormat/>
    <w:rsid w:val="00ED7F78"/>
    <w:rPr>
      <w:b/>
      <w:bCs/>
    </w:rPr>
  </w:style>
  <w:style w:type="character" w:styleId="Emphasis">
    <w:name w:val="Emphasis"/>
    <w:uiPriority w:val="20"/>
    <w:qFormat/>
    <w:rsid w:val="00ED7F78"/>
    <w:rPr>
      <w:caps/>
      <w:color w:val="1F4D78" w:themeColor="accent1" w:themeShade="7F"/>
      <w:spacing w:val="5"/>
    </w:rPr>
  </w:style>
  <w:style w:type="paragraph" w:styleId="Quote">
    <w:name w:val="Quote"/>
    <w:basedOn w:val="Normal"/>
    <w:next w:val="Normal"/>
    <w:link w:val="QuoteChar"/>
    <w:uiPriority w:val="29"/>
    <w:qFormat/>
    <w:rsid w:val="009310D4"/>
    <w:pPr>
      <w:spacing w:before="160" w:after="160" w:line="240" w:lineRule="auto"/>
      <w:ind w:firstLine="0"/>
      <w:jc w:val="center"/>
      <w:pPrChange w:id="13" w:author="Arthur Souza Rodrigues" w:date="2026-07-10T21:52:00Z">
        <w:pPr>
          <w:spacing w:line="276" w:lineRule="auto"/>
          <w:ind w:firstLine="432"/>
        </w:pPr>
      </w:pPrChange>
    </w:pPr>
    <w:rPr>
      <w:rFonts w:asciiTheme="minorHAnsi" w:hAnsiTheme="minorHAnsi"/>
      <w:i/>
      <w:iCs/>
      <w:color w:val="404040" w:themeColor="text1" w:themeTint="BF"/>
      <w:kern w:val="2"/>
      <w:szCs w:val="24"/>
      <w14:ligatures w14:val="standardContextual"/>
      <w:rPrChange w:id="13" w:author="Arthur Souza Rodrigues" w:date="2026-07-10T21:52:00Z">
        <w:rPr>
          <w:rFonts w:ascii="Ubuntu" w:eastAsiaTheme="minorHAnsi" w:hAnsi="Ubuntu" w:cstheme="minorBidi"/>
          <w:i/>
          <w:iCs/>
          <w:sz w:val="24"/>
          <w:szCs w:val="24"/>
          <w:lang w:val="en-US" w:eastAsia="en-US" w:bidi="ar-SA"/>
        </w:rPr>
      </w:rPrChange>
    </w:rPr>
  </w:style>
  <w:style w:type="character" w:customStyle="1" w:styleId="QuoteChar">
    <w:name w:val="Quote Char"/>
    <w:basedOn w:val="DefaultParagraphFont"/>
    <w:link w:val="Quote"/>
    <w:uiPriority w:val="29"/>
    <w:rsid w:val="00ED7F78"/>
    <w:rPr>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9310D4"/>
    <w:pPr>
      <w:pBdr>
        <w:top w:val="single" w:sz="4" w:space="10" w:color="2E74B5" w:themeColor="accent1" w:themeShade="BF"/>
        <w:bottom w:val="single" w:sz="4" w:space="10" w:color="2E74B5" w:themeColor="accent1" w:themeShade="BF"/>
      </w:pBdr>
      <w:spacing w:before="360" w:after="360" w:line="240" w:lineRule="auto"/>
      <w:ind w:left="864" w:right="864" w:firstLine="0"/>
      <w:jc w:val="center"/>
      <w:pPrChange w:id="14" w:author="Arthur Souza Rodrigues" w:date="2026-07-10T21:52:00Z">
        <w:pPr>
          <w:spacing w:before="240" w:after="240"/>
          <w:ind w:left="1080" w:right="1080" w:firstLine="432"/>
          <w:jc w:val="center"/>
        </w:pPr>
      </w:pPrChange>
    </w:pPr>
    <w:rPr>
      <w:rFonts w:asciiTheme="minorHAnsi" w:hAnsiTheme="minorHAnsi"/>
      <w:i/>
      <w:iCs/>
      <w:color w:val="2E74B5" w:themeColor="accent1" w:themeShade="BF"/>
      <w:kern w:val="2"/>
      <w:szCs w:val="24"/>
      <w14:ligatures w14:val="standardContextual"/>
      <w:rPrChange w:id="14" w:author="Arthur Souza Rodrigues" w:date="2026-07-10T21:52:00Z">
        <w:rPr>
          <w:rFonts w:ascii="Ubuntu" w:eastAsiaTheme="minorHAnsi" w:hAnsi="Ubuntu" w:cstheme="minorBidi"/>
          <w:color w:val="5B9BD5"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ED7F78"/>
    <w:rPr>
      <w:i/>
      <w:iCs/>
      <w:color w:val="2E74B5" w:themeColor="accent1" w:themeShade="BF"/>
      <w:kern w:val="2"/>
      <w:sz w:val="24"/>
      <w:szCs w:val="24"/>
      <w14:ligatures w14:val="standardContextual"/>
    </w:rPr>
  </w:style>
  <w:style w:type="character" w:styleId="SubtleEmphasis">
    <w:name w:val="Subtle Emphasis"/>
    <w:basedOn w:val="DefaultParagraphFont"/>
    <w:uiPriority w:val="19"/>
    <w:qFormat/>
    <w:rsid w:val="009310D4"/>
    <w:rPr>
      <w:i/>
      <w:iCs/>
      <w:color w:val="808080" w:themeColor="text1" w:themeTint="7F"/>
      <w:rPrChange w:id="15" w:author="Arthur Souza Rodrigues" w:date="2026-07-10T21:52:00Z">
        <w:rPr>
          <w:i/>
          <w:iCs/>
          <w:color w:val="1F4D78" w:themeColor="accent1" w:themeShade="7F"/>
        </w:rPr>
      </w:rPrChange>
    </w:rPr>
  </w:style>
  <w:style w:type="character" w:styleId="IntenseEmphasis">
    <w:name w:val="Intense Emphasis"/>
    <w:basedOn w:val="DefaultParagraphFont"/>
    <w:uiPriority w:val="21"/>
    <w:qFormat/>
    <w:rsid w:val="009310D4"/>
    <w:rPr>
      <w:i/>
      <w:iCs/>
      <w:color w:val="2E74B5" w:themeColor="accent1" w:themeShade="BF"/>
      <w:rPrChange w:id="16" w:author="Arthur Souza Rodrigues" w:date="2026-07-10T21:52:00Z">
        <w:rPr>
          <w:b/>
          <w:bCs/>
          <w:caps/>
          <w:color w:val="1F4D78" w:themeColor="accent1" w:themeShade="7F"/>
          <w:spacing w:val="10"/>
        </w:rPr>
      </w:rPrChange>
    </w:rPr>
  </w:style>
  <w:style w:type="character" w:styleId="SubtleReference">
    <w:name w:val="Subtle Reference"/>
    <w:uiPriority w:val="31"/>
    <w:qFormat/>
    <w:rsid w:val="00ED7F78"/>
    <w:rPr>
      <w:b/>
      <w:bCs/>
      <w:color w:val="5B9BD5" w:themeColor="accent1"/>
    </w:rPr>
  </w:style>
  <w:style w:type="character" w:styleId="IntenseReference">
    <w:name w:val="Intense Reference"/>
    <w:basedOn w:val="DefaultParagraphFont"/>
    <w:uiPriority w:val="32"/>
    <w:qFormat/>
    <w:rsid w:val="009310D4"/>
    <w:rPr>
      <w:b/>
      <w:bCs/>
      <w:smallCaps/>
      <w:color w:val="2E74B5" w:themeColor="accent1" w:themeShade="BF"/>
      <w:spacing w:val="5"/>
      <w:rPrChange w:id="17" w:author="Arthur Souza Rodrigues" w:date="2026-07-10T21:52:00Z">
        <w:rPr>
          <w:b/>
          <w:bCs/>
          <w:i/>
          <w:iCs/>
          <w:caps/>
          <w:color w:val="5B9BD5" w:themeColor="accent1"/>
        </w:rPr>
      </w:rPrChange>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
  </w:style>
  <w:style w:type="paragraph" w:styleId="TOC1">
    <w:name w:val="toc 1"/>
    <w:basedOn w:val="Normal"/>
    <w:next w:val="Normal"/>
    <w:autoRedefine/>
    <w:uiPriority w:val="39"/>
    <w:unhideWhenUsed/>
    <w:rsid w:val="005E4538"/>
    <w:pPr>
      <w:spacing w:after="100"/>
    </w:pPr>
  </w:style>
  <w:style w:type="paragraph" w:styleId="TOC2">
    <w:name w:val="toc 2"/>
    <w:basedOn w:val="Normal"/>
    <w:next w:val="Normal"/>
    <w:autoRedefine/>
    <w:uiPriority w:val="39"/>
    <w:unhideWhenUsed/>
    <w:rsid w:val="005E4538"/>
    <w:pPr>
      <w:spacing w:after="100"/>
      <w:ind w:left="220"/>
    </w:pPr>
  </w:style>
  <w:style w:type="paragraph" w:styleId="FootnoteText">
    <w:name w:val="footnote text"/>
    <w:basedOn w:val="Normal"/>
    <w:link w:val="FootnoteTextChar"/>
    <w:uiPriority w:val="99"/>
    <w:semiHidden/>
    <w:unhideWhenUsed/>
    <w:rsid w:val="00D66685"/>
    <w:pPr>
      <w:spacing w:line="240" w:lineRule="auto"/>
    </w:pPr>
    <w:rPr>
      <w:sz w:val="20"/>
      <w:szCs w:val="20"/>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header" Target="header5.xml"/><Relationship Id="rId39" Type="http://schemas.openxmlformats.org/officeDocument/2006/relationships/diagramQuickStyle" Target="diagrams/quickStyle1.xml"/><Relationship Id="rId21" Type="http://schemas.openxmlformats.org/officeDocument/2006/relationships/footer" Target="footer3.xml"/><Relationship Id="rId34" Type="http://schemas.openxmlformats.org/officeDocument/2006/relationships/footer" Target="footer8.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6.xml"/><Relationship Id="rId41"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6.bin"/><Relationship Id="rId32" Type="http://schemas.openxmlformats.org/officeDocument/2006/relationships/header" Target="header8.xml"/><Relationship Id="rId37" Type="http://schemas.openxmlformats.org/officeDocument/2006/relationships/diagramData" Target="diagrams/data1.xml"/><Relationship Id="rId40"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package" Target="embeddings/Microsoft_Excel_Worksheet1.xlsx"/><Relationship Id="rId28" Type="http://schemas.openxmlformats.org/officeDocument/2006/relationships/footer" Target="footer5.xml"/><Relationship Id="rId36" Type="http://schemas.openxmlformats.org/officeDocument/2006/relationships/footer" Target="footer9.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5.emf"/><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header" Target="header9.xml"/><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7" Type="http://schemas.openxmlformats.org/officeDocument/2006/relationships/header" Target="header2.xml"/><Relationship Id="rId25" Type="http://schemas.openxmlformats.org/officeDocument/2006/relationships/header" Target="header4.xml"/><Relationship Id="rId33" Type="http://schemas.openxmlformats.org/officeDocument/2006/relationships/footer" Target="footer7.xml"/><Relationship Id="rId38" Type="http://schemas.openxmlformats.org/officeDocument/2006/relationships/diagramLayout" Target="diagrams/layou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AD-E143-8370-44FA94F98A4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AD-E143-8370-44FA94F98A4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AD-E143-8370-44FA94F98A4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is my interesting abstract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2012</Words>
  <Characters>11474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Arthur Souza Rodrigues</cp:lastModifiedBy>
  <cp:revision>1</cp:revision>
  <dcterms:created xsi:type="dcterms:W3CDTF">2015-11-18T04:45:00Z</dcterms:created>
  <dcterms:modified xsi:type="dcterms:W3CDTF">2026-07-11T01:52:00Z</dcterms:modified>
</cp:coreProperties>
</file>