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975CF4" w14:textId="77777777" w:rsidR="00DC714C" w:rsidRDefault="00DC714C">
      <w:pPr>
        <w:rPr>
          <w:b/>
          <w:highlight w:val="yellow"/>
          <w:u w:val="single"/>
          <w:rPrChange w:id="0" w:author="Arthur Souza Rodrigues" w:date="2026-07-10T21:49:00Z" w16du:dateUtc="2026-07-11T01:49:00Z">
            <w:rPr>
              <w:b/>
              <w:bCs/>
              <w:color w:val="0F172A"/>
              <w:sz w:val="64"/>
              <w:szCs w:val="64"/>
            </w:rPr>
          </w:rPrChange>
        </w:rPr>
        <w:pPrChange w:id="1" w:author="Arthur Souza Rodrigues" w:date="2026-07-10T21:49:00Z" w16du:dateUtc="2026-07-11T01:49:00Z">
          <w:pPr>
            <w:spacing w:after="20"/>
          </w:pPr>
        </w:pPrChange>
      </w:pPr>
      <w:r>
        <w:rPr>
          <w:b/>
          <w:highlight w:val="yellow"/>
          <w:u w:val="single"/>
          <w:rPrChange w:id="2" w:author="Arthur Souza Rodrigues" w:date="2026-07-10T21:49:00Z" w16du:dateUtc="2026-07-11T01:49:00Z">
            <w:rPr>
              <w:b/>
              <w:bCs/>
              <w:color w:val="0F172A"/>
              <w:sz w:val="64"/>
              <w:szCs w:val="64"/>
            </w:rPr>
          </w:rPrChange>
        </w:rPr>
        <w:t>file_</w:t>
      </w:r>
      <w:ins w:id="3" w:author="Arthur Souza Rodrigues" w:date="2026-07-10T21:49:00Z" w16du:dateUtc="2026-07-11T01:49:00Z">
        <w:r>
          <w:rPr>
            <w:b/>
            <w:bCs/>
            <w:highlight w:val="yellow"/>
            <w:u w:val="single"/>
          </w:rPr>
          <w:t>147</w:t>
        </w:r>
      </w:ins>
      <w:del w:id="4" w:author="Arthur Souza Rodrigues" w:date="2026-07-10T21:49:00Z" w16du:dateUtc="2026-07-11T01:49:00Z">
        <w:r>
          <w:rPr>
            <w:b/>
            <w:bCs/>
            <w:color w:val="0F172A"/>
            <w:sz w:val="64"/>
            <w:szCs w:val="64"/>
          </w:rPr>
          <w:delText>146</w:delText>
        </w:r>
      </w:del>
      <w:r>
        <w:rPr>
          <w:b/>
          <w:highlight w:val="yellow"/>
          <w:u w:val="single"/>
          <w:rPrChange w:id="5" w:author="Arthur Souza Rodrigues" w:date="2026-07-10T21:49:00Z" w16du:dateUtc="2026-07-11T01:49:00Z">
            <w:rPr>
              <w:b/>
              <w:bCs/>
              <w:color w:val="0F172A"/>
              <w:sz w:val="64"/>
              <w:szCs w:val="64"/>
            </w:rPr>
          </w:rPrChange>
        </w:rPr>
        <w:t>.docx</w:t>
      </w:r>
    </w:p>
    <w:p w14:paraId="1B0F951A" w14:textId="6C4E8F03" w:rsidR="00DA464A" w:rsidRDefault="00CE6BC4">
      <w:pPr>
        <w:rPr>
          <w:ins w:id="6" w:author="Arthur Souza Rodrigues" w:date="2026-07-10T21:49:00Z" w16du:dateUtc="2026-07-11T01:49:00Z"/>
        </w:rPr>
      </w:pPr>
      <w:ins w:id="7" w:author="Arthur Souza Rodrigues" w:date="2026-07-10T21:49:00Z" w16du:dateUtc="2026-07-11T01:49:00Z">
        <w:r>
          <w:rPr>
            <w:b/>
            <w:bCs/>
            <w:highlight w:val="yellow"/>
            <w:u w:val="single"/>
          </w:rPr>
          <w:t>Bold Underline Highlight Demo</w:t>
        </w:r>
      </w:ins>
    </w:p>
    <w:p w14:paraId="3FD7C95B" w14:textId="77777777" w:rsidR="00DA464A" w:rsidRDefault="00CE6BC4">
      <w:pPr>
        <w:rPr>
          <w:ins w:id="8" w:author="Arthur Souza Rodrigues" w:date="2026-07-10T21:49:00Z" w16du:dateUtc="2026-07-11T01:49:00Z"/>
        </w:rPr>
      </w:pPr>
      <w:ins w:id="9" w:author="Arthur Souza Rodrigues" w:date="2026-07-10T21:49:00Z" w16du:dateUtc="2026-07-11T01:49:00Z">
        <w:r>
          <w:rPr>
            <w:b/>
            <w:bCs/>
            <w:highlight w:val="yellow"/>
            <w:u w:val="single"/>
          </w:rPr>
          <w:t>This document shows bold, underline, and yellow highlight combined.</w:t>
        </w:r>
      </w:ins>
    </w:p>
    <w:p w14:paraId="2313C800" w14:textId="3BDC683A" w:rsidR="00BD6514" w:rsidRDefault="00CE6BC4">
      <w:pPr>
        <w:spacing w:after="20"/>
        <w:rPr>
          <w:del w:id="10" w:author="Arthur Souza Rodrigues" w:date="2026-07-10T21:49:00Z" w16du:dateUtc="2026-07-11T01:49:00Z"/>
        </w:rPr>
      </w:pPr>
      <w:ins w:id="11" w:author="Arthur Souza Rodrigues" w:date="2026-07-10T21:49:00Z" w16du:dateUtc="2026-07-11T01:49:00Z">
        <w:r>
          <w:rPr>
            <w:b/>
            <w:bCs/>
            <w:highlight w:val="yellow"/>
            <w:u w:val="single"/>
          </w:rPr>
          <w:t>This triple combination is used for critical review annotations.</w:t>
        </w:r>
      </w:ins>
      <w:del w:id="12" w:author="Arthur Souza Rodrigues" w:date="2026-07-10T21:49:00Z" w16du:dateUtc="2026-07-11T01:49:00Z">
        <w:r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00B47E53" w14:textId="77777777" w:rsidR="00BD6514" w:rsidRDefault="00B431B0">
      <w:pPr>
        <w:spacing w:after="60"/>
        <w:rPr>
          <w:del w:id="13" w:author="Arthur Souza Rodrigues" w:date="2026-07-10T21:49:00Z" w16du:dateUtc="2026-07-11T01:49:00Z"/>
        </w:rPr>
      </w:pPr>
      <w:del w:id="14" w:author="Arthur Souza Rodrigues" w:date="2026-07-10T21:49:00Z" w16du:dateUtc="2026-07-11T01:49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BD6514" w:rsidRDefault="00BD6514">
      <w:pPr>
        <w:spacing w:after="60"/>
        <w:rPr>
          <w:del w:id="15" w:author="Arthur Souza Rodrigues" w:date="2026-07-10T21:49:00Z" w16du:dateUtc="2026-07-11T01:4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rPr>
          <w:del w:id="16" w:author="Arthur Souza Rodrigues" w:date="2026-07-10T21:49:00Z" w16du:dateUtc="2026-07-11T01:49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B431B0">
            <w:pPr>
              <w:rPr>
                <w:del w:id="17" w:author="Arthur Souza Rodrigues" w:date="2026-07-10T21:49:00Z" w16du:dateUtc="2026-07-11T01:49:00Z"/>
              </w:rPr>
            </w:pPr>
            <w:del w:id="18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>
                <w:fldChar w:fldCharType="begin"/>
              </w:r>
              <w:r>
                <w:delInstrText>HYPERLINK "https://www.npmjs.com/package/@eigenpal/docx-js-editor"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B431B0">
            <w:pPr>
              <w:rPr>
                <w:del w:id="19" w:author="Arthur Souza Rodrigues" w:date="2026-07-10T21:49:00Z" w16du:dateUtc="2026-07-11T01:49:00Z"/>
              </w:rPr>
            </w:pPr>
            <w:del w:id="20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>
                <w:fldChar w:fldCharType="begin"/>
              </w:r>
              <w:r>
                <w:delInstrText>HYPERLINK "https://github.com/eigenpal/docx-editor"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>
                <w:fldChar w:fldCharType="end"/>
              </w:r>
            </w:del>
          </w:p>
        </w:tc>
      </w:tr>
    </w:tbl>
    <w:p w14:paraId="6721D1A6" w14:textId="77777777" w:rsidR="00BD6514" w:rsidRDefault="00B431B0">
      <w:pPr>
        <w:pBdr>
          <w:bottom w:val="single" w:sz="3" w:space="4" w:color="E2E8F0"/>
        </w:pBdr>
        <w:spacing w:before="300" w:after="80"/>
        <w:rPr>
          <w:del w:id="21" w:author="Arthur Souza Rodrigues" w:date="2026-07-10T21:49:00Z" w16du:dateUtc="2026-07-11T01:49:00Z"/>
        </w:rPr>
      </w:pPr>
      <w:del w:id="22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18749120" w:rsidR="00BD6514" w:rsidRDefault="00B431B0">
      <w:pPr>
        <w:spacing w:before="60" w:after="60"/>
        <w:rPr>
          <w:del w:id="23" w:author="Arthur Souza Rodrigues" w:date="2026-07-10T21:49:00Z" w16du:dateUtc="2026-07-11T01:49:00Z"/>
        </w:rPr>
      </w:pPr>
      <w:del w:id="24" w:author="Arthur Souza Rodrigues" w:date="2026-07-10T21:49:00Z" w16du:dateUtc="2026-07-11T01:49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040B2180" w14:textId="64A1A000" w:rsidR="00BD6514" w:rsidRDefault="00BD6514">
      <w:pPr>
        <w:spacing w:before="60"/>
        <w:rPr>
          <w:del w:id="25" w:author="Arthur Souza Rodrigues" w:date="2026-07-10T21:49:00Z" w16du:dateUtc="2026-07-11T01:49:00Z"/>
        </w:rPr>
      </w:pPr>
    </w:p>
    <w:p w14:paraId="28B83400" w14:textId="4AF02F53" w:rsidR="00BD6514" w:rsidRDefault="00B431B0">
      <w:pPr>
        <w:spacing w:before="60" w:after="60"/>
        <w:rPr>
          <w:del w:id="26" w:author="Arthur Souza Rodrigues" w:date="2026-07-10T21:49:00Z" w16du:dateUtc="2026-07-11T01:49:00Z"/>
        </w:rPr>
      </w:pPr>
      <w:del w:id="27" w:author="Arthur Souza Rodrigues" w:date="2026-07-10T21:49:00Z" w16du:dateUtc="2026-07-11T01:49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5AD58312" w14:textId="77777777" w:rsidR="00BD6514" w:rsidRDefault="00BD6514">
      <w:pPr>
        <w:spacing w:before="80"/>
        <w:rPr>
          <w:del w:id="28" w:author="Arthur Souza Rodrigues" w:date="2026-07-10T21:49:00Z" w16du:dateUtc="2026-07-11T01:4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rPr>
          <w:del w:id="29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B431B0">
            <w:pPr>
              <w:rPr>
                <w:del w:id="30" w:author="Arthur Souza Rodrigues" w:date="2026-07-10T21:49:00Z" w16du:dateUtc="2026-07-11T01:49:00Z"/>
              </w:rPr>
            </w:pPr>
            <w:del w:id="31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659AC4B1" w14:textId="77777777" w:rsidR="00BD6514" w:rsidRDefault="00B431B0">
            <w:pPr>
              <w:rPr>
                <w:del w:id="32" w:author="Arthur Souza Rodrigues" w:date="2026-07-10T21:49:00Z" w16du:dateUtc="2026-07-11T01:49:00Z"/>
              </w:rPr>
            </w:pPr>
            <w:del w:id="33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6ED1FCA3" w14:textId="6D263800" w:rsidR="00BD6514" w:rsidRDefault="00BD6514">
            <w:pPr>
              <w:rPr>
                <w:del w:id="34" w:author="Arthur Souza Rodrigues" w:date="2026-07-10T21:49:00Z" w16du:dateUtc="2026-07-11T01:49:00Z"/>
              </w:rPr>
            </w:pPr>
          </w:p>
          <w:p w14:paraId="567EA400" w14:textId="30A68100" w:rsidR="00BD6514" w:rsidRDefault="00B431B0">
            <w:pPr>
              <w:rPr>
                <w:del w:id="35" w:author="Arthur Souza Rodrigues" w:date="2026-07-10T21:49:00Z" w16du:dateUtc="2026-07-11T01:49:00Z"/>
              </w:rPr>
            </w:pPr>
            <w:del w:id="36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052F851D" w14:textId="1F183200" w:rsidR="00BD6514" w:rsidRDefault="00B431B0">
            <w:pPr>
              <w:rPr>
                <w:del w:id="37" w:author="Arthur Souza Rodrigues" w:date="2026-07-10T21:49:00Z" w16du:dateUtc="2026-07-11T01:49:00Z"/>
              </w:rPr>
            </w:pPr>
            <w:del w:id="38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BD6514" w:rsidRDefault="00B431B0">
            <w:pPr>
              <w:rPr>
                <w:del w:id="39" w:author="Arthur Souza Rodrigues" w:date="2026-07-10T21:49:00Z" w16du:dateUtc="2026-07-11T01:49:00Z"/>
              </w:rPr>
            </w:pPr>
            <w:del w:id="40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BD6514" w:rsidRDefault="00B431B0">
            <w:pPr>
              <w:rPr>
                <w:del w:id="41" w:author="Arthur Souza Rodrigues" w:date="2026-07-10T21:49:00Z" w16du:dateUtc="2026-07-11T01:49:00Z"/>
              </w:rPr>
            </w:pPr>
            <w:del w:id="42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2EEA108A" w14:textId="4854BC00" w:rsidR="00BD6514" w:rsidRDefault="00B431B0">
            <w:pPr>
              <w:rPr>
                <w:del w:id="43" w:author="Arthur Souza Rodrigues" w:date="2026-07-10T21:49:00Z" w16du:dateUtc="2026-07-11T01:49:00Z"/>
              </w:rPr>
            </w:pPr>
            <w:del w:id="44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BD6514" w:rsidRDefault="00B431B0">
            <w:pPr>
              <w:rPr>
                <w:del w:id="45" w:author="Arthur Souza Rodrigues" w:date="2026-07-10T21:49:00Z" w16du:dateUtc="2026-07-11T01:49:00Z"/>
              </w:rPr>
            </w:pPr>
            <w:del w:id="46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529DB9F3" w14:textId="77777777" w:rsidR="00BD6514" w:rsidRDefault="00B431B0">
            <w:pPr>
              <w:rPr>
                <w:del w:id="47" w:author="Arthur Souza Rodrigues" w:date="2026-07-10T21:49:00Z" w16du:dateUtc="2026-07-11T01:49:00Z"/>
              </w:rPr>
            </w:pPr>
            <w:del w:id="48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156A50D3" w14:textId="77777777" w:rsidR="00BD6514" w:rsidRDefault="00B431B0">
            <w:pPr>
              <w:rPr>
                <w:del w:id="49" w:author="Arthur Souza Rodrigues" w:date="2026-07-10T21:49:00Z" w16du:dateUtc="2026-07-11T01:49:00Z"/>
              </w:rPr>
            </w:pPr>
            <w:del w:id="50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163BE00" w14:textId="77777777" w:rsidR="00BD6514" w:rsidRDefault="00BD6514">
      <w:pPr>
        <w:spacing w:before="160"/>
        <w:rPr>
          <w:del w:id="51" w:author="Arthur Souza Rodrigues" w:date="2026-07-10T21:49:00Z" w16du:dateUtc="2026-07-11T01:49:00Z"/>
        </w:rPr>
      </w:pPr>
    </w:p>
    <w:p w14:paraId="124B2800" w14:textId="77777777" w:rsidR="00BD6514" w:rsidRDefault="00B431B0">
      <w:pPr>
        <w:pBdr>
          <w:bottom w:val="single" w:sz="3" w:space="4" w:color="E2E8F0"/>
        </w:pBdr>
        <w:spacing w:before="300" w:after="80"/>
        <w:rPr>
          <w:del w:id="52" w:author="Arthur Souza Rodrigues" w:date="2026-07-10T21:49:00Z" w16du:dateUtc="2026-07-11T01:49:00Z"/>
        </w:rPr>
      </w:pPr>
      <w:del w:id="53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2409DE00" w14:textId="1129CE00" w:rsidR="00BD6514" w:rsidRDefault="00B431B0">
      <w:pPr>
        <w:spacing w:before="60" w:after="60"/>
        <w:rPr>
          <w:del w:id="54" w:author="Arthur Souza Rodrigues" w:date="2026-07-10T21:49:00Z" w16du:dateUtc="2026-07-11T01:49:00Z"/>
        </w:rPr>
      </w:pPr>
      <w:del w:id="55" w:author="Arthur Souza Rodrigues" w:date="2026-07-10T21:49:00Z" w16du:dateUtc="2026-07-11T01:49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BD6514" w:rsidRDefault="00BD6514">
      <w:pPr>
        <w:spacing w:before="80"/>
        <w:rPr>
          <w:del w:id="56" w:author="Arthur Souza Rodrigues" w:date="2026-07-10T21:49:00Z" w16du:dateUtc="2026-07-11T01:49:00Z"/>
        </w:rPr>
      </w:pPr>
    </w:p>
    <w:p w14:paraId="673CC941" w14:textId="15C85C00" w:rsidR="00BD6514" w:rsidRDefault="00B431B0">
      <w:pPr>
        <w:spacing w:before="180" w:after="40"/>
        <w:rPr>
          <w:del w:id="57" w:author="Arthur Souza Rodrigues" w:date="2026-07-10T21:49:00Z" w16du:dateUtc="2026-07-11T01:49:00Z"/>
        </w:rPr>
      </w:pPr>
      <w:del w:id="58" w:author="Arthur Souza Rodrigues" w:date="2026-07-10T21:49:00Z" w16du:dateUtc="2026-07-11T01:49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BD6514" w:rsidRDefault="00B431B0">
      <w:pPr>
        <w:spacing w:before="60" w:after="60"/>
        <w:rPr>
          <w:del w:id="59" w:author="Arthur Souza Rodrigues" w:date="2026-07-10T21:49:00Z" w16du:dateUtc="2026-07-11T01:49:00Z"/>
        </w:rPr>
      </w:pPr>
      <w:del w:id="60" w:author="Arthur Souza Rodrigues" w:date="2026-07-10T21:49:00Z" w16du:dateUtc="2026-07-11T01:49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1DBD35E0" w14:textId="78C5FE00" w:rsidR="00BD6514" w:rsidRDefault="00BD6514">
      <w:pPr>
        <w:spacing w:before="60"/>
        <w:rPr>
          <w:del w:id="61" w:author="Arthur Souza Rodrigues" w:date="2026-07-10T21:49:00Z" w16du:dateUtc="2026-07-11T01:49:00Z"/>
        </w:rPr>
      </w:pPr>
    </w:p>
    <w:p w14:paraId="2228E200" w14:textId="40AC8A00" w:rsidR="00BD6514" w:rsidRDefault="00B431B0">
      <w:pPr>
        <w:spacing w:before="60" w:after="60"/>
        <w:rPr>
          <w:del w:id="62" w:author="Arthur Souza Rodrigues" w:date="2026-07-10T21:49:00Z" w16du:dateUtc="2026-07-11T01:49:00Z"/>
        </w:rPr>
      </w:pPr>
      <w:del w:id="63" w:author="Arthur Souza Rodrigues" w:date="2026-07-10T21:49:00Z" w16du:dateUtc="2026-07-11T01:49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BD6514" w:rsidRDefault="00BD6514">
      <w:pPr>
        <w:spacing w:before="80"/>
        <w:rPr>
          <w:del w:id="64" w:author="Arthur Souza Rodrigues" w:date="2026-07-10T21:49:00Z" w16du:dateUtc="2026-07-11T01:49:00Z"/>
        </w:rPr>
      </w:pPr>
    </w:p>
    <w:p w14:paraId="02E987F1" w14:textId="77777777" w:rsidR="00BD6514" w:rsidRDefault="00B431B0">
      <w:pPr>
        <w:spacing w:before="180" w:after="40"/>
        <w:rPr>
          <w:del w:id="65" w:author="Arthur Souza Rodrigues" w:date="2026-07-10T21:49:00Z" w16du:dateUtc="2026-07-11T01:49:00Z"/>
        </w:rPr>
      </w:pPr>
      <w:del w:id="66" w:author="Arthur Souza Rodrigues" w:date="2026-07-10T21:49:00Z" w16du:dateUtc="2026-07-11T01:49:00Z">
        <w:r>
          <w:rPr>
            <w:b/>
            <w:bCs/>
            <w:color w:val="0F172A"/>
          </w:rPr>
          <w:delText xml:space="preserve">Comments         </w:delText>
        </w:r>
      </w:del>
    </w:p>
    <w:p w14:paraId="35357F55" w14:textId="2F40A200" w:rsidR="00BD6514" w:rsidRDefault="00B431B0">
      <w:pPr>
        <w:spacing w:before="60" w:after="60"/>
        <w:rPr>
          <w:del w:id="67" w:author="Arthur Souza Rodrigues" w:date="2026-07-10T21:49:00Z" w16du:dateUtc="2026-07-11T01:49:00Z"/>
        </w:rPr>
      </w:pPr>
      <w:del w:id="68" w:author="Arthur Souza Rodrigues" w:date="2026-07-10T21:49:00Z" w16du:dateUtc="2026-07-11T01:49:00Z">
        <w:r>
          <w:rPr>
            <w:color w:val="0F172A"/>
          </w:rPr>
          <w:delText xml:space="preserve">Select text and click the floating button on the page edge to         </w:delText>
        </w:r>
        <w:r>
          <w:rPr>
            <w:color w:val="0F172A"/>
          </w:rPr>
          <w:delText xml:space="preserve">add a comment anchored to that selection         </w:delText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BD6514" w:rsidRDefault="00BD6514">
      <w:pPr>
        <w:spacing w:before="60"/>
        <w:rPr>
          <w:del w:id="70" w:author="Arthur Souza Rodrigues" w:date="2026-07-10T21:49:00Z" w16du:dateUtc="2026-07-11T01:49:00Z"/>
        </w:rPr>
      </w:pPr>
    </w:p>
    <w:p w14:paraId="78E6D99E" w14:textId="255A2400" w:rsidR="00BD6514" w:rsidRDefault="00B431B0">
      <w:pPr>
        <w:spacing w:before="60" w:after="60"/>
        <w:rPr>
          <w:del w:id="71" w:author="Arthur Souza Rodrigues" w:date="2026-07-10T21:49:00Z" w16du:dateUtc="2026-07-11T01:49:00Z"/>
        </w:rPr>
      </w:pPr>
      <w:del w:id="72" w:author="Arthur Souza Rodrigues" w:date="2026-07-10T21:49:00Z" w16du:dateUtc="2026-07-11T01:49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BD6514" w:rsidRDefault="00BD6514">
      <w:pPr>
        <w:spacing w:before="80"/>
        <w:rPr>
          <w:del w:id="73" w:author="Arthur Souza Rodrigues" w:date="2026-07-10T21:49:00Z" w16du:dateUtc="2026-07-11T01:49:00Z"/>
        </w:rPr>
      </w:pPr>
    </w:p>
    <w:p w14:paraId="07D0CE00" w14:textId="0F7CE400" w:rsidR="00BD6514" w:rsidRDefault="00B431B0">
      <w:pPr>
        <w:spacing w:before="180" w:after="40"/>
        <w:rPr>
          <w:del w:id="74" w:author="Arthur Souza Rodrigues" w:date="2026-07-10T21:49:00Z" w16du:dateUtc="2026-07-11T01:49:00Z"/>
        </w:rPr>
      </w:pPr>
      <w:del w:id="75" w:author="Arthur Souza Rodrigues" w:date="2026-07-10T21:49:00Z" w16du:dateUtc="2026-07-11T01:49:00Z">
        <w:r>
          <w:rPr>
            <w:b/>
            <w:bCs/>
            <w:color w:val="0F172A"/>
          </w:rPr>
          <w:delText xml:space="preserve">Agent-friendly         </w:delText>
        </w:r>
      </w:del>
    </w:p>
    <w:p w14:paraId="67656C55" w14:textId="77777777" w:rsidR="00BD6514" w:rsidRDefault="00B431B0">
      <w:pPr>
        <w:spacing w:before="60" w:after="60"/>
        <w:rPr>
          <w:del w:id="76" w:author="Arthur Souza Rodrigues" w:date="2026-07-10T21:49:00Z" w16du:dateUtc="2026-07-11T01:49:00Z"/>
        </w:rPr>
      </w:pPr>
      <w:del w:id="77" w:author="Arthur Souza Rodrigues" w:date="2026-07-10T21:49:00Z" w16du:dateUtc="2026-07-11T01:49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685865EF" w14:textId="7A256D00" w:rsidR="00BD6514" w:rsidRDefault="00BD6514">
      <w:pPr>
        <w:spacing w:before="160"/>
        <w:rPr>
          <w:del w:id="78" w:author="Arthur Souza Rodrigues" w:date="2026-07-10T21:49:00Z" w16du:dateUtc="2026-07-11T01:49:00Z"/>
        </w:rPr>
      </w:pPr>
    </w:p>
    <w:p w14:paraId="467B1700" w14:textId="00AE9C00" w:rsidR="00BD6514" w:rsidRDefault="00B431B0">
      <w:pPr>
        <w:pBdr>
          <w:bottom w:val="single" w:sz="3" w:space="4" w:color="E2E8F0"/>
        </w:pBdr>
        <w:spacing w:before="300" w:after="80"/>
        <w:rPr>
          <w:del w:id="79" w:author="Arthur Souza Rodrigues" w:date="2026-07-10T21:49:00Z" w16du:dateUtc="2026-07-11T01:49:00Z"/>
        </w:rPr>
      </w:pPr>
      <w:del w:id="80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BD6514" w:rsidRDefault="00B431B0">
      <w:pPr>
        <w:spacing w:before="60" w:after="60"/>
        <w:rPr>
          <w:del w:id="81" w:author="Arthur Souza Rodrigues" w:date="2026-07-10T21:49:00Z" w16du:dateUtc="2026-07-11T01:49:00Z"/>
        </w:rPr>
      </w:pPr>
      <w:del w:id="82" w:author="Arthur Souza Rodrigues" w:date="2026-07-10T21:49:00Z" w16du:dateUtc="2026-07-11T01:49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BD6514" w:rsidRDefault="00BD6514">
      <w:pPr>
        <w:spacing w:before="60"/>
        <w:rPr>
          <w:del w:id="83" w:author="Arthur Souza Rodrigues" w:date="2026-07-10T21:49:00Z" w16du:dateUtc="2026-07-11T01:4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rPr>
          <w:del w:id="84" w:author="Arthur Souza Rodrigues" w:date="2026-07-10T21:49:00Z" w16du:dateUtc="2026-07-11T01:49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B431B0">
            <w:pPr>
              <w:rPr>
                <w:del w:id="85" w:author="Arthur Souza Rodrigues" w:date="2026-07-10T21:49:00Z" w16du:dateUtc="2026-07-11T01:49:00Z"/>
              </w:rPr>
            </w:pPr>
            <w:del w:id="86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B431B0">
            <w:pPr>
              <w:rPr>
                <w:del w:id="87" w:author="Arthur Souza Rodrigues" w:date="2026-07-10T21:49:00Z" w16du:dateUtc="2026-07-11T01:49:00Z"/>
              </w:rPr>
            </w:pPr>
            <w:del w:id="88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B431B0">
            <w:pPr>
              <w:rPr>
                <w:del w:id="89" w:author="Arthur Souza Rodrigues" w:date="2026-07-10T21:49:00Z" w16du:dateUtc="2026-07-11T01:49:00Z"/>
              </w:rPr>
            </w:pPr>
            <w:del w:id="90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B431B0">
            <w:pPr>
              <w:rPr>
                <w:del w:id="91" w:author="Arthur Souza Rodrigues" w:date="2026-07-10T21:49:00Z" w16du:dateUtc="2026-07-11T01:49:00Z"/>
              </w:rPr>
            </w:pPr>
            <w:del w:id="92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5115D6" w14:paraId="38C367F7" w14:textId="77777777">
        <w:trPr>
          <w:del w:id="93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B431B0">
            <w:pPr>
              <w:rPr>
                <w:del w:id="94" w:author="Arthur Souza Rodrigues" w:date="2026-07-10T21:49:00Z" w16du:dateUtc="2026-07-11T01:49:00Z"/>
              </w:rPr>
            </w:pPr>
            <w:del w:id="95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B431B0">
            <w:pPr>
              <w:rPr>
                <w:del w:id="96" w:author="Arthur Souza Rodrigues" w:date="2026-07-10T21:49:00Z" w16du:dateUtc="2026-07-11T01:49:00Z"/>
              </w:rPr>
            </w:pPr>
            <w:del w:id="97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B431B0">
            <w:pPr>
              <w:rPr>
                <w:del w:id="98" w:author="Arthur Souza Rodrigues" w:date="2026-07-10T21:49:00Z" w16du:dateUtc="2026-07-11T01:49:00Z"/>
              </w:rPr>
            </w:pPr>
            <w:del w:id="99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B431B0">
            <w:pPr>
              <w:rPr>
                <w:del w:id="100" w:author="Arthur Souza Rodrigues" w:date="2026-07-10T21:49:00Z" w16du:dateUtc="2026-07-11T01:49:00Z"/>
              </w:rPr>
            </w:pPr>
            <w:del w:id="101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5115D6" w14:paraId="0D8B1CFC" w14:textId="77777777">
        <w:trPr>
          <w:del w:id="102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B431B0">
            <w:pPr>
              <w:rPr>
                <w:del w:id="103" w:author="Arthur Souza Rodrigues" w:date="2026-07-10T21:49:00Z" w16du:dateUtc="2026-07-11T01:49:00Z"/>
              </w:rPr>
            </w:pPr>
            <w:del w:id="104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B431B0">
            <w:pPr>
              <w:rPr>
                <w:del w:id="105" w:author="Arthur Souza Rodrigues" w:date="2026-07-10T21:49:00Z" w16du:dateUtc="2026-07-11T01:49:00Z"/>
              </w:rPr>
            </w:pPr>
            <w:del w:id="106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B431B0">
            <w:pPr>
              <w:rPr>
                <w:del w:id="107" w:author="Arthur Souza Rodrigues" w:date="2026-07-10T21:49:00Z" w16du:dateUtc="2026-07-11T01:49:00Z"/>
              </w:rPr>
            </w:pPr>
            <w:del w:id="108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B431B0">
            <w:pPr>
              <w:rPr>
                <w:del w:id="109" w:author="Arthur Souza Rodrigues" w:date="2026-07-10T21:49:00Z" w16du:dateUtc="2026-07-11T01:49:00Z"/>
              </w:rPr>
            </w:pPr>
            <w:del w:id="110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5115D6" w14:paraId="368FB0B8" w14:textId="77777777">
        <w:trPr>
          <w:del w:id="111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B431B0">
            <w:pPr>
              <w:rPr>
                <w:del w:id="112" w:author="Arthur Souza Rodrigues" w:date="2026-07-10T21:49:00Z" w16du:dateUtc="2026-07-11T01:49:00Z"/>
              </w:rPr>
            </w:pPr>
            <w:del w:id="113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B431B0">
            <w:pPr>
              <w:rPr>
                <w:del w:id="114" w:author="Arthur Souza Rodrigues" w:date="2026-07-10T21:49:00Z" w16du:dateUtc="2026-07-11T01:49:00Z"/>
              </w:rPr>
            </w:pPr>
            <w:del w:id="115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B431B0">
            <w:pPr>
              <w:rPr>
                <w:del w:id="116" w:author="Arthur Souza Rodrigues" w:date="2026-07-10T21:49:00Z" w16du:dateUtc="2026-07-11T01:49:00Z"/>
              </w:rPr>
            </w:pPr>
            <w:del w:id="117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B431B0">
            <w:pPr>
              <w:rPr>
                <w:del w:id="118" w:author="Arthur Souza Rodrigues" w:date="2026-07-10T21:49:00Z" w16du:dateUtc="2026-07-11T01:49:00Z"/>
              </w:rPr>
            </w:pPr>
            <w:del w:id="119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5115D6" w14:paraId="346319F7" w14:textId="77777777">
        <w:trPr>
          <w:del w:id="120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B431B0">
            <w:pPr>
              <w:rPr>
                <w:del w:id="121" w:author="Arthur Souza Rodrigues" w:date="2026-07-10T21:49:00Z" w16du:dateUtc="2026-07-11T01:49:00Z"/>
              </w:rPr>
            </w:pPr>
            <w:del w:id="122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B431B0">
            <w:pPr>
              <w:rPr>
                <w:del w:id="123" w:author="Arthur Souza Rodrigues" w:date="2026-07-10T21:49:00Z" w16du:dateUtc="2026-07-11T01:49:00Z"/>
              </w:rPr>
            </w:pPr>
            <w:del w:id="124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B431B0">
            <w:pPr>
              <w:rPr>
                <w:del w:id="125" w:author="Arthur Souza Rodrigues" w:date="2026-07-10T21:49:00Z" w16du:dateUtc="2026-07-11T01:49:00Z"/>
              </w:rPr>
            </w:pPr>
            <w:del w:id="126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B431B0">
            <w:pPr>
              <w:rPr>
                <w:del w:id="127" w:author="Arthur Souza Rodrigues" w:date="2026-07-10T21:49:00Z" w16du:dateUtc="2026-07-11T01:49:00Z"/>
              </w:rPr>
            </w:pPr>
            <w:del w:id="128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5115D6" w14:paraId="50F92EC2" w14:textId="77777777">
        <w:trPr>
          <w:del w:id="129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B431B0">
            <w:pPr>
              <w:rPr>
                <w:del w:id="130" w:author="Arthur Souza Rodrigues" w:date="2026-07-10T21:49:00Z" w16du:dateUtc="2026-07-11T01:49:00Z"/>
              </w:rPr>
            </w:pPr>
            <w:del w:id="131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B431B0">
            <w:pPr>
              <w:rPr>
                <w:del w:id="132" w:author="Arthur Souza Rodrigues" w:date="2026-07-10T21:49:00Z" w16du:dateUtc="2026-07-11T01:49:00Z"/>
              </w:rPr>
            </w:pPr>
            <w:del w:id="133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B431B0">
            <w:pPr>
              <w:rPr>
                <w:del w:id="134" w:author="Arthur Souza Rodrigues" w:date="2026-07-10T21:49:00Z" w16du:dateUtc="2026-07-11T01:49:00Z"/>
              </w:rPr>
            </w:pPr>
            <w:del w:id="135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B431B0">
            <w:pPr>
              <w:rPr>
                <w:del w:id="136" w:author="Arthur Souza Rodrigues" w:date="2026-07-10T21:49:00Z" w16du:dateUtc="2026-07-11T01:49:00Z"/>
              </w:rPr>
            </w:pPr>
            <w:del w:id="137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5115D6" w14:paraId="122FC9FC" w14:textId="77777777">
        <w:trPr>
          <w:del w:id="138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B431B0">
            <w:pPr>
              <w:rPr>
                <w:del w:id="139" w:author="Arthur Souza Rodrigues" w:date="2026-07-10T21:49:00Z" w16du:dateUtc="2026-07-11T01:49:00Z"/>
              </w:rPr>
            </w:pPr>
            <w:del w:id="140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B431B0">
            <w:pPr>
              <w:rPr>
                <w:del w:id="141" w:author="Arthur Souza Rodrigues" w:date="2026-07-10T21:49:00Z" w16du:dateUtc="2026-07-11T01:49:00Z"/>
              </w:rPr>
            </w:pPr>
            <w:del w:id="142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B431B0">
            <w:pPr>
              <w:rPr>
                <w:del w:id="143" w:author="Arthur Souza Rodrigues" w:date="2026-07-10T21:49:00Z" w16du:dateUtc="2026-07-11T01:49:00Z"/>
              </w:rPr>
            </w:pPr>
            <w:del w:id="144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B431B0">
            <w:pPr>
              <w:rPr>
                <w:del w:id="145" w:author="Arthur Souza Rodrigues" w:date="2026-07-10T21:49:00Z" w16du:dateUtc="2026-07-11T01:49:00Z"/>
              </w:rPr>
            </w:pPr>
            <w:del w:id="146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5115D6" w14:paraId="00DFB062" w14:textId="77777777">
        <w:trPr>
          <w:del w:id="147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B431B0">
            <w:pPr>
              <w:rPr>
                <w:del w:id="148" w:author="Arthur Souza Rodrigues" w:date="2026-07-10T21:49:00Z" w16du:dateUtc="2026-07-11T01:49:00Z"/>
              </w:rPr>
            </w:pPr>
            <w:del w:id="149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B431B0">
            <w:pPr>
              <w:rPr>
                <w:del w:id="150" w:author="Arthur Souza Rodrigues" w:date="2026-07-10T21:49:00Z" w16du:dateUtc="2026-07-11T01:49:00Z"/>
              </w:rPr>
            </w:pPr>
            <w:del w:id="151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B431B0">
            <w:pPr>
              <w:rPr>
                <w:del w:id="152" w:author="Arthur Souza Rodrigues" w:date="2026-07-10T21:49:00Z" w16du:dateUtc="2026-07-11T01:49:00Z"/>
              </w:rPr>
            </w:pPr>
            <w:del w:id="153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B431B0">
            <w:pPr>
              <w:rPr>
                <w:del w:id="154" w:author="Arthur Souza Rodrigues" w:date="2026-07-10T21:49:00Z" w16du:dateUtc="2026-07-11T01:49:00Z"/>
              </w:rPr>
            </w:pPr>
            <w:del w:id="155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BD6514" w:rsidRDefault="00BD6514">
      <w:pPr>
        <w:spacing w:before="80"/>
        <w:rPr>
          <w:del w:id="156" w:author="Arthur Souza Rodrigues" w:date="2026-07-10T21:49:00Z" w16du:dateUtc="2026-07-11T01:49:00Z"/>
        </w:rPr>
      </w:pPr>
    </w:p>
    <w:p w14:paraId="18DA3080" w14:textId="77777777" w:rsidR="00BD6514" w:rsidRDefault="00B431B0">
      <w:pPr>
        <w:rPr>
          <w:del w:id="157" w:author="Arthur Souza Rodrigues" w:date="2026-07-10T21:49:00Z" w16du:dateUtc="2026-07-11T01:49:00Z"/>
        </w:rPr>
      </w:pPr>
      <w:del w:id="158" w:author="Arthur Souza Rodrigues" w:date="2026-07-10T21:49:00Z" w16du:dateUtc="2026-07-11T01:49:00Z">
        <w:r>
          <w:br w:type="page"/>
        </w:r>
      </w:del>
    </w:p>
    <w:p w14:paraId="763C62D1" w14:textId="7D8B6000" w:rsidR="00BD6514" w:rsidRDefault="00B431B0">
      <w:pPr>
        <w:spacing w:before="180" w:after="40"/>
        <w:rPr>
          <w:del w:id="159" w:author="Arthur Souza Rodrigues" w:date="2026-07-10T21:49:00Z" w16du:dateUtc="2026-07-11T01:49:00Z"/>
        </w:rPr>
      </w:pPr>
      <w:del w:id="160" w:author="Arthur Souza Rodrigues" w:date="2026-07-10T21:49:00Z" w16du:dateUtc="2026-07-11T01:49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rPr>
          <w:del w:id="161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B431B0">
            <w:pPr>
              <w:rPr>
                <w:del w:id="162" w:author="Arthur Souza Rodrigues" w:date="2026-07-10T21:49:00Z" w16du:dateUtc="2026-07-11T01:49:00Z"/>
              </w:rPr>
            </w:pPr>
            <w:del w:id="163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66262511" w14:textId="77777777" w:rsidR="00BD6514" w:rsidRDefault="00BD6514">
            <w:pPr>
              <w:rPr>
                <w:del w:id="164" w:author="Arthur Souza Rodrigues" w:date="2026-07-10T21:49:00Z" w16du:dateUtc="2026-07-11T01:49:00Z"/>
              </w:rPr>
            </w:pPr>
          </w:p>
          <w:p w14:paraId="5FCB559F" w14:textId="7641B600" w:rsidR="00BD6514" w:rsidRDefault="00B431B0">
            <w:pPr>
              <w:rPr>
                <w:del w:id="165" w:author="Arthur Souza Rodrigues" w:date="2026-07-10T21:49:00Z" w16du:dateUtc="2026-07-11T01:49:00Z"/>
              </w:rPr>
            </w:pPr>
            <w:del w:id="166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7659C79F" w14:textId="4C570E00" w:rsidR="00BD6514" w:rsidRDefault="00B431B0">
            <w:pPr>
              <w:rPr>
                <w:del w:id="167" w:author="Arthur Souza Rodrigues" w:date="2026-07-10T21:49:00Z" w16du:dateUtc="2026-07-11T01:49:00Z"/>
              </w:rPr>
            </w:pPr>
            <w:del w:id="168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647A3A9C" w14:textId="77777777" w:rsidR="00BD6514" w:rsidRDefault="00B431B0">
            <w:pPr>
              <w:rPr>
                <w:del w:id="169" w:author="Arthur Souza Rodrigues" w:date="2026-07-10T21:49:00Z" w16du:dateUtc="2026-07-11T01:49:00Z"/>
              </w:rPr>
            </w:pPr>
            <w:del w:id="170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69C447F7" w14:textId="2F654B00" w:rsidR="00BD6514" w:rsidRDefault="00B431B0">
            <w:pPr>
              <w:rPr>
                <w:del w:id="171" w:author="Arthur Souza Rodrigues" w:date="2026-07-10T21:49:00Z" w16du:dateUtc="2026-07-11T01:49:00Z"/>
              </w:rPr>
            </w:pPr>
            <w:del w:id="172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BD6514" w:rsidRDefault="00B431B0">
            <w:pPr>
              <w:rPr>
                <w:del w:id="173" w:author="Arthur Souza Rodrigues" w:date="2026-07-10T21:49:00Z" w16du:dateUtc="2026-07-11T01:49:00Z"/>
              </w:rPr>
            </w:pPr>
            <w:del w:id="174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561ED6B7" w14:textId="77777777" w:rsidR="00BD6514" w:rsidRDefault="00BD6514">
      <w:pPr>
        <w:spacing w:before="160"/>
        <w:rPr>
          <w:del w:id="175" w:author="Arthur Souza Rodrigues" w:date="2026-07-10T21:49:00Z" w16du:dateUtc="2026-07-11T01:49:00Z"/>
        </w:rPr>
      </w:pPr>
    </w:p>
    <w:p w14:paraId="3C7FEA63" w14:textId="55B5C779" w:rsidR="00537FA1" w:rsidRDefault="00B431B0" w:rsidP="00537FA1">
      <w:pPr>
        <w:spacing w:before="160"/>
        <w:rPr>
          <w:del w:id="176" w:author="Arthur Souza Rodrigues" w:date="2026-07-10T21:49:00Z" w16du:dateUtc="2026-07-11T01:49:00Z"/>
        </w:rPr>
      </w:pPr>
      <w:del w:id="177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del w:id="178" w:author="Arthur Souza Rodrigues" w:date="2026-07-10T21:49:00Z" w16du:dateUtc="2026-07-11T01:49:00Z"/>
        </w:rPr>
      </w:pPr>
      <w:del w:id="179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1836B406" w14:textId="77777777" w:rsidR="00537FA1" w:rsidRDefault="00537FA1" w:rsidP="00537FA1">
      <w:pPr>
        <w:spacing w:before="60" w:after="60"/>
        <w:rPr>
          <w:del w:id="180" w:author="Arthur Souza Rodrigues" w:date="2026-07-10T21:49:00Z" w16du:dateUtc="2026-07-11T01:49:00Z"/>
        </w:rPr>
      </w:pPr>
      <w:del w:id="181" w:author="Arthur Souza Rodrigues" w:date="2026-07-10T21:49:00Z" w16du:dateUtc="2026-07-11T01:49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05A50C1F" w14:textId="77777777" w:rsidR="00537FA1" w:rsidRDefault="00537FA1" w:rsidP="00537FA1">
      <w:pPr>
        <w:spacing w:before="80"/>
        <w:rPr>
          <w:del w:id="182" w:author="Arthur Souza Rodrigues" w:date="2026-07-10T21:49:00Z" w16du:dateUtc="2026-07-11T01:49:00Z"/>
        </w:rPr>
      </w:pPr>
    </w:p>
    <w:p w14:paraId="27CEAEBF" w14:textId="77777777" w:rsidR="00537FA1" w:rsidRDefault="00537FA1" w:rsidP="00537FA1">
      <w:pPr>
        <w:spacing w:before="180" w:after="40"/>
        <w:rPr>
          <w:del w:id="183" w:author="Arthur Souza Rodrigues" w:date="2026-07-10T21:49:00Z" w16du:dateUtc="2026-07-11T01:49:00Z"/>
        </w:rPr>
      </w:pPr>
      <w:del w:id="184" w:author="Arthur Souza Rodrigues" w:date="2026-07-10T21:49:00Z" w16du:dateUtc="2026-07-11T01:49:00Z">
        <w:r>
          <w:rPr>
            <w:b/>
            <w:bCs/>
            <w:color w:val="0F172A"/>
          </w:rPr>
          <w:delText xml:space="preserve">Suggestion mode         </w:delText>
        </w:r>
      </w:del>
    </w:p>
    <w:p w14:paraId="3F1292AE" w14:textId="77777777" w:rsidR="00537FA1" w:rsidRDefault="00537FA1" w:rsidP="00537FA1">
      <w:pPr>
        <w:spacing w:before="60" w:after="60"/>
        <w:rPr>
          <w:del w:id="185" w:author="Arthur Souza Rodrigues" w:date="2026-07-10T21:49:00Z" w16du:dateUtc="2026-07-11T01:49:00Z"/>
        </w:rPr>
      </w:pPr>
      <w:del w:id="186" w:author="Arthur Souza Rodrigues" w:date="2026-07-10T21:49:00Z" w16du:dateUtc="2026-07-11T01:49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4691E704" w14:textId="77777777" w:rsidR="00537FA1" w:rsidRDefault="00537FA1" w:rsidP="00537FA1">
      <w:pPr>
        <w:spacing w:before="60"/>
        <w:rPr>
          <w:del w:id="187" w:author="Arthur Souza Rodrigues" w:date="2026-07-10T21:49:00Z" w16du:dateUtc="2026-07-11T01:49:00Z"/>
        </w:rPr>
      </w:pPr>
    </w:p>
    <w:p w14:paraId="66585B11" w14:textId="77777777" w:rsidR="00537FA1" w:rsidRDefault="00537FA1" w:rsidP="00537FA1">
      <w:pPr>
        <w:spacing w:before="60" w:after="60"/>
        <w:rPr>
          <w:del w:id="188" w:author="Arthur Souza Rodrigues" w:date="2026-07-10T21:49:00Z" w16du:dateUtc="2026-07-11T01:49:00Z"/>
        </w:rPr>
      </w:pPr>
      <w:del w:id="189" w:author="Arthur Souza Rodrigues" w:date="2026-07-10T21:49:00Z" w16du:dateUtc="2026-07-11T01:49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66AA9A7A" w14:textId="77777777" w:rsidR="00537FA1" w:rsidRDefault="00537FA1" w:rsidP="00537FA1">
      <w:pPr>
        <w:spacing w:before="80"/>
        <w:rPr>
          <w:del w:id="190" w:author="Arthur Souza Rodrigues" w:date="2026-07-10T21:49:00Z" w16du:dateUtc="2026-07-11T01:49:00Z"/>
        </w:rPr>
      </w:pPr>
    </w:p>
    <w:p w14:paraId="39F52B76" w14:textId="77777777" w:rsidR="00537FA1" w:rsidRDefault="00537FA1" w:rsidP="00537FA1">
      <w:pPr>
        <w:spacing w:before="180" w:after="40"/>
        <w:rPr>
          <w:del w:id="191" w:author="Arthur Souza Rodrigues" w:date="2026-07-10T21:49:00Z" w16du:dateUtc="2026-07-11T01:49:00Z"/>
        </w:rPr>
      </w:pPr>
      <w:del w:id="192" w:author="Arthur Souza Rodrigues" w:date="2026-07-10T21:49:00Z" w16du:dateUtc="2026-07-11T01:49:00Z">
        <w:r>
          <w:rPr>
            <w:b/>
            <w:bCs/>
            <w:color w:val="0F172A"/>
          </w:rPr>
          <w:delText xml:space="preserve">Comments         </w:delText>
        </w:r>
      </w:del>
    </w:p>
    <w:p w14:paraId="0D913259" w14:textId="77777777" w:rsidR="00537FA1" w:rsidRDefault="00537FA1" w:rsidP="00537FA1">
      <w:pPr>
        <w:spacing w:before="60" w:after="60"/>
        <w:rPr>
          <w:del w:id="193" w:author="Arthur Souza Rodrigues" w:date="2026-07-10T21:49:00Z" w16du:dateUtc="2026-07-11T01:49:00Z"/>
        </w:rPr>
      </w:pPr>
      <w:del w:id="194" w:author="Arthur Souza Rodrigues" w:date="2026-07-10T21:49:00Z" w16du:dateUtc="2026-07-11T01:49:00Z">
        <w:r>
          <w:rPr>
            <w:color w:val="0F172A"/>
          </w:rPr>
          <w:delText xml:space="preserve">Select text and click the floating button on the page edge to         </w:delText>
        </w:r>
        <w:r>
          <w:rPr>
            <w:color w:val="0F172A"/>
          </w:rPr>
          <w:delText xml:space="preserve">add a comment anchored to that selection         </w:delText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16454A10" w14:textId="77777777" w:rsidR="00537FA1" w:rsidRDefault="00537FA1" w:rsidP="00537FA1">
      <w:pPr>
        <w:spacing w:before="60"/>
        <w:rPr>
          <w:del w:id="196" w:author="Arthur Souza Rodrigues" w:date="2026-07-10T21:49:00Z" w16du:dateUtc="2026-07-11T01:49:00Z"/>
        </w:rPr>
      </w:pPr>
    </w:p>
    <w:p w14:paraId="7B371775" w14:textId="77777777" w:rsidR="00537FA1" w:rsidRDefault="00537FA1" w:rsidP="00537FA1">
      <w:pPr>
        <w:spacing w:before="60" w:after="60"/>
        <w:rPr>
          <w:del w:id="197" w:author="Arthur Souza Rodrigues" w:date="2026-07-10T21:49:00Z" w16du:dateUtc="2026-07-11T01:49:00Z"/>
        </w:rPr>
      </w:pPr>
      <w:del w:id="198" w:author="Arthur Souza Rodrigues" w:date="2026-07-10T21:49:00Z" w16du:dateUtc="2026-07-11T01:49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0B8BE6EF" w14:textId="77777777" w:rsidR="00537FA1" w:rsidRDefault="00537FA1" w:rsidP="00537FA1">
      <w:pPr>
        <w:spacing w:before="80"/>
        <w:rPr>
          <w:del w:id="199" w:author="Arthur Souza Rodrigues" w:date="2026-07-10T21:49:00Z" w16du:dateUtc="2026-07-11T01:49:00Z"/>
        </w:rPr>
      </w:pPr>
    </w:p>
    <w:p w14:paraId="112702DE" w14:textId="77777777" w:rsidR="00537FA1" w:rsidRDefault="00537FA1" w:rsidP="00537FA1">
      <w:pPr>
        <w:spacing w:before="180" w:after="40"/>
        <w:rPr>
          <w:del w:id="200" w:author="Arthur Souza Rodrigues" w:date="2026-07-10T21:49:00Z" w16du:dateUtc="2026-07-11T01:49:00Z"/>
        </w:rPr>
      </w:pPr>
      <w:del w:id="201" w:author="Arthur Souza Rodrigues" w:date="2026-07-10T21:49:00Z" w16du:dateUtc="2026-07-11T01:49:00Z">
        <w:r>
          <w:rPr>
            <w:b/>
            <w:bCs/>
            <w:color w:val="0F172A"/>
          </w:rPr>
          <w:delText xml:space="preserve">Agent-friendly         </w:delText>
        </w:r>
      </w:del>
    </w:p>
    <w:p w14:paraId="20A5C04A" w14:textId="77777777" w:rsidR="00537FA1" w:rsidRDefault="00537FA1" w:rsidP="00537FA1">
      <w:pPr>
        <w:spacing w:before="60" w:after="60"/>
        <w:rPr>
          <w:del w:id="202" w:author="Arthur Souza Rodrigues" w:date="2026-07-10T21:49:00Z" w16du:dateUtc="2026-07-11T01:49:00Z"/>
        </w:rPr>
      </w:pPr>
      <w:del w:id="203" w:author="Arthur Souza Rodrigues" w:date="2026-07-10T21:49:00Z" w16du:dateUtc="2026-07-11T01:49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11CE8EDB" w14:textId="77777777" w:rsidR="00537FA1" w:rsidRDefault="00537FA1" w:rsidP="00537FA1">
      <w:pPr>
        <w:spacing w:before="160"/>
        <w:rPr>
          <w:del w:id="204" w:author="Arthur Souza Rodrigues" w:date="2026-07-10T21:49:00Z" w16du:dateUtc="2026-07-11T01:49:00Z"/>
        </w:rPr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del w:id="205" w:author="Arthur Souza Rodrigues" w:date="2026-07-10T21:49:00Z" w16du:dateUtc="2026-07-11T01:49:00Z"/>
        </w:rPr>
      </w:pPr>
      <w:del w:id="206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C49EC8D" w14:textId="77777777" w:rsidR="00537FA1" w:rsidRDefault="00537FA1" w:rsidP="00537FA1">
      <w:pPr>
        <w:spacing w:before="60" w:after="60"/>
        <w:rPr>
          <w:del w:id="207" w:author="Arthur Souza Rodrigues" w:date="2026-07-10T21:49:00Z" w16du:dateUtc="2026-07-11T01:49:00Z"/>
        </w:rPr>
      </w:pPr>
      <w:del w:id="208" w:author="Arthur Souza Rodrigues" w:date="2026-07-10T21:49:00Z" w16du:dateUtc="2026-07-11T01:49:00Z">
        <w:r>
          <w:rPr>
            <w:color w:val="0F172A"/>
          </w:rPr>
          <w:lastRenderedPageBreak/>
        </w:r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2B049B91" w14:textId="77777777" w:rsidR="00537FA1" w:rsidRDefault="00537FA1" w:rsidP="00537FA1">
      <w:pPr>
        <w:spacing w:before="60"/>
        <w:rPr>
          <w:del w:id="209" w:author="Arthur Souza Rodrigues" w:date="2026-07-10T21:49:00Z" w16du:dateUtc="2026-07-11T01:49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rPr>
          <w:del w:id="210" w:author="Arthur Souza Rodrigues" w:date="2026-07-10T21:49:00Z" w16du:dateUtc="2026-07-11T01:49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pPr>
              <w:rPr>
                <w:del w:id="211" w:author="Arthur Souza Rodrigues" w:date="2026-07-10T21:49:00Z" w16du:dateUtc="2026-07-11T01:49:00Z"/>
              </w:rPr>
            </w:pPr>
            <w:del w:id="212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pPr>
              <w:rPr>
                <w:del w:id="213" w:author="Arthur Souza Rodrigues" w:date="2026-07-10T21:49:00Z" w16du:dateUtc="2026-07-11T01:49:00Z"/>
              </w:rPr>
            </w:pPr>
            <w:del w:id="214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pPr>
              <w:rPr>
                <w:del w:id="215" w:author="Arthur Souza Rodrigues" w:date="2026-07-10T21:49:00Z" w16du:dateUtc="2026-07-11T01:49:00Z"/>
              </w:rPr>
            </w:pPr>
            <w:del w:id="216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pPr>
              <w:rPr>
                <w:del w:id="217" w:author="Arthur Souza Rodrigues" w:date="2026-07-10T21:49:00Z" w16du:dateUtc="2026-07-11T01:49:00Z"/>
              </w:rPr>
            </w:pPr>
            <w:del w:id="218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537FA1" w14:paraId="6A39F725" w14:textId="77777777" w:rsidTr="00F14043">
        <w:trPr>
          <w:del w:id="219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pPr>
              <w:rPr>
                <w:del w:id="220" w:author="Arthur Souza Rodrigues" w:date="2026-07-10T21:49:00Z" w16du:dateUtc="2026-07-11T01:49:00Z"/>
              </w:rPr>
            </w:pPr>
            <w:del w:id="221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pPr>
              <w:rPr>
                <w:del w:id="222" w:author="Arthur Souza Rodrigues" w:date="2026-07-10T21:49:00Z" w16du:dateUtc="2026-07-11T01:49:00Z"/>
              </w:rPr>
            </w:pPr>
            <w:del w:id="223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pPr>
              <w:rPr>
                <w:del w:id="224" w:author="Arthur Souza Rodrigues" w:date="2026-07-10T21:49:00Z" w16du:dateUtc="2026-07-11T01:49:00Z"/>
              </w:rPr>
            </w:pPr>
            <w:del w:id="225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pPr>
              <w:rPr>
                <w:del w:id="226" w:author="Arthur Souza Rodrigues" w:date="2026-07-10T21:49:00Z" w16du:dateUtc="2026-07-11T01:49:00Z"/>
              </w:rPr>
            </w:pPr>
            <w:del w:id="227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537FA1" w14:paraId="2E9E27D6" w14:textId="77777777" w:rsidTr="00F14043">
        <w:trPr>
          <w:del w:id="228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pPr>
              <w:rPr>
                <w:del w:id="229" w:author="Arthur Souza Rodrigues" w:date="2026-07-10T21:49:00Z" w16du:dateUtc="2026-07-11T01:49:00Z"/>
              </w:rPr>
            </w:pPr>
            <w:del w:id="230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pPr>
              <w:rPr>
                <w:del w:id="231" w:author="Arthur Souza Rodrigues" w:date="2026-07-10T21:49:00Z" w16du:dateUtc="2026-07-11T01:49:00Z"/>
              </w:rPr>
            </w:pPr>
            <w:del w:id="232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pPr>
              <w:rPr>
                <w:del w:id="233" w:author="Arthur Souza Rodrigues" w:date="2026-07-10T21:49:00Z" w16du:dateUtc="2026-07-11T01:49:00Z"/>
              </w:rPr>
            </w:pPr>
            <w:del w:id="234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pPr>
              <w:rPr>
                <w:del w:id="235" w:author="Arthur Souza Rodrigues" w:date="2026-07-10T21:49:00Z" w16du:dateUtc="2026-07-11T01:49:00Z"/>
              </w:rPr>
            </w:pPr>
            <w:del w:id="236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537FA1" w14:paraId="283A8F36" w14:textId="77777777" w:rsidTr="00F14043">
        <w:trPr>
          <w:del w:id="237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pPr>
              <w:rPr>
                <w:del w:id="238" w:author="Arthur Souza Rodrigues" w:date="2026-07-10T21:49:00Z" w16du:dateUtc="2026-07-11T01:49:00Z"/>
              </w:rPr>
            </w:pPr>
            <w:del w:id="239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pPr>
              <w:rPr>
                <w:del w:id="240" w:author="Arthur Souza Rodrigues" w:date="2026-07-10T21:49:00Z" w16du:dateUtc="2026-07-11T01:49:00Z"/>
              </w:rPr>
            </w:pPr>
            <w:del w:id="241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pPr>
              <w:rPr>
                <w:del w:id="242" w:author="Arthur Souza Rodrigues" w:date="2026-07-10T21:49:00Z" w16du:dateUtc="2026-07-11T01:49:00Z"/>
              </w:rPr>
            </w:pPr>
            <w:del w:id="243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pPr>
              <w:rPr>
                <w:del w:id="244" w:author="Arthur Souza Rodrigues" w:date="2026-07-10T21:49:00Z" w16du:dateUtc="2026-07-11T01:49:00Z"/>
              </w:rPr>
            </w:pPr>
            <w:del w:id="245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537FA1" w14:paraId="5FA75A22" w14:textId="77777777" w:rsidTr="00F14043">
        <w:trPr>
          <w:del w:id="246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pPr>
              <w:rPr>
                <w:del w:id="247" w:author="Arthur Souza Rodrigues" w:date="2026-07-10T21:49:00Z" w16du:dateUtc="2026-07-11T01:49:00Z"/>
              </w:rPr>
            </w:pPr>
            <w:del w:id="248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pPr>
              <w:rPr>
                <w:del w:id="249" w:author="Arthur Souza Rodrigues" w:date="2026-07-10T21:49:00Z" w16du:dateUtc="2026-07-11T01:49:00Z"/>
              </w:rPr>
            </w:pPr>
            <w:del w:id="250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pPr>
              <w:rPr>
                <w:del w:id="251" w:author="Arthur Souza Rodrigues" w:date="2026-07-10T21:49:00Z" w16du:dateUtc="2026-07-11T01:49:00Z"/>
              </w:rPr>
            </w:pPr>
            <w:del w:id="252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pPr>
              <w:rPr>
                <w:del w:id="253" w:author="Arthur Souza Rodrigues" w:date="2026-07-10T21:49:00Z" w16du:dateUtc="2026-07-11T01:49:00Z"/>
              </w:rPr>
            </w:pPr>
            <w:del w:id="254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537FA1" w14:paraId="513EB0FA" w14:textId="77777777" w:rsidTr="00F14043">
        <w:trPr>
          <w:del w:id="255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pPr>
              <w:rPr>
                <w:del w:id="256" w:author="Arthur Souza Rodrigues" w:date="2026-07-10T21:49:00Z" w16du:dateUtc="2026-07-11T01:49:00Z"/>
              </w:rPr>
            </w:pPr>
            <w:del w:id="257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pPr>
              <w:rPr>
                <w:del w:id="258" w:author="Arthur Souza Rodrigues" w:date="2026-07-10T21:49:00Z" w16du:dateUtc="2026-07-11T01:49:00Z"/>
              </w:rPr>
            </w:pPr>
            <w:del w:id="259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pPr>
              <w:rPr>
                <w:del w:id="260" w:author="Arthur Souza Rodrigues" w:date="2026-07-10T21:49:00Z" w16du:dateUtc="2026-07-11T01:49:00Z"/>
              </w:rPr>
            </w:pPr>
            <w:del w:id="261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pPr>
              <w:rPr>
                <w:del w:id="262" w:author="Arthur Souza Rodrigues" w:date="2026-07-10T21:49:00Z" w16du:dateUtc="2026-07-11T01:49:00Z"/>
              </w:rPr>
            </w:pPr>
            <w:del w:id="263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537FA1" w14:paraId="0B08F37B" w14:textId="77777777" w:rsidTr="00F14043">
        <w:trPr>
          <w:del w:id="264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pPr>
              <w:rPr>
                <w:del w:id="265" w:author="Arthur Souza Rodrigues" w:date="2026-07-10T21:49:00Z" w16du:dateUtc="2026-07-11T01:49:00Z"/>
              </w:rPr>
            </w:pPr>
            <w:del w:id="266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pPr>
              <w:rPr>
                <w:del w:id="267" w:author="Arthur Souza Rodrigues" w:date="2026-07-10T21:49:00Z" w16du:dateUtc="2026-07-11T01:49:00Z"/>
              </w:rPr>
            </w:pPr>
            <w:del w:id="268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pPr>
              <w:rPr>
                <w:del w:id="269" w:author="Arthur Souza Rodrigues" w:date="2026-07-10T21:49:00Z" w16du:dateUtc="2026-07-11T01:49:00Z"/>
              </w:rPr>
            </w:pPr>
            <w:del w:id="270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pPr>
              <w:rPr>
                <w:del w:id="271" w:author="Arthur Souza Rodrigues" w:date="2026-07-10T21:49:00Z" w16du:dateUtc="2026-07-11T01:49:00Z"/>
              </w:rPr>
            </w:pPr>
            <w:del w:id="272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537FA1" w14:paraId="60C04AA6" w14:textId="77777777" w:rsidTr="00F14043">
        <w:trPr>
          <w:del w:id="273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pPr>
              <w:rPr>
                <w:del w:id="274" w:author="Arthur Souza Rodrigues" w:date="2026-07-10T21:49:00Z" w16du:dateUtc="2026-07-11T01:49:00Z"/>
              </w:rPr>
            </w:pPr>
            <w:del w:id="275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pPr>
              <w:rPr>
                <w:del w:id="276" w:author="Arthur Souza Rodrigues" w:date="2026-07-10T21:49:00Z" w16du:dateUtc="2026-07-11T01:49:00Z"/>
              </w:rPr>
            </w:pPr>
            <w:del w:id="277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pPr>
              <w:rPr>
                <w:del w:id="278" w:author="Arthur Souza Rodrigues" w:date="2026-07-10T21:49:00Z" w16du:dateUtc="2026-07-11T01:49:00Z"/>
              </w:rPr>
            </w:pPr>
            <w:del w:id="279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pPr>
              <w:rPr>
                <w:del w:id="280" w:author="Arthur Souza Rodrigues" w:date="2026-07-10T21:49:00Z" w16du:dateUtc="2026-07-11T01:49:00Z"/>
              </w:rPr>
            </w:pPr>
            <w:del w:id="281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BFC9C5E" w14:textId="77777777" w:rsidR="00537FA1" w:rsidRDefault="00537FA1" w:rsidP="00537FA1">
      <w:pPr>
        <w:spacing w:before="80"/>
        <w:rPr>
          <w:del w:id="282" w:author="Arthur Souza Rodrigues" w:date="2026-07-10T21:49:00Z" w16du:dateUtc="2026-07-11T01:49:00Z"/>
        </w:rPr>
      </w:pPr>
    </w:p>
    <w:p w14:paraId="3507A8BA" w14:textId="77777777" w:rsidR="00537FA1" w:rsidRDefault="00537FA1" w:rsidP="00537FA1">
      <w:pPr>
        <w:rPr>
          <w:del w:id="283" w:author="Arthur Souza Rodrigues" w:date="2026-07-10T21:49:00Z" w16du:dateUtc="2026-07-11T01:49:00Z"/>
        </w:rPr>
      </w:pPr>
      <w:del w:id="284" w:author="Arthur Souza Rodrigues" w:date="2026-07-10T21:49:00Z" w16du:dateUtc="2026-07-11T01:49:00Z">
        <w:r>
          <w:br w:type="page"/>
        </w:r>
      </w:del>
    </w:p>
    <w:p w14:paraId="01E0B49A" w14:textId="77777777" w:rsidR="00537FA1" w:rsidRDefault="00537FA1" w:rsidP="00537FA1">
      <w:pPr>
        <w:spacing w:before="180" w:after="40"/>
        <w:rPr>
          <w:del w:id="285" w:author="Arthur Souza Rodrigues" w:date="2026-07-10T21:49:00Z" w16du:dateUtc="2026-07-11T01:49:00Z"/>
        </w:rPr>
      </w:pPr>
      <w:del w:id="286" w:author="Arthur Souza Rodrigues" w:date="2026-07-10T21:49:00Z" w16du:dateUtc="2026-07-11T01:49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rPr>
          <w:del w:id="287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pPr>
              <w:rPr>
                <w:del w:id="288" w:author="Arthur Souza Rodrigues" w:date="2026-07-10T21:49:00Z" w16du:dateUtc="2026-07-11T01:49:00Z"/>
              </w:rPr>
            </w:pPr>
            <w:del w:id="289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6F653203" w14:textId="77777777" w:rsidR="00537FA1" w:rsidRDefault="00537FA1" w:rsidP="00F14043">
            <w:pPr>
              <w:rPr>
                <w:del w:id="290" w:author="Arthur Souza Rodrigues" w:date="2026-07-10T21:49:00Z" w16du:dateUtc="2026-07-11T01:49:00Z"/>
              </w:rPr>
            </w:pPr>
          </w:p>
          <w:p w14:paraId="183C8EFC" w14:textId="77777777" w:rsidR="00537FA1" w:rsidRDefault="00537FA1" w:rsidP="00F14043">
            <w:pPr>
              <w:rPr>
                <w:del w:id="291" w:author="Arthur Souza Rodrigues" w:date="2026-07-10T21:49:00Z" w16du:dateUtc="2026-07-11T01:49:00Z"/>
              </w:rPr>
            </w:pPr>
            <w:del w:id="292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6646109E" w14:textId="77777777" w:rsidR="00537FA1" w:rsidRDefault="00537FA1" w:rsidP="00F14043">
            <w:pPr>
              <w:rPr>
                <w:del w:id="293" w:author="Arthur Souza Rodrigues" w:date="2026-07-10T21:49:00Z" w16du:dateUtc="2026-07-11T01:49:00Z"/>
              </w:rPr>
            </w:pPr>
            <w:del w:id="294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28F86AA5" w14:textId="77777777" w:rsidR="00537FA1" w:rsidRDefault="00537FA1" w:rsidP="00F14043">
            <w:pPr>
              <w:rPr>
                <w:del w:id="295" w:author="Arthur Souza Rodrigues" w:date="2026-07-10T21:49:00Z" w16du:dateUtc="2026-07-11T01:49:00Z"/>
              </w:rPr>
            </w:pPr>
            <w:del w:id="296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5D200F56" w14:textId="77777777" w:rsidR="00537FA1" w:rsidRDefault="00537FA1" w:rsidP="00F14043">
            <w:pPr>
              <w:rPr>
                <w:del w:id="297" w:author="Arthur Souza Rodrigues" w:date="2026-07-10T21:49:00Z" w16du:dateUtc="2026-07-11T01:49:00Z"/>
              </w:rPr>
            </w:pPr>
            <w:del w:id="298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31F93674" w14:textId="77777777" w:rsidR="00537FA1" w:rsidRDefault="00537FA1" w:rsidP="00F14043">
            <w:pPr>
              <w:rPr>
                <w:del w:id="299" w:author="Arthur Souza Rodrigues" w:date="2026-07-10T21:49:00Z" w16du:dateUtc="2026-07-11T01:49:00Z"/>
              </w:rPr>
            </w:pPr>
            <w:del w:id="300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7106F711" w14:textId="77777777" w:rsidR="00537FA1" w:rsidRDefault="00537FA1" w:rsidP="00537FA1">
      <w:pPr>
        <w:spacing w:before="160"/>
        <w:rPr>
          <w:del w:id="301" w:author="Arthur Souza Rodrigues" w:date="2026-07-10T21:49:00Z" w16du:dateUtc="2026-07-11T01:49:00Z"/>
        </w:rPr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del w:id="302" w:author="Arthur Souza Rodrigues" w:date="2026-07-10T21:49:00Z" w16du:dateUtc="2026-07-11T01:49:00Z"/>
        </w:rPr>
      </w:pPr>
      <w:del w:id="303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67A48548" w14:textId="77777777" w:rsidR="00537FA1" w:rsidRDefault="00537FA1" w:rsidP="00537FA1">
      <w:pPr>
        <w:spacing w:before="60" w:after="60"/>
        <w:rPr>
          <w:del w:id="304" w:author="Arthur Souza Rodrigues" w:date="2026-07-10T21:49:00Z" w16du:dateUtc="2026-07-11T01:49:00Z"/>
        </w:rPr>
      </w:pPr>
      <w:del w:id="305" w:author="Arthur Souza Rodrigues" w:date="2026-07-10T21:49:00Z" w16du:dateUtc="2026-07-11T01:49:00Z">
        <w:r>
          <w:rPr>
            <w:color w:val="0F172A"/>
          </w:rPr>
          <w:delText xml:space="preserve">Read         </w:delText>
        </w:r>
        <w:r>
          <w:fldChar w:fldCharType="begin"/>
        </w:r>
        <w:r>
          <w:delInstrText>HYPERLINK "https://github.com/eigenpal/docx-editor/blob/main/docs/PLUGINS.md" \h</w:del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2D99FB5E" w14:textId="77777777" w:rsidR="00537FA1" w:rsidRDefault="00537FA1" w:rsidP="00537FA1">
      <w:pPr>
        <w:spacing w:before="60"/>
        <w:rPr>
          <w:del w:id="306" w:author="Arthur Souza Rodrigues" w:date="2026-07-10T21:49:00Z" w16du:dateUtc="2026-07-11T01:49:00Z"/>
        </w:rPr>
      </w:pPr>
    </w:p>
    <w:p w14:paraId="074D0152" w14:textId="77777777" w:rsidR="00537FA1" w:rsidRDefault="00537FA1" w:rsidP="00537FA1">
      <w:pPr>
        <w:spacing w:before="180" w:after="40"/>
        <w:rPr>
          <w:del w:id="307" w:author="Arthur Souza Rodrigues" w:date="2026-07-10T21:49:00Z" w16du:dateUtc="2026-07-11T01:49:00Z"/>
        </w:rPr>
      </w:pPr>
      <w:del w:id="308" w:author="Arthur Souza Rodrigues" w:date="2026-07-10T21:49:00Z" w16du:dateUtc="2026-07-11T01:49:00Z">
        <w:r>
          <w:rPr>
            <w:b/>
            <w:bCs/>
            <w:color w:val="0F172A"/>
          </w:rPr>
          <w:delText xml:space="preserve">Ground rules         </w:delText>
        </w:r>
      </w:del>
    </w:p>
    <w:p w14:paraId="303854CC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del w:id="309" w:author="Arthur Souza Rodrigues" w:date="2026-07-10T21:49:00Z" w16du:dateUtc="2026-07-11T01:49:00Z"/>
        </w:rPr>
      </w:pPr>
      <w:del w:id="310" w:author="Arthur Souza Rodrigues" w:date="2026-07-10T21:49:00Z" w16du:dateUtc="2026-07-11T01:49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7C19DDD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del w:id="311" w:author="Arthur Souza Rodrigues" w:date="2026-07-10T21:49:00Z" w16du:dateUtc="2026-07-11T01:49:00Z"/>
        </w:rPr>
      </w:pPr>
      <w:del w:id="312" w:author="Arthur Souza Rodrigues" w:date="2026-07-10T21:49:00Z" w16du:dateUtc="2026-07-11T01:49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075F6E40" w14:textId="39B24F1D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del w:id="313" w:author="Arthur Souza Rodrigues" w:date="2026-07-10T21:49:00Z" w16du:dateUtc="2026-07-11T01:49:00Z"/>
        </w:rPr>
      </w:pPr>
      <w:del w:id="314" w:author="Arthur Souza Rodrigues" w:date="2026-07-10T21:49:00Z" w16du:dateUtc="2026-07-11T01:49:00Z">
        <w:r>
          <w:rPr>
            <w:color w:val="0F172A"/>
          </w:rPr>
          <w:delText xml:space="preserve">Avoid intermediate HTML serialisation where possible.           </w:delText>
        </w:r>
      </w:del>
    </w:p>
    <w:p w14:paraId="7315402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del w:id="315" w:author="Arthur Souza Rodrigues" w:date="2026-07-10T21:49:00Z" w16du:dateUtc="2026-07-11T01:49:00Z"/>
        </w:rPr>
      </w:pPr>
      <w:del w:id="316" w:author="Arthur Souza Rodrigues" w:date="2026-07-10T21:49:00Z" w16du:dateUtc="2026-07-11T01:49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1149F248" w14:textId="77777777" w:rsidR="00537FA1" w:rsidRDefault="00537FA1" w:rsidP="00537FA1">
      <w:pPr>
        <w:spacing w:before="80"/>
        <w:rPr>
          <w:del w:id="317" w:author="Arthur Souza Rodrigues" w:date="2026-07-10T21:49:00Z" w16du:dateUtc="2026-07-11T01:49:00Z"/>
        </w:rPr>
      </w:pPr>
    </w:p>
    <w:p w14:paraId="5CE061C9" w14:textId="77777777" w:rsidR="00537FA1" w:rsidRDefault="00537FA1" w:rsidP="00537FA1">
      <w:pPr>
        <w:spacing w:before="180" w:after="40"/>
        <w:rPr>
          <w:del w:id="318" w:author="Arthur Souza Rodrigues" w:date="2026-07-10T21:49:00Z" w16du:dateUtc="2026-07-11T01:49:00Z"/>
        </w:rPr>
      </w:pPr>
      <w:del w:id="319" w:author="Arthur Souza Rodrigues" w:date="2026-07-10T21:49:00Z" w16du:dateUtc="2026-07-11T01:49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78CB61F2" w14:textId="77777777" w:rsidTr="00F14043">
        <w:trPr>
          <w:del w:id="320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144D9D" w14:textId="77777777" w:rsidR="00537FA1" w:rsidRDefault="00537FA1" w:rsidP="00F14043">
            <w:pPr>
              <w:rPr>
                <w:del w:id="321" w:author="Arthur Souza Rodrigues" w:date="2026-07-10T21:49:00Z" w16du:dateUtc="2026-07-11T01:49:00Z"/>
              </w:rPr>
            </w:pPr>
            <w:del w:id="322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50F24199" w14:textId="77777777" w:rsidR="00537FA1" w:rsidRDefault="00537FA1" w:rsidP="00F14043">
            <w:pPr>
              <w:rPr>
                <w:del w:id="323" w:author="Arthur Souza Rodrigues" w:date="2026-07-10T21:49:00Z" w16du:dateUtc="2026-07-11T01:49:00Z"/>
              </w:rPr>
            </w:pPr>
            <w:del w:id="324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2D79792D" w14:textId="77777777" w:rsidR="00537FA1" w:rsidRDefault="00537FA1" w:rsidP="00537FA1">
      <w:pPr>
        <w:spacing w:before="200"/>
        <w:rPr>
          <w:del w:id="325" w:author="Arthur Souza Rodrigues" w:date="2026-07-10T21:49:00Z" w16du:dateUtc="2026-07-11T01:49:00Z"/>
        </w:rPr>
      </w:pPr>
    </w:p>
    <w:p w14:paraId="282A7B5B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del w:id="326" w:author="Arthur Souza Rodrigues" w:date="2026-07-10T21:49:00Z" w16du:dateUtc="2026-07-11T01:49:00Z"/>
        </w:rPr>
      </w:pPr>
      <w:del w:id="327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00CB1AE5" w14:textId="77777777" w:rsidR="00537FA1" w:rsidRDefault="00537FA1" w:rsidP="00537FA1">
      <w:pPr>
        <w:spacing w:before="60"/>
        <w:rPr>
          <w:del w:id="328" w:author="Arthur Souza Rodrigues" w:date="2026-07-10T21:49:00Z" w16du:dateUtc="2026-07-11T01:49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7FA1" w14:paraId="03E38437" w14:textId="77777777" w:rsidTr="00F14043">
        <w:trPr>
          <w:del w:id="329" w:author="Arthur Souza Rodrigues" w:date="2026-07-10T21:49:00Z" w16du:dateUtc="2026-07-11T01:4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D36596" w14:textId="77777777" w:rsidR="00537FA1" w:rsidRDefault="00537FA1" w:rsidP="00F14043">
            <w:pPr>
              <w:spacing w:after="8"/>
              <w:rPr>
                <w:del w:id="330" w:author="Arthur Souza Rodrigues" w:date="2026-07-10T21:49:00Z" w16du:dateUtc="2026-07-11T01:49:00Z"/>
              </w:rPr>
            </w:pPr>
            <w:del w:id="331" w:author="Arthur Souza Rodrigues" w:date="2026-07-10T21:49:00Z" w16du:dateUtc="2026-07-11T01:49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6AECED47" w14:textId="77777777" w:rsidR="00537FA1" w:rsidRDefault="00537FA1" w:rsidP="00F14043">
            <w:pPr>
              <w:spacing w:after="320"/>
              <w:rPr>
                <w:del w:id="332" w:author="Arthur Souza Rodrigues" w:date="2026-07-10T21:49:00Z" w16du:dateUtc="2026-07-11T01:49:00Z"/>
              </w:rPr>
            </w:pPr>
            <w:del w:id="333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1E57B491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  <w:rPr>
                <w:del w:id="334" w:author="Arthur Souza Rodrigues" w:date="2026-07-10T21:49:00Z" w16du:dateUtc="2026-07-11T01:49:00Z"/>
              </w:rPr>
            </w:pPr>
          </w:p>
          <w:p w14:paraId="25B6F2D2" w14:textId="77777777" w:rsidR="00537FA1" w:rsidRDefault="00537FA1" w:rsidP="00F14043">
            <w:pPr>
              <w:rPr>
                <w:del w:id="335" w:author="Arthur Souza Rodrigues" w:date="2026-07-10T21:49:00Z" w16du:dateUtc="2026-07-11T01:49:00Z"/>
              </w:rPr>
            </w:pPr>
            <w:del w:id="336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68E3B73" w14:textId="77777777" w:rsidR="00537FA1" w:rsidRDefault="00537FA1" w:rsidP="00F14043">
            <w:pPr>
              <w:spacing w:after="8"/>
              <w:rPr>
                <w:del w:id="337" w:author="Arthur Souza Rodrigues" w:date="2026-07-10T21:49:00Z" w16du:dateUtc="2026-07-11T01:49:00Z"/>
              </w:rPr>
            </w:pPr>
            <w:del w:id="338" w:author="Arthur Souza Rodrigues" w:date="2026-07-10T21:49:00Z" w16du:dateUtc="2026-07-11T01:49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498BB0D3" w14:textId="77777777" w:rsidR="00537FA1" w:rsidRDefault="00537FA1" w:rsidP="00F14043">
            <w:pPr>
              <w:spacing w:after="320"/>
              <w:rPr>
                <w:del w:id="339" w:author="Arthur Souza Rodrigues" w:date="2026-07-10T21:49:00Z" w16du:dateUtc="2026-07-11T01:49:00Z"/>
              </w:rPr>
            </w:pPr>
            <w:del w:id="340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0F0B66D9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  <w:rPr>
                <w:del w:id="341" w:author="Arthur Souza Rodrigues" w:date="2026-07-10T21:49:00Z" w16du:dateUtc="2026-07-11T01:49:00Z"/>
              </w:rPr>
            </w:pPr>
          </w:p>
          <w:p w14:paraId="43753E4A" w14:textId="77777777" w:rsidR="00537FA1" w:rsidRDefault="00537FA1" w:rsidP="00F14043">
            <w:pPr>
              <w:rPr>
                <w:del w:id="342" w:author="Arthur Souza Rodrigues" w:date="2026-07-10T21:49:00Z" w16du:dateUtc="2026-07-11T01:49:00Z"/>
              </w:rPr>
            </w:pPr>
            <w:del w:id="343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4A53D19A" w14:textId="77777777" w:rsidR="00537FA1" w:rsidRDefault="00537FA1" w:rsidP="00537FA1">
      <w:pPr>
        <w:rPr>
          <w:del w:id="344" w:author="Arthur Souza Rodrigues" w:date="2026-07-10T21:49:00Z" w16du:dateUtc="2026-07-11T01:49:00Z"/>
        </w:rPr>
      </w:pPr>
    </w:p>
    <w:p w14:paraId="4F6DDCB4" w14:textId="689A8600" w:rsidR="00BD6514" w:rsidRDefault="00BD6514">
      <w:pPr>
        <w:spacing w:before="200"/>
        <w:rPr>
          <w:del w:id="345" w:author="Arthur Souza Rodrigues" w:date="2026-07-10T21:49:00Z" w16du:dateUtc="2026-07-11T01:49:00Z"/>
        </w:rPr>
      </w:pPr>
    </w:p>
    <w:p w14:paraId="6D436C00" w14:textId="6FF0F000" w:rsidR="00BD6514" w:rsidRDefault="00B431B0">
      <w:pPr>
        <w:pBdr>
          <w:bottom w:val="single" w:sz="3" w:space="4" w:color="E2E8F0"/>
        </w:pBdr>
        <w:spacing w:before="300" w:after="80"/>
        <w:rPr>
          <w:del w:id="346" w:author="Arthur Souza Rodrigues" w:date="2026-07-10T21:49:00Z" w16du:dateUtc="2026-07-11T01:49:00Z"/>
        </w:rPr>
      </w:pPr>
      <w:del w:id="347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4EE47BE2" w14:textId="77777777" w:rsidR="00BD6514" w:rsidRDefault="00BD6514">
      <w:pPr>
        <w:spacing w:before="60"/>
        <w:rPr>
          <w:del w:id="348" w:author="Arthur Souza Rodrigues" w:date="2026-07-10T21:49:00Z" w16du:dateUtc="2026-07-11T01:49:00Z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rPr>
          <w:del w:id="349" w:author="Arthur Souza Rodrigues" w:date="2026-07-10T21:49:00Z" w16du:dateUtc="2026-07-11T01:4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B431B0">
            <w:pPr>
              <w:spacing w:after="8"/>
              <w:rPr>
                <w:del w:id="350" w:author="Arthur Souza Rodrigues" w:date="2026-07-10T21:49:00Z" w16du:dateUtc="2026-07-11T01:49:00Z"/>
              </w:rPr>
            </w:pPr>
            <w:del w:id="351" w:author="Arthur Souza Rodrigues" w:date="2026-07-10T21:49:00Z" w16du:dateUtc="2026-07-11T01:49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</w:r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4F81C000" w14:textId="10DD3300" w:rsidR="00BD6514" w:rsidRDefault="00B431B0">
            <w:pPr>
              <w:spacing w:after="320"/>
              <w:rPr>
                <w:del w:id="352" w:author="Arthur Souza Rodrigues" w:date="2026-07-10T21:49:00Z" w16du:dateUtc="2026-07-11T01:49:00Z"/>
              </w:rPr>
            </w:pPr>
            <w:del w:id="353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del w:id="354" w:author="Arthur Souza Rodrigues" w:date="2026-07-10T21:49:00Z" w16du:dateUtc="2026-07-11T01:49:00Z"/>
              </w:rPr>
            </w:pPr>
          </w:p>
          <w:p w14:paraId="3006A16A" w14:textId="77777777" w:rsidR="00BD6514" w:rsidRDefault="00B431B0">
            <w:pPr>
              <w:rPr>
                <w:del w:id="355" w:author="Arthur Souza Rodrigues" w:date="2026-07-10T21:49:00Z" w16du:dateUtc="2026-07-11T01:49:00Z"/>
              </w:rPr>
            </w:pPr>
            <w:del w:id="356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B431B0">
            <w:pPr>
              <w:spacing w:after="8"/>
              <w:rPr>
                <w:del w:id="357" w:author="Arthur Souza Rodrigues" w:date="2026-07-10T21:49:00Z" w16du:dateUtc="2026-07-11T01:49:00Z"/>
              </w:rPr>
            </w:pPr>
            <w:del w:id="358" w:author="Arthur Souza Rodrigues" w:date="2026-07-10T21:49:00Z" w16du:dateUtc="2026-07-11T01:49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466A8EE4" w14:textId="23392000" w:rsidR="00BD6514" w:rsidRDefault="00B431B0">
            <w:pPr>
              <w:spacing w:after="320"/>
              <w:rPr>
                <w:del w:id="359" w:author="Arthur Souza Rodrigues" w:date="2026-07-10T21:49:00Z" w16du:dateUtc="2026-07-11T01:49:00Z"/>
              </w:rPr>
            </w:pPr>
            <w:del w:id="360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del w:id="361" w:author="Arthur Souza Rodrigues" w:date="2026-07-10T21:49:00Z" w16du:dateUtc="2026-07-11T01:49:00Z"/>
              </w:rPr>
            </w:pPr>
          </w:p>
          <w:p w14:paraId="09E07E00" w14:textId="72F92000" w:rsidR="00BD6514" w:rsidRDefault="00B431B0">
            <w:pPr>
              <w:rPr>
                <w:del w:id="362" w:author="Arthur Souza Rodrigues" w:date="2026-07-10T21:49:00Z" w16du:dateUtc="2026-07-11T01:49:00Z"/>
              </w:rPr>
            </w:pPr>
            <w:del w:id="363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574FBFCE" w14:textId="77777777" w:rsidR="00536214" w:rsidRDefault="00536214"/>
    <w:sectPr w:rsidR="0053621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0"/>
      <w:sectPrChange w:id="368" w:author="Arthur Souza Rodrigues" w:date="2026-07-10T21:49:00Z" w16du:dateUtc="2026-07-11T01:49:00Z">
        <w:sectPr w:rsidR="00536214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  <w15:commentEx w15:paraId="0684192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D65903" w14:textId="77777777" w:rsidR="00CE6BC4" w:rsidRDefault="00CE6BC4" w:rsidP="00A057DF">
      <w:r>
        <w:separator/>
      </w:r>
    </w:p>
  </w:endnote>
  <w:endnote w:type="continuationSeparator" w:id="0">
    <w:p w14:paraId="324B9BCB" w14:textId="77777777" w:rsidR="00CE6BC4" w:rsidRDefault="00CE6BC4" w:rsidP="00A05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B431B0">
    <w:pPr>
      <w:pStyle w:val="ListParagraph"/>
      <w:pPrChange w:id="366" w:author="Arthur Souza Rodrigues" w:date="2026-07-10T21:49:00Z" w16du:dateUtc="2026-07-11T01:49:00Z">
        <w:pPr>
          <w:pBdr>
            <w:top w:val="single" w:sz="2" w:space="1" w:color="E2E8F0"/>
          </w:pBdr>
          <w:spacing w:before="80"/>
          <w:jc w:val="center"/>
        </w:pPr>
      </w:pPrChange>
    </w:pPr>
    <w:del w:id="367" w:author="Arthur Souza Rodrigues" w:date="2026-07-10T21:49:00Z" w16du:dateUtc="2026-07-11T01:49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>
        <w:fldChar w:fldCharType="begin"/>
      </w:r>
      <w:r>
        <w:delInstrText>HYPERLINK \h</w:delInstrText>
      </w:r>
      <w:r>
        <w:fldChar w:fldCharType="separate"/>
      </w:r>
      <w:r>
        <w:rPr>
          <w:color w:val="64748B"/>
          <w:sz w:val="20"/>
          <w:szCs w:val="20"/>
        </w:rPr>
        <w:delText xml:space="preserve">eigenpal.com         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6D3FA7" w14:textId="77777777" w:rsidR="00CE6BC4" w:rsidRDefault="00CE6BC4" w:rsidP="00A057DF">
      <w:r>
        <w:separator/>
      </w:r>
    </w:p>
  </w:footnote>
  <w:footnote w:type="continuationSeparator" w:id="0">
    <w:p w14:paraId="46A64F5A" w14:textId="77777777" w:rsidR="00CE6BC4" w:rsidRDefault="00CE6BC4" w:rsidP="00A05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B431B0">
    <w:pPr>
      <w:pPrChange w:id="364" w:author="Arthur Souza Rodrigues" w:date="2026-07-10T21:49:00Z" w16du:dateUtc="2026-07-11T01:49:00Z">
        <w:pPr>
          <w:pBdr>
            <w:bottom w:val="single" w:sz="2" w:space="1" w:color="E2E8F0"/>
          </w:pBdr>
          <w:jc w:val="center"/>
        </w:pPr>
      </w:pPrChange>
    </w:pPr>
    <w:del w:id="365" w:author="Arthur Souza Rodrigues" w:date="2026-07-10T21:49:00Z" w16du:dateUtc="2026-07-11T01:49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2"/>
    <w:lvlOverride w:ilvl="0">
      <w:startOverride w:val="1"/>
    </w:lvlOverride>
  </w:num>
  <w:num w:numId="3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1953B7"/>
    <w:rsid w:val="004320DA"/>
    <w:rsid w:val="005115D6"/>
    <w:rsid w:val="00536214"/>
    <w:rsid w:val="00537FA1"/>
    <w:rsid w:val="006D2660"/>
    <w:rsid w:val="008E367C"/>
    <w:rsid w:val="00A057DF"/>
    <w:rsid w:val="00A337E2"/>
    <w:rsid w:val="00B431B0"/>
    <w:rsid w:val="00BD6514"/>
    <w:rsid w:val="00CE6BC4"/>
    <w:rsid w:val="00D53FE7"/>
    <w:rsid w:val="00DA464A"/>
    <w:rsid w:val="00DC714C"/>
    <w:rsid w:val="00DD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537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1306</Words>
  <Characters>7446</Characters>
  <Application>Microsoft Office Word</Application>
  <DocSecurity>0</DocSecurity>
  <Lines>62</Lines>
  <Paragraphs>17</Paragraphs>
  <ScaleCrop>false</ScaleCrop>
  <Company/>
  <LinksUpToDate>false</LinksUpToDate>
  <CharactersWithSpaces>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2026-05-10T03:23:00Z</dcterms:created>
  <dcterms:modified xsi:type="dcterms:W3CDTF">2026-07-11T01:49:00Z</dcterms:modified>
</cp:coreProperties>
</file>