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7E58FA" w14:textId="77777777" w:rsidR="007D6A8C" w:rsidRDefault="007D6A8C">
      <w:r>
        <w:t>file_</w:t>
      </w:r>
      <w:ins w:id="0" w:author="Arthur Souza Rodrigues" w:date="2026-07-10T21:48:00Z" w16du:dateUtc="2026-07-11T01:48:00Z">
        <w:r>
          <w:t>128</w:t>
        </w:r>
      </w:ins>
      <w:del w:id="1" w:author="Arthur Souza Rodrigues" w:date="2026-07-10T21:48:00Z" w16du:dateUtc="2026-07-11T01:48:00Z">
        <w:r>
          <w:delText>127</w:delText>
        </w:r>
      </w:del>
      <w:r>
        <w:t>.docx</w:t>
      </w:r>
    </w:p>
    <w:p w14:paraId="24B72895" w14:textId="63302178" w:rsidR="00F0645B" w:rsidRDefault="00B70C52">
      <w:pPr>
        <w:rPr>
          <w:ins w:id="2" w:author="Arthur Souza Rodrigues" w:date="2026-07-10T21:48:00Z" w16du:dateUtc="2026-07-11T01:48:00Z"/>
        </w:rPr>
      </w:pPr>
      <w:ins w:id="3" w:author="Arthur Souza Rodrigues" w:date="2026-07-10T21:48:00Z" w16du:dateUtc="2026-07-11T01:48:00Z">
        <w:r>
          <w:t>Employee Review - John Smith</w:t>
        </w:r>
      </w:ins>
    </w:p>
    <w:p w14:paraId="219CA1AA" w14:textId="77777777" w:rsidR="00F0645B" w:rsidRDefault="00B70C52">
      <w:pPr>
        <w:rPr>
          <w:ins w:id="4" w:author="Arthur Souza Rodrigues" w:date="2026-07-10T21:48:00Z" w16du:dateUtc="2026-07-11T01:48:00Z"/>
        </w:rPr>
      </w:pPr>
      <w:ins w:id="5" w:author="Arthur Souza Rodrigues" w:date="2026-07-10T21:48:00Z" w16du:dateUtc="2026-07-11T01:48:00Z">
        <w:r>
          <w:t>Department: Engineering</w:t>
        </w:r>
      </w:ins>
    </w:p>
    <w:p w14:paraId="0B2BCAA2" w14:textId="51DB3B4A" w:rsidR="007D52B8" w:rsidRDefault="00B70C52">
      <w:pPr>
        <w:rPr>
          <w:del w:id="6" w:author="Arthur Souza Rodrigues" w:date="2026-07-10T21:48:00Z" w16du:dateUtc="2026-07-11T01:48:00Z"/>
        </w:rPr>
      </w:pPr>
      <w:ins w:id="7" w:author="Arthur Souza Rodrigues" w:date="2026-07-10T21:48:00Z" w16du:dateUtc="2026-07-11T01:48:00Z">
        <w:r>
          <w:t>Performance Rating: 4/5</w:t>
        </w:r>
      </w:ins>
      <w:del w:id="8" w:author="Arthur Souza Rodrigues" w:date="2026-07-10T21:48:00Z" w16du:dateUtc="2026-07-11T01:48:00Z">
        <w:r>
          <w:delText>IT Security Policy v2.0</w:delText>
        </w:r>
      </w:del>
    </w:p>
    <w:p w14:paraId="2A096159" w14:textId="77777777" w:rsidR="007D52B8" w:rsidRDefault="00B70C52">
      <w:pPr>
        <w:rPr>
          <w:del w:id="9" w:author="Arthur Souza Rodrigues" w:date="2026-07-10T21:48:00Z" w16du:dateUtc="2026-07-11T01:48:00Z"/>
        </w:rPr>
      </w:pPr>
      <w:del w:id="10" w:author="Arthur Souza Rodrigues" w:date="2026-07-10T21:48:00Z" w16du:dateUtc="2026-07-11T01:48:00Z">
        <w:r>
          <w:delText>Effective Date: January 2026</w:delText>
        </w:r>
      </w:del>
    </w:p>
    <w:p w14:paraId="44E86B86" w14:textId="77777777" w:rsidR="007D52B8" w:rsidRDefault="00B70C52">
      <w:del w:id="11" w:author="Arthur Souza Rodrigues" w:date="2026-07-10T21:48:00Z" w16du:dateUtc="2026-07-11T01:48:00Z">
        <w:r>
          <w:delText>Scope: All employees</w:delText>
        </w:r>
      </w:del>
      <w:r>
        <w:t xml:space="preserve"> and </w:t>
      </w:r>
      <w:ins w:id="12" w:author="Arthur Souza Rodrigues" w:date="2026-07-10T21:48:00Z" w16du:dateUtc="2026-07-11T01:48:00Z">
        <w:r>
          <w:t>leadership</w:t>
        </w:r>
      </w:ins>
      <w:del w:id="13" w:author="Arthur Souza Rodrigues" w:date="2026-07-10T21:48:00Z" w16du:dateUtc="2026-07-11T01:48:00Z">
        <w:r>
          <w:delText>contractors</w:delText>
        </w:r>
      </w:del>
    </w:p>
    <w:p w14:paraId="4BB56C39" w14:textId="77777777" w:rsidR="00F0645B" w:rsidRDefault="00B70C52">
      <w:pPr>
        <w:rPr>
          <w:ins w:id="14" w:author="Arthur Souza Rodrigues" w:date="2026-07-10T21:48:00Z" w16du:dateUtc="2026-07-11T01:48:00Z"/>
        </w:rPr>
      </w:pPr>
      <w:ins w:id="15" w:author="Arthur Souza Rodrigues" w:date="2026-07-10T21:48:00Z" w16du:dateUtc="2026-07-11T01:48:00Z">
        <w:r>
          <w:t>Strengths: Problem solving, teamwork</w:t>
        </w:r>
      </w:ins>
    </w:p>
    <w:p w14:paraId="2371C581" w14:textId="77777777" w:rsidR="007D52B8" w:rsidRDefault="00B70C52">
      <w:pPr>
        <w:rPr>
          <w:del w:id="16" w:author="Arthur Souza Rodrigues" w:date="2026-07-10T21:48:00Z" w16du:dateUtc="2026-07-11T01:48:00Z"/>
        </w:rPr>
      </w:pPr>
      <w:ins w:id="17" w:author="Arthur Souza Rodrigues" w:date="2026-07-10T21:48:00Z" w16du:dateUtc="2026-07-11T01:48:00Z">
        <w:r>
          <w:t>Areas</w:t>
        </w:r>
      </w:ins>
      <w:del w:id="18" w:author="Arthur Souza Rodrigues" w:date="2026-07-10T21:48:00Z" w16du:dateUtc="2026-07-11T01:48:00Z">
        <w:r>
          <w:delText>Password Requirements: 12+ characters</w:delText>
        </w:r>
      </w:del>
    </w:p>
    <w:p w14:paraId="5EB2A6D3" w14:textId="77777777" w:rsidR="007D52B8" w:rsidRDefault="00B70C52">
      <w:del w:id="19" w:author="Arthur Souza Rodrigues" w:date="2026-07-10T21:48:00Z" w16du:dateUtc="2026-07-11T01:48:00Z">
        <w:r>
          <w:delText>MFA: Required</w:delText>
        </w:r>
      </w:del>
      <w:r>
        <w:t xml:space="preserve"> for </w:t>
      </w:r>
      <w:ins w:id="20" w:author="Arthur Souza Rodrigues" w:date="2026-07-10T21:48:00Z" w16du:dateUtc="2026-07-11T01:48:00Z">
        <w:r>
          <w:t>Improvement: Communication</w:t>
        </w:r>
      </w:ins>
      <w:del w:id="21" w:author="Arthur Souza Rodrigues" w:date="2026-07-10T21:48:00Z" w16du:dateUtc="2026-07-11T01:48:00Z">
        <w:r>
          <w:delText>all systems</w:delText>
        </w:r>
      </w:del>
    </w:p>
    <w:p w14:paraId="06B6D901" w14:textId="77777777" w:rsidR="007D52B8" w:rsidRDefault="00B70C52">
      <w:pPr>
        <w:rPr>
          <w:del w:id="22" w:author="Arthur Souza Rodrigues" w:date="2026-07-10T21:48:00Z" w16du:dateUtc="2026-07-11T01:48:00Z"/>
        </w:rPr>
      </w:pPr>
      <w:ins w:id="23" w:author="Arthur Souza Rodrigues" w:date="2026-07-10T21:48:00Z" w16du:dateUtc="2026-07-11T01:48:00Z">
        <w:r>
          <w:t>Recommendation: Promote to Senior Engineer</w:t>
        </w:r>
      </w:ins>
      <w:del w:id="24" w:author="Arthur Souza Rodrigues" w:date="2026-07-10T21:48:00Z" w16du:dateUtc="2026-07-11T01:48:00Z">
        <w:r>
          <w:delText>Data Backup: Daily automated backups</w:delText>
        </w:r>
      </w:del>
    </w:p>
    <w:p w14:paraId="2FAFA181" w14:textId="77777777" w:rsidR="007D52B8" w:rsidRDefault="00B70C52">
      <w:pPr>
        <w:rPr>
          <w:del w:id="25" w:author="Arthur Souza Rodrigues" w:date="2026-07-10T21:48:00Z" w16du:dateUtc="2026-07-11T01:48:00Z"/>
        </w:rPr>
      </w:pPr>
      <w:del w:id="26" w:author="Arthur Souza Rodrigues" w:date="2026-07-10T21:48:00Z" w16du:dateUtc="2026-07-11T01:48:00Z">
        <w:r>
          <w:delText>Incident Response: 4-hour SLA</w:delText>
        </w:r>
        <w:r>
          <w:delText xml:space="preserve"> and bi-annual audits</w:delText>
        </w:r>
      </w:del>
    </w:p>
    <w:p w14:paraId="7FD396CB" w14:textId="77777777" w:rsidR="007D52B8" w:rsidRDefault="00B70C52">
      <w:pPr>
        <w:jc w:val="center"/>
        <w:pPrChange w:id="27" w:author="Arthur Souza Rodrigues" w:date="2026-07-10T21:48:00Z" w16du:dateUtc="2026-07-11T01:48:00Z"/>
      </w:pPr>
      <w:del w:id="28" w:author="Arthur Souza Rodrigues" w:date="2026-07-10T21:48:00Z" w16du:dateUtc="2026-07-11T01:48:00Z">
        <w:r>
          <w:delText>Annual Security Training: Mandatory</w:delText>
        </w:r>
      </w:del>
    </w:p>
    <w:sectPr w:rsidR="007D52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2B8"/>
    <w:rsid w:val="006149E7"/>
    <w:rsid w:val="007D52B8"/>
    <w:rsid w:val="007D6A8C"/>
    <w:rsid w:val="00B9695B"/>
    <w:rsid w:val="00D53FE7"/>
    <w:rsid w:val="00E54BCF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77A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2026-07-11T01:48:00Z</dcterms:modified>
</cp:coreProperties>
</file>