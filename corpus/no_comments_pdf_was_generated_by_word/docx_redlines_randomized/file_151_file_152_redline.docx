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77777777" w:rsidR="00841B77" w:rsidRDefault="00841B77">
      <w:pPr>
        <w:rPr>
          <w:b/>
          <w:i/>
          <w:rPrChange w:id="0" w:author="Arthur Souza Rodrigues" w:date="2026-07-10T21:50:00Z" w16du:dateUtc="2026-07-11T01:50:00Z"/>
        </w:rPr>
      </w:pPr>
      <w:r>
        <w:rPr>
          <w:b/>
          <w:i/>
          <w:rPrChange w:id="1" w:author="Arthur Souza Rodrigues" w:date="2026-07-10T21:50:00Z" w16du:dateUtc="2026-07-11T01:50:00Z"/>
        </w:rPr>
        <w:t>file_</w:t>
      </w:r>
      <w:ins w:id="2" w:author="Arthur Souza Rodrigues" w:date="2026-07-10T21:50:00Z" w16du:dateUtc="2026-07-11T01:50:00Z">
        <w:r>
          <w:rPr>
            <w:b/>
            <w:bCs/>
            <w:i/>
            <w:iCs/>
          </w:rPr>
          <w:t>152</w:t>
        </w:r>
      </w:ins>
      <w:del w:id="3" w:author="Arthur Souza Rodrigues" w:date="2026-07-10T21:50:00Z" w16du:dateUtc="2026-07-11T01:50:00Z">
        <w:r>
          <w:delText>151</w:delText>
        </w:r>
      </w:del>
      <w:r>
        <w:rPr>
          <w:b/>
          <w:i/>
          <w:rPrChange w:id="4" w:author="Arthur Souza Rodrigues" w:date="2026-07-10T21:50:00Z" w16du:dateUtc="2026-07-11T01:50:00Z"/>
        </w:rPr>
        <w:t>.docx</w:t>
      </w:r>
    </w:p>
    <w:p w14:paraId="46583549" w14:textId="3D746418" w:rsidR="00D43A62" w:rsidRDefault="000B4D00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b/>
            <w:bCs/>
            <w:i/>
            <w:iCs/>
          </w:rPr>
          <w:t>Bold and Italic Combo Demo</w:t>
        </w:r>
      </w:ins>
    </w:p>
    <w:p w14:paraId="04A7BF8D" w14:textId="77777777" w:rsidR="00D43A62" w:rsidRDefault="000B4D00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b/>
            <w:bCs/>
            <w:i/>
            <w:iCs/>
          </w:rPr>
          <w:t>Demonstrating bold and italic combined.</w:t>
        </w:r>
      </w:ins>
    </w:p>
    <w:p w14:paraId="1853B1DF" w14:textId="519BEE84" w:rsidR="002E532C" w:rsidRDefault="000B4D00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Project Proposal</w:delText>
        </w:r>
      </w:del>
    </w:p>
    <w:p w14:paraId="5DDB7F1E" w14:textId="77777777" w:rsidR="002E532C" w:rsidRDefault="000B4D00">
      <w:pPr>
        <w:rPr>
          <w:del w:id="11" w:author="Arthur Souza Rodrigues" w:date="2026-07-10T21:50:00Z" w16du:dateUtc="2026-07-11T01:50:00Z"/>
        </w:rPr>
      </w:pPr>
      <w:r>
        <w:rPr>
          <w:b/>
          <w:i/>
          <w:rPrChange w:id="12" w:author="Arthur Souza Rodrigues" w:date="2026-07-10T21:50:00Z" w16du:dateUtc="2026-07-11T01:50:00Z"/>
        </w:rPr>
        <w:t xml:space="preserve">This </w:t>
      </w:r>
      <w:ins w:id="13" w:author="Arthur Souza Rodrigues" w:date="2026-07-10T21:50:00Z" w16du:dateUtc="2026-07-11T01:50:00Z">
        <w:r>
          <w:rPr>
            <w:b/>
            <w:bCs/>
            <w:i/>
            <w:iCs/>
          </w:rPr>
          <w:t>text</w:t>
        </w:r>
      </w:ins>
      <w:del w:id="14" w:author="Arthur Souza Rodrigues" w:date="2026-07-10T21:50:00Z" w16du:dateUtc="2026-07-11T01:50:00Z">
        <w:r>
          <w:delText>project will be completed by the end of the quarter.</w:delText>
        </w:r>
      </w:del>
    </w:p>
    <w:p w14:paraId="48A88A33" w14:textId="77777777" w:rsidR="002E532C" w:rsidRDefault="000B4D00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The team consists of five members.</w:delText>
        </w:r>
      </w:del>
    </w:p>
    <w:p w14:paraId="04CA9A60" w14:textId="77777777" w:rsidR="002E532C" w:rsidRDefault="000B4D00">
      <w:del w:id="17" w:author="Arthur Souza Rodrigues" w:date="2026-07-10T21:50:00Z" w16du:dateUtc="2026-07-11T01:50:00Z">
        <w:r>
          <w:delText>Budget</w:delText>
        </w:r>
      </w:del>
      <w:r>
        <w:rPr>
          <w:b/>
          <w:i/>
          <w:rPrChange w:id="18" w:author="Arthur Souza Rodrigues" w:date="2026-07-10T21:50:00Z" w16du:dateUtc="2026-07-11T01:50:00Z"/>
        </w:rPr>
        <w:t xml:space="preserve"> is </w:t>
      </w:r>
      <w:ins w:id="19" w:author="Arthur Souza Rodrigues" w:date="2026-07-10T21:50:00Z" w16du:dateUtc="2026-07-11T01:50:00Z">
        <w:r>
          <w:rPr>
            <w:b/>
            <w:bCs/>
            <w:i/>
            <w:iCs/>
          </w:rPr>
          <w:t>both bold and italic simultaneously</w:t>
        </w:r>
      </w:ins>
      <w:del w:id="20" w:author="Arthur Souza Rodrigues" w:date="2026-07-10T21:50:00Z" w16du:dateUtc="2026-07-11T01:50:00Z">
        <w:r>
          <w:delText>estimated at ten thousand dollars</w:delText>
        </w:r>
      </w:del>
      <w:r>
        <w:rPr>
          <w:b/>
          <w:i/>
          <w:rPrChange w:id="21" w:author="Arthur Souza Rodrigues" w:date="2026-07-10T21:50:00Z" w16du:dateUtc="2026-07-11T01:50:00Z"/>
        </w:rPr>
        <w:t>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205517"/>
    <w:rsid w:val="002E532C"/>
    <w:rsid w:val="00773E3C"/>
    <w:rsid w:val="00841B77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2026-07-11T01:50:00Z</dcterms:modified>
</cp:coreProperties>
</file>