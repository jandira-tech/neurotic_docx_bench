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CDB492" w14:textId="77777777" w:rsidR="00585261" w:rsidRDefault="00585261">
      <w:pPr>
        <w:rPr>
          <w:rPrChange w:id="0" w:author="Arthur Souza Rodrigues" w:date="2026-07-10T21:44:00Z" w16du:dateUtc="2026-07-11T01:44:00Z">
            <w:rPr>
              <w:sz w:val="16"/>
              <w:szCs w:val="16"/>
            </w:rPr>
          </w:rPrChange>
        </w:rPr>
      </w:pPr>
      <w:r>
        <w:rPr>
          <w:rPrChange w:id="1" w:author="Arthur Souza Rodrigues" w:date="2026-07-10T21:44:00Z" w16du:dateUtc="2026-07-11T01:44:00Z">
            <w:rPr>
              <w:sz w:val="16"/>
              <w:szCs w:val="16"/>
            </w:rPr>
          </w:rPrChange>
        </w:rPr>
        <w:t>file_</w:t>
      </w:r>
      <w:ins w:id="2" w:author="Arthur Souza Rodrigues" w:date="2026-07-10T21:44:00Z" w16du:dateUtc="2026-07-11T01:44:00Z">
        <w:r>
          <w:t>50</w:t>
        </w:r>
      </w:ins>
      <w:del w:id="3" w:author="Arthur Souza Rodrigues" w:date="2026-07-10T21:44:00Z" w16du:dateUtc="2026-07-11T01:44:00Z">
        <w:r>
          <w:rPr>
            <w:sz w:val="16"/>
            <w:szCs w:val="16"/>
          </w:rPr>
          <w:delText>49</w:delText>
        </w:r>
      </w:del>
      <w:r>
        <w:rPr>
          <w:rPrChange w:id="4" w:author="Arthur Souza Rodrigues" w:date="2026-07-10T21:44:00Z" w16du:dateUtc="2026-07-11T01:44:00Z">
            <w:rPr>
              <w:sz w:val="16"/>
              <w:szCs w:val="16"/>
            </w:rPr>
          </w:rPrChange>
        </w:rPr>
        <w:t>.docx</w:t>
      </w:r>
    </w:p>
    <w:p w14:paraId="740E2A45" w14:textId="73BEF458" w:rsidR="00825E2B" w:rsidRDefault="005800FF">
      <w:pPr>
        <w:rPr>
          <w:ins w:id="5" w:author="Arthur Souza Rodrigues" w:date="2026-07-10T21:44:00Z" w16du:dateUtc="2026-07-11T01:44:00Z"/>
        </w:rPr>
      </w:pPr>
      <w:ins w:id="6" w:author="Arthur Souza Rodrigues" w:date="2026-07-10T21:44:00Z" w16du:dateUtc="2026-07-11T01:44:00Z">
        <w:r>
          <w:t>Employee Directory</w:t>
        </w:r>
      </w:ins>
    </w:p>
    <w:p w14:paraId="5E789F69" w14:textId="77777777" w:rsidR="00825E2B" w:rsidRDefault="00825E2B">
      <w:pPr>
        <w:rPr>
          <w:ins w:id="7" w:author="Arthur Souza Rodrigues" w:date="2026-07-10T21:44:00Z" w16du:dateUtc="2026-07-11T01:44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25E2B" w14:paraId="2C657F7E" w14:textId="77777777">
        <w:trPr>
          <w:trHeight w:val="360"/>
          <w:ins w:id="8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7335" w14:textId="77777777" w:rsidR="00825E2B" w:rsidRDefault="005800FF">
            <w:pPr>
              <w:rPr>
                <w:ins w:id="9" w:author="Arthur Souza Rodrigues" w:date="2026-07-10T21:44:00Z" w16du:dateUtc="2026-07-11T01:44:00Z"/>
              </w:rPr>
            </w:pPr>
            <w:ins w:id="10" w:author="Arthur Souza Rodrigues" w:date="2026-07-10T21:44:00Z" w16du:dateUtc="2026-07-11T01:44:00Z">
              <w:r>
                <w:t>Name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89FF5" w14:textId="77777777" w:rsidR="00825E2B" w:rsidRDefault="005800FF">
            <w:pPr>
              <w:rPr>
                <w:ins w:id="11" w:author="Arthur Souza Rodrigues" w:date="2026-07-10T21:44:00Z" w16du:dateUtc="2026-07-11T01:44:00Z"/>
              </w:rPr>
            </w:pPr>
            <w:ins w:id="12" w:author="Arthur Souza Rodrigues" w:date="2026-07-10T21:44:00Z" w16du:dateUtc="2026-07-11T01:44:00Z">
              <w:r>
                <w:t>Department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3C76" w14:textId="77777777" w:rsidR="00825E2B" w:rsidRDefault="005800FF">
            <w:pPr>
              <w:rPr>
                <w:ins w:id="13" w:author="Arthur Souza Rodrigues" w:date="2026-07-10T21:44:00Z" w16du:dateUtc="2026-07-11T01:44:00Z"/>
              </w:rPr>
            </w:pPr>
            <w:ins w:id="14" w:author="Arthur Souza Rodrigues" w:date="2026-07-10T21:44:00Z" w16du:dateUtc="2026-07-11T01:44:00Z">
              <w:r>
                <w:t>Role</w:t>
              </w:r>
            </w:ins>
          </w:p>
        </w:tc>
      </w:tr>
      <w:tr w:rsidR="00825E2B" w14:paraId="5603A92A" w14:textId="77777777">
        <w:trPr>
          <w:trHeight w:val="360"/>
          <w:ins w:id="15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CB95" w14:textId="77777777" w:rsidR="00825E2B" w:rsidRDefault="005800FF">
            <w:pPr>
              <w:rPr>
                <w:ins w:id="16" w:author="Arthur Souza Rodrigues" w:date="2026-07-10T21:44:00Z" w16du:dateUtc="2026-07-11T01:44:00Z"/>
              </w:rPr>
            </w:pPr>
            <w:ins w:id="17" w:author="Arthur Souza Rodrigues" w:date="2026-07-10T21:44:00Z" w16du:dateUtc="2026-07-11T01:44:00Z">
              <w:r>
                <w:t>Alice Johnson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DF8F" w14:textId="77777777" w:rsidR="00825E2B" w:rsidRDefault="005800FF">
            <w:pPr>
              <w:rPr>
                <w:ins w:id="18" w:author="Arthur Souza Rodrigues" w:date="2026-07-10T21:44:00Z" w16du:dateUtc="2026-07-11T01:44:00Z"/>
              </w:rPr>
            </w:pPr>
            <w:ins w:id="19" w:author="Arthur Souza Rodrigues" w:date="2026-07-10T21:44:00Z" w16du:dateUtc="2026-07-11T01:44:00Z">
              <w:r>
                <w:t>Engineering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2EEB" w14:textId="77777777" w:rsidR="00825E2B" w:rsidRDefault="005800FF">
            <w:pPr>
              <w:rPr>
                <w:ins w:id="20" w:author="Arthur Souza Rodrigues" w:date="2026-07-10T21:44:00Z" w16du:dateUtc="2026-07-11T01:44:00Z"/>
              </w:rPr>
            </w:pPr>
            <w:ins w:id="21" w:author="Arthur Souza Rodrigues" w:date="2026-07-10T21:44:00Z" w16du:dateUtc="2026-07-11T01:44:00Z">
              <w:r>
                <w:t>Senior Dev</w:t>
              </w:r>
            </w:ins>
          </w:p>
        </w:tc>
      </w:tr>
      <w:tr w:rsidR="00825E2B" w14:paraId="0E5F50D2" w14:textId="77777777">
        <w:trPr>
          <w:trHeight w:val="360"/>
          <w:ins w:id="22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8826" w14:textId="77777777" w:rsidR="00825E2B" w:rsidRDefault="005800FF">
            <w:pPr>
              <w:rPr>
                <w:ins w:id="23" w:author="Arthur Souza Rodrigues" w:date="2026-07-10T21:44:00Z" w16du:dateUtc="2026-07-11T01:44:00Z"/>
              </w:rPr>
            </w:pPr>
            <w:ins w:id="24" w:author="Arthur Souza Rodrigues" w:date="2026-07-10T21:44:00Z" w16du:dateUtc="2026-07-11T01:44:00Z">
              <w:r>
                <w:t>Bob Smith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F61E" w14:textId="77777777" w:rsidR="00825E2B" w:rsidRDefault="005800FF">
            <w:pPr>
              <w:rPr>
                <w:ins w:id="25" w:author="Arthur Souza Rodrigues" w:date="2026-07-10T21:44:00Z" w16du:dateUtc="2026-07-11T01:44:00Z"/>
              </w:rPr>
            </w:pPr>
            <w:ins w:id="26" w:author="Arthur Souza Rodrigues" w:date="2026-07-10T21:44:00Z" w16du:dateUtc="2026-07-11T01:44:00Z">
              <w:r>
                <w:t>Marketing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AE59" w14:textId="77777777" w:rsidR="00825E2B" w:rsidRDefault="005800FF">
            <w:pPr>
              <w:rPr>
                <w:ins w:id="27" w:author="Arthur Souza Rodrigues" w:date="2026-07-10T21:44:00Z" w16du:dateUtc="2026-07-11T01:44:00Z"/>
              </w:rPr>
            </w:pPr>
            <w:ins w:id="28" w:author="Arthur Souza Rodrigues" w:date="2026-07-10T21:44:00Z" w16du:dateUtc="2026-07-11T01:44:00Z">
              <w:r>
                <w:t>Manager</w:t>
              </w:r>
            </w:ins>
          </w:p>
        </w:tc>
      </w:tr>
      <w:tr w:rsidR="00825E2B" w14:paraId="58C2A874" w14:textId="77777777">
        <w:trPr>
          <w:trHeight w:val="360"/>
          <w:ins w:id="29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3C83" w14:textId="77777777" w:rsidR="00825E2B" w:rsidRDefault="005800FF">
            <w:pPr>
              <w:rPr>
                <w:ins w:id="30" w:author="Arthur Souza Rodrigues" w:date="2026-07-10T21:44:00Z" w16du:dateUtc="2026-07-11T01:44:00Z"/>
              </w:rPr>
            </w:pPr>
            <w:ins w:id="31" w:author="Arthur Souza Rodrigues" w:date="2026-07-10T21:44:00Z" w16du:dateUtc="2026-07-11T01:44:00Z">
              <w:r>
                <w:t>Carol White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A5E95" w14:textId="77777777" w:rsidR="00825E2B" w:rsidRDefault="005800FF">
            <w:pPr>
              <w:rPr>
                <w:ins w:id="32" w:author="Arthur Souza Rodrigues" w:date="2026-07-10T21:44:00Z" w16du:dateUtc="2026-07-11T01:44:00Z"/>
              </w:rPr>
            </w:pPr>
            <w:ins w:id="33" w:author="Arthur Souza Rodrigues" w:date="2026-07-10T21:44:00Z" w16du:dateUtc="2026-07-11T01:44:00Z">
              <w:r>
                <w:t>Sales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50AC" w14:textId="77777777" w:rsidR="00825E2B" w:rsidRDefault="005800FF">
            <w:pPr>
              <w:rPr>
                <w:ins w:id="34" w:author="Arthur Souza Rodrigues" w:date="2026-07-10T21:44:00Z" w16du:dateUtc="2026-07-11T01:44:00Z"/>
              </w:rPr>
            </w:pPr>
            <w:ins w:id="35" w:author="Arthur Souza Rodrigues" w:date="2026-07-10T21:44:00Z" w16du:dateUtc="2026-07-11T01:44:00Z">
              <w:r>
                <w:t>Director</w:t>
              </w:r>
            </w:ins>
          </w:p>
        </w:tc>
      </w:tr>
    </w:tbl>
    <w:p w14:paraId="59A2076E" w14:textId="434E3ED8" w:rsidR="000A28FB" w:rsidRDefault="005800FF">
      <w:pPr>
        <w:rPr>
          <w:del w:id="36" w:author="Arthur Souza Rodrigues" w:date="2026-07-10T21:44:00Z" w16du:dateUtc="2026-07-11T01:44:00Z"/>
        </w:rPr>
      </w:pPr>
      <w:del w:id="37" w:author="Arthur Souza Rodrigues" w:date="2026-07-10T21:44:00Z" w16du:dateUtc="2026-07-11T01:44:00Z">
        <w:r>
          <w:rPr>
            <w:sz w:val="16"/>
            <w:szCs w:val="16"/>
          </w:rPr>
          <w:delText>Small Font Size Demo</w:delText>
        </w:r>
      </w:del>
    </w:p>
    <w:p w14:paraId="3803E1DA" w14:textId="77777777" w:rsidR="000A28FB" w:rsidRDefault="005800FF">
      <w:pPr>
        <w:rPr>
          <w:del w:id="38" w:author="Arthur Souza Rodrigues" w:date="2026-07-10T21:44:00Z" w16du:dateUtc="2026-07-11T01:44:00Z"/>
        </w:rPr>
      </w:pPr>
      <w:del w:id="39" w:author="Arthur Souza Rodrigues" w:date="2026-07-10T21:44:00Z" w16du:dateUtc="2026-07-11T01:44:00Z">
        <w:r>
          <w:rPr>
            <w:sz w:val="16"/>
            <w:szCs w:val="16"/>
          </w:rPr>
          <w:delText>This document demonstrates very small font size of 8pt.</w:delText>
        </w:r>
      </w:del>
    </w:p>
    <w:p w14:paraId="07FC2856" w14:textId="77777777" w:rsidR="000A28FB" w:rsidRDefault="005800FF">
      <w:del w:id="40" w:author="Arthur Souza Rodrigues" w:date="2026-07-10T21:44:00Z" w16du:dateUtc="2026-07-11T01:44:00Z">
        <w:r>
          <w:rPr>
            <w:sz w:val="16"/>
            <w:szCs w:val="16"/>
          </w:rPr>
          <w:delText>Small fonts are used in footnotes and disclaimers.</w:delText>
        </w:r>
      </w:del>
    </w:p>
    <w:sectPr w:rsidR="000A28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28FB"/>
    <w:rsid w:val="000A28FB"/>
    <w:rsid w:val="000D51FA"/>
    <w:rsid w:val="001F1FDA"/>
    <w:rsid w:val="00585261"/>
    <w:rsid w:val="00825E2B"/>
    <w:rsid w:val="00A07DB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7477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2026-07-11T01:44:00Z</dcterms:modified>
</cp:coreProperties>
</file>