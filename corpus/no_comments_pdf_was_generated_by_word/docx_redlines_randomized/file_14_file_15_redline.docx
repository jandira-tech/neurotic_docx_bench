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0D3125" w14:textId="77777777" w:rsidR="007F02AB" w:rsidRDefault="007F02AB">
      <w:pPr>
        <w:rPr>
          <w:rFonts w:ascii="Verdana, Geneva, sans-serif" w:hAnsi="Verdana, Geneva, sans-serif"/>
          <w:i/>
          <w:rPrChange w:id="4" w:author="Arthur Souza Rodrigues" w:date="2026-07-10T21:42:00Z" w16du:dateUtc="2026-07-11T01:42:00Z">
            <w:rPr>
              <w:b/>
              <w:bCs/>
              <w:color w:val="0F172A"/>
              <w:sz w:val="64"/>
              <w:szCs w:val="64"/>
            </w:rPr>
          </w:rPrChange>
        </w:rPr>
        <w:pPrChange w:id="5" w:author="Arthur Souza Rodrigues" w:date="2026-07-10T21:42:00Z" w16du:dateUtc="2026-07-11T01:42:00Z">
          <w:pPr>
            <w:spacing w:after="20"/>
          </w:pPr>
        </w:pPrChange>
      </w:pPr>
      <w:r>
        <w:rPr>
          <w:rFonts w:ascii="Verdana, Geneva, sans-serif" w:hAnsi="Verdana, Geneva, sans-serif"/>
          <w:i/>
          <w:rPrChange w:id="6" w:author="Arthur Souza Rodrigues" w:date="2026-07-10T21:42:00Z" w16du:dateUtc="2026-07-11T01:42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7" w:author="Arthur Souza Rodrigues" w:date="2026-07-10T21:42:00Z" w16du:dateUtc="2026-07-11T01:42:00Z">
        <w:r>
          <w:rPr>
            <w:rFonts w:ascii="Verdana, Geneva, sans-serif" w:hAnsi="Verdana, Geneva, sans-serif" w:cs="Verdana, Geneva, sans-serif"/>
            <w:i/>
            <w:iCs/>
          </w:rPr>
          <w:t>15</w:t>
        </w:r>
      </w:ins>
      <w:del w:id="8" w:author="Arthur Souza Rodrigues" w:date="2026-07-10T21:42:00Z" w16du:dateUtc="2026-07-11T01:42:00Z">
        <w:r>
          <w:rPr>
            <w:b/>
            <w:bCs/>
            <w:color w:val="0F172A"/>
            <w:sz w:val="64"/>
            <w:szCs w:val="64"/>
          </w:rPr>
          <w:delText>14</w:delText>
        </w:r>
      </w:del>
      <w:r>
        <w:rPr>
          <w:rFonts w:ascii="Verdana, Geneva, sans-serif" w:hAnsi="Verdana, Geneva, sans-serif"/>
          <w:i/>
          <w:rPrChange w:id="9" w:author="Arthur Souza Rodrigues" w:date="2026-07-10T21:42:00Z" w16du:dateUtc="2026-07-11T01:42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5ACDECDD" w14:textId="22D57017" w:rsidR="00B72F90" w:rsidRDefault="00A40E1E">
      <w:pPr>
        <w:rPr>
          <w:ins w:id="10" w:author="Arthur Souza Rodrigues" w:date="2026-07-10T21:42:00Z" w16du:dateUtc="2026-07-11T01:42:00Z"/>
        </w:rPr>
      </w:pPr>
      <w:ins w:id="11" w:author="Arthur Souza Rodrigues" w:date="2026-07-10T21:42:00Z" w16du:dateUtc="2026-07-11T01:42:00Z">
        <w:r>
          <w:rPr>
            <w:rFonts w:ascii="Verdana, Geneva, sans-serif" w:hAnsi="Verdana, Geneva, sans-serif" w:cs="Verdana, Geneva, sans-serif"/>
            <w:i/>
            <w:iCs/>
          </w:rPr>
          <w:t>Verdana Italic Centered Demo</w:t>
        </w:r>
      </w:ins>
    </w:p>
    <w:p w14:paraId="2904B088" w14:textId="77777777" w:rsidR="00B72F90" w:rsidRDefault="00A40E1E">
      <w:pPr>
        <w:rPr>
          <w:ins w:id="12" w:author="Arthur Souza Rodrigues" w:date="2026-07-10T21:42:00Z" w16du:dateUtc="2026-07-11T01:42:00Z"/>
        </w:rPr>
      </w:pPr>
      <w:ins w:id="13" w:author="Arthur Souza Rodrigues" w:date="2026-07-10T21:42:00Z" w16du:dateUtc="2026-07-11T01:42:00Z">
        <w:r>
          <w:rPr>
            <w:rFonts w:ascii="Verdana, Geneva, sans-serif" w:hAnsi="Verdana, Geneva, sans-serif" w:cs="Verdana, Geneva, sans-serif"/>
            <w:i/>
            <w:iCs/>
          </w:rPr>
          <w:t>This document shows Verdana font with italic and center alignment.</w:t>
        </w:r>
      </w:ins>
    </w:p>
    <w:p w14:paraId="2313C800" w14:textId="41C9F01C" w:rsidR="0031481F" w:rsidRDefault="00A40E1E">
      <w:pPr>
        <w:spacing w:after="20"/>
        <w:rPr>
          <w:del w:id="14" w:author="Arthur Souza Rodrigues" w:date="2026-07-10T21:42:00Z" w16du:dateUtc="2026-07-11T01:42:00Z"/>
        </w:rPr>
      </w:pPr>
      <w:ins w:id="15" w:author="Arthur Souza Rodrigues" w:date="2026-07-10T21:42:00Z" w16du:dateUtc="2026-07-11T01:42:00Z">
        <w:r>
          <w:rPr>
            <w:rFonts w:ascii="Verdana, Geneva, sans-serif" w:hAnsi="Verdana, Geneva, sans-serif" w:cs="Verdana, Geneva, sans-serif"/>
            <w:i/>
            <w:iCs/>
          </w:rPr>
          <w:t>Verdana italic centered creates a clean and modern look.</w:t>
        </w:r>
      </w:ins>
      <w:del w:id="16" w:author="Arthur Souza Rodrigues" w:date="2026-07-10T21:42:00Z" w16du:dateUtc="2026-07-11T01:42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5A91964" w14:textId="77777777" w:rsidR="0031481F" w:rsidRDefault="000F3671">
      <w:pPr>
        <w:spacing w:after="60"/>
        <w:rPr>
          <w:del w:id="17" w:author="Arthur Souza Rodrigues" w:date="2026-07-10T21:42:00Z" w16du:dateUtc="2026-07-11T01:42:00Z"/>
        </w:rPr>
      </w:pPr>
      <w:del w:id="18" w:author="Arthur Souza Rodrigues" w:date="2026-07-10T21:42:00Z" w16du:dateUtc="2026-07-11T01:42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31481F" w:rsidRDefault="0031481F">
      <w:pPr>
        <w:spacing w:after="60"/>
        <w:rPr>
          <w:del w:id="19" w:author="Arthur Souza Rodrigues" w:date="2026-07-10T21:42:00Z" w16du:dateUtc="2026-07-11T01:42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rPr>
          <w:del w:id="20" w:author="Arthur Souza Rodrigues" w:date="2026-07-10T21:42:00Z" w16du:dateUtc="2026-07-11T01:42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0F3671">
            <w:pPr>
              <w:rPr>
                <w:del w:id="21" w:author="Arthur Souza Rodrigues" w:date="2026-07-10T21:42:00Z" w16du:dateUtc="2026-07-11T01:42:00Z"/>
              </w:rPr>
            </w:pPr>
            <w:del w:id="22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>
                <w:fldChar w:fldCharType="begin"/>
              </w:r>
              <w:r>
                <w:delInstrText>HYPERLINK "https://www.npmjs.com/package/@eigenpal/docx-js-editor"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0F3671">
            <w:pPr>
              <w:rPr>
                <w:del w:id="23" w:author="Arthur Souza Rodrigues" w:date="2026-07-10T21:42:00Z" w16du:dateUtc="2026-07-11T01:42:00Z"/>
              </w:rPr>
            </w:pPr>
            <w:del w:id="24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>
                <w:fldChar w:fldCharType="begin"/>
              </w:r>
              <w:r>
                <w:delInstrText>HYPERLINK "https://github.com/eigenpal/docx-editor"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>
                <w:fldChar w:fldCharType="end"/>
              </w:r>
            </w:del>
          </w:p>
        </w:tc>
      </w:tr>
    </w:tbl>
    <w:p w14:paraId="60C47B2A" w14:textId="77777777" w:rsidR="0031481F" w:rsidRDefault="000F3671">
      <w:pPr>
        <w:pBdr>
          <w:bottom w:val="single" w:sz="3" w:space="4" w:color="E2E8F0"/>
        </w:pBdr>
        <w:spacing w:before="300" w:after="80"/>
        <w:rPr>
          <w:del w:id="25" w:author="Arthur Souza Rodrigues" w:date="2026-07-10T21:42:00Z" w16du:dateUtc="2026-07-11T01:42:00Z"/>
        </w:rPr>
      </w:pPr>
      <w:del w:id="26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3BFDB928" w:rsidR="0031481F" w:rsidRDefault="000F3671">
      <w:pPr>
        <w:spacing w:before="60" w:after="60"/>
        <w:rPr>
          <w:del w:id="27" w:author="Arthur Souza Rodrigues" w:date="2026-07-10T21:42:00Z" w16du:dateUtc="2026-07-11T01:42:00Z"/>
        </w:rPr>
      </w:pPr>
      <w:del w:id="28" w:author="Arthur Souza Rodrigues" w:date="2026-07-10T21:42:00Z" w16du:dateUtc="2026-07-11T01:42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31481F" w:rsidRDefault="0031481F">
      <w:pPr>
        <w:spacing w:before="60"/>
        <w:rPr>
          <w:del w:id="29" w:author="Arthur Souza Rodrigues" w:date="2026-07-10T21:42:00Z" w16du:dateUtc="2026-07-11T01:42:00Z"/>
        </w:rPr>
      </w:pPr>
    </w:p>
    <w:p w14:paraId="28B83400" w14:textId="0FB5117F" w:rsidR="0031481F" w:rsidRDefault="000F3671">
      <w:pPr>
        <w:spacing w:before="60" w:after="60"/>
        <w:rPr>
          <w:del w:id="30" w:author="Arthur Souza Rodrigues" w:date="2026-07-10T21:42:00Z" w16du:dateUtc="2026-07-11T01:42:00Z"/>
        </w:rPr>
      </w:pPr>
      <w:del w:id="31" w:author="Arthur Souza Rodrigues" w:date="2026-07-10T21:42:00Z" w16du:dateUtc="2026-07-11T01:42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1ACD3EF5" w14:textId="77777777" w:rsidR="0031481F" w:rsidRDefault="0031481F">
      <w:pPr>
        <w:spacing w:before="80"/>
        <w:rPr>
          <w:del w:id="32" w:author="Arthur Souza Rodrigues" w:date="2026-07-10T21:42:00Z" w16du:dateUtc="2026-07-11T01:42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rPr>
          <w:del w:id="33" w:author="Arthur Souza Rodrigues" w:date="2026-07-10T21:42:00Z" w16du:dateUtc="2026-07-11T01:4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0F3671">
            <w:pPr>
              <w:rPr>
                <w:del w:id="34" w:author="Arthur Souza Rodrigues" w:date="2026-07-10T21:42:00Z" w16du:dateUtc="2026-07-11T01:42:00Z"/>
              </w:rPr>
            </w:pPr>
            <w:del w:id="35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7CBEE50D" w14:textId="77777777" w:rsidR="0031481F" w:rsidRDefault="000F3671">
            <w:pPr>
              <w:rPr>
                <w:del w:id="36" w:author="Arthur Souza Rodrigues" w:date="2026-07-10T21:42:00Z" w16du:dateUtc="2026-07-11T01:42:00Z"/>
              </w:rPr>
            </w:pPr>
            <w:del w:id="37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2D7B6896" w14:textId="6D263800" w:rsidR="0031481F" w:rsidRDefault="0031481F">
            <w:pPr>
              <w:rPr>
                <w:del w:id="38" w:author="Arthur Souza Rodrigues" w:date="2026-07-10T21:42:00Z" w16du:dateUtc="2026-07-11T01:42:00Z"/>
              </w:rPr>
            </w:pPr>
          </w:p>
          <w:p w14:paraId="567EA400" w14:textId="30A68100" w:rsidR="0031481F" w:rsidRDefault="000F3671">
            <w:pPr>
              <w:rPr>
                <w:del w:id="39" w:author="Arthur Souza Rodrigues" w:date="2026-07-10T21:42:00Z" w16du:dateUtc="2026-07-11T01:42:00Z"/>
              </w:rPr>
            </w:pPr>
            <w:del w:id="40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73A7E944" w14:textId="1F183200" w:rsidR="0031481F" w:rsidRDefault="000F3671">
            <w:pPr>
              <w:rPr>
                <w:del w:id="41" w:author="Arthur Souza Rodrigues" w:date="2026-07-10T21:42:00Z" w16du:dateUtc="2026-07-11T01:42:00Z"/>
              </w:rPr>
            </w:pPr>
            <w:del w:id="42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31481F" w:rsidRDefault="000F3671">
            <w:pPr>
              <w:rPr>
                <w:del w:id="43" w:author="Arthur Souza Rodrigues" w:date="2026-07-10T21:42:00Z" w16du:dateUtc="2026-07-11T01:42:00Z"/>
              </w:rPr>
            </w:pPr>
            <w:del w:id="44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31481F" w:rsidRDefault="000F3671">
            <w:pPr>
              <w:rPr>
                <w:del w:id="45" w:author="Arthur Souza Rodrigues" w:date="2026-07-10T21:42:00Z" w16du:dateUtc="2026-07-11T01:42:00Z"/>
              </w:rPr>
            </w:pPr>
            <w:del w:id="46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283D17EE" w14:textId="4854BC00" w:rsidR="0031481F" w:rsidRDefault="000F3671">
            <w:pPr>
              <w:rPr>
                <w:del w:id="47" w:author="Arthur Souza Rodrigues" w:date="2026-07-10T21:42:00Z" w16du:dateUtc="2026-07-11T01:42:00Z"/>
              </w:rPr>
            </w:pPr>
            <w:del w:id="48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31481F" w:rsidRDefault="000F3671">
            <w:pPr>
              <w:rPr>
                <w:del w:id="49" w:author="Arthur Souza Rodrigues" w:date="2026-07-10T21:42:00Z" w16du:dateUtc="2026-07-11T01:42:00Z"/>
              </w:rPr>
            </w:pPr>
            <w:del w:id="50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639A3F70" w14:textId="77777777" w:rsidR="0031481F" w:rsidRDefault="000F3671">
            <w:pPr>
              <w:rPr>
                <w:del w:id="51" w:author="Arthur Souza Rodrigues" w:date="2026-07-10T21:42:00Z" w16du:dateUtc="2026-07-11T01:42:00Z"/>
              </w:rPr>
            </w:pPr>
            <w:del w:id="52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6A43CA43" w14:textId="77777777" w:rsidR="0031481F" w:rsidRDefault="000F3671">
            <w:pPr>
              <w:rPr>
                <w:del w:id="53" w:author="Arthur Souza Rodrigues" w:date="2026-07-10T21:42:00Z" w16du:dateUtc="2026-07-11T01:42:00Z"/>
              </w:rPr>
            </w:pPr>
            <w:del w:id="54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31481F" w:rsidRDefault="0031481F">
      <w:pPr>
        <w:spacing w:before="160"/>
        <w:rPr>
          <w:del w:id="55" w:author="Arthur Souza Rodrigues" w:date="2026-07-10T21:42:00Z" w16du:dateUtc="2026-07-11T01:42:00Z"/>
        </w:rPr>
      </w:pPr>
    </w:p>
    <w:p w14:paraId="124B2800" w14:textId="77777777" w:rsidR="0031481F" w:rsidRDefault="000F3671">
      <w:pPr>
        <w:pBdr>
          <w:bottom w:val="single" w:sz="3" w:space="4" w:color="E2E8F0"/>
        </w:pBdr>
        <w:spacing w:before="300" w:after="80"/>
        <w:rPr>
          <w:del w:id="56" w:author="Arthur Souza Rodrigues" w:date="2026-07-10T21:42:00Z" w16du:dateUtc="2026-07-11T01:42:00Z"/>
        </w:rPr>
      </w:pPr>
      <w:del w:id="57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31481F" w:rsidRDefault="000F3671">
      <w:pPr>
        <w:spacing w:before="60" w:after="60"/>
        <w:rPr>
          <w:del w:id="58" w:author="Arthur Souza Rodrigues" w:date="2026-07-10T21:42:00Z" w16du:dateUtc="2026-07-11T01:42:00Z"/>
        </w:rPr>
      </w:pPr>
      <w:del w:id="59" w:author="Arthur Souza Rodrigues" w:date="2026-07-10T21:42:00Z" w16du:dateUtc="2026-07-11T01:42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31481F" w:rsidRDefault="0031481F">
      <w:pPr>
        <w:spacing w:before="80"/>
        <w:rPr>
          <w:del w:id="60" w:author="Arthur Souza Rodrigues" w:date="2026-07-10T21:42:00Z" w16du:dateUtc="2026-07-11T01:42:00Z"/>
        </w:rPr>
      </w:pPr>
    </w:p>
    <w:p w14:paraId="7EB872EE" w14:textId="15C85C00" w:rsidR="0031481F" w:rsidRDefault="000F3671">
      <w:pPr>
        <w:spacing w:before="180" w:after="40"/>
        <w:rPr>
          <w:del w:id="61" w:author="Arthur Souza Rodrigues" w:date="2026-07-10T21:42:00Z" w16du:dateUtc="2026-07-11T01:42:00Z"/>
        </w:rPr>
      </w:pPr>
      <w:del w:id="62" w:author="Arthur Souza Rodrigues" w:date="2026-07-10T21:42:00Z" w16du:dateUtc="2026-07-11T01:42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31481F" w:rsidRDefault="000F3671">
      <w:pPr>
        <w:spacing w:before="60" w:after="60"/>
        <w:rPr>
          <w:del w:id="63" w:author="Arthur Souza Rodrigues" w:date="2026-07-10T21:42:00Z" w16du:dateUtc="2026-07-11T01:42:00Z"/>
        </w:rPr>
      </w:pPr>
      <w:del w:id="64" w:author="Arthur Souza Rodrigues" w:date="2026-07-10T21:42:00Z" w16du:dateUtc="2026-07-11T01:42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2D132B74" w14:textId="78C5FE00" w:rsidR="0031481F" w:rsidRDefault="0031481F">
      <w:pPr>
        <w:spacing w:before="60"/>
        <w:rPr>
          <w:del w:id="65" w:author="Arthur Souza Rodrigues" w:date="2026-07-10T21:42:00Z" w16du:dateUtc="2026-07-11T01:42:00Z"/>
        </w:rPr>
      </w:pPr>
    </w:p>
    <w:p w14:paraId="2228E200" w14:textId="40AC8A00" w:rsidR="0031481F" w:rsidRDefault="000F3671">
      <w:pPr>
        <w:spacing w:before="60" w:after="60"/>
        <w:rPr>
          <w:del w:id="66" w:author="Arthur Souza Rodrigues" w:date="2026-07-10T21:42:00Z" w16du:dateUtc="2026-07-11T01:42:00Z"/>
        </w:rPr>
      </w:pPr>
      <w:del w:id="67" w:author="Arthur Souza Rodrigues" w:date="2026-07-10T21:42:00Z" w16du:dateUtc="2026-07-11T01:42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31481F" w:rsidRDefault="0031481F">
      <w:pPr>
        <w:spacing w:before="80"/>
        <w:rPr>
          <w:del w:id="68" w:author="Arthur Souza Rodrigues" w:date="2026-07-10T21:42:00Z" w16du:dateUtc="2026-07-11T01:42:00Z"/>
        </w:rPr>
      </w:pPr>
    </w:p>
    <w:p w14:paraId="735D1F42" w14:textId="77777777" w:rsidR="0031481F" w:rsidRDefault="000F3671">
      <w:pPr>
        <w:spacing w:before="180" w:after="40"/>
        <w:rPr>
          <w:del w:id="69" w:author="Arthur Souza Rodrigues" w:date="2026-07-10T21:42:00Z" w16du:dateUtc="2026-07-11T01:42:00Z"/>
        </w:rPr>
      </w:pPr>
      <w:del w:id="70" w:author="Arthur Souza Rodrigues" w:date="2026-07-10T21:42:00Z" w16du:dateUtc="2026-07-11T01:42:00Z">
        <w:r>
          <w:rPr>
            <w:b/>
            <w:bCs/>
            <w:color w:val="0F172A"/>
          </w:rPr>
          <w:delText xml:space="preserve">Comments         </w:delText>
        </w:r>
      </w:del>
    </w:p>
    <w:p w14:paraId="4D11EC27" w14:textId="2F40A200" w:rsidR="0031481F" w:rsidRDefault="000F3671">
      <w:pPr>
        <w:spacing w:before="60" w:after="60"/>
        <w:rPr>
          <w:del w:id="71" w:author="Arthur Souza Rodrigues" w:date="2026-07-10T21:42:00Z" w16du:dateUtc="2026-07-11T01:42:00Z"/>
        </w:rPr>
      </w:pPr>
      <w:del w:id="72" w:author="Arthur Souza Rodrigues" w:date="2026-07-10T21:42:00Z" w16du:dateUtc="2026-07-11T01:42:00Z">
        <w:r>
          <w:rPr>
            <w:color w:val="0F172A"/>
          </w:rPr>
          <w:delText xml:space="preserve">Select text and click the floating button on the page edge to         </w:delText>
        </w:r>
        <w:r>
          <w:rPr>
            <w:color w:val="0F172A"/>
          </w:rPr>
          <w:delText xml:space="preserve">add a comment anchored to that selection         </w:delText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31481F" w:rsidRDefault="0031481F">
      <w:pPr>
        <w:spacing w:before="60"/>
        <w:rPr>
          <w:del w:id="74" w:author="Arthur Souza Rodrigues" w:date="2026-07-10T21:42:00Z" w16du:dateUtc="2026-07-11T01:42:00Z"/>
        </w:rPr>
      </w:pPr>
    </w:p>
    <w:p w14:paraId="0F969D64" w14:textId="255A2400" w:rsidR="0031481F" w:rsidRDefault="000F3671">
      <w:pPr>
        <w:spacing w:before="60" w:after="60"/>
        <w:rPr>
          <w:del w:id="75" w:author="Arthur Souza Rodrigues" w:date="2026-07-10T21:42:00Z" w16du:dateUtc="2026-07-11T01:42:00Z"/>
        </w:rPr>
      </w:pPr>
      <w:del w:id="76" w:author="Arthur Souza Rodrigues" w:date="2026-07-10T21:42:00Z" w16du:dateUtc="2026-07-11T01:42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31481F" w:rsidRDefault="0031481F">
      <w:pPr>
        <w:spacing w:before="80"/>
        <w:rPr>
          <w:del w:id="77" w:author="Arthur Souza Rodrigues" w:date="2026-07-10T21:42:00Z" w16du:dateUtc="2026-07-11T01:42:00Z"/>
        </w:rPr>
      </w:pPr>
    </w:p>
    <w:p w14:paraId="07D0CE00" w14:textId="0F7CE400" w:rsidR="0031481F" w:rsidRDefault="000F3671">
      <w:pPr>
        <w:spacing w:before="180" w:after="40"/>
        <w:rPr>
          <w:del w:id="78" w:author="Arthur Souza Rodrigues" w:date="2026-07-10T21:42:00Z" w16du:dateUtc="2026-07-11T01:42:00Z"/>
        </w:rPr>
      </w:pPr>
      <w:del w:id="79" w:author="Arthur Souza Rodrigues" w:date="2026-07-10T21:42:00Z" w16du:dateUtc="2026-07-11T01:42:00Z">
        <w:r>
          <w:rPr>
            <w:b/>
            <w:bCs/>
            <w:color w:val="0F172A"/>
          </w:rPr>
          <w:delText xml:space="preserve">Agent-friendly         </w:delText>
        </w:r>
      </w:del>
    </w:p>
    <w:p w14:paraId="318CC4E6" w14:textId="77777777" w:rsidR="0031481F" w:rsidRDefault="000F3671">
      <w:pPr>
        <w:spacing w:before="60" w:after="60"/>
        <w:rPr>
          <w:del w:id="80" w:author="Arthur Souza Rodrigues" w:date="2026-07-10T21:42:00Z" w16du:dateUtc="2026-07-11T01:42:00Z"/>
        </w:rPr>
      </w:pPr>
      <w:del w:id="81" w:author="Arthur Souza Rodrigues" w:date="2026-07-10T21:42:00Z" w16du:dateUtc="2026-07-11T01:42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473FFAF2" w14:textId="7A256D00" w:rsidR="0031481F" w:rsidRDefault="0031481F">
      <w:pPr>
        <w:spacing w:before="160"/>
        <w:rPr>
          <w:del w:id="82" w:author="Arthur Souza Rodrigues" w:date="2026-07-10T21:42:00Z" w16du:dateUtc="2026-07-11T01:42:00Z"/>
        </w:rPr>
      </w:pPr>
    </w:p>
    <w:p w14:paraId="467B1700" w14:textId="00AE9C00" w:rsidR="0031481F" w:rsidRDefault="000F3671">
      <w:pPr>
        <w:pBdr>
          <w:bottom w:val="single" w:sz="3" w:space="4" w:color="E2E8F0"/>
        </w:pBdr>
        <w:spacing w:before="300" w:after="80"/>
        <w:rPr>
          <w:del w:id="83" w:author="Arthur Souza Rodrigues" w:date="2026-07-10T21:42:00Z" w16du:dateUtc="2026-07-11T01:42:00Z"/>
        </w:rPr>
      </w:pPr>
      <w:del w:id="84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31481F" w:rsidRDefault="000F3671">
      <w:pPr>
        <w:spacing w:before="60" w:after="60"/>
        <w:rPr>
          <w:del w:id="85" w:author="Arthur Souza Rodrigues" w:date="2026-07-10T21:42:00Z" w16du:dateUtc="2026-07-11T01:42:00Z"/>
        </w:rPr>
      </w:pPr>
      <w:del w:id="86" w:author="Arthur Souza Rodrigues" w:date="2026-07-10T21:42:00Z" w16du:dateUtc="2026-07-11T01:42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31481F" w:rsidRDefault="0031481F">
      <w:pPr>
        <w:spacing w:before="60"/>
        <w:rPr>
          <w:del w:id="87" w:author="Arthur Souza Rodrigues" w:date="2026-07-10T21:42:00Z" w16du:dateUtc="2026-07-11T01:42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rPr>
          <w:del w:id="88" w:author="Arthur Souza Rodrigues" w:date="2026-07-10T21:42:00Z" w16du:dateUtc="2026-07-11T01:42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0F3671">
            <w:pPr>
              <w:rPr>
                <w:del w:id="89" w:author="Arthur Souza Rodrigues" w:date="2026-07-10T21:42:00Z" w16du:dateUtc="2026-07-11T01:42:00Z"/>
              </w:rPr>
            </w:pPr>
            <w:del w:id="90" w:author="Arthur Souza Rodrigues" w:date="2026-07-10T21:42:00Z" w16du:dateUtc="2026-07-11T01:42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0F3671">
            <w:pPr>
              <w:rPr>
                <w:del w:id="91" w:author="Arthur Souza Rodrigues" w:date="2026-07-10T21:42:00Z" w16du:dateUtc="2026-07-11T01:42:00Z"/>
              </w:rPr>
            </w:pPr>
            <w:del w:id="92" w:author="Arthur Souza Rodrigues" w:date="2026-07-10T21:42:00Z" w16du:dateUtc="2026-07-11T01:42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0F3671">
            <w:pPr>
              <w:rPr>
                <w:del w:id="93" w:author="Arthur Souza Rodrigues" w:date="2026-07-10T21:42:00Z" w16du:dateUtc="2026-07-11T01:42:00Z"/>
              </w:rPr>
            </w:pPr>
            <w:del w:id="94" w:author="Arthur Souza Rodrigues" w:date="2026-07-10T21:42:00Z" w16du:dateUtc="2026-07-11T01:42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0F3671">
            <w:pPr>
              <w:rPr>
                <w:del w:id="95" w:author="Arthur Souza Rodrigues" w:date="2026-07-10T21:42:00Z" w16du:dateUtc="2026-07-11T01:42:00Z"/>
              </w:rPr>
            </w:pPr>
            <w:del w:id="96" w:author="Arthur Souza Rodrigues" w:date="2026-07-10T21:42:00Z" w16du:dateUtc="2026-07-11T01:42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DC2887" w14:paraId="6BAD06BC" w14:textId="77777777">
        <w:trPr>
          <w:del w:id="97" w:author="Arthur Souza Rodrigues" w:date="2026-07-10T21:42:00Z" w16du:dateUtc="2026-07-11T01:4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0F3671">
            <w:pPr>
              <w:rPr>
                <w:del w:id="98" w:author="Arthur Souza Rodrigues" w:date="2026-07-10T21:42:00Z" w16du:dateUtc="2026-07-11T01:42:00Z"/>
              </w:rPr>
            </w:pPr>
            <w:del w:id="99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0F3671">
            <w:pPr>
              <w:rPr>
                <w:del w:id="100" w:author="Arthur Souza Rodrigues" w:date="2026-07-10T21:42:00Z" w16du:dateUtc="2026-07-11T01:42:00Z"/>
              </w:rPr>
            </w:pPr>
            <w:del w:id="101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0F3671">
            <w:pPr>
              <w:rPr>
                <w:del w:id="102" w:author="Arthur Souza Rodrigues" w:date="2026-07-10T21:42:00Z" w16du:dateUtc="2026-07-11T01:42:00Z"/>
              </w:rPr>
            </w:pPr>
            <w:del w:id="103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0F3671">
            <w:pPr>
              <w:rPr>
                <w:del w:id="104" w:author="Arthur Souza Rodrigues" w:date="2026-07-10T21:42:00Z" w16du:dateUtc="2026-07-11T01:42:00Z"/>
              </w:rPr>
            </w:pPr>
            <w:del w:id="105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DC2887" w14:paraId="55E7E910" w14:textId="77777777">
        <w:trPr>
          <w:del w:id="106" w:author="Arthur Souza Rodrigues" w:date="2026-07-10T21:42:00Z" w16du:dateUtc="2026-07-11T01:4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0F3671">
            <w:pPr>
              <w:rPr>
                <w:del w:id="107" w:author="Arthur Souza Rodrigues" w:date="2026-07-10T21:42:00Z" w16du:dateUtc="2026-07-11T01:42:00Z"/>
              </w:rPr>
            </w:pPr>
            <w:del w:id="108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0F3671">
            <w:pPr>
              <w:rPr>
                <w:del w:id="109" w:author="Arthur Souza Rodrigues" w:date="2026-07-10T21:42:00Z" w16du:dateUtc="2026-07-11T01:42:00Z"/>
              </w:rPr>
            </w:pPr>
            <w:del w:id="110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0F3671">
            <w:pPr>
              <w:rPr>
                <w:del w:id="111" w:author="Arthur Souza Rodrigues" w:date="2026-07-10T21:42:00Z" w16du:dateUtc="2026-07-11T01:42:00Z"/>
              </w:rPr>
            </w:pPr>
            <w:del w:id="112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0F3671">
            <w:pPr>
              <w:rPr>
                <w:del w:id="113" w:author="Arthur Souza Rodrigues" w:date="2026-07-10T21:42:00Z" w16du:dateUtc="2026-07-11T01:42:00Z"/>
              </w:rPr>
            </w:pPr>
            <w:del w:id="114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DC2887" w14:paraId="34278C36" w14:textId="77777777">
        <w:trPr>
          <w:del w:id="115" w:author="Arthur Souza Rodrigues" w:date="2026-07-10T21:42:00Z" w16du:dateUtc="2026-07-11T01:4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0F3671">
            <w:pPr>
              <w:rPr>
                <w:del w:id="116" w:author="Arthur Souza Rodrigues" w:date="2026-07-10T21:42:00Z" w16du:dateUtc="2026-07-11T01:42:00Z"/>
              </w:rPr>
            </w:pPr>
            <w:del w:id="117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0F3671">
            <w:pPr>
              <w:rPr>
                <w:del w:id="118" w:author="Arthur Souza Rodrigues" w:date="2026-07-10T21:42:00Z" w16du:dateUtc="2026-07-11T01:42:00Z"/>
              </w:rPr>
            </w:pPr>
            <w:del w:id="119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0F3671">
            <w:pPr>
              <w:rPr>
                <w:del w:id="120" w:author="Arthur Souza Rodrigues" w:date="2026-07-10T21:42:00Z" w16du:dateUtc="2026-07-11T01:42:00Z"/>
              </w:rPr>
            </w:pPr>
            <w:del w:id="121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0F3671">
            <w:pPr>
              <w:rPr>
                <w:del w:id="122" w:author="Arthur Souza Rodrigues" w:date="2026-07-10T21:42:00Z" w16du:dateUtc="2026-07-11T01:42:00Z"/>
              </w:rPr>
            </w:pPr>
            <w:del w:id="123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DC2887" w14:paraId="26397B11" w14:textId="77777777">
        <w:trPr>
          <w:del w:id="124" w:author="Arthur Souza Rodrigues" w:date="2026-07-10T21:42:00Z" w16du:dateUtc="2026-07-11T01:4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0F3671">
            <w:pPr>
              <w:rPr>
                <w:del w:id="125" w:author="Arthur Souza Rodrigues" w:date="2026-07-10T21:42:00Z" w16du:dateUtc="2026-07-11T01:42:00Z"/>
              </w:rPr>
            </w:pPr>
            <w:del w:id="126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0F3671">
            <w:pPr>
              <w:rPr>
                <w:del w:id="127" w:author="Arthur Souza Rodrigues" w:date="2026-07-10T21:42:00Z" w16du:dateUtc="2026-07-11T01:42:00Z"/>
              </w:rPr>
            </w:pPr>
            <w:del w:id="128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0F3671">
            <w:pPr>
              <w:rPr>
                <w:del w:id="129" w:author="Arthur Souza Rodrigues" w:date="2026-07-10T21:42:00Z" w16du:dateUtc="2026-07-11T01:42:00Z"/>
              </w:rPr>
            </w:pPr>
            <w:del w:id="130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0F3671">
            <w:pPr>
              <w:rPr>
                <w:del w:id="131" w:author="Arthur Souza Rodrigues" w:date="2026-07-10T21:42:00Z" w16du:dateUtc="2026-07-11T01:42:00Z"/>
              </w:rPr>
            </w:pPr>
            <w:del w:id="132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DC2887" w14:paraId="6E196A62" w14:textId="77777777">
        <w:trPr>
          <w:del w:id="133" w:author="Arthur Souza Rodrigues" w:date="2026-07-10T21:42:00Z" w16du:dateUtc="2026-07-11T01:4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0F3671">
            <w:pPr>
              <w:rPr>
                <w:del w:id="134" w:author="Arthur Souza Rodrigues" w:date="2026-07-10T21:42:00Z" w16du:dateUtc="2026-07-11T01:42:00Z"/>
              </w:rPr>
            </w:pPr>
            <w:del w:id="135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0F3671">
            <w:pPr>
              <w:rPr>
                <w:del w:id="136" w:author="Arthur Souza Rodrigues" w:date="2026-07-10T21:42:00Z" w16du:dateUtc="2026-07-11T01:42:00Z"/>
              </w:rPr>
            </w:pPr>
            <w:del w:id="137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0F3671">
            <w:pPr>
              <w:rPr>
                <w:del w:id="138" w:author="Arthur Souza Rodrigues" w:date="2026-07-10T21:42:00Z" w16du:dateUtc="2026-07-11T01:42:00Z"/>
              </w:rPr>
            </w:pPr>
            <w:del w:id="139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0F3671">
            <w:pPr>
              <w:rPr>
                <w:del w:id="140" w:author="Arthur Souza Rodrigues" w:date="2026-07-10T21:42:00Z" w16du:dateUtc="2026-07-11T01:42:00Z"/>
              </w:rPr>
            </w:pPr>
            <w:del w:id="141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DC2887" w14:paraId="5C22754E" w14:textId="77777777">
        <w:trPr>
          <w:del w:id="142" w:author="Arthur Souza Rodrigues" w:date="2026-07-10T21:42:00Z" w16du:dateUtc="2026-07-11T01:4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0F3671">
            <w:pPr>
              <w:rPr>
                <w:del w:id="143" w:author="Arthur Souza Rodrigues" w:date="2026-07-10T21:42:00Z" w16du:dateUtc="2026-07-11T01:42:00Z"/>
              </w:rPr>
            </w:pPr>
            <w:del w:id="144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0F3671">
            <w:pPr>
              <w:rPr>
                <w:del w:id="145" w:author="Arthur Souza Rodrigues" w:date="2026-07-10T21:42:00Z" w16du:dateUtc="2026-07-11T01:42:00Z"/>
              </w:rPr>
            </w:pPr>
            <w:del w:id="146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0F3671">
            <w:pPr>
              <w:rPr>
                <w:del w:id="147" w:author="Arthur Souza Rodrigues" w:date="2026-07-10T21:42:00Z" w16du:dateUtc="2026-07-11T01:42:00Z"/>
              </w:rPr>
            </w:pPr>
            <w:del w:id="148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0F3671">
            <w:pPr>
              <w:rPr>
                <w:del w:id="149" w:author="Arthur Souza Rodrigues" w:date="2026-07-10T21:42:00Z" w16du:dateUtc="2026-07-11T01:42:00Z"/>
              </w:rPr>
            </w:pPr>
            <w:del w:id="150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DC2887" w14:paraId="2B9A9B7E" w14:textId="77777777">
        <w:trPr>
          <w:del w:id="151" w:author="Arthur Souza Rodrigues" w:date="2026-07-10T21:42:00Z" w16du:dateUtc="2026-07-11T01:4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0F3671">
            <w:pPr>
              <w:rPr>
                <w:del w:id="152" w:author="Arthur Souza Rodrigues" w:date="2026-07-10T21:42:00Z" w16du:dateUtc="2026-07-11T01:42:00Z"/>
              </w:rPr>
            </w:pPr>
            <w:del w:id="153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0F3671">
            <w:pPr>
              <w:rPr>
                <w:del w:id="154" w:author="Arthur Souza Rodrigues" w:date="2026-07-10T21:42:00Z" w16du:dateUtc="2026-07-11T01:42:00Z"/>
              </w:rPr>
            </w:pPr>
            <w:del w:id="155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0F3671">
            <w:pPr>
              <w:rPr>
                <w:del w:id="156" w:author="Arthur Souza Rodrigues" w:date="2026-07-10T21:42:00Z" w16du:dateUtc="2026-07-11T01:42:00Z"/>
              </w:rPr>
            </w:pPr>
            <w:del w:id="157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0F3671">
            <w:pPr>
              <w:rPr>
                <w:del w:id="158" w:author="Arthur Souza Rodrigues" w:date="2026-07-10T21:42:00Z" w16du:dateUtc="2026-07-11T01:42:00Z"/>
              </w:rPr>
            </w:pPr>
            <w:del w:id="159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31481F" w:rsidRDefault="0031481F">
      <w:pPr>
        <w:spacing w:before="80"/>
        <w:rPr>
          <w:del w:id="160" w:author="Arthur Souza Rodrigues" w:date="2026-07-10T21:42:00Z" w16du:dateUtc="2026-07-11T01:42:00Z"/>
        </w:rPr>
      </w:pPr>
    </w:p>
    <w:p w14:paraId="6BC0CA74" w14:textId="77777777" w:rsidR="0031481F" w:rsidRDefault="000F3671">
      <w:pPr>
        <w:rPr>
          <w:del w:id="161" w:author="Arthur Souza Rodrigues" w:date="2026-07-10T21:42:00Z" w16du:dateUtc="2026-07-11T01:42:00Z"/>
        </w:rPr>
      </w:pPr>
      <w:del w:id="162" w:author="Arthur Souza Rodrigues" w:date="2026-07-10T21:42:00Z" w16du:dateUtc="2026-07-11T01:42:00Z">
        <w:r>
          <w:br w:type="page"/>
        </w:r>
      </w:del>
    </w:p>
    <w:p w14:paraId="5E915A5D" w14:textId="7D8B6000" w:rsidR="0031481F" w:rsidRDefault="000F3671">
      <w:pPr>
        <w:spacing w:before="180" w:after="40"/>
        <w:rPr>
          <w:del w:id="163" w:author="Arthur Souza Rodrigues" w:date="2026-07-10T21:42:00Z" w16du:dateUtc="2026-07-11T01:42:00Z"/>
        </w:rPr>
      </w:pPr>
      <w:del w:id="164" w:author="Arthur Souza Rodrigues" w:date="2026-07-10T21:42:00Z" w16du:dateUtc="2026-07-11T01:42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rPr>
          <w:del w:id="165" w:author="Arthur Souza Rodrigues" w:date="2026-07-10T21:42:00Z" w16du:dateUtc="2026-07-11T01:4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0F3671">
            <w:pPr>
              <w:rPr>
                <w:del w:id="166" w:author="Arthur Souza Rodrigues" w:date="2026-07-10T21:42:00Z" w16du:dateUtc="2026-07-11T01:42:00Z"/>
              </w:rPr>
            </w:pPr>
            <w:del w:id="167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1FFD3656" w14:textId="77777777" w:rsidR="0031481F" w:rsidRDefault="0031481F">
            <w:pPr>
              <w:rPr>
                <w:del w:id="168" w:author="Arthur Souza Rodrigues" w:date="2026-07-10T21:42:00Z" w16du:dateUtc="2026-07-11T01:42:00Z"/>
              </w:rPr>
            </w:pPr>
          </w:p>
          <w:p w14:paraId="1FD060BE" w14:textId="7641B600" w:rsidR="0031481F" w:rsidRDefault="000F3671">
            <w:pPr>
              <w:rPr>
                <w:del w:id="169" w:author="Arthur Souza Rodrigues" w:date="2026-07-10T21:42:00Z" w16du:dateUtc="2026-07-11T01:42:00Z"/>
              </w:rPr>
            </w:pPr>
            <w:del w:id="170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3B619477" w14:textId="4C570E00" w:rsidR="0031481F" w:rsidRDefault="000F3671">
            <w:pPr>
              <w:rPr>
                <w:del w:id="171" w:author="Arthur Souza Rodrigues" w:date="2026-07-10T21:42:00Z" w16du:dateUtc="2026-07-11T01:42:00Z"/>
              </w:rPr>
            </w:pPr>
            <w:del w:id="172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511E9DEB" w14:textId="77777777" w:rsidR="0031481F" w:rsidRDefault="000F3671">
            <w:pPr>
              <w:rPr>
                <w:del w:id="173" w:author="Arthur Souza Rodrigues" w:date="2026-07-10T21:42:00Z" w16du:dateUtc="2026-07-11T01:42:00Z"/>
              </w:rPr>
            </w:pPr>
            <w:del w:id="174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50AD9B76" w14:textId="2F654B00" w:rsidR="0031481F" w:rsidRDefault="000F3671">
            <w:pPr>
              <w:rPr>
                <w:del w:id="175" w:author="Arthur Souza Rodrigues" w:date="2026-07-10T21:42:00Z" w16du:dateUtc="2026-07-11T01:42:00Z"/>
              </w:rPr>
            </w:pPr>
            <w:del w:id="176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31481F" w:rsidRDefault="000F3671">
            <w:pPr>
              <w:rPr>
                <w:del w:id="177" w:author="Arthur Souza Rodrigues" w:date="2026-07-10T21:42:00Z" w16du:dateUtc="2026-07-11T01:42:00Z"/>
              </w:rPr>
            </w:pPr>
            <w:del w:id="178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2FA99D5C" w14:textId="77777777" w:rsidR="0031481F" w:rsidRDefault="0031481F">
      <w:pPr>
        <w:spacing w:before="160"/>
        <w:rPr>
          <w:del w:id="179" w:author="Arthur Souza Rodrigues" w:date="2026-07-10T21:42:00Z" w16du:dateUtc="2026-07-11T01:42:00Z"/>
        </w:rPr>
      </w:pPr>
    </w:p>
    <w:p w14:paraId="3F190000" w14:textId="5C749680" w:rsidR="0031481F" w:rsidRDefault="000F3671">
      <w:pPr>
        <w:pBdr>
          <w:bottom w:val="single" w:sz="3" w:space="4" w:color="E2E8F0"/>
        </w:pBdr>
        <w:spacing w:before="300" w:after="80"/>
        <w:rPr>
          <w:del w:id="180" w:author="Arthur Souza Rodrigues" w:date="2026-07-10T21:42:00Z" w16du:dateUtc="2026-07-11T01:42:00Z"/>
        </w:rPr>
      </w:pPr>
      <w:del w:id="181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10435EDF" w14:textId="5084D000" w:rsidR="0031481F" w:rsidRDefault="000F3671">
      <w:pPr>
        <w:spacing w:before="60" w:after="60"/>
        <w:rPr>
          <w:del w:id="182" w:author="Arthur Souza Rodrigues" w:date="2026-07-10T21:42:00Z" w16du:dateUtc="2026-07-11T01:42:00Z"/>
        </w:rPr>
      </w:pPr>
      <w:del w:id="183" w:author="Arthur Souza Rodrigues" w:date="2026-07-10T21:42:00Z" w16du:dateUtc="2026-07-11T01:42:00Z">
        <w:r>
          <w:rPr>
            <w:color w:val="0F172A"/>
          </w:rPr>
          <w:delText xml:space="preserve">Read        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2B851729" w14:textId="24089F00" w:rsidR="0031481F" w:rsidRDefault="0031481F">
      <w:pPr>
        <w:spacing w:before="60"/>
        <w:rPr>
          <w:del w:id="184" w:author="Arthur Souza Rodrigues" w:date="2026-07-10T21:42:00Z" w16du:dateUtc="2026-07-11T01:42:00Z"/>
        </w:rPr>
      </w:pPr>
    </w:p>
    <w:p w14:paraId="5D0DEE00" w14:textId="77777777" w:rsidR="0031481F" w:rsidRDefault="000F3671">
      <w:pPr>
        <w:spacing w:before="180" w:after="40"/>
        <w:rPr>
          <w:del w:id="185" w:author="Arthur Souza Rodrigues" w:date="2026-07-10T21:42:00Z" w16du:dateUtc="2026-07-11T01:42:00Z"/>
        </w:rPr>
      </w:pPr>
      <w:del w:id="186" w:author="Arthur Souza Rodrigues" w:date="2026-07-10T21:42:00Z" w16du:dateUtc="2026-07-11T01:42:00Z">
        <w:r>
          <w:rPr>
            <w:b/>
            <w:bCs/>
            <w:color w:val="0F172A"/>
          </w:rPr>
          <w:delText xml:space="preserve">Ground rules         </w:delText>
        </w:r>
      </w:del>
    </w:p>
    <w:p w14:paraId="273DBD3A" w14:textId="68145E00" w:rsidR="0031481F" w:rsidRDefault="000F3671">
      <w:pPr>
        <w:pStyle w:val="ListParagraph"/>
        <w:numPr>
          <w:ilvl w:val="0"/>
          <w:numId w:val="2"/>
        </w:numPr>
        <w:spacing w:before="40" w:after="40"/>
        <w:rPr>
          <w:del w:id="187" w:author="Arthur Souza Rodrigues" w:date="2026-07-10T21:42:00Z" w16du:dateUtc="2026-07-11T01:42:00Z"/>
        </w:rPr>
      </w:pPr>
      <w:del w:id="188" w:author="Arthur Souza Rodrigues" w:date="2026-07-10T21:42:00Z" w16du:dateUtc="2026-07-11T01:42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31481F" w:rsidRDefault="000F3671">
      <w:pPr>
        <w:pStyle w:val="ListParagraph"/>
        <w:numPr>
          <w:ilvl w:val="0"/>
          <w:numId w:val="2"/>
        </w:numPr>
        <w:spacing w:before="40" w:after="40"/>
        <w:rPr>
          <w:del w:id="189" w:author="Arthur Souza Rodrigues" w:date="2026-07-10T21:42:00Z" w16du:dateUtc="2026-07-11T01:42:00Z"/>
        </w:rPr>
      </w:pPr>
      <w:del w:id="190" w:author="Arthur Souza Rodrigues" w:date="2026-07-10T21:42:00Z" w16du:dateUtc="2026-07-11T01:42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55E5C8B3" w14:textId="306CE012" w:rsidR="0031481F" w:rsidRDefault="000F3671">
      <w:pPr>
        <w:pStyle w:val="ListParagraph"/>
        <w:numPr>
          <w:ilvl w:val="0"/>
          <w:numId w:val="2"/>
        </w:numPr>
        <w:spacing w:before="40" w:after="40"/>
        <w:rPr>
          <w:del w:id="191" w:author="Arthur Souza Rodrigues" w:date="2026-07-10T21:42:00Z" w16du:dateUtc="2026-07-11T01:42:00Z"/>
        </w:rPr>
      </w:pPr>
      <w:del w:id="192" w:author="Arthur Souza Rodrigues" w:date="2026-07-10T21:42:00Z" w16du:dateUtc="2026-07-11T01:42:00Z">
        <w:r>
          <w:rPr>
            <w:color w:val="0F172A"/>
          </w:rPr>
          <w:delText xml:space="preserve">Avoid intermediate HTML serialisation where possible.           </w:delText>
        </w:r>
      </w:del>
    </w:p>
    <w:p w14:paraId="2A8BE4B1" w14:textId="77777777" w:rsidR="0031481F" w:rsidRDefault="000F3671">
      <w:pPr>
        <w:pStyle w:val="ListParagraph"/>
        <w:numPr>
          <w:ilvl w:val="0"/>
          <w:numId w:val="2"/>
        </w:numPr>
        <w:spacing w:before="40" w:after="40"/>
        <w:rPr>
          <w:del w:id="193" w:author="Arthur Souza Rodrigues" w:date="2026-07-10T21:42:00Z" w16du:dateUtc="2026-07-11T01:42:00Z"/>
        </w:rPr>
      </w:pPr>
      <w:del w:id="194" w:author="Arthur Souza Rodrigues" w:date="2026-07-10T21:42:00Z" w16du:dateUtc="2026-07-11T01:42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47378C71" w14:textId="10AA3000" w:rsidR="0031481F" w:rsidRDefault="0031481F">
      <w:pPr>
        <w:spacing w:before="80"/>
        <w:rPr>
          <w:del w:id="195" w:author="Arthur Souza Rodrigues" w:date="2026-07-10T21:42:00Z" w16du:dateUtc="2026-07-11T01:42:00Z"/>
        </w:rPr>
      </w:pPr>
    </w:p>
    <w:p w14:paraId="7AB6E680" w14:textId="77777777" w:rsidR="0031481F" w:rsidRDefault="000F3671">
      <w:pPr>
        <w:spacing w:before="180" w:after="40"/>
        <w:rPr>
          <w:del w:id="196" w:author="Arthur Souza Rodrigues" w:date="2026-07-10T21:42:00Z" w16du:dateUtc="2026-07-11T01:42:00Z"/>
        </w:rPr>
      </w:pPr>
      <w:del w:id="197" w:author="Arthur Souza Rodrigues" w:date="2026-07-10T21:42:00Z" w16du:dateUtc="2026-07-11T01:42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del w:id="198" w:author="Arthur Souza Rodrigues" w:date="2026-07-10T21:42:00Z" w16du:dateUtc="2026-07-11T01:4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0F3671">
            <w:pPr>
              <w:rPr>
                <w:del w:id="199" w:author="Arthur Souza Rodrigues" w:date="2026-07-10T21:42:00Z" w16du:dateUtc="2026-07-11T01:42:00Z"/>
              </w:rPr>
            </w:pPr>
            <w:del w:id="200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31481F" w:rsidRDefault="000F3671">
            <w:pPr>
              <w:rPr>
                <w:del w:id="201" w:author="Arthur Souza Rodrigues" w:date="2026-07-10T21:42:00Z" w16du:dateUtc="2026-07-11T01:42:00Z"/>
              </w:rPr>
            </w:pPr>
            <w:del w:id="202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15453BF2" w14:textId="689A8600" w:rsidR="0031481F" w:rsidRDefault="0031481F">
      <w:pPr>
        <w:spacing w:before="200"/>
        <w:rPr>
          <w:del w:id="203" w:author="Arthur Souza Rodrigues" w:date="2026-07-10T21:42:00Z" w16du:dateUtc="2026-07-11T01:42:00Z"/>
        </w:rPr>
      </w:pPr>
    </w:p>
    <w:p w14:paraId="6D436C00" w14:textId="6FF0F000" w:rsidR="0031481F" w:rsidRDefault="000F3671">
      <w:pPr>
        <w:pBdr>
          <w:bottom w:val="single" w:sz="3" w:space="4" w:color="E2E8F0"/>
        </w:pBdr>
        <w:spacing w:before="300" w:after="80"/>
        <w:rPr>
          <w:del w:id="204" w:author="Arthur Souza Rodrigues" w:date="2026-07-10T21:42:00Z" w16du:dateUtc="2026-07-11T01:42:00Z"/>
        </w:rPr>
      </w:pPr>
      <w:del w:id="205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00BE2CA6" w14:textId="77777777" w:rsidR="0031481F" w:rsidRDefault="0031481F">
      <w:pPr>
        <w:spacing w:before="60"/>
        <w:rPr>
          <w:del w:id="206" w:author="Arthur Souza Rodrigues" w:date="2026-07-10T21:42:00Z" w16du:dateUtc="2026-07-11T01:42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rPr>
          <w:del w:id="207" w:author="Arthur Souza Rodrigues" w:date="2026-07-10T21:42:00Z" w16du:dateUtc="2026-07-11T01:42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0F3671">
            <w:pPr>
              <w:spacing w:after="8"/>
              <w:rPr>
                <w:del w:id="208" w:author="Arthur Souza Rodrigues" w:date="2026-07-10T21:42:00Z" w16du:dateUtc="2026-07-11T01:42:00Z"/>
              </w:rPr>
            </w:pPr>
            <w:del w:id="209" w:author="Arthur Souza Rodrigues" w:date="2026-07-10T21:42:00Z" w16du:dateUtc="2026-07-11T01:42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31481F" w:rsidRDefault="000F3671">
            <w:pPr>
              <w:spacing w:after="320"/>
              <w:rPr>
                <w:del w:id="210" w:author="Arthur Souza Rodrigues" w:date="2026-07-10T21:42:00Z" w16du:dateUtc="2026-07-11T01:42:00Z"/>
              </w:rPr>
            </w:pPr>
            <w:del w:id="211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212" w:author="Arthur Souza Rodrigues" w:date="2026-07-10T21:42:00Z" w16du:dateUtc="2026-07-11T01:42:00Z"/>
              </w:rPr>
            </w:pPr>
          </w:p>
          <w:p w14:paraId="18004CB4" w14:textId="77777777" w:rsidR="0031481F" w:rsidRDefault="000F3671">
            <w:pPr>
              <w:rPr>
                <w:del w:id="213" w:author="Arthur Souza Rodrigues" w:date="2026-07-10T21:42:00Z" w16du:dateUtc="2026-07-11T01:42:00Z"/>
              </w:rPr>
            </w:pPr>
            <w:del w:id="214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0F3671">
            <w:pPr>
              <w:spacing w:after="8"/>
              <w:rPr>
                <w:del w:id="215" w:author="Arthur Souza Rodrigues" w:date="2026-07-10T21:42:00Z" w16du:dateUtc="2026-07-11T01:42:00Z"/>
              </w:rPr>
            </w:pPr>
            <w:del w:id="216" w:author="Arthur Souza Rodrigues" w:date="2026-07-10T21:42:00Z" w16du:dateUtc="2026-07-11T01:42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3099E6A8" w14:textId="23392000" w:rsidR="0031481F" w:rsidRDefault="000F3671">
            <w:pPr>
              <w:spacing w:after="320"/>
              <w:rPr>
                <w:del w:id="217" w:author="Arthur Souza Rodrigues" w:date="2026-07-10T21:42:00Z" w16du:dateUtc="2026-07-11T01:42:00Z"/>
              </w:rPr>
            </w:pPr>
            <w:del w:id="218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219" w:author="Arthur Souza Rodrigues" w:date="2026-07-10T21:42:00Z" w16du:dateUtc="2026-07-11T01:42:00Z"/>
              </w:rPr>
            </w:pPr>
          </w:p>
          <w:p w14:paraId="09E07E00" w14:textId="72F92000" w:rsidR="0031481F" w:rsidRDefault="000F3671">
            <w:pPr>
              <w:rPr>
                <w:del w:id="220" w:author="Arthur Souza Rodrigues" w:date="2026-07-10T21:42:00Z" w16du:dateUtc="2026-07-11T01:42:00Z"/>
              </w:rPr>
            </w:pPr>
            <w:del w:id="221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7DC9D877" w14:textId="77777777" w:rsidR="00336008" w:rsidRDefault="00336008"/>
    <w:sectPr w:rsidR="0033600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226" w:author="Arthur Souza Rodrigues" w:date="2026-07-10T21:42:00Z" w16du:dateUtc="2026-07-11T01:42:00Z">
        <w:sectPr w:rsidR="00336008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F1420E" w14:textId="77777777" w:rsidR="00A40E1E" w:rsidRDefault="00A40E1E" w:rsidP="00CB6372">
      <w:pPr>
        <w:pPrChange w:id="2" w:author="Arthur Souza Rodrigues" w:date="2026-07-10T21:42:00Z" w16du:dateUtc="2026-07-11T01:42:00Z"/>
      </w:pPr>
      <w:r>
        <w:separator/>
      </w:r>
    </w:p>
  </w:endnote>
  <w:endnote w:type="continuationSeparator" w:id="0">
    <w:p w14:paraId="6D2183BE" w14:textId="77777777" w:rsidR="00A40E1E" w:rsidRDefault="00A40E1E" w:rsidP="00CB6372">
      <w:pPr>
        <w:pPrChange w:id="3" w:author="Arthur Souza Rodrigues" w:date="2026-07-10T21:42:00Z" w16du:dateUtc="2026-07-11T01:42:00Z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0F3671">
    <w:pPr>
      <w:pStyle w:val="ListParagraph"/>
      <w:pPrChange w:id="224" w:author="Arthur Souza Rodrigues" w:date="2026-07-10T21:42:00Z" w16du:dateUtc="2026-07-11T01:42:00Z">
        <w:pPr>
          <w:pBdr>
            <w:top w:val="single" w:sz="2" w:space="1" w:color="E2E8F0"/>
          </w:pBdr>
          <w:spacing w:before="80"/>
          <w:jc w:val="center"/>
        </w:pPr>
      </w:pPrChange>
    </w:pPr>
    <w:del w:id="225" w:author="Arthur Souza Rodrigues" w:date="2026-07-10T21:42:00Z" w16du:dateUtc="2026-07-11T01:42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>
        <w:fldChar w:fldCharType="begin"/>
      </w:r>
      <w:r>
        <w:delInstrText>HYPERLINK \h</w:delInstrText>
      </w:r>
      <w:r>
        <w:fldChar w:fldCharType="separate"/>
      </w:r>
      <w:r>
        <w:rPr>
          <w:color w:val="64748B"/>
          <w:sz w:val="20"/>
          <w:szCs w:val="20"/>
        </w:rPr>
        <w:delText xml:space="preserve">eigenpal.com         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32ABB6" w14:textId="77777777" w:rsidR="00A40E1E" w:rsidRDefault="00A40E1E" w:rsidP="00CB6372">
      <w:pPr>
        <w:pPrChange w:id="0" w:author="Arthur Souza Rodrigues" w:date="2026-07-10T21:42:00Z" w16du:dateUtc="2026-07-11T01:42:00Z"/>
      </w:pPr>
      <w:r>
        <w:separator/>
      </w:r>
    </w:p>
  </w:footnote>
  <w:footnote w:type="continuationSeparator" w:id="0">
    <w:p w14:paraId="547CE221" w14:textId="77777777" w:rsidR="00A40E1E" w:rsidRDefault="00A40E1E" w:rsidP="00CB6372">
      <w:pPr>
        <w:pPrChange w:id="1" w:author="Arthur Souza Rodrigues" w:date="2026-07-10T21:42:00Z" w16du:dateUtc="2026-07-11T01:42:00Z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0F3671">
    <w:pPr>
      <w:pPrChange w:id="222" w:author="Arthur Souza Rodrigues" w:date="2026-07-10T21:42:00Z" w16du:dateUtc="2026-07-11T01:42:00Z">
        <w:pPr>
          <w:pBdr>
            <w:bottom w:val="single" w:sz="2" w:space="1" w:color="E2E8F0"/>
          </w:pBdr>
          <w:jc w:val="center"/>
        </w:pPr>
      </w:pPrChange>
    </w:pPr>
    <w:del w:id="223" w:author="Arthur Souza Rodrigues" w:date="2026-07-10T21:42:00Z" w16du:dateUtc="2026-07-11T01:42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0F3671"/>
    <w:rsid w:val="0031481F"/>
    <w:rsid w:val="003310DB"/>
    <w:rsid w:val="00336008"/>
    <w:rsid w:val="007F02AB"/>
    <w:rsid w:val="00A40E1E"/>
    <w:rsid w:val="00B72F90"/>
    <w:rsid w:val="00CA79BE"/>
    <w:rsid w:val="00CB6372"/>
    <w:rsid w:val="00D53FE7"/>
    <w:rsid w:val="00DC2887"/>
    <w:rsid w:val="00E84C52"/>
    <w:rsid w:val="00EB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2026-05-10T03:08:00Z</dcterms:created>
  <dcterms:modified xsi:type="dcterms:W3CDTF">2026-07-11T01:42:00Z</dcterms:modified>
</cp:coreProperties>
</file>