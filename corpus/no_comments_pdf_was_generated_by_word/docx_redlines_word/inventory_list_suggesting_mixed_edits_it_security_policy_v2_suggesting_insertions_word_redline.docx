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35419B" w14:textId="77777777" w:rsidR="00E91D79" w:rsidRDefault="00C60BDA">
      <w:pPr>
        <w:rPr>
          <w:ins w:id="0" w:author="Author" w:date="2026-06-29T11:09:00Z" w16du:dateUtc="2026-06-29T15:09:00Z"/>
        </w:rPr>
      </w:pPr>
      <w:ins w:id="1" w:author="Author" w:date="2026-06-29T11:09:00Z" w16du:dateUtc="2026-06-29T15:09:00Z">
        <w:r>
          <w:t>IT Security Policy v2.0</w:t>
        </w:r>
      </w:ins>
    </w:p>
    <w:p w14:paraId="41229799" w14:textId="77777777" w:rsidR="00E91D79" w:rsidRDefault="00C60BDA">
      <w:pPr>
        <w:rPr>
          <w:ins w:id="2" w:author="Author" w:date="2026-06-29T11:09:00Z" w16du:dateUtc="2026-06-29T15:09:00Z"/>
        </w:rPr>
      </w:pPr>
      <w:ins w:id="3" w:author="Author" w:date="2026-06-29T11:09:00Z" w16du:dateUtc="2026-06-29T15:09:00Z">
        <w:r>
          <w:t>Effective Date: January 2026</w:t>
        </w:r>
      </w:ins>
    </w:p>
    <w:p w14:paraId="671E9C93" w14:textId="77777777" w:rsidR="00E91D79" w:rsidRDefault="00C60BDA">
      <w:pPr>
        <w:rPr>
          <w:ins w:id="4" w:author="Author" w:date="2026-06-29T11:09:00Z" w16du:dateUtc="2026-06-29T15:09:00Z"/>
        </w:rPr>
      </w:pPr>
      <w:ins w:id="5" w:author="Author" w:date="2026-06-29T11:09:00Z" w16du:dateUtc="2026-06-29T15:09:00Z">
        <w:r>
          <w:t>Scope: All employees and contractors</w:t>
        </w:r>
      </w:ins>
    </w:p>
    <w:p w14:paraId="1C69A4FF" w14:textId="77777777" w:rsidR="00E91D79" w:rsidRDefault="00C60BDA">
      <w:pPr>
        <w:rPr>
          <w:ins w:id="6" w:author="Author" w:date="2026-06-29T11:09:00Z" w16du:dateUtc="2026-06-29T15:09:00Z"/>
        </w:rPr>
      </w:pPr>
      <w:ins w:id="7" w:author="Author" w:date="2026-06-29T11:09:00Z" w16du:dateUtc="2026-06-29T15:09:00Z">
        <w:r>
          <w:t>Password Requirements: 12+ characters</w:t>
        </w:r>
      </w:ins>
    </w:p>
    <w:p w14:paraId="1BEB8C34" w14:textId="77777777" w:rsidR="00E91D79" w:rsidRDefault="00C60BDA">
      <w:pPr>
        <w:rPr>
          <w:ins w:id="8" w:author="Author" w:date="2026-06-29T11:09:00Z" w16du:dateUtc="2026-06-29T15:09:00Z"/>
        </w:rPr>
      </w:pPr>
      <w:ins w:id="9" w:author="Author" w:date="2026-06-29T11:09:00Z" w16du:dateUtc="2026-06-29T15:09:00Z">
        <w:r>
          <w:t>MFA: Required for all systems</w:t>
        </w:r>
      </w:ins>
    </w:p>
    <w:p w14:paraId="366E57E5" w14:textId="77777777" w:rsidR="00E91D79" w:rsidRDefault="00C60BDA">
      <w:pPr>
        <w:rPr>
          <w:ins w:id="10" w:author="Author" w:date="2026-06-29T11:09:00Z" w16du:dateUtc="2026-06-29T15:09:00Z"/>
        </w:rPr>
      </w:pPr>
      <w:ins w:id="11" w:author="Author" w:date="2026-06-29T11:09:00Z" w16du:dateUtc="2026-06-29T15:09:00Z">
        <w:r>
          <w:t>Data Backup: Daily automated backups</w:t>
        </w:r>
      </w:ins>
    </w:p>
    <w:p w14:paraId="422EBE17" w14:textId="77777777" w:rsidR="00E91D79" w:rsidRDefault="00C60BDA">
      <w:pPr>
        <w:rPr>
          <w:ins w:id="12" w:author="Author" w:date="2026-06-29T11:09:00Z" w16du:dateUtc="2026-06-29T15:09:00Z"/>
        </w:rPr>
      </w:pPr>
      <w:ins w:id="13" w:author="Author" w:date="2026-06-29T11:09:00Z" w16du:dateUtc="2026-06-29T15:09:00Z">
        <w:r>
          <w:t>Incident Response: 4-hour SLA</w:t>
        </w:r>
      </w:ins>
      <w:ins w:id="14" w:author="Online User" w:date="2026-05-14T18:20:00Z">
        <w:r>
          <w:t xml:space="preserve"> and bi-annual audits</w:t>
        </w:r>
      </w:ins>
    </w:p>
    <w:p w14:paraId="20402E7C" w14:textId="77777777" w:rsidR="00857D1B" w:rsidRDefault="00C60BDA">
      <w:pPr>
        <w:rPr>
          <w:del w:id="15" w:author="Author" w:date="2026-06-29T11:09:00Z" w16du:dateUtc="2026-06-29T15:09:00Z"/>
        </w:rPr>
      </w:pPr>
      <w:ins w:id="16" w:author="Author" w:date="2026-06-29T11:09:00Z" w16du:dateUtc="2026-06-29T15:09:00Z">
        <w:r>
          <w:t>Annual Security Training: Mandatory</w:t>
        </w:r>
      </w:ins>
      <w:del w:id="17" w:author="Author" w:date="2026-06-29T11:09:00Z" w16du:dateUtc="2026-06-29T15:09:00Z">
        <w:r>
          <w:delText>Inventory List</w:delText>
        </w:r>
      </w:del>
    </w:p>
    <w:p w14:paraId="59441201" w14:textId="77777777" w:rsidR="00857D1B" w:rsidRDefault="00C60BDA">
      <w:del w:id="18" w:author="Author" w:date="2026-06-29T11:09:00Z" w16du:dateUtc="2026-06-29T15:09:00Z">
        <w:r>
          <w:delText>Item</w:delText>
        </w:r>
        <w:r>
          <w:tab/>
        </w:r>
        <w:r>
          <w:delText>Qty</w:delText>
        </w:r>
        <w:r>
          <w:tab/>
        </w:r>
        <w:r>
          <w:delText>Price</w:delText>
        </w:r>
        <w:r>
          <w:tab/>
        </w:r>
        <w:r>
          <w:delText>Lapt</w:delText>
        </w:r>
      </w:del>
      <w:del w:id="19" w:author="Online User" w:date="2026-05-14T20:27:00Z">
        <w:r>
          <w:delText xml:space="preserve">op </w:delText>
        </w:r>
      </w:del>
      <w:ins w:id="20" w:author="Online User" w:date="2026-05-14T20:27:00Z">
        <w:r>
          <w:t>MacBook</w:t>
        </w:r>
      </w:ins>
      <w:del w:id="21" w:author="Author" w:date="2026-06-29T11:09:00Z" w16du:dateUtc="2026-06-29T15:09:00Z">
        <w:r>
          <w:delText>Pro 15</w:delText>
        </w:r>
        <w:r>
          <w:tab/>
        </w:r>
        <w:r>
          <w:delText>10</w:delText>
        </w:r>
        <w:r>
          <w:tab/>
        </w:r>
        <w:r>
          <w:delText>$1,200</w:delText>
        </w:r>
        <w:r>
          <w:tab/>
        </w:r>
        <w:r>
          <w:delText>Wireless Mouse</w:delText>
        </w:r>
        <w:r>
          <w:tab/>
        </w:r>
        <w:r>
          <w:delText>50</w:delText>
        </w:r>
        <w:r>
          <w:tab/>
        </w:r>
        <w:r>
          <w:delText>$25</w:delText>
        </w:r>
        <w:r>
          <w:tab/>
        </w:r>
        <w:r>
          <w:delText>USB-C Hub</w:delText>
        </w:r>
        <w:r>
          <w:tab/>
        </w:r>
        <w:r>
          <w:delText>30</w:delText>
        </w:r>
        <w:r>
          <w:tab/>
        </w:r>
        <w:r>
          <w:delText>$45</w:delText>
        </w:r>
      </w:del>
    </w:p>
    <w:sectPr w:rsidR="00857D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D1B"/>
    <w:rsid w:val="00325BC5"/>
    <w:rsid w:val="003A344E"/>
    <w:rsid w:val="00857D1B"/>
    <w:rsid w:val="00C60BDA"/>
    <w:rsid w:val="00E9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52B1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2026-06-29T15:09:00Z</dcterms:modified>
</cp:coreProperties>
</file>