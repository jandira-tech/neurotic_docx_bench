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7D0CB6">
      <w:pPr>
        <w:spacing w:after="20"/>
        <w:rPr>
          <w:ins w:id="15" w:author="Arthur Souza Rodrigues" w:date="2026-07-05T01:31:00Z" w16du:dateUtc="2026-07-05T05:31:00Z"/>
        </w:rPr>
      </w:pPr>
      <w:ins w:id="16" w:author="Arthur Souza Rodrigues" w:date="2026-07-05T01:31:00Z" w16du:dateUtc="2026-07-05T05:31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7D0CB6">
      <w:pPr>
        <w:spacing w:after="60"/>
        <w:rPr>
          <w:ins w:id="17" w:author="Arthur Souza Rodrigues" w:date="2026-07-05T01:31:00Z" w16du:dateUtc="2026-07-05T05:31:00Z"/>
        </w:rPr>
      </w:pPr>
      <w:ins w:id="18" w:author="Arthur Souza Rodrigues" w:date="2026-07-05T01:31:00Z" w16du:dateUtc="2026-07-05T05:31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19" w:author="Arthur Souza Rodrigues" w:date="2026-07-05T01:31:00Z" w16du:dateUtc="2026-07-05T05:3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7D0CB6">
            <w:pPr>
              <w:rPr>
                <w:ins w:id="21" w:author="Arthur Souza Rodrigues" w:date="2026-07-05T01:31:00Z" w16du:dateUtc="2026-07-05T05:31:00Z"/>
              </w:rPr>
            </w:pPr>
            <w:ins w:id="22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7D0CB6">
            <w:pPr>
              <w:rPr>
                <w:ins w:id="23" w:author="Arthur Souza Rodrigues" w:date="2026-07-05T01:31:00Z" w16du:dateUtc="2026-07-05T05:31:00Z"/>
              </w:rPr>
            </w:pPr>
            <w:ins w:id="24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49E996B2" w14:textId="77777777" w:rsidR="00202DA4" w:rsidRDefault="007D0CB6">
      <w:pPr>
        <w:pBdr>
          <w:bottom w:val="single" w:sz="3" w:space="4" w:color="E2E8F0"/>
        </w:pBdr>
        <w:spacing w:before="300" w:after="80"/>
        <w:rPr>
          <w:ins w:id="25" w:author="Arthur Souza Rodrigues" w:date="2026-07-05T01:31:00Z" w16du:dateUtc="2026-07-05T05:31:00Z"/>
        </w:rPr>
      </w:pPr>
      <w:ins w:id="26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70A0CC1C" w:rsidR="00202DA4" w:rsidRDefault="007D0CB6">
      <w:pPr>
        <w:spacing w:before="60" w:after="60"/>
        <w:rPr>
          <w:ins w:id="27" w:author="Arthur Souza Rodrigues" w:date="2026-07-05T01:31:00Z" w16du:dateUtc="2026-07-05T05:31:00Z"/>
        </w:rPr>
      </w:pPr>
      <w:ins w:id="28" w:author="Arthur Souza Rodrigues" w:date="2026-07-05T01:31:00Z" w16du:dateUtc="2026-07-05T05:31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r>
          <w:rPr>
            <w:color w:val="0F172A"/>
          </w:rPr>
          <w:t xml:space="preserve">no backend required           </w:t>
        </w:r>
        <w:r>
          <w:rPr>
            <w:color w:val="0F172A"/>
          </w:rPr>
          <w:t xml:space="preserve">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29" w:author="Arthur Souza Rodrigues" w:date="2026-07-05T01:31:00Z" w16du:dateUtc="2026-07-05T05:31:00Z"/>
        </w:rPr>
      </w:pPr>
    </w:p>
    <w:p w14:paraId="28B83400" w14:textId="63C344EE" w:rsidR="00202DA4" w:rsidRDefault="007D0CB6">
      <w:pPr>
        <w:spacing w:before="60" w:after="60"/>
        <w:rPr>
          <w:ins w:id="30" w:author="Arthur Souza Rodrigues" w:date="2026-07-05T01:31:00Z" w16du:dateUtc="2026-07-05T05:31:00Z"/>
        </w:rPr>
      </w:pPr>
      <w:ins w:id="31" w:author="Arthur Souza Rodrigues" w:date="2026-07-05T01:31:00Z" w16du:dateUtc="2026-07-05T05:31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r>
          <w:rPr>
            <w:color w:val="0F172A"/>
          </w:rPr>
          <w:t xml:space="preserve">This library skips it           </w:t>
        </w:r>
        <w:r>
          <w:rPr>
            <w:color w:val="0F172A"/>
          </w:rPr>
          <w:t xml:space="preserve">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2" w:author="Arthur Souza Rodrigues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7D0CB6">
            <w:pPr>
              <w:rPr>
                <w:ins w:id="34" w:author="Arthur Souza Rodrigues" w:date="2026-07-05T01:31:00Z" w16du:dateUtc="2026-07-05T05:31:00Z"/>
              </w:rPr>
            </w:pPr>
            <w:ins w:id="35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7D0CB6">
            <w:pPr>
              <w:rPr>
                <w:ins w:id="36" w:author="Arthur Souza Rodrigues" w:date="2026-07-05T01:31:00Z" w16du:dateUtc="2026-07-05T05:31:00Z"/>
              </w:rPr>
            </w:pPr>
            <w:ins w:id="3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38" w:author="Arthur Souza Rodrigues" w:date="2026-07-05T01:31:00Z" w16du:dateUtc="2026-07-05T05:31:00Z"/>
              </w:rPr>
            </w:pPr>
          </w:p>
          <w:p w14:paraId="567EA400" w14:textId="30A68100" w:rsidR="00202DA4" w:rsidRDefault="007D0CB6">
            <w:pPr>
              <w:rPr>
                <w:ins w:id="39" w:author="Arthur Souza Rodrigues" w:date="2026-07-05T01:31:00Z" w16du:dateUtc="2026-07-05T05:31:00Z"/>
              </w:rPr>
            </w:pPr>
            <w:ins w:id="4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7D0CB6">
            <w:pPr>
              <w:rPr>
                <w:ins w:id="41" w:author="Arthur Souza Rodrigues" w:date="2026-07-05T01:31:00Z" w16du:dateUtc="2026-07-05T05:31:00Z"/>
              </w:rPr>
            </w:pPr>
            <w:ins w:id="4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7D0CB6">
            <w:pPr>
              <w:rPr>
                <w:ins w:id="43" w:author="Arthur Souza Rodrigues" w:date="2026-07-05T01:31:00Z" w16du:dateUtc="2026-07-05T05:31:00Z"/>
              </w:rPr>
            </w:pPr>
            <w:ins w:id="4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7D0CB6">
            <w:pPr>
              <w:rPr>
                <w:ins w:id="45" w:author="Arthur Souza Rodrigues" w:date="2026-07-05T01:31:00Z" w16du:dateUtc="2026-07-05T05:31:00Z"/>
              </w:rPr>
            </w:pPr>
            <w:ins w:id="46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7D0CB6">
            <w:pPr>
              <w:rPr>
                <w:ins w:id="47" w:author="Arthur Souza Rodrigues" w:date="2026-07-05T01:31:00Z" w16du:dateUtc="2026-07-05T05:31:00Z"/>
              </w:rPr>
            </w:pPr>
            <w:ins w:id="48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7D0CB6">
            <w:pPr>
              <w:rPr>
                <w:ins w:id="49" w:author="Arthur Souza Rodrigues" w:date="2026-07-05T01:31:00Z" w16du:dateUtc="2026-07-05T05:31:00Z"/>
              </w:rPr>
            </w:pPr>
            <w:ins w:id="5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7D0CB6">
            <w:pPr>
              <w:rPr>
                <w:ins w:id="51" w:author="Arthur Souza Rodrigues" w:date="2026-07-05T01:31:00Z" w16du:dateUtc="2026-07-05T05:31:00Z"/>
              </w:rPr>
            </w:pPr>
            <w:ins w:id="5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7D0CB6">
            <w:pPr>
              <w:rPr>
                <w:ins w:id="53" w:author="Arthur Souza Rodrigues" w:date="2026-07-05T01:31:00Z" w16du:dateUtc="2026-07-05T05:31:00Z"/>
              </w:rPr>
            </w:pPr>
            <w:ins w:id="5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55" w:author="Arthur Souza Rodrigues" w:date="2026-07-05T01:31:00Z" w16du:dateUtc="2026-07-05T05:31:00Z"/>
        </w:rPr>
      </w:pPr>
    </w:p>
    <w:p w14:paraId="124B2800" w14:textId="77777777" w:rsidR="00202DA4" w:rsidRDefault="007D0CB6">
      <w:pPr>
        <w:pBdr>
          <w:bottom w:val="single" w:sz="3" w:space="4" w:color="E2E8F0"/>
        </w:pBdr>
        <w:spacing w:before="300" w:after="80"/>
        <w:rPr>
          <w:ins w:id="56" w:author="Arthur Souza Rodrigues" w:date="2026-07-05T01:31:00Z" w16du:dateUtc="2026-07-05T05:31:00Z"/>
        </w:rPr>
      </w:pPr>
      <w:ins w:id="57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7D0CB6">
      <w:pPr>
        <w:spacing w:before="60" w:after="60"/>
        <w:rPr>
          <w:ins w:id="58" w:author="Arthur Souza Rodrigues" w:date="2026-07-05T01:31:00Z" w16du:dateUtc="2026-07-05T05:31:00Z"/>
        </w:rPr>
      </w:pPr>
      <w:ins w:id="59" w:author="Arthur Souza Rodrigues" w:date="2026-07-05T01:31:00Z" w16du:dateUtc="2026-07-05T05:31:00Z">
        <w:r>
          <w:rPr>
            <w:color w:val="0F172A"/>
          </w:rPr>
          <w:lastRenderedPageBreak/>
        </w:r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0" w:author="Arthur Souza Rodrigues" w:date="2026-07-05T01:31:00Z" w16du:dateUtc="2026-07-05T05:31:00Z"/>
        </w:rPr>
      </w:pPr>
    </w:p>
    <w:p w14:paraId="334AE0C7" w14:textId="15C85C00" w:rsidR="00202DA4" w:rsidRDefault="007D0CB6">
      <w:pPr>
        <w:spacing w:before="180" w:after="40"/>
        <w:rPr>
          <w:ins w:id="61" w:author="Arthur Souza Rodrigues" w:date="2026-07-05T01:31:00Z" w16du:dateUtc="2026-07-05T05:31:00Z"/>
        </w:rPr>
      </w:pPr>
      <w:ins w:id="62" w:author="Arthur Souza Rodrigues" w:date="2026-07-05T01:31:00Z" w16du:dateUtc="2026-07-05T05:31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7D0CB6">
      <w:pPr>
        <w:spacing w:before="60" w:after="60"/>
        <w:rPr>
          <w:ins w:id="63" w:author="Arthur Souza Rodrigues" w:date="2026-07-05T01:31:00Z" w16du:dateUtc="2026-07-05T05:31:00Z"/>
        </w:rPr>
      </w:pPr>
      <w:ins w:id="64" w:author="Arthur Souza Rodrigues" w:date="2026-07-05T01:31:00Z" w16du:dateUtc="2026-07-05T05:31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65" w:author="Arthur Souza Rodrigues" w:date="2026-07-05T01:31:00Z" w16du:dateUtc="2026-07-05T05:31:00Z"/>
        </w:rPr>
      </w:pPr>
    </w:p>
    <w:p w14:paraId="2228E200" w14:textId="40AC8A00" w:rsidR="00202DA4" w:rsidRDefault="007D0CB6">
      <w:pPr>
        <w:spacing w:before="60" w:after="60"/>
        <w:rPr>
          <w:ins w:id="66" w:author="Arthur Souza Rodrigues" w:date="2026-07-05T01:31:00Z" w16du:dateUtc="2026-07-05T05:31:00Z"/>
        </w:rPr>
      </w:pPr>
      <w:ins w:id="67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68" w:author="Arthur Souza Rodrigues" w:date="2026-07-05T01:31:00Z" w16du:dateUtc="2026-07-05T05:31:00Z"/>
        </w:rPr>
      </w:pPr>
    </w:p>
    <w:p w14:paraId="749CF692" w14:textId="77777777" w:rsidR="00202DA4" w:rsidRDefault="007D0CB6">
      <w:pPr>
        <w:spacing w:before="180" w:after="40"/>
        <w:rPr>
          <w:ins w:id="69" w:author="Arthur Souza Rodrigues" w:date="2026-07-05T01:31:00Z" w16du:dateUtc="2026-07-05T05:31:00Z"/>
        </w:rPr>
      </w:pPr>
      <w:ins w:id="70" w:author="Arthur Souza Rodrigues" w:date="2026-07-05T01:31:00Z" w16du:dateUtc="2026-07-05T05:31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7D0CB6">
      <w:pPr>
        <w:spacing w:before="60" w:after="60"/>
        <w:rPr>
          <w:ins w:id="71" w:author="Arthur Souza Rodrigues" w:date="2026-07-05T01:31:00Z" w16du:dateUtc="2026-07-05T05:31:00Z"/>
        </w:rPr>
      </w:pPr>
      <w:ins w:id="72" w:author="Arthur Souza Rodrigues" w:date="2026-07-05T01:31:00Z" w16du:dateUtc="2026-07-05T05:31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74" w:author="Arthur Souza Rodrigues" w:date="2026-07-05T01:31:00Z" w16du:dateUtc="2026-07-05T05:31:00Z"/>
        </w:rPr>
      </w:pPr>
    </w:p>
    <w:p w14:paraId="73ABDE4F" w14:textId="255A2400" w:rsidR="00202DA4" w:rsidRDefault="007D0CB6">
      <w:pPr>
        <w:spacing w:before="60" w:after="60"/>
        <w:rPr>
          <w:ins w:id="75" w:author="Arthur Souza Rodrigues" w:date="2026-07-05T01:31:00Z" w16du:dateUtc="2026-07-05T05:31:00Z"/>
        </w:rPr>
      </w:pPr>
      <w:ins w:id="76" w:author="Arthur Souza Rodrigues" w:date="2026-07-05T01:31:00Z" w16du:dateUtc="2026-07-05T05:31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77" w:author="Arthur Souza Rodrigues" w:date="2026-07-05T01:31:00Z" w16du:dateUtc="2026-07-05T05:31:00Z"/>
        </w:rPr>
      </w:pPr>
    </w:p>
    <w:p w14:paraId="07D0CE00" w14:textId="0F7CE400" w:rsidR="00202DA4" w:rsidRDefault="007D0CB6">
      <w:pPr>
        <w:spacing w:before="180" w:after="40"/>
        <w:rPr>
          <w:ins w:id="78" w:author="Arthur Souza Rodrigues" w:date="2026-07-05T01:31:00Z" w16du:dateUtc="2026-07-05T05:31:00Z"/>
        </w:rPr>
      </w:pPr>
      <w:ins w:id="79" w:author="Arthur Souza Rodrigues" w:date="2026-07-05T01:31:00Z" w16du:dateUtc="2026-07-05T05:31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7D0CB6">
      <w:pPr>
        <w:spacing w:before="60" w:after="60"/>
        <w:rPr>
          <w:ins w:id="80" w:author="Arthur Souza Rodrigues" w:date="2026-07-05T01:31:00Z" w16du:dateUtc="2026-07-05T05:31:00Z"/>
        </w:rPr>
      </w:pPr>
      <w:ins w:id="81" w:author="Arthur Souza Rodrigues" w:date="2026-07-05T01:31:00Z" w16du:dateUtc="2026-07-05T05:31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2" w:author="Arthur Souza Rodrigues" w:date="2026-07-05T01:31:00Z" w16du:dateUtc="2026-07-05T05:31:00Z"/>
        </w:rPr>
      </w:pPr>
    </w:p>
    <w:p w14:paraId="467B1700" w14:textId="00AE9C00" w:rsidR="00202DA4" w:rsidRDefault="007D0CB6">
      <w:pPr>
        <w:pBdr>
          <w:bottom w:val="single" w:sz="3" w:space="4" w:color="E2E8F0"/>
        </w:pBdr>
        <w:spacing w:before="300" w:after="80"/>
        <w:rPr>
          <w:ins w:id="83" w:author="Arthur Souza Rodrigues" w:date="2026-07-05T01:31:00Z" w16du:dateUtc="2026-07-05T05:31:00Z"/>
        </w:rPr>
      </w:pPr>
      <w:ins w:id="84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7D0CB6">
      <w:pPr>
        <w:spacing w:before="60" w:after="60"/>
        <w:rPr>
          <w:ins w:id="85" w:author="Arthur Souza Rodrigues" w:date="2026-07-05T01:31:00Z" w16du:dateUtc="2026-07-05T05:31:00Z"/>
        </w:rPr>
      </w:pPr>
      <w:ins w:id="86" w:author="Arthur Souza Rodrigues" w:date="2026-07-05T01:31:00Z" w16du:dateUtc="2026-07-05T05:31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87" w:author="Arthur Souza Rodrigues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88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7D0CB6">
            <w:pPr>
              <w:rPr>
                <w:ins w:id="89" w:author="Arthur Souza Rodrigues" w:date="2026-07-05T01:31:00Z" w16du:dateUtc="2026-07-05T05:31:00Z"/>
              </w:rPr>
            </w:pPr>
            <w:ins w:id="90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7D0CB6">
            <w:pPr>
              <w:rPr>
                <w:ins w:id="91" w:author="Arthur Souza Rodrigues" w:date="2026-07-05T01:31:00Z" w16du:dateUtc="2026-07-05T05:31:00Z"/>
              </w:rPr>
            </w:pPr>
            <w:ins w:id="92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7D0CB6">
            <w:pPr>
              <w:rPr>
                <w:ins w:id="93" w:author="Arthur Souza Rodrigues" w:date="2026-07-05T01:31:00Z" w16du:dateUtc="2026-07-05T05:31:00Z"/>
              </w:rPr>
            </w:pPr>
            <w:ins w:id="94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7D0CB6">
            <w:pPr>
              <w:rPr>
                <w:ins w:id="95" w:author="Arthur Souza Rodrigues" w:date="2026-07-05T01:31:00Z" w16du:dateUtc="2026-07-05T05:31:00Z"/>
              </w:rPr>
            </w:pPr>
            <w:ins w:id="96" w:author="Arthur Souza Rodrigues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97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7D0CB6">
            <w:pPr>
              <w:rPr>
                <w:ins w:id="98" w:author="Arthur Souza Rodrigues" w:date="2026-07-05T01:31:00Z" w16du:dateUtc="2026-07-05T05:31:00Z"/>
              </w:rPr>
            </w:pPr>
            <w:ins w:id="99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7D0CB6">
            <w:pPr>
              <w:rPr>
                <w:ins w:id="100" w:author="Arthur Souza Rodrigues" w:date="2026-07-05T01:31:00Z" w16du:dateUtc="2026-07-05T05:31:00Z"/>
              </w:rPr>
            </w:pPr>
            <w:ins w:id="101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7D0CB6">
            <w:pPr>
              <w:rPr>
                <w:ins w:id="102" w:author="Arthur Souza Rodrigues" w:date="2026-07-05T01:31:00Z" w16du:dateUtc="2026-07-05T05:31:00Z"/>
              </w:rPr>
            </w:pPr>
            <w:ins w:id="103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7D0CB6">
            <w:pPr>
              <w:rPr>
                <w:ins w:id="104" w:author="Arthur Souza Rodrigues" w:date="2026-07-05T01:31:00Z" w16du:dateUtc="2026-07-05T05:31:00Z"/>
              </w:rPr>
            </w:pPr>
            <w:ins w:id="105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06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7D0CB6">
            <w:pPr>
              <w:rPr>
                <w:ins w:id="107" w:author="Arthur Souza Rodrigues" w:date="2026-07-05T01:31:00Z" w16du:dateUtc="2026-07-05T05:31:00Z"/>
              </w:rPr>
            </w:pPr>
            <w:ins w:id="108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7D0CB6">
            <w:pPr>
              <w:rPr>
                <w:ins w:id="109" w:author="Arthur Souza Rodrigues" w:date="2026-07-05T01:31:00Z" w16du:dateUtc="2026-07-05T05:31:00Z"/>
              </w:rPr>
            </w:pPr>
            <w:ins w:id="110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7D0CB6">
            <w:pPr>
              <w:rPr>
                <w:ins w:id="111" w:author="Arthur Souza Rodrigues" w:date="2026-07-05T01:31:00Z" w16du:dateUtc="2026-07-05T05:31:00Z"/>
              </w:rPr>
            </w:pPr>
            <w:ins w:id="112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7D0CB6">
            <w:pPr>
              <w:rPr>
                <w:ins w:id="113" w:author="Arthur Souza Rodrigues" w:date="2026-07-05T01:31:00Z" w16du:dateUtc="2026-07-05T05:31:00Z"/>
              </w:rPr>
            </w:pPr>
            <w:ins w:id="114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15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7D0CB6">
            <w:pPr>
              <w:rPr>
                <w:ins w:id="116" w:author="Arthur Souza Rodrigues" w:date="2026-07-05T01:31:00Z" w16du:dateUtc="2026-07-05T05:31:00Z"/>
              </w:rPr>
            </w:pPr>
            <w:ins w:id="117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7D0CB6">
            <w:pPr>
              <w:rPr>
                <w:ins w:id="118" w:author="Arthur Souza Rodrigues" w:date="2026-07-05T01:31:00Z" w16du:dateUtc="2026-07-05T05:31:00Z"/>
              </w:rPr>
            </w:pPr>
            <w:ins w:id="119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7D0CB6">
            <w:pPr>
              <w:rPr>
                <w:ins w:id="120" w:author="Arthur Souza Rodrigues" w:date="2026-07-05T01:31:00Z" w16du:dateUtc="2026-07-05T05:31:00Z"/>
              </w:rPr>
            </w:pPr>
            <w:ins w:id="121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7D0CB6">
            <w:pPr>
              <w:rPr>
                <w:ins w:id="122" w:author="Arthur Souza Rodrigues" w:date="2026-07-05T01:31:00Z" w16du:dateUtc="2026-07-05T05:31:00Z"/>
              </w:rPr>
            </w:pPr>
            <w:ins w:id="123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24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7D0CB6">
            <w:pPr>
              <w:rPr>
                <w:ins w:id="125" w:author="Arthur Souza Rodrigues" w:date="2026-07-05T01:31:00Z" w16du:dateUtc="2026-07-05T05:31:00Z"/>
              </w:rPr>
            </w:pPr>
            <w:ins w:id="126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7D0CB6">
            <w:pPr>
              <w:rPr>
                <w:ins w:id="127" w:author="Arthur Souza Rodrigues" w:date="2026-07-05T01:31:00Z" w16du:dateUtc="2026-07-05T05:31:00Z"/>
              </w:rPr>
            </w:pPr>
            <w:ins w:id="128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7D0CB6">
            <w:pPr>
              <w:rPr>
                <w:ins w:id="129" w:author="Arthur Souza Rodrigues" w:date="2026-07-05T01:31:00Z" w16du:dateUtc="2026-07-05T05:31:00Z"/>
              </w:rPr>
            </w:pPr>
            <w:ins w:id="130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7D0CB6">
            <w:pPr>
              <w:rPr>
                <w:ins w:id="131" w:author="Arthur Souza Rodrigues" w:date="2026-07-05T01:31:00Z" w16du:dateUtc="2026-07-05T05:31:00Z"/>
              </w:rPr>
            </w:pPr>
            <w:ins w:id="132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3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7D0CB6">
            <w:pPr>
              <w:rPr>
                <w:ins w:id="134" w:author="Arthur Souza Rodrigues" w:date="2026-07-05T01:31:00Z" w16du:dateUtc="2026-07-05T05:31:00Z"/>
              </w:rPr>
            </w:pPr>
            <w:ins w:id="135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7D0CB6">
            <w:pPr>
              <w:rPr>
                <w:ins w:id="136" w:author="Arthur Souza Rodrigues" w:date="2026-07-05T01:31:00Z" w16du:dateUtc="2026-07-05T05:31:00Z"/>
              </w:rPr>
            </w:pPr>
            <w:ins w:id="137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7D0CB6">
            <w:pPr>
              <w:rPr>
                <w:ins w:id="138" w:author="Arthur Souza Rodrigues" w:date="2026-07-05T01:31:00Z" w16du:dateUtc="2026-07-05T05:31:00Z"/>
              </w:rPr>
            </w:pPr>
            <w:ins w:id="139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7D0CB6">
            <w:pPr>
              <w:rPr>
                <w:ins w:id="140" w:author="Arthur Souza Rodrigues" w:date="2026-07-05T01:31:00Z" w16du:dateUtc="2026-07-05T05:31:00Z"/>
              </w:rPr>
            </w:pPr>
            <w:ins w:id="141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2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7D0CB6">
            <w:pPr>
              <w:rPr>
                <w:ins w:id="143" w:author="Arthur Souza Rodrigues" w:date="2026-07-05T01:31:00Z" w16du:dateUtc="2026-07-05T05:31:00Z"/>
              </w:rPr>
            </w:pPr>
            <w:ins w:id="144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7D0CB6">
            <w:pPr>
              <w:rPr>
                <w:ins w:id="145" w:author="Arthur Souza Rodrigues" w:date="2026-07-05T01:31:00Z" w16du:dateUtc="2026-07-05T05:31:00Z"/>
              </w:rPr>
            </w:pPr>
            <w:ins w:id="146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7D0CB6">
            <w:pPr>
              <w:rPr>
                <w:ins w:id="147" w:author="Arthur Souza Rodrigues" w:date="2026-07-05T01:31:00Z" w16du:dateUtc="2026-07-05T05:31:00Z"/>
              </w:rPr>
            </w:pPr>
            <w:ins w:id="148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7D0CB6">
            <w:pPr>
              <w:rPr>
                <w:ins w:id="149" w:author="Arthur Souza Rodrigues" w:date="2026-07-05T01:31:00Z" w16du:dateUtc="2026-07-05T05:31:00Z"/>
              </w:rPr>
            </w:pPr>
            <w:ins w:id="150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1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7D0CB6">
            <w:pPr>
              <w:rPr>
                <w:ins w:id="152" w:author="Arthur Souza Rodrigues" w:date="2026-07-05T01:31:00Z" w16du:dateUtc="2026-07-05T05:31:00Z"/>
              </w:rPr>
            </w:pPr>
            <w:ins w:id="153" w:author="Arthur Souza Rodrigues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7D0CB6">
            <w:pPr>
              <w:rPr>
                <w:ins w:id="154" w:author="Arthur Souza Rodrigues" w:date="2026-07-05T01:31:00Z" w16du:dateUtc="2026-07-05T05:31:00Z"/>
              </w:rPr>
            </w:pPr>
            <w:ins w:id="155" w:author="Arthur Souza Rodrigues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7D0CB6">
            <w:pPr>
              <w:rPr>
                <w:ins w:id="156" w:author="Arthur Souza Rodrigues" w:date="2026-07-05T01:31:00Z" w16du:dateUtc="2026-07-05T05:31:00Z"/>
              </w:rPr>
            </w:pPr>
            <w:ins w:id="157" w:author="Arthur Souza Rodrigues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7D0CB6">
            <w:pPr>
              <w:rPr>
                <w:ins w:id="158" w:author="Arthur Souza Rodrigues" w:date="2026-07-05T01:31:00Z" w16du:dateUtc="2026-07-05T05:31:00Z"/>
              </w:rPr>
            </w:pPr>
            <w:ins w:id="159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0" w:author="Arthur Souza Rodrigues" w:date="2026-07-05T01:31:00Z" w16du:dateUtc="2026-07-05T05:31:00Z"/>
        </w:rPr>
      </w:pPr>
    </w:p>
    <w:p w14:paraId="460BB7FA" w14:textId="77777777" w:rsidR="00202DA4" w:rsidRDefault="007D0CB6">
      <w:pPr>
        <w:rPr>
          <w:ins w:id="161" w:author="Arthur Souza Rodrigues" w:date="2026-07-05T01:31:00Z" w16du:dateUtc="2026-07-05T05:31:00Z"/>
        </w:rPr>
      </w:pPr>
      <w:ins w:id="162" w:author="Arthur Souza Rodrigues" w:date="2026-07-05T01:31:00Z" w16du:dateUtc="2026-07-05T05:31:00Z">
        <w:r>
          <w:br w:type="page"/>
        </w:r>
      </w:ins>
    </w:p>
    <w:p w14:paraId="219D9206" w14:textId="7D8B6000" w:rsidR="00202DA4" w:rsidRDefault="007D0CB6">
      <w:pPr>
        <w:spacing w:before="180" w:after="40"/>
        <w:rPr>
          <w:ins w:id="163" w:author="Arthur Souza Rodrigues" w:date="2026-07-05T01:31:00Z" w16du:dateUtc="2026-07-05T05:31:00Z"/>
        </w:rPr>
      </w:pPr>
      <w:ins w:id="164" w:author="Arthur Souza Rodrigues" w:date="2026-07-05T01:31:00Z" w16du:dateUtc="2026-07-05T05:3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65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7D0CB6">
            <w:pPr>
              <w:rPr>
                <w:ins w:id="166" w:author="Arthur Souza Rodrigues" w:date="2026-07-05T01:31:00Z" w16du:dateUtc="2026-07-05T05:31:00Z"/>
              </w:rPr>
            </w:pPr>
            <w:ins w:id="167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68" w:author="Arthur Souza Rodrigues" w:date="2026-07-05T01:31:00Z" w16du:dateUtc="2026-07-05T05:31:00Z"/>
              </w:rPr>
            </w:pPr>
          </w:p>
          <w:p w14:paraId="31FF7C43" w14:textId="7641B600" w:rsidR="00202DA4" w:rsidRDefault="007D0CB6">
            <w:pPr>
              <w:rPr>
                <w:ins w:id="169" w:author="Arthur Souza Rodrigues" w:date="2026-07-05T01:31:00Z" w16du:dateUtc="2026-07-05T05:31:00Z"/>
              </w:rPr>
            </w:pPr>
            <w:ins w:id="17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7D0CB6">
            <w:pPr>
              <w:rPr>
                <w:ins w:id="171" w:author="Arthur Souza Rodrigues" w:date="2026-07-05T01:31:00Z" w16du:dateUtc="2026-07-05T05:31:00Z"/>
              </w:rPr>
            </w:pPr>
            <w:ins w:id="17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7D0CB6">
            <w:pPr>
              <w:rPr>
                <w:ins w:id="173" w:author="Arthur Souza Rodrigues" w:date="2026-07-05T01:31:00Z" w16du:dateUtc="2026-07-05T05:31:00Z"/>
              </w:rPr>
            </w:pPr>
            <w:ins w:id="174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7D0CB6">
            <w:pPr>
              <w:rPr>
                <w:ins w:id="175" w:author="Arthur Souza Rodrigues" w:date="2026-07-05T01:31:00Z" w16du:dateUtc="2026-07-05T05:31:00Z"/>
              </w:rPr>
            </w:pPr>
            <w:ins w:id="176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7D0CB6">
            <w:pPr>
              <w:rPr>
                <w:ins w:id="177" w:author="Arthur Souza Rodrigues" w:date="2026-07-05T01:31:00Z" w16du:dateUtc="2026-07-05T05:31:00Z"/>
              </w:rPr>
            </w:pPr>
            <w:ins w:id="178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79" w:author="Arthur Souza Rodrigues" w:date="2026-07-05T01:31:00Z" w16du:dateUtc="2026-07-05T05:31:00Z"/>
        </w:rPr>
      </w:pPr>
    </w:p>
    <w:p w14:paraId="3F190000" w14:textId="5C749680" w:rsidR="00202DA4" w:rsidRDefault="007D0CB6">
      <w:pPr>
        <w:pBdr>
          <w:bottom w:val="single" w:sz="3" w:space="4" w:color="E2E8F0"/>
        </w:pBdr>
        <w:spacing w:before="300" w:after="80"/>
        <w:rPr>
          <w:ins w:id="180" w:author="Arthur Souza Rodrigues" w:date="2026-07-05T01:31:00Z" w16du:dateUtc="2026-07-05T05:31:00Z"/>
        </w:rPr>
      </w:pPr>
      <w:ins w:id="181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7D0CB6">
      <w:pPr>
        <w:spacing w:before="60" w:after="60"/>
        <w:rPr>
          <w:ins w:id="182" w:author="Arthur Souza Rodrigues" w:date="2026-07-05T01:31:00Z" w16du:dateUtc="2026-07-05T05:31:00Z"/>
        </w:rPr>
      </w:pPr>
      <w:ins w:id="183" w:author="Arthur Souza Rodrigues" w:date="2026-07-05T01:31:00Z" w16du:dateUtc="2026-07-05T05:31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84" w:author="Arthur Souza Rodrigues" w:date="2026-07-05T01:31:00Z" w16du:dateUtc="2026-07-05T05:31:00Z"/>
        </w:rPr>
      </w:pPr>
    </w:p>
    <w:p w14:paraId="5D0DEE00" w14:textId="77777777" w:rsidR="00202DA4" w:rsidRDefault="007D0CB6">
      <w:pPr>
        <w:spacing w:before="180" w:after="40"/>
        <w:rPr>
          <w:ins w:id="185" w:author="Arthur Souza Rodrigues" w:date="2026-07-05T01:31:00Z" w16du:dateUtc="2026-07-05T05:31:00Z"/>
        </w:rPr>
      </w:pPr>
      <w:ins w:id="186" w:author="Arthur Souza Rodrigues" w:date="2026-07-05T01:31:00Z" w16du:dateUtc="2026-07-05T05:31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87" w:author="Arthur Souza Rodrigues" w:date="2026-07-05T01:31:00Z" w16du:dateUtc="2026-07-05T05:31:00Z"/>
        </w:rPr>
      </w:pPr>
      <w:ins w:id="188" w:author="Arthur Souza Rodrigues" w:date="2026-07-05T01:31:00Z" w16du:dateUtc="2026-07-05T05:31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89" w:author="Arthur Souza Rodrigues" w:date="2026-07-05T01:31:00Z" w16du:dateUtc="2026-07-05T05:31:00Z"/>
        </w:rPr>
      </w:pPr>
      <w:ins w:id="190" w:author="Arthur Souza Rodrigues" w:date="2026-07-05T01:31:00Z" w16du:dateUtc="2026-07-05T05:31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55385AEA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91" w:author="Arthur Souza Rodrigues" w:date="2026-07-05T01:31:00Z" w16du:dateUtc="2026-07-05T05:31:00Z"/>
        </w:rPr>
      </w:pPr>
      <w:ins w:id="192" w:author="Arthur Souza Rodrigues" w:date="2026-07-05T01:31:00Z" w16du:dateUtc="2026-07-05T05:31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7D0CB6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05T01:31:00Z" w16du:dateUtc="2026-07-05T05:31:00Z"/>
        </w:rPr>
      </w:pPr>
      <w:ins w:id="194" w:author="Arthur Souza Rodrigues" w:date="2026-07-05T01:31:00Z" w16du:dateUtc="2026-07-05T05:31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195" w:author="Arthur Souza Rodrigues" w:date="2026-07-05T01:31:00Z" w16du:dateUtc="2026-07-05T05:31:00Z"/>
        </w:rPr>
      </w:pPr>
    </w:p>
    <w:p w14:paraId="7AB6E680" w14:textId="77777777" w:rsidR="00202DA4" w:rsidRDefault="007D0CB6">
      <w:pPr>
        <w:spacing w:before="180" w:after="40"/>
        <w:rPr>
          <w:ins w:id="196" w:author="Arthur Souza Rodrigues" w:date="2026-07-05T01:31:00Z" w16du:dateUtc="2026-07-05T05:31:00Z"/>
        </w:rPr>
      </w:pPr>
      <w:ins w:id="197" w:author="Arthur Souza Rodrigues" w:date="2026-07-05T01:31:00Z" w16du:dateUtc="2026-07-05T05:31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19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7D0CB6">
            <w:pPr>
              <w:rPr>
                <w:ins w:id="199" w:author="Arthur Souza Rodrigues" w:date="2026-07-05T01:31:00Z" w16du:dateUtc="2026-07-05T05:31:00Z"/>
              </w:rPr>
            </w:pPr>
            <w:ins w:id="200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7D0CB6">
            <w:pPr>
              <w:rPr>
                <w:ins w:id="201" w:author="Arthur Souza Rodrigues" w:date="2026-07-05T01:31:00Z" w16du:dateUtc="2026-07-05T05:31:00Z"/>
              </w:rPr>
            </w:pPr>
            <w:ins w:id="202" w:author="Arthur Souza Rodrigues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03" w:author="Arthur Souza Rodrigues" w:date="2026-07-05T01:31:00Z" w16du:dateUtc="2026-07-05T05:31:00Z"/>
        </w:rPr>
      </w:pPr>
    </w:p>
    <w:p w14:paraId="6D436C00" w14:textId="6FF0F000" w:rsidR="00202DA4" w:rsidRDefault="007D0CB6">
      <w:pPr>
        <w:pBdr>
          <w:bottom w:val="single" w:sz="3" w:space="4" w:color="E2E8F0"/>
        </w:pBdr>
        <w:spacing w:before="300" w:after="80"/>
        <w:rPr>
          <w:ins w:id="204" w:author="Arthur Souza Rodrigues" w:date="2026-07-05T01:31:00Z" w16du:dateUtc="2026-07-05T05:31:00Z"/>
        </w:rPr>
      </w:pPr>
      <w:ins w:id="205" w:author="Arthur Souza Rodrigues" w:date="2026-07-05T01:31:00Z" w16du:dateUtc="2026-07-05T05:31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06" w:author="Arthur Souza Rodrigues" w:date="2026-07-05T01:31:00Z" w16du:dateUtc="2026-07-05T05:3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07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7D0CB6">
            <w:pPr>
              <w:spacing w:after="8"/>
              <w:rPr>
                <w:ins w:id="208" w:author="Arthur Souza Rodrigues" w:date="2026-07-05T01:31:00Z" w16du:dateUtc="2026-07-05T05:31:00Z"/>
              </w:rPr>
            </w:pPr>
            <w:ins w:id="209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7D0CB6">
            <w:pPr>
              <w:spacing w:after="320"/>
              <w:rPr>
                <w:ins w:id="210" w:author="Arthur Souza Rodrigues" w:date="2026-07-05T01:31:00Z" w16du:dateUtc="2026-07-05T05:31:00Z"/>
              </w:rPr>
            </w:pPr>
            <w:ins w:id="211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7-05T01:31:00Z" w16du:dateUtc="2026-07-05T05:31:00Z"/>
              </w:rPr>
            </w:pPr>
          </w:p>
          <w:p w14:paraId="739E1328" w14:textId="77777777" w:rsidR="00202DA4" w:rsidRDefault="007D0CB6">
            <w:pPr>
              <w:rPr>
                <w:ins w:id="213" w:author="Arthur Souza Rodrigues" w:date="2026-07-05T01:31:00Z" w16du:dateUtc="2026-07-05T05:31:00Z"/>
              </w:rPr>
            </w:pPr>
            <w:ins w:id="214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7D0CB6">
            <w:pPr>
              <w:spacing w:after="8"/>
              <w:rPr>
                <w:ins w:id="215" w:author="Arthur Souza Rodrigues" w:date="2026-07-05T01:31:00Z" w16du:dateUtc="2026-07-05T05:31:00Z"/>
              </w:rPr>
            </w:pPr>
            <w:ins w:id="216" w:author="Arthur Souza Rodrigues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202DA4" w:rsidRDefault="007D0CB6">
            <w:pPr>
              <w:spacing w:after="320"/>
              <w:rPr>
                <w:ins w:id="217" w:author="Arthur Souza Rodrigues" w:date="2026-07-05T01:31:00Z" w16du:dateUtc="2026-07-05T05:31:00Z"/>
              </w:rPr>
            </w:pPr>
            <w:ins w:id="218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05T01:31:00Z" w16du:dateUtc="2026-07-05T05:31:00Z"/>
              </w:rPr>
            </w:pPr>
          </w:p>
          <w:p w14:paraId="09E07E00" w14:textId="72F92000" w:rsidR="00202DA4" w:rsidRDefault="007D0CB6">
            <w:pPr>
              <w:rPr>
                <w:ins w:id="220" w:author="Arthur Souza Rodrigues" w:date="2026-07-05T01:31:00Z" w16du:dateUtc="2026-07-05T05:31:00Z"/>
              </w:rPr>
            </w:pPr>
            <w:ins w:id="221" w:author="Arthur Souza Rodrigues" w:date="2026-07-05T01:31:00Z" w16du:dateUtc="2026-07-05T05:31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7D69274" w14:textId="77777777" w:rsidR="00E90400" w:rsidRDefault="007D0CB6">
      <w:pPr>
        <w:rPr>
          <w:del w:id="222" w:author="Arthur Souza Rodrigues" w:date="2026-07-05T01:31:00Z" w16du:dateUtc="2026-07-05T05:31:00Z"/>
        </w:rPr>
      </w:pPr>
      <w:del w:id="223" w:author="Arthur Souza Rodrigues" w:date="2026-07-05T01:31:00Z" w16du:dateUtc="2026-07-05T05:31:00Z">
        <w:r>
          <w:lastRenderedPageBreak/>
        </w:r>
        <w:r>
          <w:delText>Sales Report - January 2026</w:delText>
        </w:r>
      </w:del>
    </w:p>
    <w:p w14:paraId="3DBD4861" w14:textId="77777777" w:rsidR="00E90400" w:rsidRDefault="007D0CB6">
      <w:pPr>
        <w:rPr>
          <w:del w:id="224" w:author="Arthur Souza Rodrigues" w:date="2026-07-05T01:31:00Z" w16du:dateUtc="2026-07-05T05:31:00Z"/>
        </w:rPr>
      </w:pPr>
      <w:del w:id="225" w:author="Arthur Souza Rodrigues" w:date="2026-07-05T01:31:00Z" w16du:dateUtc="2026-07-05T05:31:00Z">
        <w:r>
          <w:delText>Region: North America</w:delText>
        </w:r>
      </w:del>
    </w:p>
    <w:p w14:paraId="218E7BB8" w14:textId="77777777" w:rsidR="00E90400" w:rsidRDefault="007D0CB6">
      <w:pPr>
        <w:rPr>
          <w:del w:id="226" w:author="Arthur Souza Rodrigues" w:date="2026-07-05T01:31:00Z" w16du:dateUtc="2026-07-05T05:31:00Z"/>
        </w:rPr>
      </w:pPr>
      <w:del w:id="227" w:author="Arthur Souza Rodrigues" w:date="2026-07-05T01:31:00Z" w16du:dateUtc="2026-07-05T05:31:00Z">
        <w:r>
          <w:delText>Total Sales: $2,400,000</w:delText>
        </w:r>
      </w:del>
    </w:p>
    <w:p w14:paraId="722D0A72" w14:textId="77777777" w:rsidR="00E90400" w:rsidRDefault="007D0CB6">
      <w:pPr>
        <w:rPr>
          <w:del w:id="228" w:author="Arthur Souza Rodrigues" w:date="2026-07-05T01:31:00Z" w16du:dateUtc="2026-07-05T05:31:00Z"/>
        </w:rPr>
      </w:pPr>
      <w:del w:id="229" w:author="Arthur Souza Rodrigues" w:date="2026-07-05T01:31:00Z" w16du:dateUtc="2026-07-05T05:31:00Z">
        <w:r>
          <w:delText>Top Product: Software License</w:delText>
        </w:r>
      </w:del>
    </w:p>
    <w:p w14:paraId="44F6B7FE" w14:textId="77777777" w:rsidR="00E90400" w:rsidRDefault="007D0CB6">
      <w:pPr>
        <w:rPr>
          <w:del w:id="230" w:author="Arthur Souza Rodrigues" w:date="2026-07-05T01:31:00Z" w16du:dateUtc="2026-07-05T05:31:00Z"/>
        </w:rPr>
      </w:pPr>
      <w:del w:id="231" w:author="Arthur Souza Rodrigues" w:date="2026-07-05T01:31:00Z" w16du:dateUtc="2026-07-05T05:31:00Z">
        <w:r>
          <w:delText>Growth Rate: 12%</w:delText>
        </w:r>
        <w:r>
          <w:delText xml:space="preserve"> YTD</w:delText>
        </w:r>
      </w:del>
    </w:p>
    <w:p w14:paraId="47FD596C" w14:textId="77777777" w:rsidR="00E90400" w:rsidRDefault="007D0CB6">
      <w:pPr>
        <w:rPr>
          <w:del w:id="232" w:author="Arthur Souza Rodrigues" w:date="2026-07-05T01:31:00Z" w16du:dateUtc="2026-07-05T05:31:00Z"/>
        </w:rPr>
      </w:pPr>
      <w:del w:id="233" w:author="Arthur Souza Rodrigues" w:date="2026-07-05T01:31:00Z" w16du:dateUtc="2026-07-05T05:31:00Z">
        <w:r>
          <w:delText>Sales Team Size: 25 representatives</w:delText>
        </w:r>
      </w:del>
    </w:p>
    <w:p w14:paraId="5D5C6F61" w14:textId="77777777" w:rsidR="00E90400" w:rsidRDefault="007D0CB6">
      <w:del w:id="234" w:author="Arthur Souza Rodrigues" w:date="2026-07-05T01:31:00Z" w16du:dateUtc="2026-07-05T05:31:00Z">
        <w:r>
          <w:delText>Target for Q2: $3,000,000</w:delText>
        </w:r>
      </w:del>
    </w:p>
    <w:sectPr w:rsidR="00E90400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9" w:author="Arthur Souza Rodrigues" w:date="2026-07-05T01:31:00Z" w16du:dateUtc="2026-07-05T05:31:00Z">
        <w:sectPr w:rsidR="00E90400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628BE" w14:textId="77777777" w:rsidR="007D0CB6" w:rsidRDefault="007D0CB6">
      <w:pPr>
        <w:pPrChange w:id="13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21BD94F" w14:textId="77777777" w:rsidR="007D0CB6" w:rsidRDefault="007D0CB6">
      <w:pPr>
        <w:pPrChange w:id="14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ABF65" w14:textId="77777777" w:rsidR="0003460F" w:rsidRDefault="007D0CB6">
    <w:pPr>
      <w:pBdr>
        <w:top w:val="single" w:sz="2" w:space="1" w:color="E2E8F0"/>
      </w:pBdr>
      <w:spacing w:before="80"/>
      <w:jc w:val="center"/>
      <w:pPrChange w:id="237" w:author="Arthur Souza Rodrigues" w:date="2026-07-05T01:31:00Z" w16du:dateUtc="2026-07-05T05:31:00Z">
        <w:pPr>
          <w:pStyle w:val="Footer"/>
        </w:pPr>
      </w:pPrChange>
    </w:pPr>
    <w:ins w:id="238" w:author="Arthur Souza Rodrigues" w:date="2026-07-05T01:31:00Z" w16du:dateUtc="2026-07-05T05:31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DE2412" w14:textId="77777777" w:rsidR="007D0CB6" w:rsidRDefault="007D0CB6">
      <w:pPr>
        <w:pPrChange w:id="11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DB578D7" w14:textId="77777777" w:rsidR="007D0CB6" w:rsidRDefault="007D0CB6">
      <w:pPr>
        <w:pPrChange w:id="12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A0BF14" w14:textId="77777777" w:rsidR="0003460F" w:rsidRDefault="007D0CB6">
    <w:pPr>
      <w:pBdr>
        <w:bottom w:val="single" w:sz="2" w:space="1" w:color="E2E8F0"/>
      </w:pBdr>
      <w:jc w:val="center"/>
      <w:pPrChange w:id="235" w:author="Arthur Souza Rodrigues" w:date="2026-07-05T01:31:00Z" w16du:dateUtc="2026-07-05T05:31:00Z">
        <w:pPr>
          <w:pStyle w:val="Header"/>
        </w:pPr>
      </w:pPrChange>
    </w:pPr>
    <w:ins w:id="236" w:author="Arthur Souza Rodrigues" w:date="2026-07-05T01:31:00Z" w16du:dateUtc="2026-07-05T05:31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400"/>
    <w:rsid w:val="0003460F"/>
    <w:rsid w:val="001955FB"/>
    <w:rsid w:val="00202DA4"/>
    <w:rsid w:val="004020B1"/>
    <w:rsid w:val="00475264"/>
    <w:rsid w:val="00496057"/>
    <w:rsid w:val="007D0CB6"/>
    <w:rsid w:val="00A7749F"/>
    <w:rsid w:val="00BF0F5F"/>
    <w:rsid w:val="00E9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9177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05T01:31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05T01:31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05T01:31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05T01:31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05T01:31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05T01:31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0F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0F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0F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0F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0F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0F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05T01:31:00Z"/>
    </w:pPr>
    <w:rPr>
      <w:rFonts w:ascii="Inter" w:eastAsia="Inter" w:hAnsi="Inter" w:cs="Inter"/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3460F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05T01:31:00Z"/>
    </w:pPr>
    <w:rPr>
      <w:rFonts w:ascii="Inter" w:eastAsia="Inter" w:hAnsi="Inter" w:cs="Inter"/>
      <w:b/>
      <w:bCs/>
      <w:szCs w:val="22"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05T01:31:00Z"/>
    </w:pPr>
    <w:rPr>
      <w:rFonts w:ascii="Inter" w:eastAsia="Inter" w:hAnsi="Inter" w:cs="Inter"/>
      <w:szCs w:val="22"/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03460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3460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05T01:31:00Z"/>
    </w:pPr>
    <w:rPr>
      <w:rFonts w:ascii="Inter" w:eastAsia="Inter" w:hAnsi="Inter" w:cs="Inter"/>
      <w:sz w:val="20"/>
      <w:rPrChange w:id="9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460F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05T01:31:00Z"/>
    </w:pPr>
    <w:rPr>
      <w:rFonts w:ascii="Inter" w:eastAsia="Inter" w:hAnsi="Inter" w:cs="Inter"/>
      <w:sz w:val="20"/>
      <w:rPrChange w:id="10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60F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460F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0F"/>
  </w:style>
  <w:style w:type="paragraph" w:styleId="Footer">
    <w:name w:val="footer"/>
    <w:basedOn w:val="Normal"/>
    <w:link w:val="Foot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2026-07-05T05:31:00Z</dcterms:modified>
</cp:coreProperties>
</file>