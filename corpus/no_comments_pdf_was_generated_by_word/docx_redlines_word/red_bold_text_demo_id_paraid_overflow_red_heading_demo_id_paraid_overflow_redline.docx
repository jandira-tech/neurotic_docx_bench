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C121E" w14:textId="77777777" w:rsidR="00F53B6B" w:rsidRDefault="00383E31">
      <w:r>
        <w:rPr>
          <w:rFonts w:ascii="Arial" w:hAnsi="Arial"/>
          <w:b/>
          <w:color w:val="C00000"/>
          <w:sz w:val="40"/>
          <w:rPrChange w:id="0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ins w:id="1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</w:t>
        </w:r>
      </w:ins>
      <w:del w:id="2" w:author="Comparison" w:date="2026-07-05T01:09:00Z" w16du:dateUtc="2026-07-05T05:09:00Z">
        <w:r>
          <w:rPr>
            <w:b/>
            <w:bCs/>
            <w:color w:val="C00000"/>
          </w:rPr>
          <w:delText>Bold Text</w:delText>
        </w:r>
      </w:del>
      <w:r>
        <w:rPr>
          <w:rFonts w:ascii="Arial" w:hAnsi="Arial"/>
          <w:b/>
          <w:color w:val="C00000"/>
          <w:sz w:val="40"/>
          <w:rPrChange w:id="3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Demo</w:t>
      </w:r>
    </w:p>
    <w:p w14:paraId="660FE103" w14:textId="77777777" w:rsidR="00F53B6B" w:rsidRDefault="00383E31">
      <w:pPr>
        <w:spacing w:before="400" w:after="120" w:line="240" w:lineRule="auto"/>
        <w:pPrChange w:id="4" w:author="Comparison" w:date="2026-07-05T01:09:00Z" w16du:dateUtc="2026-07-05T05:09:00Z"/>
      </w:pPr>
      <w:r>
        <w:rPr>
          <w:rFonts w:ascii="Arial" w:hAnsi="Arial"/>
          <w:b/>
          <w:color w:val="C00000"/>
          <w:sz w:val="40"/>
          <w:rPrChange w:id="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This document </w:t>
      </w:r>
      <w:ins w:id="6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 xml:space="preserve">shows Heading 1 with </w:t>
        </w:r>
      </w:ins>
      <w:del w:id="7" w:author="Comparison" w:date="2026-07-05T01:09:00Z" w16du:dateUtc="2026-07-05T05:09:00Z">
        <w:r>
          <w:rPr>
            <w:b/>
            <w:bCs/>
            <w:color w:val="C00000"/>
          </w:rPr>
          <w:delText xml:space="preserve">combines </w:delText>
        </w:r>
      </w:del>
      <w:r>
        <w:rPr>
          <w:rFonts w:ascii="Arial" w:hAnsi="Arial"/>
          <w:b/>
          <w:color w:val="C00000"/>
          <w:sz w:val="40"/>
          <w:rPrChange w:id="8" w:author="Comparison" w:date="2026-07-05T01:09:00Z" w16du:dateUtc="2026-07-05T05:09:00Z">
            <w:rPr>
              <w:b/>
              <w:bCs/>
              <w:color w:val="C00000"/>
            </w:rPr>
          </w:rPrChange>
        </w:rPr>
        <w:t>red font color</w:t>
      </w:r>
      <w:del w:id="9" w:author="Comparison" w:date="2026-07-05T01:09:00Z" w16du:dateUtc="2026-07-05T05:09:00Z">
        <w:r>
          <w:rPr>
            <w:b/>
            <w:bCs/>
            <w:color w:val="C00000"/>
          </w:rPr>
          <w:delText xml:space="preserve"> with bold formatting</w:delText>
        </w:r>
      </w:del>
      <w:r>
        <w:rPr>
          <w:rFonts w:ascii="Arial" w:hAnsi="Arial"/>
          <w:b/>
          <w:color w:val="C00000"/>
          <w:sz w:val="40"/>
          <w:rPrChange w:id="10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p w14:paraId="0A38214F" w14:textId="77777777" w:rsidR="00F53B6B" w:rsidRDefault="00383E31">
      <w:pPr>
        <w:spacing w:before="400" w:after="120" w:line="240" w:lineRule="auto"/>
        <w:pPrChange w:id="11" w:author="Comparison" w:date="2026-07-05T01:09:00Z" w16du:dateUtc="2026-07-05T05:09:00Z"/>
      </w:pPr>
      <w:r>
        <w:rPr>
          <w:rFonts w:ascii="Arial" w:hAnsi="Arial"/>
          <w:b/>
          <w:color w:val="C00000"/>
          <w:sz w:val="40"/>
          <w:rPrChange w:id="12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Red </w:t>
      </w:r>
      <w:ins w:id="13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headings create</w:t>
        </w:r>
      </w:ins>
      <w:del w:id="14" w:author="Comparison" w:date="2026-07-05T01:09:00Z" w16du:dateUtc="2026-07-05T05:09:00Z">
        <w:r>
          <w:rPr>
            <w:b/>
            <w:bCs/>
            <w:color w:val="C00000"/>
          </w:rPr>
          <w:delText>bold text creates</w:delText>
        </w:r>
      </w:del>
      <w:r>
        <w:rPr>
          <w:rFonts w:ascii="Arial" w:hAnsi="Arial"/>
          <w:b/>
          <w:color w:val="C00000"/>
          <w:sz w:val="40"/>
          <w:rPrChange w:id="15" w:author="Comparison" w:date="2026-07-05T01:09:00Z" w16du:dateUtc="2026-07-05T05:09:00Z">
            <w:rPr>
              <w:b/>
              <w:bCs/>
              <w:color w:val="C00000"/>
            </w:rPr>
          </w:rPrChange>
        </w:rPr>
        <w:t xml:space="preserve"> strong visual </w:t>
      </w:r>
      <w:ins w:id="16" w:author="Comparison" w:date="2026-07-05T01:09:00Z" w16du:dateUtc="2026-07-05T05:09:00Z">
        <w:r>
          <w:rPr>
            <w:rFonts w:ascii="Arial" w:hAnsi="Arial" w:cs="Arial"/>
            <w:b/>
            <w:bCs/>
            <w:color w:val="C00000"/>
            <w:sz w:val="40"/>
            <w:szCs w:val="40"/>
          </w:rPr>
          <w:t>hierarchy in documents</w:t>
        </w:r>
      </w:ins>
      <w:del w:id="17" w:author="Comparison" w:date="2026-07-05T01:09:00Z" w16du:dateUtc="2026-07-05T05:09:00Z">
        <w:r>
          <w:rPr>
            <w:b/>
            <w:bCs/>
            <w:color w:val="C00000"/>
          </w:rPr>
          <w:delText>impact for warnings</w:delText>
        </w:r>
      </w:del>
      <w:r>
        <w:rPr>
          <w:rFonts w:ascii="Arial" w:hAnsi="Arial"/>
          <w:b/>
          <w:color w:val="C00000"/>
          <w:sz w:val="40"/>
          <w:rPrChange w:id="18" w:author="Comparison" w:date="2026-07-05T01:09:00Z" w16du:dateUtc="2026-07-05T05:09:00Z">
            <w:rPr>
              <w:b/>
              <w:bCs/>
              <w:color w:val="C00000"/>
            </w:rPr>
          </w:rPrChange>
        </w:rPr>
        <w:t>.</w:t>
      </w:r>
    </w:p>
    <w:sectPr w:rsidR="00F53B6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B6B"/>
    <w:rsid w:val="000A6B00"/>
    <w:rsid w:val="00383E31"/>
    <w:rsid w:val="00683174"/>
    <w:rsid w:val="00B37A4C"/>
    <w:rsid w:val="00F53B6B"/>
    <w:rsid w:val="00FC1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9A72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2026-05-14T17:12:00Z</dcterms:created>
  <dcterms:modified xsi:type="dcterms:W3CDTF">2026-07-05T05:09:00Z</dcterms:modified>
</cp:coreProperties>
</file>