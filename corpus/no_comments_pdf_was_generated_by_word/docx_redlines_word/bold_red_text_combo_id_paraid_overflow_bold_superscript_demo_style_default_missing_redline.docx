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72536" w14:textId="77777777" w:rsidR="00775E5F" w:rsidRDefault="00231FBB">
      <w:r>
        <w:rPr>
          <w:b/>
          <w:vertAlign w:val="superscript"/>
          <w:rPrChange w:id="0" w:author="Comparison" w:date="2026-07-05T01:07:00Z" w16du:dateUtc="2026-07-05T05:07:00Z">
            <w:rPr>
              <w:color w:val="C00000"/>
            </w:rPr>
          </w:rPrChange>
        </w:rPr>
        <w:t xml:space="preserve">Bold </w:t>
      </w:r>
      <w:ins w:id="1" w:author="Comparison" w:date="2026-07-05T01:07:00Z" w16du:dateUtc="2026-07-05T05:07:00Z">
        <w:r>
          <w:rPr>
            <w:b/>
            <w:bCs/>
            <w:vertAlign w:val="superscript"/>
          </w:rPr>
          <w:t>Superscript</w:t>
        </w:r>
      </w:ins>
      <w:del w:id="2" w:author="Comparison" w:date="2026-07-05T01:07:00Z" w16du:dateUtc="2026-07-05T05:07:00Z">
        <w:r>
          <w:rPr>
            <w:color w:val="C00000"/>
          </w:rPr>
          <w:delText>Red Text Combo</w:delText>
        </w:r>
      </w:del>
      <w:r>
        <w:rPr>
          <w:b/>
          <w:vertAlign w:val="superscript"/>
          <w:rPrChange w:id="3" w:author="Comparison" w:date="2026-07-05T01:07:00Z" w16du:dateUtc="2026-07-05T05:07:00Z">
            <w:rPr>
              <w:color w:val="C00000"/>
            </w:rPr>
          </w:rPrChange>
        </w:rPr>
        <w:t xml:space="preserve"> Demo</w:t>
      </w:r>
    </w:p>
    <w:p w14:paraId="5FAB6993" w14:textId="77777777" w:rsidR="00775E5F" w:rsidRDefault="00231FBB">
      <w:r>
        <w:rPr>
          <w:b/>
          <w:vertAlign w:val="superscript"/>
          <w:rPrChange w:id="4" w:author="Comparison" w:date="2026-07-05T01:07:00Z" w16du:dateUtc="2026-07-05T05:07:00Z">
            <w:rPr>
              <w:color w:val="C00000"/>
            </w:rPr>
          </w:rPrChange>
        </w:rPr>
        <w:t xml:space="preserve">This document </w:t>
      </w:r>
      <w:ins w:id="5" w:author="Comparison" w:date="2026-07-05T01:07:00Z" w16du:dateUtc="2026-07-05T05:07:00Z">
        <w:r>
          <w:rPr>
            <w:b/>
            <w:bCs/>
            <w:vertAlign w:val="superscript"/>
          </w:rPr>
          <w:t>shows</w:t>
        </w:r>
      </w:ins>
      <w:del w:id="6" w:author="Comparison" w:date="2026-07-05T01:07:00Z" w16du:dateUtc="2026-07-05T05:07:00Z">
        <w:r>
          <w:rPr>
            <w:color w:val="C00000"/>
          </w:rPr>
          <w:delText>combines</w:delText>
        </w:r>
      </w:del>
      <w:r>
        <w:rPr>
          <w:b/>
          <w:vertAlign w:val="superscript"/>
          <w:rPrChange w:id="7" w:author="Comparison" w:date="2026-07-05T01:07:00Z" w16du:dateUtc="2026-07-05T05:07:00Z">
            <w:rPr>
              <w:color w:val="C00000"/>
            </w:rPr>
          </w:rPrChange>
        </w:rPr>
        <w:t xml:space="preserve"> bold </w:t>
      </w:r>
      <w:ins w:id="8" w:author="Comparison" w:date="2026-07-05T01:07:00Z" w16du:dateUtc="2026-07-05T05:07:00Z">
        <w:r>
          <w:rPr>
            <w:b/>
            <w:bCs/>
            <w:vertAlign w:val="superscript"/>
          </w:rPr>
          <w:t xml:space="preserve">with superscript </w:t>
        </w:r>
      </w:ins>
      <w:r>
        <w:rPr>
          <w:b/>
          <w:vertAlign w:val="superscript"/>
          <w:rPrChange w:id="9" w:author="Comparison" w:date="2026-07-05T01:07:00Z" w16du:dateUtc="2026-07-05T05:07:00Z">
            <w:rPr>
              <w:color w:val="C00000"/>
            </w:rPr>
          </w:rPrChange>
        </w:rPr>
        <w:t>formatting</w:t>
      </w:r>
      <w:del w:id="10" w:author="Comparison" w:date="2026-07-05T01:07:00Z" w16du:dateUtc="2026-07-05T05:07:00Z">
        <w:r>
          <w:rPr>
            <w:color w:val="C00000"/>
          </w:rPr>
          <w:delText xml:space="preserve"> with red font color</w:delText>
        </w:r>
      </w:del>
      <w:r>
        <w:rPr>
          <w:b/>
          <w:vertAlign w:val="superscript"/>
          <w:rPrChange w:id="11" w:author="Comparison" w:date="2026-07-05T01:07:00Z" w16du:dateUtc="2026-07-05T05:07:00Z">
            <w:rPr>
              <w:color w:val="C00000"/>
            </w:rPr>
          </w:rPrChange>
        </w:rPr>
        <w:t>.</w:t>
      </w:r>
    </w:p>
    <w:p w14:paraId="4DFE07E4" w14:textId="77777777" w:rsidR="00775E5F" w:rsidRDefault="00231FBB">
      <w:r>
        <w:rPr>
          <w:b/>
          <w:vertAlign w:val="superscript"/>
          <w:rPrChange w:id="12" w:author="Comparison" w:date="2026-07-05T01:07:00Z" w16du:dateUtc="2026-07-05T05:07:00Z">
            <w:rPr>
              <w:color w:val="C00000"/>
            </w:rPr>
          </w:rPrChange>
        </w:rPr>
        <w:t xml:space="preserve">Bold </w:t>
      </w:r>
      <w:ins w:id="13" w:author="Comparison" w:date="2026-07-05T01:07:00Z" w16du:dateUtc="2026-07-05T05:07:00Z">
        <w:r>
          <w:rPr>
            <w:b/>
            <w:bCs/>
            <w:vertAlign w:val="superscript"/>
          </w:rPr>
          <w:t>superscript</w:t>
        </w:r>
      </w:ins>
      <w:del w:id="14" w:author="Comparison" w:date="2026-07-05T01:07:00Z" w16du:dateUtc="2026-07-05T05:07:00Z">
        <w:r>
          <w:rPr>
            <w:color w:val="C00000"/>
          </w:rPr>
          <w:delText>red text</w:delText>
        </w:r>
      </w:del>
      <w:r>
        <w:rPr>
          <w:b/>
          <w:vertAlign w:val="superscript"/>
          <w:rPrChange w:id="15" w:author="Comparison" w:date="2026-07-05T01:07:00Z" w16du:dateUtc="2026-07-05T05:07:00Z">
            <w:rPr>
              <w:color w:val="C00000"/>
            </w:rPr>
          </w:rPrChange>
        </w:rPr>
        <w:t xml:space="preserve"> is used </w:t>
      </w:r>
      <w:ins w:id="16" w:author="Comparison" w:date="2026-07-05T01:07:00Z" w16du:dateUtc="2026-07-05T05:07:00Z">
        <w:r>
          <w:rPr>
            <w:b/>
            <w:bCs/>
            <w:vertAlign w:val="superscript"/>
          </w:rPr>
          <w:t>in mathematical</w:t>
        </w:r>
      </w:ins>
      <w:del w:id="17" w:author="Comparison" w:date="2026-07-05T01:07:00Z" w16du:dateUtc="2026-07-05T05:07:00Z">
        <w:r>
          <w:rPr>
            <w:color w:val="C00000"/>
          </w:rPr>
          <w:delText>for critical warnings</w:delText>
        </w:r>
      </w:del>
      <w:r>
        <w:rPr>
          <w:b/>
          <w:vertAlign w:val="superscript"/>
          <w:rPrChange w:id="18" w:author="Comparison" w:date="2026-07-05T01:07:00Z" w16du:dateUtc="2026-07-05T05:07:00Z">
            <w:rPr>
              <w:color w:val="C00000"/>
            </w:rPr>
          </w:rPrChange>
        </w:rPr>
        <w:t xml:space="preserve"> and </w:t>
      </w:r>
      <w:ins w:id="19" w:author="Comparison" w:date="2026-07-05T01:07:00Z" w16du:dateUtc="2026-07-05T05:07:00Z">
        <w:r>
          <w:rPr>
            <w:b/>
            <w:bCs/>
            <w:vertAlign w:val="superscript"/>
          </w:rPr>
          <w:t>scientific notation</w:t>
        </w:r>
      </w:ins>
      <w:del w:id="20" w:author="Comparison" w:date="2026-07-05T01:07:00Z" w16du:dateUtc="2026-07-05T05:07:00Z">
        <w:r>
          <w:rPr>
            <w:color w:val="C00000"/>
          </w:rPr>
          <w:delText>alerts</w:delText>
        </w:r>
      </w:del>
      <w:r>
        <w:rPr>
          <w:b/>
          <w:vertAlign w:val="superscript"/>
          <w:rPrChange w:id="21" w:author="Comparison" w:date="2026-07-05T01:07:00Z" w16du:dateUtc="2026-07-05T05:07:00Z">
            <w:rPr>
              <w:color w:val="C00000"/>
            </w:rPr>
          </w:rPrChange>
        </w:rPr>
        <w:t>.</w:t>
      </w:r>
    </w:p>
    <w:sectPr w:rsidR="00775E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E5F"/>
    <w:rsid w:val="00231FBB"/>
    <w:rsid w:val="0042419B"/>
    <w:rsid w:val="00572584"/>
    <w:rsid w:val="00775E5F"/>
    <w:rsid w:val="007E52C0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CDB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2026-07-05T05:07:00Z</dcterms:modified>
</cp:coreProperties>
</file>