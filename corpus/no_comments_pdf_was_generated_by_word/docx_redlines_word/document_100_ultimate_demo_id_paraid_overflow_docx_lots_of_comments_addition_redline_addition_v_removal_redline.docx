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F22AAD">
      <w:pPr>
        <w:jc w:val="center"/>
        <w:rPr>
          <w:ins w:id="32" w:author="Arthur Souza Rodrigues" w:date="2026-07-05T01:29:00Z" w16du:dateUtc="2026-07-05T05:29:00Z"/>
        </w:rPr>
      </w:pPr>
      <w:ins w:id="33" w:author="Arthur Souza Rodrigues" w:date="2026-07-05T01:29:00Z" w16du:dateUtc="2026-07-05T05:29:00Z">
        <w:r>
          <w:rPr>
            <w:b/>
            <w:color w:val="1F4E79"/>
            <w:sz w:val="60"/>
          </w:rPr>
          <w:t>Microsoft Word vs. Google Docs</w:t>
        </w:r>
      </w:ins>
    </w:p>
    <w:p w14:paraId="369DC41A" w14:textId="77777777" w:rsidR="009A1490" w:rsidRDefault="00F22AAD">
      <w:pPr>
        <w:jc w:val="center"/>
        <w:rPr>
          <w:ins w:id="34" w:author="Arthur Souza Rodrigues" w:date="2026-07-05T01:29:00Z" w16du:dateUtc="2026-07-05T05:29:00Z"/>
        </w:rPr>
      </w:pPr>
      <w:ins w:id="35" w:author="Arthur Souza Rodrigues" w:date="2026-07-05T01:29:00Z" w16du:dateUtc="2026-07-05T05:29:00Z">
        <w:r>
          <w:rPr>
            <w:i/>
            <w:sz w:val="32"/>
          </w:rPr>
          <w:t>A comprehensive, evidence-backed demonstration document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36" w:author="Arthur Souza Rodrigues" w:date="2026-07-05T01:29:00Z" w16du:dateUtc="2026-07-05T05:29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22AAD">
            <w:pPr>
              <w:rPr>
                <w:ins w:id="37" w:author="Arthur Souza Rodrigues" w:date="2026-07-05T01:29:00Z" w16du:dateUtc="2026-07-05T05:29:00Z"/>
              </w:rPr>
            </w:pPr>
            <w:ins w:id="40" w:author="Arthur Souza Rodrigues" w:date="2026-07-05T01:29:00Z" w16du:dateUtc="2026-07-05T05:29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22AAD">
            <w:pPr>
              <w:rPr>
                <w:ins w:id="42" w:author="Arthur Souza Rodrigues" w:date="2026-07-05T01:29:00Z" w16du:dateUtc="2026-07-05T05:29:00Z"/>
              </w:rPr>
            </w:pPr>
            <w:ins w:id="43" w:author="Arthur Souza Rodrigues" w:date="2026-07-05T01:29:00Z" w16du:dateUtc="2026-07-05T05:29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4" w:author="Arthur Souza Rodrigues" w:date="2026-07-05T01:29:00Z" w16du:dateUtc="2026-07-05T05:29:00Z"/>
              </w:rPr>
            </w:pPr>
            <w:ins w:id="45" w:author="Arthur Souza Rodrigues" w:date="2026-07-05T01:29:00Z" w16du:dateUtc="2026-07-05T05:29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4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22AAD">
            <w:pPr>
              <w:rPr>
                <w:ins w:id="47" w:author="Arthur Souza Rodrigues" w:date="2026-07-05T01:29:00Z" w16du:dateUtc="2026-07-05T05:29:00Z"/>
              </w:rPr>
            </w:pPr>
            <w:ins w:id="48" w:author="Arthur Souza Rodrigues" w:date="2026-07-05T01:29:00Z" w16du:dateUtc="2026-07-05T05:29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" w:author="Arthur Souza Rodrigues" w:date="2026-07-05T01:29:00Z" w16du:dateUtc="2026-07-05T05:29:00Z"/>
              </w:rPr>
            </w:pPr>
            <w:ins w:id="50" w:author="Arthur Souza Rodrigues" w:date="2026-07-05T01:29:00Z" w16du:dateUtc="2026-07-05T05:29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5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22AAD">
            <w:pPr>
              <w:rPr>
                <w:ins w:id="52" w:author="Arthur Souza Rodrigues" w:date="2026-07-05T01:29:00Z" w16du:dateUtc="2026-07-05T05:29:00Z"/>
              </w:rPr>
            </w:pPr>
            <w:ins w:id="53" w:author="Arthur Souza Rodrigues" w:date="2026-07-05T01:29:00Z" w16du:dateUtc="2026-07-05T05:29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4" w:author="Arthur Souza Rodrigues" w:date="2026-07-05T01:29:00Z" w16du:dateUtc="2026-07-05T05:29:00Z"/>
              </w:rPr>
            </w:pPr>
            <w:ins w:id="55" w:author="Arthur Souza Rodrigues" w:date="2026-07-05T01:29:00Z" w16du:dateUtc="2026-07-05T05:29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22AAD">
            <w:pPr>
              <w:rPr>
                <w:ins w:id="57" w:author="Arthur Souza Rodrigues" w:date="2026-07-05T01:29:00Z" w16du:dateUtc="2026-07-05T05:29:00Z"/>
              </w:rPr>
            </w:pPr>
            <w:ins w:id="58" w:author="Arthur Souza Rodrigues" w:date="2026-07-05T01:29:00Z" w16du:dateUtc="2026-07-05T05:29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7-05T01:29:00Z" w16du:dateUtc="2026-07-05T05:29:00Z"/>
              </w:rPr>
            </w:pPr>
            <w:ins w:id="60" w:author="Arthur Souza Rodrigues" w:date="2026-07-05T01:29:00Z" w16du:dateUtc="2026-07-05T05:29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6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22AAD">
            <w:pPr>
              <w:rPr>
                <w:ins w:id="62" w:author="Arthur Souza Rodrigues" w:date="2026-07-05T01:29:00Z" w16du:dateUtc="2026-07-05T05:29:00Z"/>
              </w:rPr>
            </w:pPr>
            <w:ins w:id="63" w:author="Arthur Souza Rodrigues" w:date="2026-07-05T01:29:00Z" w16du:dateUtc="2026-07-05T05:29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Arthur Souza Rodrigues" w:date="2026-07-05T01:29:00Z" w16du:dateUtc="2026-07-05T05:29:00Z"/>
              </w:rPr>
            </w:pPr>
            <w:ins w:id="65" w:author="Arthur Souza Rodrigues" w:date="2026-07-05T01:29:00Z" w16du:dateUtc="2026-07-05T05:29:00Z">
              <w:r>
                <w:t>Draft for review – use Track Changes and comments for sign-off</w:t>
              </w:r>
            </w:ins>
          </w:p>
        </w:tc>
      </w:tr>
    </w:tbl>
    <w:p w14:paraId="319A0C71" w14:textId="77777777" w:rsidR="009A1490" w:rsidRDefault="00460ED2">
      <w:pPr>
        <w:rPr>
          <w:ins w:id="66" w:author="Arthur Souza Rodrigues" w:date="2026-07-05T01:29:00Z" w16du:dateUtc="2026-07-05T05:29:00Z"/>
        </w:rPr>
      </w:pPr>
      <w:ins w:id="67" w:author="Arthur Souza Rodrigues" w:date="2026-07-05T01:29:00Z" w16du:dateUtc="2026-07-05T05:29:00Z">
        <w:r>
          <w:br w:type="page"/>
        </w:r>
      </w:ins>
    </w:p>
    <w:p w14:paraId="7DDC0D6F" w14:textId="77777777" w:rsidR="009A1490" w:rsidRDefault="00F22AAD">
      <w:pPr>
        <w:pStyle w:val="Heading1"/>
        <w:rPr>
          <w:ins w:id="68" w:author="Arthur Souza Rodrigues" w:date="2026-07-05T01:29:00Z" w16du:dateUtc="2026-07-05T05:29:00Z"/>
        </w:rPr>
      </w:pPr>
      <w:ins w:id="69" w:author="Arthur Souza Rodrigues" w:date="2026-07-05T01:29:00Z" w16du:dateUtc="2026-07-05T05:29:00Z">
        <w:r>
          <w:lastRenderedPageBreak/>
        </w:r>
        <w:r>
          <w:t>Table of Contents</w:t>
        </w:r>
      </w:ins>
    </w:p>
    <w:p w14:paraId="7DFC58FA" w14:textId="77777777" w:rsidR="009A1490" w:rsidRDefault="00F22AAD">
      <w:pPr>
        <w:rPr>
          <w:ins w:id="70" w:author="Arthur Souza Rodrigues" w:date="2026-07-05T01:29:00Z" w16du:dateUtc="2026-07-05T05:29:00Z"/>
        </w:rPr>
      </w:pPr>
      <w:ins w:id="71" w:author="Arthur Souza Rodrigues" w:date="2026-07-05T01:29:00Z" w16du:dateUtc="2026-07-05T05:29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669BCA00" w14:textId="77777777" w:rsidR="00E17082" w:rsidRDefault="00F22AAD">
      <w:pPr>
        <w:rPr>
          <w:del w:id="72" w:author="Arthur Souza Rodrigues" w:date="2026-07-05T01:29:00Z" w16du:dateUtc="2026-07-05T05:29:00Z"/>
        </w:rPr>
      </w:pPr>
      <w:ins w:id="73" w:author="Arthur Souza Rodrigues" w:date="2026-07-05T01:29:00Z" w16du:dateUtc="2026-07-05T05:29:00Z">
        <w:r>
          <w:t>Tip: In Word, right-click</w:t>
        </w:r>
      </w:ins>
      <w:del w:id="74" w:author="Arthur Souza Rodrigues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Document 100 - Ultimate Demo</w:delText>
        </w:r>
      </w:del>
    </w:p>
    <w:p w14:paraId="01A1517F" w14:textId="77777777" w:rsidR="00E17082" w:rsidRDefault="00F22AAD">
      <w:pPr>
        <w:spacing w:before="400" w:after="120" w:line="240" w:lineRule="auto"/>
        <w:rPr>
          <w:del w:id="75" w:author="Arthur Souza Rodrigues" w:date="2026-07-05T01:29:00Z" w16du:dateUtc="2026-07-05T05:29:00Z"/>
        </w:rPr>
      </w:pPr>
      <w:del w:id="76" w:author="Arthur Souza Rodrigues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This is the 100th document demonstrating multiple formatting features.</w:delText>
        </w:r>
      </w:del>
    </w:p>
    <w:p w14:paraId="54EE6030" w14:textId="77777777" w:rsidR="009A1490" w:rsidRDefault="00F22AAD">
      <w:pPr>
        <w:pStyle w:val="IntenseQuote"/>
        <w:rPr>
          <w:ins w:id="77" w:author="Arthur Souza Rodrigues" w:date="2026-07-05T01:29:00Z" w16du:dateUtc="2026-07-05T05:29:00Z"/>
        </w:rPr>
      </w:pPr>
      <w:del w:id="78" w:author="Arthur Souza Rodrigues" w:date="2026-07-05T01:29:00Z" w16du:dateUtc="2026-07-05T05:29:00Z">
        <w:r>
          <w:rPr>
            <w:rFonts w:ascii="Arial" w:hAnsi="Arial" w:cs="Arial"/>
            <w:color w:val="C00000"/>
            <w:sz w:val="40"/>
            <w:szCs w:val="40"/>
          </w:rPr>
          <w:delText>This final document showcases</w:delText>
        </w:r>
      </w:del>
      <w:r>
        <w:rPr>
          <w:rPrChange w:id="79" w:author="Arthur Souza Rodrigues" w:date="2026-07-05T01:29:00Z" w16du:dateUtc="2026-07-05T05:29:00Z">
            <w:rPr>
              <w:rFonts w:ascii="Arial" w:hAnsi="Arial" w:cs="Arial"/>
              <w:color w:val="C00000"/>
              <w:sz w:val="40"/>
              <w:szCs w:val="40"/>
            </w:rPr>
          </w:rPrChange>
        </w:rPr>
        <w:t xml:space="preserve"> the </w:t>
      </w:r>
      <w:ins w:id="80" w:author="Arthur Souza Rodrigues" w:date="2026-07-05T01:29:00Z" w16du:dateUtc="2026-07-05T05:29:00Z">
        <w:r>
          <w:t>Table of Contents and choose “Update Field” to refresh page numbers.</w:t>
        </w:r>
      </w:ins>
    </w:p>
    <w:p w14:paraId="57ECE488" w14:textId="77777777" w:rsidR="009A1490" w:rsidRDefault="00F22AAD">
      <w:pPr>
        <w:rPr>
          <w:ins w:id="81" w:author="Arthur Souza Rodrigues" w:date="2026-07-05T01:29:00Z" w16du:dateUtc="2026-07-05T05:29:00Z"/>
        </w:rPr>
      </w:pPr>
      <w:ins w:id="82" w:author="Arthur Souza Rodrigues" w:date="2026-07-05T01:29:00Z" w16du:dateUtc="2026-07-05T05:29:00Z">
        <w:r>
          <w:br w:type="page"/>
        </w:r>
      </w:ins>
    </w:p>
    <w:p w14:paraId="3608201B" w14:textId="77777777" w:rsidR="009A1490" w:rsidRDefault="00F22AAD">
      <w:pPr>
        <w:pStyle w:val="Heading1"/>
        <w:rPr>
          <w:ins w:id="83" w:author="Arthur Souza Rodrigues" w:date="2026-07-05T01:29:00Z" w16du:dateUtc="2026-07-05T05:29:00Z"/>
        </w:rPr>
      </w:pPr>
      <w:bookmarkStart w:id="84" w:name="exec_summary"/>
      <w:ins w:id="85" w:author="Arthur Souza Rodrigues" w:date="2026-07-05T01:29:00Z" w16du:dateUtc="2026-07-05T05:29:00Z">
        <w:r>
          <w:lastRenderedPageBreak/>
        </w:r>
        <w:r>
          <w:t>1. Executive summary</w:t>
        </w:r>
        <w:bookmarkEnd w:id="84"/>
      </w:ins>
    </w:p>
    <w:p w14:paraId="70C47875" w14:textId="77777777" w:rsidR="009A1490" w:rsidRDefault="00F22AAD">
      <w:pPr>
        <w:rPr>
          <w:ins w:id="86" w:author="Arthur Souza Rodrigues" w:date="2026-07-05T01:29:00Z" w16du:dateUtc="2026-07-05T05:29:00Z"/>
        </w:rPr>
      </w:pPr>
      <w:ins w:id="87" w:author="Arthur Souza Rodrigues" w:date="2026-07-05T01:29:00Z" w16du:dateUtc="2026-07-05T05:29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2C142A3B" w14:textId="77777777" w:rsidR="009A1490" w:rsidRDefault="00460ED2">
      <w:pPr>
        <w:pStyle w:val="Heading1"/>
        <w:rPr>
          <w:ins w:id="88" w:author="Arthur Souza Rodrigues" w:date="2026-07-05T01:29:00Z" w16du:dateUtc="2026-07-05T05:29:00Z"/>
        </w:rPr>
      </w:pPr>
      <w:bookmarkStart w:id="89" w:name="matrix"/>
      <w:ins w:id="90" w:author="Arthur Souza Rodrigues" w:date="2026-07-05T01:29:00Z" w16du:dateUtc="2026-07-05T05:29:00Z"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91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22AAD">
            <w:pPr>
              <w:rPr>
                <w:ins w:id="92" w:author="Arthur Souza Rodrigues" w:date="2026-07-05T01:29:00Z" w16du:dateUtc="2026-07-05T05:29:00Z"/>
              </w:rPr>
            </w:pPr>
            <w:ins w:id="93" w:author="Arthur Souza Rodrigues" w:date="2026-07-05T01:29:00Z" w16du:dateUtc="2026-07-05T05:29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22AAD">
            <w:pPr>
              <w:rPr>
                <w:ins w:id="94" w:author="Arthur Souza Rodrigues" w:date="2026-07-05T01:29:00Z" w16du:dateUtc="2026-07-05T05:29:00Z"/>
              </w:rPr>
            </w:pPr>
            <w:ins w:id="95" w:author="Arthur Souza Rodrigues" w:date="2026-07-05T01:29:00Z" w16du:dateUtc="2026-07-05T05:29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22AAD">
            <w:pPr>
              <w:rPr>
                <w:ins w:id="96" w:author="Arthur Souza Rodrigues" w:date="2026-07-05T01:29:00Z" w16du:dateUtc="2026-07-05T05:29:00Z"/>
              </w:rPr>
            </w:pPr>
            <w:ins w:id="97" w:author="Arthur Souza Rodrigues" w:date="2026-07-05T01:29:00Z" w16du:dateUtc="2026-07-05T05:29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22AAD">
            <w:pPr>
              <w:rPr>
                <w:ins w:id="98" w:author="Arthur Souza Rodrigues" w:date="2026-07-05T01:29:00Z" w16du:dateUtc="2026-07-05T05:29:00Z"/>
              </w:rPr>
            </w:pPr>
            <w:ins w:id="99" w:author="Arthur Souza Rodrigues" w:date="2026-07-05T01:29:00Z" w16du:dateUtc="2026-07-05T05:29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00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22AAD">
            <w:pPr>
              <w:rPr>
                <w:ins w:id="101" w:author="Arthur Souza Rodrigues" w:date="2026-07-05T01:29:00Z" w16du:dateUtc="2026-07-05T05:29:00Z"/>
              </w:rPr>
            </w:pPr>
            <w:ins w:id="102" w:author="Arthur Souza Rodrigues" w:date="2026-07-05T01:29:00Z" w16du:dateUtc="2026-07-05T05:29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F22AAD">
            <w:pPr>
              <w:rPr>
                <w:ins w:id="103" w:author="Arthur Souza Rodrigues" w:date="2026-07-05T01:29:00Z" w16du:dateUtc="2026-07-05T05:29:00Z"/>
              </w:rPr>
            </w:pPr>
            <w:ins w:id="104" w:author="Arthur Souza Rodrigues" w:date="2026-07-05T01:29:00Z" w16du:dateUtc="2026-07-05T05:29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F22AAD">
            <w:pPr>
              <w:rPr>
                <w:ins w:id="105" w:author="Arthur Souza Rodrigues" w:date="2026-07-05T01:29:00Z" w16du:dateUtc="2026-07-05T05:29:00Z"/>
              </w:rPr>
            </w:pPr>
            <w:ins w:id="106" w:author="Arthur Souza Rodrigues" w:date="2026-07-05T01:29:00Z" w16du:dateUtc="2026-07-05T05:29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F22AAD">
            <w:pPr>
              <w:rPr>
                <w:ins w:id="107" w:author="Arthur Souza Rodrigues" w:date="2026-07-05T01:29:00Z" w16du:dateUtc="2026-07-05T05:29:00Z"/>
              </w:rPr>
            </w:pPr>
            <w:ins w:id="108" w:author="Arthur Souza Rodrigues" w:date="2026-07-05T01:29:00Z" w16du:dateUtc="2026-07-05T05:29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09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22AAD">
            <w:pPr>
              <w:rPr>
                <w:ins w:id="110" w:author="Arthur Souza Rodrigues" w:date="2026-07-05T01:29:00Z" w16du:dateUtc="2026-07-05T05:29:00Z"/>
              </w:rPr>
            </w:pPr>
            <w:ins w:id="111" w:author="Arthur Souza Rodrigues" w:date="2026-07-05T01:29:00Z" w16du:dateUtc="2026-07-05T05:29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F22AAD">
            <w:pPr>
              <w:rPr>
                <w:ins w:id="112" w:author="Arthur Souza Rodrigues" w:date="2026-07-05T01:29:00Z" w16du:dateUtc="2026-07-05T05:29:00Z"/>
              </w:rPr>
            </w:pPr>
            <w:ins w:id="113" w:author="Arthur Souza Rodrigues" w:date="2026-07-05T01:29:00Z" w16du:dateUtc="2026-07-05T05:29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F22AAD">
            <w:pPr>
              <w:rPr>
                <w:ins w:id="114" w:author="Arthur Souza Rodrigues" w:date="2026-07-05T01:29:00Z" w16du:dateUtc="2026-07-05T05:29:00Z"/>
              </w:rPr>
            </w:pPr>
            <w:ins w:id="115" w:author="Arthur Souza Rodrigues" w:date="2026-07-05T01:29:00Z" w16du:dateUtc="2026-07-05T05:29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F22AAD">
            <w:pPr>
              <w:rPr>
                <w:ins w:id="116" w:author="Arthur Souza Rodrigues" w:date="2026-07-05T01:29:00Z" w16du:dateUtc="2026-07-05T05:29:00Z"/>
              </w:rPr>
            </w:pPr>
            <w:ins w:id="117" w:author="Arthur Souza Rodrigues" w:date="2026-07-05T01:29:00Z" w16du:dateUtc="2026-07-05T05:29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18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22AAD">
            <w:pPr>
              <w:rPr>
                <w:ins w:id="119" w:author="Arthur Souza Rodrigues" w:date="2026-07-05T01:29:00Z" w16du:dateUtc="2026-07-05T05:29:00Z"/>
              </w:rPr>
            </w:pPr>
            <w:ins w:id="120" w:author="Arthur Souza Rodrigues" w:date="2026-07-05T01:29:00Z" w16du:dateUtc="2026-07-05T05:29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F22AAD">
            <w:pPr>
              <w:rPr>
                <w:ins w:id="121" w:author="Arthur Souza Rodrigues" w:date="2026-07-05T01:29:00Z" w16du:dateUtc="2026-07-05T05:29:00Z"/>
              </w:rPr>
            </w:pPr>
            <w:ins w:id="122" w:author="Arthur Souza Rodrigues" w:date="2026-07-05T01:29:00Z" w16du:dateUtc="2026-07-05T05:29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F22AAD">
            <w:pPr>
              <w:rPr>
                <w:ins w:id="123" w:author="Arthur Souza Rodrigues" w:date="2026-07-05T01:29:00Z" w16du:dateUtc="2026-07-05T05:29:00Z"/>
              </w:rPr>
            </w:pPr>
            <w:ins w:id="124" w:author="Arthur Souza Rodrigues" w:date="2026-07-05T01:29:00Z" w16du:dateUtc="2026-07-05T05:29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F22AAD">
            <w:pPr>
              <w:rPr>
                <w:ins w:id="125" w:author="Arthur Souza Rodrigues" w:date="2026-07-05T01:29:00Z" w16du:dateUtc="2026-07-05T05:29:00Z"/>
              </w:rPr>
            </w:pPr>
            <w:ins w:id="126" w:author="Arthur Souza Rodrigues" w:date="2026-07-05T01:29:00Z" w16du:dateUtc="2026-07-05T05:29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27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22AAD">
            <w:pPr>
              <w:rPr>
                <w:ins w:id="128" w:author="Arthur Souza Rodrigues" w:date="2026-07-05T01:29:00Z" w16du:dateUtc="2026-07-05T05:29:00Z"/>
              </w:rPr>
            </w:pPr>
            <w:ins w:id="129" w:author="Arthur Souza Rodrigues" w:date="2026-07-05T01:29:00Z" w16du:dateUtc="2026-07-05T05:29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F22AAD">
            <w:pPr>
              <w:rPr>
                <w:ins w:id="130" w:author="Arthur Souza Rodrigues" w:date="2026-07-05T01:29:00Z" w16du:dateUtc="2026-07-05T05:29:00Z"/>
              </w:rPr>
            </w:pPr>
            <w:ins w:id="131" w:author="Arthur Souza Rodrigues" w:date="2026-07-05T01:29:00Z" w16du:dateUtc="2026-07-05T05:29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F22AAD">
            <w:pPr>
              <w:rPr>
                <w:ins w:id="132" w:author="Arthur Souza Rodrigues" w:date="2026-07-05T01:29:00Z" w16du:dateUtc="2026-07-05T05:29:00Z"/>
              </w:rPr>
            </w:pPr>
            <w:ins w:id="133" w:author="Arthur Souza Rodrigues" w:date="2026-07-05T01:29:00Z" w16du:dateUtc="2026-07-05T05:29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F22AAD">
            <w:pPr>
              <w:rPr>
                <w:ins w:id="134" w:author="Arthur Souza Rodrigues" w:date="2026-07-05T01:29:00Z" w16du:dateUtc="2026-07-05T05:29:00Z"/>
              </w:rPr>
            </w:pPr>
            <w:ins w:id="135" w:author="Arthur Souza Rodrigues" w:date="2026-07-05T01:29:00Z" w16du:dateUtc="2026-07-05T05:29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36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22AAD">
            <w:pPr>
              <w:rPr>
                <w:ins w:id="137" w:author="Arthur Souza Rodrigues" w:date="2026-07-05T01:29:00Z" w16du:dateUtc="2026-07-05T05:29:00Z"/>
              </w:rPr>
            </w:pPr>
            <w:ins w:id="138" w:author="Arthur Souza Rodrigues" w:date="2026-07-05T01:29:00Z" w16du:dateUtc="2026-07-05T05:29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F22AAD">
            <w:pPr>
              <w:rPr>
                <w:ins w:id="139" w:author="Arthur Souza Rodrigues" w:date="2026-07-05T01:29:00Z" w16du:dateUtc="2026-07-05T05:29:00Z"/>
              </w:rPr>
            </w:pPr>
            <w:ins w:id="140" w:author="Arthur Souza Rodrigues" w:date="2026-07-05T01:29:00Z" w16du:dateUtc="2026-07-05T05:29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F22AAD">
            <w:pPr>
              <w:rPr>
                <w:ins w:id="141" w:author="Arthur Souza Rodrigues" w:date="2026-07-05T01:29:00Z" w16du:dateUtc="2026-07-05T05:29:00Z"/>
              </w:rPr>
            </w:pPr>
            <w:ins w:id="142" w:author="Arthur Souza Rodrigues" w:date="2026-07-05T01:29:00Z" w16du:dateUtc="2026-07-05T05:29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F22AAD">
            <w:pPr>
              <w:rPr>
                <w:ins w:id="143" w:author="Arthur Souza Rodrigues" w:date="2026-07-05T01:29:00Z" w16du:dateUtc="2026-07-05T05:29:00Z"/>
              </w:rPr>
            </w:pPr>
            <w:ins w:id="144" w:author="Arthur Souza Rodrigues" w:date="2026-07-05T01:29:00Z" w16du:dateUtc="2026-07-05T05:29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145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22AAD">
            <w:pPr>
              <w:rPr>
                <w:ins w:id="146" w:author="Arthur Souza Rodrigues" w:date="2026-07-05T01:29:00Z" w16du:dateUtc="2026-07-05T05:29:00Z"/>
              </w:rPr>
            </w:pPr>
            <w:ins w:id="147" w:author="Arthur Souza Rodrigues" w:date="2026-07-05T01:29:00Z" w16du:dateUtc="2026-07-05T05:29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F22AAD">
            <w:pPr>
              <w:rPr>
                <w:ins w:id="148" w:author="Arthur Souza Rodrigues" w:date="2026-07-05T01:29:00Z" w16du:dateUtc="2026-07-05T05:29:00Z"/>
              </w:rPr>
            </w:pPr>
            <w:ins w:id="149" w:author="Arthur Souza Rodrigues" w:date="2026-07-05T01:29:00Z" w16du:dateUtc="2026-07-05T05:29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F22AAD">
            <w:pPr>
              <w:rPr>
                <w:ins w:id="150" w:author="Arthur Souza Rodrigues" w:date="2026-07-05T01:29:00Z" w16du:dateUtc="2026-07-05T05:29:00Z"/>
              </w:rPr>
            </w:pPr>
            <w:ins w:id="151" w:author="Arthur Souza Rodrigues" w:date="2026-07-05T01:29:00Z" w16du:dateUtc="2026-07-05T05:29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F22AAD">
            <w:pPr>
              <w:rPr>
                <w:ins w:id="152" w:author="Arthur Souza Rodrigues" w:date="2026-07-05T01:29:00Z" w16du:dateUtc="2026-07-05T05:29:00Z"/>
              </w:rPr>
            </w:pPr>
            <w:ins w:id="153" w:author="Arthur Souza Rodrigues" w:date="2026-07-05T01:29:00Z" w16du:dateUtc="2026-07-05T05:29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154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22AAD">
            <w:pPr>
              <w:rPr>
                <w:ins w:id="155" w:author="Arthur Souza Rodrigues" w:date="2026-07-05T01:29:00Z" w16du:dateUtc="2026-07-05T05:29:00Z"/>
              </w:rPr>
            </w:pPr>
            <w:ins w:id="156" w:author="Arthur Souza Rodrigues" w:date="2026-07-05T01:29:00Z" w16du:dateUtc="2026-07-05T05:29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F22AAD">
            <w:pPr>
              <w:rPr>
                <w:ins w:id="157" w:author="Arthur Souza Rodrigues" w:date="2026-07-05T01:29:00Z" w16du:dateUtc="2026-07-05T05:29:00Z"/>
              </w:rPr>
            </w:pPr>
            <w:ins w:id="158" w:author="Arthur Souza Rodrigues" w:date="2026-07-05T01:29:00Z" w16du:dateUtc="2026-07-05T05:29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F22AAD">
            <w:pPr>
              <w:rPr>
                <w:ins w:id="159" w:author="Arthur Souza Rodrigues" w:date="2026-07-05T01:29:00Z" w16du:dateUtc="2026-07-05T05:29:00Z"/>
              </w:rPr>
            </w:pPr>
            <w:ins w:id="160" w:author="Arthur Souza Rodrigues" w:date="2026-07-05T01:29:00Z" w16du:dateUtc="2026-07-05T05:29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F22AAD">
            <w:pPr>
              <w:rPr>
                <w:ins w:id="161" w:author="Arthur Souza Rodrigues" w:date="2026-07-05T01:29:00Z" w16du:dateUtc="2026-07-05T05:29:00Z"/>
              </w:rPr>
            </w:pPr>
            <w:ins w:id="162" w:author="Arthur Souza Rodrigues" w:date="2026-07-05T01:29:00Z" w16du:dateUtc="2026-07-05T05:29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163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22AAD">
            <w:pPr>
              <w:rPr>
                <w:ins w:id="164" w:author="Arthur Souza Rodrigues" w:date="2026-07-05T01:29:00Z" w16du:dateUtc="2026-07-05T05:29:00Z"/>
              </w:rPr>
            </w:pPr>
            <w:ins w:id="165" w:author="Arthur Souza Rodrigues" w:date="2026-07-05T01:29:00Z" w16du:dateUtc="2026-07-05T05:29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F22AAD">
            <w:pPr>
              <w:rPr>
                <w:ins w:id="166" w:author="Arthur Souza Rodrigues" w:date="2026-07-05T01:29:00Z" w16du:dateUtc="2026-07-05T05:29:00Z"/>
              </w:rPr>
            </w:pPr>
            <w:ins w:id="167" w:author="Arthur Souza Rodrigues" w:date="2026-07-05T01:29:00Z" w16du:dateUtc="2026-07-05T05:29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F22AAD">
            <w:pPr>
              <w:rPr>
                <w:ins w:id="168" w:author="Arthur Souza Rodrigues" w:date="2026-07-05T01:29:00Z" w16du:dateUtc="2026-07-05T05:29:00Z"/>
              </w:rPr>
            </w:pPr>
            <w:ins w:id="169" w:author="Arthur Souza Rodrigues" w:date="2026-07-05T01:29:00Z" w16du:dateUtc="2026-07-05T05:29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F22AAD">
            <w:pPr>
              <w:rPr>
                <w:ins w:id="170" w:author="Arthur Souza Rodrigues" w:date="2026-07-05T01:29:00Z" w16du:dateUtc="2026-07-05T05:29:00Z"/>
              </w:rPr>
            </w:pPr>
            <w:ins w:id="171" w:author="Arthur Souza Rodrigues" w:date="2026-07-05T01:29:00Z" w16du:dateUtc="2026-07-05T05:29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172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22AAD">
            <w:pPr>
              <w:rPr>
                <w:ins w:id="173" w:author="Arthur Souza Rodrigues" w:date="2026-07-05T01:29:00Z" w16du:dateUtc="2026-07-05T05:29:00Z"/>
              </w:rPr>
            </w:pPr>
            <w:ins w:id="174" w:author="Arthur Souza Rodrigues" w:date="2026-07-05T01:29:00Z" w16du:dateUtc="2026-07-05T05:29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F22AAD">
            <w:pPr>
              <w:rPr>
                <w:ins w:id="175" w:author="Arthur Souza Rodrigues" w:date="2026-07-05T01:29:00Z" w16du:dateUtc="2026-07-05T05:29:00Z"/>
              </w:rPr>
            </w:pPr>
            <w:ins w:id="176" w:author="Arthur Souza Rodrigues" w:date="2026-07-05T01:29:00Z" w16du:dateUtc="2026-07-05T05:29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F22AAD">
            <w:pPr>
              <w:rPr>
                <w:ins w:id="177" w:author="Arthur Souza Rodrigues" w:date="2026-07-05T01:29:00Z" w16du:dateUtc="2026-07-05T05:29:00Z"/>
              </w:rPr>
            </w:pPr>
            <w:ins w:id="178" w:author="Arthur Souza Rodrigues" w:date="2026-07-05T01:29:00Z" w16du:dateUtc="2026-07-05T05:29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F22AAD">
            <w:pPr>
              <w:rPr>
                <w:ins w:id="179" w:author="Arthur Souza Rodrigues" w:date="2026-07-05T01:29:00Z" w16du:dateUtc="2026-07-05T05:29:00Z"/>
              </w:rPr>
            </w:pPr>
            <w:ins w:id="180" w:author="Arthur Souza Rodrigues" w:date="2026-07-05T01:29:00Z" w16du:dateUtc="2026-07-05T05:29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181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22AAD">
            <w:pPr>
              <w:rPr>
                <w:ins w:id="182" w:author="Arthur Souza Rodrigues" w:date="2026-07-05T01:29:00Z" w16du:dateUtc="2026-07-05T05:29:00Z"/>
              </w:rPr>
            </w:pPr>
            <w:ins w:id="183" w:author="Arthur Souza Rodrigues" w:date="2026-07-05T01:29:00Z" w16du:dateUtc="2026-07-05T05:29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F22AAD">
            <w:pPr>
              <w:rPr>
                <w:ins w:id="184" w:author="Arthur Souza Rodrigues" w:date="2026-07-05T01:29:00Z" w16du:dateUtc="2026-07-05T05:29:00Z"/>
              </w:rPr>
            </w:pPr>
            <w:ins w:id="185" w:author="Arthur Souza Rodrigues" w:date="2026-07-05T01:29:00Z" w16du:dateUtc="2026-07-05T05:29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F22AAD">
            <w:pPr>
              <w:rPr>
                <w:ins w:id="186" w:author="Arthur Souza Rodrigues" w:date="2026-07-05T01:29:00Z" w16du:dateUtc="2026-07-05T05:29:00Z"/>
              </w:rPr>
            </w:pPr>
            <w:ins w:id="187" w:author="Arthur Souza Rodrigues" w:date="2026-07-05T01:29:00Z" w16du:dateUtc="2026-07-05T05:29:00Z">
              <w:r>
                <w:t xml:space="preserve">Copilot in Word plus Editor, summaries, </w:t>
              </w:r>
              <w:r>
                <w:lastRenderedPageBreak/>
              </w:r>
              <w:r>
                <w:t>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F22AAD">
            <w:pPr>
              <w:rPr>
                <w:ins w:id="188" w:author="Arthur Souza Rodrigues" w:date="2026-07-05T01:29:00Z" w16du:dateUtc="2026-07-05T05:29:00Z"/>
              </w:rPr>
            </w:pPr>
            <w:ins w:id="189" w:author="Arthur Souza Rodrigues" w:date="2026-07-05T01:29:00Z" w16du:dateUtc="2026-07-05T05:29:00Z">
              <w:r>
                <w:lastRenderedPageBreak/>
              </w:r>
              <w:r>
                <w:t xml:space="preserve">AI integrated with M365 data and compliance </w:t>
              </w:r>
              <w:r>
                <w:lastRenderedPageBreak/>
              </w:r>
              <w:r>
                <w:t>controls</w:t>
              </w:r>
            </w:ins>
          </w:p>
        </w:tc>
      </w:tr>
      <w:tr w:rsidR="009A1490" w14:paraId="432C71FB" w14:textId="77777777">
        <w:trPr>
          <w:jc w:val="center"/>
          <w:ins w:id="190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22AAD">
            <w:pPr>
              <w:rPr>
                <w:ins w:id="191" w:author="Arthur Souza Rodrigues" w:date="2026-07-05T01:29:00Z" w16du:dateUtc="2026-07-05T05:29:00Z"/>
              </w:rPr>
            </w:pPr>
            <w:ins w:id="192" w:author="Arthur Souza Rodrigues" w:date="2026-07-05T01:29:00Z" w16du:dateUtc="2026-07-05T05:29:00Z">
              <w:r>
                <w:lastRenderedPageBreak/>
              </w:r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F22AAD">
            <w:pPr>
              <w:rPr>
                <w:ins w:id="193" w:author="Arthur Souza Rodrigues" w:date="2026-07-05T01:29:00Z" w16du:dateUtc="2026-07-05T05:29:00Z"/>
              </w:rPr>
            </w:pPr>
            <w:ins w:id="194" w:author="Arthur Souza Rodrigues" w:date="2026-07-05T01:29:00Z" w16du:dateUtc="2026-07-05T05:29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F22AAD">
            <w:pPr>
              <w:rPr>
                <w:ins w:id="195" w:author="Arthur Souza Rodrigues" w:date="2026-07-05T01:29:00Z" w16du:dateUtc="2026-07-05T05:29:00Z"/>
              </w:rPr>
            </w:pPr>
            <w:ins w:id="196" w:author="Arthur Souza Rodrigues" w:date="2026-07-05T01:29:00Z" w16du:dateUtc="2026-07-05T05:29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F22AAD">
            <w:pPr>
              <w:rPr>
                <w:ins w:id="197" w:author="Arthur Souza Rodrigues" w:date="2026-07-05T01:29:00Z" w16du:dateUtc="2026-07-05T05:29:00Z"/>
              </w:rPr>
            </w:pPr>
            <w:ins w:id="198" w:author="Arthur Souza Rodrigues" w:date="2026-07-05T01:29:00Z" w16du:dateUtc="2026-07-05T05:29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199" w:author="Arthur Souza Rodrigues" w:date="2026-07-05T01:29:00Z" w16du:dateUtc="2026-07-05T05:29:00Z"/>
        </w:trPr>
        <w:tc>
          <w:tcPr>
            <w:tcW w:w="2520" w:type="dxa"/>
          </w:tcPr>
          <w:p w14:paraId="1B1D8453" w14:textId="77777777" w:rsidR="009A1490" w:rsidRDefault="00F22AAD">
            <w:pPr>
              <w:rPr>
                <w:ins w:id="200" w:author="Arthur Souza Rodrigues" w:date="2026-07-05T01:29:00Z" w16du:dateUtc="2026-07-05T05:29:00Z"/>
              </w:rPr>
            </w:pPr>
            <w:ins w:id="201" w:author="Arthur Souza Rodrigues" w:date="2026-07-05T01:29:00Z" w16du:dateUtc="2026-07-05T05:29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F22AAD">
            <w:pPr>
              <w:rPr>
                <w:ins w:id="202" w:author="Arthur Souza Rodrigues" w:date="2026-07-05T01:29:00Z" w16du:dateUtc="2026-07-05T05:29:00Z"/>
              </w:rPr>
            </w:pPr>
            <w:ins w:id="203" w:author="Arthur Souza Rodrigues" w:date="2026-07-05T01:29:00Z" w16du:dateUtc="2026-07-05T05:29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F22AAD">
            <w:pPr>
              <w:rPr>
                <w:ins w:id="204" w:author="Arthur Souza Rodrigues" w:date="2026-07-05T01:29:00Z" w16du:dateUtc="2026-07-05T05:29:00Z"/>
              </w:rPr>
            </w:pPr>
            <w:ins w:id="205" w:author="Arthur Souza Rodrigues" w:date="2026-07-05T01:29:00Z" w16du:dateUtc="2026-07-05T05:29:00Z">
              <w:r>
                <w:t>Native DOCX fidelity and Office ecosystem 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F22AAD">
            <w:pPr>
              <w:rPr>
                <w:ins w:id="206" w:author="Arthur Souza Rodrigues" w:date="2026-07-05T01:29:00Z" w16du:dateUtc="2026-07-05T05:29:00Z"/>
              </w:rPr>
            </w:pPr>
            <w:ins w:id="207" w:author="Arthur Souza Rodrigues" w:date="2026-07-05T01:29:00Z" w16du:dateUtc="2026-07-05T05:29:00Z">
              <w:r>
                <w:t>Best authoritative format for businesses</w:t>
              </w:r>
            </w:ins>
          </w:p>
        </w:tc>
      </w:tr>
    </w:tbl>
    <w:p w14:paraId="0850A230" w14:textId="77777777" w:rsidR="009A1490" w:rsidRDefault="00F22AAD">
      <w:pPr>
        <w:pStyle w:val="Heading1"/>
        <w:rPr>
          <w:ins w:id="208" w:author="Arthur Souza Rodrigues" w:date="2026-07-05T01:29:00Z" w16du:dateUtc="2026-07-05T05:29:00Z"/>
        </w:rPr>
      </w:pPr>
      <w:bookmarkStart w:id="209" w:name="chart"/>
      <w:ins w:id="210" w:author="Arthur Souza Rodrigues" w:date="2026-07-05T01:29:00Z" w16du:dateUtc="2026-07-05T05:29:00Z">
        <w:r>
          <w:t>4. Visual proof: capability depth</w:t>
        </w:r>
      </w:ins>
    </w:p>
    <w:p w14:paraId="186ACD74" w14:textId="77777777" w:rsidR="009A1490" w:rsidRDefault="00F22AAD">
      <w:pPr>
        <w:rPr>
          <w:ins w:id="211" w:author="Arthur Souza Rodrigues" w:date="2026-07-05T01:29:00Z" w16du:dateUtc="2026-07-05T05:29:00Z"/>
        </w:rPr>
      </w:pPr>
      <w:ins w:id="212" w:author="Arthur Souza Rodrigues" w:date="2026-07-05T01:29:00Z" w16du:dateUtc="2026-07-05T05:29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F22AAD">
      <w:pPr>
        <w:jc w:val="center"/>
        <w:rPr>
          <w:ins w:id="213" w:author="Arthur Souza Rodrigues" w:date="2026-07-05T01:29:00Z" w16du:dateUtc="2026-07-05T05:29:00Z"/>
        </w:rPr>
      </w:pPr>
      <w:ins w:id="214" w:author="Arthur Souza Rodrigues" w:date="2026-07-05T01:29:00Z" w16du:dateUtc="2026-07-05T05:29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F22AAD">
      <w:pPr>
        <w:pStyle w:val="Heading1"/>
        <w:rPr>
          <w:ins w:id="215" w:author="Arthur Souza Rodrigues" w:date="2026-07-05T01:29:00Z" w16du:dateUtc="2026-07-05T05:29:00Z"/>
        </w:rPr>
      </w:pPr>
      <w:bookmarkStart w:id="216" w:name="demo"/>
      <w:ins w:id="217" w:author="Arthur Souza Rodrigues" w:date="2026-07-05T01:29:00Z" w16du:dateUtc="2026-07-05T05:29:00Z">
        <w:r>
          <w:t>5. Built-in Word feature demonstration in this file</w:t>
        </w:r>
      </w:ins>
    </w:p>
    <w:p w14:paraId="081C8D83" w14:textId="77777777" w:rsidR="009A1490" w:rsidRDefault="00F22AAD">
      <w:pPr>
        <w:pStyle w:val="ListNumber"/>
        <w:rPr>
          <w:ins w:id="218" w:author="Arthur Souza Rodrigues" w:date="2026-07-05T01:29:00Z" w16du:dateUtc="2026-07-05T05:29:00Z"/>
        </w:rPr>
      </w:pPr>
      <w:ins w:id="219" w:author="Arthur Souza Rodrigues" w:date="2026-07-05T01:29:00Z" w16du:dateUtc="2026-07-05T05:29:00Z">
        <w:r>
          <w:t>Title page with styled metadata table</w:t>
        </w:r>
      </w:ins>
    </w:p>
    <w:p w14:paraId="4A6D8752" w14:textId="77777777" w:rsidR="009A1490" w:rsidRDefault="00F22AAD">
      <w:pPr>
        <w:pStyle w:val="ListNumber"/>
        <w:rPr>
          <w:ins w:id="220" w:author="Arthur Souza Rodrigues" w:date="2026-07-05T01:29:00Z" w16du:dateUtc="2026-07-05T05:29:00Z"/>
        </w:rPr>
      </w:pPr>
      <w:ins w:id="221" w:author="Arthur Souza Rodrigues" w:date="2026-07-05T01:29:00Z" w16du:dateUtc="2026-07-05T05:29:00Z">
        <w:r>
          <w:t>Automatic Table of Contents field</w:t>
        </w:r>
      </w:ins>
    </w:p>
    <w:p w14:paraId="66ED3F7C" w14:textId="77777777" w:rsidR="009A1490" w:rsidRDefault="00F22AAD">
      <w:pPr>
        <w:pStyle w:val="ListNumber"/>
        <w:rPr>
          <w:ins w:id="222" w:author="Arthur Souza Rodrigues" w:date="2026-07-05T01:29:00Z" w16du:dateUtc="2026-07-05T05:29:00Z"/>
        </w:rPr>
      </w:pPr>
      <w:ins w:id="223" w:author="Arthur Souza Rodrigues" w:date="2026-07-05T01:29:00Z" w16du:dateUtc="2026-07-05T05:29:00Z">
        <w:r>
          <w:t>Headers and footers with page numbering fields</w:t>
        </w:r>
      </w:ins>
    </w:p>
    <w:p w14:paraId="36A96B10" w14:textId="77777777" w:rsidR="009A1490" w:rsidRDefault="00F22AAD">
      <w:pPr>
        <w:pStyle w:val="ListNumber"/>
        <w:rPr>
          <w:ins w:id="224" w:author="Arthur Souza Rodrigues" w:date="2026-07-05T01:29:00Z" w16du:dateUtc="2026-07-05T05:29:00Z"/>
        </w:rPr>
      </w:pPr>
      <w:ins w:id="225" w:author="Arthur Souza Rodrigues" w:date="2026-07-05T01:29:00Z" w16du:dateUtc="2026-07-05T05:29:00Z">
        <w:r>
          <w:t>Bookmarks and internal hyperlinks</w:t>
        </w:r>
      </w:ins>
    </w:p>
    <w:p w14:paraId="1C7D17B0" w14:textId="77777777" w:rsidR="009A1490" w:rsidRDefault="00F22AAD">
      <w:pPr>
        <w:pStyle w:val="ListNumber"/>
        <w:rPr>
          <w:ins w:id="226" w:author="Arthur Souza Rodrigues" w:date="2026-07-05T01:29:00Z" w16du:dateUtc="2026-07-05T05:29:00Z"/>
        </w:rPr>
      </w:pPr>
      <w:ins w:id="227" w:author="Arthur Souza Rodrigues" w:date="2026-07-05T01:29:00Z" w16du:dateUtc="2026-07-05T05:29:00Z">
        <w:r>
          <w:t>External hyperlinks to sources</w:t>
        </w:r>
      </w:ins>
    </w:p>
    <w:p w14:paraId="06026A5F" w14:textId="77777777" w:rsidR="009A1490" w:rsidRDefault="00F22AAD">
      <w:pPr>
        <w:pStyle w:val="ListNumber"/>
        <w:rPr>
          <w:ins w:id="228" w:author="Arthur Souza Rodrigues" w:date="2026-07-05T01:29:00Z" w16du:dateUtc="2026-07-05T05:29:00Z"/>
        </w:rPr>
      </w:pPr>
      <w:ins w:id="229" w:author="Arthur Souza Rodrigues" w:date="2026-07-05T01:29:00Z" w16du:dateUtc="2026-07-05T05:29:00Z">
        <w:r>
          <w:t>Styled comparison tables</w:t>
        </w:r>
      </w:ins>
    </w:p>
    <w:p w14:paraId="25B7712A" w14:textId="77777777" w:rsidR="009A1490" w:rsidRDefault="00F22AAD">
      <w:pPr>
        <w:pStyle w:val="ListNumber"/>
        <w:rPr>
          <w:ins w:id="230" w:author="Arthur Souza Rodrigues" w:date="2026-07-05T01:29:00Z" w16du:dateUtc="2026-07-05T05:29:00Z"/>
        </w:rPr>
      </w:pPr>
      <w:ins w:id="231" w:author="Arthur Souza Rodrigues" w:date="2026-07-05T01:29:00Z" w16du:dateUtc="2026-07-05T05:29:00Z">
        <w:r>
          <w:t>Callout boxes with shading</w:t>
        </w:r>
      </w:ins>
    </w:p>
    <w:p w14:paraId="097D2A02" w14:textId="77777777" w:rsidR="009A1490" w:rsidRDefault="00F22AAD">
      <w:pPr>
        <w:pStyle w:val="ListNumber"/>
        <w:rPr>
          <w:ins w:id="232" w:author="Arthur Souza Rodrigues" w:date="2026-07-05T01:29:00Z" w16du:dateUtc="2026-07-05T05:29:00Z"/>
        </w:rPr>
      </w:pPr>
      <w:ins w:id="233" w:author="Arthur Souza Rodrigues" w:date="2026-07-05T01:29:00Z" w16du:dateUtc="2026-07-05T05:29:00Z">
        <w:r>
          <w:t>Embedded chart image</w:t>
        </w:r>
      </w:ins>
    </w:p>
    <w:p w14:paraId="21C148B9" w14:textId="77777777" w:rsidR="009A1490" w:rsidRDefault="00F22AAD">
      <w:pPr>
        <w:pStyle w:val="ListNumber"/>
        <w:rPr>
          <w:ins w:id="234" w:author="Arthur Souza Rodrigues" w:date="2026-07-05T01:29:00Z" w16du:dateUtc="2026-07-05T05:29:00Z"/>
        </w:rPr>
      </w:pPr>
      <w:ins w:id="235" w:author="Arthur Souza Rodrigues" w:date="2026-07-05T01:29:00Z" w16du:dateUtc="2026-07-05T05:29:00Z">
        <w:r>
          <w:t>Landscape section for wide matrix</w:t>
        </w:r>
      </w:ins>
    </w:p>
    <w:p w14:paraId="0F0FAB50" w14:textId="77777777" w:rsidR="009A1490" w:rsidRDefault="00F22AAD">
      <w:pPr>
        <w:pStyle w:val="ListNumber"/>
        <w:rPr>
          <w:ins w:id="236" w:author="Arthur Souza Rodrigues" w:date="2026-07-05T01:29:00Z" w16du:dateUtc="2026-07-05T05:29:00Z"/>
        </w:rPr>
      </w:pPr>
      <w:ins w:id="237" w:author="Arthur Souza Rodrigues" w:date="2026-07-05T01:29:00Z" w16du:dateUtc="2026-07-05T05:29:00Z">
        <w:r>
          <w:t>Custom paragraph styles</w:t>
        </w:r>
      </w:ins>
    </w:p>
    <w:p w14:paraId="672BE830" w14:textId="77777777" w:rsidR="009A1490" w:rsidRDefault="00F22AAD">
      <w:pPr>
        <w:pStyle w:val="ListNumber"/>
        <w:rPr>
          <w:ins w:id="238" w:author="Arthur Souza Rodrigues" w:date="2026-07-05T01:29:00Z" w16du:dateUtc="2026-07-05T05:29:00Z"/>
        </w:rPr>
      </w:pPr>
      <w:ins w:id="239" w:author="Arthur Souza Rodrigues" w:date="2026-07-05T01:29:00Z" w16du:dateUtc="2026-07-05T05:29:00Z">
        <w:r>
          <w:t>Footnote-style source appendix</w:t>
        </w:r>
      </w:ins>
    </w:p>
    <w:p w14:paraId="1A776842" w14:textId="77777777" w:rsidR="009A1490" w:rsidRDefault="00F22AAD">
      <w:pPr>
        <w:pStyle w:val="ListNumber"/>
        <w:rPr>
          <w:ins w:id="240" w:author="Arthur Souza Rodrigues" w:date="2026-07-05T01:29:00Z" w16du:dateUtc="2026-07-05T05:29:00Z"/>
        </w:rPr>
      </w:pPr>
      <w:ins w:id="241" w:author="Arthur Souza Rodrigues" w:date="2026-07-05T01:29:00Z" w16du:dateUtc="2026-07-05T05:29:00Z">
        <w:r>
          <w:t>Checklist, glossary, numbered procedures</w:t>
        </w:r>
      </w:ins>
    </w:p>
    <w:p w14:paraId="71E77840" w14:textId="77777777" w:rsidR="009A1490" w:rsidRDefault="00F22AAD">
      <w:pPr>
        <w:pStyle w:val="ListNumber"/>
        <w:rPr>
          <w:ins w:id="242" w:author="Arthur Souza Rodrigues" w:date="2026-07-05T01:29:00Z" w16du:dateUtc="2026-07-05T05:29:00Z"/>
        </w:rPr>
      </w:pPr>
      <w:ins w:id="243" w:author="Arthur Souza Rodrigues" w:date="2026-07-05T01:29:00Z" w16du:dateUtc="2026-07-05T05:29:00Z">
        <w:r>
          <w:lastRenderedPageBreak/>
        </w:r>
        <w:r>
          <w:t>Signature block</w:t>
        </w:r>
      </w:ins>
    </w:p>
    <w:p w14:paraId="57FD2C01" w14:textId="77777777" w:rsidR="009A1490" w:rsidRDefault="00F22AAD">
      <w:pPr>
        <w:pStyle w:val="ListNumber"/>
        <w:rPr>
          <w:ins w:id="244" w:author="Arthur Souza Rodrigues" w:date="2026-07-05T01:29:00Z" w16du:dateUtc="2026-07-05T05:29:00Z"/>
        </w:rPr>
      </w:pPr>
      <w:ins w:id="245" w:author="Arthur Souza Rodrigues" w:date="2026-07-05T01:29:00Z" w16du:dateUtc="2026-07-05T05:29:00Z">
        <w:r>
          <w:t>Document properties/core metadata</w:t>
        </w:r>
      </w:ins>
    </w:p>
    <w:p w14:paraId="268E0CD7" w14:textId="77777777" w:rsidR="009A1490" w:rsidRDefault="00F22AAD">
      <w:pPr>
        <w:pStyle w:val="ListNumber"/>
        <w:rPr>
          <w:ins w:id="246" w:author="Arthur Souza Rodrigues" w:date="2026-07-05T01:29:00Z" w16du:dateUtc="2026-07-05T05:29:00Z"/>
        </w:rPr>
      </w:pPr>
      <w:ins w:id="247" w:author="Arthur Souza Rodrigues" w:date="2026-07-05T01:29:00Z" w16du:dateUtc="2026-07-05T05:29:00Z">
        <w:r>
          <w:t>Watermark-like confidentiality statement in header</w:t>
        </w:r>
      </w:ins>
    </w:p>
    <w:p w14:paraId="328F4BDA" w14:textId="77777777" w:rsidR="009A1490" w:rsidRDefault="00F22AAD">
      <w:pPr>
        <w:rPr>
          <w:ins w:id="248" w:author="Arthur Souza Rodrigues" w:date="2026-07-05T01:29:00Z" w16du:dateUtc="2026-07-05T05:29:00Z"/>
        </w:rPr>
      </w:pPr>
      <w:ins w:id="249" w:author="Arthur Souza Rodrigues" w:date="2026-07-05T01:29:00Z" w16du:dateUtc="2026-07-05T05:29:00Z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250" w:author="Arthur Souza Rodrigues" w:date="2026-07-05T01:29:00Z" w16du:dateUtc="2026-07-05T05:29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22AAD">
      <w:pPr>
        <w:pStyle w:val="Heading1"/>
        <w:rPr>
          <w:ins w:id="251" w:author="Arthur Souza Rodrigues" w:date="2026-07-05T01:29:00Z" w16du:dateUtc="2026-07-05T05:29:00Z"/>
        </w:rPr>
      </w:pPr>
      <w:bookmarkStart w:id="252" w:name="wide_matrix"/>
      <w:ins w:id="253" w:author="Arthur Souza Rodrigues" w:date="2026-07-05T01:29:00Z" w16du:dateUtc="2026-07-05T05:29:00Z">
        <w:r>
          <w:lastRenderedPageBreak/>
        </w:r>
        <w:r>
          <w:t>6. Wide stakeholder view: why each buyer persona cares</w:t>
        </w:r>
        <w:bookmarkEnd w:id="252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54" w:author="Arthur Souza Rodrigues" w:date="2026-07-05T01:29:00Z" w16du:dateUtc="2026-07-05T05:29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22AAD">
            <w:pPr>
              <w:rPr>
                <w:ins w:id="255" w:author="Arthur Souza Rodrigues" w:date="2026-07-05T01:29:00Z" w16du:dateUtc="2026-07-05T05:29:00Z"/>
              </w:rPr>
            </w:pPr>
            <w:ins w:id="256" w:author="Arthur Souza Rodrigues" w:date="2026-07-05T01:29:00Z" w16du:dateUtc="2026-07-05T05:29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7" w:author="Arthur Souza Rodrigues" w:date="2026-07-05T01:29:00Z" w16du:dateUtc="2026-07-05T05:29:00Z"/>
              </w:rPr>
            </w:pPr>
            <w:ins w:id="258" w:author="Arthur Souza Rodrigues" w:date="2026-07-05T01:29:00Z" w16du:dateUtc="2026-07-05T05:29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59" w:author="Arthur Souza Rodrigues" w:date="2026-07-05T01:29:00Z" w16du:dateUtc="2026-07-05T05:29:00Z"/>
              </w:rPr>
            </w:pPr>
            <w:ins w:id="260" w:author="Arthur Souza Rodrigues" w:date="2026-07-05T01:29:00Z" w16du:dateUtc="2026-07-05T05:29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1" w:author="Arthur Souza Rodrigues" w:date="2026-07-05T01:29:00Z" w16du:dateUtc="2026-07-05T05:29:00Z"/>
              </w:rPr>
            </w:pPr>
            <w:ins w:id="262" w:author="Arthur Souza Rodrigues" w:date="2026-07-05T01:29:00Z" w16du:dateUtc="2026-07-05T05:29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3" w:author="Arthur Souza Rodrigues" w:date="2026-07-05T01:29:00Z" w16du:dateUtc="2026-07-05T05:29:00Z"/>
              </w:rPr>
            </w:pPr>
            <w:ins w:id="264" w:author="Arthur Souza Rodrigues" w:date="2026-07-05T01:29:00Z" w16du:dateUtc="2026-07-05T05:29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265" w:author="Arthur Souza Rodrigues" w:date="2026-07-05T01:29:00Z" w16du:dateUtc="2026-07-05T05:29:00Z"/>
              </w:rPr>
            </w:pPr>
            <w:ins w:id="266" w:author="Arthur Souza Rodrigues" w:date="2026-07-05T01:29:00Z" w16du:dateUtc="2026-07-05T05:29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6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22AAD">
            <w:pPr>
              <w:rPr>
                <w:ins w:id="268" w:author="Arthur Souza Rodrigues" w:date="2026-07-05T01:29:00Z" w16du:dateUtc="2026-07-05T05:29:00Z"/>
              </w:rPr>
            </w:pPr>
            <w:ins w:id="269" w:author="Arthur Souza Rodrigues" w:date="2026-07-05T01:29:00Z" w16du:dateUtc="2026-07-05T05:29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0" w:author="Arthur Souza Rodrigues" w:date="2026-07-05T01:29:00Z" w16du:dateUtc="2026-07-05T05:29:00Z"/>
              </w:rPr>
            </w:pPr>
            <w:ins w:id="271" w:author="Arthur Souza Rodrigues" w:date="2026-07-05T01:29:00Z" w16du:dateUtc="2026-07-05T05:29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2" w:author="Arthur Souza Rodrigues" w:date="2026-07-05T01:29:00Z" w16du:dateUtc="2026-07-05T05:29:00Z"/>
              </w:rPr>
            </w:pPr>
            <w:ins w:id="273" w:author="Arthur Souza Rodrigues" w:date="2026-07-05T01:29:00Z" w16du:dateUtc="2026-07-05T05:29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4" w:author="Arthur Souza Rodrigues" w:date="2026-07-05T01:29:00Z" w16du:dateUtc="2026-07-05T05:29:00Z"/>
              </w:rPr>
            </w:pPr>
            <w:ins w:id="275" w:author="Arthur Souza Rodrigues" w:date="2026-07-05T01:29:00Z" w16du:dateUtc="2026-07-05T05:29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6" w:author="Arthur Souza Rodrigues" w:date="2026-07-05T01:29:00Z" w16du:dateUtc="2026-07-05T05:29:00Z"/>
              </w:rPr>
            </w:pPr>
            <w:ins w:id="277" w:author="Arthur Souza Rodrigues" w:date="2026-07-05T01:29:00Z" w16du:dateUtc="2026-07-05T05:29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78" w:author="Arthur Souza Rodrigues" w:date="2026-07-05T01:29:00Z" w16du:dateUtc="2026-07-05T05:29:00Z"/>
              </w:rPr>
            </w:pPr>
            <w:ins w:id="279" w:author="Arthur Souza Rodrigues" w:date="2026-07-05T01:29:00Z" w16du:dateUtc="2026-07-05T05:29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280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22AAD">
            <w:pPr>
              <w:rPr>
                <w:ins w:id="281" w:author="Arthur Souza Rodrigues" w:date="2026-07-05T01:29:00Z" w16du:dateUtc="2026-07-05T05:29:00Z"/>
              </w:rPr>
            </w:pPr>
            <w:ins w:id="282" w:author="Arthur Souza Rodrigues" w:date="2026-07-05T01:29:00Z" w16du:dateUtc="2026-07-05T05:29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" w:author="Arthur Souza Rodrigues" w:date="2026-07-05T01:29:00Z" w16du:dateUtc="2026-07-05T05:29:00Z"/>
              </w:rPr>
            </w:pPr>
            <w:ins w:id="284" w:author="Arthur Souza Rodrigues" w:date="2026-07-05T01:29:00Z" w16du:dateUtc="2026-07-05T05:29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5" w:author="Arthur Souza Rodrigues" w:date="2026-07-05T01:29:00Z" w16du:dateUtc="2026-07-05T05:29:00Z"/>
              </w:rPr>
            </w:pPr>
            <w:ins w:id="286" w:author="Arthur Souza Rodrigues" w:date="2026-07-05T01:29:00Z" w16du:dateUtc="2026-07-05T05:29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" w:author="Arthur Souza Rodrigues" w:date="2026-07-05T01:29:00Z" w16du:dateUtc="2026-07-05T05:29:00Z"/>
              </w:rPr>
            </w:pPr>
            <w:ins w:id="288" w:author="Arthur Souza Rodrigues" w:date="2026-07-05T01:29:00Z" w16du:dateUtc="2026-07-05T05:29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9" w:author="Arthur Souza Rodrigues" w:date="2026-07-05T01:29:00Z" w16du:dateUtc="2026-07-05T05:29:00Z"/>
              </w:rPr>
            </w:pPr>
            <w:ins w:id="290" w:author="Arthur Souza Rodrigues" w:date="2026-07-05T01:29:00Z" w16du:dateUtc="2026-07-05T05:29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1" w:author="Arthur Souza Rodrigues" w:date="2026-07-05T01:29:00Z" w16du:dateUtc="2026-07-05T05:29:00Z"/>
              </w:rPr>
            </w:pPr>
            <w:ins w:id="292" w:author="Arthur Souza Rodrigues" w:date="2026-07-05T01:29:00Z" w16du:dateUtc="2026-07-05T05:29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9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22AAD">
            <w:pPr>
              <w:rPr>
                <w:ins w:id="294" w:author="Arthur Souza Rodrigues" w:date="2026-07-05T01:29:00Z" w16du:dateUtc="2026-07-05T05:29:00Z"/>
              </w:rPr>
            </w:pPr>
            <w:ins w:id="295" w:author="Arthur Souza Rodrigues" w:date="2026-07-05T01:29:00Z" w16du:dateUtc="2026-07-05T05:29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6" w:author="Arthur Souza Rodrigues" w:date="2026-07-05T01:29:00Z" w16du:dateUtc="2026-07-05T05:29:00Z"/>
              </w:rPr>
            </w:pPr>
            <w:ins w:id="297" w:author="Arthur Souza Rodrigues" w:date="2026-07-05T01:29:00Z" w16du:dateUtc="2026-07-05T05:29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98" w:author="Arthur Souza Rodrigues" w:date="2026-07-05T01:29:00Z" w16du:dateUtc="2026-07-05T05:29:00Z"/>
              </w:rPr>
            </w:pPr>
            <w:ins w:id="299" w:author="Arthur Souza Rodrigues" w:date="2026-07-05T01:29:00Z" w16du:dateUtc="2026-07-05T05:29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0" w:author="Arthur Souza Rodrigues" w:date="2026-07-05T01:29:00Z" w16du:dateUtc="2026-07-05T05:29:00Z"/>
              </w:rPr>
            </w:pPr>
            <w:ins w:id="301" w:author="Arthur Souza Rodrigues" w:date="2026-07-05T01:29:00Z" w16du:dateUtc="2026-07-05T05:29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2" w:author="Arthur Souza Rodrigues" w:date="2026-07-05T01:29:00Z" w16du:dateUtc="2026-07-05T05:29:00Z"/>
              </w:rPr>
            </w:pPr>
            <w:ins w:id="303" w:author="Arthur Souza Rodrigues" w:date="2026-07-05T01:29:00Z" w16du:dateUtc="2026-07-05T05:29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04" w:author="Arthur Souza Rodrigues" w:date="2026-07-05T01:29:00Z" w16du:dateUtc="2026-07-05T05:29:00Z"/>
              </w:rPr>
            </w:pPr>
            <w:ins w:id="305" w:author="Arthur Souza Rodrigues" w:date="2026-07-05T01:29:00Z" w16du:dateUtc="2026-07-05T05:29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0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22AAD">
            <w:pPr>
              <w:rPr>
                <w:ins w:id="307" w:author="Arthur Souza Rodrigues" w:date="2026-07-05T01:29:00Z" w16du:dateUtc="2026-07-05T05:29:00Z"/>
              </w:rPr>
            </w:pPr>
            <w:ins w:id="308" w:author="Arthur Souza Rodrigues" w:date="2026-07-05T01:29:00Z" w16du:dateUtc="2026-07-05T05:29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" w:author="Arthur Souza Rodrigues" w:date="2026-07-05T01:29:00Z" w16du:dateUtc="2026-07-05T05:29:00Z"/>
              </w:rPr>
            </w:pPr>
            <w:ins w:id="310" w:author="Arthur Souza Rodrigues" w:date="2026-07-05T01:29:00Z" w16du:dateUtc="2026-07-05T05:29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" w:author="Arthur Souza Rodrigues" w:date="2026-07-05T01:29:00Z" w16du:dateUtc="2026-07-05T05:29:00Z"/>
              </w:rPr>
            </w:pPr>
            <w:ins w:id="312" w:author="Arthur Souza Rodrigues" w:date="2026-07-05T01:29:00Z" w16du:dateUtc="2026-07-05T05:29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" w:author="Arthur Souza Rodrigues" w:date="2026-07-05T01:29:00Z" w16du:dateUtc="2026-07-05T05:29:00Z"/>
              </w:rPr>
            </w:pPr>
            <w:ins w:id="314" w:author="Arthur Souza Rodrigues" w:date="2026-07-05T01:29:00Z" w16du:dateUtc="2026-07-05T05:29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5" w:author="Arthur Souza Rodrigues" w:date="2026-07-05T01:29:00Z" w16du:dateUtc="2026-07-05T05:29:00Z"/>
              </w:rPr>
            </w:pPr>
            <w:ins w:id="316" w:author="Arthur Souza Rodrigues" w:date="2026-07-05T01:29:00Z" w16du:dateUtc="2026-07-05T05:29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7" w:author="Arthur Souza Rodrigues" w:date="2026-07-05T01:29:00Z" w16du:dateUtc="2026-07-05T05:29:00Z"/>
              </w:rPr>
            </w:pPr>
            <w:ins w:id="318" w:author="Arthur Souza Rodrigues" w:date="2026-07-05T01:29:00Z" w16du:dateUtc="2026-07-05T05:29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1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22AAD">
            <w:pPr>
              <w:rPr>
                <w:ins w:id="320" w:author="Arthur Souza Rodrigues" w:date="2026-07-05T01:29:00Z" w16du:dateUtc="2026-07-05T05:29:00Z"/>
              </w:rPr>
            </w:pPr>
            <w:ins w:id="321" w:author="Arthur Souza Rodrigues" w:date="2026-07-05T01:29:00Z" w16du:dateUtc="2026-07-05T05:29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2" w:author="Arthur Souza Rodrigues" w:date="2026-07-05T01:29:00Z" w16du:dateUtc="2026-07-05T05:29:00Z"/>
              </w:rPr>
            </w:pPr>
            <w:ins w:id="323" w:author="Arthur Souza Rodrigues" w:date="2026-07-05T01:29:00Z" w16du:dateUtc="2026-07-05T05:29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4" w:author="Arthur Souza Rodrigues" w:date="2026-07-05T01:29:00Z" w16du:dateUtc="2026-07-05T05:29:00Z"/>
              </w:rPr>
            </w:pPr>
            <w:ins w:id="325" w:author="Arthur Souza Rodrigues" w:date="2026-07-05T01:29:00Z" w16du:dateUtc="2026-07-05T05:29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6" w:author="Arthur Souza Rodrigues" w:date="2026-07-05T01:29:00Z" w16du:dateUtc="2026-07-05T05:29:00Z"/>
              </w:rPr>
            </w:pPr>
            <w:ins w:id="327" w:author="Arthur Souza Rodrigues" w:date="2026-07-05T01:29:00Z" w16du:dateUtc="2026-07-05T05:29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28" w:author="Arthur Souza Rodrigues" w:date="2026-07-05T01:29:00Z" w16du:dateUtc="2026-07-05T05:29:00Z"/>
              </w:rPr>
            </w:pPr>
            <w:ins w:id="329" w:author="Arthur Souza Rodrigues" w:date="2026-07-05T01:29:00Z" w16du:dateUtc="2026-07-05T05:29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0" w:author="Arthur Souza Rodrigues" w:date="2026-07-05T01:29:00Z" w16du:dateUtc="2026-07-05T05:29:00Z"/>
              </w:rPr>
            </w:pPr>
            <w:ins w:id="331" w:author="Arthur Souza Rodrigues" w:date="2026-07-05T01:29:00Z" w16du:dateUtc="2026-07-05T05:29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32" w:author="Arthur Souza Rodrigues" w:date="2026-07-05T01:29:00Z" w16du:dateUtc="2026-07-05T05:29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22AAD">
      <w:pPr>
        <w:pStyle w:val="Heading1"/>
        <w:rPr>
          <w:ins w:id="333" w:author="Arthur Souza Rodrigues" w:date="2026-07-05T01:29:00Z" w16du:dateUtc="2026-07-05T05:29:00Z"/>
        </w:rPr>
      </w:pPr>
      <w:ins w:id="334" w:author="Arthur Souza Rodrigues" w:date="2026-07-05T01:29:00Z" w16du:dateUtc="2026-07-05T05:29:00Z">
        <w:r>
          <w:lastRenderedPageBreak/>
        </w:r>
        <w:r>
          <w:t>7. Collaboration: match the cloud-first expectation</w:t>
        </w:r>
      </w:ins>
    </w:p>
    <w:p w14:paraId="26F77F87" w14:textId="77777777" w:rsidR="009A1490" w:rsidRDefault="00F22AAD">
      <w:pPr>
        <w:pStyle w:val="ListBullet"/>
        <w:rPr>
          <w:ins w:id="335" w:author="Arthur Souza Rodrigues" w:date="2026-07-05T01:29:00Z" w16du:dateUtc="2026-07-05T05:29:00Z"/>
        </w:rPr>
      </w:pPr>
      <w:ins w:id="336" w:author="Arthur Souza Rodrigues" w:date="2026-07-05T01:29:00Z" w16du:dateUtc="2026-07-05T05:29:00Z">
        <w:r>
          <w:t>Coauthor in real time from Word for the web or desktop when files are in OneDrive/SharePoint.</w:t>
        </w:r>
      </w:ins>
    </w:p>
    <w:p w14:paraId="7FE42C90" w14:textId="77777777" w:rsidR="009A1490" w:rsidRDefault="00F22AAD">
      <w:pPr>
        <w:pStyle w:val="ListBullet"/>
        <w:rPr>
          <w:ins w:id="337" w:author="Arthur Souza Rodrigues" w:date="2026-07-05T01:29:00Z" w16du:dateUtc="2026-07-05T05:29:00Z"/>
        </w:rPr>
      </w:pPr>
      <w:ins w:id="338" w:author="Arthur Souza Rodrigues" w:date="2026-07-05T01:29:00Z" w16du:dateUtc="2026-07-05T05:29:00Z">
        <w:r>
          <w:t>Use comments, replies, @mentions, and explicit permissions.</w:t>
        </w:r>
      </w:ins>
    </w:p>
    <w:p w14:paraId="6F8E9E4D" w14:textId="77777777" w:rsidR="009A1490" w:rsidRDefault="00F22AAD">
      <w:pPr>
        <w:pStyle w:val="ListBullet"/>
        <w:rPr>
          <w:ins w:id="339" w:author="Arthur Souza Rodrigues" w:date="2026-07-05T01:29:00Z" w16du:dateUtc="2026-07-05T05:29:00Z"/>
        </w:rPr>
      </w:pPr>
      <w:ins w:id="340" w:author="Arthur Souza Rodrigues" w:date="2026-07-05T01:29:00Z" w16du:dateUtc="2026-07-05T05:29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341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22AAD">
            <w:pPr>
              <w:rPr>
                <w:ins w:id="342" w:author="Arthur Souza Rodrigues" w:date="2026-07-05T01:29:00Z" w16du:dateUtc="2026-07-05T05:29:00Z"/>
              </w:rPr>
            </w:pPr>
            <w:ins w:id="343" w:author="Arthur Souza Rodrigues" w:date="2026-07-05T01:29:00Z" w16du:dateUtc="2026-07-05T05:29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F22AAD">
      <w:pPr>
        <w:pStyle w:val="Heading1"/>
        <w:rPr>
          <w:ins w:id="344" w:author="Arthur Souza Rodrigues" w:date="2026-07-05T01:29:00Z" w16du:dateUtc="2026-07-05T05:29:00Z"/>
        </w:rPr>
      </w:pPr>
      <w:ins w:id="345" w:author="Arthur Souza Rodrigues" w:date="2026-07-05T01:29:00Z" w16du:dateUtc="2026-07-05T05:29:00Z">
        <w:r>
          <w:t>8. Review and governance: where Word separates itself</w:t>
        </w:r>
      </w:ins>
    </w:p>
    <w:p w14:paraId="778AEC73" w14:textId="77777777" w:rsidR="009A1490" w:rsidRDefault="00F22AAD">
      <w:pPr>
        <w:pStyle w:val="ListBullet"/>
        <w:rPr>
          <w:ins w:id="346" w:author="Arthur Souza Rodrigues" w:date="2026-07-05T01:29:00Z" w16du:dateUtc="2026-07-05T05:29:00Z"/>
        </w:rPr>
      </w:pPr>
      <w:ins w:id="347" w:author="Arthur Souza Rodrigues" w:date="2026-07-05T01:29:00Z" w16du:dateUtc="2026-07-05T05:29:00Z">
        <w:r>
          <w:t>Track Changes is more granular and formal than lightweight suggesting workflows.</w:t>
        </w:r>
      </w:ins>
    </w:p>
    <w:p w14:paraId="279DEDA4" w14:textId="77777777" w:rsidR="009A1490" w:rsidRDefault="00F22AAD">
      <w:pPr>
        <w:pStyle w:val="ListBullet"/>
        <w:rPr>
          <w:ins w:id="348" w:author="Arthur Souza Rodrigues" w:date="2026-07-05T01:29:00Z" w16du:dateUtc="2026-07-05T05:29:00Z"/>
        </w:rPr>
      </w:pPr>
      <w:ins w:id="349" w:author="Arthur Souza Rodrigues" w:date="2026-07-05T01:29:00Z" w16du:dateUtc="2026-07-05T05:29:00Z">
        <w:r>
          <w:t>Accept/reject workflows support accountable editing.</w:t>
        </w:r>
      </w:ins>
    </w:p>
    <w:p w14:paraId="70B27BC6" w14:textId="77777777" w:rsidR="009A1490" w:rsidRDefault="00F22AAD">
      <w:pPr>
        <w:pStyle w:val="ListBullet"/>
        <w:rPr>
          <w:ins w:id="350" w:author="Arthur Souza Rodrigues" w:date="2026-07-05T01:29:00Z" w16du:dateUtc="2026-07-05T05:29:00Z"/>
        </w:rPr>
      </w:pPr>
      <w:ins w:id="351" w:author="Arthur Souza Rodrigues" w:date="2026-07-05T01:29:00Z" w16du:dateUtc="2026-07-05T05:29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352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22AAD">
            <w:pPr>
              <w:rPr>
                <w:ins w:id="353" w:author="Arthur Souza Rodrigues" w:date="2026-07-05T01:29:00Z" w16du:dateUtc="2026-07-05T05:29:00Z"/>
              </w:rPr>
            </w:pPr>
            <w:ins w:id="354" w:author="Arthur Souza Rodrigues" w:date="2026-07-05T01:29:00Z" w16du:dateUtc="2026-07-05T05:29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F22AAD">
      <w:pPr>
        <w:pStyle w:val="Heading1"/>
        <w:rPr>
          <w:ins w:id="355" w:author="Arthur Souza Rodrigues" w:date="2026-07-05T01:29:00Z" w16du:dateUtc="2026-07-05T05:29:00Z"/>
        </w:rPr>
      </w:pPr>
      <w:ins w:id="356" w:author="Arthur Souza Rodrigues" w:date="2026-07-05T01:29:00Z" w16du:dateUtc="2026-07-05T05:29:00Z">
        <w:r>
          <w:t>9. Professional document production</w:t>
        </w:r>
      </w:ins>
    </w:p>
    <w:p w14:paraId="53D1A2A8" w14:textId="77777777" w:rsidR="009A1490" w:rsidRDefault="00F22AAD">
      <w:pPr>
        <w:pStyle w:val="ListBullet"/>
        <w:rPr>
          <w:ins w:id="357" w:author="Arthur Souza Rodrigues" w:date="2026-07-05T01:29:00Z" w16du:dateUtc="2026-07-05T05:29:00Z"/>
        </w:rPr>
      </w:pPr>
      <w:ins w:id="358" w:author="Arthur Souza Rodrigues" w:date="2026-07-05T01:29:00Z" w16du:dateUtc="2026-07-05T05:29:00Z">
        <w:r>
          <w:t>Advanced styles, numbering, captions, references, indexes, and sectioning support long-form documents.</w:t>
        </w:r>
      </w:ins>
    </w:p>
    <w:p w14:paraId="2C59DD6D" w14:textId="77777777" w:rsidR="009A1490" w:rsidRDefault="00F22AAD">
      <w:pPr>
        <w:pStyle w:val="ListBullet"/>
        <w:rPr>
          <w:ins w:id="359" w:author="Arthur Souza Rodrigues" w:date="2026-07-05T01:29:00Z" w16du:dateUtc="2026-07-05T05:29:00Z"/>
        </w:rPr>
      </w:pPr>
      <w:ins w:id="360" w:author="Arthur Souza Rodrigues" w:date="2026-07-05T01:29:00Z" w16du:dateUtc="2026-07-05T05:29:00Z">
        <w:r>
          <w:t>Native DOCX fidelity avoids conversion drift when the final system of record is Office.</w:t>
        </w:r>
      </w:ins>
    </w:p>
    <w:p w14:paraId="0E9062A3" w14:textId="77777777" w:rsidR="009A1490" w:rsidRDefault="00F22AAD">
      <w:pPr>
        <w:pStyle w:val="ListBullet"/>
        <w:rPr>
          <w:ins w:id="361" w:author="Arthur Souza Rodrigues" w:date="2026-07-05T01:29:00Z" w16du:dateUtc="2026-07-05T05:29:00Z"/>
        </w:rPr>
      </w:pPr>
      <w:ins w:id="362" w:author="Arthur Souza Rodrigues" w:date="2026-07-05T01:29:00Z" w16du:dateUtc="2026-07-05T05:29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363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22AAD">
            <w:pPr>
              <w:rPr>
                <w:ins w:id="364" w:author="Arthur Souza Rodrigues" w:date="2026-07-05T01:29:00Z" w16du:dateUtc="2026-07-05T05:29:00Z"/>
              </w:rPr>
            </w:pPr>
            <w:ins w:id="365" w:author="Arthur Souza Rodrigues" w:date="2026-07-05T01:29:00Z" w16du:dateUtc="2026-07-05T05:29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F22AAD">
      <w:pPr>
        <w:pStyle w:val="Heading1"/>
        <w:rPr>
          <w:ins w:id="366" w:author="Arthur Souza Rodrigues" w:date="2026-07-05T01:29:00Z" w16du:dateUtc="2026-07-05T05:29:00Z"/>
        </w:rPr>
      </w:pPr>
      <w:ins w:id="367" w:author="Arthur Souza Rodrigues" w:date="2026-07-05T01:29:00Z" w16du:dateUtc="2026-07-05T05:29:00Z">
        <w:r>
          <w:t>10. Security, compliance, and enterprise control</w:t>
        </w:r>
      </w:ins>
    </w:p>
    <w:p w14:paraId="61E6E1C1" w14:textId="77777777" w:rsidR="009A1490" w:rsidRDefault="00F22AAD">
      <w:pPr>
        <w:pStyle w:val="ListBullet"/>
        <w:rPr>
          <w:ins w:id="368" w:author="Arthur Souza Rodrigues" w:date="2026-07-05T01:29:00Z" w16du:dateUtc="2026-07-05T05:29:00Z"/>
        </w:rPr>
      </w:pPr>
      <w:ins w:id="369" w:author="Arthur Souza Rodrigues" w:date="2026-07-05T01:29:00Z" w16du:dateUtc="2026-07-05T05:29:00Z">
        <w:r>
          <w:t>Sensitivity labels classify and protect documents.</w:t>
        </w:r>
      </w:ins>
    </w:p>
    <w:p w14:paraId="716FA6EA" w14:textId="77777777" w:rsidR="009A1490" w:rsidRDefault="00F22AAD">
      <w:pPr>
        <w:pStyle w:val="ListBullet"/>
        <w:rPr>
          <w:ins w:id="370" w:author="Arthur Souza Rodrigues" w:date="2026-07-05T01:29:00Z" w16du:dateUtc="2026-07-05T05:29:00Z"/>
        </w:rPr>
      </w:pPr>
      <w:ins w:id="371" w:author="Arthur Souza Rodrigues" w:date="2026-07-05T01:29:00Z" w16du:dateUtc="2026-07-05T05:29:00Z">
        <w:r>
          <w:t>Encryption and usage rights can travel with the file.</w:t>
        </w:r>
      </w:ins>
    </w:p>
    <w:p w14:paraId="63635E3C" w14:textId="77777777" w:rsidR="009A1490" w:rsidRDefault="00F22AAD">
      <w:pPr>
        <w:pStyle w:val="ListBullet"/>
        <w:rPr>
          <w:ins w:id="372" w:author="Arthur Souza Rodrigues" w:date="2026-07-05T01:29:00Z" w16du:dateUtc="2026-07-05T05:29:00Z"/>
        </w:rPr>
      </w:pPr>
      <w:ins w:id="373" w:author="Arthur Souza Rodrigues" w:date="2026-07-05T01:29:00Z" w16du:dateUtc="2026-07-05T05:29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374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22AAD">
            <w:pPr>
              <w:rPr>
                <w:ins w:id="375" w:author="Arthur Souza Rodrigues" w:date="2026-07-05T01:29:00Z" w16du:dateUtc="2026-07-05T05:29:00Z"/>
              </w:rPr>
            </w:pPr>
            <w:ins w:id="376" w:author="Arthur Souza Rodrigues" w:date="2026-07-05T01:29:00Z" w16du:dateUtc="2026-07-05T05:29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F22AAD">
      <w:pPr>
        <w:pStyle w:val="Heading1"/>
        <w:rPr>
          <w:ins w:id="377" w:author="Arthur Souza Rodrigues" w:date="2026-07-05T01:29:00Z" w16du:dateUtc="2026-07-05T05:29:00Z"/>
        </w:rPr>
      </w:pPr>
      <w:ins w:id="378" w:author="Arthur Souza Rodrigues" w:date="2026-07-05T01:29:00Z" w16du:dateUtc="2026-07-05T05:29:00Z">
        <w:r>
          <w:t>11. Automation and extensibility</w:t>
        </w:r>
      </w:ins>
    </w:p>
    <w:p w14:paraId="7B58D3FC" w14:textId="77777777" w:rsidR="009A1490" w:rsidRDefault="00F22AAD">
      <w:pPr>
        <w:pStyle w:val="ListBullet"/>
        <w:rPr>
          <w:ins w:id="379" w:author="Arthur Souza Rodrigues" w:date="2026-07-05T01:29:00Z" w16du:dateUtc="2026-07-05T05:29:00Z"/>
        </w:rPr>
      </w:pPr>
      <w:ins w:id="380" w:author="Arthur Souza Rodrigues" w:date="2026-07-05T01:29:00Z" w16du:dateUtc="2026-07-05T05:29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F22AAD">
      <w:pPr>
        <w:pStyle w:val="ListBullet"/>
        <w:rPr>
          <w:ins w:id="381" w:author="Arthur Souza Rodrigues" w:date="2026-07-05T01:29:00Z" w16du:dateUtc="2026-07-05T05:29:00Z"/>
        </w:rPr>
      </w:pPr>
      <w:ins w:id="382" w:author="Arthur Souza Rodrigues" w:date="2026-07-05T01:29:00Z" w16du:dateUtc="2026-07-05T05:29:00Z">
        <w:r>
          <w:lastRenderedPageBreak/>
        </w:r>
        <w:r>
          <w:t>Teams can create reusable branded templates with locked-down areas and editable fields.</w:t>
        </w:r>
      </w:ins>
    </w:p>
    <w:p w14:paraId="5CE37296" w14:textId="77777777" w:rsidR="009A1490" w:rsidRDefault="00F22AAD">
      <w:pPr>
        <w:pStyle w:val="ListBullet"/>
        <w:rPr>
          <w:ins w:id="383" w:author="Arthur Souza Rodrigues" w:date="2026-07-05T01:29:00Z" w16du:dateUtc="2026-07-05T05:29:00Z"/>
        </w:rPr>
      </w:pPr>
      <w:ins w:id="384" w:author="Arthur Souza Rodrigues" w:date="2026-07-05T01:29:00Z" w16du:dateUtc="2026-07-05T05:29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385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22AAD">
            <w:pPr>
              <w:rPr>
                <w:ins w:id="386" w:author="Arthur Souza Rodrigues" w:date="2026-07-05T01:29:00Z" w16du:dateUtc="2026-07-05T05:29:00Z"/>
              </w:rPr>
            </w:pPr>
            <w:ins w:id="387" w:author="Arthur Souza Rodrigues" w:date="2026-07-05T01:29:00Z" w16du:dateUtc="2026-07-05T05:29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F22AAD">
      <w:pPr>
        <w:pStyle w:val="Heading1"/>
        <w:rPr>
          <w:ins w:id="388" w:author="Arthur Souza Rodrigues" w:date="2026-07-05T01:29:00Z" w16du:dateUtc="2026-07-05T05:29:00Z"/>
        </w:rPr>
      </w:pPr>
      <w:ins w:id="389" w:author="Arthur Souza Rodrigues" w:date="2026-07-05T01:29:00Z" w16du:dateUtc="2026-07-05T05:29:00Z">
        <w:r>
          <w:t>12. Live demo checklist</w:t>
        </w:r>
      </w:ins>
    </w:p>
    <w:p w14:paraId="1EDAEC47" w14:textId="77777777" w:rsidR="009A1490" w:rsidRDefault="00F22AAD">
      <w:pPr>
        <w:pStyle w:val="ListBullet"/>
        <w:rPr>
          <w:ins w:id="390" w:author="Arthur Souza Rodrigues" w:date="2026-07-05T01:29:00Z" w16du:dateUtc="2026-07-05T05:29:00Z"/>
        </w:rPr>
      </w:pPr>
      <w:ins w:id="391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Open in Word desktop and show full-fidelity layout</w:t>
        </w:r>
      </w:ins>
    </w:p>
    <w:p w14:paraId="4FA71A03" w14:textId="77777777" w:rsidR="009A1490" w:rsidRDefault="00F22AAD">
      <w:pPr>
        <w:pStyle w:val="ListBullet"/>
        <w:rPr>
          <w:ins w:id="392" w:author="Arthur Souza Rodrigues" w:date="2026-07-05T01:29:00Z" w16du:dateUtc="2026-07-05T05:29:00Z"/>
        </w:rPr>
      </w:pPr>
      <w:ins w:id="393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Update the Table of Contents</w:t>
        </w:r>
      </w:ins>
    </w:p>
    <w:p w14:paraId="589DC419" w14:textId="77777777" w:rsidR="009A1490" w:rsidRDefault="00F22AAD">
      <w:pPr>
        <w:pStyle w:val="ListBullet"/>
        <w:rPr>
          <w:ins w:id="394" w:author="Arthur Souza Rodrigues" w:date="2026-07-05T01:29:00Z" w16du:dateUtc="2026-07-05T05:29:00Z"/>
        </w:rPr>
      </w:pPr>
      <w:ins w:id="395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Add a comment and @mention a reviewer</w:t>
        </w:r>
      </w:ins>
    </w:p>
    <w:p w14:paraId="3778D936" w14:textId="77777777" w:rsidR="009A1490" w:rsidRDefault="00F22AAD">
      <w:pPr>
        <w:pStyle w:val="ListBullet"/>
        <w:rPr>
          <w:ins w:id="396" w:author="Arthur Souza Rodrigues" w:date="2026-07-05T01:29:00Z" w16du:dateUtc="2026-07-05T05:29:00Z"/>
        </w:rPr>
      </w:pPr>
      <w:ins w:id="397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Turn on Track Changes and make an edit</w:t>
        </w:r>
      </w:ins>
    </w:p>
    <w:p w14:paraId="3231B633" w14:textId="77777777" w:rsidR="009A1490" w:rsidRDefault="00F22AAD">
      <w:pPr>
        <w:pStyle w:val="ListBullet"/>
        <w:rPr>
          <w:ins w:id="398" w:author="Arthur Souza Rodrigues" w:date="2026-07-05T01:29:00Z" w16du:dateUtc="2026-07-05T05:29:00Z"/>
        </w:rPr>
      </w:pPr>
      <w:ins w:id="399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Accept/reject a change</w:t>
        </w:r>
      </w:ins>
    </w:p>
    <w:p w14:paraId="3827843E" w14:textId="77777777" w:rsidR="009A1490" w:rsidRDefault="00F22AAD">
      <w:pPr>
        <w:pStyle w:val="ListBullet"/>
        <w:rPr>
          <w:ins w:id="400" w:author="Arthur Souza Rodrigues" w:date="2026-07-05T01:29:00Z" w16du:dateUtc="2026-07-05T05:29:00Z"/>
        </w:rPr>
      </w:pPr>
      <w:ins w:id="401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Show Version History from a OneDrive/SharePoint-stored copy</w:t>
        </w:r>
      </w:ins>
    </w:p>
    <w:p w14:paraId="5F08FD76" w14:textId="77777777" w:rsidR="009A1490" w:rsidRDefault="00F22AAD">
      <w:pPr>
        <w:pStyle w:val="ListBullet"/>
        <w:rPr>
          <w:ins w:id="402" w:author="Arthur Souza Rodrigues" w:date="2026-07-05T01:29:00Z" w16du:dateUtc="2026-07-05T05:29:00Z"/>
        </w:rPr>
      </w:pPr>
      <w:ins w:id="403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Apply a sensitivity label if</w:t>
        </w:r>
      </w:ins>
      <w:del w:id="404" w:author="Arthur Souza Rodrigues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complete range of styling options</w:delText>
        </w:r>
      </w:del>
      <w:r>
        <w:rPr>
          <w:rPrChange w:id="405" w:author="Arthur Souza Rodrigues" w:date="2026-07-05T01:29:00Z" w16du:dateUtc="2026-07-05T05:29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available</w:t>
      </w:r>
    </w:p>
    <w:p w14:paraId="76F087E2" w14:textId="77777777" w:rsidR="009A1490" w:rsidRDefault="00F22AAD">
      <w:pPr>
        <w:pStyle w:val="ListBullet"/>
        <w:rPr>
          <w:ins w:id="406" w:author="Arthur Souza Rodrigues" w:date="2026-07-05T01:29:00Z" w16du:dateUtc="2026-07-05T05:29:00Z"/>
        </w:rPr>
      </w:pPr>
      <w:ins w:id="407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Export to PDF</w:t>
        </w:r>
      </w:ins>
    </w:p>
    <w:p w14:paraId="0499D826" w14:textId="77777777" w:rsidR="009A1490" w:rsidRDefault="00F22AAD">
      <w:pPr>
        <w:pStyle w:val="ListBullet"/>
        <w:rPr>
          <w:ins w:id="408" w:author="Arthur Souza Rodrigues" w:date="2026-07-05T01:29:00Z" w16du:dateUtc="2026-07-05T05:29:00Z"/>
        </w:rPr>
      </w:pPr>
      <w:ins w:id="409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Run Accessibility Checker</w:t>
        </w:r>
      </w:ins>
    </w:p>
    <w:p w14:paraId="1D05E4A0" w14:textId="77777777" w:rsidR="009A1490" w:rsidRDefault="00F22AAD">
      <w:pPr>
        <w:pStyle w:val="ListBullet"/>
        <w:rPr>
          <w:ins w:id="410" w:author="Arthur Souza Rodrigues" w:date="2026-07-05T01:29:00Z" w16du:dateUtc="2026-07-05T05:29:00Z"/>
        </w:rPr>
      </w:pPr>
      <w:ins w:id="411" w:author="Arthur Souza Rodrigues" w:date="2026-07-05T01:29:00Z" w16du:dateUtc="2026-07-05T05:29:00Z">
        <w:r>
          <w:rPr>
            <w:b/>
          </w:rPr>
          <w:t>☐</w:t>
        </w:r>
        <w:r>
          <w:rPr>
            <w:b/>
          </w:rPr>
          <w:t xml:space="preserve"> </w:t>
        </w:r>
        <w:r>
          <w:t>Use Editor or Copilot if licensed</w:t>
        </w:r>
      </w:ins>
    </w:p>
    <w:p w14:paraId="06209828" w14:textId="77777777" w:rsidR="009A1490" w:rsidRDefault="00F22AAD">
      <w:pPr>
        <w:pStyle w:val="Heading1"/>
        <w:rPr>
          <w:ins w:id="412" w:author="Arthur Souza Rodrigues" w:date="2026-07-05T01:29:00Z" w16du:dateUtc="2026-07-05T05:29:00Z"/>
        </w:rPr>
      </w:pPr>
      <w:ins w:id="413" w:author="Arthur Souza Rodrigues" w:date="2026-07-05T01:29:00Z" w16du:dateUtc="2026-07-05T05:29:00Z">
        <w:r>
          <w:t>13. Objection handling</w:t>
        </w:r>
      </w:ins>
    </w:p>
    <w:p w14:paraId="2B79FBB1" w14:textId="77777777" w:rsidR="009A1490" w:rsidRDefault="00F22AAD">
      <w:pPr>
        <w:rPr>
          <w:ins w:id="414" w:author="Arthur Souza Rodrigues" w:date="2026-07-05T01:29:00Z" w16du:dateUtc="2026-07-05T05:29:00Z"/>
        </w:rPr>
      </w:pPr>
      <w:ins w:id="415" w:author="Arthur Souza Rodrigues" w:date="2026-07-05T01:29:00Z" w16du:dateUtc="2026-07-05T05:29:00Z">
        <w:r>
          <w:rPr>
            <w:b/>
          </w:rPr>
          <w:t>“Google Docs is easier for collaboration.”</w:t>
        </w:r>
        <w:r>
          <w:br/>
        </w:r>
        <w:r>
          <w:t>Agree on ease, then show Word coauthoring plus Track Changes, comments, and version history in the same file.</w:t>
        </w:r>
      </w:ins>
    </w:p>
    <w:p w14:paraId="01B981E2" w14:textId="77777777" w:rsidR="009A1490" w:rsidRDefault="00F22AAD">
      <w:pPr>
        <w:rPr>
          <w:ins w:id="416" w:author="Arthur Souza Rodrigues" w:date="2026-07-05T01:29:00Z" w16du:dateUtc="2026-07-05T05:29:00Z"/>
        </w:rPr>
      </w:pPr>
      <w:ins w:id="417" w:author="Arthur Souza Rodrigues" w:date="2026-07-05T01:29:00Z" w16du:dateUtc="2026-07-05T05:29:00Z">
        <w:r>
          <w:rPr>
            <w:b/>
          </w:rPr>
          <w:t>“Docs is browser-native.”</w:t>
        </w:r>
        <w:r>
          <w:br/>
        </w:r>
        <w:r>
          <w:t>Word has web access and a full desktop app; users can choose lightweight browser editing or high-powered desktop editing.</w:t>
        </w:r>
      </w:ins>
    </w:p>
    <w:p w14:paraId="44B860A4" w14:textId="77777777" w:rsidR="009A1490" w:rsidRDefault="00F22AAD">
      <w:pPr>
        <w:rPr>
          <w:ins w:id="418" w:author="Arthur Souza Rodrigues" w:date="2026-07-05T01:29:00Z" w16du:dateUtc="2026-07-05T05:29:00Z"/>
        </w:rPr>
      </w:pPr>
      <w:ins w:id="419" w:author="Arthur Souza Rodrigues" w:date="2026-07-05T01:29:00Z" w16du:dateUtc="2026-07-05T05:29:00Z">
        <w:r>
          <w:rPr>
            <w:b/>
          </w:rPr>
          <w:t>“Our users like autosave.”</w:t>
        </w:r>
        <w:r>
          <w:br/>
        </w:r>
        <w:r>
          <w:t>Autosave is available for cloud-stored Word documents, and version history supports recovery.</w:t>
        </w:r>
      </w:ins>
    </w:p>
    <w:p w14:paraId="70604D7E" w14:textId="77777777" w:rsidR="009A1490" w:rsidRDefault="00F22AAD">
      <w:pPr>
        <w:rPr>
          <w:ins w:id="420" w:author="Arthur Souza Rodrigues" w:date="2026-07-05T01:29:00Z" w16du:dateUtc="2026-07-05T05:29:00Z"/>
        </w:rPr>
      </w:pPr>
      <w:ins w:id="421" w:author="Arthur Souza Rodrigues" w:date="2026-07-05T01:29:00Z" w16du:dateUtc="2026-07-05T05:29:00Z">
        <w:r>
          <w:rPr>
            <w:b/>
          </w:rPr>
          <w:t>“We only need simple documents.”</w:t>
        </w:r>
        <w:r>
          <w:br/>
        </w:r>
        <w:r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F22AAD">
      <w:pPr>
        <w:pStyle w:val="Heading1"/>
        <w:rPr>
          <w:ins w:id="422" w:author="Arthur Souza Rodrigues" w:date="2026-07-05T01:29:00Z" w16du:dateUtc="2026-07-05T05:29:00Z"/>
        </w:rPr>
      </w:pPr>
      <w:ins w:id="423" w:author="Arthur Souza Rodrigues" w:date="2026-07-05T01:29:00Z" w16du:dateUtc="2026-07-05T05:29:00Z">
        <w:r>
          <w:t>Appendix A – Source links</w:t>
        </w:r>
      </w:ins>
    </w:p>
    <w:p w14:paraId="76273712" w14:textId="77777777" w:rsidR="009A1490" w:rsidRDefault="00F22AAD">
      <w:pPr>
        <w:pStyle w:val="ListBullet"/>
        <w:rPr>
          <w:ins w:id="424" w:author="Arthur Souza Rodrigues" w:date="2026-07-05T01:29:00Z" w16du:dateUtc="2026-07-05T05:29:00Z"/>
        </w:rPr>
      </w:pPr>
      <w:ins w:id="425" w:author="Arthur Souza Rodrigues" w:date="2026-07-05T01:29:00Z" w16du:dateUtc="2026-07-05T05:29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 w14:paraId="5978A353" w14:textId="77777777" w:rsidR="009A1490" w:rsidRDefault="00F22AAD">
      <w:pPr>
        <w:pStyle w:val="ListBullet"/>
        <w:rPr>
          <w:ins w:id="426" w:author="Arthur Souza Rodrigues" w:date="2026-07-05T01:29:00Z" w16du:dateUtc="2026-07-05T05:29:00Z"/>
        </w:rPr>
      </w:pPr>
      <w:ins w:id="427" w:author="Arthur Souza Rodrigues" w:date="2026-07-05T01:29:00Z" w16du:dateUtc="2026-07-05T05:29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 w14:paraId="041E95AD" w14:textId="77777777" w:rsidR="009A1490" w:rsidRDefault="00F22AAD">
      <w:pPr>
        <w:pStyle w:val="ListBullet"/>
        <w:rPr>
          <w:ins w:id="428" w:author="Arthur Souza Rodrigues" w:date="2026-07-05T01:29:00Z" w16du:dateUtc="2026-07-05T05:29:00Z"/>
        </w:rPr>
      </w:pPr>
      <w:ins w:id="429" w:author="Arthur Souza Rodrigues" w:date="2026-07-05T01:29:00Z" w16du:dateUtc="2026-07-05T05:29:00Z">
        <w:r>
          <w:rPr>
            <w:b/>
          </w:rPr>
          <w:lastRenderedPageBreak/>
        </w:r>
        <w:r>
          <w:rPr>
            <w:b/>
          </w:rPr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 w14:paraId="2460BE41" w14:textId="77777777" w:rsidR="009A1490" w:rsidRDefault="00F22AAD">
      <w:pPr>
        <w:pStyle w:val="ListBullet"/>
        <w:rPr>
          <w:ins w:id="430" w:author="Arthur Souza Rodrigues" w:date="2026-07-05T01:29:00Z" w16du:dateUtc="2026-07-05T05:29:00Z"/>
        </w:rPr>
      </w:pPr>
      <w:ins w:id="431" w:author="Arthur Souza Rodrigues" w:date="2026-07-05T01:29:00Z" w16du:dateUtc="2026-07-05T05:29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 w14:paraId="2E6F8421" w14:textId="77777777" w:rsidR="009A1490" w:rsidRDefault="00F22AAD">
      <w:pPr>
        <w:pStyle w:val="ListBullet"/>
        <w:rPr>
          <w:ins w:id="432" w:author="Arthur Souza Rodrigues" w:date="2026-07-05T01:29:00Z" w16du:dateUtc="2026-07-05T05:29:00Z"/>
        </w:rPr>
      </w:pPr>
      <w:ins w:id="433" w:author="Arthur Souza Rodrigues" w:date="2026-07-05T01:29:00Z" w16du:dateUtc="2026-07-05T05:29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 w14:paraId="072CA887" w14:textId="77777777" w:rsidR="009A1490" w:rsidRDefault="00F22AAD">
      <w:pPr>
        <w:pStyle w:val="Heading1"/>
        <w:rPr>
          <w:ins w:id="434" w:author="Arthur Souza Rodrigues" w:date="2026-07-05T01:29:00Z" w16du:dateUtc="2026-07-05T05:29:00Z"/>
        </w:rPr>
      </w:pPr>
      <w:ins w:id="435" w:author="Arthur Souza Rodrigues" w:date="2026-07-05T01:29:00Z" w16du:dateUtc="2026-07-05T05:29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36" w:author="Arthur Souza Rodrigues" w:date="2026-07-05T01:29:00Z" w16du:dateUtc="2026-07-05T05:29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F22AAD">
            <w:pPr>
              <w:rPr>
                <w:ins w:id="437" w:author="Arthur Souza Rodrigues" w:date="2026-07-05T01:29:00Z" w16du:dateUtc="2026-07-05T05:29:00Z"/>
              </w:rPr>
            </w:pPr>
            <w:ins w:id="438" w:author="Arthur Souza Rodrigues" w:date="2026-07-05T01:29:00Z" w16du:dateUtc="2026-07-05T05:29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22AAD">
            <w:pPr>
              <w:rPr>
                <w:ins w:id="439" w:author="Arthur Souza Rodrigues" w:date="2026-07-05T01:29:00Z" w16du:dateUtc="2026-07-05T05:29:00Z"/>
              </w:rPr>
            </w:pPr>
            <w:ins w:id="440" w:author="Arthur Souza Rodrigues" w:date="2026-07-05T01:29:00Z" w16du:dateUtc="2026-07-05T05:29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22AAD">
            <w:pPr>
              <w:rPr>
                <w:ins w:id="441" w:author="Arthur Souza Rodrigues" w:date="2026-07-05T01:29:00Z" w16du:dateUtc="2026-07-05T05:29:00Z"/>
              </w:rPr>
            </w:pPr>
            <w:ins w:id="442" w:author="Arthur Souza Rodrigues" w:date="2026-07-05T01:29:00Z" w16du:dateUtc="2026-07-05T05:29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443" w:author="Arthur Souza Rodrigues" w:date="2026-07-05T01:29:00Z" w16du:dateUtc="2026-07-05T05:29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444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445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446" w:author="Arthur Souza Rodrigues" w:date="2026-07-05T01:29:00Z" w16du:dateUtc="2026-07-05T05:29:00Z"/>
              </w:rPr>
            </w:pPr>
          </w:p>
        </w:tc>
      </w:tr>
      <w:tr w:rsidR="009A1490" w14:paraId="735DCCB0" w14:textId="77777777">
        <w:trPr>
          <w:ins w:id="447" w:author="Arthur Souza Rodrigues" w:date="2026-07-05T01:29:00Z" w16du:dateUtc="2026-07-05T05:29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448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449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450" w:author="Arthur Souza Rodrigues" w:date="2026-07-05T01:29:00Z" w16du:dateUtc="2026-07-05T05:29:00Z"/>
              </w:rPr>
            </w:pPr>
          </w:p>
        </w:tc>
      </w:tr>
      <w:tr w:rsidR="009A1490" w14:paraId="07FA1BCD" w14:textId="77777777">
        <w:trPr>
          <w:ins w:id="451" w:author="Arthur Souza Rodrigues" w:date="2026-07-05T01:29:00Z" w16du:dateUtc="2026-07-05T05:29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452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453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454" w:author="Arthur Souza Rodrigues" w:date="2026-07-05T01:29:00Z" w16du:dateUtc="2026-07-05T05:29:00Z"/>
              </w:rPr>
            </w:pPr>
          </w:p>
        </w:tc>
      </w:tr>
      <w:tr w:rsidR="009A1490" w14:paraId="360772E0" w14:textId="77777777">
        <w:trPr>
          <w:ins w:id="455" w:author="Arthur Souza Rodrigues" w:date="2026-07-05T01:29:00Z" w16du:dateUtc="2026-07-05T05:29:00Z"/>
        </w:trPr>
        <w:tc>
          <w:tcPr>
            <w:tcW w:w="3360" w:type="dxa"/>
          </w:tcPr>
          <w:p w14:paraId="21093FE6" w14:textId="77777777" w:rsidR="009A1490" w:rsidRDefault="00F22AAD">
            <w:pPr>
              <w:rPr>
                <w:ins w:id="456" w:author="Arthur Souza Rodrigues" w:date="2026-07-05T01:29:00Z" w16du:dateUtc="2026-07-05T05:29:00Z"/>
              </w:rPr>
            </w:pPr>
            <w:ins w:id="457" w:author="Arthur Souza Rodrigues" w:date="2026-07-05T01:29:00Z" w16du:dateUtc="2026-07-05T05:29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458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459" w:author="Arthur Souza Rodrigues" w:date="2026-07-05T01:29:00Z" w16du:dateUtc="2026-07-05T05:29:00Z"/>
              </w:rPr>
            </w:pPr>
          </w:p>
        </w:tc>
      </w:tr>
      <w:tr w:rsidR="009A1490" w14:paraId="17A9C958" w14:textId="77777777">
        <w:trPr>
          <w:ins w:id="460" w:author="Arthur Souza Rodrigues" w:date="2026-07-05T01:29:00Z" w16du:dateUtc="2026-07-05T05:29:00Z"/>
        </w:trPr>
        <w:tc>
          <w:tcPr>
            <w:tcW w:w="3360" w:type="dxa"/>
          </w:tcPr>
          <w:p w14:paraId="56CEBBF6" w14:textId="77777777" w:rsidR="009A1490" w:rsidRDefault="00F22AAD">
            <w:pPr>
              <w:rPr>
                <w:ins w:id="461" w:author="Arthur Souza Rodrigues" w:date="2026-07-05T01:29:00Z" w16du:dateUtc="2026-07-05T05:29:00Z"/>
              </w:rPr>
            </w:pPr>
            <w:ins w:id="462" w:author="Arthur Souza Rodrigues" w:date="2026-07-05T01:29:00Z" w16du:dateUtc="2026-07-05T05:29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463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464" w:author="Arthur Souza Rodrigues" w:date="2026-07-05T01:29:00Z" w16du:dateUtc="2026-07-05T05:29:00Z"/>
              </w:rPr>
            </w:pPr>
          </w:p>
        </w:tc>
      </w:tr>
      <w:tr w:rsidR="009A1490" w14:paraId="679100D4" w14:textId="77777777">
        <w:trPr>
          <w:ins w:id="465" w:author="Arthur Souza Rodrigues" w:date="2026-07-05T01:29:00Z" w16du:dateUtc="2026-07-05T05:29:00Z"/>
        </w:trPr>
        <w:tc>
          <w:tcPr>
            <w:tcW w:w="3360" w:type="dxa"/>
          </w:tcPr>
          <w:p w14:paraId="679DFE3F" w14:textId="77777777" w:rsidR="009A1490" w:rsidRDefault="00F22AAD">
            <w:pPr>
              <w:rPr>
                <w:ins w:id="466" w:author="Arthur Souza Rodrigues" w:date="2026-07-05T01:29:00Z" w16du:dateUtc="2026-07-05T05:29:00Z"/>
              </w:rPr>
            </w:pPr>
            <w:ins w:id="467" w:author="Arthur Souza Rodrigues" w:date="2026-07-05T01:29:00Z" w16du:dateUtc="2026-07-05T05:29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468" w:author="Arthur Souza Rodrigues" w:date="2026-07-05T01:29:00Z" w16du:dateUtc="2026-07-05T05:29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469" w:author="Arthur Souza Rodrigues" w:date="2026-07-05T01:29:00Z" w16du:dateUtc="2026-07-05T05:29:00Z"/>
              </w:rPr>
            </w:pPr>
          </w:p>
        </w:tc>
      </w:tr>
    </w:tbl>
    <w:p w14:paraId="40D9C225" w14:textId="77777777" w:rsidR="00AE56EB" w:rsidRDefault="00AE56EB">
      <w:pPr>
        <w:rPr>
          <w:ins w:id="470" w:author="Arthur Souza Rodrigues" w:date="2026-07-05T01:29:00Z" w16du:dateUtc="2026-07-05T05:29:00Z"/>
        </w:rPr>
      </w:pPr>
    </w:p>
    <w:p w14:paraId="759D6F57" w14:textId="77777777" w:rsidR="00267F8F" w:rsidRDefault="00267F8F" w:rsidP="00267F8F">
      <w:pPr>
        <w:pStyle w:val="Heading1"/>
        <w:rPr>
          <w:ins w:id="471" w:author="Arthur Souza Rodrigues" w:date="2026-07-05T01:29:00Z" w16du:dateUtc="2026-07-05T05:29:00Z"/>
        </w:rPr>
      </w:pPr>
      <w:ins w:id="472" w:author="Arthur Souza Rodrigues" w:date="2026-07-05T01:29:00Z" w16du:dateUtc="2026-07-05T05:29:00Z">
        <w:r>
          <w:t>1. Executive summary</w:t>
        </w:r>
      </w:ins>
    </w:p>
    <w:p w14:paraId="33C54CED" w14:textId="77777777" w:rsidR="00267F8F" w:rsidRDefault="00267F8F" w:rsidP="00267F8F">
      <w:pPr>
        <w:rPr>
          <w:ins w:id="473" w:author="Arthur Souza Rodrigues" w:date="2026-07-05T01:29:00Z" w16du:dateUtc="2026-07-05T05:29:00Z"/>
        </w:rPr>
      </w:pPr>
      <w:ins w:id="474" w:author="Arthur Souza Rodrigues" w:date="2026-07-05T01:29:00Z" w16du:dateUtc="2026-07-05T05:29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475" w:author="Arthur Souza Rodrigues" w:date="2026-07-05T01:29:00Z" w16du:dateUtc="2026-07-05T05:29:00Z"/>
        </w:rPr>
      </w:pPr>
      <w:ins w:id="476" w:author="Arthur Souza Rodrigues" w:date="2026-07-05T01:29:00Z" w16du:dateUtc="2026-07-05T05:29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477" w:author="Arthur Souza Rodrigues" w:date="2026-07-05T01:29:00Z" w16du:dateUtc="2026-07-05T05:29:00Z"/>
        </w:rPr>
      </w:pPr>
      <w:ins w:id="478" w:author="Arthur Souza Rodrigues" w:date="2026-07-05T01:29:00Z" w16du:dateUtc="2026-07-05T05:29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481" w:author="Arthur Souza Rodrigues" w:date="2026-07-05T01:29:00Z" w16du:dateUtc="2026-07-05T05:29:00Z"/>
        </w:rPr>
      </w:pPr>
      <w:ins w:id="482" w:author="Arthur Souza Rodrigues" w:date="2026-07-05T01:29:00Z" w16du:dateUtc="2026-07-05T05:29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483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484" w:author="Arthur Souza Rodrigues" w:date="2026-07-05T01:29:00Z" w16du:dateUtc="2026-07-05T05:29:00Z"/>
              </w:rPr>
            </w:pPr>
            <w:ins w:id="485" w:author="Arthur Souza Rodrigues" w:date="2026-07-05T01:29:00Z" w16du:dateUtc="2026-07-05T05:29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486" w:author="Arthur Souza Rodrigues" w:date="2026-07-05T01:29:00Z" w16du:dateUtc="2026-07-05T05:29:00Z"/>
        </w:rPr>
      </w:pPr>
      <w:ins w:id="487" w:author="Arthur Souza Rodrigues" w:date="2026-07-05T01:29:00Z" w16du:dateUtc="2026-07-05T05:29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8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489" w:author="Arthur Souza Rodrigues" w:date="2026-07-05T01:29:00Z" w16du:dateUtc="2026-07-05T05:29:00Z"/>
              </w:rPr>
            </w:pPr>
            <w:ins w:id="490" w:author="Arthur Souza Rodrigues" w:date="2026-07-05T01:29:00Z" w16du:dateUtc="2026-07-05T05:29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1" w:author="Arthur Souza Rodrigues" w:date="2026-07-05T01:29:00Z" w16du:dateUtc="2026-07-05T05:29:00Z"/>
              </w:rPr>
            </w:pPr>
            <w:ins w:id="492" w:author="Arthur Souza Rodrigues" w:date="2026-07-05T01:29:00Z" w16du:dateUtc="2026-07-05T05:29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93" w:author="Arthur Souza Rodrigues" w:date="2026-07-05T01:29:00Z" w16du:dateUtc="2026-07-05T05:29:00Z"/>
              </w:rPr>
            </w:pPr>
            <w:ins w:id="494" w:author="Arthur Souza Rodrigues" w:date="2026-07-05T01:29:00Z" w16du:dateUtc="2026-07-05T05:29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496" w:author="Arthur Souza Rodrigues" w:date="2026-07-05T01:29:00Z" w16du:dateUtc="2026-07-05T05:29:00Z"/>
              </w:rPr>
            </w:pPr>
            <w:ins w:id="497" w:author="Arthur Souza Rodrigues" w:date="2026-07-05T01:29:00Z" w16du:dateUtc="2026-07-05T05:29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98" w:author="Arthur Souza Rodrigues" w:date="2026-07-05T01:29:00Z" w16du:dateUtc="2026-07-05T05:29:00Z"/>
              </w:rPr>
            </w:pPr>
            <w:ins w:id="499" w:author="Arthur Souza Rodrigues" w:date="2026-07-05T01:29:00Z" w16du:dateUtc="2026-07-05T05:29:00Z">
              <w:r>
                <w:t xml:space="preserve">Word supports Track Changes views, accepting/rejecting changes, author colors, and </w:t>
              </w:r>
              <w:r>
                <w:lastRenderedPageBreak/>
              </w:r>
              <w:r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00" w:author="Arthur Souza Rodrigues" w:date="2026-07-05T01:29:00Z" w16du:dateUtc="2026-07-05T05:29:00Z"/>
              </w:rPr>
            </w:pPr>
            <w:ins w:id="501" w:author="Arthur Souza Rodrigues" w:date="2026-07-05T01:29:00Z" w16du:dateUtc="2026-07-05T05:29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0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03" w:author="Arthur Souza Rodrigues" w:date="2026-07-05T01:29:00Z" w16du:dateUtc="2026-07-05T05:29:00Z"/>
              </w:rPr>
            </w:pPr>
            <w:ins w:id="504" w:author="Arthur Souza Rodrigues" w:date="2026-07-05T01:29:00Z" w16du:dateUtc="2026-07-05T05:29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05" w:author="Arthur Souza Rodrigues" w:date="2026-07-05T01:29:00Z" w16du:dateUtc="2026-07-05T05:29:00Z"/>
              </w:rPr>
            </w:pPr>
            <w:ins w:id="506" w:author="Arthur Souza Rodrigues" w:date="2026-07-05T01:29:00Z" w16du:dateUtc="2026-07-05T05:29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07" w:author="Arthur Souza Rodrigues" w:date="2026-07-05T01:29:00Z" w16du:dateUtc="2026-07-05T05:29:00Z"/>
              </w:rPr>
            </w:pPr>
            <w:ins w:id="508" w:author="Arthur Souza Rodrigues" w:date="2026-07-05T01:29:00Z" w16du:dateUtc="2026-07-05T05:29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10" w:author="Arthur Souza Rodrigues" w:date="2026-07-05T01:29:00Z" w16du:dateUtc="2026-07-05T05:29:00Z"/>
              </w:rPr>
            </w:pPr>
            <w:ins w:id="511" w:author="Arthur Souza Rodrigues" w:date="2026-07-05T01:29:00Z" w16du:dateUtc="2026-07-05T05:29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2" w:author="Arthur Souza Rodrigues" w:date="2026-07-05T01:29:00Z" w16du:dateUtc="2026-07-05T05:29:00Z"/>
              </w:rPr>
            </w:pPr>
            <w:ins w:id="513" w:author="Arthur Souza Rodrigues" w:date="2026-07-05T01:29:00Z" w16du:dateUtc="2026-07-05T05:29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4" w:author="Arthur Souza Rodrigues" w:date="2026-07-05T01:29:00Z" w16du:dateUtc="2026-07-05T05:29:00Z"/>
              </w:rPr>
            </w:pPr>
            <w:ins w:id="515" w:author="Arthur Souza Rodrigues" w:date="2026-07-05T01:29:00Z" w16du:dateUtc="2026-07-05T05:29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1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17" w:author="Arthur Souza Rodrigues" w:date="2026-07-05T01:29:00Z" w16du:dateUtc="2026-07-05T05:29:00Z"/>
              </w:rPr>
            </w:pPr>
            <w:ins w:id="518" w:author="Arthur Souza Rodrigues" w:date="2026-07-05T01:29:00Z" w16du:dateUtc="2026-07-05T05:29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19" w:author="Arthur Souza Rodrigues" w:date="2026-07-05T01:29:00Z" w16du:dateUtc="2026-07-05T05:29:00Z"/>
              </w:rPr>
            </w:pPr>
            <w:ins w:id="520" w:author="Arthur Souza Rodrigues" w:date="2026-07-05T01:29:00Z" w16du:dateUtc="2026-07-05T05:29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21" w:author="Arthur Souza Rodrigues" w:date="2026-07-05T01:29:00Z" w16du:dateUtc="2026-07-05T05:29:00Z"/>
              </w:rPr>
            </w:pPr>
            <w:ins w:id="522" w:author="Arthur Souza Rodrigues" w:date="2026-07-05T01:29:00Z" w16du:dateUtc="2026-07-05T05:29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24" w:author="Arthur Souza Rodrigues" w:date="2026-07-05T01:29:00Z" w16du:dateUtc="2026-07-05T05:29:00Z"/>
              </w:rPr>
            </w:pPr>
            <w:ins w:id="525" w:author="Arthur Souza Rodrigues" w:date="2026-07-05T01:29:00Z" w16du:dateUtc="2026-07-05T05:29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6" w:author="Arthur Souza Rodrigues" w:date="2026-07-05T01:29:00Z" w16du:dateUtc="2026-07-05T05:29:00Z"/>
              </w:rPr>
            </w:pPr>
            <w:ins w:id="527" w:author="Arthur Souza Rodrigues" w:date="2026-07-05T01:29:00Z" w16du:dateUtc="2026-07-05T05:29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8" w:author="Arthur Souza Rodrigues" w:date="2026-07-05T01:29:00Z" w16du:dateUtc="2026-07-05T05:29:00Z"/>
              </w:rPr>
            </w:pPr>
            <w:ins w:id="529" w:author="Arthur Souza Rodrigues" w:date="2026-07-05T01:29:00Z" w16du:dateUtc="2026-07-05T05:29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530" w:author="Arthur Souza Rodrigues" w:date="2026-07-05T01:29:00Z" w16du:dateUtc="2026-07-05T05:29:00Z"/>
        </w:rPr>
      </w:pPr>
      <w:ins w:id="531" w:author="Arthur Souza Rodrigues" w:date="2026-07-05T01:29:00Z" w16du:dateUtc="2026-07-05T05:29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32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33" w:author="Arthur Souza Rodrigues" w:date="2026-07-05T01:29:00Z" w16du:dateUtc="2026-07-05T05:29:00Z"/>
              </w:rPr>
            </w:pPr>
            <w:ins w:id="534" w:author="Arthur Souza Rodrigues" w:date="2026-07-05T01:29:00Z" w16du:dateUtc="2026-07-05T05:29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35" w:author="Arthur Souza Rodrigues" w:date="2026-07-05T01:29:00Z" w16du:dateUtc="2026-07-05T05:29:00Z"/>
              </w:rPr>
            </w:pPr>
            <w:ins w:id="536" w:author="Arthur Souza Rodrigues" w:date="2026-07-05T01:29:00Z" w16du:dateUtc="2026-07-05T05:29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37" w:author="Arthur Souza Rodrigues" w:date="2026-07-05T01:29:00Z" w16du:dateUtc="2026-07-05T05:29:00Z"/>
              </w:rPr>
            </w:pPr>
            <w:ins w:id="538" w:author="Arthur Souza Rodrigues" w:date="2026-07-05T01:29:00Z" w16du:dateUtc="2026-07-05T05:29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539" w:author="Arthur Souza Rodrigues" w:date="2026-07-05T01:29:00Z" w16du:dateUtc="2026-07-05T05:29:00Z"/>
              </w:rPr>
            </w:pPr>
            <w:ins w:id="540" w:author="Arthur Souza Rodrigues" w:date="2026-07-05T01:29:00Z" w16du:dateUtc="2026-07-05T05:29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541" w:author="Arthur Souza Rodrigues" w:date="2026-07-05T01:29:00Z" w16du:dateUtc="2026-07-05T05:29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542" w:author="Arthur Souza Rodrigues" w:date="2026-07-05T01:29:00Z" w16du:dateUtc="2026-07-05T05:29:00Z"/>
              </w:rPr>
            </w:pPr>
            <w:ins w:id="543" w:author="Arthur Souza Rodrigues" w:date="2026-07-05T01:29:00Z" w16du:dateUtc="2026-07-05T05:29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544" w:author="Arthur Souza Rodrigues" w:date="2026-07-05T01:29:00Z" w16du:dateUtc="2026-07-05T05:29:00Z"/>
              </w:rPr>
            </w:pPr>
            <w:ins w:id="545" w:author="Arthur Souza Rodrigues" w:date="2026-07-05T01:29:00Z" w16du:dateUtc="2026-07-05T05:29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546" w:author="Arthur Souza Rodrigues" w:date="2026-07-05T01:29:00Z" w16du:dateUtc="2026-07-05T05:29:00Z"/>
              </w:rPr>
            </w:pPr>
            <w:ins w:id="547" w:author="Arthur Souza Rodrigues" w:date="2026-07-05T01:29:00Z" w16du:dateUtc="2026-07-05T05:29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548" w:author="Arthur Souza Rodrigues" w:date="2026-07-05T01:29:00Z" w16du:dateUtc="2026-07-05T05:29:00Z"/>
              </w:rPr>
            </w:pPr>
            <w:ins w:id="549" w:author="Arthur Souza Rodrigues" w:date="2026-07-05T01:29:00Z" w16du:dateUtc="2026-07-05T05:29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550" w:author="Arthur Souza Rodrigues" w:date="2026-07-05T01:29:00Z" w16du:dateUtc="2026-07-05T05:29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551" w:author="Arthur Souza Rodrigues" w:date="2026-07-05T01:29:00Z" w16du:dateUtc="2026-07-05T05:29:00Z"/>
              </w:rPr>
            </w:pPr>
            <w:ins w:id="552" w:author="Arthur Souza Rodrigues" w:date="2026-07-05T01:29:00Z" w16du:dateUtc="2026-07-05T05:29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553" w:author="Arthur Souza Rodrigues" w:date="2026-07-05T01:29:00Z" w16du:dateUtc="2026-07-05T05:29:00Z"/>
              </w:rPr>
            </w:pPr>
            <w:ins w:id="554" w:author="Arthur Souza Rodrigues" w:date="2026-07-05T01:29:00Z" w16du:dateUtc="2026-07-05T05:29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555" w:author="Arthur Souza Rodrigues" w:date="2026-07-05T01:29:00Z" w16du:dateUtc="2026-07-05T05:29:00Z"/>
              </w:rPr>
            </w:pPr>
            <w:ins w:id="556" w:author="Arthur Souza Rodrigues" w:date="2026-07-05T01:29:00Z" w16du:dateUtc="2026-07-05T05:29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557" w:author="Arthur Souza Rodrigues" w:date="2026-07-05T01:29:00Z" w16du:dateUtc="2026-07-05T05:29:00Z"/>
              </w:rPr>
            </w:pPr>
            <w:ins w:id="558" w:author="Arthur Souza Rodrigues" w:date="2026-07-05T01:29:00Z" w16du:dateUtc="2026-07-05T05:29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559" w:author="Arthur Souza Rodrigues" w:date="2026-07-05T01:29:00Z" w16du:dateUtc="2026-07-05T05:29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560" w:author="Arthur Souza Rodrigues" w:date="2026-07-05T01:29:00Z" w16du:dateUtc="2026-07-05T05:29:00Z"/>
              </w:rPr>
            </w:pPr>
            <w:ins w:id="561" w:author="Arthur Souza Rodrigues" w:date="2026-07-05T01:29:00Z" w16du:dateUtc="2026-07-05T05:29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562" w:author="Arthur Souza Rodrigues" w:date="2026-07-05T01:29:00Z" w16du:dateUtc="2026-07-05T05:29:00Z"/>
              </w:rPr>
            </w:pPr>
            <w:ins w:id="563" w:author="Arthur Souza Rodrigues" w:date="2026-07-05T01:29:00Z" w16du:dateUtc="2026-07-05T05:29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564" w:author="Arthur Souza Rodrigues" w:date="2026-07-05T01:29:00Z" w16du:dateUtc="2026-07-05T05:29:00Z"/>
              </w:rPr>
            </w:pPr>
            <w:ins w:id="565" w:author="Arthur Souza Rodrigues" w:date="2026-07-05T01:29:00Z" w16du:dateUtc="2026-07-05T05:29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566" w:author="Arthur Souza Rodrigues" w:date="2026-07-05T01:29:00Z" w16du:dateUtc="2026-07-05T05:29:00Z"/>
              </w:rPr>
            </w:pPr>
            <w:ins w:id="567" w:author="Arthur Souza Rodrigues" w:date="2026-07-05T01:29:00Z" w16du:dateUtc="2026-07-05T05:29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568" w:author="Arthur Souza Rodrigues" w:date="2026-07-05T01:29:00Z" w16du:dateUtc="2026-07-05T05:29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569" w:author="Arthur Souza Rodrigues" w:date="2026-07-05T01:29:00Z" w16du:dateUtc="2026-07-05T05:29:00Z"/>
              </w:rPr>
            </w:pPr>
            <w:ins w:id="570" w:author="Arthur Souza Rodrigues" w:date="2026-07-05T01:29:00Z" w16du:dateUtc="2026-07-05T05:29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571" w:author="Arthur Souza Rodrigues" w:date="2026-07-05T01:29:00Z" w16du:dateUtc="2026-07-05T05:29:00Z"/>
              </w:rPr>
            </w:pPr>
            <w:ins w:id="572" w:author="Arthur Souza Rodrigues" w:date="2026-07-05T01:29:00Z" w16du:dateUtc="2026-07-05T05:29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573" w:author="Arthur Souza Rodrigues" w:date="2026-07-05T01:29:00Z" w16du:dateUtc="2026-07-05T05:29:00Z"/>
              </w:rPr>
            </w:pPr>
            <w:ins w:id="574" w:author="Arthur Souza Rodrigues" w:date="2026-07-05T01:29:00Z" w16du:dateUtc="2026-07-05T05:29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575" w:author="Arthur Souza Rodrigues" w:date="2026-07-05T01:29:00Z" w16du:dateUtc="2026-07-05T05:29:00Z"/>
              </w:rPr>
            </w:pPr>
            <w:ins w:id="576" w:author="Arthur Souza Rodrigues" w:date="2026-07-05T01:29:00Z" w16du:dateUtc="2026-07-05T05:29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577" w:author="Arthur Souza Rodrigues" w:date="2026-07-05T01:29:00Z" w16du:dateUtc="2026-07-05T05:29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578" w:author="Arthur Souza Rodrigues" w:date="2026-07-05T01:29:00Z" w16du:dateUtc="2026-07-05T05:29:00Z"/>
              </w:rPr>
            </w:pPr>
            <w:ins w:id="579" w:author="Arthur Souza Rodrigues" w:date="2026-07-05T01:29:00Z" w16du:dateUtc="2026-07-05T05:29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580" w:author="Arthur Souza Rodrigues" w:date="2026-07-05T01:29:00Z" w16du:dateUtc="2026-07-05T05:29:00Z"/>
              </w:rPr>
            </w:pPr>
            <w:ins w:id="581" w:author="Arthur Souza Rodrigues" w:date="2026-07-05T01:29:00Z" w16du:dateUtc="2026-07-05T05:29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582" w:author="Arthur Souza Rodrigues" w:date="2026-07-05T01:29:00Z" w16du:dateUtc="2026-07-05T05:29:00Z"/>
              </w:rPr>
            </w:pPr>
            <w:ins w:id="583" w:author="Arthur Souza Rodrigues" w:date="2026-07-05T01:29:00Z" w16du:dateUtc="2026-07-05T05:29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584" w:author="Arthur Souza Rodrigues" w:date="2026-07-05T01:29:00Z" w16du:dateUtc="2026-07-05T05:29:00Z"/>
              </w:rPr>
            </w:pPr>
            <w:ins w:id="585" w:author="Arthur Souza Rodrigues" w:date="2026-07-05T01:29:00Z" w16du:dateUtc="2026-07-05T05:29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586" w:author="Arthur Souza Rodrigues" w:date="2026-07-05T01:29:00Z" w16du:dateUtc="2026-07-05T05:29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587" w:author="Arthur Souza Rodrigues" w:date="2026-07-05T01:29:00Z" w16du:dateUtc="2026-07-05T05:29:00Z"/>
              </w:rPr>
            </w:pPr>
            <w:ins w:id="588" w:author="Arthur Souza Rodrigues" w:date="2026-07-05T01:29:00Z" w16du:dateUtc="2026-07-05T05:29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589" w:author="Arthur Souza Rodrigues" w:date="2026-07-05T01:29:00Z" w16du:dateUtc="2026-07-05T05:29:00Z"/>
              </w:rPr>
            </w:pPr>
            <w:ins w:id="590" w:author="Arthur Souza Rodrigues" w:date="2026-07-05T01:29:00Z" w16du:dateUtc="2026-07-05T05:29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591" w:author="Arthur Souza Rodrigues" w:date="2026-07-05T01:29:00Z" w16du:dateUtc="2026-07-05T05:29:00Z"/>
              </w:rPr>
            </w:pPr>
            <w:ins w:id="592" w:author="Arthur Souza Rodrigues" w:date="2026-07-05T01:29:00Z" w16du:dateUtc="2026-07-05T05:29:00Z">
              <w:r>
                <w:t xml:space="preserve">Advanced styles, themes, columns, section breaks, page setup, watermarks, </w:t>
              </w:r>
              <w:r>
                <w:lastRenderedPageBreak/>
              </w:r>
              <w:r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593" w:author="Arthur Souza Rodrigues" w:date="2026-07-05T01:29:00Z" w16du:dateUtc="2026-07-05T05:29:00Z"/>
              </w:rPr>
            </w:pPr>
            <w:ins w:id="594" w:author="Arthur Souza Rodrigues" w:date="2026-07-05T01:29:00Z" w16du:dateUtc="2026-07-05T05:29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595" w:author="Arthur Souza Rodrigues" w:date="2026-07-05T01:29:00Z" w16du:dateUtc="2026-07-05T05:29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596" w:author="Arthur Souza Rodrigues" w:date="2026-07-05T01:29:00Z" w16du:dateUtc="2026-07-05T05:29:00Z"/>
              </w:rPr>
            </w:pPr>
            <w:ins w:id="597" w:author="Arthur Souza Rodrigues" w:date="2026-07-05T01:29:00Z" w16du:dateUtc="2026-07-05T05:29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598" w:author="Arthur Souza Rodrigues" w:date="2026-07-05T01:29:00Z" w16du:dateUtc="2026-07-05T05:29:00Z"/>
              </w:rPr>
            </w:pPr>
            <w:ins w:id="599" w:author="Arthur Souza Rodrigues" w:date="2026-07-05T01:29:00Z" w16du:dateUtc="2026-07-05T05:29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600" w:author="Arthur Souza Rodrigues" w:date="2026-07-05T01:29:00Z" w16du:dateUtc="2026-07-05T05:29:00Z"/>
              </w:rPr>
            </w:pPr>
            <w:ins w:id="601" w:author="Arthur Souza Rodrigues" w:date="2026-07-05T01:29:00Z" w16du:dateUtc="2026-07-05T05:29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602" w:author="Arthur Souza Rodrigues" w:date="2026-07-05T01:29:00Z" w16du:dateUtc="2026-07-05T05:29:00Z"/>
              </w:rPr>
            </w:pPr>
            <w:ins w:id="603" w:author="Arthur Souza Rodrigues" w:date="2026-07-05T01:29:00Z" w16du:dateUtc="2026-07-05T05:29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04" w:author="Arthur Souza Rodrigues" w:date="2026-07-05T01:29:00Z" w16du:dateUtc="2026-07-05T05:29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05" w:author="Arthur Souza Rodrigues" w:date="2026-07-05T01:29:00Z" w16du:dateUtc="2026-07-05T05:29:00Z"/>
              </w:rPr>
            </w:pPr>
            <w:ins w:id="606" w:author="Arthur Souza Rodrigues" w:date="2026-07-05T01:29:00Z" w16du:dateUtc="2026-07-05T05:29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07" w:author="Arthur Souza Rodrigues" w:date="2026-07-05T01:29:00Z" w16du:dateUtc="2026-07-05T05:29:00Z"/>
              </w:rPr>
            </w:pPr>
            <w:ins w:id="608" w:author="Arthur Souza Rodrigues" w:date="2026-07-05T01:29:00Z" w16du:dateUtc="2026-07-05T05:29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09" w:author="Arthur Souza Rodrigues" w:date="2026-07-05T01:29:00Z" w16du:dateUtc="2026-07-05T05:29:00Z"/>
              </w:rPr>
            </w:pPr>
            <w:ins w:id="610" w:author="Arthur Souza Rodrigues" w:date="2026-07-05T01:29:00Z" w16du:dateUtc="2026-07-05T05:29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11" w:author="Arthur Souza Rodrigues" w:date="2026-07-05T01:29:00Z" w16du:dateUtc="2026-07-05T05:29:00Z"/>
              </w:rPr>
            </w:pPr>
            <w:ins w:id="612" w:author="Arthur Souza Rodrigues" w:date="2026-07-05T01:29:00Z" w16du:dateUtc="2026-07-05T05:29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13" w:author="Arthur Souza Rodrigues" w:date="2026-07-05T01:29:00Z" w16du:dateUtc="2026-07-05T05:29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14" w:author="Arthur Souza Rodrigues" w:date="2026-07-05T01:29:00Z" w16du:dateUtc="2026-07-05T05:29:00Z"/>
              </w:rPr>
            </w:pPr>
            <w:ins w:id="615" w:author="Arthur Souza Rodrigues" w:date="2026-07-05T01:29:00Z" w16du:dateUtc="2026-07-05T05:29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16" w:author="Arthur Souza Rodrigues" w:date="2026-07-05T01:29:00Z" w16du:dateUtc="2026-07-05T05:29:00Z"/>
              </w:rPr>
            </w:pPr>
            <w:ins w:id="617" w:author="Arthur Souza Rodrigues" w:date="2026-07-05T01:29:00Z" w16du:dateUtc="2026-07-05T05:29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18" w:author="Arthur Souza Rodrigues" w:date="2026-07-05T01:29:00Z" w16du:dateUtc="2026-07-05T05:29:00Z"/>
              </w:rPr>
            </w:pPr>
            <w:ins w:id="619" w:author="Arthur Souza Rodrigues" w:date="2026-07-05T01:29:00Z" w16du:dateUtc="2026-07-05T05:29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20" w:author="Arthur Souza Rodrigues" w:date="2026-07-05T01:29:00Z" w16du:dateUtc="2026-07-05T05:29:00Z"/>
              </w:rPr>
            </w:pPr>
            <w:ins w:id="621" w:author="Arthur Souza Rodrigues" w:date="2026-07-05T01:29:00Z" w16du:dateUtc="2026-07-05T05:29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22" w:author="Arthur Souza Rodrigues" w:date="2026-07-05T01:29:00Z" w16du:dateUtc="2026-07-05T05:29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23" w:author="Arthur Souza Rodrigues" w:date="2026-07-05T01:29:00Z" w16du:dateUtc="2026-07-05T05:29:00Z"/>
              </w:rPr>
            </w:pPr>
            <w:ins w:id="624" w:author="Arthur Souza Rodrigues" w:date="2026-07-05T01:29:00Z" w16du:dateUtc="2026-07-05T05:29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25" w:author="Arthur Souza Rodrigues" w:date="2026-07-05T01:29:00Z" w16du:dateUtc="2026-07-05T05:29:00Z"/>
              </w:rPr>
            </w:pPr>
            <w:ins w:id="626" w:author="Arthur Souza Rodrigues" w:date="2026-07-05T01:29:00Z" w16du:dateUtc="2026-07-05T05:29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27" w:author="Arthur Souza Rodrigues" w:date="2026-07-05T01:29:00Z" w16du:dateUtc="2026-07-05T05:29:00Z"/>
              </w:rPr>
            </w:pPr>
            <w:ins w:id="628" w:author="Arthur Souza Rodrigues" w:date="2026-07-05T01:29:00Z" w16du:dateUtc="2026-07-05T05:29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29" w:author="Arthur Souza Rodrigues" w:date="2026-07-05T01:29:00Z" w16du:dateUtc="2026-07-05T05:29:00Z"/>
              </w:rPr>
            </w:pPr>
            <w:ins w:id="630" w:author="Arthur Souza Rodrigues" w:date="2026-07-05T01:29:00Z" w16du:dateUtc="2026-07-05T05:29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31" w:author="Arthur Souza Rodrigues" w:date="2026-07-05T01:29:00Z" w16du:dateUtc="2026-07-05T05:29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32" w:author="Arthur Souza Rodrigues" w:date="2026-07-05T01:29:00Z" w16du:dateUtc="2026-07-05T05:29:00Z"/>
              </w:rPr>
            </w:pPr>
            <w:ins w:id="633" w:author="Arthur Souza Rodrigues" w:date="2026-07-05T01:29:00Z" w16du:dateUtc="2026-07-05T05:29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34" w:author="Arthur Souza Rodrigues" w:date="2026-07-05T01:29:00Z" w16du:dateUtc="2026-07-05T05:29:00Z"/>
              </w:rPr>
            </w:pPr>
            <w:ins w:id="635" w:author="Arthur Souza Rodrigues" w:date="2026-07-05T01:29:00Z" w16du:dateUtc="2026-07-05T05:29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36" w:author="Arthur Souza Rodrigues" w:date="2026-07-05T01:29:00Z" w16du:dateUtc="2026-07-05T05:29:00Z"/>
              </w:rPr>
            </w:pPr>
            <w:ins w:id="637" w:author="Arthur Souza Rodrigues" w:date="2026-07-05T01:29:00Z" w16du:dateUtc="2026-07-05T05:29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38" w:author="Arthur Souza Rodrigues" w:date="2026-07-05T01:29:00Z" w16du:dateUtc="2026-07-05T05:29:00Z"/>
              </w:rPr>
            </w:pPr>
            <w:ins w:id="639" w:author="Arthur Souza Rodrigues" w:date="2026-07-05T01:29:00Z" w16du:dateUtc="2026-07-05T05:29:00Z">
              <w:r>
                <w:t>Most capable no-internet document editor</w:t>
              </w:r>
            </w:ins>
          </w:p>
        </w:tc>
      </w:tr>
    </w:tbl>
    <w:p w14:paraId="24C03367" w14:textId="77777777" w:rsidR="00E17082" w:rsidRDefault="00F22AAD">
      <w:pPr>
        <w:pPrChange w:id="640" w:author="Arthur Souza Rodrigues" w:date="2026-07-05T01:29:00Z" w16du:dateUtc="2026-07-05T05:29:00Z">
          <w:pPr>
            <w:spacing w:before="400" w:after="120" w:line="240" w:lineRule="auto"/>
          </w:pPr>
        </w:pPrChange>
      </w:pPr>
      <w:del w:id="641" w:author="Arthur Souza Rodrigues" w:date="2026-07-05T01:29:00Z" w16du:dateUtc="2026-07-05T05:29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delText>.</w:delText>
        </w:r>
      </w:del>
    </w:p>
    <w:sectPr w:rsidR="00E17082" w:rsidSect="00034616">
      <w:pgSz w:w="12240" w:h="15840"/>
      <w:pgMar w:top="936" w:right="1080" w:bottom="936" w:left="1080" w:header="720" w:footer="720" w:gutter="0"/>
      <w:cols w:space="720"/>
      <w:docGrid w:linePitch="360"/>
      <w:sectPrChange w:id="642" w:author="Arthur Souza Rodrigues" w:date="2026-07-05T01:29:00Z" w16du:dateUtc="2026-07-05T05:29:00Z">
        <w:sectPr w:rsidR="00E17082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3F346" w14:textId="77777777" w:rsidR="00F22AAD" w:rsidRDefault="00F22AAD" w:rsidP="001120D4">
      <w:pPr>
        <w:spacing w:after="0" w:line="240" w:lineRule="auto"/>
      </w:pPr>
      <w:r>
        <w:separator/>
      </w:r>
    </w:p>
  </w:endnote>
  <w:endnote w:type="continuationSeparator" w:id="0">
    <w:p w14:paraId="04E1E6E9" w14:textId="77777777" w:rsidR="00F22AAD" w:rsidRDefault="00F22AAD" w:rsidP="0011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22AA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B837A1" w14:textId="77777777" w:rsidR="00F22AAD" w:rsidRDefault="00F22AAD" w:rsidP="001120D4">
      <w:pPr>
        <w:spacing w:after="0" w:line="240" w:lineRule="auto"/>
      </w:pPr>
      <w:r>
        <w:separator/>
      </w:r>
    </w:p>
  </w:footnote>
  <w:footnote w:type="continuationSeparator" w:id="0">
    <w:p w14:paraId="0243A244" w14:textId="77777777" w:rsidR="00F22AAD" w:rsidRDefault="00F22AAD" w:rsidP="00112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22AAD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082"/>
    <w:rsid w:val="00034616"/>
    <w:rsid w:val="0006063C"/>
    <w:rsid w:val="000B2842"/>
    <w:rsid w:val="001120D4"/>
    <w:rsid w:val="0015074B"/>
    <w:rsid w:val="00221ABF"/>
    <w:rsid w:val="00267F8F"/>
    <w:rsid w:val="0029639D"/>
    <w:rsid w:val="00326F90"/>
    <w:rsid w:val="00364D64"/>
    <w:rsid w:val="00460ED2"/>
    <w:rsid w:val="00595F2A"/>
    <w:rsid w:val="00815C24"/>
    <w:rsid w:val="00927984"/>
    <w:rsid w:val="009A1490"/>
    <w:rsid w:val="00AA1D8D"/>
    <w:rsid w:val="00AE56EB"/>
    <w:rsid w:val="00B30538"/>
    <w:rsid w:val="00B47730"/>
    <w:rsid w:val="00BF0F5F"/>
    <w:rsid w:val="00C628B5"/>
    <w:rsid w:val="00CB0664"/>
    <w:rsid w:val="00E17082"/>
    <w:rsid w:val="00E97894"/>
    <w:rsid w:val="00F22AAD"/>
    <w:rsid w:val="00FA7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CD55D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05T01:29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120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05T01:2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05T01:29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05T01:2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05T01:2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05T01:2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05T01:29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05T01:2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05T01:2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05T01:2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05T01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D4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20D4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20D4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D4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D4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D4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D4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05T01:29:00Z"/>
    </w:pPr>
    <w:rPr>
      <w:rFonts w:asciiTheme="minorHAnsi" w:eastAsiaTheme="minorEastAsia" w:hAnsiTheme="minorHAnsi" w:cstheme="minorBidi"/>
      <w:szCs w:val="22"/>
      <w:rPrChange w:id="8" w:author="Arthur Souza Rodrigues" w:date="2026-07-05T01:2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1120D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20D4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D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20D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05T01:29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05T01:29:00Z">
        <w:pPr>
          <w:spacing w:after="120" w:line="276" w:lineRule="auto"/>
        </w:pPr>
      </w:pPrChange>
    </w:pPr>
    <w:rPr>
      <w:rPrChange w:id="1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05T01:29:00Z">
        <w:pPr>
          <w:spacing w:after="120" w:line="480" w:lineRule="auto"/>
        </w:pPr>
      </w:pPrChange>
    </w:pPr>
    <w:rPr>
      <w:rPrChange w:id="1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05T01:29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05T01:29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120D4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05T01:29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05T01:29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05T01:29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05T01:2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05T01:2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05T01:2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05T01:2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05T01:2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05T01:2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05T01:29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05T01:29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05T01:29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1120D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120D4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05T01:29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05T01:29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120D4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05T01:29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05T01:29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120D4"/>
    <w:rPr>
      <w:b/>
      <w:bCs/>
    </w:rPr>
  </w:style>
  <w:style w:type="character" w:styleId="Emphasis">
    <w:name w:val="Emphasis"/>
    <w:basedOn w:val="DefaultParagraphFont"/>
    <w:uiPriority w:val="20"/>
    <w:qFormat/>
    <w:rsid w:val="001120D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05T01:2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05T01:29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D4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1120D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20D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120D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20D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20D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20D4"/>
    <w:pPr>
      <w:outlineLvl w:val="9"/>
    </w:pPr>
  </w:style>
  <w:style w:type="table" w:styleId="TableGrid">
    <w:name w:val="Table Grid"/>
    <w:basedOn w:val="TableNormal"/>
    <w:uiPriority w:val="5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pPr>
      <w:pPrChange w:id="28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05T01:29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C628B5"/>
    <w:pPr>
      <w:pPrChange w:id="29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05T01:29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11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05T01:29:00Z">
        <w:pPr>
          <w:spacing w:after="200"/>
        </w:pPr>
      </w:pPrChange>
    </w:pPr>
    <w:rPr>
      <w:sz w:val="20"/>
      <w:szCs w:val="20"/>
      <w:rPrChange w:id="30" w:author="Arthur Souza Rodrigues" w:date="2026-07-05T01:29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0D4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0D4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05T01:29:00Z"/>
    </w:pPr>
    <w:rPr>
      <w:rFonts w:ascii="Aptos" w:eastAsiaTheme="minorEastAsia" w:hAnsi="Aptos" w:cstheme="minorBidi"/>
      <w:sz w:val="21"/>
      <w:szCs w:val="22"/>
      <w:rPrChange w:id="3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783D6-FE40-DB47-B727-C2D982E6E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2264</Words>
  <Characters>12907</Characters>
  <Application>Microsoft Office Word</Application>
  <DocSecurity>0</DocSecurity>
  <Lines>107</Lines>
  <Paragraphs>30</Paragraphs>
  <ScaleCrop>false</ScaleCrop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2026-07-05T05:29:00Z</dcterms:modified>
</cp:coreProperties>
</file>