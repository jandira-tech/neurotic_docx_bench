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409D3" w:rsidRDefault="00595677">
      <w:pPr>
        <w:rPr>
          <w:ins w:id="13" w:author="Author" w:date="2026-06-29T11:01:00Z" w16du:dateUtc="2026-06-29T15:01:00Z"/>
        </w:rPr>
      </w:pPr>
      <w:ins w:id="14" w:author="Author" w:date="2026-06-29T11:01:00Z" w16du:dateUtc="2026-06-29T15:01:00Z">
        <w:r>
          <w:t xml:space="preserve">I am a </w:t>
        </w:r>
        <w:r>
          <w:t>document</w:t>
        </w:r>
      </w:ins>
    </w:p>
    <w:p w14:paraId="1BD5ABEF" w14:textId="77777777" w:rsidR="00595677" w:rsidRDefault="00595677">
      <w:ins w:id="17" w:author="Author" w:date="2026-06-29T11:01:00Z" w16du:dateUtc="2026-06-29T15:01:00Z">
        <w:r>
          <w:rPr>
            <w:sz w:val="22"/>
            <w:szCs w:val="22"/>
          </w:rPr>
          <w:t xml:space="preserve"> </w:t>
        </w:r>
      </w:ins>
      <w:del w:id="18" w:author="Author" w:date="2026-06-29T11:01:00Z" w16du:dateUtc="2026-06-29T15:01:00Z">
        <w:r>
          <w:delText>Ouch</w:delText>
        </w:r>
        <w:r>
          <w:rPr>
            <w:rStyle w:val="FootnoteReference"/>
          </w:rPr>
          <w:footnoteReference w:id="1"/>
        </w:r>
        <w:r>
          <w:delText>.</w:delText>
        </w:r>
        <w:r>
          <w:rPr>
            <w:rStyle w:val="FootnoteReference"/>
          </w:rPr>
          <w:footnoteReference w:id="2"/>
        </w:r>
      </w:del>
    </w:p>
    <w:sectPr w:rsidR="003872F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Author" w:date="2026-06-29T11:01:00Z" w16du:dateUtc="2026-06-29T15:01:00Z">
        <w:sectPr w:rsidR="003872F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 w:rsidR="00595677" w:rsidRDefault="00595677" w:rsidP="00A7301B">
      <w:pPr>
        <w:spacing w:line="240" w:lineRule="auto"/>
        <w:pPrChange w:id="11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D1EED8C" w14:textId="77777777" w:rsidR="00595677" w:rsidRDefault="00595677" w:rsidP="00A7301B">
      <w:pPr>
        <w:spacing w:line="240" w:lineRule="auto"/>
        <w:pPrChange w:id="12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 w:rsidR="00675F65" w:rsidRDefault="00675F65">
    <w:pPr>
      <w:pStyle w:val="Heading3Char"/>
      <w:pPrChange w:id="22" w:author="Author" w:date="2026-06-29T11:01:00Z" w16du:dateUtc="2026-06-29T15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 w:rsidR="00595677" w:rsidRDefault="00595677" w:rsidP="00A7301B">
      <w:pPr>
        <w:spacing w:line="240" w:lineRule="auto"/>
        <w:pPrChange w:id="9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B7925F6" w14:textId="77777777" w:rsidR="00595677" w:rsidRDefault="00595677" w:rsidP="00A7301B">
      <w:pPr>
        <w:spacing w:line="240" w:lineRule="auto"/>
        <w:pPrChange w:id="10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footnote>
  <w:footnote w:id="1">
    <w:p w14:paraId="6F31C2B1" w14:textId="77777777" w:rsidR="00DA2473" w:rsidRDefault="00DA2473">
      <w:pPr>
        <w:pStyle w:val="FootnoteText"/>
      </w:pPr>
      <w:del w:id="19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306FC75" w14:textId="77777777" w:rsidR="00DA2473" w:rsidRDefault="00DA2473">
      <w:pPr>
        <w:pStyle w:val="FootnoteText"/>
      </w:pPr>
      <w:del w:id="20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 w:rsidR="00675F65" w:rsidRDefault="00675F65">
    <w:pPr>
      <w:pStyle w:val="Heading1Char"/>
      <w:pPrChange w:id="21" w:author="Author" w:date="2026-06-29T11:01:00Z" w16du:dateUtc="2026-06-29T15:01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uthor" w:date="2026-06-29T11:01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uthor" w:date="2026-06-29T11:01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uthor" w:date="2026-06-29T11:01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uthor" w:date="2026-06-29T11:01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uthor" w:date="2026-06-29T11:01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uthor" w:date="2026-06-29T11:01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uthor" w:date="2026-06-29T11:01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uthor" w:date="2026-06-29T11:01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uthor" w:date="2026-06-29T11:01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Author" w:date="2026-06-29T11:01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uthor" w:date="2026-06-29T11:01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Author" w:date="2026-06-29T11:01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uthor" w:date="2026-06-29T11:01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uthor" w:date="2026-06-29T11:01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uthor" w:date="2026-06-29T11:01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uthor" w:date="2026-06-29T11:01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uthor" w:date="2026-06-29T11:01:00Z"/>
    </w:pPr>
    <w:rPr>
      <w:rFonts w:ascii="Arial" w:eastAsia="Arial" w:hAnsi="Arial" w:cs="Arial"/>
      <w:sz w:val="20"/>
      <w:szCs w:val="20"/>
      <w:lang w:val="en"/>
      <w:rPrChange w:id="8" w:author="Author" w:date="2026-06-29T11:01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