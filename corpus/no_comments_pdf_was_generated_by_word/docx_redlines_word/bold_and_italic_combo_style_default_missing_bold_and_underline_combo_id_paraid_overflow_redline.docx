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77777777" w:rsidR="00827EAA" w:rsidRDefault="006273A1">
      <w:r>
        <w:rPr>
          <w:b/>
          <w:u w:val="single"/>
          <w:rPrChange w:id="0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Bold and </w:t>
      </w:r>
      <w:ins w:id="1" w:author="Comparison" w:date="2026-07-05T01:07:00Z" w16du:dateUtc="2026-07-05T05:07:00Z">
        <w:r>
          <w:rPr>
            <w:b/>
            <w:bCs/>
            <w:u w:val="single"/>
          </w:rPr>
          <w:t>Underline</w:t>
        </w:r>
      </w:ins>
      <w:del w:id="2" w:author="Comparison" w:date="2026-07-05T01:07:00Z" w16du:dateUtc="2026-07-05T05:07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3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Combo Demo</w:t>
      </w:r>
    </w:p>
    <w:p w14:paraId="04A7BF8D" w14:textId="77777777" w:rsidR="00827EAA" w:rsidRDefault="006273A1">
      <w:r>
        <w:rPr>
          <w:b/>
          <w:u w:val="single"/>
          <w:rPrChange w:id="4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Demonstrating bold and </w:t>
      </w:r>
      <w:ins w:id="5" w:author="Comparison" w:date="2026-07-05T01:07:00Z" w16du:dateUtc="2026-07-05T05:07:00Z">
        <w:r>
          <w:rPr>
            <w:b/>
            <w:bCs/>
            <w:u w:val="single"/>
          </w:rPr>
          <w:t>underline</w:t>
        </w:r>
      </w:ins>
      <w:del w:id="6" w:author="Comparison" w:date="2026-07-05T01:07:00Z" w16du:dateUtc="2026-07-05T05:07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7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combined.</w:t>
      </w:r>
    </w:p>
    <w:p w14:paraId="73D492BE" w14:textId="77777777" w:rsidR="00827EAA" w:rsidRDefault="006273A1">
      <w:r>
        <w:rPr>
          <w:b/>
          <w:u w:val="single"/>
          <w:rPrChange w:id="8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This text is both bold and </w:t>
      </w:r>
      <w:ins w:id="9" w:author="Comparison" w:date="2026-07-05T01:07:00Z" w16du:dateUtc="2026-07-05T05:07:00Z">
        <w:r>
          <w:rPr>
            <w:b/>
            <w:bCs/>
            <w:u w:val="single"/>
          </w:rPr>
          <w:t>underlined</w:t>
        </w:r>
      </w:ins>
      <w:del w:id="10" w:author="Comparison" w:date="2026-07-05T01:07:00Z" w16du:dateUtc="2026-07-05T05:07:00Z">
        <w:r>
          <w:rPr>
            <w:b/>
            <w:bCs/>
            <w:i/>
            <w:iCs/>
          </w:rPr>
          <w:delText>italic simultaneously</w:delText>
        </w:r>
      </w:del>
      <w:r>
        <w:rPr>
          <w:b/>
          <w:u w:val="single"/>
          <w:rPrChange w:id="11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sectPr w:rsidR="00827E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EAA"/>
    <w:rsid w:val="003E44DB"/>
    <w:rsid w:val="00474299"/>
    <w:rsid w:val="006273A1"/>
    <w:rsid w:val="00827EAA"/>
    <w:rsid w:val="00B37A4C"/>
    <w:rsid w:val="00C8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2026-07-05T05:07:00Z</dcterms:modified>
</cp:coreProperties>
</file>