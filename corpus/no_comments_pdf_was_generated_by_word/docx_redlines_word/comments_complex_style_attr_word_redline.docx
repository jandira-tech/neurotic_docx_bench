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485DD" w14:textId="77777777" w:rsidR="00047E7A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ins w:id="4" w:author="Nick Bernal" w:date="2026-06-29T10:56:00Z" w16du:dateUtc="2026-06-29T14:56:00Z"/>
        </w:rPr>
      </w:pPr>
      <w:ins w:id="5" w:author="Nick Bernal" w:date="2026-06-29T10:56:00Z" w16du:dateUtc="2026-06-29T14:56:00Z">
        <w:r>
          <w:rPr>
            <w:rFonts w:ascii="Aptos" w:eastAsia="Aptos" w:hAnsi="Aptos" w:cs="Aptos"/>
            <w:b/>
            <w:sz w:val="20"/>
            <w:u w:val="single"/>
          </w:rPr>
          <w:t>ONE</w:t>
        </w:r>
      </w:ins>
    </w:p>
    <w:p w14:paraId="46C042C1" w14:textId="77777777" w:rsidR="00047E7A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ins w:id="6" w:author="Nick Bernal" w:date="2026-06-29T10:56:00Z" w16du:dateUtc="2026-06-29T14:56:00Z"/>
        </w:rPr>
      </w:pPr>
      <w:ins w:id="7" w:author="Nick Bernal" w:date="2026-06-29T10:56:00Z" w16du:dateUtc="2026-06-29T14:56:00Z">
        <w:r>
          <w:rPr>
            <w:rFonts w:ascii="Aptos" w:eastAsia="Aptos" w:hAnsi="Aptos" w:cs="Aptos"/>
            <w:sz w:val="20"/>
            <w:u w:val="single"/>
          </w:rPr>
          <w:t>a</w:t>
        </w:r>
      </w:ins>
    </w:p>
    <w:p w14:paraId="42435DE8" w14:textId="77777777" w:rsidR="007B0BD8" w:rsidRDefault="00EA7BFB">
      <w:pPr>
        <w:spacing w:after="0" w:line="240" w:lineRule="auto"/>
        <w:pPrChange w:id="8" w:author="Nick Bernal" w:date="2026-06-29T10:56:00Z" w16du:dateUtc="2026-06-29T14:56:00Z"/>
      </w:pPr>
      <w:del w:id="10" w:author="Nick Bernal" w:date="2026-06-29T10:56:00Z" w16du:dateUtc="2026-06-29T14:56:00Z">
        <w:r>
          <w:delText>Ouch</w:delText>
        </w:r>
        <w:r>
          <w:delText>.</w:delText>
        </w:r>
      </w:del>
    </w:p>
    <w:sectPr w:rsidR="003872F6" w:rsidSect="00E86D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27" w:author="Nick Bernal" w:date="2026-06-29T10:56:00Z" w16du:dateUtc="2026-06-29T14:56:00Z">
        <w:sectPr w:rsidR="003872F6" w:rsidSect="00E86DCD">
          <w:type w:val="nextPage"/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76701D" w15:done="0"/>
  <w15:commentEx w15:paraId="33B7D2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76701D" w16cid:durableId="76223309"/>
  <w16cid:commentId w16cid:paraId="33B7D26A" w16cid:durableId="0D0B8D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B7934" w14:textId="77777777" w:rsidR="007B0BD8" w:rsidRDefault="007B0BD8" w:rsidP="001223CF">
      <w:pPr>
        <w:spacing w:after="0" w:line="240" w:lineRule="auto"/>
      </w:pPr>
      <w:r>
        <w:separator/>
      </w:r>
    </w:p>
  </w:endnote>
  <w:endnote w:type="continuationSeparator" w:id="0">
    <w:p w14:paraId="3BCF59ED" w14:textId="77777777" w:rsidR="007B0BD8" w:rsidRDefault="007B0BD8" w:rsidP="00122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D01BF" w14:textId="77777777" w:rsidR="001223CF" w:rsidRDefault="001B54A4">
    <w:pPr>
      <w:pStyle w:val="DocID"/>
      <w:pPrChange w:id="13" w:author="Nick Bernal" w:date="2026-06-29T10:56:00Z" w16du:dateUtc="2026-06-29T14:56:00Z">
        <w:pPr>
          <w:pStyle w:val="Footer"/>
        </w:pPr>
      </w:pPrChange>
    </w:pPr>
    <w:ins w:id="14" w:author="Nick Bernal" w:date="2026-06-29T10:56:00Z" w16du:dateUtc="2026-06-29T14:56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7B7C6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5" w:author="Nick Bernal" w:date="2026-06-29T10:56:00Z" w16du:dateUtc="2026-06-29T14:56:00Z"/>
        <w:rFonts w:ascii="Calibri" w:eastAsia="Calibri" w:hAnsi="Calibri" w:cs="Arial"/>
        <w:color w:val="7F7F7F"/>
        <w:sz w:val="18"/>
        <w:szCs w:val="18"/>
      </w:rPr>
    </w:pPr>
    <w:ins w:id="16" w:author="Nick Bernal" w:date="2026-06-29T10:56:00Z" w16du:dateUtc="2026-06-29T14:56:00Z">
      <w:r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11C20C76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7" w:author="Nick Bernal" w:date="2026-06-29T10:56:00Z" w16du:dateUtc="2026-06-29T14:56:00Z"/>
        <w:rFonts w:ascii="Calibri" w:eastAsia="Calibri" w:hAnsi="Calibri" w:cs="Times New Roman"/>
      </w:rPr>
    </w:pPr>
    <w:ins w:id="18" w:author="Nick Bernal" w:date="2026-06-29T10:56:00Z" w16du:dateUtc="2026-06-29T14:56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5C64C310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19" w:author="Nick Bernal" w:date="2026-06-29T10:56:00Z" w16du:dateUtc="2026-06-29T14:56:00Z"/>
        <w:rFonts w:ascii="Brandon Grotesque Black" w:hAnsi="Brandon Grotesque Black"/>
        <w:caps/>
        <w:noProof/>
        <w:sz w:val="20"/>
        <w:szCs w:val="20"/>
      </w:rPr>
    </w:pPr>
    <w:ins w:id="20" w:author="Nick Bernal" w:date="2026-06-29T10:56:00Z" w16du:dateUtc="2026-06-29T14:56:00Z">
      <w:r>
        <w:rPr>
          <w:rFonts w:ascii="Brandon Grotesque Black" w:hAnsi="Brandon Grotesque Black"/>
          <w:caps/>
          <w:sz w:val="20"/>
          <w:szCs w:val="20"/>
        </w:rPr>
        <w:fldChar w:fldCharType="begin"/>
      </w:r>
      <w:r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209C1F7F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21" w:author="Nick Bernal" w:date="2026-06-29T10:56:00Z" w16du:dateUtc="2026-06-29T14:56:00Z"/>
      </w:rPr>
    </w:pPr>
    <w:ins w:id="22" w:author="Nick Bernal" w:date="2026-06-29T10:56:00Z" w16du:dateUtc="2026-06-29T14:56:00Z">
      <w:r>
        <w:tab/>
      </w:r>
    </w:ins>
  </w:p>
  <w:p w14:paraId="0358B161" w14:textId="77777777" w:rsidR="001223CF" w:rsidRDefault="001223CF">
    <w:pPr>
      <w:pStyle w:val="DocID"/>
      <w:pPrChange w:id="23" w:author="Nick Bernal" w:date="2026-06-29T10:56:00Z" w16du:dateUtc="2026-06-29T14:5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CF464" w14:textId="77777777" w:rsidR="001223CF" w:rsidRDefault="001B54A4">
    <w:pPr>
      <w:pStyle w:val="DocID"/>
      <w:pPrChange w:id="25" w:author="Nick Bernal" w:date="2026-06-29T10:56:00Z" w16du:dateUtc="2026-06-29T14:56:00Z">
        <w:pPr>
          <w:pStyle w:val="Footer"/>
        </w:pPr>
      </w:pPrChange>
    </w:pPr>
    <w:ins w:id="26" w:author="Nick Bernal" w:date="2026-06-29T10:56:00Z" w16du:dateUtc="2026-06-29T14:56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437799" w14:textId="77777777" w:rsidR="007B0BD8" w:rsidRDefault="007B0BD8" w:rsidP="001223CF">
      <w:pPr>
        <w:spacing w:after="0" w:line="240" w:lineRule="auto"/>
      </w:pPr>
      <w:r>
        <w:separator/>
      </w:r>
    </w:p>
  </w:footnote>
  <w:footnote w:type="continuationSeparator" w:id="0">
    <w:p w14:paraId="6733DFB8" w14:textId="77777777" w:rsidR="007B0BD8" w:rsidRDefault="007B0BD8" w:rsidP="00122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85ECA" w14:textId="77777777" w:rsidR="001223CF" w:rsidRDefault="007B0BD8">
    <w:pPr>
      <w:pStyle w:val="Header"/>
    </w:pPr>
    <w:ins w:id="12" w:author="Nick Bernal" w:date="2026-06-29T10:56:00Z" w16du:dateUtc="2026-06-29T14:56:00Z">
      <w:r>
        <w:rPr>
          <w:noProof/>
        </w:rPr>
        <w:pict w14:anchorId="08515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E3091" w14:textId="77777777" w:rsidR="001223CF" w:rsidRDefault="001223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36C23" w14:textId="77777777" w:rsidR="001223CF" w:rsidRDefault="007B0BD8">
    <w:pPr>
      <w:pStyle w:val="Header"/>
    </w:pPr>
    <w:ins w:id="24" w:author="Nick Bernal" w:date="2026-06-29T10:56:00Z" w16du:dateUtc="2026-06-29T14:56:00Z">
      <w:r>
        <w:rPr>
          <w:noProof/>
        </w:rPr>
        <w:pict w14:anchorId="1387C4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47E7A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3CF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2576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0FDE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BD8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46C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26AF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A7BFB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9E8D7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CF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0" w:author="Nick Bernal" w:date="2026-06-29T10:56:00Z">
        <w:pPr>
          <w:spacing w:after="200"/>
        </w:pPr>
      </w:pPrChange>
    </w:pPr>
    <w:rPr>
      <w:kern w:val="2"/>
      <w:sz w:val="20"/>
      <w:szCs w:val="20"/>
      <w:lang w:val="en-US"/>
      <w14:ligatures w14:val="standardContextual"/>
      <w:rPrChange w:id="0" w:author="Nick Bernal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BFB"/>
    <w:rPr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  <w:pPrChange w:id="1" w:author="Nick Bernal" w:date="2026-06-29T10:56:00Z">
        <w:pPr>
          <w:spacing w:after="160"/>
        </w:pPr>
      </w:pPrChange>
    </w:pPr>
    <w:rPr>
      <w:b/>
      <w:bCs/>
      <w:kern w:val="0"/>
      <w14:ligatures w14:val="none"/>
      <w:rPrChange w:id="1" w:author="Nick Bernal" w:date="2026-06-29T10:56:00Z">
        <w:rPr>
          <w:rFonts w:asciiTheme="minorHAnsi" w:eastAsiaTheme="minorHAnsi" w:hAnsiTheme="minorHAnsi" w:cstheme="minorBidi"/>
          <w:b/>
          <w:bCs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kern w:val="2"/>
      <w:sz w:val="20"/>
      <w:szCs w:val="20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23CF"/>
    <w:rPr>
      <w:rFonts w:ascii="Arial" w:eastAsia="Times New Roman" w:hAnsi="Arial" w:cs="Arial"/>
      <w:b/>
      <w:bCs/>
      <w:sz w:val="32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C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223CF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223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223CF"/>
    <w:rPr>
      <w:lang w:val="en-US"/>
    </w:rPr>
  </w:style>
  <w:style w:type="character" w:customStyle="1" w:styleId="apple-converted-space">
    <w:name w:val="apple-converted-space"/>
    <w:basedOn w:val="DefaultParagraphFont"/>
    <w:rsid w:val="001223CF"/>
  </w:style>
  <w:style w:type="character" w:styleId="Hyperlink">
    <w:name w:val="Hyperlink"/>
    <w:basedOn w:val="DefaultParagraphFont"/>
    <w:uiPriority w:val="99"/>
    <w:unhideWhenUsed/>
    <w:rsid w:val="001223C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1223CF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223C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1223C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1223CF"/>
    <w:pPr>
      <w:numPr>
        <w:numId w:val="1"/>
      </w:numPr>
    </w:pPr>
  </w:style>
  <w:style w:type="numbering" w:customStyle="1" w:styleId="ImportedStyle7">
    <w:name w:val="Imported Style 7"/>
    <w:rsid w:val="001223CF"/>
    <w:pPr>
      <w:numPr>
        <w:numId w:val="2"/>
      </w:numPr>
    </w:pPr>
  </w:style>
  <w:style w:type="table" w:styleId="TableGrid">
    <w:name w:val="Table Grid"/>
    <w:basedOn w:val="TableNormal"/>
    <w:uiPriority w:val="59"/>
    <w:rsid w:val="001223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1223CF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1223CF"/>
  </w:style>
  <w:style w:type="paragraph" w:customStyle="1" w:styleId="InsideAddress">
    <w:name w:val="Inside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  <w:pPrChange w:id="2" w:author="Nick Bernal" w:date="2026-06-29T10:56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sz w:val="24"/>
      <w:szCs w:val="24"/>
      <w:lang w:val="en-US"/>
      <w:rPrChange w:id="2" w:author="Nick Bernal" w:date="2026-06-29T10:56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1223CF"/>
  </w:style>
  <w:style w:type="paragraph" w:styleId="PlainText">
    <w:name w:val="Plain Text"/>
    <w:basedOn w:val="Normal"/>
    <w:link w:val="PlainText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223CF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1223CF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223C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1223CF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rsid w:val="001223C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2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223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3" w:author="Nick Bernal" w:date="2026-06-29T10:56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3" w:author="Nick Bernal" w:date="2026-06-29T10:56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223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