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 w:rsidR="00410C7E" w:rsidRDefault="00D23869">
      <w:pPr>
        <w:rPr>
          <w:ins w:id="0" w:author="Author" w:date="2026-06-29T11:01:00Z" w16du:dateUtc="2026-06-29T15:01:00Z"/>
        </w:rPr>
      </w:pPr>
      <w:ins w:id="1" w:author="Author" w:date="2026-06-29T11:01:00Z" w16du:dateUtc="2026-06-29T15:01:00Z">
        <w:r>
          <w:rPr>
            <w:b/>
            <w:bCs/>
            <w:color w:val="00B050"/>
          </w:rPr>
          <w:t>Green Bold Text Demo</w:t>
        </w:r>
      </w:ins>
    </w:p>
    <w:p w14:paraId="00000001" w14:textId="77777777" w:rsidR="00990D67" w:rsidRDefault="00D23869">
      <w:ins w:id="2" w:author="Author" w:date="2026-06-29T11:01:00Z" w16du:dateUtc="2026-06-29T15:01:00Z">
        <w:r>
          <w:rPr>
            <w:b/>
            <w:bCs/>
            <w:color w:val="00B050"/>
          </w:rPr>
          <w:t>This</w:t>
        </w:r>
      </w:ins>
      <w:del w:id="3" w:author="Author" w:date="2026-06-29T11:01:00Z" w16du:dateUtc="2026-06-29T15:01:00Z">
        <w:r>
          <w:delText>I am a</w:delText>
        </w:r>
      </w:del>
      <w:r>
        <w:rPr>
          <w:b/>
          <w:color w:val="00B050"/>
          <w:rPrChange w:id="4" w:author="Author" w:date="2026-06-29T11:01:00Z" w16du:dateUtc="2026-06-29T15:01:00Z"/>
        </w:rPr>
        <w:t xml:space="preserve"> </w:t>
      </w:r>
      <w:r>
        <w:rPr>
          <w:b/>
          <w:color w:val="00B050"/>
          <w:rPrChange w:id="6" w:author="Author" w:date="2026-06-29T11:01:00Z" w16du:dateUtc="2026-06-29T15:01:00Z"/>
        </w:rPr>
        <w:t>document</w:t>
      </w:r>
      <w:ins w:id="7" w:author="Author" w:date="2026-06-29T11:01:00Z" w16du:dateUtc="2026-06-29T15:01:00Z">
        <w:r>
          <w:rPr>
            <w:b/>
            <w:bCs/>
            <w:color w:val="00B050"/>
          </w:rPr>
          <w:t xml:space="preserve"> combines green font color with bold formatting.</w:t>
        </w:r>
      </w:ins>
    </w:p>
    <w:p w14:paraId="00000002" w14:textId="77777777" w:rsidR="00990D67" w:rsidRDefault="00D23869">
      <w:ins w:id="8" w:author="Author" w:date="2026-06-29T11:01:00Z" w16du:dateUtc="2026-06-29T15:01:00Z">
        <w:r>
          <w:rPr>
            <w:b/>
            <w:bCs/>
            <w:color w:val="00B050"/>
          </w:rPr>
          <w:t>Green bold text signals positive outcomes and success.</w:t>
        </w:r>
      </w:ins>
      <w:del w:id="10" w:author="Author" w:date="2026-06-29T11:01:00Z" w16du:dateUtc="2026-06-29T15:01:00Z">
        <w:r>
          <w:rPr>
            <w:sz w:val="22"/>
            <w:szCs w:val="22"/>
          </w:rPr>
          <w:delText xml:space="preserve"> </w:delText>
        </w:r>
      </w:del>
    </w:p>
    <w:sectPr w:rsidR="00990D67">
      <w:pgSz w:w="12240" w:h="15840"/>
      <w:pgMar w:top="1440" w:right="1440" w:bottom="1440" w:left="1440" w:header="720" w:footer="720" w:gutter="0"/>
      <w:pgNumType w:start="1"/>
      <w:cols w:space="720"/>
      <w:sectPrChange w:id="11" w:author="Author" w:date="2026-06-29T11:01:00Z" w16du:dateUtc="2026-06-29T15:01:00Z">
        <w:sectPr w:rsidR="00990D67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2026-06-29T15:01:00Z</dcterms:created>
  <dcterms:modified xsi:type="dcterms:W3CDTF">2026-06-29T15:01:00Z</dcterms:modified>
</cp:coreProperties>
</file>