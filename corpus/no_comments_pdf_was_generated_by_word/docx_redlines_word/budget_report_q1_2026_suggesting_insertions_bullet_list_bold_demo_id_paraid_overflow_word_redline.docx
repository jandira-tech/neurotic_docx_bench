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D9DC2" w14:textId="77777777" w:rsidR="0063796D" w:rsidRDefault="00AC5228">
      <w:pPr>
        <w:rPr>
          <w:ins w:id="0" w:author="Author" w:date="2026-06-29T10:54:00Z" w16du:dateUtc="2026-06-29T14:54:00Z"/>
        </w:rPr>
      </w:pPr>
      <w:ins w:id="1" w:author="Author" w:date="2026-06-29T10:54:00Z" w16du:dateUtc="2026-06-29T14:54:00Z">
        <w:r>
          <w:rPr>
            <w:b/>
            <w:bCs/>
          </w:rPr>
          <w:t>Bullet List Bold Demo</w:t>
        </w:r>
      </w:ins>
    </w:p>
    <w:p w14:paraId="2819DED7" w14:textId="77777777" w:rsidR="0063796D" w:rsidRDefault="00AC5228">
      <w:pPr>
        <w:rPr>
          <w:ins w:id="2" w:author="Author" w:date="2026-06-29T10:54:00Z" w16du:dateUtc="2026-06-29T14:54:00Z"/>
        </w:rPr>
      </w:pPr>
      <w:ins w:id="3" w:author="Author" w:date="2026-06-29T10:54:00Z" w16du:dateUtc="2026-06-29T14:54:00Z">
        <w:r>
          <w:rPr>
            <w:b/>
            <w:bCs/>
          </w:rPr>
          <w:t>This document demonstrates bullet lists with bold text:</w:t>
        </w:r>
      </w:ins>
    </w:p>
    <w:p w14:paraId="03869CE7" w14:textId="77777777" w:rsidR="0063796D" w:rsidRDefault="00AC5228">
      <w:pPr>
        <w:rPr>
          <w:ins w:id="4" w:author="Author" w:date="2026-06-29T10:54:00Z" w16du:dateUtc="2026-06-29T14:54:00Z"/>
        </w:rPr>
      </w:pPr>
      <w:ins w:id="5" w:author="Author" w:date="2026-06-29T10:54:00Z" w16du:dateUtc="2026-06-29T14:54:00Z">
        <w:r>
          <w:rPr>
            <w:b/>
            <w:bCs/>
          </w:rPr>
          <w:t>First bold bullet item</w:t>
        </w:r>
      </w:ins>
    </w:p>
    <w:p w14:paraId="5E3DF646" w14:textId="77777777" w:rsidR="0063796D" w:rsidRDefault="00AC5228">
      <w:pPr>
        <w:rPr>
          <w:ins w:id="6" w:author="Author" w:date="2026-06-29T10:54:00Z" w16du:dateUtc="2026-06-29T14:54:00Z"/>
        </w:rPr>
      </w:pPr>
      <w:ins w:id="7" w:author="Author" w:date="2026-06-29T10:54:00Z" w16du:dateUtc="2026-06-29T14:54:00Z">
        <w:r>
          <w:rPr>
            <w:b/>
            <w:bCs/>
          </w:rPr>
          <w:t>Second bold bullet item</w:t>
        </w:r>
      </w:ins>
    </w:p>
    <w:p w14:paraId="0E10C310" w14:textId="77777777" w:rsidR="00337CDB" w:rsidRDefault="00AC5228">
      <w:pPr>
        <w:rPr>
          <w:del w:id="8" w:author="Author" w:date="2026-06-29T10:54:00Z" w16du:dateUtc="2026-06-29T14:54:00Z"/>
        </w:rPr>
      </w:pPr>
      <w:ins w:id="9" w:author="Author" w:date="2026-06-29T10:54:00Z" w16du:dateUtc="2026-06-29T14:54:00Z">
        <w:r>
          <w:rPr>
            <w:b/>
            <w:bCs/>
          </w:rPr>
          <w:t>Third bold bullet item</w:t>
        </w:r>
      </w:ins>
      <w:del w:id="10" w:author="Author" w:date="2026-06-29T10:54:00Z" w16du:dateUtc="2026-06-29T14:54:00Z">
        <w:r>
          <w:delText>Budget Report Q1 2026</w:delText>
        </w:r>
      </w:del>
    </w:p>
    <w:p w14:paraId="3417FBD4" w14:textId="77777777" w:rsidR="00337CDB" w:rsidRDefault="00AC5228">
      <w:pPr>
        <w:rPr>
          <w:del w:id="11" w:author="Author" w:date="2026-06-29T10:54:00Z" w16du:dateUtc="2026-06-29T14:54:00Z"/>
        </w:rPr>
      </w:pPr>
      <w:del w:id="12" w:author="Author" w:date="2026-06-29T10:54:00Z" w16du:dateUtc="2026-06-29T14:54:00Z">
        <w:r>
          <w:delText>Total Revenue: $500,000</w:delText>
        </w:r>
      </w:del>
      <w:ins w:id="13" w:author="Online User" w:date="2026-05-14T18:18:00Z">
        <w:r>
          <w:t xml:space="preserve"> (Revised)</w:t>
        </w:r>
      </w:ins>
    </w:p>
    <w:p w14:paraId="1724C4A4" w14:textId="77777777" w:rsidR="00337CDB" w:rsidRDefault="00AC5228">
      <w:pPr>
        <w:rPr>
          <w:del w:id="14" w:author="Author" w:date="2026-06-29T10:54:00Z" w16du:dateUtc="2026-06-29T14:54:00Z"/>
        </w:rPr>
      </w:pPr>
      <w:del w:id="15" w:author="Author" w:date="2026-06-29T10:54:00Z" w16du:dateUtc="2026-06-29T14:54:00Z">
        <w:r>
          <w:delText>Total Expenses: $320,000</w:delText>
        </w:r>
      </w:del>
    </w:p>
    <w:p w14:paraId="78988C22" w14:textId="77777777" w:rsidR="00337CDB" w:rsidRDefault="00AC5228">
      <w:pPr>
        <w:rPr>
          <w:del w:id="16" w:author="Author" w:date="2026-06-29T10:54:00Z" w16du:dateUtc="2026-06-29T14:54:00Z"/>
        </w:rPr>
      </w:pPr>
      <w:del w:id="17" w:author="Author" w:date="2026-06-29T10:54:00Z" w16du:dateUtc="2026-06-29T14:54:00Z">
        <w:r>
          <w:delText>Net Profit: $180,000</w:delText>
        </w:r>
      </w:del>
    </w:p>
    <w:p w14:paraId="0F44FC46" w14:textId="77777777" w:rsidR="00337CDB" w:rsidRDefault="00AC5228">
      <w:pPr>
        <w:rPr>
          <w:del w:id="18" w:author="Author" w:date="2026-06-29T10:54:00Z" w16du:dateUtc="2026-06-29T14:54:00Z"/>
        </w:rPr>
      </w:pPr>
      <w:del w:id="19" w:author="Author" w:date="2026-06-29T10:54:00Z" w16du:dateUtc="2026-06-29T14:54:00Z">
        <w:r>
          <w:delText>Marketing Budget: $50,000</w:delText>
        </w:r>
      </w:del>
    </w:p>
    <w:p w14:paraId="648ECFEF" w14:textId="77777777" w:rsidR="00337CDB" w:rsidRDefault="00AC5228">
      <w:pPr>
        <w:rPr>
          <w:del w:id="20" w:author="Author" w:date="2026-06-29T10:54:00Z" w16du:dateUtc="2026-06-29T14:54:00Z"/>
        </w:rPr>
      </w:pPr>
      <w:del w:id="21" w:author="Author" w:date="2026-06-29T10:54:00Z" w16du:dateUtc="2026-06-29T14:54:00Z">
        <w:r>
          <w:delText>Operations Budget: $100,000</w:delText>
        </w:r>
      </w:del>
    </w:p>
    <w:p w14:paraId="55CC011A" w14:textId="77777777" w:rsidR="00337CDB" w:rsidRDefault="00AC5228">
      <w:pPr>
        <w:pPrChange w:id="22" w:author="Author" w:date="2026-06-29T10:54:00Z" w16du:dateUtc="2026-06-29T14:54:00Z">
          <w:pPr>
            <w:jc w:val="center"/>
          </w:pPr>
        </w:pPrChange>
      </w:pPr>
      <w:del w:id="23" w:author="Author" w:date="2026-06-29T10:54:00Z" w16du:dateUtc="2026-06-29T14:54:00Z">
        <w:r>
          <w:delText>Approved by: Finance Team</w:delText>
        </w:r>
      </w:del>
    </w:p>
    <w:sectPr w:rsidR="00337C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CDB"/>
    <w:rsid w:val="00337CDB"/>
    <w:rsid w:val="004A5BEB"/>
    <w:rsid w:val="0063796D"/>
    <w:rsid w:val="00AC5228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1675E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2026-06-29T14:54:00Z</dcterms:modified>
</cp:coreProperties>
</file>