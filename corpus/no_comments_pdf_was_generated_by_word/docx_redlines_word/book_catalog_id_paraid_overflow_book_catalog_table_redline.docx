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9A448" w14:textId="77777777" w:rsidR="00EC12CE" w:rsidRDefault="00821B83">
      <w:r>
        <w:t>Book Catalog</w:t>
      </w:r>
    </w:p>
    <w:p w14:paraId="1CF24565" w14:textId="77777777" w:rsidR="000667D5" w:rsidRDefault="000667D5">
      <w:pPr>
        <w:rPr>
          <w:ins w:id="0" w:author="Comparison" w:date="2026-07-05T01:07:00Z" w16du:dateUtc="2026-07-05T05:07:00Z"/>
        </w:rPr>
      </w:pPr>
    </w:p>
    <w:p w14:paraId="155D03DE" w14:textId="77777777" w:rsidR="000667D5" w:rsidRDefault="000667D5">
      <w:pPr>
        <w:rPr>
          <w:ins w:id="1" w:author="Comparison" w:date="2026-07-05T01:07:00Z" w16du:dateUtc="2026-07-05T05:0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7D5" w14:paraId="5FB18C3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1CC3" w14:textId="77777777" w:rsidR="000667D5" w:rsidRDefault="00821B83">
            <w:pPr>
              <w:rPr>
                <w:ins w:id="3" w:author="Comparison" w:date="2026-07-05T01:07:00Z" w16du:dateUtc="2026-07-05T05:07:00Z"/>
              </w:rPr>
            </w:pPr>
            <w:ins w:id="4" w:author="Comparison" w:date="2026-07-05T01:07:00Z" w16du:dateUtc="2026-07-05T05:07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38C2" w14:textId="77777777" w:rsidR="000667D5" w:rsidRDefault="00821B83">
            <w:pPr>
              <w:rPr>
                <w:ins w:id="5" w:author="Comparison" w:date="2026-07-05T01:07:00Z" w16du:dateUtc="2026-07-05T05:07:00Z"/>
              </w:rPr>
            </w:pPr>
            <w:ins w:id="6" w:author="Comparison" w:date="2026-07-05T01:07:00Z" w16du:dateUtc="2026-07-05T05:07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5519" w14:textId="77777777" w:rsidR="000667D5" w:rsidRDefault="00821B83">
            <w:pPr>
              <w:rPr>
                <w:ins w:id="7" w:author="Comparison" w:date="2026-07-05T01:07:00Z" w16du:dateUtc="2026-07-05T05:07:00Z"/>
              </w:rPr>
            </w:pPr>
            <w:ins w:id="8" w:author="Comparison" w:date="2026-07-05T01:07:00Z" w16du:dateUtc="2026-07-05T05:07:00Z">
              <w:r>
                <w:t>Genre</w:t>
              </w:r>
            </w:ins>
          </w:p>
        </w:tc>
      </w:tr>
      <w:tr w:rsidR="000667D5" w14:paraId="4D14126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84DA" w14:textId="77777777" w:rsidR="000667D5" w:rsidRDefault="00821B83">
            <w:pPr>
              <w:rPr>
                <w:ins w:id="10" w:author="Comparison" w:date="2026-07-05T01:07:00Z" w16du:dateUtc="2026-07-05T05:07:00Z"/>
              </w:rPr>
            </w:pPr>
            <w:ins w:id="11" w:author="Comparison" w:date="2026-07-05T01:07:00Z" w16du:dateUtc="2026-07-05T05:07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707E" w14:textId="77777777" w:rsidR="000667D5" w:rsidRDefault="00821B83">
            <w:pPr>
              <w:rPr>
                <w:ins w:id="12" w:author="Comparison" w:date="2026-07-05T01:07:00Z" w16du:dateUtc="2026-07-05T05:07:00Z"/>
              </w:rPr>
            </w:pPr>
            <w:ins w:id="13" w:author="Comparison" w:date="2026-07-05T01:07:00Z" w16du:dateUtc="2026-07-05T05:07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6EB0" w14:textId="77777777" w:rsidR="000667D5" w:rsidRDefault="00821B83">
            <w:pPr>
              <w:rPr>
                <w:ins w:id="14" w:author="Comparison" w:date="2026-07-05T01:07:00Z" w16du:dateUtc="2026-07-05T05:07:00Z"/>
              </w:rPr>
            </w:pPr>
            <w:ins w:id="15" w:author="Comparison" w:date="2026-07-05T01:07:00Z" w16du:dateUtc="2026-07-05T05:07:00Z">
              <w:r>
                <w:t>Fiction</w:t>
              </w:r>
            </w:ins>
          </w:p>
        </w:tc>
      </w:tr>
      <w:tr w:rsidR="000667D5" w14:paraId="0B1E988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9AA" w14:textId="77777777" w:rsidR="000667D5" w:rsidRDefault="00821B83">
            <w:pPr>
              <w:rPr>
                <w:ins w:id="17" w:author="Comparison" w:date="2026-07-05T01:07:00Z" w16du:dateUtc="2026-07-05T05:07:00Z"/>
              </w:rPr>
            </w:pPr>
            <w:ins w:id="18" w:author="Comparison" w:date="2026-07-05T01:07:00Z" w16du:dateUtc="2026-07-05T05:07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D5FA" w14:textId="77777777" w:rsidR="000667D5" w:rsidRDefault="00821B83">
            <w:pPr>
              <w:rPr>
                <w:ins w:id="19" w:author="Comparison" w:date="2026-07-05T01:07:00Z" w16du:dateUtc="2026-07-05T05:07:00Z"/>
              </w:rPr>
            </w:pPr>
            <w:ins w:id="20" w:author="Comparison" w:date="2026-07-05T01:07:00Z" w16du:dateUtc="2026-07-05T05:07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D301" w14:textId="77777777" w:rsidR="000667D5" w:rsidRDefault="00821B83">
            <w:pPr>
              <w:rPr>
                <w:ins w:id="21" w:author="Comparison" w:date="2026-07-05T01:07:00Z" w16du:dateUtc="2026-07-05T05:07:00Z"/>
              </w:rPr>
            </w:pPr>
            <w:ins w:id="22" w:author="Comparison" w:date="2026-07-05T01:07:00Z" w16du:dateUtc="2026-07-05T05:07:00Z">
              <w:r>
                <w:t>Dystopian</w:t>
              </w:r>
            </w:ins>
          </w:p>
        </w:tc>
      </w:tr>
    </w:tbl>
    <w:p w14:paraId="1A902365" w14:textId="77777777" w:rsidR="00EC12CE" w:rsidRDefault="00821B83">
      <w:del w:id="23" w:author="Comparison" w:date="2026-07-05T01:07:00Z" w16du:dateUtc="2026-07-05T05:07:00Z">
        <w:r>
          <w:delText>Title</w:delText>
        </w:r>
        <w:r>
          <w:tab/>
        </w:r>
        <w:r>
          <w:delText>Author</w:delText>
        </w:r>
        <w:r>
          <w:tab/>
        </w:r>
        <w:r>
          <w:delText>Genre</w:delText>
        </w:r>
        <w:r>
          <w:tab/>
        </w:r>
        <w:r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</w:r>
        <w:r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</w:r>
        <w:r>
          <w:delText>George Orwell</w:delText>
        </w:r>
        <w:r>
          <w:tab/>
        </w:r>
        <w:r>
          <w:delText>Dystopian</w:delText>
        </w:r>
        <w:r>
          <w:tab/>
        </w:r>
        <w:r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</w:r>
        <w:r>
          <w:delText>Yuval Noah Harari</w:delText>
        </w:r>
        <w:r>
          <w:tab/>
        </w:r>
        <w:r>
          <w:delText>Non-fiction</w:delText>
        </w:r>
      </w:del>
    </w:p>
    <w:sectPr w:rsidR="00EC1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CE"/>
    <w:rsid w:val="0004312C"/>
    <w:rsid w:val="000667D5"/>
    <w:rsid w:val="00131E77"/>
    <w:rsid w:val="00821B83"/>
    <w:rsid w:val="00B37A4C"/>
    <w:rsid w:val="00E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2447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2026-07-05T05:07:00Z</dcterms:modified>
</cp:coreProperties>
</file>