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42B94" w14:textId="77777777" w:rsidR="00AD3DC4" w:rsidRDefault="00CF39C6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Meeting Agenda</w:t>
        </w:r>
      </w:ins>
    </w:p>
    <w:p w14:paraId="0A28B239" w14:textId="77777777" w:rsidR="00AD3DC4" w:rsidRDefault="00AD3DC4">
      <w:pPr>
        <w:rPr>
          <w:ins w:id="2" w:author="Comparison" w:date="2026-07-05T01:30:00Z" w16du:dateUtc="2026-07-05T05:30:00Z"/>
        </w:rPr>
      </w:pPr>
    </w:p>
    <w:p w14:paraId="5649E5EF" w14:textId="77777777" w:rsidR="00AD3DC4" w:rsidRDefault="00AD3DC4">
      <w:pPr>
        <w:rPr>
          <w:ins w:id="3" w:author="Comparison" w:date="2026-07-05T01:30:00Z" w16du:dateUtc="2026-07-05T05:3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D3DC4" w14:paraId="0D9F68E0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8A0" w14:textId="77777777" w:rsidR="00AD3DC4" w:rsidRDefault="00CF39C6">
            <w:pPr>
              <w:rPr>
                <w:ins w:id="5" w:author="Comparison" w:date="2026-07-05T01:30:00Z" w16du:dateUtc="2026-07-05T05:30:00Z"/>
              </w:rPr>
            </w:pPr>
            <w:ins w:id="6" w:author="Comparison" w:date="2026-07-05T01:30:00Z" w16du:dateUtc="2026-07-05T05:30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240E" w14:textId="77777777" w:rsidR="00AD3DC4" w:rsidRDefault="00CF39C6">
            <w:pPr>
              <w:rPr>
                <w:ins w:id="7" w:author="Comparison" w:date="2026-07-05T01:30:00Z" w16du:dateUtc="2026-07-05T05:30:00Z"/>
              </w:rPr>
            </w:pPr>
            <w:ins w:id="8" w:author="Comparison" w:date="2026-07-05T01:30:00Z" w16du:dateUtc="2026-07-05T05:30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1682" w14:textId="77777777" w:rsidR="00AD3DC4" w:rsidRDefault="00CF39C6">
            <w:pPr>
              <w:rPr>
                <w:ins w:id="9" w:author="Comparison" w:date="2026-07-05T01:30:00Z" w16du:dateUtc="2026-07-05T05:30:00Z"/>
              </w:rPr>
            </w:pPr>
            <w:ins w:id="10" w:author="Comparison" w:date="2026-07-05T01:30:00Z" w16du:dateUtc="2026-07-05T05:30:00Z">
              <w:r>
                <w:t>Presenter</w:t>
              </w:r>
            </w:ins>
          </w:p>
        </w:tc>
      </w:tr>
      <w:tr w:rsidR="00AD3DC4" w14:paraId="6547C6F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F37" w14:textId="77777777" w:rsidR="00AD3DC4" w:rsidRDefault="00CF39C6">
            <w:pPr>
              <w:rPr>
                <w:ins w:id="12" w:author="Comparison" w:date="2026-07-05T01:30:00Z" w16du:dateUtc="2026-07-05T05:30:00Z"/>
              </w:rPr>
            </w:pPr>
            <w:ins w:id="13" w:author="Comparison" w:date="2026-07-05T01:30:00Z" w16du:dateUtc="2026-07-05T05:30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067" w14:textId="77777777" w:rsidR="00AD3DC4" w:rsidRDefault="00CF39C6">
            <w:pPr>
              <w:rPr>
                <w:ins w:id="14" w:author="Comparison" w:date="2026-07-05T01:30:00Z" w16du:dateUtc="2026-07-05T05:30:00Z"/>
              </w:rPr>
            </w:pPr>
            <w:ins w:id="15" w:author="Comparison" w:date="2026-07-05T01:30:00Z" w16du:dateUtc="2026-07-05T05:30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4DF1" w14:textId="77777777" w:rsidR="00AD3DC4" w:rsidRDefault="00CF39C6">
            <w:pPr>
              <w:rPr>
                <w:ins w:id="16" w:author="Comparison" w:date="2026-07-05T01:30:00Z" w16du:dateUtc="2026-07-05T05:30:00Z"/>
              </w:rPr>
            </w:pPr>
            <w:ins w:id="17" w:author="Comparison" w:date="2026-07-05T01:30:00Z" w16du:dateUtc="2026-07-05T05:30:00Z">
              <w:r>
                <w:t>CEO</w:t>
              </w:r>
            </w:ins>
          </w:p>
        </w:tc>
      </w:tr>
      <w:tr w:rsidR="00AD3DC4" w14:paraId="0ED6914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6585" w14:textId="77777777" w:rsidR="00AD3DC4" w:rsidRDefault="00CF39C6">
            <w:pPr>
              <w:rPr>
                <w:ins w:id="19" w:author="Comparison" w:date="2026-07-05T01:30:00Z" w16du:dateUtc="2026-07-05T05:30:00Z"/>
              </w:rPr>
            </w:pPr>
            <w:ins w:id="20" w:author="Comparison" w:date="2026-07-05T01:30:00Z" w16du:dateUtc="2026-07-05T05:30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61DB" w14:textId="77777777" w:rsidR="00AD3DC4" w:rsidRDefault="00CF39C6">
            <w:pPr>
              <w:rPr>
                <w:ins w:id="21" w:author="Comparison" w:date="2026-07-05T01:30:00Z" w16du:dateUtc="2026-07-05T05:30:00Z"/>
              </w:rPr>
            </w:pPr>
            <w:ins w:id="22" w:author="Comparison" w:date="2026-07-05T01:30:00Z" w16du:dateUtc="2026-07-05T05:30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CD6D" w14:textId="77777777" w:rsidR="00AD3DC4" w:rsidRDefault="00CF39C6">
            <w:pPr>
              <w:rPr>
                <w:ins w:id="23" w:author="Comparison" w:date="2026-07-05T01:30:00Z" w16du:dateUtc="2026-07-05T05:30:00Z"/>
              </w:rPr>
            </w:pPr>
            <w:ins w:id="24" w:author="Comparison" w:date="2026-07-05T01:30:00Z" w16du:dateUtc="2026-07-05T05:30:00Z">
              <w:r>
                <w:t>CTO</w:t>
              </w:r>
            </w:ins>
          </w:p>
        </w:tc>
      </w:tr>
    </w:tbl>
    <w:p w14:paraId="74161939" w14:textId="77777777" w:rsidR="00AA0149" w:rsidRDefault="00CF39C6">
      <w:pPr>
        <w:rPr>
          <w:del w:id="25" w:author="Comparison" w:date="2026-07-05T01:30:00Z" w16du:dateUtc="2026-07-05T05:30:00Z"/>
        </w:rPr>
      </w:pPr>
      <w:del w:id="26" w:author="Comparison" w:date="2026-07-05T01:30:00Z" w16du:dateUtc="2026-07-05T05:30:00Z">
        <w:r>
          <w:delText>Marketing Strategy 2026</w:delText>
        </w:r>
      </w:del>
    </w:p>
    <w:p w14:paraId="0ED29C8A" w14:textId="77777777" w:rsidR="00AA0149" w:rsidRDefault="00CF39C6">
      <w:pPr>
        <w:rPr>
          <w:del w:id="27" w:author="Comparison" w:date="2026-07-05T01:30:00Z" w16du:dateUtc="2026-07-05T05:30:00Z"/>
        </w:rPr>
      </w:pPr>
      <w:del w:id="28" w:author="Comparison" w:date="2026-07-05T01:30:00Z" w16du:dateUtc="2026-07-05T05:30:00Z">
        <w:r>
          <w:delText>Target Market: Small and Medium Businesses</w:delText>
        </w:r>
      </w:del>
    </w:p>
    <w:p w14:paraId="40CC2523" w14:textId="77777777" w:rsidR="00AA0149" w:rsidRDefault="00CF39C6">
      <w:pPr>
        <w:rPr>
          <w:del w:id="29" w:author="Comparison" w:date="2026-07-05T01:30:00Z" w16du:dateUtc="2026-07-05T05:30:00Z"/>
        </w:rPr>
      </w:pPr>
      <w:del w:id="30" w:author="Comparison" w:date="2026-07-05T01:30:00Z" w16du:dateUtc="2026-07-05T05:30:00Z">
        <w:r>
          <w:delText>Channels: Soci</w:delText>
        </w:r>
        <w:r>
          <w:delText xml:space="preserve"> and Podcasts</w:delText>
        </w:r>
        <w:r>
          <w:delText>al Media, Email, SEO</w:delText>
        </w:r>
      </w:del>
    </w:p>
    <w:p w14:paraId="72B982BC" w14:textId="77777777" w:rsidR="00AA0149" w:rsidRDefault="00CF39C6">
      <w:pPr>
        <w:rPr>
          <w:del w:id="31" w:author="Comparison" w:date="2026-07-05T01:30:00Z" w16du:dateUtc="2026-07-05T05:30:00Z"/>
        </w:rPr>
      </w:pPr>
      <w:del w:id="32" w:author="Comparison" w:date="2026-07-05T01:30:00Z" w16du:dateUtc="2026-07-05T05:30:00Z">
        <w:r>
          <w:delText>Budget Allocation: $200,000</w:delText>
        </w:r>
      </w:del>
    </w:p>
    <w:p w14:paraId="51D94A07" w14:textId="77777777" w:rsidR="00AA0149" w:rsidRDefault="00CF39C6">
      <w:pPr>
        <w:rPr>
          <w:del w:id="33" w:author="Comparison" w:date="2026-07-05T01:30:00Z" w16du:dateUtc="2026-07-05T05:30:00Z"/>
        </w:rPr>
      </w:pPr>
      <w:del w:id="34" w:author="Comparison" w:date="2026-07-05T01:30:00Z" w16du:dateUtc="2026-07-05T05:30:00Z">
        <w:r>
          <w:delText>Campaign Timeline: Q1-Q4</w:delText>
        </w:r>
      </w:del>
    </w:p>
    <w:p w14:paraId="17F9BF65" w14:textId="77777777" w:rsidR="00AA0149" w:rsidRDefault="00CF39C6">
      <w:pPr>
        <w:rPr>
          <w:del w:id="35" w:author="Comparison" w:date="2026-07-05T01:30:00Z" w16du:dateUtc="2026-07-05T05:30:00Z"/>
        </w:rPr>
      </w:pPr>
      <w:del w:id="36" w:author="Comparison" w:date="2026-07-05T01:30:00Z" w16du:dateUtc="2026-07-05T05:30:00Z">
        <w:r>
          <w:delText>Expected ROI: 250%</w:delText>
        </w:r>
      </w:del>
    </w:p>
    <w:p w14:paraId="633038CA" w14:textId="77777777" w:rsidR="00AA0149" w:rsidRDefault="00CF39C6">
      <w:del w:id="37" w:author="Comparison" w:date="2026-07-05T01:30:00Z" w16du:dateUtc="2026-07-05T05:30:00Z">
        <w:r>
          <w:delText>KPI: Customer Acquisition Cost under $500</w:delText>
        </w:r>
      </w:del>
    </w:p>
    <w:sectPr w:rsidR="00AA01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149"/>
    <w:rsid w:val="00734DE9"/>
    <w:rsid w:val="00AA0149"/>
    <w:rsid w:val="00AD3DC4"/>
    <w:rsid w:val="00BF0F5F"/>
    <w:rsid w:val="00CF39C6"/>
    <w:rsid w:val="00E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12F6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2026-07-05T05:30:00Z</dcterms:modified>
</cp:coreProperties>
</file>