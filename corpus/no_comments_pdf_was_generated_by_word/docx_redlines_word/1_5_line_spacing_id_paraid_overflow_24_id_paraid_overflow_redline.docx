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FBE67C" w14:textId="77777777" w:rsidR="00296C56" w:rsidRDefault="00DD75D6">
      <w:pPr>
        <w:rPr>
          <w:ins w:id="0" w:author="Comparison" w:date="2026-07-05T01:06:00Z" w16du:dateUtc="2026-07-05T05:06:00Z"/>
        </w:rPr>
      </w:pPr>
      <w:ins w:id="1" w:author="Comparison" w:date="2026-07-05T01:06:00Z" w16du:dateUtc="2026-07-05T05:06:00Z">
        <w:r>
          <w:t>24</w:t>
        </w:r>
      </w:ins>
    </w:p>
    <w:p w14:paraId="4EC6A794" w14:textId="77777777" w:rsidR="00DF49AC" w:rsidRDefault="00DD75D6">
      <w:pPr>
        <w:rPr>
          <w:del w:id="2" w:author="Comparison" w:date="2026-07-05T01:06:00Z" w16du:dateUtc="2026-07-05T05:06:00Z"/>
        </w:rPr>
      </w:pPr>
      <w:del w:id="3" w:author="Comparison" w:date="2026-07-05T01:06:00Z" w16du:dateUtc="2026-07-05T05:06:00Z">
        <w:r>
          <w:delText>1.5 Line Spacing Demo</w:delText>
        </w:r>
      </w:del>
    </w:p>
    <w:p w14:paraId="3617A605" w14:textId="77777777" w:rsidR="00DF49AC" w:rsidRDefault="00DD75D6">
      <w:pPr>
        <w:spacing w:line="360" w:lineRule="auto"/>
        <w:rPr>
          <w:del w:id="4" w:author="Comparison" w:date="2026-07-05T01:06:00Z" w16du:dateUtc="2026-07-05T05:06:00Z"/>
        </w:rPr>
      </w:pPr>
      <w:del w:id="5" w:author="Comparison" w:date="2026-07-05T01:06:00Z" w16du:dateUtc="2026-07-05T05:06:00Z">
        <w:r>
          <w:delText>This document demonstrates 1.5 line spacing.</w:delText>
        </w:r>
      </w:del>
    </w:p>
    <w:p w14:paraId="4448CBB5" w14:textId="77777777" w:rsidR="00DF49AC" w:rsidRDefault="00DD75D6">
      <w:pPr>
        <w:spacing w:line="360" w:lineRule="auto"/>
        <w:rPr>
          <w:del w:id="6" w:author="Comparison" w:date="2026-07-05T01:06:00Z" w16du:dateUtc="2026-07-05T05:06:00Z"/>
        </w:rPr>
      </w:pPr>
      <w:del w:id="7" w:author="Comparison" w:date="2026-07-05T01:06:00Z" w16du:dateUtc="2026-07-05T05:06:00Z">
        <w:r>
          <w:delText>The space between lines is one and a half times normal.</w:delText>
        </w:r>
      </w:del>
    </w:p>
    <w:p w14:paraId="37BBB9F1" w14:textId="77777777" w:rsidR="00DF49AC" w:rsidRDefault="00DD75D6">
      <w:pPr>
        <w:pPrChange w:id="8" w:author="Comparison" w:date="2026-07-05T01:06:00Z" w16du:dateUtc="2026-07-05T05:06:00Z">
          <w:pPr>
            <w:spacing w:line="360" w:lineRule="auto"/>
          </w:pPr>
        </w:pPrChange>
      </w:pPr>
      <w:del w:id="9" w:author="Comparison" w:date="2026-07-05T01:06:00Z" w16du:dateUtc="2026-07-05T05:06:00Z">
        <w:r>
          <w:delText>This improves readability of body text in long documents.</w:delText>
        </w:r>
      </w:del>
    </w:p>
    <w:sectPr w:rsidR="00DF49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49AC"/>
    <w:rsid w:val="000B680F"/>
    <w:rsid w:val="00296C56"/>
    <w:rsid w:val="009D6A18"/>
    <w:rsid w:val="00B37A4C"/>
    <w:rsid w:val="00DD75D6"/>
    <w:rsid w:val="00DF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2A4F6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2026-05-14T16:59:00Z</dcterms:created>
  <dcterms:modified xsi:type="dcterms:W3CDTF">2026-07-05T05:06:00Z</dcterms:modified>
</cp:coreProperties>
</file>