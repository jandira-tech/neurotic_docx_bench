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C32D" w14:textId="77777777" w:rsidR="0050181B" w:rsidRDefault="00341A64">
      <w:r>
        <w:rPr>
          <w:rFonts w:ascii="Verdana, Geneva, sans-serif" w:hAnsi="Verdana, Geneva, sans-serif"/>
          <w:i/>
          <w:rPrChange w:id="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4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Italic Centered</w:t>
        </w:r>
      </w:ins>
      <w:del w:id="5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Font</w:delText>
        </w:r>
      </w:del>
      <w:r>
        <w:rPr>
          <w:rFonts w:ascii="Verdana, Geneva, sans-serif" w:hAnsi="Verdana, Geneva, sans-serif"/>
          <w:i/>
          <w:rPrChange w:id="6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740910D" w14:textId="77777777" w:rsidR="0050181B" w:rsidRDefault="00341A64">
      <w:r>
        <w:rPr>
          <w:rFonts w:ascii="Verdana, Geneva, sans-serif" w:hAnsi="Verdana, Geneva, sans-serif"/>
          <w:i/>
          <w:rPrChange w:id="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ins w:id="8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shows</w:t>
        </w:r>
      </w:ins>
      <w:del w:id="9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uses the</w:delText>
        </w:r>
      </w:del>
      <w:r>
        <w:rPr>
          <w:rFonts w:ascii="Verdana, Geneva, sans-serif" w:hAnsi="Verdana, Geneva, sans-serif"/>
          <w:i/>
          <w:rPrChange w:id="1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Verdana font </w:t>
      </w:r>
      <w:ins w:id="11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with italic and center alignment</w:t>
        </w:r>
      </w:ins>
      <w:del w:id="12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family</w:delText>
        </w:r>
      </w:del>
      <w:r>
        <w:rPr>
          <w:rFonts w:ascii="Verdana, Geneva, sans-serif" w:hAnsi="Verdana, Geneva, sans-serif"/>
          <w:i/>
          <w:rPrChange w:id="1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03099BA8" w14:textId="77777777" w:rsidR="0050181B" w:rsidRDefault="00341A64">
      <w:r>
        <w:rPr>
          <w:rFonts w:ascii="Verdana, Geneva, sans-serif" w:hAnsi="Verdana, Geneva, sans-serif"/>
          <w:i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15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italic centered creates</w:t>
        </w:r>
      </w:ins>
      <w:del w:id="16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is</w:delText>
        </w:r>
      </w:del>
      <w:r>
        <w:rPr>
          <w:rFonts w:ascii="Verdana, Geneva, sans-serif" w:hAnsi="Verdana, Geneva, sans-serif"/>
          <w:i/>
          <w:rPrChange w:id="1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a </w:t>
      </w:r>
      <w:ins w:id="18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i/>
            <w:iCs/>
          </w:rPr>
          <w:t>clean and modern look</w:t>
        </w:r>
      </w:ins>
      <w:del w:id="19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delText>highly readable sans-serif font</w:delText>
        </w:r>
      </w:del>
      <w:r>
        <w:rPr>
          <w:rFonts w:ascii="Verdana, Geneva, sans-serif" w:hAnsi="Verdana, Geneva, sans-serif"/>
          <w:i/>
          <w:rPrChange w:id="2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341A64"/>
    <w:rsid w:val="0050181B"/>
    <w:rsid w:val="008F45A0"/>
    <w:rsid w:val="009E3783"/>
    <w:rsid w:val="00B37A4C"/>
    <w:rsid w:val="00DF0545"/>
    <w:rsid w:val="00E60915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2026-07-05T05:11:00Z</dcterms:modified>
</cp:coreProperties>
</file>