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8950F1" w14:textId="77777777" w:rsidR="00CC74FB" w:rsidRDefault="001B0061">
      <w:r>
        <w:rPr>
          <w:rFonts w:ascii="&quot;Calibri&quot;, Arial, sans-serif" w:hAnsi="&quot;Calibri&quot;, Arial, sans-serif"/>
          <w:rPrChange w:id="0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Calibri </w:t>
      </w:r>
      <w:ins w:id="1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t>Font</w:t>
        </w:r>
      </w:ins>
      <w:del w:id="2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Bold Italic</w:delText>
        </w:r>
      </w:del>
      <w:r>
        <w:rPr>
          <w:rFonts w:ascii="&quot;Calibri&quot;, Arial, sans-serif" w:hAnsi="&quot;Calibri&quot;, Arial, sans-serif"/>
          <w:rPrChange w:id="3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 Demo</w:t>
      </w:r>
    </w:p>
    <w:p w14:paraId="19F32EA8" w14:textId="77777777" w:rsidR="00CC74FB" w:rsidRDefault="001B0061">
      <w:r>
        <w:rPr>
          <w:rFonts w:ascii="&quot;Calibri&quot;, Arial, sans-serif" w:hAnsi="&quot;Calibri&quot;, Arial, sans-serif"/>
          <w:rPrChange w:id="4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This document </w:t>
      </w:r>
      <w:ins w:id="5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t>demonstrates the</w:t>
        </w:r>
      </w:ins>
      <w:del w:id="6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shows</w:delText>
        </w:r>
      </w:del>
      <w:r>
        <w:rPr>
          <w:rFonts w:ascii="&quot;Calibri&quot;, Arial, sans-serif" w:hAnsi="&quot;Calibri&quot;, Arial, sans-serif"/>
          <w:rPrChange w:id="7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 Calibri font </w:t>
      </w:r>
      <w:ins w:id="8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t>family</w:t>
        </w:r>
      </w:ins>
      <w:del w:id="9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with bold and italic styles</w:delText>
        </w:r>
      </w:del>
      <w:r>
        <w:rPr>
          <w:rFonts w:ascii="&quot;Calibri&quot;, Arial, sans-serif" w:hAnsi="&quot;Calibri&quot;, Arial, sans-serif"/>
          <w:rPrChange w:id="10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.</w:t>
      </w:r>
    </w:p>
    <w:p w14:paraId="2151953C" w14:textId="77777777" w:rsidR="00CC74FB" w:rsidRDefault="001B0061">
      <w:r>
        <w:rPr>
          <w:rFonts w:ascii="&quot;Calibri&quot;, Arial, sans-serif" w:hAnsi="&quot;Calibri&quot;, Arial, sans-serif"/>
          <w:rPrChange w:id="11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 xml:space="preserve">Calibri </w:t>
      </w:r>
      <w:ins w:id="12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</w:rPr>
          <w:t>is a modern sans-serif typeface used widely in documents</w:t>
        </w:r>
      </w:ins>
      <w:del w:id="13" w:author="Comparison" w:date="2026-07-05T01:07:00Z" w16du:dateUtc="2026-07-05T05:07:00Z">
        <w:r>
          <w:rPr>
            <w:rFonts w:ascii="&quot;Calibri&quot;, Arial, sans-serif" w:hAnsi="&quot;Calibri&quot;, Arial, sans-serif" w:cs="&quot;Calibri&quot;, Arial, sans-serif"/>
            <w:b/>
            <w:bCs/>
            <w:i/>
            <w:iCs/>
          </w:rPr>
          <w:delText>bold italic creates an elegant emphasis for key text</w:delText>
        </w:r>
      </w:del>
      <w:r>
        <w:rPr>
          <w:rFonts w:ascii="&quot;Calibri&quot;, Arial, sans-serif" w:hAnsi="&quot;Calibri&quot;, Arial, sans-serif"/>
          <w:rPrChange w:id="14" w:author="Comparison" w:date="2026-07-05T01:07:00Z" w16du:dateUtc="2026-07-05T05:07:00Z">
            <w:rPr>
              <w:rFonts w:ascii="&quot;Calibri&quot;, Arial, sans-serif" w:hAnsi="&quot;Calibri&quot;, Arial, sans-serif" w:cs="&quot;Calibri&quot;, Arial, sans-serif"/>
              <w:b/>
              <w:bCs/>
              <w:i/>
              <w:iCs/>
            </w:rPr>
          </w:rPrChange>
        </w:rPr>
        <w:t>.</w:t>
      </w:r>
    </w:p>
    <w:sectPr w:rsidR="00CC74F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4FB"/>
    <w:rsid w:val="001B0061"/>
    <w:rsid w:val="00590C81"/>
    <w:rsid w:val="007243F5"/>
    <w:rsid w:val="00B37A4C"/>
    <w:rsid w:val="00CC74FB"/>
    <w:rsid w:val="00DC2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02F8E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2026-07-05T05:07:00Z</dcterms:modified>
</cp:coreProperties>
</file>