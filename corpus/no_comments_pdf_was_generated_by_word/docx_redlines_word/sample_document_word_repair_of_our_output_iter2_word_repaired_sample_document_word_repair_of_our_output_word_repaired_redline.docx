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886F09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886F09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4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5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115D6" w14:paraId="1B12DB5D" w14:textId="77777777">
        <w:trPr>
          <w:trPrChange w:id="16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7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8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4CBC884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6721D1A6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2E497CCA" w:rsidR="00BD6514" w:rsidRDefault="00886F09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54450AB4" w:rsidR="00BD6514" w:rsidRDefault="00886F09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9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20">
          <w:tblGrid>
            <w:gridCol w:w="5"/>
            <w:gridCol w:w="9355"/>
            <w:gridCol w:w="5"/>
          </w:tblGrid>
        </w:tblGridChange>
      </w:tblGrid>
      <w:tr w:rsidR="005115D6" w14:paraId="7BE5D553" w14:textId="77777777">
        <w:trPr>
          <w:trPrChange w:id="2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2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ED30A4">
      <w:pPr>
        <w:spacing w:before="160"/>
      </w:pPr>
    </w:p>
    <w:p w14:paraId="124B2800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886F09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886F09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886F09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886F09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886F09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886F09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886F09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886F09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5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6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115D6" w14:paraId="1B6DF911" w14:textId="77777777">
        <w:trPr>
          <w:trPrChange w:id="2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7-05T01:31:00Z" w16du:dateUtc="2026-07-05T05:3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DCB1E86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7-05T01:31:00Z" w16du:dateUtc="2026-07-05T05:3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7-05T01:31:00Z" w16du:dateUtc="2026-07-05T05:3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5B5C901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1" w:author="Arthur Souza Rodrigues" w:date="2026-07-05T01:31:00Z" w16du:dateUtc="2026-07-05T05:3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rPr>
          <w:trPrChange w:id="3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3A66678" w14:textId="29548C00" w:rsidR="00BD6514" w:rsidRDefault="00886F09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rPr>
          <w:trPrChange w:id="3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95A767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F132E33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rPr>
          <w:trPrChange w:id="4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B775B84" w14:textId="32105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A5E4F1D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0EC1084" w14:textId="4BB7A7B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BD6514" w:rsidRDefault="00886F09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rPr>
          <w:trPrChange w:id="4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D6C116F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720FEF5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rPr>
          <w:trPrChange w:id="5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582CC6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rPr>
          <w:trPrChange w:id="5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6422EE" w14:textId="7DC086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B507E9" w14:textId="39B43C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14C0281" w14:textId="2C0BBC80" w:rsidR="00BD6514" w:rsidRDefault="00886F09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rPr>
          <w:trPrChange w:id="6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679B6C5" w14:textId="67735D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BD6514" w:rsidRDefault="00886F09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886F09">
      <w:r>
        <w:br w:type="page"/>
      </w:r>
    </w:p>
    <w:p w14:paraId="763C62D1" w14:textId="7D8B6000" w:rsidR="00BD6514" w:rsidRDefault="00886F09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7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68">
          <w:tblGrid>
            <w:gridCol w:w="5"/>
            <w:gridCol w:w="9355"/>
            <w:gridCol w:w="5"/>
          </w:tblGrid>
        </w:tblGridChange>
      </w:tblGrid>
      <w:tr w:rsidR="005115D6" w14:paraId="2990B494" w14:textId="77777777">
        <w:trPr>
          <w:trPrChange w:id="69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0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C7FEA63" w14:textId="18C99C85" w:rsidR="00537FA1" w:rsidRDefault="00886F09">
      <w:pPr>
        <w:pBdr>
          <w:bottom w:val="single" w:sz="3" w:space="4" w:color="E2E8F0"/>
        </w:pBdr>
        <w:spacing w:before="300" w:after="80"/>
        <w:pPrChange w:id="71" w:author="Arthur Souza Rodrigues" w:date="2026-07-05T01:31:00Z" w16du:dateUtc="2026-07-05T05:31:00Z">
          <w:pPr>
            <w:spacing w:before="160"/>
          </w:pPr>
        </w:pPrChange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886F09">
      <w:pPr>
        <w:spacing w:before="60" w:after="60"/>
        <w:rPr>
          <w:ins w:id="72" w:author="Arthur Souza Rodrigues" w:date="2026-07-05T01:31:00Z" w16du:dateUtc="2026-07-05T05:31:00Z"/>
        </w:rPr>
      </w:pPr>
      <w:ins w:id="73" w:author="Arthur Souza Rodrigues" w:date="2026-07-05T01:31:00Z" w16du:dateUtc="2026-07-05T05:31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2B851729" w14:textId="24089F00" w:rsidR="0031481F" w:rsidRDefault="0031481F">
      <w:pPr>
        <w:spacing w:before="60"/>
        <w:rPr>
          <w:ins w:id="74" w:author="Arthur Souza Rodrigues" w:date="2026-07-05T01:31:00Z" w16du:dateUtc="2026-07-05T05:31:00Z"/>
        </w:rPr>
      </w:pPr>
    </w:p>
    <w:p w14:paraId="5D0DEE00" w14:textId="77777777" w:rsidR="0031481F" w:rsidRDefault="00886F09">
      <w:pPr>
        <w:spacing w:before="180" w:after="40"/>
        <w:rPr>
          <w:ins w:id="75" w:author="Arthur Souza Rodrigues" w:date="2026-07-05T01:31:00Z" w16du:dateUtc="2026-07-05T05:31:00Z"/>
        </w:rPr>
      </w:pPr>
      <w:ins w:id="76" w:author="Arthur Souza Rodrigues" w:date="2026-07-05T01:31:00Z" w16du:dateUtc="2026-07-05T05:31:00Z">
        <w:r>
          <w:rPr>
            <w:b/>
            <w:bCs/>
            <w:color w:val="0F172A"/>
          </w:rPr>
          <w:t xml:space="preserve">Ground rules         </w:t>
        </w:r>
      </w:ins>
    </w:p>
    <w:p w14:paraId="273DBD3A" w14:textId="68145E00" w:rsidR="0031481F" w:rsidRDefault="00886F09">
      <w:pPr>
        <w:pStyle w:val="ListParagraph"/>
        <w:numPr>
          <w:ilvl w:val="0"/>
          <w:numId w:val="3"/>
        </w:numPr>
        <w:spacing w:before="40" w:after="40"/>
        <w:rPr>
          <w:ins w:id="77" w:author="Arthur Souza Rodrigues" w:date="2026-07-05T01:31:00Z" w16du:dateUtc="2026-07-05T05:31:00Z"/>
        </w:rPr>
      </w:pPr>
      <w:ins w:id="78" w:author="Arthur Souza Rodrigues" w:date="2026-07-05T01:31:00Z" w16du:dateUtc="2026-07-05T05:31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31481F" w:rsidRDefault="00886F09">
      <w:pPr>
        <w:pStyle w:val="ListParagraph"/>
        <w:numPr>
          <w:ilvl w:val="0"/>
          <w:numId w:val="3"/>
        </w:numPr>
        <w:spacing w:before="40" w:after="40"/>
        <w:rPr>
          <w:ins w:id="79" w:author="Arthur Souza Rodrigues" w:date="2026-07-05T01:31:00Z" w16du:dateUtc="2026-07-05T05:31:00Z"/>
        </w:rPr>
      </w:pPr>
      <w:ins w:id="80" w:author="Arthur Souza Rodrigues" w:date="2026-07-05T01:31:00Z" w16du:dateUtc="2026-07-05T05:31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55E5C8B3" w14:textId="144420A9" w:rsidR="0031481F" w:rsidRDefault="00886F09">
      <w:pPr>
        <w:pStyle w:val="ListParagraph"/>
        <w:numPr>
          <w:ilvl w:val="0"/>
          <w:numId w:val="3"/>
        </w:numPr>
        <w:spacing w:before="40" w:after="40"/>
        <w:rPr>
          <w:ins w:id="81" w:author="Arthur Souza Rodrigues" w:date="2026-07-05T01:31:00Z" w16du:dateUtc="2026-07-05T05:31:00Z"/>
        </w:rPr>
      </w:pPr>
      <w:ins w:id="82" w:author="Arthur Souza Rodrigues" w:date="2026-07-05T01:31:00Z" w16du:dateUtc="2026-07-05T05:31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886F09">
      <w:pPr>
        <w:pStyle w:val="ListParagraph"/>
        <w:numPr>
          <w:ilvl w:val="0"/>
          <w:numId w:val="3"/>
        </w:numPr>
        <w:spacing w:before="40" w:after="40"/>
        <w:rPr>
          <w:ins w:id="83" w:author="Arthur Souza Rodrigues" w:date="2026-07-05T01:31:00Z" w16du:dateUtc="2026-07-05T05:31:00Z"/>
        </w:rPr>
      </w:pPr>
      <w:ins w:id="84" w:author="Arthur Souza Rodrigues" w:date="2026-07-05T01:31:00Z" w16du:dateUtc="2026-07-05T05:31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47378C71" w14:textId="10AA3000" w:rsidR="0031481F" w:rsidRDefault="0031481F">
      <w:pPr>
        <w:spacing w:before="80"/>
        <w:rPr>
          <w:ins w:id="85" w:author="Arthur Souza Rodrigues" w:date="2026-07-05T01:31:00Z" w16du:dateUtc="2026-07-05T05:31:00Z"/>
        </w:rPr>
      </w:pPr>
    </w:p>
    <w:p w14:paraId="7AB6E680" w14:textId="77777777" w:rsidR="0031481F" w:rsidRDefault="00886F09">
      <w:pPr>
        <w:spacing w:before="180" w:after="40"/>
        <w:rPr>
          <w:ins w:id="86" w:author="Arthur Souza Rodrigues" w:date="2026-07-05T01:31:00Z" w16du:dateUtc="2026-07-05T05:31:00Z"/>
        </w:rPr>
      </w:pPr>
      <w:ins w:id="87" w:author="Arthur Souza Rodrigues" w:date="2026-07-05T01:31:00Z" w16du:dateUtc="2026-07-05T05:31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ins w:id="88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886F09">
            <w:pPr>
              <w:rPr>
                <w:ins w:id="89" w:author="Arthur Souza Rodrigues" w:date="2026-07-05T01:31:00Z" w16du:dateUtc="2026-07-05T05:31:00Z"/>
              </w:rPr>
            </w:pPr>
            <w:ins w:id="9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31481F" w:rsidRDefault="00886F09">
            <w:pPr>
              <w:rPr>
                <w:ins w:id="91" w:author="Arthur Souza Rodrigues" w:date="2026-07-05T01:31:00Z" w16du:dateUtc="2026-07-05T05:31:00Z"/>
              </w:rPr>
            </w:pPr>
            <w:ins w:id="9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397FC1FD" w14:textId="77777777" w:rsidR="00ED30A4" w:rsidRDefault="00ED30A4" w:rsidP="00ED30A4">
      <w:pPr>
        <w:spacing w:after="20"/>
        <w:rPr>
          <w:ins w:id="93" w:author="Arthur Souza Rodrigues" w:date="2026-07-05T01:31:00Z" w16du:dateUtc="2026-07-05T05:31:00Z"/>
        </w:rPr>
      </w:pPr>
      <w:ins w:id="96" w:author="Arthur Souza Rodrigues" w:date="2026-07-05T01:31:00Z" w16du:dateUtc="2026-07-05T05:31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541DDC0" w14:textId="77777777" w:rsidR="00ED30A4" w:rsidRDefault="00ED30A4" w:rsidP="00ED30A4">
      <w:pPr>
        <w:spacing w:after="60"/>
        <w:rPr>
          <w:ins w:id="97" w:author="Arthur Souza Rodrigues" w:date="2026-07-05T01:31:00Z" w16du:dateUtc="2026-07-05T05:31:00Z"/>
        </w:rPr>
      </w:pPr>
      <w:ins w:id="98" w:author="Arthur Souza Rodrigues" w:date="2026-07-05T01:31:00Z" w16du:dateUtc="2026-07-05T05:31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7AE4FC97" w14:textId="77777777" w:rsidR="00ED30A4" w:rsidRDefault="00ED30A4" w:rsidP="00ED30A4">
      <w:pPr>
        <w:spacing w:after="60"/>
        <w:rPr>
          <w:ins w:id="99" w:author="Arthur Souza Rodrigues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ins w:id="100" w:author="Arthur Souza Rodrigues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ins w:id="101" w:author="Arthur Souza Rodrigues" w:date="2026-07-05T01:31:00Z" w16du:dateUtc="2026-07-05T05:31:00Z"/>
              </w:rPr>
            </w:pPr>
            <w:ins w:id="102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ins w:id="103" w:author="Arthur Souza Rodrigues" w:date="2026-07-05T01:31:00Z" w16du:dateUtc="2026-07-05T05:31:00Z"/>
              </w:rPr>
            </w:pPr>
            <w:ins w:id="104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105" w:author="Arthur Souza Rodrigues" w:date="2026-07-05T01:31:00Z" w16du:dateUtc="2026-07-05T05:31:00Z"/>
        </w:rPr>
      </w:pPr>
      <w:ins w:id="106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31AC4505" w14:textId="14A5AF0A" w:rsidR="00ED30A4" w:rsidRDefault="00ED30A4" w:rsidP="00ED30A4">
      <w:pPr>
        <w:spacing w:before="60" w:after="60"/>
        <w:rPr>
          <w:ins w:id="107" w:author="Arthur Souza Rodrigues" w:date="2026-07-05T01:31:00Z" w16du:dateUtc="2026-07-05T05:31:00Z"/>
        </w:rPr>
      </w:pPr>
      <w:ins w:id="108" w:author="Arthur Souza Rodrigues" w:date="2026-07-05T01:31:00Z" w16du:dateUtc="2026-07-05T05:31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38E0AF9A" w14:textId="77777777" w:rsidR="00ED30A4" w:rsidRDefault="00ED30A4" w:rsidP="00ED30A4">
      <w:pPr>
        <w:spacing w:before="60"/>
        <w:rPr>
          <w:ins w:id="109" w:author="Arthur Souza Rodrigues" w:date="2026-07-05T01:31:00Z" w16du:dateUtc="2026-07-05T05:31:00Z"/>
        </w:rPr>
      </w:pPr>
    </w:p>
    <w:p w14:paraId="1EBD782C" w14:textId="3338DC97" w:rsidR="00ED30A4" w:rsidRDefault="00ED30A4" w:rsidP="00ED30A4">
      <w:pPr>
        <w:spacing w:before="60" w:after="60"/>
        <w:rPr>
          <w:ins w:id="110" w:author="Arthur Souza Rodrigues" w:date="2026-07-05T01:31:00Z" w16du:dateUtc="2026-07-05T05:31:00Z"/>
        </w:rPr>
      </w:pPr>
      <w:ins w:id="111" w:author="Arthur Souza Rodrigues" w:date="2026-07-05T01:31:00Z" w16du:dateUtc="2026-07-05T05:31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5B7DF90" w14:textId="77777777" w:rsidR="00ED30A4" w:rsidRDefault="00ED30A4" w:rsidP="00ED30A4">
      <w:pPr>
        <w:spacing w:before="80"/>
        <w:rPr>
          <w:ins w:id="112" w:author="Arthur Souza Rodrigues" w:date="2026-07-05T01:31:00Z" w16du:dateUtc="2026-07-05T05:3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113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ins w:id="114" w:author="Arthur Souza Rodrigues" w:date="2026-07-05T01:31:00Z" w16du:dateUtc="2026-07-05T05:31:00Z"/>
              </w:rPr>
            </w:pPr>
            <w:ins w:id="115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12E0C036" w14:textId="77777777" w:rsidR="00ED30A4" w:rsidRDefault="00ED30A4" w:rsidP="00F14043">
            <w:pPr>
              <w:rPr>
                <w:ins w:id="116" w:author="Arthur Souza Rodrigues" w:date="2026-07-05T01:31:00Z" w16du:dateUtc="2026-07-05T05:31:00Z"/>
              </w:rPr>
            </w:pPr>
            <w:ins w:id="117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33A925C" w14:textId="77777777" w:rsidR="00ED30A4" w:rsidRDefault="00ED30A4" w:rsidP="00F14043">
            <w:pPr>
              <w:rPr>
                <w:ins w:id="118" w:author="Arthur Souza Rodrigues" w:date="2026-07-05T01:31:00Z" w16du:dateUtc="2026-07-05T05:31:00Z"/>
              </w:rPr>
            </w:pPr>
          </w:p>
          <w:p w14:paraId="090DBCDA" w14:textId="77777777" w:rsidR="00ED30A4" w:rsidRDefault="00ED30A4" w:rsidP="00F14043">
            <w:pPr>
              <w:rPr>
                <w:ins w:id="119" w:author="Arthur Souza Rodrigues" w:date="2026-07-05T01:31:00Z" w16du:dateUtc="2026-07-05T05:31:00Z"/>
              </w:rPr>
            </w:pPr>
            <w:ins w:id="12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6F129A1C" w14:textId="77777777" w:rsidR="00ED30A4" w:rsidRDefault="00ED30A4" w:rsidP="00F14043">
            <w:pPr>
              <w:rPr>
                <w:ins w:id="121" w:author="Arthur Souza Rodrigues" w:date="2026-07-05T01:31:00Z" w16du:dateUtc="2026-07-05T05:31:00Z"/>
              </w:rPr>
            </w:pPr>
            <w:ins w:id="12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7AF16BD" w14:textId="77777777" w:rsidR="00ED30A4" w:rsidRDefault="00ED30A4" w:rsidP="00F14043">
            <w:pPr>
              <w:rPr>
                <w:ins w:id="123" w:author="Arthur Souza Rodrigues" w:date="2026-07-05T01:31:00Z" w16du:dateUtc="2026-07-05T05:31:00Z"/>
              </w:rPr>
            </w:pPr>
            <w:ins w:id="12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53082029" w14:textId="77777777" w:rsidR="00ED30A4" w:rsidRDefault="00ED30A4" w:rsidP="00F14043">
            <w:pPr>
              <w:rPr>
                <w:ins w:id="125" w:author="Arthur Souza Rodrigues" w:date="2026-07-05T01:31:00Z" w16du:dateUtc="2026-07-05T05:31:00Z"/>
              </w:rPr>
            </w:pPr>
            <w:ins w:id="126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79C69404" w14:textId="77777777" w:rsidR="00ED30A4" w:rsidRDefault="00ED30A4" w:rsidP="00F14043">
            <w:pPr>
              <w:rPr>
                <w:ins w:id="127" w:author="Arthur Souza Rodrigues" w:date="2026-07-05T01:31:00Z" w16du:dateUtc="2026-07-05T05:31:00Z"/>
              </w:rPr>
            </w:pPr>
            <w:ins w:id="128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2295676" w14:textId="77777777" w:rsidR="00ED30A4" w:rsidRDefault="00ED30A4" w:rsidP="00F14043">
            <w:pPr>
              <w:rPr>
                <w:ins w:id="129" w:author="Arthur Souza Rodrigues" w:date="2026-07-05T01:31:00Z" w16du:dateUtc="2026-07-05T05:31:00Z"/>
              </w:rPr>
            </w:pPr>
            <w:ins w:id="13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16E6D432" w14:textId="77777777" w:rsidR="00ED30A4" w:rsidRDefault="00ED30A4" w:rsidP="00F14043">
            <w:pPr>
              <w:rPr>
                <w:ins w:id="131" w:author="Arthur Souza Rodrigues" w:date="2026-07-05T01:31:00Z" w16du:dateUtc="2026-07-05T05:31:00Z"/>
              </w:rPr>
            </w:pPr>
            <w:ins w:id="13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30674826" w14:textId="77777777" w:rsidR="00ED30A4" w:rsidRDefault="00ED30A4" w:rsidP="00F14043">
            <w:pPr>
              <w:rPr>
                <w:ins w:id="133" w:author="Arthur Souza Rodrigues" w:date="2026-07-05T01:31:00Z" w16du:dateUtc="2026-07-05T05:31:00Z"/>
              </w:rPr>
            </w:pPr>
            <w:ins w:id="13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8C3E9A3" w14:textId="77777777" w:rsidR="00ED30A4" w:rsidRDefault="00ED30A4" w:rsidP="00ED30A4">
      <w:pPr>
        <w:spacing w:before="160"/>
        <w:rPr>
          <w:ins w:id="135" w:author="Arthur Souza Rodrigues" w:date="2026-07-05T01:31:00Z" w16du:dateUtc="2026-07-05T05:31:00Z"/>
        </w:rPr>
      </w:pPr>
      <w:ins w:id="136" w:author="Arthur Souza Rodrigues" w:date="2026-07-05T01:31:00Z" w16du:dateUtc="2026-07-05T05:31:00Z">
        <w:r>
          <w:rPr>
            <w:sz w:val="22"/>
            <w:szCs w:val="22"/>
          </w:rPr>
          <w:lastRenderedPageBreak/>
        </w:r>
      </w:ins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1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09864AE0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39" w:author="Arthur Souza Rodrigues" w:date="2026-07-05T01:31:00Z" w16du:dateUtc="2026-07-05T05:31:00Z">
          <w:tblPr>
            <w:tblW w:w="9360" w:type="dxa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40">
          <w:tblGrid>
            <w:gridCol w:w="4680"/>
            <w:gridCol w:w="4680"/>
          </w:tblGrid>
        </w:tblGridChange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141" w:author="Arthur Souza Rodrigues" w:date="2026-07-05T01:31:00Z" w16du:dateUtc="2026-07-05T05:31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4A295E97" w14:textId="45F169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</w: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142" w:author="Arthur Souza Rodrigues" w:date="2026-07-05T01:31:00Z" w16du:dateUtc="2026-07-05T05:31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79630FC" w14:textId="1E5E26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</w: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2"/>
      <w:footerReference w:type="default" r:id="rId13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758E8A85" w15:done="0"/>
  <w15:commentEx w15:paraId="64F77A48" w15:done="0"/>
  <w15:commentEx w15:paraId="051AFFD1" w15:paraIdParent="64F77A48" w15:done="0"/>
  <w15:commentEx w15:paraId="77D4985D" w15:done="0"/>
  <w15:commentEx w15:paraId="06841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2ABC19CA"/>
  <w16cid:commentId w16cid:paraId="758E8A85" w16cid:durableId="758E8A85"/>
  <w16cid:commentId w16cid:paraId="64F77A48" w16cid:durableId="1A9540E8"/>
  <w16cid:commentId w16cid:paraId="051AFFD1" w16cid:durableId="2884D50F"/>
  <w16cid:commentId w16cid:paraId="77D4985D" w16cid:durableId="306040C7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EA6CB6" w14:textId="77777777" w:rsidR="00886F09" w:rsidRDefault="00886F09">
      <w:r>
        <w:separator/>
      </w:r>
    </w:p>
  </w:endnote>
  <w:endnote w:type="continuationSeparator" w:id="0">
    <w:p w14:paraId="2D9449EA" w14:textId="77777777" w:rsidR="00886F09" w:rsidRDefault="00886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886F09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6BD9AC" w14:textId="77777777" w:rsidR="00886F09" w:rsidRDefault="00886F09">
      <w:r>
        <w:separator/>
      </w:r>
    </w:p>
  </w:footnote>
  <w:footnote w:type="continuationSeparator" w:id="0">
    <w:p w14:paraId="73B3DFAD" w14:textId="77777777" w:rsidR="00886F09" w:rsidRDefault="00886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886F09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  <w:num w:numId="4" w16cid:durableId="781920468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1076AE"/>
    <w:rsid w:val="0031481F"/>
    <w:rsid w:val="00336008"/>
    <w:rsid w:val="004320DA"/>
    <w:rsid w:val="005115D6"/>
    <w:rsid w:val="00536214"/>
    <w:rsid w:val="00537FA1"/>
    <w:rsid w:val="007B7001"/>
    <w:rsid w:val="00886F09"/>
    <w:rsid w:val="00A337E2"/>
    <w:rsid w:val="00A37AC8"/>
    <w:rsid w:val="00AC4726"/>
    <w:rsid w:val="00BD6514"/>
    <w:rsid w:val="00BF0F5F"/>
    <w:rsid w:val="00DC2887"/>
    <w:rsid w:val="00DD7B63"/>
    <w:rsid w:val="00E84C52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  <w:pPrChange w:id="0" w:author="Arthur Souza Rodrigues" w:date="2026-07-05T01:3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  <w:pPrChange w:id="1" w:author="Arthur Souza Rodrigues" w:date="2026-07-05T01:3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uiPriority w:val="9"/>
    <w:semiHidden/>
    <w:unhideWhenUsed/>
    <w:qFormat/>
    <w:pPr>
      <w:outlineLvl w:val="2"/>
      <w:pPrChange w:id="2" w:author="Arthur Souza Rodrigues" w:date="2026-07-05T01:3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uiPriority w:val="9"/>
    <w:semiHidden/>
    <w:unhideWhenUsed/>
    <w:qFormat/>
    <w:pPr>
      <w:outlineLvl w:val="3"/>
      <w:pPrChange w:id="3" w:author="Arthur Souza Rodrigues" w:date="2026-07-05T01:31:00Z">
        <w:pPr>
          <w:outlineLvl w:val="3"/>
        </w:pPr>
      </w:pPrChange>
    </w:pPr>
    <w:rPr>
      <w:i/>
      <w:iCs/>
      <w:color w:val="2E74B5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  <w:pPrChange w:id="4" w:author="Arthur Souza Rodrigues" w:date="2026-07-05T01:31:00Z">
        <w:pPr>
          <w:outlineLvl w:val="4"/>
        </w:pPr>
      </w:pPrChange>
    </w:pPr>
    <w:rPr>
      <w:color w:val="2E74B5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uiPriority w:val="9"/>
    <w:semiHidden/>
    <w:unhideWhenUsed/>
    <w:qFormat/>
    <w:pPr>
      <w:outlineLvl w:val="5"/>
      <w:pPrChange w:id="5" w:author="Arthur Souza Rodrigues" w:date="2026-07-05T01:31:00Z">
        <w:pPr>
          <w:outlineLvl w:val="5"/>
        </w:pPr>
      </w:pPrChange>
    </w:pPr>
    <w:rPr>
      <w:color w:val="1F4D78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PrChange w:id="6" w:author="Arthur Souza Rodrigues" w:date="2026-07-05T01:31:00Z"/>
    </w:pPr>
    <w:rPr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qFormat/>
    <w:pPr>
      <w:pPrChange w:id="7" w:author="Arthur Souza Rodrigues" w:date="2026-07-05T01:31:00Z"/>
    </w:pPr>
    <w:rPr>
      <w:b/>
      <w:bCs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pPrChange w:id="8" w:author="Arthur Souza Rodrigues" w:date="2026-07-05T01:31:00Z"/>
    </w:pPr>
    <w:rPr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  <w:rPrChange w:id="9" w:author="Arthur Souza Rodrigues" w:date="2026-07-05T01:31:00Z">
        <w:rPr>
          <w:color w:val="0563C1"/>
          <w:u w:val="single"/>
        </w:rPr>
      </w:rPrChange>
    </w:rPr>
  </w:style>
  <w:style w:type="character" w:styleId="FootnoteReference">
    <w:name w:val="footnote reference"/>
    <w:uiPriority w:val="99"/>
    <w:semiHidden/>
    <w:unhideWhenUsed/>
    <w:rPr>
      <w:vertAlign w:val="superscript"/>
      <w:rPrChange w:id="10" w:author="Arthur Souza Rodrigues" w:date="2026-07-05T01:31:00Z">
        <w:rPr>
          <w:vertAlign w:val="superscript"/>
        </w:rPr>
      </w:rPrChange>
    </w:rPr>
  </w:style>
  <w:style w:type="paragraph" w:styleId="FootnoteText">
    <w:name w:val="footnote text"/>
    <w:link w:val="FootnoteTextChar"/>
    <w:uiPriority w:val="99"/>
    <w:semiHidden/>
    <w:unhideWhenUsed/>
    <w:pPr>
      <w:pPrChange w:id="11" w:author="Arthur Souza Rodrigues" w:date="2026-07-05T01:31:00Z"/>
    </w:pPr>
    <w:rPr>
      <w:sz w:val="20"/>
      <w:szCs w:val="20"/>
      <w:rPrChange w:id="11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7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7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eigenpal/docx-editor/blob/main/docs/PLUGINS.md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2026-07-05T05:31:00Z</dcterms:modified>
</cp:coreProperties>
</file>