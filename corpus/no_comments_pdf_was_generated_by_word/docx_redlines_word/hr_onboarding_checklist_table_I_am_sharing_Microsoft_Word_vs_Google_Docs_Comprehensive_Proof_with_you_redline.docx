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50C7DED6" w14:textId="77777777" w:rsidR="00273D3B" w:rsidRDefault="004310E6">
      <w:pPr>
        <w:jc w:val="center"/>
        <w:rPr>
          <w:ins w:id="30" w:author="M365 Copilot" w:date="2026-07-05T01:08:00Z" w16du:dateUtc="2026-07-05T05:08:00Z"/>
        </w:rPr>
      </w:pPr>
      <w:ins w:id="31" w:author="M365 Copilot" w:date="2026-07-05T01:08:00Z" w16du:dateUtc="2026-07-05T05:08:00Z">
        <w:r>
          <w:rPr>
            <w:b/>
            <w:color w:val="1F4E79"/>
            <w:sz w:val="60"/>
          </w:rPr>
          <w:t>Microsoft Word vs. Google Docs</w:t>
        </w:r>
      </w:ins>
    </w:p>
    <w:p w14:paraId="1EBC9674" w14:textId="77777777" w:rsidR="00273D3B" w:rsidRDefault="004310E6">
      <w:pPr>
        <w:jc w:val="center"/>
        <w:rPr>
          <w:ins w:id="32" w:author="M365 Copilot" w:date="2026-07-05T01:08:00Z" w16du:dateUtc="2026-07-05T05:08:00Z"/>
        </w:rPr>
      </w:pPr>
      <w:ins w:id="33" w:author="M365 Copilot" w:date="2026-07-05T01:08:00Z" w16du:dateUtc="2026-07-05T05:08:00Z">
        <w:r>
          <w:rPr>
            <w:i/>
            <w:sz w:val="32"/>
          </w:rPr>
          <w:t>A comprehensive, evidence-backed demonstration document</w:t>
        </w:r>
      </w:ins>
    </w:p>
    <w:p w14:paraId="52B0DB8F" w14:textId="77777777" w:rsidR="00474F4E" w:rsidRDefault="004310E6">
      <w:pPr>
        <w:rPr>
          <w:del w:id="34" w:author="M365 Copilot" w:date="2026-07-05T01:08:00Z" w16du:dateUtc="2026-07-05T05:08:00Z"/>
        </w:rPr>
      </w:pPr>
      <w:del w:id="35" w:author="M365 Copilot" w:date="2026-07-05T01:08:00Z" w16du:dateUtc="2026-07-05T05:08:00Z">
        <w:r>
          <w:delText>HR Onboarding Checklist</w:delText>
        </w:r>
      </w:del>
    </w:p>
    <w:p w14:paraId="65E3E253" w14:textId="77777777" w:rsidR="00474F4E" w:rsidRDefault="00474F4E">
      <w:pPr>
        <w:rPr>
          <w:del w:id="36" w:author="M365 Copilot" w:date="2026-07-05T01:08:00Z" w16du:dateUtc="2026-07-05T05:08:00Z"/>
        </w:rPr>
      </w:pPr>
    </w:p>
    <w:p w14:paraId="726E8123" w14:textId="77777777" w:rsidR="00474F4E" w:rsidRDefault="00474F4E">
      <w:pPr>
        <w:rPr>
          <w:del w:id="37" w:author="M365 Copilot" w:date="2026-07-05T01:08:00Z" w16du:dateUtc="2026-07-05T05:08:00Z"/>
        </w:rPr>
      </w:pPr>
    </w:p>
    <w:tbl>
      <w:tblPr>
        <w:tblW w:w="0" w:type="auto"/>
        <w:jc w:val="center"/>
        <w:tblLook w:val="04A0" w:firstRow="1" w:lastRow="0" w:firstColumn="1" w:lastColumn="0" w:noHBand="0" w:noVBand="1"/>
        <w:tblPrChange w:id="38" w:author="M365 Copilot" w:date="2026-07-05T01:08:00Z" w16du:dateUtc="2026-07-05T05:08:00Z">
          <w:tblPr>
            <w:tblW w:w="9360" w:type="dxa"/>
            <w:tblInd w:w="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3801"/>
        <w:gridCol w:w="3222"/>
        <w:gridCol w:w="3273"/>
        <w:tblGridChange w:id="39">
          <w:tblGrid>
            <w:gridCol w:w="108"/>
            <w:gridCol w:w="3120"/>
            <w:gridCol w:w="573"/>
            <w:gridCol w:w="2547"/>
            <w:gridCol w:w="675"/>
            <w:gridCol w:w="2445"/>
            <w:gridCol w:w="828"/>
          </w:tblGrid>
        </w:tblGridChange>
      </w:tblGrid>
      <w:tr w:rsidR="00474F4E" w14:paraId="461CCF7F" w14:textId="77777777">
        <w:tblPrEx>
          <w:tblPrExChange w:id="40" w:author="M365 Copilot" w:date="2026-07-05T01:08:00Z" w16du:dateUtc="2026-07-05T05:08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jc w:val="center"/>
          <w:trPrChange w:id="41" w:author="M365 Copilot" w:date="2026-07-05T01:08:00Z" w16du:dateUtc="2026-07-05T05:08:00Z">
            <w:trPr>
              <w:gridBefore w:val="1"/>
              <w:gridAfter w:val="0"/>
              <w:trHeight w:val="360"/>
            </w:trPr>
          </w:trPrChange>
        </w:trPr>
        <w:tc>
          <w:tcPr>
            <w:tcW w:w="10080" w:type="dxa"/>
            <w:shd w:val="clear" w:color="auto" w:fill="D9EAF7"/>
            <w:vAlign w:val="center"/>
            <w:tcPrChange w:id="42" w:author="M365 Copilot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45D06A4" w14:textId="77777777" w:rsidR="00474F4E" w:rsidRDefault="004310E6">
            <w:ins w:id="43" w:author="M365 Copilot" w:date="2026-07-05T01:08:00Z" w16du:dateUtc="2026-07-05T05:08:00Z">
              <w:r>
                <w:rPr>
                  <w:b/>
                  <w:sz w:val="22"/>
                </w:rPr>
                <w:t>Positioning thesis</w:t>
              </w:r>
              <w:r>
                <w:rPr>
                  <w:b/>
                  <w:sz w:val="22"/>
                </w:rPr>
                <w:br/>
              </w:r>
              <w:r>
  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  </w:r>
            </w:ins>
            <w:del w:id="44" w:author="M365 Copilot" w:date="2026-07-05T01:08:00Z" w16du:dateUtc="2026-07-05T05:08:00Z">
              <w:r>
                <w:delText>Step</w:delText>
              </w:r>
            </w:del>
          </w:p>
        </w:tc>
        <w:tc>
          <w:tcPr>
            <w:tcW w:w="10080" w:type="dxa"/>
            <w:shd w:val="clear" w:color="auto" w:fill="D9EAF7"/>
            <w:vAlign w:val="center"/>
            <w:tcPrChange w:id="45" w:author="M365 Copilot" w:date="2026-07-05T01:08:00Z" w16du:dateUtc="2026-07-05T05:08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FD47CD9" w14:textId="77777777" w:rsidR="00474F4E" w:rsidRDefault="004310E6">
            <w:del w:id="46" w:author="M365 Copilot" w:date="2026-07-05T01:08:00Z" w16du:dateUtc="2026-07-05T05:08:00Z">
              <w:r>
                <w:delText>Task</w:delText>
              </w:r>
            </w:del>
          </w:p>
        </w:tc>
        <w:tc>
          <w:tcPr>
            <w:tcW w:w="10080" w:type="dxa"/>
            <w:shd w:val="clear" w:color="auto" w:fill="D9EAF7"/>
            <w:vAlign w:val="center"/>
            <w:tcPrChange w:id="47" w:author="M365 Copilot" w:date="2026-07-05T01:08:00Z" w16du:dateUtc="2026-07-05T05:08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5C65E4F" w14:textId="77777777" w:rsidR="00474F4E" w:rsidRDefault="004310E6">
            <w:del w:id="48" w:author="M365 Copilot" w:date="2026-07-05T01:08:00Z" w16du:dateUtc="2026-07-05T05:08:00Z">
              <w:r>
                <w:delText>Done</w:delText>
              </w:r>
            </w:del>
          </w:p>
        </w:tc>
      </w:tr>
      <w:tr w:rsidR="00474F4E" w14:paraId="0F61E6AE" w14:textId="77777777">
        <w:tblPrEx>
          <w:jc w:val="lef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" w:type="dxa"/>
            <w:right w:w="10" w:type="dxa"/>
          </w:tblCellMar>
        </w:tblPrEx>
        <w:trPr>
          <w:trHeight w:val="360"/>
          <w:del w:id="49" w:author="M365 Copilot" w:date="2026-07-05T01:08:00Z" w16du:dateUtc="2026-07-05T05:0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09F6" w14:textId="77777777" w:rsidR="00474F4E" w:rsidRDefault="004310E6">
            <w:pPr>
              <w:rPr>
                <w:del w:id="50" w:author="M365 Copilot" w:date="2026-07-05T01:08:00Z" w16du:dateUtc="2026-07-05T05:08:00Z"/>
              </w:rPr>
            </w:pPr>
            <w:del w:id="51" w:author="M365 Copilot" w:date="2026-07-05T01:08:00Z" w16du:dateUtc="2026-07-05T05:08:00Z">
              <w:r>
                <w:delText>1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7FF80" w14:textId="77777777" w:rsidR="00474F4E" w:rsidRDefault="004310E6">
            <w:pPr>
              <w:rPr>
                <w:del w:id="52" w:author="M365 Copilot" w:date="2026-07-05T01:08:00Z" w16du:dateUtc="2026-07-05T05:08:00Z"/>
              </w:rPr>
            </w:pPr>
            <w:del w:id="53" w:author="M365 Copilot" w:date="2026-07-05T01:08:00Z" w16du:dateUtc="2026-07-05T05:08:00Z">
              <w:r>
                <w:delText>Sign NDA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1C93C" w14:textId="77777777" w:rsidR="00474F4E" w:rsidRDefault="004310E6">
            <w:pPr>
              <w:rPr>
                <w:del w:id="54" w:author="M365 Copilot" w:date="2026-07-05T01:08:00Z" w16du:dateUtc="2026-07-05T05:08:00Z"/>
              </w:rPr>
            </w:pPr>
            <w:del w:id="55" w:author="M365 Copilot" w:date="2026-07-05T01:08:00Z" w16du:dateUtc="2026-07-05T05:08:00Z">
              <w:r>
                <w:delText>Yes</w:delText>
              </w:r>
            </w:del>
          </w:p>
        </w:tc>
      </w:tr>
      <w:tr w:rsidR="00474F4E" w14:paraId="350FC038" w14:textId="77777777">
        <w:tblPrEx>
          <w:jc w:val="lef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" w:type="dxa"/>
            <w:right w:w="10" w:type="dxa"/>
          </w:tblCellMar>
        </w:tblPrEx>
        <w:trPr>
          <w:trHeight w:val="360"/>
          <w:del w:id="56" w:author="M365 Copilot" w:date="2026-07-05T01:08:00Z" w16du:dateUtc="2026-07-05T05:0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598F" w14:textId="77777777" w:rsidR="00474F4E" w:rsidRDefault="004310E6">
            <w:pPr>
              <w:rPr>
                <w:del w:id="57" w:author="M365 Copilot" w:date="2026-07-05T01:08:00Z" w16du:dateUtc="2026-07-05T05:08:00Z"/>
              </w:rPr>
            </w:pPr>
            <w:del w:id="58" w:author="M365 Copilot" w:date="2026-07-05T01:08:00Z" w16du:dateUtc="2026-07-05T05:08:00Z">
              <w:r>
                <w:delText>2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78D34" w14:textId="77777777" w:rsidR="00474F4E" w:rsidRDefault="004310E6">
            <w:pPr>
              <w:rPr>
                <w:del w:id="59" w:author="M365 Copilot" w:date="2026-07-05T01:08:00Z" w16du:dateUtc="2026-07-05T05:08:00Z"/>
              </w:rPr>
            </w:pPr>
            <w:del w:id="60" w:author="M365 Copilot" w:date="2026-07-05T01:08:00Z" w16du:dateUtc="2026-07-05T05:08:00Z">
              <w:r>
                <w:delText>Setup laptop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0DDF4" w14:textId="77777777" w:rsidR="00474F4E" w:rsidRDefault="004310E6">
            <w:pPr>
              <w:rPr>
                <w:del w:id="61" w:author="M365 Copilot" w:date="2026-07-05T01:08:00Z" w16du:dateUtc="2026-07-05T05:08:00Z"/>
              </w:rPr>
            </w:pPr>
            <w:del w:id="62" w:author="M365 Copilot" w:date="2026-07-05T01:08:00Z" w16du:dateUtc="2026-07-05T05:08:00Z">
              <w:r>
                <w:delText>No</w:delText>
              </w:r>
            </w:del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3D3B" w14:paraId="771524DD" w14:textId="77777777" w:rsidTr="00273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ins w:id="63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1C7D8B1" w14:textId="77777777" w:rsidR="00273D3B" w:rsidRDefault="004310E6">
            <w:pPr>
              <w:rPr>
                <w:ins w:id="64" w:author="M365 Copilot" w:date="2026-07-05T01:08:00Z" w16du:dateUtc="2026-07-05T05:08:00Z"/>
              </w:rPr>
            </w:pPr>
            <w:ins w:id="65" w:author="M365 Copilot" w:date="2026-07-05T01:08:00Z" w16du:dateUtc="2026-07-05T05:08:00Z">
              <w:r>
                <w:rPr>
                  <w:color w:val="1F4E79"/>
                </w:rPr>
                <w:t>Prepared for</w:t>
              </w:r>
            </w:ins>
          </w:p>
        </w:tc>
        <w:tc>
          <w:tcPr>
            <w:tcW w:w="5040" w:type="dxa"/>
          </w:tcPr>
          <w:p w14:paraId="3AD0CB54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66" w:author="M365 Copilot" w:date="2026-07-05T01:08:00Z" w16du:dateUtc="2026-07-05T05:08:00Z"/>
              </w:rPr>
            </w:pPr>
            <w:ins w:id="67" w:author="M365 Copilot" w:date="2026-07-05T01:08:00Z" w16du:dateUtc="2026-07-05T05:08:00Z">
              <w:r>
                <w:rPr>
                  <w:b w:val="0"/>
                </w:rPr>
                <w:t>Executive / Sales / IT decision-makers</w:t>
              </w:r>
            </w:ins>
          </w:p>
        </w:tc>
      </w:tr>
      <w:tr w:rsidR="00273D3B" w14:paraId="34DB63FE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68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13419D7" w14:textId="77777777" w:rsidR="00273D3B" w:rsidRDefault="004310E6">
            <w:pPr>
              <w:rPr>
                <w:ins w:id="69" w:author="M365 Copilot" w:date="2026-07-05T01:08:00Z" w16du:dateUtc="2026-07-05T05:08:00Z"/>
              </w:rPr>
            </w:pPr>
            <w:ins w:id="70" w:author="M365 Copilot" w:date="2026-07-05T01:08:00Z" w16du:dateUtc="2026-07-05T05:08:00Z">
              <w:r>
                <w:rPr>
                  <w:color w:val="1F4E79"/>
                </w:rPr>
                <w:t>Prepared by</w:t>
              </w:r>
            </w:ins>
          </w:p>
        </w:tc>
        <w:tc>
          <w:tcPr>
            <w:tcW w:w="5040" w:type="dxa"/>
          </w:tcPr>
          <w:p w14:paraId="46D001A1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1" w:author="M365 Copilot" w:date="2026-07-05T01:08:00Z" w16du:dateUtc="2026-07-05T05:08:00Z"/>
              </w:rPr>
            </w:pPr>
            <w:ins w:id="72" w:author="M365 Copilot" w:date="2026-07-05T01:08:00Z" w16du:dateUtc="2026-07-05T05:08:00Z">
              <w:r>
                <w:t>Microsoft Word capability team</w:t>
              </w:r>
            </w:ins>
          </w:p>
        </w:tc>
      </w:tr>
      <w:tr w:rsidR="00273D3B" w14:paraId="3A61CBC8" w14:textId="77777777" w:rsidTr="00273D3B">
        <w:trPr>
          <w:jc w:val="center"/>
          <w:ins w:id="73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F97D8CB" w14:textId="77777777" w:rsidR="00273D3B" w:rsidRDefault="004310E6">
            <w:pPr>
              <w:rPr>
                <w:ins w:id="74" w:author="M365 Copilot" w:date="2026-07-05T01:08:00Z" w16du:dateUtc="2026-07-05T05:08:00Z"/>
              </w:rPr>
            </w:pPr>
            <w:ins w:id="75" w:author="M365 Copilot" w:date="2026-07-05T01:08:00Z" w16du:dateUtc="2026-07-05T05:08:00Z">
              <w:r>
                <w:rPr>
                  <w:color w:val="1F4E79"/>
                </w:rPr>
                <w:t>Date</w:t>
              </w:r>
            </w:ins>
          </w:p>
        </w:tc>
        <w:tc>
          <w:tcPr>
            <w:tcW w:w="5040" w:type="dxa"/>
          </w:tcPr>
          <w:p w14:paraId="5F64D590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6" w:author="M365 Copilot" w:date="2026-07-05T01:08:00Z" w16du:dateUtc="2026-07-05T05:08:00Z"/>
              </w:rPr>
            </w:pPr>
            <w:ins w:id="77" w:author="M365 Copilot" w:date="2026-07-05T01:08:00Z" w16du:dateUtc="2026-07-05T05:08:00Z">
              <w:r>
                <w:t>2026-07-03</w:t>
              </w:r>
            </w:ins>
          </w:p>
        </w:tc>
      </w:tr>
      <w:tr w:rsidR="00273D3B" w14:paraId="60A7A63C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78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4D382A9" w14:textId="77777777" w:rsidR="00273D3B" w:rsidRDefault="004310E6">
            <w:pPr>
              <w:rPr>
                <w:ins w:id="79" w:author="M365 Copilot" w:date="2026-07-05T01:08:00Z" w16du:dateUtc="2026-07-05T05:08:00Z"/>
              </w:rPr>
            </w:pPr>
            <w:ins w:id="80" w:author="M365 Copilot" w:date="2026-07-05T01:08:00Z" w16du:dateUtc="2026-07-05T05:08:00Z">
              <w:r>
                <w:rPr>
                  <w:color w:val="1F4E79"/>
                </w:rPr>
                <w:t>Document purpose</w:t>
              </w:r>
            </w:ins>
          </w:p>
        </w:tc>
        <w:tc>
          <w:tcPr>
            <w:tcW w:w="5040" w:type="dxa"/>
          </w:tcPr>
          <w:p w14:paraId="5148606A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1" w:author="M365 Copilot" w:date="2026-07-05T01:08:00Z" w16du:dateUtc="2026-07-05T05:08:00Z"/>
              </w:rPr>
            </w:pPr>
            <w:ins w:id="82" w:author="M365 Copilot" w:date="2026-07-05T01:08:00Z" w16du:dateUtc="2026-07-05T05:08:00Z">
              <w:r>
                <w:t>Prove “all they have plus more” with Word features embedded in this .docx</w:t>
              </w:r>
            </w:ins>
          </w:p>
        </w:tc>
      </w:tr>
      <w:tr w:rsidR="00273D3B" w14:paraId="684D2C1A" w14:textId="77777777" w:rsidTr="00273D3B">
        <w:trPr>
          <w:jc w:val="center"/>
          <w:ins w:id="83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AA142EF" w14:textId="77777777" w:rsidR="00273D3B" w:rsidRDefault="004310E6">
            <w:pPr>
              <w:rPr>
                <w:ins w:id="84" w:author="M365 Copilot" w:date="2026-07-05T01:08:00Z" w16du:dateUtc="2026-07-05T05:08:00Z"/>
              </w:rPr>
            </w:pPr>
            <w:ins w:id="85" w:author="M365 Copilot" w:date="2026-07-05T01:08:00Z" w16du:dateUtc="2026-07-05T05:08:00Z">
              <w:r>
                <w:rPr>
                  <w:color w:val="1F4E79"/>
                </w:rPr>
                <w:t>Status</w:t>
              </w:r>
            </w:ins>
          </w:p>
        </w:tc>
        <w:tc>
          <w:tcPr>
            <w:tcW w:w="5040" w:type="dxa"/>
          </w:tcPr>
          <w:p w14:paraId="37919D52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6" w:author="M365 Copilot" w:date="2026-07-05T01:08:00Z" w16du:dateUtc="2026-07-05T05:08:00Z"/>
              </w:rPr>
            </w:pPr>
            <w:ins w:id="87" w:author="M365 Copilot" w:date="2026-07-05T01:08:00Z" w16du:dateUtc="2026-07-05T05:08:00Z">
              <w:r>
                <w:t>Draft for review – use Track Changes and comments for sign-off</w:t>
              </w:r>
            </w:ins>
          </w:p>
        </w:tc>
      </w:tr>
    </w:tbl>
    <w:p w14:paraId="73A1CF10" w14:textId="77777777" w:rsidR="00273D3B" w:rsidRDefault="004310E6">
      <w:pPr>
        <w:rPr>
          <w:ins w:id="88" w:author="M365 Copilot" w:date="2026-07-05T01:08:00Z" w16du:dateUtc="2026-07-05T05:08:00Z"/>
        </w:rPr>
      </w:pPr>
      <w:ins w:id="89" w:author="M365 Copilot" w:date="2026-07-05T01:08:00Z" w16du:dateUtc="2026-07-05T05:08:00Z">
        <w:r>
          <w:br w:type="page"/>
        </w:r>
      </w:ins>
    </w:p>
    <w:p w14:paraId="21918F0D" w14:textId="77777777" w:rsidR="00273D3B" w:rsidRDefault="004310E6">
      <w:pPr>
        <w:pStyle w:val="Heading1"/>
        <w:rPr>
          <w:ins w:id="90" w:author="M365 Copilot" w:date="2026-07-05T01:08:00Z" w16du:dateUtc="2026-07-05T05:08:00Z"/>
        </w:rPr>
      </w:pPr>
      <w:ins w:id="91" w:author="M365 Copilot" w:date="2026-07-05T01:08:00Z" w16du:dateUtc="2026-07-05T05:08:00Z">
        <w:r>
          <w:lastRenderedPageBreak/>
        </w:r>
        <w:r>
          <w:t>Table of Contents</w:t>
        </w:r>
      </w:ins>
    </w:p>
    <w:p w14:paraId="6829B153" w14:textId="77777777" w:rsidR="00273D3B" w:rsidRDefault="004310E6">
      <w:pPr>
        <w:rPr>
          <w:ins w:id="92" w:author="M365 Copilot" w:date="2026-07-05T01:08:00Z" w16du:dateUtc="2026-07-05T05:08:00Z"/>
        </w:rPr>
      </w:pPr>
      <w:ins w:id="93" w:author="M365 Copilot" w:date="2026-07-05T01:08:00Z" w16du:dateUtc="2026-07-05T05:08:00Z">
        <w:r>
          <w:fldChar w:fldCharType="begin"/>
        </w:r>
        <w:r>
          <w:instrText>TOC \o "1-3" \h \z \u</w:instrText>
        </w:r>
        <w:r>
          <w:fldChar w:fldCharType="separate"/>
        </w:r>
        <w:r>
          <w:fldChar w:fldCharType="end"/>
        </w:r>
      </w:ins>
    </w:p>
    <w:p w14:paraId="2284A18F" w14:textId="77777777" w:rsidR="00273D3B" w:rsidRDefault="004310E6">
      <w:pPr>
        <w:pStyle w:val="IntenseQuote"/>
        <w:rPr>
          <w:ins w:id="94" w:author="M365 Copilot" w:date="2026-07-05T01:08:00Z" w16du:dateUtc="2026-07-05T05:08:00Z"/>
        </w:rPr>
      </w:pPr>
      <w:ins w:id="95" w:author="M365 Copilot" w:date="2026-07-05T01:08:00Z" w16du:dateUtc="2026-07-05T05:08:00Z">
        <w:r>
          <w:t>Tip: In Word, right-click the Table of Contents and choose “Update Field” to refresh page numbers.</w:t>
        </w:r>
      </w:ins>
    </w:p>
    <w:p w14:paraId="5536ADB6" w14:textId="77777777" w:rsidR="00273D3B" w:rsidRDefault="004310E6">
      <w:pPr>
        <w:rPr>
          <w:ins w:id="96" w:author="M365 Copilot" w:date="2026-07-05T01:08:00Z" w16du:dateUtc="2026-07-05T05:08:00Z"/>
        </w:rPr>
      </w:pPr>
      <w:ins w:id="97" w:author="M365 Copilot" w:date="2026-07-05T01:08:00Z" w16du:dateUtc="2026-07-05T05:08:00Z">
        <w:r>
          <w:br w:type="page"/>
        </w:r>
      </w:ins>
    </w:p>
    <w:p w14:paraId="2DB2F2E3" w14:textId="77777777" w:rsidR="00273D3B" w:rsidRDefault="004310E6">
      <w:pPr>
        <w:pStyle w:val="Heading1"/>
        <w:rPr>
          <w:ins w:id="98" w:author="M365 Copilot" w:date="2026-07-05T01:08:00Z" w16du:dateUtc="2026-07-05T05:08:00Z"/>
        </w:rPr>
      </w:pPr>
      <w:bookmarkStart w:id="99" w:name="exec_summary"/>
      <w:ins w:id="100" w:author="M365 Copilot" w:date="2026-07-05T01:08:00Z" w16du:dateUtc="2026-07-05T05:08:00Z">
        <w:r>
          <w:lastRenderedPageBreak/>
        </w:r>
        <w:r>
          <w:t>1. Executive summary</w:t>
        </w:r>
        <w:bookmarkEnd w:id="99"/>
      </w:ins>
    </w:p>
    <w:p w14:paraId="451CCB27" w14:textId="77777777" w:rsidR="00273D3B" w:rsidRDefault="004310E6">
      <w:pPr>
        <w:rPr>
          <w:ins w:id="101" w:author="M365 Copilot" w:date="2026-07-05T01:08:00Z" w16du:dateUtc="2026-07-05T05:08:00Z"/>
        </w:rPr>
      </w:pPr>
      <w:ins w:id="102" w:author="M365 Copilot" w:date="2026-07-05T01:08:00Z" w16du:dateUtc="2026-07-05T05:08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7CAA6517" w14:textId="77777777" w:rsidR="00273D3B" w:rsidRDefault="004310E6">
      <w:pPr>
        <w:pStyle w:val="ListBullet"/>
        <w:rPr>
          <w:ins w:id="103" w:author="M365 Copilot" w:date="2026-07-05T01:08:00Z" w16du:dateUtc="2026-07-05T05:08:00Z"/>
        </w:rPr>
      </w:pPr>
      <w:ins w:id="104" w:author="M365 Copilot" w:date="2026-07-05T01:08:00Z" w16du:dateUtc="2026-07-05T05:08:00Z">
        <w:r>
          <w:t>Parity: real-time coauthoring, comments, @mentions, sharing links, version history, autosave, templates, spelling/grammar help, and web access.</w:t>
        </w:r>
      </w:ins>
    </w:p>
    <w:p w14:paraId="2FF51FF6" w14:textId="77777777" w:rsidR="00273D3B" w:rsidRDefault="004310E6">
      <w:pPr>
        <w:pStyle w:val="ListBullet"/>
        <w:rPr>
          <w:ins w:id="105" w:author="M365 Copilot" w:date="2026-07-05T01:08:00Z" w16du:dateUtc="2026-07-05T05:08:00Z"/>
        </w:rPr>
      </w:pPr>
      <w:ins w:id="106" w:author="M365 Copilot" w:date="2026-07-05T01:08:00Z" w16du:dateUtc="2026-07-05T05:08:00Z">
        <w:r>
          <w:t>Word advantage: Track Changes controls, compare/combine, mail merge, advanced styles, captions/cross-references, indexes, custom fields, content controls, macros/add-ins, protected documents, sensitivity labels, and richer desktop publishing features.</w:t>
        </w:r>
      </w:ins>
    </w:p>
    <w:p w14:paraId="69D7FCE7" w14:textId="77777777" w:rsidR="00273D3B" w:rsidRDefault="004310E6">
      <w:pPr>
        <w:pStyle w:val="ListBullet"/>
        <w:rPr>
          <w:ins w:id="107" w:author="M365 Copilot" w:date="2026-07-05T01:08:00Z" w16du:dateUtc="2026-07-05T05:08:00Z"/>
        </w:rPr>
      </w:pPr>
      <w:ins w:id="108" w:author="M365 Copilot" w:date="2026-07-05T01:08:00Z" w16du:dateUtc="2026-07-05T05:08:00Z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3D3B" w14:paraId="1C93058E" w14:textId="77777777">
        <w:trPr>
          <w:jc w:val="center"/>
          <w:ins w:id="109" w:author="M365 Copilot" w:date="2026-07-05T01:08:00Z" w16du:dateUtc="2026-07-05T05:08:00Z"/>
        </w:trPr>
        <w:tc>
          <w:tcPr>
            <w:tcW w:w="10080" w:type="dxa"/>
            <w:shd w:val="clear" w:color="auto" w:fill="E2F0D9"/>
            <w:vAlign w:val="center"/>
          </w:tcPr>
          <w:p w14:paraId="1E0E1046" w14:textId="77777777" w:rsidR="00273D3B" w:rsidRDefault="004310E6">
            <w:pPr>
              <w:rPr>
                <w:ins w:id="110" w:author="M365 Copilot" w:date="2026-07-05T01:08:00Z" w16du:dateUtc="2026-07-05T05:08:00Z"/>
              </w:rPr>
            </w:pPr>
            <w:ins w:id="111" w:author="M365 Copilot" w:date="2026-07-05T01:08:00Z" w16du:dateUtc="2026-07-05T05:08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 w14:paraId="4F48CDEF" w14:textId="77777777" w:rsidR="00273D3B" w:rsidRDefault="004310E6">
      <w:pPr>
        <w:pStyle w:val="Heading1"/>
        <w:rPr>
          <w:ins w:id="112" w:author="M365 Copilot" w:date="2026-07-05T01:08:00Z" w16du:dateUtc="2026-07-05T05:08:00Z"/>
        </w:rPr>
      </w:pPr>
      <w:bookmarkStart w:id="113" w:name="evidence"/>
      <w:ins w:id="114" w:author="M365 Copilot" w:date="2026-07-05T01:08:00Z" w16du:dateUtc="2026-07-05T05:08:00Z">
        <w:r>
          <w:t>2. Evidence base and source notes</w:t>
        </w:r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73D3B" w14:paraId="54925FFC" w14:textId="77777777" w:rsidTr="00273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15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37113041" w14:textId="77777777" w:rsidR="00273D3B" w:rsidRDefault="004310E6">
            <w:pPr>
              <w:rPr>
                <w:ins w:id="116" w:author="M365 Copilot" w:date="2026-07-05T01:08:00Z" w16du:dateUtc="2026-07-05T05:08:00Z"/>
              </w:rPr>
            </w:pPr>
            <w:ins w:id="117" w:author="M365 Copilot" w:date="2026-07-05T01:08:00Z" w16du:dateUtc="2026-07-05T05:08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2974ECB4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18" w:author="M365 Copilot" w:date="2026-07-05T01:08:00Z" w16du:dateUtc="2026-07-05T05:08:00Z"/>
              </w:rPr>
            </w:pPr>
            <w:ins w:id="119" w:author="M365 Copilot" w:date="2026-07-05T01:08:00Z" w16du:dateUtc="2026-07-05T05:08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05A98CFC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20" w:author="M365 Copilot" w:date="2026-07-05T01:08:00Z" w16du:dateUtc="2026-07-05T05:08:00Z"/>
              </w:rPr>
            </w:pPr>
            <w:ins w:id="121" w:author="M365 Copilot" w:date="2026-07-05T01:08:00Z" w16du:dateUtc="2026-07-05T05:08:00Z">
              <w:r>
                <w:rPr>
                  <w:color w:val="FFFFFF"/>
                </w:rPr>
                <w:t>Link</w:t>
              </w:r>
            </w:ins>
          </w:p>
        </w:tc>
      </w:tr>
      <w:tr w:rsidR="00273D3B" w14:paraId="79A30B6E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22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79287B" w14:textId="77777777" w:rsidR="00273D3B" w:rsidRDefault="004310E6">
            <w:pPr>
              <w:rPr>
                <w:ins w:id="123" w:author="M365 Copilot" w:date="2026-07-05T01:08:00Z" w16du:dateUtc="2026-07-05T05:08:00Z"/>
              </w:rPr>
            </w:pPr>
            <w:ins w:id="124" w:author="M365 Copilot" w:date="2026-07-05T01:08:00Z" w16du:dateUtc="2026-07-05T05:08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5912B9AB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25" w:author="M365 Copilot" w:date="2026-07-05T01:08:00Z" w16du:dateUtc="2026-07-05T05:08:00Z"/>
              </w:rPr>
            </w:pPr>
            <w:ins w:id="126" w:author="M365 Copilot" w:date="2026-07-05T01:08:00Z" w16du:dateUtc="2026-07-05T05:08:00Z">
              <w:r>
                <w:t>Word supports Track Changes views, accepting/rejecting changes, author colors, and locking tracking.</w:t>
              </w:r>
            </w:ins>
          </w:p>
        </w:tc>
        <w:tc>
          <w:tcPr>
            <w:tcW w:w="3360" w:type="dxa"/>
          </w:tcPr>
          <w:p w14:paraId="3E69BDCC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27" w:author="M365 Copilot" w:date="2026-07-05T01:08:00Z" w16du:dateUtc="2026-07-05T05:08:00Z"/>
              </w:rPr>
            </w:pPr>
            <w:ins w:id="128" w:author="M365 Copilot" w:date="2026-07-05T01:08:00Z" w16du:dateUtc="2026-07-05T05:08:00Z">
              <w:r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73D3B" w14:paraId="10449FFD" w14:textId="77777777" w:rsidTr="00273D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129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EFA705F" w14:textId="77777777" w:rsidR="00273D3B" w:rsidRDefault="004310E6">
            <w:pPr>
              <w:rPr>
                <w:ins w:id="130" w:author="M365 Copilot" w:date="2026-07-05T01:08:00Z" w16du:dateUtc="2026-07-05T05:08:00Z"/>
              </w:rPr>
            </w:pPr>
            <w:ins w:id="131" w:author="M365 Copilot" w:date="2026-07-05T01:08:00Z" w16du:dateUtc="2026-07-05T05:08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68B5DEA0" w14:textId="77777777" w:rsidR="00273D3B" w:rsidRDefault="0043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32" w:author="M365 Copilot" w:date="2026-07-05T01:08:00Z" w16du:dateUtc="2026-07-05T05:08:00Z"/>
              </w:rPr>
            </w:pPr>
            <w:ins w:id="133" w:author="M365 Copilot" w:date="2026-07-05T01:08:00Z" w16du:dateUtc="2026-07-05T05:08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242A928B" w14:textId="77777777" w:rsidR="00273D3B" w:rsidRDefault="0043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34" w:author="M365 Copilot" w:date="2026-07-05T01:08:00Z" w16du:dateUtc="2026-07-05T05:08:00Z"/>
              </w:rPr>
            </w:pPr>
            <w:ins w:id="135" w:author="M365 Copilot" w:date="2026-07-05T01:08:00Z" w16du:dateUtc="2026-07-05T05:08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73D3B" w14:paraId="6A27FBFC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36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3BA56F2" w14:textId="77777777" w:rsidR="00273D3B" w:rsidRDefault="004310E6">
            <w:pPr>
              <w:rPr>
                <w:ins w:id="137" w:author="M365 Copilot" w:date="2026-07-05T01:08:00Z" w16du:dateUtc="2026-07-05T05:08:00Z"/>
              </w:rPr>
            </w:pPr>
            <w:ins w:id="138" w:author="M365 Copilot" w:date="2026-07-05T01:08:00Z" w16du:dateUtc="2026-07-05T05:08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0EA657EF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39" w:author="M365 Copilot" w:date="2026-07-05T01:08:00Z" w16du:dateUtc="2026-07-05T05:08:00Z"/>
              </w:rPr>
            </w:pPr>
            <w:ins w:id="140" w:author="M365 Copilot" w:date="2026-07-05T01:08:00Z" w16du:dateUtc="2026-07-05T05:08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1E883362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41" w:author="M365 Copilot" w:date="2026-07-05T01:08:00Z" w16du:dateUtc="2026-07-05T05:08:00Z"/>
              </w:rPr>
            </w:pPr>
            <w:ins w:id="142" w:author="M365 Copilot" w:date="2026-07-05T01:08:00Z" w16du:dateUtc="2026-07-05T05:08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73D3B" w14:paraId="36C18637" w14:textId="77777777" w:rsidTr="00273D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143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AFAD408" w14:textId="77777777" w:rsidR="00273D3B" w:rsidRDefault="004310E6">
            <w:pPr>
              <w:rPr>
                <w:ins w:id="144" w:author="M365 Copilot" w:date="2026-07-05T01:08:00Z" w16du:dateUtc="2026-07-05T05:08:00Z"/>
              </w:rPr>
            </w:pPr>
            <w:ins w:id="145" w:author="M365 Copilot" w:date="2026-07-05T01:08:00Z" w16du:dateUtc="2026-07-05T05:08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23A4F673" w14:textId="77777777" w:rsidR="00273D3B" w:rsidRDefault="0043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46" w:author="M365 Copilot" w:date="2026-07-05T01:08:00Z" w16du:dateUtc="2026-07-05T05:08:00Z"/>
              </w:rPr>
            </w:pPr>
            <w:ins w:id="147" w:author="M365 Copilot" w:date="2026-07-05T01:08:00Z" w16du:dateUtc="2026-07-05T05:08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0A8F4E75" w14:textId="77777777" w:rsidR="00273D3B" w:rsidRDefault="0043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48" w:author="M365 Copilot" w:date="2026-07-05T01:08:00Z" w16du:dateUtc="2026-07-05T05:08:00Z"/>
              </w:rPr>
            </w:pPr>
            <w:ins w:id="149" w:author="M365 Copilot" w:date="2026-07-05T01:08:00Z" w16du:dateUtc="2026-07-05T05:08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73D3B" w14:paraId="6A5464C2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50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946D029" w14:textId="77777777" w:rsidR="00273D3B" w:rsidRDefault="004310E6">
            <w:pPr>
              <w:rPr>
                <w:ins w:id="151" w:author="M365 Copilot" w:date="2026-07-05T01:08:00Z" w16du:dateUtc="2026-07-05T05:08:00Z"/>
              </w:rPr>
            </w:pPr>
            <w:ins w:id="152" w:author="M365 Copilot" w:date="2026-07-05T01:08:00Z" w16du:dateUtc="2026-07-05T05:08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6CAC891D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53" w:author="M365 Copilot" w:date="2026-07-05T01:08:00Z" w16du:dateUtc="2026-07-05T05:08:00Z"/>
              </w:rPr>
            </w:pPr>
            <w:ins w:id="154" w:author="M365 Copilot" w:date="2026-07-05T01:08:00Z" w16du:dateUtc="2026-07-05T05:08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3214FDAB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55" w:author="M365 Copilot" w:date="2026-07-05T01:08:00Z" w16du:dateUtc="2026-07-05T05:08:00Z"/>
              </w:rPr>
            </w:pPr>
            <w:ins w:id="156" w:author="M365 Copilot" w:date="2026-07-05T01:08:00Z" w16du:dateUtc="2026-07-05T05:08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p w14:paraId="42AA45EF" w14:textId="77777777" w:rsidR="00273D3B" w:rsidRDefault="004310E6">
      <w:pPr>
        <w:pStyle w:val="Heading1"/>
        <w:rPr>
          <w:ins w:id="157" w:author="M365 Copilot" w:date="2026-07-05T01:08:00Z" w16du:dateUtc="2026-07-05T05:08:00Z"/>
        </w:rPr>
      </w:pPr>
      <w:bookmarkStart w:id="158" w:name="matrix"/>
      <w:ins w:id="159" w:author="M365 Copilot" w:date="2026-07-05T01:08:00Z" w16du:dateUtc="2026-07-05T05:08:00Z">
        <w:r>
          <w:lastRenderedPageBreak/>
        </w:r>
        <w:r>
          <w:t>3. Capability matrix: Word has all the expected basics plus professional depth</w:t>
        </w:r>
        <w:bookmarkEnd w:id="158"/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273D3B" w14:paraId="1A3895FB" w14:textId="77777777">
        <w:trPr>
          <w:jc w:val="center"/>
          <w:ins w:id="160" w:author="M365 Copilot" w:date="2026-07-05T01:08:00Z" w16du:dateUtc="2026-07-05T05:08:00Z"/>
        </w:trPr>
        <w:tc>
          <w:tcPr>
            <w:tcW w:w="2520" w:type="dxa"/>
            <w:shd w:val="clear" w:color="auto" w:fill="1F4E79"/>
          </w:tcPr>
          <w:p w14:paraId="1949CB67" w14:textId="77777777" w:rsidR="00273D3B" w:rsidRDefault="004310E6">
            <w:pPr>
              <w:rPr>
                <w:ins w:id="161" w:author="M365 Copilot" w:date="2026-07-05T01:08:00Z" w16du:dateUtc="2026-07-05T05:08:00Z"/>
              </w:rPr>
            </w:pPr>
            <w:ins w:id="162" w:author="M365 Copilot" w:date="2026-07-05T01:08:00Z" w16du:dateUtc="2026-07-05T05:08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3F0CDF46" w14:textId="77777777" w:rsidR="00273D3B" w:rsidRDefault="004310E6">
            <w:pPr>
              <w:rPr>
                <w:ins w:id="163" w:author="M365 Copilot" w:date="2026-07-05T01:08:00Z" w16du:dateUtc="2026-07-05T05:08:00Z"/>
              </w:rPr>
            </w:pPr>
            <w:ins w:id="164" w:author="M365 Copilot" w:date="2026-07-05T01:08:00Z" w16du:dateUtc="2026-07-05T05:08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6BDE4463" w14:textId="77777777" w:rsidR="00273D3B" w:rsidRDefault="004310E6">
            <w:pPr>
              <w:rPr>
                <w:ins w:id="165" w:author="M365 Copilot" w:date="2026-07-05T01:08:00Z" w16du:dateUtc="2026-07-05T05:08:00Z"/>
              </w:rPr>
            </w:pPr>
            <w:ins w:id="166" w:author="M365 Copilot" w:date="2026-07-05T01:08:00Z" w16du:dateUtc="2026-07-05T05:08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48F28080" w14:textId="77777777" w:rsidR="00273D3B" w:rsidRDefault="004310E6">
            <w:pPr>
              <w:rPr>
                <w:ins w:id="167" w:author="M365 Copilot" w:date="2026-07-05T01:08:00Z" w16du:dateUtc="2026-07-05T05:08:00Z"/>
              </w:rPr>
            </w:pPr>
            <w:ins w:id="168" w:author="M365 Copilot" w:date="2026-07-05T01:08:00Z" w16du:dateUtc="2026-07-05T05:08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273D3B" w14:paraId="62A7A285" w14:textId="77777777">
        <w:trPr>
          <w:jc w:val="center"/>
          <w:ins w:id="169" w:author="M365 Copilot" w:date="2026-07-05T01:08:00Z" w16du:dateUtc="2026-07-05T05:08:00Z"/>
        </w:trPr>
        <w:tc>
          <w:tcPr>
            <w:tcW w:w="2520" w:type="dxa"/>
          </w:tcPr>
          <w:p w14:paraId="07DE6BBE" w14:textId="77777777" w:rsidR="00273D3B" w:rsidRDefault="004310E6">
            <w:pPr>
              <w:rPr>
                <w:ins w:id="170" w:author="M365 Copilot" w:date="2026-07-05T01:08:00Z" w16du:dateUtc="2026-07-05T05:08:00Z"/>
              </w:rPr>
            </w:pPr>
            <w:ins w:id="171" w:author="M365 Copilot" w:date="2026-07-05T01:08:00Z" w16du:dateUtc="2026-07-05T05:08:00Z">
              <w:r>
                <w:t>Real-time coauthoring</w:t>
              </w:r>
            </w:ins>
          </w:p>
        </w:tc>
        <w:tc>
          <w:tcPr>
            <w:tcW w:w="2520" w:type="dxa"/>
          </w:tcPr>
          <w:p w14:paraId="7AD81C48" w14:textId="77777777" w:rsidR="00273D3B" w:rsidRDefault="004310E6">
            <w:pPr>
              <w:rPr>
                <w:ins w:id="172" w:author="M365 Copilot" w:date="2026-07-05T01:08:00Z" w16du:dateUtc="2026-07-05T05:08:00Z"/>
              </w:rPr>
            </w:pPr>
            <w:ins w:id="173" w:author="M365 Copilot" w:date="2026-07-05T01:08:00Z" w16du:dateUtc="2026-07-05T05:08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4FC1E234" w14:textId="77777777" w:rsidR="00273D3B" w:rsidRDefault="004310E6">
            <w:pPr>
              <w:rPr>
                <w:ins w:id="174" w:author="M365 Copilot" w:date="2026-07-05T01:08:00Z" w16du:dateUtc="2026-07-05T05:08:00Z"/>
              </w:rPr>
            </w:pPr>
            <w:ins w:id="175" w:author="M365 Copilot" w:date="2026-07-05T01:08:00Z" w16du:dateUtc="2026-07-05T05:08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5C0FBBE2" w14:textId="77777777" w:rsidR="00273D3B" w:rsidRDefault="004310E6">
            <w:pPr>
              <w:rPr>
                <w:ins w:id="176" w:author="M365 Copilot" w:date="2026-07-05T01:08:00Z" w16du:dateUtc="2026-07-05T05:08:00Z"/>
              </w:rPr>
            </w:pPr>
            <w:ins w:id="177" w:author="M365 Copilot" w:date="2026-07-05T01:08:00Z" w16du:dateUtc="2026-07-05T05:08:00Z">
              <w:r>
                <w:t>Collaboration with desktop-grade layout and review controls</w:t>
              </w:r>
            </w:ins>
          </w:p>
        </w:tc>
      </w:tr>
      <w:tr w:rsidR="00273D3B" w14:paraId="4A6712A3" w14:textId="77777777">
        <w:trPr>
          <w:jc w:val="center"/>
          <w:ins w:id="178" w:author="M365 Copilot" w:date="2026-07-05T01:08:00Z" w16du:dateUtc="2026-07-05T05:08:00Z"/>
        </w:trPr>
        <w:tc>
          <w:tcPr>
            <w:tcW w:w="2520" w:type="dxa"/>
          </w:tcPr>
          <w:p w14:paraId="5412A4DA" w14:textId="77777777" w:rsidR="00273D3B" w:rsidRDefault="004310E6">
            <w:pPr>
              <w:rPr>
                <w:ins w:id="179" w:author="M365 Copilot" w:date="2026-07-05T01:08:00Z" w16du:dateUtc="2026-07-05T05:08:00Z"/>
              </w:rPr>
            </w:pPr>
            <w:ins w:id="180" w:author="M365 Copilot" w:date="2026-07-05T01:08:00Z" w16du:dateUtc="2026-07-05T05:08:00Z">
              <w:r>
                <w:t>Comments &amp; mentions</w:t>
              </w:r>
            </w:ins>
          </w:p>
        </w:tc>
        <w:tc>
          <w:tcPr>
            <w:tcW w:w="2520" w:type="dxa"/>
          </w:tcPr>
          <w:p w14:paraId="6A4B258C" w14:textId="77777777" w:rsidR="00273D3B" w:rsidRDefault="004310E6">
            <w:pPr>
              <w:rPr>
                <w:ins w:id="181" w:author="M365 Copilot" w:date="2026-07-05T01:08:00Z" w16du:dateUtc="2026-07-05T05:08:00Z"/>
              </w:rPr>
            </w:pPr>
            <w:ins w:id="182" w:author="M365 Copilot" w:date="2026-07-05T01:08:00Z" w16du:dateUtc="2026-07-05T05:08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5FEC4A58" w14:textId="77777777" w:rsidR="00273D3B" w:rsidRDefault="004310E6">
            <w:pPr>
              <w:rPr>
                <w:ins w:id="183" w:author="M365 Copilot" w:date="2026-07-05T01:08:00Z" w16du:dateUtc="2026-07-05T05:08:00Z"/>
              </w:rPr>
            </w:pPr>
            <w:ins w:id="184" w:author="M365 Copilot" w:date="2026-07-05T01:08:00Z" w16du:dateUtc="2026-07-05T05:08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06ECEDAF" w14:textId="77777777" w:rsidR="00273D3B" w:rsidRDefault="004310E6">
            <w:pPr>
              <w:rPr>
                <w:ins w:id="185" w:author="M365 Copilot" w:date="2026-07-05T01:08:00Z" w16du:dateUtc="2026-07-05T05:08:00Z"/>
              </w:rPr>
            </w:pPr>
            <w:ins w:id="186" w:author="M365 Copilot" w:date="2026-07-05T01:08:00Z" w16du:dateUtc="2026-07-05T05:08:00Z">
              <w:r>
                <w:t>Integrated with Outlook/Teams/Microsoft 365 identity</w:t>
              </w:r>
            </w:ins>
          </w:p>
        </w:tc>
      </w:tr>
      <w:tr w:rsidR="00273D3B" w14:paraId="42694D15" w14:textId="77777777">
        <w:trPr>
          <w:jc w:val="center"/>
          <w:ins w:id="187" w:author="M365 Copilot" w:date="2026-07-05T01:08:00Z" w16du:dateUtc="2026-07-05T05:08:00Z"/>
        </w:trPr>
        <w:tc>
          <w:tcPr>
            <w:tcW w:w="2520" w:type="dxa"/>
          </w:tcPr>
          <w:p w14:paraId="6F42DCAA" w14:textId="77777777" w:rsidR="00273D3B" w:rsidRDefault="004310E6">
            <w:pPr>
              <w:rPr>
                <w:ins w:id="188" w:author="M365 Copilot" w:date="2026-07-05T01:08:00Z" w16du:dateUtc="2026-07-05T05:08:00Z"/>
              </w:rPr>
            </w:pPr>
            <w:ins w:id="189" w:author="M365 Copilot" w:date="2026-07-05T01:08:00Z" w16du:dateUtc="2026-07-05T05:08:00Z">
              <w:r>
                <w:t>Change review</w:t>
              </w:r>
            </w:ins>
          </w:p>
        </w:tc>
        <w:tc>
          <w:tcPr>
            <w:tcW w:w="2520" w:type="dxa"/>
          </w:tcPr>
          <w:p w14:paraId="731863B6" w14:textId="77777777" w:rsidR="00273D3B" w:rsidRDefault="004310E6">
            <w:pPr>
              <w:rPr>
                <w:ins w:id="190" w:author="M365 Copilot" w:date="2026-07-05T01:08:00Z" w16du:dateUtc="2026-07-05T05:08:00Z"/>
              </w:rPr>
            </w:pPr>
            <w:ins w:id="191" w:author="M365 Copilot" w:date="2026-07-05T01:08:00Z" w16du:dateUtc="2026-07-05T05:08:00Z">
              <w:r>
                <w:t>Suggesting mode</w:t>
              </w:r>
            </w:ins>
          </w:p>
        </w:tc>
        <w:tc>
          <w:tcPr>
            <w:tcW w:w="2520" w:type="dxa"/>
          </w:tcPr>
          <w:p w14:paraId="09B623FF" w14:textId="77777777" w:rsidR="00273D3B" w:rsidRDefault="004310E6">
            <w:pPr>
              <w:rPr>
                <w:ins w:id="192" w:author="M365 Copilot" w:date="2026-07-05T01:08:00Z" w16du:dateUtc="2026-07-05T05:08:00Z"/>
              </w:rPr>
            </w:pPr>
            <w:ins w:id="193" w:author="M365 Copilot" w:date="2026-07-05T01:08:00Z" w16du:dateUtc="2026-07-05T05:08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2B8FB040" w14:textId="77777777" w:rsidR="00273D3B" w:rsidRDefault="004310E6">
            <w:pPr>
              <w:rPr>
                <w:ins w:id="194" w:author="M365 Copilot" w:date="2026-07-05T01:08:00Z" w16du:dateUtc="2026-07-05T05:08:00Z"/>
              </w:rPr>
            </w:pPr>
            <w:ins w:id="195" w:author="M365 Copilot" w:date="2026-07-05T01:08:00Z" w16du:dateUtc="2026-07-05T05:08:00Z">
              <w:r>
                <w:t>More formal review workflow for legal, editorial, regulated documents</w:t>
              </w:r>
            </w:ins>
          </w:p>
        </w:tc>
      </w:tr>
      <w:tr w:rsidR="00273D3B" w14:paraId="0E31F348" w14:textId="77777777">
        <w:trPr>
          <w:jc w:val="center"/>
          <w:ins w:id="196" w:author="M365 Copilot" w:date="2026-07-05T01:08:00Z" w16du:dateUtc="2026-07-05T05:08:00Z"/>
        </w:trPr>
        <w:tc>
          <w:tcPr>
            <w:tcW w:w="2520" w:type="dxa"/>
          </w:tcPr>
          <w:p w14:paraId="5CBF038E" w14:textId="77777777" w:rsidR="00273D3B" w:rsidRDefault="004310E6">
            <w:pPr>
              <w:rPr>
                <w:ins w:id="197" w:author="M365 Copilot" w:date="2026-07-05T01:08:00Z" w16du:dateUtc="2026-07-05T05:08:00Z"/>
              </w:rPr>
            </w:pPr>
            <w:ins w:id="198" w:author="M365 Copilot" w:date="2026-07-05T01:08:00Z" w16du:dateUtc="2026-07-05T05:08:00Z">
              <w:r>
                <w:t>Version history</w:t>
              </w:r>
            </w:ins>
          </w:p>
        </w:tc>
        <w:tc>
          <w:tcPr>
            <w:tcW w:w="2520" w:type="dxa"/>
          </w:tcPr>
          <w:p w14:paraId="26F85221" w14:textId="77777777" w:rsidR="00273D3B" w:rsidRDefault="004310E6">
            <w:pPr>
              <w:rPr>
                <w:ins w:id="199" w:author="M365 Copilot" w:date="2026-07-05T01:08:00Z" w16du:dateUtc="2026-07-05T05:08:00Z"/>
              </w:rPr>
            </w:pPr>
            <w:ins w:id="200" w:author="M365 Copilot" w:date="2026-07-05T01:08:00Z" w16du:dateUtc="2026-07-05T05:08:00Z">
              <w:r>
                <w:t>Restore prior versions</w:t>
              </w:r>
            </w:ins>
          </w:p>
        </w:tc>
        <w:tc>
          <w:tcPr>
            <w:tcW w:w="2520" w:type="dxa"/>
          </w:tcPr>
          <w:p w14:paraId="1F7372EA" w14:textId="77777777" w:rsidR="00273D3B" w:rsidRDefault="004310E6">
            <w:pPr>
              <w:rPr>
                <w:ins w:id="201" w:author="M365 Copilot" w:date="2026-07-05T01:08:00Z" w16du:dateUtc="2026-07-05T05:08:00Z"/>
              </w:rPr>
            </w:pPr>
            <w:ins w:id="202" w:author="M365 Copilot" w:date="2026-07-05T01:08:00Z" w16du:dateUtc="2026-07-05T05:08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2B0C33F4" w14:textId="77777777" w:rsidR="00273D3B" w:rsidRDefault="004310E6">
            <w:pPr>
              <w:rPr>
                <w:ins w:id="203" w:author="M365 Copilot" w:date="2026-07-05T01:08:00Z" w16du:dateUtc="2026-07-05T05:08:00Z"/>
              </w:rPr>
            </w:pPr>
            <w:ins w:id="204" w:author="M365 Copilot" w:date="2026-07-05T01:08:00Z" w16du:dateUtc="2026-07-05T05:08:00Z">
              <w:r>
                <w:t>Cloud + enterprise repositories + records processes</w:t>
              </w:r>
            </w:ins>
          </w:p>
        </w:tc>
      </w:tr>
      <w:tr w:rsidR="00273D3B" w14:paraId="551F1DA1" w14:textId="77777777">
        <w:trPr>
          <w:jc w:val="center"/>
          <w:ins w:id="205" w:author="M365 Copilot" w:date="2026-07-05T01:08:00Z" w16du:dateUtc="2026-07-05T05:08:00Z"/>
        </w:trPr>
        <w:tc>
          <w:tcPr>
            <w:tcW w:w="2520" w:type="dxa"/>
          </w:tcPr>
          <w:p w14:paraId="2D4ECA41" w14:textId="77777777" w:rsidR="00273D3B" w:rsidRDefault="004310E6">
            <w:pPr>
              <w:rPr>
                <w:ins w:id="206" w:author="M365 Copilot" w:date="2026-07-05T01:08:00Z" w16du:dateUtc="2026-07-05T05:08:00Z"/>
              </w:rPr>
            </w:pPr>
            <w:ins w:id="207" w:author="M365 Copilot" w:date="2026-07-05T01:08:00Z" w16du:dateUtc="2026-07-05T05:08:00Z">
              <w:r>
                <w:t>Long documents</w:t>
              </w:r>
            </w:ins>
          </w:p>
        </w:tc>
        <w:tc>
          <w:tcPr>
            <w:tcW w:w="2520" w:type="dxa"/>
          </w:tcPr>
          <w:p w14:paraId="42B1E2D3" w14:textId="77777777" w:rsidR="00273D3B" w:rsidRDefault="004310E6">
            <w:pPr>
              <w:rPr>
                <w:ins w:id="208" w:author="M365 Copilot" w:date="2026-07-05T01:08:00Z" w16du:dateUtc="2026-07-05T05:08:00Z"/>
              </w:rPr>
            </w:pPr>
            <w:ins w:id="209" w:author="M365 Copilot" w:date="2026-07-05T01:08:00Z" w16du:dateUtc="2026-07-05T05:08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3D578FDF" w14:textId="77777777" w:rsidR="00273D3B" w:rsidRDefault="004310E6">
            <w:pPr>
              <w:rPr>
                <w:ins w:id="210" w:author="M365 Copilot" w:date="2026-07-05T01:08:00Z" w16du:dateUtc="2026-07-05T05:08:00Z"/>
              </w:rPr>
            </w:pPr>
            <w:ins w:id="211" w:author="M365 Copilot" w:date="2026-07-05T01:08:00Z" w16du:dateUtc="2026-07-05T05:08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633721F8" w14:textId="77777777" w:rsidR="00273D3B" w:rsidRDefault="004310E6">
            <w:pPr>
              <w:rPr>
                <w:ins w:id="212" w:author="M365 Copilot" w:date="2026-07-05T01:08:00Z" w16du:dateUtc="2026-07-05T05:08:00Z"/>
              </w:rPr>
            </w:pPr>
            <w:ins w:id="213" w:author="M365 Copilot" w:date="2026-07-05T01:08:00Z" w16du:dateUtc="2026-07-05T05:08:00Z">
              <w:r>
                <w:t>Better for reports, contracts, manuals, theses</w:t>
              </w:r>
            </w:ins>
          </w:p>
        </w:tc>
      </w:tr>
      <w:tr w:rsidR="00273D3B" w14:paraId="122F6F70" w14:textId="77777777">
        <w:trPr>
          <w:jc w:val="center"/>
          <w:ins w:id="214" w:author="M365 Copilot" w:date="2026-07-05T01:08:00Z" w16du:dateUtc="2026-07-05T05:08:00Z"/>
        </w:trPr>
        <w:tc>
          <w:tcPr>
            <w:tcW w:w="2520" w:type="dxa"/>
          </w:tcPr>
          <w:p w14:paraId="25C090F7" w14:textId="77777777" w:rsidR="00273D3B" w:rsidRDefault="004310E6">
            <w:pPr>
              <w:rPr>
                <w:ins w:id="215" w:author="M365 Copilot" w:date="2026-07-05T01:08:00Z" w16du:dateUtc="2026-07-05T05:08:00Z"/>
              </w:rPr>
            </w:pPr>
            <w:ins w:id="216" w:author="M365 Copilot" w:date="2026-07-05T01:08:00Z" w16du:dateUtc="2026-07-05T05:08:00Z">
              <w:r>
                <w:t>Formatting/design</w:t>
              </w:r>
            </w:ins>
          </w:p>
        </w:tc>
        <w:tc>
          <w:tcPr>
            <w:tcW w:w="2520" w:type="dxa"/>
          </w:tcPr>
          <w:p w14:paraId="678627A6" w14:textId="77777777" w:rsidR="00273D3B" w:rsidRDefault="004310E6">
            <w:pPr>
              <w:rPr>
                <w:ins w:id="217" w:author="M365 Copilot" w:date="2026-07-05T01:08:00Z" w16du:dateUtc="2026-07-05T05:08:00Z"/>
              </w:rPr>
            </w:pPr>
            <w:ins w:id="218" w:author="M365 Copilot" w:date="2026-07-05T01:08:00Z" w16du:dateUtc="2026-07-05T05:08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20ABF5EE" w14:textId="77777777" w:rsidR="00273D3B" w:rsidRDefault="004310E6">
            <w:pPr>
              <w:rPr>
                <w:ins w:id="219" w:author="M365 Copilot" w:date="2026-07-05T01:08:00Z" w16du:dateUtc="2026-07-05T05:08:00Z"/>
              </w:rPr>
            </w:pPr>
            <w:ins w:id="220" w:author="M365 Copilot" w:date="2026-07-05T01:08:00Z" w16du:dateUtc="2026-07-05T05:08:00Z">
              <w:r>
                <w:t>Advanced styles, themes, columns, section breaks, page setup, watermarks, object placement</w:t>
              </w:r>
            </w:ins>
          </w:p>
        </w:tc>
        <w:tc>
          <w:tcPr>
            <w:tcW w:w="2520" w:type="dxa"/>
          </w:tcPr>
          <w:p w14:paraId="00067126" w14:textId="77777777" w:rsidR="00273D3B" w:rsidRDefault="004310E6">
            <w:pPr>
              <w:rPr>
                <w:ins w:id="221" w:author="M365 Copilot" w:date="2026-07-05T01:08:00Z" w16du:dateUtc="2026-07-05T05:08:00Z"/>
              </w:rPr>
            </w:pPr>
            <w:ins w:id="222" w:author="M365 Copilot" w:date="2026-07-05T01:08:00Z" w16du:dateUtc="2026-07-05T05:08:00Z">
              <w:r>
                <w:t>Higher-fidelity professional output</w:t>
              </w:r>
            </w:ins>
          </w:p>
        </w:tc>
      </w:tr>
      <w:tr w:rsidR="00273D3B" w14:paraId="1E7D1192" w14:textId="77777777">
        <w:trPr>
          <w:jc w:val="center"/>
          <w:ins w:id="223" w:author="M365 Copilot" w:date="2026-07-05T01:08:00Z" w16du:dateUtc="2026-07-05T05:08:00Z"/>
        </w:trPr>
        <w:tc>
          <w:tcPr>
            <w:tcW w:w="2520" w:type="dxa"/>
          </w:tcPr>
          <w:p w14:paraId="40D2CABE" w14:textId="77777777" w:rsidR="00273D3B" w:rsidRDefault="004310E6">
            <w:pPr>
              <w:rPr>
                <w:ins w:id="224" w:author="M365 Copilot" w:date="2026-07-05T01:08:00Z" w16du:dateUtc="2026-07-05T05:08:00Z"/>
              </w:rPr>
            </w:pPr>
            <w:ins w:id="225" w:author="M365 Copilot" w:date="2026-07-05T01:08:00Z" w16du:dateUtc="2026-07-05T05:08:00Z">
              <w:r>
                <w:t>Mail merge</w:t>
              </w:r>
            </w:ins>
          </w:p>
        </w:tc>
        <w:tc>
          <w:tcPr>
            <w:tcW w:w="2520" w:type="dxa"/>
          </w:tcPr>
          <w:p w14:paraId="71B8C536" w14:textId="77777777" w:rsidR="00273D3B" w:rsidRDefault="004310E6">
            <w:pPr>
              <w:rPr>
                <w:ins w:id="226" w:author="M365 Copilot" w:date="2026-07-05T01:08:00Z" w16du:dateUtc="2026-07-05T05:08:00Z"/>
              </w:rPr>
            </w:pPr>
            <w:ins w:id="227" w:author="M365 Copilot" w:date="2026-07-05T01:08:00Z" w16du:dateUtc="2026-07-05T05:08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5872AFB6" w14:textId="77777777" w:rsidR="00273D3B" w:rsidRDefault="004310E6">
            <w:pPr>
              <w:rPr>
                <w:ins w:id="228" w:author="M365 Copilot" w:date="2026-07-05T01:08:00Z" w16du:dateUtc="2026-07-05T05:08:00Z"/>
              </w:rPr>
            </w:pPr>
            <w:ins w:id="229" w:author="M365 Copilot" w:date="2026-07-05T01:08:00Z" w16du:dateUtc="2026-07-05T05:08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42CBC623" w14:textId="77777777" w:rsidR="00273D3B" w:rsidRDefault="004310E6">
            <w:pPr>
              <w:rPr>
                <w:ins w:id="230" w:author="M365 Copilot" w:date="2026-07-05T01:08:00Z" w16du:dateUtc="2026-07-05T05:08:00Z"/>
              </w:rPr>
            </w:pPr>
            <w:ins w:id="231" w:author="M365 Copilot" w:date="2026-07-05T01:08:00Z" w16du:dateUtc="2026-07-05T05:08:00Z">
              <w:r>
                <w:t>Production-ready personalized letters, labels, envelopes, email merges</w:t>
              </w:r>
            </w:ins>
          </w:p>
        </w:tc>
      </w:tr>
      <w:tr w:rsidR="00273D3B" w14:paraId="7D27B9B5" w14:textId="77777777">
        <w:trPr>
          <w:jc w:val="center"/>
          <w:ins w:id="232" w:author="M365 Copilot" w:date="2026-07-05T01:08:00Z" w16du:dateUtc="2026-07-05T05:08:00Z"/>
        </w:trPr>
        <w:tc>
          <w:tcPr>
            <w:tcW w:w="2520" w:type="dxa"/>
          </w:tcPr>
          <w:p w14:paraId="3F17D43F" w14:textId="77777777" w:rsidR="00273D3B" w:rsidRDefault="004310E6">
            <w:pPr>
              <w:rPr>
                <w:ins w:id="233" w:author="M365 Copilot" w:date="2026-07-05T01:08:00Z" w16du:dateUtc="2026-07-05T05:08:00Z"/>
              </w:rPr>
            </w:pPr>
            <w:ins w:id="234" w:author="M365 Copilot" w:date="2026-07-05T01:08:00Z" w16du:dateUtc="2026-07-05T05:08:00Z">
              <w:r>
                <w:t>Automation</w:t>
              </w:r>
            </w:ins>
          </w:p>
        </w:tc>
        <w:tc>
          <w:tcPr>
            <w:tcW w:w="2520" w:type="dxa"/>
          </w:tcPr>
          <w:p w14:paraId="1036564C" w14:textId="77777777" w:rsidR="00273D3B" w:rsidRDefault="004310E6">
            <w:pPr>
              <w:rPr>
                <w:ins w:id="235" w:author="M365 Copilot" w:date="2026-07-05T01:08:00Z" w16du:dateUtc="2026-07-05T05:08:00Z"/>
              </w:rPr>
            </w:pPr>
            <w:ins w:id="236" w:author="M365 Copilot" w:date="2026-07-05T01:08:00Z" w16du:dateUtc="2026-07-05T05:08:00Z">
              <w:r>
                <w:t>Apps Script/add-ons</w:t>
              </w:r>
            </w:ins>
          </w:p>
        </w:tc>
        <w:tc>
          <w:tcPr>
            <w:tcW w:w="2520" w:type="dxa"/>
          </w:tcPr>
          <w:p w14:paraId="0F995A2F" w14:textId="77777777" w:rsidR="00273D3B" w:rsidRDefault="004310E6">
            <w:pPr>
              <w:rPr>
                <w:ins w:id="237" w:author="M365 Copilot" w:date="2026-07-05T01:08:00Z" w16du:dateUtc="2026-07-05T05:08:00Z"/>
              </w:rPr>
            </w:pPr>
            <w:ins w:id="238" w:author="M365 Copilot" w:date="2026-07-05T01:08:00Z" w16du:dateUtc="2026-07-05T05:08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092575E0" w14:textId="77777777" w:rsidR="00273D3B" w:rsidRDefault="004310E6">
            <w:pPr>
              <w:rPr>
                <w:ins w:id="239" w:author="M365 Copilot" w:date="2026-07-05T01:08:00Z" w16du:dateUtc="2026-07-05T05:08:00Z"/>
              </w:rPr>
            </w:pPr>
            <w:ins w:id="240" w:author="M365 Copilot" w:date="2026-07-05T01:08:00Z" w16du:dateUtc="2026-07-05T05:08:00Z">
              <w:r>
                <w:t>Broader enterprise automation surface</w:t>
              </w:r>
            </w:ins>
          </w:p>
        </w:tc>
      </w:tr>
      <w:tr w:rsidR="00273D3B" w14:paraId="62364ADF" w14:textId="77777777">
        <w:trPr>
          <w:jc w:val="center"/>
          <w:ins w:id="241" w:author="M365 Copilot" w:date="2026-07-05T01:08:00Z" w16du:dateUtc="2026-07-05T05:08:00Z"/>
        </w:trPr>
        <w:tc>
          <w:tcPr>
            <w:tcW w:w="2520" w:type="dxa"/>
          </w:tcPr>
          <w:p w14:paraId="780C62D1" w14:textId="77777777" w:rsidR="00273D3B" w:rsidRDefault="004310E6">
            <w:pPr>
              <w:rPr>
                <w:ins w:id="242" w:author="M365 Copilot" w:date="2026-07-05T01:08:00Z" w16du:dateUtc="2026-07-05T05:08:00Z"/>
              </w:rPr>
            </w:pPr>
            <w:ins w:id="243" w:author="M365 Copilot" w:date="2026-07-05T01:08:00Z" w16du:dateUtc="2026-07-05T05:08:00Z">
              <w:r>
                <w:t>Security/compliance</w:t>
              </w:r>
            </w:ins>
          </w:p>
        </w:tc>
        <w:tc>
          <w:tcPr>
            <w:tcW w:w="2520" w:type="dxa"/>
          </w:tcPr>
          <w:p w14:paraId="0E37D4C1" w14:textId="77777777" w:rsidR="00273D3B" w:rsidRDefault="004310E6">
            <w:pPr>
              <w:rPr>
                <w:ins w:id="244" w:author="M365 Copilot" w:date="2026-07-05T01:08:00Z" w16du:dateUtc="2026-07-05T05:08:00Z"/>
              </w:rPr>
            </w:pPr>
            <w:ins w:id="245" w:author="M365 Copilot" w:date="2026-07-05T01:08:00Z" w16du:dateUtc="2026-07-05T05:08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0EE9A817" w14:textId="77777777" w:rsidR="00273D3B" w:rsidRDefault="004310E6">
            <w:pPr>
              <w:rPr>
                <w:ins w:id="246" w:author="M365 Copilot" w:date="2026-07-05T01:08:00Z" w16du:dateUtc="2026-07-05T05:08:00Z"/>
              </w:rPr>
            </w:pPr>
            <w:ins w:id="247" w:author="M365 Copilot" w:date="2026-07-05T01:08:00Z" w16du:dateUtc="2026-07-05T05:08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34E221C5" w14:textId="77777777" w:rsidR="00273D3B" w:rsidRDefault="004310E6">
            <w:pPr>
              <w:rPr>
                <w:ins w:id="248" w:author="M365 Copilot" w:date="2026-07-05T01:08:00Z" w16du:dateUtc="2026-07-05T05:08:00Z"/>
              </w:rPr>
            </w:pPr>
            <w:ins w:id="249" w:author="M365 Copilot" w:date="2026-07-05T01:08:00Z" w16du:dateUtc="2026-07-05T05:08:00Z">
              <w:r>
                <w:t>Deeper Microsoft 365 governance stack</w:t>
              </w:r>
            </w:ins>
          </w:p>
        </w:tc>
      </w:tr>
      <w:tr w:rsidR="00273D3B" w14:paraId="3EC2B92E" w14:textId="77777777">
        <w:trPr>
          <w:jc w:val="center"/>
          <w:ins w:id="250" w:author="M365 Copilot" w:date="2026-07-05T01:08:00Z" w16du:dateUtc="2026-07-05T05:08:00Z"/>
        </w:trPr>
        <w:tc>
          <w:tcPr>
            <w:tcW w:w="2520" w:type="dxa"/>
          </w:tcPr>
          <w:p w14:paraId="57E331B7" w14:textId="77777777" w:rsidR="00273D3B" w:rsidRDefault="004310E6">
            <w:pPr>
              <w:rPr>
                <w:ins w:id="251" w:author="M365 Copilot" w:date="2026-07-05T01:08:00Z" w16du:dateUtc="2026-07-05T05:08:00Z"/>
              </w:rPr>
            </w:pPr>
            <w:ins w:id="252" w:author="M365 Copilot" w:date="2026-07-05T01:08:00Z" w16du:dateUtc="2026-07-05T05:08:00Z">
              <w:r>
                <w:t>AI assistance</w:t>
              </w:r>
            </w:ins>
          </w:p>
        </w:tc>
        <w:tc>
          <w:tcPr>
            <w:tcW w:w="2520" w:type="dxa"/>
          </w:tcPr>
          <w:p w14:paraId="41F7181D" w14:textId="77777777" w:rsidR="00273D3B" w:rsidRDefault="004310E6">
            <w:pPr>
              <w:rPr>
                <w:ins w:id="253" w:author="M365 Copilot" w:date="2026-07-05T01:08:00Z" w16du:dateUtc="2026-07-05T05:08:00Z"/>
              </w:rPr>
            </w:pPr>
            <w:ins w:id="254" w:author="M365 Copilot" w:date="2026-07-05T01:08:00Z" w16du:dateUtc="2026-07-05T05:08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3F64FA2F" w14:textId="77777777" w:rsidR="00273D3B" w:rsidRDefault="004310E6">
            <w:pPr>
              <w:rPr>
                <w:ins w:id="255" w:author="M365 Copilot" w:date="2026-07-05T01:08:00Z" w16du:dateUtc="2026-07-05T05:08:00Z"/>
              </w:rPr>
            </w:pPr>
            <w:ins w:id="256" w:author="M365 Copilot" w:date="2026-07-05T01:08:00Z" w16du:dateUtc="2026-07-05T05:08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1FDEBB43" w14:textId="77777777" w:rsidR="00273D3B" w:rsidRDefault="004310E6">
            <w:pPr>
              <w:rPr>
                <w:ins w:id="257" w:author="M365 Copilot" w:date="2026-07-05T01:08:00Z" w16du:dateUtc="2026-07-05T05:08:00Z"/>
              </w:rPr>
            </w:pPr>
            <w:ins w:id="258" w:author="M365 Copilot" w:date="2026-07-05T01:08:00Z" w16du:dateUtc="2026-07-05T05:08:00Z">
              <w:r>
                <w:t>AI integrated with M365 data and compliance controls</w:t>
              </w:r>
            </w:ins>
          </w:p>
        </w:tc>
      </w:tr>
      <w:tr w:rsidR="00273D3B" w14:paraId="1F796DEE" w14:textId="77777777">
        <w:trPr>
          <w:jc w:val="center"/>
          <w:ins w:id="259" w:author="M365 Copilot" w:date="2026-07-05T01:08:00Z" w16du:dateUtc="2026-07-05T05:08:00Z"/>
        </w:trPr>
        <w:tc>
          <w:tcPr>
            <w:tcW w:w="2520" w:type="dxa"/>
          </w:tcPr>
          <w:p w14:paraId="4F46EA42" w14:textId="77777777" w:rsidR="00273D3B" w:rsidRDefault="004310E6">
            <w:pPr>
              <w:rPr>
                <w:ins w:id="260" w:author="M365 Copilot" w:date="2026-07-05T01:08:00Z" w16du:dateUtc="2026-07-05T05:08:00Z"/>
              </w:rPr>
            </w:pPr>
            <w:ins w:id="261" w:author="M365 Copilot" w:date="2026-07-05T01:08:00Z" w16du:dateUtc="2026-07-05T05:08:00Z">
              <w:r>
                <w:t>Offline capability</w:t>
              </w:r>
            </w:ins>
          </w:p>
        </w:tc>
        <w:tc>
          <w:tcPr>
            <w:tcW w:w="2520" w:type="dxa"/>
          </w:tcPr>
          <w:p w14:paraId="6E95C9EE" w14:textId="77777777" w:rsidR="00273D3B" w:rsidRDefault="004310E6">
            <w:pPr>
              <w:rPr>
                <w:ins w:id="262" w:author="M365 Copilot" w:date="2026-07-05T01:08:00Z" w16du:dateUtc="2026-07-05T05:08:00Z"/>
              </w:rPr>
            </w:pPr>
            <w:ins w:id="263" w:author="M365 Copilot" w:date="2026-07-05T01:08:00Z" w16du:dateUtc="2026-07-05T05:08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03709525" w14:textId="77777777" w:rsidR="00273D3B" w:rsidRDefault="004310E6">
            <w:pPr>
              <w:rPr>
                <w:ins w:id="264" w:author="M365 Copilot" w:date="2026-07-05T01:08:00Z" w16du:dateUtc="2026-07-05T05:08:00Z"/>
              </w:rPr>
            </w:pPr>
            <w:ins w:id="265" w:author="M365 Copilot" w:date="2026-07-05T01:08:00Z" w16du:dateUtc="2026-07-05T05:08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11164C4A" w14:textId="77777777" w:rsidR="00273D3B" w:rsidRDefault="004310E6">
            <w:pPr>
              <w:rPr>
                <w:ins w:id="266" w:author="M365 Copilot" w:date="2026-07-05T01:08:00Z" w16du:dateUtc="2026-07-05T05:08:00Z"/>
              </w:rPr>
            </w:pPr>
            <w:ins w:id="267" w:author="M365 Copilot" w:date="2026-07-05T01:08:00Z" w16du:dateUtc="2026-07-05T05:08:00Z">
              <w:r>
                <w:t>Most capable no-internet document editor</w:t>
              </w:r>
            </w:ins>
          </w:p>
        </w:tc>
      </w:tr>
      <w:tr w:rsidR="00273D3B" w14:paraId="26CBADBB" w14:textId="77777777">
        <w:trPr>
          <w:jc w:val="center"/>
          <w:ins w:id="268" w:author="M365 Copilot" w:date="2026-07-05T01:08:00Z" w16du:dateUtc="2026-07-05T05:08:00Z"/>
        </w:trPr>
        <w:tc>
          <w:tcPr>
            <w:tcW w:w="2520" w:type="dxa"/>
          </w:tcPr>
          <w:p w14:paraId="107AFC09" w14:textId="77777777" w:rsidR="00273D3B" w:rsidRDefault="004310E6">
            <w:pPr>
              <w:rPr>
                <w:ins w:id="269" w:author="M365 Copilot" w:date="2026-07-05T01:08:00Z" w16du:dateUtc="2026-07-05T05:08:00Z"/>
              </w:rPr>
            </w:pPr>
            <w:ins w:id="270" w:author="M365 Copilot" w:date="2026-07-05T01:08:00Z" w16du:dateUtc="2026-07-05T05:08:00Z">
              <w:r>
                <w:t>Compatibility</w:t>
              </w:r>
            </w:ins>
          </w:p>
        </w:tc>
        <w:tc>
          <w:tcPr>
            <w:tcW w:w="2520" w:type="dxa"/>
          </w:tcPr>
          <w:p w14:paraId="59239E10" w14:textId="77777777" w:rsidR="00273D3B" w:rsidRDefault="004310E6">
            <w:pPr>
              <w:rPr>
                <w:ins w:id="271" w:author="M365 Copilot" w:date="2026-07-05T01:08:00Z" w16du:dateUtc="2026-07-05T05:08:00Z"/>
              </w:rPr>
            </w:pPr>
            <w:ins w:id="272" w:author="M365 Copilot" w:date="2026-07-05T01:08:00Z" w16du:dateUtc="2026-07-05T05:08:00Z">
              <w:r>
                <w:t>Imports/exports DOCX</w:t>
              </w:r>
            </w:ins>
          </w:p>
        </w:tc>
        <w:tc>
          <w:tcPr>
            <w:tcW w:w="2520" w:type="dxa"/>
          </w:tcPr>
          <w:p w14:paraId="4673BFE0" w14:textId="77777777" w:rsidR="00273D3B" w:rsidRDefault="004310E6">
            <w:pPr>
              <w:rPr>
                <w:ins w:id="273" w:author="M365 Copilot" w:date="2026-07-05T01:08:00Z" w16du:dateUtc="2026-07-05T05:08:00Z"/>
              </w:rPr>
            </w:pPr>
            <w:ins w:id="274" w:author="M365 Copilot" w:date="2026-07-05T01:08:00Z" w16du:dateUtc="2026-07-05T05:08:00Z">
              <w:r>
                <w:t xml:space="preserve">Native DOCX fidelity and Office ecosystem </w:t>
              </w:r>
              <w:r>
                <w:lastRenderedPageBreak/>
              </w:r>
              <w:r>
                <w:t>standard</w:t>
              </w:r>
            </w:ins>
          </w:p>
        </w:tc>
        <w:tc>
          <w:tcPr>
            <w:tcW w:w="2520" w:type="dxa"/>
          </w:tcPr>
          <w:p w14:paraId="6194DC13" w14:textId="77777777" w:rsidR="00273D3B" w:rsidRDefault="004310E6">
            <w:pPr>
              <w:rPr>
                <w:ins w:id="275" w:author="M365 Copilot" w:date="2026-07-05T01:08:00Z" w16du:dateUtc="2026-07-05T05:08:00Z"/>
              </w:rPr>
            </w:pPr>
            <w:ins w:id="276" w:author="M365 Copilot" w:date="2026-07-05T01:08:00Z" w16du:dateUtc="2026-07-05T05:08:00Z">
              <w:r>
                <w:lastRenderedPageBreak/>
              </w:r>
              <w:r>
                <w:t>Best authoritative format for businesses</w:t>
              </w:r>
            </w:ins>
          </w:p>
        </w:tc>
      </w:tr>
    </w:tbl>
    <w:p w14:paraId="6ED496D4" w14:textId="77777777" w:rsidR="00273D3B" w:rsidRDefault="004310E6">
      <w:pPr>
        <w:pStyle w:val="Heading1"/>
        <w:rPr>
          <w:ins w:id="277" w:author="M365 Copilot" w:date="2026-07-05T01:08:00Z" w16du:dateUtc="2026-07-05T05:08:00Z"/>
        </w:rPr>
      </w:pPr>
      <w:bookmarkStart w:id="278" w:name="chart"/>
      <w:ins w:id="279" w:author="M365 Copilot" w:date="2026-07-05T01:08:00Z" w16du:dateUtc="2026-07-05T05:08:00Z">
        <w:r>
          <w:t>4. Visual proof: capability depth</w:t>
        </w:r>
      </w:ins>
    </w:p>
    <w:p w14:paraId="6CAB302F" w14:textId="77777777" w:rsidR="00273D3B" w:rsidRDefault="004310E6">
      <w:pPr>
        <w:rPr>
          <w:ins w:id="280" w:author="M365 Copilot" w:date="2026-07-05T01:08:00Z" w16du:dateUtc="2026-07-05T05:08:00Z"/>
        </w:rPr>
      </w:pPr>
      <w:ins w:id="281" w:author="M365 Copilot" w:date="2026-07-05T01:08:00Z" w16du:dateUtc="2026-07-05T05:08:00Z">
        <w:r>
          <w:t>The chart below is an illustrative scoring model for sales discussion. It is not a benchmark; it visualizes where Word typically differentiates when business documents require control, polish, and governance.</w:t>
        </w:r>
      </w:ins>
    </w:p>
    <w:p w14:paraId="7E646DF0" w14:textId="77777777" w:rsidR="00273D3B" w:rsidRDefault="004310E6">
      <w:pPr>
        <w:jc w:val="center"/>
        <w:rPr>
          <w:ins w:id="282" w:author="M365 Copilot" w:date="2026-07-05T01:08:00Z" w16du:dateUtc="2026-07-05T05:08:00Z"/>
        </w:rPr>
      </w:pPr>
      <w:ins w:id="283" w:author="M365 Copilot" w:date="2026-07-05T01:08:00Z" w16du:dateUtc="2026-07-05T05:08:00Z">
        <w:r>
          <w:rPr>
            <w:noProof/>
          </w:rPr>
          <w:drawing>
            <wp:inline distT="0" distB="0" distL="0" distR="0">
              <wp:extent cx="6583680" cy="3385239"/>
              <wp:effectExtent l="0" t="0" r="0" b="0"/>
              <wp:docPr id="1" name="Picture 1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word_vs_google_docs_capability_chart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3680" cy="338523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DDA7B8F" w14:textId="77777777" w:rsidR="00273D3B" w:rsidRDefault="004310E6">
      <w:pPr>
        <w:pStyle w:val="Heading1"/>
        <w:rPr>
          <w:ins w:id="284" w:author="M365 Copilot" w:date="2026-07-05T01:08:00Z" w16du:dateUtc="2026-07-05T05:08:00Z"/>
        </w:rPr>
      </w:pPr>
      <w:bookmarkStart w:id="285" w:name="demo"/>
      <w:ins w:id="286" w:author="M365 Copilot" w:date="2026-07-05T01:08:00Z" w16du:dateUtc="2026-07-05T05:08:00Z">
        <w:r>
          <w:t>5. Built-in Word feature demonstration in this file</w:t>
        </w:r>
      </w:ins>
    </w:p>
    <w:p w14:paraId="71C30206" w14:textId="77777777" w:rsidR="00273D3B" w:rsidRDefault="004310E6">
      <w:pPr>
        <w:pStyle w:val="ListNumber"/>
        <w:rPr>
          <w:ins w:id="287" w:author="M365 Copilot" w:date="2026-07-05T01:08:00Z" w16du:dateUtc="2026-07-05T05:08:00Z"/>
        </w:rPr>
      </w:pPr>
      <w:ins w:id="288" w:author="M365 Copilot" w:date="2026-07-05T01:08:00Z" w16du:dateUtc="2026-07-05T05:08:00Z">
        <w:r>
          <w:t>Title page with styled metadata table</w:t>
        </w:r>
      </w:ins>
    </w:p>
    <w:p w14:paraId="6131A1BB" w14:textId="77777777" w:rsidR="00273D3B" w:rsidRDefault="004310E6">
      <w:pPr>
        <w:pStyle w:val="ListNumber"/>
        <w:rPr>
          <w:ins w:id="289" w:author="M365 Copilot" w:date="2026-07-05T01:08:00Z" w16du:dateUtc="2026-07-05T05:08:00Z"/>
        </w:rPr>
      </w:pPr>
      <w:ins w:id="290" w:author="M365 Copilot" w:date="2026-07-05T01:08:00Z" w16du:dateUtc="2026-07-05T05:08:00Z">
        <w:r>
          <w:t>Automatic Table of Contents field</w:t>
        </w:r>
      </w:ins>
    </w:p>
    <w:p w14:paraId="48165F05" w14:textId="77777777" w:rsidR="00273D3B" w:rsidRDefault="004310E6">
      <w:pPr>
        <w:pStyle w:val="ListNumber"/>
        <w:rPr>
          <w:ins w:id="291" w:author="M365 Copilot" w:date="2026-07-05T01:08:00Z" w16du:dateUtc="2026-07-05T05:08:00Z"/>
        </w:rPr>
      </w:pPr>
      <w:ins w:id="292" w:author="M365 Copilot" w:date="2026-07-05T01:08:00Z" w16du:dateUtc="2026-07-05T05:08:00Z">
        <w:r>
          <w:t>Headers and footers with page numbering fields</w:t>
        </w:r>
      </w:ins>
    </w:p>
    <w:p w14:paraId="1D4825B9" w14:textId="77777777" w:rsidR="00273D3B" w:rsidRDefault="004310E6">
      <w:pPr>
        <w:pStyle w:val="ListNumber"/>
        <w:rPr>
          <w:ins w:id="293" w:author="M365 Copilot" w:date="2026-07-05T01:08:00Z" w16du:dateUtc="2026-07-05T05:08:00Z"/>
        </w:rPr>
      </w:pPr>
      <w:ins w:id="294" w:author="M365 Copilot" w:date="2026-07-05T01:08:00Z" w16du:dateUtc="2026-07-05T05:08:00Z">
        <w:r>
          <w:t>Bookmarks and internal hyperlinks</w:t>
        </w:r>
      </w:ins>
    </w:p>
    <w:p w14:paraId="73DBFB0D" w14:textId="77777777" w:rsidR="00273D3B" w:rsidRDefault="004310E6">
      <w:pPr>
        <w:pStyle w:val="ListNumber"/>
        <w:rPr>
          <w:ins w:id="295" w:author="M365 Copilot" w:date="2026-07-05T01:08:00Z" w16du:dateUtc="2026-07-05T05:08:00Z"/>
        </w:rPr>
      </w:pPr>
      <w:ins w:id="296" w:author="M365 Copilot" w:date="2026-07-05T01:08:00Z" w16du:dateUtc="2026-07-05T05:08:00Z">
        <w:r>
          <w:t>External hyperlinks to sources</w:t>
        </w:r>
      </w:ins>
    </w:p>
    <w:p w14:paraId="593B218D" w14:textId="77777777" w:rsidR="00273D3B" w:rsidRDefault="004310E6">
      <w:pPr>
        <w:pStyle w:val="ListNumber"/>
        <w:rPr>
          <w:ins w:id="297" w:author="M365 Copilot" w:date="2026-07-05T01:08:00Z" w16du:dateUtc="2026-07-05T05:08:00Z"/>
        </w:rPr>
      </w:pPr>
      <w:ins w:id="298" w:author="M365 Copilot" w:date="2026-07-05T01:08:00Z" w16du:dateUtc="2026-07-05T05:08:00Z">
        <w:r>
          <w:t>Styled comparison tables</w:t>
        </w:r>
      </w:ins>
    </w:p>
    <w:p w14:paraId="4C82F36A" w14:textId="77777777" w:rsidR="00273D3B" w:rsidRDefault="004310E6">
      <w:pPr>
        <w:pStyle w:val="ListNumber"/>
        <w:rPr>
          <w:ins w:id="299" w:author="M365 Copilot" w:date="2026-07-05T01:08:00Z" w16du:dateUtc="2026-07-05T05:08:00Z"/>
        </w:rPr>
      </w:pPr>
      <w:ins w:id="300" w:author="M365 Copilot" w:date="2026-07-05T01:08:00Z" w16du:dateUtc="2026-07-05T05:08:00Z">
        <w:r>
          <w:t>Callout boxes with shading</w:t>
        </w:r>
      </w:ins>
    </w:p>
    <w:p w14:paraId="56C11780" w14:textId="77777777" w:rsidR="00273D3B" w:rsidRDefault="004310E6">
      <w:pPr>
        <w:pStyle w:val="ListNumber"/>
        <w:rPr>
          <w:ins w:id="301" w:author="M365 Copilot" w:date="2026-07-05T01:08:00Z" w16du:dateUtc="2026-07-05T05:08:00Z"/>
        </w:rPr>
      </w:pPr>
      <w:ins w:id="302" w:author="M365 Copilot" w:date="2026-07-05T01:08:00Z" w16du:dateUtc="2026-07-05T05:08:00Z">
        <w:r>
          <w:t>Embedded chart image</w:t>
        </w:r>
      </w:ins>
    </w:p>
    <w:p w14:paraId="48AF7C37" w14:textId="77777777" w:rsidR="00273D3B" w:rsidRDefault="004310E6">
      <w:pPr>
        <w:pStyle w:val="ListNumber"/>
        <w:rPr>
          <w:ins w:id="303" w:author="M365 Copilot" w:date="2026-07-05T01:08:00Z" w16du:dateUtc="2026-07-05T05:08:00Z"/>
        </w:rPr>
      </w:pPr>
      <w:ins w:id="304" w:author="M365 Copilot" w:date="2026-07-05T01:08:00Z" w16du:dateUtc="2026-07-05T05:08:00Z">
        <w:r>
          <w:t>Landscape section for wide matrix</w:t>
        </w:r>
      </w:ins>
    </w:p>
    <w:p w14:paraId="0F3D2758" w14:textId="77777777" w:rsidR="00273D3B" w:rsidRDefault="004310E6">
      <w:pPr>
        <w:pStyle w:val="ListNumber"/>
        <w:rPr>
          <w:ins w:id="305" w:author="M365 Copilot" w:date="2026-07-05T01:08:00Z" w16du:dateUtc="2026-07-05T05:08:00Z"/>
        </w:rPr>
      </w:pPr>
      <w:ins w:id="306" w:author="M365 Copilot" w:date="2026-07-05T01:08:00Z" w16du:dateUtc="2026-07-05T05:08:00Z">
        <w:r>
          <w:t>Custom paragraph styles</w:t>
        </w:r>
      </w:ins>
    </w:p>
    <w:p w14:paraId="381B1AE2" w14:textId="77777777" w:rsidR="00273D3B" w:rsidRDefault="004310E6">
      <w:pPr>
        <w:pStyle w:val="ListNumber"/>
        <w:rPr>
          <w:ins w:id="307" w:author="M365 Copilot" w:date="2026-07-05T01:08:00Z" w16du:dateUtc="2026-07-05T05:08:00Z"/>
        </w:rPr>
      </w:pPr>
      <w:ins w:id="308" w:author="M365 Copilot" w:date="2026-07-05T01:08:00Z" w16du:dateUtc="2026-07-05T05:08:00Z">
        <w:r>
          <w:t>Footnote-style source appendix</w:t>
        </w:r>
      </w:ins>
    </w:p>
    <w:p w14:paraId="02E3279F" w14:textId="77777777" w:rsidR="00273D3B" w:rsidRDefault="004310E6">
      <w:pPr>
        <w:pStyle w:val="ListNumber"/>
        <w:rPr>
          <w:ins w:id="309" w:author="M365 Copilot" w:date="2026-07-05T01:08:00Z" w16du:dateUtc="2026-07-05T05:08:00Z"/>
        </w:rPr>
      </w:pPr>
      <w:ins w:id="310" w:author="M365 Copilot" w:date="2026-07-05T01:08:00Z" w16du:dateUtc="2026-07-05T05:08:00Z">
        <w:r>
          <w:t>Checklist, glossary, numbered procedures</w:t>
        </w:r>
      </w:ins>
    </w:p>
    <w:p w14:paraId="5F73B83B" w14:textId="77777777" w:rsidR="00273D3B" w:rsidRDefault="004310E6">
      <w:pPr>
        <w:pStyle w:val="ListNumber"/>
        <w:rPr>
          <w:ins w:id="311" w:author="M365 Copilot" w:date="2026-07-05T01:08:00Z" w16du:dateUtc="2026-07-05T05:08:00Z"/>
        </w:rPr>
      </w:pPr>
      <w:ins w:id="312" w:author="M365 Copilot" w:date="2026-07-05T01:08:00Z" w16du:dateUtc="2026-07-05T05:08:00Z">
        <w:r>
          <w:t>Signature block</w:t>
        </w:r>
      </w:ins>
    </w:p>
    <w:p w14:paraId="756F957C" w14:textId="77777777" w:rsidR="00273D3B" w:rsidRDefault="004310E6">
      <w:pPr>
        <w:pStyle w:val="ListNumber"/>
        <w:rPr>
          <w:ins w:id="313" w:author="M365 Copilot" w:date="2026-07-05T01:08:00Z" w16du:dateUtc="2026-07-05T05:08:00Z"/>
        </w:rPr>
      </w:pPr>
      <w:ins w:id="314" w:author="M365 Copilot" w:date="2026-07-05T01:08:00Z" w16du:dateUtc="2026-07-05T05:08:00Z">
        <w:r>
          <w:t>Document properties/core metadata</w:t>
        </w:r>
      </w:ins>
    </w:p>
    <w:p w14:paraId="54C6B606" w14:textId="77777777" w:rsidR="00273D3B" w:rsidRDefault="004310E6">
      <w:pPr>
        <w:pStyle w:val="ListNumber"/>
        <w:rPr>
          <w:ins w:id="315" w:author="M365 Copilot" w:date="2026-07-05T01:08:00Z" w16du:dateUtc="2026-07-05T05:08:00Z"/>
        </w:rPr>
      </w:pPr>
      <w:ins w:id="316" w:author="M365 Copilot" w:date="2026-07-05T01:08:00Z" w16du:dateUtc="2026-07-05T05:08:00Z">
        <w:r>
          <w:t>Watermark-like confidentiality statement in header</w:t>
        </w:r>
      </w:ins>
    </w:p>
    <w:p w14:paraId="6641E74F" w14:textId="77777777" w:rsidR="00273D3B" w:rsidRDefault="004310E6">
      <w:pPr>
        <w:rPr>
          <w:ins w:id="317" w:author="M365 Copilot" w:date="2026-07-05T01:08:00Z" w16du:dateUtc="2026-07-05T05:08:00Z"/>
        </w:rPr>
      </w:pPr>
      <w:ins w:id="318" w:author="M365 Copilot" w:date="2026-07-05T01:08:00Z" w16du:dateUtc="2026-07-05T05:08:00Z">
        <w:r>
          <w:t xml:space="preserve">Jump back to </w:t>
        </w:r>
        <w:r>
          <w:fldChar w:fldCharType="begin"/>
        </w:r>
        <w:r>
          <w:instrText>HYPERLINK \l "exec_summary" \h</w:instrText>
        </w:r>
        <w:r>
          <w:fldChar w:fldCharType="separate"/>
        </w:r>
        <w:r>
          <w:rPr>
            <w:color w:val="0563C1"/>
            <w:u w:val="single"/>
          </w:rPr>
          <w:t>Executive Summary</w:t>
        </w:r>
        <w:r>
          <w:fldChar w:fldCharType="end"/>
        </w:r>
        <w:r>
          <w:t xml:space="preserve"> or continue to the group-by-group argument below.</w:t>
        </w:r>
      </w:ins>
    </w:p>
    <w:p w14:paraId="0953A775" w14:textId="77777777" w:rsidR="00273D3B" w:rsidRDefault="00273D3B">
      <w:pPr>
        <w:rPr>
          <w:ins w:id="319" w:author="M365 Copilot" w:date="2026-07-05T01:08:00Z" w16du:dateUtc="2026-07-05T05:08:00Z"/>
        </w:rPr>
        <w:sectPr w:rsidR="00273D3B">
          <w:headerReference w:type="default" r:id="rId9"/>
          <w:footerReference w:type="default" r:id="rId10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694BDA3D" w14:textId="77777777" w:rsidR="00273D3B" w:rsidRDefault="004310E6">
      <w:pPr>
        <w:pStyle w:val="Heading1"/>
        <w:rPr>
          <w:ins w:id="320" w:author="M365 Copilot" w:date="2026-07-05T01:08:00Z" w16du:dateUtc="2026-07-05T05:08:00Z"/>
        </w:rPr>
      </w:pPr>
      <w:bookmarkStart w:id="321" w:name="wide_matrix"/>
      <w:ins w:id="322" w:author="M365 Copilot" w:date="2026-07-05T01:08:00Z" w16du:dateUtc="2026-07-05T05:08:00Z">
        <w:r>
          <w:lastRenderedPageBreak/>
        </w:r>
        <w:r>
          <w:t>6. Wide stakeholder view: why each buyer persona cares</w:t>
        </w:r>
        <w:bookmarkEnd w:id="321"/>
      </w:ins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273D3B" w14:paraId="4188C011" w14:textId="77777777" w:rsidTr="00273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323" w:author="M365 Copilot" w:date="2026-07-05T01:08:00Z" w16du:dateUtc="2026-07-05T05:08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1E0052D8" w14:textId="77777777" w:rsidR="00273D3B" w:rsidRDefault="004310E6">
            <w:pPr>
              <w:rPr>
                <w:ins w:id="324" w:author="M365 Copilot" w:date="2026-07-05T01:08:00Z" w16du:dateUtc="2026-07-05T05:08:00Z"/>
              </w:rPr>
            </w:pPr>
            <w:ins w:id="325" w:author="M365 Copilot" w:date="2026-07-05T01:08:00Z" w16du:dateUtc="2026-07-05T05:08:00Z">
              <w:r>
                <w:rPr>
                  <w:b/>
                  <w:color w:val="FFFFFF"/>
                </w:rPr>
                <w:t>Persona</w:t>
              </w:r>
            </w:ins>
          </w:p>
        </w:tc>
        <w:tc>
          <w:tcPr>
            <w:tcW w:w="2400" w:type="dxa"/>
            <w:shd w:val="clear" w:color="auto" w:fill="1F4E79"/>
          </w:tcPr>
          <w:p w14:paraId="0D76E58A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26" w:author="M365 Copilot" w:date="2026-07-05T01:08:00Z" w16du:dateUtc="2026-07-05T05:08:00Z"/>
              </w:rPr>
            </w:pPr>
            <w:ins w:id="327" w:author="M365 Copilot" w:date="2026-07-05T01:08:00Z" w16du:dateUtc="2026-07-05T05:08:00Z">
              <w:r>
                <w:rPr>
                  <w:b/>
                  <w:color w:val="FFFFFF"/>
                </w:rPr>
                <w:t>Need</w:t>
              </w:r>
            </w:ins>
          </w:p>
        </w:tc>
        <w:tc>
          <w:tcPr>
            <w:tcW w:w="2400" w:type="dxa"/>
            <w:shd w:val="clear" w:color="auto" w:fill="1F4E79"/>
          </w:tcPr>
          <w:p w14:paraId="25509409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28" w:author="M365 Copilot" w:date="2026-07-05T01:08:00Z" w16du:dateUtc="2026-07-05T05:08:00Z"/>
              </w:rPr>
            </w:pPr>
            <w:ins w:id="329" w:author="M365 Copilot" w:date="2026-07-05T01:08:00Z" w16du:dateUtc="2026-07-05T05:08:00Z">
              <w:r>
                <w:rPr>
                  <w:b/>
                  <w:color w:val="FFFFFF"/>
                </w:rPr>
                <w:t>Google Docs covers</w:t>
              </w:r>
            </w:ins>
          </w:p>
        </w:tc>
        <w:tc>
          <w:tcPr>
            <w:tcW w:w="2400" w:type="dxa"/>
            <w:shd w:val="clear" w:color="auto" w:fill="1F4E79"/>
          </w:tcPr>
          <w:p w14:paraId="1F4BD9E4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30" w:author="M365 Copilot" w:date="2026-07-05T01:08:00Z" w16du:dateUtc="2026-07-05T05:08:00Z"/>
              </w:rPr>
            </w:pPr>
            <w:ins w:id="331" w:author="M365 Copilot" w:date="2026-07-05T01:08:00Z" w16du:dateUtc="2026-07-05T05:08:00Z">
              <w:r>
                <w:rPr>
                  <w:b/>
                  <w:color w:val="FFFFFF"/>
                </w:rPr>
                <w:t>Word adds</w:t>
              </w:r>
            </w:ins>
          </w:p>
        </w:tc>
        <w:tc>
          <w:tcPr>
            <w:tcW w:w="2400" w:type="dxa"/>
            <w:shd w:val="clear" w:color="auto" w:fill="1F4E79"/>
          </w:tcPr>
          <w:p w14:paraId="3BF2B148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32" w:author="M365 Copilot" w:date="2026-07-05T01:08:00Z" w16du:dateUtc="2026-07-05T05:08:00Z"/>
              </w:rPr>
            </w:pPr>
            <w:ins w:id="333" w:author="M365 Copilot" w:date="2026-07-05T01:08:00Z" w16du:dateUtc="2026-07-05T05:08:00Z">
              <w:r>
                <w:rPr>
                  <w:b/>
                  <w:color w:val="FFFFFF"/>
                </w:rPr>
                <w:t>Proof point to demo</w:t>
              </w:r>
            </w:ins>
          </w:p>
        </w:tc>
        <w:tc>
          <w:tcPr>
            <w:tcW w:w="2400" w:type="dxa"/>
            <w:shd w:val="clear" w:color="auto" w:fill="1F4E79"/>
          </w:tcPr>
          <w:p w14:paraId="6887EC7F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34" w:author="M365 Copilot" w:date="2026-07-05T01:08:00Z" w16du:dateUtc="2026-07-05T05:08:00Z"/>
              </w:rPr>
            </w:pPr>
            <w:ins w:id="335" w:author="M365 Copilot" w:date="2026-07-05T01:08:00Z" w16du:dateUtc="2026-07-05T05:08:00Z">
              <w:r>
                <w:rPr>
                  <w:b/>
                  <w:color w:val="FFFFFF"/>
                </w:rPr>
                <w:t>Sales line</w:t>
              </w:r>
            </w:ins>
          </w:p>
        </w:tc>
      </w:tr>
      <w:tr w:rsidR="00273D3B" w14:paraId="52C1A0ED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36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63D36A6" w14:textId="77777777" w:rsidR="00273D3B" w:rsidRDefault="004310E6">
            <w:pPr>
              <w:rPr>
                <w:ins w:id="337" w:author="M365 Copilot" w:date="2026-07-05T01:08:00Z" w16du:dateUtc="2026-07-05T05:08:00Z"/>
              </w:rPr>
            </w:pPr>
            <w:ins w:id="338" w:author="M365 Copilot" w:date="2026-07-05T01:08:00Z" w16du:dateUtc="2026-07-05T05:08:00Z">
              <w:r>
                <w:t>Legal</w:t>
              </w:r>
            </w:ins>
          </w:p>
        </w:tc>
        <w:tc>
          <w:tcPr>
            <w:tcW w:w="2400" w:type="dxa"/>
          </w:tcPr>
          <w:p w14:paraId="65665C6A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9" w:author="M365 Copilot" w:date="2026-07-05T01:08:00Z" w16du:dateUtc="2026-07-05T05:08:00Z"/>
              </w:rPr>
            </w:pPr>
            <w:ins w:id="340" w:author="M365 Copilot" w:date="2026-07-05T01:08:00Z" w16du:dateUtc="2026-07-05T05:08:00Z">
              <w:r>
                <w:t>Auditable review</w:t>
              </w:r>
            </w:ins>
          </w:p>
        </w:tc>
        <w:tc>
          <w:tcPr>
            <w:tcW w:w="2400" w:type="dxa"/>
          </w:tcPr>
          <w:p w14:paraId="22F42DBE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41" w:author="M365 Copilot" w:date="2026-07-05T01:08:00Z" w16du:dateUtc="2026-07-05T05:08:00Z"/>
              </w:rPr>
            </w:pPr>
            <w:ins w:id="342" w:author="M365 Copilot" w:date="2026-07-05T01:08:00Z" w16du:dateUtc="2026-07-05T05:08:00Z">
              <w:r>
                <w:t>Suggestions/comments</w:t>
              </w:r>
            </w:ins>
          </w:p>
        </w:tc>
        <w:tc>
          <w:tcPr>
            <w:tcW w:w="2400" w:type="dxa"/>
          </w:tcPr>
          <w:p w14:paraId="0C8BA6B2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43" w:author="M365 Copilot" w:date="2026-07-05T01:08:00Z" w16du:dateUtc="2026-07-05T05:08:00Z"/>
              </w:rPr>
            </w:pPr>
            <w:ins w:id="344" w:author="M365 Copilot" w:date="2026-07-05T01:08:00Z" w16du:dateUtc="2026-07-05T05:08:00Z">
              <w:r>
                <w:t>Track Changes, compare/combine, lock tracking, permissions</w:t>
              </w:r>
            </w:ins>
          </w:p>
        </w:tc>
        <w:tc>
          <w:tcPr>
            <w:tcW w:w="2400" w:type="dxa"/>
          </w:tcPr>
          <w:p w14:paraId="6486B7E1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45" w:author="M365 Copilot" w:date="2026-07-05T01:08:00Z" w16du:dateUtc="2026-07-05T05:08:00Z"/>
              </w:rPr>
            </w:pPr>
            <w:ins w:id="346" w:author="M365 Copilot" w:date="2026-07-05T01:08:00Z" w16du:dateUtc="2026-07-05T05:08:00Z">
              <w:r>
                <w:t>Turn on Track Changes; accept/reject edits</w:t>
              </w:r>
            </w:ins>
          </w:p>
        </w:tc>
        <w:tc>
          <w:tcPr>
            <w:tcW w:w="2400" w:type="dxa"/>
          </w:tcPr>
          <w:p w14:paraId="1F491BF1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47" w:author="M365 Copilot" w:date="2026-07-05T01:08:00Z" w16du:dateUtc="2026-07-05T05:08:00Z"/>
              </w:rPr>
            </w:pPr>
            <w:ins w:id="348" w:author="M365 Copilot" w:date="2026-07-05T01:08:00Z" w16du:dateUtc="2026-07-05T05:08:00Z">
              <w:r>
                <w:t>“A browser editor is not a contract lifecycle tool.”</w:t>
              </w:r>
            </w:ins>
          </w:p>
        </w:tc>
      </w:tr>
      <w:tr w:rsidR="00273D3B" w14:paraId="0B709210" w14:textId="77777777" w:rsidTr="00273D3B">
        <w:trPr>
          <w:ins w:id="349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9477CA9" w14:textId="77777777" w:rsidR="00273D3B" w:rsidRDefault="004310E6">
            <w:pPr>
              <w:rPr>
                <w:ins w:id="350" w:author="M365 Copilot" w:date="2026-07-05T01:08:00Z" w16du:dateUtc="2026-07-05T05:08:00Z"/>
              </w:rPr>
            </w:pPr>
            <w:ins w:id="351" w:author="M365 Copilot" w:date="2026-07-05T01:08:00Z" w16du:dateUtc="2026-07-05T05:08:00Z">
              <w:r>
                <w:t>Marketing</w:t>
              </w:r>
            </w:ins>
          </w:p>
        </w:tc>
        <w:tc>
          <w:tcPr>
            <w:tcW w:w="2400" w:type="dxa"/>
          </w:tcPr>
          <w:p w14:paraId="7686540E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2" w:author="M365 Copilot" w:date="2026-07-05T01:08:00Z" w16du:dateUtc="2026-07-05T05:08:00Z"/>
              </w:rPr>
            </w:pPr>
            <w:ins w:id="353" w:author="M365 Copilot" w:date="2026-07-05T01:08:00Z" w16du:dateUtc="2026-07-05T05:08:00Z">
              <w:r>
                <w:t>Pixel-aware polish</w:t>
              </w:r>
            </w:ins>
          </w:p>
        </w:tc>
        <w:tc>
          <w:tcPr>
            <w:tcW w:w="2400" w:type="dxa"/>
          </w:tcPr>
          <w:p w14:paraId="1A53962C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4" w:author="M365 Copilot" w:date="2026-07-05T01:08:00Z" w16du:dateUtc="2026-07-05T05:08:00Z"/>
              </w:rPr>
            </w:pPr>
            <w:ins w:id="355" w:author="M365 Copilot" w:date="2026-07-05T01:08:00Z" w16du:dateUtc="2026-07-05T05:08:00Z">
              <w:r>
                <w:t>Basic layout</w:t>
              </w:r>
            </w:ins>
          </w:p>
        </w:tc>
        <w:tc>
          <w:tcPr>
            <w:tcW w:w="2400" w:type="dxa"/>
          </w:tcPr>
          <w:p w14:paraId="13B4DDD8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6" w:author="M365 Copilot" w:date="2026-07-05T01:08:00Z" w16du:dateUtc="2026-07-05T05:08:00Z"/>
              </w:rPr>
            </w:pPr>
            <w:ins w:id="357" w:author="M365 Copilot" w:date="2026-07-05T01:08:00Z" w16du:dateUtc="2026-07-05T05:08:00Z">
              <w:r>
                <w:t>Advanced styles, sections, columns, image wrapping, PDF export</w:t>
              </w:r>
            </w:ins>
          </w:p>
        </w:tc>
        <w:tc>
          <w:tcPr>
            <w:tcW w:w="2400" w:type="dxa"/>
          </w:tcPr>
          <w:p w14:paraId="1CAF625D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8" w:author="M365 Copilot" w:date="2026-07-05T01:08:00Z" w16du:dateUtc="2026-07-05T05:08:00Z"/>
              </w:rPr>
            </w:pPr>
            <w:ins w:id="359" w:author="M365 Copilot" w:date="2026-07-05T01:08:00Z" w16du:dateUtc="2026-07-05T05:08:00Z">
              <w:r>
                <w:t>Show branded template and exported PDF</w:t>
              </w:r>
            </w:ins>
          </w:p>
        </w:tc>
        <w:tc>
          <w:tcPr>
            <w:tcW w:w="2400" w:type="dxa"/>
          </w:tcPr>
          <w:p w14:paraId="0F5D5AC9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60" w:author="M365 Copilot" w:date="2026-07-05T01:08:00Z" w16du:dateUtc="2026-07-05T05:08:00Z"/>
              </w:rPr>
            </w:pPr>
            <w:ins w:id="361" w:author="M365 Copilot" w:date="2026-07-05T01:08:00Z" w16du:dateUtc="2026-07-05T05:08:00Z">
              <w:r>
                <w:t>“Collaborate fast, publish beautifully.”</w:t>
              </w:r>
            </w:ins>
          </w:p>
        </w:tc>
      </w:tr>
      <w:tr w:rsidR="00273D3B" w14:paraId="2BA37FE8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62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8A01666" w14:textId="77777777" w:rsidR="00273D3B" w:rsidRDefault="004310E6">
            <w:pPr>
              <w:rPr>
                <w:ins w:id="363" w:author="M365 Copilot" w:date="2026-07-05T01:08:00Z" w16du:dateUtc="2026-07-05T05:08:00Z"/>
              </w:rPr>
            </w:pPr>
            <w:ins w:id="364" w:author="M365 Copilot" w:date="2026-07-05T01:08:00Z" w16du:dateUtc="2026-07-05T05:08:00Z">
              <w:r>
                <w:t>HR</w:t>
              </w:r>
            </w:ins>
          </w:p>
        </w:tc>
        <w:tc>
          <w:tcPr>
            <w:tcW w:w="2400" w:type="dxa"/>
          </w:tcPr>
          <w:p w14:paraId="308835CD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65" w:author="M365 Copilot" w:date="2026-07-05T01:08:00Z" w16du:dateUtc="2026-07-05T05:08:00Z"/>
              </w:rPr>
            </w:pPr>
            <w:ins w:id="366" w:author="M365 Copilot" w:date="2026-07-05T01:08:00Z" w16du:dateUtc="2026-07-05T05:08:00Z">
              <w:r>
                <w:t>Personalized outbound docs</w:t>
              </w:r>
            </w:ins>
          </w:p>
        </w:tc>
        <w:tc>
          <w:tcPr>
            <w:tcW w:w="2400" w:type="dxa"/>
          </w:tcPr>
          <w:p w14:paraId="7484BEC7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67" w:author="M365 Copilot" w:date="2026-07-05T01:08:00Z" w16du:dateUtc="2026-07-05T05:08:00Z"/>
              </w:rPr>
            </w:pPr>
            <w:ins w:id="368" w:author="M365 Copilot" w:date="2026-07-05T01:08:00Z" w16du:dateUtc="2026-07-05T05:08:00Z">
              <w:r>
                <w:t>Manual copies/add-ons</w:t>
              </w:r>
            </w:ins>
          </w:p>
        </w:tc>
        <w:tc>
          <w:tcPr>
            <w:tcW w:w="2400" w:type="dxa"/>
          </w:tcPr>
          <w:p w14:paraId="2397D92C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69" w:author="M365 Copilot" w:date="2026-07-05T01:08:00Z" w16du:dateUtc="2026-07-05T05:08:00Z"/>
              </w:rPr>
            </w:pPr>
            <w:ins w:id="370" w:author="M365 Copilot" w:date="2026-07-05T01:08:00Z" w16du:dateUtc="2026-07-05T05:08:00Z">
              <w:r>
                <w:t>Mail merge with Excel/Outlook</w:t>
              </w:r>
            </w:ins>
          </w:p>
        </w:tc>
        <w:tc>
          <w:tcPr>
            <w:tcW w:w="2400" w:type="dxa"/>
          </w:tcPr>
          <w:p w14:paraId="137330A6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71" w:author="M365 Copilot" w:date="2026-07-05T01:08:00Z" w16du:dateUtc="2026-07-05T05:08:00Z"/>
              </w:rPr>
            </w:pPr>
            <w:ins w:id="372" w:author="M365 Copilot" w:date="2026-07-05T01:08:00Z" w16du:dateUtc="2026-07-05T05:08:00Z">
              <w:r>
                <w:t>Merge offer letters or policy notices</w:t>
              </w:r>
            </w:ins>
          </w:p>
        </w:tc>
        <w:tc>
          <w:tcPr>
            <w:tcW w:w="2400" w:type="dxa"/>
          </w:tcPr>
          <w:p w14:paraId="451E049B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73" w:author="M365 Copilot" w:date="2026-07-05T01:08:00Z" w16du:dateUtc="2026-07-05T05:08:00Z"/>
              </w:rPr>
            </w:pPr>
            <w:ins w:id="374" w:author="M365 Copilot" w:date="2026-07-05T01:08:00Z" w16du:dateUtc="2026-07-05T05:08:00Z">
              <w:r>
                <w:t>“One approved template, thousands of outputs.”</w:t>
              </w:r>
            </w:ins>
          </w:p>
        </w:tc>
      </w:tr>
      <w:tr w:rsidR="00273D3B" w14:paraId="4DA1C50E" w14:textId="77777777" w:rsidTr="00273D3B">
        <w:trPr>
          <w:ins w:id="375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A6EB9B4" w14:textId="77777777" w:rsidR="00273D3B" w:rsidRDefault="004310E6">
            <w:pPr>
              <w:rPr>
                <w:ins w:id="376" w:author="M365 Copilot" w:date="2026-07-05T01:08:00Z" w16du:dateUtc="2026-07-05T05:08:00Z"/>
              </w:rPr>
            </w:pPr>
            <w:ins w:id="377" w:author="M365 Copilot" w:date="2026-07-05T01:08:00Z" w16du:dateUtc="2026-07-05T05:08:00Z">
              <w:r>
                <w:t>IT/Security</w:t>
              </w:r>
            </w:ins>
          </w:p>
        </w:tc>
        <w:tc>
          <w:tcPr>
            <w:tcW w:w="2400" w:type="dxa"/>
          </w:tcPr>
          <w:p w14:paraId="44D700BD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8" w:author="M365 Copilot" w:date="2026-07-05T01:08:00Z" w16du:dateUtc="2026-07-05T05:08:00Z"/>
              </w:rPr>
            </w:pPr>
            <w:ins w:id="379" w:author="M365 Copilot" w:date="2026-07-05T01:08:00Z" w16du:dateUtc="2026-07-05T05:08:00Z">
              <w:r>
                <w:t>Data protection</w:t>
              </w:r>
            </w:ins>
          </w:p>
        </w:tc>
        <w:tc>
          <w:tcPr>
            <w:tcW w:w="2400" w:type="dxa"/>
          </w:tcPr>
          <w:p w14:paraId="07441E0B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80" w:author="M365 Copilot" w:date="2026-07-05T01:08:00Z" w16du:dateUtc="2026-07-05T05:08:00Z"/>
              </w:rPr>
            </w:pPr>
            <w:ins w:id="381" w:author="M365 Copilot" w:date="2026-07-05T01:08:00Z" w16du:dateUtc="2026-07-05T05:08:00Z">
              <w:r>
                <w:t>Drive controls</w:t>
              </w:r>
            </w:ins>
          </w:p>
        </w:tc>
        <w:tc>
          <w:tcPr>
            <w:tcW w:w="2400" w:type="dxa"/>
          </w:tcPr>
          <w:p w14:paraId="5B413521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82" w:author="M365 Copilot" w:date="2026-07-05T01:08:00Z" w16du:dateUtc="2026-07-05T05:08:00Z"/>
              </w:rPr>
            </w:pPr>
            <w:ins w:id="383" w:author="M365 Copilot" w:date="2026-07-05T01:08:00Z" w16du:dateUtc="2026-07-05T05:08:00Z">
              <w:r>
                <w:t>Purview labels, encryption, DLP, eDiscovery, retention</w:t>
              </w:r>
            </w:ins>
          </w:p>
        </w:tc>
        <w:tc>
          <w:tcPr>
            <w:tcW w:w="2400" w:type="dxa"/>
          </w:tcPr>
          <w:p w14:paraId="6FA02879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84" w:author="M365 Copilot" w:date="2026-07-05T01:08:00Z" w16du:dateUtc="2026-07-05T05:08:00Z"/>
              </w:rPr>
            </w:pPr>
            <w:ins w:id="385" w:author="M365 Copilot" w:date="2026-07-05T01:08:00Z" w16du:dateUtc="2026-07-05T05:08:00Z">
              <w:r>
                <w:t>Apply a sensitivity label</w:t>
              </w:r>
            </w:ins>
          </w:p>
        </w:tc>
        <w:tc>
          <w:tcPr>
            <w:tcW w:w="2400" w:type="dxa"/>
          </w:tcPr>
          <w:p w14:paraId="6E3DA2F7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86" w:author="M365 Copilot" w:date="2026-07-05T01:08:00Z" w16du:dateUtc="2026-07-05T05:08:00Z"/>
              </w:rPr>
            </w:pPr>
            <w:ins w:id="387" w:author="M365 Copilot" w:date="2026-07-05T01:08:00Z" w16du:dateUtc="2026-07-05T05:08:00Z">
              <w:r>
                <w:t>“Productivity without bypassing governance.”</w:t>
              </w:r>
            </w:ins>
          </w:p>
        </w:tc>
      </w:tr>
      <w:tr w:rsidR="00273D3B" w14:paraId="0CF4A0B3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88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2119682" w14:textId="77777777" w:rsidR="00273D3B" w:rsidRDefault="004310E6">
            <w:pPr>
              <w:rPr>
                <w:ins w:id="389" w:author="M365 Copilot" w:date="2026-07-05T01:08:00Z" w16du:dateUtc="2026-07-05T05:08:00Z"/>
              </w:rPr>
            </w:pPr>
            <w:ins w:id="390" w:author="M365 Copilot" w:date="2026-07-05T01:08:00Z" w16du:dateUtc="2026-07-05T05:08:00Z">
              <w:r>
                <w:t>Executives</w:t>
              </w:r>
            </w:ins>
          </w:p>
        </w:tc>
        <w:tc>
          <w:tcPr>
            <w:tcW w:w="2400" w:type="dxa"/>
          </w:tcPr>
          <w:p w14:paraId="07C7CCB3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91" w:author="M365 Copilot" w:date="2026-07-05T01:08:00Z" w16du:dateUtc="2026-07-05T05:08:00Z"/>
              </w:rPr>
            </w:pPr>
            <w:ins w:id="392" w:author="M365 Copilot" w:date="2026-07-05T01:08:00Z" w16du:dateUtc="2026-07-05T05:08:00Z">
              <w:r>
                <w:t>Speed + trust</w:t>
              </w:r>
            </w:ins>
          </w:p>
        </w:tc>
        <w:tc>
          <w:tcPr>
            <w:tcW w:w="2400" w:type="dxa"/>
          </w:tcPr>
          <w:p w14:paraId="1704AFD8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93" w:author="M365 Copilot" w:date="2026-07-05T01:08:00Z" w16du:dateUtc="2026-07-05T05:08:00Z"/>
              </w:rPr>
            </w:pPr>
            <w:ins w:id="394" w:author="M365 Copilot" w:date="2026-07-05T01:08:00Z" w16du:dateUtc="2026-07-05T05:08:00Z">
              <w:r>
                <w:t>Live collaboration</w:t>
              </w:r>
            </w:ins>
          </w:p>
        </w:tc>
        <w:tc>
          <w:tcPr>
            <w:tcW w:w="2400" w:type="dxa"/>
          </w:tcPr>
          <w:p w14:paraId="29DAA984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95" w:author="M365 Copilot" w:date="2026-07-05T01:08:00Z" w16du:dateUtc="2026-07-05T05:08:00Z"/>
              </w:rPr>
            </w:pPr>
            <w:ins w:id="396" w:author="M365 Copilot" w:date="2026-07-05T01:08:00Z" w16du:dateUtc="2026-07-05T05:08:00Z">
              <w:r>
                <w:t>Coauthoring plus formal sign-off and version control</w:t>
              </w:r>
            </w:ins>
          </w:p>
        </w:tc>
        <w:tc>
          <w:tcPr>
            <w:tcW w:w="2400" w:type="dxa"/>
          </w:tcPr>
          <w:p w14:paraId="44A601B2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97" w:author="M365 Copilot" w:date="2026-07-05T01:08:00Z" w16du:dateUtc="2026-07-05T05:08:00Z"/>
              </w:rPr>
            </w:pPr>
            <w:ins w:id="398" w:author="M365 Copilot" w:date="2026-07-05T01:08:00Z" w16du:dateUtc="2026-07-05T05:08:00Z">
              <w:r>
                <w:t>Show comments, tasks, final PDF</w:t>
              </w:r>
            </w:ins>
          </w:p>
        </w:tc>
        <w:tc>
          <w:tcPr>
            <w:tcW w:w="2400" w:type="dxa"/>
          </w:tcPr>
          <w:p w14:paraId="2F9BF437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99" w:author="M365 Copilot" w:date="2026-07-05T01:08:00Z" w16du:dateUtc="2026-07-05T05:08:00Z"/>
              </w:rPr>
            </w:pPr>
            <w:ins w:id="400" w:author="M365 Copilot" w:date="2026-07-05T01:08:00Z" w16du:dateUtc="2026-07-05T05:08:00Z">
              <w:r>
                <w:t>“Fewer drafts, fewer risks.”</w:t>
              </w:r>
            </w:ins>
          </w:p>
        </w:tc>
      </w:tr>
    </w:tbl>
    <w:p w14:paraId="1FC5A7C7" w14:textId="77777777" w:rsidR="00273D3B" w:rsidRDefault="00273D3B">
      <w:pPr>
        <w:rPr>
          <w:ins w:id="401" w:author="M365 Copilot" w:date="2026-07-05T01:08:00Z" w16du:dateUtc="2026-07-05T05:08:00Z"/>
        </w:rPr>
        <w:sectPr w:rsidR="00273D3B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7CC25255" w14:textId="77777777" w:rsidR="00273D3B" w:rsidRDefault="004310E6">
      <w:pPr>
        <w:pStyle w:val="Heading1"/>
        <w:rPr>
          <w:ins w:id="402" w:author="M365 Copilot" w:date="2026-07-05T01:08:00Z" w16du:dateUtc="2026-07-05T05:08:00Z"/>
        </w:rPr>
      </w:pPr>
      <w:ins w:id="403" w:author="M365 Copilot" w:date="2026-07-05T01:08:00Z" w16du:dateUtc="2026-07-05T05:08:00Z">
        <w:r>
          <w:lastRenderedPageBreak/>
        </w:r>
        <w:r>
          <w:t>7. Collaboration: match the cloud-first expectation</w:t>
        </w:r>
      </w:ins>
    </w:p>
    <w:p w14:paraId="45DD8D4D" w14:textId="77777777" w:rsidR="00273D3B" w:rsidRDefault="004310E6">
      <w:pPr>
        <w:pStyle w:val="ListBullet"/>
        <w:rPr>
          <w:ins w:id="404" w:author="M365 Copilot" w:date="2026-07-05T01:08:00Z" w16du:dateUtc="2026-07-05T05:08:00Z"/>
        </w:rPr>
      </w:pPr>
      <w:ins w:id="405" w:author="M365 Copilot" w:date="2026-07-05T01:08:00Z" w16du:dateUtc="2026-07-05T05:08:00Z">
        <w:r>
          <w:t>Coauthor in real time from Word for the web or desktop when files are in OneDrive/SharePoint.</w:t>
        </w:r>
      </w:ins>
    </w:p>
    <w:p w14:paraId="5F829791" w14:textId="77777777" w:rsidR="00273D3B" w:rsidRDefault="004310E6">
      <w:pPr>
        <w:pStyle w:val="ListBullet"/>
        <w:rPr>
          <w:ins w:id="406" w:author="M365 Copilot" w:date="2026-07-05T01:08:00Z" w16du:dateUtc="2026-07-05T05:08:00Z"/>
        </w:rPr>
      </w:pPr>
      <w:ins w:id="407" w:author="M365 Copilot" w:date="2026-07-05T01:08:00Z" w16du:dateUtc="2026-07-05T05:08:00Z">
        <w:r>
          <w:t>Use comments, replies, @mentions, and explicit permissions.</w:t>
        </w:r>
      </w:ins>
    </w:p>
    <w:p w14:paraId="2FFD724A" w14:textId="77777777" w:rsidR="00273D3B" w:rsidRDefault="004310E6">
      <w:pPr>
        <w:pStyle w:val="ListBullet"/>
        <w:rPr>
          <w:ins w:id="408" w:author="M365 Copilot" w:date="2026-07-05T01:08:00Z" w16du:dateUtc="2026-07-05T05:08:00Z"/>
        </w:rPr>
      </w:pPr>
      <w:ins w:id="409" w:author="M365 Copilot" w:date="2026-07-05T01:08:00Z" w16du:dateUtc="2026-07-05T05:08:00Z">
        <w:r>
          <w:t>Keep one authoritative file rather than emailing attachments.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3D3B" w14:paraId="56CEDD78" w14:textId="77777777">
        <w:trPr>
          <w:jc w:val="center"/>
          <w:ins w:id="410" w:author="M365 Copilot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291647D7" w14:textId="77777777" w:rsidR="00273D3B" w:rsidRDefault="004310E6">
            <w:pPr>
              <w:rPr>
                <w:ins w:id="411" w:author="M365 Copilot" w:date="2026-07-05T01:08:00Z" w16du:dateUtc="2026-07-05T05:08:00Z"/>
              </w:rPr>
            </w:pPr>
            <w:ins w:id="412" w:author="M365 Copilot" w:date="2026-07-05T01:08:00Z" w16du:dateUtc="2026-07-05T05:08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591320AE" w14:textId="77777777" w:rsidR="00273D3B" w:rsidRDefault="004310E6">
      <w:pPr>
        <w:pStyle w:val="Heading1"/>
        <w:rPr>
          <w:ins w:id="413" w:author="M365 Copilot" w:date="2026-07-05T01:08:00Z" w16du:dateUtc="2026-07-05T05:08:00Z"/>
        </w:rPr>
      </w:pPr>
      <w:ins w:id="414" w:author="M365 Copilot" w:date="2026-07-05T01:08:00Z" w16du:dateUtc="2026-07-05T05:08:00Z">
        <w:r>
          <w:t>8. Review and governance: where Word separates itself</w:t>
        </w:r>
      </w:ins>
    </w:p>
    <w:p w14:paraId="4DD9961E" w14:textId="77777777" w:rsidR="00273D3B" w:rsidRDefault="004310E6">
      <w:pPr>
        <w:pStyle w:val="ListBullet"/>
        <w:rPr>
          <w:ins w:id="415" w:author="M365 Copilot" w:date="2026-07-05T01:08:00Z" w16du:dateUtc="2026-07-05T05:08:00Z"/>
        </w:rPr>
      </w:pPr>
      <w:ins w:id="416" w:author="M365 Copilot" w:date="2026-07-05T01:08:00Z" w16du:dateUtc="2026-07-05T05:08:00Z">
        <w:r>
          <w:t>Track Changes is more granular and formal than lightweight suggesting workflows.</w:t>
        </w:r>
      </w:ins>
    </w:p>
    <w:p w14:paraId="2F60CDBF" w14:textId="77777777" w:rsidR="00273D3B" w:rsidRDefault="004310E6">
      <w:pPr>
        <w:pStyle w:val="ListBullet"/>
        <w:rPr>
          <w:ins w:id="417" w:author="M365 Copilot" w:date="2026-07-05T01:08:00Z" w16du:dateUtc="2026-07-05T05:08:00Z"/>
        </w:rPr>
      </w:pPr>
      <w:ins w:id="418" w:author="M365 Copilot" w:date="2026-07-05T01:08:00Z" w16du:dateUtc="2026-07-05T05:08:00Z">
        <w:r>
          <w:t>Accept/reject workflows support accountable editing.</w:t>
        </w:r>
      </w:ins>
    </w:p>
    <w:p w14:paraId="2FC1F1DA" w14:textId="77777777" w:rsidR="00273D3B" w:rsidRDefault="004310E6">
      <w:pPr>
        <w:pStyle w:val="ListBullet"/>
        <w:rPr>
          <w:ins w:id="419" w:author="M365 Copilot" w:date="2026-07-05T01:08:00Z" w16du:dateUtc="2026-07-05T05:08:00Z"/>
        </w:rPr>
      </w:pPr>
      <w:ins w:id="420" w:author="M365 Copilot" w:date="2026-07-05T01:08:00Z" w16du:dateUtc="2026-07-05T05:08:00Z">
        <w:r>
          <w:t>Compare and combine support external redlines and offline reviewers.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3D3B" w14:paraId="38D67CF6" w14:textId="77777777">
        <w:trPr>
          <w:jc w:val="center"/>
          <w:ins w:id="421" w:author="M365 Copilot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3E680D64" w14:textId="77777777" w:rsidR="00273D3B" w:rsidRDefault="004310E6">
            <w:pPr>
              <w:rPr>
                <w:ins w:id="422" w:author="M365 Copilot" w:date="2026-07-05T01:08:00Z" w16du:dateUtc="2026-07-05T05:08:00Z"/>
              </w:rPr>
            </w:pPr>
            <w:ins w:id="423" w:author="M365 Copilot" w:date="2026-07-05T01:08:00Z" w16du:dateUtc="2026-07-05T05:08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1784B5B9" w14:textId="77777777" w:rsidR="00273D3B" w:rsidRDefault="004310E6">
      <w:pPr>
        <w:pStyle w:val="Heading1"/>
        <w:rPr>
          <w:ins w:id="424" w:author="M365 Copilot" w:date="2026-07-05T01:08:00Z" w16du:dateUtc="2026-07-05T05:08:00Z"/>
        </w:rPr>
      </w:pPr>
      <w:ins w:id="425" w:author="M365 Copilot" w:date="2026-07-05T01:08:00Z" w16du:dateUtc="2026-07-05T05:08:00Z">
        <w:r>
          <w:t>9. Professional document production</w:t>
        </w:r>
      </w:ins>
    </w:p>
    <w:p w14:paraId="593C3134" w14:textId="77777777" w:rsidR="00273D3B" w:rsidRDefault="004310E6">
      <w:pPr>
        <w:pStyle w:val="ListBullet"/>
        <w:rPr>
          <w:ins w:id="426" w:author="M365 Copilot" w:date="2026-07-05T01:08:00Z" w16du:dateUtc="2026-07-05T05:08:00Z"/>
        </w:rPr>
      </w:pPr>
      <w:ins w:id="427" w:author="M365 Copilot" w:date="2026-07-05T01:08:00Z" w16du:dateUtc="2026-07-05T05:08:00Z">
        <w:r>
          <w:t>Advanced styles, numbering, captions, references, indexes, and sectioning support long-form documents.</w:t>
        </w:r>
      </w:ins>
    </w:p>
    <w:p w14:paraId="75387E2A" w14:textId="77777777" w:rsidR="00273D3B" w:rsidRDefault="004310E6">
      <w:pPr>
        <w:pStyle w:val="ListBullet"/>
        <w:rPr>
          <w:ins w:id="428" w:author="M365 Copilot" w:date="2026-07-05T01:08:00Z" w16du:dateUtc="2026-07-05T05:08:00Z"/>
        </w:rPr>
      </w:pPr>
      <w:ins w:id="429" w:author="M365 Copilot" w:date="2026-07-05T01:08:00Z" w16du:dateUtc="2026-07-05T05:08:00Z">
        <w:r>
          <w:t>Native DOCX fidelity avoids conversion drift when the final system of record is Office.</w:t>
        </w:r>
      </w:ins>
    </w:p>
    <w:p w14:paraId="134D0F24" w14:textId="77777777" w:rsidR="00273D3B" w:rsidRDefault="004310E6">
      <w:pPr>
        <w:pStyle w:val="ListBullet"/>
        <w:rPr>
          <w:ins w:id="430" w:author="M365 Copilot" w:date="2026-07-05T01:08:00Z" w16du:dateUtc="2026-07-05T05:08:00Z"/>
        </w:rPr>
      </w:pPr>
      <w:ins w:id="431" w:author="M365 Copilot" w:date="2026-07-05T01:08:00Z" w16du:dateUtc="2026-07-05T05:08:00Z">
        <w:r>
          <w:t>Word’s desktop app remains strong when internet access is poor or unavailable.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3D3B" w14:paraId="5DBE8DE9" w14:textId="77777777">
        <w:trPr>
          <w:jc w:val="center"/>
          <w:ins w:id="432" w:author="M365 Copilot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0E4A918D" w14:textId="77777777" w:rsidR="00273D3B" w:rsidRDefault="004310E6">
            <w:pPr>
              <w:rPr>
                <w:ins w:id="433" w:author="M365 Copilot" w:date="2026-07-05T01:08:00Z" w16du:dateUtc="2026-07-05T05:08:00Z"/>
              </w:rPr>
            </w:pPr>
            <w:ins w:id="434" w:author="M365 Copilot" w:date="2026-07-05T01:08:00Z" w16du:dateUtc="2026-07-05T05:08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72570C9E" w14:textId="77777777" w:rsidR="00273D3B" w:rsidRDefault="004310E6">
      <w:pPr>
        <w:pStyle w:val="Heading1"/>
        <w:rPr>
          <w:ins w:id="435" w:author="M365 Copilot" w:date="2026-07-05T01:08:00Z" w16du:dateUtc="2026-07-05T05:08:00Z"/>
        </w:rPr>
      </w:pPr>
      <w:ins w:id="436" w:author="M365 Copilot" w:date="2026-07-05T01:08:00Z" w16du:dateUtc="2026-07-05T05:08:00Z">
        <w:r>
          <w:t>10. Security, compliance, and enterprise control</w:t>
        </w:r>
      </w:ins>
    </w:p>
    <w:p w14:paraId="108BF599" w14:textId="77777777" w:rsidR="00273D3B" w:rsidRDefault="004310E6">
      <w:pPr>
        <w:pStyle w:val="ListBullet"/>
        <w:rPr>
          <w:ins w:id="437" w:author="M365 Copilot" w:date="2026-07-05T01:08:00Z" w16du:dateUtc="2026-07-05T05:08:00Z"/>
        </w:rPr>
      </w:pPr>
      <w:ins w:id="438" w:author="M365 Copilot" w:date="2026-07-05T01:08:00Z" w16du:dateUtc="2026-07-05T05:08:00Z">
        <w:r>
          <w:t>Sensitivity labels classify and protect documents.</w:t>
        </w:r>
      </w:ins>
    </w:p>
    <w:p w14:paraId="6459AD25" w14:textId="77777777" w:rsidR="00273D3B" w:rsidRDefault="004310E6">
      <w:pPr>
        <w:pStyle w:val="ListBullet"/>
        <w:rPr>
          <w:ins w:id="439" w:author="M365 Copilot" w:date="2026-07-05T01:08:00Z" w16du:dateUtc="2026-07-05T05:08:00Z"/>
        </w:rPr>
      </w:pPr>
      <w:ins w:id="440" w:author="M365 Copilot" w:date="2026-07-05T01:08:00Z" w16du:dateUtc="2026-07-05T05:08:00Z">
        <w:r>
          <w:t>Encryption and usage rights can travel with the file.</w:t>
        </w:r>
      </w:ins>
    </w:p>
    <w:p w14:paraId="5F5457FB" w14:textId="77777777" w:rsidR="00273D3B" w:rsidRDefault="004310E6">
      <w:pPr>
        <w:pStyle w:val="ListBullet"/>
        <w:rPr>
          <w:ins w:id="441" w:author="M365 Copilot" w:date="2026-07-05T01:08:00Z" w16du:dateUtc="2026-07-05T05:08:00Z"/>
        </w:rPr>
      </w:pPr>
      <w:ins w:id="442" w:author="M365 Copilot" w:date="2026-07-05T01:08:00Z" w16du:dateUtc="2026-07-05T05:08:00Z">
        <w:r>
          <w:t>Microsoft 365 audit, retention, eDiscovery, and DLP workflows support regulated organizations.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3D3B" w14:paraId="01047BE8" w14:textId="77777777">
        <w:trPr>
          <w:jc w:val="center"/>
          <w:ins w:id="443" w:author="M365 Copilot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41C01578" w14:textId="77777777" w:rsidR="00273D3B" w:rsidRDefault="004310E6">
            <w:pPr>
              <w:rPr>
                <w:ins w:id="444" w:author="M365 Copilot" w:date="2026-07-05T01:08:00Z" w16du:dateUtc="2026-07-05T05:08:00Z"/>
              </w:rPr>
            </w:pPr>
            <w:ins w:id="445" w:author="M365 Copilot" w:date="2026-07-05T01:08:00Z" w16du:dateUtc="2026-07-05T05:08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2412288F" w14:textId="77777777" w:rsidR="00273D3B" w:rsidRDefault="004310E6">
      <w:pPr>
        <w:pStyle w:val="Heading1"/>
        <w:rPr>
          <w:ins w:id="446" w:author="M365 Copilot" w:date="2026-07-05T01:08:00Z" w16du:dateUtc="2026-07-05T05:08:00Z"/>
        </w:rPr>
      </w:pPr>
      <w:ins w:id="447" w:author="M365 Copilot" w:date="2026-07-05T01:08:00Z" w16du:dateUtc="2026-07-05T05:08:00Z">
        <w:r>
          <w:t>11. Automation and extensibility</w:t>
        </w:r>
      </w:ins>
    </w:p>
    <w:p w14:paraId="67AAAF0B" w14:textId="77777777" w:rsidR="00273D3B" w:rsidRDefault="004310E6">
      <w:pPr>
        <w:pStyle w:val="ListBullet"/>
        <w:rPr>
          <w:ins w:id="448" w:author="M365 Copilot" w:date="2026-07-05T01:08:00Z" w16du:dateUtc="2026-07-05T05:08:00Z"/>
        </w:rPr>
      </w:pPr>
      <w:ins w:id="449" w:author="M365 Copilot" w:date="2026-07-05T01:08:00Z" w16du:dateUtc="2026-07-05T05:08:00Z">
        <w:r>
          <w:t>Mail merge, templates, content controls, fields, macros, add-ins, and Power Automate can industrialize document work.</w:t>
        </w:r>
      </w:ins>
    </w:p>
    <w:p w14:paraId="1A0A2E13" w14:textId="77777777" w:rsidR="00273D3B" w:rsidRDefault="004310E6">
      <w:pPr>
        <w:pStyle w:val="ListBullet"/>
        <w:rPr>
          <w:ins w:id="450" w:author="M365 Copilot" w:date="2026-07-05T01:08:00Z" w16du:dateUtc="2026-07-05T05:08:00Z"/>
        </w:rPr>
      </w:pPr>
      <w:ins w:id="451" w:author="M365 Copilot" w:date="2026-07-05T01:08:00Z" w16du:dateUtc="2026-07-05T05:08:00Z">
        <w:r>
          <w:lastRenderedPageBreak/>
        </w:r>
        <w:r>
          <w:t>Teams can create reusable branded templates with locked-down areas and editable fields.</w:t>
        </w:r>
      </w:ins>
    </w:p>
    <w:p w14:paraId="13964E72" w14:textId="77777777" w:rsidR="00273D3B" w:rsidRDefault="004310E6">
      <w:pPr>
        <w:pStyle w:val="ListBullet"/>
        <w:rPr>
          <w:ins w:id="452" w:author="M365 Copilot" w:date="2026-07-05T01:08:00Z" w16du:dateUtc="2026-07-05T05:08:00Z"/>
        </w:rPr>
      </w:pPr>
      <w:ins w:id="453" w:author="M365 Copilot" w:date="2026-07-05T01:08:00Z" w16du:dateUtc="2026-07-05T05:08:00Z">
        <w:r>
          <w:t>IT can govern add-ins and templates centrally.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3D3B" w14:paraId="6B77E06E" w14:textId="77777777">
        <w:trPr>
          <w:jc w:val="center"/>
          <w:ins w:id="454" w:author="M365 Copilot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084C2018" w14:textId="77777777" w:rsidR="00273D3B" w:rsidRDefault="004310E6">
            <w:pPr>
              <w:rPr>
                <w:ins w:id="455" w:author="M365 Copilot" w:date="2026-07-05T01:08:00Z" w16du:dateUtc="2026-07-05T05:08:00Z"/>
              </w:rPr>
            </w:pPr>
            <w:ins w:id="456" w:author="M365 Copilot" w:date="2026-07-05T01:08:00Z" w16du:dateUtc="2026-07-05T05:08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70E9C023" w14:textId="77777777" w:rsidR="00273D3B" w:rsidRDefault="004310E6">
      <w:pPr>
        <w:pStyle w:val="Heading1"/>
        <w:rPr>
          <w:ins w:id="457" w:author="M365 Copilot" w:date="2026-07-05T01:08:00Z" w16du:dateUtc="2026-07-05T05:08:00Z"/>
        </w:rPr>
      </w:pPr>
      <w:ins w:id="458" w:author="M365 Copilot" w:date="2026-07-05T01:08:00Z" w16du:dateUtc="2026-07-05T05:08:00Z">
        <w:r>
          <w:t>12. Live demo checklist</w:t>
        </w:r>
      </w:ins>
    </w:p>
    <w:p w14:paraId="527CF95F" w14:textId="77777777" w:rsidR="00273D3B" w:rsidRDefault="004310E6">
      <w:pPr>
        <w:pStyle w:val="ListBullet"/>
        <w:rPr>
          <w:ins w:id="459" w:author="M365 Copilot" w:date="2026-07-05T01:08:00Z" w16du:dateUtc="2026-07-05T05:08:00Z"/>
        </w:rPr>
      </w:pPr>
      <w:ins w:id="460" w:author="M365 Copilot" w:date="2026-07-05T01:08:00Z" w16du:dateUtc="2026-07-05T05:08:00Z">
        <w:r>
          <w:rPr>
            <w:b/>
          </w:rPr>
          <w:t>☐</w:t>
        </w:r>
        <w:r>
          <w:rPr>
            <w:b/>
          </w:rPr>
          <w:t xml:space="preserve"> </w:t>
        </w:r>
        <w:r>
          <w:t>Open in Word desktop and show full-fidelity layout</w:t>
        </w:r>
      </w:ins>
    </w:p>
    <w:p w14:paraId="1F7798B1" w14:textId="77777777" w:rsidR="00273D3B" w:rsidRDefault="004310E6">
      <w:pPr>
        <w:pStyle w:val="ListBullet"/>
        <w:rPr>
          <w:ins w:id="461" w:author="M365 Copilot" w:date="2026-07-05T01:08:00Z" w16du:dateUtc="2026-07-05T05:08:00Z"/>
        </w:rPr>
      </w:pPr>
      <w:ins w:id="462" w:author="M365 Copilot" w:date="2026-07-05T01:08:00Z" w16du:dateUtc="2026-07-05T05:08:00Z">
        <w:r>
          <w:rPr>
            <w:b/>
          </w:rPr>
          <w:t>☐</w:t>
        </w:r>
        <w:r>
          <w:rPr>
            <w:b/>
          </w:rPr>
          <w:t xml:space="preserve"> </w:t>
        </w:r>
        <w:r>
          <w:t>Update the Table of Contents</w:t>
        </w:r>
      </w:ins>
    </w:p>
    <w:p w14:paraId="4A297659" w14:textId="77777777" w:rsidR="00273D3B" w:rsidRDefault="004310E6">
      <w:pPr>
        <w:pStyle w:val="ListBullet"/>
        <w:rPr>
          <w:ins w:id="463" w:author="M365 Copilot" w:date="2026-07-05T01:08:00Z" w16du:dateUtc="2026-07-05T05:08:00Z"/>
        </w:rPr>
      </w:pPr>
      <w:ins w:id="464" w:author="M365 Copilot" w:date="2026-07-05T01:08:00Z" w16du:dateUtc="2026-07-05T05:08:00Z">
        <w:r>
          <w:rPr>
            <w:b/>
          </w:rPr>
          <w:t>☐</w:t>
        </w:r>
        <w:r>
          <w:rPr>
            <w:b/>
          </w:rPr>
          <w:t xml:space="preserve"> </w:t>
        </w:r>
        <w:r>
          <w:t>Add a comment and @mention a reviewer</w:t>
        </w:r>
      </w:ins>
    </w:p>
    <w:p w14:paraId="33AE0914" w14:textId="77777777" w:rsidR="00273D3B" w:rsidRDefault="004310E6">
      <w:pPr>
        <w:pStyle w:val="ListBullet"/>
        <w:rPr>
          <w:ins w:id="465" w:author="M365 Copilot" w:date="2026-07-05T01:08:00Z" w16du:dateUtc="2026-07-05T05:08:00Z"/>
        </w:rPr>
      </w:pPr>
      <w:ins w:id="466" w:author="M365 Copilot" w:date="2026-07-05T01:08:00Z" w16du:dateUtc="2026-07-05T05:08:00Z">
        <w:r>
          <w:rPr>
            <w:b/>
          </w:rPr>
          <w:t>☐</w:t>
        </w:r>
        <w:r>
          <w:rPr>
            <w:b/>
          </w:rPr>
          <w:t xml:space="preserve"> </w:t>
        </w:r>
        <w:r>
          <w:t>Turn on Track Changes and make an edit</w:t>
        </w:r>
      </w:ins>
    </w:p>
    <w:p w14:paraId="369F0874" w14:textId="77777777" w:rsidR="00273D3B" w:rsidRDefault="004310E6">
      <w:pPr>
        <w:pStyle w:val="ListBullet"/>
        <w:rPr>
          <w:ins w:id="467" w:author="M365 Copilot" w:date="2026-07-05T01:08:00Z" w16du:dateUtc="2026-07-05T05:08:00Z"/>
        </w:rPr>
      </w:pPr>
      <w:ins w:id="468" w:author="M365 Copilot" w:date="2026-07-05T01:08:00Z" w16du:dateUtc="2026-07-05T05:08:00Z">
        <w:r>
          <w:rPr>
            <w:b/>
          </w:rPr>
          <w:t>☐</w:t>
        </w:r>
        <w:r>
          <w:rPr>
            <w:b/>
          </w:rPr>
          <w:t xml:space="preserve"> </w:t>
        </w:r>
        <w:r>
          <w:t>Accept/reject a change</w:t>
        </w:r>
      </w:ins>
    </w:p>
    <w:p w14:paraId="0E1408DC" w14:textId="77777777" w:rsidR="00273D3B" w:rsidRDefault="004310E6">
      <w:pPr>
        <w:pStyle w:val="ListBullet"/>
        <w:rPr>
          <w:ins w:id="469" w:author="M365 Copilot" w:date="2026-07-05T01:08:00Z" w16du:dateUtc="2026-07-05T05:08:00Z"/>
        </w:rPr>
      </w:pPr>
      <w:ins w:id="470" w:author="M365 Copilot" w:date="2026-07-05T01:08:00Z" w16du:dateUtc="2026-07-05T05:08:00Z">
        <w:r>
          <w:rPr>
            <w:b/>
          </w:rPr>
          <w:t>☐</w:t>
        </w:r>
        <w:r>
          <w:rPr>
            <w:b/>
          </w:rPr>
          <w:t xml:space="preserve"> </w:t>
        </w:r>
        <w:r>
          <w:t>Show Version History from a OneDrive/SharePoint-stored copy</w:t>
        </w:r>
      </w:ins>
    </w:p>
    <w:p w14:paraId="31A494AC" w14:textId="77777777" w:rsidR="00273D3B" w:rsidRDefault="004310E6">
      <w:pPr>
        <w:pStyle w:val="ListBullet"/>
        <w:rPr>
          <w:ins w:id="471" w:author="M365 Copilot" w:date="2026-07-05T01:08:00Z" w16du:dateUtc="2026-07-05T05:08:00Z"/>
        </w:rPr>
      </w:pPr>
      <w:ins w:id="472" w:author="M365 Copilot" w:date="2026-07-05T01:08:00Z" w16du:dateUtc="2026-07-05T05:08:00Z">
        <w:r>
          <w:rPr>
            <w:b/>
          </w:rPr>
          <w:t>☐</w:t>
        </w:r>
        <w:r>
          <w:rPr>
            <w:b/>
          </w:rPr>
          <w:t xml:space="preserve"> </w:t>
        </w:r>
        <w:r>
          <w:t>Apply a sensitivity label if available</w:t>
        </w:r>
      </w:ins>
    </w:p>
    <w:p w14:paraId="11E85F88" w14:textId="77777777" w:rsidR="00273D3B" w:rsidRDefault="004310E6">
      <w:pPr>
        <w:pStyle w:val="ListBullet"/>
        <w:rPr>
          <w:ins w:id="473" w:author="M365 Copilot" w:date="2026-07-05T01:08:00Z" w16du:dateUtc="2026-07-05T05:08:00Z"/>
        </w:rPr>
      </w:pPr>
      <w:ins w:id="474" w:author="M365 Copilot" w:date="2026-07-05T01:08:00Z" w16du:dateUtc="2026-07-05T05:08:00Z">
        <w:r>
          <w:rPr>
            <w:b/>
          </w:rPr>
          <w:t>☐</w:t>
        </w:r>
        <w:r>
          <w:rPr>
            <w:b/>
          </w:rPr>
          <w:t xml:space="preserve"> </w:t>
        </w:r>
        <w:r>
          <w:t>Export to PDF</w:t>
        </w:r>
      </w:ins>
    </w:p>
    <w:p w14:paraId="1AA59E1B" w14:textId="77777777" w:rsidR="00273D3B" w:rsidRDefault="004310E6">
      <w:pPr>
        <w:pStyle w:val="ListBullet"/>
        <w:rPr>
          <w:ins w:id="475" w:author="M365 Copilot" w:date="2026-07-05T01:08:00Z" w16du:dateUtc="2026-07-05T05:08:00Z"/>
        </w:rPr>
      </w:pPr>
      <w:ins w:id="476" w:author="M365 Copilot" w:date="2026-07-05T01:08:00Z" w16du:dateUtc="2026-07-05T05:08:00Z">
        <w:r>
          <w:rPr>
            <w:b/>
          </w:rPr>
          <w:t>☐</w:t>
        </w:r>
        <w:r>
          <w:rPr>
            <w:b/>
          </w:rPr>
          <w:t xml:space="preserve"> </w:t>
        </w:r>
        <w:r>
          <w:t>Run Accessibility Checker</w:t>
        </w:r>
      </w:ins>
    </w:p>
    <w:p w14:paraId="5EAF200A" w14:textId="77777777" w:rsidR="00273D3B" w:rsidRDefault="004310E6">
      <w:pPr>
        <w:pStyle w:val="ListBullet"/>
        <w:rPr>
          <w:ins w:id="477" w:author="M365 Copilot" w:date="2026-07-05T01:08:00Z" w16du:dateUtc="2026-07-05T05:08:00Z"/>
        </w:rPr>
      </w:pPr>
      <w:ins w:id="478" w:author="M365 Copilot" w:date="2026-07-05T01:08:00Z" w16du:dateUtc="2026-07-05T05:08:00Z">
        <w:r>
          <w:rPr>
            <w:b/>
          </w:rPr>
          <w:t>☐</w:t>
        </w:r>
        <w:r>
          <w:rPr>
            <w:b/>
          </w:rPr>
          <w:t xml:space="preserve"> </w:t>
        </w:r>
        <w:r>
          <w:t>Use Editor or Copilot if licensed</w:t>
        </w:r>
      </w:ins>
    </w:p>
    <w:p w14:paraId="7F6CFC3E" w14:textId="77777777" w:rsidR="00273D3B" w:rsidRDefault="004310E6">
      <w:pPr>
        <w:pStyle w:val="Heading1"/>
        <w:rPr>
          <w:ins w:id="479" w:author="M365 Copilot" w:date="2026-07-05T01:08:00Z" w16du:dateUtc="2026-07-05T05:08:00Z"/>
        </w:rPr>
      </w:pPr>
      <w:ins w:id="480" w:author="M365 Copilot" w:date="2026-07-05T01:08:00Z" w16du:dateUtc="2026-07-05T05:08:00Z">
        <w:r>
          <w:t>13. Objection handling</w:t>
        </w:r>
      </w:ins>
    </w:p>
    <w:p w14:paraId="1315C3D9" w14:textId="77777777" w:rsidR="00273D3B" w:rsidRDefault="004310E6">
      <w:pPr>
        <w:rPr>
          <w:ins w:id="481" w:author="M365 Copilot" w:date="2026-07-05T01:08:00Z" w16du:dateUtc="2026-07-05T05:08:00Z"/>
        </w:rPr>
      </w:pPr>
      <w:ins w:id="482" w:author="M365 Copilot" w:date="2026-07-05T01:08:00Z" w16du:dateUtc="2026-07-05T05:08:00Z">
        <w:r>
          <w:rPr>
            <w:b/>
          </w:rPr>
          <w:t>“Google Docs is easier for collaboration.”</w:t>
        </w:r>
        <w:r>
          <w:br/>
        </w:r>
        <w:r>
          <w:t>Agree on ease, then show Word coauthoring plus Track Changes, comments, and version history in the same file.</w:t>
        </w:r>
      </w:ins>
    </w:p>
    <w:p w14:paraId="45070FE8" w14:textId="77777777" w:rsidR="00273D3B" w:rsidRDefault="004310E6">
      <w:pPr>
        <w:rPr>
          <w:ins w:id="483" w:author="M365 Copilot" w:date="2026-07-05T01:08:00Z" w16du:dateUtc="2026-07-05T05:08:00Z"/>
        </w:rPr>
      </w:pPr>
      <w:ins w:id="484" w:author="M365 Copilot" w:date="2026-07-05T01:08:00Z" w16du:dateUtc="2026-07-05T05:08:00Z">
        <w:r>
          <w:rPr>
            <w:b/>
          </w:rPr>
          <w:t>“Docs is browser-native.”</w:t>
        </w:r>
        <w:r>
          <w:br/>
        </w:r>
        <w:r>
          <w:t>Word has web access and a full desktop app; users can choose lightweight browser editing or high-powered desktop editing.</w:t>
        </w:r>
      </w:ins>
    </w:p>
    <w:p w14:paraId="3AFA1A56" w14:textId="77777777" w:rsidR="00273D3B" w:rsidRDefault="004310E6">
      <w:pPr>
        <w:rPr>
          <w:ins w:id="485" w:author="M365 Copilot" w:date="2026-07-05T01:08:00Z" w16du:dateUtc="2026-07-05T05:08:00Z"/>
        </w:rPr>
      </w:pPr>
      <w:ins w:id="486" w:author="M365 Copilot" w:date="2026-07-05T01:08:00Z" w16du:dateUtc="2026-07-05T05:08:00Z">
        <w:r>
          <w:rPr>
            <w:b/>
          </w:rPr>
          <w:t>“Our users like autosave.”</w:t>
        </w:r>
        <w:r>
          <w:br/>
        </w:r>
        <w:r>
          <w:t>Autosave is available for cloud-stored Word documents, and version history supports recovery.</w:t>
        </w:r>
      </w:ins>
    </w:p>
    <w:p w14:paraId="27D13407" w14:textId="77777777" w:rsidR="00273D3B" w:rsidRDefault="004310E6">
      <w:pPr>
        <w:rPr>
          <w:ins w:id="487" w:author="M365 Copilot" w:date="2026-07-05T01:08:00Z" w16du:dateUtc="2026-07-05T05:08:00Z"/>
        </w:rPr>
      </w:pPr>
      <w:ins w:id="488" w:author="M365 Copilot" w:date="2026-07-05T01:08:00Z" w16du:dateUtc="2026-07-05T05:08:00Z">
        <w:r>
          <w:rPr>
            <w:b/>
          </w:rPr>
          <w:t>“We only need simple documents.”</w:t>
        </w:r>
        <w:r>
          <w:br/>
        </w:r>
        <w:r>
          <w:t>For simple docs, both work. The reason to standardize on Word is that the same tool handles simple drafts and high-stakes deliverables.</w:t>
        </w:r>
      </w:ins>
    </w:p>
    <w:p w14:paraId="1FC5C1C4" w14:textId="77777777" w:rsidR="00273D3B" w:rsidRDefault="004310E6">
      <w:pPr>
        <w:pStyle w:val="Heading1"/>
        <w:rPr>
          <w:ins w:id="489" w:author="M365 Copilot" w:date="2026-07-05T01:08:00Z" w16du:dateUtc="2026-07-05T05:08:00Z"/>
        </w:rPr>
      </w:pPr>
      <w:ins w:id="490" w:author="M365 Copilot" w:date="2026-07-05T01:08:00Z" w16du:dateUtc="2026-07-05T05:08:00Z">
        <w:r>
          <w:t>Appendix A – Source links</w:t>
        </w:r>
      </w:ins>
    </w:p>
    <w:p w14:paraId="00A75226" w14:textId="77777777" w:rsidR="00273D3B" w:rsidRDefault="004310E6">
      <w:pPr>
        <w:pStyle w:val="ListBullet"/>
        <w:rPr>
          <w:ins w:id="491" w:author="M365 Copilot" w:date="2026-07-05T01:08:00Z" w16du:dateUtc="2026-07-05T05:08:00Z"/>
        </w:rPr>
      </w:pPr>
      <w:ins w:id="492" w:author="M365 Copilot" w:date="2026-07-05T01:08:00Z" w16du:dateUtc="2026-07-05T05:08:00Z">
        <w:r>
          <w:rPr>
            <w:b/>
          </w:rPr>
          <w:t xml:space="preserve">Microsoft Support – Track Changes in Word: </w:t>
        </w:r>
        <w:r>
          <w:t xml:space="preserve">Word supports Track Changes views, accepting/rejecting changes, author colors, and locking tracking. </w:t>
        </w:r>
        <w:r>
          <w:fldChar w:fldCharType="begin"/>
        </w:r>
        <w:r>
          <w:instrText>HYPERLINK "https://support.microsoft.com/en-us/word/training/track-changes-in-word" \h</w:instrText>
        </w:r>
        <w:r>
          <w:fldChar w:fldCharType="separate"/>
        </w:r>
        <w:r>
          <w:rPr>
            <w:color w:val="0563C1"/>
            <w:u w:val="single"/>
          </w:rPr>
          <w:t>https://support.microsoft.com/en-us/word/training/track-changes-in-word</w:t>
        </w:r>
        <w:r>
          <w:fldChar w:fldCharType="end"/>
        </w:r>
      </w:ins>
    </w:p>
    <w:p w14:paraId="2E073C65" w14:textId="77777777" w:rsidR="00273D3B" w:rsidRDefault="004310E6">
      <w:pPr>
        <w:pStyle w:val="ListBullet"/>
        <w:rPr>
          <w:ins w:id="493" w:author="M365 Copilot" w:date="2026-07-05T01:08:00Z" w16du:dateUtc="2026-07-05T05:08:00Z"/>
        </w:rPr>
      </w:pPr>
      <w:ins w:id="494" w:author="M365 Copilot" w:date="2026-07-05T01:08:00Z" w16du:dateUtc="2026-07-05T05:08:00Z">
        <w:r>
          <w:rPr>
            <w:b/>
          </w:rPr>
          <w:t xml:space="preserve">Microsoft Word Blog – secure collaboration in Word: </w:t>
        </w:r>
        <w:r>
          <w:t xml:space="preserve">Word collaboration uses OneDrive/SharePoint with coauthoring, comments, track changes, version history, secure sharing, and access levels. </w:t>
        </w:r>
        <w:r>
          <w:fldChar w:fldCharType="begin"/>
        </w:r>
        <w:r>
          <w:instrText>HYPERLINK "https://word.cloud.microsoft/create/en/blog/document-collaboration-in-word/" \h</w:instrText>
        </w:r>
        <w:r>
          <w:fldChar w:fldCharType="separate"/>
        </w:r>
        <w:r>
          <w:rPr>
            <w:color w:val="0563C1"/>
            <w:u w:val="single"/>
          </w:rPr>
          <w:t>https://word.cloud.microsoft/create/en/blog/document-collaboration-in-word/</w:t>
        </w:r>
        <w:r>
          <w:fldChar w:fldCharType="end"/>
        </w:r>
      </w:ins>
    </w:p>
    <w:p w14:paraId="66A4B832" w14:textId="77777777" w:rsidR="00273D3B" w:rsidRDefault="004310E6">
      <w:pPr>
        <w:pStyle w:val="ListBullet"/>
        <w:rPr>
          <w:ins w:id="495" w:author="M365 Copilot" w:date="2026-07-05T01:08:00Z" w16du:dateUtc="2026-07-05T05:08:00Z"/>
        </w:rPr>
      </w:pPr>
      <w:ins w:id="496" w:author="M365 Copilot" w:date="2026-07-05T01:08:00Z" w16du:dateUtc="2026-07-05T05:08:00Z">
        <w:r>
          <w:rPr>
            <w:b/>
          </w:rPr>
          <w:lastRenderedPageBreak/>
        </w:r>
        <w:r>
          <w:rPr>
            <w:b/>
          </w:rPr>
          <w:t xml:space="preserve">Microsoft Learn – sensitivity labels: </w:t>
        </w:r>
        <w:r>
          <w:t xml:space="preserve">Microsoft Purview sensitivity labels can classify and protect content with encryption, markings, and access restrictions in Office apps. </w:t>
        </w:r>
        <w:r>
          <w:fldChar w:fldCharType="begin"/>
        </w:r>
        <w:r>
          <w:instrText>HYPERLINK "https://learn.microsoft.com/en-us/purview/sensitivity-labels" \h</w:instrText>
        </w:r>
        <w:r>
          <w:fldChar w:fldCharType="separate"/>
        </w:r>
        <w:r>
          <w:rPr>
            <w:color w:val="0563C1"/>
            <w:u w:val="single"/>
          </w:rPr>
          <w:t>https://learn.microsoft.com/en-us/purview/sensitivity-labels</w:t>
        </w:r>
        <w:r>
          <w:fldChar w:fldCharType="end"/>
        </w:r>
      </w:ins>
    </w:p>
    <w:p w14:paraId="583B42C5" w14:textId="77777777" w:rsidR="00273D3B" w:rsidRDefault="004310E6">
      <w:pPr>
        <w:pStyle w:val="ListBullet"/>
        <w:rPr>
          <w:ins w:id="497" w:author="M365 Copilot" w:date="2026-07-05T01:08:00Z" w16du:dateUtc="2026-07-05T05:08:00Z"/>
        </w:rPr>
      </w:pPr>
      <w:ins w:id="498" w:author="M365 Copilot" w:date="2026-07-05T01:08:00Z" w16du:dateUtc="2026-07-05T05:08:00Z">
        <w:r>
          <w:rPr>
            <w:b/>
          </w:rPr>
          <w:t xml:space="preserve">Microsoft Learn – Copilot data protection architecture: </w:t>
        </w:r>
        <w:r>
          <w:t xml:space="preserve">Microsoft 365 Copilot honors Microsoft 365 access controls, sensitivity labels, and encryption. </w:t>
        </w:r>
        <w:r>
          <w:fldChar w:fldCharType="begin"/>
        </w:r>
        <w:r>
          <w:instrText>HYPERLINK "https://learn.microsoft.com/en-us/microsoft-365/copilot/microsoft-365-copilot-architecture-data-protection-auditing" \h</w:instrText>
        </w:r>
        <w:r>
          <w:fldChar w:fldCharType="separate"/>
        </w:r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  <w:r>
          <w:fldChar w:fldCharType="end"/>
        </w:r>
      </w:ins>
    </w:p>
    <w:p w14:paraId="747D77AC" w14:textId="77777777" w:rsidR="00273D3B" w:rsidRDefault="004310E6">
      <w:pPr>
        <w:pStyle w:val="ListBullet"/>
        <w:rPr>
          <w:ins w:id="499" w:author="M365 Copilot" w:date="2026-07-05T01:08:00Z" w16du:dateUtc="2026-07-05T05:08:00Z"/>
        </w:rPr>
      </w:pPr>
      <w:ins w:id="500" w:author="M365 Copilot" w:date="2026-07-05T01:08:00Z" w16du:dateUtc="2026-07-05T05:08:00Z">
        <w:r>
          <w:rPr>
            <w:b/>
          </w:rPr>
          <w:t xml:space="preserve">Google Workspace – Google Docs product page: </w:t>
        </w:r>
        <w:r>
          <w:t xml:space="preserve">Google Docs provides real-time collaboration, comments, suggestions, @mentions, Smart Compose, spelling/grammar suggestions, translation, Sheets/Meet integrations, add-ons, version history, offline access, security, and encryption. </w:t>
        </w:r>
        <w:r>
          <w:fldChar w:fldCharType="begin"/>
        </w:r>
        <w:r>
          <w:instrText>HYPERLINK "https://www.googleapps.com/docs/about/?hl=en" \h</w:instrText>
        </w:r>
        <w:r>
          <w:fldChar w:fldCharType="separate"/>
        </w:r>
        <w:r>
          <w:rPr>
            <w:color w:val="0563C1"/>
            <w:u w:val="single"/>
          </w:rPr>
          <w:t>https://www.googleapps.com/docs/about/?hl=en</w:t>
        </w:r>
        <w:r>
          <w:fldChar w:fldCharType="end"/>
        </w:r>
      </w:ins>
    </w:p>
    <w:p w14:paraId="0C650835" w14:textId="77777777" w:rsidR="00273D3B" w:rsidRDefault="004310E6">
      <w:pPr>
        <w:pStyle w:val="Heading1"/>
        <w:rPr>
          <w:ins w:id="501" w:author="M365 Copilot" w:date="2026-07-05T01:08:00Z" w16du:dateUtc="2026-07-05T05:08:00Z"/>
        </w:rPr>
      </w:pPr>
      <w:ins w:id="502" w:author="M365 Copilot" w:date="2026-07-05T01:08:00Z" w16du:dateUtc="2026-07-05T05:08:00Z">
        <w:r>
          <w:t>Appendix B – Approval / sign-off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73D3B" w14:paraId="3121B07D" w14:textId="77777777">
        <w:trPr>
          <w:ins w:id="503" w:author="M365 Copilot" w:date="2026-07-05T01:08:00Z" w16du:dateUtc="2026-07-05T05:08:00Z"/>
        </w:trPr>
        <w:tc>
          <w:tcPr>
            <w:tcW w:w="3360" w:type="dxa"/>
            <w:shd w:val="clear" w:color="auto" w:fill="1F4E79"/>
          </w:tcPr>
          <w:p w14:paraId="1AF8A35C" w14:textId="77777777" w:rsidR="00273D3B" w:rsidRDefault="004310E6">
            <w:pPr>
              <w:rPr>
                <w:ins w:id="504" w:author="M365 Copilot" w:date="2026-07-05T01:08:00Z" w16du:dateUtc="2026-07-05T05:08:00Z"/>
              </w:rPr>
            </w:pPr>
            <w:ins w:id="505" w:author="M365 Copilot" w:date="2026-07-05T01:08:00Z" w16du:dateUtc="2026-07-05T05:08:00Z">
              <w:r>
                <w:rPr>
                  <w:b/>
                  <w:color w:val="FFFFFF"/>
                </w:rPr>
                <w:t>Role</w:t>
              </w:r>
            </w:ins>
          </w:p>
        </w:tc>
        <w:tc>
          <w:tcPr>
            <w:tcW w:w="3360" w:type="dxa"/>
            <w:shd w:val="clear" w:color="auto" w:fill="1F4E79"/>
          </w:tcPr>
          <w:p w14:paraId="4F9FCC8C" w14:textId="77777777" w:rsidR="00273D3B" w:rsidRDefault="004310E6">
            <w:pPr>
              <w:rPr>
                <w:ins w:id="506" w:author="M365 Copilot" w:date="2026-07-05T01:08:00Z" w16du:dateUtc="2026-07-05T05:08:00Z"/>
              </w:rPr>
            </w:pPr>
            <w:ins w:id="507" w:author="M365 Copilot" w:date="2026-07-05T01:08:00Z" w16du:dateUtc="2026-07-05T05:08:00Z">
              <w:r>
                <w:rPr>
                  <w:b/>
                  <w:color w:val="FFFFFF"/>
                </w:rPr>
                <w:t>Name / Signature</w:t>
              </w:r>
            </w:ins>
          </w:p>
        </w:tc>
        <w:tc>
          <w:tcPr>
            <w:tcW w:w="3360" w:type="dxa"/>
            <w:shd w:val="clear" w:color="auto" w:fill="1F4E79"/>
          </w:tcPr>
          <w:p w14:paraId="407705AE" w14:textId="77777777" w:rsidR="00273D3B" w:rsidRDefault="004310E6">
            <w:pPr>
              <w:rPr>
                <w:ins w:id="508" w:author="M365 Copilot" w:date="2026-07-05T01:08:00Z" w16du:dateUtc="2026-07-05T05:08:00Z"/>
              </w:rPr>
            </w:pPr>
            <w:ins w:id="509" w:author="M365 Copilot" w:date="2026-07-05T01:08:00Z" w16du:dateUtc="2026-07-05T05:08:00Z">
              <w:r>
                <w:rPr>
                  <w:b/>
                  <w:color w:val="FFFFFF"/>
                </w:rPr>
                <w:t>Date</w:t>
              </w:r>
            </w:ins>
          </w:p>
        </w:tc>
      </w:tr>
      <w:tr w:rsidR="00273D3B" w14:paraId="20BF6C86" w14:textId="77777777">
        <w:trPr>
          <w:ins w:id="510" w:author="M365 Copilot" w:date="2026-07-05T01:08:00Z" w16du:dateUtc="2026-07-05T05:08:00Z"/>
        </w:trPr>
        <w:tc>
          <w:tcPr>
            <w:tcW w:w="3360" w:type="dxa"/>
          </w:tcPr>
          <w:p w14:paraId="747C81CD" w14:textId="77777777" w:rsidR="00273D3B" w:rsidRDefault="00273D3B">
            <w:pPr>
              <w:rPr>
                <w:ins w:id="511" w:author="M365 Copilot" w:date="2026-07-05T01:08:00Z" w16du:dateUtc="2026-07-05T05:08:00Z"/>
              </w:rPr>
            </w:pPr>
          </w:p>
        </w:tc>
        <w:tc>
          <w:tcPr>
            <w:tcW w:w="3360" w:type="dxa"/>
          </w:tcPr>
          <w:p w14:paraId="678C7FDE" w14:textId="77777777" w:rsidR="00273D3B" w:rsidRDefault="00273D3B">
            <w:pPr>
              <w:rPr>
                <w:ins w:id="512" w:author="M365 Copilot" w:date="2026-07-05T01:08:00Z" w16du:dateUtc="2026-07-05T05:08:00Z"/>
              </w:rPr>
            </w:pPr>
          </w:p>
        </w:tc>
        <w:tc>
          <w:tcPr>
            <w:tcW w:w="3360" w:type="dxa"/>
          </w:tcPr>
          <w:p w14:paraId="14126528" w14:textId="77777777" w:rsidR="00273D3B" w:rsidRDefault="00273D3B">
            <w:pPr>
              <w:rPr>
                <w:ins w:id="513" w:author="M365 Copilot" w:date="2026-07-05T01:08:00Z" w16du:dateUtc="2026-07-05T05:08:00Z"/>
              </w:rPr>
            </w:pPr>
          </w:p>
        </w:tc>
      </w:tr>
      <w:tr w:rsidR="00273D3B" w14:paraId="3874C945" w14:textId="77777777">
        <w:trPr>
          <w:ins w:id="514" w:author="M365 Copilot" w:date="2026-07-05T01:08:00Z" w16du:dateUtc="2026-07-05T05:08:00Z"/>
        </w:trPr>
        <w:tc>
          <w:tcPr>
            <w:tcW w:w="3360" w:type="dxa"/>
          </w:tcPr>
          <w:p w14:paraId="6AB324F9" w14:textId="77777777" w:rsidR="00273D3B" w:rsidRDefault="00273D3B">
            <w:pPr>
              <w:rPr>
                <w:ins w:id="515" w:author="M365 Copilot" w:date="2026-07-05T01:08:00Z" w16du:dateUtc="2026-07-05T05:08:00Z"/>
              </w:rPr>
            </w:pPr>
          </w:p>
        </w:tc>
        <w:tc>
          <w:tcPr>
            <w:tcW w:w="3360" w:type="dxa"/>
          </w:tcPr>
          <w:p w14:paraId="759E4B8E" w14:textId="77777777" w:rsidR="00273D3B" w:rsidRDefault="00273D3B">
            <w:pPr>
              <w:rPr>
                <w:ins w:id="516" w:author="M365 Copilot" w:date="2026-07-05T01:08:00Z" w16du:dateUtc="2026-07-05T05:08:00Z"/>
              </w:rPr>
            </w:pPr>
          </w:p>
        </w:tc>
        <w:tc>
          <w:tcPr>
            <w:tcW w:w="3360" w:type="dxa"/>
          </w:tcPr>
          <w:p w14:paraId="54C58464" w14:textId="77777777" w:rsidR="00273D3B" w:rsidRDefault="00273D3B">
            <w:pPr>
              <w:rPr>
                <w:ins w:id="517" w:author="M365 Copilot" w:date="2026-07-05T01:08:00Z" w16du:dateUtc="2026-07-05T05:08:00Z"/>
              </w:rPr>
            </w:pPr>
          </w:p>
        </w:tc>
      </w:tr>
      <w:tr w:rsidR="00273D3B" w14:paraId="485D703F" w14:textId="77777777">
        <w:trPr>
          <w:ins w:id="518" w:author="M365 Copilot" w:date="2026-07-05T01:08:00Z" w16du:dateUtc="2026-07-05T05:08:00Z"/>
        </w:trPr>
        <w:tc>
          <w:tcPr>
            <w:tcW w:w="3360" w:type="dxa"/>
          </w:tcPr>
          <w:p w14:paraId="735A26D8" w14:textId="77777777" w:rsidR="00273D3B" w:rsidRDefault="00273D3B">
            <w:pPr>
              <w:rPr>
                <w:ins w:id="519" w:author="M365 Copilot" w:date="2026-07-05T01:08:00Z" w16du:dateUtc="2026-07-05T05:08:00Z"/>
              </w:rPr>
            </w:pPr>
          </w:p>
        </w:tc>
        <w:tc>
          <w:tcPr>
            <w:tcW w:w="3360" w:type="dxa"/>
          </w:tcPr>
          <w:p w14:paraId="649110F2" w14:textId="77777777" w:rsidR="00273D3B" w:rsidRDefault="00273D3B">
            <w:pPr>
              <w:rPr>
                <w:ins w:id="520" w:author="M365 Copilot" w:date="2026-07-05T01:08:00Z" w16du:dateUtc="2026-07-05T05:08:00Z"/>
              </w:rPr>
            </w:pPr>
          </w:p>
        </w:tc>
        <w:tc>
          <w:tcPr>
            <w:tcW w:w="3360" w:type="dxa"/>
          </w:tcPr>
          <w:p w14:paraId="2C440415" w14:textId="77777777" w:rsidR="00273D3B" w:rsidRDefault="00273D3B">
            <w:pPr>
              <w:rPr>
                <w:ins w:id="521" w:author="M365 Copilot" w:date="2026-07-05T01:08:00Z" w16du:dateUtc="2026-07-05T05:08:00Z"/>
              </w:rPr>
            </w:pPr>
          </w:p>
        </w:tc>
      </w:tr>
      <w:tr w:rsidR="00273D3B" w14:paraId="1C10AECD" w14:textId="77777777">
        <w:trPr>
          <w:ins w:id="522" w:author="M365 Copilot" w:date="2026-07-05T01:08:00Z" w16du:dateUtc="2026-07-05T05:08:00Z"/>
        </w:trPr>
        <w:tc>
          <w:tcPr>
            <w:tcW w:w="3360" w:type="dxa"/>
          </w:tcPr>
          <w:p w14:paraId="43A7F9D4" w14:textId="77777777" w:rsidR="00273D3B" w:rsidRDefault="004310E6">
            <w:pPr>
              <w:rPr>
                <w:ins w:id="523" w:author="M365 Copilot" w:date="2026-07-05T01:08:00Z" w16du:dateUtc="2026-07-05T05:08:00Z"/>
              </w:rPr>
            </w:pPr>
            <w:ins w:id="524" w:author="M365 Copilot" w:date="2026-07-05T01:08:00Z" w16du:dateUtc="2026-07-05T05:08:00Z">
              <w:r>
                <w:t>Business Owner</w:t>
              </w:r>
            </w:ins>
          </w:p>
        </w:tc>
        <w:tc>
          <w:tcPr>
            <w:tcW w:w="3360" w:type="dxa"/>
          </w:tcPr>
          <w:p w14:paraId="1E2804CC" w14:textId="77777777" w:rsidR="00273D3B" w:rsidRDefault="00273D3B">
            <w:pPr>
              <w:rPr>
                <w:ins w:id="525" w:author="M365 Copilot" w:date="2026-07-05T01:08:00Z" w16du:dateUtc="2026-07-05T05:08:00Z"/>
              </w:rPr>
            </w:pPr>
          </w:p>
        </w:tc>
        <w:tc>
          <w:tcPr>
            <w:tcW w:w="3360" w:type="dxa"/>
          </w:tcPr>
          <w:p w14:paraId="004CC43B" w14:textId="77777777" w:rsidR="00273D3B" w:rsidRDefault="00273D3B">
            <w:pPr>
              <w:rPr>
                <w:ins w:id="526" w:author="M365 Copilot" w:date="2026-07-05T01:08:00Z" w16du:dateUtc="2026-07-05T05:08:00Z"/>
              </w:rPr>
            </w:pPr>
          </w:p>
        </w:tc>
      </w:tr>
      <w:tr w:rsidR="00273D3B" w14:paraId="142A7499" w14:textId="77777777">
        <w:trPr>
          <w:ins w:id="527" w:author="M365 Copilot" w:date="2026-07-05T01:08:00Z" w16du:dateUtc="2026-07-05T05:08:00Z"/>
        </w:trPr>
        <w:tc>
          <w:tcPr>
            <w:tcW w:w="3360" w:type="dxa"/>
          </w:tcPr>
          <w:p w14:paraId="470EBE1F" w14:textId="77777777" w:rsidR="00273D3B" w:rsidRDefault="004310E6">
            <w:pPr>
              <w:rPr>
                <w:ins w:id="528" w:author="M365 Copilot" w:date="2026-07-05T01:08:00Z" w16du:dateUtc="2026-07-05T05:08:00Z"/>
              </w:rPr>
            </w:pPr>
            <w:ins w:id="529" w:author="M365 Copilot" w:date="2026-07-05T01:08:00Z" w16du:dateUtc="2026-07-05T05:08:00Z">
              <w:r>
                <w:t>IT / Security</w:t>
              </w:r>
            </w:ins>
          </w:p>
        </w:tc>
        <w:tc>
          <w:tcPr>
            <w:tcW w:w="3360" w:type="dxa"/>
          </w:tcPr>
          <w:p w14:paraId="1BA096B6" w14:textId="77777777" w:rsidR="00273D3B" w:rsidRDefault="00273D3B">
            <w:pPr>
              <w:rPr>
                <w:ins w:id="530" w:author="M365 Copilot" w:date="2026-07-05T01:08:00Z" w16du:dateUtc="2026-07-05T05:08:00Z"/>
              </w:rPr>
            </w:pPr>
          </w:p>
        </w:tc>
        <w:tc>
          <w:tcPr>
            <w:tcW w:w="3360" w:type="dxa"/>
          </w:tcPr>
          <w:p w14:paraId="7AC289B9" w14:textId="77777777" w:rsidR="00273D3B" w:rsidRDefault="00273D3B">
            <w:pPr>
              <w:rPr>
                <w:ins w:id="531" w:author="M365 Copilot" w:date="2026-07-05T01:08:00Z" w16du:dateUtc="2026-07-05T05:08:00Z"/>
              </w:rPr>
            </w:pPr>
          </w:p>
        </w:tc>
      </w:tr>
      <w:tr w:rsidR="00273D3B" w14:paraId="25338C29" w14:textId="77777777">
        <w:trPr>
          <w:ins w:id="532" w:author="M365 Copilot" w:date="2026-07-05T01:08:00Z" w16du:dateUtc="2026-07-05T05:08:00Z"/>
        </w:trPr>
        <w:tc>
          <w:tcPr>
            <w:tcW w:w="3360" w:type="dxa"/>
          </w:tcPr>
          <w:p w14:paraId="3BC7C4C2" w14:textId="77777777" w:rsidR="00273D3B" w:rsidRDefault="004310E6">
            <w:pPr>
              <w:rPr>
                <w:ins w:id="533" w:author="M365 Copilot" w:date="2026-07-05T01:08:00Z" w16du:dateUtc="2026-07-05T05:08:00Z"/>
              </w:rPr>
            </w:pPr>
            <w:ins w:id="534" w:author="M365 Copilot" w:date="2026-07-05T01:08:00Z" w16du:dateUtc="2026-07-05T05:08:00Z">
              <w:r>
                <w:t>Legal / Compliance</w:t>
              </w:r>
            </w:ins>
          </w:p>
        </w:tc>
        <w:tc>
          <w:tcPr>
            <w:tcW w:w="3360" w:type="dxa"/>
          </w:tcPr>
          <w:p w14:paraId="79D422A3" w14:textId="77777777" w:rsidR="00273D3B" w:rsidRDefault="00273D3B">
            <w:pPr>
              <w:rPr>
                <w:ins w:id="535" w:author="M365 Copilot" w:date="2026-07-05T01:08:00Z" w16du:dateUtc="2026-07-05T05:08:00Z"/>
              </w:rPr>
            </w:pPr>
          </w:p>
        </w:tc>
        <w:tc>
          <w:tcPr>
            <w:tcW w:w="3360" w:type="dxa"/>
          </w:tcPr>
          <w:p w14:paraId="5A41B116" w14:textId="77777777" w:rsidR="00273D3B" w:rsidRDefault="00273D3B">
            <w:pPr>
              <w:rPr>
                <w:ins w:id="536" w:author="M365 Copilot" w:date="2026-07-05T01:08:00Z" w16du:dateUtc="2026-07-05T05:08:00Z"/>
              </w:rPr>
            </w:pPr>
          </w:p>
        </w:tc>
      </w:tr>
    </w:tbl>
    <w:p w14:paraId="384DF15F" w14:textId="77777777" w:rsidR="00474F4E" w:rsidRDefault="00474F4E"/>
    <w:sectPr w:rsidR="00474F4E" w:rsidSect="00034616">
      <w:pgSz w:w="12240" w:h="15840"/>
      <w:pgMar w:top="936" w:right="1080" w:bottom="936" w:left="1080" w:header="720" w:footer="720" w:gutter="0"/>
      <w:cols w:space="720"/>
      <w:docGrid w:linePitch="360"/>
      <w:sectPrChange w:id="537" w:author="M365 Copilot" w:date="2026-07-05T01:08:00Z" w16du:dateUtc="2026-07-05T05:08:00Z">
        <w:sectPr w:rsidR="00474F4E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72988A" w14:textId="77777777" w:rsidR="004310E6" w:rsidRDefault="004310E6" w:rsidP="003569C9">
      <w:pPr>
        <w:spacing w:after="0" w:line="240" w:lineRule="auto"/>
      </w:pPr>
      <w:r>
        <w:separator/>
      </w:r>
    </w:p>
  </w:endnote>
  <w:endnote w:type="continuationSeparator" w:id="0">
    <w:p w14:paraId="5431D7F4" w14:textId="77777777" w:rsidR="004310E6" w:rsidRDefault="004310E6" w:rsidP="0035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051C50" w14:textId="2D2848D1" w:rsidR="00273D3B" w:rsidRDefault="004310E6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44D02A" w14:textId="77777777" w:rsidR="004310E6" w:rsidRDefault="004310E6" w:rsidP="003569C9">
      <w:pPr>
        <w:spacing w:after="0" w:line="240" w:lineRule="auto"/>
      </w:pPr>
      <w:r>
        <w:separator/>
      </w:r>
    </w:p>
  </w:footnote>
  <w:footnote w:type="continuationSeparator" w:id="0">
    <w:p w14:paraId="4C2AB76D" w14:textId="77777777" w:rsidR="004310E6" w:rsidRDefault="004310E6" w:rsidP="0035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E3C627" w14:textId="77777777" w:rsidR="00273D3B" w:rsidRDefault="004310E6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333189">
    <w:abstractNumId w:val="8"/>
  </w:num>
  <w:num w:numId="2" w16cid:durableId="2050258075">
    <w:abstractNumId w:val="6"/>
  </w:num>
  <w:num w:numId="3" w16cid:durableId="326596302">
    <w:abstractNumId w:val="5"/>
  </w:num>
  <w:num w:numId="4" w16cid:durableId="1383285077">
    <w:abstractNumId w:val="4"/>
  </w:num>
  <w:num w:numId="5" w16cid:durableId="1130393269">
    <w:abstractNumId w:val="7"/>
  </w:num>
  <w:num w:numId="6" w16cid:durableId="1685742511">
    <w:abstractNumId w:val="3"/>
  </w:num>
  <w:num w:numId="7" w16cid:durableId="1539584802">
    <w:abstractNumId w:val="2"/>
  </w:num>
  <w:num w:numId="8" w16cid:durableId="1165590401">
    <w:abstractNumId w:val="1"/>
  </w:num>
  <w:num w:numId="9" w16cid:durableId="16161342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4F4E"/>
    <w:rsid w:val="00034616"/>
    <w:rsid w:val="0006063C"/>
    <w:rsid w:val="001317D8"/>
    <w:rsid w:val="0015074B"/>
    <w:rsid w:val="00273D3B"/>
    <w:rsid w:val="0029639D"/>
    <w:rsid w:val="00326F90"/>
    <w:rsid w:val="003569C9"/>
    <w:rsid w:val="004310E6"/>
    <w:rsid w:val="00474F4E"/>
    <w:rsid w:val="009870BA"/>
    <w:rsid w:val="00AA1D8D"/>
    <w:rsid w:val="00B37A4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35DFF8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pPrChange w:id="0" w:author="M365 Copilot" w:date="2026-07-05T01:08:00Z">
        <w:pPr>
          <w:spacing w:after="200" w:line="276" w:lineRule="auto"/>
        </w:pPr>
      </w:pPrChange>
    </w:pPr>
    <w:rPr>
      <w:rFonts w:ascii="Aptos" w:eastAsiaTheme="minorEastAsia" w:hAnsi="Aptos" w:cstheme="minorBidi"/>
      <w:sz w:val="21"/>
      <w:szCs w:val="22"/>
      <w:rPrChange w:id="0" w:author="M365 Copilot" w:date="2026-07-05T01:08:00Z">
        <w:rPr>
          <w:rFonts w:ascii="Calibri" w:hAnsi="Calibri"/>
          <w:sz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3569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9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1" w:author="M365 Copilot" w:date="2026-07-05T01:08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rPrChange w:id="1" w:author="M365 Copilot" w:date="2026-07-05T01:08:00Z">
        <w:rPr>
          <w:rFonts w:asciiTheme="majorHAnsi" w:eastAsiaTheme="majorEastAsia" w:hAnsiTheme="majorHAnsi" w:cstheme="majorBidi"/>
          <w:b/>
          <w:b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2" w:author="M365 Copilot" w:date="2026-07-05T01:08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rPrChange w:id="2" w:author="M365 Copilot" w:date="2026-07-05T01:08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3" w:author="M365 Copilot" w:date="2026-07-05T01:08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rPrChange w:id="3" w:author="M365 Copilot" w:date="2026-07-05T01:08:00Z">
        <w:rPr>
          <w:rFonts w:asciiTheme="majorHAnsi" w:eastAsiaTheme="majorEastAsia" w:hAnsiTheme="majorHAnsi" w:cstheme="majorBidi"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4" w:author="M365 Copilot" w:date="2026-07-05T01:08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rPrChange w:id="4" w:author="M365 Copilot" w:date="2026-07-05T01:08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5" w:author="M365 Copilot" w:date="2026-07-05T01:08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5" w:author="M365 Copilot" w:date="2026-07-05T01:08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1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9C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9C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9C9"/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569C9"/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569C9"/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9C9"/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9C9"/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9C9"/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9C9"/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9C9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9C9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M365 Copilot" w:date="2026-07-05T01:08:00Z">
        <w:pPr>
          <w:tabs>
            <w:tab w:val="center" w:pos="4680"/>
            <w:tab w:val="right" w:pos="9360"/>
          </w:tabs>
        </w:pPr>
      </w:pPrChange>
    </w:pPr>
    <w:rPr>
      <w:rPrChange w:id="6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3569C9"/>
    <w:rPr>
      <w:rFonts w:ascii="Aptos" w:eastAsiaTheme="minorEastAsia" w:hAnsi="Aptos" w:cstheme="minorBidi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7" w:author="M365 Copilot" w:date="2026-07-05T01:08:00Z">
        <w:pPr>
          <w:tabs>
            <w:tab w:val="center" w:pos="4680"/>
            <w:tab w:val="right" w:pos="9360"/>
          </w:tabs>
        </w:pPr>
      </w:pPrChange>
    </w:pPr>
    <w:rPr>
      <w:rPrChange w:id="7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3569C9"/>
    <w:rPr>
      <w:rFonts w:ascii="Aptos" w:eastAsiaTheme="minorEastAsia" w:hAnsi="Aptos" w:cstheme="minorBidi"/>
      <w:sz w:val="21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8" w:author="M365 Copilot" w:date="2026-07-05T01:08:00Z"/>
    </w:pPr>
    <w:rPr>
      <w:rFonts w:asciiTheme="minorHAnsi" w:eastAsiaTheme="minorEastAsia" w:hAnsiTheme="minorHAnsi" w:cstheme="minorBidi"/>
      <w:szCs w:val="22"/>
      <w:rPrChange w:id="8" w:author="M365 Copilot" w:date="2026-07-05T01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3569C9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569C9"/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9C9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569C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9" w:author="M365 Copilot" w:date="2026-07-05T01:08:00Z">
        <w:pPr>
          <w:spacing w:after="200" w:line="276" w:lineRule="auto"/>
          <w:ind w:left="720"/>
          <w:contextualSpacing/>
        </w:pPr>
      </w:pPrChange>
    </w:pPr>
    <w:rPr>
      <w:rPrChange w:id="9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10" w:author="M365 Copilot" w:date="2026-07-05T01:08:00Z">
        <w:pPr>
          <w:spacing w:after="120" w:line="276" w:lineRule="auto"/>
        </w:pPr>
      </w:pPrChange>
    </w:pPr>
    <w:rPr>
      <w:rPrChange w:id="10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3569C9"/>
    <w:rPr>
      <w:rFonts w:ascii="Aptos" w:eastAsiaTheme="minorEastAsia" w:hAnsi="Aptos" w:cstheme="minorBidi"/>
      <w:sz w:val="21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1" w:author="M365 Copilot" w:date="2026-07-05T01:08:00Z">
        <w:pPr>
          <w:spacing w:after="120" w:line="480" w:lineRule="auto"/>
        </w:pPr>
      </w:pPrChange>
    </w:pPr>
    <w:rPr>
      <w:rPrChange w:id="11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3569C9"/>
    <w:rPr>
      <w:rFonts w:ascii="Aptos" w:eastAsiaTheme="minorEastAsia" w:hAnsi="Aptos" w:cstheme="minorBidi"/>
      <w:sz w:val="21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2" w:author="M365 Copilot" w:date="2026-07-05T01:08:00Z">
        <w:pPr>
          <w:spacing w:after="120" w:line="276" w:lineRule="auto"/>
        </w:pPr>
      </w:pPrChange>
    </w:pPr>
    <w:rPr>
      <w:sz w:val="16"/>
      <w:szCs w:val="16"/>
      <w:rPrChange w:id="12" w:author="M365 Copilot" w:date="2026-07-05T01:08:00Z">
        <w:rPr>
          <w:rFonts w:ascii="Aptos" w:eastAsiaTheme="minorEastAsia" w:hAnsi="Aptos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3569C9"/>
    <w:rPr>
      <w:rFonts w:ascii="Aptos" w:eastAsiaTheme="minorEastAsia" w:hAnsi="Aptos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3" w:author="M365 Copilot" w:date="2026-07-05T01:08:00Z">
        <w:pPr>
          <w:spacing w:after="200" w:line="276" w:lineRule="auto"/>
          <w:ind w:left="360" w:hanging="360"/>
          <w:contextualSpacing/>
        </w:pPr>
      </w:pPrChange>
    </w:pPr>
    <w:rPr>
      <w:rPrChange w:id="13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4" w:author="M365 Copilot" w:date="2026-07-05T01:08:00Z">
        <w:pPr>
          <w:spacing w:after="200" w:line="276" w:lineRule="auto"/>
          <w:ind w:left="720" w:hanging="360"/>
          <w:contextualSpacing/>
        </w:pPr>
      </w:pPrChange>
    </w:pPr>
    <w:rPr>
      <w:rPrChange w:id="14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5" w:author="M365 Copilot" w:date="2026-07-05T01:08:00Z">
        <w:pPr>
          <w:spacing w:after="200" w:line="276" w:lineRule="auto"/>
          <w:ind w:left="1080" w:hanging="360"/>
          <w:contextualSpacing/>
        </w:pPr>
      </w:pPrChange>
    </w:pPr>
    <w:rPr>
      <w:rPrChange w:id="15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6" w:author="M365 Copilot" w:date="2026-07-05T01:08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6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7" w:author="M365 Copilot" w:date="2026-07-05T01:08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17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8" w:author="M365 Copilot" w:date="2026-07-05T01:08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18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9" w:author="M365 Copilot" w:date="2026-07-05T01:08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9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0" w:author="M365 Copilot" w:date="2026-07-05T01:08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0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1" w:author="M365 Copilot" w:date="2026-07-05T01:08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1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2" w:author="M365 Copilot" w:date="2026-07-05T01:08:00Z">
        <w:pPr>
          <w:spacing w:after="120" w:line="276" w:lineRule="auto"/>
          <w:ind w:left="360"/>
          <w:contextualSpacing/>
        </w:pPr>
      </w:pPrChange>
    </w:pPr>
    <w:rPr>
      <w:rPrChange w:id="22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3" w:author="M365 Copilot" w:date="2026-07-05T01:08:00Z">
        <w:pPr>
          <w:spacing w:after="120" w:line="276" w:lineRule="auto"/>
          <w:ind w:left="720"/>
          <w:contextualSpacing/>
        </w:pPr>
      </w:pPrChange>
    </w:pPr>
    <w:rPr>
      <w:rPrChange w:id="23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4" w:author="M365 Copilot" w:date="2026-07-05T01:08:00Z">
        <w:pPr>
          <w:spacing w:after="120" w:line="276" w:lineRule="auto"/>
          <w:ind w:left="1080"/>
          <w:contextualSpacing/>
        </w:pPr>
      </w:pPrChange>
    </w:pPr>
    <w:rPr>
      <w:rPrChange w:id="24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3569C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3569C9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5" w:author="M365 Copilot" w:date="2026-07-05T01:08:00Z">
        <w:pPr>
          <w:spacing w:after="200" w:line="276" w:lineRule="auto"/>
        </w:pPr>
      </w:pPrChange>
    </w:pPr>
    <w:rPr>
      <w:i/>
      <w:iCs/>
      <w:color w:val="000000" w:themeColor="text1"/>
      <w:rPrChange w:id="25" w:author="M365 Copilot" w:date="2026-07-05T01:08:00Z">
        <w:rPr>
          <w:rFonts w:ascii="Aptos" w:eastAsiaTheme="minorEastAsia" w:hAnsi="Aptos" w:cstheme="minorBidi"/>
          <w:i/>
          <w:iCs/>
          <w:color w:val="000000" w:themeColor="text1"/>
          <w:sz w:val="21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3569C9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6" w:author="M365 Copilot" w:date="2026-07-05T01:08:00Z">
        <w:pPr>
          <w:spacing w:after="200"/>
        </w:pPr>
      </w:pPrChange>
    </w:pPr>
    <w:rPr>
      <w:b/>
      <w:bCs/>
      <w:color w:val="156082" w:themeColor="accent1"/>
      <w:sz w:val="18"/>
      <w:szCs w:val="18"/>
      <w:rPrChange w:id="26" w:author="M365 Copilot" w:date="2026-07-05T01:08:00Z">
        <w:rPr>
          <w:rFonts w:ascii="Aptos" w:eastAsiaTheme="minorEastAsia" w:hAnsi="Aptos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3569C9"/>
    <w:rPr>
      <w:b/>
      <w:bCs/>
    </w:rPr>
  </w:style>
  <w:style w:type="character" w:styleId="Emphasis">
    <w:name w:val="Emphasis"/>
    <w:basedOn w:val="DefaultParagraphFont"/>
    <w:uiPriority w:val="20"/>
    <w:qFormat/>
    <w:rsid w:val="003569C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7" w:author="M365 Copilot" w:date="2026-07-05T01:08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b/>
      <w:bCs/>
      <w:i/>
      <w:iCs/>
      <w:color w:val="156082" w:themeColor="accent1"/>
      <w:rPrChange w:id="27" w:author="M365 Copilot" w:date="2026-07-05T01:08:00Z">
        <w:rPr>
          <w:rFonts w:ascii="Aptos" w:eastAsiaTheme="minorEastAsia" w:hAnsi="Aptos" w:cstheme="min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9C9"/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styleId="SubtleEmphasis">
    <w:name w:val="Subtle Emphasis"/>
    <w:basedOn w:val="DefaultParagraphFont"/>
    <w:uiPriority w:val="19"/>
    <w:qFormat/>
    <w:rsid w:val="003569C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569C9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3569C9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569C9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569C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69C9"/>
    <w:pPr>
      <w:outlineLvl w:val="9"/>
    </w:pPr>
  </w:style>
  <w:style w:type="table" w:styleId="TableGrid">
    <w:name w:val="Table Grid"/>
    <w:basedOn w:val="TableNormal"/>
    <w:uiPriority w:val="5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EvidenceQuote">
    <w:name w:val="Evidence Quote"/>
    <w:pPr>
      <w:pPrChange w:id="28" w:author="M365 Copilot" w:date="2026-07-05T01:08:00Z">
        <w:pPr>
          <w:spacing w:after="200" w:line="276" w:lineRule="auto"/>
        </w:pPr>
      </w:pPrChange>
    </w:pPr>
    <w:rPr>
      <w:rFonts w:ascii="Aptos" w:eastAsiaTheme="minorEastAsia" w:hAnsi="Aptos" w:cstheme="minorBidi"/>
      <w:color w:val="5B5B5B"/>
      <w:sz w:val="18"/>
      <w:szCs w:val="22"/>
      <w:rPrChange w:id="28" w:author="M365 Copilot" w:date="2026-07-05T01:08:00Z">
        <w:rPr>
          <w:rFonts w:ascii="Aptos" w:eastAsiaTheme="minorEastAsia" w:hAnsi="Aptos" w:cstheme="minorBidi"/>
          <w:color w:val="5B5B5B"/>
          <w:sz w:val="18"/>
          <w:szCs w:val="22"/>
          <w:lang w:val="en-US" w:eastAsia="en-US" w:bidi="ar-SA"/>
        </w:rPr>
      </w:rPrChange>
    </w:rPr>
  </w:style>
  <w:style w:type="paragraph" w:customStyle="1" w:styleId="Decision">
    <w:name w:val="Decision"/>
    <w:pPr>
      <w:pPrChange w:id="29" w:author="M365 Copilot" w:date="2026-07-05T01:08:00Z">
        <w:pPr>
          <w:spacing w:after="200" w:line="276" w:lineRule="auto"/>
        </w:pPr>
      </w:pPrChange>
    </w:pPr>
    <w:rPr>
      <w:rFonts w:ascii="Aptos" w:eastAsiaTheme="minorEastAsia" w:hAnsi="Aptos" w:cstheme="minorBidi"/>
      <w:b/>
      <w:color w:val="FFFFFF"/>
      <w:szCs w:val="22"/>
      <w:rPrChange w:id="29" w:author="M365 Copilot" w:date="2026-07-05T01:08:00Z">
        <w:rPr>
          <w:rFonts w:ascii="Aptos" w:eastAsiaTheme="minorEastAsia" w:hAnsi="Aptos" w:cstheme="minorBidi"/>
          <w:b/>
          <w:color w:val="FFFFFF"/>
          <w:sz w:val="22"/>
          <w:szCs w:val="22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E9CDF0-E0BC-4840-BA83-560533D5F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1890</Words>
  <Characters>10775</Characters>
  <Application>Microsoft Office Word</Application>
  <DocSecurity>0</DocSecurity>
  <Lines>89</Lines>
  <Paragraphs>25</Paragraphs>
  <ScaleCrop>false</ScaleCrop>
  <Company/>
  <LinksUpToDate>false</LinksUpToDate>
  <CharactersWithSpaces>12640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2026-05-14T20:37:00Z</dcterms:created>
  <dcterms:modified xsi:type="dcterms:W3CDTF">2026-07-05T05:08:00Z</dcterms:modified>
</cp:coreProperties>
</file>