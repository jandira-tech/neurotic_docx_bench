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mc:Ignorable="w14 w15 w16se w16cid w16 w16cex w16sdtdh w16sdtfl w16du wp14">
  <w:body>
    <w:p w14:paraId="4BCDC549" w14:textId="77777777" w:rsidR="00F960BF" w:rsidRDefault="00B05744">
      <w:pPr>
        <w:rPr>
          <w:ins w:id="0" w:author="Author" w:date="2026-06-29T11:25:00Z" w16du:dateUtc="2026-06-29T15:25:00Z"/>
        </w:rPr>
      </w:pPr>
      <w:ins w:id="1" w:author="Author" w:date="2026-06-29T11:25:00Z" w16du:dateUtc="2026-06-29T15:25:00Z">
        <w:r>
          <w:rPr>
            <w:highlight w:val="yellow"/>
          </w:rPr>
          <w:t>Text Highlight Demo</w:t>
        </w:r>
      </w:ins>
    </w:p>
    <w:p w14:paraId="3A397B01" w14:textId="77777777" w:rsidR="00F960BF" w:rsidRDefault="00B05744">
      <w:pPr>
        <w:rPr>
          <w:ins w:id="2" w:author="Author" w:date="2026-06-29T11:25:00Z" w16du:dateUtc="2026-06-29T15:25:00Z"/>
        </w:rPr>
      </w:pPr>
      <w:ins w:id="3" w:author="Author" w:date="2026-06-29T11:25:00Z" w16du:dateUtc="2026-06-29T15:25:00Z">
        <w:r>
          <w:rPr>
            <w:highlight w:val="yellow"/>
          </w:rPr>
          <w:t>Demonstrating text highlighting.</w:t>
        </w:r>
      </w:ins>
    </w:p>
    <w:p w14:paraId="6EABEC66" w14:textId="77777777" w:rsidR="00B05744" w:rsidRDefault="00B05744">
      <w:ins w:id="4" w:author="Author" w:date="2026-06-29T11:25:00Z" w16du:dateUtc="2026-06-29T15:25:00Z">
        <w:r>
          <w:rPr>
            <w:highlight w:val="yellow"/>
          </w:rPr>
          <w:t>This text is highlighted in yellow.</w:t>
        </w:r>
      </w:ins>
      <w:del w:id="5" w:author="Author" w:date="2026-06-29T11:25:00Z" w16du:dateUtc="2026-06-29T15:25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/>
                  </wp:cNvGraphicFramePr>
                  <a:graphic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F6E7E2" w14:textId="77777777" w:rsidR="00487BF9" w:rsidRDefault="00487BF9">
                              <w:pPr>
                                <w:rPr>
                                  <w:del w:id="6" w:author="Author" w:date="2026-06-29T11:25:00Z" w16du:dateUtc="2026-06-29T15:25:00Z"/>
                                </w:rPr>
                              </w:pPr>
                              <w:del w:id="7" w:author="Author" w:date="2026-06-29T11:25:00Z" w16du:dateUtc="2026-06-29T15:25:00Z">
                                <w:r>
                                  <w:delText>Datum plane</w:delText>
                                </w:r>
                              </w:del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SZqEQIAACAEAAAOAAAAZHJzL2Uyb0RvYy54bWysU9tu2zAMfR+wfxD0vthxkzYx4hRdugwD ugvQ7QNkWbaFyaImKbGzrx8lu2l2exmmB4EUqUPykNzcDp0iR2GdBF3Q+SylRGgOldRNQb983r9a UeI80xVToEVBT8LR2+3LF5ve5CKDFlQlLEEQ7fLeFLT13uRJ4ngrOuZmYIRGYw22Yx5V2ySVZT2i dyrJ0vQ66cFWxgIXzuHr/Wik24hf14L7j3XthCeqoJibj7eNdxnuZLtheWOZaSWf0mD/kEXHpMag Z6h75hk5WPkbVCe5BQe1n3HoEqhryUWsAauZp79U89gyI2ItSI4zZ5rc/4PlH46P5pMlfngNAzYw FuHMA/CvjmjYtUw34s5a6FvBKgw8D5QlvXH59DVQ7XIXQMr+PVTYZHbwEIGG2naBFayTIDo24HQm XQyecHzMrm4W2fWSEo62+SK9Wq+WMQbLn74b6/xbAR0JQkEtdjXCs+OD8yEdlj+5hGgOlKz2Uqmo 2KbcKUuODCdgH8+E/pOb0qQv6HqZLUcG/gqRxvMniE56HGUlu4Kuzk4sD7y90VUcNM+kGmVMWemJ yMDdyKIfygEdA6ElVCek1MI4srhiKLRgv1PS47gW1H07MCsoUe80tmU9XyzCfEdlsbzJULGXlvLS wjRHqIJ6SkZx5+NORMLMHbZvLyOxz5lMueIYRr6nlQlzfqlHr+fF3v4AAAD//wMAUEsDBBQABgAI AAAAIQCY4eil3gAAAAoBAAAPAAAAZHJzL2Rvd25yZXYueG1sTI/BTsMwEETvSPyDtUjcqJMUFUjj VFWAa6W2SFy38ZIE7HWInTT8PYYLXEZajWZ2XrGZrRETDb5zrCBdJCCIa6c7bhS8HJ9v7kH4gKzR OCYFX+RhU15eFJhrd+Y9TYfQiFjCPkcFbQh9LqWvW7LoF64njt6bGyyGeA6N1AOeY7k1MkuSlbTY cfzQYk9VS/XHYbQKxmO1nfZV9v467fTtbvWEFs2nUtdX8+M6ynYNItAc/hLwwxD3QxmHndzI2guj INKEX43e8m75AOKkIMvSFGRZyP8I5TcAAAD//wMAUEsBAi0AFAAGAAgAAAAhALaDOJL+AAAA4QEA ABMAAAAAAAAAAAAAAAAAAAAAAFtDb250ZW50X1R5cGVzXS54bWxQSwECLQAUAAYACAAAACEAOP0h /9YAAACUAQAACwAAAAAAAAAAAAAAAAAvAQAAX3JlbHMvLnJlbHNQSwECLQAUAAYACAAAACEAU7km ahECAAAgBAAADgAAAAAAAAAAAAAAAAAuAgAAZHJzL2Uyb0RvYy54bWxQSwECLQAUAAYACAAAACEA mOHopd4AAAAKAQAADwAAAAAAAAAAAAAAAABrBAAAZHJzL2Rvd25yZXYueG1sUEsFBgAAAAAEAAQA 8wAAAHYFAAAAAA== ">
                  <v:textbox style="mso-fit-shape-to-text:t">
                    <w:txbxContent>
                      <w:p w14:paraId="04F6E7E2" w14:textId="77777777" w:rsidR="00487BF9" w:rsidRDefault="00487BF9">
                        <w:pPr>
                          <w:rPr>
                            <w:del w:id="8" w:author="Author" w:date="2026-06-29T11:25:00Z" w16du:dateUtc="2026-06-29T15:25:00Z"/>
                          </w:rPr>
                        </w:pPr>
                        <w:del w:id="9" w:author="Author" w:date="2026-06-29T11:25:00Z" w16du:dateUtc="2026-06-29T15:25:00Z">
                          <w:r>
                            <w:delText>Datum plane</w:delText>
                          </w:r>
                        </w:del>
                      </w:p>
                    </w:txbxContent>
                  </v:textbox>
                </v:shape>
              </w:pict>
            </mc:Fallback>
          </mc:AlternateContent>
        </w:r>
      </w:del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10" w:author="Author" w:date="2026-06-29T11:25:00Z" w16du:dateUtc="2026-06-29T15:25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51158D"/>
    <w:rsid w:val="006A0FDE"/>
    <w:rsid w:val="007F6CB4"/>
    <w:rsid w:val="00B05744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2AE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2026-06-29T15:25:00Z</dcterms:modified>
</cp:coreProperties>
</file>