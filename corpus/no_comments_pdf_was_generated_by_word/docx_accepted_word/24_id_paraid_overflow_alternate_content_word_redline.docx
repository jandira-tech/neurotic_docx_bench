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 w:rsidR="000C6A90" w:rsidRDefault="00770FF4">
      <w:r>
        <w:t>This document demonstrates valid uses of mc:AlternateContent for testing.</w:t>
      </w:r>
    </w:p>
    <w:p w14:paraId="543ED438" w14:textId="77777777" w:rsidR="000C6A90" w:rsidRDefault="00770FF4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C6A90" w14:paraId="251BCF3B" w14:textId="77777777">
        <w:trPr>
          <w:ins w:id="31" w:author="Author" w:date="2026-06-29T10:46:00Z" w16du:dateUtc="2026-06-29T14:46:00Z"/>
        </w:trPr>
        <w:tc>
          <w:tcPr>
            <w:tcW w:w="8640" w:type="dxa"/>
          </w:tcPr>
          <w:p w14:paraId="09603DC4" w14:textId="77777777" w:rsidR="000C6A90" w:rsidRDefault="00770FF4">
            <w:r>
              <w:t>Cell-level AlternateContent follows:</w:t>
            </w:r>
          </w:p>
          <w:p w14:paraId="4C2E3E60" w14:textId="77777777" w:rsidR="000C6A90" w:rsidRDefault="00770FF4">
            <w:r>
              <w:t>Choice paragraph inside table cell (Requires=w14)</w:t>
            </w:r>
          </w:p>
        </w:tc>
      </w:tr>
    </w:tbl>
    <w:p w14:paraId="36E9C28E" w14:textId="77777777" w:rsidR="000C6A90" w:rsidRDefault="00770FF4">
      <w:r>
        <w:t>Choice paragraph at body level (Requires=w14)</w:t>
      </w:r>
    </w:p>
    <w:p w14:paraId="46A45C5A" w14:textId="77777777" w:rsidR="009C5F6C" w:rsidRDefault="00770FF4">
      <w:r>
        <w:t>Choice A: Requires=w15</w:t>
      </w:r>
    </w:p>
    <w:p w14:paraId="2A77B799" w14:textId="77777777" w:rsidR="009C5F6C" w:rsidRDefault="009C5F6C"/>
    <w:sectPr w:rsidR="009C5F6C" w:rsidSect="00034616">
      <w:pgSz w:w="12240" w:h="15840"/>
      <w:pgMar w:top="1440" w:right="1800" w:bottom="1440" w:left="1800" w:header="720" w:footer="720" w:gutter="0"/>
      <w:cols w:space="720"/>
      <w:docGrid w:linePitch="360"/>
      <w:sectPrChange w:id="41" w:author="Author" w:date="2026-06-29T10:46:00Z" w16du:dateUtc="2026-06-29T14:46:00Z">
        <w:sectPr w:rsidR="009C5F6C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0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0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0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0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0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0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0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0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0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0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0:46:00Z"/>
    </w:pPr>
    <w:rPr>
      <w:rFonts w:asciiTheme="minorHAnsi" w:eastAsiaTheme="minorEastAsia" w:hAnsiTheme="minorHAnsi" w:cstheme="minorBidi"/>
      <w:szCs w:val="22"/>
      <w:rPrChange w:id="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0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0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0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0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0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0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0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0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0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0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0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0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0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0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0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0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0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0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0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0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0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