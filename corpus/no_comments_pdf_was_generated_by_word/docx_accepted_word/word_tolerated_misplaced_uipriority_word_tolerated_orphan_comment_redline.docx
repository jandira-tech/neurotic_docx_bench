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5EC60" w14:textId="77777777" w:rsidR="002319F6" w:rsidRDefault="002319F6"/>
    <w:p w14:paraId="0104A97D" w14:textId="77777777" w:rsidR="00BE07B9" w:rsidRDefault="004147B3">
      <w:pPr>
        <w:pStyle w:val="Title"/>
      </w:pPr>
      <w:r>
        <w:t xml:space="preserve">Ouch         .         </w:t>
      </w:r>
    </w:p>
    <w:p w14:paraId="09531C92" w14:textId="77777777" w:rsidR="00BE07B9" w:rsidRDefault="004147B3">
      <w:pPr>
        <w:pStyle w:val="Heading1"/>
      </w:pPr>
    </w:p>
    <w:p w14:paraId="65ABC08F" w14:textId="77777777" w:rsidR="00BE07B9" w:rsidRDefault="004147B3"/>
    <w:p w14:paraId="2C206DC0" w14:textId="77777777" w:rsidR="00BE07B9" w:rsidRDefault="004147B3">
      <w:pPr>
        <w:pStyle w:val="Heading2"/>
      </w:pPr>
    </w:p>
    <w:p w14:paraId="217A3A8A" w14:textId="77777777" w:rsidR="00BE07B9" w:rsidRDefault="004147B3"/>
    <w:p w14:paraId="24AACF7D" w14:textId="77777777" w:rsidR="00BE07B9" w:rsidRDefault="004147B3"/>
    <w:p w14:paraId="2CF0738D" w14:textId="77777777" w:rsidR="00BE07B9" w:rsidRDefault="004147B3"/>
    <w:p w14:paraId="783A68E1" w14:textId="77777777" w:rsidR="00BE07B9" w:rsidRDefault="004147B3"/>
    <w:p w14:paraId="739143A9" w14:textId="77777777" w:rsidR="00BE07B9" w:rsidRDefault="004147B3">
      <w:pPr>
        <w:pStyle w:val="Heading1"/>
      </w:pPr>
    </w:p>
    <w:p w14:paraId="3685CE2E" w14:textId="77777777" w:rsidR="00BE07B9" w:rsidRDefault="004147B3">
      <w:pPr>
        <w:pStyle w:val="Heading2"/>
      </w:pPr>
    </w:p>
    <w:p w14:paraId="2FEE9D14" w14:textId="77777777" w:rsidR="00BE07B9" w:rsidRDefault="004147B3"/>
    <w:p w14:paraId="381F2A95" w14:textId="77777777" w:rsidR="00BE07B9" w:rsidRDefault="004147B3"/>
    <w:p w14:paraId="303A8BB6" w14:textId="77777777" w:rsidR="00BE07B9" w:rsidRDefault="004147B3"/>
    <w:p w14:paraId="59EB494A" w14:textId="77777777" w:rsidR="00BE07B9" w:rsidRDefault="004147B3"/>
    <w:p w14:paraId="4F705888" w14:textId="77777777" w:rsidR="00BE07B9" w:rsidRDefault="004147B3"/>
    <w:p w14:paraId="070DC831" w14:textId="77777777" w:rsidR="00BE07B9" w:rsidRDefault="004147B3"/>
    <w:p w14:paraId="6391D8E1" w14:textId="77777777" w:rsidR="00BE07B9" w:rsidRDefault="004147B3">
      <w:pPr>
        <w:pStyle w:val="Heading2"/>
      </w:pPr>
    </w:p>
    <w:p w14:paraId="7139A6AE" w14:textId="77777777" w:rsidR="00BE07B9" w:rsidRDefault="004147B3"/>
    <w:p w14:paraId="6C15CB08" w14:textId="77777777" w:rsidR="00BE07B9" w:rsidRDefault="004147B3"/>
    <w:p w14:paraId="38D4BF29" w14:textId="77777777" w:rsidR="00BE07B9" w:rsidRDefault="004147B3"/>
    <w:p w14:paraId="10727ADA" w14:textId="77777777" w:rsidR="00BE07B9" w:rsidRDefault="004147B3"/>
    <w:p w14:paraId="53D9D529" w14:textId="77777777" w:rsidR="00BE07B9" w:rsidRDefault="004147B3"/>
    <w:p w14:paraId="6E8F67D0" w14:textId="77777777" w:rsidR="00BE07B9" w:rsidRDefault="004147B3"/>
    <w:p w14:paraId="361C3D90" w14:textId="77777777" w:rsidR="00BE07B9" w:rsidRDefault="004147B3">
      <w:pPr>
        <w:pStyle w:val="Heading1"/>
      </w:pPr>
    </w:p>
    <w:p w14:paraId="49579C4B" w14:textId="77777777" w:rsidR="00BE07B9" w:rsidRDefault="004147B3"/>
    <w:p w14:paraId="5E19D21D" w14:textId="77777777" w:rsidR="00BE07B9" w:rsidRDefault="004147B3"/>
    <w:p w14:paraId="02D10FDC" w14:textId="77777777" w:rsidR="00BE07B9" w:rsidRDefault="004147B3"/>
    <w:p w14:paraId="09FBF11D" w14:textId="77777777" w:rsidR="00BE07B9" w:rsidRDefault="004147B3">
      <w:pPr>
        <w:pStyle w:val="Heading1"/>
      </w:pPr>
    </w:p>
    <w:p w14:paraId="05D8EA26" w14:textId="77777777" w:rsidR="00BE07B9" w:rsidRDefault="004147B3"/>
    <w:p w14:paraId="3E8CDB1A" w14:textId="77777777" w:rsidR="00BE07B9" w:rsidRDefault="004147B3">
      <w:pPr>
        <w:pStyle w:val="HighlightedStyle"/>
      </w:pPr>
    </w:p>
    <w:p w14:paraId="61BC730B" w14:textId="77777777" w:rsidR="00BE07B9" w:rsidRDefault="004147B3"/>
    <w:p w14:paraId="4DAA8360" w14:textId="77777777" w:rsidR="00BE07B9" w:rsidRDefault="004147B3">
      <w:pPr>
        <w:pStyle w:val="Heading1"/>
      </w:pPr>
    </w:p>
    <w:p w14:paraId="644430A7" w14:textId="77777777" w:rsidR="00BE07B9" w:rsidRDefault="004147B3">
      <w:pPr>
        <w:pStyle w:val="Heading2"/>
      </w:pPr>
    </w:p>
    <w:p w14:paraId="1AD1C78A" w14:textId="77777777" w:rsidR="00BE07B9" w:rsidRDefault="004147B3">
      <w:pPr>
        <w:pStyle w:val="ListParagraph"/>
        <w:numPr>
          <w:ilvl w:val="0"/>
          <w:numId w:val="1"/>
        </w:numPr>
      </w:pPr>
    </w:p>
    <w:p w14:paraId="7F291C64" w14:textId="77777777" w:rsidR="00BE07B9" w:rsidRDefault="004147B3">
      <w:pPr>
        <w:pStyle w:val="ListParagraph"/>
        <w:numPr>
          <w:ilvl w:val="0"/>
          <w:numId w:val="1"/>
        </w:numPr>
      </w:pPr>
    </w:p>
    <w:p w14:paraId="283E1F82" w14:textId="77777777" w:rsidR="00BE07B9" w:rsidRDefault="004147B3">
      <w:pPr>
        <w:pStyle w:val="ListParagraph"/>
        <w:numPr>
          <w:ilvl w:val="0"/>
          <w:numId w:val="1"/>
        </w:numPr>
      </w:pPr>
    </w:p>
    <w:p w14:paraId="60E5141C" w14:textId="77777777" w:rsidR="00BE07B9" w:rsidRDefault="004147B3">
      <w:pPr>
        <w:pStyle w:val="Heading2"/>
      </w:pPr>
    </w:p>
    <w:p w14:paraId="25B5A16B" w14:textId="77777777" w:rsidR="00BE07B9" w:rsidRDefault="004147B3">
      <w:pPr>
        <w:pStyle w:val="ListParagraph"/>
        <w:numPr>
          <w:ilvl w:val="0"/>
          <w:numId w:val="2"/>
        </w:numPr>
      </w:pPr>
    </w:p>
    <w:p w14:paraId="42FEF3D8" w14:textId="77777777" w:rsidR="00BE07B9" w:rsidRDefault="004147B3">
      <w:pPr>
        <w:pStyle w:val="ListParagraph"/>
        <w:numPr>
          <w:ilvl w:val="0"/>
          <w:numId w:val="2"/>
        </w:numPr>
      </w:pPr>
    </w:p>
    <w:p w14:paraId="2CF4A546" w14:textId="77777777" w:rsidR="00BE07B9" w:rsidRDefault="004147B3">
      <w:pPr>
        <w:pStyle w:val="ListParagraph"/>
        <w:numPr>
          <w:ilvl w:val="0"/>
          <w:numId w:val="2"/>
        </w:numPr>
      </w:pPr>
    </w:p>
    <w:p w14:paraId="72DE129D" w14:textId="77777777" w:rsidR="00BE07B9" w:rsidRDefault="004147B3">
      <w:pPr>
        <w:pStyle w:val="Heading1"/>
      </w:pPr>
    </w:p>
    <w:p w14:paraId="7A8D2221" w14:textId="77777777" w:rsidR="00BE07B9" w:rsidRDefault="004147B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7B9" w14:paraId="2A0AD866" w14:textId="77777777">
        <w:trPr>
          <w:tblHeader/>
          <w:del w:id="91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BE07B9" w:rsidRDefault="004147B3">
            <w:pPr>
              <w:jc w:val="center"/>
            </w:pP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BE07B9" w:rsidRDefault="004147B3">
            <w:pPr>
              <w:jc w:val="center"/>
            </w:pP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BE07B9" w:rsidRDefault="004147B3">
            <w:pPr>
              <w:jc w:val="center"/>
            </w:pPr>
          </w:p>
        </w:tc>
      </w:tr>
      <w:tr w:rsidR="00BE07B9" w14:paraId="1E200F09" w14:textId="77777777">
        <w:trPr>
          <w:del w:id="98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BE07B9" w:rsidRDefault="004147B3"/>
        </w:tc>
      </w:tr>
      <w:tr w:rsidR="00BE07B9" w14:paraId="1AB821F1" w14:textId="77777777">
        <w:trPr>
          <w:del w:id="105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BE07B9" w:rsidRDefault="004147B3"/>
        </w:tc>
      </w:tr>
      <w:tr w:rsidR="00BE07B9" w14:paraId="150B1C3B" w14:textId="77777777">
        <w:trPr>
          <w:del w:id="112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BE07B9" w:rsidRDefault="004147B3"/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BE07B9" w:rsidRDefault="004147B3"/>
        </w:tc>
      </w:tr>
    </w:tbl>
    <w:p w14:paraId="61283847" w14:textId="77777777" w:rsidR="00BE07B9" w:rsidRDefault="004147B3">
      <w:pPr>
        <w:pStyle w:val="Heading1"/>
      </w:pPr>
    </w:p>
    <w:p w14:paraId="4CA09876" w14:textId="77777777" w:rsidR="00BE07B9" w:rsidRDefault="004147B3"/>
    <w:p w14:paraId="45F2AEBA" w14:textId="77777777" w:rsidR="00BE07B9" w:rsidRDefault="004147B3">
      <w:pPr>
        <w:jc w:val="center"/>
      </w:pPr>
    </w:p>
    <w:p w14:paraId="6C9EF3C7" w14:textId="77777777" w:rsidR="00BE07B9" w:rsidRDefault="004147B3">
      <w:pPr>
        <w:jc w:val="right"/>
      </w:pPr>
    </w:p>
    <w:p w14:paraId="0D4A434B" w14:textId="77777777" w:rsidR="00BE07B9" w:rsidRDefault="004147B3">
      <w:pPr>
        <w:jc w:val="both"/>
      </w:pPr>
    </w:p>
    <w:p w14:paraId="7DADB3F4" w14:textId="77777777" w:rsidR="00BE07B9" w:rsidRDefault="004147B3">
      <w:pPr>
        <w:pStyle w:val="Heading1"/>
      </w:pPr>
    </w:p>
    <w:p w14:paraId="5AD468B0" w14:textId="77777777" w:rsidR="00BE07B9" w:rsidRDefault="004147B3"/>
    <w:p w14:paraId="484547D7" w14:textId="77777777" w:rsidR="00BE07B9" w:rsidRDefault="004147B3">
      <w:pPr>
        <w:pStyle w:val="ListParagraph"/>
        <w:numPr>
          <w:ilvl w:val="0"/>
          <w:numId w:val="1"/>
        </w:numPr>
      </w:pPr>
    </w:p>
    <w:p w14:paraId="6506BA51" w14:textId="77777777" w:rsidR="00BE07B9" w:rsidRDefault="004147B3">
      <w:pPr>
        <w:pStyle w:val="ListParagraph"/>
        <w:numPr>
          <w:ilvl w:val="0"/>
          <w:numId w:val="1"/>
        </w:numPr>
      </w:pPr>
    </w:p>
    <w:p w14:paraId="591FDB57" w14:textId="77777777" w:rsidR="00BE07B9" w:rsidRDefault="004147B3">
      <w:pPr>
        <w:pStyle w:val="ListParagraph"/>
        <w:numPr>
          <w:ilvl w:val="0"/>
          <w:numId w:val="1"/>
        </w:numPr>
      </w:pPr>
    </w:p>
    <w:p w14:paraId="79E7DCB9" w14:textId="77777777" w:rsidR="00BE07B9" w:rsidRDefault="004147B3">
      <w:pPr>
        <w:pStyle w:val="ListParagraph"/>
        <w:numPr>
          <w:ilvl w:val="0"/>
          <w:numId w:val="1"/>
        </w:numPr>
      </w:pPr>
    </w:p>
    <w:p w14:paraId="622D290E" w14:textId="77777777" w:rsidR="00BE07B9" w:rsidRDefault="004147B3">
      <w:pPr>
        <w:pStyle w:val="ListParagraph"/>
        <w:numPr>
          <w:ilvl w:val="0"/>
          <w:numId w:val="1"/>
        </w:numPr>
      </w:pPr>
    </w:p>
    <w:p w14:paraId="45EB71B8" w14:textId="77777777" w:rsidR="00BE07B9" w:rsidRDefault="004147B3">
      <w:pPr>
        <w:pStyle w:val="ListParagraph"/>
        <w:numPr>
          <w:ilvl w:val="0"/>
          <w:numId w:val="1"/>
        </w:numPr>
      </w:pPr>
    </w:p>
    <w:p w14:paraId="5D5B1601" w14:textId="77777777" w:rsidR="00BE07B9" w:rsidRDefault="004147B3">
      <w:pPr>
        <w:pStyle w:val="ListParagraph"/>
        <w:numPr>
          <w:ilvl w:val="0"/>
          <w:numId w:val="1"/>
        </w:numPr>
      </w:pPr>
    </w:p>
    <w:p w14:paraId="4675B442" w14:textId="77777777" w:rsidR="00BE07B9" w:rsidRDefault="004147B3">
      <w:pPr>
        <w:pPrChange w:id="147" w:author="Comparison" w:date="2026-07-05T01:11:00Z" w16du:dateUtc="2026-07-05T05:11:00Z">
          <w:pPr>
            <w:pStyle w:val="ListParagraph"/>
            <w:numPr>
              <w:numId w:val="1"/>
            </w:numPr>
            <w:ind w:left="720" w:hanging="360"/>
          </w:pPr>
        </w:pPrChange>
      </w:pPr>
    </w:p>
    <w:sectPr w:rsidR="00BE07B9">
      <w:pgSz w:w="12240" w:h="15840"/>
      <w:pgMar w:top="1440" w:right="1440" w:bottom="1440" w:left="1440" w:header="720" w:footer="720" w:gutter="0"/>
      <w:cols w:space="720"/>
      <w:docGrid w:linePitch="0"/>
      <w:sectPrChange w:id="150" w:author="Comparison" w:date="2026-07-05T01:11:00Z" w16du:dateUtc="2026-07-05T05:11:00Z">
        <w:sectPr w:rsidR="00BE07B9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FB0DAC" w15:done="0"/>
  <w15:commentEx w15:paraId="014867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FB0DAC" w16cid:durableId="4FF5D29A"/>
  <w16cid:commentId w16cid:paraId="01486757" w16cid:durableId="5DBC1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46735354">
    <w:abstractNumId w:val="0"/>
    <w:lvlOverride w:ilvl="0">
      <w:startOverride w:val="1"/>
    </w:lvlOverride>
  </w:num>
  <w:num w:numId="2" w16cid:durableId="1479418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B9"/>
    <w:rsid w:val="0021015A"/>
    <w:rsid w:val="002319F6"/>
    <w:rsid w:val="0052188C"/>
    <w:rsid w:val="006F3006"/>
    <w:rsid w:val="00B37A4C"/>
    <w:rsid w:val="00BE07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7-05T01:11:00Z"/>
    </w:pPr>
    <w:rPr>
      <w:rFonts w:ascii="Times New Roman" w:eastAsia="Times New Roman" w:hAnsi="Times New Roman" w:cs="Times New Roman"/>
      <w:rPrChange w:id="0" w:author="Comparison" w:date="2026-07-05T01:11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  <w:pPr>
      <w:pPrChange w:id="1" w:author="Comparison" w:date="2026-07-05T01:11:00Z"/>
    </w:pPr>
    <w:rPr>
      <w:rPrChange w:id="1" w:author="Comparison" w:date="2026-07-05T01:11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pPrChange w:id="2" w:author="Comparison" w:date="2026-07-05T01:11:00Z"/>
    </w:pPr>
    <w:rPr>
      <w:rPrChange w:id="2" w:author="Comparison" w:date="2026-07-05T01:11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rsid w:val="0021015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  <w:rPrChange w:id="3" w:author="Comparison" w:date="2026-07-05T01:11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