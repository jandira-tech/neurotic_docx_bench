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DA6947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DA6947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6-29T11:19:00Z" w16du:dateUtc="2026-06-29T15:1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A6947">
            <w:r>
              <w:rPr>
                <w:color w:val="64748B"/>
                <w:sz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A6947">
            <w:r>
              <w:rPr>
                <w:color w:val="64748B"/>
                <w:sz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49E996B2" w14:textId="77777777" w:rsidR="00202DA4" w:rsidRDefault="00DA694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202DA4" w:rsidRDefault="00DA6947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07BFC780" w:rsidR="00202DA4" w:rsidRDefault="00DA6947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9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DA694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DA6947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DA6947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DA6947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DA6947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DA6947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DA6947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DA6947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DA6947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DA6947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DA694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DA6947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4" w:author="Arthur Souza Rodrigues" w:date="2026-06-29T11:19:00Z" w16du:dateUtc="2026-06-29T15:1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A6947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A6947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A6947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A6947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rPr>
          <w:ins w:id="103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A6947"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rPr>
          <w:ins w:id="112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lastRenderedPageBreak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A6947"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rPr>
          <w:ins w:id="121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A6947"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496057" w14:paraId="29F67046" w14:textId="77777777">
        <w:trPr>
          <w:ins w:id="130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A6947"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rPr>
          <w:ins w:id="139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A6947"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rPr>
          <w:ins w:id="148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A6947"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rPr>
          <w:ins w:id="157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A694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A694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A694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A6947"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DA6947">
      <w:r>
        <w:br w:type="page"/>
      </w:r>
    </w:p>
    <w:p w14:paraId="219D9206" w14:textId="7D8B6000" w:rsidR="00202DA4" w:rsidRDefault="00DA6947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71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DA694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DA6947">
      <w:pPr>
        <w:spacing w:before="60" w:after="60"/>
      </w:pPr>
      <w:r>
        <w:rPr>
          <w:color w:val="0F172A"/>
        </w:rPr>
        <w:t xml:space="preserve">Read        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DA6947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DA694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DA694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202DA4" w:rsidRDefault="00DA694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DA694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DA6947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5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DA694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DA694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4" w:author="Arthur Souza Rodrigues" w:date="2026-06-29T11:19:00Z" w16du:dateUtc="2026-06-29T15:1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A6947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DA6947">
            <w:pPr>
              <w:spacing w:after="320"/>
            </w:pPr>
            <w:r>
              <w:rPr>
                <w:color w:val="64748B"/>
                <w:sz w:val="20"/>
              </w:rPr>
              <w:lastRenderedPageBreak/>
            </w: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DA6947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A6947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DA6947">
            <w:pPr>
              <w:spacing w:after="320"/>
            </w:pPr>
            <w:r>
              <w:rPr>
                <w:color w:val="64748B"/>
                <w:sz w:val="20"/>
              </w:rPr>
              <w:lastRenderedPageBreak/>
            </w: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DA6947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3CFC00D9" w14:textId="77777777" w:rsidR="0041253F" w:rsidRDefault="00DA6947"/>
    <w:p w14:paraId="2AB94EDD" w14:textId="77777777" w:rsidR="0041253F" w:rsidRDefault="00DA6947"/>
    <w:p w14:paraId="22133972" w14:textId="77777777" w:rsidR="0041253F" w:rsidRDefault="00DA6947"/>
    <w:p w14:paraId="568F96FD" w14:textId="77777777" w:rsidR="0041253F" w:rsidRDefault="00DA6947"/>
    <w:p w14:paraId="5DA05A2D" w14:textId="77777777" w:rsidR="0041253F" w:rsidRDefault="00DA6947">
      <w:r>
        <w:t xml:space="preserve"> YTD</w:t>
      </w:r>
    </w:p>
    <w:p w14:paraId="6BB04A42" w14:textId="77777777" w:rsidR="0041253F" w:rsidRDefault="00DA6947"/>
    <w:p w14:paraId="651DC4FA" w14:textId="77777777" w:rsidR="0041253F" w:rsidRDefault="00DA6947"/>
    <w:sectPr w:rsidR="004125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7" w:author="Arthur Souza Rodrigues" w:date="2026-06-29T11:19:00Z" w16du:dateUtc="2026-06-29T15:19:00Z">
        <w:sectPr w:rsidR="004125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BE460" w14:textId="77777777" w:rsidR="00DA6947" w:rsidRDefault="00DA6947">
      <w:pPr>
        <w:pPrChange w:id="13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92CC9DE" w14:textId="77777777" w:rsidR="00DA6947" w:rsidRDefault="00DA6947">
      <w:pPr>
        <w:pPrChange w:id="14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045B" w14:textId="77777777" w:rsidR="00CE3D7C" w:rsidRDefault="00DA6947">
    <w:pPr>
      <w:pBdr>
        <w:top w:val="single" w:sz="2" w:space="1" w:color="E2E8F0"/>
      </w:pBdr>
      <w:spacing w:before="80"/>
      <w:jc w:val="center"/>
      <w:pPrChange w:id="245" w:author="Arthur Souza Rodrigues" w:date="2026-06-29T11:19:00Z" w16du:dateUtc="2026-06-29T15:19:00Z">
        <w:pPr>
          <w:pStyle w:val="Footer"/>
        </w:pPr>
      </w:pPrChange>
    </w:pPr>
    <w:ins w:id="246" w:author="Arthur Souza Rodrigues" w:date="2026-06-29T11:19:00Z" w16du:dateUtc="2026-06-29T15:1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F81AE" w14:textId="77777777" w:rsidR="00DA6947" w:rsidRDefault="00DA6947">
      <w:pPr>
        <w:pPrChange w:id="11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30CC5F3" w14:textId="77777777" w:rsidR="00DA6947" w:rsidRDefault="00DA6947">
      <w:pPr>
        <w:pPrChange w:id="12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05A90" w14:textId="77777777" w:rsidR="00CE3D7C" w:rsidRDefault="00DA6947">
    <w:pPr>
      <w:pBdr>
        <w:bottom w:val="single" w:sz="2" w:space="1" w:color="E2E8F0"/>
      </w:pBdr>
      <w:jc w:val="center"/>
      <w:pPrChange w:id="243" w:author="Arthur Souza Rodrigues" w:date="2026-06-29T11:19:00Z" w16du:dateUtc="2026-06-29T15:19:00Z">
        <w:pPr>
          <w:pStyle w:val="Header"/>
        </w:pPr>
      </w:pPrChange>
    </w:pPr>
    <w:ins w:id="244" w:author="Arthur Souza Rodrigues" w:date="2026-06-29T11:19:00Z" w16du:dateUtc="2026-06-29T15:1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53F"/>
    <w:rsid w:val="00202DA4"/>
    <w:rsid w:val="00325BC5"/>
    <w:rsid w:val="0041253F"/>
    <w:rsid w:val="00475264"/>
    <w:rsid w:val="00496057"/>
    <w:rsid w:val="007570B1"/>
    <w:rsid w:val="00A7749F"/>
    <w:rsid w:val="00CE3D7C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1951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6-29T11:1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6-29T11:1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6-29T11:1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6-29T11:1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6-29T11:1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6-29T11:1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6-29T11:1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6-29T11:1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6-29T11:1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6-29T11:1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6-29T11:1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6-29T11:1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7C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7C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7C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7C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7C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7C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6-29T11:19:00Z"/>
    </w:pPr>
    <w:rPr>
      <w:rFonts w:ascii="Inter" w:eastAsia="Inter" w:hAnsi="Inter" w:cs="Inter"/>
      <w:sz w:val="56"/>
      <w:szCs w:val="56"/>
      <w:rPrChange w:id="6" w:author="Arthur Souza Rodrigues" w:date="2026-06-29T11:1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E3D7C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6-29T11:19:00Z"/>
    </w:pPr>
    <w:rPr>
      <w:rFonts w:ascii="Inter" w:eastAsia="Inter" w:hAnsi="Inter" w:cs="Inter"/>
      <w:b/>
      <w:bCs/>
      <w:szCs w:val="22"/>
      <w:rPrChange w:id="7" w:author="Arthur Souza Rodrigues" w:date="2026-06-29T11:1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6-29T11:19:00Z"/>
    </w:pPr>
    <w:rPr>
      <w:rFonts w:ascii="Inter" w:eastAsia="Inter" w:hAnsi="Inter" w:cs="Inter"/>
      <w:szCs w:val="22"/>
      <w:rPrChange w:id="8" w:author="Arthur Souza Rodrigues" w:date="2026-06-29T11:1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CE3D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E3D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6-29T11:19:00Z"/>
    </w:pPr>
    <w:rPr>
      <w:rFonts w:ascii="Inter" w:eastAsia="Inter" w:hAnsi="Inter" w:cs="Inter"/>
      <w:sz w:val="20"/>
      <w:rPrChange w:id="9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D7C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6-29T11:19:00Z"/>
    </w:pPr>
    <w:rPr>
      <w:rFonts w:ascii="Inter" w:eastAsia="Inter" w:hAnsi="Inter" w:cs="Inter"/>
      <w:sz w:val="20"/>
      <w:rPrChange w:id="10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D7C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D7C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7C"/>
  </w:style>
  <w:style w:type="paragraph" w:styleId="Footer">
    <w:name w:val="footer"/>
    <w:basedOn w:val="Normal"/>
    <w:link w:val="Foot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2026-06-29T15:20:00Z</dcterms:modified>
</cp:coreProperties>
</file>