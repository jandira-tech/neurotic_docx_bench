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3.bin" ContentType="image/png"/>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14:paraId="4B33799D" w14:textId="7EAFFAE2" w:rsidR="004D67CF" w:rsidRDefault="00B51B81"/>
    <w:p w14:paraId="123C8CD0" w14:textId="77777777" w:rsidR="0018060C" w:rsidRDefault="00946BAC">
      <w:r>
        <w:t>I love Microsoft word. It’s so fun</w:t>
      </w:r>
    </w:p>
    <w:p w14:paraId="37F2C3E1" w14:textId="77777777" w:rsidR="00B51B81" w:rsidRPr="00F94915" w:rsidRDefault="007E6509" w:rsidP="00F94915"/>
    <w:p w14:paraId="7751710B" w14:textId="77777777" w:rsidR="00B51B81" w:rsidRDefault="007E6509" w:rsidP="00270EE7">
      <w:pPr>
        <w:pStyle w:val="ListParagraph"/>
        <w:numPr>
          <w:ilvl w:val="0"/>
          <w:numId w:val="1"/>
        </w:numPr>
      </w:pPr>
      <w:r>
        <w:t xml:space="preserve"> to </w:t>
      </w:r>
    </w:p>
    <w:p w14:paraId="0A6A98D4" w14:textId="77777777" w:rsidR="00B51B81" w:rsidRDefault="007E6509" w:rsidP="00270EE7">
      <w:pPr>
        <w:pStyle w:val="ListParagraph"/>
        <w:numPr>
          <w:ilvl w:val="1"/>
          <w:numId w:val="1"/>
        </w:numPr>
      </w:pPr>
    </w:p>
    <w:p w14:paraId="3675AACC" w14:textId="77777777" w:rsidR="00B51B81" w:rsidRDefault="007E6509" w:rsidP="00270EE7">
      <w:pPr>
        <w:pStyle w:val="ListParagraph"/>
        <w:numPr>
          <w:ilvl w:val="1"/>
          <w:numId w:val="1"/>
        </w:numPr>
      </w:pPr>
    </w:p>
    <w:p w14:paraId="5B262D46" w14:textId="77777777" w:rsidR="00B51B81" w:rsidRDefault="007E6509" w:rsidP="00270EE7">
      <w:pPr>
        <w:pStyle w:val="ListParagraph"/>
        <w:numPr>
          <w:ilvl w:val="0"/>
          <w:numId w:val="1"/>
        </w:numPr>
      </w:pPr>
    </w:p>
    <w:p w14:paraId="62A3B61C" w14:textId="77777777" w:rsidR="00B51B81" w:rsidRDefault="007E6509" w:rsidP="00270EE7">
      <w:pPr>
        <w:pStyle w:val="ListParagraph"/>
        <w:numPr>
          <w:ilvl w:val="1"/>
          <w:numId w:val="1"/>
        </w:numPr>
      </w:pPr>
    </w:p>
    <w:p w14:paraId="3D8E4EA7" w14:textId="77777777" w:rsidR="00B51B81" w:rsidRDefault="007E6509" w:rsidP="00270EE7">
      <w:pPr>
        <w:pStyle w:val="ListParagraph"/>
        <w:numPr>
          <w:ilvl w:val="1"/>
          <w:numId w:val="1"/>
        </w:numPr>
      </w:pPr>
    </w:p>
    <w:p w14:paraId="176C2786" w14:textId="77777777" w:rsidR="00B51B81" w:rsidRDefault="007E6509" w:rsidP="00270EE7">
      <w:pPr>
        <w:pStyle w:val="ListParagraph"/>
        <w:numPr>
          <w:ilvl w:val="1"/>
          <w:numId w:val="1"/>
        </w:numPr>
      </w:pPr>
    </w:p>
    <w:p w14:paraId="2B3504C4" w14:textId="77777777" w:rsidR="00B51B81" w:rsidRDefault="007E6509" w:rsidP="00270EE7">
      <w:pPr>
        <w:pStyle w:val="ListParagraph"/>
        <w:numPr>
          <w:ilvl w:val="2"/>
          <w:numId w:val="1"/>
        </w:numPr>
      </w:pPr>
    </w:p>
    <w:p w14:paraId="2C0498D0" w14:textId="77777777" w:rsidR="00B51B81" w:rsidRDefault="007E6509" w:rsidP="00270EE7">
      <w:pPr>
        <w:pStyle w:val="ListParagraph"/>
        <w:numPr>
          <w:ilvl w:val="0"/>
          <w:numId w:val="1"/>
        </w:numPr>
      </w:pPr>
    </w:p>
    <w:p w14:paraId="47673396" w14:textId="77777777" w:rsidR="00B51B81" w:rsidRDefault="007E6509" w:rsidP="00270EE7">
      <w:pPr>
        <w:pStyle w:val="ListParagraph"/>
        <w:numPr>
          <w:ilvl w:val="1"/>
          <w:numId w:val="1"/>
        </w:numPr>
      </w:pPr>
    </w:p>
    <w:p w14:paraId="5D32DB08" w14:textId="77777777" w:rsidR="00B51B81" w:rsidRDefault="007E6509" w:rsidP="008B7E91">
      <w:pPr>
        <w:spacing w:after="480"/>
      </w:pPr>
    </w:p>
    <w:p w14:paraId="03099E12" w14:textId="77777777" w:rsidR="00B51B81" w:rsidRDefault="007E6509"/>
    <w:p w14:paraId="2301DC0D" w14:textId="77777777" w:rsidR="00B51B81" w:rsidRDefault="007E6509" w:rsidP="008B7E91">
      <w:pPr>
        <w:spacing w:before="800"/>
      </w:pPr>
    </w:p>
    <w:p w14:paraId="1963AB74" w14:textId="77777777" w:rsidR="00B51B81" w:rsidRDefault="007E6509" w:rsidP="00C92A32">
      <w:pPr>
        <w:pStyle w:val="Heading1"/>
      </w:pPr>
    </w:p>
    <w:p w14:paraId="1FB54B9F" w14:textId="77777777" w:rsidR="00B51B81" w:rsidRPr="00C92A32" w:rsidRDefault="007E6509" w:rsidP="00C92A32">
      <w:pPr>
        <w:pStyle w:val="Heading2"/>
      </w:pPr>
    </w:p>
    <w:p w14:paraId="0922DB5F" w14:textId="77777777" w:rsidR="00B51B81" w:rsidRDefault="007E6509"/>
    <w:p w14:paraId="19467F5D" w14:textId="77777777" w:rsidR="00B51B81" w:rsidRDefault="007E6509" w:rsidP="00C92A32">
      <w:pPr>
        <w:pStyle w:val="Heading1"/>
      </w:pPr>
    </w:p>
    <w:p w14:paraId="4090E0F0" w14:textId="77777777" w:rsidR="00B51B81" w:rsidRDefault="007E6509"/>
    <w:p w14:paraId="11121BFA" w14:textId="77777777" w:rsidR="00B51B81" w:rsidRDefault="007E6509" w:rsidP="00C92A32">
      <w:pPr>
        <w:pStyle w:val="Heading2"/>
      </w:pPr>
    </w:p>
    <w:p w14:paraId="7EC7EF8D" w14:textId="77777777" w:rsidR="00B51B81" w:rsidRDefault="007E6509"/>
    <w:p w14:paraId="573DFB18" w14:textId="77777777" w:rsidR="00B51B81" w:rsidRDefault="007E6509"/>
    <w:sdt>
      <w:sdtPr>
        <w:alias w:val="RichTextContentControl"/>
        <w:tag w:val="RichTextContentControl"/>
        <w:id w:val="1111861867"/>
      </w:sdtPr>
      <w:sdtEndPr/>
      <w:sdtContent>
        <w:p w14:paraId="7FD69FC2" w14:textId="77777777" w:rsidR="00B51B81" w:rsidRDefault="007E6509">
          <w:del w:id="56" w:author="Arthur Souza Rodrigues" w:date="2026-07-05T01:31:00Z" w16du:dateUtc="2026-07-05T05:31: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67BBBFB9" w14:textId="77777777" w:rsidR="00B51B81" w:rsidRDefault="007E6509">
      <w:sdt>
        <w:sdtPr>
          <w:alias w:val="Plain text content control"/>
          <w:tag w:val="Plain text content control"/>
          <w:id w:val="-329529258"/>
          <w:text/>
        </w:sdtPr>
        <w:sdtEndPr/>
        <w:sdtContent>
          <w:del w:id="59" w:author="Arthur Souza Rodrigues" w:date="2026-07-05T01:31:00Z" w16du:dateUtc="2026-07-05T05:31:00Z">
            <w:r>
              <w:delText>make your document look professionally</w:delText>
            </w:r>
          </w:del>
        </w:sdtContent>
      </w:sdt>
    </w:p>
    <w:sdt>
      <w:sdtPr>
        <w:id w:val="-132646417"/>
        <w:picture/>
      </w:sdtPr>
      <w:sdtEndPr/>
      <w:sdtContent>
        <w:p w14:paraId="28B70BED" w14:textId="77777777" w:rsidR="00B51B81" w:rsidRDefault="007E6509">
          <w:r>
            <w:rPr>
              <w:noProof/>
            </w:rPr>
            <w:drawing>
              <wp:inline distT="0" distB="0" distL="0" distR="0" wp14:anchorId="3F768D1D" wp14:editId="2EF655A9">
                <wp:extent cx="1896761" cy="1515822"/>
                <wp:effectExtent l="0" t="0" r="0" b="0"/>
                <wp:docPr id="7" name="Picture 1"/>
                <wp:cNvGraphicFramePr>
                  <a:graphicFrameLocks noChangeAspect="1"/>
                </wp:cNvGraphicFramePr>
                <a:graphic>
                  <a:graphicData uri="http://schemas.openxmlformats.org/drawingml/2006/picture">
                    <pic:pic>
                      <pic:nvPicPr>
                        <pic:cNvPr id="7" name="Picture 1"/>
                        <pic:cNvPicPr>
                          <a:picLocks noChangeAspect="1" noChangeArrowheads="1"/>
                        </pic:cNvPicPr>
                      </pic:nvPicPr>
                      <pic:blipFill>
                        <a:blip r:embed="rId13"/>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rsidR="00B51B81" w:rsidRDefault="007E6509">
          <w:r>
            <w:rPr>
              <w:rFonts w:ascii="MS Gothic" w:eastAsia="MS Gothic" w:hAnsi="MS Gothic" w:hint="eastAsia"/>
            </w:rPr>
            <w:t>☐</w:t>
          </w:r>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rsidR="00B51B81" w:rsidRDefault="007E6509">
          <w:del w:id="62" w:author="Arthur Souza Rodrigues" w:date="2026-07-05T01:31:00Z" w16du:dateUtc="2026-07-05T05:31:00Z">
            <w:r>
              <w:delText>Two</w:delText>
            </w:r>
          </w:del>
        </w:p>
      </w:sdtContent>
    </w:sdt>
    <w:p w14:paraId="30E8E50B" w14:textId="77777777" w:rsidR="00B51B81" w:rsidRDefault="007E6509"/>
    <w:p w14:paraId="71A7AA3D" w14:textId="77777777" w:rsidR="00B51B81" w:rsidRDefault="00B51B81">
      <w:pPr>
        <w:sectPr w:rsidR="00CF7815">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pPr>
    </w:p>
    <w:p w14:paraId="483ADECB" w14:textId="77777777" w:rsidR="00B51B81" w:rsidRDefault="007E6509" w:rsidP="005E2746">
      <w:pPr>
        <w:pBdr>
          <w:top w:val="single" w:sz="4" w:space="1" w:color="auto"/>
          <w:left w:val="single" w:sz="4" w:space="4" w:color="auto"/>
          <w:bottom w:val="single" w:sz="4" w:space="1" w:color="auto"/>
          <w:right w:val="single" w:sz="4" w:space="4" w:color="auto"/>
        </w:pBdr>
      </w:pPr>
    </w:p>
    <w:customXmlDelRangeStart w:id="69" w:author="Arthur Souza Rodrigues" w:date="2026-07-05T01:31:00Z"/>
    <w:sdt>
      <w:sdtPr>
        <w:rPr>
          <w:b w:val="0"/>
          <w:bCs w:val="0"/>
          <w:noProof/>
          <w:color w:val="auto"/>
        </w:rPr>
        <w:alias w:val="MyTable"/>
        <w:tag w:val="MyTable"/>
        <w:id w:val="354002298"/>
      </w:sdtPr>
      <w:sdtEndPr>
        <w:rPr>
          <w:noProof w:val="0"/>
        </w:rPr>
      </w:sdtEndPr>
      <w:sdtContent>
        <w:customXmlDelRangeEnd w:id="69"/>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del w:id="70"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customXmlDelRangeStart w:id="71" w:author="Arthur Souza Rodrigues" w:date="2026-07-05T01:31:00Z"/>
              <w:sdt>
                <w:sdtPr>
                  <w:rPr>
                    <w:noProof/>
                  </w:rPr>
                  <w:alias w:val="Latin1"/>
                  <w:tag w:val="Latin1"/>
                  <w:id w:val="1646851742"/>
                </w:sdtPr>
                <w:sdtEndPr/>
                <w:sdtContent>
                  <w:customXmlDelRangeEnd w:id="71"/>
                  <w:p w14:paraId="1581FCAC" w14:textId="77777777" w:rsidR="00B51B81" w:rsidRDefault="007E6509">
                    <w:del w:id="73" w:author="Arthur Souza Rodrigues" w:date="2026-07-05T01:31:00Z" w16du:dateUtc="2026-07-05T05:31:00Z">
                      <w:r>
                        <w:rPr>
                          <w:noProof/>
                        </w:rPr>
                        <w:delText>Lorem ipsum dolor sit amet</w:delText>
                      </w:r>
                    </w:del>
                  </w:p>
                  <w:customXmlDelRangeStart w:id="74" w:author="Arthur Souza Rodrigues" w:date="2026-07-05T01:31:00Z"/>
                </w:sdtContent>
              </w:sdt>
              <w:customXmlDelRangeEnd w:id="74"/>
            </w:tc>
            <w:tc>
              <w:tcPr>
                <w:tcW w:w="3117" w:type="dxa"/>
              </w:tcPr>
              <w:customXmlDelRangeStart w:id="75" w:author="Arthur Souza Rodrigues" w:date="2026-07-05T01:31:00Z"/>
              <w:sdt>
                <w:sdtPr>
                  <w:rPr>
                    <w:noProof/>
                  </w:rPr>
                  <w:alias w:val="Latin2"/>
                  <w:tag w:val="Latin2"/>
                  <w:id w:val="1730795754"/>
                </w:sdtPr>
                <w:sdtEndPr/>
                <w:sdtContent>
                  <w:customXmlDelRangeEnd w:id="75"/>
                  <w:p w14:paraId="36C70DAE" w14:textId="77777777" w:rsidR="00B51B81" w:rsidRPr="00C4274D" w:rsidRDefault="007E6509">
                    <w:pPr>
                      <w:cnfStyle w:val="100000000000" w:firstRow="1" w:lastRow="0" w:firstColumn="0" w:lastColumn="0" w:oddVBand="0" w:evenVBand="0" w:oddHBand="0" w:evenHBand="0" w:firstRowFirstColumn="0" w:firstRowLastColumn="0" w:lastRowFirstColumn="0" w:lastRowLastColumn="0"/>
                      <w:rPr>
                        <w:b w:val="0"/>
                      </w:rPr>
                    </w:pPr>
                    <w:del w:id="77" w:author="Arthur Souza Rodrigues" w:date="2026-07-05T01:31:00Z" w16du:dateUtc="2026-07-05T05:31:00Z">
                      <w:r>
                        <w:rPr>
                          <w:noProof/>
                        </w:rPr>
                        <w:delText>Consectetuer adipiscing elit</w:delText>
                      </w:r>
                    </w:del>
                  </w:p>
                  <w:customXmlDelRangeStart w:id="78" w:author="Arthur Souza Rodrigues" w:date="2026-07-05T01:31:00Z"/>
                </w:sdtContent>
              </w:sdt>
              <w:customXmlDelRangeEnd w:id="78"/>
            </w:tc>
            <w:tc>
              <w:tcPr>
                <w:tcW w:w="3117" w:type="dxa"/>
              </w:tcPr>
              <w:customXmlDelRangeStart w:id="79" w:author="Arthur Souza Rodrigues" w:date="2026-07-05T01:31:00Z"/>
              <w:sdt>
                <w:sdtPr>
                  <w:rPr>
                    <w:noProof/>
                  </w:rPr>
                  <w:alias w:val="Latin3"/>
                  <w:tag w:val="Latin3"/>
                  <w:id w:val="-88469536"/>
                </w:sdtPr>
                <w:sdtEndPr/>
                <w:sdtContent>
                  <w:customXmlDelRangeEnd w:id="79"/>
                  <w:p w14:paraId="0D6492B9" w14:textId="77777777" w:rsidR="00B51B81" w:rsidRDefault="007E6509">
                    <w:pPr>
                      <w:cnfStyle w:val="100000000000" w:firstRow="1" w:lastRow="0" w:firstColumn="0" w:lastColumn="0" w:oddVBand="0" w:evenVBand="0" w:oddHBand="0" w:evenHBand="0" w:firstRowFirstColumn="0" w:firstRowLastColumn="0" w:lastRowFirstColumn="0" w:lastRowLastColumn="0"/>
                    </w:pPr>
                    <w:del w:id="81" w:author="Arthur Souza Rodrigues" w:date="2026-07-05T01:31:00Z" w16du:dateUtc="2026-07-05T05:31:00Z">
                      <w:r>
                        <w:rPr>
                          <w:noProof/>
                        </w:rPr>
                        <w:delText>Maecenas porttitor congue massa.</w:delText>
                      </w:r>
                    </w:del>
                  </w:p>
                  <w:customXmlDelRangeStart w:id="82" w:author="Arthur Souza Rodrigues" w:date="2026-07-05T01:31:00Z"/>
                </w:sdtContent>
              </w:sdt>
              <w:customXmlDelRangeEnd w:id="82"/>
            </w:tc>
          </w:tr>
          <w:customXmlDelRangeStart w:id="83" w:author="Arthur Souza Rodrigues" w:date="2026-07-05T01:31:00Z"/>
          <w:sdt>
            <w:sdtPr>
              <w:rPr>
                <w:b w:val="0"/>
                <w:bCs w:val="0"/>
              </w:rPr>
              <w:alias w:val="Row1"/>
              <w:tag w:val="Row1"/>
              <w:id w:val="2087339449"/>
            </w:sdtPr>
            <w:sdtEndPr/>
            <w:sdtContent>
              <w:customXmlDelRangeEnd w:id="83"/>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del w:id="84"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customXmlDelRangeStart w:id="85" w:author="Arthur Souza Rodrigues" w:date="2026-07-05T01:31:00Z"/>
                  <w:sdt>
                    <w:sdtPr>
                      <w:alias w:val="Data11"/>
                      <w:tag w:val="Data11"/>
                      <w:id w:val="1641614218"/>
                      <w:text/>
                    </w:sdtPr>
                    <w:sdtEndPr/>
                    <w:sdtContent>
                      <w:customXmlDelRangeEnd w:id="85"/>
                      <w:p w14:paraId="2A2ECE4B" w14:textId="77777777" w:rsidR="00B51B81" w:rsidRDefault="007E6509">
                        <w:del w:id="87" w:author="Arthur Souza Rodrigues" w:date="2026-07-05T01:31:00Z" w16du:dateUtc="2026-07-05T05:31:00Z">
                          <w:r>
                            <w:delText>100</w:delText>
                          </w:r>
                        </w:del>
                      </w:p>
                      <w:customXmlDelRangeStart w:id="88" w:author="Arthur Souza Rodrigues" w:date="2026-07-05T01:31:00Z"/>
                    </w:sdtContent>
                  </w:sdt>
                  <w:customXmlDelRangeEnd w:id="88"/>
                </w:tc>
                <w:tc>
                  <w:tcPr>
                    <w:tcW w:w="3117" w:type="dxa"/>
                  </w:tcPr>
                  <w:customXmlDelRangeStart w:id="89" w:author="Arthur Souza Rodrigues" w:date="2026-07-05T01:31:00Z"/>
                  <w:sdt>
                    <w:sdtPr>
                      <w:alias w:val="Data12"/>
                      <w:tag w:val="Data12"/>
                      <w:id w:val="184647321"/>
                      <w:text/>
                    </w:sdtPr>
                    <w:sdtEndPr/>
                    <w:sdtContent>
                      <w:customXmlDelRangeEnd w:id="89"/>
                      <w:p w14:paraId="60ACCD8A" w14:textId="77777777" w:rsidR="00B51B81" w:rsidRDefault="007E6509">
                        <w:pPr>
                          <w:cnfStyle w:val="000000100000" w:firstRow="0" w:lastRow="0" w:firstColumn="0" w:lastColumn="0" w:oddVBand="0" w:evenVBand="0" w:oddHBand="1" w:evenHBand="0" w:firstRowFirstColumn="0" w:firstRowLastColumn="0" w:lastRowFirstColumn="0" w:lastRowLastColumn="0"/>
                        </w:pPr>
                        <w:del w:id="91" w:author="Arthur Souza Rodrigues" w:date="2026-07-05T01:31:00Z" w16du:dateUtc="2026-07-05T05:31:00Z">
                          <w:r>
                            <w:delText>200</w:delText>
                          </w:r>
                        </w:del>
                      </w:p>
                      <w:customXmlDelRangeStart w:id="92" w:author="Arthur Souza Rodrigues" w:date="2026-07-05T01:31:00Z"/>
                    </w:sdtContent>
                  </w:sdt>
                  <w:customXmlDelRangeEnd w:id="92"/>
                </w:tc>
                <w:tc>
                  <w:tcPr>
                    <w:tcW w:w="3117" w:type="dxa"/>
                  </w:tcPr>
                  <w:customXmlDelRangeStart w:id="93" w:author="Arthur Souza Rodrigues" w:date="2026-07-05T01:31:00Z"/>
                  <w:sdt>
                    <w:sdtPr>
                      <w:alias w:val="Data13"/>
                      <w:tag w:val="Data13"/>
                      <w:id w:val="131915776"/>
                      <w:text/>
                    </w:sdtPr>
                    <w:sdtEndPr/>
                    <w:sdtContent>
                      <w:customXmlDelRangeEnd w:id="93"/>
                      <w:p w14:paraId="60560D1C" w14:textId="77777777" w:rsidR="00B51B81" w:rsidRDefault="007E6509">
                        <w:pPr>
                          <w:cnfStyle w:val="000000100000" w:firstRow="0" w:lastRow="0" w:firstColumn="0" w:lastColumn="0" w:oddVBand="0" w:evenVBand="0" w:oddHBand="1" w:evenHBand="0" w:firstRowFirstColumn="0" w:firstRowLastColumn="0" w:lastRowFirstColumn="0" w:lastRowLastColumn="0"/>
                        </w:pPr>
                        <w:del w:id="95" w:author="Arthur Souza Rodrigues" w:date="2026-07-05T01:31:00Z" w16du:dateUtc="2026-07-05T05:31:00Z">
                          <w:r>
                            <w:delText>300</w:delText>
                          </w:r>
                        </w:del>
                      </w:p>
                      <w:customXmlDelRangeStart w:id="96" w:author="Arthur Souza Rodrigues" w:date="2026-07-05T01:31:00Z"/>
                    </w:sdtContent>
                  </w:sdt>
                  <w:customXmlDelRangeEnd w:id="96"/>
                </w:tc>
              </w:tr>
              <w:customXmlDelRangeStart w:id="97" w:author="Arthur Souza Rodrigues" w:date="2026-07-05T01:31:00Z"/>
            </w:sdtContent>
          </w:sdt>
          <w:customXmlDelRangeEnd w:id="97"/>
          <w:customXmlDelRangeStart w:id="98" w:author="Arthur Souza Rodrigues" w:date="2026-07-05T01:31:00Z"/>
          <w:sdt>
            <w:sdtPr>
              <w:rPr>
                <w:b w:val="0"/>
                <w:bCs w:val="0"/>
              </w:rPr>
              <w:alias w:val="Row2"/>
              <w:tag w:val="Row2"/>
              <w:id w:val="1563601403"/>
            </w:sdtPr>
            <w:sdtEndPr/>
            <w:sdtContent>
              <w:customXmlDelRangeEnd w:id="98"/>
              <w:tr w:rsidR="00C4274D" w14:paraId="68A60E71" w14:textId="77777777" w:rsidTr="00665111">
                <w:trPr>
                  <w:del w:id="99"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customXmlDelRangeStart w:id="100" w:author="Arthur Souza Rodrigues" w:date="2026-07-05T01:31:00Z"/>
                  <w:sdt>
                    <w:sdtPr>
                      <w:alias w:val="Data21"/>
                      <w:tag w:val="Data21"/>
                      <w:id w:val="-1031330684"/>
                      <w:text/>
                    </w:sdtPr>
                    <w:sdtEndPr/>
                    <w:sdtContent>
                      <w:customXmlDelRangeEnd w:id="100"/>
                      <w:p w14:paraId="576927AA" w14:textId="77777777" w:rsidR="00B51B81" w:rsidRDefault="007E6509">
                        <w:del w:id="102" w:author="Arthur Souza Rodrigues" w:date="2026-07-05T01:31:00Z" w16du:dateUtc="2026-07-05T05:31:00Z">
                          <w:r>
                            <w:delText>400</w:delText>
                          </w:r>
                        </w:del>
                      </w:p>
                      <w:customXmlDelRangeStart w:id="103" w:author="Arthur Souza Rodrigues" w:date="2026-07-05T01:31:00Z"/>
                    </w:sdtContent>
                  </w:sdt>
                  <w:customXmlDelRangeEnd w:id="103"/>
                </w:tc>
                <w:tc>
                  <w:tcPr>
                    <w:tcW w:w="3117" w:type="dxa"/>
                  </w:tcPr>
                  <w:customXmlDelRangeStart w:id="104" w:author="Arthur Souza Rodrigues" w:date="2026-07-05T01:31:00Z"/>
                  <w:sdt>
                    <w:sdtPr>
                      <w:alias w:val="Data22"/>
                      <w:tag w:val="Data22"/>
                      <w:id w:val="560603829"/>
                      <w:text/>
                    </w:sdtPr>
                    <w:sdtEndPr/>
                    <w:sdtContent>
                      <w:customXmlDelRangeEnd w:id="104"/>
                      <w:p w14:paraId="7823894F" w14:textId="77777777" w:rsidR="00B51B81" w:rsidRDefault="007E6509">
                        <w:pPr>
                          <w:cnfStyle w:val="000000000000" w:firstRow="0" w:lastRow="0" w:firstColumn="0" w:lastColumn="0" w:oddVBand="0" w:evenVBand="0" w:oddHBand="0" w:evenHBand="0" w:firstRowFirstColumn="0" w:firstRowLastColumn="0" w:lastRowFirstColumn="0" w:lastRowLastColumn="0"/>
                        </w:pPr>
                        <w:del w:id="106" w:author="Arthur Souza Rodrigues" w:date="2026-07-05T01:31:00Z" w16du:dateUtc="2026-07-05T05:31:00Z">
                          <w:r>
                            <w:delText>500</w:delText>
                          </w:r>
                        </w:del>
                      </w:p>
                      <w:customXmlDelRangeStart w:id="107" w:author="Arthur Souza Rodrigues" w:date="2026-07-05T01:31:00Z"/>
                    </w:sdtContent>
                  </w:sdt>
                  <w:customXmlDelRangeEnd w:id="107"/>
                </w:tc>
                <w:tc>
                  <w:tcPr>
                    <w:tcW w:w="3117" w:type="dxa"/>
                  </w:tcPr>
                  <w:customXmlDelRangeStart w:id="108" w:author="Arthur Souza Rodrigues" w:date="2026-07-05T01:31:00Z"/>
                  <w:sdt>
                    <w:sdtPr>
                      <w:alias w:val="Data23"/>
                      <w:tag w:val="Data23"/>
                      <w:id w:val="-847252032"/>
                      <w:text/>
                    </w:sdtPr>
                    <w:sdtEndPr/>
                    <w:sdtContent>
                      <w:customXmlDelRangeEnd w:id="108"/>
                      <w:p w14:paraId="065792C4" w14:textId="77777777" w:rsidR="00B51B81" w:rsidRDefault="007E6509">
                        <w:pPr>
                          <w:cnfStyle w:val="000000000000" w:firstRow="0" w:lastRow="0" w:firstColumn="0" w:lastColumn="0" w:oddVBand="0" w:evenVBand="0" w:oddHBand="0" w:evenHBand="0" w:firstRowFirstColumn="0" w:firstRowLastColumn="0" w:lastRowFirstColumn="0" w:lastRowLastColumn="0"/>
                        </w:pPr>
                        <w:del w:id="110" w:author="Arthur Souza Rodrigues" w:date="2026-07-05T01:31:00Z" w16du:dateUtc="2026-07-05T05:31:00Z">
                          <w:r>
                            <w:delText>600</w:delText>
                          </w:r>
                        </w:del>
                      </w:p>
                      <w:customXmlDelRangeStart w:id="111" w:author="Arthur Souza Rodrigues" w:date="2026-07-05T01:31:00Z"/>
                    </w:sdtContent>
                  </w:sdt>
                  <w:customXmlDelRangeEnd w:id="111"/>
                </w:tc>
              </w:tr>
              <w:customXmlDelRangeStart w:id="112" w:author="Arthur Souza Rodrigues" w:date="2026-07-05T01:31:00Z"/>
            </w:sdtContent>
          </w:sdt>
          <w:customXmlDelRangeEnd w:id="112"/>
        </w:tbl>
        <w:customXmlDelRangeStart w:id="113" w:author="Arthur Souza Rodrigues" w:date="2026-07-05T01:31:00Z"/>
      </w:sdtContent>
    </w:sdt>
    <w:customXmlDelRangeEnd w:id="113"/>
    <w:p w14:paraId="4584E974" w14:textId="77777777" w:rsidR="00B51B81" w:rsidRDefault="00B51B81" w:rsidP="00C4274D"/>
    <w:sdt>
      <w:sdtPr>
        <w:alias w:val="RichTextContentControl"/>
        <w:tag w:val="RichTextContentControl"/>
        <w:id w:val="873813965"/>
      </w:sdtPr>
      <w:sdtEndPr/>
      <w:sdtContent>
        <w:p w14:paraId="16FCF045" w14:textId="77777777" w:rsidR="00B51B81" w:rsidRDefault="007E6509">
          <w:del w:id="116" w:author="Arthur Souza Rodrigues" w:date="2026-07-05T01:31:00Z" w16du:dateUtc="2026-07-05T05:31: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009A347A" w14:textId="77777777" w:rsidR="00B51B81" w:rsidRDefault="007E6509">
      <w:sdt>
        <w:sdtPr>
          <w:alias w:val="Plain text content control"/>
          <w:tag w:val="Plain text content control"/>
          <w:id w:val="-1477523936"/>
          <w:text/>
        </w:sdtPr>
        <w:sdtEndPr/>
        <w:sdtContent>
          <w:del w:id="119" w:author="Arthur Souza Rodrigues" w:date="2026-07-05T01:31:00Z" w16du:dateUtc="2026-07-05T05:31:00Z">
            <w:r>
              <w:delText>make your document look professionally</w:delText>
            </w:r>
          </w:del>
        </w:sdtContent>
      </w:sdt>
    </w:p>
    <w:sdt>
      <w:sdtPr>
        <w:id w:val="615948864"/>
        <w:picture/>
      </w:sdtPr>
      <w:sdtEndPr/>
      <w:sdtContent>
        <w:p w14:paraId="36DBE2A5" w14:textId="77777777" w:rsidR="00B51B81" w:rsidRDefault="007E6509">
          <w:r>
            <w:rPr>
              <w:noProof/>
            </w:rPr>
            <w:drawing>
              <wp:inline distT="0" distB="0" distL="0" distR="0" wp14:anchorId="0795BA59" wp14:editId="3B52626F">
                <wp:extent cx="1896761" cy="1515822"/>
                <wp:effectExtent l="0" t="0" r="0" b="0"/>
                <wp:docPr id="8" name="Picture 1"/>
                <wp:cNvGraphicFramePr>
                  <a:graphicFrameLocks noChangeAspect="1"/>
                </wp:cNvGraphicFramePr>
                <a:graphic>
                  <a:graphicData uri="http://schemas.openxmlformats.org/drawingml/2006/picture">
                    <pic:pic>
                      <pic:nvPicPr>
                        <pic:cNvPr id="8" name="Picture 1"/>
                        <pic:cNvPicPr>
                          <a:picLocks noChangeAspect="1" noChangeArrowheads="1"/>
                        </pic:cNvPicPr>
                      </pic:nvPicPr>
                      <pic:blipFill>
                        <a:blip r:embed="rId13"/>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rsidR="00B51B81" w:rsidRDefault="007E6509">
          <w:r>
            <w:rPr>
              <w:rFonts w:ascii="MS Gothic" w:eastAsia="MS Gothic" w:hAnsi="MS Gothic" w:hint="eastAsia"/>
            </w:rPr>
            <w:t>☐</w:t>
          </w:r>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rsidR="00B51B81" w:rsidRDefault="007E6509">
          <w:del w:id="122" w:author="Arthur Souza Rodrigues" w:date="2026-07-05T01:31:00Z" w16du:dateUtc="2026-07-05T05:31:00Z">
            <w:r>
              <w:delText>Two</w:delText>
            </w:r>
          </w:del>
        </w:p>
      </w:sdtContent>
    </w:sdt>
    <w:p w14:paraId="337FAE81" w14:textId="77777777" w:rsidR="00B51B81" w:rsidRDefault="007E6509"/>
    <w:sdt>
      <w:sdtPr>
        <w:id w:val="289707828"/>
        <w:docPartObj>
          <w:docPartGallery w:val="Cover Pages"/>
          <w:docPartUnique/>
        </w:docPartObj>
      </w:sdtPr>
      <w:sdtEndPr/>
      <w:sdtContent>
        <w:p w14:paraId="4456598A" w14:textId="77777777" w:rsidR="00B51B81" w:rsidRDefault="007E6509">
          <w:del w:id="126" w:author="Arthur Souza Rodrigues" w:date="2026-07-05T01:31:00Z" w16du:dateUtc="2026-07-05T05:31:00Z">
            <w:r>
              <w:rPr>
                <w:noProof/>
              </w:rPr>
              <mc:AlternateContent>
                <mc:Choice Requires="wps">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7777777" w:rsidR="00B51B81" w:rsidRDefault="00B51B81">
                                  <w:pPr>
                                    <w:pStyle w:val="NoSpacing"/>
                                    <w:rPr>
                                      <w:noProof/>
                                      <w:color w:val="44546A" w:themeColor="text2"/>
                                    </w:rPr>
                                  </w:pPr>
                                  <w:customXmlDelRangeStart w:id="128" w:author="Arthur Souza Rodrigues" w:date="2026-07-05T01:31: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128"/>
                                      <w:del w:id="129" w:author="Arthur Souza Rodrigues" w:date="2026-07-05T01:31:00Z" w16du:dateUtc="2026-07-05T05:31:00Z">
                                        <w:r w:rsidR="007E6509">
                                          <w:rPr>
                                            <w:noProof/>
                                            <w:color w:val="44546A" w:themeColor="text2"/>
                                          </w:rPr>
                                          <w:delText>Eric White</w:delText>
                                        </w:r>
                                      </w:del>
                                      <w:customXmlDelRangeStart w:id="130" w:author="Arthur Souza Rodrigues" w:date="2026-07-05T01:31:00Z"/>
                                    </w:sdtContent>
                                  </w:sdt>
                                  <w:customXmlDelRangeEnd w:id="130"/>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2848;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y9RPHgIAADoEAAAOAAAAZHJzL2Uyb0RvYy54bWysU8lu2zAQvRfoPxC815JdbxEsB24CFwWM JIAT5ExTpCWA4rAkbcn9+g4peUHaU9ELNcM3muW94eK+rRU5Cusq0DkdDlJKhOZQVHqf07fX9Zc5 Jc4zXTAFWuT0JBy9X37+tGhMJkZQgiqEJZhEu6wxOS29N1mSOF6KmrkBGKERlGBr5tG1+6SwrMHs tUpGaTpNGrCFscCFc3j72IF0GfNLKbh/ltIJT1ROsTcfTxvPXTiT5YJle8tMWfG+DfYPXdSs0lj0 kuqReUYOtvojVV1xCw6kH3CoE5Cy4iLOgNMM0w/TbEtmRJwFyXHmQpP7f2n503FrXizx7TdoUcBA SGNc5vAyzNNKW4cvdkoQRwpPF9pE6wnHy9HsbjYfIsQRG03n03QS0iTXv411/ruAmgQjpxZliWyx 48b5LvQcEoppWFdKRWmUJk1Op18nafzhgmBypUOsiCL3aa6dB8u3u7YfZwfFCae00C2AM3xdYSsb 5vwLs6g4do9b7J/xkAqwJPQWJSXYX3+7D/EoBKKUNLhBOXU/D8wKStQPjRLdDcfjsHLRGU9mI3Ts LbK7RfShfgBc0iG+F8OjGeK9OpvSQv2Oy74KVRFimmPtnO7O5oPv9hofCxerVQzCJTPMb/TW8JA6 EBaIfm3fmTW9Gh51fILzrrHsgyhdbPjTmdXBozRRsUBwxyoqHRxc0Kh5/5jCC7j1Y9T1yS9/AwAA //8DAFBLAwQUAAYACAAAACEAsxZ1j+EAAAAJAQAADwAAAGRycy9kb3ducmV2LnhtbEyPQUvDQBCF 70L/wzKCl2I3iaWWNJtSFA8igq0VetxmxyQ1Oxuy2zT11zt6sZfHDI95875sOdhG9Nj52pGCeBKB QCqcqalUsH1/up2D8EGT0Y0jVHBGD8t8dJXp1LgTrbHfhFJwCPlUK6hCaFMpfVGh1X7iWiT2Pl1n deC1K6Xp9InDbSOTKJpJq2viD5Vu8aHC4mtztArGq7B9eX6Nx2+7fnf/cY6T+eE7UermenhcsKwW IAIO4f8Cfhm4P+RcbO+OZLxoFDBN+FP2ptNoBmLPQ3IHMs/kJUH+AwAA//8DAFBLAQItABQABgAI AAAAIQC2gziS/gAAAOEBAAATAAAAAAAAAAAAAAAAAAAAAABbQ29udGVudF9UeXBlc10ueG1sUEsB Ai0AFAAGAAgAAAAhADj9If/WAAAAlAEAAAsAAAAAAAAAAAAAAAAALwEAAF9yZWxzLy5yZWxzUEsB Ai0AFAAGAAgAAAAhABPL1E8eAgAAOgQAAA4AAAAAAAAAAAAAAAAALgIAAGRycy9lMm9Eb2MueG1s UEsBAi0AFAAGAAgAAAAhALMWdY/hAAAACQEAAA8AAAAAAAAAAAAAAAAAeAQAAGRycy9kb3ducmV2 LnhtbFBLBQYAAAAABAAEAPMAAACGBQAAAAA= " filled="f" stroked="f" strokeweight=".5pt">
                      <v:textbox style="mso-fit-shape-to-text:t">
                        <w:txbxContent>
                          <w:p w14:paraId="568BADCB" w14:textId="77777777" w:rsidR="00B51B81" w:rsidRDefault="00B51B81">
                            <w:pPr>
                              <w:pStyle w:val="NoSpacing"/>
                              <w:rPr>
                                <w:noProof/>
                                <w:color w:val="44546A" w:themeColor="text2"/>
                              </w:rPr>
                            </w:pPr>
                            <w:customXmlDelRangeStart w:id="132" w:author="Arthur Souza Rodrigues" w:date="2026-07-05T01:31: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132"/>
                                <w:del w:id="133" w:author="Arthur Souza Rodrigues" w:date="2026-07-05T01:31:00Z" w16du:dateUtc="2026-07-05T05:31:00Z">
                                  <w:r w:rsidR="007E6509">
                                    <w:rPr>
                                      <w:noProof/>
                                      <w:color w:val="44546A" w:themeColor="text2"/>
                                    </w:rPr>
                                    <w:delText>Eric White</w:delText>
                                  </w:r>
                                </w:del>
                                <w:customXmlDelRangeStart w:id="134" w:author="Arthur Souza Rodrigues" w:date="2026-07-05T01:31:00Z"/>
                              </w:sdtContent>
                            </w:sdt>
                            <w:customXmlDelRangeEnd w:id="134"/>
                          </w:p>
                        </w:txbxContent>
                      </v:textbox>
                      <w10:wrap type="square" anchorx="page" anchory="page"/>
                    </v:shape>
                  </w:pict>
                </mc:Fallback>
              </mc:AlternateContent>
            </w:r>
            <w:r>
              <w:rPr>
                <w:noProof/>
              </w:rPr>
              <mc:AlternateContent>
                <mc:Choice Requires="wps">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wp:cNvGraphicFramePr>
                      <a:graphic>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B51B81" w:rsidRDefault="00B51B81"/>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546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F3rwAIAAGEGAAAOAAAAZHJzL2Uyb0RvYy54bWysVVtv0zAUfkfiP1h+Z+l1LdHSqdo0hFS2 iQ3t2XWcJsLxMbbbpvz6HdtJVkYBgXiJjs/d3/H5cnHZ1JLshLEVqIwOzwaUCMUhr9Qmo18eb97N KbGOqZxJUCKjB2Hp5eLtm4u9TsUISpC5MASTKJvudUZL53SaJJaXomb2DLRQaCzA1Mzh0WyS3LA9 Zq9lMhoMzpM9mFwb4MJa1F5HI12E/EUhuLsrCisckRnF3lz4mvBd+2+yuGDpxjBdVrxtg/1DFzWr FBbtU10zx8jWVD+lqituwELhzjjUCRRFxUW4A95mOHh1m4eSaRHuguBY3cNk/19afrt70PfGt271 CvhXi4gke23T3uIPtvVpClN7X2ycNAHFQ4+iaBzhqJyN5+PZHMHmaHs/nU4nePBZWdqFa2PdBwE1 8UJGDY4poMd2K+uia+fSgprfVFIG2aJLFIgGRGIQIsODEVfSkB3DUTPOhXLDYJLb+hPkUY9PZtAO HdX4NKJ63qmxxz5T6Hhjj2sNvd9fFTzvMrP0uOCkU58siMpNvKaXDOsvL5XvRoEHI8LkNWFccUJh Vu4ghfeT6rMoSJXjTEZ/AsmWLBcRjOkvewsJfeYC6/e5EZTxqfTSjdqxt+4+UoSd7GN/i2W8YR8R CoNyfXBdKTCnKw+7ytG/wygi40FyzbpBaJCyvKfXrCE/3BtiIHKE1fymwte5YtbdM4OkgC8aic7d 4aeQsM8otBIlJZjvp/TeH3cVrZTskWQyar9tmRGUyI8K3+5oNhmPPC2F02Q68wfzg2l9bFLb+grw eQ+RVDUPog9wshMLA/UTMuLS10UTUxyrZ5Q70x2uXKQ/5FQulsvghlykmVupB819co+037/H5okZ 3S6pw/2+hY6SWPpqV6Ovj1Sw3DooqrDIL8i2M0Aei4sVOdcT5fE5eL38GRbPAAAA//8DAFBLAwQU AAYACAAAACEAaa1uTN8AAAAMAQAADwAAAGRycy9kb3ducmV2LnhtbEyPMW/CMBCFdyT+g3VIXVBx QBChEAeVVnTrQMrC5sRHEjU+R7GB8O85urTL052e7t370u1gW3HF3jeOFMxnEQik0pmGKgXH7/3r GoQPmoxuHaGCO3rYZuNRqhPjbnTAax4qwSHkE62gDqFLpPRljVb7meuQ2Du73urAa19J0+sbh9tW LqIollY3xB9q3eF7jeVPfrEK9nE4NWd3+lwdp3E3zXfLr2LnlHqZDB8blrcNiIBD+LuAJwP3h4yL Fe5CxotWAdOEX31683jBMAVPq2i5Bpml8j9E9gAAAP//AwBQSwECLQAUAAYACAAAACEAtoM4kv4A AADhAQAAEwAAAAAAAAAAAAAAAAAAAAAAW0NvbnRlbnRfVHlwZXNdLnhtbFBLAQItABQABgAIAAAA IQA4/SH/1gAAAJQBAAALAAAAAAAAAAAAAAAAAC8BAABfcmVscy8ucmVsc1BLAQItABQABgAIAAAA IQDQMF3rwAIAAGEGAAAOAAAAAAAAAAAAAAAAAC4CAABkcnMvZTJvRG9jLnhtbFBLAQItABQABgAI AAAAIQBprW5M3wAAAAwBAAAPAAAAAAAAAAAAAAAAABoFAABkcnMvZG93bnJldi54bWxQSwUGAAAA AAQABADzAAAAJgYAAAAA " fillcolor="#deeaf6 [660]" stroked="f" strokeweight="1pt">
                      <v:fill color2="#9cc2e5 [1940]" rotate="t" focus="100%" type="gradient">
                        <o:fill v:ext="view" type="gradientUnscaled"/>
                      </v:fill>
                      <v:textbox inset="21.6pt,,21.6pt">
                        <w:txbxContent>
                          <w:p w14:paraId="0F5FC56C" w14:textId="77777777" w:rsidR="00B51B81" w:rsidRDefault="00B51B81"/>
                        </w:txbxContent>
                      </v:textbox>
                      <w10:wrap anchorx="page" anchory="page"/>
                    </v:rect>
                  </w:pict>
                </mc:Fallback>
              </mc:AlternateContent>
            </w:r>
            <w:r>
              <w:rPr>
                <w:noProof/>
              </w:rPr>
              <mc:AlternateContent>
                <mc:Choice Requires="wps">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7777777" w:rsidR="00B51B81" w:rsidRDefault="00B51B81">
                                  <w:pPr>
                                    <w:spacing w:before="240"/>
                                    <w:jc w:val="center"/>
                                    <w:rPr>
                                      <w:color w:val="FFFFFF" w:themeColor="background1"/>
                                    </w:rPr>
                                  </w:pPr>
                                  <w:customXmlDelRangeStart w:id="138" w:author="Arthur Souza Rodrigues" w:date="2026-07-05T01:31: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138"/>
                                      <w:del w:id="139" w:author="Arthur Souza Rodrigues" w:date="2026-07-05T01:31:00Z" w16du:dateUtc="2026-07-05T05:31:00Z">
                                        <w:r w:rsidR="007E6509">
                                          <w:rPr>
                                            <w:color w:val="FFFFFF" w:themeColor="background1"/>
                                          </w:rPr>
                                          <w:delText>This is my interesting abstract</w:delText>
                                        </w:r>
                                      </w:del>
                                      <w:customXmlDelRangeStart w:id="140" w:author="Arthur Souza Rodrigues" w:date="2026-07-05T01:31:00Z"/>
                                    </w:sdtContent>
                                  </w:sdt>
                                  <w:customXmlDelRangeEnd w:id="140"/>
                                  <w:del w:id="141" w:author="Arthur Souza Rodrigues" w:date="2026-07-05T01:31:00Z" w16du:dateUtc="2026-07-05T05:31:00Z">
                                    <w:r w:rsidR="007E6509">
                                      <w:rPr>
                                        <w:color w:val="FFFFFF" w:themeColor="background1"/>
                                      </w:rPr>
                                      <w:delText>.</w:delText>
                                    </w:r>
                                  </w:del>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56704;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4kTiQIAAHMFAAAOAAAAZHJzL2Uyb0RvYy54bWysVEtv2zAMvg/YfxB0X22nSJsFdYogRYYB RVusHXpWZKkWIIuapMTOfv0o+ZG1K3YYloNDiR8/PkTy6rprNDkI5xWYkhZnOSXCcKiUeSnp96ft pwUlPjBTMQ1GlPQoPL1effxw1dqlmEENuhKOIInxy9aWtA7BLrPM81o0zJ+BFQaVElzDAh7dS1Y5 1iJ7o7NZnl9kLbjKOuDCe7y96ZV0lfilFDzcS+lFILqkGFtIX5e+u/jNVlds+eKYrRUfwmD/EEXD lEGnE9UNC4zsnfqDqlHcgQcZzjg0GUipuEg5YDZF/iabx5pZkXLB4ng7lcn/P1p+d3i0Dw7L0Fq/ 9CjGLDrpmviP8ZEuFes4FUt0gXC8nC0u55+LOSUcded5cTmfpXJmJ3PrfPgioCFRKKnD10hFYodb H9AlQkdI9OZBq2qrtE6H2AFiox05MHy70M3iW6HFK5Q2EWsgWvXqeJOdcklSOGoRcdp8E5KoKkaf AkltdnLCOBcmFL2qZpXofc9z/I3ex7BSLIkwMkv0P3EPBCOyJxm5+ygHfDQVqUsn4/xvgfXGk0Xy DCZMxo0y4N4j0JjV4LnHj0XqSxOrFLpdh7WJpUFkvNlBdXxwxEE/Nd7yrcKHvGU+PDCHY4IDhaMf 7vEjNbQlhUGipAb38737iMfuRS0lLY5dSf2PPXOCEv3VYF8Xi9liEQf11cm9Ou3S6fxifnmBSLNv NoAdUuCisTyJeOuCHkXpoHnGLbGOnlHFDEf/Jd2N4ib0CwG3DBfrdQLhdFoWbs2j5ZE6Vjq26lP3 zJwd+jngKNzBOKRs+aate2y0NLDeB5Aq9fypssMb4GSnZhq2UFwdv58T6rQrV78AAAD//wMAUEsD BBQABgAIAAAAIQDxilGm3gAAAAoBAAAPAAAAZHJzL2Rvd25yZXYueG1sTI/BTsMwEETvSP0Ha5G4 RNRpIE1J41QIVFSJE20/wI2XJCJeR7HThr/vwgUuo12NdnZesZlsJ844+NaRgsU8BoFUOdNSreB4 2N6vQPigyejOESr4Rg+bcnZT6Ny4C33geR9qwSHkc62gCaHPpfRVg1b7ueuR2Pt0g9WB16GWZtAX DredTOJ4Ka1uiT80useXBquv/WgVBGzfU5eNyduyjnYyWlEkswel7m6n1zXL8xpEwCn8XcAPA/eH koud3EjGi04B04RfZe8xTZ5AnHjI0gRkWcj/COUVAAD//wMAUEsBAi0AFAAGAAgAAAAhALaDOJL+ AAAA4QEAABMAAAAAAAAAAAAAAAAAAAAAAFtDb250ZW50X1R5cGVzXS54bWxQSwECLQAUAAYACAAA ACEAOP0h/9YAAACUAQAACwAAAAAAAAAAAAAAAAAvAQAAX3JlbHMvLnJlbHNQSwECLQAUAAYACAAA ACEAgWeJE4kCAABzBQAADgAAAAAAAAAAAAAAAAAuAgAAZHJzL2Uyb0RvYy54bWxQSwECLQAUAAYA CAAAACEA8YpRpt4AAAAKAQAADwAAAAAAAAAAAAAAAADjBAAAZHJzL2Rvd25yZXYueG1sUEsFBgAA AAAEAAQA8wAAAO4FAAAAAA== " fillcolor="#44546a [3215]" stroked="f" strokeweight="1pt">
                      <v:textbox inset="14.4pt,14.4pt,14.4pt,28.8pt">
                        <w:txbxContent>
                          <w:p w14:paraId="7ECC6AAF" w14:textId="77777777" w:rsidR="00B51B81" w:rsidRDefault="00B51B81">
                            <w:pPr>
                              <w:spacing w:before="240"/>
                              <w:jc w:val="center"/>
                              <w:rPr>
                                <w:color w:val="FFFFFF" w:themeColor="background1"/>
                              </w:rPr>
                            </w:pPr>
                            <w:customXmlDelRangeStart w:id="143" w:author="Arthur Souza Rodrigues" w:date="2026-07-05T01:31: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143"/>
                                <w:del w:id="144" w:author="Arthur Souza Rodrigues" w:date="2026-07-05T01:31:00Z" w16du:dateUtc="2026-07-05T05:31:00Z">
                                  <w:r w:rsidR="007E6509">
                                    <w:rPr>
                                      <w:color w:val="FFFFFF" w:themeColor="background1"/>
                                    </w:rPr>
                                    <w:delText>This is my interesting abstract</w:delText>
                                  </w:r>
                                </w:del>
                                <w:customXmlDelRangeStart w:id="145" w:author="Arthur Souza Rodrigues" w:date="2026-07-05T01:31:00Z"/>
                              </w:sdtContent>
                            </w:sdt>
                            <w:customXmlDelRangeEnd w:id="145"/>
                            <w:del w:id="146" w:author="Arthur Souza Rodrigues" w:date="2026-07-05T01:31:00Z" w16du:dateUtc="2026-07-05T05:31:00Z">
                              <w:r w:rsidR="007E6509">
                                <w:rPr>
                                  <w:color w:val="FFFFFF" w:themeColor="background1"/>
                                </w:rPr>
                                <w:delText>.</w:delText>
                              </w:r>
                            </w:del>
                          </w:p>
                        </w:txbxContent>
                      </v:textbox>
                      <w10:wrap anchorx="page" anchory="page"/>
                    </v:rect>
                  </w:pict>
                </mc:Fallback>
              </mc:AlternateContent>
            </w:r>
            <w:r>
              <w:rPr>
                <w:noProof/>
              </w:rPr>
              <mc:AlternateContent>
                <mc:Choice Requires="wps">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7800330" id="Rectangle 468" o:spid="_x0000_s1026" style="position:absolute;margin-left:0;margin-top:0;width:244.8pt;height:554.4pt;z-index:25165363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R0ifkgIAALUFAAAOAAAAZHJzL2Uyb0RvYy54bWysVE1v2zAMvQ/YfxB0X21nSZsGdYqgRYcB XRu0HXpWZCk2IIuapMTJfv0o+SNpVmzAsBwUSSTfo55JXl3vakW2wroKdE6zs5QSoTkUlV7n9PvL 3acpJc4zXTAFWuR0Lxy9nn/8cNWYmRhBCaoQliCIdrPG5LT03sySxPFS1MydgREajRJszTwe7Top LGsQvVbJKE3PkwZsYSxw4Rze3rZGOo/4UgruH6V0whOVU8zNx9XGdRXWZH7FZmvLTFnxLg32D1nU rNJIOkDdMs/Ixla/QdUVt+BA+jMOdQJSVlzEN+BrsvTkNc8lMyK+BcVxZpDJ/T9Y/rB9NkuLMjTG zRxuwyt20tbhH/MjuyjWfhBL7DzhePk5S6eX56gpR9tFOk6n0yhncgg31vkvAmoSNjm1+DWiSGx7 7zxSomvvEtgcqKq4q5SKh1AB4kZZsmX47VbrLHwrjHjjpTRpsOwm04tJRH5jjEV0DDGKPmpTf4Oi hZ2k+OuBe8ZTGiRVGi8PCsWd3ysRMlX6SUhSFahJS3DCyzgX2mdtfiUrxN+oI2BAlqjFgN0B9Em2 ID12K03nH0JFrP0hOG3Z/xQ8RERm0H4IrisN9j0Aha/qmFv/XqRWmqDSCor90hILbec5w+8qLIZ7 5vySWWw1LCAcH/4RF6kAPyZ0O0pKsD/fuw/+2AFopaTB1s2p+7FhVlCivmrsjctsPA69Hg/jycUI D/bYsjq26E19A1hhGQ4qw+M2+HvVb6WF+hWnzCKwoolpjtw55d72hxvfjhScU1wsFtEN+9swf6+f DQ/gQdVQ7C+7V2ZN1xEem+kB+jZns5PGaH1DpIbFxoOsYtccdO30xtkQa7abY2H4HJ+j12Hazn8B AAD//wMAUEsDBBQABgAIAAAAIQC9m5ve4QAAAAsBAAAPAAAAZHJzL2Rvd25yZXYueG1sTI/NasMw EITvhb6D2EJvjZxQguNYDqV/0EvAacDkplgb28RauZKSOG/fbS/tZWCZ3dn58tVoe3FGHzpHCqaT BARS7UxHjYLt59tDCiJETUb3jlDBFQOsitubXGfGXajE8yY2gkMoZFpBG+OQSRnqFq0OEzcgsXdw 3urIo2+k8frC4baXsySZS6s74g+tHvC5xfq4OVkF1dX5Wfywu8VuXVXrUm7Lr/dXpe7vxpcly9MS RMQx/l3ADwP3h4KL7d2JTBC9AqaJv8reY7qYg9jz0jRJU5BFLv8zFN8AAAD//wMAUEsBAi0AFAAG AAgAAAAhALaDOJL+AAAA4QEAABMAAAAAAAAAAAAAAAAAAAAAAFtDb250ZW50X1R5cGVzXS54bWxQ SwECLQAUAAYACAAAACEAOP0h/9YAAACUAQAACwAAAAAAAAAAAAAAAAAvAQAAX3JlbHMvLnJlbHNQ SwECLQAUAAYACAAAACEAeEdIn5ICAAC1BQAADgAAAAAAAAAAAAAAAAAuAgAAZHJzL2Uyb0RvYy54 bWxQSwECLQAUAAYACAAAACEAvZub3uEAAAALAQAADwAAAAAAAAAAAAAAAADsBAAAZHJzL2Rvd25y ZXYueG1sUEsFBgAAAAAEAAQA8wAAAPoFAAAAAA== "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3D2DE96" id="Rectangle 469" o:spid="_x0000_s1026" style="position:absolute;margin-left:0;margin-top:0;width:226.45pt;height:9.35pt;z-index:251660800;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l25lZwIAACsFAAAOAAAAZHJzL2Uyb0RvYy54bWysVFFv2yAQfp+0/4B4Xx1HydpGdaqoVadJ VVstnfpMMdSWMMcOEif79TvAcaq22sM0P2Dg7r47Pr7j4nLXGbZV6FuwFS9PJpwpK6Fu7UvFfz7e fDnjzAdha2HAqorvleeXy8+fLnq3UFNowNQKGYFYv+hdxZsQ3KIovGxUJ/wJOGXJqAE7EWiJL0WN oif0zhTTyeRr0QPWDkEq72n3Ohv5MuFrrWS419qrwEzFqbaQRkzjcxyL5YVYvKBwTSuHMsQ/VNGJ 1lLSEepaBME22L6D6lqJ4EGHEwldAVq3UqUz0GnKyZvTrBvhVDoLkePdSJP/f7Dybrt2D0g09M4v PE3jKXYau/in+tgukbUfyVK7wCRtTs9O5+flnDNJtrI8O53NI5vFMdqhD98UdCxOKo50GYkjsb31 IbseXGIyY+No4aY1JlvjTnGsK83C3qjs/UNp1taxkoSaJKOuDLKtoMsWUiobymxqRK3y9nxC31Dn GJGqNpYAI7Km/CP2ABDl+B47Vzn4x1CVFDcGT/5WWA4eI1JmsGEM7loL+BGAoVMNmbP/gaRMTWTp Ger9AzKErHfv5E1Ld3ArfHgQSAKnVqCmDfc0aAN9xWGYcdYA/v5oP/qT7sjKWU8NU3H/ayNQcWa+ W1LkeTmbxQ5Li9n8dEoLfG15fm2xm+4K6JpKeh6cTNPoH8xhqhG6J+rtVcxKJmEl5a64DHhYXIXc yPQ6SLVaJTfqKifCrV07GcEjq1Fjj7sngW4QYiAJ38GhucTijR6zb4y0sNoE0G0S65HXgW/qyCSc 4fWILf96nbyOb9zyDwAAAP//AwBQSwMEFAAGAAgAAAAhAEj4RvLhAAAACQEAAA8AAABkcnMvZG93 bnJldi54bWxMj8FOwzAQRO9I/IO1SFxQa6ei0KRxKgTigigSLQe4ubETR8TryHbb0K9n4QKXkVaz OzuvXI2uZwcTYudRQjYVwAzWXnfYSnjbPk4WwGJSqFXv0Uj4MhFW1flZqQrtj/hqDpvUMgrBWCgJ NqWh4DzW1jgVp34wSF7jg1OJxtByHdSRwl3PZ0LccKc6pA9WDebemvpzs3cSmvU7Xs1PeWOfw1P+ 4UUmXk6ZlJcX48OS5G4JLJkx/V3ADwP1h4qK7fwedWS9BKJJv0re9XyWA9vR0uIWeFXy/wTVNwAA AP//AwBQSwECLQAUAAYACAAAACEAtoM4kv4AAADhAQAAEwAAAAAAAAAAAAAAAAAAAAAAW0NvbnRl bnRfVHlwZXNdLnhtbFBLAQItABQABgAIAAAAIQA4/SH/1gAAAJQBAAALAAAAAAAAAAAAAAAAAC8B AABfcmVscy8ucmVsc1BLAQItABQABgAIAAAAIQCKl25lZwIAACsFAAAOAAAAAAAAAAAAAAAAAC4C AABkcnMvZTJvRG9jLnhtbFBLAQItABQABgAIAAAAIQBI+Eby4QAAAAkBAAAPAAAAAAAAAAAAAAAA AMEEAABkcnMvZG93bnJldi54bWxQSwUGAAAAAAQABADzAAAAzwUAAAAA " fillcolor="#5b9bd5 [3204]" stroked="f" strokeweight="1pt">
                      <w10:wrap anchorx="page" anchory="page"/>
                    </v:rect>
                  </w:pict>
                </mc:Fallback>
              </mc:AlternateContent>
            </w:r>
            <w:r>
              <w:rPr>
                <w:noProof/>
              </w:rPr>
              <mc:AlternateContent>
                <mc:Choice Requires="wps">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a:graphicData uri="http://schemas.microsoft.com/office/word/2010/wordprocessingShape">
                          <wps:wsp>
                            <wps:cNvSpPr txBox="1"/>
                            <wps:spPr>
                              <a:xfrm>
                                <a:off x="0" y="0"/>
                                <a:ext cx="2797810" cy="2475230"/>
                              </a:xfrm>
                              <a:prstGeom prst="rect">
                                <a:avLst/>
                              </a:prstGeom>
                              <a:noFill/>
                              <a:ln w="6350">
                                <a:noFill/>
                              </a:ln>
                              <a:effectLst/>
                            </wps:spPr>
                            <wps:txbx>
                              <w:txbxContent>
                                <w:customXmlDelRangeStart w:id="147" w:author="Arthur Souza Rodrigues" w:date="2026-07-05T01:31: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147"/>
                                    <w:p w14:paraId="58E3DB93" w14:textId="77777777" w:rsidR="00B51B81" w:rsidRDefault="00022A2E">
                                      <w:pPr>
                                        <w:spacing w:line="240" w:lineRule="auto"/>
                                        <w:rPr>
                                          <w:rFonts w:asciiTheme="majorHAnsi" w:eastAsiaTheme="majorEastAsia" w:hAnsiTheme="majorHAnsi" w:cstheme="majorBidi"/>
                                          <w:noProof/>
                                          <w:color w:val="5B9BD5" w:themeColor="accent1"/>
                                          <w:sz w:val="72"/>
                                          <w:szCs w:val="144"/>
                                        </w:rPr>
                                      </w:pPr>
                                      <w:del w:id="149" w:author="Arthur Souza Rodrigues" w:date="2026-07-05T01:31:00Z" w16du:dateUtc="2026-07-05T05:31:00Z">
                                        <w:r>
                                          <w:rPr>
                                            <w:rFonts w:asciiTheme="majorHAnsi" w:eastAsiaTheme="majorEastAsia" w:hAnsiTheme="majorHAnsi" w:cstheme="majorBidi"/>
                                            <w:noProof/>
                                            <w:color w:val="5B9BD5" w:themeColor="accent1"/>
                                            <w:sz w:val="72"/>
                                            <w:szCs w:val="72"/>
                                          </w:rPr>
                                          <w:delText xml:space="preserve">     </w:delText>
                                        </w:r>
                                      </w:del>
                                    </w:p>
                                    <w:customXmlDelRangeStart w:id="150" w:author="Arthur Souza Rodrigues" w:date="2026-07-05T01:31:00Z"/>
                                  </w:sdtContent>
                                </w:sdt>
                                <w:customXmlDelRangeEnd w:id="150"/>
                                <w:customXmlDelRangeStart w:id="151" w:author="Arthur Souza Rodrigues" w:date="2026-07-05T01:31: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151"/>
                                    <w:p w14:paraId="386B7A36" w14:textId="77777777" w:rsidR="00B51B81" w:rsidRDefault="00022A2E">
                                      <w:pPr>
                                        <w:rPr>
                                          <w:rFonts w:asciiTheme="majorHAnsi" w:eastAsiaTheme="majorEastAsia" w:hAnsiTheme="majorHAnsi" w:cstheme="majorBidi"/>
                                          <w:noProof/>
                                          <w:color w:val="44546A" w:themeColor="text2"/>
                                          <w:sz w:val="32"/>
                                          <w:szCs w:val="40"/>
                                        </w:rPr>
                                      </w:pPr>
                                      <w:del w:id="153" w:author="Arthur Souza Rodrigues" w:date="2026-07-05T01:31:00Z" w16du:dateUtc="2026-07-05T05:31:00Z">
                                        <w:r>
                                          <w:rPr>
                                            <w:rFonts w:asciiTheme="majorHAnsi" w:eastAsiaTheme="majorEastAsia" w:hAnsiTheme="majorHAnsi" w:cstheme="majorBidi"/>
                                            <w:noProof/>
                                            <w:color w:val="44546A" w:themeColor="text2"/>
                                            <w:sz w:val="32"/>
                                            <w:szCs w:val="32"/>
                                          </w:rPr>
                                          <w:delText xml:space="preserve">     </w:delText>
                                        </w:r>
                                      </w:del>
                                    </w:p>
                                    <w:customXmlDelRangeStart w:id="154" w:author="Arthur Souza Rodrigues" w:date="2026-07-05T01:31:00Z"/>
                                  </w:sdtContent>
                                </w:sdt>
                                <w:customXmlDelRangeEnd w:id="1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5875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1qpVIwIAAEIEAAAOAAAAZHJzL2Uyb0RvYy54bWysU0tvGyEQvlfKf0Dc47XXdpysvI7cRK4q WUkkp8oZs+BdCRgK2Lvur++An0p7qnqBGWaYx/fNTB87rchOON+AKemg16dEGA5VYzYl/fG+uL2n xAdmKqbAiJLuhaePs5sv09YWIocaVCUcwSDGF60taR2CLbLM81po5ntghUGjBKdZQNVtssqxFqNr leX9/l3WgqusAy68x9fng5HOUnwpBQ+vUnoRiCop1hbS6dK5jmc2m7Ji45itG34sg/1DFZo1BpOe Qz2zwMjWNX+E0g134EGGHgedgZQNF6kH7GbQ/9TNqmZWpF4QHG/PMPn/F5a/7Fb2zZHQfYUOCYyA tNYXHh9jP510Ot5YKUE7Qrg/wya6QDg+5pOHyf0ATRxt+WgyzocJ2Ozy3TofvgnQJAoldchLgovt lj5gSnQ9ucRsBhaNUokbZUhb0rvhuJ8+nC34Q5noKxLLxzCX0qMUunVHmqqkw1Nba6j22K2DwyB4 yxcNVrRkPrwxh8xjFzjN4RUPqQAzw1GipAb362/v0R8JQSslLU5SSf3PLXOCEvXdIFUPg9Eojl5S RuNJjoq7tqyvLWarnwCHdYB7Y3kSo39QJ1E60B849POYFU3McMxd0nASn8JhvnFpuJjPkxMOm2Vh aVaWx9ARt4j3e/fBnD2SEpDPFzjNHCs+cXPwjT+9nW8DMpSIizgfUEUWo4KDmvg8LlXchGs9eV1W f/YbAAD//wMAUEsDBBQABgAIAAAAIQAGYe5b3QAAAAoBAAAPAAAAZHJzL2Rvd25yZXYueG1sTI/B TsMwEETvSPyDtUjcqANUUUjjVAgKx0qkwNmNt04gXgfbbcPfs/QCl5FWo5mdVy0nN4gDhth7UnA9 y0Agtd70ZBW8bp6uChAxaTJ68IQKvjHCsj4/q3Rp/JFe8NAkK7iEYqkVdCmNpZSx7dDpOPMjEns7 H5xOfAYrTdBHLneDvMmyXDrdE3/o9IgPHbafzd4peHPvX/lzsbZyYz+a3XoVV4GiUpcX0+OC5X4B IuGU/hLwy8D7oeZhW78nE8WggGnSSdmbz7McxFbBbXFXgKwr+R+h/gEAAP//AwBQSwECLQAUAAYA CAAAACEAtoM4kv4AAADhAQAAEwAAAAAAAAAAAAAAAAAAAAAAW0NvbnRlbnRfVHlwZXNdLnhtbFBL AQItABQABgAIAAAAIQA4/SH/1gAAAJQBAAALAAAAAAAAAAAAAAAAAC8BAABfcmVscy8ucmVsc1BL AQItABQABgAIAAAAIQCu1qpVIwIAAEIEAAAOAAAAAAAAAAAAAAAAAC4CAABkcnMvZTJvRG9jLnht bFBLAQItABQABgAIAAAAIQAGYe5b3QAAAAoBAAAPAAAAAAAAAAAAAAAAAH0EAABkcnMvZG93bnJl di54bWxQSwUGAAAAAAQABADzAAAAhwUAAAAA " filled="f" stroked="f" strokeweight=".5pt">
                      <v:textbox style="mso-fit-shape-to-text:t">
                        <w:txbxContent>
                          <w:customXmlDelRangeStart w:id="155" w:author="Arthur Souza Rodrigues" w:date="2026-07-05T01:31: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155"/>
                              <w:p w14:paraId="58E3DB93" w14:textId="77777777" w:rsidR="00B51B81" w:rsidRDefault="00022A2E">
                                <w:pPr>
                                  <w:spacing w:line="240" w:lineRule="auto"/>
                                  <w:rPr>
                                    <w:rFonts w:asciiTheme="majorHAnsi" w:eastAsiaTheme="majorEastAsia" w:hAnsiTheme="majorHAnsi" w:cstheme="majorBidi"/>
                                    <w:noProof/>
                                    <w:color w:val="5B9BD5" w:themeColor="accent1"/>
                                    <w:sz w:val="72"/>
                                    <w:szCs w:val="144"/>
                                  </w:rPr>
                                </w:pPr>
                                <w:del w:id="157" w:author="Arthur Souza Rodrigues" w:date="2026-07-05T01:31:00Z" w16du:dateUtc="2026-07-05T05:31:00Z">
                                  <w:r>
                                    <w:rPr>
                                      <w:rFonts w:asciiTheme="majorHAnsi" w:eastAsiaTheme="majorEastAsia" w:hAnsiTheme="majorHAnsi" w:cstheme="majorBidi"/>
                                      <w:noProof/>
                                      <w:color w:val="5B9BD5" w:themeColor="accent1"/>
                                      <w:sz w:val="72"/>
                                      <w:szCs w:val="72"/>
                                    </w:rPr>
                                    <w:delText xml:space="preserve">     </w:delText>
                                  </w:r>
                                </w:del>
                              </w:p>
                              <w:customXmlDelRangeStart w:id="158" w:author="Arthur Souza Rodrigues" w:date="2026-07-05T01:31:00Z"/>
                            </w:sdtContent>
                          </w:sdt>
                          <w:customXmlDelRangeEnd w:id="158"/>
                          <w:customXmlDelRangeStart w:id="159" w:author="Arthur Souza Rodrigues" w:date="2026-07-05T01:31: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159"/>
                              <w:p w14:paraId="386B7A36" w14:textId="77777777" w:rsidR="00B51B81" w:rsidRDefault="00022A2E">
                                <w:pPr>
                                  <w:rPr>
                                    <w:rFonts w:asciiTheme="majorHAnsi" w:eastAsiaTheme="majorEastAsia" w:hAnsiTheme="majorHAnsi" w:cstheme="majorBidi"/>
                                    <w:noProof/>
                                    <w:color w:val="44546A" w:themeColor="text2"/>
                                    <w:sz w:val="32"/>
                                    <w:szCs w:val="40"/>
                                  </w:rPr>
                                </w:pPr>
                                <w:del w:id="161" w:author="Arthur Souza Rodrigues" w:date="2026-07-05T01:31:00Z" w16du:dateUtc="2026-07-05T05:31:00Z">
                                  <w:r>
                                    <w:rPr>
                                      <w:rFonts w:asciiTheme="majorHAnsi" w:eastAsiaTheme="majorEastAsia" w:hAnsiTheme="majorHAnsi" w:cstheme="majorBidi"/>
                                      <w:noProof/>
                                      <w:color w:val="44546A" w:themeColor="text2"/>
                                      <w:sz w:val="32"/>
                                      <w:szCs w:val="32"/>
                                    </w:rPr>
                                    <w:delText xml:space="preserve">     </w:delText>
                                  </w:r>
                                </w:del>
                              </w:p>
                              <w:customXmlDelRangeStart w:id="162" w:author="Arthur Souza Rodrigues" w:date="2026-07-05T01:31:00Z"/>
                            </w:sdtContent>
                          </w:sdt>
                          <w:customXmlDelRangeEnd w:id="162"/>
                        </w:txbxContent>
                      </v:textbox>
                      <w10:wrap type="square" anchorx="page" anchory="page"/>
                    </v:shape>
                  </w:pict>
                </mc:Fallback>
              </mc:AlternateContent>
            </w:r>
          </w:del>
        </w:p>
        <w:p w14:paraId="3FB5D255" w14:textId="77777777" w:rsidR="00B51B81" w:rsidRDefault="007E6509">
          <w:del w:id="164" w:author="Arthur Souza Rodrigues" w:date="2026-07-05T01:31:00Z" w16du:dateUtc="2026-07-05T05:31:00Z">
            <w:r>
              <w:br w:type="page"/>
            </w:r>
          </w:del>
        </w:p>
      </w:sdtContent>
    </w:sdt>
    <w:p w14:paraId="3D52E07E" w14:textId="77777777" w:rsidR="00B51B81" w:rsidRDefault="007E6509" w:rsidP="002742F1">
      <w:pPr>
        <w:shd w:val="clear" w:color="auto" w:fill="ED7D31" w:themeFill="accent2"/>
      </w:pPr>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del w:id="167"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B51B81" w:rsidRDefault="007E6509"/>
        </w:tc>
        <w:tc>
          <w:tcPr>
            <w:tcW w:w="3117" w:type="dxa"/>
          </w:tcPr>
          <w:p w14:paraId="224397AC" w14:textId="77777777" w:rsidR="00B51B81" w:rsidRPr="00C4274D" w:rsidRDefault="007E6509">
            <w:pPr>
              <w:cnfStyle w:val="100000000000" w:firstRow="1" w:lastRow="0" w:firstColumn="0" w:lastColumn="0" w:oddVBand="0" w:evenVBand="0" w:oddHBand="0" w:evenHBand="0" w:firstRowFirstColumn="0" w:firstRowLastColumn="0" w:lastRowFirstColumn="0" w:lastRowLastColumn="0"/>
              <w:rPr>
                <w:b w:val="0"/>
              </w:rPr>
            </w:pPr>
          </w:p>
        </w:tc>
        <w:tc>
          <w:tcPr>
            <w:tcW w:w="3117" w:type="dxa"/>
          </w:tcPr>
          <w:p w14:paraId="161E6E97" w14:textId="77777777" w:rsidR="00B51B81" w:rsidRDefault="007E6509">
            <w:pPr>
              <w:cnfStyle w:val="100000000000" w:firstRow="1" w:lastRow="0" w:firstColumn="0" w:lastColumn="0" w:oddVBand="0" w:evenVBand="0" w:oddHBand="0" w:evenHBand="0" w:firstRowFirstColumn="0" w:firstRowLastColumn="0" w:lastRowFirstColumn="0" w:lastRowLastColumn="0"/>
            </w:pPr>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del w:id="174"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B51B81" w:rsidRDefault="007E6509"/>
        </w:tc>
        <w:tc>
          <w:tcPr>
            <w:tcW w:w="3117" w:type="dxa"/>
          </w:tcPr>
          <w:p w14:paraId="6DDA39C0" w14:textId="77777777" w:rsidR="00B51B81" w:rsidRDefault="007E6509">
            <w:pPr>
              <w:cnfStyle w:val="000000100000" w:firstRow="0" w:lastRow="0" w:firstColumn="0" w:lastColumn="0" w:oddVBand="0" w:evenVBand="0" w:oddHBand="1" w:evenHBand="0" w:firstRowFirstColumn="0" w:firstRowLastColumn="0" w:lastRowFirstColumn="0" w:lastRowLastColumn="0"/>
            </w:pPr>
          </w:p>
        </w:tc>
        <w:tc>
          <w:tcPr>
            <w:tcW w:w="3117" w:type="dxa"/>
          </w:tcPr>
          <w:p w14:paraId="67E65DBA" w14:textId="77777777" w:rsidR="00B51B81" w:rsidRDefault="007E6509">
            <w:pPr>
              <w:cnfStyle w:val="000000100000" w:firstRow="0" w:lastRow="0" w:firstColumn="0" w:lastColumn="0" w:oddVBand="0" w:evenVBand="0" w:oddHBand="1" w:evenHBand="0" w:firstRowFirstColumn="0" w:firstRowLastColumn="0" w:lastRowFirstColumn="0" w:lastRowLastColumn="0"/>
            </w:pPr>
          </w:p>
        </w:tc>
      </w:tr>
      <w:tr w:rsidR="00C4274D" w14:paraId="10B5E2C1" w14:textId="77777777" w:rsidTr="00665111">
        <w:trPr>
          <w:del w:id="181"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B51B81" w:rsidRDefault="007E6509"/>
        </w:tc>
        <w:tc>
          <w:tcPr>
            <w:tcW w:w="3117" w:type="dxa"/>
          </w:tcPr>
          <w:p w14:paraId="1CDC7D2E" w14:textId="77777777" w:rsidR="00B51B81" w:rsidRDefault="007E6509">
            <w:pPr>
              <w:cnfStyle w:val="000000000000" w:firstRow="0" w:lastRow="0" w:firstColumn="0" w:lastColumn="0" w:oddVBand="0" w:evenVBand="0" w:oddHBand="0" w:evenHBand="0" w:firstRowFirstColumn="0" w:firstRowLastColumn="0" w:lastRowFirstColumn="0" w:lastRowLastColumn="0"/>
            </w:pPr>
          </w:p>
        </w:tc>
        <w:tc>
          <w:tcPr>
            <w:tcW w:w="3117" w:type="dxa"/>
          </w:tcPr>
          <w:p w14:paraId="51BB1232" w14:textId="77777777" w:rsidR="00B51B81" w:rsidRDefault="007E6509">
            <w:pPr>
              <w:cnfStyle w:val="000000000000" w:firstRow="0" w:lastRow="0" w:firstColumn="0" w:lastColumn="0" w:oddVBand="0" w:evenVBand="0" w:oddHBand="0" w:evenHBand="0" w:firstRowFirstColumn="0" w:firstRowLastColumn="0" w:lastRowFirstColumn="0" w:lastRowLastColumn="0"/>
            </w:pPr>
          </w:p>
        </w:tc>
      </w:tr>
    </w:tbl>
    <w:p w14:paraId="2CC8D0BE" w14:textId="77777777" w:rsidR="00B51B81" w:rsidRDefault="00B51B81" w:rsidP="00C4274D"/>
    <w:p w14:paraId="2EFCDF91" w14:textId="77777777" w:rsidR="00B51B81" w:rsidRDefault="00B51B81">
      <m:oMathPara>
        <m:oMath>
          <m:sSup>
            <m:sSupPr>
              <m:ctrlPr>
                <w:del w:id="190" w:author="Arthur Souza Rodrigues" w:date="2026-07-05T01:31:00Z" w16du:dateUtc="2026-07-05T05:31:00Z">
                  <w:rPr>
                    <w:rFonts w:ascii="Cambria Math" w:hAnsi="Cambria Math"/>
                  </w:rPr>
                </w:del>
              </m:ctrlPr>
            </m:sSupPr>
            <m:e>
              <m:d>
                <m:dPr>
                  <m:ctrlPr>
                    <w:del w:id="191" w:author="Arthur Souza Rodrigues" w:date="2026-07-05T01:31:00Z" w16du:dateUtc="2026-07-05T05:31:00Z">
                      <w:rPr>
                        <w:rFonts w:ascii="Cambria Math" w:hAnsi="Cambria Math"/>
                      </w:rPr>
                    </w:del>
                  </m:ctrlPr>
                </m:dPr>
                <m:e>
                  <m:r>
                    <w:del w:id="192" w:author="Arthur Souza Rodrigues" w:date="2026-07-05T01:31:00Z" w16du:dateUtc="2026-07-05T05:31:00Z">
                      <w:rPr>
                        <w:rFonts w:ascii="Cambria Math" w:hAnsi="Cambria Math"/>
                      </w:rPr>
                      <m:t>x+a</m:t>
                    </w:del>
                  </m:r>
                </m:e>
              </m:d>
            </m:e>
            <m:sup>
              <m:r>
                <w:del w:id="193" w:author="Arthur Souza Rodrigues" w:date="2026-07-05T01:31:00Z" w16du:dateUtc="2026-07-05T05:31:00Z">
                  <w:rPr>
                    <w:rFonts w:ascii="Cambria Math" w:hAnsi="Cambria Math"/>
                  </w:rPr>
                  <m:t>n</m:t>
                </w:del>
              </m:r>
            </m:sup>
          </m:sSup>
          <m:r>
            <w:del w:id="194" w:author="Arthur Souza Rodrigues" w:date="2026-07-05T01:31:00Z" w16du:dateUtc="2026-07-05T05:31:00Z">
              <w:rPr>
                <w:rFonts w:ascii="Cambria Math" w:eastAsia="Cambria Math" w:hAnsi="Cambria Math" w:cs="Cambria Math"/>
              </w:rPr>
              <m:t>=</m:t>
            </w:del>
          </m:r>
          <m:nary>
            <m:naryPr>
              <m:chr m:val="∑"/>
              <m:grow m:val="1"/>
              <m:ctrlPr>
                <w:del w:id="195" w:author="Arthur Souza Rodrigues" w:date="2026-07-05T01:31:00Z" w16du:dateUtc="2026-07-05T05:31:00Z">
                  <w:rPr>
                    <w:rFonts w:ascii="Cambria Math" w:hAnsi="Cambria Math"/>
                  </w:rPr>
                </w:del>
              </m:ctrlPr>
            </m:naryPr>
            <m:sub>
              <m:r>
                <w:del w:id="196" w:author="Arthur Souza Rodrigues" w:date="2026-07-05T01:31:00Z" w16du:dateUtc="2026-07-05T05:31:00Z">
                  <w:rPr>
                    <w:rFonts w:ascii="Cambria Math" w:eastAsia="Cambria Math" w:hAnsi="Cambria Math" w:cs="Cambria Math"/>
                  </w:rPr>
                  <m:t>k=0</m:t>
                </w:del>
              </m:r>
            </m:sub>
            <m:sup>
              <m:r>
                <w:del w:id="197" w:author="Arthur Souza Rodrigues" w:date="2026-07-05T01:31:00Z" w16du:dateUtc="2026-07-05T05:31:00Z">
                  <w:rPr>
                    <w:rFonts w:ascii="Cambria Math" w:eastAsia="Cambria Math" w:hAnsi="Cambria Math" w:cs="Cambria Math"/>
                  </w:rPr>
                  <m:t>n</m:t>
                </w:del>
              </m:r>
            </m:sup>
            <m:e>
              <m:d>
                <m:dPr>
                  <m:ctrlPr>
                    <w:del w:id="198" w:author="Arthur Souza Rodrigues" w:date="2026-07-05T01:31:00Z" w16du:dateUtc="2026-07-05T05:31:00Z">
                      <w:rPr>
                        <w:rFonts w:ascii="Cambria Math" w:hAnsi="Cambria Math"/>
                      </w:rPr>
                    </w:del>
                  </m:ctrlPr>
                </m:dPr>
                <m:e>
                  <m:f>
                    <m:fPr>
                      <m:type m:val="noBar"/>
                      <m:ctrlPr>
                        <w:del w:id="199" w:author="Arthur Souza Rodrigues" w:date="2026-07-05T01:31:00Z" w16du:dateUtc="2026-07-05T05:31:00Z">
                          <w:rPr>
                            <w:rFonts w:ascii="Cambria Math" w:hAnsi="Cambria Math"/>
                          </w:rPr>
                        </w:del>
                      </m:ctrlPr>
                    </m:fPr>
                    <m:num>
                      <m:r>
                        <w:del w:id="200" w:author="Arthur Souza Rodrigues" w:date="2026-07-05T01:31:00Z" w16du:dateUtc="2026-07-05T05:31:00Z">
                          <w:rPr>
                            <w:rFonts w:ascii="Cambria Math" w:eastAsia="Cambria Math" w:hAnsi="Cambria Math" w:cs="Cambria Math"/>
                          </w:rPr>
                          <m:t>n</m:t>
                        </w:del>
                      </m:r>
                    </m:num>
                    <m:den>
                      <m:r>
                        <w:del w:id="201" w:author="Arthur Souza Rodrigues" w:date="2026-07-05T01:31:00Z" w16du:dateUtc="2026-07-05T05:31:00Z">
                          <w:rPr>
                            <w:rFonts w:ascii="Cambria Math" w:eastAsia="Cambria Math" w:hAnsi="Cambria Math" w:cs="Cambria Math"/>
                          </w:rPr>
                          <m:t>k</m:t>
                        </w:del>
                      </m:r>
                    </m:den>
                  </m:f>
                </m:e>
              </m:d>
              <m:sSup>
                <m:sSupPr>
                  <m:ctrlPr>
                    <w:del w:id="202" w:author="Arthur Souza Rodrigues" w:date="2026-07-05T01:31:00Z" w16du:dateUtc="2026-07-05T05:31:00Z">
                      <w:rPr>
                        <w:rFonts w:ascii="Cambria Math" w:hAnsi="Cambria Math"/>
                      </w:rPr>
                    </w:del>
                  </m:ctrlPr>
                </m:sSupPr>
                <m:e>
                  <m:r>
                    <w:del w:id="203" w:author="Arthur Souza Rodrigues" w:date="2026-07-05T01:31:00Z" w16du:dateUtc="2026-07-05T05:31:00Z">
                      <w:rPr>
                        <w:rFonts w:ascii="Cambria Math" w:eastAsia="Cambria Math" w:hAnsi="Cambria Math" w:cs="Cambria Math"/>
                      </w:rPr>
                      <m:t>x</m:t>
                    </w:del>
                  </m:r>
                </m:e>
                <m:sup>
                  <m:r>
                    <w:del w:id="204" w:author="Arthur Souza Rodrigues" w:date="2026-07-05T01:31:00Z" w16du:dateUtc="2026-07-05T05:31:00Z">
                      <w:rPr>
                        <w:rFonts w:ascii="Cambria Math" w:eastAsia="Cambria Math" w:hAnsi="Cambria Math" w:cs="Cambria Math"/>
                      </w:rPr>
                      <m:t>k</m:t>
                    </w:del>
                  </m:r>
                </m:sup>
              </m:sSup>
              <m:sSup>
                <m:sSupPr>
                  <m:ctrlPr>
                    <w:del w:id="205" w:author="Arthur Souza Rodrigues" w:date="2026-07-05T01:31:00Z" w16du:dateUtc="2026-07-05T05:31:00Z">
                      <w:rPr>
                        <w:rFonts w:ascii="Cambria Math" w:hAnsi="Cambria Math"/>
                      </w:rPr>
                    </w:del>
                  </m:ctrlPr>
                </m:sSupPr>
                <m:e>
                  <m:r>
                    <w:del w:id="206" w:author="Arthur Souza Rodrigues" w:date="2026-07-05T01:31:00Z" w16du:dateUtc="2026-07-05T05:31:00Z">
                      <w:rPr>
                        <w:rFonts w:ascii="Cambria Math" w:eastAsia="Cambria Math" w:hAnsi="Cambria Math" w:cs="Cambria Math"/>
                      </w:rPr>
                      <m:t>a</m:t>
                    </w:del>
                  </m:r>
                </m:e>
                <m:sup>
                  <m:r>
                    <w:del w:id="207" w:author="Arthur Souza Rodrigues" w:date="2026-07-05T01:31:00Z" w16du:dateUtc="2026-07-05T05:31:00Z">
                      <w:rPr>
                        <w:rFonts w:ascii="Cambria Math" w:eastAsia="Cambria Math" w:hAnsi="Cambria Math" w:cs="Cambria Math"/>
                      </w:rPr>
                      <m:t>n-k</m:t>
                    </w:del>
                  </m:r>
                </m:sup>
              </m:sSup>
            </m:e>
          </m:nary>
        </m:oMath>
      </m:oMathPara>
    </w:p>
    <w:p w14:paraId="36198FA6" w14:textId="77777777" w:rsidR="00B51B81" w:rsidRDefault="007E6509" w:rsidP="001B1CD7"/>
    <w:p w14:paraId="0DA8A235" w14:textId="77777777" w:rsidR="00B51B81" w:rsidRPr="001B1CD7" w:rsidRDefault="007E6509" w:rsidP="001B1CD7"/>
    <w:p w14:paraId="196388FF" w14:textId="3062754A" w:rsidR="00B51B81" w:rsidRDefault="007E6509"/>
    <w:p w14:paraId="1A8B6BE4" w14:textId="77777777" w:rsidR="00B51B81" w:rsidRDefault="00B51B81"/>
    <w:p w14:paraId="71B6C7B7" w14:textId="77777777" w:rsidR="00B51B81" w:rsidRDefault="007E6509"/>
    <w:p w14:paraId="0C18B909" w14:textId="77777777" w:rsidR="00B51B81" w:rsidRDefault="007E6509"/>
    <w:p w14:paraId="2B7F43FF" w14:textId="77777777" w:rsidR="00B51B81" w:rsidRDefault="007E6509"/>
    <w:p w14:paraId="4C604A2E" w14:textId="77777777" w:rsidR="00B51B81" w:rsidRDefault="007E6509"/>
    <w:p w14:paraId="250A978F" w14:textId="77777777" w:rsidR="00B51B81" w:rsidRDefault="007E6509"/>
    <w:p w14:paraId="2265226A" w14:textId="77777777" w:rsidR="00B51B81" w:rsidRDefault="007E6509">
      <w:bookmarkStart w:id="226" w:name="ABookmark"/>
    </w:p>
    <w:p w14:paraId="1CE611B4" w14:textId="77777777" w:rsidR="00B51B81" w:rsidRDefault="007E6509"/>
    <w:p w14:paraId="4141EE06" w14:textId="77777777" w:rsidR="00B51B81" w:rsidRDefault="007E6509" w:rsidP="00751EB4">
      <w:pPr>
        <w:pStyle w:val="ListParagraph"/>
        <w:numPr>
          <w:ilvl w:val="0"/>
          <w:numId w:val="2"/>
        </w:numPr>
        <w:rPr>
          <w:noProof/>
        </w:rPr>
      </w:pPr>
    </w:p>
    <w:p w14:paraId="19552889" w14:textId="77777777" w:rsidR="00B51B81" w:rsidRDefault="007E6509" w:rsidP="00751EB4">
      <w:pPr>
        <w:pStyle w:val="ListParagraph"/>
        <w:numPr>
          <w:ilvl w:val="0"/>
          <w:numId w:val="2"/>
        </w:numPr>
        <w:rPr>
          <w:noProof/>
        </w:rPr>
      </w:pPr>
    </w:p>
    <w:p w14:paraId="7300C6C4" w14:textId="77777777" w:rsidR="00B51B81" w:rsidRDefault="007E6509" w:rsidP="00751EB4">
      <w:pPr>
        <w:pStyle w:val="ListParagraph"/>
        <w:numPr>
          <w:ilvl w:val="0"/>
          <w:numId w:val="2"/>
        </w:numPr>
        <w:rPr>
          <w:noProof/>
        </w:rPr>
      </w:pPr>
    </w:p>
    <w:p w14:paraId="7FD6337A" w14:textId="77777777" w:rsidR="00B51B81" w:rsidRDefault="007E6509" w:rsidP="00751EB4">
      <w:pPr>
        <w:pStyle w:val="ListParagraph"/>
        <w:numPr>
          <w:ilvl w:val="0"/>
          <w:numId w:val="2"/>
        </w:numPr>
        <w:rPr>
          <w:noProof/>
        </w:rPr>
      </w:pPr>
    </w:p>
    <w:p w14:paraId="5781CD46" w14:textId="77777777" w:rsidR="00B51B81" w:rsidRDefault="007E6509" w:rsidP="00751EB4">
      <w:pPr>
        <w:pStyle w:val="ListParagraph"/>
        <w:numPr>
          <w:ilvl w:val="0"/>
          <w:numId w:val="2"/>
        </w:numPr>
      </w:pPr>
    </w:p>
    <w:p w14:paraId="29ACDD4F" w14:textId="77777777" w:rsidR="00B51B81" w:rsidRDefault="007E6509"/>
    <w:bookmarkStart w:id="246" w:name="_MON_1476039688"/>
    <w:bookmarkEnd w:id="246"/>
    <w:p w14:paraId="67B2E23C" w14:textId="77777777" w:rsidR="0018060C" w:rsidRPr="00EB684A" w:rsidRDefault="00B51B81" w:rsidP="00EB684A"/>
    <w:p w14:paraId="549DFD06" w14:textId="77777777" w:rsidR="00B51B81" w:rsidRDefault="007E6509" w:rsidP="00ED7F78">
      <w:pPr>
        <w:pStyle w:val="Heading1"/>
      </w:pPr>
    </w:p>
    <w:p w14:paraId="4C00B83B" w14:textId="77777777" w:rsidR="00B51B81" w:rsidRDefault="007E6509"/>
    <w:p w14:paraId="52A87C3C" w14:textId="77777777" w:rsidR="00B51B81" w:rsidRDefault="007E6509"/>
    <w:p w14:paraId="24B2EA9B" w14:textId="77777777" w:rsidR="00B51B81" w:rsidRDefault="007E6509" w:rsidP="00ED7F78">
      <w:pPr>
        <w:pStyle w:val="Heading2"/>
      </w:pPr>
    </w:p>
    <w:p w14:paraId="7EDF09DB" w14:textId="77777777" w:rsidR="00B51B81" w:rsidRDefault="007E6509"/>
    <w:p w14:paraId="4D8A16AF" w14:textId="77777777" w:rsidR="00B51B81" w:rsidRDefault="007E6509">
      <w:r>
        <w:t xml:space="preserve">work with xml. </w:t>
      </w:r>
    </w:p>
    <w:p w14:paraId="459528CA" w14:textId="77777777" w:rsidR="0018060C" w:rsidRDefault="007E6509"/>
    <w:p w14:paraId="064AB8D5" w14:textId="77777777" w:rsidR="00B51B81" w:rsidRDefault="00B51B81"/>
    <w:sdt>
      <w:sdtPr>
        <w:rPr>
          <w:rFonts w:asciiTheme="minorHAnsi" w:eastAsiaTheme="minorHAnsi" w:hAnsiTheme="minorHAnsi" w:cstheme="minorBidi"/>
          <w:color w:val="auto"/>
          <w:sz w:val="22"/>
          <w:szCs w:val="22"/>
        </w:rPr>
        <w:id w:val="787555665"/>
        <w:docPartObj>
          <w:docPartGallery w:val="Table of Contents"/>
          <w:docPartUnique/>
        </w:docPartObj>
      </w:sdtPr>
      <w:sdtEndPr>
        <w:rPr>
          <w:b/>
          <w:bCs/>
          <w:noProof/>
        </w:rPr>
      </w:sdtEndPr>
      <w:sdtContent>
        <w:p w14:paraId="7BA188FC" w14:textId="77777777" w:rsidR="00B51B81" w:rsidRDefault="007E6509">
          <w:pPr>
            <w:pStyle w:val="TOCHeading"/>
          </w:pPr>
          <w:del w:id="267" w:author="Arthur Souza Rodrigues" w:date="2026-07-05T01:31:00Z" w16du:dateUtc="2026-07-05T05:31:00Z">
            <w:r>
              <w:delText>Contents</w:delText>
            </w:r>
          </w:del>
        </w:p>
        <w:p w14:paraId="7F1121EE" w14:textId="77777777" w:rsidR="00B51B81" w:rsidRDefault="007E6509">
          <w:pPr>
            <w:pStyle w:val="TOC1"/>
            <w:tabs>
              <w:tab w:val="right" w:leader="dot" w:pos="9350"/>
            </w:tabs>
            <w:rPr>
              <w:noProof/>
            </w:rPr>
          </w:pPr>
          <w:del w:id="269" w:author="Arthur Souza Rodrigues" w:date="2026-07-05T01:31:00Z" w16du:dateUtc="2026-07-05T05:31:00Z">
            <w:r>
              <w:fldChar w:fldCharType="begin"/>
            </w:r>
            <w:r>
              <w:delInstrText xml:space="preserve"> TOC \o "1-3" \h \z \u </w:delInstrText>
            </w:r>
            <w:r>
              <w:fldChar w:fldCharType="separate"/>
            </w:r>
            <w:r>
              <w:fldChar w:fldCharType="begin"/>
            </w:r>
            <w:r>
              <w:delInstrText>HYPERLINK \l "_Toc402299822"</w:delInstrText>
            </w:r>
            <w:r>
              <w:fldChar w:fldCharType="separate"/>
            </w:r>
            <w:r>
              <w:rPr>
                <w:rStyle w:val="Hyperlink"/>
                <w:noProof/>
              </w:rPr>
              <w:delText>Heading 1</w:delText>
            </w:r>
            <w:r>
              <w:rPr>
                <w:noProof/>
                <w:webHidden/>
              </w:rPr>
              <w:tab/>
            </w:r>
            <w:r>
              <w:rPr>
                <w:noProof/>
                <w:webHidden/>
              </w:rPr>
              <w:fldChar w:fldCharType="begin"/>
            </w:r>
            <w:r>
              <w:rPr>
                <w:noProof/>
                <w:webHidden/>
              </w:rPr>
              <w:delInstrText xml:space="preserve"> PAGEREF _Toc402299822 \h </w:delInstrText>
            </w:r>
            <w:r>
              <w:rPr>
                <w:noProof/>
                <w:webHidden/>
              </w:rPr>
              <w:fldChar w:fldCharType="separate"/>
            </w:r>
            <w:r>
              <w:rPr>
                <w:noProof/>
                <w:webHidden/>
              </w:rPr>
              <w:delText>1</w:delText>
            </w:r>
            <w:r>
              <w:rPr>
                <w:noProof/>
                <w:webHidden/>
              </w:rPr>
              <w:fldChar w:fldCharType="end"/>
            </w:r>
            <w:r>
              <w:fldChar w:fldCharType="end"/>
            </w:r>
          </w:del>
        </w:p>
        <w:p w14:paraId="4F4FA75D" w14:textId="77777777" w:rsidR="00B51B81" w:rsidRDefault="007E6509">
          <w:pPr>
            <w:pStyle w:val="TOC2"/>
            <w:tabs>
              <w:tab w:val="right" w:leader="dot" w:pos="9350"/>
            </w:tabs>
            <w:rPr>
              <w:noProof/>
            </w:rPr>
          </w:pPr>
          <w:del w:id="271" w:author="Arthur Souza Rodrigues" w:date="2026-07-05T01:31:00Z" w16du:dateUtc="2026-07-05T05:31:00Z">
            <w:r>
              <w:fldChar w:fldCharType="begin"/>
            </w:r>
            <w:r>
              <w:delInstrText>HYPERLINK \l "_Toc402299823"</w:delInstrText>
            </w:r>
            <w:r>
              <w:fldChar w:fldCharType="separate"/>
            </w:r>
            <w:r>
              <w:rPr>
                <w:rStyle w:val="Hyperlink"/>
                <w:noProof/>
              </w:rPr>
              <w:delText>Heading 2</w:delText>
            </w:r>
            <w:r>
              <w:rPr>
                <w:noProof/>
                <w:webHidden/>
              </w:rPr>
              <w:tab/>
            </w:r>
            <w:r>
              <w:rPr>
                <w:noProof/>
                <w:webHidden/>
              </w:rPr>
              <w:fldChar w:fldCharType="begin"/>
            </w:r>
            <w:r>
              <w:rPr>
                <w:noProof/>
                <w:webHidden/>
              </w:rPr>
              <w:delInstrText xml:space="preserve"> PAGEREF _Toc402299823 \h </w:delInstrText>
            </w:r>
            <w:r>
              <w:rPr>
                <w:noProof/>
                <w:webHidden/>
              </w:rPr>
              <w:fldChar w:fldCharType="separate"/>
            </w:r>
            <w:r>
              <w:rPr>
                <w:noProof/>
                <w:webHidden/>
              </w:rPr>
              <w:delText>1</w:delText>
            </w:r>
            <w:r>
              <w:rPr>
                <w:noProof/>
                <w:webHidden/>
              </w:rPr>
              <w:fldChar w:fldCharType="end"/>
            </w:r>
            <w:r>
              <w:fldChar w:fldCharType="end"/>
            </w:r>
          </w:del>
        </w:p>
        <w:p w14:paraId="3DD47706" w14:textId="77777777" w:rsidR="00B51B81" w:rsidRDefault="007E6509">
          <w:pPr>
            <w:pStyle w:val="TOC1"/>
            <w:tabs>
              <w:tab w:val="right" w:leader="dot" w:pos="9350"/>
            </w:tabs>
            <w:rPr>
              <w:noProof/>
            </w:rPr>
          </w:pPr>
          <w:del w:id="273" w:author="Arthur Souza Rodrigues" w:date="2026-07-05T01:31:00Z" w16du:dateUtc="2026-07-05T05:31:00Z">
            <w:r>
              <w:fldChar w:fldCharType="begin"/>
            </w:r>
            <w:r>
              <w:delInstrText>HYPERLINK \l "_Toc402299824"</w:delInstrText>
            </w:r>
            <w:r>
              <w:fldChar w:fldCharType="separate"/>
            </w:r>
            <w:r>
              <w:rPr>
                <w:rStyle w:val="Hyperlink"/>
                <w:noProof/>
              </w:rPr>
              <w:delText>Heading 1 again</w:delText>
            </w:r>
            <w:r>
              <w:rPr>
                <w:noProof/>
                <w:webHidden/>
              </w:rPr>
              <w:tab/>
            </w:r>
            <w:r>
              <w:rPr>
                <w:noProof/>
                <w:webHidden/>
              </w:rPr>
              <w:fldChar w:fldCharType="begin"/>
            </w:r>
            <w:r>
              <w:rPr>
                <w:noProof/>
                <w:webHidden/>
              </w:rPr>
              <w:delInstrText xml:space="preserve"> PAGEREF _Toc402299824 \h </w:delInstrText>
            </w:r>
            <w:r>
              <w:rPr>
                <w:noProof/>
                <w:webHidden/>
              </w:rPr>
              <w:fldChar w:fldCharType="separate"/>
            </w:r>
            <w:r>
              <w:rPr>
                <w:noProof/>
                <w:webHidden/>
              </w:rPr>
              <w:delText>1</w:delText>
            </w:r>
            <w:r>
              <w:rPr>
                <w:noProof/>
                <w:webHidden/>
              </w:rPr>
              <w:fldChar w:fldCharType="end"/>
            </w:r>
            <w:r>
              <w:fldChar w:fldCharType="end"/>
            </w:r>
          </w:del>
        </w:p>
        <w:p w14:paraId="1AE6EBA9" w14:textId="77777777" w:rsidR="00B51B81" w:rsidRDefault="007E6509">
          <w:pPr>
            <w:pStyle w:val="TOC2"/>
            <w:tabs>
              <w:tab w:val="right" w:leader="dot" w:pos="9350"/>
            </w:tabs>
            <w:rPr>
              <w:noProof/>
            </w:rPr>
          </w:pPr>
          <w:del w:id="275" w:author="Arthur Souza Rodrigues" w:date="2026-07-05T01:31:00Z" w16du:dateUtc="2026-07-05T05:31:00Z">
            <w:r>
              <w:fldChar w:fldCharType="begin"/>
            </w:r>
            <w:r>
              <w:delInstrText>HYPERLINK \l "_Toc402299825"</w:delInstrText>
            </w:r>
            <w:r>
              <w:fldChar w:fldCharType="separate"/>
            </w:r>
            <w:r>
              <w:rPr>
                <w:rStyle w:val="Hyperlink"/>
                <w:noProof/>
              </w:rPr>
              <w:delText>Heading 2 again</w:delText>
            </w:r>
            <w:r>
              <w:rPr>
                <w:noProof/>
                <w:webHidden/>
              </w:rPr>
              <w:tab/>
            </w:r>
            <w:r>
              <w:rPr>
                <w:noProof/>
                <w:webHidden/>
              </w:rPr>
              <w:fldChar w:fldCharType="begin"/>
            </w:r>
            <w:r>
              <w:rPr>
                <w:noProof/>
                <w:webHidden/>
              </w:rPr>
              <w:delInstrText xml:space="preserve"> PAGEREF _Toc402299825 \h </w:delInstrText>
            </w:r>
            <w:r>
              <w:rPr>
                <w:noProof/>
                <w:webHidden/>
              </w:rPr>
              <w:fldChar w:fldCharType="separate"/>
            </w:r>
            <w:r>
              <w:rPr>
                <w:noProof/>
                <w:webHidden/>
              </w:rPr>
              <w:delText>1</w:delText>
            </w:r>
            <w:r>
              <w:rPr>
                <w:noProof/>
                <w:webHidden/>
              </w:rPr>
              <w:fldChar w:fldCharType="end"/>
            </w:r>
            <w:r>
              <w:fldChar w:fldCharType="end"/>
            </w:r>
          </w:del>
        </w:p>
        <w:p w14:paraId="27EB7B00" w14:textId="77777777" w:rsidR="00B51B81" w:rsidRDefault="007E6509">
          <w:del w:id="277" w:author="Arthur Souza Rodrigues" w:date="2026-07-05T01:31:00Z" w16du:dateUtc="2026-07-05T05:31:00Z">
            <w:r>
              <w:rPr>
                <w:b/>
                <w:bCs/>
                <w:noProof/>
              </w:rPr>
              <w:fldChar w:fldCharType="end"/>
            </w:r>
          </w:del>
        </w:p>
      </w:sdtContent>
    </w:sdt>
    <w:p w14:paraId="0FDA8938" w14:textId="77777777" w:rsidR="00B51B81" w:rsidRDefault="00B51B81"/>
    <w:p w14:paraId="4DCED121" w14:textId="77777777" w:rsidR="00B51B81" w:rsidRDefault="00B51B81"/>
    <w:p w14:paraId="1239CA24" w14:textId="77777777" w:rsidR="00B51B81" w:rsidRDefault="00B51B81"/>
    <w:p w14:paraId="4E0C70D0" w14:textId="77777777" w:rsidR="00B51B81" w:rsidRDefault="007E6509" w:rsidP="005E4538">
      <w:pPr>
        <w:pStyle w:val="Heading1"/>
      </w:pPr>
      <w:bookmarkStart w:id="282" w:name="_Toc402299822"/>
    </w:p>
    <w:p w14:paraId="4E50BC12" w14:textId="77777777" w:rsidR="00B51B81" w:rsidRDefault="007E6509" w:rsidP="005E4538">
      <w:pPr>
        <w:pStyle w:val="Heading2"/>
      </w:pPr>
      <w:bookmarkStart w:id="285" w:name="_Toc402299823"/>
    </w:p>
    <w:p w14:paraId="0A4BD695" w14:textId="77777777" w:rsidR="00B51B81" w:rsidRDefault="007E6509" w:rsidP="005E4538">
      <w:pPr>
        <w:pStyle w:val="Heading1"/>
      </w:pPr>
      <w:bookmarkStart w:id="288" w:name="_Toc402299824"/>
    </w:p>
    <w:p w14:paraId="1A73D604" w14:textId="77777777" w:rsidR="00B51B81" w:rsidRDefault="007E6509" w:rsidP="005E4538">
      <w:pPr>
        <w:pStyle w:val="Heading2"/>
      </w:pPr>
      <w:bookmarkStart w:id="291" w:name="_Toc402299825"/>
    </w:p>
    <w:p w14:paraId="68E620A8" w14:textId="77777777" w:rsidR="00B51B81" w:rsidRDefault="00B51B81"/>
    <w:p w14:paraId="5F7FB8A0" w14:textId="77777777" w:rsidR="0018060C" w:rsidRDefault="007E6509"/>
    <w:p w14:paraId="41DACC09" w14:textId="77777777" w:rsidR="0018060C" w:rsidRDefault="007E6509"/>
    <w:p w14:paraId="01D23D0E" w14:textId="77777777" w:rsidR="00B51B81" w:rsidRDefault="00B51B81">
      <w:pPr>
        <w:sectPr w:rsidR="00757004" w:rsidSect="00757004">
          <w:headerReference w:type="even" r:id="rId23"/>
          <w:headerReference w:type="default" r:id="rId24"/>
          <w:footerReference w:type="even" r:id="rId25"/>
          <w:footerReference w:type="default" r:id="rId26"/>
          <w:headerReference w:type="first" r:id="rId27"/>
          <w:footerReference w:type="first" r:id="rId28"/>
          <w:pgSz w:w="15840" w:h="12240" w:orient="landscape"/>
          <w:pgMar w:top="1440" w:right="1440" w:bottom="1440" w:left="1440" w:header="720" w:footer="720" w:gutter="0"/>
          <w:cols w:space="720"/>
          <w:docGrid w:linePitch="360"/>
        </w:sectPr>
      </w:pPr>
    </w:p>
    <w:p w14:paraId="797CF602" w14:textId="77777777" w:rsidR="00B51B81" w:rsidRDefault="007E6509">
      <w:pPr>
        <w:sectPr w:rsidR="00757004" w:rsidSect="00757004">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cols w:space="720"/>
          <w:docGrid w:linePitch="360"/>
        </w:sectPr>
      </w:pPr>
    </w:p>
    <w:p w14:paraId="49F6A636" w14:textId="77777777" w:rsidR="00B51B81" w:rsidRDefault="007E6509" w:rsidP="006770F0">
      <w:pPr>
        <w:jc w:val="right"/>
      </w:pPr>
    </w:p>
    <w:p w14:paraId="16533D5C" w14:textId="77777777" w:rsidR="00B51B81" w:rsidRDefault="007E6509"/>
    <w:p w14:paraId="1265C0CD" w14:textId="77777777" w:rsidR="00B51B81" w:rsidRPr="00375D24" w:rsidRDefault="007E6509">
      <w:pPr>
        <w:rPr>
          <w:rFonts w:ascii="Wide Latin" w:hAnsi="Wide Latin"/>
        </w:rPr>
      </w:pPr>
    </w:p>
    <w:p w14:paraId="64A22BCC" w14:textId="77777777" w:rsidR="00B51B81" w:rsidRPr="00375D24" w:rsidRDefault="007E6509">
      <w:pPr>
        <w:rPr>
          <w:rFonts w:ascii="Times New Roman" w:hAnsi="Times New Roman" w:cs="Times New Roman"/>
          <w:sz w:val="40"/>
        </w:rPr>
      </w:pPr>
    </w:p>
    <w:p w14:paraId="3C771B35" w14:textId="77777777" w:rsidR="00B51B81" w:rsidRPr="00375D24" w:rsidRDefault="007E6509">
      <w:pPr>
        <w:rPr>
          <w:rFonts w:ascii="Consolas" w:hAnsi="Consolas" w:cs="Consolas"/>
          <w:sz w:val="12"/>
        </w:rPr>
      </w:pPr>
    </w:p>
    <w:p w14:paraId="405BA1E3" w14:textId="77777777" w:rsidR="00B51B81" w:rsidRPr="00FD5E0B" w:rsidRDefault="007E6509">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65E4EF2" w14:textId="77777777" w:rsidR="00B51B81" w:rsidRPr="00FD5E0B" w:rsidRDefault="007E6509">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B074659" w14:textId="77777777" w:rsidR="00B51B81" w:rsidRPr="00FD5E0B" w:rsidRDefault="007E6509">
      <w:pPr>
        <w:rPr>
          <w:b/>
          <w:color w:val="F7CAAC" w:themeColor="accent2" w:themeTint="66"/>
          <w14:textOutline w14:w="11112" w14:cap="flat" w14:cmpd="sng" w14:algn="ctr">
            <w14:solidFill>
              <w14:schemeClr w14:val="accent2"/>
            </w14:solidFill>
            <w14:prstDash w14:val="solid"/>
            <w14:round/>
          </w14:textOutline>
        </w:rPr>
      </w:pPr>
    </w:p>
    <w:p w14:paraId="21229329" w14:textId="77777777" w:rsidR="00B51B81" w:rsidRDefault="007E6509"/>
    <w:p w14:paraId="467442AB" w14:textId="77777777" w:rsidR="00B51B81" w:rsidRDefault="007E6509"/>
    <w:p w14:paraId="752E6B7E" w14:textId="77777777" w:rsidR="00B51B81" w:rsidRDefault="007E6509" w:rsidP="001B6543">
      <w:pPr>
        <w:pStyle w:val="ListParagraph"/>
        <w:numPr>
          <w:ilvl w:val="0"/>
          <w:numId w:val="3"/>
        </w:numPr>
      </w:pPr>
    </w:p>
    <w:p w14:paraId="10DEA4A8" w14:textId="77777777" w:rsidR="00B51B81" w:rsidRDefault="007E6509" w:rsidP="001B6543">
      <w:pPr>
        <w:pStyle w:val="ListParagraph"/>
        <w:numPr>
          <w:ilvl w:val="1"/>
          <w:numId w:val="3"/>
        </w:numPr>
      </w:pPr>
    </w:p>
    <w:p w14:paraId="485F7974" w14:textId="77777777" w:rsidR="00B51B81" w:rsidRDefault="007E6509" w:rsidP="001B6543">
      <w:pPr>
        <w:pStyle w:val="ListParagraph"/>
        <w:numPr>
          <w:ilvl w:val="1"/>
          <w:numId w:val="3"/>
        </w:numPr>
      </w:pPr>
    </w:p>
    <w:p w14:paraId="11C3285E" w14:textId="77777777" w:rsidR="00B51B81" w:rsidRDefault="007E6509" w:rsidP="001B6543">
      <w:pPr>
        <w:pStyle w:val="ListParagraph"/>
        <w:numPr>
          <w:ilvl w:val="0"/>
          <w:numId w:val="3"/>
        </w:numPr>
      </w:pPr>
    </w:p>
    <w:p w14:paraId="06F04DBB" w14:textId="77777777" w:rsidR="00B51B81" w:rsidRDefault="007E6509" w:rsidP="001B6543">
      <w:pPr>
        <w:pStyle w:val="ListParagraph"/>
        <w:numPr>
          <w:ilvl w:val="1"/>
          <w:numId w:val="3"/>
        </w:numPr>
      </w:pPr>
    </w:p>
    <w:p w14:paraId="4BE2BF85" w14:textId="77777777" w:rsidR="00B51B81" w:rsidRDefault="007E6509" w:rsidP="007E6A89">
      <w:pPr>
        <w:pStyle w:val="ListParagraph"/>
        <w:numPr>
          <w:ilvl w:val="0"/>
          <w:numId w:val="4"/>
        </w:numPr>
      </w:pPr>
    </w:p>
    <w:p w14:paraId="54DA412F" w14:textId="77777777" w:rsidR="00B51B81" w:rsidRDefault="007E6509" w:rsidP="007E6A89">
      <w:pPr>
        <w:pStyle w:val="ListParagraph"/>
        <w:numPr>
          <w:ilvl w:val="1"/>
          <w:numId w:val="4"/>
        </w:numPr>
      </w:pPr>
    </w:p>
    <w:p w14:paraId="5403892E" w14:textId="77777777" w:rsidR="00B51B81" w:rsidRDefault="007E6509" w:rsidP="007E6A89">
      <w:pPr>
        <w:pStyle w:val="ListParagraph"/>
        <w:numPr>
          <w:ilvl w:val="1"/>
          <w:numId w:val="4"/>
        </w:numPr>
      </w:pPr>
    </w:p>
    <w:p w14:paraId="26B29323" w14:textId="77777777" w:rsidR="00B51B81" w:rsidRDefault="007E6509" w:rsidP="007E6A89">
      <w:pPr>
        <w:pStyle w:val="ListParagraph"/>
        <w:numPr>
          <w:ilvl w:val="1"/>
          <w:numId w:val="4"/>
        </w:numPr>
      </w:pPr>
    </w:p>
    <w:p w14:paraId="2BC36EFF" w14:textId="77777777" w:rsidR="00B51B81" w:rsidRDefault="007E6509" w:rsidP="007E6A89">
      <w:pPr>
        <w:pStyle w:val="ListParagraph"/>
        <w:numPr>
          <w:ilvl w:val="0"/>
          <w:numId w:val="4"/>
        </w:numPr>
      </w:pPr>
    </w:p>
    <w:p w14:paraId="0385F8D8" w14:textId="77777777" w:rsidR="00B51B81" w:rsidRDefault="007E6509" w:rsidP="007E6A89">
      <w:pPr>
        <w:pStyle w:val="ListParagraph"/>
        <w:numPr>
          <w:ilvl w:val="1"/>
          <w:numId w:val="4"/>
        </w:numPr>
      </w:pPr>
    </w:p>
    <w:p w14:paraId="45A81F88" w14:textId="77777777" w:rsidR="00B51B81" w:rsidRDefault="007E6509" w:rsidP="007E6A89">
      <w:pPr>
        <w:pStyle w:val="ListParagraph"/>
        <w:numPr>
          <w:ilvl w:val="1"/>
          <w:numId w:val="4"/>
        </w:numPr>
      </w:pPr>
    </w:p>
    <w:p w14:paraId="5DCE6C90" w14:textId="77777777" w:rsidR="00B51B81" w:rsidRDefault="007E6509" w:rsidP="007E6A89">
      <w:pPr>
        <w:pStyle w:val="ListParagraph"/>
        <w:numPr>
          <w:ilvl w:val="0"/>
          <w:numId w:val="4"/>
        </w:numPr>
      </w:pPr>
    </w:p>
    <w:p w14:paraId="5327A714" w14:textId="77777777" w:rsidR="00B51B81" w:rsidRDefault="007E6509" w:rsidP="007E6A89">
      <w:pPr>
        <w:pStyle w:val="ListParagraph"/>
        <w:numPr>
          <w:ilvl w:val="1"/>
          <w:numId w:val="4"/>
        </w:numPr>
      </w:pPr>
    </w:p>
    <w:p w14:paraId="33419125" w14:textId="77777777" w:rsidR="00AD20E4" w:rsidRDefault="007E6509" w:rsidP="007E6A89">
      <w:pPr>
        <w:pStyle w:val="ListParagraph"/>
        <w:numPr>
          <w:ilvl w:val="1"/>
          <w:numId w:val="4"/>
        </w:numPr>
      </w:pPr>
    </w:p>
    <w:p w14:paraId="7569FAFA" w14:textId="77777777" w:rsidR="00B51B81" w:rsidRDefault="00B51B81"/>
    <w:p w14:paraId="7DCE2E0C" w14:textId="6B714EBB" w:rsidR="00B51B81" w:rsidRDefault="007E6509"/>
    <w:tbl>
      <w:tblPr>
        <w:tblStyle w:val="GridTable4-Accent5"/>
        <w:tblW w:w="0" w:type="dxa"/>
        <w:tblLook w:val="04A0" w:firstRow="1" w:lastRow="0" w:firstColumn="1" w:lastColumn="0" w:noHBand="0" w:noVBand="1"/>
      </w:tblPr>
      <w:tblGrid>
        <w:gridCol w:w="2986"/>
        <w:gridCol w:w="3023"/>
        <w:gridCol w:w="300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del w:id="357"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B51B81" w:rsidRDefault="007E6509"/>
        </w:tc>
        <w:tc>
          <w:tcPr>
            <w:tcW w:w="3117" w:type="dxa"/>
          </w:tcPr>
          <w:p w14:paraId="6F2D47E4" w14:textId="77777777" w:rsidR="00B51B81" w:rsidRPr="00C4274D" w:rsidRDefault="007E6509">
            <w:pPr>
              <w:cnfStyle w:val="100000000000" w:firstRow="1" w:lastRow="0" w:firstColumn="0" w:lastColumn="0" w:oddVBand="0" w:evenVBand="0" w:oddHBand="0" w:evenHBand="0" w:firstRowFirstColumn="0" w:firstRowLastColumn="0" w:lastRowFirstColumn="0" w:lastRowLastColumn="0"/>
              <w:rPr>
                <w:b w:val="0"/>
              </w:rPr>
            </w:pPr>
          </w:p>
        </w:tc>
        <w:tc>
          <w:tcPr>
            <w:tcW w:w="3117" w:type="dxa"/>
          </w:tcPr>
          <w:p w14:paraId="372BD97C" w14:textId="77777777" w:rsidR="00B51B81" w:rsidRDefault="007E6509">
            <w:pPr>
              <w:cnfStyle w:val="100000000000" w:firstRow="1" w:lastRow="0" w:firstColumn="0" w:lastColumn="0" w:oddVBand="0" w:evenVBand="0" w:oddHBand="0" w:evenHBand="0" w:firstRowFirstColumn="0" w:firstRowLastColumn="0" w:lastRowFirstColumn="0" w:lastRowLastColumn="0"/>
            </w:pPr>
          </w:p>
        </w:tc>
      </w:tr>
      <w:tr w:rsidR="00C4274D" w14:paraId="6B9CB10B" w14:textId="77777777" w:rsidTr="00665111">
        <w:trPr>
          <w:cnfStyle w:val="000000100000" w:firstRow="0" w:lastRow="0" w:firstColumn="0" w:lastColumn="0" w:oddVBand="0" w:evenVBand="0" w:oddHBand="1" w:evenHBand="0" w:firstRowFirstColumn="0" w:firstRowLastColumn="0" w:lastRowFirstColumn="0" w:lastRowLastColumn="0"/>
          <w:del w:id="364"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B51B81" w:rsidRDefault="007E6509"/>
        </w:tc>
        <w:tc>
          <w:tcPr>
            <w:tcW w:w="3117" w:type="dxa"/>
          </w:tcPr>
          <w:p w14:paraId="7D4CF8AA" w14:textId="77777777" w:rsidR="00B51B81" w:rsidRDefault="007E6509">
            <w:pPr>
              <w:cnfStyle w:val="000000100000" w:firstRow="0" w:lastRow="0" w:firstColumn="0" w:lastColumn="0" w:oddVBand="0" w:evenVBand="0" w:oddHBand="1" w:evenHBand="0" w:firstRowFirstColumn="0" w:firstRowLastColumn="0" w:lastRowFirstColumn="0" w:lastRowLastColumn="0"/>
            </w:pPr>
          </w:p>
        </w:tc>
        <w:tc>
          <w:tcPr>
            <w:tcW w:w="3117" w:type="dxa"/>
          </w:tcPr>
          <w:p w14:paraId="0CEC9855" w14:textId="77777777" w:rsidR="00B51B81" w:rsidRDefault="007E6509">
            <w:pPr>
              <w:cnfStyle w:val="000000100000" w:firstRow="0" w:lastRow="0" w:firstColumn="0" w:lastColumn="0" w:oddVBand="0" w:evenVBand="0" w:oddHBand="1" w:evenHBand="0" w:firstRowFirstColumn="0" w:firstRowLastColumn="0" w:lastRowFirstColumn="0" w:lastRowLastColumn="0"/>
            </w:pPr>
          </w:p>
        </w:tc>
      </w:tr>
    </w:tbl>
    <w:p w14:paraId="7540EDBA" w14:textId="77777777" w:rsidR="00B51B81" w:rsidRDefault="00B51B81" w:rsidP="00C4274D"/>
    <w:p w14:paraId="56ECE6CA" w14:textId="77777777" w:rsidR="00B51B81" w:rsidRDefault="007E6509" w:rsidP="006F1BE6">
      <w:pPr>
        <w:jc w:val="both"/>
      </w:pPr>
    </w:p>
    <w:p w14:paraId="595EB4B7" w14:textId="77777777" w:rsidR="00B51B81" w:rsidRDefault="007E6509" w:rsidP="00CD35D8">
      <w:pPr>
        <w:ind w:left="720" w:hanging="720"/>
      </w:pPr>
    </w:p>
    <w:p w14:paraId="2147A873" w14:textId="77777777" w:rsidR="00B51B81" w:rsidRDefault="007E6509" w:rsidP="00CD35D8">
      <w:pPr>
        <w:ind w:firstLine="720"/>
      </w:pPr>
    </w:p>
    <w:p w14:paraId="551600B1" w14:textId="77777777" w:rsidR="00B51B81" w:rsidRDefault="007E6509" w:rsidP="00CD35D8">
      <w:pPr>
        <w:ind w:left="1440"/>
      </w:pPr>
    </w:p>
    <w:p w14:paraId="482579FD" w14:textId="77777777" w:rsidR="00B51B81" w:rsidRDefault="007E6509" w:rsidP="00CD35D8">
      <w:pPr>
        <w:ind w:left="2880"/>
      </w:pPr>
    </w:p>
    <w:p w14:paraId="60C5CA22" w14:textId="77777777" w:rsidR="0018060C" w:rsidRDefault="007E6509"/>
    <w:sectPr w:rsidR="0018060C">
      <w:pgSz w:w="11906" w:h="16838"/>
      <w:pgMar w:top="1440" w:right="1440" w:bottom="1440" w:left="1440" w:header="708" w:footer="708" w:gutter="0"/>
      <w:cols w:space="708"/>
      <w:docGrid w:linePitch="360"/>
      <w:sectPrChange w:id="383" w:author="Arthur Souza Rodrigues" w:date="2026-07-05T01:31:00Z" w16du:dateUtc="2026-07-05T05:31:00Z">
        <w:sectPr w:rsidR="0018060C">
          <w:pgSz w:w="12240" w:h="15840"/>
          <w:pgMar w:top="1440" w:right="1440" w:bottom="1440" w:left="1440" w:header="720" w:footer="720" w:gutter="0"/>
          <w:cols w:space="720"/>
        </w:sectPr>
      </w:sectPrChange>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Ex w15:paraId="0CF36521" w15:done="0"/>
  <w15:commentEx w15:paraId="404867FB" w15:paraIdParent="0CF365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932F851" w16cex:dateUtc="2026-07-05T03:17:00Z"/>
  <w16cex:commentExtensible w16cex:durableId="20C76EF1" w16cex:dateUtc="2026-07-05T03: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Id w16cid:paraId="0CF36521" w16cid:durableId="1932F851"/>
  <w16cid:commentId w16cid:paraId="404867FB" w16cid:durableId="20C76E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AAB036" w14:textId="77777777" w:rsidR="00B51B81" w:rsidRDefault="00B51B81">
      <w:pPr>
        <w:spacing w:after="0" w:line="240" w:lineRule="auto"/>
      </w:pPr>
      <w:r>
        <w:separator/>
      </w:r>
    </w:p>
  </w:endnote>
  <w:endnote w:type="continuationSeparator" w:id="0">
    <w:p w14:paraId="6DBB9CEC" w14:textId="77777777" w:rsidR="00B51B81" w:rsidRDefault="00B51B81">
      <w:pPr>
        <w:spacing w:after="0" w:line="240" w:lineRule="auto"/>
      </w:pPr>
      <w:r>
        <w:continuationSeparator/>
      </w:r>
    </w:p>
  </w:endnote>
  <w:endnote w:id="1">
    <w:p w14:paraId="68990B77" w14:textId="77777777" w:rsidR="00B51B81" w:rsidRDefault="007E6509">
      <w:pPr>
        <w:pStyle w:val="EndnoteText"/>
      </w:pPr>
      <w:del w:id="65" w:author="Arthur Souza Rodrigues" w:date="2026-07-05T01:31:00Z" w16du:dateUtc="2026-07-05T05:31:00Z">
        <w:r>
          <w:rPr>
            <w:rStyle w:val="EndnoteReference"/>
          </w:rPr>
          <w:endnoteRef/>
        </w:r>
        <w:r>
          <w:delText xml:space="preserve"> This is an endnote.</w:delText>
        </w:r>
      </w:del>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B51B81" w:rsidRDefault="00B51B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B51B81" w:rsidRDefault="00B51B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B51B81" w:rsidRDefault="00B51B8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BalloonTextChar"/>
      <w:pPrChange w:id="301" w:author="Arthur Souza Rodrigues" w:date="2026-07-05T01:31:00Z" w16du:dateUtc="2026-07-05T05:31:00Z">
        <w:pPr>
          <w:pStyle w:val="Footer"/>
        </w:pPr>
      </w:pPrChan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1D67FD" w14:textId="77777777" w:rsidR="00B51B81" w:rsidRDefault="00B51B81">
      <w:pPr>
        <w:spacing w:after="0" w:line="240" w:lineRule="auto"/>
      </w:pPr>
      <w:r>
        <w:separator/>
      </w:r>
    </w:p>
  </w:footnote>
  <w:footnote w:type="continuationSeparator" w:id="0">
    <w:p w14:paraId="6F9BD156" w14:textId="77777777" w:rsidR="00B51B81" w:rsidRDefault="00B51B81">
      <w:pPr>
        <w:spacing w:after="0" w:line="240" w:lineRule="auto"/>
      </w:pPr>
      <w:r>
        <w:continuationSeparator/>
      </w:r>
    </w:p>
  </w:footnote>
  <w:footnote w:id="1">
    <w:p w14:paraId="2984BC4D" w14:textId="77777777" w:rsidR="00B51B81" w:rsidRDefault="007E6509">
      <w:pPr>
        <w:pStyle w:val="FootnoteText"/>
      </w:pPr>
      <w:del w:id="307" w:author="Arthur Souza Rodrigues" w:date="2026-07-05T01:31:00Z" w16du:dateUtc="2026-07-05T05:31:00Z">
        <w:r>
          <w:rPr>
            <w:rStyle w:val="FootnoteReference"/>
          </w:rPr>
          <w:footnoteRef/>
        </w:r>
        <w:r>
          <w:delText xml:space="preserve"> This is a footnote.</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B51B81" w:rsidRDefault="00B51B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B51B81" w:rsidRDefault="00B51B81">
        <w:pPr>
          <w:pStyle w:val="Header"/>
        </w:pPr>
        <w:r>
          <w:rPr>
            <w:noProof/>
          </w:rPr>
          <w:pict w14:anchorId="03A446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B51B81" w:rsidRDefault="00B51B8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CommentSubjectChar"/>
      <w:pPrChange w:id="300" w:author="Arthur Souza Rodrigues" w:date="2026-07-05T01:31:00Z" w16du:dateUtc="2026-07-05T05:31:00Z">
        <w:pPr>
          <w:pStyle w:val="Header"/>
        </w:pPr>
      </w:pPrChang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785199676">
    <w:abstractNumId w:val="3"/>
  </w:num>
  <w:num w:numId="2" w16cid:durableId="1772822849">
    <w:abstractNumId w:val="0"/>
  </w:num>
  <w:num w:numId="3" w16cid:durableId="101341522">
    <w:abstractNumId w:val="1"/>
  </w:num>
  <w:num w:numId="4" w16cid:durableId="13749887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A"/>
    <w:rsid w:val="00022A2E"/>
    <w:rsid w:val="0018060C"/>
    <w:rsid w:val="00212576"/>
    <w:rsid w:val="002173BF"/>
    <w:rsid w:val="002850CB"/>
    <w:rsid w:val="00350477"/>
    <w:rsid w:val="004320DA"/>
    <w:rsid w:val="00453AEC"/>
    <w:rsid w:val="004C4E92"/>
    <w:rsid w:val="004D67CF"/>
    <w:rsid w:val="006A0FDE"/>
    <w:rsid w:val="007E6509"/>
    <w:rsid w:val="00894F66"/>
    <w:rsid w:val="00946BAC"/>
    <w:rsid w:val="00AD20E4"/>
    <w:rsid w:val="00AD7FBA"/>
    <w:rsid w:val="00AF1DAF"/>
    <w:rsid w:val="00B51B81"/>
    <w:rsid w:val="00BF0F5F"/>
    <w:rsid w:val="00D1208C"/>
    <w:rsid w:val="00E51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99026"/>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2A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7F78"/>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ED7F78"/>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ED7F78"/>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ED7F78"/>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ED7F78"/>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ED7F7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D7F7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EE7"/>
    <w:pPr>
      <w:ind w:left="720"/>
      <w:contextualSpacing/>
    </w:p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240"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453AEC"/>
    <w:pPr>
      <w:spacing w:after="0" w:line="240" w:lineRule="auto"/>
      <w:pPrChange w:id="0" w:author="Arthur Souza Rodrigues" w:date="2026-07-05T01:31:00Z"/>
    </w:pPr>
    <w:rPr>
      <w:rFonts w:ascii="Tahoma" w:hAnsi="Tahoma" w:cs="Tahoma"/>
      <w:sz w:val="16"/>
      <w:szCs w:val="16"/>
      <w:lang w:val="en-GB"/>
      <w:rPrChange w:id="0" w:author="Arthur Souza Rodrigues" w:date="2026-07-05T01:31:00Z">
        <w:rPr>
          <w:rFonts w:ascii="Segoe UI" w:eastAsiaTheme="minorHAnsi" w:hAnsi="Segoe UI" w:cs="Segoe UI"/>
          <w:sz w:val="18"/>
          <w:szCs w:val="18"/>
          <w:lang w:val="en-US" w:eastAsia="en-US" w:bidi="ar-SA"/>
        </w:rPr>
      </w:rPrChange>
    </w:rPr>
  </w:style>
  <w:style w:type="character" w:customStyle="1" w:styleId="BalloonTextChar">
    <w:name w:val="Balloon Text Char"/>
    <w:basedOn w:val="DefaultParagraphFont"/>
    <w:link w:val="BalloonText"/>
    <w:uiPriority w:val="99"/>
    <w:semiHidden/>
    <w:rsid w:val="006A1A5D"/>
    <w:rPr>
      <w:rFonts w:ascii="Tahoma" w:hAnsi="Tahoma" w:cs="Tahoma"/>
      <w:sz w:val="16"/>
      <w:szCs w:val="16"/>
      <w:lang w:val="en-GB"/>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4E6D44"/>
    <w:pPr>
      <w:spacing w:after="0" w:line="240" w:lineRule="auto"/>
    </w:pPr>
    <w:rPr>
      <w:rFonts w:eastAsiaTheme="minorEastAsia"/>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semiHidden/>
    <w:rsid w:val="00ED7F78"/>
    <w:rPr>
      <w:caps/>
      <w:color w:val="1F4D78" w:themeColor="accent1" w:themeShade="7F"/>
      <w:spacing w:val="15"/>
    </w:rPr>
  </w:style>
  <w:style w:type="character" w:customStyle="1" w:styleId="Heading4Char">
    <w:name w:val="Heading 4 Char"/>
    <w:basedOn w:val="DefaultParagraphFont"/>
    <w:link w:val="Heading4"/>
    <w:uiPriority w:val="9"/>
    <w:semiHidden/>
    <w:rsid w:val="00ED7F78"/>
    <w:rPr>
      <w:caps/>
      <w:color w:val="2E74B5" w:themeColor="accent1" w:themeShade="BF"/>
      <w:spacing w:val="10"/>
    </w:rPr>
  </w:style>
  <w:style w:type="character" w:customStyle="1" w:styleId="Heading5Char">
    <w:name w:val="Heading 5 Char"/>
    <w:basedOn w:val="DefaultParagraphFont"/>
    <w:link w:val="Heading5"/>
    <w:uiPriority w:val="9"/>
    <w:semiHidden/>
    <w:rsid w:val="00ED7F78"/>
    <w:rPr>
      <w:caps/>
      <w:color w:val="2E74B5" w:themeColor="accent1" w:themeShade="BF"/>
      <w:spacing w:val="10"/>
    </w:rPr>
  </w:style>
  <w:style w:type="character" w:customStyle="1" w:styleId="Heading6Char">
    <w:name w:val="Heading 6 Char"/>
    <w:basedOn w:val="DefaultParagraphFont"/>
    <w:link w:val="Heading6"/>
    <w:uiPriority w:val="9"/>
    <w:semiHidden/>
    <w:rsid w:val="00ED7F78"/>
    <w:rPr>
      <w:caps/>
      <w:color w:val="2E74B5" w:themeColor="accent1" w:themeShade="BF"/>
      <w:spacing w:val="10"/>
    </w:rPr>
  </w:style>
  <w:style w:type="character" w:customStyle="1" w:styleId="Heading7Char">
    <w:name w:val="Heading 7 Char"/>
    <w:basedOn w:val="DefaultParagraphFont"/>
    <w:link w:val="Heading7"/>
    <w:uiPriority w:val="9"/>
    <w:semiHidden/>
    <w:rsid w:val="00ED7F78"/>
    <w:rPr>
      <w:caps/>
      <w:color w:val="2E74B5" w:themeColor="accent1" w:themeShade="BF"/>
      <w:spacing w:val="10"/>
    </w:rPr>
  </w:style>
  <w:style w:type="character" w:customStyle="1" w:styleId="Heading8Char">
    <w:name w:val="Heading 8 Char"/>
    <w:basedOn w:val="DefaultParagraphFont"/>
    <w:link w:val="Heading8"/>
    <w:uiPriority w:val="9"/>
    <w:semiHidden/>
    <w:rsid w:val="00ED7F78"/>
    <w:rPr>
      <w:caps/>
      <w:spacing w:val="10"/>
      <w:sz w:val="18"/>
      <w:szCs w:val="18"/>
    </w:rPr>
  </w:style>
  <w:style w:type="character" w:customStyle="1" w:styleId="Heading9Char">
    <w:name w:val="Heading 9 Char"/>
    <w:basedOn w:val="DefaultParagraphFont"/>
    <w:link w:val="Heading9"/>
    <w:uiPriority w:val="9"/>
    <w:semiHidden/>
    <w:rsid w:val="00ED7F78"/>
    <w:rPr>
      <w:i/>
      <w:iCs/>
      <w:caps/>
      <w:spacing w:val="10"/>
      <w:sz w:val="18"/>
      <w:szCs w:val="18"/>
    </w:rPr>
  </w:style>
  <w:style w:type="paragraph" w:styleId="Caption">
    <w:name w:val="caption"/>
    <w:basedOn w:val="Normal"/>
    <w:next w:val="Normal"/>
    <w:uiPriority w:val="35"/>
    <w:semiHidden/>
    <w:unhideWhenUsed/>
    <w:qFormat/>
    <w:rsid w:val="00ED7F78"/>
    <w:rPr>
      <w:b/>
      <w:bCs/>
      <w:color w:val="2E74B5" w:themeColor="accent1" w:themeShade="BF"/>
      <w:sz w:val="16"/>
      <w:szCs w:val="16"/>
    </w:rPr>
  </w:style>
  <w:style w:type="paragraph" w:styleId="Title">
    <w:name w:val="Title"/>
    <w:basedOn w:val="Normal"/>
    <w:next w:val="Normal"/>
    <w:link w:val="TitleChar"/>
    <w:uiPriority w:val="10"/>
    <w:qFormat/>
    <w:rsid w:val="00ED7F78"/>
    <w:pPr>
      <w:spacing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7F78"/>
    <w:rPr>
      <w:caps/>
      <w:color w:val="595959" w:themeColor="text1" w:themeTint="A6"/>
      <w:spacing w:val="10"/>
      <w:sz w:val="21"/>
      <w:szCs w:val="21"/>
    </w:rPr>
  </w:style>
  <w:style w:type="character" w:styleId="Strong">
    <w:name w:val="Strong"/>
    <w:uiPriority w:val="22"/>
    <w:qFormat/>
    <w:rsid w:val="00ED7F78"/>
    <w:rPr>
      <w:b/>
      <w:bCs/>
    </w:rPr>
  </w:style>
  <w:style w:type="character" w:styleId="Emphasis">
    <w:name w:val="Emphasis"/>
    <w:uiPriority w:val="20"/>
    <w:qFormat/>
    <w:rsid w:val="00ED7F78"/>
    <w:rPr>
      <w:caps/>
      <w:color w:val="1F4D78" w:themeColor="accent1" w:themeShade="7F"/>
      <w:spacing w:val="5"/>
    </w:rPr>
  </w:style>
  <w:style w:type="paragraph" w:styleId="Quote">
    <w:name w:val="Quote"/>
    <w:basedOn w:val="Normal"/>
    <w:next w:val="Normal"/>
    <w:link w:val="QuoteChar"/>
    <w:uiPriority w:val="29"/>
    <w:qFormat/>
    <w:rsid w:val="00ED7F78"/>
    <w:rPr>
      <w:i/>
      <w:iCs/>
      <w:sz w:val="24"/>
      <w:szCs w:val="24"/>
    </w:rPr>
  </w:style>
  <w:style w:type="character" w:customStyle="1" w:styleId="QuoteChar">
    <w:name w:val="Quote Char"/>
    <w:basedOn w:val="DefaultParagraphFont"/>
    <w:link w:val="Quote"/>
    <w:uiPriority w:val="29"/>
    <w:rsid w:val="00ED7F78"/>
    <w:rPr>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ED7F78"/>
    <w:rPr>
      <w:color w:val="5B9BD5" w:themeColor="accent1"/>
      <w:sz w:val="24"/>
      <w:szCs w:val="24"/>
    </w:rPr>
  </w:style>
  <w:style w:type="character" w:styleId="SubtleEmphasis">
    <w:name w:val="Subtle Emphasis"/>
    <w:uiPriority w:val="19"/>
    <w:qFormat/>
    <w:rsid w:val="00ED7F78"/>
    <w:rPr>
      <w:i/>
      <w:iCs/>
      <w:color w:val="1F4D78" w:themeColor="accent1" w:themeShade="7F"/>
    </w:rPr>
  </w:style>
  <w:style w:type="character" w:styleId="IntenseEmphasis">
    <w:name w:val="Intense Emphasis"/>
    <w:uiPriority w:val="21"/>
    <w:qFormat/>
    <w:rsid w:val="00ED7F78"/>
    <w:rPr>
      <w:b/>
      <w:bCs/>
      <w:caps/>
      <w:color w:val="1F4D78" w:themeColor="accent1" w:themeShade="7F"/>
      <w:spacing w:val="10"/>
    </w:rPr>
  </w:style>
  <w:style w:type="character" w:styleId="SubtleReference">
    <w:name w:val="Subtle Reference"/>
    <w:uiPriority w:val="31"/>
    <w:qFormat/>
    <w:rsid w:val="00ED7F78"/>
    <w:rPr>
      <w:b/>
      <w:bCs/>
      <w:color w:val="5B9BD5" w:themeColor="accent1"/>
    </w:rPr>
  </w:style>
  <w:style w:type="character" w:styleId="IntenseReference">
    <w:name w:val="Intense Reference"/>
    <w:uiPriority w:val="32"/>
    <w:qFormat/>
    <w:rsid w:val="00ED7F78"/>
    <w:rPr>
      <w:b/>
      <w:bCs/>
      <w:i/>
      <w:iCs/>
      <w:caps/>
      <w:color w:val="5B9BD5" w:themeColor="accent1"/>
    </w:rPr>
  </w:style>
  <w:style w:type="character" w:styleId="BookTitle">
    <w:name w:val="Book Title"/>
    <w:uiPriority w:val="33"/>
    <w:qFormat/>
    <w:rsid w:val="00ED7F78"/>
    <w:rPr>
      <w:b/>
      <w:bCs/>
      <w:i/>
      <w:iCs/>
      <w:spacing w:val="0"/>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100"/>
    </w:pPr>
  </w:style>
  <w:style w:type="paragraph" w:styleId="TOC2">
    <w:name w:val="toc 2"/>
    <w:basedOn w:val="Normal"/>
    <w:next w:val="Normal"/>
    <w:autoRedefine/>
    <w:uiPriority w:val="39"/>
    <w:unhideWhenUsed/>
    <w:rsid w:val="005E4538"/>
    <w:pPr>
      <w:spacing w:after="100"/>
      <w:ind w:left="220"/>
    </w:pPr>
  </w:style>
  <w:style w:type="paragraph" w:styleId="FootnoteText">
    <w:name w:val="footnote text"/>
    <w:basedOn w:val="Normal"/>
    <w:link w:val="FootnoteTextChar"/>
    <w:uiPriority w:val="99"/>
    <w:semiHidden/>
    <w:unhideWhenUsed/>
    <w:rsid w:val="00D66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header" Target="header3.xml"/><Relationship Id="rId26" Type="http://schemas.openxmlformats.org/officeDocument/2006/relationships/footer" Target="footer5.xml"/><Relationship Id="rId39" Type="http://schemas.microsoft.com/office/2007/relationships/diagramDrawing" Target="diagrams/drawing1.xml"/><Relationship Id="rId21" Type="http://schemas.microsoft.com/office/2018/08/relationships/commentsExtensible" Target="commentsExtensible.xml"/><Relationship Id="rId34" Type="http://schemas.openxmlformats.org/officeDocument/2006/relationships/footer" Target="footer9.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package" Target="embeddings/Microsoft_Excel_Worksheet1.xlsx"/><Relationship Id="rId29" Type="http://schemas.openxmlformats.org/officeDocument/2006/relationships/header" Target="header7.xm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eader" Target="header5.xml"/><Relationship Id="rId32" Type="http://schemas.openxmlformats.org/officeDocument/2006/relationships/footer" Target="footer8.xml"/><Relationship Id="rId37" Type="http://schemas.openxmlformats.org/officeDocument/2006/relationships/diagramQuickStyle" Target="diagrams/quickStyle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4.xml"/><Relationship Id="rId28" Type="http://schemas.openxmlformats.org/officeDocument/2006/relationships/footer" Target="footer6.xml"/><Relationship Id="rId36" Type="http://schemas.openxmlformats.org/officeDocument/2006/relationships/diagramLayout" Target="diagrams/layout1.xml"/><Relationship Id="rId19" Type="http://schemas.openxmlformats.org/officeDocument/2006/relationships/footer" Target="footer3.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eader" Target="header1.xml"/><Relationship Id="rId22" Type="http://schemas.openxmlformats.org/officeDocument/2006/relationships/image" Target="media/image3.bin"/><Relationship Id="rId27" Type="http://schemas.openxmlformats.org/officeDocument/2006/relationships/header" Target="header6.xml"/><Relationship Id="rId30" Type="http://schemas.openxmlformats.org/officeDocument/2006/relationships/header" Target="header8.xml"/><Relationship Id="rId35" Type="http://schemas.openxmlformats.org/officeDocument/2006/relationships/diagramData" Target="diagrams/data1.xml"/><Relationship Id="rId8" Type="http://schemas.openxmlformats.org/officeDocument/2006/relationships/image" Target="media/image1.emf"/><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footer" Target="footer2.xml"/><Relationship Id="rId25" Type="http://schemas.openxmlformats.org/officeDocument/2006/relationships/footer" Target="footer4.xml"/><Relationship Id="rId33" Type="http://schemas.openxmlformats.org/officeDocument/2006/relationships/header" Target="header9.xml"/><Relationship Id="rId38" Type="http://schemas.openxmlformats.org/officeDocument/2006/relationships/diagramColors" Target="diagrams/colors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68DF-254B-9AE5-280B1A080FDF}"/>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68DF-254B-9AE5-280B1A080FDF}"/>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68DF-254B-9AE5-280B1A080FDF}"/>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1828</Words>
  <Characters>10426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Arthur Souza Rodrigues</cp:lastModifiedBy>
  <cp:revision>1</cp:revision>
  <dcterms:created xsi:type="dcterms:W3CDTF">2015-11-18T04:45:00Z</dcterms:created>
  <dcterms:modified xsi:type="dcterms:W3CDTF">2026-07-05T05:31:00Z</dcterms:modified>
</cp:coreProperties>
</file>