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91556" w14:textId="77777777" w:rsidR="0003429E" w:rsidRDefault="00840D43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3F048558" w14:textId="77777777" w:rsidR="0003429E" w:rsidRDefault="00840D43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 w14:paraId="27ABB6CE" w14:textId="77777777" w:rsidR="00A856CF" w:rsidRDefault="00840D43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0190D5EE" w14:textId="77777777" w:rsidR="00A856CF" w:rsidRDefault="00840D43"/>
    <w:p w14:paraId="2C6BBDD0" w14:textId="77777777" w:rsidR="00A856CF" w:rsidRDefault="00840D43"/>
    <w:p w14:paraId="3C5DB0CD" w14:textId="77777777" w:rsidR="00A856CF" w:rsidRDefault="00840D43"/>
    <w:p w14:paraId="71547E73" w14:textId="77777777" w:rsidR="00A856CF" w:rsidRDefault="00840D43"/>
    <w:p w14:paraId="5183FF6E" w14:textId="77777777" w:rsidR="00A856CF" w:rsidRDefault="00840D43"/>
    <w:p w14:paraId="4FEB1054" w14:textId="77777777" w:rsidR="00A856CF" w:rsidRDefault="00840D43"/>
    <w:p w14:paraId="07DE398A" w14:textId="77777777" w:rsidR="00A856CF" w:rsidRDefault="00840D43"/>
    <w:p w14:paraId="7352207F" w14:textId="77777777" w:rsidR="00A856CF" w:rsidRDefault="00840D43"/>
    <w:p w14:paraId="30B59F46" w14:textId="77777777" w:rsidR="00A856CF" w:rsidRDefault="00A856CF"/>
    <w:p w14:paraId="42AC12ED" w14:textId="77777777" w:rsidR="00A856CF" w:rsidRDefault="00840D43"/>
    <w:p w14:paraId="5E5EE769" w14:textId="77777777" w:rsidR="00A856CF" w:rsidRDefault="00840D43"/>
    <w:p w14:paraId="79E094C3" w14:textId="77777777" w:rsidR="00A856CF" w:rsidRDefault="00840D43"/>
    <w:p w14:paraId="37B7F314" w14:textId="77777777" w:rsidR="00A856CF" w:rsidRDefault="00840D43"/>
    <w:p w14:paraId="26F511DF" w14:textId="77777777" w:rsidR="00A856CF" w:rsidRDefault="00A856CF"/>
    <w:p w14:paraId="22BB560E" w14:textId="77777777" w:rsidR="00A856CF" w:rsidRDefault="00840D43"/>
    <w:p w14:paraId="07E119DA" w14:textId="77777777" w:rsidR="00A856CF" w:rsidRDefault="00840D43"/>
    <w:p w14:paraId="61A96D9A" w14:textId="77777777" w:rsidR="00A856CF" w:rsidRDefault="00840D43"/>
    <w:p w14:paraId="3BDE89A2" w14:textId="77777777" w:rsidR="00A856CF" w:rsidRDefault="00840D43"/>
    <w:p w14:paraId="6352D9C6" w14:textId="77777777" w:rsidR="00A856CF" w:rsidRDefault="00840D43"/>
    <w:p w14:paraId="7C797D88" w14:textId="77777777" w:rsidR="00A856CF" w:rsidRDefault="00840D43"/>
    <w:p w14:paraId="5BD1CD3B" w14:textId="77777777" w:rsidR="00A856CF" w:rsidRDefault="00A856CF"/>
    <w:p w14:paraId="1ABB2FD2" w14:textId="77777777" w:rsidR="00A856CF" w:rsidRDefault="00840D43"/>
    <w:p w14:paraId="1A264789" w14:textId="77777777" w:rsidR="00A856CF" w:rsidRDefault="00840D43"/>
    <w:p w14:paraId="499307BE" w14:textId="77777777" w:rsidR="00A856CF" w:rsidRDefault="00840D43"/>
    <w:p w14:paraId="289CEDF9" w14:textId="77777777" w:rsidR="00A856CF" w:rsidRDefault="00840D43">
      <w:pPr>
        <w:pStyle w:val="SDLinkedHeading"/>
      </w:pPr>
    </w:p>
    <w:p w14:paraId="27623D27" w14:textId="77777777" w:rsidR="00A856CF" w:rsidRDefault="00840D43">
      <w:pPr>
        <w:pStyle w:val="SDLinkedHeading"/>
      </w:pPr>
    </w:p>
    <w:p w14:paraId="7ED0D6E2" w14:textId="77777777" w:rsidR="00A856CF" w:rsidRDefault="00A856CF"/>
    <w:p w14:paraId="2CD09483" w14:textId="77777777" w:rsidR="00A856CF" w:rsidRDefault="00840D43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56CF" w14:paraId="43ED0DED" w14:textId="77777777">
        <w:trPr>
          <w:del w:id="59" w:author="Author" w:date="2026-06-29T11:14:00Z" w16du:dateUtc="2026-06-29T15:14:00Z"/>
        </w:trPr>
        <w:tc>
          <w:tcPr>
            <w:tcW w:w="4680" w:type="dxa"/>
          </w:tcPr>
          <w:p w14:paraId="58DE3B88" w14:textId="77777777" w:rsidR="00A856CF" w:rsidRDefault="00840D43"/>
        </w:tc>
        <w:tc>
          <w:tcPr>
            <w:tcW w:w="4680" w:type="dxa"/>
          </w:tcPr>
          <w:p w14:paraId="609EB75B" w14:textId="77777777" w:rsidR="00A856CF" w:rsidRDefault="00840D43"/>
        </w:tc>
      </w:tr>
      <w:tr w:rsidR="00A856CF" w14:paraId="2FAFDEC8" w14:textId="77777777">
        <w:trPr>
          <w:del w:id="64" w:author="Author" w:date="2026-06-29T11:14:00Z" w16du:dateUtc="2026-06-29T15:14:00Z"/>
        </w:trPr>
        <w:tc>
          <w:tcPr>
            <w:tcW w:w="4680" w:type="dxa"/>
          </w:tcPr>
          <w:p w14:paraId="783C1E34" w14:textId="77777777" w:rsidR="00A856CF" w:rsidRDefault="00840D43"/>
        </w:tc>
        <w:tc>
          <w:tcPr>
            <w:tcW w:w="4680" w:type="dxa"/>
          </w:tcPr>
          <w:p w14:paraId="355F9A51" w14:textId="77777777" w:rsidR="00A856CF" w:rsidRDefault="00840D43"/>
        </w:tc>
      </w:tr>
    </w:tbl>
    <w:p w14:paraId="090271D5" w14:textId="77777777" w:rsidR="00D54700" w:rsidRDefault="00D54700"/>
    <w:sectPr w:rsidR="00D54700">
      <w:pgSz w:w="12240" w:h="15840"/>
      <w:pgMar w:top="1440" w:right="1440" w:bottom="1440" w:left="1440" w:header="720" w:footer="720" w:gutter="0"/>
      <w:cols w:space="720"/>
      <w:docGrid w:linePitch="0"/>
      <w:sectPrChange w:id="69" w:author="Author" w:date="2026-06-29T11:14:00Z" w16du:dateUtc="2026-06-29T15:14:00Z">
        <w:sectPr w:rsidR="00D54700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999828">
    <w:abstractNumId w:val="8"/>
  </w:num>
  <w:num w:numId="2" w16cid:durableId="1489980307">
    <w:abstractNumId w:val="6"/>
  </w:num>
  <w:num w:numId="3" w16cid:durableId="810056014">
    <w:abstractNumId w:val="5"/>
  </w:num>
  <w:num w:numId="4" w16cid:durableId="164710595">
    <w:abstractNumId w:val="4"/>
  </w:num>
  <w:num w:numId="5" w16cid:durableId="532689487">
    <w:abstractNumId w:val="7"/>
  </w:num>
  <w:num w:numId="6" w16cid:durableId="1061245736">
    <w:abstractNumId w:val="3"/>
  </w:num>
  <w:num w:numId="7" w16cid:durableId="581913424">
    <w:abstractNumId w:val="2"/>
  </w:num>
  <w:num w:numId="8" w16cid:durableId="607351349">
    <w:abstractNumId w:val="1"/>
  </w:num>
  <w:num w:numId="9" w16cid:durableId="832066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9E"/>
    <w:rsid w:val="00034616"/>
    <w:rsid w:val="0006063C"/>
    <w:rsid w:val="0015074B"/>
    <w:rsid w:val="0029639D"/>
    <w:rsid w:val="00325BC5"/>
    <w:rsid w:val="00326F90"/>
    <w:rsid w:val="00840D43"/>
    <w:rsid w:val="00A856CF"/>
    <w:rsid w:val="00AA1D8D"/>
    <w:rsid w:val="00B47730"/>
    <w:rsid w:val="00CB0664"/>
    <w:rsid w:val="00D5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324BC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2026-06-29T15:14:00Z</dcterms:modified>
  <cp:category/>
</cp:coreProperties>
</file>