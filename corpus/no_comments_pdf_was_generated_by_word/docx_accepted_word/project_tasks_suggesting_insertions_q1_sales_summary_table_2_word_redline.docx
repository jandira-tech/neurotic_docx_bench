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1E4FA17" w14:textId="77777777" w:rsidR="00F67366" w:rsidRDefault="00DB2A84">
      <w:r>
        <w:t>Q1 Sales Summary</w:t>
      </w:r>
    </w:p>
    <w:p w14:paraId="085B1E7F" w14:textId="77777777" w:rsidR="00F67366" w:rsidRDefault="00F67366"/>
    <w:p w14:paraId="2AADB552" w14:textId="77777777" w:rsidR="00F67366" w:rsidRDefault="00F67366"/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67366" w14:paraId="5D78ACFE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11D3B1" w14:textId="77777777" w:rsidR="00F67366" w:rsidRDefault="00DB2A84">
            <w:r>
              <w:rPr>
                <w:b/>
                <w:bCs/>
              </w:rPr>
              <w:t>Region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32362" w14:textId="77777777" w:rsidR="00F67366" w:rsidRDefault="00DB2A84">
            <w:r>
              <w:rPr>
                <w:b/>
                <w:bCs/>
              </w:rPr>
              <w:t>Revenue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170FE" w14:textId="77777777" w:rsidR="00F67366" w:rsidRDefault="00DB2A84">
            <w:r>
              <w:rPr>
                <w:b/>
                <w:bCs/>
              </w:rPr>
              <w:t>Target</w:t>
            </w:r>
          </w:p>
        </w:tc>
      </w:tr>
      <w:tr w:rsidR="00F67366" w14:paraId="0642AC3C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917B9D" w14:textId="77777777" w:rsidR="00F67366" w:rsidRDefault="00DB2A84">
            <w:r>
              <w:t>North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403317" w14:textId="77777777" w:rsidR="00F67366" w:rsidRDefault="00DB2A84">
            <w:r>
              <w:t>$450,000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F4D958" w14:textId="77777777" w:rsidR="00F67366" w:rsidRDefault="00DB2A84">
            <w:r>
              <w:t>$400,000 (Week 1)</w:t>
            </w:r>
          </w:p>
        </w:tc>
      </w:tr>
      <w:tr w:rsidR="00F67366" w14:paraId="0B65AC77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6342B" w14:textId="77777777" w:rsidR="00F67366" w:rsidRDefault="00DB2A84">
            <w:r>
              <w:t>South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C3334" w14:textId="77777777" w:rsidR="00F67366" w:rsidRDefault="00DB2A84">
            <w:r>
              <w:t>$380,000 - High Priority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651F11" w14:textId="77777777" w:rsidR="00F67366" w:rsidRDefault="00DB2A84">
            <w:r>
              <w:t>$350,000</w:t>
            </w:r>
          </w:p>
        </w:tc>
      </w:tr>
      <w:tr w:rsidR="007D1A26" w14:paraId="174A0E71" w14:textId="77777777">
        <w:tblPrEx>
          <w:tblCellMar>
            <w:top w:w="0" w:type="dxa"/>
            <w:bottom w:w="0" w:type="dxa"/>
          </w:tblCellMar>
        </w:tblPrEx>
        <w:trPr>
          <w:trHeight w:val="360"/>
          <w:ins w:id="23" w:author="Author" w:date="2026-06-29T11:16:00Z" w16du:dateUtc="2026-06-29T15:16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6EF88" w14:textId="77777777" w:rsidR="007D1A26" w:rsidRDefault="00DB2A84">
            <w:r>
              <w:t>West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01716" w14:textId="77777777" w:rsidR="007D1A26" w:rsidRDefault="00DB2A84">
            <w:r>
              <w:t>$520,000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B2894C" w14:textId="77777777" w:rsidR="007D1A26" w:rsidRDefault="00DB2A84">
            <w:r>
              <w:t>$500,000</w:t>
            </w:r>
          </w:p>
        </w:tc>
      </w:tr>
    </w:tbl>
    <w:p w14:paraId="56960A2D" w14:textId="77777777" w:rsidR="00F67366" w:rsidRDefault="00F67366"/>
    <w:sectPr w:rsidR="00F6736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67366"/>
    <w:rsid w:val="00325BC5"/>
    <w:rsid w:val="007D1A26"/>
    <w:rsid w:val="00987471"/>
    <w:rsid w:val="00DB2A84"/>
    <w:rsid w:val="00F67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B4ABE4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184</Characters>
  <Application>Microsoft Office Word</Application>
  <DocSecurity>0</DocSecurity>
  <Lines>1</Lines>
  <Paragraphs>1</Paragraphs>
  <ScaleCrop>false</ScaleCrop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2026-05-14T20:34:00Z</dcterms:created>
  <dcterms:modified xsi:type="dcterms:W3CDTF">2026-06-29T15:16:00Z</dcterms:modified>
</cp:coreProperties>
</file>